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9FCF87" w14:textId="77777777" w:rsidR="00BF1237" w:rsidRPr="006145DB" w:rsidRDefault="00BF1237" w:rsidP="00BF1237">
      <w:pPr>
        <w:pStyle w:val="TtulodeTDC"/>
        <w:spacing w:before="0" w:line="240" w:lineRule="auto"/>
        <w:jc w:val="center"/>
        <w:rPr>
          <w:rFonts w:ascii="Arial" w:hAnsi="Arial" w:cs="Arial"/>
          <w:b w:val="0"/>
          <w:bCs w:val="0"/>
          <w:sz w:val="22"/>
          <w:szCs w:val="22"/>
        </w:rPr>
      </w:pPr>
      <w:r w:rsidRPr="006145DB">
        <w:rPr>
          <w:rFonts w:ascii="Arial" w:eastAsiaTheme="minorHAnsi" w:hAnsi="Arial" w:cs="Arial"/>
          <w:b w:val="0"/>
          <w:bCs w:val="0"/>
          <w:color w:val="000000" w:themeColor="text1"/>
          <w:sz w:val="22"/>
          <w:szCs w:val="22"/>
        </w:rPr>
        <w:t>Tabla de contenido</w:t>
      </w:r>
    </w:p>
    <w:p w14:paraId="70EFB452" w14:textId="77777777" w:rsidR="00AB218A" w:rsidRPr="006145DB" w:rsidRDefault="00AB218A" w:rsidP="008F6287">
      <w:pPr>
        <w:pStyle w:val="TDC1"/>
        <w:rPr>
          <w:rFonts w:cs="Arial"/>
        </w:rPr>
      </w:pPr>
    </w:p>
    <w:p w14:paraId="5223CFEC" w14:textId="6D4404ED" w:rsidR="006477CB" w:rsidRPr="006145DB" w:rsidRDefault="006477CB" w:rsidP="008F6287">
      <w:pPr>
        <w:pStyle w:val="TDC1"/>
        <w:rPr>
          <w:rFonts w:eastAsiaTheme="minorEastAsia" w:cs="Arial"/>
          <w:noProof/>
          <w:kern w:val="2"/>
          <w:sz w:val="24"/>
          <w:szCs w:val="24"/>
          <w:lang w:val="es-CO" w:eastAsia="es-CO"/>
          <w14:ligatures w14:val="standardContextual"/>
        </w:rPr>
      </w:pPr>
      <w:r w:rsidRPr="006145DB">
        <w:rPr>
          <w:rFonts w:cs="Arial"/>
        </w:rPr>
        <w:fldChar w:fldCharType="begin"/>
      </w:r>
      <w:r w:rsidRPr="006145DB">
        <w:rPr>
          <w:rFonts w:cs="Arial"/>
        </w:rPr>
        <w:instrText xml:space="preserve"> TOC \o "1-3" \h \z </w:instrText>
      </w:r>
      <w:r w:rsidRPr="006145DB">
        <w:rPr>
          <w:rFonts w:cs="Arial"/>
        </w:rPr>
        <w:fldChar w:fldCharType="separate"/>
      </w:r>
      <w:hyperlink w:anchor="_Toc216902397" w:history="1">
        <w:r w:rsidRPr="006145DB">
          <w:rPr>
            <w:rStyle w:val="Hipervnculo"/>
            <w:rFonts w:cs="Arial"/>
            <w:noProof/>
            <w:lang w:val="es-CO"/>
          </w:rPr>
          <w:t>1.</w:t>
        </w:r>
        <w:r w:rsidRPr="006145DB">
          <w:rPr>
            <w:rFonts w:eastAsiaTheme="minorEastAsia" w:cs="Arial"/>
            <w:noProof/>
            <w:kern w:val="2"/>
            <w:sz w:val="24"/>
            <w:szCs w:val="24"/>
            <w:lang w:val="es-CO" w:eastAsia="es-CO"/>
            <w14:ligatures w14:val="standardContextual"/>
          </w:rPr>
          <w:tab/>
        </w:r>
        <w:r w:rsidRPr="006145DB">
          <w:rPr>
            <w:rStyle w:val="Hipervnculo"/>
            <w:rFonts w:cs="Arial"/>
            <w:noProof/>
            <w:lang w:val="es-CO"/>
          </w:rPr>
          <w:t>Objetivo general</w:t>
        </w:r>
        <w:r w:rsidRPr="006145DB">
          <w:rPr>
            <w:rFonts w:cs="Arial"/>
            <w:noProof/>
            <w:webHidden/>
          </w:rPr>
          <w:tab/>
        </w:r>
        <w:r w:rsidRPr="006145DB">
          <w:rPr>
            <w:rFonts w:cs="Arial"/>
            <w:noProof/>
            <w:webHidden/>
          </w:rPr>
          <w:fldChar w:fldCharType="begin"/>
        </w:r>
        <w:r w:rsidRPr="006145DB">
          <w:rPr>
            <w:rFonts w:cs="Arial"/>
            <w:noProof/>
            <w:webHidden/>
          </w:rPr>
          <w:instrText xml:space="preserve"> PAGEREF _Toc216902397 \h </w:instrText>
        </w:r>
        <w:r w:rsidRPr="006145DB">
          <w:rPr>
            <w:rFonts w:cs="Arial"/>
            <w:noProof/>
            <w:webHidden/>
          </w:rPr>
        </w:r>
        <w:r w:rsidRPr="006145DB">
          <w:rPr>
            <w:rFonts w:cs="Arial"/>
            <w:noProof/>
            <w:webHidden/>
          </w:rPr>
          <w:fldChar w:fldCharType="separate"/>
        </w:r>
        <w:r w:rsidR="00C848DA">
          <w:rPr>
            <w:rFonts w:cs="Arial"/>
            <w:noProof/>
            <w:webHidden/>
          </w:rPr>
          <w:t>3</w:t>
        </w:r>
        <w:r w:rsidRPr="006145DB">
          <w:rPr>
            <w:rFonts w:cs="Arial"/>
            <w:noProof/>
            <w:webHidden/>
          </w:rPr>
          <w:fldChar w:fldCharType="end"/>
        </w:r>
      </w:hyperlink>
    </w:p>
    <w:p w14:paraId="42EC7AD5" w14:textId="179C81BA" w:rsidR="006477CB" w:rsidRPr="006145DB" w:rsidRDefault="00751969" w:rsidP="008F6287">
      <w:pPr>
        <w:pStyle w:val="TDC1"/>
        <w:rPr>
          <w:rFonts w:eastAsiaTheme="minorEastAsia" w:cs="Arial"/>
          <w:noProof/>
          <w:kern w:val="2"/>
          <w:sz w:val="24"/>
          <w:szCs w:val="24"/>
          <w:lang w:val="es-CO" w:eastAsia="es-CO"/>
          <w14:ligatures w14:val="standardContextual"/>
        </w:rPr>
      </w:pPr>
      <w:hyperlink w:anchor="_Toc216902398" w:history="1">
        <w:r w:rsidR="006477CB" w:rsidRPr="006145DB">
          <w:rPr>
            <w:rStyle w:val="Hipervnculo"/>
            <w:rFonts w:cs="Arial"/>
            <w:noProof/>
            <w:lang w:val="es-CO"/>
          </w:rPr>
          <w:t>2.</w:t>
        </w:r>
        <w:r w:rsidR="006477CB" w:rsidRPr="006145DB">
          <w:rPr>
            <w:rFonts w:eastAsiaTheme="minorEastAsia" w:cs="Arial"/>
            <w:noProof/>
            <w:kern w:val="2"/>
            <w:sz w:val="24"/>
            <w:szCs w:val="24"/>
            <w:lang w:val="es-CO" w:eastAsia="es-CO"/>
            <w14:ligatures w14:val="standardContextual"/>
          </w:rPr>
          <w:tab/>
        </w:r>
        <w:r w:rsidR="006477CB" w:rsidRPr="006145DB">
          <w:rPr>
            <w:rStyle w:val="Hipervnculo"/>
            <w:rFonts w:cs="Arial"/>
            <w:noProof/>
            <w:lang w:val="es-CO"/>
          </w:rPr>
          <w:t>Misión</w:t>
        </w:r>
        <w:r w:rsidR="006477CB" w:rsidRPr="006145DB">
          <w:rPr>
            <w:rFonts w:cs="Arial"/>
            <w:noProof/>
            <w:webHidden/>
          </w:rPr>
          <w:tab/>
        </w:r>
        <w:r w:rsidR="006477CB" w:rsidRPr="006145DB">
          <w:rPr>
            <w:rFonts w:cs="Arial"/>
            <w:noProof/>
            <w:webHidden/>
          </w:rPr>
          <w:fldChar w:fldCharType="begin"/>
        </w:r>
        <w:r w:rsidR="006477CB" w:rsidRPr="006145DB">
          <w:rPr>
            <w:rFonts w:cs="Arial"/>
            <w:noProof/>
            <w:webHidden/>
          </w:rPr>
          <w:instrText xml:space="preserve"> PAGEREF _Toc216902398 \h </w:instrText>
        </w:r>
        <w:r w:rsidR="006477CB" w:rsidRPr="006145DB">
          <w:rPr>
            <w:rFonts w:cs="Arial"/>
            <w:noProof/>
            <w:webHidden/>
          </w:rPr>
        </w:r>
        <w:r w:rsidR="006477CB" w:rsidRPr="006145DB">
          <w:rPr>
            <w:rFonts w:cs="Arial"/>
            <w:noProof/>
            <w:webHidden/>
          </w:rPr>
          <w:fldChar w:fldCharType="separate"/>
        </w:r>
        <w:r w:rsidR="00C848DA">
          <w:rPr>
            <w:rFonts w:cs="Arial"/>
            <w:noProof/>
            <w:webHidden/>
          </w:rPr>
          <w:t>3</w:t>
        </w:r>
        <w:r w:rsidR="006477CB" w:rsidRPr="006145DB">
          <w:rPr>
            <w:rFonts w:cs="Arial"/>
            <w:noProof/>
            <w:webHidden/>
          </w:rPr>
          <w:fldChar w:fldCharType="end"/>
        </w:r>
      </w:hyperlink>
    </w:p>
    <w:p w14:paraId="05311F04" w14:textId="63E27EE0" w:rsidR="006477CB" w:rsidRPr="006145DB" w:rsidRDefault="00751969" w:rsidP="008F6287">
      <w:pPr>
        <w:pStyle w:val="TDC1"/>
        <w:rPr>
          <w:rFonts w:eastAsiaTheme="minorEastAsia" w:cs="Arial"/>
          <w:noProof/>
          <w:kern w:val="2"/>
          <w:sz w:val="24"/>
          <w:szCs w:val="24"/>
          <w:lang w:val="es-CO" w:eastAsia="es-CO"/>
          <w14:ligatures w14:val="standardContextual"/>
        </w:rPr>
      </w:pPr>
      <w:hyperlink w:anchor="_Toc216902399" w:history="1">
        <w:r w:rsidR="006477CB" w:rsidRPr="006145DB">
          <w:rPr>
            <w:rStyle w:val="Hipervnculo"/>
            <w:rFonts w:cs="Arial"/>
            <w:noProof/>
            <w:lang w:val="es-CO"/>
          </w:rPr>
          <w:t>3.</w:t>
        </w:r>
        <w:r w:rsidR="006477CB" w:rsidRPr="006145DB">
          <w:rPr>
            <w:rFonts w:eastAsiaTheme="minorEastAsia" w:cs="Arial"/>
            <w:noProof/>
            <w:kern w:val="2"/>
            <w:sz w:val="24"/>
            <w:szCs w:val="24"/>
            <w:lang w:val="es-CO" w:eastAsia="es-CO"/>
            <w14:ligatures w14:val="standardContextual"/>
          </w:rPr>
          <w:tab/>
        </w:r>
        <w:r w:rsidR="006477CB" w:rsidRPr="006145DB">
          <w:rPr>
            <w:rStyle w:val="Hipervnculo"/>
            <w:rFonts w:cs="Arial"/>
            <w:noProof/>
            <w:lang w:val="es-CO"/>
          </w:rPr>
          <w:t>Visión</w:t>
        </w:r>
        <w:r w:rsidR="006477CB" w:rsidRPr="006145DB">
          <w:rPr>
            <w:rFonts w:cs="Arial"/>
            <w:noProof/>
            <w:webHidden/>
          </w:rPr>
          <w:tab/>
        </w:r>
        <w:r w:rsidR="006477CB" w:rsidRPr="006145DB">
          <w:rPr>
            <w:rFonts w:cs="Arial"/>
            <w:noProof/>
            <w:webHidden/>
          </w:rPr>
          <w:fldChar w:fldCharType="begin"/>
        </w:r>
        <w:r w:rsidR="006477CB" w:rsidRPr="006145DB">
          <w:rPr>
            <w:rFonts w:cs="Arial"/>
            <w:noProof/>
            <w:webHidden/>
          </w:rPr>
          <w:instrText xml:space="preserve"> PAGEREF _Toc216902399 \h </w:instrText>
        </w:r>
        <w:r w:rsidR="006477CB" w:rsidRPr="006145DB">
          <w:rPr>
            <w:rFonts w:cs="Arial"/>
            <w:noProof/>
            <w:webHidden/>
          </w:rPr>
        </w:r>
        <w:r w:rsidR="006477CB" w:rsidRPr="006145DB">
          <w:rPr>
            <w:rFonts w:cs="Arial"/>
            <w:noProof/>
            <w:webHidden/>
          </w:rPr>
          <w:fldChar w:fldCharType="separate"/>
        </w:r>
        <w:r w:rsidR="00C848DA">
          <w:rPr>
            <w:rFonts w:cs="Arial"/>
            <w:noProof/>
            <w:webHidden/>
          </w:rPr>
          <w:t>3</w:t>
        </w:r>
        <w:r w:rsidR="006477CB" w:rsidRPr="006145DB">
          <w:rPr>
            <w:rFonts w:cs="Arial"/>
            <w:noProof/>
            <w:webHidden/>
          </w:rPr>
          <w:fldChar w:fldCharType="end"/>
        </w:r>
      </w:hyperlink>
    </w:p>
    <w:p w14:paraId="487F8391" w14:textId="30D54B3B" w:rsidR="006477CB" w:rsidRPr="006145DB" w:rsidRDefault="00751969" w:rsidP="008F6287">
      <w:pPr>
        <w:pStyle w:val="TDC1"/>
        <w:rPr>
          <w:rFonts w:eastAsiaTheme="minorEastAsia" w:cs="Arial"/>
          <w:noProof/>
          <w:kern w:val="2"/>
          <w:sz w:val="24"/>
          <w:szCs w:val="24"/>
          <w:lang w:val="es-CO" w:eastAsia="es-CO"/>
          <w14:ligatures w14:val="standardContextual"/>
        </w:rPr>
      </w:pPr>
      <w:hyperlink w:anchor="_Toc216902400" w:history="1">
        <w:r w:rsidR="006477CB" w:rsidRPr="006145DB">
          <w:rPr>
            <w:rStyle w:val="Hipervnculo"/>
            <w:rFonts w:cs="Arial"/>
            <w:noProof/>
            <w:lang w:val="es-CO"/>
          </w:rPr>
          <w:t>4.</w:t>
        </w:r>
        <w:r w:rsidR="006477CB" w:rsidRPr="006145DB">
          <w:rPr>
            <w:rFonts w:eastAsiaTheme="minorEastAsia" w:cs="Arial"/>
            <w:noProof/>
            <w:kern w:val="2"/>
            <w:sz w:val="24"/>
            <w:szCs w:val="24"/>
            <w:lang w:val="es-CO" w:eastAsia="es-CO"/>
            <w14:ligatures w14:val="standardContextual"/>
          </w:rPr>
          <w:tab/>
        </w:r>
        <w:r w:rsidR="006477CB" w:rsidRPr="006145DB">
          <w:rPr>
            <w:rStyle w:val="Hipervnculo"/>
            <w:rFonts w:cs="Arial"/>
            <w:noProof/>
            <w:lang w:val="es-CO"/>
          </w:rPr>
          <w:t>¿Qué son los servicios sociales?</w:t>
        </w:r>
        <w:r w:rsidR="006477CB" w:rsidRPr="006145DB">
          <w:rPr>
            <w:rFonts w:cs="Arial"/>
            <w:noProof/>
            <w:webHidden/>
          </w:rPr>
          <w:tab/>
        </w:r>
        <w:r w:rsidR="006477CB" w:rsidRPr="006145DB">
          <w:rPr>
            <w:rFonts w:cs="Arial"/>
            <w:noProof/>
            <w:webHidden/>
          </w:rPr>
          <w:fldChar w:fldCharType="begin"/>
        </w:r>
        <w:r w:rsidR="006477CB" w:rsidRPr="006145DB">
          <w:rPr>
            <w:rFonts w:cs="Arial"/>
            <w:noProof/>
            <w:webHidden/>
          </w:rPr>
          <w:instrText xml:space="preserve"> PAGEREF _Toc216902400 \h </w:instrText>
        </w:r>
        <w:r w:rsidR="006477CB" w:rsidRPr="006145DB">
          <w:rPr>
            <w:rFonts w:cs="Arial"/>
            <w:noProof/>
            <w:webHidden/>
          </w:rPr>
        </w:r>
        <w:r w:rsidR="006477CB" w:rsidRPr="006145DB">
          <w:rPr>
            <w:rFonts w:cs="Arial"/>
            <w:noProof/>
            <w:webHidden/>
          </w:rPr>
          <w:fldChar w:fldCharType="separate"/>
        </w:r>
        <w:r w:rsidR="00C848DA">
          <w:rPr>
            <w:rFonts w:cs="Arial"/>
            <w:noProof/>
            <w:webHidden/>
          </w:rPr>
          <w:t>3</w:t>
        </w:r>
        <w:r w:rsidR="006477CB" w:rsidRPr="006145DB">
          <w:rPr>
            <w:rFonts w:cs="Arial"/>
            <w:noProof/>
            <w:webHidden/>
          </w:rPr>
          <w:fldChar w:fldCharType="end"/>
        </w:r>
      </w:hyperlink>
    </w:p>
    <w:p w14:paraId="5EE72478" w14:textId="57937958" w:rsidR="006477CB" w:rsidRPr="006145DB" w:rsidRDefault="00751969" w:rsidP="008F6287">
      <w:pPr>
        <w:pStyle w:val="TDC1"/>
        <w:rPr>
          <w:rFonts w:eastAsiaTheme="minorEastAsia" w:cs="Arial"/>
          <w:noProof/>
          <w:kern w:val="2"/>
          <w:sz w:val="24"/>
          <w:szCs w:val="24"/>
          <w:lang w:val="es-CO" w:eastAsia="es-CO"/>
          <w14:ligatures w14:val="standardContextual"/>
        </w:rPr>
      </w:pPr>
      <w:hyperlink w:anchor="_Toc216902401" w:history="1">
        <w:r w:rsidR="006477CB" w:rsidRPr="006145DB">
          <w:rPr>
            <w:rStyle w:val="Hipervnculo"/>
            <w:rFonts w:cs="Arial"/>
            <w:noProof/>
            <w:lang w:val="es-CO"/>
          </w:rPr>
          <w:t>5.</w:t>
        </w:r>
        <w:r w:rsidR="006477CB" w:rsidRPr="006145DB">
          <w:rPr>
            <w:rFonts w:eastAsiaTheme="minorEastAsia" w:cs="Arial"/>
            <w:noProof/>
            <w:kern w:val="2"/>
            <w:sz w:val="24"/>
            <w:szCs w:val="24"/>
            <w:lang w:val="es-CO" w:eastAsia="es-CO"/>
            <w14:ligatures w14:val="standardContextual"/>
          </w:rPr>
          <w:tab/>
        </w:r>
        <w:r w:rsidR="006477CB" w:rsidRPr="006145DB">
          <w:rPr>
            <w:rStyle w:val="Hipervnculo"/>
            <w:rFonts w:cs="Arial"/>
            <w:noProof/>
            <w:lang w:val="es-CO"/>
          </w:rPr>
          <w:t>¿Qué es el portafolio de servicios sociales?</w:t>
        </w:r>
        <w:r w:rsidR="006477CB" w:rsidRPr="006145DB">
          <w:rPr>
            <w:rFonts w:cs="Arial"/>
            <w:noProof/>
            <w:webHidden/>
          </w:rPr>
          <w:tab/>
        </w:r>
        <w:r w:rsidR="006477CB" w:rsidRPr="006145DB">
          <w:rPr>
            <w:rFonts w:cs="Arial"/>
            <w:noProof/>
            <w:webHidden/>
          </w:rPr>
          <w:fldChar w:fldCharType="begin"/>
        </w:r>
        <w:r w:rsidR="006477CB" w:rsidRPr="006145DB">
          <w:rPr>
            <w:rFonts w:cs="Arial"/>
            <w:noProof/>
            <w:webHidden/>
          </w:rPr>
          <w:instrText xml:space="preserve"> PAGEREF _Toc216902401 \h </w:instrText>
        </w:r>
        <w:r w:rsidR="006477CB" w:rsidRPr="006145DB">
          <w:rPr>
            <w:rFonts w:cs="Arial"/>
            <w:noProof/>
            <w:webHidden/>
          </w:rPr>
        </w:r>
        <w:r w:rsidR="006477CB" w:rsidRPr="006145DB">
          <w:rPr>
            <w:rFonts w:cs="Arial"/>
            <w:noProof/>
            <w:webHidden/>
          </w:rPr>
          <w:fldChar w:fldCharType="separate"/>
        </w:r>
        <w:r w:rsidR="00C848DA">
          <w:rPr>
            <w:rFonts w:cs="Arial"/>
            <w:noProof/>
            <w:webHidden/>
          </w:rPr>
          <w:t>3</w:t>
        </w:r>
        <w:r w:rsidR="006477CB" w:rsidRPr="006145DB">
          <w:rPr>
            <w:rFonts w:cs="Arial"/>
            <w:noProof/>
            <w:webHidden/>
          </w:rPr>
          <w:fldChar w:fldCharType="end"/>
        </w:r>
      </w:hyperlink>
    </w:p>
    <w:p w14:paraId="646F04C8" w14:textId="25586806" w:rsidR="006477CB" w:rsidRPr="006145DB" w:rsidRDefault="00751969" w:rsidP="008F6287">
      <w:pPr>
        <w:pStyle w:val="TDC1"/>
        <w:rPr>
          <w:rFonts w:eastAsiaTheme="minorEastAsia" w:cs="Arial"/>
          <w:noProof/>
          <w:kern w:val="2"/>
          <w:sz w:val="24"/>
          <w:szCs w:val="24"/>
          <w:lang w:val="es-CO" w:eastAsia="es-CO"/>
          <w14:ligatures w14:val="standardContextual"/>
        </w:rPr>
      </w:pPr>
      <w:hyperlink w:anchor="_Toc216902402" w:history="1">
        <w:r w:rsidR="006477CB" w:rsidRPr="006145DB">
          <w:rPr>
            <w:rStyle w:val="Hipervnculo"/>
            <w:rFonts w:cs="Arial"/>
            <w:noProof/>
            <w:lang w:val="es-CO"/>
          </w:rPr>
          <w:t>6.</w:t>
        </w:r>
        <w:r w:rsidR="006477CB" w:rsidRPr="006145DB">
          <w:rPr>
            <w:rFonts w:eastAsiaTheme="minorEastAsia" w:cs="Arial"/>
            <w:noProof/>
            <w:kern w:val="2"/>
            <w:sz w:val="24"/>
            <w:szCs w:val="24"/>
            <w:lang w:val="es-CO" w:eastAsia="es-CO"/>
            <w14:ligatures w14:val="standardContextual"/>
          </w:rPr>
          <w:tab/>
        </w:r>
        <w:r w:rsidR="006477CB" w:rsidRPr="006145DB">
          <w:rPr>
            <w:rStyle w:val="Hipervnculo"/>
            <w:rFonts w:cs="Arial"/>
            <w:noProof/>
            <w:lang w:val="es-CO"/>
          </w:rPr>
          <w:t>Gratuidad de los servicios sociales</w:t>
        </w:r>
        <w:r w:rsidR="006477CB" w:rsidRPr="006145DB">
          <w:rPr>
            <w:rFonts w:cs="Arial"/>
            <w:noProof/>
            <w:webHidden/>
          </w:rPr>
          <w:tab/>
        </w:r>
        <w:r w:rsidR="006477CB" w:rsidRPr="006145DB">
          <w:rPr>
            <w:rFonts w:cs="Arial"/>
            <w:noProof/>
            <w:webHidden/>
          </w:rPr>
          <w:fldChar w:fldCharType="begin"/>
        </w:r>
        <w:r w:rsidR="006477CB" w:rsidRPr="006145DB">
          <w:rPr>
            <w:rFonts w:cs="Arial"/>
            <w:noProof/>
            <w:webHidden/>
          </w:rPr>
          <w:instrText xml:space="preserve"> PAGEREF _Toc216902402 \h </w:instrText>
        </w:r>
        <w:r w:rsidR="006477CB" w:rsidRPr="006145DB">
          <w:rPr>
            <w:rFonts w:cs="Arial"/>
            <w:noProof/>
            <w:webHidden/>
          </w:rPr>
        </w:r>
        <w:r w:rsidR="006477CB" w:rsidRPr="006145DB">
          <w:rPr>
            <w:rFonts w:cs="Arial"/>
            <w:noProof/>
            <w:webHidden/>
          </w:rPr>
          <w:fldChar w:fldCharType="separate"/>
        </w:r>
        <w:r w:rsidR="00C848DA">
          <w:rPr>
            <w:rFonts w:cs="Arial"/>
            <w:noProof/>
            <w:webHidden/>
          </w:rPr>
          <w:t>4</w:t>
        </w:r>
        <w:r w:rsidR="006477CB" w:rsidRPr="006145DB">
          <w:rPr>
            <w:rFonts w:cs="Arial"/>
            <w:noProof/>
            <w:webHidden/>
          </w:rPr>
          <w:fldChar w:fldCharType="end"/>
        </w:r>
      </w:hyperlink>
    </w:p>
    <w:p w14:paraId="121749CC" w14:textId="053D2252" w:rsidR="006477CB" w:rsidRPr="006145DB" w:rsidRDefault="00751969" w:rsidP="008F6287">
      <w:pPr>
        <w:pStyle w:val="TDC1"/>
        <w:rPr>
          <w:rFonts w:eastAsiaTheme="minorEastAsia" w:cs="Arial"/>
          <w:noProof/>
          <w:kern w:val="2"/>
          <w:sz w:val="24"/>
          <w:szCs w:val="24"/>
          <w:lang w:val="es-CO" w:eastAsia="es-CO"/>
          <w14:ligatures w14:val="standardContextual"/>
        </w:rPr>
      </w:pPr>
      <w:hyperlink w:anchor="_Toc216902403" w:history="1">
        <w:r w:rsidR="006477CB" w:rsidRPr="006145DB">
          <w:rPr>
            <w:rStyle w:val="Hipervnculo"/>
            <w:rFonts w:cs="Arial"/>
            <w:noProof/>
            <w:lang w:val="es-CO"/>
          </w:rPr>
          <w:t>7.</w:t>
        </w:r>
        <w:r w:rsidR="006477CB" w:rsidRPr="006145DB">
          <w:rPr>
            <w:rFonts w:eastAsiaTheme="minorEastAsia" w:cs="Arial"/>
            <w:noProof/>
            <w:kern w:val="2"/>
            <w:sz w:val="24"/>
            <w:szCs w:val="24"/>
            <w:lang w:val="es-CO" w:eastAsia="es-CO"/>
            <w14:ligatures w14:val="standardContextual"/>
          </w:rPr>
          <w:tab/>
        </w:r>
        <w:r w:rsidR="006477CB" w:rsidRPr="006145DB">
          <w:rPr>
            <w:rStyle w:val="Hipervnculo"/>
            <w:rFonts w:cs="Arial"/>
            <w:noProof/>
            <w:lang w:val="es-CO"/>
          </w:rPr>
          <w:t>Oferta de servicios sociales, modalidades, estrategias y transferencias monetarias</w:t>
        </w:r>
        <w:r w:rsidR="006477CB" w:rsidRPr="006145DB">
          <w:rPr>
            <w:rFonts w:cs="Arial"/>
            <w:noProof/>
            <w:webHidden/>
          </w:rPr>
          <w:tab/>
        </w:r>
        <w:r w:rsidR="006477CB" w:rsidRPr="006145DB">
          <w:rPr>
            <w:rFonts w:cs="Arial"/>
            <w:noProof/>
            <w:webHidden/>
          </w:rPr>
          <w:fldChar w:fldCharType="begin"/>
        </w:r>
        <w:r w:rsidR="006477CB" w:rsidRPr="006145DB">
          <w:rPr>
            <w:rFonts w:cs="Arial"/>
            <w:noProof/>
            <w:webHidden/>
          </w:rPr>
          <w:instrText xml:space="preserve"> PAGEREF _Toc216902403 \h </w:instrText>
        </w:r>
        <w:r w:rsidR="006477CB" w:rsidRPr="006145DB">
          <w:rPr>
            <w:rFonts w:cs="Arial"/>
            <w:noProof/>
            <w:webHidden/>
          </w:rPr>
        </w:r>
        <w:r w:rsidR="006477CB" w:rsidRPr="006145DB">
          <w:rPr>
            <w:rFonts w:cs="Arial"/>
            <w:noProof/>
            <w:webHidden/>
          </w:rPr>
          <w:fldChar w:fldCharType="separate"/>
        </w:r>
        <w:r w:rsidR="00C848DA">
          <w:rPr>
            <w:rFonts w:cs="Arial"/>
            <w:noProof/>
            <w:webHidden/>
          </w:rPr>
          <w:t>4</w:t>
        </w:r>
        <w:r w:rsidR="006477CB" w:rsidRPr="006145DB">
          <w:rPr>
            <w:rFonts w:cs="Arial"/>
            <w:noProof/>
            <w:webHidden/>
          </w:rPr>
          <w:fldChar w:fldCharType="end"/>
        </w:r>
      </w:hyperlink>
    </w:p>
    <w:p w14:paraId="2276C21F" w14:textId="61D7B793"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04" w:history="1">
        <w:r w:rsidR="006477CB" w:rsidRPr="00105D17">
          <w:rPr>
            <w:rStyle w:val="Hipervnculo"/>
            <w:rFonts w:cs="Arial"/>
            <w:noProof/>
            <w:color w:val="auto"/>
            <w:lang w:val="es-CO"/>
          </w:rPr>
          <w:t>7.1</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Servicios y modalidades para la atención de niños, niñas y adolescentes</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_Toc216902404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4</w:t>
        </w:r>
        <w:r w:rsidR="006477CB" w:rsidRPr="00105D17">
          <w:rPr>
            <w:rFonts w:cs="Arial"/>
            <w:noProof/>
            <w:webHidden/>
          </w:rPr>
          <w:fldChar w:fldCharType="end"/>
        </w:r>
      </w:hyperlink>
    </w:p>
    <w:p w14:paraId="4101DCC7" w14:textId="6688E2B8"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05" w:history="1">
        <w:r w:rsidR="006477CB" w:rsidRPr="00105D17">
          <w:rPr>
            <w:rStyle w:val="Hipervnculo"/>
            <w:rFonts w:cs="Arial"/>
            <w:noProof/>
            <w:color w:val="auto"/>
            <w:lang w:val="es-CO"/>
          </w:rPr>
          <w:t>7.1.1</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Servicio jardines infantiles diurnos</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_Toc216902405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4</w:t>
        </w:r>
        <w:r w:rsidR="006477CB" w:rsidRPr="00105D17">
          <w:rPr>
            <w:rFonts w:cs="Arial"/>
            <w:noProof/>
            <w:webHidden/>
          </w:rPr>
          <w:fldChar w:fldCharType="end"/>
        </w:r>
      </w:hyperlink>
    </w:p>
    <w:p w14:paraId="7F7F9D00" w14:textId="537DB576"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06" w:history="1">
        <w:r w:rsidR="006477CB" w:rsidRPr="00105D17">
          <w:rPr>
            <w:rStyle w:val="Hipervnculo"/>
            <w:rFonts w:cs="Arial"/>
            <w:noProof/>
            <w:color w:val="auto"/>
            <w:lang w:val="es-CO"/>
          </w:rPr>
          <w:t>7.1.1.1</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Modalidad jardín infantil nocturno</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_Toc216902406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9</w:t>
        </w:r>
        <w:r w:rsidR="006477CB" w:rsidRPr="00105D17">
          <w:rPr>
            <w:rFonts w:cs="Arial"/>
            <w:noProof/>
            <w:webHidden/>
          </w:rPr>
          <w:fldChar w:fldCharType="end"/>
        </w:r>
      </w:hyperlink>
    </w:p>
    <w:p w14:paraId="5DB6F99E" w14:textId="62DD4E75"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07" w:history="1">
        <w:r w:rsidR="006477CB" w:rsidRPr="00105D17">
          <w:rPr>
            <w:rStyle w:val="Hipervnculo"/>
            <w:rFonts w:cs="Arial"/>
            <w:noProof/>
            <w:color w:val="auto"/>
            <w:lang w:val="es-CO"/>
          </w:rPr>
          <w:t>7.1.1.2</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Modalidad casas de pensamiento intercultural</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_Toc216902407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15</w:t>
        </w:r>
        <w:r w:rsidR="006477CB" w:rsidRPr="00105D17">
          <w:rPr>
            <w:rFonts w:cs="Arial"/>
            <w:noProof/>
            <w:webHidden/>
          </w:rPr>
          <w:fldChar w:fldCharType="end"/>
        </w:r>
      </w:hyperlink>
    </w:p>
    <w:p w14:paraId="4F92FC89" w14:textId="21312A69"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08" w:history="1">
        <w:r w:rsidR="006477CB" w:rsidRPr="00105D17">
          <w:rPr>
            <w:rStyle w:val="Hipervnculo"/>
            <w:rFonts w:cs="Arial"/>
            <w:noProof/>
            <w:color w:val="auto"/>
            <w:lang w:val="es-CO"/>
          </w:rPr>
          <w:t>7.1.1.3</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Modalidad espacios rurales</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_Toc216902408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21</w:t>
        </w:r>
        <w:r w:rsidR="006477CB" w:rsidRPr="00105D17">
          <w:rPr>
            <w:rFonts w:cs="Arial"/>
            <w:noProof/>
            <w:webHidden/>
          </w:rPr>
          <w:fldChar w:fldCharType="end"/>
        </w:r>
      </w:hyperlink>
    </w:p>
    <w:p w14:paraId="54EF0150" w14:textId="3B29745F"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09" w:history="1">
        <w:r w:rsidR="006477CB" w:rsidRPr="00105D17">
          <w:rPr>
            <w:rStyle w:val="Hipervnculo"/>
            <w:rFonts w:cs="Arial"/>
            <w:noProof/>
            <w:color w:val="auto"/>
            <w:lang w:val="es-CO"/>
          </w:rPr>
          <w:t>7.1.2</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Servicio Creciendo juntos</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_Toc216902409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26</w:t>
        </w:r>
        <w:r w:rsidR="006477CB" w:rsidRPr="00105D17">
          <w:rPr>
            <w:rFonts w:cs="Arial"/>
            <w:noProof/>
            <w:webHidden/>
          </w:rPr>
          <w:fldChar w:fldCharType="end"/>
        </w:r>
      </w:hyperlink>
    </w:p>
    <w:p w14:paraId="70124954" w14:textId="0D110EE2"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10" w:history="1">
        <w:r w:rsidR="006477CB" w:rsidRPr="00105D17">
          <w:rPr>
            <w:rStyle w:val="Hipervnculo"/>
            <w:rFonts w:cs="Arial"/>
            <w:noProof/>
            <w:color w:val="auto"/>
            <w:lang w:val="es-CO"/>
          </w:rPr>
          <w:t>7.1.2.1</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Modalidad Crecemos en la ruralidad</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_Toc216902410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31</w:t>
        </w:r>
        <w:r w:rsidR="006477CB" w:rsidRPr="00105D17">
          <w:rPr>
            <w:rFonts w:cs="Arial"/>
            <w:noProof/>
            <w:webHidden/>
          </w:rPr>
          <w:fldChar w:fldCharType="end"/>
        </w:r>
      </w:hyperlink>
    </w:p>
    <w:p w14:paraId="0894119B" w14:textId="4B87EF3E"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11" w:history="1">
        <w:r w:rsidR="006477CB" w:rsidRPr="00105D17">
          <w:rPr>
            <w:rStyle w:val="Hipervnculo"/>
            <w:rFonts w:cs="Arial"/>
            <w:noProof/>
            <w:color w:val="auto"/>
            <w:lang w:val="es-CO"/>
          </w:rPr>
          <w:t>7.1.3</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Servicio Centro amar</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_Toc216902411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35</w:t>
        </w:r>
        <w:r w:rsidR="006477CB" w:rsidRPr="00105D17">
          <w:rPr>
            <w:rFonts w:cs="Arial"/>
            <w:noProof/>
            <w:webHidden/>
          </w:rPr>
          <w:fldChar w:fldCharType="end"/>
        </w:r>
      </w:hyperlink>
    </w:p>
    <w:p w14:paraId="337424FA" w14:textId="07B5CD79" w:rsidR="006477CB" w:rsidRPr="00105D17" w:rsidRDefault="00751969" w:rsidP="008F6287">
      <w:pPr>
        <w:pStyle w:val="TDC1"/>
        <w:tabs>
          <w:tab w:val="bar" w:pos="1134"/>
        </w:tabs>
        <w:rPr>
          <w:rFonts w:eastAsiaTheme="minorEastAsia" w:cs="Arial"/>
          <w:noProof/>
          <w:kern w:val="2"/>
          <w:sz w:val="24"/>
          <w:szCs w:val="24"/>
          <w:lang w:val="es-CO" w:eastAsia="es-CO"/>
          <w14:ligatures w14:val="standardContextual"/>
        </w:rPr>
      </w:pPr>
      <w:hyperlink w:anchor="_Toc216902412" w:history="1">
        <w:r w:rsidR="006477CB" w:rsidRPr="00105D17">
          <w:rPr>
            <w:rStyle w:val="Hipervnculo"/>
            <w:rFonts w:cs="Arial"/>
            <w:noProof/>
            <w:color w:val="auto"/>
            <w:lang w:val="es-CO"/>
          </w:rPr>
          <w:t>7.1.3.1</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Centro amar modalidad complementaria</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_Toc216902412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42</w:t>
        </w:r>
        <w:r w:rsidR="006477CB" w:rsidRPr="00105D17">
          <w:rPr>
            <w:rFonts w:cs="Arial"/>
            <w:noProof/>
            <w:webHidden/>
          </w:rPr>
          <w:fldChar w:fldCharType="end"/>
        </w:r>
      </w:hyperlink>
    </w:p>
    <w:p w14:paraId="09BB511B" w14:textId="6F50B12F"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13" w:history="1">
        <w:r w:rsidR="006477CB" w:rsidRPr="00105D17">
          <w:rPr>
            <w:rStyle w:val="Hipervnculo"/>
            <w:rFonts w:cs="Arial"/>
            <w:noProof/>
            <w:color w:val="auto"/>
            <w:lang w:val="es-CO"/>
          </w:rPr>
          <w:t>7.1.4.</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Servicio Ciudad niñez</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_Toc216902413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47</w:t>
        </w:r>
        <w:r w:rsidR="006477CB" w:rsidRPr="00105D17">
          <w:rPr>
            <w:rFonts w:cs="Arial"/>
            <w:noProof/>
            <w:webHidden/>
          </w:rPr>
          <w:fldChar w:fldCharType="end"/>
        </w:r>
      </w:hyperlink>
    </w:p>
    <w:p w14:paraId="72233AD1" w14:textId="7B260E1A"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14" w:history="1">
        <w:r w:rsidR="006477CB" w:rsidRPr="00105D17">
          <w:rPr>
            <w:rStyle w:val="Hipervnculo"/>
            <w:rFonts w:cs="Arial"/>
            <w:noProof/>
            <w:color w:val="auto"/>
            <w:lang w:val="es-CO"/>
          </w:rPr>
          <w:t>7.1.5.</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Servicio el Arte de cuidar-te</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_Toc216902414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50</w:t>
        </w:r>
        <w:r w:rsidR="006477CB" w:rsidRPr="00105D17">
          <w:rPr>
            <w:rFonts w:cs="Arial"/>
            <w:noProof/>
            <w:webHidden/>
          </w:rPr>
          <w:fldChar w:fldCharType="end"/>
        </w:r>
      </w:hyperlink>
    </w:p>
    <w:p w14:paraId="4C94651A" w14:textId="62DBBE28"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15" w:history="1">
        <w:r w:rsidR="006477CB" w:rsidRPr="00105D17">
          <w:rPr>
            <w:rStyle w:val="Hipervnculo"/>
            <w:rFonts w:cs="Arial"/>
            <w:noProof/>
            <w:color w:val="auto"/>
            <w:lang w:val="es-CO"/>
          </w:rPr>
          <w:t>7.1.6.</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Servicio Atrapasueños</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_Toc216902415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53</w:t>
        </w:r>
        <w:r w:rsidR="006477CB" w:rsidRPr="00105D17">
          <w:rPr>
            <w:rFonts w:cs="Arial"/>
            <w:noProof/>
            <w:webHidden/>
          </w:rPr>
          <w:fldChar w:fldCharType="end"/>
        </w:r>
      </w:hyperlink>
    </w:p>
    <w:p w14:paraId="73F775FA" w14:textId="1BE85879"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16" w:history="1">
        <w:r w:rsidR="006477CB" w:rsidRPr="00105D17">
          <w:rPr>
            <w:rStyle w:val="Hipervnculo"/>
            <w:rFonts w:cs="Arial"/>
            <w:noProof/>
            <w:color w:val="auto"/>
            <w:lang w:val="es-CO"/>
          </w:rPr>
          <w:t>7.1.6.1.</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Modalidad Casas de memoria y lúdica</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_Toc216902416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54</w:t>
        </w:r>
        <w:r w:rsidR="006477CB" w:rsidRPr="00105D17">
          <w:rPr>
            <w:rFonts w:cs="Arial"/>
            <w:noProof/>
            <w:webHidden/>
          </w:rPr>
          <w:fldChar w:fldCharType="end"/>
        </w:r>
      </w:hyperlink>
    </w:p>
    <w:p w14:paraId="7775E85C" w14:textId="03DBB122"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17" w:history="1">
        <w:r w:rsidR="006477CB" w:rsidRPr="00105D17">
          <w:rPr>
            <w:rStyle w:val="Hipervnculo"/>
            <w:rFonts w:cs="Arial"/>
            <w:noProof/>
            <w:color w:val="auto"/>
            <w:lang w:val="es-CO"/>
          </w:rPr>
          <w:t>7.1.7.</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Servicio Centro abrazar</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_Toc216902417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56</w:t>
        </w:r>
        <w:r w:rsidR="006477CB" w:rsidRPr="00105D17">
          <w:rPr>
            <w:rFonts w:cs="Arial"/>
            <w:noProof/>
            <w:webHidden/>
          </w:rPr>
          <w:fldChar w:fldCharType="end"/>
        </w:r>
      </w:hyperlink>
    </w:p>
    <w:p w14:paraId="01600B09" w14:textId="632A1883"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18" w:history="1">
        <w:r w:rsidR="006477CB" w:rsidRPr="00105D17">
          <w:rPr>
            <w:rStyle w:val="Hipervnculo"/>
            <w:rFonts w:cs="Arial"/>
            <w:noProof/>
            <w:color w:val="auto"/>
            <w:lang w:val="es-CO"/>
          </w:rPr>
          <w:t>7.2.</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Servicios para la atención de jóvenes</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_Toc216902418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60</w:t>
        </w:r>
        <w:r w:rsidR="006477CB" w:rsidRPr="00105D17">
          <w:rPr>
            <w:rFonts w:cs="Arial"/>
            <w:noProof/>
            <w:webHidden/>
          </w:rPr>
          <w:fldChar w:fldCharType="end"/>
        </w:r>
      </w:hyperlink>
    </w:p>
    <w:p w14:paraId="5C940440" w14:textId="1A609CA4"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19" w:history="1">
        <w:r w:rsidR="006477CB" w:rsidRPr="00105D17">
          <w:rPr>
            <w:rStyle w:val="Hipervnculo"/>
            <w:rFonts w:cs="Arial"/>
            <w:noProof/>
            <w:color w:val="auto"/>
            <w:lang w:val="es-CO"/>
          </w:rPr>
          <w:t xml:space="preserve">7.2.1. </w:t>
        </w:r>
        <w:r w:rsidR="00FF0CED" w:rsidRPr="00105D17">
          <w:rPr>
            <w:rStyle w:val="Hipervnculo"/>
            <w:rFonts w:cs="Arial"/>
            <w:noProof/>
            <w:color w:val="auto"/>
            <w:lang w:val="es-CO"/>
          </w:rPr>
          <w:tab/>
        </w:r>
        <w:r w:rsidR="006477CB" w:rsidRPr="00105D17">
          <w:rPr>
            <w:rStyle w:val="Hipervnculo"/>
            <w:rFonts w:cs="Arial"/>
            <w:noProof/>
            <w:color w:val="auto"/>
            <w:lang w:val="es-CO"/>
          </w:rPr>
          <w:t>Servicio Forjar restaurativo</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_Toc216902419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60</w:t>
        </w:r>
        <w:r w:rsidR="006477CB" w:rsidRPr="00105D17">
          <w:rPr>
            <w:rFonts w:cs="Arial"/>
            <w:noProof/>
            <w:webHidden/>
          </w:rPr>
          <w:fldChar w:fldCharType="end"/>
        </w:r>
      </w:hyperlink>
    </w:p>
    <w:p w14:paraId="3573FCFE" w14:textId="2E8A7B35"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20" w:history="1">
        <w:r w:rsidR="006477CB" w:rsidRPr="00105D17">
          <w:rPr>
            <w:rStyle w:val="Hipervnculo"/>
            <w:rFonts w:cs="Arial"/>
            <w:noProof/>
            <w:color w:val="auto"/>
            <w:lang w:val="es-CO"/>
          </w:rPr>
          <w:t>7.2.2.</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Servicio Casas de juventud</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_Toc216902420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62</w:t>
        </w:r>
        <w:r w:rsidR="006477CB" w:rsidRPr="00105D17">
          <w:rPr>
            <w:rFonts w:cs="Arial"/>
            <w:noProof/>
            <w:webHidden/>
          </w:rPr>
          <w:fldChar w:fldCharType="end"/>
        </w:r>
      </w:hyperlink>
    </w:p>
    <w:p w14:paraId="3DBD773D" w14:textId="7F820A9E"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21" w:history="1">
        <w:r w:rsidR="006477CB" w:rsidRPr="00105D17">
          <w:rPr>
            <w:rStyle w:val="Hipervnculo"/>
            <w:rFonts w:cs="Arial"/>
            <w:noProof/>
            <w:color w:val="auto"/>
            <w:lang w:val="es-CO"/>
          </w:rPr>
          <w:t>7.2.3.</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Servicio Jóvenes con Oportunidades</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_Toc216902421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65</w:t>
        </w:r>
        <w:r w:rsidR="006477CB" w:rsidRPr="00105D17">
          <w:rPr>
            <w:rFonts w:cs="Arial"/>
            <w:noProof/>
            <w:webHidden/>
          </w:rPr>
          <w:fldChar w:fldCharType="end"/>
        </w:r>
      </w:hyperlink>
    </w:p>
    <w:p w14:paraId="28942645" w14:textId="21B2F19D"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22" w:history="1">
        <w:r w:rsidR="006477CB" w:rsidRPr="00105D17">
          <w:rPr>
            <w:rStyle w:val="Hipervnculo"/>
            <w:rFonts w:cs="Arial"/>
            <w:noProof/>
            <w:color w:val="auto"/>
            <w:lang w:val="es-CO"/>
          </w:rPr>
          <w:t>7.3.</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Servicios para la prevención y atención del fenómeno de habitabilidad en calle</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_Toc216902422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74</w:t>
        </w:r>
        <w:r w:rsidR="006477CB" w:rsidRPr="00105D17">
          <w:rPr>
            <w:rFonts w:cs="Arial"/>
            <w:noProof/>
            <w:webHidden/>
          </w:rPr>
          <w:fldChar w:fldCharType="end"/>
        </w:r>
      </w:hyperlink>
    </w:p>
    <w:p w14:paraId="568CE701" w14:textId="4A384979" w:rsidR="006477CB" w:rsidRPr="00105D17" w:rsidRDefault="00751969" w:rsidP="00FF0CED">
      <w:pPr>
        <w:pStyle w:val="TDC1"/>
        <w:ind w:left="1095" w:hanging="1095"/>
        <w:rPr>
          <w:rFonts w:eastAsiaTheme="minorEastAsia" w:cs="Arial"/>
          <w:noProof/>
          <w:kern w:val="2"/>
          <w:sz w:val="24"/>
          <w:szCs w:val="24"/>
          <w:lang w:val="es-CO" w:eastAsia="es-CO"/>
          <w14:ligatures w14:val="standardContextual"/>
        </w:rPr>
      </w:pPr>
      <w:hyperlink w:anchor="_Toc216902423" w:history="1">
        <w:r w:rsidR="006477CB" w:rsidRPr="00105D17">
          <w:rPr>
            <w:rStyle w:val="Hipervnculo"/>
            <w:rFonts w:cs="Arial"/>
            <w:noProof/>
            <w:color w:val="auto"/>
            <w:lang w:val="es-CO"/>
          </w:rPr>
          <w:t>7.3.1.</w:t>
        </w:r>
        <w:r w:rsidR="006477CB" w:rsidRPr="00105D17">
          <w:rPr>
            <w:rFonts w:eastAsiaTheme="minorEastAsia" w:cs="Arial"/>
            <w:noProof/>
            <w:kern w:val="2"/>
            <w:sz w:val="24"/>
            <w:szCs w:val="24"/>
            <w:lang w:val="es-CO" w:eastAsia="es-CO"/>
            <w14:ligatures w14:val="standardContextual"/>
          </w:rPr>
          <w:tab/>
        </w:r>
        <w:r w:rsidR="00FF0CED"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 xml:space="preserve">Servicio </w:t>
        </w:r>
        <w:r w:rsidR="006477CB" w:rsidRPr="00105D17">
          <w:rPr>
            <w:rStyle w:val="Hipervnculo"/>
            <w:rFonts w:cs="Arial"/>
            <w:noProof/>
            <w:color w:val="auto"/>
            <w:lang w:eastAsia="es-CO"/>
          </w:rPr>
          <w:t>móvil de abordaje territorial y prevención del fenómeno de habitabilidad en calle</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_Toc216902423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74</w:t>
        </w:r>
        <w:r w:rsidR="006477CB" w:rsidRPr="00105D17">
          <w:rPr>
            <w:rFonts w:cs="Arial"/>
            <w:noProof/>
            <w:webHidden/>
          </w:rPr>
          <w:fldChar w:fldCharType="end"/>
        </w:r>
      </w:hyperlink>
    </w:p>
    <w:p w14:paraId="7686E534" w14:textId="3A71B27F"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24" w:history="1">
        <w:r w:rsidR="006477CB" w:rsidRPr="00105D17">
          <w:rPr>
            <w:rStyle w:val="Hipervnculo"/>
            <w:rFonts w:cs="Arial"/>
            <w:noProof/>
            <w:color w:val="auto"/>
            <w:lang w:val="es-CO"/>
          </w:rPr>
          <w:t>7.3.2.</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Servicio de Autocuidado para población habitante de calle</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_Toc216902424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78</w:t>
        </w:r>
        <w:r w:rsidR="006477CB" w:rsidRPr="00105D17">
          <w:rPr>
            <w:rFonts w:cs="Arial"/>
            <w:noProof/>
            <w:webHidden/>
          </w:rPr>
          <w:fldChar w:fldCharType="end"/>
        </w:r>
      </w:hyperlink>
    </w:p>
    <w:p w14:paraId="301405E9" w14:textId="6F7E16E4" w:rsidR="006477CB" w:rsidRPr="00105D17" w:rsidRDefault="00751969" w:rsidP="00FF0CED">
      <w:pPr>
        <w:pStyle w:val="TDC1"/>
        <w:ind w:left="1095" w:hanging="1095"/>
        <w:rPr>
          <w:rFonts w:eastAsiaTheme="minorEastAsia" w:cs="Arial"/>
          <w:noProof/>
          <w:kern w:val="2"/>
          <w:sz w:val="24"/>
          <w:szCs w:val="24"/>
          <w:lang w:val="es-CO" w:eastAsia="es-CO"/>
          <w14:ligatures w14:val="standardContextual"/>
        </w:rPr>
      </w:pPr>
      <w:hyperlink w:anchor="_Toc216902425" w:history="1">
        <w:r w:rsidR="006477CB" w:rsidRPr="00105D17">
          <w:rPr>
            <w:rStyle w:val="Hipervnculo"/>
            <w:rFonts w:cs="Arial"/>
            <w:noProof/>
            <w:color w:val="auto"/>
            <w:lang w:val="es-CO"/>
          </w:rPr>
          <w:t>7.3.3.</w:t>
        </w:r>
        <w:r w:rsidR="006477CB" w:rsidRPr="00105D17">
          <w:rPr>
            <w:rFonts w:eastAsiaTheme="minorEastAsia" w:cs="Arial"/>
            <w:noProof/>
            <w:kern w:val="2"/>
            <w:sz w:val="24"/>
            <w:szCs w:val="24"/>
            <w:lang w:val="es-CO" w:eastAsia="es-CO"/>
            <w14:ligatures w14:val="standardContextual"/>
          </w:rPr>
          <w:tab/>
        </w:r>
        <w:r w:rsidR="00036F0D"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 de hogar de paso día y hogar de paso noche para la atención de población</w:t>
        </w:r>
        <w:r w:rsidR="006477CB" w:rsidRPr="00105D17">
          <w:rPr>
            <w:rStyle w:val="Hipervnculo"/>
            <w:rFonts w:cs="Arial"/>
            <w:noProof/>
            <w:color w:val="auto"/>
            <w:lang w:val="es-CO"/>
          </w:rPr>
          <w:t xml:space="preserve"> habitante de calle</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_Toc216902425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83</w:t>
        </w:r>
        <w:r w:rsidR="006477CB" w:rsidRPr="00105D17">
          <w:rPr>
            <w:rFonts w:cs="Arial"/>
            <w:noProof/>
            <w:webHidden/>
          </w:rPr>
          <w:fldChar w:fldCharType="end"/>
        </w:r>
      </w:hyperlink>
    </w:p>
    <w:p w14:paraId="0B33859A" w14:textId="39E88EF6"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26" w:history="1">
        <w:r w:rsidR="006477CB" w:rsidRPr="00105D17">
          <w:rPr>
            <w:rStyle w:val="Hipervnculo"/>
            <w:rFonts w:cs="Arial"/>
            <w:noProof/>
            <w:color w:val="auto"/>
            <w:lang w:val="es-CO"/>
          </w:rPr>
          <w:t>7.3.4.</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Servicio prevención del riesgo de habitar calle</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_Toc216902426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88</w:t>
        </w:r>
        <w:r w:rsidR="006477CB" w:rsidRPr="00105D17">
          <w:rPr>
            <w:rFonts w:cs="Arial"/>
            <w:noProof/>
            <w:webHidden/>
          </w:rPr>
          <w:fldChar w:fldCharType="end"/>
        </w:r>
      </w:hyperlink>
    </w:p>
    <w:p w14:paraId="52992323" w14:textId="763FE0E6"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27" w:history="1">
        <w:r w:rsidR="006477CB" w:rsidRPr="00105D17">
          <w:rPr>
            <w:rStyle w:val="Hipervnculo"/>
            <w:rFonts w:cs="Arial"/>
            <w:noProof/>
            <w:color w:val="auto"/>
            <w:lang w:val="es-CO"/>
          </w:rPr>
          <w:t>7.3.5.</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Servicio Atención y desarrollo de capacidades para mujeres habitantes de calle</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_Toc216902427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92</w:t>
        </w:r>
        <w:r w:rsidR="006477CB" w:rsidRPr="00105D17">
          <w:rPr>
            <w:rFonts w:cs="Arial"/>
            <w:noProof/>
            <w:webHidden/>
          </w:rPr>
          <w:fldChar w:fldCharType="end"/>
        </w:r>
      </w:hyperlink>
    </w:p>
    <w:p w14:paraId="57E5C669" w14:textId="3B9ECD32" w:rsidR="006477CB" w:rsidRPr="00105D17" w:rsidRDefault="00751969" w:rsidP="00FF0CED">
      <w:pPr>
        <w:pStyle w:val="TDC1"/>
        <w:ind w:left="1095" w:hanging="1095"/>
        <w:rPr>
          <w:rFonts w:eastAsiaTheme="minorEastAsia" w:cs="Arial"/>
          <w:noProof/>
          <w:kern w:val="2"/>
          <w:sz w:val="24"/>
          <w:szCs w:val="24"/>
          <w:lang w:val="es-CO" w:eastAsia="es-CO"/>
          <w14:ligatures w14:val="standardContextual"/>
        </w:rPr>
      </w:pPr>
      <w:hyperlink w:anchor="_Toc216902428" w:history="1">
        <w:r w:rsidR="006477CB" w:rsidRPr="00105D17">
          <w:rPr>
            <w:rStyle w:val="Hipervnculo"/>
            <w:rFonts w:cs="Arial"/>
            <w:noProof/>
            <w:color w:val="auto"/>
            <w:lang w:val="es-CO"/>
          </w:rPr>
          <w:t>7.3.6.</w:t>
        </w:r>
        <w:r w:rsidR="006477CB" w:rsidRPr="00105D17">
          <w:rPr>
            <w:rFonts w:eastAsiaTheme="minorEastAsia" w:cs="Arial"/>
            <w:noProof/>
            <w:kern w:val="2"/>
            <w:sz w:val="24"/>
            <w:szCs w:val="24"/>
            <w:lang w:val="es-CO" w:eastAsia="es-CO"/>
            <w14:ligatures w14:val="standardContextual"/>
          </w:rPr>
          <w:tab/>
        </w:r>
        <w:r w:rsidR="00036F0D"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Servicio atención sociosanitaria para población habitante de calle y en alto riesgo de estarlo</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_Toc216902428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97</w:t>
        </w:r>
        <w:r w:rsidR="006477CB" w:rsidRPr="00105D17">
          <w:rPr>
            <w:rFonts w:cs="Arial"/>
            <w:noProof/>
            <w:webHidden/>
          </w:rPr>
          <w:fldChar w:fldCharType="end"/>
        </w:r>
      </w:hyperlink>
    </w:p>
    <w:p w14:paraId="24F99C0A" w14:textId="62EA6F63"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29" w:history="1">
        <w:r w:rsidR="006477CB" w:rsidRPr="00105D17">
          <w:rPr>
            <w:rStyle w:val="Hipervnculo"/>
            <w:rFonts w:cs="Arial"/>
            <w:noProof/>
            <w:color w:val="auto"/>
            <w:lang w:val="es-CO"/>
          </w:rPr>
          <w:t>7.3.7.</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Servicio Comunidad de vida para población habitante de calle</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_Toc216902429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101</w:t>
        </w:r>
        <w:r w:rsidR="006477CB" w:rsidRPr="00105D17">
          <w:rPr>
            <w:rFonts w:cs="Arial"/>
            <w:noProof/>
            <w:webHidden/>
          </w:rPr>
          <w:fldChar w:fldCharType="end"/>
        </w:r>
      </w:hyperlink>
    </w:p>
    <w:p w14:paraId="16E3E2B5" w14:textId="570826FD" w:rsidR="006477CB" w:rsidRPr="00105D17" w:rsidRDefault="00751969" w:rsidP="00FF0CED">
      <w:pPr>
        <w:pStyle w:val="TDC1"/>
        <w:ind w:left="1095" w:hanging="1095"/>
        <w:rPr>
          <w:rFonts w:eastAsiaTheme="minorEastAsia" w:cs="Arial"/>
          <w:noProof/>
          <w:kern w:val="2"/>
          <w:sz w:val="24"/>
          <w:szCs w:val="24"/>
          <w:lang w:val="es-CO" w:eastAsia="es-CO"/>
          <w14:ligatures w14:val="standardContextual"/>
        </w:rPr>
      </w:pPr>
      <w:hyperlink w:anchor="_Toc216902430" w:history="1">
        <w:r w:rsidR="006477CB" w:rsidRPr="00105D17">
          <w:rPr>
            <w:rStyle w:val="Hipervnculo"/>
            <w:rFonts w:cs="Arial"/>
            <w:noProof/>
            <w:color w:val="auto"/>
            <w:lang w:val="es-CO"/>
          </w:rPr>
          <w:t>7.3.8.</w:t>
        </w:r>
        <w:r w:rsidR="006477CB" w:rsidRPr="00105D17">
          <w:rPr>
            <w:rFonts w:eastAsiaTheme="minorEastAsia" w:cs="Arial"/>
            <w:noProof/>
            <w:kern w:val="2"/>
            <w:sz w:val="24"/>
            <w:szCs w:val="24"/>
            <w:lang w:val="es-CO" w:eastAsia="es-CO"/>
            <w14:ligatures w14:val="standardContextual"/>
          </w:rPr>
          <w:tab/>
        </w:r>
        <w:r w:rsidR="00FF0CED"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Servicio Alta Dependencia Física, Mental o Cognitiva para Población Habitante de Calle</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_Toc216902430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106</w:t>
        </w:r>
        <w:r w:rsidR="006477CB" w:rsidRPr="00105D17">
          <w:rPr>
            <w:rFonts w:cs="Arial"/>
            <w:noProof/>
            <w:webHidden/>
          </w:rPr>
          <w:fldChar w:fldCharType="end"/>
        </w:r>
      </w:hyperlink>
    </w:p>
    <w:p w14:paraId="3F7D00A3" w14:textId="4DC5122D"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31" w:history="1">
        <w:r w:rsidR="006477CB" w:rsidRPr="00105D17">
          <w:rPr>
            <w:rStyle w:val="Hipervnculo"/>
            <w:rFonts w:cs="Arial"/>
            <w:noProof/>
            <w:color w:val="auto"/>
          </w:rPr>
          <w:t xml:space="preserve">7.3.9 </w:t>
        </w:r>
        <w:r w:rsidR="00FF0CED" w:rsidRPr="00105D17">
          <w:rPr>
            <w:rStyle w:val="Hipervnculo"/>
            <w:rFonts w:cs="Arial"/>
            <w:noProof/>
            <w:color w:val="auto"/>
          </w:rPr>
          <w:tab/>
        </w:r>
        <w:r w:rsidR="006477CB" w:rsidRPr="00105D17">
          <w:rPr>
            <w:rStyle w:val="Hipervnculo"/>
            <w:rFonts w:cs="Arial"/>
            <w:noProof/>
            <w:color w:val="auto"/>
          </w:rPr>
          <w:t xml:space="preserve">Servicio </w:t>
        </w:r>
        <w:r w:rsidR="006477CB" w:rsidRPr="00105D17">
          <w:rPr>
            <w:rStyle w:val="Hipervnculo"/>
            <w:rFonts w:cs="Arial"/>
            <w:noProof/>
            <w:color w:val="auto"/>
            <w:lang w:val="es-CO" w:eastAsia="es-CO"/>
          </w:rPr>
          <w:t>centro de acogida para personas habitantes de calle.</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_Toc216902431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111</w:t>
        </w:r>
        <w:r w:rsidR="006477CB" w:rsidRPr="00105D17">
          <w:rPr>
            <w:rFonts w:cs="Arial"/>
            <w:noProof/>
            <w:webHidden/>
          </w:rPr>
          <w:fldChar w:fldCharType="end"/>
        </w:r>
      </w:hyperlink>
    </w:p>
    <w:p w14:paraId="398E409C" w14:textId="61A586E8"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32" w:history="1">
        <w:r w:rsidR="006477CB" w:rsidRPr="00105D17">
          <w:rPr>
            <w:rStyle w:val="Hipervnculo"/>
            <w:rFonts w:cs="Arial"/>
            <w:noProof/>
            <w:color w:val="auto"/>
          </w:rPr>
          <w:t xml:space="preserve">7.3.10 </w:t>
        </w:r>
        <w:r w:rsidR="00FF0CED" w:rsidRPr="00105D17">
          <w:rPr>
            <w:rStyle w:val="Hipervnculo"/>
            <w:rFonts w:cs="Arial"/>
            <w:noProof/>
            <w:color w:val="auto"/>
          </w:rPr>
          <w:tab/>
        </w:r>
        <w:r w:rsidR="006477CB" w:rsidRPr="00105D17">
          <w:rPr>
            <w:rStyle w:val="Hipervnculo"/>
            <w:rFonts w:cs="Arial"/>
            <w:noProof/>
            <w:color w:val="auto"/>
          </w:rPr>
          <w:t xml:space="preserve">Servicio </w:t>
        </w:r>
        <w:r w:rsidR="006477CB" w:rsidRPr="00105D17">
          <w:rPr>
            <w:rStyle w:val="Hipervnculo"/>
            <w:rFonts w:cs="Arial"/>
            <w:noProof/>
            <w:color w:val="auto"/>
            <w:lang w:val="es-CO" w:eastAsia="es-CO"/>
          </w:rPr>
          <w:t>Hospedaje Social</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_Toc216902432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114</w:t>
        </w:r>
        <w:r w:rsidR="006477CB" w:rsidRPr="00105D17">
          <w:rPr>
            <w:rFonts w:cs="Arial"/>
            <w:noProof/>
            <w:webHidden/>
          </w:rPr>
          <w:fldChar w:fldCharType="end"/>
        </w:r>
      </w:hyperlink>
    </w:p>
    <w:p w14:paraId="215180E2" w14:textId="1B156B57"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33" w:history="1">
        <w:r w:rsidR="006477CB" w:rsidRPr="00105D17">
          <w:rPr>
            <w:rStyle w:val="Hipervnculo"/>
            <w:rFonts w:cs="Arial"/>
            <w:noProof/>
            <w:color w:val="auto"/>
          </w:rPr>
          <w:t>7.4.</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Servicios y modalidades para la atención de las personas mayores</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_Toc216902433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120</w:t>
        </w:r>
        <w:r w:rsidR="006477CB" w:rsidRPr="00105D17">
          <w:rPr>
            <w:rFonts w:cs="Arial"/>
            <w:noProof/>
            <w:webHidden/>
          </w:rPr>
          <w:fldChar w:fldCharType="end"/>
        </w:r>
      </w:hyperlink>
    </w:p>
    <w:p w14:paraId="4ECA1A45" w14:textId="6BD4C6CB"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34" w:history="1">
        <w:r w:rsidR="006477CB" w:rsidRPr="00105D17">
          <w:rPr>
            <w:rStyle w:val="Hipervnculo"/>
            <w:rFonts w:cs="Arial"/>
            <w:noProof/>
            <w:color w:val="auto"/>
            <w:lang w:val="es-CO"/>
          </w:rPr>
          <w:t>7.4.1.</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Servicio Cuidado transitorio día – noche</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_Toc216902434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120</w:t>
        </w:r>
        <w:r w:rsidR="006477CB" w:rsidRPr="00105D17">
          <w:rPr>
            <w:rFonts w:cs="Arial"/>
            <w:noProof/>
            <w:webHidden/>
          </w:rPr>
          <w:fldChar w:fldCharType="end"/>
        </w:r>
      </w:hyperlink>
    </w:p>
    <w:p w14:paraId="3A5E9D70" w14:textId="2621FB1C"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35" w:history="1">
        <w:r w:rsidR="006477CB" w:rsidRPr="00105D17">
          <w:rPr>
            <w:rStyle w:val="Hipervnculo"/>
            <w:rFonts w:cs="Arial"/>
            <w:noProof/>
            <w:color w:val="auto"/>
          </w:rPr>
          <w:t>7.4.2.</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 Centro día a tu casa</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_Toc216902435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124</w:t>
        </w:r>
        <w:r w:rsidR="006477CB" w:rsidRPr="00105D17">
          <w:rPr>
            <w:rFonts w:cs="Arial"/>
            <w:noProof/>
            <w:webHidden/>
          </w:rPr>
          <w:fldChar w:fldCharType="end"/>
        </w:r>
      </w:hyperlink>
    </w:p>
    <w:p w14:paraId="5ACA9964" w14:textId="03B260CD"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36" w:history="1">
        <w:r w:rsidR="006477CB" w:rsidRPr="00105D17">
          <w:rPr>
            <w:rStyle w:val="Hipervnculo"/>
            <w:rFonts w:cs="Arial"/>
            <w:noProof/>
            <w:color w:val="auto"/>
          </w:rPr>
          <w:t>7.4.3.</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 Comunidad de cuidado</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_Toc216902436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130</w:t>
        </w:r>
        <w:r w:rsidR="006477CB" w:rsidRPr="00105D17">
          <w:rPr>
            <w:rFonts w:cs="Arial"/>
            <w:noProof/>
            <w:webHidden/>
          </w:rPr>
          <w:fldChar w:fldCharType="end"/>
        </w:r>
      </w:hyperlink>
    </w:p>
    <w:p w14:paraId="296B8B03" w14:textId="14B80256"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37" w:history="1">
        <w:r w:rsidR="006477CB" w:rsidRPr="00105D17">
          <w:rPr>
            <w:rStyle w:val="Hipervnculo"/>
            <w:rFonts w:cs="Arial"/>
            <w:noProof/>
            <w:color w:val="auto"/>
          </w:rPr>
          <w:t>7.4.4.</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 Centro día casa de la sabiduría</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_Toc216902437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136</w:t>
        </w:r>
        <w:r w:rsidR="006477CB" w:rsidRPr="00105D17">
          <w:rPr>
            <w:rFonts w:cs="Arial"/>
            <w:noProof/>
            <w:webHidden/>
          </w:rPr>
          <w:fldChar w:fldCharType="end"/>
        </w:r>
      </w:hyperlink>
    </w:p>
    <w:p w14:paraId="1DC0CB55" w14:textId="0284D090"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38" w:history="1">
        <w:r w:rsidR="006477CB" w:rsidRPr="00105D17">
          <w:rPr>
            <w:rStyle w:val="Hipervnculo"/>
            <w:rFonts w:cs="Arial"/>
            <w:noProof/>
            <w:color w:val="auto"/>
          </w:rPr>
          <w:t>7.4.4.1.</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Modalidad Centro día al barrio</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_Toc216902438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141</w:t>
        </w:r>
        <w:r w:rsidR="006477CB" w:rsidRPr="00105D17">
          <w:rPr>
            <w:rFonts w:cs="Arial"/>
            <w:noProof/>
            <w:webHidden/>
          </w:rPr>
          <w:fldChar w:fldCharType="end"/>
        </w:r>
      </w:hyperlink>
    </w:p>
    <w:p w14:paraId="08453C2C" w14:textId="34B1F9FF"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39" w:history="1">
        <w:r w:rsidR="006477CB" w:rsidRPr="00105D17">
          <w:rPr>
            <w:rStyle w:val="Hipervnculo"/>
            <w:rFonts w:cs="Arial"/>
            <w:noProof/>
            <w:color w:val="auto"/>
          </w:rPr>
          <w:t>7.4.4.2.</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Modalidad Centro día redes de cuidado comunitario</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_Toc216902439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144</w:t>
        </w:r>
        <w:r w:rsidR="006477CB" w:rsidRPr="00105D17">
          <w:rPr>
            <w:rFonts w:cs="Arial"/>
            <w:noProof/>
            <w:webHidden/>
          </w:rPr>
          <w:fldChar w:fldCharType="end"/>
        </w:r>
      </w:hyperlink>
    </w:p>
    <w:p w14:paraId="6322119D" w14:textId="31F155EA"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40" w:history="1">
        <w:r w:rsidR="006477CB" w:rsidRPr="00105D17">
          <w:rPr>
            <w:rStyle w:val="Hipervnculo"/>
            <w:rFonts w:cs="Arial"/>
            <w:noProof/>
            <w:color w:val="auto"/>
          </w:rPr>
          <w:t>7.4.5.</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 Bogotá te acompaña en la vejez</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_Toc216902440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147</w:t>
        </w:r>
        <w:r w:rsidR="006477CB" w:rsidRPr="00105D17">
          <w:rPr>
            <w:rFonts w:cs="Arial"/>
            <w:noProof/>
            <w:webHidden/>
          </w:rPr>
          <w:fldChar w:fldCharType="end"/>
        </w:r>
      </w:hyperlink>
    </w:p>
    <w:p w14:paraId="2D0AA5A1" w14:textId="086A4F07"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41" w:history="1">
        <w:r w:rsidR="006477CB" w:rsidRPr="00105D17">
          <w:rPr>
            <w:rStyle w:val="Hipervnculo"/>
            <w:rFonts w:cs="Arial"/>
            <w:noProof/>
            <w:color w:val="auto"/>
          </w:rPr>
          <w:t>7.4.6.</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 Apoyos Económicos para Persona Mayor</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_Toc216902441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149</w:t>
        </w:r>
        <w:r w:rsidR="006477CB" w:rsidRPr="00105D17">
          <w:rPr>
            <w:rFonts w:cs="Arial"/>
            <w:noProof/>
            <w:webHidden/>
          </w:rPr>
          <w:fldChar w:fldCharType="end"/>
        </w:r>
      </w:hyperlink>
    </w:p>
    <w:p w14:paraId="0C80D30E" w14:textId="492D8D5A"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42" w:history="1">
        <w:r w:rsidR="006477CB" w:rsidRPr="00105D17">
          <w:rPr>
            <w:rStyle w:val="Hipervnculo"/>
            <w:rFonts w:cs="Arial"/>
            <w:noProof/>
            <w:color w:val="auto"/>
          </w:rPr>
          <w:t>7.4.7.</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 Atención sociosanitaria transitoria</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_Toc216902442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156</w:t>
        </w:r>
        <w:r w:rsidR="006477CB" w:rsidRPr="00105D17">
          <w:rPr>
            <w:rFonts w:cs="Arial"/>
            <w:noProof/>
            <w:webHidden/>
          </w:rPr>
          <w:fldChar w:fldCharType="end"/>
        </w:r>
      </w:hyperlink>
    </w:p>
    <w:p w14:paraId="452D7117" w14:textId="1829B9B3" w:rsidR="006477CB" w:rsidRPr="00105D17" w:rsidRDefault="00751969" w:rsidP="00FF0CED">
      <w:pPr>
        <w:pStyle w:val="TDC1"/>
        <w:ind w:left="1095" w:hanging="1095"/>
        <w:rPr>
          <w:rFonts w:eastAsiaTheme="minorEastAsia" w:cs="Arial"/>
          <w:noProof/>
          <w:kern w:val="2"/>
          <w:sz w:val="24"/>
          <w:szCs w:val="24"/>
          <w:lang w:val="es-CO" w:eastAsia="es-CO"/>
          <w14:ligatures w14:val="standardContextual"/>
        </w:rPr>
      </w:pPr>
      <w:hyperlink w:anchor="_Toc216902443" w:history="1">
        <w:r w:rsidR="006477CB" w:rsidRPr="00105D17">
          <w:rPr>
            <w:rStyle w:val="Hipervnculo"/>
            <w:rFonts w:cs="Arial"/>
            <w:noProof/>
            <w:color w:val="auto"/>
          </w:rPr>
          <w:t>7.5.</w:t>
        </w:r>
        <w:r w:rsidR="006477CB" w:rsidRPr="00105D17">
          <w:rPr>
            <w:rFonts w:eastAsiaTheme="minorEastAsia" w:cs="Arial"/>
            <w:noProof/>
            <w:kern w:val="2"/>
            <w:sz w:val="24"/>
            <w:szCs w:val="24"/>
            <w:lang w:val="es-CO" w:eastAsia="es-CO"/>
            <w14:ligatures w14:val="standardContextual"/>
          </w:rPr>
          <w:tab/>
        </w:r>
        <w:r w:rsidR="00FF0CED"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Servicios para la atención de las personas de los sectores LGBTI, sus familias y redes de apoyo</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_Toc216902443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160</w:t>
        </w:r>
        <w:r w:rsidR="006477CB" w:rsidRPr="00105D17">
          <w:rPr>
            <w:rFonts w:cs="Arial"/>
            <w:noProof/>
            <w:webHidden/>
          </w:rPr>
          <w:fldChar w:fldCharType="end"/>
        </w:r>
      </w:hyperlink>
    </w:p>
    <w:p w14:paraId="7B585140" w14:textId="1B41A1CE"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44" w:history="1">
        <w:r w:rsidR="006477CB" w:rsidRPr="00105D17">
          <w:rPr>
            <w:rStyle w:val="Hipervnculo"/>
            <w:rFonts w:cs="Arial"/>
            <w:noProof/>
            <w:color w:val="auto"/>
          </w:rPr>
          <w:t xml:space="preserve">7.5.1. </w:t>
        </w:r>
        <w:r w:rsidR="00FF0CED" w:rsidRPr="00105D17">
          <w:rPr>
            <w:rStyle w:val="Hipervnculo"/>
            <w:rFonts w:cs="Arial"/>
            <w:noProof/>
            <w:color w:val="auto"/>
          </w:rPr>
          <w:tab/>
        </w:r>
        <w:r w:rsidR="006477CB" w:rsidRPr="00105D17">
          <w:rPr>
            <w:rStyle w:val="Hipervnculo"/>
            <w:rFonts w:cs="Arial"/>
            <w:noProof/>
            <w:color w:val="auto"/>
          </w:rPr>
          <w:t>Servicio Casas LGBTI</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_Toc216902444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161</w:t>
        </w:r>
        <w:r w:rsidR="006477CB" w:rsidRPr="00105D17">
          <w:rPr>
            <w:rFonts w:cs="Arial"/>
            <w:noProof/>
            <w:webHidden/>
          </w:rPr>
          <w:fldChar w:fldCharType="end"/>
        </w:r>
      </w:hyperlink>
    </w:p>
    <w:p w14:paraId="0631F28C" w14:textId="4FC44438"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45" w:history="1">
        <w:r w:rsidR="006477CB" w:rsidRPr="00105D17">
          <w:rPr>
            <w:rStyle w:val="Hipervnculo"/>
            <w:rFonts w:cs="Arial"/>
            <w:noProof/>
            <w:color w:val="auto"/>
          </w:rPr>
          <w:t>7.5.2.</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 Reafírmate el Chuchú de la cédula</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_Toc216902445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166</w:t>
        </w:r>
        <w:r w:rsidR="006477CB" w:rsidRPr="00105D17">
          <w:rPr>
            <w:rFonts w:cs="Arial"/>
            <w:noProof/>
            <w:webHidden/>
          </w:rPr>
          <w:fldChar w:fldCharType="end"/>
        </w:r>
      </w:hyperlink>
    </w:p>
    <w:p w14:paraId="4532A6B9" w14:textId="374D2A29"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46" w:history="1">
        <w:r w:rsidR="006477CB" w:rsidRPr="00105D17">
          <w:rPr>
            <w:rStyle w:val="Hipervnculo"/>
            <w:rFonts w:cs="Arial"/>
            <w:noProof/>
            <w:color w:val="auto"/>
          </w:rPr>
          <w:t>7.5.3.</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 Unidad contra la discriminación</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_Toc216902446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170</w:t>
        </w:r>
        <w:r w:rsidR="006477CB" w:rsidRPr="00105D17">
          <w:rPr>
            <w:rFonts w:cs="Arial"/>
            <w:noProof/>
            <w:webHidden/>
          </w:rPr>
          <w:fldChar w:fldCharType="end"/>
        </w:r>
      </w:hyperlink>
    </w:p>
    <w:p w14:paraId="4332D415" w14:textId="3EA7A4FD" w:rsidR="006477CB" w:rsidRPr="00105D17" w:rsidRDefault="00751969" w:rsidP="00FF0CED">
      <w:pPr>
        <w:pStyle w:val="TDC1"/>
        <w:ind w:left="1095" w:hanging="1095"/>
        <w:rPr>
          <w:rFonts w:eastAsiaTheme="minorEastAsia" w:cs="Arial"/>
          <w:noProof/>
          <w:kern w:val="2"/>
          <w:sz w:val="24"/>
          <w:szCs w:val="24"/>
          <w:lang w:val="es-CO" w:eastAsia="es-CO"/>
          <w14:ligatures w14:val="standardContextual"/>
        </w:rPr>
      </w:pPr>
      <w:hyperlink w:anchor="_Toc216902447" w:history="1">
        <w:r w:rsidR="006477CB" w:rsidRPr="00105D17">
          <w:rPr>
            <w:rStyle w:val="Hipervnculo"/>
            <w:rFonts w:cs="Arial"/>
            <w:noProof/>
            <w:color w:val="auto"/>
          </w:rPr>
          <w:t>7.6.</w:t>
        </w:r>
        <w:r w:rsidR="006477CB" w:rsidRPr="00105D17">
          <w:rPr>
            <w:rFonts w:eastAsiaTheme="minorEastAsia" w:cs="Arial"/>
            <w:noProof/>
            <w:kern w:val="2"/>
            <w:sz w:val="24"/>
            <w:szCs w:val="24"/>
            <w:lang w:val="es-CO" w:eastAsia="es-CO"/>
            <w14:ligatures w14:val="standardContextual"/>
          </w:rPr>
          <w:tab/>
        </w:r>
        <w:r w:rsidR="00FF0CED"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Servicios para la atención de las personas con discapacidad, personas cuidadoras, familia y redes de apoyo</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_Toc216902447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172</w:t>
        </w:r>
        <w:r w:rsidR="006477CB" w:rsidRPr="00105D17">
          <w:rPr>
            <w:rFonts w:cs="Arial"/>
            <w:noProof/>
            <w:webHidden/>
          </w:rPr>
          <w:fldChar w:fldCharType="end"/>
        </w:r>
      </w:hyperlink>
    </w:p>
    <w:p w14:paraId="0FFF1168" w14:textId="4EBD8831"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48" w:history="1">
        <w:r w:rsidR="006477CB" w:rsidRPr="00105D17">
          <w:rPr>
            <w:rStyle w:val="Hipervnculo"/>
            <w:rFonts w:cs="Arial"/>
            <w:noProof/>
            <w:color w:val="auto"/>
          </w:rPr>
          <w:t>7.6.1.</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 Centros crecer</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_Toc216902448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172</w:t>
        </w:r>
        <w:r w:rsidR="006477CB" w:rsidRPr="00105D17">
          <w:rPr>
            <w:rFonts w:cs="Arial"/>
            <w:noProof/>
            <w:webHidden/>
          </w:rPr>
          <w:fldChar w:fldCharType="end"/>
        </w:r>
      </w:hyperlink>
    </w:p>
    <w:p w14:paraId="474B8C36" w14:textId="6A6A7D13"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49" w:history="1">
        <w:r w:rsidR="006477CB" w:rsidRPr="00105D17">
          <w:rPr>
            <w:rStyle w:val="Hipervnculo"/>
            <w:rFonts w:cs="Arial"/>
            <w:noProof/>
            <w:color w:val="auto"/>
          </w:rPr>
          <w:t>7.6.2.</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 Centros integrarte atención interna</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_Toc216902449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177</w:t>
        </w:r>
        <w:r w:rsidR="006477CB" w:rsidRPr="00105D17">
          <w:rPr>
            <w:rFonts w:cs="Arial"/>
            <w:noProof/>
            <w:webHidden/>
          </w:rPr>
          <w:fldChar w:fldCharType="end"/>
        </w:r>
      </w:hyperlink>
    </w:p>
    <w:p w14:paraId="384ECDC2" w14:textId="5BBD882C"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50" w:history="1">
        <w:r w:rsidR="006477CB" w:rsidRPr="00105D17">
          <w:rPr>
            <w:rStyle w:val="Hipervnculo"/>
            <w:rFonts w:cs="Arial"/>
            <w:noProof/>
            <w:color w:val="auto"/>
          </w:rPr>
          <w:t>7.6.3.</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 Centros Integrarte Atención Externa</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_Toc216902450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179</w:t>
        </w:r>
        <w:r w:rsidR="006477CB" w:rsidRPr="00105D17">
          <w:rPr>
            <w:rFonts w:cs="Arial"/>
            <w:noProof/>
            <w:webHidden/>
          </w:rPr>
          <w:fldChar w:fldCharType="end"/>
        </w:r>
      </w:hyperlink>
    </w:p>
    <w:p w14:paraId="423852A9" w14:textId="6D59345A" w:rsidR="006477CB" w:rsidRPr="00105D17" w:rsidRDefault="00751969" w:rsidP="00FF0CED">
      <w:pPr>
        <w:pStyle w:val="TDC1"/>
        <w:ind w:left="1095" w:hanging="1095"/>
        <w:rPr>
          <w:rFonts w:eastAsiaTheme="minorEastAsia" w:cs="Arial"/>
          <w:noProof/>
          <w:kern w:val="2"/>
          <w:sz w:val="24"/>
          <w:szCs w:val="24"/>
          <w:lang w:val="es-CO" w:eastAsia="es-CO"/>
          <w14:ligatures w14:val="standardContextual"/>
        </w:rPr>
      </w:pPr>
      <w:hyperlink w:anchor="_Toc216902451" w:history="1">
        <w:r w:rsidR="006477CB" w:rsidRPr="00105D17">
          <w:rPr>
            <w:rStyle w:val="Hipervnculo"/>
            <w:rFonts w:cs="Arial"/>
            <w:noProof/>
            <w:color w:val="auto"/>
          </w:rPr>
          <w:t>7.6.4.</w:t>
        </w:r>
        <w:r w:rsidR="006477CB" w:rsidRPr="00105D17">
          <w:rPr>
            <w:rFonts w:eastAsiaTheme="minorEastAsia" w:cs="Arial"/>
            <w:noProof/>
            <w:kern w:val="2"/>
            <w:sz w:val="24"/>
            <w:szCs w:val="24"/>
            <w:lang w:val="es-CO" w:eastAsia="es-CO"/>
            <w14:ligatures w14:val="standardContextual"/>
          </w:rPr>
          <w:tab/>
        </w:r>
        <w:r w:rsidR="00EC13E4"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 Centro Distrital de Referenciación y Apoyo Integral para la Inclusión Social - CADIS+</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_Toc216902451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182</w:t>
        </w:r>
        <w:r w:rsidR="006477CB" w:rsidRPr="00105D17">
          <w:rPr>
            <w:rFonts w:cs="Arial"/>
            <w:noProof/>
            <w:webHidden/>
          </w:rPr>
          <w:fldChar w:fldCharType="end"/>
        </w:r>
      </w:hyperlink>
    </w:p>
    <w:p w14:paraId="05C7E64E" w14:textId="57EEF29C"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52" w:history="1">
        <w:r w:rsidR="006477CB" w:rsidRPr="00105D17">
          <w:rPr>
            <w:rStyle w:val="Hipervnculo"/>
            <w:rFonts w:cs="Arial"/>
            <w:noProof/>
            <w:color w:val="auto"/>
          </w:rPr>
          <w:t xml:space="preserve">7.6.6 </w:t>
        </w:r>
        <w:r w:rsidR="00FF0CED" w:rsidRPr="00105D17">
          <w:rPr>
            <w:rStyle w:val="Hipervnculo"/>
            <w:rFonts w:cs="Arial"/>
            <w:noProof/>
            <w:color w:val="auto"/>
          </w:rPr>
          <w:tab/>
        </w:r>
        <w:r w:rsidR="006477CB" w:rsidRPr="00105D17">
          <w:rPr>
            <w:rStyle w:val="Hipervnculo"/>
            <w:rFonts w:cs="Arial"/>
            <w:noProof/>
            <w:color w:val="auto"/>
          </w:rPr>
          <w:t>Servicio valoración de apoyos para personas con discapacidad.</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_Toc216902452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187</w:t>
        </w:r>
        <w:r w:rsidR="006477CB" w:rsidRPr="00105D17">
          <w:rPr>
            <w:rFonts w:cs="Arial"/>
            <w:noProof/>
            <w:webHidden/>
          </w:rPr>
          <w:fldChar w:fldCharType="end"/>
        </w:r>
      </w:hyperlink>
    </w:p>
    <w:p w14:paraId="60DAE7B2" w14:textId="6B28157E" w:rsidR="006477CB" w:rsidRPr="00105D17" w:rsidRDefault="00751969" w:rsidP="00FF0CED">
      <w:pPr>
        <w:pStyle w:val="TDC1"/>
        <w:ind w:left="1095" w:hanging="1095"/>
        <w:rPr>
          <w:rFonts w:eastAsiaTheme="minorEastAsia" w:cs="Arial"/>
          <w:noProof/>
          <w:kern w:val="2"/>
          <w:sz w:val="24"/>
          <w:szCs w:val="24"/>
          <w:lang w:val="es-CO" w:eastAsia="es-CO"/>
          <w14:ligatures w14:val="standardContextual"/>
        </w:rPr>
      </w:pPr>
      <w:hyperlink w:anchor="_Toc216902453" w:history="1">
        <w:r w:rsidR="006477CB" w:rsidRPr="00105D17">
          <w:rPr>
            <w:rStyle w:val="Hipervnculo"/>
            <w:rFonts w:cs="Arial"/>
            <w:noProof/>
            <w:color w:val="auto"/>
          </w:rPr>
          <w:t>7.7.</w:t>
        </w:r>
        <w:r w:rsidR="006477CB" w:rsidRPr="00105D17">
          <w:rPr>
            <w:rFonts w:eastAsiaTheme="minorEastAsia" w:cs="Arial"/>
            <w:noProof/>
            <w:kern w:val="2"/>
            <w:sz w:val="24"/>
            <w:szCs w:val="24"/>
            <w:lang w:val="es-CO" w:eastAsia="es-CO"/>
            <w14:ligatures w14:val="standardContextual"/>
          </w:rPr>
          <w:tab/>
        </w:r>
        <w:r w:rsidR="00FF0CED"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Servicios y estrategia para la atención y protección de personas víctimas de violencia intrafamiliar</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_Toc216902453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191</w:t>
        </w:r>
        <w:r w:rsidR="006477CB" w:rsidRPr="00105D17">
          <w:rPr>
            <w:rFonts w:cs="Arial"/>
            <w:noProof/>
            <w:webHidden/>
          </w:rPr>
          <w:fldChar w:fldCharType="end"/>
        </w:r>
      </w:hyperlink>
    </w:p>
    <w:p w14:paraId="48F77BB1" w14:textId="4B87EFCA"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54" w:history="1">
        <w:r w:rsidR="006477CB" w:rsidRPr="00105D17">
          <w:rPr>
            <w:rStyle w:val="Hipervnculo"/>
            <w:rFonts w:cs="Arial"/>
            <w:noProof/>
            <w:color w:val="auto"/>
          </w:rPr>
          <w:t>7.7.1.</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 Centros proteger</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_Toc216902454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191</w:t>
        </w:r>
        <w:r w:rsidR="006477CB" w:rsidRPr="00105D17">
          <w:rPr>
            <w:rFonts w:cs="Arial"/>
            <w:noProof/>
            <w:webHidden/>
          </w:rPr>
          <w:fldChar w:fldCharType="end"/>
        </w:r>
      </w:hyperlink>
    </w:p>
    <w:p w14:paraId="595121F2" w14:textId="5A30784C"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55" w:history="1">
        <w:r w:rsidR="006477CB" w:rsidRPr="00105D17">
          <w:rPr>
            <w:rStyle w:val="Hipervnculo"/>
            <w:rFonts w:cs="Arial"/>
            <w:noProof/>
            <w:color w:val="auto"/>
          </w:rPr>
          <w:t>7.7.1.1.</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Estrategia de prevención del riesgo de ubicación institucional de niñas y niños</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_Toc216902455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194</w:t>
        </w:r>
        <w:r w:rsidR="006477CB" w:rsidRPr="00105D17">
          <w:rPr>
            <w:rFonts w:cs="Arial"/>
            <w:noProof/>
            <w:webHidden/>
          </w:rPr>
          <w:fldChar w:fldCharType="end"/>
        </w:r>
      </w:hyperlink>
    </w:p>
    <w:p w14:paraId="1890294B" w14:textId="2F25793F"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56" w:history="1">
        <w:r w:rsidR="006477CB" w:rsidRPr="00105D17">
          <w:rPr>
            <w:rStyle w:val="Hipervnculo"/>
            <w:rFonts w:cs="Arial"/>
            <w:noProof/>
            <w:color w:val="auto"/>
          </w:rPr>
          <w:t>7.7.2.</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 de acceso a la justicia - Comisarías de Familia</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_Toc216902456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195</w:t>
        </w:r>
        <w:r w:rsidR="006477CB" w:rsidRPr="00105D17">
          <w:rPr>
            <w:rFonts w:cs="Arial"/>
            <w:noProof/>
            <w:webHidden/>
          </w:rPr>
          <w:fldChar w:fldCharType="end"/>
        </w:r>
      </w:hyperlink>
    </w:p>
    <w:p w14:paraId="6D8CD6B2" w14:textId="79C1B6B1" w:rsidR="006477CB" w:rsidRPr="00105D17" w:rsidRDefault="00751969" w:rsidP="00FF0CED">
      <w:pPr>
        <w:pStyle w:val="TDC1"/>
        <w:ind w:left="1095" w:hanging="1095"/>
        <w:rPr>
          <w:rFonts w:eastAsiaTheme="minorEastAsia" w:cs="Arial"/>
          <w:noProof/>
          <w:kern w:val="2"/>
          <w:sz w:val="24"/>
          <w:szCs w:val="24"/>
          <w:lang w:val="es-CO" w:eastAsia="es-CO"/>
          <w14:ligatures w14:val="standardContextual"/>
        </w:rPr>
      </w:pPr>
      <w:hyperlink w:anchor="_Toc216902457" w:history="1">
        <w:r w:rsidR="006477CB" w:rsidRPr="00105D17">
          <w:rPr>
            <w:rStyle w:val="Hipervnculo"/>
            <w:rFonts w:cs="Arial"/>
            <w:noProof/>
            <w:color w:val="auto"/>
          </w:rPr>
          <w:t>7.8.</w:t>
        </w:r>
        <w:r w:rsidR="006477CB" w:rsidRPr="00105D17">
          <w:rPr>
            <w:rFonts w:eastAsiaTheme="minorEastAsia" w:cs="Arial"/>
            <w:noProof/>
            <w:kern w:val="2"/>
            <w:sz w:val="24"/>
            <w:szCs w:val="24"/>
            <w:lang w:val="es-CO" w:eastAsia="es-CO"/>
            <w14:ligatures w14:val="standardContextual"/>
          </w:rPr>
          <w:tab/>
        </w:r>
        <w:r w:rsidR="00FF0CED"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Servicios y modalidades para la atención de personas, hogares y familias desde el abordaje territorial y comunitario</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_Toc216902457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198</w:t>
        </w:r>
        <w:r w:rsidR="006477CB" w:rsidRPr="00105D17">
          <w:rPr>
            <w:rFonts w:cs="Arial"/>
            <w:noProof/>
            <w:webHidden/>
          </w:rPr>
          <w:fldChar w:fldCharType="end"/>
        </w:r>
      </w:hyperlink>
    </w:p>
    <w:p w14:paraId="4F154A32" w14:textId="1188EB3D"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58" w:history="1">
        <w:r w:rsidR="006477CB" w:rsidRPr="00105D17">
          <w:rPr>
            <w:rStyle w:val="Hipervnculo"/>
            <w:rFonts w:cs="Arial"/>
            <w:noProof/>
            <w:color w:val="auto"/>
          </w:rPr>
          <w:t>7.8.1.</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 Centro de desarrollo comunitario</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_Toc216902458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198</w:t>
        </w:r>
        <w:r w:rsidR="006477CB" w:rsidRPr="00105D17">
          <w:rPr>
            <w:rFonts w:cs="Arial"/>
            <w:noProof/>
            <w:webHidden/>
          </w:rPr>
          <w:fldChar w:fldCharType="end"/>
        </w:r>
      </w:hyperlink>
    </w:p>
    <w:p w14:paraId="7ECC50C7" w14:textId="5C8318AC"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59" w:history="1">
        <w:r w:rsidR="006477CB" w:rsidRPr="00105D17">
          <w:rPr>
            <w:rStyle w:val="Hipervnculo"/>
            <w:rFonts w:cs="Arial"/>
            <w:noProof/>
            <w:color w:val="auto"/>
          </w:rPr>
          <w:t>7.8.2.</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 Tiempo propio para personas cuidadoras</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_Toc216902459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199</w:t>
        </w:r>
        <w:r w:rsidR="006477CB" w:rsidRPr="00105D17">
          <w:rPr>
            <w:rFonts w:cs="Arial"/>
            <w:noProof/>
            <w:webHidden/>
          </w:rPr>
          <w:fldChar w:fldCharType="end"/>
        </w:r>
      </w:hyperlink>
    </w:p>
    <w:p w14:paraId="7F43E2B7" w14:textId="6300852A"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60" w:history="1">
        <w:r w:rsidR="006477CB" w:rsidRPr="00105D17">
          <w:rPr>
            <w:rStyle w:val="Hipervnculo"/>
            <w:rFonts w:cs="Arial"/>
            <w:noProof/>
            <w:color w:val="auto"/>
          </w:rPr>
          <w:t>7.8.3.</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 Gestión del Riesgo</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_Toc216902460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202</w:t>
        </w:r>
        <w:r w:rsidR="006477CB" w:rsidRPr="00105D17">
          <w:rPr>
            <w:rFonts w:cs="Arial"/>
            <w:noProof/>
            <w:webHidden/>
          </w:rPr>
          <w:fldChar w:fldCharType="end"/>
        </w:r>
      </w:hyperlink>
    </w:p>
    <w:p w14:paraId="6A5D9391" w14:textId="59D71B11"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61" w:history="1">
        <w:r w:rsidR="006477CB" w:rsidRPr="00105D17">
          <w:rPr>
            <w:rStyle w:val="Hipervnculo"/>
            <w:rFonts w:cs="Arial"/>
            <w:noProof/>
            <w:color w:val="auto"/>
          </w:rPr>
          <w:t>7.8.4.</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 xml:space="preserve">Servicio </w:t>
        </w:r>
        <w:r w:rsidR="006477CB" w:rsidRPr="00105D17">
          <w:rPr>
            <w:rStyle w:val="Hipervnculo"/>
            <w:rFonts w:eastAsia="Arial" w:cs="Arial"/>
            <w:noProof/>
            <w:color w:val="auto"/>
            <w:lang w:val="es-MX"/>
          </w:rPr>
          <w:t>Atención y asistencia a hogares o personas en emergencia social</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_Toc216902461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204</w:t>
        </w:r>
        <w:r w:rsidR="006477CB" w:rsidRPr="00105D17">
          <w:rPr>
            <w:rFonts w:cs="Arial"/>
            <w:noProof/>
            <w:webHidden/>
          </w:rPr>
          <w:fldChar w:fldCharType="end"/>
        </w:r>
      </w:hyperlink>
    </w:p>
    <w:p w14:paraId="22F32314" w14:textId="5D3563D9"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62" w:history="1">
        <w:r w:rsidR="006477CB" w:rsidRPr="00105D17">
          <w:rPr>
            <w:rStyle w:val="Hipervnculo"/>
            <w:rFonts w:cs="Arial"/>
            <w:noProof/>
            <w:color w:val="auto"/>
          </w:rPr>
          <w:t xml:space="preserve">7.8.5 </w:t>
        </w:r>
        <w:r w:rsidR="00FF0CED" w:rsidRPr="00105D17">
          <w:rPr>
            <w:rStyle w:val="Hipervnculo"/>
            <w:rFonts w:cs="Arial"/>
            <w:noProof/>
            <w:color w:val="auto"/>
          </w:rPr>
          <w:tab/>
        </w:r>
        <w:r w:rsidR="006477CB" w:rsidRPr="00105D17">
          <w:rPr>
            <w:rStyle w:val="Hipervnculo"/>
            <w:rFonts w:cs="Arial"/>
            <w:noProof/>
            <w:color w:val="auto"/>
          </w:rPr>
          <w:t>Servicio Hospedaje de mediano plazo “Villas para la inclusión”</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_Toc216902462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210</w:t>
        </w:r>
        <w:r w:rsidR="006477CB" w:rsidRPr="00105D17">
          <w:rPr>
            <w:rFonts w:cs="Arial"/>
            <w:noProof/>
            <w:webHidden/>
          </w:rPr>
          <w:fldChar w:fldCharType="end"/>
        </w:r>
      </w:hyperlink>
    </w:p>
    <w:p w14:paraId="64958457" w14:textId="07F60253"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63" w:history="1">
        <w:r w:rsidR="006477CB" w:rsidRPr="00105D17">
          <w:rPr>
            <w:rStyle w:val="Hipervnculo"/>
            <w:rFonts w:cs="Arial"/>
            <w:noProof/>
            <w:color w:val="auto"/>
          </w:rPr>
          <w:t xml:space="preserve">7.8.6 </w:t>
        </w:r>
        <w:r w:rsidR="00FF0CED" w:rsidRPr="00105D17">
          <w:rPr>
            <w:rStyle w:val="Hipervnculo"/>
            <w:rFonts w:cs="Arial"/>
            <w:noProof/>
            <w:color w:val="auto"/>
          </w:rPr>
          <w:tab/>
        </w:r>
        <w:r w:rsidR="006477CB" w:rsidRPr="00105D17">
          <w:rPr>
            <w:rStyle w:val="Hipervnculo"/>
            <w:rFonts w:cs="Arial"/>
            <w:noProof/>
            <w:color w:val="auto"/>
          </w:rPr>
          <w:t>Servicio Internet social</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_Toc216902463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217</w:t>
        </w:r>
        <w:r w:rsidR="006477CB" w:rsidRPr="00105D17">
          <w:rPr>
            <w:rFonts w:cs="Arial"/>
            <w:noProof/>
            <w:webHidden/>
          </w:rPr>
          <w:fldChar w:fldCharType="end"/>
        </w:r>
      </w:hyperlink>
    </w:p>
    <w:p w14:paraId="5702E1C9" w14:textId="29F11885"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64" w:history="1">
        <w:r w:rsidR="006477CB" w:rsidRPr="00105D17">
          <w:rPr>
            <w:rStyle w:val="Hipervnculo"/>
            <w:rFonts w:cs="Arial"/>
            <w:noProof/>
            <w:color w:val="auto"/>
          </w:rPr>
          <w:t>7.9.</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Servicios para la mitigación de la inseguridad alimentaria y Nutricional</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_Toc216902464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219</w:t>
        </w:r>
        <w:r w:rsidR="006477CB" w:rsidRPr="00105D17">
          <w:rPr>
            <w:rFonts w:cs="Arial"/>
            <w:noProof/>
            <w:webHidden/>
          </w:rPr>
          <w:fldChar w:fldCharType="end"/>
        </w:r>
      </w:hyperlink>
    </w:p>
    <w:p w14:paraId="249CB03E" w14:textId="0C780475"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65" w:history="1">
        <w:r w:rsidR="006477CB" w:rsidRPr="00105D17">
          <w:rPr>
            <w:rStyle w:val="Hipervnculo"/>
            <w:rFonts w:cs="Arial"/>
            <w:noProof/>
            <w:color w:val="auto"/>
          </w:rPr>
          <w:t>7.9.1.</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 Comedores comunitarios</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_Toc216902465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220</w:t>
        </w:r>
        <w:r w:rsidR="006477CB" w:rsidRPr="00105D17">
          <w:rPr>
            <w:rFonts w:cs="Arial"/>
            <w:noProof/>
            <w:webHidden/>
          </w:rPr>
          <w:fldChar w:fldCharType="end"/>
        </w:r>
      </w:hyperlink>
    </w:p>
    <w:p w14:paraId="2A21F44B" w14:textId="390B53C3"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66" w:history="1">
        <w:r w:rsidR="006477CB" w:rsidRPr="00105D17">
          <w:rPr>
            <w:rStyle w:val="Hipervnculo"/>
            <w:rFonts w:cs="Arial"/>
            <w:noProof/>
            <w:color w:val="auto"/>
          </w:rPr>
          <w:t>7.9.2.</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Servicio Compromiso por una alimentación incluyente</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_Toc216902466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227</w:t>
        </w:r>
        <w:r w:rsidR="006477CB" w:rsidRPr="00105D17">
          <w:rPr>
            <w:rFonts w:cs="Arial"/>
            <w:noProof/>
            <w:webHidden/>
          </w:rPr>
          <w:fldChar w:fldCharType="end"/>
        </w:r>
      </w:hyperlink>
    </w:p>
    <w:p w14:paraId="73A5BCCE" w14:textId="66738D1A"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67" w:history="1">
        <w:r w:rsidR="006477CB" w:rsidRPr="00105D17">
          <w:rPr>
            <w:rStyle w:val="Hipervnculo"/>
            <w:rFonts w:cs="Arial"/>
            <w:noProof/>
            <w:color w:val="auto"/>
          </w:rPr>
          <w:t>7.10.</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Transferencias monetarias</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_Toc216902467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231</w:t>
        </w:r>
        <w:r w:rsidR="006477CB" w:rsidRPr="00105D17">
          <w:rPr>
            <w:rFonts w:cs="Arial"/>
            <w:noProof/>
            <w:webHidden/>
          </w:rPr>
          <w:fldChar w:fldCharType="end"/>
        </w:r>
      </w:hyperlink>
    </w:p>
    <w:p w14:paraId="384929B1" w14:textId="5696CD23"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68" w:history="1">
        <w:r w:rsidR="006477CB" w:rsidRPr="00105D17">
          <w:rPr>
            <w:rStyle w:val="Hipervnculo"/>
            <w:rFonts w:cs="Arial"/>
            <w:noProof/>
            <w:color w:val="auto"/>
          </w:rPr>
          <w:t>7.10.1.</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Transferencias para personas con discapacidad</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_Toc216902468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232</w:t>
        </w:r>
        <w:r w:rsidR="006477CB" w:rsidRPr="00105D17">
          <w:rPr>
            <w:rFonts w:cs="Arial"/>
            <w:noProof/>
            <w:webHidden/>
          </w:rPr>
          <w:fldChar w:fldCharType="end"/>
        </w:r>
      </w:hyperlink>
    </w:p>
    <w:p w14:paraId="69D132B5" w14:textId="6CA37BD0"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69" w:history="1">
        <w:r w:rsidR="006477CB" w:rsidRPr="00105D17">
          <w:rPr>
            <w:rStyle w:val="Hipervnculo"/>
            <w:rFonts w:cs="Arial"/>
            <w:noProof/>
            <w:color w:val="auto"/>
          </w:rPr>
          <w:t>7.10.2.</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Transferencias monetarias no condicionadas</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_Toc216902469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238</w:t>
        </w:r>
        <w:r w:rsidR="006477CB" w:rsidRPr="00105D17">
          <w:rPr>
            <w:rFonts w:cs="Arial"/>
            <w:noProof/>
            <w:webHidden/>
          </w:rPr>
          <w:fldChar w:fldCharType="end"/>
        </w:r>
      </w:hyperlink>
    </w:p>
    <w:p w14:paraId="19932791" w14:textId="6B0941B0"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70" w:history="1">
        <w:r w:rsidR="006477CB" w:rsidRPr="00105D17">
          <w:rPr>
            <w:rStyle w:val="Hipervnculo"/>
            <w:rFonts w:cs="Arial"/>
            <w:noProof/>
            <w:color w:val="auto"/>
          </w:rPr>
          <w:t>7.10.3.</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Transferencias monetarias para persona mayor</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_Toc216902470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241</w:t>
        </w:r>
        <w:r w:rsidR="006477CB" w:rsidRPr="00105D17">
          <w:rPr>
            <w:rFonts w:cs="Arial"/>
            <w:noProof/>
            <w:webHidden/>
          </w:rPr>
          <w:fldChar w:fldCharType="end"/>
        </w:r>
      </w:hyperlink>
    </w:p>
    <w:p w14:paraId="3D61A909" w14:textId="64880858"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71" w:history="1">
        <w:r w:rsidR="006477CB" w:rsidRPr="00105D17">
          <w:rPr>
            <w:rStyle w:val="Hipervnculo"/>
            <w:rFonts w:cs="Arial"/>
            <w:noProof/>
            <w:color w:val="auto"/>
          </w:rPr>
          <w:t>7.10.4.</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Transferencia Pasajes gratis</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_Toc216902471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247</w:t>
        </w:r>
        <w:r w:rsidR="006477CB" w:rsidRPr="00105D17">
          <w:rPr>
            <w:rFonts w:cs="Arial"/>
            <w:noProof/>
            <w:webHidden/>
          </w:rPr>
          <w:fldChar w:fldCharType="end"/>
        </w:r>
      </w:hyperlink>
    </w:p>
    <w:p w14:paraId="669EA36C" w14:textId="6ED80693"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72" w:history="1">
        <w:r w:rsidR="006477CB" w:rsidRPr="00105D17">
          <w:rPr>
            <w:rStyle w:val="Hipervnculo"/>
            <w:rFonts w:cs="Arial"/>
            <w:noProof/>
            <w:color w:val="auto"/>
          </w:rPr>
          <w:t>7.10.5.</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Transferencias monetarias para hogares étnicos víctimas del conflicto armado</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_Toc216902472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252</w:t>
        </w:r>
        <w:r w:rsidR="006477CB" w:rsidRPr="00105D17">
          <w:rPr>
            <w:rFonts w:cs="Arial"/>
            <w:noProof/>
            <w:webHidden/>
          </w:rPr>
          <w:fldChar w:fldCharType="end"/>
        </w:r>
      </w:hyperlink>
    </w:p>
    <w:p w14:paraId="6EF04850" w14:textId="50E9DD7D"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73" w:history="1">
        <w:r w:rsidR="006477CB" w:rsidRPr="00105D17">
          <w:rPr>
            <w:rStyle w:val="Hipervnculo"/>
            <w:rFonts w:cs="Arial"/>
            <w:noProof/>
            <w:color w:val="auto"/>
          </w:rPr>
          <w:t>7.10.6.</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Transferencias monetarias condicionadas para la primera infancia</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_Toc216902473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256</w:t>
        </w:r>
        <w:r w:rsidR="006477CB" w:rsidRPr="00105D17">
          <w:rPr>
            <w:rFonts w:cs="Arial"/>
            <w:noProof/>
            <w:webHidden/>
          </w:rPr>
          <w:fldChar w:fldCharType="end"/>
        </w:r>
      </w:hyperlink>
    </w:p>
    <w:p w14:paraId="13131C5A" w14:textId="183446B9"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74" w:history="1">
        <w:r w:rsidR="006477CB" w:rsidRPr="00105D17">
          <w:rPr>
            <w:rStyle w:val="Hipervnculo"/>
            <w:rFonts w:cs="Arial"/>
            <w:noProof/>
            <w:color w:val="auto"/>
          </w:rPr>
          <w:t>7.10.7.</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rPr>
          <w:t>Transferencias monetarias condicionadas para educación</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_Toc216902474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261</w:t>
        </w:r>
        <w:r w:rsidR="006477CB" w:rsidRPr="00105D17">
          <w:rPr>
            <w:rFonts w:cs="Arial"/>
            <w:noProof/>
            <w:webHidden/>
          </w:rPr>
          <w:fldChar w:fldCharType="end"/>
        </w:r>
      </w:hyperlink>
    </w:p>
    <w:p w14:paraId="5F3362C3" w14:textId="79225B1E"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75" w:history="1">
        <w:r w:rsidR="006477CB" w:rsidRPr="00105D17">
          <w:rPr>
            <w:rStyle w:val="Hipervnculo"/>
            <w:rFonts w:cs="Arial"/>
            <w:noProof/>
            <w:color w:val="auto"/>
            <w:lang w:val="es-CO"/>
          </w:rPr>
          <w:t>8.</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Canales de interacción para la atención ciudadana.</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_Toc216902475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265</w:t>
        </w:r>
        <w:r w:rsidR="006477CB" w:rsidRPr="00105D17">
          <w:rPr>
            <w:rFonts w:cs="Arial"/>
            <w:noProof/>
            <w:webHidden/>
          </w:rPr>
          <w:fldChar w:fldCharType="end"/>
        </w:r>
      </w:hyperlink>
    </w:p>
    <w:p w14:paraId="5160CA46" w14:textId="21105DFE"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76" w:history="1">
        <w:r w:rsidR="006477CB" w:rsidRPr="00105D17">
          <w:rPr>
            <w:rStyle w:val="Hipervnculo"/>
            <w:rFonts w:cs="Arial"/>
            <w:noProof/>
            <w:color w:val="auto"/>
            <w:lang w:val="es-CO"/>
          </w:rPr>
          <w:t>9.</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Dependencia encargada de administrar el Portafolio</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_Toc216902476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268</w:t>
        </w:r>
        <w:r w:rsidR="006477CB" w:rsidRPr="00105D17">
          <w:rPr>
            <w:rFonts w:cs="Arial"/>
            <w:noProof/>
            <w:webHidden/>
          </w:rPr>
          <w:fldChar w:fldCharType="end"/>
        </w:r>
      </w:hyperlink>
    </w:p>
    <w:p w14:paraId="093CCDCD" w14:textId="1400A33A" w:rsidR="006477CB" w:rsidRPr="00105D17" w:rsidRDefault="00751969" w:rsidP="008F6287">
      <w:pPr>
        <w:pStyle w:val="TDC1"/>
        <w:rPr>
          <w:rFonts w:eastAsiaTheme="minorEastAsia" w:cs="Arial"/>
          <w:noProof/>
          <w:kern w:val="2"/>
          <w:sz w:val="24"/>
          <w:szCs w:val="24"/>
          <w:lang w:val="es-CO" w:eastAsia="es-CO"/>
          <w14:ligatures w14:val="standardContextual"/>
        </w:rPr>
      </w:pPr>
      <w:hyperlink w:anchor="_Toc216902477" w:history="1">
        <w:r w:rsidR="006477CB" w:rsidRPr="00105D17">
          <w:rPr>
            <w:rStyle w:val="Hipervnculo"/>
            <w:rFonts w:cs="Arial"/>
            <w:noProof/>
            <w:color w:val="auto"/>
            <w:lang w:val="es-CO"/>
          </w:rPr>
          <w:t>10.</w:t>
        </w:r>
        <w:r w:rsidR="006477CB" w:rsidRPr="00105D17">
          <w:rPr>
            <w:rFonts w:eastAsiaTheme="minorEastAsia" w:cs="Arial"/>
            <w:noProof/>
            <w:kern w:val="2"/>
            <w:sz w:val="24"/>
            <w:szCs w:val="24"/>
            <w:lang w:val="es-CO" w:eastAsia="es-CO"/>
            <w14:ligatures w14:val="standardContextual"/>
          </w:rPr>
          <w:tab/>
        </w:r>
        <w:r w:rsidR="006477CB" w:rsidRPr="00105D17">
          <w:rPr>
            <w:rStyle w:val="Hipervnculo"/>
            <w:rFonts w:cs="Arial"/>
            <w:noProof/>
            <w:color w:val="auto"/>
            <w:lang w:val="es-CO"/>
          </w:rPr>
          <w:t>Aprobación del documento</w:t>
        </w:r>
        <w:r w:rsidR="006477CB" w:rsidRPr="00105D17">
          <w:rPr>
            <w:rFonts w:cs="Arial"/>
            <w:noProof/>
            <w:webHidden/>
          </w:rPr>
          <w:tab/>
        </w:r>
        <w:r w:rsidR="006477CB" w:rsidRPr="00105D17">
          <w:rPr>
            <w:rFonts w:cs="Arial"/>
            <w:noProof/>
            <w:webHidden/>
          </w:rPr>
          <w:fldChar w:fldCharType="begin"/>
        </w:r>
        <w:r w:rsidR="006477CB" w:rsidRPr="00105D17">
          <w:rPr>
            <w:rFonts w:cs="Arial"/>
            <w:noProof/>
            <w:webHidden/>
          </w:rPr>
          <w:instrText xml:space="preserve"> PAGEREF _Toc216902477 \h </w:instrText>
        </w:r>
        <w:r w:rsidR="006477CB" w:rsidRPr="00105D17">
          <w:rPr>
            <w:rFonts w:cs="Arial"/>
            <w:noProof/>
            <w:webHidden/>
          </w:rPr>
        </w:r>
        <w:r w:rsidR="006477CB" w:rsidRPr="00105D17">
          <w:rPr>
            <w:rFonts w:cs="Arial"/>
            <w:noProof/>
            <w:webHidden/>
          </w:rPr>
          <w:fldChar w:fldCharType="separate"/>
        </w:r>
        <w:r w:rsidR="00C848DA">
          <w:rPr>
            <w:rFonts w:cs="Arial"/>
            <w:noProof/>
            <w:webHidden/>
          </w:rPr>
          <w:t>268</w:t>
        </w:r>
        <w:r w:rsidR="006477CB" w:rsidRPr="00105D17">
          <w:rPr>
            <w:rFonts w:cs="Arial"/>
            <w:noProof/>
            <w:webHidden/>
          </w:rPr>
          <w:fldChar w:fldCharType="end"/>
        </w:r>
      </w:hyperlink>
    </w:p>
    <w:p w14:paraId="0E52F911" w14:textId="198AE2A7" w:rsidR="00380868" w:rsidRPr="006145DB" w:rsidRDefault="006477CB" w:rsidP="00380868">
      <w:pPr>
        <w:pStyle w:val="Ttulo1"/>
      </w:pPr>
      <w:r w:rsidRPr="006145DB">
        <w:fldChar w:fldCharType="end"/>
      </w:r>
    </w:p>
    <w:p w14:paraId="37DBFDAA" w14:textId="77777777" w:rsidR="00BF1237" w:rsidRPr="006145DB" w:rsidRDefault="00BF1237" w:rsidP="00BF1237">
      <w:pPr>
        <w:rPr>
          <w:rFonts w:cs="Arial"/>
        </w:rPr>
      </w:pPr>
    </w:p>
    <w:p w14:paraId="2468CB98" w14:textId="77777777" w:rsidR="00FF0CED" w:rsidRPr="006145DB" w:rsidRDefault="00FF0CED" w:rsidP="00FF0CED">
      <w:pPr>
        <w:pStyle w:val="Ttulo1"/>
      </w:pPr>
    </w:p>
    <w:p w14:paraId="42FCA331" w14:textId="4E31D667" w:rsidR="000E1226" w:rsidRPr="006145DB" w:rsidRDefault="000E1226">
      <w:pPr>
        <w:pStyle w:val="Ttulo1"/>
        <w:numPr>
          <w:ilvl w:val="0"/>
          <w:numId w:val="2"/>
        </w:numPr>
        <w:ind w:left="426" w:hanging="426"/>
        <w:rPr>
          <w:lang w:val="es-CO"/>
        </w:rPr>
      </w:pPr>
      <w:bookmarkStart w:id="0" w:name="_Toc210213163"/>
      <w:bookmarkStart w:id="1" w:name="_Toc213273437"/>
      <w:bookmarkStart w:id="2" w:name="_Toc213276064"/>
      <w:bookmarkStart w:id="3" w:name="_Toc216902397"/>
      <w:r w:rsidRPr="006145DB">
        <w:rPr>
          <w:lang w:val="es-CO"/>
        </w:rPr>
        <w:lastRenderedPageBreak/>
        <w:t>Objetivo general</w:t>
      </w:r>
      <w:bookmarkEnd w:id="0"/>
      <w:bookmarkEnd w:id="1"/>
      <w:bookmarkEnd w:id="2"/>
      <w:bookmarkEnd w:id="3"/>
    </w:p>
    <w:p w14:paraId="710D651E" w14:textId="77777777" w:rsidR="000E1226" w:rsidRPr="006145DB" w:rsidRDefault="000E1226" w:rsidP="005B435E">
      <w:pPr>
        <w:pStyle w:val="Encabezado"/>
        <w:contextualSpacing/>
        <w:jc w:val="both"/>
        <w:rPr>
          <w:rFonts w:cs="Arial"/>
        </w:rPr>
      </w:pPr>
    </w:p>
    <w:p w14:paraId="29ED1354" w14:textId="2DBA797D" w:rsidR="000E1226" w:rsidRPr="006145DB" w:rsidRDefault="000E1226" w:rsidP="005B435E">
      <w:pPr>
        <w:pStyle w:val="Encabezado"/>
        <w:contextualSpacing/>
        <w:jc w:val="both"/>
        <w:rPr>
          <w:rFonts w:cs="Arial"/>
        </w:rPr>
      </w:pPr>
      <w:r w:rsidRPr="006145DB">
        <w:rPr>
          <w:rFonts w:cs="Arial"/>
        </w:rPr>
        <w:t>Dar a conocer el co</w:t>
      </w:r>
      <w:r w:rsidR="005F22A5" w:rsidRPr="006145DB">
        <w:rPr>
          <w:rFonts w:cs="Arial"/>
        </w:rPr>
        <w:t xml:space="preserve">njunto de servicios, </w:t>
      </w:r>
      <w:r w:rsidR="00D80C59" w:rsidRPr="006145DB">
        <w:rPr>
          <w:rFonts w:cs="Arial"/>
        </w:rPr>
        <w:t>modalidades,</w:t>
      </w:r>
      <w:r w:rsidRPr="006145DB">
        <w:rPr>
          <w:rFonts w:cs="Arial"/>
        </w:rPr>
        <w:t xml:space="preserve"> </w:t>
      </w:r>
      <w:r w:rsidR="005F22A5" w:rsidRPr="006145DB">
        <w:rPr>
          <w:rFonts w:cs="Arial"/>
        </w:rPr>
        <w:t>estrategias</w:t>
      </w:r>
      <w:r w:rsidR="003619CD" w:rsidRPr="006145DB">
        <w:rPr>
          <w:rFonts w:cs="Arial"/>
        </w:rPr>
        <w:t xml:space="preserve"> </w:t>
      </w:r>
      <w:r w:rsidR="00D80C59" w:rsidRPr="006145DB">
        <w:rPr>
          <w:rFonts w:cs="Arial"/>
        </w:rPr>
        <w:t xml:space="preserve">y transferencias monetarias </w:t>
      </w:r>
      <w:r w:rsidR="005F22A5" w:rsidRPr="006145DB">
        <w:rPr>
          <w:rFonts w:cs="Arial"/>
        </w:rPr>
        <w:t>d</w:t>
      </w:r>
      <w:r w:rsidRPr="006145DB">
        <w:rPr>
          <w:rFonts w:cs="Arial"/>
        </w:rPr>
        <w:t>e la Secretaría Distrit</w:t>
      </w:r>
      <w:r w:rsidR="00D80C59" w:rsidRPr="006145DB">
        <w:rPr>
          <w:rFonts w:cs="Arial"/>
        </w:rPr>
        <w:t>al de Integración Social</w:t>
      </w:r>
      <w:r w:rsidR="003619CD" w:rsidRPr="006145DB">
        <w:rPr>
          <w:rFonts w:cs="Arial"/>
        </w:rPr>
        <w:t xml:space="preserve">, describiendo </w:t>
      </w:r>
      <w:r w:rsidR="00964ECC" w:rsidRPr="006145DB">
        <w:rPr>
          <w:rFonts w:cs="Arial"/>
        </w:rPr>
        <w:t xml:space="preserve">el objeto del servicio, </w:t>
      </w:r>
      <w:r w:rsidRPr="006145DB">
        <w:rPr>
          <w:rFonts w:cs="Arial"/>
        </w:rPr>
        <w:t xml:space="preserve">la oferta, </w:t>
      </w:r>
      <w:r w:rsidR="00964ECC" w:rsidRPr="006145DB">
        <w:rPr>
          <w:rFonts w:cs="Arial"/>
        </w:rPr>
        <w:t xml:space="preserve">el tipo de focalización, la </w:t>
      </w:r>
      <w:r w:rsidRPr="006145DB">
        <w:rPr>
          <w:rFonts w:cs="Arial"/>
        </w:rPr>
        <w:t xml:space="preserve">población objetivo, </w:t>
      </w:r>
      <w:r w:rsidR="00964ECC" w:rsidRPr="006145DB">
        <w:rPr>
          <w:rFonts w:cs="Arial"/>
        </w:rPr>
        <w:t xml:space="preserve">los </w:t>
      </w:r>
      <w:r w:rsidRPr="006145DB">
        <w:rPr>
          <w:rFonts w:cs="Arial"/>
        </w:rPr>
        <w:t>criterios de priorización, i</w:t>
      </w:r>
      <w:r w:rsidR="00964ECC" w:rsidRPr="006145DB">
        <w:rPr>
          <w:rFonts w:cs="Arial"/>
        </w:rPr>
        <w:t xml:space="preserve">ngreso, egreso, restricciones y las actividades o acciones que se desarrollan, </w:t>
      </w:r>
      <w:r w:rsidRPr="006145DB">
        <w:rPr>
          <w:rFonts w:cs="Arial"/>
        </w:rPr>
        <w:t>con el fin de orientar a la ciudadanía en general frente a la oferta institucional de la entidad.</w:t>
      </w:r>
    </w:p>
    <w:p w14:paraId="595C8D25" w14:textId="77777777" w:rsidR="000E1226" w:rsidRPr="006145DB" w:rsidRDefault="000E1226" w:rsidP="005B435E">
      <w:pPr>
        <w:pStyle w:val="Encabezado"/>
        <w:contextualSpacing/>
        <w:jc w:val="both"/>
        <w:rPr>
          <w:rFonts w:cs="Arial"/>
        </w:rPr>
      </w:pPr>
    </w:p>
    <w:p w14:paraId="3DB5C20E" w14:textId="14A19389" w:rsidR="00964ECC" w:rsidRPr="006145DB" w:rsidRDefault="00964ECC">
      <w:pPr>
        <w:pStyle w:val="Ttulo1"/>
        <w:numPr>
          <w:ilvl w:val="0"/>
          <w:numId w:val="2"/>
        </w:numPr>
        <w:ind w:left="426" w:hanging="426"/>
        <w:rPr>
          <w:lang w:val="es-CO"/>
        </w:rPr>
      </w:pPr>
      <w:bookmarkStart w:id="4" w:name="_Toc210213164"/>
      <w:bookmarkStart w:id="5" w:name="_Toc213273438"/>
      <w:bookmarkStart w:id="6" w:name="_Toc213276065"/>
      <w:bookmarkStart w:id="7" w:name="_Toc216902398"/>
      <w:r w:rsidRPr="006145DB">
        <w:rPr>
          <w:lang w:val="es-CO"/>
        </w:rPr>
        <w:t>Misión</w:t>
      </w:r>
      <w:bookmarkEnd w:id="4"/>
      <w:bookmarkEnd w:id="5"/>
      <w:bookmarkEnd w:id="6"/>
      <w:bookmarkEnd w:id="7"/>
      <w:r w:rsidRPr="006145DB">
        <w:rPr>
          <w:lang w:val="es-CO"/>
        </w:rPr>
        <w:t xml:space="preserve"> </w:t>
      </w:r>
    </w:p>
    <w:p w14:paraId="15A5B894" w14:textId="77777777" w:rsidR="00964ECC" w:rsidRPr="006145DB" w:rsidRDefault="00964ECC" w:rsidP="005B435E">
      <w:pPr>
        <w:widowControl w:val="0"/>
        <w:tabs>
          <w:tab w:val="left" w:pos="8789"/>
        </w:tabs>
        <w:suppressAutoHyphens/>
        <w:spacing w:after="0" w:line="240" w:lineRule="auto"/>
        <w:ind w:left="360"/>
        <w:jc w:val="both"/>
        <w:rPr>
          <w:rFonts w:eastAsia="Lucida Sans Unicode" w:cs="Arial"/>
          <w:kern w:val="1"/>
          <w:lang w:val="es-CO"/>
        </w:rPr>
      </w:pPr>
    </w:p>
    <w:p w14:paraId="49F2643A" w14:textId="377295DC" w:rsidR="006161AF" w:rsidRPr="006145DB" w:rsidRDefault="0098290B" w:rsidP="005B435E">
      <w:pPr>
        <w:spacing w:after="0" w:line="240" w:lineRule="auto"/>
        <w:jc w:val="both"/>
        <w:rPr>
          <w:rFonts w:eastAsia="Lucida Sans Unicode" w:cs="Arial"/>
          <w:kern w:val="1"/>
          <w:lang w:val="es-CO"/>
        </w:rPr>
      </w:pPr>
      <w:r w:rsidRPr="006145DB">
        <w:rPr>
          <w:rFonts w:eastAsia="Lucida Sans Unicode" w:cs="Arial"/>
          <w:kern w:val="1"/>
          <w:lang w:val="es-CO"/>
        </w:rPr>
        <w:t>La Secretaría Distrital de Integración Social es una entidad pública de nivel central de Bogotá, líder del sector de integración social, encargada de formular e implementar políticas públicas poblacionales para garantizar el ejercicio de derechos, mediante una oferta de servicios sociales de calidad y la gestión de alianzas estratégicas con el sector privado y la cooperación internacional en pro de la inclusión social y productiva, el desarrollo de capacidades y la mejora de la calidad de vida de las personas en situación de mayor vulnerabilidad, con un enfoque territorial e intersectorial</w:t>
      </w:r>
      <w:r w:rsidRPr="006145DB">
        <w:rPr>
          <w:rStyle w:val="Refdenotaalpie"/>
          <w:rFonts w:eastAsia="Lucida Sans Unicode" w:cs="Arial"/>
          <w:kern w:val="1"/>
          <w:lang w:val="es-CO"/>
        </w:rPr>
        <w:footnoteReference w:id="1"/>
      </w:r>
      <w:r w:rsidRPr="006145DB">
        <w:rPr>
          <w:rFonts w:eastAsia="Lucida Sans Unicode" w:cs="Arial"/>
          <w:kern w:val="1"/>
          <w:lang w:val="es-CO"/>
        </w:rPr>
        <w:t>.</w:t>
      </w:r>
    </w:p>
    <w:p w14:paraId="0A281BBF" w14:textId="77777777" w:rsidR="0098290B" w:rsidRPr="006145DB" w:rsidRDefault="0098290B" w:rsidP="005B435E">
      <w:pPr>
        <w:spacing w:after="0" w:line="240" w:lineRule="auto"/>
        <w:rPr>
          <w:rFonts w:cs="Arial"/>
          <w:lang w:val="es-CO"/>
        </w:rPr>
      </w:pPr>
    </w:p>
    <w:p w14:paraId="59D9E261" w14:textId="23F5944E" w:rsidR="000E1226" w:rsidRPr="006145DB" w:rsidRDefault="00964ECC">
      <w:pPr>
        <w:pStyle w:val="Ttulo1"/>
        <w:numPr>
          <w:ilvl w:val="0"/>
          <w:numId w:val="2"/>
        </w:numPr>
        <w:ind w:left="426" w:hanging="426"/>
        <w:rPr>
          <w:lang w:val="es-CO"/>
        </w:rPr>
      </w:pPr>
      <w:bookmarkStart w:id="8" w:name="_Toc210213165"/>
      <w:bookmarkStart w:id="9" w:name="_Toc213273439"/>
      <w:bookmarkStart w:id="10" w:name="_Toc213276066"/>
      <w:bookmarkStart w:id="11" w:name="_Toc216902399"/>
      <w:r w:rsidRPr="006145DB">
        <w:rPr>
          <w:lang w:val="es-CO"/>
        </w:rPr>
        <w:t>Visión</w:t>
      </w:r>
      <w:bookmarkEnd w:id="8"/>
      <w:bookmarkEnd w:id="9"/>
      <w:bookmarkEnd w:id="10"/>
      <w:bookmarkEnd w:id="11"/>
      <w:r w:rsidRPr="006145DB">
        <w:rPr>
          <w:lang w:val="es-CO"/>
        </w:rPr>
        <w:t xml:space="preserve"> </w:t>
      </w:r>
    </w:p>
    <w:p w14:paraId="11A6B606" w14:textId="77777777" w:rsidR="00964ECC" w:rsidRPr="006145DB" w:rsidRDefault="00964ECC" w:rsidP="005B435E">
      <w:pPr>
        <w:widowControl w:val="0"/>
        <w:tabs>
          <w:tab w:val="left" w:pos="8789"/>
        </w:tabs>
        <w:suppressAutoHyphens/>
        <w:spacing w:after="0" w:line="240" w:lineRule="auto"/>
        <w:ind w:left="360"/>
        <w:jc w:val="both"/>
        <w:rPr>
          <w:rFonts w:eastAsia="Lucida Sans Unicode" w:cs="Arial"/>
          <w:kern w:val="1"/>
          <w:lang w:val="es-CO"/>
        </w:rPr>
      </w:pPr>
    </w:p>
    <w:p w14:paraId="170860B4" w14:textId="770B3F84" w:rsidR="0098290B" w:rsidRPr="006145DB" w:rsidRDefault="0098290B" w:rsidP="005B435E">
      <w:pPr>
        <w:widowControl w:val="0"/>
        <w:tabs>
          <w:tab w:val="left" w:pos="8789"/>
        </w:tabs>
        <w:suppressAutoHyphens/>
        <w:spacing w:after="0" w:line="240" w:lineRule="auto"/>
        <w:contextualSpacing/>
        <w:jc w:val="both"/>
        <w:rPr>
          <w:rFonts w:cs="Arial"/>
          <w:shd w:val="clear" w:color="auto" w:fill="FFFFFF"/>
        </w:rPr>
      </w:pPr>
      <w:r w:rsidRPr="006145DB">
        <w:rPr>
          <w:rFonts w:cs="Arial"/>
          <w:shd w:val="clear" w:color="auto" w:fill="FFFFFF"/>
        </w:rPr>
        <w:t>Para 2035, la Secretaría Distrital de Integración Social será líder nacional en política social y referente en la promoción de derechos, inclusión y servicios sociales de alta calid</w:t>
      </w:r>
      <w:bookmarkStart w:id="12" w:name="_GoBack"/>
      <w:bookmarkEnd w:id="12"/>
      <w:r w:rsidRPr="006145DB">
        <w:rPr>
          <w:rFonts w:cs="Arial"/>
          <w:shd w:val="clear" w:color="auto" w:fill="FFFFFF"/>
        </w:rPr>
        <w:t>ad. Contribuirá a la transformación de vidas y territorios a través de la innovación, la modernización institucional y una estrategia territorial integral, que llevará a una Bogotá más cuidadora, inclusiva, sostenible y consciente.</w:t>
      </w:r>
    </w:p>
    <w:p w14:paraId="3B1746BD" w14:textId="77777777" w:rsidR="00E061FB" w:rsidRPr="006145DB" w:rsidRDefault="00E061FB" w:rsidP="005B435E">
      <w:pPr>
        <w:spacing w:after="0" w:line="240" w:lineRule="auto"/>
        <w:rPr>
          <w:rFonts w:cs="Arial"/>
        </w:rPr>
      </w:pPr>
    </w:p>
    <w:p w14:paraId="7F407448" w14:textId="4D42366E" w:rsidR="000E1226" w:rsidRPr="006145DB" w:rsidRDefault="000E1226">
      <w:pPr>
        <w:pStyle w:val="Ttulo1"/>
        <w:numPr>
          <w:ilvl w:val="0"/>
          <w:numId w:val="2"/>
        </w:numPr>
        <w:ind w:left="426" w:hanging="426"/>
        <w:rPr>
          <w:lang w:val="es-CO"/>
        </w:rPr>
      </w:pPr>
      <w:bookmarkStart w:id="13" w:name="_Toc210213166"/>
      <w:bookmarkStart w:id="14" w:name="_Toc213273440"/>
      <w:bookmarkStart w:id="15" w:name="_Toc213276067"/>
      <w:bookmarkStart w:id="16" w:name="_Toc216902400"/>
      <w:r w:rsidRPr="006145DB">
        <w:rPr>
          <w:lang w:val="es-CO"/>
        </w:rPr>
        <w:t>¿Qué son los servicios sociales?</w:t>
      </w:r>
      <w:bookmarkEnd w:id="13"/>
      <w:bookmarkEnd w:id="14"/>
      <w:bookmarkEnd w:id="15"/>
      <w:bookmarkEnd w:id="16"/>
      <w:r w:rsidRPr="006145DB">
        <w:rPr>
          <w:lang w:val="es-CO"/>
        </w:rPr>
        <w:t xml:space="preserve"> </w:t>
      </w:r>
    </w:p>
    <w:p w14:paraId="60ACCCD3" w14:textId="77777777" w:rsidR="004859F7" w:rsidRPr="006145DB" w:rsidRDefault="004859F7" w:rsidP="005B435E">
      <w:pPr>
        <w:widowControl w:val="0"/>
        <w:tabs>
          <w:tab w:val="left" w:pos="8789"/>
        </w:tabs>
        <w:suppressAutoHyphens/>
        <w:spacing w:after="0" w:line="240" w:lineRule="auto"/>
        <w:contextualSpacing/>
        <w:jc w:val="both"/>
        <w:rPr>
          <w:rFonts w:cs="Arial"/>
        </w:rPr>
      </w:pPr>
    </w:p>
    <w:p w14:paraId="66B9DED9" w14:textId="09BA5EB0" w:rsidR="000E1226" w:rsidRPr="006145DB" w:rsidRDefault="002679F1" w:rsidP="005B435E">
      <w:pPr>
        <w:widowControl w:val="0"/>
        <w:tabs>
          <w:tab w:val="left" w:pos="8789"/>
        </w:tabs>
        <w:suppressAutoHyphens/>
        <w:spacing w:after="0" w:line="240" w:lineRule="auto"/>
        <w:contextualSpacing/>
        <w:jc w:val="both"/>
        <w:rPr>
          <w:rFonts w:eastAsia="Lucida Sans Unicode" w:cs="Arial"/>
          <w:kern w:val="1"/>
          <w:lang w:val="es-CO"/>
        </w:rPr>
      </w:pPr>
      <w:r w:rsidRPr="006145DB">
        <w:rPr>
          <w:rFonts w:cs="Arial"/>
        </w:rPr>
        <w:t>C</w:t>
      </w:r>
      <w:r w:rsidR="004859F7" w:rsidRPr="006145DB">
        <w:rPr>
          <w:rFonts w:cs="Arial"/>
        </w:rPr>
        <w:t>onjunto de acciones integradas que buscan atender las necesidades sociales identificadas en las personas, familias y comunidades que habitan en la ciudad de Bogotá, en el marco de la protección social, el Sistema Distrital de Cuidado y la integración territorial, poblacional y diferencial</w:t>
      </w:r>
      <w:r w:rsidR="004859F7" w:rsidRPr="006145DB">
        <w:rPr>
          <w:rStyle w:val="PiedepginaCar"/>
          <w:rFonts w:cs="Arial"/>
          <w:vertAlign w:val="superscript"/>
        </w:rPr>
        <w:footnoteReference w:id="2"/>
      </w:r>
      <w:r w:rsidRPr="006145DB">
        <w:rPr>
          <w:rFonts w:cs="Arial"/>
        </w:rPr>
        <w:t>.</w:t>
      </w:r>
    </w:p>
    <w:p w14:paraId="14426A4D" w14:textId="77777777" w:rsidR="000E1226" w:rsidRPr="006145DB" w:rsidRDefault="000E1226" w:rsidP="005B435E">
      <w:pPr>
        <w:widowControl w:val="0"/>
        <w:tabs>
          <w:tab w:val="left" w:pos="8505"/>
        </w:tabs>
        <w:suppressAutoHyphens/>
        <w:spacing w:after="0" w:line="240" w:lineRule="auto"/>
        <w:contextualSpacing/>
        <w:jc w:val="both"/>
        <w:rPr>
          <w:rFonts w:eastAsia="Lucida Sans Unicode" w:cs="Arial"/>
          <w:bCs/>
          <w:kern w:val="1"/>
          <w:lang w:val="es-CO"/>
        </w:rPr>
      </w:pPr>
    </w:p>
    <w:p w14:paraId="52F4D9F9" w14:textId="77C1742D" w:rsidR="000E1226" w:rsidRPr="006145DB" w:rsidRDefault="000E1226">
      <w:pPr>
        <w:pStyle w:val="Ttulo1"/>
        <w:numPr>
          <w:ilvl w:val="0"/>
          <w:numId w:val="2"/>
        </w:numPr>
        <w:ind w:left="426" w:hanging="426"/>
        <w:rPr>
          <w:lang w:val="es-CO"/>
        </w:rPr>
      </w:pPr>
      <w:bookmarkStart w:id="17" w:name="_Toc210213167"/>
      <w:bookmarkStart w:id="18" w:name="_Toc213273441"/>
      <w:bookmarkStart w:id="19" w:name="_Toc213276068"/>
      <w:bookmarkStart w:id="20" w:name="_Toc216902401"/>
      <w:r w:rsidRPr="006145DB">
        <w:rPr>
          <w:lang w:val="es-CO"/>
        </w:rPr>
        <w:t>¿Qué es el portafolio de servicios sociales?</w:t>
      </w:r>
      <w:bookmarkEnd w:id="17"/>
      <w:bookmarkEnd w:id="18"/>
      <w:bookmarkEnd w:id="19"/>
      <w:bookmarkEnd w:id="20"/>
      <w:r w:rsidRPr="006145DB">
        <w:rPr>
          <w:lang w:val="es-CO"/>
        </w:rPr>
        <w:t xml:space="preserve"> </w:t>
      </w:r>
    </w:p>
    <w:p w14:paraId="38DD6DEB" w14:textId="77777777" w:rsidR="004859F7" w:rsidRPr="006145DB" w:rsidRDefault="004859F7" w:rsidP="005B435E">
      <w:pPr>
        <w:spacing w:after="0" w:line="240" w:lineRule="auto"/>
        <w:rPr>
          <w:rFonts w:cs="Arial"/>
          <w:lang w:val="es-CO"/>
        </w:rPr>
      </w:pPr>
    </w:p>
    <w:p w14:paraId="21CEA258" w14:textId="5E064061" w:rsidR="005323B2" w:rsidRPr="006145DB" w:rsidRDefault="004859F7" w:rsidP="005B435E">
      <w:pPr>
        <w:spacing w:after="0" w:line="240" w:lineRule="auto"/>
        <w:jc w:val="both"/>
        <w:rPr>
          <w:rFonts w:cs="Arial"/>
        </w:rPr>
      </w:pPr>
      <w:r w:rsidRPr="006145DB">
        <w:rPr>
          <w:rFonts w:cs="Arial"/>
        </w:rPr>
        <w:t>El portafolio de servicios es el documento aprobado que contiene la totalidad de las fichas técnicas de los servicios, modalidades, estrategias, beneficios y transferencias monetarias de la Secretaría Distrital de Integración Social, en las que las áreas técnicas responsables describen y establecen el objeto, la oferta, la ejecución, el tipo de focalización, la población objetivo, los criterios de priorización, ingreso, egreso y restricciones</w:t>
      </w:r>
      <w:r w:rsidR="009E70EC" w:rsidRPr="006145DB">
        <w:rPr>
          <w:rStyle w:val="PiedepginaCar"/>
          <w:rFonts w:cs="Arial"/>
          <w:vertAlign w:val="superscript"/>
        </w:rPr>
        <w:footnoteReference w:id="3"/>
      </w:r>
      <w:r w:rsidR="000E6B48" w:rsidRPr="006145DB">
        <w:rPr>
          <w:rFonts w:cs="Arial"/>
        </w:rPr>
        <w:t>.</w:t>
      </w:r>
    </w:p>
    <w:p w14:paraId="6ADF331F" w14:textId="3AB3791B" w:rsidR="008F60CC" w:rsidRPr="006145DB" w:rsidRDefault="008F60CC" w:rsidP="005B435E">
      <w:pPr>
        <w:spacing w:line="240" w:lineRule="auto"/>
        <w:rPr>
          <w:rFonts w:cs="Arial"/>
        </w:rPr>
      </w:pPr>
      <w:r w:rsidRPr="006145DB">
        <w:rPr>
          <w:rFonts w:cs="Arial"/>
        </w:rPr>
        <w:br w:type="page"/>
      </w:r>
    </w:p>
    <w:p w14:paraId="6EB7E127" w14:textId="5426AD85" w:rsidR="000E1226" w:rsidRPr="006145DB" w:rsidRDefault="000E1226">
      <w:pPr>
        <w:pStyle w:val="Ttulo1"/>
        <w:numPr>
          <w:ilvl w:val="0"/>
          <w:numId w:val="2"/>
        </w:numPr>
        <w:ind w:left="426" w:hanging="426"/>
        <w:rPr>
          <w:lang w:val="es-CO"/>
        </w:rPr>
      </w:pPr>
      <w:bookmarkStart w:id="21" w:name="_Toc210213168"/>
      <w:bookmarkStart w:id="22" w:name="_Toc213273442"/>
      <w:bookmarkStart w:id="23" w:name="_Toc213276069"/>
      <w:bookmarkStart w:id="24" w:name="_Toc216902402"/>
      <w:r w:rsidRPr="006145DB">
        <w:rPr>
          <w:lang w:val="es-CO"/>
        </w:rPr>
        <w:lastRenderedPageBreak/>
        <w:t>Gratuidad de los servicios sociales</w:t>
      </w:r>
      <w:bookmarkEnd w:id="21"/>
      <w:bookmarkEnd w:id="22"/>
      <w:bookmarkEnd w:id="23"/>
      <w:bookmarkEnd w:id="24"/>
    </w:p>
    <w:p w14:paraId="7A4B0EF9" w14:textId="77777777" w:rsidR="00BD2E02" w:rsidRPr="006145DB" w:rsidRDefault="00BD2E02" w:rsidP="005B435E">
      <w:pPr>
        <w:spacing w:after="0" w:line="240" w:lineRule="auto"/>
        <w:rPr>
          <w:rFonts w:cs="Arial"/>
          <w:lang w:val="es-CO"/>
        </w:rPr>
      </w:pPr>
    </w:p>
    <w:p w14:paraId="2FB961B3" w14:textId="47685E16" w:rsidR="005F22A5" w:rsidRPr="006145DB" w:rsidRDefault="004859F7" w:rsidP="005B435E">
      <w:pPr>
        <w:widowControl w:val="0"/>
        <w:tabs>
          <w:tab w:val="left" w:pos="8505"/>
        </w:tabs>
        <w:suppressAutoHyphens/>
        <w:spacing w:after="0" w:line="240" w:lineRule="auto"/>
        <w:contextualSpacing/>
        <w:jc w:val="both"/>
        <w:rPr>
          <w:rFonts w:eastAsia="Calibri" w:cs="Arial"/>
          <w:lang w:val="es-CO" w:eastAsia="es-CO"/>
        </w:rPr>
      </w:pPr>
      <w:r w:rsidRPr="006145DB">
        <w:rPr>
          <w:rFonts w:eastAsia="Calibri" w:cs="Arial"/>
          <w:lang w:val="es-CO" w:eastAsia="es-CO"/>
        </w:rPr>
        <w:t>En el marco de un Estado Social cuya función es garantizar derechos y proteger a las poblaciones en mayor condición de vulnerabilidad, la ciudadanía no debe pagar valor alguno por participar en los servicios sociales prestados por la Secretaría Distrital de Integración Social en ninguna de sus modalidades o formas de atención.</w:t>
      </w:r>
    </w:p>
    <w:p w14:paraId="31CAB833" w14:textId="77777777" w:rsidR="004859F7" w:rsidRPr="006145DB" w:rsidRDefault="004859F7" w:rsidP="005B435E">
      <w:pPr>
        <w:spacing w:after="0" w:line="240" w:lineRule="auto"/>
        <w:rPr>
          <w:rFonts w:cs="Arial"/>
        </w:rPr>
      </w:pPr>
    </w:p>
    <w:p w14:paraId="416A5DDF" w14:textId="6911F2CF" w:rsidR="00274D1E" w:rsidRPr="006145DB" w:rsidRDefault="00274D1E">
      <w:pPr>
        <w:pStyle w:val="Ttulo1"/>
        <w:numPr>
          <w:ilvl w:val="0"/>
          <w:numId w:val="2"/>
        </w:numPr>
        <w:ind w:left="426" w:hanging="426"/>
        <w:rPr>
          <w:lang w:val="es-CO"/>
        </w:rPr>
      </w:pPr>
      <w:bookmarkStart w:id="25" w:name="_Toc210213169"/>
      <w:bookmarkStart w:id="26" w:name="_Toc213273443"/>
      <w:bookmarkStart w:id="27" w:name="_Toc213276070"/>
      <w:bookmarkStart w:id="28" w:name="_Toc216902403"/>
      <w:r w:rsidRPr="006145DB">
        <w:rPr>
          <w:lang w:val="es-CO"/>
        </w:rPr>
        <w:t xml:space="preserve">Oferta de servicios sociales, </w:t>
      </w:r>
      <w:r w:rsidR="009E6E1E" w:rsidRPr="006145DB">
        <w:rPr>
          <w:lang w:val="es-CO"/>
        </w:rPr>
        <w:t>modalidades,</w:t>
      </w:r>
      <w:r w:rsidRPr="006145DB">
        <w:rPr>
          <w:lang w:val="es-CO"/>
        </w:rPr>
        <w:t xml:space="preserve"> estrategias</w:t>
      </w:r>
      <w:r w:rsidR="009E6E1E" w:rsidRPr="006145DB">
        <w:rPr>
          <w:lang w:val="es-CO"/>
        </w:rPr>
        <w:t xml:space="preserve"> y transferencias</w:t>
      </w:r>
      <w:r w:rsidR="003D62DC" w:rsidRPr="006145DB">
        <w:rPr>
          <w:lang w:val="es-CO"/>
        </w:rPr>
        <w:t xml:space="preserve"> monetarias</w:t>
      </w:r>
      <w:bookmarkEnd w:id="25"/>
      <w:bookmarkEnd w:id="26"/>
      <w:bookmarkEnd w:id="27"/>
      <w:bookmarkEnd w:id="28"/>
    </w:p>
    <w:p w14:paraId="65C4146C" w14:textId="77777777" w:rsidR="005512A8" w:rsidRPr="006145DB" w:rsidRDefault="005512A8" w:rsidP="005B435E">
      <w:pPr>
        <w:widowControl w:val="0"/>
        <w:tabs>
          <w:tab w:val="left" w:pos="8505"/>
        </w:tabs>
        <w:suppressAutoHyphens/>
        <w:spacing w:after="0" w:line="240" w:lineRule="auto"/>
        <w:contextualSpacing/>
        <w:jc w:val="center"/>
        <w:rPr>
          <w:rFonts w:eastAsia="Lucida Sans Unicode" w:cs="Arial"/>
          <w:kern w:val="1"/>
          <w:lang w:val="es-CO"/>
        </w:rPr>
      </w:pPr>
    </w:p>
    <w:p w14:paraId="0EB543CA" w14:textId="6CE3C762" w:rsidR="00537E5B" w:rsidRPr="006145DB" w:rsidRDefault="007F666B" w:rsidP="005B435E">
      <w:pPr>
        <w:widowControl w:val="0"/>
        <w:tabs>
          <w:tab w:val="left" w:pos="8505"/>
        </w:tabs>
        <w:suppressAutoHyphens/>
        <w:spacing w:after="0" w:line="240" w:lineRule="auto"/>
        <w:contextualSpacing/>
        <w:jc w:val="both"/>
        <w:rPr>
          <w:rFonts w:eastAsia="Lucida Sans Unicode" w:cs="Arial"/>
          <w:iCs/>
          <w:kern w:val="1"/>
          <w:lang w:val="es-CO"/>
        </w:rPr>
      </w:pPr>
      <w:r w:rsidRPr="006145DB">
        <w:rPr>
          <w:rFonts w:eastAsia="Lucida Sans Unicode" w:cs="Arial"/>
          <w:iCs/>
          <w:kern w:val="1"/>
          <w:lang w:val="es-CO"/>
        </w:rPr>
        <w:t xml:space="preserve">De conformidad con la estructura </w:t>
      </w:r>
      <w:r w:rsidR="00C64A61" w:rsidRPr="006145DB">
        <w:rPr>
          <w:rFonts w:eastAsia="Lucida Sans Unicode" w:cs="Arial"/>
          <w:iCs/>
          <w:kern w:val="1"/>
          <w:lang w:val="es-CO"/>
        </w:rPr>
        <w:t>de la Secretaría</w:t>
      </w:r>
      <w:r w:rsidR="005975D5" w:rsidRPr="006145DB">
        <w:rPr>
          <w:rFonts w:eastAsia="Lucida Sans Unicode" w:cs="Arial"/>
          <w:iCs/>
          <w:kern w:val="1"/>
          <w:lang w:val="es-CO"/>
        </w:rPr>
        <w:t xml:space="preserve"> Distrital de Integración Social</w:t>
      </w:r>
      <w:r w:rsidR="00C64A61" w:rsidRPr="006145DB">
        <w:rPr>
          <w:rFonts w:eastAsia="Lucida Sans Unicode" w:cs="Arial"/>
          <w:iCs/>
          <w:kern w:val="1"/>
          <w:lang w:val="es-CO"/>
        </w:rPr>
        <w:t xml:space="preserve">, la misión, visión, objetivos estratégicos y competencias institucionales, </w:t>
      </w:r>
      <w:r w:rsidR="0044573D" w:rsidRPr="006145DB">
        <w:rPr>
          <w:rFonts w:eastAsia="Lucida Sans Unicode" w:cs="Arial"/>
          <w:iCs/>
          <w:kern w:val="1"/>
          <w:lang w:val="es-CO"/>
        </w:rPr>
        <w:t xml:space="preserve">se presenta </w:t>
      </w:r>
      <w:r w:rsidR="00C64A61" w:rsidRPr="006145DB">
        <w:rPr>
          <w:rFonts w:eastAsia="Lucida Sans Unicode" w:cs="Arial"/>
          <w:iCs/>
          <w:kern w:val="1"/>
          <w:lang w:val="es-CO"/>
        </w:rPr>
        <w:t xml:space="preserve">a continuación </w:t>
      </w:r>
      <w:r w:rsidR="0044573D" w:rsidRPr="006145DB">
        <w:rPr>
          <w:rFonts w:eastAsia="Lucida Sans Unicode" w:cs="Arial"/>
          <w:iCs/>
          <w:kern w:val="1"/>
          <w:lang w:val="es-CO"/>
        </w:rPr>
        <w:t>la oferta de los servicios sociales</w:t>
      </w:r>
      <w:r w:rsidR="0081342F" w:rsidRPr="006145DB">
        <w:rPr>
          <w:rFonts w:eastAsia="Lucida Sans Unicode" w:cs="Arial"/>
          <w:iCs/>
          <w:kern w:val="1"/>
          <w:lang w:val="es-CO"/>
        </w:rPr>
        <w:t>, modalidades, estrategias</w:t>
      </w:r>
      <w:r w:rsidR="003D62DC" w:rsidRPr="006145DB">
        <w:rPr>
          <w:rFonts w:eastAsia="Lucida Sans Unicode" w:cs="Arial"/>
          <w:iCs/>
          <w:kern w:val="1"/>
          <w:lang w:val="es-CO"/>
        </w:rPr>
        <w:t xml:space="preserve"> </w:t>
      </w:r>
      <w:r w:rsidR="0081342F" w:rsidRPr="006145DB">
        <w:rPr>
          <w:rFonts w:eastAsia="Lucida Sans Unicode" w:cs="Arial"/>
          <w:iCs/>
          <w:kern w:val="1"/>
          <w:lang w:val="es-CO"/>
        </w:rPr>
        <w:t>y transferencias</w:t>
      </w:r>
      <w:r w:rsidR="003D62DC" w:rsidRPr="006145DB">
        <w:rPr>
          <w:rFonts w:eastAsia="Lucida Sans Unicode" w:cs="Arial"/>
          <w:iCs/>
          <w:kern w:val="1"/>
          <w:lang w:val="es-CO"/>
        </w:rPr>
        <w:t xml:space="preserve"> monetarias</w:t>
      </w:r>
      <w:r w:rsidR="005975D5" w:rsidRPr="006145DB">
        <w:rPr>
          <w:rFonts w:eastAsia="Lucida Sans Unicode" w:cs="Arial"/>
          <w:iCs/>
          <w:kern w:val="1"/>
          <w:lang w:val="es-CO"/>
        </w:rPr>
        <w:t xml:space="preserve">, </w:t>
      </w:r>
      <w:r w:rsidR="00537E5B" w:rsidRPr="006145DB">
        <w:rPr>
          <w:rFonts w:eastAsia="Lucida Sans Unicode" w:cs="Arial"/>
          <w:iCs/>
          <w:kern w:val="1"/>
          <w:lang w:val="es-CO"/>
        </w:rPr>
        <w:t>actualizados por las áreas técnicas de la Entidad, validados técnicamente por la Mesa</w:t>
      </w:r>
      <w:r w:rsidR="00003E52" w:rsidRPr="006145DB">
        <w:rPr>
          <w:rFonts w:eastAsia="Lucida Sans Unicode" w:cs="Arial"/>
          <w:iCs/>
          <w:kern w:val="1"/>
          <w:lang w:val="es-CO"/>
        </w:rPr>
        <w:t xml:space="preserve"> Técnica</w:t>
      </w:r>
      <w:r w:rsidR="00537E5B" w:rsidRPr="006145DB">
        <w:rPr>
          <w:rFonts w:eastAsia="Lucida Sans Unicode" w:cs="Arial"/>
          <w:iCs/>
          <w:kern w:val="1"/>
          <w:lang w:val="es-CO"/>
        </w:rPr>
        <w:t xml:space="preserve"> </w:t>
      </w:r>
      <w:r w:rsidR="00D27D34" w:rsidRPr="006145DB">
        <w:rPr>
          <w:rFonts w:eastAsia="Lucida Sans Unicode" w:cs="Arial"/>
          <w:iCs/>
          <w:kern w:val="1"/>
          <w:lang w:val="es-CO"/>
        </w:rPr>
        <w:t xml:space="preserve">de Servicios Sociales </w:t>
      </w:r>
      <w:r w:rsidR="00537E5B" w:rsidRPr="006145DB">
        <w:rPr>
          <w:rFonts w:eastAsia="Lucida Sans Unicode" w:cs="Arial"/>
          <w:iCs/>
          <w:kern w:val="1"/>
          <w:lang w:val="es-CO"/>
        </w:rPr>
        <w:t>y aprobado</w:t>
      </w:r>
      <w:r w:rsidR="0022787F" w:rsidRPr="006145DB">
        <w:rPr>
          <w:rFonts w:eastAsia="Lucida Sans Unicode" w:cs="Arial"/>
          <w:iCs/>
          <w:kern w:val="1"/>
          <w:lang w:val="es-CO"/>
        </w:rPr>
        <w:t>s</w:t>
      </w:r>
      <w:r w:rsidR="005975D5" w:rsidRPr="006145DB">
        <w:rPr>
          <w:rFonts w:eastAsia="Lucida Sans Unicode" w:cs="Arial"/>
          <w:iCs/>
          <w:kern w:val="1"/>
          <w:lang w:val="es-CO"/>
        </w:rPr>
        <w:t xml:space="preserve"> </w:t>
      </w:r>
      <w:r w:rsidR="00537E5B" w:rsidRPr="006145DB">
        <w:rPr>
          <w:rFonts w:eastAsia="Lucida Sans Unicode" w:cs="Arial"/>
          <w:iCs/>
          <w:kern w:val="1"/>
          <w:lang w:val="es-CO"/>
        </w:rPr>
        <w:t>por</w:t>
      </w:r>
      <w:r w:rsidR="005975D5" w:rsidRPr="006145DB">
        <w:rPr>
          <w:rFonts w:eastAsia="Lucida Sans Unicode" w:cs="Arial"/>
          <w:iCs/>
          <w:kern w:val="1"/>
          <w:lang w:val="es-CO"/>
        </w:rPr>
        <w:t xml:space="preserve"> el </w:t>
      </w:r>
      <w:r w:rsidR="009E70EC" w:rsidRPr="006145DB">
        <w:rPr>
          <w:rFonts w:eastAsia="Lucida Sans Unicode" w:cs="Arial"/>
          <w:iCs/>
          <w:kern w:val="1"/>
          <w:lang w:val="es-CO"/>
        </w:rPr>
        <w:t>Comité Institucional de Gestión</w:t>
      </w:r>
      <w:r w:rsidR="00003E52" w:rsidRPr="006145DB">
        <w:rPr>
          <w:rFonts w:eastAsia="Lucida Sans Unicode" w:cs="Arial"/>
          <w:iCs/>
          <w:kern w:val="1"/>
          <w:lang w:val="es-CO"/>
        </w:rPr>
        <w:t xml:space="preserve"> y Desempeño</w:t>
      </w:r>
      <w:r w:rsidR="009E70EC" w:rsidRPr="006145DB">
        <w:rPr>
          <w:rFonts w:eastAsia="Lucida Sans Unicode" w:cs="Arial"/>
          <w:iCs/>
          <w:kern w:val="1"/>
          <w:lang w:val="es-CO"/>
        </w:rPr>
        <w:t>.</w:t>
      </w:r>
    </w:p>
    <w:p w14:paraId="2DE1A734" w14:textId="77777777" w:rsidR="00EC0E73" w:rsidRPr="006145DB" w:rsidRDefault="00EC0E73" w:rsidP="005B435E">
      <w:pPr>
        <w:spacing w:after="0" w:line="240" w:lineRule="auto"/>
        <w:rPr>
          <w:rFonts w:cs="Arial"/>
          <w:lang w:val="es-CO"/>
        </w:rPr>
      </w:pPr>
    </w:p>
    <w:p w14:paraId="093C2E93" w14:textId="432ABC3F" w:rsidR="005750EE" w:rsidRPr="006145DB" w:rsidRDefault="007C62C8">
      <w:pPr>
        <w:pStyle w:val="Ttulo1"/>
        <w:numPr>
          <w:ilvl w:val="1"/>
          <w:numId w:val="3"/>
        </w:numPr>
        <w:ind w:left="426"/>
        <w:jc w:val="left"/>
        <w:rPr>
          <w:lang w:val="es-CO"/>
        </w:rPr>
      </w:pPr>
      <w:bookmarkStart w:id="29" w:name="_Toc126157185"/>
      <w:bookmarkStart w:id="30" w:name="_Toc210213170"/>
      <w:bookmarkStart w:id="31" w:name="_Toc213273444"/>
      <w:bookmarkStart w:id="32" w:name="_Toc213276071"/>
      <w:bookmarkStart w:id="33" w:name="_Toc216902404"/>
      <w:r w:rsidRPr="006145DB">
        <w:rPr>
          <w:lang w:val="es-CO"/>
        </w:rPr>
        <w:t>Servicios y</w:t>
      </w:r>
      <w:r w:rsidR="0083505B" w:rsidRPr="006145DB">
        <w:rPr>
          <w:lang w:val="es-CO"/>
        </w:rPr>
        <w:t xml:space="preserve"> modalidades para la a</w:t>
      </w:r>
      <w:r w:rsidR="00401C0F" w:rsidRPr="006145DB">
        <w:rPr>
          <w:lang w:val="es-CO"/>
        </w:rPr>
        <w:t>tención d</w:t>
      </w:r>
      <w:r w:rsidR="0083505B" w:rsidRPr="006145DB">
        <w:rPr>
          <w:lang w:val="es-CO"/>
        </w:rPr>
        <w:t>e n</w:t>
      </w:r>
      <w:r w:rsidR="003B4E39" w:rsidRPr="006145DB">
        <w:rPr>
          <w:lang w:val="es-CO"/>
        </w:rPr>
        <w:t>iños</w:t>
      </w:r>
      <w:r w:rsidR="007D6F82" w:rsidRPr="006145DB">
        <w:rPr>
          <w:lang w:val="es-CO"/>
        </w:rPr>
        <w:t>,</w:t>
      </w:r>
      <w:r w:rsidR="003B4E39" w:rsidRPr="006145DB">
        <w:rPr>
          <w:lang w:val="es-CO"/>
        </w:rPr>
        <w:t xml:space="preserve"> </w:t>
      </w:r>
      <w:r w:rsidR="0083505B" w:rsidRPr="006145DB">
        <w:rPr>
          <w:lang w:val="es-CO"/>
        </w:rPr>
        <w:t>n</w:t>
      </w:r>
      <w:r w:rsidR="00401C0F" w:rsidRPr="006145DB">
        <w:rPr>
          <w:lang w:val="es-CO"/>
        </w:rPr>
        <w:t>iñas</w:t>
      </w:r>
      <w:bookmarkEnd w:id="29"/>
      <w:r w:rsidR="007D6F82" w:rsidRPr="006145DB">
        <w:rPr>
          <w:lang w:val="es-CO"/>
        </w:rPr>
        <w:t xml:space="preserve"> y adolescentes</w:t>
      </w:r>
      <w:bookmarkEnd w:id="30"/>
      <w:bookmarkEnd w:id="31"/>
      <w:bookmarkEnd w:id="32"/>
      <w:bookmarkEnd w:id="33"/>
    </w:p>
    <w:p w14:paraId="7B0EFBDC" w14:textId="77777777" w:rsidR="00AB7DCB" w:rsidRPr="006145DB" w:rsidRDefault="00AB7DCB" w:rsidP="005B435E">
      <w:pPr>
        <w:spacing w:after="0" w:line="240" w:lineRule="auto"/>
        <w:rPr>
          <w:rFonts w:cs="Arial"/>
          <w:lang w:val="es-CO"/>
        </w:rPr>
      </w:pPr>
    </w:p>
    <w:p w14:paraId="3096E08D" w14:textId="6F0FCDCE" w:rsidR="00A67818" w:rsidRPr="006145DB" w:rsidRDefault="005F1FF3">
      <w:pPr>
        <w:pStyle w:val="Ttulo1"/>
        <w:numPr>
          <w:ilvl w:val="2"/>
          <w:numId w:val="3"/>
        </w:numPr>
        <w:ind w:left="567" w:hanging="568"/>
        <w:jc w:val="center"/>
        <w:rPr>
          <w:lang w:val="es-CO"/>
        </w:rPr>
      </w:pPr>
      <w:r w:rsidRPr="006145DB">
        <w:rPr>
          <w:lang w:val="es-CO"/>
        </w:rPr>
        <w:t xml:space="preserve"> </w:t>
      </w:r>
      <w:bookmarkStart w:id="34" w:name="_Toc210213171"/>
      <w:bookmarkStart w:id="35" w:name="_Toc213273445"/>
      <w:bookmarkStart w:id="36" w:name="_Toc213276072"/>
      <w:bookmarkStart w:id="37" w:name="_Toc216902405"/>
      <w:r w:rsidR="007807EE" w:rsidRPr="006145DB">
        <w:rPr>
          <w:lang w:val="es-CO"/>
        </w:rPr>
        <w:t>S</w:t>
      </w:r>
      <w:r w:rsidR="00351196" w:rsidRPr="006145DB">
        <w:rPr>
          <w:lang w:val="es-CO"/>
        </w:rPr>
        <w:t xml:space="preserve">ervicio </w:t>
      </w:r>
      <w:r w:rsidR="004559DF">
        <w:rPr>
          <w:lang w:val="es-CO"/>
        </w:rPr>
        <w:t>J</w:t>
      </w:r>
      <w:r w:rsidR="00351196" w:rsidRPr="006145DB">
        <w:rPr>
          <w:lang w:val="es-CO"/>
        </w:rPr>
        <w:t>ardines infantiles diurnos</w:t>
      </w:r>
      <w:bookmarkEnd w:id="34"/>
      <w:bookmarkEnd w:id="35"/>
      <w:bookmarkEnd w:id="36"/>
      <w:bookmarkEnd w:id="37"/>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CE0286" w:rsidRPr="006145DB" w14:paraId="250BF016" w14:textId="77777777" w:rsidTr="0066366C">
        <w:trPr>
          <w:trHeight w:val="437"/>
          <w:jc w:val="center"/>
        </w:trPr>
        <w:tc>
          <w:tcPr>
            <w:tcW w:w="1696" w:type="dxa"/>
            <w:vAlign w:val="center"/>
          </w:tcPr>
          <w:p w14:paraId="79CB1B5C" w14:textId="77777777" w:rsidR="00E131CF" w:rsidRPr="006145DB" w:rsidRDefault="00E131CF" w:rsidP="00C00890">
            <w:pPr>
              <w:spacing w:line="240" w:lineRule="auto"/>
              <w:ind w:left="22"/>
              <w:contextualSpacing/>
              <w:jc w:val="both"/>
              <w:rPr>
                <w:rFonts w:eastAsia="Calibri" w:cs="Arial"/>
                <w:bCs/>
                <w:sz w:val="18"/>
                <w:szCs w:val="18"/>
                <w:lang w:eastAsia="es-CO"/>
              </w:rPr>
            </w:pPr>
            <w:r w:rsidRPr="006145DB">
              <w:rPr>
                <w:rFonts w:cs="Arial"/>
                <w:bCs/>
                <w:sz w:val="20"/>
                <w:szCs w:val="20"/>
                <w:lang w:eastAsia="es-CO"/>
              </w:rPr>
              <w:t>Nombre del Servicio</w:t>
            </w:r>
          </w:p>
        </w:tc>
        <w:tc>
          <w:tcPr>
            <w:tcW w:w="7699" w:type="dxa"/>
            <w:vAlign w:val="center"/>
          </w:tcPr>
          <w:p w14:paraId="7FE59181" w14:textId="4EFE4FA4" w:rsidR="00E131CF" w:rsidRPr="006145DB" w:rsidRDefault="00E131CF" w:rsidP="00C00890">
            <w:pPr>
              <w:spacing w:after="0" w:line="240" w:lineRule="auto"/>
              <w:jc w:val="both"/>
              <w:rPr>
                <w:rFonts w:cs="Arial"/>
                <w:sz w:val="20"/>
                <w:szCs w:val="20"/>
              </w:rPr>
            </w:pPr>
            <w:r w:rsidRPr="006145DB">
              <w:rPr>
                <w:rFonts w:cs="Arial"/>
                <w:sz w:val="20"/>
                <w:szCs w:val="20"/>
              </w:rPr>
              <w:t xml:space="preserve">Jardines </w:t>
            </w:r>
            <w:r w:rsidR="004559DF">
              <w:rPr>
                <w:rFonts w:cs="Arial"/>
                <w:sz w:val="20"/>
                <w:szCs w:val="20"/>
              </w:rPr>
              <w:t>i</w:t>
            </w:r>
            <w:r w:rsidRPr="006145DB">
              <w:rPr>
                <w:rFonts w:cs="Arial"/>
                <w:sz w:val="20"/>
                <w:szCs w:val="20"/>
              </w:rPr>
              <w:t xml:space="preserve">nfantiles </w:t>
            </w:r>
            <w:r w:rsidR="004559DF">
              <w:rPr>
                <w:rFonts w:cs="Arial"/>
                <w:sz w:val="20"/>
                <w:szCs w:val="20"/>
              </w:rPr>
              <w:t>d</w:t>
            </w:r>
            <w:r w:rsidRPr="006145DB">
              <w:rPr>
                <w:rFonts w:cs="Arial"/>
                <w:sz w:val="20"/>
                <w:szCs w:val="20"/>
              </w:rPr>
              <w:t>iurnos</w:t>
            </w:r>
            <w:r w:rsidR="00D003B8" w:rsidRPr="006145DB">
              <w:rPr>
                <w:rFonts w:cs="Arial"/>
                <w:sz w:val="20"/>
                <w:szCs w:val="20"/>
              </w:rPr>
              <w:t>.</w:t>
            </w:r>
          </w:p>
        </w:tc>
      </w:tr>
      <w:tr w:rsidR="00CE0286" w:rsidRPr="006145DB" w14:paraId="47C4C729" w14:textId="77777777" w:rsidTr="009E326C">
        <w:trPr>
          <w:trHeight w:val="585"/>
          <w:jc w:val="center"/>
        </w:trPr>
        <w:tc>
          <w:tcPr>
            <w:tcW w:w="1696" w:type="dxa"/>
            <w:vAlign w:val="center"/>
          </w:tcPr>
          <w:p w14:paraId="560636F6" w14:textId="135C94DB" w:rsidR="00E131CF" w:rsidRPr="006145DB" w:rsidRDefault="00E131CF" w:rsidP="00C00890">
            <w:pPr>
              <w:spacing w:line="240" w:lineRule="auto"/>
              <w:contextualSpacing/>
              <w:rPr>
                <w:rFonts w:eastAsia="Calibri" w:cs="Arial"/>
                <w:sz w:val="18"/>
                <w:szCs w:val="18"/>
                <w:lang w:eastAsia="es-CO"/>
              </w:rPr>
            </w:pPr>
            <w:r w:rsidRPr="006145DB">
              <w:rPr>
                <w:rFonts w:cs="Arial"/>
                <w:bCs/>
                <w:sz w:val="20"/>
                <w:szCs w:val="20"/>
                <w:lang w:eastAsia="es-CO"/>
              </w:rPr>
              <w:t>Objeto del Servicio</w:t>
            </w:r>
          </w:p>
        </w:tc>
        <w:tc>
          <w:tcPr>
            <w:tcW w:w="7699" w:type="dxa"/>
            <w:vAlign w:val="center"/>
          </w:tcPr>
          <w:p w14:paraId="47775355" w14:textId="77777777" w:rsidR="00E131CF" w:rsidRPr="006145DB" w:rsidRDefault="00E131CF" w:rsidP="00C00890">
            <w:pPr>
              <w:pBdr>
                <w:top w:val="nil"/>
                <w:left w:val="nil"/>
                <w:bottom w:val="nil"/>
                <w:right w:val="nil"/>
                <w:between w:val="nil"/>
              </w:pBdr>
              <w:spacing w:line="240" w:lineRule="auto"/>
              <w:contextualSpacing/>
              <w:jc w:val="both"/>
              <w:rPr>
                <w:rFonts w:eastAsia="Arial" w:cs="Arial"/>
                <w:sz w:val="20"/>
                <w:szCs w:val="20"/>
              </w:rPr>
            </w:pPr>
            <w:r w:rsidRPr="006145DB">
              <w:rPr>
                <w:rFonts w:cs="Arial"/>
                <w:sz w:val="20"/>
                <w:szCs w:val="20"/>
              </w:rPr>
              <w:t xml:space="preserve">Promover el desarrollo integral de </w:t>
            </w:r>
            <w:bookmarkStart w:id="38" w:name="_Int_75BjnSyQ"/>
            <w:r w:rsidRPr="006145DB">
              <w:rPr>
                <w:rFonts w:cs="Arial"/>
                <w:sz w:val="20"/>
                <w:szCs w:val="20"/>
              </w:rPr>
              <w:t>niños y niñas</w:t>
            </w:r>
            <w:bookmarkEnd w:id="38"/>
            <w:r w:rsidRPr="006145DB">
              <w:rPr>
                <w:rFonts w:cs="Arial"/>
                <w:sz w:val="20"/>
                <w:szCs w:val="20"/>
              </w:rPr>
              <w:t xml:space="preserve"> en primera infancia en entornos institucionales protectores y enriquecidos, </w:t>
            </w:r>
            <w:r w:rsidRPr="006145DB">
              <w:rPr>
                <w:rFonts w:eastAsia="Arial" w:cs="Arial"/>
                <w:sz w:val="20"/>
                <w:szCs w:val="20"/>
              </w:rPr>
              <w:t>mediante procesos educativos y pedagógicos permanentes, intencionados y estructurados</w:t>
            </w:r>
            <w:r w:rsidRPr="006145DB">
              <w:rPr>
                <w:rFonts w:cs="Arial"/>
                <w:sz w:val="20"/>
                <w:szCs w:val="20"/>
              </w:rPr>
              <w:t xml:space="preserve"> </w:t>
            </w:r>
            <w:r w:rsidRPr="006145DB">
              <w:rPr>
                <w:rFonts w:eastAsia="Arial" w:cs="Arial"/>
                <w:sz w:val="20"/>
                <w:szCs w:val="20"/>
              </w:rPr>
              <w:t xml:space="preserve">con enfoque de derechos, desde una perspectiva que reconoce, valora y celebra las diversidades de género, diferenciales, étnicas y del territorio teniendo en cuenta los </w:t>
            </w:r>
            <w:r w:rsidRPr="006145DB">
              <w:rPr>
                <w:rFonts w:cs="Arial"/>
                <w:sz w:val="20"/>
                <w:szCs w:val="20"/>
              </w:rPr>
              <w:t>fundamentos de la educación inicial en el marco de la atención integral.</w:t>
            </w:r>
          </w:p>
        </w:tc>
      </w:tr>
      <w:tr w:rsidR="00CE0286" w:rsidRPr="006145DB" w14:paraId="4CFDA2AD" w14:textId="77777777" w:rsidTr="009E326C">
        <w:trPr>
          <w:trHeight w:val="20"/>
          <w:jc w:val="center"/>
        </w:trPr>
        <w:tc>
          <w:tcPr>
            <w:tcW w:w="1696" w:type="dxa"/>
            <w:vAlign w:val="center"/>
          </w:tcPr>
          <w:p w14:paraId="63193D38" w14:textId="77777777" w:rsidR="00E131CF" w:rsidRPr="006145DB" w:rsidRDefault="00E131CF" w:rsidP="00C00890">
            <w:pPr>
              <w:spacing w:line="240" w:lineRule="auto"/>
              <w:contextualSpacing/>
              <w:rPr>
                <w:rFonts w:cs="Arial"/>
                <w:bCs/>
                <w:sz w:val="20"/>
                <w:szCs w:val="20"/>
                <w:lang w:eastAsia="es-CO"/>
              </w:rPr>
            </w:pPr>
            <w:r w:rsidRPr="006145DB">
              <w:rPr>
                <w:rFonts w:cs="Arial"/>
                <w:bCs/>
                <w:sz w:val="20"/>
                <w:szCs w:val="20"/>
                <w:lang w:eastAsia="es-CO"/>
              </w:rPr>
              <w:t xml:space="preserve">Oferta del servicio </w:t>
            </w:r>
          </w:p>
        </w:tc>
        <w:tc>
          <w:tcPr>
            <w:tcW w:w="7699" w:type="dxa"/>
            <w:vAlign w:val="center"/>
          </w:tcPr>
          <w:p w14:paraId="5A4E7891" w14:textId="77777777" w:rsidR="00E131CF" w:rsidRPr="006145DB" w:rsidRDefault="00E131CF" w:rsidP="00C00890">
            <w:pPr>
              <w:tabs>
                <w:tab w:val="left" w:pos="709"/>
              </w:tabs>
              <w:spacing w:line="240" w:lineRule="auto"/>
              <w:contextualSpacing/>
              <w:jc w:val="both"/>
              <w:rPr>
                <w:rFonts w:eastAsia="Arial" w:cs="Arial"/>
                <w:sz w:val="20"/>
                <w:szCs w:val="20"/>
              </w:rPr>
            </w:pPr>
            <w:r w:rsidRPr="006145DB">
              <w:rPr>
                <w:rFonts w:eastAsia="Arial" w:cs="Arial"/>
                <w:sz w:val="20"/>
                <w:szCs w:val="20"/>
              </w:rPr>
              <w:t>Los Jardines Infantiles Diurnos como modalidad institucional de educación inicial y sus modalidades de atención, Jardines Infantiles Nocturnos, Casas de Pensamiento Intercultural y espacios Rurales, implementa experiencias pedagógicas y ambientes que promueven el desarrollo de capacidades y habilidades para el disfrute del juego, el arte, la literatura y la exploración del medio, contando con las familias como actores fundamentales de dichos procesos.</w:t>
            </w:r>
          </w:p>
          <w:p w14:paraId="0F7429BF" w14:textId="77777777" w:rsidR="00E131CF" w:rsidRPr="006145DB" w:rsidRDefault="00E131CF" w:rsidP="00C00890">
            <w:pPr>
              <w:tabs>
                <w:tab w:val="left" w:pos="709"/>
              </w:tabs>
              <w:spacing w:line="240" w:lineRule="auto"/>
              <w:contextualSpacing/>
              <w:jc w:val="both"/>
              <w:rPr>
                <w:rFonts w:eastAsia="Arial" w:cs="Arial"/>
                <w:sz w:val="20"/>
                <w:szCs w:val="20"/>
              </w:rPr>
            </w:pPr>
          </w:p>
          <w:p w14:paraId="51E80E3A" w14:textId="77777777" w:rsidR="004220BC" w:rsidRPr="006145DB" w:rsidRDefault="00E131CF" w:rsidP="00C00890">
            <w:pPr>
              <w:tabs>
                <w:tab w:val="left" w:pos="709"/>
              </w:tabs>
              <w:spacing w:after="0" w:line="240" w:lineRule="auto"/>
              <w:jc w:val="both"/>
              <w:rPr>
                <w:rFonts w:eastAsia="Arial" w:cs="Arial"/>
                <w:sz w:val="20"/>
                <w:szCs w:val="20"/>
              </w:rPr>
            </w:pPr>
            <w:r w:rsidRPr="006145DB">
              <w:rPr>
                <w:rFonts w:eastAsia="Arial" w:cs="Arial"/>
                <w:sz w:val="20"/>
                <w:szCs w:val="20"/>
              </w:rPr>
              <w:t xml:space="preserve">Igualmente se desarrollan acciones que promueven estilos y hábitos de vida y alimentación saludables, a partir de la implementación de prácticas de cuidado, acompañamiento al proceso de una alimentación y la vigilancia al estado nutricional. Así mismo, el fortalecimiento de las capacidades de las familias y cuidadores para acompañar el desarrollo infantil, el cuidado y la crianza. </w:t>
            </w:r>
          </w:p>
          <w:p w14:paraId="385B3891" w14:textId="77777777" w:rsidR="004220BC" w:rsidRPr="006145DB" w:rsidRDefault="004220BC" w:rsidP="00C00890">
            <w:pPr>
              <w:tabs>
                <w:tab w:val="left" w:pos="709"/>
              </w:tabs>
              <w:spacing w:after="0" w:line="240" w:lineRule="auto"/>
              <w:jc w:val="both"/>
              <w:rPr>
                <w:rFonts w:eastAsia="Arial" w:cs="Arial"/>
                <w:sz w:val="20"/>
                <w:szCs w:val="20"/>
              </w:rPr>
            </w:pPr>
          </w:p>
          <w:p w14:paraId="1737A690" w14:textId="4E76A315" w:rsidR="00E131CF" w:rsidRPr="006145DB" w:rsidRDefault="00E131CF" w:rsidP="00C00890">
            <w:pPr>
              <w:tabs>
                <w:tab w:val="left" w:pos="709"/>
              </w:tabs>
              <w:spacing w:line="240" w:lineRule="auto"/>
              <w:jc w:val="both"/>
              <w:rPr>
                <w:rFonts w:eastAsia="Arial" w:cs="Arial"/>
                <w:sz w:val="20"/>
                <w:szCs w:val="20"/>
              </w:rPr>
            </w:pPr>
            <w:r w:rsidRPr="006145DB">
              <w:rPr>
                <w:rFonts w:eastAsia="Arial" w:cs="Arial"/>
                <w:sz w:val="20"/>
                <w:szCs w:val="20"/>
              </w:rPr>
              <w:t>El servicio y sus modalidades pueden implementar de manera transversal estrategias como: Entre Pares; Sawabona; Raizal Aidentity; Rrom Muge Chavé Avavarele; Prevención, Acompañamiento y Seguimiento a presuntas vulneraciones de derechos de niñas, niños y adolescentes, que promueve la Cero Tolerancia a las violencias contra niñas, niños y adolescentes en los servicios, modalidades de la Subdirección para la Infancia; y Salas Amigas de la Familia Lactante -SAFL.</w:t>
            </w:r>
          </w:p>
        </w:tc>
      </w:tr>
      <w:tr w:rsidR="00E131CF" w:rsidRPr="006145DB" w14:paraId="1C20ECEC" w14:textId="77777777" w:rsidTr="009E326C">
        <w:trPr>
          <w:trHeight w:val="20"/>
          <w:jc w:val="center"/>
        </w:trPr>
        <w:tc>
          <w:tcPr>
            <w:tcW w:w="1696" w:type="dxa"/>
            <w:vAlign w:val="center"/>
          </w:tcPr>
          <w:p w14:paraId="3956A1D0" w14:textId="77777777" w:rsidR="00E131CF" w:rsidRPr="006145DB" w:rsidRDefault="00E131CF" w:rsidP="00C00890">
            <w:pPr>
              <w:spacing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699" w:type="dxa"/>
            <w:vAlign w:val="center"/>
          </w:tcPr>
          <w:p w14:paraId="4B8A6FAB" w14:textId="77777777" w:rsidR="00E131CF" w:rsidRPr="006145DB" w:rsidRDefault="00E131CF" w:rsidP="00C00890">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demanda</w:t>
            </w:r>
          </w:p>
          <w:p w14:paraId="18EADB6D" w14:textId="77777777" w:rsidR="00E131CF" w:rsidRPr="006145DB" w:rsidRDefault="00E131CF" w:rsidP="00C00890">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abordaje territorial</w:t>
            </w:r>
          </w:p>
          <w:p w14:paraId="04F09215" w14:textId="77777777" w:rsidR="00E131CF" w:rsidRPr="006145DB" w:rsidRDefault="00E131CF" w:rsidP="00C00890">
            <w:pPr>
              <w:pBdr>
                <w:top w:val="nil"/>
                <w:left w:val="nil"/>
                <w:bottom w:val="nil"/>
                <w:right w:val="nil"/>
                <w:between w:val="nil"/>
              </w:pBdr>
              <w:spacing w:after="0" w:line="240" w:lineRule="auto"/>
              <w:jc w:val="both"/>
              <w:rPr>
                <w:rFonts w:cs="Arial"/>
                <w:sz w:val="20"/>
                <w:szCs w:val="20"/>
              </w:rPr>
            </w:pPr>
            <w:r w:rsidRPr="006145DB">
              <w:rPr>
                <w:rFonts w:eastAsia="Arial" w:cs="Arial"/>
                <w:sz w:val="20"/>
                <w:szCs w:val="20"/>
              </w:rPr>
              <w:t xml:space="preserve">Focalización geográfica </w:t>
            </w:r>
            <w:r w:rsidRPr="006145DB">
              <w:rPr>
                <w:rFonts w:cs="Arial"/>
                <w:sz w:val="20"/>
                <w:szCs w:val="20"/>
              </w:rPr>
              <w:t xml:space="preserve"> </w:t>
            </w:r>
          </w:p>
        </w:tc>
      </w:tr>
      <w:tr w:rsidR="00E131CF" w:rsidRPr="006145DB" w14:paraId="378CCDB1" w14:textId="77777777" w:rsidTr="009E326C">
        <w:trPr>
          <w:trHeight w:val="612"/>
          <w:jc w:val="center"/>
        </w:trPr>
        <w:tc>
          <w:tcPr>
            <w:tcW w:w="1696" w:type="dxa"/>
            <w:vAlign w:val="center"/>
          </w:tcPr>
          <w:p w14:paraId="362DE38A" w14:textId="77777777" w:rsidR="00E131CF" w:rsidRPr="006145DB" w:rsidRDefault="00E131CF" w:rsidP="007F10A5">
            <w:pPr>
              <w:spacing w:after="0" w:line="240" w:lineRule="auto"/>
              <w:contextualSpacing/>
              <w:rPr>
                <w:rFonts w:cs="Arial"/>
                <w:bCs/>
                <w:sz w:val="20"/>
                <w:szCs w:val="20"/>
                <w:lang w:eastAsia="es-CO"/>
              </w:rPr>
            </w:pPr>
            <w:r w:rsidRPr="006145DB">
              <w:rPr>
                <w:rFonts w:cs="Arial"/>
                <w:bCs/>
                <w:sz w:val="20"/>
                <w:szCs w:val="20"/>
                <w:lang w:eastAsia="es-CO"/>
              </w:rPr>
              <w:lastRenderedPageBreak/>
              <w:t>Población Objetivo</w:t>
            </w:r>
          </w:p>
        </w:tc>
        <w:tc>
          <w:tcPr>
            <w:tcW w:w="7699" w:type="dxa"/>
            <w:vAlign w:val="center"/>
          </w:tcPr>
          <w:p w14:paraId="197EFBC1" w14:textId="77777777" w:rsidR="00E131CF" w:rsidRPr="006145DB" w:rsidRDefault="00E131CF" w:rsidP="007F10A5">
            <w:pPr>
              <w:pStyle w:val="Textoindependiente"/>
              <w:spacing w:after="0" w:line="240" w:lineRule="auto"/>
              <w:jc w:val="both"/>
              <w:rPr>
                <w:rFonts w:cs="Arial"/>
                <w:sz w:val="20"/>
                <w:szCs w:val="20"/>
                <w:lang w:val="es-CO" w:eastAsia="es-CO"/>
              </w:rPr>
            </w:pPr>
            <w:r w:rsidRPr="006145DB">
              <w:rPr>
                <w:rFonts w:eastAsia="Arial" w:cs="Arial"/>
                <w:sz w:val="20"/>
                <w:szCs w:val="20"/>
                <w:lang w:val="es-CO"/>
              </w:rPr>
              <w:t>Niñas y niños hasta los cuatro (4) años, once (11) meses y veintinueve (29) días.</w:t>
            </w:r>
          </w:p>
        </w:tc>
      </w:tr>
      <w:tr w:rsidR="00E131CF" w:rsidRPr="006145DB" w14:paraId="357E1DFB" w14:textId="77777777" w:rsidTr="004559DF">
        <w:trPr>
          <w:trHeight w:val="1544"/>
          <w:jc w:val="center"/>
        </w:trPr>
        <w:tc>
          <w:tcPr>
            <w:tcW w:w="1696" w:type="dxa"/>
            <w:vAlign w:val="center"/>
          </w:tcPr>
          <w:p w14:paraId="2FBBCA15" w14:textId="77777777" w:rsidR="00E131CF" w:rsidRPr="006145DB" w:rsidRDefault="00E131CF" w:rsidP="007F10A5">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699" w:type="dxa"/>
            <w:vAlign w:val="center"/>
          </w:tcPr>
          <w:tbl>
            <w:tblPr>
              <w:tblStyle w:val="Tablaconcuadrcula"/>
              <w:tblW w:w="0" w:type="auto"/>
              <w:jc w:val="center"/>
              <w:tblLayout w:type="fixed"/>
              <w:tblLook w:val="04A0" w:firstRow="1" w:lastRow="0" w:firstColumn="1" w:lastColumn="0" w:noHBand="0" w:noVBand="1"/>
            </w:tblPr>
            <w:tblGrid>
              <w:gridCol w:w="2738"/>
              <w:gridCol w:w="1442"/>
              <w:gridCol w:w="1215"/>
              <w:gridCol w:w="2021"/>
            </w:tblGrid>
            <w:tr w:rsidR="00B86774" w:rsidRPr="006145DB" w14:paraId="63E7E323" w14:textId="77777777" w:rsidTr="00F474A7">
              <w:trPr>
                <w:jc w:val="center"/>
              </w:trPr>
              <w:tc>
                <w:tcPr>
                  <w:tcW w:w="2738" w:type="dxa"/>
                  <w:vAlign w:val="center"/>
                </w:tcPr>
                <w:p w14:paraId="524445BE" w14:textId="77777777" w:rsidR="00E131CF" w:rsidRPr="006145DB" w:rsidRDefault="00E131CF" w:rsidP="007F10A5">
                  <w:pPr>
                    <w:jc w:val="center"/>
                    <w:rPr>
                      <w:rFonts w:cs="Arial"/>
                      <w:sz w:val="16"/>
                      <w:szCs w:val="16"/>
                    </w:rPr>
                  </w:pPr>
                  <w:r w:rsidRPr="006145DB">
                    <w:rPr>
                      <w:rFonts w:eastAsia="Arial" w:cs="Arial"/>
                      <w:sz w:val="16"/>
                      <w:szCs w:val="16"/>
                    </w:rPr>
                    <w:t>Categoría de Población Objetivo</w:t>
                  </w:r>
                </w:p>
              </w:tc>
              <w:tc>
                <w:tcPr>
                  <w:tcW w:w="1442" w:type="dxa"/>
                  <w:vAlign w:val="center"/>
                </w:tcPr>
                <w:p w14:paraId="20347A1E" w14:textId="77777777" w:rsidR="00E131CF" w:rsidRPr="006145DB" w:rsidRDefault="00E131CF" w:rsidP="007F10A5">
                  <w:pPr>
                    <w:jc w:val="center"/>
                    <w:rPr>
                      <w:rFonts w:cs="Arial"/>
                      <w:sz w:val="16"/>
                      <w:szCs w:val="16"/>
                    </w:rPr>
                  </w:pPr>
                  <w:r w:rsidRPr="006145DB">
                    <w:rPr>
                      <w:rFonts w:eastAsia="Arial" w:cs="Arial"/>
                      <w:sz w:val="16"/>
                      <w:szCs w:val="16"/>
                    </w:rPr>
                    <w:t>Fuente de Información</w:t>
                  </w:r>
                </w:p>
              </w:tc>
              <w:tc>
                <w:tcPr>
                  <w:tcW w:w="1215" w:type="dxa"/>
                  <w:vAlign w:val="center"/>
                </w:tcPr>
                <w:p w14:paraId="183DA08D" w14:textId="77777777" w:rsidR="00E131CF" w:rsidRPr="006145DB" w:rsidRDefault="00E131CF" w:rsidP="007F10A5">
                  <w:pPr>
                    <w:jc w:val="center"/>
                    <w:rPr>
                      <w:rFonts w:cs="Arial"/>
                      <w:sz w:val="16"/>
                      <w:szCs w:val="16"/>
                    </w:rPr>
                  </w:pPr>
                  <w:r w:rsidRPr="006145DB">
                    <w:rPr>
                      <w:rFonts w:eastAsia="Arial" w:cs="Arial"/>
                      <w:sz w:val="16"/>
                      <w:szCs w:val="16"/>
                    </w:rPr>
                    <w:t>Periodicidad</w:t>
                  </w:r>
                </w:p>
              </w:tc>
              <w:tc>
                <w:tcPr>
                  <w:tcW w:w="2021" w:type="dxa"/>
                  <w:vAlign w:val="center"/>
                </w:tcPr>
                <w:p w14:paraId="0F44F7EC" w14:textId="77777777" w:rsidR="00E131CF" w:rsidRPr="006145DB" w:rsidRDefault="00E131CF" w:rsidP="007F10A5">
                  <w:pPr>
                    <w:jc w:val="center"/>
                    <w:rPr>
                      <w:rFonts w:cs="Arial"/>
                      <w:sz w:val="16"/>
                      <w:szCs w:val="16"/>
                    </w:rPr>
                  </w:pPr>
                  <w:r w:rsidRPr="006145DB">
                    <w:rPr>
                      <w:rFonts w:eastAsia="Arial" w:cs="Arial"/>
                      <w:sz w:val="16"/>
                      <w:szCs w:val="16"/>
                    </w:rPr>
                    <w:t>Administrador</w:t>
                  </w:r>
                </w:p>
              </w:tc>
            </w:tr>
            <w:tr w:rsidR="00B86774" w:rsidRPr="006145DB" w14:paraId="21DBA45F" w14:textId="77777777" w:rsidTr="00F474A7">
              <w:trPr>
                <w:jc w:val="center"/>
              </w:trPr>
              <w:tc>
                <w:tcPr>
                  <w:tcW w:w="2738" w:type="dxa"/>
                  <w:vMerge w:val="restart"/>
                  <w:vAlign w:val="center"/>
                </w:tcPr>
                <w:p w14:paraId="52019DB7" w14:textId="77777777" w:rsidR="00E131CF" w:rsidRPr="006145DB" w:rsidRDefault="00E131CF" w:rsidP="007F10A5">
                  <w:pPr>
                    <w:jc w:val="both"/>
                    <w:rPr>
                      <w:rFonts w:eastAsia="Arial" w:cs="Arial"/>
                      <w:sz w:val="16"/>
                      <w:szCs w:val="16"/>
                    </w:rPr>
                  </w:pPr>
                  <w:r w:rsidRPr="006145DB">
                    <w:rPr>
                      <w:rFonts w:eastAsia="Arial" w:cs="Arial"/>
                      <w:sz w:val="16"/>
                      <w:szCs w:val="16"/>
                    </w:rPr>
                    <w:t>Niñas y niños hasta los cuatro (4) años, once (11) meses y veintinueve (29) días.</w:t>
                  </w:r>
                </w:p>
              </w:tc>
              <w:tc>
                <w:tcPr>
                  <w:tcW w:w="1442" w:type="dxa"/>
                  <w:vAlign w:val="center"/>
                </w:tcPr>
                <w:p w14:paraId="230C53D1" w14:textId="77777777" w:rsidR="00E131CF" w:rsidRPr="006145DB" w:rsidRDefault="00E131CF" w:rsidP="007F10A5">
                  <w:pPr>
                    <w:jc w:val="center"/>
                    <w:rPr>
                      <w:rFonts w:eastAsia="Arial" w:cs="Arial"/>
                      <w:sz w:val="16"/>
                      <w:szCs w:val="16"/>
                    </w:rPr>
                  </w:pPr>
                  <w:r w:rsidRPr="006145DB">
                    <w:rPr>
                      <w:rFonts w:eastAsia="Arial" w:cs="Arial"/>
                      <w:sz w:val="16"/>
                      <w:szCs w:val="16"/>
                    </w:rPr>
                    <w:t xml:space="preserve"> SIRBE</w:t>
                  </w:r>
                </w:p>
              </w:tc>
              <w:tc>
                <w:tcPr>
                  <w:tcW w:w="1215" w:type="dxa"/>
                  <w:vAlign w:val="center"/>
                </w:tcPr>
                <w:p w14:paraId="2AF846B4" w14:textId="77777777" w:rsidR="00E131CF" w:rsidRPr="006145DB" w:rsidRDefault="00E131CF" w:rsidP="007F10A5">
                  <w:pPr>
                    <w:jc w:val="center"/>
                    <w:rPr>
                      <w:rFonts w:eastAsia="Arial" w:cs="Arial"/>
                      <w:sz w:val="16"/>
                      <w:szCs w:val="16"/>
                    </w:rPr>
                  </w:pPr>
                  <w:r w:rsidRPr="006145DB">
                    <w:rPr>
                      <w:rFonts w:eastAsia="Arial" w:cs="Arial"/>
                      <w:sz w:val="16"/>
                      <w:szCs w:val="16"/>
                    </w:rPr>
                    <w:t>Demanda</w:t>
                  </w:r>
                </w:p>
              </w:tc>
              <w:tc>
                <w:tcPr>
                  <w:tcW w:w="2021" w:type="dxa"/>
                  <w:vAlign w:val="center"/>
                </w:tcPr>
                <w:p w14:paraId="11BD2FB3" w14:textId="77777777" w:rsidR="00E131CF" w:rsidRPr="006145DB" w:rsidRDefault="00E131CF" w:rsidP="007F10A5">
                  <w:pPr>
                    <w:jc w:val="center"/>
                    <w:rPr>
                      <w:rFonts w:eastAsia="Arial" w:cs="Arial"/>
                      <w:sz w:val="16"/>
                      <w:szCs w:val="16"/>
                    </w:rPr>
                  </w:pPr>
                  <w:r w:rsidRPr="006145DB">
                    <w:rPr>
                      <w:rFonts w:eastAsia="Arial" w:cs="Arial"/>
                      <w:sz w:val="16"/>
                      <w:szCs w:val="16"/>
                    </w:rPr>
                    <w:t>Secretaría Distrital de Integración Social.</w:t>
                  </w:r>
                </w:p>
              </w:tc>
            </w:tr>
            <w:tr w:rsidR="00B86774" w:rsidRPr="006145DB" w14:paraId="16702B3D" w14:textId="77777777" w:rsidTr="00F474A7">
              <w:trPr>
                <w:jc w:val="center"/>
              </w:trPr>
              <w:tc>
                <w:tcPr>
                  <w:tcW w:w="2738" w:type="dxa"/>
                  <w:vMerge/>
                  <w:vAlign w:val="center"/>
                </w:tcPr>
                <w:p w14:paraId="023D88C9" w14:textId="77777777" w:rsidR="00E131CF" w:rsidRPr="006145DB" w:rsidRDefault="00E131CF" w:rsidP="007F10A5">
                  <w:pPr>
                    <w:rPr>
                      <w:rFonts w:eastAsia="Arial" w:cs="Arial"/>
                      <w:sz w:val="16"/>
                      <w:szCs w:val="16"/>
                    </w:rPr>
                  </w:pPr>
                </w:p>
              </w:tc>
              <w:tc>
                <w:tcPr>
                  <w:tcW w:w="1442" w:type="dxa"/>
                  <w:vAlign w:val="center"/>
                </w:tcPr>
                <w:p w14:paraId="0DB54A4F" w14:textId="77777777" w:rsidR="00E131CF" w:rsidRPr="006145DB" w:rsidRDefault="00E131CF" w:rsidP="007F10A5">
                  <w:pPr>
                    <w:jc w:val="center"/>
                    <w:rPr>
                      <w:rFonts w:eastAsia="Arial" w:cs="Arial"/>
                      <w:sz w:val="16"/>
                      <w:szCs w:val="16"/>
                    </w:rPr>
                  </w:pPr>
                  <w:r w:rsidRPr="006145DB">
                    <w:rPr>
                      <w:rFonts w:eastAsia="Arial" w:cs="Arial"/>
                      <w:sz w:val="16"/>
                      <w:szCs w:val="16"/>
                    </w:rPr>
                    <w:t>Verificación en campo</w:t>
                  </w:r>
                </w:p>
              </w:tc>
              <w:tc>
                <w:tcPr>
                  <w:tcW w:w="1215" w:type="dxa"/>
                  <w:vAlign w:val="center"/>
                </w:tcPr>
                <w:p w14:paraId="7EF07085" w14:textId="77777777" w:rsidR="00E131CF" w:rsidRPr="006145DB" w:rsidRDefault="00E131CF" w:rsidP="007F10A5">
                  <w:pPr>
                    <w:jc w:val="center"/>
                    <w:rPr>
                      <w:rFonts w:eastAsia="Arial" w:cs="Arial"/>
                      <w:sz w:val="16"/>
                      <w:szCs w:val="16"/>
                    </w:rPr>
                  </w:pPr>
                  <w:r w:rsidRPr="006145DB">
                    <w:rPr>
                      <w:rFonts w:eastAsia="Arial" w:cs="Arial"/>
                      <w:sz w:val="16"/>
                      <w:szCs w:val="16"/>
                    </w:rPr>
                    <w:t>Demanda</w:t>
                  </w:r>
                </w:p>
              </w:tc>
              <w:tc>
                <w:tcPr>
                  <w:tcW w:w="2021" w:type="dxa"/>
                  <w:vAlign w:val="center"/>
                </w:tcPr>
                <w:p w14:paraId="69199B85" w14:textId="77777777" w:rsidR="00E131CF" w:rsidRPr="006145DB" w:rsidRDefault="00E131CF" w:rsidP="007F10A5">
                  <w:pPr>
                    <w:jc w:val="center"/>
                    <w:rPr>
                      <w:rFonts w:eastAsia="Arial" w:cs="Arial"/>
                      <w:sz w:val="16"/>
                      <w:szCs w:val="16"/>
                    </w:rPr>
                  </w:pPr>
                  <w:r w:rsidRPr="006145DB">
                    <w:rPr>
                      <w:rFonts w:eastAsia="Arial" w:cs="Arial"/>
                      <w:sz w:val="16"/>
                      <w:szCs w:val="16"/>
                    </w:rPr>
                    <w:t>Subdirección Local para la Integración Social -Equipo del Servicio.</w:t>
                  </w:r>
                </w:p>
              </w:tc>
            </w:tr>
          </w:tbl>
          <w:p w14:paraId="6837888B" w14:textId="77777777" w:rsidR="00E131CF" w:rsidRPr="006145DB" w:rsidRDefault="00E131CF" w:rsidP="007F10A5">
            <w:pPr>
              <w:tabs>
                <w:tab w:val="left" w:pos="709"/>
              </w:tabs>
              <w:spacing w:line="240" w:lineRule="auto"/>
              <w:contextualSpacing/>
              <w:jc w:val="both"/>
              <w:rPr>
                <w:rFonts w:cs="Arial"/>
                <w:bCs/>
                <w:sz w:val="20"/>
                <w:szCs w:val="20"/>
                <w:lang w:eastAsia="es-CO"/>
              </w:rPr>
            </w:pPr>
          </w:p>
        </w:tc>
      </w:tr>
      <w:tr w:rsidR="00E131CF" w:rsidRPr="006145DB" w14:paraId="3DB27B1C" w14:textId="77777777" w:rsidTr="009E326C">
        <w:trPr>
          <w:trHeight w:val="422"/>
          <w:jc w:val="center"/>
        </w:trPr>
        <w:tc>
          <w:tcPr>
            <w:tcW w:w="1696" w:type="dxa"/>
            <w:vAlign w:val="center"/>
          </w:tcPr>
          <w:p w14:paraId="4250E5B9" w14:textId="77777777" w:rsidR="00E131CF" w:rsidRPr="006145DB" w:rsidRDefault="00E131CF" w:rsidP="007F10A5">
            <w:pPr>
              <w:spacing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699" w:type="dxa"/>
            <w:vAlign w:val="center"/>
          </w:tcPr>
          <w:tbl>
            <w:tblPr>
              <w:tblW w:w="7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119"/>
              <w:gridCol w:w="1559"/>
              <w:gridCol w:w="1112"/>
              <w:gridCol w:w="1566"/>
            </w:tblGrid>
            <w:tr w:rsidR="00F474A7" w:rsidRPr="006145DB" w14:paraId="043BA667" w14:textId="77777777" w:rsidTr="008249B8">
              <w:trPr>
                <w:trHeight w:val="300"/>
                <w:jc w:val="center"/>
              </w:trPr>
              <w:tc>
                <w:tcPr>
                  <w:tcW w:w="3119" w:type="dxa"/>
                  <w:tcBorders>
                    <w:top w:val="nil"/>
                  </w:tcBorders>
                  <w:vAlign w:val="center"/>
                </w:tcPr>
                <w:p w14:paraId="3489C53F" w14:textId="77777777" w:rsidR="00E131CF" w:rsidRPr="006145DB" w:rsidRDefault="00E131CF" w:rsidP="007F10A5">
                  <w:pPr>
                    <w:spacing w:after="0" w:line="240" w:lineRule="auto"/>
                    <w:jc w:val="center"/>
                    <w:rPr>
                      <w:rFonts w:eastAsia="Arial" w:cs="Arial"/>
                      <w:sz w:val="16"/>
                      <w:szCs w:val="16"/>
                    </w:rPr>
                  </w:pPr>
                  <w:r w:rsidRPr="006145DB">
                    <w:rPr>
                      <w:rFonts w:eastAsia="Arial" w:cs="Arial"/>
                      <w:sz w:val="16"/>
                      <w:szCs w:val="16"/>
                    </w:rPr>
                    <w:t>Criterios de Priorización</w:t>
                  </w:r>
                </w:p>
              </w:tc>
              <w:tc>
                <w:tcPr>
                  <w:tcW w:w="1559" w:type="dxa"/>
                  <w:tcBorders>
                    <w:top w:val="nil"/>
                  </w:tcBorders>
                  <w:vAlign w:val="center"/>
                </w:tcPr>
                <w:p w14:paraId="2460CFF7" w14:textId="77777777" w:rsidR="00E131CF" w:rsidRPr="006145DB" w:rsidRDefault="00E131CF" w:rsidP="007F10A5">
                  <w:pPr>
                    <w:spacing w:after="0" w:line="240" w:lineRule="auto"/>
                    <w:jc w:val="center"/>
                    <w:rPr>
                      <w:rFonts w:eastAsia="Arial" w:cs="Arial"/>
                      <w:sz w:val="16"/>
                      <w:szCs w:val="16"/>
                    </w:rPr>
                  </w:pPr>
                  <w:r w:rsidRPr="006145DB">
                    <w:rPr>
                      <w:rFonts w:eastAsia="Arial" w:cs="Arial"/>
                      <w:sz w:val="16"/>
                      <w:szCs w:val="16"/>
                    </w:rPr>
                    <w:t>Fuente de Información</w:t>
                  </w:r>
                </w:p>
              </w:tc>
              <w:tc>
                <w:tcPr>
                  <w:tcW w:w="1112" w:type="dxa"/>
                  <w:tcBorders>
                    <w:top w:val="nil"/>
                  </w:tcBorders>
                  <w:vAlign w:val="center"/>
                </w:tcPr>
                <w:p w14:paraId="3116F48C" w14:textId="77777777" w:rsidR="00E131CF" w:rsidRPr="006145DB" w:rsidRDefault="00E131CF" w:rsidP="007F10A5">
                  <w:pPr>
                    <w:spacing w:after="0" w:line="240" w:lineRule="auto"/>
                    <w:jc w:val="center"/>
                    <w:rPr>
                      <w:rFonts w:eastAsia="Arial" w:cs="Arial"/>
                      <w:sz w:val="16"/>
                      <w:szCs w:val="16"/>
                    </w:rPr>
                  </w:pPr>
                  <w:r w:rsidRPr="006145DB">
                    <w:rPr>
                      <w:rFonts w:eastAsia="Arial" w:cs="Arial"/>
                      <w:sz w:val="16"/>
                      <w:szCs w:val="16"/>
                    </w:rPr>
                    <w:t>Periodicidad</w:t>
                  </w:r>
                </w:p>
              </w:tc>
              <w:tc>
                <w:tcPr>
                  <w:tcW w:w="1566" w:type="dxa"/>
                  <w:tcBorders>
                    <w:top w:val="nil"/>
                  </w:tcBorders>
                  <w:vAlign w:val="center"/>
                </w:tcPr>
                <w:p w14:paraId="58B07314" w14:textId="77777777" w:rsidR="00E131CF" w:rsidRPr="006145DB" w:rsidRDefault="00E131CF" w:rsidP="007F10A5">
                  <w:pPr>
                    <w:spacing w:after="0" w:line="240" w:lineRule="auto"/>
                    <w:jc w:val="center"/>
                    <w:rPr>
                      <w:rFonts w:eastAsia="Arial" w:cs="Arial"/>
                      <w:sz w:val="16"/>
                      <w:szCs w:val="16"/>
                    </w:rPr>
                  </w:pPr>
                  <w:r w:rsidRPr="006145DB">
                    <w:rPr>
                      <w:rFonts w:eastAsia="Arial" w:cs="Arial"/>
                      <w:sz w:val="16"/>
                      <w:szCs w:val="16"/>
                    </w:rPr>
                    <w:t>Administrador</w:t>
                  </w:r>
                </w:p>
              </w:tc>
            </w:tr>
            <w:tr w:rsidR="00F474A7" w:rsidRPr="006145DB" w14:paraId="1FDDF810" w14:textId="77777777" w:rsidTr="008249B8">
              <w:trPr>
                <w:trHeight w:val="918"/>
                <w:jc w:val="center"/>
              </w:trPr>
              <w:tc>
                <w:tcPr>
                  <w:tcW w:w="3119" w:type="dxa"/>
                  <w:vMerge w:val="restart"/>
                  <w:shd w:val="clear" w:color="auto" w:fill="FFFFFF" w:themeFill="background1"/>
                  <w:vAlign w:val="center"/>
                </w:tcPr>
                <w:p w14:paraId="7F6B729D" w14:textId="77777777" w:rsidR="00E131CF" w:rsidRPr="006145DB" w:rsidRDefault="00E131CF" w:rsidP="007F10A5">
                  <w:pPr>
                    <w:tabs>
                      <w:tab w:val="left" w:pos="8080"/>
                    </w:tabs>
                    <w:spacing w:after="0" w:line="240" w:lineRule="auto"/>
                    <w:ind w:left="-33"/>
                    <w:jc w:val="both"/>
                    <w:textAlignment w:val="baseline"/>
                    <w:rPr>
                      <w:rFonts w:eastAsia="Arial" w:cs="Arial"/>
                      <w:sz w:val="16"/>
                      <w:szCs w:val="16"/>
                    </w:rPr>
                  </w:pPr>
                  <w:r w:rsidRPr="006145DB">
                    <w:rPr>
                      <w:rFonts w:cs="Arial"/>
                      <w:sz w:val="16"/>
                      <w:szCs w:val="16"/>
                    </w:rPr>
                    <w:t xml:space="preserve">Niña o niño con desnutrición aguda (moderada o severa) sin restricciones médicas para el ingreso a entornos institucionales, remitidos por las entidades nacionales, distritales y locales, de acuerdo con lo establecido en la fase de identificación de la ruta Especializada de Atención Integral a la desnutrición Aguda en menores de 5 años. </w:t>
                  </w:r>
                </w:p>
              </w:tc>
              <w:tc>
                <w:tcPr>
                  <w:tcW w:w="1559" w:type="dxa"/>
                  <w:shd w:val="clear" w:color="auto" w:fill="FFFFFF" w:themeFill="background1"/>
                  <w:vAlign w:val="center"/>
                </w:tcPr>
                <w:p w14:paraId="5818EFE3" w14:textId="0CBC76C5"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Base de datos del - evento 113</w:t>
                  </w:r>
                  <w:r w:rsidR="00383766" w:rsidRPr="006145DB">
                    <w:rPr>
                      <w:rFonts w:cs="Arial"/>
                      <w:sz w:val="16"/>
                      <w:szCs w:val="16"/>
                    </w:rPr>
                    <w:t xml:space="preserve"> </w:t>
                  </w:r>
                  <w:r w:rsidRPr="006145DB">
                    <w:rPr>
                      <w:rFonts w:cs="Arial"/>
                      <w:sz w:val="16"/>
                      <w:szCs w:val="16"/>
                    </w:rPr>
                    <w:t>Desnutrición aguda en menores de 5 años</w:t>
                  </w:r>
                </w:p>
              </w:tc>
              <w:tc>
                <w:tcPr>
                  <w:tcW w:w="1112" w:type="dxa"/>
                  <w:shd w:val="clear" w:color="auto" w:fill="FFFFFF" w:themeFill="background1"/>
                  <w:vAlign w:val="center"/>
                </w:tcPr>
                <w:p w14:paraId="4FB7C53C"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Mensual</w:t>
                  </w:r>
                </w:p>
              </w:tc>
              <w:tc>
                <w:tcPr>
                  <w:tcW w:w="1566" w:type="dxa"/>
                  <w:shd w:val="clear" w:color="auto" w:fill="FFFFFF" w:themeFill="background1"/>
                  <w:vAlign w:val="center"/>
                </w:tcPr>
                <w:p w14:paraId="6F516008" w14:textId="51243DAA"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Secretaría Distrital de Salud</w:t>
                  </w:r>
                </w:p>
              </w:tc>
            </w:tr>
            <w:tr w:rsidR="00F474A7" w:rsidRPr="006145DB" w14:paraId="02118B72" w14:textId="77777777" w:rsidTr="008249B8">
              <w:trPr>
                <w:trHeight w:val="948"/>
                <w:jc w:val="center"/>
              </w:trPr>
              <w:tc>
                <w:tcPr>
                  <w:tcW w:w="3119" w:type="dxa"/>
                  <w:vMerge/>
                  <w:shd w:val="clear" w:color="auto" w:fill="FFFFFF" w:themeFill="background1"/>
                  <w:vAlign w:val="center"/>
                </w:tcPr>
                <w:p w14:paraId="218239AF" w14:textId="77777777" w:rsidR="00E131CF" w:rsidRPr="006145DB" w:rsidRDefault="00E131CF" w:rsidP="007F10A5">
                  <w:pPr>
                    <w:tabs>
                      <w:tab w:val="left" w:pos="8080"/>
                    </w:tabs>
                    <w:spacing w:after="0" w:line="240" w:lineRule="auto"/>
                    <w:ind w:left="105"/>
                    <w:jc w:val="both"/>
                    <w:textAlignment w:val="baseline"/>
                    <w:rPr>
                      <w:rFonts w:cs="Arial"/>
                      <w:sz w:val="16"/>
                      <w:szCs w:val="16"/>
                    </w:rPr>
                  </w:pPr>
                </w:p>
              </w:tc>
              <w:tc>
                <w:tcPr>
                  <w:tcW w:w="1559" w:type="dxa"/>
                  <w:shd w:val="clear" w:color="auto" w:fill="FFFFFF" w:themeFill="background1"/>
                  <w:vAlign w:val="center"/>
                </w:tcPr>
                <w:p w14:paraId="1BEBA713"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Verificación en campo.</w:t>
                  </w:r>
                </w:p>
              </w:tc>
              <w:tc>
                <w:tcPr>
                  <w:tcW w:w="1112" w:type="dxa"/>
                  <w:shd w:val="clear" w:color="auto" w:fill="FFFFFF" w:themeFill="background1"/>
                  <w:vAlign w:val="center"/>
                </w:tcPr>
                <w:p w14:paraId="3A7535BB"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Demanda</w:t>
                  </w:r>
                </w:p>
              </w:tc>
              <w:tc>
                <w:tcPr>
                  <w:tcW w:w="1566" w:type="dxa"/>
                  <w:shd w:val="clear" w:color="auto" w:fill="FFFFFF" w:themeFill="background1"/>
                  <w:vAlign w:val="center"/>
                </w:tcPr>
                <w:p w14:paraId="3D9B18C1"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Subdirección Local para la Integración Social -Equipo del Servicio.</w:t>
                  </w:r>
                </w:p>
              </w:tc>
            </w:tr>
            <w:tr w:rsidR="00F474A7" w:rsidRPr="006145DB" w14:paraId="563CC77D" w14:textId="77777777" w:rsidTr="008249B8">
              <w:trPr>
                <w:trHeight w:val="1587"/>
                <w:jc w:val="center"/>
              </w:trPr>
              <w:tc>
                <w:tcPr>
                  <w:tcW w:w="3119" w:type="dxa"/>
                  <w:shd w:val="clear" w:color="auto" w:fill="FFFFFF" w:themeFill="background1"/>
                  <w:vAlign w:val="center"/>
                </w:tcPr>
                <w:p w14:paraId="761F3408" w14:textId="77777777" w:rsidR="00E131CF" w:rsidRPr="006145DB" w:rsidRDefault="00E131CF" w:rsidP="007F10A5">
                  <w:pPr>
                    <w:tabs>
                      <w:tab w:val="left" w:pos="709"/>
                    </w:tabs>
                    <w:spacing w:after="0" w:line="240" w:lineRule="auto"/>
                    <w:jc w:val="both"/>
                    <w:rPr>
                      <w:rFonts w:eastAsia="Arial" w:cs="Arial"/>
                      <w:sz w:val="16"/>
                      <w:szCs w:val="16"/>
                    </w:rPr>
                  </w:pPr>
                  <w:r w:rsidRPr="006145DB">
                    <w:rPr>
                      <w:rFonts w:eastAsia="Arial" w:cs="Arial"/>
                      <w:sz w:val="16"/>
                      <w:szCs w:val="16"/>
                    </w:rPr>
                    <w:t>Niño o niña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559" w:type="dxa"/>
                  <w:shd w:val="clear" w:color="auto" w:fill="FFFFFF" w:themeFill="background1"/>
                  <w:vAlign w:val="center"/>
                </w:tcPr>
                <w:p w14:paraId="261C09C7"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Registro Único de Victimas – RUV de la Unidad Administrativa Especial para la Atención y Reparación Integral de las Víctimas</w:t>
                  </w:r>
                </w:p>
              </w:tc>
              <w:tc>
                <w:tcPr>
                  <w:tcW w:w="1112" w:type="dxa"/>
                  <w:shd w:val="clear" w:color="auto" w:fill="FFFFFF" w:themeFill="background1"/>
                  <w:vAlign w:val="center"/>
                </w:tcPr>
                <w:p w14:paraId="1CAFCCDF"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Trimestral</w:t>
                  </w:r>
                </w:p>
              </w:tc>
              <w:tc>
                <w:tcPr>
                  <w:tcW w:w="1566" w:type="dxa"/>
                  <w:shd w:val="clear" w:color="auto" w:fill="FFFFFF" w:themeFill="background1"/>
                  <w:vAlign w:val="center"/>
                </w:tcPr>
                <w:p w14:paraId="1F53359F"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Oficina Consejería Distrital de Paz, Víctimas y Reconciliación</w:t>
                  </w:r>
                </w:p>
              </w:tc>
            </w:tr>
            <w:tr w:rsidR="00F474A7" w:rsidRPr="006145DB" w14:paraId="076BEE4F" w14:textId="77777777" w:rsidTr="008249B8">
              <w:trPr>
                <w:trHeight w:val="301"/>
                <w:jc w:val="center"/>
              </w:trPr>
              <w:tc>
                <w:tcPr>
                  <w:tcW w:w="3119" w:type="dxa"/>
                  <w:vMerge w:val="restart"/>
                  <w:shd w:val="clear" w:color="auto" w:fill="FFFFFF" w:themeFill="background1"/>
                  <w:vAlign w:val="center"/>
                </w:tcPr>
                <w:p w14:paraId="74BDDF1F" w14:textId="77777777" w:rsidR="00E131CF" w:rsidRPr="006145DB" w:rsidRDefault="00E131CF" w:rsidP="007F10A5">
                  <w:pPr>
                    <w:tabs>
                      <w:tab w:val="left" w:pos="709"/>
                    </w:tabs>
                    <w:spacing w:after="0" w:line="240" w:lineRule="auto"/>
                    <w:jc w:val="both"/>
                    <w:rPr>
                      <w:rFonts w:eastAsia="Arial" w:cs="Arial"/>
                      <w:sz w:val="16"/>
                      <w:szCs w:val="16"/>
                    </w:rPr>
                  </w:pPr>
                  <w:r w:rsidRPr="006145DB">
                    <w:rPr>
                      <w:rFonts w:eastAsia="Arial" w:cs="Arial"/>
                      <w:sz w:val="16"/>
                      <w:szCs w:val="16"/>
                    </w:rPr>
                    <w:t>Niña o niño con discapacidad o alteraciones en el desarrollo, sin restricciones médicas para el ingreso a entornos institucionales.</w:t>
                  </w:r>
                </w:p>
              </w:tc>
              <w:tc>
                <w:tcPr>
                  <w:tcW w:w="1559" w:type="dxa"/>
                  <w:shd w:val="clear" w:color="auto" w:fill="FFFFFF" w:themeFill="background1"/>
                  <w:vAlign w:val="center"/>
                </w:tcPr>
                <w:p w14:paraId="3325AADD"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SIRBE.</w:t>
                  </w:r>
                </w:p>
              </w:tc>
              <w:tc>
                <w:tcPr>
                  <w:tcW w:w="1112" w:type="dxa"/>
                  <w:shd w:val="clear" w:color="auto" w:fill="FFFFFF" w:themeFill="background1"/>
                  <w:vAlign w:val="center"/>
                </w:tcPr>
                <w:p w14:paraId="4718AAD7"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Demanda</w:t>
                  </w:r>
                </w:p>
              </w:tc>
              <w:tc>
                <w:tcPr>
                  <w:tcW w:w="1566" w:type="dxa"/>
                  <w:shd w:val="clear" w:color="auto" w:fill="FFFFFF" w:themeFill="background1"/>
                  <w:vAlign w:val="center"/>
                </w:tcPr>
                <w:p w14:paraId="185EC9AF"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Secretaría Distrital de Integración Social.</w:t>
                  </w:r>
                </w:p>
              </w:tc>
            </w:tr>
            <w:tr w:rsidR="00F474A7" w:rsidRPr="006145DB" w14:paraId="2FE985B8" w14:textId="77777777" w:rsidTr="008249B8">
              <w:trPr>
                <w:trHeight w:val="749"/>
                <w:jc w:val="center"/>
              </w:trPr>
              <w:tc>
                <w:tcPr>
                  <w:tcW w:w="3119" w:type="dxa"/>
                  <w:vMerge/>
                  <w:shd w:val="clear" w:color="auto" w:fill="FFFFFF" w:themeFill="background1"/>
                  <w:vAlign w:val="center"/>
                </w:tcPr>
                <w:p w14:paraId="52A1F4DC" w14:textId="77777777" w:rsidR="00E131CF" w:rsidRPr="006145DB" w:rsidRDefault="00E131CF" w:rsidP="007F10A5">
                  <w:pPr>
                    <w:tabs>
                      <w:tab w:val="left" w:pos="709"/>
                    </w:tabs>
                    <w:spacing w:before="240" w:after="0" w:line="240" w:lineRule="auto"/>
                    <w:jc w:val="both"/>
                    <w:rPr>
                      <w:rFonts w:eastAsia="Arial" w:cs="Arial"/>
                      <w:sz w:val="16"/>
                      <w:szCs w:val="16"/>
                    </w:rPr>
                  </w:pPr>
                </w:p>
              </w:tc>
              <w:tc>
                <w:tcPr>
                  <w:tcW w:w="1559" w:type="dxa"/>
                  <w:shd w:val="clear" w:color="auto" w:fill="FFFFFF" w:themeFill="background1"/>
                  <w:vAlign w:val="center"/>
                </w:tcPr>
                <w:p w14:paraId="2A3B838D"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Verificación en campo.</w:t>
                  </w:r>
                </w:p>
              </w:tc>
              <w:tc>
                <w:tcPr>
                  <w:tcW w:w="1112" w:type="dxa"/>
                  <w:shd w:val="clear" w:color="auto" w:fill="FFFFFF" w:themeFill="background1"/>
                  <w:vAlign w:val="center"/>
                </w:tcPr>
                <w:p w14:paraId="483273B7"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Demanda</w:t>
                  </w:r>
                </w:p>
              </w:tc>
              <w:tc>
                <w:tcPr>
                  <w:tcW w:w="1566" w:type="dxa"/>
                  <w:shd w:val="clear" w:color="auto" w:fill="FFFFFF" w:themeFill="background1"/>
                  <w:vAlign w:val="center"/>
                </w:tcPr>
                <w:p w14:paraId="528E15DC"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Subdirección Local para la Integración Social -Equipo del Servicio.</w:t>
                  </w:r>
                </w:p>
              </w:tc>
            </w:tr>
            <w:tr w:rsidR="00F474A7" w:rsidRPr="006145DB" w14:paraId="395C86DD" w14:textId="77777777" w:rsidTr="008249B8">
              <w:trPr>
                <w:trHeight w:val="1423"/>
                <w:jc w:val="center"/>
              </w:trPr>
              <w:tc>
                <w:tcPr>
                  <w:tcW w:w="3119" w:type="dxa"/>
                  <w:shd w:val="clear" w:color="auto" w:fill="FFFFFF" w:themeFill="background1"/>
                  <w:vAlign w:val="center"/>
                </w:tcPr>
                <w:p w14:paraId="2CBBB3CB" w14:textId="77777777" w:rsidR="00E131CF" w:rsidRPr="006145DB" w:rsidRDefault="00E131CF" w:rsidP="007F10A5">
                  <w:pPr>
                    <w:spacing w:after="0" w:line="240" w:lineRule="auto"/>
                    <w:jc w:val="both"/>
                    <w:rPr>
                      <w:rFonts w:eastAsia="Arial" w:cs="Arial"/>
                      <w:sz w:val="16"/>
                      <w:szCs w:val="16"/>
                    </w:rPr>
                  </w:pPr>
                  <w:r w:rsidRPr="006145DB">
                    <w:rPr>
                      <w:rFonts w:eastAsia="Arial"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559" w:type="dxa"/>
                  <w:shd w:val="clear" w:color="auto" w:fill="FFFFFF" w:themeFill="background1"/>
                  <w:vAlign w:val="center"/>
                </w:tcPr>
                <w:p w14:paraId="37ED4551"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Censos oficiales de comunidades étnicas: Indígena Cabildos reconocidos en la ciudad de Bogotá y Rrom - Gitano</w:t>
                  </w:r>
                </w:p>
              </w:tc>
              <w:tc>
                <w:tcPr>
                  <w:tcW w:w="1112" w:type="dxa"/>
                  <w:shd w:val="clear" w:color="auto" w:fill="FFFFFF" w:themeFill="background1"/>
                  <w:vAlign w:val="center"/>
                </w:tcPr>
                <w:p w14:paraId="248914B6"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2021 entrega única</w:t>
                  </w:r>
                </w:p>
              </w:tc>
              <w:tc>
                <w:tcPr>
                  <w:tcW w:w="1566" w:type="dxa"/>
                  <w:shd w:val="clear" w:color="auto" w:fill="FFFFFF" w:themeFill="background1"/>
                  <w:vAlign w:val="center"/>
                </w:tcPr>
                <w:p w14:paraId="39EC4D41"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Ministerio del Interior</w:t>
                  </w:r>
                </w:p>
              </w:tc>
            </w:tr>
            <w:tr w:rsidR="00F474A7" w:rsidRPr="006145DB" w14:paraId="61D96C5E" w14:textId="77777777" w:rsidTr="008249B8">
              <w:trPr>
                <w:trHeight w:val="868"/>
                <w:jc w:val="center"/>
              </w:trPr>
              <w:tc>
                <w:tcPr>
                  <w:tcW w:w="3119" w:type="dxa"/>
                  <w:vAlign w:val="center"/>
                </w:tcPr>
                <w:p w14:paraId="2DAE945E" w14:textId="77777777" w:rsidR="00E131CF" w:rsidRPr="006145DB" w:rsidRDefault="00E131CF" w:rsidP="007F10A5">
                  <w:pPr>
                    <w:tabs>
                      <w:tab w:val="left" w:pos="709"/>
                    </w:tabs>
                    <w:spacing w:after="0" w:line="240" w:lineRule="auto"/>
                    <w:jc w:val="both"/>
                    <w:rPr>
                      <w:rFonts w:eastAsia="Arial" w:cs="Arial"/>
                      <w:sz w:val="16"/>
                      <w:szCs w:val="16"/>
                    </w:rPr>
                  </w:pPr>
                  <w:r w:rsidRPr="006145DB">
                    <w:rPr>
                      <w:rFonts w:eastAsia="Arial" w:cs="Arial"/>
                      <w:sz w:val="16"/>
                      <w:szCs w:val="16"/>
                    </w:rPr>
                    <w:t>Niña o niño con medida de protección por vulneración de sus derechos y en Proceso Administrativo de Restablecimiento de Derechos.</w:t>
                  </w:r>
                </w:p>
              </w:tc>
              <w:tc>
                <w:tcPr>
                  <w:tcW w:w="1559" w:type="dxa"/>
                  <w:shd w:val="clear" w:color="auto" w:fill="FFFFFF" w:themeFill="background1"/>
                  <w:vAlign w:val="center"/>
                </w:tcPr>
                <w:p w14:paraId="1D7EA9F3"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Verificación en campo</w:t>
                  </w:r>
                </w:p>
              </w:tc>
              <w:tc>
                <w:tcPr>
                  <w:tcW w:w="1112" w:type="dxa"/>
                  <w:shd w:val="clear" w:color="auto" w:fill="FFFFFF" w:themeFill="background1"/>
                  <w:vAlign w:val="center"/>
                </w:tcPr>
                <w:p w14:paraId="1F4A93EA"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Demanda</w:t>
                  </w:r>
                </w:p>
              </w:tc>
              <w:tc>
                <w:tcPr>
                  <w:tcW w:w="1566" w:type="dxa"/>
                  <w:shd w:val="clear" w:color="auto" w:fill="FFFFFF" w:themeFill="background1"/>
                  <w:vAlign w:val="center"/>
                </w:tcPr>
                <w:p w14:paraId="0B193A2C"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Subdirección Local para la Integración Social -Equipo del Servicio.</w:t>
                  </w:r>
                </w:p>
              </w:tc>
            </w:tr>
            <w:tr w:rsidR="00F474A7" w:rsidRPr="006145DB" w14:paraId="57EC25A1" w14:textId="77777777" w:rsidTr="008249B8">
              <w:trPr>
                <w:trHeight w:val="586"/>
                <w:jc w:val="center"/>
              </w:trPr>
              <w:tc>
                <w:tcPr>
                  <w:tcW w:w="3119" w:type="dxa"/>
                  <w:vMerge w:val="restart"/>
                  <w:shd w:val="clear" w:color="auto" w:fill="FFFFFF" w:themeFill="background1"/>
                  <w:vAlign w:val="center"/>
                </w:tcPr>
                <w:p w14:paraId="6D1F4FCD" w14:textId="77777777" w:rsidR="00E131CF" w:rsidRPr="006145DB" w:rsidRDefault="00E131CF" w:rsidP="007F10A5">
                  <w:pPr>
                    <w:tabs>
                      <w:tab w:val="left" w:pos="709"/>
                    </w:tabs>
                    <w:spacing w:after="0" w:line="240" w:lineRule="auto"/>
                    <w:jc w:val="both"/>
                    <w:rPr>
                      <w:rFonts w:eastAsia="Arial" w:cs="Arial"/>
                      <w:sz w:val="16"/>
                      <w:szCs w:val="16"/>
                    </w:rPr>
                  </w:pPr>
                  <w:r w:rsidRPr="006145DB">
                    <w:rPr>
                      <w:rFonts w:eastAsia="Arial" w:cs="Arial"/>
                      <w:sz w:val="16"/>
                      <w:szCs w:val="16"/>
                    </w:rPr>
                    <w:t>Niñas y niños identificados por la SDIS en alguna de las siguientes situaciones: uso en mendicidad, trabajo infantil, persona que vive en calle o en soluciones habitacionales temporales “paga diarios”, entre otros.</w:t>
                  </w:r>
                </w:p>
              </w:tc>
              <w:tc>
                <w:tcPr>
                  <w:tcW w:w="1559" w:type="dxa"/>
                  <w:shd w:val="clear" w:color="auto" w:fill="FFFFFF" w:themeFill="background1"/>
                  <w:vAlign w:val="center"/>
                </w:tcPr>
                <w:p w14:paraId="65455CC3"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Verificación en campo</w:t>
                  </w:r>
                </w:p>
              </w:tc>
              <w:tc>
                <w:tcPr>
                  <w:tcW w:w="1112" w:type="dxa"/>
                  <w:shd w:val="clear" w:color="auto" w:fill="FFFFFF" w:themeFill="background1"/>
                  <w:vAlign w:val="center"/>
                </w:tcPr>
                <w:p w14:paraId="31049742" w14:textId="77777777" w:rsidR="00E131CF" w:rsidRPr="006145DB" w:rsidRDefault="00E131CF" w:rsidP="007F10A5">
                  <w:pPr>
                    <w:tabs>
                      <w:tab w:val="left" w:pos="709"/>
                    </w:tabs>
                    <w:spacing w:before="240" w:after="0" w:line="240" w:lineRule="auto"/>
                    <w:contextualSpacing/>
                    <w:jc w:val="center"/>
                    <w:rPr>
                      <w:rFonts w:cs="Arial"/>
                      <w:sz w:val="16"/>
                      <w:szCs w:val="16"/>
                    </w:rPr>
                  </w:pPr>
                  <w:r w:rsidRPr="006145DB">
                    <w:rPr>
                      <w:rFonts w:cs="Arial"/>
                      <w:sz w:val="16"/>
                      <w:szCs w:val="16"/>
                    </w:rPr>
                    <w:t>Demanda</w:t>
                  </w:r>
                </w:p>
              </w:tc>
              <w:tc>
                <w:tcPr>
                  <w:tcW w:w="1566" w:type="dxa"/>
                  <w:shd w:val="clear" w:color="auto" w:fill="FFFFFF" w:themeFill="background1"/>
                  <w:vAlign w:val="center"/>
                </w:tcPr>
                <w:p w14:paraId="182B8077"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Subdirección para la Infancia - Subdirección Local para la Integración Social -Equipo del Servicio.</w:t>
                  </w:r>
                </w:p>
              </w:tc>
            </w:tr>
            <w:tr w:rsidR="00F474A7" w:rsidRPr="006145DB" w14:paraId="23819233" w14:textId="77777777" w:rsidTr="008249B8">
              <w:trPr>
                <w:trHeight w:val="608"/>
                <w:jc w:val="center"/>
              </w:trPr>
              <w:tc>
                <w:tcPr>
                  <w:tcW w:w="3119" w:type="dxa"/>
                  <w:vMerge/>
                  <w:tcBorders>
                    <w:bottom w:val="single" w:sz="4" w:space="0" w:color="auto"/>
                  </w:tcBorders>
                  <w:vAlign w:val="center"/>
                </w:tcPr>
                <w:p w14:paraId="196C6782" w14:textId="77777777" w:rsidR="00E131CF" w:rsidRPr="006145DB" w:rsidRDefault="00E131CF" w:rsidP="007F10A5">
                  <w:pPr>
                    <w:tabs>
                      <w:tab w:val="left" w:pos="709"/>
                    </w:tabs>
                    <w:spacing w:before="240" w:line="240" w:lineRule="auto"/>
                    <w:rPr>
                      <w:rFonts w:eastAsia="Arial" w:cs="Arial"/>
                      <w:sz w:val="16"/>
                      <w:szCs w:val="16"/>
                    </w:rPr>
                  </w:pPr>
                </w:p>
              </w:tc>
              <w:tc>
                <w:tcPr>
                  <w:tcW w:w="1559" w:type="dxa"/>
                  <w:tcBorders>
                    <w:bottom w:val="single" w:sz="4" w:space="0" w:color="auto"/>
                  </w:tcBorders>
                  <w:shd w:val="clear" w:color="auto" w:fill="FFFFFF" w:themeFill="background1"/>
                  <w:vAlign w:val="center"/>
                </w:tcPr>
                <w:p w14:paraId="6ECBADC8"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Base de personas residentes en paga diarios</w:t>
                  </w:r>
                </w:p>
              </w:tc>
              <w:tc>
                <w:tcPr>
                  <w:tcW w:w="1112" w:type="dxa"/>
                  <w:tcBorders>
                    <w:bottom w:val="single" w:sz="4" w:space="0" w:color="auto"/>
                  </w:tcBorders>
                  <w:shd w:val="clear" w:color="auto" w:fill="FFFFFF" w:themeFill="background1"/>
                  <w:vAlign w:val="center"/>
                </w:tcPr>
                <w:p w14:paraId="16D6BD68" w14:textId="77777777" w:rsidR="00E131CF" w:rsidRPr="006145DB" w:rsidRDefault="00E131CF" w:rsidP="007F10A5">
                  <w:pPr>
                    <w:tabs>
                      <w:tab w:val="left" w:pos="709"/>
                    </w:tabs>
                    <w:spacing w:before="240" w:after="0" w:line="240" w:lineRule="auto"/>
                    <w:contextualSpacing/>
                    <w:jc w:val="center"/>
                    <w:rPr>
                      <w:rFonts w:cs="Arial"/>
                      <w:sz w:val="16"/>
                      <w:szCs w:val="16"/>
                    </w:rPr>
                  </w:pPr>
                  <w:r w:rsidRPr="006145DB">
                    <w:rPr>
                      <w:rFonts w:cs="Arial"/>
                      <w:sz w:val="16"/>
                      <w:szCs w:val="16"/>
                    </w:rPr>
                    <w:t>Vigente</w:t>
                  </w:r>
                </w:p>
              </w:tc>
              <w:tc>
                <w:tcPr>
                  <w:tcW w:w="1566" w:type="dxa"/>
                  <w:tcBorders>
                    <w:bottom w:val="single" w:sz="4" w:space="0" w:color="auto"/>
                  </w:tcBorders>
                  <w:shd w:val="clear" w:color="auto" w:fill="FFFFFF" w:themeFill="background1"/>
                  <w:vAlign w:val="center"/>
                </w:tcPr>
                <w:p w14:paraId="472CFA0D"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 xml:space="preserve">Secretaría Distrital de Integración Social y Secretaría </w:t>
                  </w:r>
                  <w:r w:rsidRPr="006145DB">
                    <w:rPr>
                      <w:rFonts w:cs="Arial"/>
                      <w:sz w:val="16"/>
                      <w:szCs w:val="16"/>
                    </w:rPr>
                    <w:lastRenderedPageBreak/>
                    <w:t>Distrital Planeación - SDP</w:t>
                  </w:r>
                </w:p>
              </w:tc>
            </w:tr>
            <w:tr w:rsidR="00F474A7" w:rsidRPr="006145DB" w14:paraId="18C740A1" w14:textId="77777777" w:rsidTr="008249B8">
              <w:trPr>
                <w:trHeight w:val="445"/>
                <w:jc w:val="center"/>
              </w:trPr>
              <w:tc>
                <w:tcPr>
                  <w:tcW w:w="3119" w:type="dxa"/>
                  <w:tcBorders>
                    <w:top w:val="single" w:sz="4" w:space="0" w:color="auto"/>
                    <w:bottom w:val="nil"/>
                  </w:tcBorders>
                  <w:shd w:val="clear" w:color="auto" w:fill="FFFFFF" w:themeFill="background1"/>
                  <w:vAlign w:val="center"/>
                </w:tcPr>
                <w:p w14:paraId="3CD28153" w14:textId="77777777" w:rsidR="00E131CF" w:rsidRPr="006145DB" w:rsidRDefault="00E131CF" w:rsidP="007F10A5">
                  <w:pPr>
                    <w:tabs>
                      <w:tab w:val="left" w:pos="709"/>
                    </w:tabs>
                    <w:spacing w:after="0" w:line="240" w:lineRule="auto"/>
                    <w:jc w:val="both"/>
                    <w:rPr>
                      <w:rFonts w:eastAsia="Arial" w:cs="Arial"/>
                      <w:sz w:val="16"/>
                      <w:szCs w:val="16"/>
                    </w:rPr>
                  </w:pPr>
                  <w:r w:rsidRPr="006145DB">
                    <w:rPr>
                      <w:rFonts w:eastAsia="Arial" w:cs="Arial"/>
                      <w:sz w:val="16"/>
                      <w:szCs w:val="16"/>
                    </w:rPr>
                    <w:lastRenderedPageBreak/>
                    <w:t>Niña o niño remitidos por servicios que oferta la SDIS o por otras entidades Distritales y/o Nacionales.</w:t>
                  </w:r>
                </w:p>
              </w:tc>
              <w:tc>
                <w:tcPr>
                  <w:tcW w:w="1559" w:type="dxa"/>
                  <w:tcBorders>
                    <w:top w:val="single" w:sz="4" w:space="0" w:color="auto"/>
                    <w:bottom w:val="nil"/>
                  </w:tcBorders>
                  <w:shd w:val="clear" w:color="auto" w:fill="FFFFFF" w:themeFill="background1"/>
                  <w:vAlign w:val="center"/>
                </w:tcPr>
                <w:p w14:paraId="72B81BF9"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Verificación en campo</w:t>
                  </w:r>
                </w:p>
              </w:tc>
              <w:tc>
                <w:tcPr>
                  <w:tcW w:w="1112" w:type="dxa"/>
                  <w:tcBorders>
                    <w:top w:val="single" w:sz="4" w:space="0" w:color="auto"/>
                    <w:bottom w:val="nil"/>
                  </w:tcBorders>
                  <w:shd w:val="clear" w:color="auto" w:fill="FFFFFF" w:themeFill="background1"/>
                  <w:vAlign w:val="center"/>
                </w:tcPr>
                <w:p w14:paraId="1C1622F5" w14:textId="77777777" w:rsidR="00E131CF" w:rsidRPr="006145DB" w:rsidRDefault="00E131CF" w:rsidP="007F10A5">
                  <w:pPr>
                    <w:tabs>
                      <w:tab w:val="left" w:pos="709"/>
                    </w:tabs>
                    <w:spacing w:before="240" w:after="0" w:line="240" w:lineRule="auto"/>
                    <w:contextualSpacing/>
                    <w:jc w:val="center"/>
                    <w:rPr>
                      <w:rFonts w:cs="Arial"/>
                      <w:sz w:val="16"/>
                      <w:szCs w:val="16"/>
                    </w:rPr>
                  </w:pPr>
                  <w:r w:rsidRPr="006145DB">
                    <w:rPr>
                      <w:rFonts w:cs="Arial"/>
                      <w:sz w:val="16"/>
                      <w:szCs w:val="16"/>
                    </w:rPr>
                    <w:t>Demanda</w:t>
                  </w:r>
                </w:p>
              </w:tc>
              <w:tc>
                <w:tcPr>
                  <w:tcW w:w="1566" w:type="dxa"/>
                  <w:tcBorders>
                    <w:top w:val="single" w:sz="4" w:space="0" w:color="auto"/>
                    <w:bottom w:val="nil"/>
                  </w:tcBorders>
                  <w:shd w:val="clear" w:color="auto" w:fill="FFFFFF" w:themeFill="background1"/>
                  <w:vAlign w:val="center"/>
                </w:tcPr>
                <w:p w14:paraId="1847E274"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Subdirección Local para la Integración Social -Equipo del Servicio.</w:t>
                  </w:r>
                </w:p>
              </w:tc>
            </w:tr>
          </w:tbl>
          <w:p w14:paraId="2F0714B7" w14:textId="77777777" w:rsidR="00E131CF" w:rsidRPr="006145DB" w:rsidRDefault="00E131CF" w:rsidP="007F10A5">
            <w:pPr>
              <w:tabs>
                <w:tab w:val="left" w:pos="709"/>
              </w:tabs>
              <w:spacing w:line="240" w:lineRule="auto"/>
              <w:contextualSpacing/>
              <w:jc w:val="both"/>
              <w:rPr>
                <w:rFonts w:cs="Arial"/>
                <w:bCs/>
                <w:sz w:val="16"/>
                <w:szCs w:val="16"/>
                <w:lang w:eastAsia="es-CO"/>
              </w:rPr>
            </w:pPr>
          </w:p>
        </w:tc>
      </w:tr>
      <w:tr w:rsidR="00E131CF" w:rsidRPr="006145DB" w14:paraId="44769F5A" w14:textId="77777777" w:rsidTr="009E326C">
        <w:trPr>
          <w:trHeight w:val="2480"/>
          <w:jc w:val="center"/>
        </w:trPr>
        <w:tc>
          <w:tcPr>
            <w:tcW w:w="1696" w:type="dxa"/>
            <w:vAlign w:val="center"/>
          </w:tcPr>
          <w:p w14:paraId="0329B7B8" w14:textId="77777777" w:rsidR="00E131CF" w:rsidRPr="006145DB" w:rsidRDefault="00E131CF" w:rsidP="007F10A5">
            <w:pPr>
              <w:spacing w:after="0" w:line="240" w:lineRule="auto"/>
              <w:rPr>
                <w:rFonts w:cs="Arial"/>
                <w:bCs/>
                <w:sz w:val="20"/>
                <w:szCs w:val="20"/>
                <w:lang w:eastAsia="es-CO"/>
              </w:rPr>
            </w:pPr>
            <w:r w:rsidRPr="006145DB">
              <w:rPr>
                <w:rFonts w:cs="Arial"/>
                <w:bCs/>
                <w:sz w:val="20"/>
                <w:szCs w:val="20"/>
                <w:lang w:eastAsia="es-CO"/>
              </w:rPr>
              <w:lastRenderedPageBreak/>
              <w:t>Criterios de Ingreso y Fuentes de Información</w:t>
            </w:r>
          </w:p>
        </w:tc>
        <w:tc>
          <w:tcPr>
            <w:tcW w:w="7699" w:type="dxa"/>
            <w:vAlign w:val="center"/>
          </w:tcPr>
          <w:tbl>
            <w:tblPr>
              <w:tblW w:w="7371"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19"/>
              <w:gridCol w:w="1559"/>
              <w:gridCol w:w="1134"/>
              <w:gridCol w:w="1559"/>
            </w:tblGrid>
            <w:tr w:rsidR="004B6212" w:rsidRPr="006145DB" w14:paraId="3C5AE2FE" w14:textId="77777777" w:rsidTr="007F10A5">
              <w:trPr>
                <w:trHeight w:val="74"/>
              </w:trPr>
              <w:tc>
                <w:tcPr>
                  <w:tcW w:w="3119" w:type="dxa"/>
                  <w:tcMar>
                    <w:top w:w="100" w:type="dxa"/>
                    <w:left w:w="100" w:type="dxa"/>
                    <w:bottom w:w="100" w:type="dxa"/>
                    <w:right w:w="100" w:type="dxa"/>
                  </w:tcMar>
                  <w:vAlign w:val="center"/>
                  <w:hideMark/>
                </w:tcPr>
                <w:p w14:paraId="42CC660B" w14:textId="77777777" w:rsidR="00E131CF" w:rsidRPr="006145DB" w:rsidRDefault="00E131CF" w:rsidP="007F10A5">
                  <w:pPr>
                    <w:spacing w:after="0" w:line="240" w:lineRule="auto"/>
                    <w:jc w:val="center"/>
                    <w:rPr>
                      <w:rFonts w:eastAsia="Arial" w:cs="Arial"/>
                      <w:sz w:val="16"/>
                      <w:szCs w:val="16"/>
                    </w:rPr>
                  </w:pPr>
                  <w:r w:rsidRPr="006145DB">
                    <w:rPr>
                      <w:rFonts w:eastAsia="Arial" w:cs="Arial"/>
                      <w:sz w:val="16"/>
                      <w:szCs w:val="16"/>
                    </w:rPr>
                    <w:t>Criterios de Ingreso</w:t>
                  </w:r>
                </w:p>
              </w:tc>
              <w:tc>
                <w:tcPr>
                  <w:tcW w:w="1559" w:type="dxa"/>
                  <w:tcMar>
                    <w:top w:w="100" w:type="dxa"/>
                    <w:left w:w="100" w:type="dxa"/>
                    <w:bottom w:w="100" w:type="dxa"/>
                    <w:right w:w="100" w:type="dxa"/>
                  </w:tcMar>
                  <w:vAlign w:val="center"/>
                  <w:hideMark/>
                </w:tcPr>
                <w:p w14:paraId="367388BE" w14:textId="77777777" w:rsidR="00E131CF" w:rsidRPr="006145DB" w:rsidRDefault="00E131CF" w:rsidP="007F10A5">
                  <w:pPr>
                    <w:spacing w:after="0" w:line="240" w:lineRule="auto"/>
                    <w:jc w:val="center"/>
                    <w:rPr>
                      <w:rFonts w:eastAsia="Arial" w:cs="Arial"/>
                      <w:sz w:val="16"/>
                      <w:szCs w:val="16"/>
                    </w:rPr>
                  </w:pPr>
                  <w:r w:rsidRPr="006145DB">
                    <w:rPr>
                      <w:rFonts w:eastAsia="Arial" w:cs="Arial"/>
                      <w:sz w:val="16"/>
                      <w:szCs w:val="16"/>
                    </w:rPr>
                    <w:t>Fuente de Información</w:t>
                  </w:r>
                </w:p>
              </w:tc>
              <w:tc>
                <w:tcPr>
                  <w:tcW w:w="1134" w:type="dxa"/>
                  <w:tcMar>
                    <w:top w:w="100" w:type="dxa"/>
                    <w:left w:w="100" w:type="dxa"/>
                    <w:bottom w:w="100" w:type="dxa"/>
                    <w:right w:w="100" w:type="dxa"/>
                  </w:tcMar>
                  <w:vAlign w:val="center"/>
                  <w:hideMark/>
                </w:tcPr>
                <w:p w14:paraId="0951A536" w14:textId="0749C0AE" w:rsidR="00E131CF" w:rsidRPr="006145DB" w:rsidRDefault="00E131CF" w:rsidP="007F10A5">
                  <w:pPr>
                    <w:spacing w:after="0" w:line="240" w:lineRule="auto"/>
                    <w:jc w:val="center"/>
                    <w:rPr>
                      <w:rFonts w:eastAsia="Arial" w:cs="Arial"/>
                      <w:sz w:val="16"/>
                      <w:szCs w:val="16"/>
                    </w:rPr>
                  </w:pPr>
                  <w:r w:rsidRPr="006145DB">
                    <w:rPr>
                      <w:rFonts w:eastAsia="Arial" w:cs="Arial"/>
                      <w:sz w:val="16"/>
                      <w:szCs w:val="16"/>
                    </w:rPr>
                    <w:t>Periodicidad</w:t>
                  </w:r>
                </w:p>
              </w:tc>
              <w:tc>
                <w:tcPr>
                  <w:tcW w:w="1559" w:type="dxa"/>
                  <w:tcMar>
                    <w:top w:w="100" w:type="dxa"/>
                    <w:left w:w="100" w:type="dxa"/>
                    <w:bottom w:w="100" w:type="dxa"/>
                    <w:right w:w="100" w:type="dxa"/>
                  </w:tcMar>
                  <w:vAlign w:val="center"/>
                  <w:hideMark/>
                </w:tcPr>
                <w:p w14:paraId="1C3BC756" w14:textId="77777777" w:rsidR="00E131CF" w:rsidRPr="006145DB" w:rsidRDefault="00E131CF" w:rsidP="007F10A5">
                  <w:pPr>
                    <w:spacing w:after="0" w:line="240" w:lineRule="auto"/>
                    <w:jc w:val="center"/>
                    <w:rPr>
                      <w:rFonts w:eastAsia="Arial" w:cs="Arial"/>
                      <w:sz w:val="16"/>
                      <w:szCs w:val="16"/>
                    </w:rPr>
                  </w:pPr>
                  <w:r w:rsidRPr="006145DB">
                    <w:rPr>
                      <w:rFonts w:eastAsia="Arial" w:cs="Arial"/>
                      <w:sz w:val="16"/>
                      <w:szCs w:val="16"/>
                    </w:rPr>
                    <w:t>Administrador</w:t>
                  </w:r>
                </w:p>
              </w:tc>
            </w:tr>
            <w:tr w:rsidR="004B6212" w:rsidRPr="006145DB" w14:paraId="6D1C7DC1" w14:textId="77777777" w:rsidTr="008249B8">
              <w:trPr>
                <w:trHeight w:val="195"/>
              </w:trPr>
              <w:tc>
                <w:tcPr>
                  <w:tcW w:w="3119" w:type="dxa"/>
                  <w:vMerge w:val="restart"/>
                  <w:tcMar>
                    <w:top w:w="100" w:type="dxa"/>
                    <w:left w:w="100" w:type="dxa"/>
                    <w:bottom w:w="100" w:type="dxa"/>
                    <w:right w:w="100" w:type="dxa"/>
                  </w:tcMar>
                  <w:vAlign w:val="center"/>
                  <w:hideMark/>
                </w:tcPr>
                <w:p w14:paraId="05C2FF52" w14:textId="77777777" w:rsidR="00E131CF" w:rsidRPr="006145DB" w:rsidRDefault="00E131CF" w:rsidP="007F10A5">
                  <w:pPr>
                    <w:spacing w:after="0" w:line="240" w:lineRule="auto"/>
                    <w:ind w:right="112"/>
                    <w:jc w:val="both"/>
                    <w:rPr>
                      <w:rFonts w:eastAsia="Arial" w:cs="Arial"/>
                      <w:sz w:val="16"/>
                      <w:szCs w:val="16"/>
                    </w:rPr>
                  </w:pPr>
                  <w:r w:rsidRPr="006145DB">
                    <w:rPr>
                      <w:rFonts w:eastAsia="Arial" w:cs="Arial"/>
                      <w:sz w:val="16"/>
                      <w:szCs w:val="16"/>
                    </w:rPr>
                    <w:t>Niñas y niños hasta los cuatro (4) años, once (11) meses y veintinueve (29) días</w:t>
                  </w:r>
                </w:p>
              </w:tc>
              <w:tc>
                <w:tcPr>
                  <w:tcW w:w="1559" w:type="dxa"/>
                  <w:tcMar>
                    <w:top w:w="100" w:type="dxa"/>
                    <w:left w:w="100" w:type="dxa"/>
                    <w:bottom w:w="100" w:type="dxa"/>
                    <w:right w:w="100" w:type="dxa"/>
                  </w:tcMar>
                  <w:vAlign w:val="center"/>
                  <w:hideMark/>
                </w:tcPr>
                <w:p w14:paraId="24C9A67C"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SIRBE</w:t>
                  </w:r>
                </w:p>
              </w:tc>
              <w:tc>
                <w:tcPr>
                  <w:tcW w:w="1134" w:type="dxa"/>
                  <w:tcMar>
                    <w:top w:w="100" w:type="dxa"/>
                    <w:left w:w="100" w:type="dxa"/>
                    <w:bottom w:w="100" w:type="dxa"/>
                    <w:right w:w="100" w:type="dxa"/>
                  </w:tcMar>
                  <w:vAlign w:val="center"/>
                  <w:hideMark/>
                </w:tcPr>
                <w:p w14:paraId="6704B7A4"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Demanda</w:t>
                  </w:r>
                </w:p>
              </w:tc>
              <w:tc>
                <w:tcPr>
                  <w:tcW w:w="1559" w:type="dxa"/>
                  <w:tcMar>
                    <w:top w:w="100" w:type="dxa"/>
                    <w:left w:w="100" w:type="dxa"/>
                    <w:bottom w:w="100" w:type="dxa"/>
                    <w:right w:w="100" w:type="dxa"/>
                  </w:tcMar>
                  <w:vAlign w:val="center"/>
                  <w:hideMark/>
                </w:tcPr>
                <w:p w14:paraId="3B05EB31"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Secretaría Distrital de Integración Social</w:t>
                  </w:r>
                </w:p>
              </w:tc>
            </w:tr>
            <w:tr w:rsidR="004B6212" w:rsidRPr="006145DB" w14:paraId="7EB37ADA" w14:textId="77777777" w:rsidTr="008249B8">
              <w:trPr>
                <w:trHeight w:val="387"/>
              </w:trPr>
              <w:tc>
                <w:tcPr>
                  <w:tcW w:w="3119" w:type="dxa"/>
                  <w:vMerge/>
                  <w:tcMar>
                    <w:top w:w="100" w:type="dxa"/>
                    <w:left w:w="100" w:type="dxa"/>
                    <w:bottom w:w="100" w:type="dxa"/>
                    <w:right w:w="100" w:type="dxa"/>
                  </w:tcMar>
                  <w:vAlign w:val="center"/>
                </w:tcPr>
                <w:p w14:paraId="791155D6" w14:textId="77777777" w:rsidR="00E131CF" w:rsidRPr="006145DB" w:rsidRDefault="00E131CF" w:rsidP="007F10A5">
                  <w:pPr>
                    <w:spacing w:after="0" w:line="240" w:lineRule="auto"/>
                    <w:ind w:right="112"/>
                    <w:jc w:val="both"/>
                    <w:rPr>
                      <w:rFonts w:eastAsia="Arial" w:cs="Arial"/>
                      <w:sz w:val="16"/>
                      <w:szCs w:val="16"/>
                    </w:rPr>
                  </w:pPr>
                </w:p>
              </w:tc>
              <w:tc>
                <w:tcPr>
                  <w:tcW w:w="1559" w:type="dxa"/>
                  <w:tcMar>
                    <w:top w:w="100" w:type="dxa"/>
                    <w:left w:w="100" w:type="dxa"/>
                    <w:bottom w:w="100" w:type="dxa"/>
                    <w:right w:w="100" w:type="dxa"/>
                  </w:tcMar>
                  <w:vAlign w:val="center"/>
                </w:tcPr>
                <w:p w14:paraId="2916F558"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Verificación en campo</w:t>
                  </w:r>
                </w:p>
              </w:tc>
              <w:tc>
                <w:tcPr>
                  <w:tcW w:w="1134" w:type="dxa"/>
                  <w:tcMar>
                    <w:top w:w="100" w:type="dxa"/>
                    <w:left w:w="100" w:type="dxa"/>
                    <w:bottom w:w="100" w:type="dxa"/>
                    <w:right w:w="100" w:type="dxa"/>
                  </w:tcMar>
                  <w:vAlign w:val="center"/>
                </w:tcPr>
                <w:p w14:paraId="70CEFB85"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Demanda</w:t>
                  </w:r>
                </w:p>
              </w:tc>
              <w:tc>
                <w:tcPr>
                  <w:tcW w:w="1559" w:type="dxa"/>
                  <w:tcMar>
                    <w:top w:w="100" w:type="dxa"/>
                    <w:left w:w="100" w:type="dxa"/>
                    <w:bottom w:w="100" w:type="dxa"/>
                    <w:right w:w="100" w:type="dxa"/>
                  </w:tcMar>
                  <w:vAlign w:val="center"/>
                </w:tcPr>
                <w:p w14:paraId="4F941341" w14:textId="77777777" w:rsidR="00E131CF" w:rsidRPr="006145DB" w:rsidRDefault="00E131CF" w:rsidP="007F10A5">
                  <w:pPr>
                    <w:tabs>
                      <w:tab w:val="left" w:pos="709"/>
                    </w:tabs>
                    <w:spacing w:after="0" w:line="240" w:lineRule="auto"/>
                    <w:contextualSpacing/>
                    <w:jc w:val="center"/>
                    <w:rPr>
                      <w:rFonts w:cs="Arial"/>
                      <w:sz w:val="16"/>
                      <w:szCs w:val="16"/>
                    </w:rPr>
                  </w:pPr>
                  <w:r w:rsidRPr="006145DB">
                    <w:rPr>
                      <w:rFonts w:cs="Arial"/>
                      <w:sz w:val="16"/>
                      <w:szCs w:val="16"/>
                    </w:rPr>
                    <w:t>Subdirección Local para la Integración Social -Equipo del Servicio.</w:t>
                  </w:r>
                </w:p>
              </w:tc>
            </w:tr>
          </w:tbl>
          <w:p w14:paraId="467D0005" w14:textId="77777777" w:rsidR="00E131CF" w:rsidRPr="006145DB" w:rsidRDefault="00E131CF" w:rsidP="007F10A5">
            <w:pPr>
              <w:pStyle w:val="Textoindependiente"/>
              <w:spacing w:after="0" w:line="240" w:lineRule="auto"/>
              <w:ind w:right="112"/>
              <w:jc w:val="both"/>
              <w:rPr>
                <w:rFonts w:cs="Arial"/>
                <w:bCs/>
                <w:lang w:val="es-CO" w:eastAsia="es-CO"/>
              </w:rPr>
            </w:pPr>
          </w:p>
        </w:tc>
      </w:tr>
      <w:tr w:rsidR="00E131CF" w:rsidRPr="006145DB" w14:paraId="053BAC6E" w14:textId="77777777" w:rsidTr="00AA6EBC">
        <w:trPr>
          <w:trHeight w:val="4245"/>
          <w:jc w:val="center"/>
        </w:trPr>
        <w:tc>
          <w:tcPr>
            <w:tcW w:w="1696" w:type="dxa"/>
            <w:vAlign w:val="center"/>
          </w:tcPr>
          <w:p w14:paraId="15CC09E1" w14:textId="77777777" w:rsidR="00E131CF" w:rsidRPr="006145DB" w:rsidRDefault="00E131CF" w:rsidP="007F10A5">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699" w:type="dxa"/>
            <w:vAlign w:val="center"/>
          </w:tcPr>
          <w:tbl>
            <w:tblPr>
              <w:tblStyle w:val="Tablaconcuadrcula"/>
              <w:tblW w:w="7371" w:type="dxa"/>
              <w:tblInd w:w="23" w:type="dxa"/>
              <w:tblLayout w:type="fixed"/>
              <w:tblLook w:val="04A0" w:firstRow="1" w:lastRow="0" w:firstColumn="1" w:lastColumn="0" w:noHBand="0" w:noVBand="1"/>
            </w:tblPr>
            <w:tblGrid>
              <w:gridCol w:w="3119"/>
              <w:gridCol w:w="1417"/>
              <w:gridCol w:w="1134"/>
              <w:gridCol w:w="1701"/>
            </w:tblGrid>
            <w:tr w:rsidR="004B6212" w:rsidRPr="006145DB" w14:paraId="15C2B62A" w14:textId="77777777" w:rsidTr="008249B8">
              <w:trPr>
                <w:trHeight w:val="300"/>
              </w:trPr>
              <w:tc>
                <w:tcPr>
                  <w:tcW w:w="3119" w:type="dxa"/>
                  <w:tcBorders>
                    <w:top w:val="nil"/>
                  </w:tcBorders>
                  <w:vAlign w:val="center"/>
                </w:tcPr>
                <w:p w14:paraId="54A94B4A"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Criterios de Egreso</w:t>
                  </w:r>
                </w:p>
              </w:tc>
              <w:tc>
                <w:tcPr>
                  <w:tcW w:w="1417" w:type="dxa"/>
                  <w:tcBorders>
                    <w:top w:val="nil"/>
                  </w:tcBorders>
                  <w:vAlign w:val="center"/>
                </w:tcPr>
                <w:p w14:paraId="7DBA48E5"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Fuente de Información</w:t>
                  </w:r>
                </w:p>
              </w:tc>
              <w:tc>
                <w:tcPr>
                  <w:tcW w:w="1134" w:type="dxa"/>
                  <w:tcBorders>
                    <w:top w:val="nil"/>
                  </w:tcBorders>
                  <w:vAlign w:val="center"/>
                </w:tcPr>
                <w:p w14:paraId="6E8B726C"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Periodicidad</w:t>
                  </w:r>
                </w:p>
              </w:tc>
              <w:tc>
                <w:tcPr>
                  <w:tcW w:w="1701" w:type="dxa"/>
                  <w:tcBorders>
                    <w:top w:val="nil"/>
                  </w:tcBorders>
                  <w:vAlign w:val="center"/>
                </w:tcPr>
                <w:p w14:paraId="76B1958A"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Administrador</w:t>
                  </w:r>
                </w:p>
              </w:tc>
            </w:tr>
            <w:tr w:rsidR="004B6212" w:rsidRPr="006145DB" w14:paraId="79DFF185" w14:textId="77777777" w:rsidTr="008249B8">
              <w:trPr>
                <w:trHeight w:val="300"/>
              </w:trPr>
              <w:tc>
                <w:tcPr>
                  <w:tcW w:w="3119" w:type="dxa"/>
                  <w:shd w:val="clear" w:color="auto" w:fill="FFFFFF" w:themeFill="background1"/>
                  <w:vAlign w:val="center"/>
                </w:tcPr>
                <w:p w14:paraId="69D31371" w14:textId="77777777" w:rsidR="00E131CF" w:rsidRPr="006145DB" w:rsidRDefault="00E131CF" w:rsidP="007F10A5">
                  <w:pPr>
                    <w:tabs>
                      <w:tab w:val="left" w:pos="709"/>
                    </w:tabs>
                    <w:jc w:val="both"/>
                    <w:rPr>
                      <w:rFonts w:eastAsia="Arial" w:cs="Arial"/>
                      <w:sz w:val="16"/>
                      <w:szCs w:val="16"/>
                    </w:rPr>
                  </w:pPr>
                  <w:r w:rsidRPr="006145DB">
                    <w:rPr>
                      <w:rFonts w:eastAsia="Arial" w:cs="Arial"/>
                      <w:sz w:val="16"/>
                      <w:szCs w:val="16"/>
                    </w:rPr>
                    <w:t>Niña o niño con cinco (5) años cumplidos antes del 31 marzo del año siguiente. Este egreso aplica al finalizar el año en curso.</w:t>
                  </w:r>
                </w:p>
              </w:tc>
              <w:tc>
                <w:tcPr>
                  <w:tcW w:w="1417" w:type="dxa"/>
                  <w:shd w:val="clear" w:color="auto" w:fill="FFFFFF" w:themeFill="background1"/>
                  <w:vAlign w:val="center"/>
                </w:tcPr>
                <w:p w14:paraId="55D6166D" w14:textId="13FFBB4C" w:rsidR="00E131CF" w:rsidRPr="006145DB" w:rsidRDefault="00E131CF" w:rsidP="007F10A5">
                  <w:pPr>
                    <w:tabs>
                      <w:tab w:val="left" w:pos="709"/>
                    </w:tabs>
                    <w:contextualSpacing/>
                    <w:jc w:val="center"/>
                    <w:rPr>
                      <w:rFonts w:cs="Arial"/>
                      <w:sz w:val="16"/>
                      <w:szCs w:val="16"/>
                    </w:rPr>
                  </w:pPr>
                  <w:r w:rsidRPr="006145DB">
                    <w:rPr>
                      <w:rFonts w:cs="Arial"/>
                      <w:sz w:val="16"/>
                      <w:szCs w:val="16"/>
                    </w:rPr>
                    <w:t>SIRBE</w:t>
                  </w:r>
                </w:p>
              </w:tc>
              <w:tc>
                <w:tcPr>
                  <w:tcW w:w="1134" w:type="dxa"/>
                  <w:shd w:val="clear" w:color="auto" w:fill="FFFFFF" w:themeFill="background1"/>
                  <w:vAlign w:val="center"/>
                </w:tcPr>
                <w:p w14:paraId="4C87CA5D"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Demanda</w:t>
                  </w:r>
                </w:p>
              </w:tc>
              <w:tc>
                <w:tcPr>
                  <w:tcW w:w="1701" w:type="dxa"/>
                  <w:shd w:val="clear" w:color="auto" w:fill="FFFFFF" w:themeFill="background1"/>
                  <w:vAlign w:val="center"/>
                </w:tcPr>
                <w:p w14:paraId="106B27BB"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Secretaría Distrital de Integración Social</w:t>
                  </w:r>
                </w:p>
              </w:tc>
            </w:tr>
            <w:tr w:rsidR="004B6212" w:rsidRPr="006145DB" w14:paraId="06F1930C" w14:textId="77777777" w:rsidTr="008249B8">
              <w:trPr>
                <w:trHeight w:val="300"/>
              </w:trPr>
              <w:tc>
                <w:tcPr>
                  <w:tcW w:w="3119" w:type="dxa"/>
                  <w:vAlign w:val="center"/>
                </w:tcPr>
                <w:p w14:paraId="1F416B30" w14:textId="77777777" w:rsidR="00E131CF" w:rsidRPr="006145DB" w:rsidRDefault="00E131CF" w:rsidP="007F10A5">
                  <w:pPr>
                    <w:tabs>
                      <w:tab w:val="left" w:pos="709"/>
                    </w:tabs>
                    <w:jc w:val="both"/>
                    <w:rPr>
                      <w:rFonts w:eastAsia="Arial" w:cs="Arial"/>
                      <w:sz w:val="16"/>
                      <w:szCs w:val="16"/>
                    </w:rPr>
                  </w:pPr>
                  <w:r w:rsidRPr="006145DB">
                    <w:rPr>
                      <w:rFonts w:eastAsia="Arial" w:cs="Arial"/>
                      <w:sz w:val="16"/>
                      <w:szCs w:val="16"/>
                    </w:rPr>
                    <w:t>Retiro voluntario manifestado libre y expresamente por escrito.</w:t>
                  </w:r>
                </w:p>
              </w:tc>
              <w:tc>
                <w:tcPr>
                  <w:tcW w:w="1417" w:type="dxa"/>
                  <w:shd w:val="clear" w:color="auto" w:fill="FFFFFF" w:themeFill="background1"/>
                  <w:vAlign w:val="center"/>
                </w:tcPr>
                <w:p w14:paraId="2BB9CB42"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Verificación en Campo</w:t>
                  </w:r>
                </w:p>
              </w:tc>
              <w:tc>
                <w:tcPr>
                  <w:tcW w:w="1134" w:type="dxa"/>
                  <w:shd w:val="clear" w:color="auto" w:fill="FFFFFF" w:themeFill="background1"/>
                  <w:vAlign w:val="center"/>
                </w:tcPr>
                <w:p w14:paraId="11B76D02"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Demanda</w:t>
                  </w:r>
                </w:p>
              </w:tc>
              <w:tc>
                <w:tcPr>
                  <w:tcW w:w="1701" w:type="dxa"/>
                  <w:shd w:val="clear" w:color="auto" w:fill="FFFFFF" w:themeFill="background1"/>
                  <w:vAlign w:val="center"/>
                </w:tcPr>
                <w:p w14:paraId="44DDAAE3"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Subdirección Local para la Integración Social -Equipo del Servicio.</w:t>
                  </w:r>
                </w:p>
              </w:tc>
            </w:tr>
            <w:tr w:rsidR="004B6212" w:rsidRPr="006145DB" w14:paraId="711662C6" w14:textId="77777777" w:rsidTr="008249B8">
              <w:trPr>
                <w:trHeight w:val="705"/>
              </w:trPr>
              <w:tc>
                <w:tcPr>
                  <w:tcW w:w="3119" w:type="dxa"/>
                  <w:tcBorders>
                    <w:bottom w:val="single" w:sz="4" w:space="0" w:color="auto"/>
                  </w:tcBorders>
                  <w:vAlign w:val="center"/>
                </w:tcPr>
                <w:p w14:paraId="7CA2D8E5" w14:textId="77777777" w:rsidR="00E131CF" w:rsidRPr="006145DB" w:rsidRDefault="00E131CF" w:rsidP="007F10A5">
                  <w:pPr>
                    <w:tabs>
                      <w:tab w:val="left" w:pos="709"/>
                    </w:tabs>
                    <w:jc w:val="both"/>
                    <w:rPr>
                      <w:rFonts w:eastAsia="Arial" w:cs="Arial"/>
                      <w:sz w:val="16"/>
                      <w:szCs w:val="16"/>
                    </w:rPr>
                  </w:pPr>
                  <w:r w:rsidRPr="006145DB">
                    <w:rPr>
                      <w:rFonts w:eastAsia="Arial" w:cs="Arial"/>
                      <w:sz w:val="16"/>
                      <w:szCs w:val="16"/>
                    </w:rPr>
                    <w:t xml:space="preserve">Inasistencia injustificada por treinta (30) días de manera continua.  </w:t>
                  </w:r>
                </w:p>
              </w:tc>
              <w:tc>
                <w:tcPr>
                  <w:tcW w:w="1417" w:type="dxa"/>
                  <w:tcBorders>
                    <w:bottom w:val="single" w:sz="4" w:space="0" w:color="auto"/>
                  </w:tcBorders>
                  <w:shd w:val="clear" w:color="auto" w:fill="FFFFFF" w:themeFill="background1"/>
                  <w:vAlign w:val="center"/>
                </w:tcPr>
                <w:p w14:paraId="0E67C979"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Verificación en campo</w:t>
                  </w:r>
                </w:p>
              </w:tc>
              <w:tc>
                <w:tcPr>
                  <w:tcW w:w="1134" w:type="dxa"/>
                  <w:tcBorders>
                    <w:bottom w:val="single" w:sz="4" w:space="0" w:color="auto"/>
                  </w:tcBorders>
                  <w:shd w:val="clear" w:color="auto" w:fill="FFFFFF" w:themeFill="background1"/>
                  <w:vAlign w:val="center"/>
                </w:tcPr>
                <w:p w14:paraId="3EA8D93C"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Demanda</w:t>
                  </w:r>
                </w:p>
              </w:tc>
              <w:tc>
                <w:tcPr>
                  <w:tcW w:w="1701" w:type="dxa"/>
                  <w:tcBorders>
                    <w:bottom w:val="single" w:sz="4" w:space="0" w:color="auto"/>
                  </w:tcBorders>
                  <w:shd w:val="clear" w:color="auto" w:fill="FFFFFF" w:themeFill="background1"/>
                  <w:vAlign w:val="center"/>
                </w:tcPr>
                <w:p w14:paraId="6EA2A810" w14:textId="77777777" w:rsidR="00E131CF" w:rsidRPr="006145DB" w:rsidRDefault="00E131CF" w:rsidP="007F10A5">
                  <w:pPr>
                    <w:tabs>
                      <w:tab w:val="left" w:pos="709"/>
                    </w:tabs>
                    <w:contextualSpacing/>
                    <w:jc w:val="center"/>
                    <w:rPr>
                      <w:rFonts w:cs="Arial"/>
                      <w:sz w:val="16"/>
                      <w:szCs w:val="16"/>
                    </w:rPr>
                  </w:pPr>
                  <w:r w:rsidRPr="006145DB">
                    <w:rPr>
                      <w:rFonts w:cs="Arial"/>
                      <w:sz w:val="16"/>
                      <w:szCs w:val="16"/>
                    </w:rPr>
                    <w:t>Subdirección para la Infancia -Equipo del Servicio Social.</w:t>
                  </w:r>
                </w:p>
              </w:tc>
            </w:tr>
            <w:tr w:rsidR="004B6212" w:rsidRPr="006145DB" w14:paraId="37D045EB" w14:textId="77777777" w:rsidTr="008249B8">
              <w:trPr>
                <w:trHeight w:val="392"/>
              </w:trPr>
              <w:tc>
                <w:tcPr>
                  <w:tcW w:w="3119" w:type="dxa"/>
                  <w:vMerge w:val="restart"/>
                  <w:shd w:val="clear" w:color="auto" w:fill="FFFFFF" w:themeFill="background1"/>
                  <w:vAlign w:val="center"/>
                </w:tcPr>
                <w:p w14:paraId="3B66B65C" w14:textId="77777777" w:rsidR="00E131CF" w:rsidRPr="006145DB" w:rsidRDefault="00E131CF" w:rsidP="007F10A5">
                  <w:pPr>
                    <w:tabs>
                      <w:tab w:val="left" w:pos="709"/>
                    </w:tabs>
                    <w:jc w:val="both"/>
                    <w:rPr>
                      <w:rFonts w:eastAsia="Arial" w:cs="Arial"/>
                      <w:sz w:val="16"/>
                      <w:szCs w:val="16"/>
                    </w:rPr>
                  </w:pPr>
                  <w:r w:rsidRPr="006145DB">
                    <w:rPr>
                      <w:rFonts w:eastAsia="Arial" w:cs="Arial"/>
                      <w:sz w:val="16"/>
                      <w:szCs w:val="16"/>
                    </w:rPr>
                    <w:t>Fallecimiento</w:t>
                  </w:r>
                </w:p>
              </w:tc>
              <w:tc>
                <w:tcPr>
                  <w:tcW w:w="1417" w:type="dxa"/>
                  <w:shd w:val="clear" w:color="auto" w:fill="FFFFFF" w:themeFill="background1"/>
                  <w:vAlign w:val="center"/>
                </w:tcPr>
                <w:p w14:paraId="6E6ECD06"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Fallecidos (Inhumados)</w:t>
                  </w:r>
                </w:p>
              </w:tc>
              <w:tc>
                <w:tcPr>
                  <w:tcW w:w="1134" w:type="dxa"/>
                  <w:shd w:val="clear" w:color="auto" w:fill="FFFFFF" w:themeFill="background1"/>
                  <w:vAlign w:val="center"/>
                </w:tcPr>
                <w:p w14:paraId="2BBC5BB6"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Mensual (Mes Vencido)</w:t>
                  </w:r>
                </w:p>
              </w:tc>
              <w:tc>
                <w:tcPr>
                  <w:tcW w:w="1701" w:type="dxa"/>
                  <w:shd w:val="clear" w:color="auto" w:fill="FFFFFF" w:themeFill="background1"/>
                  <w:vAlign w:val="center"/>
                </w:tcPr>
                <w:p w14:paraId="74172AC2"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Secretaría Distrital de Salud</w:t>
                  </w:r>
                </w:p>
              </w:tc>
            </w:tr>
            <w:tr w:rsidR="004B6212" w:rsidRPr="006145DB" w14:paraId="1A3E5443" w14:textId="77777777" w:rsidTr="008249B8">
              <w:trPr>
                <w:trHeight w:val="411"/>
              </w:trPr>
              <w:tc>
                <w:tcPr>
                  <w:tcW w:w="3119" w:type="dxa"/>
                  <w:vMerge/>
                  <w:shd w:val="clear" w:color="auto" w:fill="FFFFFF" w:themeFill="background1"/>
                  <w:vAlign w:val="center"/>
                </w:tcPr>
                <w:p w14:paraId="4C172282" w14:textId="77777777" w:rsidR="00E131CF" w:rsidRPr="006145DB" w:rsidRDefault="00E131CF" w:rsidP="007F10A5">
                  <w:pPr>
                    <w:tabs>
                      <w:tab w:val="left" w:pos="709"/>
                    </w:tabs>
                    <w:jc w:val="both"/>
                    <w:rPr>
                      <w:rFonts w:eastAsia="Arial" w:cs="Arial"/>
                      <w:sz w:val="16"/>
                      <w:szCs w:val="16"/>
                    </w:rPr>
                  </w:pPr>
                </w:p>
              </w:tc>
              <w:tc>
                <w:tcPr>
                  <w:tcW w:w="1417" w:type="dxa"/>
                  <w:shd w:val="clear" w:color="auto" w:fill="FFFFFF" w:themeFill="background1"/>
                  <w:vAlign w:val="center"/>
                </w:tcPr>
                <w:p w14:paraId="2E93C2C6"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Fé de supervivencia (ANI - RCD)</w:t>
                  </w:r>
                </w:p>
              </w:tc>
              <w:tc>
                <w:tcPr>
                  <w:tcW w:w="1134" w:type="dxa"/>
                  <w:shd w:val="clear" w:color="auto" w:fill="FFFFFF" w:themeFill="background1"/>
                  <w:vAlign w:val="center"/>
                </w:tcPr>
                <w:p w14:paraId="75A3EED5"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Mensual</w:t>
                  </w:r>
                </w:p>
              </w:tc>
              <w:tc>
                <w:tcPr>
                  <w:tcW w:w="1701" w:type="dxa"/>
                  <w:shd w:val="clear" w:color="auto" w:fill="FFFFFF" w:themeFill="background1"/>
                  <w:vAlign w:val="center"/>
                </w:tcPr>
                <w:p w14:paraId="2D0E5778"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Ministerio de Salud y Protección Social</w:t>
                  </w:r>
                </w:p>
              </w:tc>
            </w:tr>
            <w:tr w:rsidR="004B6212" w:rsidRPr="006145DB" w14:paraId="47FB4AF2" w14:textId="77777777" w:rsidTr="008249B8">
              <w:trPr>
                <w:trHeight w:val="417"/>
              </w:trPr>
              <w:tc>
                <w:tcPr>
                  <w:tcW w:w="3119" w:type="dxa"/>
                  <w:vMerge/>
                  <w:tcBorders>
                    <w:bottom w:val="nil"/>
                  </w:tcBorders>
                  <w:shd w:val="clear" w:color="auto" w:fill="FFFFFF" w:themeFill="background1"/>
                  <w:vAlign w:val="center"/>
                </w:tcPr>
                <w:p w14:paraId="6433549F" w14:textId="77777777" w:rsidR="00E131CF" w:rsidRPr="006145DB" w:rsidRDefault="00E131CF" w:rsidP="007F10A5">
                  <w:pPr>
                    <w:tabs>
                      <w:tab w:val="left" w:pos="709"/>
                    </w:tabs>
                    <w:jc w:val="both"/>
                    <w:rPr>
                      <w:rFonts w:eastAsia="Arial" w:cs="Arial"/>
                      <w:sz w:val="16"/>
                      <w:szCs w:val="16"/>
                    </w:rPr>
                  </w:pPr>
                </w:p>
              </w:tc>
              <w:tc>
                <w:tcPr>
                  <w:tcW w:w="1417" w:type="dxa"/>
                  <w:tcBorders>
                    <w:bottom w:val="nil"/>
                  </w:tcBorders>
                  <w:shd w:val="clear" w:color="auto" w:fill="FFFFFF" w:themeFill="background1"/>
                  <w:vAlign w:val="center"/>
                </w:tcPr>
                <w:p w14:paraId="20424024"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Registro Social de Hogares</w:t>
                  </w:r>
                </w:p>
              </w:tc>
              <w:tc>
                <w:tcPr>
                  <w:tcW w:w="1134" w:type="dxa"/>
                  <w:tcBorders>
                    <w:bottom w:val="nil"/>
                  </w:tcBorders>
                  <w:shd w:val="clear" w:color="auto" w:fill="FFFFFF" w:themeFill="background1"/>
                  <w:vAlign w:val="center"/>
                </w:tcPr>
                <w:p w14:paraId="28A35988"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Mensual (Mes Vencido)</w:t>
                  </w:r>
                </w:p>
              </w:tc>
              <w:tc>
                <w:tcPr>
                  <w:tcW w:w="1701" w:type="dxa"/>
                  <w:tcBorders>
                    <w:bottom w:val="nil"/>
                  </w:tcBorders>
                  <w:shd w:val="clear" w:color="auto" w:fill="FFFFFF" w:themeFill="background1"/>
                  <w:vAlign w:val="center"/>
                </w:tcPr>
                <w:p w14:paraId="1DAE6F94"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Secretaría Distrital de Planeación - SDP</w:t>
                  </w:r>
                </w:p>
              </w:tc>
            </w:tr>
          </w:tbl>
          <w:p w14:paraId="0E76F903" w14:textId="77777777" w:rsidR="00E131CF" w:rsidRPr="006145DB" w:rsidRDefault="00E131CF" w:rsidP="007F10A5">
            <w:pPr>
              <w:tabs>
                <w:tab w:val="left" w:pos="709"/>
              </w:tabs>
              <w:spacing w:after="0" w:line="240" w:lineRule="auto"/>
              <w:contextualSpacing/>
              <w:jc w:val="both"/>
              <w:rPr>
                <w:rFonts w:cs="Arial"/>
                <w:bCs/>
                <w:sz w:val="20"/>
                <w:szCs w:val="20"/>
                <w:lang w:eastAsia="es-CO"/>
              </w:rPr>
            </w:pPr>
          </w:p>
        </w:tc>
      </w:tr>
      <w:tr w:rsidR="00E131CF" w:rsidRPr="006145DB" w14:paraId="146C8724" w14:textId="77777777" w:rsidTr="005E0E2F">
        <w:trPr>
          <w:trHeight w:val="1311"/>
          <w:jc w:val="center"/>
        </w:trPr>
        <w:tc>
          <w:tcPr>
            <w:tcW w:w="1696" w:type="dxa"/>
            <w:vAlign w:val="center"/>
          </w:tcPr>
          <w:p w14:paraId="5D529E3F" w14:textId="77777777" w:rsidR="00E131CF" w:rsidRPr="006145DB" w:rsidRDefault="00E131CF" w:rsidP="007F10A5">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699" w:type="dxa"/>
            <w:vAlign w:val="center"/>
          </w:tcPr>
          <w:tbl>
            <w:tblPr>
              <w:tblW w:w="7371" w:type="dxa"/>
              <w:tblInd w:w="20"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400" w:firstRow="0" w:lastRow="0" w:firstColumn="0" w:lastColumn="0" w:noHBand="0" w:noVBand="1"/>
            </w:tblPr>
            <w:tblGrid>
              <w:gridCol w:w="3119"/>
              <w:gridCol w:w="1417"/>
              <w:gridCol w:w="1134"/>
              <w:gridCol w:w="1701"/>
            </w:tblGrid>
            <w:tr w:rsidR="00560C95" w:rsidRPr="006145DB" w14:paraId="289CEC29" w14:textId="77777777" w:rsidTr="008249B8">
              <w:trPr>
                <w:trHeight w:val="300"/>
              </w:trPr>
              <w:tc>
                <w:tcPr>
                  <w:tcW w:w="3119" w:type="dxa"/>
                  <w:tcBorders>
                    <w:top w:val="nil"/>
                    <w:left w:val="single" w:sz="6" w:space="0" w:color="000000" w:themeColor="text1"/>
                    <w:bottom w:val="single" w:sz="6" w:space="0" w:color="000000" w:themeColor="text1"/>
                    <w:right w:val="single" w:sz="6" w:space="0" w:color="000000" w:themeColor="text1"/>
                  </w:tcBorders>
                  <w:vAlign w:val="center"/>
                </w:tcPr>
                <w:p w14:paraId="458DD01F" w14:textId="77777777" w:rsidR="00E131CF" w:rsidRPr="006145DB" w:rsidRDefault="00E131CF" w:rsidP="007F10A5">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Restricciones</w:t>
                  </w:r>
                </w:p>
              </w:tc>
              <w:tc>
                <w:tcPr>
                  <w:tcW w:w="1417" w:type="dxa"/>
                  <w:tcBorders>
                    <w:top w:val="nil"/>
                    <w:left w:val="single" w:sz="6" w:space="0" w:color="000000" w:themeColor="text1"/>
                    <w:bottom w:val="single" w:sz="6" w:space="0" w:color="000000" w:themeColor="text1"/>
                    <w:right w:val="single" w:sz="6" w:space="0" w:color="000000" w:themeColor="text1"/>
                  </w:tcBorders>
                  <w:vAlign w:val="center"/>
                </w:tcPr>
                <w:p w14:paraId="6C760B0D" w14:textId="77777777" w:rsidR="00E131CF" w:rsidRPr="006145DB" w:rsidRDefault="00E131CF" w:rsidP="007F10A5">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left w:val="single" w:sz="6" w:space="0" w:color="000000" w:themeColor="text1"/>
                    <w:bottom w:val="single" w:sz="6" w:space="0" w:color="000000" w:themeColor="text1"/>
                    <w:right w:val="single" w:sz="6" w:space="0" w:color="000000" w:themeColor="text1"/>
                  </w:tcBorders>
                  <w:vAlign w:val="center"/>
                </w:tcPr>
                <w:p w14:paraId="0792F11B" w14:textId="77777777" w:rsidR="00E131CF" w:rsidRPr="006145DB" w:rsidRDefault="00E131CF" w:rsidP="007F10A5">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Periodicidad</w:t>
                  </w:r>
                </w:p>
              </w:tc>
              <w:tc>
                <w:tcPr>
                  <w:tcW w:w="1701" w:type="dxa"/>
                  <w:tcBorders>
                    <w:top w:val="nil"/>
                    <w:left w:val="single" w:sz="6" w:space="0" w:color="000000" w:themeColor="text1"/>
                    <w:bottom w:val="single" w:sz="6" w:space="0" w:color="000000" w:themeColor="text1"/>
                    <w:right w:val="single" w:sz="6" w:space="0" w:color="000000" w:themeColor="text1"/>
                  </w:tcBorders>
                  <w:vAlign w:val="center"/>
                </w:tcPr>
                <w:p w14:paraId="2B384432" w14:textId="77777777" w:rsidR="00E131CF" w:rsidRPr="006145DB" w:rsidRDefault="00E131CF" w:rsidP="007F10A5">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w:t>
                  </w:r>
                </w:p>
              </w:tc>
            </w:tr>
            <w:tr w:rsidR="00560C95" w:rsidRPr="006145DB" w14:paraId="0379BAB2" w14:textId="77777777" w:rsidTr="008249B8">
              <w:trPr>
                <w:trHeight w:val="300"/>
              </w:trPr>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71CAB00" w14:textId="77777777" w:rsidR="00E131CF" w:rsidRPr="006145DB" w:rsidRDefault="00E131CF" w:rsidP="007F10A5">
                  <w:pPr>
                    <w:tabs>
                      <w:tab w:val="left" w:pos="709"/>
                    </w:tabs>
                    <w:spacing w:after="0" w:line="240" w:lineRule="auto"/>
                    <w:jc w:val="both"/>
                    <w:rPr>
                      <w:rFonts w:eastAsia="Arial" w:cs="Arial"/>
                      <w:sz w:val="16"/>
                      <w:szCs w:val="16"/>
                    </w:rPr>
                  </w:pPr>
                  <w:r w:rsidRPr="006145DB">
                    <w:rPr>
                      <w:rFonts w:eastAsia="Arial" w:cs="Arial"/>
                      <w:sz w:val="16"/>
                      <w:szCs w:val="16"/>
                    </w:rPr>
                    <w:t>Modalidad Casas de Pensamiento Intercultural.</w:t>
                  </w:r>
                </w:p>
              </w:tc>
              <w:tc>
                <w:tcPr>
                  <w:tcW w:w="1417" w:type="dxa"/>
                  <w:tcBorders>
                    <w:top w:val="single" w:sz="6" w:space="0" w:color="000000" w:themeColor="text1"/>
                    <w:left w:val="single" w:sz="6" w:space="0" w:color="000000" w:themeColor="text1"/>
                    <w:bottom w:val="single" w:sz="6" w:space="0" w:color="000000" w:themeColor="text1"/>
                    <w:right w:val="single" w:sz="4" w:space="0" w:color="auto"/>
                  </w:tcBorders>
                  <w:shd w:val="clear" w:color="auto" w:fill="FFFFFF" w:themeFill="background1"/>
                  <w:vAlign w:val="center"/>
                </w:tcPr>
                <w:p w14:paraId="11D8EB21" w14:textId="77777777" w:rsidR="00E131CF" w:rsidRPr="006145DB" w:rsidRDefault="00E131CF" w:rsidP="007F10A5">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C11972" w14:textId="77777777" w:rsidR="00E131CF" w:rsidRPr="006145DB" w:rsidRDefault="00E131CF" w:rsidP="007F10A5">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701" w:type="dxa"/>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tcPr>
                <w:p w14:paraId="0FF9F6B2" w14:textId="77777777" w:rsidR="00E131CF" w:rsidRPr="006145DB" w:rsidRDefault="00E131CF" w:rsidP="007F10A5">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560C95" w:rsidRPr="006145DB" w14:paraId="4911D087" w14:textId="77777777" w:rsidTr="008249B8">
              <w:trPr>
                <w:trHeight w:val="300"/>
              </w:trPr>
              <w:tc>
                <w:tcPr>
                  <w:tcW w:w="3119" w:type="dxa"/>
                  <w:tcBorders>
                    <w:top w:val="single" w:sz="6" w:space="0" w:color="000000" w:themeColor="text1"/>
                    <w:left w:val="single" w:sz="6" w:space="0" w:color="000000" w:themeColor="text1"/>
                    <w:bottom w:val="nil"/>
                    <w:right w:val="single" w:sz="6" w:space="0" w:color="000000" w:themeColor="text1"/>
                  </w:tcBorders>
                  <w:shd w:val="clear" w:color="auto" w:fill="FFFFFF" w:themeFill="background1"/>
                  <w:vAlign w:val="center"/>
                </w:tcPr>
                <w:p w14:paraId="6FFC02B2" w14:textId="77777777" w:rsidR="00E131CF" w:rsidRPr="006145DB" w:rsidRDefault="00E131CF" w:rsidP="007F10A5">
                  <w:pPr>
                    <w:tabs>
                      <w:tab w:val="left" w:pos="709"/>
                    </w:tabs>
                    <w:spacing w:after="0" w:line="240" w:lineRule="auto"/>
                    <w:jc w:val="both"/>
                    <w:rPr>
                      <w:rFonts w:eastAsia="Arial" w:cs="Arial"/>
                      <w:sz w:val="16"/>
                      <w:szCs w:val="16"/>
                    </w:rPr>
                  </w:pPr>
                  <w:r w:rsidRPr="006145DB">
                    <w:rPr>
                      <w:rFonts w:eastAsia="Arial" w:cs="Arial"/>
                      <w:sz w:val="16"/>
                      <w:szCs w:val="16"/>
                    </w:rPr>
                    <w:t>Modalidad Espacios Rurales.</w:t>
                  </w:r>
                </w:p>
              </w:tc>
              <w:tc>
                <w:tcPr>
                  <w:tcW w:w="1417" w:type="dxa"/>
                  <w:tcBorders>
                    <w:top w:val="single" w:sz="6" w:space="0" w:color="000000" w:themeColor="text1"/>
                    <w:left w:val="single" w:sz="6" w:space="0" w:color="000000" w:themeColor="text1"/>
                    <w:bottom w:val="nil"/>
                    <w:right w:val="single" w:sz="4" w:space="0" w:color="auto"/>
                  </w:tcBorders>
                  <w:shd w:val="clear" w:color="auto" w:fill="FFFFFF" w:themeFill="background1"/>
                  <w:vAlign w:val="center"/>
                </w:tcPr>
                <w:p w14:paraId="3200642C" w14:textId="77777777" w:rsidR="00E131CF" w:rsidRPr="006145DB" w:rsidRDefault="00E131CF" w:rsidP="007F10A5">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tcBorders>
                    <w:top w:val="single" w:sz="4" w:space="0" w:color="auto"/>
                    <w:left w:val="single" w:sz="4" w:space="0" w:color="auto"/>
                    <w:bottom w:val="nil"/>
                    <w:right w:val="single" w:sz="4" w:space="0" w:color="auto"/>
                  </w:tcBorders>
                  <w:shd w:val="clear" w:color="auto" w:fill="FFFFFF" w:themeFill="background1"/>
                  <w:vAlign w:val="center"/>
                </w:tcPr>
                <w:p w14:paraId="540FA90D" w14:textId="77777777" w:rsidR="00E131CF" w:rsidRPr="006145DB" w:rsidRDefault="00E131CF" w:rsidP="007F10A5">
                  <w:pPr>
                    <w:tabs>
                      <w:tab w:val="left" w:pos="709"/>
                    </w:tabs>
                    <w:spacing w:after="0" w:line="240" w:lineRule="auto"/>
                    <w:jc w:val="center"/>
                    <w:rPr>
                      <w:rFonts w:eastAsia="Arial" w:cs="Arial"/>
                      <w:sz w:val="16"/>
                      <w:szCs w:val="16"/>
                    </w:rPr>
                  </w:pPr>
                  <w:r w:rsidRPr="006145DB">
                    <w:rPr>
                      <w:rFonts w:eastAsia="Arial" w:cs="Arial"/>
                      <w:sz w:val="16"/>
                      <w:szCs w:val="16"/>
                    </w:rPr>
                    <w:t xml:space="preserve">Demanda </w:t>
                  </w:r>
                </w:p>
              </w:tc>
              <w:tc>
                <w:tcPr>
                  <w:tcW w:w="1701" w:type="dxa"/>
                  <w:tcBorders>
                    <w:top w:val="single" w:sz="6" w:space="0" w:color="000000" w:themeColor="text1"/>
                    <w:left w:val="single" w:sz="4" w:space="0" w:color="auto"/>
                    <w:bottom w:val="nil"/>
                    <w:right w:val="single" w:sz="6" w:space="0" w:color="000000" w:themeColor="text1"/>
                  </w:tcBorders>
                  <w:shd w:val="clear" w:color="auto" w:fill="FFFFFF" w:themeFill="background1"/>
                  <w:vAlign w:val="center"/>
                </w:tcPr>
                <w:p w14:paraId="77D532FB" w14:textId="77777777" w:rsidR="00E131CF" w:rsidRPr="006145DB" w:rsidRDefault="00E131CF" w:rsidP="007F10A5">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bl>
          <w:p w14:paraId="4B79A2EF" w14:textId="77777777" w:rsidR="00E131CF" w:rsidRPr="006145DB" w:rsidRDefault="00E131CF" w:rsidP="007F10A5">
            <w:pPr>
              <w:tabs>
                <w:tab w:val="left" w:pos="709"/>
              </w:tabs>
              <w:spacing w:after="0" w:line="240" w:lineRule="auto"/>
              <w:contextualSpacing/>
              <w:jc w:val="both"/>
              <w:rPr>
                <w:rFonts w:eastAsia="Calibri" w:cs="Arial"/>
                <w:bCs/>
                <w:sz w:val="20"/>
                <w:szCs w:val="20"/>
                <w:lang w:eastAsia="es-CO"/>
              </w:rPr>
            </w:pPr>
          </w:p>
        </w:tc>
      </w:tr>
      <w:tr w:rsidR="0005714F" w:rsidRPr="006145DB" w14:paraId="39C3A6BE" w14:textId="77777777" w:rsidTr="009E326C">
        <w:trPr>
          <w:trHeight w:val="983"/>
          <w:jc w:val="center"/>
        </w:trPr>
        <w:tc>
          <w:tcPr>
            <w:tcW w:w="1696" w:type="dxa"/>
            <w:vAlign w:val="center"/>
          </w:tcPr>
          <w:p w14:paraId="22891B2A" w14:textId="77777777" w:rsidR="00E131CF" w:rsidRPr="006145DB" w:rsidRDefault="00E131CF" w:rsidP="007F10A5">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699" w:type="dxa"/>
            <w:vAlign w:val="center"/>
          </w:tcPr>
          <w:p w14:paraId="00E3DEBF" w14:textId="2E0CA8A6" w:rsidR="00E131CF" w:rsidRPr="006145DB" w:rsidRDefault="00E131CF" w:rsidP="007F10A5">
            <w:pPr>
              <w:tabs>
                <w:tab w:val="left" w:pos="709"/>
              </w:tabs>
              <w:spacing w:after="0" w:line="240" w:lineRule="auto"/>
              <w:jc w:val="both"/>
              <w:rPr>
                <w:rFonts w:cs="Arial"/>
                <w:sz w:val="20"/>
                <w:szCs w:val="20"/>
                <w:lang w:val="es-CO" w:eastAsia="es-CO"/>
              </w:rPr>
            </w:pPr>
            <w:r w:rsidRPr="006145DB">
              <w:rPr>
                <w:rFonts w:cs="Arial"/>
                <w:sz w:val="20"/>
                <w:szCs w:val="20"/>
                <w:lang w:val="es-CO" w:eastAsia="es-CO"/>
              </w:rPr>
              <w:t xml:space="preserve">Los Jardines </w:t>
            </w:r>
            <w:r w:rsidR="004559DF">
              <w:rPr>
                <w:rFonts w:cs="Arial"/>
                <w:sz w:val="20"/>
                <w:szCs w:val="20"/>
                <w:lang w:val="es-CO" w:eastAsia="es-CO"/>
              </w:rPr>
              <w:t>i</w:t>
            </w:r>
            <w:r w:rsidRPr="006145DB">
              <w:rPr>
                <w:rFonts w:cs="Arial"/>
                <w:sz w:val="20"/>
                <w:szCs w:val="20"/>
                <w:lang w:val="es-CO" w:eastAsia="es-CO"/>
              </w:rPr>
              <w:t xml:space="preserve">nfantiles </w:t>
            </w:r>
            <w:r w:rsidR="004559DF">
              <w:rPr>
                <w:rFonts w:cs="Arial"/>
                <w:sz w:val="20"/>
                <w:szCs w:val="20"/>
                <w:lang w:val="es-CO" w:eastAsia="es-CO"/>
              </w:rPr>
              <w:t>d</w:t>
            </w:r>
            <w:r w:rsidRPr="006145DB">
              <w:rPr>
                <w:rFonts w:cs="Arial"/>
                <w:sz w:val="20"/>
                <w:szCs w:val="20"/>
                <w:lang w:val="es-CO" w:eastAsia="es-CO"/>
              </w:rPr>
              <w:t xml:space="preserve">iurnos como modalidad institucional de educación inicial, brindan atención presencial en unidades operativas en jornada diurna entre 6 y 9 horas continuas, acorde al contexto y características de las poblaciones y los territorios, con el fin de aportar a la garantía del derecho al desarrollo integral de la primera infancia desde la educación inicial como parte de la atención a integral. </w:t>
            </w:r>
          </w:p>
          <w:p w14:paraId="23713C05" w14:textId="77777777" w:rsidR="008249B8" w:rsidRPr="006145DB" w:rsidRDefault="008249B8" w:rsidP="007F10A5">
            <w:pPr>
              <w:tabs>
                <w:tab w:val="left" w:pos="709"/>
              </w:tabs>
              <w:spacing w:after="0" w:line="240" w:lineRule="auto"/>
              <w:jc w:val="both"/>
              <w:rPr>
                <w:rFonts w:cs="Arial"/>
                <w:sz w:val="20"/>
                <w:szCs w:val="20"/>
                <w:lang w:val="es-CO" w:eastAsia="es-CO"/>
              </w:rPr>
            </w:pPr>
          </w:p>
          <w:p w14:paraId="40E4F99D" w14:textId="69C7721A" w:rsidR="00E131CF" w:rsidRPr="006145DB" w:rsidRDefault="00E131CF" w:rsidP="007F10A5">
            <w:pPr>
              <w:tabs>
                <w:tab w:val="left" w:pos="709"/>
              </w:tabs>
              <w:spacing w:after="0" w:line="240" w:lineRule="auto"/>
              <w:jc w:val="both"/>
              <w:rPr>
                <w:rFonts w:cs="Arial"/>
                <w:sz w:val="20"/>
                <w:szCs w:val="20"/>
                <w:lang w:val="es-CO" w:eastAsia="es-CO"/>
              </w:rPr>
            </w:pPr>
            <w:r w:rsidRPr="006145DB">
              <w:rPr>
                <w:rFonts w:cs="Arial"/>
                <w:sz w:val="20"/>
                <w:szCs w:val="20"/>
                <w:lang w:val="es-CO" w:eastAsia="es-CO"/>
              </w:rPr>
              <w:t xml:space="preserve">De acuerdo con las características de la educación inicial, los Jardines Infantiles Diurnos promueven el desarrollo integral de las niñas y los niños, reconociendo sus características y particularidades desde los contextos que les rodean, favoreciendo </w:t>
            </w:r>
            <w:r w:rsidRPr="006145DB">
              <w:rPr>
                <w:rFonts w:cs="Arial"/>
                <w:sz w:val="20"/>
                <w:szCs w:val="20"/>
                <w:lang w:val="es-CO" w:eastAsia="es-CO"/>
              </w:rPr>
              <w:lastRenderedPageBreak/>
              <w:t>interacciones en ambientes enriquecidos, mediante procesos educativos y pedagógicos, permanentes, procesuales intencionados y estructurados.</w:t>
            </w:r>
          </w:p>
          <w:p w14:paraId="334D7CBD" w14:textId="77777777" w:rsidR="008249B8" w:rsidRPr="006145DB" w:rsidRDefault="008249B8" w:rsidP="007F10A5">
            <w:pPr>
              <w:tabs>
                <w:tab w:val="left" w:pos="709"/>
              </w:tabs>
              <w:spacing w:after="0" w:line="240" w:lineRule="auto"/>
              <w:jc w:val="both"/>
              <w:rPr>
                <w:rFonts w:cs="Arial"/>
                <w:sz w:val="20"/>
                <w:szCs w:val="20"/>
                <w:lang w:val="es-CO" w:eastAsia="es-CO"/>
              </w:rPr>
            </w:pPr>
          </w:p>
          <w:p w14:paraId="2B48C6AB" w14:textId="1C4C39AE" w:rsidR="00E131CF" w:rsidRPr="006145DB" w:rsidRDefault="00E131CF" w:rsidP="007F10A5">
            <w:pPr>
              <w:tabs>
                <w:tab w:val="left" w:pos="709"/>
              </w:tabs>
              <w:spacing w:after="0" w:line="240" w:lineRule="auto"/>
              <w:jc w:val="both"/>
              <w:rPr>
                <w:rFonts w:cs="Arial"/>
                <w:sz w:val="20"/>
                <w:szCs w:val="20"/>
                <w:lang w:val="es-CO" w:eastAsia="es-CO"/>
              </w:rPr>
            </w:pPr>
            <w:r w:rsidRPr="006145DB">
              <w:rPr>
                <w:rFonts w:cs="Arial"/>
                <w:sz w:val="20"/>
                <w:szCs w:val="20"/>
                <w:lang w:val="es-CO" w:eastAsia="es-CO"/>
              </w:rPr>
              <w:t>Así mismo, en los procesos que implementa el Servicio de Jardines Infantiles diurnos se cuenta con los enfoques de derechos, desde una perspectiva que reconoce las diversidades de género, étnicas y del territorio en articulación con las acciones inherentes a la atención integral y la movilización social para la atención con calidad a la primera infancia en el Distrito Capital.</w:t>
            </w:r>
          </w:p>
          <w:p w14:paraId="12256489" w14:textId="77777777" w:rsidR="008249B8" w:rsidRPr="006145DB" w:rsidRDefault="008249B8" w:rsidP="007F10A5">
            <w:pPr>
              <w:tabs>
                <w:tab w:val="left" w:pos="709"/>
              </w:tabs>
              <w:spacing w:after="0" w:line="240" w:lineRule="auto"/>
              <w:contextualSpacing/>
              <w:jc w:val="both"/>
              <w:rPr>
                <w:rFonts w:cs="Arial"/>
                <w:sz w:val="20"/>
                <w:szCs w:val="20"/>
                <w:lang w:val="es-CO" w:eastAsia="es-CO"/>
              </w:rPr>
            </w:pPr>
          </w:p>
          <w:p w14:paraId="21FA49C4" w14:textId="3EB71ECD" w:rsidR="00E131CF" w:rsidRPr="006145DB" w:rsidRDefault="00E131CF" w:rsidP="007F10A5">
            <w:pPr>
              <w:tabs>
                <w:tab w:val="left" w:pos="709"/>
              </w:tabs>
              <w:spacing w:after="0" w:line="240" w:lineRule="auto"/>
              <w:contextualSpacing/>
              <w:jc w:val="both"/>
              <w:rPr>
                <w:rFonts w:cs="Arial"/>
                <w:sz w:val="20"/>
                <w:szCs w:val="20"/>
                <w:lang w:val="es-CO" w:eastAsia="es-CO"/>
              </w:rPr>
            </w:pPr>
            <w:r w:rsidRPr="006145DB">
              <w:rPr>
                <w:rFonts w:cs="Arial"/>
                <w:sz w:val="20"/>
                <w:szCs w:val="20"/>
                <w:lang w:val="es-CO" w:eastAsia="es-CO"/>
              </w:rPr>
              <w:t xml:space="preserve">El servicio Jardines Infantiles Diurno, desarrollan encuentros con el equipo interdisciplinario que incide en el fortalecimiento de los procesos del desarrollo integral de la primera infancia y su saber pedagógico. La atención se encuentra organizada por los siguientes niveles que responden a la edad de las y los participantes:  </w:t>
            </w:r>
          </w:p>
          <w:p w14:paraId="5A25E08D" w14:textId="77777777" w:rsidR="008249B8" w:rsidRPr="004559DF" w:rsidRDefault="008249B8" w:rsidP="007F10A5">
            <w:pPr>
              <w:pStyle w:val="Ttulo1"/>
              <w:rPr>
                <w:sz w:val="20"/>
                <w:szCs w:val="20"/>
                <w:lang w:val="es-CO" w:eastAsia="es-CO"/>
              </w:rPr>
            </w:pPr>
          </w:p>
          <w:p w14:paraId="19ECAE29" w14:textId="77777777" w:rsidR="00E131CF" w:rsidRPr="006145DB" w:rsidRDefault="00E131CF" w:rsidP="007F10A5">
            <w:pPr>
              <w:pStyle w:val="Prrafodelista"/>
              <w:numPr>
                <w:ilvl w:val="0"/>
                <w:numId w:val="156"/>
              </w:numPr>
              <w:spacing w:after="0" w:line="240" w:lineRule="auto"/>
              <w:ind w:left="454"/>
              <w:jc w:val="both"/>
              <w:rPr>
                <w:rFonts w:cs="Arial"/>
                <w:sz w:val="20"/>
                <w:szCs w:val="20"/>
                <w:lang w:val="es-CO" w:eastAsia="es-CO"/>
              </w:rPr>
            </w:pPr>
            <w:r w:rsidRPr="006145DB">
              <w:rPr>
                <w:rFonts w:cs="Arial"/>
                <w:sz w:val="20"/>
                <w:szCs w:val="20"/>
                <w:lang w:val="es-CO" w:eastAsia="es-CO"/>
              </w:rPr>
              <w:t xml:space="preserve">Maternal: niñas y niños menores de 1 año </w:t>
            </w:r>
          </w:p>
          <w:p w14:paraId="27E21916" w14:textId="77777777" w:rsidR="00E131CF" w:rsidRPr="006145DB" w:rsidRDefault="00E131CF" w:rsidP="007F10A5">
            <w:pPr>
              <w:pStyle w:val="Prrafodelista"/>
              <w:numPr>
                <w:ilvl w:val="0"/>
                <w:numId w:val="156"/>
              </w:numPr>
              <w:spacing w:after="0" w:line="240" w:lineRule="auto"/>
              <w:ind w:left="454"/>
              <w:jc w:val="both"/>
              <w:rPr>
                <w:rFonts w:cs="Arial"/>
                <w:sz w:val="20"/>
                <w:szCs w:val="20"/>
                <w:lang w:val="es-CO" w:eastAsia="es-CO"/>
              </w:rPr>
            </w:pPr>
            <w:r w:rsidRPr="006145DB">
              <w:rPr>
                <w:rFonts w:cs="Arial"/>
                <w:sz w:val="20"/>
                <w:szCs w:val="20"/>
                <w:lang w:val="es-CO" w:eastAsia="es-CO"/>
              </w:rPr>
              <w:t xml:space="preserve">Caminadores: niñas y niños menores de 2 años </w:t>
            </w:r>
          </w:p>
          <w:p w14:paraId="27E931B1" w14:textId="77777777" w:rsidR="00E131CF" w:rsidRPr="006145DB" w:rsidRDefault="00E131CF" w:rsidP="007F10A5">
            <w:pPr>
              <w:pStyle w:val="Prrafodelista"/>
              <w:numPr>
                <w:ilvl w:val="0"/>
                <w:numId w:val="156"/>
              </w:numPr>
              <w:spacing w:after="0" w:line="240" w:lineRule="auto"/>
              <w:ind w:left="454"/>
              <w:jc w:val="both"/>
              <w:rPr>
                <w:rFonts w:cs="Arial"/>
                <w:sz w:val="20"/>
                <w:szCs w:val="20"/>
                <w:lang w:val="es-CO" w:eastAsia="es-CO"/>
              </w:rPr>
            </w:pPr>
            <w:r w:rsidRPr="006145DB">
              <w:rPr>
                <w:rFonts w:cs="Arial"/>
                <w:sz w:val="20"/>
                <w:szCs w:val="20"/>
                <w:lang w:val="es-CO" w:eastAsia="es-CO"/>
              </w:rPr>
              <w:t>Párvulos: niñas y niños menores de 3 años</w:t>
            </w:r>
          </w:p>
          <w:p w14:paraId="38241ED4" w14:textId="77777777" w:rsidR="00E131CF" w:rsidRPr="006145DB" w:rsidRDefault="00E131CF" w:rsidP="007F10A5">
            <w:pPr>
              <w:pStyle w:val="Prrafodelista"/>
              <w:numPr>
                <w:ilvl w:val="0"/>
                <w:numId w:val="156"/>
              </w:numPr>
              <w:spacing w:after="0" w:line="240" w:lineRule="auto"/>
              <w:ind w:left="454"/>
              <w:jc w:val="both"/>
              <w:rPr>
                <w:rFonts w:cs="Arial"/>
                <w:sz w:val="20"/>
                <w:szCs w:val="20"/>
                <w:lang w:val="es-CO" w:eastAsia="es-CO"/>
              </w:rPr>
            </w:pPr>
            <w:r w:rsidRPr="006145DB">
              <w:rPr>
                <w:rFonts w:cs="Arial"/>
                <w:sz w:val="20"/>
                <w:szCs w:val="20"/>
                <w:lang w:val="es-CO" w:eastAsia="es-CO"/>
              </w:rPr>
              <w:t>Prejardín: niñas y niños menores de 4 años</w:t>
            </w:r>
          </w:p>
          <w:p w14:paraId="5CBF8873" w14:textId="77777777" w:rsidR="00E131CF" w:rsidRPr="006145DB" w:rsidRDefault="00E131CF" w:rsidP="007F10A5">
            <w:pPr>
              <w:pStyle w:val="Prrafodelista"/>
              <w:numPr>
                <w:ilvl w:val="0"/>
                <w:numId w:val="156"/>
              </w:numPr>
              <w:spacing w:after="0" w:line="240" w:lineRule="auto"/>
              <w:ind w:left="454"/>
              <w:jc w:val="both"/>
              <w:rPr>
                <w:rFonts w:cs="Arial"/>
                <w:sz w:val="20"/>
                <w:szCs w:val="20"/>
                <w:lang w:val="es-CO" w:eastAsia="es-CO"/>
              </w:rPr>
            </w:pPr>
            <w:r w:rsidRPr="006145DB">
              <w:rPr>
                <w:rFonts w:cs="Arial"/>
                <w:sz w:val="20"/>
                <w:szCs w:val="20"/>
                <w:lang w:val="es-CO" w:eastAsia="es-CO"/>
              </w:rPr>
              <w:t xml:space="preserve">Jardín: niñas y niños Menores 5 años </w:t>
            </w:r>
          </w:p>
          <w:p w14:paraId="3AE29106" w14:textId="77777777" w:rsidR="00E131CF" w:rsidRPr="006145DB" w:rsidRDefault="00E131CF" w:rsidP="007F10A5">
            <w:pPr>
              <w:tabs>
                <w:tab w:val="left" w:pos="709"/>
              </w:tabs>
              <w:spacing w:after="0" w:line="240" w:lineRule="auto"/>
              <w:contextualSpacing/>
              <w:jc w:val="both"/>
              <w:rPr>
                <w:rFonts w:cs="Arial"/>
                <w:sz w:val="20"/>
                <w:szCs w:val="20"/>
                <w:lang w:val="es-CO" w:eastAsia="es-CO"/>
              </w:rPr>
            </w:pPr>
          </w:p>
          <w:p w14:paraId="20E26694" w14:textId="77777777" w:rsidR="00E131CF" w:rsidRPr="006145DB" w:rsidRDefault="00E131CF" w:rsidP="007F10A5">
            <w:pPr>
              <w:spacing w:after="0" w:line="240" w:lineRule="auto"/>
              <w:jc w:val="both"/>
              <w:rPr>
                <w:rFonts w:cs="Arial"/>
                <w:sz w:val="20"/>
                <w:szCs w:val="20"/>
                <w:lang w:val="es-CO" w:eastAsia="es-CO"/>
              </w:rPr>
            </w:pPr>
            <w:r w:rsidRPr="006145DB">
              <w:rPr>
                <w:rFonts w:cs="Arial"/>
                <w:sz w:val="20"/>
                <w:szCs w:val="20"/>
                <w:lang w:val="es-CO" w:eastAsia="es-CO"/>
              </w:rPr>
              <w:t xml:space="preserve">El servicio de Jardines infantiles Diurnos y sus modalidades, implementa atención de calidad desde las siguientes características como lo menciona la Ley 1804 del 2016 por la cual se establece la política de Estado para el Desarrollo Integral de la Primera Infancia de Cero a Siempre: </w:t>
            </w:r>
          </w:p>
          <w:p w14:paraId="6D786EC3" w14:textId="77777777" w:rsidR="008249B8" w:rsidRPr="004559DF" w:rsidRDefault="008249B8" w:rsidP="007F10A5">
            <w:pPr>
              <w:pStyle w:val="Ttulo1"/>
              <w:rPr>
                <w:sz w:val="20"/>
                <w:szCs w:val="20"/>
                <w:lang w:val="es-CO" w:eastAsia="es-CO"/>
              </w:rPr>
            </w:pPr>
          </w:p>
          <w:p w14:paraId="2885F59D" w14:textId="77777777" w:rsidR="00E131CF" w:rsidRPr="006145DB" w:rsidRDefault="00E131CF" w:rsidP="007F10A5">
            <w:pPr>
              <w:pStyle w:val="Prrafodelista"/>
              <w:numPr>
                <w:ilvl w:val="0"/>
                <w:numId w:val="155"/>
              </w:numPr>
              <w:spacing w:after="0" w:line="240" w:lineRule="auto"/>
              <w:ind w:left="454"/>
              <w:jc w:val="both"/>
              <w:rPr>
                <w:rFonts w:cs="Arial"/>
                <w:sz w:val="20"/>
                <w:szCs w:val="20"/>
                <w:lang w:val="es-CO" w:eastAsia="es-CO"/>
              </w:rPr>
            </w:pPr>
            <w:r w:rsidRPr="006145DB">
              <w:rPr>
                <w:rFonts w:cs="Arial"/>
                <w:sz w:val="20"/>
                <w:szCs w:val="20"/>
                <w:lang w:val="es-CO" w:eastAsia="es-CO"/>
              </w:rPr>
              <w:t xml:space="preserve">Pertinente: responde a los intereses, características y potencialidades del niño o la niña en el momento del ciclo vital por el que atraviesa, y a las características de sus entornos.  </w:t>
            </w:r>
          </w:p>
          <w:p w14:paraId="362C4434" w14:textId="77777777" w:rsidR="00E131CF" w:rsidRPr="006145DB" w:rsidRDefault="00E131CF" w:rsidP="007F10A5">
            <w:pPr>
              <w:pStyle w:val="Prrafodelista"/>
              <w:numPr>
                <w:ilvl w:val="0"/>
                <w:numId w:val="155"/>
              </w:numPr>
              <w:spacing w:after="0" w:line="240" w:lineRule="auto"/>
              <w:ind w:left="454"/>
              <w:jc w:val="both"/>
              <w:rPr>
                <w:rFonts w:cs="Arial"/>
                <w:sz w:val="20"/>
                <w:szCs w:val="20"/>
                <w:lang w:val="es-CO" w:eastAsia="es-CO"/>
              </w:rPr>
            </w:pPr>
            <w:r w:rsidRPr="006145DB">
              <w:rPr>
                <w:rFonts w:cs="Arial"/>
                <w:sz w:val="20"/>
                <w:szCs w:val="20"/>
                <w:lang w:val="es-CO" w:eastAsia="es-CO"/>
              </w:rPr>
              <w:t xml:space="preserve">Oportuna: se da en el momento propicio y en el lugar en el que corresponde. Es eficaz en el tiempo justo.  </w:t>
            </w:r>
          </w:p>
          <w:p w14:paraId="5B415342" w14:textId="77777777" w:rsidR="00E131CF" w:rsidRPr="006145DB" w:rsidRDefault="00E131CF" w:rsidP="007F10A5">
            <w:pPr>
              <w:pStyle w:val="Prrafodelista"/>
              <w:numPr>
                <w:ilvl w:val="0"/>
                <w:numId w:val="155"/>
              </w:numPr>
              <w:spacing w:after="0" w:line="240" w:lineRule="auto"/>
              <w:ind w:left="454"/>
              <w:jc w:val="both"/>
              <w:rPr>
                <w:rFonts w:cs="Arial"/>
                <w:sz w:val="20"/>
                <w:szCs w:val="20"/>
                <w:lang w:val="es-CO" w:eastAsia="es-CO"/>
              </w:rPr>
            </w:pPr>
            <w:r w:rsidRPr="006145DB">
              <w:rPr>
                <w:rFonts w:cs="Arial"/>
                <w:sz w:val="20"/>
                <w:szCs w:val="20"/>
                <w:lang w:val="es-CO" w:eastAsia="es-CO"/>
              </w:rPr>
              <w:t xml:space="preserve">Flexible: asegura que esté abierta a adaptarse a las características de las personas, los contextos y los entornos.  </w:t>
            </w:r>
          </w:p>
          <w:p w14:paraId="7423F90B" w14:textId="77777777" w:rsidR="00E131CF" w:rsidRPr="006145DB" w:rsidRDefault="00E131CF" w:rsidP="007F10A5">
            <w:pPr>
              <w:pStyle w:val="Prrafodelista"/>
              <w:numPr>
                <w:ilvl w:val="0"/>
                <w:numId w:val="155"/>
              </w:numPr>
              <w:spacing w:after="0" w:line="240" w:lineRule="auto"/>
              <w:ind w:left="454"/>
              <w:jc w:val="both"/>
              <w:rPr>
                <w:rFonts w:cs="Arial"/>
                <w:sz w:val="20"/>
                <w:szCs w:val="20"/>
                <w:lang w:val="es-CO" w:eastAsia="es-CO"/>
              </w:rPr>
            </w:pPr>
            <w:r w:rsidRPr="006145DB">
              <w:rPr>
                <w:rFonts w:cs="Arial"/>
                <w:sz w:val="20"/>
                <w:szCs w:val="20"/>
                <w:lang w:val="es-CO" w:eastAsia="es-CO"/>
              </w:rPr>
              <w:t xml:space="preserve">Diferencial: valora a las niñas y niños como sujetos que se construyen y viven de diferentes maneras. Es sensible a sus particularidades debido a la diversidad de situaciones, condiciones y contextos, y actúa intencionadamente sobre los entornos para transformar situaciones de discriminación en razón a las diferencias.  </w:t>
            </w:r>
          </w:p>
          <w:p w14:paraId="231614AF" w14:textId="77777777" w:rsidR="00E131CF" w:rsidRPr="006145DB" w:rsidRDefault="00E131CF" w:rsidP="007F10A5">
            <w:pPr>
              <w:pStyle w:val="Prrafodelista"/>
              <w:numPr>
                <w:ilvl w:val="0"/>
                <w:numId w:val="155"/>
              </w:numPr>
              <w:spacing w:after="0" w:line="240" w:lineRule="auto"/>
              <w:ind w:left="454"/>
              <w:jc w:val="both"/>
              <w:rPr>
                <w:rFonts w:cs="Arial"/>
                <w:sz w:val="20"/>
                <w:szCs w:val="20"/>
                <w:lang w:val="es-CO" w:eastAsia="es-CO"/>
              </w:rPr>
            </w:pPr>
            <w:r w:rsidRPr="006145DB">
              <w:rPr>
                <w:rFonts w:cs="Arial"/>
                <w:sz w:val="20"/>
                <w:szCs w:val="20"/>
                <w:lang w:val="es-CO" w:eastAsia="es-CO"/>
              </w:rPr>
              <w:t xml:space="preserve">Continua: ocurre con regularidad y de este modo garantiza los tiempos que requieren los niños y niñas en su proceso individual de desarrollo.  </w:t>
            </w:r>
          </w:p>
          <w:p w14:paraId="21243074" w14:textId="77777777" w:rsidR="00E131CF" w:rsidRPr="006145DB" w:rsidRDefault="00E131CF" w:rsidP="007F10A5">
            <w:pPr>
              <w:pStyle w:val="Prrafodelista"/>
              <w:numPr>
                <w:ilvl w:val="0"/>
                <w:numId w:val="155"/>
              </w:numPr>
              <w:spacing w:after="0" w:line="240" w:lineRule="auto"/>
              <w:ind w:left="454"/>
              <w:jc w:val="both"/>
              <w:rPr>
                <w:rFonts w:cs="Arial"/>
                <w:sz w:val="20"/>
                <w:szCs w:val="20"/>
                <w:lang w:val="es-CO" w:eastAsia="es-CO"/>
              </w:rPr>
            </w:pPr>
            <w:r w:rsidRPr="006145DB">
              <w:rPr>
                <w:rFonts w:cs="Arial"/>
                <w:sz w:val="20"/>
                <w:szCs w:val="20"/>
                <w:lang w:val="es-CO" w:eastAsia="es-CO"/>
              </w:rPr>
              <w:t xml:space="preserve">Complementaria: Sus acciones son la cualidad de contribuir a la integralidad de la atención por la interacción y articulación solidaria entre los actores responsables de proteger a niñas y niños en la primera infancia. </w:t>
            </w:r>
          </w:p>
          <w:p w14:paraId="0463926F" w14:textId="77777777" w:rsidR="00E131CF" w:rsidRPr="006145DB" w:rsidRDefault="00E131CF" w:rsidP="007F10A5">
            <w:pPr>
              <w:tabs>
                <w:tab w:val="left" w:pos="709"/>
              </w:tabs>
              <w:spacing w:after="0" w:line="240" w:lineRule="auto"/>
              <w:contextualSpacing/>
              <w:jc w:val="both"/>
              <w:rPr>
                <w:rFonts w:cs="Arial"/>
                <w:sz w:val="20"/>
                <w:szCs w:val="20"/>
                <w:lang w:val="es-CO" w:eastAsia="es-CO"/>
              </w:rPr>
            </w:pPr>
          </w:p>
          <w:p w14:paraId="7AF559F4" w14:textId="77777777" w:rsidR="00E131CF" w:rsidRPr="006145DB" w:rsidRDefault="00E131CF" w:rsidP="007F10A5">
            <w:pPr>
              <w:tabs>
                <w:tab w:val="left" w:pos="709"/>
              </w:tabs>
              <w:spacing w:after="0" w:line="240" w:lineRule="auto"/>
              <w:contextualSpacing/>
              <w:jc w:val="both"/>
              <w:rPr>
                <w:rFonts w:cs="Arial"/>
                <w:sz w:val="20"/>
                <w:szCs w:val="20"/>
                <w:lang w:val="es-CO" w:eastAsia="es-CO"/>
              </w:rPr>
            </w:pPr>
            <w:r w:rsidRPr="006145DB">
              <w:rPr>
                <w:rFonts w:cs="Arial"/>
                <w:sz w:val="20"/>
                <w:szCs w:val="20"/>
                <w:lang w:val="es-CO" w:eastAsia="es-CO"/>
              </w:rPr>
              <w:t>Por otro lado, en el servicio de Jardines Infantiles Diurnos se podrán implementar estrategias transversales con el fin de movilizar la inclusión y el desarrollo integral de las niñas y los niños. Estas estrategias son las siguientes: </w:t>
            </w:r>
          </w:p>
          <w:p w14:paraId="3CCEF395" w14:textId="77777777" w:rsidR="008249B8" w:rsidRPr="004559DF" w:rsidRDefault="008249B8" w:rsidP="007F10A5">
            <w:pPr>
              <w:pStyle w:val="Ttulo1"/>
              <w:rPr>
                <w:sz w:val="20"/>
                <w:szCs w:val="20"/>
                <w:lang w:val="es-CO" w:eastAsia="es-CO"/>
              </w:rPr>
            </w:pPr>
          </w:p>
          <w:p w14:paraId="3188D73C" w14:textId="77777777" w:rsidR="00E131CF" w:rsidRPr="006145DB" w:rsidRDefault="00E131CF" w:rsidP="007F10A5">
            <w:pPr>
              <w:pStyle w:val="Prrafodelista"/>
              <w:numPr>
                <w:ilvl w:val="0"/>
                <w:numId w:val="24"/>
              </w:numPr>
              <w:tabs>
                <w:tab w:val="left" w:pos="454"/>
              </w:tabs>
              <w:spacing w:after="0" w:line="240" w:lineRule="auto"/>
              <w:ind w:left="313"/>
              <w:jc w:val="both"/>
              <w:rPr>
                <w:rFonts w:cs="Arial"/>
                <w:sz w:val="20"/>
                <w:szCs w:val="20"/>
                <w:lang w:val="es-CO" w:eastAsia="es-CO"/>
              </w:rPr>
            </w:pPr>
            <w:r w:rsidRPr="006145DB">
              <w:rPr>
                <w:rFonts w:cs="Arial"/>
                <w:sz w:val="20"/>
                <w:szCs w:val="20"/>
                <w:lang w:val="es-CO" w:eastAsia="es-CO"/>
              </w:rPr>
              <w:t xml:space="preserve">Entre Pares: es una estrategia que busca garantizar la atención de las niñas y los niños con discapacidad, alteraciones en el desarrollo y restricciones médicas, reconociendo que ellas y ellos son sujetos activos y titulares de derechos, por lo que son acompañados por parte de un equipo profesional especializado que </w:t>
            </w:r>
            <w:r w:rsidRPr="006145DB">
              <w:rPr>
                <w:rFonts w:cs="Arial"/>
                <w:sz w:val="20"/>
                <w:szCs w:val="20"/>
                <w:lang w:val="es-CO" w:eastAsia="es-CO"/>
              </w:rPr>
              <w:lastRenderedPageBreak/>
              <w:t xml:space="preserve">promueve escenarios de participación con equidad a través de los apoyos o ajustes requeridos para el disfrute de sus derechos. </w:t>
            </w:r>
          </w:p>
          <w:p w14:paraId="69B5DA5B" w14:textId="77777777" w:rsidR="00E131CF" w:rsidRPr="006145DB" w:rsidRDefault="00E131CF" w:rsidP="007F10A5">
            <w:pPr>
              <w:pStyle w:val="Prrafodelista"/>
              <w:numPr>
                <w:ilvl w:val="0"/>
                <w:numId w:val="24"/>
              </w:numPr>
              <w:tabs>
                <w:tab w:val="left" w:pos="454"/>
              </w:tabs>
              <w:spacing w:after="0" w:line="240" w:lineRule="auto"/>
              <w:ind w:left="313"/>
              <w:jc w:val="both"/>
              <w:rPr>
                <w:rFonts w:cs="Arial"/>
                <w:sz w:val="20"/>
                <w:szCs w:val="20"/>
                <w:lang w:val="es-CO" w:eastAsia="es-CO"/>
              </w:rPr>
            </w:pPr>
            <w:r w:rsidRPr="006145DB">
              <w:rPr>
                <w:rFonts w:cs="Arial"/>
                <w:sz w:val="20"/>
                <w:szCs w:val="20"/>
                <w:lang w:val="es-CO" w:eastAsia="es-CO"/>
              </w:rPr>
              <w:t>Sawabona: es una estrategia de pervivencia cultural para el reconocimiento de la diversidad cultural y la garantía de los derechos de la comunidad negra, afrodescendiente, palenquera y raizal, por lo que moviliza prácticas culturales y ancestrales a través de la sensibilización de agentes educativos y culturales. La estrategia cuenta con sabedoras que realizan acompañamientos mensuales en las unidades operativas, planificados en una ruta de saber asegurando la visibilidad y el respeto mutuo, y fomenta una mayor inclusión y respeto por las culturas afrocolombianas, contribuyendo a la protección integral y fortalecimiento de la identidad cultural.</w:t>
            </w:r>
          </w:p>
          <w:p w14:paraId="0086D2CB" w14:textId="77777777" w:rsidR="00E131CF" w:rsidRPr="006145DB" w:rsidRDefault="00E131CF" w:rsidP="007F10A5">
            <w:pPr>
              <w:pStyle w:val="Prrafodelista"/>
              <w:numPr>
                <w:ilvl w:val="0"/>
                <w:numId w:val="24"/>
              </w:numPr>
              <w:tabs>
                <w:tab w:val="left" w:pos="454"/>
              </w:tabs>
              <w:spacing w:after="0" w:line="240" w:lineRule="auto"/>
              <w:ind w:left="313"/>
              <w:jc w:val="both"/>
              <w:rPr>
                <w:rFonts w:cs="Arial"/>
                <w:sz w:val="20"/>
                <w:szCs w:val="20"/>
                <w:lang w:val="es-CO" w:eastAsia="es-CO"/>
              </w:rPr>
            </w:pPr>
            <w:r w:rsidRPr="006145DB">
              <w:rPr>
                <w:rFonts w:cs="Arial"/>
                <w:sz w:val="20"/>
                <w:szCs w:val="20"/>
                <w:lang w:val="es-CO" w:eastAsia="es-CO"/>
              </w:rPr>
              <w:t>Raizal Aidentity: es una estrategia para la pervivencia cultural Raizal que promueve la promoción de ambientes inclusivos y respetuosos. reconociendo su riqueza y valores culturales y dando a conocer el Creole como su lengua propia. Incluye la participación de sabedores que realizan acompañamiento a las prácticas culturales y la valoración de la cultura raizal creando una sociedad más inclusiva que ayude a reducir la discriminación.</w:t>
            </w:r>
          </w:p>
          <w:p w14:paraId="4F516147" w14:textId="77777777" w:rsidR="00E131CF" w:rsidRPr="006145DB" w:rsidRDefault="00E131CF" w:rsidP="007F10A5">
            <w:pPr>
              <w:pStyle w:val="Prrafodelista"/>
              <w:numPr>
                <w:ilvl w:val="0"/>
                <w:numId w:val="24"/>
              </w:numPr>
              <w:tabs>
                <w:tab w:val="left" w:pos="454"/>
              </w:tabs>
              <w:spacing w:after="0" w:line="240" w:lineRule="auto"/>
              <w:ind w:left="313"/>
              <w:jc w:val="both"/>
              <w:rPr>
                <w:rFonts w:cs="Arial"/>
                <w:sz w:val="20"/>
                <w:szCs w:val="20"/>
                <w:lang w:val="es-CO" w:eastAsia="es-CO"/>
              </w:rPr>
            </w:pPr>
            <w:r w:rsidRPr="006145DB">
              <w:rPr>
                <w:rFonts w:cs="Arial"/>
                <w:sz w:val="20"/>
                <w:szCs w:val="20"/>
                <w:lang w:val="es-CO" w:eastAsia="es-CO"/>
              </w:rPr>
              <w:t xml:space="preserve">Rrom Muge Chavé Avavarele: estrategia que preserva la cultura del pueblo Rrom, garantizando la atención integral respetuosa de sus tradiciones incluyendo una línea de cuidado que respeta su identidad y que moviliza la formación intercultural de los profesionales que acompañan a las niñas y los niños.  </w:t>
            </w:r>
          </w:p>
          <w:p w14:paraId="000DCF18" w14:textId="77777777" w:rsidR="00E131CF" w:rsidRPr="006145DB" w:rsidRDefault="00E131CF" w:rsidP="007F10A5">
            <w:pPr>
              <w:numPr>
                <w:ilvl w:val="0"/>
                <w:numId w:val="24"/>
              </w:numPr>
              <w:tabs>
                <w:tab w:val="left" w:pos="454"/>
              </w:tabs>
              <w:spacing w:after="0" w:line="240" w:lineRule="auto"/>
              <w:ind w:left="313"/>
              <w:jc w:val="both"/>
              <w:rPr>
                <w:rFonts w:cs="Arial"/>
                <w:sz w:val="20"/>
                <w:szCs w:val="20"/>
                <w:lang w:val="es-CO" w:eastAsia="es-CO"/>
              </w:rPr>
            </w:pPr>
            <w:bookmarkStart w:id="39" w:name="_Int_CxlCxGys"/>
            <w:r w:rsidRPr="006145DB">
              <w:rPr>
                <w:rFonts w:cs="Arial"/>
                <w:sz w:val="20"/>
                <w:szCs w:val="20"/>
                <w:lang w:val="es-CO" w:eastAsia="es-CO"/>
              </w:rPr>
              <w:t>Prevención, Acompañamiento y Seguimiento a presuntas vulneraciones de derechos de niñas, niños y adolescentes, que promueve la Cero Tolerancia a las violencias contra niñas, niños y adolescentes en los servicios, modalidades de la Subdirección para la Infancia, implementa seis líneas de acción orientadas a: i) la promoción de derechos y prevención de vulneraciones en niñas, niños y adolescentes, ii) asistencia técnica al equipo interdisciplinar en Protección integral de la niñez y la adolescencia, iii) acompañamiento y asesoría en las activaciones de rutas por presuntas vulneraciones de derechos en niñas, niños y adolescentes, iv) seguimiento en las Mesas locales de estas presuntas vulneraciones  para la articulación y coordinación intersectorial para fortalecer las acciones o estrategias de prevención y atención integral a la primera infancia, sin dejar de lado el monitoreo continuo de factores de riesgos que inciden en la ocurrencia de estas vulneraciones, v) la articulación intersectorial para promoción de derechos y vi) gestión del conocimiento.</w:t>
            </w:r>
            <w:bookmarkEnd w:id="39"/>
            <w:r w:rsidRPr="006145DB">
              <w:rPr>
                <w:rFonts w:cs="Arial"/>
                <w:sz w:val="20"/>
                <w:szCs w:val="20"/>
                <w:lang w:val="es-CO" w:eastAsia="es-CO"/>
              </w:rPr>
              <w:t xml:space="preserve"> Se enfatiza las acciones que promuevan la Cero Tolerancia a la violencia contra niñas, niños y adolescentes en los servicios, modalidades y estrategias de la Subdirección para la Infancia, así como la prevención de la violencia sexual. </w:t>
            </w:r>
          </w:p>
          <w:p w14:paraId="2CCE72AF" w14:textId="77777777" w:rsidR="00E131CF" w:rsidRPr="006145DB" w:rsidRDefault="00E131CF" w:rsidP="007F10A5">
            <w:pPr>
              <w:numPr>
                <w:ilvl w:val="0"/>
                <w:numId w:val="24"/>
              </w:numPr>
              <w:tabs>
                <w:tab w:val="left" w:pos="454"/>
              </w:tabs>
              <w:spacing w:after="0" w:line="240" w:lineRule="auto"/>
              <w:ind w:left="313"/>
              <w:contextualSpacing/>
              <w:jc w:val="both"/>
              <w:rPr>
                <w:rFonts w:cs="Arial"/>
                <w:sz w:val="20"/>
                <w:szCs w:val="20"/>
                <w:lang w:val="es-CO" w:eastAsia="es-CO"/>
              </w:rPr>
            </w:pPr>
            <w:r w:rsidRPr="006145DB">
              <w:rPr>
                <w:rFonts w:cs="Arial"/>
                <w:sz w:val="20"/>
                <w:szCs w:val="20"/>
                <w:lang w:val="es-CO" w:eastAsia="es-CO"/>
              </w:rPr>
              <w:t xml:space="preserve">Salas amigas de la familia lactante - SAFL: estrategia para la promoción, protección y apoyo de la lactancia materna, está estrategia invita a las madres, padres de las niñas y niños a practicar la lactancia, como una forma de garantizar el derecho a la alimentación adecuada desde el comienzo de la vida de los niños, ésta, cuenta con un espacio en los jardines infantiles Diurnos que atienden niñas y niños menores de dos años, que cumple  con las condiciones requeridas para que las madres de las niñas y niños participantes de los jardines infantiles Diurnos amamanten a su bebé o extraiga y conserve su leche, con privacidad, comodidad y bajo normas técnicas de seguridad para alimentar a su hijo o hija cuando hay separación temporal. </w:t>
            </w:r>
          </w:p>
          <w:p w14:paraId="07126870" w14:textId="77777777" w:rsidR="00E131CF" w:rsidRPr="006145DB" w:rsidRDefault="00E131CF" w:rsidP="007F10A5">
            <w:pPr>
              <w:tabs>
                <w:tab w:val="left" w:pos="709"/>
              </w:tabs>
              <w:spacing w:after="0" w:line="240" w:lineRule="auto"/>
              <w:ind w:left="720"/>
              <w:contextualSpacing/>
              <w:jc w:val="both"/>
              <w:rPr>
                <w:rFonts w:cs="Arial"/>
                <w:sz w:val="20"/>
                <w:szCs w:val="20"/>
                <w:lang w:val="es-CO" w:eastAsia="es-CO"/>
              </w:rPr>
            </w:pPr>
          </w:p>
          <w:p w14:paraId="683D4F07" w14:textId="77777777" w:rsidR="00E131CF" w:rsidRPr="006145DB" w:rsidRDefault="00E131CF" w:rsidP="007F10A5">
            <w:pPr>
              <w:tabs>
                <w:tab w:val="left" w:pos="709"/>
              </w:tabs>
              <w:spacing w:after="0" w:line="240" w:lineRule="auto"/>
              <w:ind w:left="35"/>
              <w:jc w:val="both"/>
              <w:rPr>
                <w:rFonts w:cs="Arial"/>
                <w:sz w:val="20"/>
                <w:szCs w:val="20"/>
                <w:lang w:val="es-CO" w:eastAsia="es-CO"/>
              </w:rPr>
            </w:pPr>
            <w:r w:rsidRPr="006145DB">
              <w:rPr>
                <w:rFonts w:cs="Arial"/>
                <w:sz w:val="20"/>
                <w:szCs w:val="20"/>
                <w:lang w:val="es-CO" w:eastAsia="es-CO"/>
              </w:rPr>
              <w:t>El servicio brinda apoyos alimentarios listo para el consumo en el servicio que corresponde al 70% de las recomendaciones de ingesta de energía y nutrientes por grupo de edad para la población colombiana.</w:t>
            </w:r>
          </w:p>
          <w:p w14:paraId="130D9E2E" w14:textId="48543339" w:rsidR="00E131CF" w:rsidRPr="006145DB" w:rsidRDefault="00E131CF" w:rsidP="007F10A5">
            <w:pPr>
              <w:tabs>
                <w:tab w:val="left" w:pos="709"/>
              </w:tabs>
              <w:spacing w:after="0" w:line="240" w:lineRule="auto"/>
              <w:jc w:val="both"/>
              <w:rPr>
                <w:rFonts w:cs="Arial"/>
                <w:sz w:val="20"/>
                <w:szCs w:val="20"/>
                <w:lang w:val="es-CO" w:eastAsia="es-CO"/>
              </w:rPr>
            </w:pPr>
            <w:r w:rsidRPr="006145DB">
              <w:rPr>
                <w:rFonts w:cs="Arial"/>
                <w:sz w:val="20"/>
                <w:szCs w:val="20"/>
                <w:lang w:val="es-CO" w:eastAsia="es-CO"/>
              </w:rPr>
              <w:lastRenderedPageBreak/>
              <w:t>Durante el receso de actividades de fin de año, periodo en el cual las niñas y los niños participantes se encuentran tiempo completo con sus familias y cuidadores, se hará la entrega de un (1) apoyo destinado a contribuir con su alimentación. Este apoyo podrá entregarse en forma de transferencia monetaria o apoyo alimentario en especie, o mediante otro beneficio definido por la Secretaría Distrital de Integración Social.</w:t>
            </w:r>
          </w:p>
          <w:p w14:paraId="3FE93B7E" w14:textId="77777777" w:rsidR="008249B8" w:rsidRPr="006145DB" w:rsidRDefault="008249B8" w:rsidP="007F10A5">
            <w:pPr>
              <w:tabs>
                <w:tab w:val="left" w:pos="709"/>
              </w:tabs>
              <w:spacing w:after="0" w:line="240" w:lineRule="auto"/>
              <w:jc w:val="both"/>
              <w:rPr>
                <w:rFonts w:cs="Arial"/>
                <w:sz w:val="20"/>
                <w:szCs w:val="20"/>
                <w:lang w:val="es-CO" w:eastAsia="es-CO"/>
              </w:rPr>
            </w:pPr>
          </w:p>
          <w:p w14:paraId="0C7A0E00" w14:textId="21CC9127" w:rsidR="00E131CF" w:rsidRPr="006145DB" w:rsidRDefault="00E131CF" w:rsidP="007F10A5">
            <w:pPr>
              <w:tabs>
                <w:tab w:val="left" w:pos="709"/>
              </w:tabs>
              <w:spacing w:after="0" w:line="240" w:lineRule="auto"/>
              <w:jc w:val="both"/>
              <w:rPr>
                <w:rFonts w:cs="Arial"/>
                <w:sz w:val="20"/>
                <w:szCs w:val="20"/>
                <w:lang w:val="es-CO" w:eastAsia="es-CO"/>
              </w:rPr>
            </w:pPr>
            <w:r w:rsidRPr="006145DB">
              <w:rPr>
                <w:rFonts w:cs="Arial"/>
                <w:sz w:val="20"/>
                <w:szCs w:val="20"/>
                <w:lang w:val="es-CO" w:eastAsia="es-CO"/>
              </w:rPr>
              <w:t xml:space="preserve">Esta entrega busca que las familias, cuidadoras y cuidadores, en el marco de la corresponsabilidad, cuenten con recursos para atender las necesidades prioritarias de las niñas y los niños en su alimentación para contribuir con el mejoramiento o mantenimiento del estado nutricional, de la salud y a la promoción del desarrollo integral. </w:t>
            </w:r>
          </w:p>
          <w:p w14:paraId="0D528F46" w14:textId="77777777" w:rsidR="008249B8" w:rsidRPr="006145DB" w:rsidRDefault="008249B8" w:rsidP="007F10A5">
            <w:pPr>
              <w:tabs>
                <w:tab w:val="left" w:pos="709"/>
              </w:tabs>
              <w:spacing w:after="0" w:line="240" w:lineRule="auto"/>
              <w:jc w:val="both"/>
              <w:rPr>
                <w:rFonts w:cs="Arial"/>
                <w:sz w:val="20"/>
                <w:szCs w:val="20"/>
                <w:lang w:val="es-CO" w:eastAsia="es-CO"/>
              </w:rPr>
            </w:pPr>
          </w:p>
          <w:p w14:paraId="4177CDD2" w14:textId="719C1EB2" w:rsidR="00E131CF" w:rsidRPr="006145DB" w:rsidRDefault="00E131CF" w:rsidP="007F10A5">
            <w:pPr>
              <w:tabs>
                <w:tab w:val="left" w:pos="709"/>
              </w:tabs>
              <w:spacing w:after="0" w:line="240" w:lineRule="auto"/>
              <w:jc w:val="both"/>
              <w:rPr>
                <w:rFonts w:cs="Arial"/>
                <w:sz w:val="20"/>
                <w:szCs w:val="20"/>
                <w:lang w:val="es-CO" w:eastAsia="es-CO"/>
              </w:rPr>
            </w:pPr>
            <w:r w:rsidRPr="006145DB">
              <w:rPr>
                <w:rFonts w:cs="Arial"/>
                <w:sz w:val="20"/>
                <w:szCs w:val="20"/>
                <w:lang w:val="es-CO" w:eastAsia="es-CO"/>
              </w:rPr>
              <w:t>La entrega del beneficio se realiza una única vez durante el receso de actividades de fin de año, exclusivamente a la persona adulta autorizada, en reconocimiento de que el recurso está destinado para el consumo de las niñas y los niños participantes del servicio.</w:t>
            </w:r>
          </w:p>
          <w:p w14:paraId="7E88C84B" w14:textId="77777777" w:rsidR="008249B8" w:rsidRPr="006145DB" w:rsidRDefault="008249B8" w:rsidP="007F10A5">
            <w:pPr>
              <w:tabs>
                <w:tab w:val="left" w:pos="709"/>
              </w:tabs>
              <w:spacing w:after="0" w:line="240" w:lineRule="auto"/>
              <w:jc w:val="both"/>
              <w:rPr>
                <w:rFonts w:cs="Arial"/>
                <w:sz w:val="20"/>
                <w:szCs w:val="20"/>
                <w:lang w:val="es-CO" w:eastAsia="es-CO"/>
              </w:rPr>
            </w:pPr>
          </w:p>
          <w:p w14:paraId="2C1FD77E" w14:textId="334F269B" w:rsidR="00E131CF" w:rsidRPr="006145DB" w:rsidRDefault="00E131CF" w:rsidP="007F10A5">
            <w:pPr>
              <w:tabs>
                <w:tab w:val="left" w:pos="709"/>
              </w:tabs>
              <w:spacing w:after="0" w:line="240" w:lineRule="auto"/>
              <w:jc w:val="both"/>
              <w:rPr>
                <w:rFonts w:cs="Arial"/>
                <w:sz w:val="20"/>
                <w:szCs w:val="20"/>
                <w:lang w:val="es-CO" w:eastAsia="es-CO"/>
              </w:rPr>
            </w:pPr>
            <w:r w:rsidRPr="006145DB">
              <w:rPr>
                <w:rFonts w:cs="Arial"/>
                <w:sz w:val="20"/>
                <w:szCs w:val="20"/>
                <w:lang w:val="es-CO" w:eastAsia="es-CO"/>
              </w:rPr>
              <w:t>Las niñas y los niños beneficiarios de más de una modalidad del servicio (Jardín Infantil Diurno y Jardín Infantil Nocturno), recibirán un único apoyo definido por la Secretaría Distrital de Integración Social durante el receso de fin de año, independientemente del número de modalidades o servicios en el que participe.</w:t>
            </w:r>
          </w:p>
          <w:p w14:paraId="19B97682" w14:textId="77777777" w:rsidR="008249B8" w:rsidRPr="006145DB" w:rsidRDefault="008249B8" w:rsidP="007F10A5">
            <w:pPr>
              <w:tabs>
                <w:tab w:val="left" w:pos="709"/>
              </w:tabs>
              <w:spacing w:after="0" w:line="240" w:lineRule="auto"/>
              <w:jc w:val="both"/>
              <w:rPr>
                <w:rFonts w:cs="Arial"/>
                <w:sz w:val="20"/>
                <w:szCs w:val="20"/>
                <w:lang w:val="es-CO" w:eastAsia="es-CO"/>
              </w:rPr>
            </w:pPr>
          </w:p>
          <w:p w14:paraId="5C9ACD52" w14:textId="6078EA18" w:rsidR="00E131CF" w:rsidRPr="006145DB" w:rsidRDefault="00E131CF" w:rsidP="007F10A5">
            <w:pPr>
              <w:tabs>
                <w:tab w:val="left" w:pos="709"/>
              </w:tabs>
              <w:spacing w:after="0" w:line="240" w:lineRule="auto"/>
              <w:jc w:val="both"/>
              <w:rPr>
                <w:rFonts w:cs="Arial"/>
                <w:sz w:val="20"/>
                <w:szCs w:val="20"/>
                <w:lang w:val="es-CO" w:eastAsia="es-CO"/>
              </w:rPr>
            </w:pPr>
            <w:r w:rsidRPr="006145DB">
              <w:rPr>
                <w:rFonts w:cs="Arial"/>
                <w:sz w:val="20"/>
                <w:szCs w:val="20"/>
                <w:lang w:val="es-CO" w:eastAsia="es-CO"/>
              </w:rPr>
              <w:t>En caso de interrupción parcial o total en la prestación del servicio Jardines Infantiles Diurnos se implementará el plan operativo de continuidad correspondiente.</w:t>
            </w:r>
          </w:p>
        </w:tc>
      </w:tr>
      <w:tr w:rsidR="00E131CF" w:rsidRPr="006145DB" w14:paraId="03F403F9" w14:textId="77777777" w:rsidTr="009E326C">
        <w:trPr>
          <w:trHeight w:val="983"/>
          <w:jc w:val="center"/>
        </w:trPr>
        <w:tc>
          <w:tcPr>
            <w:tcW w:w="1696" w:type="dxa"/>
            <w:vAlign w:val="center"/>
          </w:tcPr>
          <w:p w14:paraId="21E0ACB4" w14:textId="77777777" w:rsidR="00E131CF" w:rsidRPr="006145DB" w:rsidRDefault="00E131CF" w:rsidP="003608E0">
            <w:pPr>
              <w:contextualSpacing/>
              <w:jc w:val="both"/>
              <w:rPr>
                <w:rFonts w:cs="Arial"/>
                <w:bCs/>
                <w:sz w:val="20"/>
                <w:szCs w:val="20"/>
                <w:lang w:eastAsia="es-CO"/>
              </w:rPr>
            </w:pPr>
            <w:r w:rsidRPr="006145DB">
              <w:rPr>
                <w:rFonts w:cs="Arial"/>
                <w:bCs/>
                <w:sz w:val="20"/>
                <w:szCs w:val="20"/>
                <w:lang w:eastAsia="es-CO"/>
              </w:rPr>
              <w:lastRenderedPageBreak/>
              <w:t>Condiciones transversales de calidad</w:t>
            </w:r>
          </w:p>
        </w:tc>
        <w:tc>
          <w:tcPr>
            <w:tcW w:w="7699" w:type="dxa"/>
            <w:vAlign w:val="center"/>
          </w:tcPr>
          <w:p w14:paraId="434E3B86" w14:textId="77777777" w:rsidR="00E131CF" w:rsidRPr="006145DB" w:rsidRDefault="00E131CF" w:rsidP="003D2F81">
            <w:pPr>
              <w:tabs>
                <w:tab w:val="left" w:pos="709"/>
              </w:tabs>
              <w:spacing w:line="0" w:lineRule="atLeast"/>
              <w:jc w:val="both"/>
              <w:rPr>
                <w:rFonts w:eastAsia="Arial" w:cs="Arial"/>
                <w:sz w:val="20"/>
                <w:szCs w:val="20"/>
              </w:rPr>
            </w:pPr>
            <w:r w:rsidRPr="006145DB">
              <w:rPr>
                <w:rFonts w:eastAsia="Arial" w:cs="Arial"/>
                <w:sz w:val="20"/>
                <w:szCs w:val="20"/>
              </w:rPr>
              <w:t xml:space="preserve">Para el servicio aplican las siguientes categorías: </w:t>
            </w:r>
          </w:p>
          <w:p w14:paraId="2B4E5E1F" w14:textId="77777777" w:rsidR="00E131CF" w:rsidRPr="006145DB" w:rsidRDefault="00E131CF" w:rsidP="008249B8">
            <w:pPr>
              <w:pStyle w:val="Prrafodelista"/>
              <w:numPr>
                <w:ilvl w:val="0"/>
                <w:numId w:val="157"/>
              </w:numPr>
              <w:spacing w:after="0" w:line="0" w:lineRule="atLeast"/>
              <w:ind w:left="454"/>
              <w:rPr>
                <w:rFonts w:eastAsia="Arial" w:cs="Arial"/>
                <w:sz w:val="20"/>
                <w:szCs w:val="20"/>
              </w:rPr>
            </w:pPr>
            <w:r w:rsidRPr="006145DB">
              <w:rPr>
                <w:rFonts w:eastAsia="Arial" w:cs="Arial"/>
                <w:sz w:val="20"/>
                <w:szCs w:val="20"/>
              </w:rPr>
              <w:t xml:space="preserve">Gestión administrativa.   </w:t>
            </w:r>
          </w:p>
          <w:p w14:paraId="787D87F3" w14:textId="77777777" w:rsidR="00E131CF" w:rsidRPr="006145DB" w:rsidRDefault="00E131CF" w:rsidP="008249B8">
            <w:pPr>
              <w:pStyle w:val="Prrafodelista"/>
              <w:numPr>
                <w:ilvl w:val="0"/>
                <w:numId w:val="157"/>
              </w:numPr>
              <w:spacing w:after="0" w:line="0" w:lineRule="atLeast"/>
              <w:ind w:left="454"/>
              <w:rPr>
                <w:rFonts w:eastAsia="Arial" w:cs="Arial"/>
                <w:sz w:val="20"/>
                <w:szCs w:val="20"/>
              </w:rPr>
            </w:pPr>
            <w:r w:rsidRPr="006145DB">
              <w:rPr>
                <w:rFonts w:eastAsia="Arial" w:cs="Arial"/>
                <w:sz w:val="20"/>
                <w:szCs w:val="20"/>
              </w:rPr>
              <w:t xml:space="preserve">Ambientes adecuados y seguros. </w:t>
            </w:r>
          </w:p>
          <w:p w14:paraId="02D57A6E" w14:textId="77777777" w:rsidR="00E131CF" w:rsidRPr="006145DB" w:rsidRDefault="00E131CF" w:rsidP="008249B8">
            <w:pPr>
              <w:pStyle w:val="Prrafodelista"/>
              <w:numPr>
                <w:ilvl w:val="0"/>
                <w:numId w:val="157"/>
              </w:numPr>
              <w:spacing w:after="0" w:line="0" w:lineRule="atLeast"/>
              <w:ind w:left="454"/>
              <w:rPr>
                <w:rFonts w:eastAsia="Arial" w:cs="Arial"/>
                <w:sz w:val="20"/>
                <w:szCs w:val="20"/>
              </w:rPr>
            </w:pPr>
            <w:r w:rsidRPr="006145DB">
              <w:rPr>
                <w:rFonts w:eastAsia="Arial" w:cs="Arial"/>
                <w:sz w:val="20"/>
                <w:szCs w:val="20"/>
              </w:rPr>
              <w:t>Atención social.</w:t>
            </w:r>
          </w:p>
          <w:p w14:paraId="52C678E5" w14:textId="77777777" w:rsidR="00E131CF" w:rsidRPr="006145DB" w:rsidRDefault="00E131CF" w:rsidP="008249B8">
            <w:pPr>
              <w:pStyle w:val="Prrafodelista"/>
              <w:numPr>
                <w:ilvl w:val="0"/>
                <w:numId w:val="157"/>
              </w:numPr>
              <w:spacing w:after="0" w:line="0" w:lineRule="atLeast"/>
              <w:ind w:left="454"/>
              <w:rPr>
                <w:rFonts w:eastAsia="Arial" w:cs="Arial"/>
                <w:sz w:val="20"/>
                <w:szCs w:val="20"/>
              </w:rPr>
            </w:pPr>
            <w:r w:rsidRPr="006145DB">
              <w:rPr>
                <w:rFonts w:eastAsia="Arial" w:cs="Arial"/>
                <w:sz w:val="20"/>
                <w:szCs w:val="20"/>
              </w:rPr>
              <w:t xml:space="preserve">Nutrición. </w:t>
            </w:r>
          </w:p>
          <w:p w14:paraId="2318C61B" w14:textId="77777777" w:rsidR="00E131CF" w:rsidRPr="006145DB" w:rsidRDefault="00E131CF" w:rsidP="008249B8">
            <w:pPr>
              <w:pStyle w:val="Prrafodelista"/>
              <w:numPr>
                <w:ilvl w:val="0"/>
                <w:numId w:val="157"/>
              </w:numPr>
              <w:spacing w:after="0" w:line="0" w:lineRule="atLeast"/>
              <w:ind w:left="454"/>
              <w:rPr>
                <w:rFonts w:eastAsia="Arial" w:cs="Arial"/>
                <w:sz w:val="20"/>
                <w:szCs w:val="20"/>
              </w:rPr>
            </w:pPr>
            <w:r w:rsidRPr="006145DB">
              <w:rPr>
                <w:rFonts w:eastAsia="Arial" w:cs="Arial"/>
                <w:sz w:val="20"/>
                <w:szCs w:val="20"/>
              </w:rPr>
              <w:t>Salubridad.</w:t>
            </w:r>
          </w:p>
          <w:p w14:paraId="0874CD48" w14:textId="77777777" w:rsidR="00E131CF" w:rsidRPr="006145DB" w:rsidRDefault="00E131CF" w:rsidP="008249B8">
            <w:pPr>
              <w:pStyle w:val="Prrafodelista"/>
              <w:numPr>
                <w:ilvl w:val="0"/>
                <w:numId w:val="157"/>
              </w:numPr>
              <w:spacing w:after="0" w:line="0" w:lineRule="atLeast"/>
              <w:ind w:left="454"/>
              <w:jc w:val="both"/>
              <w:rPr>
                <w:rFonts w:eastAsia="Arial" w:cs="Arial"/>
                <w:sz w:val="20"/>
                <w:szCs w:val="20"/>
              </w:rPr>
            </w:pPr>
            <w:r w:rsidRPr="006145DB">
              <w:rPr>
                <w:rFonts w:eastAsia="Arial" w:cs="Arial"/>
                <w:sz w:val="20"/>
                <w:szCs w:val="20"/>
              </w:rPr>
              <w:t>Talento humano.</w:t>
            </w:r>
          </w:p>
        </w:tc>
      </w:tr>
    </w:tbl>
    <w:p w14:paraId="548D8D6A" w14:textId="77777777" w:rsidR="009A353F" w:rsidRPr="006145DB" w:rsidRDefault="009A353F" w:rsidP="005B435E">
      <w:pPr>
        <w:pStyle w:val="commentcontentpara"/>
        <w:spacing w:before="0" w:beforeAutospacing="0" w:after="0" w:afterAutospacing="0"/>
        <w:rPr>
          <w:rFonts w:ascii="Arial" w:hAnsi="Arial" w:cs="Arial"/>
          <w:sz w:val="22"/>
          <w:szCs w:val="22"/>
        </w:rPr>
      </w:pPr>
    </w:p>
    <w:p w14:paraId="7EEA1306" w14:textId="6EAA7BC8" w:rsidR="00696E76" w:rsidRPr="006145DB" w:rsidRDefault="0041110B">
      <w:pPr>
        <w:pStyle w:val="Ttulo1"/>
        <w:numPr>
          <w:ilvl w:val="3"/>
          <w:numId w:val="3"/>
        </w:numPr>
        <w:ind w:left="709"/>
        <w:jc w:val="center"/>
        <w:rPr>
          <w:lang w:val="es-CO"/>
        </w:rPr>
      </w:pPr>
      <w:r w:rsidRPr="006145DB">
        <w:rPr>
          <w:lang w:val="es-CO"/>
        </w:rPr>
        <w:t xml:space="preserve"> </w:t>
      </w:r>
      <w:bookmarkStart w:id="40" w:name="_Toc210213172"/>
      <w:bookmarkStart w:id="41" w:name="_Toc213273446"/>
      <w:bookmarkStart w:id="42" w:name="_Toc213276073"/>
      <w:bookmarkStart w:id="43" w:name="_Toc216902406"/>
      <w:r w:rsidR="007807EE" w:rsidRPr="006145DB">
        <w:rPr>
          <w:lang w:val="es-CO"/>
        </w:rPr>
        <w:t xml:space="preserve">Modalidad </w:t>
      </w:r>
      <w:r w:rsidR="00351196" w:rsidRPr="006145DB">
        <w:rPr>
          <w:lang w:val="es-CO"/>
        </w:rPr>
        <w:t>jardín infantil nocturno</w:t>
      </w:r>
      <w:bookmarkEnd w:id="40"/>
      <w:bookmarkEnd w:id="41"/>
      <w:bookmarkEnd w:id="42"/>
      <w:bookmarkEnd w:id="43"/>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E131CF" w:rsidRPr="006145DB" w14:paraId="2567FEFF" w14:textId="77777777" w:rsidTr="0073478A">
        <w:trPr>
          <w:trHeight w:val="585"/>
          <w:jc w:val="center"/>
        </w:trPr>
        <w:tc>
          <w:tcPr>
            <w:tcW w:w="1696" w:type="dxa"/>
            <w:vAlign w:val="center"/>
          </w:tcPr>
          <w:p w14:paraId="3A361F5A" w14:textId="77777777" w:rsidR="00E131CF" w:rsidRPr="006145DB" w:rsidRDefault="00E131CF" w:rsidP="00C00890">
            <w:pPr>
              <w:spacing w:after="0" w:line="240" w:lineRule="auto"/>
              <w:ind w:left="22"/>
              <w:contextualSpacing/>
              <w:rPr>
                <w:rFonts w:eastAsia="Calibri" w:cs="Arial"/>
                <w:bCs/>
                <w:sz w:val="18"/>
                <w:szCs w:val="18"/>
                <w:lang w:eastAsia="es-CO"/>
              </w:rPr>
            </w:pPr>
            <w:r w:rsidRPr="006145DB">
              <w:rPr>
                <w:rFonts w:cs="Arial"/>
                <w:bCs/>
                <w:sz w:val="20"/>
                <w:szCs w:val="20"/>
                <w:lang w:eastAsia="es-CO"/>
              </w:rPr>
              <w:t>Nombre de la modalidad</w:t>
            </w:r>
          </w:p>
        </w:tc>
        <w:tc>
          <w:tcPr>
            <w:tcW w:w="7699" w:type="dxa"/>
            <w:vAlign w:val="center"/>
          </w:tcPr>
          <w:p w14:paraId="495D8FF1" w14:textId="38DB4918" w:rsidR="00E131CF" w:rsidRPr="006145DB" w:rsidRDefault="00E131CF" w:rsidP="00C00890">
            <w:pPr>
              <w:pStyle w:val="Textoindependiente"/>
              <w:spacing w:after="0" w:line="240" w:lineRule="auto"/>
              <w:jc w:val="both"/>
              <w:rPr>
                <w:rFonts w:eastAsia="Lucida Sans Unicode" w:cs="Arial"/>
                <w:bCs/>
                <w:sz w:val="20"/>
                <w:szCs w:val="20"/>
                <w:lang w:val="es-CO"/>
              </w:rPr>
            </w:pPr>
            <w:r w:rsidRPr="006145DB">
              <w:rPr>
                <w:rFonts w:eastAsia="Arial" w:cs="Arial"/>
                <w:sz w:val="20"/>
                <w:szCs w:val="20"/>
                <w:lang w:val="es-CO"/>
              </w:rPr>
              <w:t xml:space="preserve">Jardín </w:t>
            </w:r>
            <w:r w:rsidR="0011638B">
              <w:rPr>
                <w:rFonts w:eastAsia="Arial" w:cs="Arial"/>
                <w:sz w:val="20"/>
                <w:szCs w:val="20"/>
                <w:lang w:val="es-CO"/>
              </w:rPr>
              <w:t>i</w:t>
            </w:r>
            <w:r w:rsidRPr="006145DB">
              <w:rPr>
                <w:rFonts w:eastAsia="Arial" w:cs="Arial"/>
                <w:sz w:val="20"/>
                <w:szCs w:val="20"/>
                <w:lang w:val="es-CO"/>
              </w:rPr>
              <w:t xml:space="preserve">nfantil </w:t>
            </w:r>
            <w:r w:rsidR="0011638B">
              <w:rPr>
                <w:rFonts w:eastAsia="Arial" w:cs="Arial"/>
                <w:sz w:val="20"/>
                <w:szCs w:val="20"/>
                <w:lang w:val="es-CO"/>
              </w:rPr>
              <w:t>n</w:t>
            </w:r>
            <w:r w:rsidRPr="006145DB">
              <w:rPr>
                <w:rFonts w:eastAsia="Arial" w:cs="Arial"/>
                <w:sz w:val="20"/>
                <w:szCs w:val="20"/>
                <w:lang w:val="es-CO"/>
              </w:rPr>
              <w:t>octurno</w:t>
            </w:r>
            <w:r w:rsidR="008249B8" w:rsidRPr="006145DB">
              <w:rPr>
                <w:rFonts w:eastAsia="Lucida Sans Unicode" w:cs="Arial"/>
                <w:bCs/>
                <w:sz w:val="20"/>
                <w:szCs w:val="20"/>
                <w:lang w:val="es-CO"/>
              </w:rPr>
              <w:t>.</w:t>
            </w:r>
          </w:p>
        </w:tc>
      </w:tr>
      <w:tr w:rsidR="00E131CF" w:rsidRPr="006145DB" w14:paraId="2BB91751" w14:textId="77777777" w:rsidTr="0073478A">
        <w:trPr>
          <w:trHeight w:val="585"/>
          <w:jc w:val="center"/>
        </w:trPr>
        <w:tc>
          <w:tcPr>
            <w:tcW w:w="1696" w:type="dxa"/>
            <w:vAlign w:val="center"/>
          </w:tcPr>
          <w:p w14:paraId="21AE4C70" w14:textId="7B042041" w:rsidR="00E131CF" w:rsidRPr="006145DB" w:rsidRDefault="00E131CF" w:rsidP="00C00890">
            <w:pPr>
              <w:spacing w:line="240" w:lineRule="auto"/>
              <w:contextualSpacing/>
              <w:rPr>
                <w:rFonts w:cs="Arial"/>
                <w:bCs/>
                <w:sz w:val="20"/>
                <w:szCs w:val="20"/>
                <w:lang w:eastAsia="es-CO"/>
              </w:rPr>
            </w:pPr>
            <w:r w:rsidRPr="006145DB">
              <w:rPr>
                <w:rFonts w:cs="Arial"/>
                <w:bCs/>
                <w:sz w:val="20"/>
                <w:szCs w:val="20"/>
                <w:lang w:eastAsia="es-CO"/>
              </w:rPr>
              <w:t>Objeto de la modalidad</w:t>
            </w:r>
          </w:p>
        </w:tc>
        <w:tc>
          <w:tcPr>
            <w:tcW w:w="7699" w:type="dxa"/>
            <w:vAlign w:val="center"/>
          </w:tcPr>
          <w:p w14:paraId="36B72953" w14:textId="04083D18" w:rsidR="00E131CF" w:rsidRPr="006145DB" w:rsidRDefault="00E131CF" w:rsidP="00C00890">
            <w:pPr>
              <w:pBdr>
                <w:top w:val="nil"/>
                <w:left w:val="nil"/>
                <w:bottom w:val="nil"/>
                <w:right w:val="nil"/>
                <w:between w:val="nil"/>
              </w:pBdr>
              <w:spacing w:line="240" w:lineRule="auto"/>
              <w:contextualSpacing/>
              <w:jc w:val="both"/>
              <w:rPr>
                <w:rFonts w:eastAsia="Arial" w:cs="Arial"/>
                <w:sz w:val="20"/>
                <w:szCs w:val="20"/>
              </w:rPr>
            </w:pPr>
            <w:r w:rsidRPr="006145DB">
              <w:rPr>
                <w:rFonts w:cs="Arial"/>
                <w:sz w:val="20"/>
                <w:szCs w:val="20"/>
              </w:rPr>
              <w:t xml:space="preserve">Promover el desarrollo integral de niños y niñas en primera infancia en entornos institucionales protectores y enriquecidos </w:t>
            </w:r>
            <w:r w:rsidRPr="006145DB">
              <w:rPr>
                <w:rFonts w:eastAsia="Arial" w:cs="Arial"/>
                <w:sz w:val="20"/>
                <w:szCs w:val="20"/>
              </w:rPr>
              <w:t xml:space="preserve">con enfoque de derechos, desde una perspectiva que reconoce, valora y celebra las diversidades de género, étnicas y del territorio teniendo en cuenta los </w:t>
            </w:r>
            <w:r w:rsidRPr="006145DB">
              <w:rPr>
                <w:rFonts w:cs="Arial"/>
                <w:sz w:val="20"/>
                <w:szCs w:val="20"/>
              </w:rPr>
              <w:t>fundamentos de la educación inicial en el marco de la atención integral,</w:t>
            </w:r>
            <w:r w:rsidRPr="006145DB">
              <w:rPr>
                <w:rFonts w:eastAsia="Arial" w:cs="Arial"/>
                <w:sz w:val="20"/>
                <w:szCs w:val="20"/>
              </w:rPr>
              <w:t xml:space="preserve"> logrando movilizar en la jornada nocturna momentos acogedores, de descanso, afecto y seguridad para las niñas y niños de primera infancia</w:t>
            </w:r>
            <w:r w:rsidRPr="006145DB">
              <w:rPr>
                <w:rFonts w:cs="Arial"/>
              </w:rPr>
              <w:t xml:space="preserve">; </w:t>
            </w:r>
            <w:r w:rsidRPr="006145DB">
              <w:rPr>
                <w:rFonts w:eastAsia="Arial" w:cs="Arial"/>
                <w:sz w:val="20"/>
                <w:szCs w:val="20"/>
              </w:rPr>
              <w:t xml:space="preserve">contando con las familias y cuidadores como actores centrales de dichos procesos, así como con las comunidades y redes de apoyo. </w:t>
            </w:r>
          </w:p>
        </w:tc>
      </w:tr>
      <w:tr w:rsidR="00E131CF" w:rsidRPr="006145DB" w14:paraId="049F70A1" w14:textId="77777777" w:rsidTr="0073478A">
        <w:trPr>
          <w:trHeight w:val="20"/>
          <w:jc w:val="center"/>
        </w:trPr>
        <w:tc>
          <w:tcPr>
            <w:tcW w:w="1696" w:type="dxa"/>
            <w:vAlign w:val="center"/>
          </w:tcPr>
          <w:p w14:paraId="76C040CF" w14:textId="77777777" w:rsidR="00E131CF" w:rsidRPr="006145DB" w:rsidRDefault="00E131CF" w:rsidP="00C00890">
            <w:pPr>
              <w:spacing w:line="240" w:lineRule="auto"/>
              <w:contextualSpacing/>
              <w:rPr>
                <w:rFonts w:cs="Arial"/>
                <w:bCs/>
                <w:sz w:val="20"/>
                <w:szCs w:val="20"/>
                <w:lang w:eastAsia="es-CO"/>
              </w:rPr>
            </w:pPr>
            <w:r w:rsidRPr="006145DB">
              <w:rPr>
                <w:rFonts w:cs="Arial"/>
                <w:bCs/>
                <w:sz w:val="20"/>
                <w:szCs w:val="20"/>
                <w:lang w:eastAsia="es-CO"/>
              </w:rPr>
              <w:t>Oferta de la modalidad</w:t>
            </w:r>
          </w:p>
        </w:tc>
        <w:tc>
          <w:tcPr>
            <w:tcW w:w="7699" w:type="dxa"/>
            <w:vAlign w:val="center"/>
          </w:tcPr>
          <w:p w14:paraId="488342DB" w14:textId="0A932090" w:rsidR="00E131CF" w:rsidRPr="006145DB" w:rsidRDefault="00E131CF" w:rsidP="00C00890">
            <w:pPr>
              <w:pBdr>
                <w:top w:val="nil"/>
                <w:left w:val="nil"/>
                <w:bottom w:val="nil"/>
                <w:right w:val="nil"/>
                <w:between w:val="nil"/>
              </w:pBdr>
              <w:tabs>
                <w:tab w:val="left" w:pos="8080"/>
              </w:tabs>
              <w:spacing w:after="240" w:line="240" w:lineRule="auto"/>
              <w:contextualSpacing/>
              <w:jc w:val="both"/>
              <w:rPr>
                <w:rFonts w:eastAsia="Arial" w:cs="Arial"/>
                <w:sz w:val="20"/>
                <w:szCs w:val="20"/>
              </w:rPr>
            </w:pPr>
            <w:r w:rsidRPr="006145DB">
              <w:rPr>
                <w:rFonts w:eastAsia="Arial" w:cs="Arial"/>
                <w:sz w:val="20"/>
                <w:szCs w:val="20"/>
              </w:rPr>
              <w:t xml:space="preserve">En los </w:t>
            </w:r>
            <w:r w:rsidR="008249B8" w:rsidRPr="006145DB">
              <w:rPr>
                <w:rFonts w:eastAsia="Arial" w:cs="Arial"/>
                <w:sz w:val="20"/>
                <w:szCs w:val="20"/>
              </w:rPr>
              <w:t>j</w:t>
            </w:r>
            <w:r w:rsidRPr="006145DB">
              <w:rPr>
                <w:rFonts w:eastAsia="Arial" w:cs="Arial"/>
                <w:sz w:val="20"/>
                <w:szCs w:val="20"/>
              </w:rPr>
              <w:t xml:space="preserve">ardines </w:t>
            </w:r>
            <w:r w:rsidR="008249B8" w:rsidRPr="006145DB">
              <w:rPr>
                <w:rFonts w:eastAsia="Arial" w:cs="Arial"/>
                <w:sz w:val="20"/>
                <w:szCs w:val="20"/>
              </w:rPr>
              <w:t>i</w:t>
            </w:r>
            <w:r w:rsidRPr="006145DB">
              <w:rPr>
                <w:rFonts w:eastAsia="Arial" w:cs="Arial"/>
                <w:sz w:val="20"/>
                <w:szCs w:val="20"/>
              </w:rPr>
              <w:t xml:space="preserve">nfantiles </w:t>
            </w:r>
            <w:r w:rsidR="008249B8" w:rsidRPr="006145DB">
              <w:rPr>
                <w:rFonts w:eastAsia="Arial" w:cs="Arial"/>
                <w:sz w:val="20"/>
                <w:szCs w:val="20"/>
              </w:rPr>
              <w:t>n</w:t>
            </w:r>
            <w:r w:rsidRPr="006145DB">
              <w:rPr>
                <w:rFonts w:eastAsia="Arial" w:cs="Arial"/>
                <w:sz w:val="20"/>
                <w:szCs w:val="20"/>
              </w:rPr>
              <w:t>octurnos, como modalidad de educación inicial en el marco de la atención integral, se desarrollan experiencias pedagógicas y de cuidado pertinentes con la población y con el momento del día en que se desarrolla la atención, con el propósito de promover el desarrollo integral y prevenir situaciones que puedan poner en riesgo o vulnerar los derechos de las niñas y los niños.</w:t>
            </w:r>
          </w:p>
          <w:p w14:paraId="6EA8968F" w14:textId="77777777" w:rsidR="00E131CF" w:rsidRPr="006145DB" w:rsidRDefault="00E131CF" w:rsidP="00C00890">
            <w:pPr>
              <w:pBdr>
                <w:top w:val="nil"/>
                <w:left w:val="nil"/>
                <w:bottom w:val="nil"/>
                <w:right w:val="nil"/>
                <w:between w:val="nil"/>
              </w:pBdr>
              <w:tabs>
                <w:tab w:val="left" w:pos="8080"/>
              </w:tabs>
              <w:spacing w:after="240" w:line="240" w:lineRule="auto"/>
              <w:contextualSpacing/>
              <w:jc w:val="both"/>
              <w:rPr>
                <w:rFonts w:eastAsia="Arial" w:cs="Arial"/>
                <w:sz w:val="20"/>
                <w:szCs w:val="20"/>
              </w:rPr>
            </w:pPr>
          </w:p>
          <w:p w14:paraId="54A4E555" w14:textId="77777777" w:rsidR="00E131CF" w:rsidRPr="006145DB" w:rsidRDefault="00E131CF" w:rsidP="00C00890">
            <w:pPr>
              <w:pBdr>
                <w:top w:val="nil"/>
                <w:left w:val="nil"/>
                <w:bottom w:val="nil"/>
                <w:right w:val="nil"/>
                <w:between w:val="nil"/>
              </w:pBdr>
              <w:tabs>
                <w:tab w:val="left" w:pos="8080"/>
              </w:tabs>
              <w:spacing w:after="240" w:line="240" w:lineRule="auto"/>
              <w:contextualSpacing/>
              <w:jc w:val="both"/>
              <w:rPr>
                <w:rFonts w:eastAsia="Arial" w:cs="Arial"/>
                <w:sz w:val="20"/>
                <w:szCs w:val="20"/>
              </w:rPr>
            </w:pPr>
            <w:r w:rsidRPr="006145DB">
              <w:rPr>
                <w:rFonts w:eastAsia="Arial" w:cs="Arial"/>
                <w:sz w:val="20"/>
                <w:szCs w:val="20"/>
              </w:rPr>
              <w:lastRenderedPageBreak/>
              <w:t xml:space="preserve">La modalidad, acoge a niñas y niños con madres, padres o cuidadores que estudian o trabajan de noche, presentan algún riesgo o condición de vulnerabilidad, o requieren de un horario adicional entre tanto sus cuidadores(as) principales regresan de sus actividades económicas o académicas, con el propósito de favorecer el desarrollo integral de la primera infancia desde un enfoque de derechos con una perspectiva que reconoce, valora y celebra la diversidad,  a través de la educación inicial en ambientes protectores y acogedores, que posibiliten experiencias y prácticas pedagógicas y de cuidado orientadas al acompañamiento sensible de esos momentos de la cotidianidad e interacciones en los rituales de la noche. </w:t>
            </w:r>
          </w:p>
          <w:p w14:paraId="54FED19C" w14:textId="77777777" w:rsidR="00E131CF" w:rsidRPr="006145DB" w:rsidRDefault="00E131CF" w:rsidP="00C00890">
            <w:pPr>
              <w:pBdr>
                <w:top w:val="nil"/>
                <w:left w:val="nil"/>
                <w:bottom w:val="nil"/>
                <w:right w:val="nil"/>
                <w:between w:val="nil"/>
              </w:pBdr>
              <w:tabs>
                <w:tab w:val="left" w:pos="8080"/>
              </w:tabs>
              <w:spacing w:after="240" w:line="240" w:lineRule="auto"/>
              <w:contextualSpacing/>
              <w:jc w:val="both"/>
              <w:rPr>
                <w:rFonts w:eastAsia="Arial" w:cs="Arial"/>
                <w:sz w:val="20"/>
                <w:szCs w:val="20"/>
              </w:rPr>
            </w:pPr>
          </w:p>
          <w:p w14:paraId="4EBC1E72" w14:textId="77777777" w:rsidR="00E131CF" w:rsidRPr="006145DB" w:rsidRDefault="00E131CF" w:rsidP="00C00890">
            <w:pPr>
              <w:pBdr>
                <w:top w:val="nil"/>
                <w:left w:val="nil"/>
                <w:bottom w:val="nil"/>
                <w:right w:val="nil"/>
                <w:between w:val="nil"/>
              </w:pBdr>
              <w:tabs>
                <w:tab w:val="left" w:pos="8080"/>
              </w:tabs>
              <w:spacing w:after="240" w:line="240" w:lineRule="auto"/>
              <w:contextualSpacing/>
              <w:jc w:val="both"/>
              <w:rPr>
                <w:rFonts w:eastAsia="Arial" w:cs="Arial"/>
                <w:sz w:val="20"/>
                <w:szCs w:val="20"/>
              </w:rPr>
            </w:pPr>
            <w:r w:rsidRPr="006145DB">
              <w:rPr>
                <w:rFonts w:eastAsia="Arial" w:cs="Arial"/>
                <w:sz w:val="20"/>
                <w:szCs w:val="20"/>
              </w:rPr>
              <w:t>Igualmente se desarrollan acciones que promueven la adopción de hábitos de vida y alimentación saludables, a partir de la implementación de prácticas de cuidado, acompañamiento al proceso de una alimentación saludable y la vigilancia al estado nutricional. Así mismo, el fortalecimiento de las capacidades de las familias y cuidadores para acompañar el desarrollo infantil, el cuidado y la crianza.</w:t>
            </w:r>
          </w:p>
          <w:p w14:paraId="21E8CDEA" w14:textId="77777777" w:rsidR="00E131CF" w:rsidRPr="006145DB" w:rsidRDefault="00E131CF" w:rsidP="00C00890">
            <w:pPr>
              <w:pBdr>
                <w:top w:val="nil"/>
                <w:left w:val="nil"/>
                <w:bottom w:val="nil"/>
                <w:right w:val="nil"/>
                <w:between w:val="nil"/>
              </w:pBdr>
              <w:tabs>
                <w:tab w:val="left" w:pos="8080"/>
              </w:tabs>
              <w:spacing w:after="240" w:line="240" w:lineRule="auto"/>
              <w:contextualSpacing/>
              <w:jc w:val="both"/>
              <w:rPr>
                <w:rFonts w:eastAsia="Arial" w:cs="Arial"/>
                <w:sz w:val="20"/>
                <w:szCs w:val="20"/>
              </w:rPr>
            </w:pPr>
          </w:p>
          <w:p w14:paraId="7B303CF5" w14:textId="77777777" w:rsidR="00E131CF" w:rsidRPr="006145DB" w:rsidRDefault="00E131CF" w:rsidP="00C00890">
            <w:pPr>
              <w:pBdr>
                <w:top w:val="nil"/>
                <w:left w:val="nil"/>
                <w:bottom w:val="nil"/>
                <w:right w:val="nil"/>
                <w:between w:val="nil"/>
              </w:pBdr>
              <w:tabs>
                <w:tab w:val="left" w:pos="8080"/>
              </w:tabs>
              <w:spacing w:after="240" w:line="240" w:lineRule="auto"/>
              <w:contextualSpacing/>
              <w:jc w:val="both"/>
              <w:rPr>
                <w:rFonts w:cs="Arial"/>
                <w:sz w:val="20"/>
                <w:szCs w:val="20"/>
              </w:rPr>
            </w:pPr>
            <w:r w:rsidRPr="006145DB">
              <w:rPr>
                <w:rFonts w:eastAsia="Arial" w:cs="Arial"/>
                <w:sz w:val="20"/>
                <w:szCs w:val="20"/>
              </w:rPr>
              <w:t>La modalidad puede implementar, de manera transversal estrategias como: Entre Pares; Sawabona; Raizal Aidentity; Rrom Muge Chavé Avavarele; Prevención, Acompañamiento y Seguimiento a presuntas vulneraciones de derechos de niñas, niños y adolescentes, que promueve la Cero Tolerancia a las violencias contra niñas, niños y adolescentes en los servicios, modalidades de la Subdirección para la Infancia; y Salas Amigas de la Familia Lactante -SAFL.</w:t>
            </w:r>
          </w:p>
        </w:tc>
      </w:tr>
      <w:tr w:rsidR="00E131CF" w:rsidRPr="006145DB" w14:paraId="2C86336D" w14:textId="77777777" w:rsidTr="0073478A">
        <w:trPr>
          <w:trHeight w:val="20"/>
          <w:jc w:val="center"/>
        </w:trPr>
        <w:tc>
          <w:tcPr>
            <w:tcW w:w="1696" w:type="dxa"/>
            <w:vAlign w:val="center"/>
          </w:tcPr>
          <w:p w14:paraId="73B07A12" w14:textId="77777777" w:rsidR="00E131CF" w:rsidRPr="006145DB" w:rsidRDefault="00E131CF" w:rsidP="00C00890">
            <w:pPr>
              <w:spacing w:line="240" w:lineRule="auto"/>
              <w:contextualSpacing/>
              <w:rPr>
                <w:rFonts w:cs="Arial"/>
                <w:bCs/>
                <w:sz w:val="20"/>
                <w:szCs w:val="20"/>
                <w:lang w:eastAsia="es-CO"/>
              </w:rPr>
            </w:pPr>
            <w:r w:rsidRPr="006145DB">
              <w:rPr>
                <w:rFonts w:cs="Arial"/>
                <w:bCs/>
                <w:sz w:val="20"/>
                <w:szCs w:val="20"/>
                <w:lang w:eastAsia="es-CO"/>
              </w:rPr>
              <w:lastRenderedPageBreak/>
              <w:t xml:space="preserve">Tipo de Focalización </w:t>
            </w:r>
          </w:p>
        </w:tc>
        <w:tc>
          <w:tcPr>
            <w:tcW w:w="7699" w:type="dxa"/>
            <w:vAlign w:val="center"/>
          </w:tcPr>
          <w:p w14:paraId="5447FD79" w14:textId="77777777" w:rsidR="00E131CF" w:rsidRPr="006145DB" w:rsidRDefault="00E131CF" w:rsidP="00C00890">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demanda</w:t>
            </w:r>
          </w:p>
          <w:p w14:paraId="68D3EB63" w14:textId="77777777" w:rsidR="00E131CF" w:rsidRPr="006145DB" w:rsidRDefault="00E131CF" w:rsidP="00C00890">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abordaje territorial</w:t>
            </w:r>
          </w:p>
          <w:p w14:paraId="24FA2C67" w14:textId="77777777" w:rsidR="00E131CF" w:rsidRPr="006145DB" w:rsidRDefault="00E131CF" w:rsidP="00C00890">
            <w:pPr>
              <w:pBdr>
                <w:top w:val="nil"/>
                <w:left w:val="nil"/>
                <w:bottom w:val="nil"/>
                <w:right w:val="nil"/>
                <w:between w:val="nil"/>
              </w:pBdr>
              <w:spacing w:after="0" w:line="240" w:lineRule="auto"/>
              <w:jc w:val="both"/>
              <w:rPr>
                <w:rFonts w:cs="Arial"/>
                <w:sz w:val="20"/>
                <w:szCs w:val="20"/>
              </w:rPr>
            </w:pPr>
            <w:r w:rsidRPr="006145DB">
              <w:rPr>
                <w:rFonts w:eastAsia="Arial" w:cs="Arial"/>
                <w:sz w:val="20"/>
                <w:szCs w:val="20"/>
              </w:rPr>
              <w:t xml:space="preserve">Focalización geográfica </w:t>
            </w:r>
            <w:r w:rsidRPr="006145DB">
              <w:rPr>
                <w:rFonts w:cs="Arial"/>
                <w:sz w:val="20"/>
                <w:szCs w:val="20"/>
              </w:rPr>
              <w:t xml:space="preserve"> </w:t>
            </w:r>
          </w:p>
        </w:tc>
      </w:tr>
      <w:tr w:rsidR="00E131CF" w:rsidRPr="006145DB" w14:paraId="375B95A2" w14:textId="77777777" w:rsidTr="0073478A">
        <w:trPr>
          <w:trHeight w:val="612"/>
          <w:jc w:val="center"/>
        </w:trPr>
        <w:tc>
          <w:tcPr>
            <w:tcW w:w="1696" w:type="dxa"/>
            <w:vAlign w:val="center"/>
          </w:tcPr>
          <w:p w14:paraId="336FA56E" w14:textId="77777777" w:rsidR="00E131CF" w:rsidRPr="006145DB" w:rsidRDefault="00E131CF" w:rsidP="00C00890">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699" w:type="dxa"/>
            <w:vAlign w:val="center"/>
          </w:tcPr>
          <w:p w14:paraId="5D2A35B7" w14:textId="77777777" w:rsidR="00E131CF" w:rsidRPr="006145DB" w:rsidRDefault="00E131CF" w:rsidP="00C00890">
            <w:pPr>
              <w:pStyle w:val="Textoindependiente"/>
              <w:spacing w:after="0" w:line="240" w:lineRule="auto"/>
              <w:jc w:val="both"/>
              <w:rPr>
                <w:rFonts w:cs="Arial"/>
                <w:sz w:val="20"/>
                <w:szCs w:val="20"/>
                <w:lang w:val="es-CO" w:eastAsia="es-CO"/>
              </w:rPr>
            </w:pPr>
            <w:r w:rsidRPr="006145DB">
              <w:rPr>
                <w:rFonts w:eastAsia="Arial" w:cs="Arial"/>
                <w:sz w:val="20"/>
                <w:szCs w:val="20"/>
                <w:lang w:val="es-CO"/>
              </w:rPr>
              <w:t>Niñas y niños hasta los cinco (5) años, once (11) meses y veintinueve (29) días, con madres, padres o cuidadores(as) que laboran o desarrollan algún tipo de actividad económica o académica en horarios nocturnos, presentan condiciones de riesgo social o requieren de un horario adicional.</w:t>
            </w:r>
          </w:p>
        </w:tc>
      </w:tr>
      <w:tr w:rsidR="00E131CF" w:rsidRPr="006145DB" w14:paraId="739A812C" w14:textId="77777777" w:rsidTr="0073478A">
        <w:trPr>
          <w:trHeight w:val="3203"/>
          <w:jc w:val="center"/>
        </w:trPr>
        <w:tc>
          <w:tcPr>
            <w:tcW w:w="1696" w:type="dxa"/>
            <w:vAlign w:val="center"/>
          </w:tcPr>
          <w:p w14:paraId="4F882DC2" w14:textId="77777777" w:rsidR="00E131CF" w:rsidRPr="006145DB" w:rsidRDefault="00E131CF" w:rsidP="00C00890">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699" w:type="dxa"/>
            <w:vAlign w:val="center"/>
          </w:tcPr>
          <w:tbl>
            <w:tblPr>
              <w:tblStyle w:val="Tablaconcuadrcula"/>
              <w:tblW w:w="7371" w:type="dxa"/>
              <w:tblInd w:w="23" w:type="dxa"/>
              <w:tblLayout w:type="fixed"/>
              <w:tblLook w:val="04A0" w:firstRow="1" w:lastRow="0" w:firstColumn="1" w:lastColumn="0" w:noHBand="0" w:noVBand="1"/>
            </w:tblPr>
            <w:tblGrid>
              <w:gridCol w:w="3119"/>
              <w:gridCol w:w="1275"/>
              <w:gridCol w:w="1134"/>
              <w:gridCol w:w="1843"/>
            </w:tblGrid>
            <w:tr w:rsidR="00F36DF7" w:rsidRPr="006145DB" w14:paraId="6BCB3CC1" w14:textId="77777777" w:rsidTr="00C00890">
              <w:trPr>
                <w:trHeight w:val="372"/>
              </w:trPr>
              <w:tc>
                <w:tcPr>
                  <w:tcW w:w="3119" w:type="dxa"/>
                  <w:tcBorders>
                    <w:top w:val="single" w:sz="4" w:space="0" w:color="auto"/>
                  </w:tcBorders>
                  <w:vAlign w:val="center"/>
                </w:tcPr>
                <w:p w14:paraId="36505760" w14:textId="77777777" w:rsidR="00E131CF" w:rsidRPr="006145DB" w:rsidRDefault="00E131CF" w:rsidP="00C00890">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275" w:type="dxa"/>
                  <w:tcBorders>
                    <w:top w:val="single" w:sz="4" w:space="0" w:color="auto"/>
                  </w:tcBorders>
                  <w:vAlign w:val="center"/>
                </w:tcPr>
                <w:p w14:paraId="4334C6EE" w14:textId="77777777" w:rsidR="00E131CF" w:rsidRPr="006145DB" w:rsidRDefault="00E131CF" w:rsidP="00C00890">
                  <w:pPr>
                    <w:tabs>
                      <w:tab w:val="left" w:pos="0"/>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tcBorders>
                  <w:vAlign w:val="center"/>
                </w:tcPr>
                <w:p w14:paraId="5AC0761F" w14:textId="77777777" w:rsidR="00E131CF" w:rsidRPr="006145DB" w:rsidRDefault="00E131CF" w:rsidP="00C00890">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43" w:type="dxa"/>
                  <w:tcBorders>
                    <w:top w:val="single" w:sz="4" w:space="0" w:color="auto"/>
                  </w:tcBorders>
                  <w:vAlign w:val="center"/>
                </w:tcPr>
                <w:p w14:paraId="24805F0D" w14:textId="77777777" w:rsidR="00E131CF" w:rsidRPr="006145DB" w:rsidRDefault="00E131CF" w:rsidP="00C00890">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F36DF7" w:rsidRPr="006145DB" w14:paraId="3D7F01CB" w14:textId="77777777" w:rsidTr="00C00890">
              <w:trPr>
                <w:trHeight w:val="231"/>
              </w:trPr>
              <w:tc>
                <w:tcPr>
                  <w:tcW w:w="3119" w:type="dxa"/>
                  <w:vMerge w:val="restart"/>
                  <w:vAlign w:val="center"/>
                </w:tcPr>
                <w:p w14:paraId="6EE69971" w14:textId="77777777" w:rsidR="00E131CF" w:rsidRPr="006145DB" w:rsidRDefault="00E131CF" w:rsidP="00C00890">
                  <w:pPr>
                    <w:tabs>
                      <w:tab w:val="left" w:pos="709"/>
                    </w:tabs>
                    <w:jc w:val="both"/>
                    <w:rPr>
                      <w:rFonts w:eastAsia="Arial" w:cs="Arial"/>
                      <w:sz w:val="16"/>
                      <w:szCs w:val="16"/>
                    </w:rPr>
                  </w:pPr>
                  <w:r w:rsidRPr="006145DB">
                    <w:rPr>
                      <w:rFonts w:eastAsia="Arial" w:cs="Arial"/>
                      <w:sz w:val="16"/>
                      <w:szCs w:val="16"/>
                    </w:rPr>
                    <w:t>Niñas y niños hasta los cinco (5) años, once (11) meses y veintinueve (29) días</w:t>
                  </w:r>
                </w:p>
              </w:tc>
              <w:tc>
                <w:tcPr>
                  <w:tcW w:w="1275" w:type="dxa"/>
                  <w:vAlign w:val="center"/>
                </w:tcPr>
                <w:p w14:paraId="16E95368" w14:textId="0E97DDD5"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55B78E1C"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Demanda</w:t>
                  </w:r>
                </w:p>
              </w:tc>
              <w:tc>
                <w:tcPr>
                  <w:tcW w:w="1843" w:type="dxa"/>
                  <w:vAlign w:val="center"/>
                </w:tcPr>
                <w:p w14:paraId="7DD3B2CB" w14:textId="77777777" w:rsidR="00E131CF" w:rsidRPr="006145DB" w:rsidRDefault="00E131CF" w:rsidP="00C00890">
                  <w:pPr>
                    <w:tabs>
                      <w:tab w:val="left" w:pos="709"/>
                    </w:tabs>
                    <w:contextualSpacing/>
                    <w:jc w:val="center"/>
                    <w:rPr>
                      <w:rFonts w:eastAsia="Arial" w:cs="Arial"/>
                      <w:sz w:val="16"/>
                      <w:szCs w:val="16"/>
                    </w:rPr>
                  </w:pPr>
                  <w:r w:rsidRPr="006145DB">
                    <w:rPr>
                      <w:rFonts w:eastAsia="Arial" w:cs="Arial"/>
                      <w:sz w:val="16"/>
                      <w:szCs w:val="16"/>
                    </w:rPr>
                    <w:t>Secretaria Distrital de Integración Social.</w:t>
                  </w:r>
                </w:p>
              </w:tc>
            </w:tr>
            <w:tr w:rsidR="00F36DF7" w:rsidRPr="006145DB" w14:paraId="38191BE0" w14:textId="77777777" w:rsidTr="00C00890">
              <w:trPr>
                <w:trHeight w:val="231"/>
              </w:trPr>
              <w:tc>
                <w:tcPr>
                  <w:tcW w:w="3119" w:type="dxa"/>
                  <w:vMerge/>
                  <w:vAlign w:val="center"/>
                </w:tcPr>
                <w:p w14:paraId="4C749FE3" w14:textId="77777777" w:rsidR="00E131CF" w:rsidRPr="006145DB" w:rsidRDefault="00E131CF" w:rsidP="00C00890">
                  <w:pPr>
                    <w:tabs>
                      <w:tab w:val="left" w:pos="709"/>
                    </w:tabs>
                    <w:jc w:val="both"/>
                    <w:rPr>
                      <w:rFonts w:eastAsia="Arial" w:cs="Arial"/>
                      <w:sz w:val="16"/>
                      <w:szCs w:val="16"/>
                    </w:rPr>
                  </w:pPr>
                </w:p>
              </w:tc>
              <w:tc>
                <w:tcPr>
                  <w:tcW w:w="1275" w:type="dxa"/>
                  <w:vAlign w:val="center"/>
                </w:tcPr>
                <w:p w14:paraId="3126AAD2"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33740E96"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Demanda</w:t>
                  </w:r>
                </w:p>
              </w:tc>
              <w:tc>
                <w:tcPr>
                  <w:tcW w:w="1843" w:type="dxa"/>
                  <w:vAlign w:val="center"/>
                </w:tcPr>
                <w:p w14:paraId="0660513C" w14:textId="77777777" w:rsidR="00E131CF" w:rsidRPr="006145DB" w:rsidRDefault="00E131CF" w:rsidP="00C00890">
                  <w:pPr>
                    <w:tabs>
                      <w:tab w:val="left" w:pos="709"/>
                    </w:tabs>
                    <w:contextualSpacing/>
                    <w:jc w:val="center"/>
                    <w:rPr>
                      <w:rFonts w:eastAsia="Arial" w:cs="Arial"/>
                      <w:sz w:val="16"/>
                      <w:szCs w:val="16"/>
                    </w:rPr>
                  </w:pPr>
                  <w:r w:rsidRPr="006145DB">
                    <w:rPr>
                      <w:rFonts w:eastAsia="Arial" w:cs="Arial"/>
                      <w:sz w:val="16"/>
                      <w:szCs w:val="16"/>
                    </w:rPr>
                    <w:t>Subdirección Local para la Integración Social -Equipo de la modalidad.</w:t>
                  </w:r>
                </w:p>
              </w:tc>
            </w:tr>
            <w:tr w:rsidR="00F36DF7" w:rsidRPr="006145DB" w14:paraId="0BA406CF" w14:textId="77777777" w:rsidTr="00C00890">
              <w:trPr>
                <w:trHeight w:val="231"/>
              </w:trPr>
              <w:tc>
                <w:tcPr>
                  <w:tcW w:w="3119" w:type="dxa"/>
                  <w:vAlign w:val="center"/>
                </w:tcPr>
                <w:p w14:paraId="364F393E" w14:textId="77777777" w:rsidR="00E131CF" w:rsidRPr="006145DB" w:rsidRDefault="00E131CF" w:rsidP="00C00890">
                  <w:pPr>
                    <w:tabs>
                      <w:tab w:val="left" w:pos="709"/>
                    </w:tabs>
                    <w:jc w:val="both"/>
                    <w:rPr>
                      <w:rFonts w:eastAsia="Arial" w:cs="Arial"/>
                    </w:rPr>
                  </w:pPr>
                  <w:r w:rsidRPr="006145DB">
                    <w:rPr>
                      <w:rFonts w:eastAsia="Arial" w:cs="Arial"/>
                      <w:sz w:val="16"/>
                      <w:szCs w:val="16"/>
                    </w:rPr>
                    <w:t>Niñas y niños con madres, padres o cuidadores(as) que laboran o desarrollan algún tipo de actividad económica o académica en horarios nocturnos.</w:t>
                  </w:r>
                </w:p>
              </w:tc>
              <w:tc>
                <w:tcPr>
                  <w:tcW w:w="1275" w:type="dxa"/>
                  <w:vAlign w:val="center"/>
                </w:tcPr>
                <w:p w14:paraId="1853C356" w14:textId="77777777" w:rsidR="00E131CF" w:rsidRPr="006145DB" w:rsidRDefault="00E131CF" w:rsidP="00C00890">
                  <w:pPr>
                    <w:tabs>
                      <w:tab w:val="left" w:pos="709"/>
                    </w:tabs>
                    <w:jc w:val="center"/>
                    <w:rPr>
                      <w:rFonts w:eastAsia="Arial" w:cs="Arial"/>
                    </w:rPr>
                  </w:pPr>
                  <w:r w:rsidRPr="006145DB">
                    <w:rPr>
                      <w:rFonts w:eastAsia="Arial" w:cs="Arial"/>
                      <w:sz w:val="16"/>
                      <w:szCs w:val="16"/>
                    </w:rPr>
                    <w:t>Verificación en campo.</w:t>
                  </w:r>
                </w:p>
              </w:tc>
              <w:tc>
                <w:tcPr>
                  <w:tcW w:w="1134" w:type="dxa"/>
                  <w:vAlign w:val="center"/>
                </w:tcPr>
                <w:p w14:paraId="60797C7A" w14:textId="77777777" w:rsidR="00E131CF" w:rsidRPr="006145DB" w:rsidRDefault="00E131CF" w:rsidP="00C00890">
                  <w:pPr>
                    <w:tabs>
                      <w:tab w:val="left" w:pos="709"/>
                    </w:tabs>
                    <w:jc w:val="center"/>
                    <w:rPr>
                      <w:rFonts w:eastAsia="Arial" w:cs="Arial"/>
                    </w:rPr>
                  </w:pPr>
                  <w:r w:rsidRPr="006145DB">
                    <w:rPr>
                      <w:rFonts w:eastAsia="Arial" w:cs="Arial"/>
                      <w:sz w:val="16"/>
                      <w:szCs w:val="16"/>
                    </w:rPr>
                    <w:t>Demanda</w:t>
                  </w:r>
                </w:p>
              </w:tc>
              <w:tc>
                <w:tcPr>
                  <w:tcW w:w="1843" w:type="dxa"/>
                  <w:vAlign w:val="center"/>
                </w:tcPr>
                <w:p w14:paraId="2FA9440A"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Subdirección Local para la Integración Social -Equipo de la modalidad.</w:t>
                  </w:r>
                </w:p>
              </w:tc>
            </w:tr>
            <w:tr w:rsidR="00F36DF7" w:rsidRPr="006145DB" w14:paraId="53D2075A" w14:textId="77777777" w:rsidTr="00C00890">
              <w:trPr>
                <w:trHeight w:val="231"/>
              </w:trPr>
              <w:tc>
                <w:tcPr>
                  <w:tcW w:w="3119" w:type="dxa"/>
                  <w:vAlign w:val="center"/>
                </w:tcPr>
                <w:p w14:paraId="2EA5D824" w14:textId="77777777" w:rsidR="00E131CF" w:rsidRPr="006145DB" w:rsidRDefault="00E131CF" w:rsidP="00C00890">
                  <w:pPr>
                    <w:tabs>
                      <w:tab w:val="left" w:pos="709"/>
                    </w:tabs>
                    <w:jc w:val="both"/>
                    <w:rPr>
                      <w:rFonts w:eastAsia="Arial" w:cs="Arial"/>
                    </w:rPr>
                  </w:pPr>
                  <w:r w:rsidRPr="006145DB">
                    <w:rPr>
                      <w:rFonts w:eastAsia="Arial" w:cs="Arial"/>
                      <w:sz w:val="16"/>
                      <w:szCs w:val="16"/>
                    </w:rPr>
                    <w:t>Niñas y niños que presentan condiciones de riesgo o requieren de un horario adicional.</w:t>
                  </w:r>
                </w:p>
              </w:tc>
              <w:tc>
                <w:tcPr>
                  <w:tcW w:w="1275" w:type="dxa"/>
                  <w:vAlign w:val="center"/>
                </w:tcPr>
                <w:p w14:paraId="2B61A59C" w14:textId="77777777" w:rsidR="00E131CF" w:rsidRPr="006145DB" w:rsidRDefault="00E131CF" w:rsidP="00C00890">
                  <w:pPr>
                    <w:tabs>
                      <w:tab w:val="left" w:pos="709"/>
                    </w:tabs>
                    <w:jc w:val="center"/>
                    <w:rPr>
                      <w:rFonts w:eastAsia="Arial" w:cs="Arial"/>
                    </w:rPr>
                  </w:pPr>
                  <w:r w:rsidRPr="006145DB">
                    <w:rPr>
                      <w:rFonts w:eastAsia="Arial" w:cs="Arial"/>
                      <w:sz w:val="16"/>
                      <w:szCs w:val="16"/>
                    </w:rPr>
                    <w:t>Verificación en campo.</w:t>
                  </w:r>
                </w:p>
              </w:tc>
              <w:tc>
                <w:tcPr>
                  <w:tcW w:w="1134" w:type="dxa"/>
                  <w:vAlign w:val="center"/>
                </w:tcPr>
                <w:p w14:paraId="5C1B24EA" w14:textId="77777777" w:rsidR="00E131CF" w:rsidRPr="006145DB" w:rsidRDefault="00E131CF" w:rsidP="00C00890">
                  <w:pPr>
                    <w:tabs>
                      <w:tab w:val="left" w:pos="709"/>
                    </w:tabs>
                    <w:jc w:val="center"/>
                    <w:rPr>
                      <w:rFonts w:eastAsia="Arial" w:cs="Arial"/>
                    </w:rPr>
                  </w:pPr>
                  <w:r w:rsidRPr="006145DB">
                    <w:rPr>
                      <w:rFonts w:eastAsia="Arial" w:cs="Arial"/>
                      <w:sz w:val="16"/>
                      <w:szCs w:val="16"/>
                    </w:rPr>
                    <w:t>Demanda</w:t>
                  </w:r>
                </w:p>
              </w:tc>
              <w:tc>
                <w:tcPr>
                  <w:tcW w:w="1843" w:type="dxa"/>
                  <w:vAlign w:val="center"/>
                </w:tcPr>
                <w:p w14:paraId="18641DA5"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Subdirección Local para la Integración Social -Equipo de la modalidad.</w:t>
                  </w:r>
                </w:p>
              </w:tc>
            </w:tr>
          </w:tbl>
          <w:p w14:paraId="3B70DB51" w14:textId="77777777" w:rsidR="00E131CF" w:rsidRPr="006145DB" w:rsidRDefault="00E131CF" w:rsidP="00C00890">
            <w:pPr>
              <w:tabs>
                <w:tab w:val="left" w:pos="709"/>
              </w:tabs>
              <w:spacing w:line="240" w:lineRule="auto"/>
              <w:contextualSpacing/>
              <w:jc w:val="both"/>
              <w:rPr>
                <w:rFonts w:cs="Arial"/>
                <w:bCs/>
                <w:sz w:val="20"/>
                <w:szCs w:val="20"/>
                <w:lang w:eastAsia="es-CO"/>
              </w:rPr>
            </w:pPr>
          </w:p>
        </w:tc>
      </w:tr>
      <w:tr w:rsidR="00E131CF" w:rsidRPr="006145DB" w14:paraId="6B6F2D85" w14:textId="77777777" w:rsidTr="0073478A">
        <w:trPr>
          <w:trHeight w:val="1734"/>
          <w:jc w:val="center"/>
        </w:trPr>
        <w:tc>
          <w:tcPr>
            <w:tcW w:w="1696" w:type="dxa"/>
            <w:vAlign w:val="center"/>
          </w:tcPr>
          <w:p w14:paraId="095A7185" w14:textId="77777777" w:rsidR="00E131CF" w:rsidRPr="006145DB" w:rsidRDefault="00E131CF" w:rsidP="00C00890">
            <w:pPr>
              <w:spacing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699" w:type="dxa"/>
            <w:vAlign w:val="center"/>
          </w:tcPr>
          <w:tbl>
            <w:tblPr>
              <w:tblW w:w="7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097"/>
              <w:gridCol w:w="1297"/>
              <w:gridCol w:w="1156"/>
              <w:gridCol w:w="1813"/>
            </w:tblGrid>
            <w:tr w:rsidR="00C00890" w:rsidRPr="006145DB" w14:paraId="5905668B" w14:textId="77777777" w:rsidTr="0011638B">
              <w:trPr>
                <w:trHeight w:val="300"/>
                <w:jc w:val="center"/>
              </w:trPr>
              <w:tc>
                <w:tcPr>
                  <w:tcW w:w="3097" w:type="dxa"/>
                  <w:tcBorders>
                    <w:top w:val="nil"/>
                  </w:tcBorders>
                  <w:vAlign w:val="center"/>
                </w:tcPr>
                <w:p w14:paraId="6DC1AA98" w14:textId="77777777" w:rsidR="00E131CF" w:rsidRPr="006145DB" w:rsidRDefault="00E131CF" w:rsidP="00C00890">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Criterios de Priorización</w:t>
                  </w:r>
                </w:p>
              </w:tc>
              <w:tc>
                <w:tcPr>
                  <w:tcW w:w="1297" w:type="dxa"/>
                  <w:tcBorders>
                    <w:top w:val="nil"/>
                  </w:tcBorders>
                  <w:vAlign w:val="center"/>
                </w:tcPr>
                <w:p w14:paraId="39BA7AA9" w14:textId="77777777" w:rsidR="00E131CF" w:rsidRPr="006145DB" w:rsidRDefault="00E131CF" w:rsidP="00C00890">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Fuente de Información</w:t>
                  </w:r>
                </w:p>
              </w:tc>
              <w:tc>
                <w:tcPr>
                  <w:tcW w:w="1156" w:type="dxa"/>
                  <w:tcBorders>
                    <w:top w:val="nil"/>
                  </w:tcBorders>
                  <w:vAlign w:val="center"/>
                </w:tcPr>
                <w:p w14:paraId="42007F89" w14:textId="77777777" w:rsidR="00E131CF" w:rsidRPr="006145DB" w:rsidRDefault="00E131CF" w:rsidP="00C00890">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Periodicidad</w:t>
                  </w:r>
                </w:p>
              </w:tc>
              <w:tc>
                <w:tcPr>
                  <w:tcW w:w="1813" w:type="dxa"/>
                  <w:tcBorders>
                    <w:top w:val="nil"/>
                  </w:tcBorders>
                  <w:vAlign w:val="center"/>
                </w:tcPr>
                <w:p w14:paraId="282971F4" w14:textId="77777777" w:rsidR="00E131CF" w:rsidRPr="006145DB" w:rsidRDefault="00E131CF" w:rsidP="00C00890">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w:t>
                  </w:r>
                </w:p>
              </w:tc>
            </w:tr>
            <w:tr w:rsidR="00C00890" w:rsidRPr="006145DB" w14:paraId="518294C3" w14:textId="77777777" w:rsidTr="0011638B">
              <w:trPr>
                <w:trHeight w:val="1270"/>
                <w:jc w:val="center"/>
              </w:trPr>
              <w:tc>
                <w:tcPr>
                  <w:tcW w:w="3097" w:type="dxa"/>
                  <w:vMerge w:val="restart"/>
                  <w:shd w:val="clear" w:color="auto" w:fill="FFFFFF" w:themeFill="background1"/>
                  <w:vAlign w:val="center"/>
                </w:tcPr>
                <w:p w14:paraId="3F3BD895" w14:textId="1C8EB5FB" w:rsidR="00E131CF" w:rsidRPr="006145DB" w:rsidRDefault="00E131CF" w:rsidP="00C00890">
                  <w:pPr>
                    <w:tabs>
                      <w:tab w:val="left" w:pos="709"/>
                    </w:tabs>
                    <w:spacing w:after="0" w:line="240" w:lineRule="auto"/>
                    <w:jc w:val="both"/>
                    <w:rPr>
                      <w:rFonts w:eastAsia="Arial" w:cs="Arial"/>
                      <w:sz w:val="16"/>
                      <w:szCs w:val="16"/>
                    </w:rPr>
                  </w:pPr>
                  <w:r w:rsidRPr="006145DB">
                    <w:rPr>
                      <w:rFonts w:eastAsia="Arial" w:cs="Arial"/>
                      <w:sz w:val="16"/>
                      <w:szCs w:val="16"/>
                    </w:rPr>
                    <w:t>Niña o niño con desnutrición aguda (moderada o severa) sin restricciones médicas para el ingreso a entornos institucionales, remitidos por las entidades nacionales, distritales y locales, de acuerdo con lo establecido en la fase de identificación de la ruta Especializada de Atención Integral a</w:t>
                  </w:r>
                  <w:r w:rsidR="00681C12" w:rsidRPr="006145DB">
                    <w:rPr>
                      <w:rFonts w:eastAsia="Arial" w:cs="Arial"/>
                      <w:sz w:val="16"/>
                      <w:szCs w:val="16"/>
                    </w:rPr>
                    <w:t xml:space="preserve"> </w:t>
                  </w:r>
                  <w:r w:rsidRPr="006145DB">
                    <w:rPr>
                      <w:rFonts w:eastAsia="Arial" w:cs="Arial"/>
                      <w:sz w:val="16"/>
                      <w:szCs w:val="16"/>
                    </w:rPr>
                    <w:lastRenderedPageBreak/>
                    <w:t>la Desnutrición Aguda en menores de 5 años.</w:t>
                  </w:r>
                </w:p>
              </w:tc>
              <w:tc>
                <w:tcPr>
                  <w:tcW w:w="1297" w:type="dxa"/>
                  <w:shd w:val="clear" w:color="auto" w:fill="FFFFFF" w:themeFill="background1"/>
                  <w:vAlign w:val="center"/>
                </w:tcPr>
                <w:p w14:paraId="75F0B028"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lastRenderedPageBreak/>
                    <w:t>Base de datos del - evento 113 Desnutrición aguda en menores de 5 años.</w:t>
                  </w:r>
                </w:p>
              </w:tc>
              <w:tc>
                <w:tcPr>
                  <w:tcW w:w="1156" w:type="dxa"/>
                  <w:shd w:val="clear" w:color="auto" w:fill="FFFFFF" w:themeFill="background1"/>
                  <w:vAlign w:val="center"/>
                </w:tcPr>
                <w:p w14:paraId="2DA2DB2E"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Mensual</w:t>
                  </w:r>
                </w:p>
              </w:tc>
              <w:tc>
                <w:tcPr>
                  <w:tcW w:w="1813" w:type="dxa"/>
                  <w:shd w:val="clear" w:color="auto" w:fill="FFFFFF" w:themeFill="background1"/>
                  <w:vAlign w:val="center"/>
                </w:tcPr>
                <w:p w14:paraId="5BBF35DF"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Secretaría Distrital de Salud</w:t>
                  </w:r>
                </w:p>
              </w:tc>
            </w:tr>
            <w:tr w:rsidR="00C00890" w:rsidRPr="006145DB" w14:paraId="4927FA35" w14:textId="77777777" w:rsidTr="0011638B">
              <w:trPr>
                <w:trHeight w:val="300"/>
                <w:jc w:val="center"/>
              </w:trPr>
              <w:tc>
                <w:tcPr>
                  <w:tcW w:w="3097" w:type="dxa"/>
                  <w:vMerge/>
                  <w:shd w:val="clear" w:color="auto" w:fill="FFFFFF" w:themeFill="background1"/>
                  <w:vAlign w:val="center"/>
                </w:tcPr>
                <w:p w14:paraId="1991D422" w14:textId="77777777" w:rsidR="00E131CF" w:rsidRPr="006145DB" w:rsidRDefault="00E131CF" w:rsidP="00C00890">
                  <w:pPr>
                    <w:tabs>
                      <w:tab w:val="left" w:pos="8080"/>
                    </w:tabs>
                    <w:spacing w:line="240" w:lineRule="auto"/>
                    <w:ind w:left="105"/>
                    <w:jc w:val="both"/>
                    <w:textAlignment w:val="baseline"/>
                    <w:rPr>
                      <w:rFonts w:cs="Arial"/>
                      <w:sz w:val="16"/>
                      <w:szCs w:val="16"/>
                    </w:rPr>
                  </w:pPr>
                </w:p>
              </w:tc>
              <w:tc>
                <w:tcPr>
                  <w:tcW w:w="1297" w:type="dxa"/>
                  <w:shd w:val="clear" w:color="auto" w:fill="FFFFFF" w:themeFill="background1"/>
                  <w:vAlign w:val="center"/>
                </w:tcPr>
                <w:p w14:paraId="0A83E749"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56" w:type="dxa"/>
                  <w:shd w:val="clear" w:color="auto" w:fill="FFFFFF" w:themeFill="background1"/>
                  <w:vAlign w:val="center"/>
                </w:tcPr>
                <w:p w14:paraId="014C8136"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813" w:type="dxa"/>
                  <w:shd w:val="clear" w:color="auto" w:fill="FFFFFF" w:themeFill="background1"/>
                  <w:vAlign w:val="center"/>
                </w:tcPr>
                <w:p w14:paraId="6F05B61A"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 xml:space="preserve">Subdirección Local para la Integración </w:t>
                  </w:r>
                  <w:r w:rsidRPr="006145DB">
                    <w:rPr>
                      <w:rFonts w:eastAsia="Arial" w:cs="Arial"/>
                      <w:sz w:val="16"/>
                      <w:szCs w:val="16"/>
                    </w:rPr>
                    <w:lastRenderedPageBreak/>
                    <w:t>Social -Equipo de la modalidad.</w:t>
                  </w:r>
                </w:p>
              </w:tc>
            </w:tr>
            <w:tr w:rsidR="00C00890" w:rsidRPr="006145DB" w14:paraId="46198AA9" w14:textId="77777777" w:rsidTr="0011638B">
              <w:trPr>
                <w:trHeight w:val="300"/>
                <w:jc w:val="center"/>
              </w:trPr>
              <w:tc>
                <w:tcPr>
                  <w:tcW w:w="3097" w:type="dxa"/>
                  <w:shd w:val="clear" w:color="auto" w:fill="FFFFFF" w:themeFill="background1"/>
                  <w:vAlign w:val="center"/>
                </w:tcPr>
                <w:p w14:paraId="1DB6A4E3" w14:textId="77777777" w:rsidR="00E131CF" w:rsidRPr="006145DB" w:rsidRDefault="00E131CF" w:rsidP="00C00890">
                  <w:pPr>
                    <w:tabs>
                      <w:tab w:val="left" w:pos="709"/>
                    </w:tabs>
                    <w:spacing w:after="0" w:line="240" w:lineRule="auto"/>
                    <w:jc w:val="both"/>
                    <w:rPr>
                      <w:rFonts w:eastAsia="Arial" w:cs="Arial"/>
                      <w:sz w:val="16"/>
                      <w:szCs w:val="16"/>
                    </w:rPr>
                  </w:pPr>
                  <w:r w:rsidRPr="006145DB">
                    <w:rPr>
                      <w:rFonts w:eastAsia="Arial" w:cs="Arial"/>
                      <w:sz w:val="16"/>
                      <w:szCs w:val="16"/>
                    </w:rPr>
                    <w:lastRenderedPageBreak/>
                    <w:t>Niño o niña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297" w:type="dxa"/>
                  <w:shd w:val="clear" w:color="auto" w:fill="FFFFFF" w:themeFill="background1"/>
                  <w:vAlign w:val="center"/>
                </w:tcPr>
                <w:p w14:paraId="02E065F2"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Registro Único de Victimas – RUV de la Unidad Administrativa Especial para la Atención y Reparación Integral de las Víctimas.</w:t>
                  </w:r>
                </w:p>
              </w:tc>
              <w:tc>
                <w:tcPr>
                  <w:tcW w:w="1156" w:type="dxa"/>
                  <w:shd w:val="clear" w:color="auto" w:fill="FFFFFF" w:themeFill="background1"/>
                  <w:vAlign w:val="center"/>
                </w:tcPr>
                <w:p w14:paraId="0741A22A"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Trimestral</w:t>
                  </w:r>
                </w:p>
              </w:tc>
              <w:tc>
                <w:tcPr>
                  <w:tcW w:w="1813" w:type="dxa"/>
                  <w:shd w:val="clear" w:color="auto" w:fill="FFFFFF" w:themeFill="background1"/>
                  <w:vAlign w:val="center"/>
                </w:tcPr>
                <w:p w14:paraId="7BF6CCBE"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Oficina Consejería Distrital de Paz, Víctimas y Reconciliación</w:t>
                  </w:r>
                </w:p>
              </w:tc>
            </w:tr>
            <w:tr w:rsidR="00C00890" w:rsidRPr="006145DB" w14:paraId="60FF6893" w14:textId="77777777" w:rsidTr="0011638B">
              <w:trPr>
                <w:trHeight w:val="387"/>
                <w:jc w:val="center"/>
              </w:trPr>
              <w:tc>
                <w:tcPr>
                  <w:tcW w:w="3097" w:type="dxa"/>
                  <w:vMerge w:val="restart"/>
                  <w:shd w:val="clear" w:color="auto" w:fill="FFFFFF" w:themeFill="background1"/>
                  <w:vAlign w:val="center"/>
                </w:tcPr>
                <w:p w14:paraId="5CE95620" w14:textId="77777777" w:rsidR="00E131CF" w:rsidRPr="006145DB" w:rsidRDefault="00E131CF" w:rsidP="00C00890">
                  <w:pPr>
                    <w:tabs>
                      <w:tab w:val="left" w:pos="709"/>
                    </w:tabs>
                    <w:spacing w:after="0" w:line="240" w:lineRule="auto"/>
                    <w:jc w:val="both"/>
                    <w:rPr>
                      <w:rFonts w:eastAsia="Arial" w:cs="Arial"/>
                      <w:sz w:val="16"/>
                      <w:szCs w:val="16"/>
                    </w:rPr>
                  </w:pPr>
                  <w:r w:rsidRPr="006145DB">
                    <w:rPr>
                      <w:rFonts w:eastAsia="Arial" w:cs="Arial"/>
                      <w:sz w:val="16"/>
                      <w:szCs w:val="16"/>
                    </w:rPr>
                    <w:t>Niña o niño con discapacidad o alteraciones en el desarrollo, sin restricciones médicas para el ingreso a entornos institucionales.</w:t>
                  </w:r>
                </w:p>
              </w:tc>
              <w:tc>
                <w:tcPr>
                  <w:tcW w:w="1297" w:type="dxa"/>
                  <w:shd w:val="clear" w:color="auto" w:fill="FFFFFF" w:themeFill="background1"/>
                  <w:vAlign w:val="center"/>
                </w:tcPr>
                <w:p w14:paraId="7E99F691"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56" w:type="dxa"/>
                  <w:shd w:val="clear" w:color="auto" w:fill="FFFFFF" w:themeFill="background1"/>
                  <w:vAlign w:val="center"/>
                </w:tcPr>
                <w:p w14:paraId="73951CEC"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813" w:type="dxa"/>
                  <w:shd w:val="clear" w:color="auto" w:fill="FFFFFF" w:themeFill="background1"/>
                  <w:vAlign w:val="center"/>
                </w:tcPr>
                <w:p w14:paraId="3A837A81"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C00890" w:rsidRPr="006145DB" w14:paraId="6A27E383" w14:textId="77777777" w:rsidTr="0011638B">
              <w:trPr>
                <w:trHeight w:val="663"/>
                <w:jc w:val="center"/>
              </w:trPr>
              <w:tc>
                <w:tcPr>
                  <w:tcW w:w="3097" w:type="dxa"/>
                  <w:vMerge/>
                  <w:shd w:val="clear" w:color="auto" w:fill="FFFFFF" w:themeFill="background1"/>
                  <w:vAlign w:val="center"/>
                </w:tcPr>
                <w:p w14:paraId="415BB4B5" w14:textId="77777777" w:rsidR="00E131CF" w:rsidRPr="006145DB" w:rsidRDefault="00E131CF" w:rsidP="00C00890">
                  <w:pPr>
                    <w:tabs>
                      <w:tab w:val="left" w:pos="709"/>
                    </w:tabs>
                    <w:spacing w:line="240" w:lineRule="auto"/>
                    <w:jc w:val="both"/>
                    <w:rPr>
                      <w:rFonts w:eastAsia="Arial" w:cs="Arial"/>
                      <w:sz w:val="16"/>
                      <w:szCs w:val="16"/>
                    </w:rPr>
                  </w:pPr>
                </w:p>
              </w:tc>
              <w:tc>
                <w:tcPr>
                  <w:tcW w:w="1297" w:type="dxa"/>
                  <w:shd w:val="clear" w:color="auto" w:fill="FFFFFF" w:themeFill="background1"/>
                  <w:vAlign w:val="center"/>
                </w:tcPr>
                <w:p w14:paraId="76304D68"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56" w:type="dxa"/>
                  <w:shd w:val="clear" w:color="auto" w:fill="FFFFFF" w:themeFill="background1"/>
                  <w:vAlign w:val="center"/>
                </w:tcPr>
                <w:p w14:paraId="36167DD3"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813" w:type="dxa"/>
                  <w:shd w:val="clear" w:color="auto" w:fill="FFFFFF" w:themeFill="background1"/>
                  <w:vAlign w:val="center"/>
                </w:tcPr>
                <w:p w14:paraId="17E5E8FD"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Subdirección Local para la Integración Social -Equipo de la modalidad.</w:t>
                  </w:r>
                </w:p>
              </w:tc>
            </w:tr>
            <w:tr w:rsidR="00C00890" w:rsidRPr="006145DB" w14:paraId="6DCA64D0" w14:textId="77777777" w:rsidTr="0011638B">
              <w:trPr>
                <w:trHeight w:val="300"/>
                <w:jc w:val="center"/>
              </w:trPr>
              <w:tc>
                <w:tcPr>
                  <w:tcW w:w="3097" w:type="dxa"/>
                  <w:shd w:val="clear" w:color="auto" w:fill="FFFFFF" w:themeFill="background1"/>
                  <w:vAlign w:val="center"/>
                </w:tcPr>
                <w:p w14:paraId="174FFBDF" w14:textId="77777777" w:rsidR="00E131CF" w:rsidRPr="006145DB" w:rsidRDefault="00E131CF" w:rsidP="00C00890">
                  <w:pPr>
                    <w:spacing w:after="0" w:line="240" w:lineRule="auto"/>
                    <w:jc w:val="both"/>
                    <w:rPr>
                      <w:rFonts w:eastAsia="Arial" w:cs="Arial"/>
                      <w:sz w:val="16"/>
                      <w:szCs w:val="16"/>
                    </w:rPr>
                  </w:pPr>
                  <w:r w:rsidRPr="006145DB">
                    <w:rPr>
                      <w:rFonts w:eastAsia="Arial"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297" w:type="dxa"/>
                  <w:shd w:val="clear" w:color="auto" w:fill="FFFFFF" w:themeFill="background1"/>
                  <w:vAlign w:val="center"/>
                </w:tcPr>
                <w:p w14:paraId="727E6756"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Censos oficiales de comunidades étnicas: Indígena Cabildos reconocidos en la ciudad de Bogotá y Rrom - Gitano</w:t>
                  </w:r>
                </w:p>
              </w:tc>
              <w:tc>
                <w:tcPr>
                  <w:tcW w:w="1156" w:type="dxa"/>
                  <w:shd w:val="clear" w:color="auto" w:fill="FFFFFF" w:themeFill="background1"/>
                  <w:vAlign w:val="center"/>
                </w:tcPr>
                <w:p w14:paraId="764F3976"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2021</w:t>
                  </w:r>
                </w:p>
                <w:p w14:paraId="585C615F"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Entrega única</w:t>
                  </w:r>
                </w:p>
              </w:tc>
              <w:tc>
                <w:tcPr>
                  <w:tcW w:w="1813" w:type="dxa"/>
                  <w:shd w:val="clear" w:color="auto" w:fill="FFFFFF" w:themeFill="background1"/>
                  <w:vAlign w:val="center"/>
                </w:tcPr>
                <w:p w14:paraId="6B105CF0"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Ministerio del Interior</w:t>
                  </w:r>
                </w:p>
              </w:tc>
            </w:tr>
            <w:tr w:rsidR="00C00890" w:rsidRPr="006145DB" w14:paraId="04D45EC0" w14:textId="77777777" w:rsidTr="0011638B">
              <w:trPr>
                <w:trHeight w:val="615"/>
                <w:jc w:val="center"/>
              </w:trPr>
              <w:tc>
                <w:tcPr>
                  <w:tcW w:w="3097" w:type="dxa"/>
                  <w:shd w:val="clear" w:color="auto" w:fill="FFFFFF" w:themeFill="background1"/>
                  <w:vAlign w:val="center"/>
                </w:tcPr>
                <w:p w14:paraId="088A62B2" w14:textId="77777777" w:rsidR="00E131CF" w:rsidRPr="006145DB" w:rsidRDefault="00E131CF" w:rsidP="00C00890">
                  <w:pPr>
                    <w:tabs>
                      <w:tab w:val="left" w:pos="709"/>
                    </w:tabs>
                    <w:spacing w:after="0" w:line="240" w:lineRule="auto"/>
                    <w:jc w:val="both"/>
                    <w:rPr>
                      <w:rFonts w:eastAsia="Arial" w:cs="Arial"/>
                      <w:sz w:val="16"/>
                      <w:szCs w:val="16"/>
                    </w:rPr>
                  </w:pPr>
                  <w:r w:rsidRPr="006145DB">
                    <w:rPr>
                      <w:rFonts w:eastAsia="Arial" w:cs="Arial"/>
                      <w:sz w:val="16"/>
                      <w:szCs w:val="16"/>
                    </w:rPr>
                    <w:t>Niña o niño con medida de protección por vulneración de sus derechos y en Proceso Administrativo de Restablecimiento de Derechos.</w:t>
                  </w:r>
                </w:p>
              </w:tc>
              <w:tc>
                <w:tcPr>
                  <w:tcW w:w="1297" w:type="dxa"/>
                  <w:shd w:val="clear" w:color="auto" w:fill="FFFFFF" w:themeFill="background1"/>
                  <w:vAlign w:val="center"/>
                </w:tcPr>
                <w:p w14:paraId="3FF90621"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56" w:type="dxa"/>
                  <w:shd w:val="clear" w:color="auto" w:fill="FFFFFF" w:themeFill="background1"/>
                  <w:vAlign w:val="center"/>
                </w:tcPr>
                <w:p w14:paraId="4F6CF40F" w14:textId="553F89EB"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813" w:type="dxa"/>
                  <w:shd w:val="clear" w:color="auto" w:fill="FFFFFF" w:themeFill="background1"/>
                  <w:vAlign w:val="center"/>
                </w:tcPr>
                <w:p w14:paraId="21DBB5A6"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Subdirección Local para la Integración Social -Equipo de la modalidad.</w:t>
                  </w:r>
                </w:p>
              </w:tc>
            </w:tr>
            <w:tr w:rsidR="00C00890" w:rsidRPr="006145DB" w14:paraId="494214B8" w14:textId="77777777" w:rsidTr="0011638B">
              <w:trPr>
                <w:trHeight w:val="300"/>
                <w:jc w:val="center"/>
              </w:trPr>
              <w:tc>
                <w:tcPr>
                  <w:tcW w:w="3097" w:type="dxa"/>
                  <w:vMerge w:val="restart"/>
                  <w:shd w:val="clear" w:color="auto" w:fill="FFFFFF" w:themeFill="background1"/>
                  <w:vAlign w:val="center"/>
                </w:tcPr>
                <w:p w14:paraId="62439D20" w14:textId="6902F5BC" w:rsidR="00E131CF" w:rsidRPr="006145DB" w:rsidRDefault="00E131CF" w:rsidP="00C00890">
                  <w:pPr>
                    <w:tabs>
                      <w:tab w:val="left" w:pos="709"/>
                    </w:tabs>
                    <w:spacing w:before="240" w:line="240" w:lineRule="auto"/>
                    <w:jc w:val="both"/>
                    <w:rPr>
                      <w:rFonts w:eastAsia="Arial" w:cs="Arial"/>
                      <w:sz w:val="16"/>
                      <w:szCs w:val="16"/>
                    </w:rPr>
                  </w:pPr>
                  <w:r w:rsidRPr="006145DB">
                    <w:rPr>
                      <w:rFonts w:eastAsia="Arial" w:cs="Arial"/>
                      <w:sz w:val="16"/>
                      <w:szCs w:val="16"/>
                    </w:rPr>
                    <w:t>Niños y niños identificados por la SDIS en alguna de las siguientes situaciones: uso en mendicidad, trabajo infantil, persona que vive en calle o en soluciones habitacionales temporales “paga diarios”, entre otros</w:t>
                  </w:r>
                  <w:r w:rsidR="00C00890" w:rsidRPr="006145DB">
                    <w:rPr>
                      <w:rFonts w:eastAsia="Arial" w:cs="Arial"/>
                      <w:sz w:val="16"/>
                      <w:szCs w:val="16"/>
                    </w:rPr>
                    <w:t>.</w:t>
                  </w:r>
                </w:p>
              </w:tc>
              <w:tc>
                <w:tcPr>
                  <w:tcW w:w="1297" w:type="dxa"/>
                  <w:shd w:val="clear" w:color="auto" w:fill="FFFFFF" w:themeFill="background1"/>
                  <w:vAlign w:val="center"/>
                </w:tcPr>
                <w:p w14:paraId="56EFC95D"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56" w:type="dxa"/>
                  <w:shd w:val="clear" w:color="auto" w:fill="FFFFFF" w:themeFill="background1"/>
                  <w:vAlign w:val="center"/>
                </w:tcPr>
                <w:p w14:paraId="480CCE79" w14:textId="0BAAA7AB"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813" w:type="dxa"/>
                  <w:shd w:val="clear" w:color="auto" w:fill="FFFFFF" w:themeFill="background1"/>
                  <w:vAlign w:val="center"/>
                </w:tcPr>
                <w:p w14:paraId="2E59E20F"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 - Subdirección Local para la Integración Social -Equipo de la modalidad.</w:t>
                  </w:r>
                </w:p>
              </w:tc>
            </w:tr>
            <w:tr w:rsidR="00C00890" w:rsidRPr="006145DB" w14:paraId="10A126C3" w14:textId="77777777" w:rsidTr="0011638B">
              <w:trPr>
                <w:trHeight w:val="300"/>
                <w:jc w:val="center"/>
              </w:trPr>
              <w:tc>
                <w:tcPr>
                  <w:tcW w:w="3097" w:type="dxa"/>
                  <w:vMerge/>
                  <w:tcBorders>
                    <w:bottom w:val="single" w:sz="4" w:space="0" w:color="auto"/>
                  </w:tcBorders>
                  <w:vAlign w:val="center"/>
                </w:tcPr>
                <w:p w14:paraId="0721A453" w14:textId="77777777" w:rsidR="00E131CF" w:rsidRPr="006145DB" w:rsidRDefault="00E131CF" w:rsidP="00C00890">
                  <w:pPr>
                    <w:tabs>
                      <w:tab w:val="left" w:pos="709"/>
                    </w:tabs>
                    <w:spacing w:before="240" w:line="240" w:lineRule="auto"/>
                    <w:jc w:val="both"/>
                    <w:rPr>
                      <w:rFonts w:eastAsia="Arial" w:cs="Arial"/>
                      <w:sz w:val="16"/>
                      <w:szCs w:val="16"/>
                    </w:rPr>
                  </w:pPr>
                </w:p>
              </w:tc>
              <w:tc>
                <w:tcPr>
                  <w:tcW w:w="1297" w:type="dxa"/>
                  <w:tcBorders>
                    <w:bottom w:val="single" w:sz="4" w:space="0" w:color="auto"/>
                  </w:tcBorders>
                  <w:shd w:val="clear" w:color="auto" w:fill="FFFFFF" w:themeFill="background1"/>
                  <w:vAlign w:val="center"/>
                </w:tcPr>
                <w:p w14:paraId="30A9B096"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Base de personas residentes en paga diarios</w:t>
                  </w:r>
                </w:p>
              </w:tc>
              <w:tc>
                <w:tcPr>
                  <w:tcW w:w="1156" w:type="dxa"/>
                  <w:tcBorders>
                    <w:bottom w:val="single" w:sz="4" w:space="0" w:color="auto"/>
                  </w:tcBorders>
                  <w:shd w:val="clear" w:color="auto" w:fill="FFFFFF" w:themeFill="background1"/>
                  <w:vAlign w:val="center"/>
                </w:tcPr>
                <w:p w14:paraId="78E83950" w14:textId="3E24AE0E"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Vigente</w:t>
                  </w:r>
                </w:p>
              </w:tc>
              <w:tc>
                <w:tcPr>
                  <w:tcW w:w="1813" w:type="dxa"/>
                  <w:tcBorders>
                    <w:bottom w:val="single" w:sz="4" w:space="0" w:color="auto"/>
                  </w:tcBorders>
                  <w:shd w:val="clear" w:color="auto" w:fill="FFFFFF" w:themeFill="background1"/>
                  <w:vAlign w:val="center"/>
                </w:tcPr>
                <w:p w14:paraId="7FEBB58F"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 y Secretaría Distrital Planeación - SDP</w:t>
                  </w:r>
                </w:p>
              </w:tc>
            </w:tr>
            <w:tr w:rsidR="00C00890" w:rsidRPr="006145DB" w14:paraId="6E9AD1F5" w14:textId="77777777" w:rsidTr="0011638B">
              <w:trPr>
                <w:trHeight w:val="330"/>
                <w:jc w:val="center"/>
              </w:trPr>
              <w:tc>
                <w:tcPr>
                  <w:tcW w:w="3097" w:type="dxa"/>
                  <w:tcBorders>
                    <w:bottom w:val="nil"/>
                  </w:tcBorders>
                  <w:shd w:val="clear" w:color="auto" w:fill="FFFFFF" w:themeFill="background1"/>
                  <w:vAlign w:val="center"/>
                </w:tcPr>
                <w:p w14:paraId="1158CB67" w14:textId="77777777" w:rsidR="00E131CF" w:rsidRPr="006145DB" w:rsidRDefault="00E131CF" w:rsidP="00C00890">
                  <w:pPr>
                    <w:tabs>
                      <w:tab w:val="left" w:pos="709"/>
                    </w:tabs>
                    <w:spacing w:after="0" w:line="240" w:lineRule="auto"/>
                    <w:jc w:val="both"/>
                    <w:rPr>
                      <w:rFonts w:eastAsia="Arial" w:cs="Arial"/>
                      <w:sz w:val="16"/>
                      <w:szCs w:val="16"/>
                    </w:rPr>
                  </w:pPr>
                  <w:r w:rsidRPr="006145DB">
                    <w:rPr>
                      <w:rFonts w:eastAsia="Arial" w:cs="Arial"/>
                      <w:sz w:val="16"/>
                      <w:szCs w:val="16"/>
                    </w:rPr>
                    <w:t>Niña o niño remitidos por servicios que oferta la SDIS o por otras entidades Distritales y/o Nacionales.</w:t>
                  </w:r>
                </w:p>
              </w:tc>
              <w:tc>
                <w:tcPr>
                  <w:tcW w:w="1297" w:type="dxa"/>
                  <w:tcBorders>
                    <w:bottom w:val="nil"/>
                  </w:tcBorders>
                  <w:shd w:val="clear" w:color="auto" w:fill="FFFFFF" w:themeFill="background1"/>
                  <w:vAlign w:val="center"/>
                </w:tcPr>
                <w:p w14:paraId="167FE99D"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56" w:type="dxa"/>
                  <w:tcBorders>
                    <w:bottom w:val="nil"/>
                  </w:tcBorders>
                  <w:shd w:val="clear" w:color="auto" w:fill="FFFFFF" w:themeFill="background1"/>
                  <w:vAlign w:val="center"/>
                </w:tcPr>
                <w:p w14:paraId="4431F28B" w14:textId="7C9A09C3"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813" w:type="dxa"/>
                  <w:tcBorders>
                    <w:bottom w:val="nil"/>
                  </w:tcBorders>
                  <w:shd w:val="clear" w:color="auto" w:fill="FFFFFF" w:themeFill="background1"/>
                  <w:vAlign w:val="center"/>
                </w:tcPr>
                <w:p w14:paraId="4B32956A" w14:textId="77777777" w:rsidR="00E131CF" w:rsidRPr="006145DB" w:rsidRDefault="00E131CF" w:rsidP="00C00890">
                  <w:pPr>
                    <w:tabs>
                      <w:tab w:val="left" w:pos="709"/>
                    </w:tabs>
                    <w:spacing w:after="0" w:line="240" w:lineRule="auto"/>
                    <w:jc w:val="center"/>
                    <w:rPr>
                      <w:rFonts w:eastAsia="Arial" w:cs="Arial"/>
                      <w:sz w:val="16"/>
                      <w:szCs w:val="16"/>
                    </w:rPr>
                  </w:pPr>
                  <w:r w:rsidRPr="006145DB">
                    <w:rPr>
                      <w:rFonts w:eastAsia="Arial" w:cs="Arial"/>
                      <w:sz w:val="16"/>
                      <w:szCs w:val="16"/>
                    </w:rPr>
                    <w:t>Subdirección Local para la Integración Social -Equipo de la modalidad.</w:t>
                  </w:r>
                </w:p>
              </w:tc>
            </w:tr>
          </w:tbl>
          <w:p w14:paraId="447584A9" w14:textId="77777777" w:rsidR="00E131CF" w:rsidRPr="006145DB" w:rsidRDefault="00E131CF" w:rsidP="00C00890">
            <w:pPr>
              <w:tabs>
                <w:tab w:val="left" w:pos="709"/>
              </w:tabs>
              <w:spacing w:line="240" w:lineRule="auto"/>
              <w:contextualSpacing/>
              <w:jc w:val="both"/>
              <w:rPr>
                <w:rFonts w:cs="Arial"/>
                <w:bCs/>
                <w:sz w:val="16"/>
                <w:szCs w:val="16"/>
                <w:lang w:eastAsia="es-CO"/>
              </w:rPr>
            </w:pPr>
          </w:p>
        </w:tc>
      </w:tr>
      <w:tr w:rsidR="00E131CF" w:rsidRPr="006145DB" w14:paraId="5402DC91" w14:textId="77777777" w:rsidTr="0073478A">
        <w:trPr>
          <w:trHeight w:val="873"/>
          <w:jc w:val="center"/>
        </w:trPr>
        <w:tc>
          <w:tcPr>
            <w:tcW w:w="1696" w:type="dxa"/>
            <w:vAlign w:val="center"/>
          </w:tcPr>
          <w:p w14:paraId="23323743" w14:textId="77777777" w:rsidR="00E131CF" w:rsidRPr="006145DB" w:rsidRDefault="00E131CF" w:rsidP="00C00890">
            <w:pPr>
              <w:spacing w:line="240" w:lineRule="auto"/>
              <w:rPr>
                <w:rFonts w:cs="Arial"/>
                <w:bCs/>
                <w:sz w:val="20"/>
                <w:szCs w:val="20"/>
                <w:lang w:eastAsia="es-CO"/>
              </w:rPr>
            </w:pPr>
            <w:r w:rsidRPr="006145DB">
              <w:rPr>
                <w:rFonts w:cs="Arial"/>
                <w:bCs/>
                <w:sz w:val="20"/>
                <w:szCs w:val="20"/>
                <w:lang w:eastAsia="es-CO"/>
              </w:rPr>
              <w:lastRenderedPageBreak/>
              <w:t>Criterios de Ingreso y Fuentes de Información</w:t>
            </w:r>
          </w:p>
        </w:tc>
        <w:tc>
          <w:tcPr>
            <w:tcW w:w="7699" w:type="dxa"/>
            <w:vAlign w:val="center"/>
          </w:tcPr>
          <w:tbl>
            <w:tblPr>
              <w:tblStyle w:val="Tablaconcuadrcula"/>
              <w:tblW w:w="7371" w:type="dxa"/>
              <w:tblInd w:w="23" w:type="dxa"/>
              <w:tblLayout w:type="fixed"/>
              <w:tblLook w:val="04A0" w:firstRow="1" w:lastRow="0" w:firstColumn="1" w:lastColumn="0" w:noHBand="0" w:noVBand="1"/>
            </w:tblPr>
            <w:tblGrid>
              <w:gridCol w:w="3119"/>
              <w:gridCol w:w="1275"/>
              <w:gridCol w:w="1134"/>
              <w:gridCol w:w="1843"/>
            </w:tblGrid>
            <w:tr w:rsidR="00C00890" w:rsidRPr="006145DB" w14:paraId="6F66CF2C" w14:textId="77777777" w:rsidTr="0011638B">
              <w:trPr>
                <w:trHeight w:val="372"/>
              </w:trPr>
              <w:tc>
                <w:tcPr>
                  <w:tcW w:w="3119" w:type="dxa"/>
                  <w:tcBorders>
                    <w:top w:val="nil"/>
                    <w:bottom w:val="single" w:sz="4" w:space="0" w:color="auto"/>
                  </w:tcBorders>
                  <w:vAlign w:val="center"/>
                </w:tcPr>
                <w:p w14:paraId="587EC733" w14:textId="77777777" w:rsidR="00E131CF" w:rsidRPr="006145DB" w:rsidRDefault="00E131CF" w:rsidP="00C00890">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275" w:type="dxa"/>
                  <w:tcBorders>
                    <w:top w:val="nil"/>
                    <w:bottom w:val="single" w:sz="4" w:space="0" w:color="auto"/>
                  </w:tcBorders>
                  <w:vAlign w:val="center"/>
                </w:tcPr>
                <w:p w14:paraId="12ACE2C5" w14:textId="77777777" w:rsidR="00E131CF" w:rsidRPr="006145DB" w:rsidRDefault="00E131CF" w:rsidP="00C00890">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auto"/>
                  </w:tcBorders>
                  <w:vAlign w:val="center"/>
                </w:tcPr>
                <w:p w14:paraId="0D8460FB" w14:textId="77777777" w:rsidR="00E131CF" w:rsidRPr="006145DB" w:rsidRDefault="00E131CF" w:rsidP="00C00890">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43" w:type="dxa"/>
                  <w:tcBorders>
                    <w:top w:val="nil"/>
                    <w:bottom w:val="single" w:sz="4" w:space="0" w:color="auto"/>
                  </w:tcBorders>
                  <w:vAlign w:val="center"/>
                </w:tcPr>
                <w:p w14:paraId="2A89469D" w14:textId="77777777" w:rsidR="00E131CF" w:rsidRPr="006145DB" w:rsidRDefault="00E131CF" w:rsidP="00C00890">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C00890" w:rsidRPr="006145DB" w14:paraId="1FBCF6CD" w14:textId="77777777" w:rsidTr="0011638B">
              <w:trPr>
                <w:trHeight w:val="231"/>
              </w:trPr>
              <w:tc>
                <w:tcPr>
                  <w:tcW w:w="3119" w:type="dxa"/>
                  <w:vMerge w:val="restart"/>
                  <w:vAlign w:val="center"/>
                </w:tcPr>
                <w:p w14:paraId="5626B887" w14:textId="77777777" w:rsidR="00E131CF" w:rsidRPr="006145DB" w:rsidRDefault="00E131CF" w:rsidP="00C00890">
                  <w:pPr>
                    <w:tabs>
                      <w:tab w:val="left" w:pos="709"/>
                    </w:tabs>
                    <w:contextualSpacing/>
                    <w:jc w:val="both"/>
                    <w:rPr>
                      <w:rFonts w:cs="Arial"/>
                      <w:sz w:val="16"/>
                      <w:szCs w:val="16"/>
                      <w:lang w:eastAsia="es-CO"/>
                    </w:rPr>
                  </w:pPr>
                  <w:r w:rsidRPr="006145DB">
                    <w:rPr>
                      <w:rFonts w:cs="Arial"/>
                      <w:sz w:val="16"/>
                      <w:szCs w:val="16"/>
                      <w:lang w:eastAsia="es-CO"/>
                    </w:rPr>
                    <w:t>Niñas y niños hasta los cinco (5) años, once (11) meses y veintinueve (29) días</w:t>
                  </w:r>
                </w:p>
              </w:tc>
              <w:tc>
                <w:tcPr>
                  <w:tcW w:w="1275" w:type="dxa"/>
                  <w:vAlign w:val="center"/>
                </w:tcPr>
                <w:p w14:paraId="338F84D5" w14:textId="2A4BF6BD"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08E7EB7B" w14:textId="5359C6A2"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Demanda</w:t>
                  </w:r>
                </w:p>
              </w:tc>
              <w:tc>
                <w:tcPr>
                  <w:tcW w:w="1843" w:type="dxa"/>
                  <w:vAlign w:val="center"/>
                </w:tcPr>
                <w:p w14:paraId="44417F49" w14:textId="77777777" w:rsidR="00E131CF" w:rsidRPr="006145DB" w:rsidRDefault="00E131CF" w:rsidP="00C00890">
                  <w:pPr>
                    <w:tabs>
                      <w:tab w:val="left" w:pos="709"/>
                    </w:tabs>
                    <w:contextualSpacing/>
                    <w:jc w:val="center"/>
                    <w:rPr>
                      <w:rFonts w:eastAsia="Arial" w:cs="Arial"/>
                      <w:sz w:val="16"/>
                      <w:szCs w:val="16"/>
                    </w:rPr>
                  </w:pPr>
                  <w:r w:rsidRPr="006145DB">
                    <w:rPr>
                      <w:rFonts w:eastAsia="Arial" w:cs="Arial"/>
                      <w:sz w:val="16"/>
                      <w:szCs w:val="16"/>
                    </w:rPr>
                    <w:t>Secretaria Distrital de Integración Social.</w:t>
                  </w:r>
                </w:p>
              </w:tc>
            </w:tr>
            <w:tr w:rsidR="00C00890" w:rsidRPr="006145DB" w14:paraId="50703163" w14:textId="77777777" w:rsidTr="0011638B">
              <w:trPr>
                <w:trHeight w:val="231"/>
              </w:trPr>
              <w:tc>
                <w:tcPr>
                  <w:tcW w:w="3119" w:type="dxa"/>
                  <w:vMerge/>
                  <w:tcBorders>
                    <w:bottom w:val="single" w:sz="4" w:space="0" w:color="auto"/>
                  </w:tcBorders>
                  <w:vAlign w:val="center"/>
                </w:tcPr>
                <w:p w14:paraId="2F54E3CD" w14:textId="77777777" w:rsidR="00E131CF" w:rsidRPr="006145DB" w:rsidRDefault="00E131CF" w:rsidP="00C00890">
                  <w:pPr>
                    <w:tabs>
                      <w:tab w:val="left" w:pos="709"/>
                    </w:tabs>
                    <w:contextualSpacing/>
                    <w:rPr>
                      <w:rFonts w:cs="Arial"/>
                      <w:sz w:val="16"/>
                      <w:szCs w:val="16"/>
                      <w:lang w:eastAsia="es-CO"/>
                    </w:rPr>
                  </w:pPr>
                </w:p>
              </w:tc>
              <w:tc>
                <w:tcPr>
                  <w:tcW w:w="1275" w:type="dxa"/>
                  <w:tcBorders>
                    <w:bottom w:val="single" w:sz="4" w:space="0" w:color="auto"/>
                  </w:tcBorders>
                  <w:vAlign w:val="center"/>
                </w:tcPr>
                <w:p w14:paraId="66B3F454"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tcBorders>
                    <w:bottom w:val="single" w:sz="4" w:space="0" w:color="auto"/>
                  </w:tcBorders>
                  <w:vAlign w:val="center"/>
                </w:tcPr>
                <w:p w14:paraId="20B137F3"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Demanda</w:t>
                  </w:r>
                </w:p>
              </w:tc>
              <w:tc>
                <w:tcPr>
                  <w:tcW w:w="1843" w:type="dxa"/>
                  <w:tcBorders>
                    <w:bottom w:val="single" w:sz="4" w:space="0" w:color="auto"/>
                  </w:tcBorders>
                  <w:vAlign w:val="center"/>
                </w:tcPr>
                <w:p w14:paraId="49BC1B4D" w14:textId="77777777" w:rsidR="00E131CF" w:rsidRPr="006145DB" w:rsidRDefault="00E131CF" w:rsidP="00C00890">
                  <w:pPr>
                    <w:tabs>
                      <w:tab w:val="left" w:pos="709"/>
                    </w:tabs>
                    <w:contextualSpacing/>
                    <w:jc w:val="center"/>
                    <w:rPr>
                      <w:rFonts w:eastAsia="Arial" w:cs="Arial"/>
                      <w:sz w:val="16"/>
                      <w:szCs w:val="16"/>
                    </w:rPr>
                  </w:pPr>
                  <w:r w:rsidRPr="006145DB">
                    <w:rPr>
                      <w:rFonts w:eastAsia="Arial" w:cs="Arial"/>
                      <w:sz w:val="16"/>
                      <w:szCs w:val="16"/>
                    </w:rPr>
                    <w:t>Subdirección Local para la Integración Social -Equipo de la modalidad.</w:t>
                  </w:r>
                </w:p>
              </w:tc>
            </w:tr>
            <w:tr w:rsidR="00C00890" w:rsidRPr="006145DB" w14:paraId="10E19C47" w14:textId="77777777" w:rsidTr="0011638B">
              <w:trPr>
                <w:trHeight w:val="231"/>
              </w:trPr>
              <w:tc>
                <w:tcPr>
                  <w:tcW w:w="3119" w:type="dxa"/>
                  <w:tcBorders>
                    <w:top w:val="single" w:sz="4" w:space="0" w:color="auto"/>
                    <w:bottom w:val="single" w:sz="4" w:space="0" w:color="auto"/>
                  </w:tcBorders>
                  <w:vAlign w:val="center"/>
                </w:tcPr>
                <w:p w14:paraId="7B2389B0" w14:textId="77777777" w:rsidR="00E131CF" w:rsidRPr="006145DB" w:rsidRDefault="00E131CF" w:rsidP="00C00890">
                  <w:pPr>
                    <w:tabs>
                      <w:tab w:val="left" w:pos="709"/>
                    </w:tabs>
                    <w:contextualSpacing/>
                    <w:jc w:val="both"/>
                    <w:rPr>
                      <w:rFonts w:cs="Arial"/>
                      <w:lang w:eastAsia="es-CO"/>
                    </w:rPr>
                  </w:pPr>
                  <w:r w:rsidRPr="006145DB">
                    <w:rPr>
                      <w:rFonts w:cs="Arial"/>
                      <w:sz w:val="16"/>
                      <w:szCs w:val="16"/>
                      <w:lang w:eastAsia="es-CO"/>
                    </w:rPr>
                    <w:t>Niñas y niños con madres, padres o cuidadores(as) que laboran o desarrollan algún tipo de actividad económica o académica en horarios nocturnos.</w:t>
                  </w:r>
                </w:p>
              </w:tc>
              <w:tc>
                <w:tcPr>
                  <w:tcW w:w="1275" w:type="dxa"/>
                  <w:tcBorders>
                    <w:top w:val="single" w:sz="4" w:space="0" w:color="auto"/>
                    <w:bottom w:val="single" w:sz="4" w:space="0" w:color="auto"/>
                  </w:tcBorders>
                  <w:vAlign w:val="center"/>
                </w:tcPr>
                <w:p w14:paraId="1D662644"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tcBorders>
                    <w:top w:val="single" w:sz="4" w:space="0" w:color="auto"/>
                    <w:bottom w:val="single" w:sz="4" w:space="0" w:color="auto"/>
                  </w:tcBorders>
                  <w:vAlign w:val="center"/>
                </w:tcPr>
                <w:p w14:paraId="72D6C5F5"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Demanda</w:t>
                  </w:r>
                </w:p>
              </w:tc>
              <w:tc>
                <w:tcPr>
                  <w:tcW w:w="1843" w:type="dxa"/>
                  <w:tcBorders>
                    <w:top w:val="single" w:sz="4" w:space="0" w:color="auto"/>
                    <w:bottom w:val="single" w:sz="4" w:space="0" w:color="auto"/>
                  </w:tcBorders>
                  <w:vAlign w:val="center"/>
                </w:tcPr>
                <w:p w14:paraId="34753E3E"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Subdirección Local para la Integración Social -Equipo de la modalidad.</w:t>
                  </w:r>
                </w:p>
              </w:tc>
            </w:tr>
            <w:tr w:rsidR="00C00890" w:rsidRPr="006145DB" w14:paraId="747FD6B0" w14:textId="77777777" w:rsidTr="0011638B">
              <w:trPr>
                <w:trHeight w:val="231"/>
              </w:trPr>
              <w:tc>
                <w:tcPr>
                  <w:tcW w:w="3119" w:type="dxa"/>
                  <w:tcBorders>
                    <w:bottom w:val="nil"/>
                  </w:tcBorders>
                  <w:vAlign w:val="center"/>
                </w:tcPr>
                <w:p w14:paraId="3A351BC5" w14:textId="77777777" w:rsidR="00E131CF" w:rsidRPr="006145DB" w:rsidRDefault="00E131CF" w:rsidP="00C00890">
                  <w:pPr>
                    <w:tabs>
                      <w:tab w:val="left" w:pos="709"/>
                    </w:tabs>
                    <w:contextualSpacing/>
                    <w:jc w:val="both"/>
                    <w:rPr>
                      <w:rFonts w:cs="Arial"/>
                      <w:lang w:eastAsia="es-CO"/>
                    </w:rPr>
                  </w:pPr>
                  <w:r w:rsidRPr="006145DB">
                    <w:rPr>
                      <w:rFonts w:cs="Arial"/>
                      <w:sz w:val="16"/>
                      <w:szCs w:val="16"/>
                      <w:lang w:eastAsia="es-CO"/>
                    </w:rPr>
                    <w:t>Niñas y niños que presentan condiciones de riesgo o requieren de un horario adicional.</w:t>
                  </w:r>
                </w:p>
              </w:tc>
              <w:tc>
                <w:tcPr>
                  <w:tcW w:w="1275" w:type="dxa"/>
                  <w:tcBorders>
                    <w:bottom w:val="nil"/>
                  </w:tcBorders>
                  <w:vAlign w:val="center"/>
                </w:tcPr>
                <w:p w14:paraId="22773573"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tcBorders>
                    <w:bottom w:val="nil"/>
                  </w:tcBorders>
                  <w:vAlign w:val="center"/>
                </w:tcPr>
                <w:p w14:paraId="524A514C"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Demanda</w:t>
                  </w:r>
                </w:p>
              </w:tc>
              <w:tc>
                <w:tcPr>
                  <w:tcW w:w="1843" w:type="dxa"/>
                  <w:tcBorders>
                    <w:bottom w:val="nil"/>
                  </w:tcBorders>
                  <w:vAlign w:val="center"/>
                </w:tcPr>
                <w:p w14:paraId="081DA642" w14:textId="77777777" w:rsidR="00E131CF" w:rsidRPr="006145DB" w:rsidRDefault="00E131CF" w:rsidP="00C00890">
                  <w:pPr>
                    <w:tabs>
                      <w:tab w:val="left" w:pos="709"/>
                    </w:tabs>
                    <w:jc w:val="center"/>
                    <w:rPr>
                      <w:rFonts w:eastAsia="Arial" w:cs="Arial"/>
                      <w:sz w:val="16"/>
                      <w:szCs w:val="16"/>
                    </w:rPr>
                  </w:pPr>
                  <w:r w:rsidRPr="006145DB">
                    <w:rPr>
                      <w:rFonts w:eastAsia="Arial" w:cs="Arial"/>
                      <w:sz w:val="16"/>
                      <w:szCs w:val="16"/>
                    </w:rPr>
                    <w:t>Subdirección Local para la Integración Social -Equipo de la modalidad.</w:t>
                  </w:r>
                </w:p>
              </w:tc>
            </w:tr>
          </w:tbl>
          <w:p w14:paraId="675C1E4A" w14:textId="77777777" w:rsidR="00E131CF" w:rsidRPr="006145DB" w:rsidRDefault="00E131CF" w:rsidP="00C00890">
            <w:pPr>
              <w:pStyle w:val="Textoindependiente"/>
              <w:spacing w:line="240" w:lineRule="auto"/>
              <w:ind w:right="112"/>
              <w:jc w:val="both"/>
              <w:rPr>
                <w:rFonts w:cs="Arial"/>
                <w:sz w:val="16"/>
                <w:szCs w:val="16"/>
                <w:lang w:eastAsia="es-CO"/>
              </w:rPr>
            </w:pPr>
          </w:p>
        </w:tc>
      </w:tr>
      <w:tr w:rsidR="00E131CF" w:rsidRPr="006145DB" w14:paraId="4E996535" w14:textId="77777777" w:rsidTr="003A7F4C">
        <w:trPr>
          <w:trHeight w:val="4167"/>
          <w:jc w:val="center"/>
        </w:trPr>
        <w:tc>
          <w:tcPr>
            <w:tcW w:w="1696" w:type="dxa"/>
            <w:vAlign w:val="center"/>
          </w:tcPr>
          <w:p w14:paraId="0CD47ECB" w14:textId="77777777" w:rsidR="00E131CF" w:rsidRPr="006145DB" w:rsidRDefault="00E131CF" w:rsidP="007F10A5">
            <w:pPr>
              <w:spacing w:after="0" w:line="240" w:lineRule="auto"/>
              <w:contextualSpacing/>
              <w:rPr>
                <w:rFonts w:cs="Arial"/>
                <w:bCs/>
                <w:sz w:val="20"/>
                <w:szCs w:val="20"/>
                <w:lang w:eastAsia="es-CO"/>
              </w:rPr>
            </w:pPr>
            <w:r w:rsidRPr="006145DB">
              <w:rPr>
                <w:rFonts w:cs="Arial"/>
                <w:bCs/>
                <w:sz w:val="20"/>
                <w:szCs w:val="20"/>
                <w:lang w:eastAsia="es-CO"/>
              </w:rPr>
              <w:lastRenderedPageBreak/>
              <w:t>Criterios de Egreso y Fuentes de Información</w:t>
            </w:r>
          </w:p>
        </w:tc>
        <w:tc>
          <w:tcPr>
            <w:tcW w:w="7699" w:type="dxa"/>
            <w:vAlign w:val="center"/>
          </w:tcPr>
          <w:tbl>
            <w:tblPr>
              <w:tblStyle w:val="Tablaconcuadrcula"/>
              <w:tblW w:w="7313" w:type="dxa"/>
              <w:jc w:val="center"/>
              <w:tblLayout w:type="fixed"/>
              <w:tblLook w:val="04A0" w:firstRow="1" w:lastRow="0" w:firstColumn="1" w:lastColumn="0" w:noHBand="0" w:noVBand="1"/>
            </w:tblPr>
            <w:tblGrid>
              <w:gridCol w:w="2925"/>
              <w:gridCol w:w="1417"/>
              <w:gridCol w:w="1156"/>
              <w:gridCol w:w="1815"/>
            </w:tblGrid>
            <w:tr w:rsidR="007F10A5" w:rsidRPr="006145DB" w14:paraId="7AB59195" w14:textId="77777777" w:rsidTr="008B7761">
              <w:trPr>
                <w:trHeight w:val="300"/>
                <w:jc w:val="center"/>
              </w:trPr>
              <w:tc>
                <w:tcPr>
                  <w:tcW w:w="2925" w:type="dxa"/>
                  <w:tcBorders>
                    <w:top w:val="nil"/>
                  </w:tcBorders>
                  <w:vAlign w:val="center"/>
                </w:tcPr>
                <w:p w14:paraId="59B76507"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Criterios de Egreso</w:t>
                  </w:r>
                </w:p>
              </w:tc>
              <w:tc>
                <w:tcPr>
                  <w:tcW w:w="1417" w:type="dxa"/>
                  <w:tcBorders>
                    <w:top w:val="nil"/>
                  </w:tcBorders>
                  <w:vAlign w:val="center"/>
                </w:tcPr>
                <w:p w14:paraId="6BABA983"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Fuente de Información</w:t>
                  </w:r>
                </w:p>
              </w:tc>
              <w:tc>
                <w:tcPr>
                  <w:tcW w:w="1156" w:type="dxa"/>
                  <w:tcBorders>
                    <w:top w:val="nil"/>
                  </w:tcBorders>
                  <w:vAlign w:val="center"/>
                </w:tcPr>
                <w:p w14:paraId="3392FCFA"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Periodicidad</w:t>
                  </w:r>
                </w:p>
              </w:tc>
              <w:tc>
                <w:tcPr>
                  <w:tcW w:w="1815" w:type="dxa"/>
                  <w:tcBorders>
                    <w:top w:val="nil"/>
                  </w:tcBorders>
                  <w:vAlign w:val="center"/>
                </w:tcPr>
                <w:p w14:paraId="28FFDC5D"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Administrador</w:t>
                  </w:r>
                </w:p>
              </w:tc>
            </w:tr>
            <w:tr w:rsidR="007F10A5" w:rsidRPr="006145DB" w14:paraId="24BCD965" w14:textId="77777777" w:rsidTr="009E0E82">
              <w:trPr>
                <w:trHeight w:val="300"/>
                <w:jc w:val="center"/>
              </w:trPr>
              <w:tc>
                <w:tcPr>
                  <w:tcW w:w="2925" w:type="dxa"/>
                  <w:shd w:val="clear" w:color="auto" w:fill="FFFFFF" w:themeFill="background1"/>
                  <w:vAlign w:val="center"/>
                </w:tcPr>
                <w:p w14:paraId="229EEB01" w14:textId="5E458464" w:rsidR="00E131CF" w:rsidRPr="006145DB" w:rsidRDefault="00E131CF" w:rsidP="007F10A5">
                  <w:pPr>
                    <w:tabs>
                      <w:tab w:val="left" w:pos="709"/>
                    </w:tabs>
                    <w:jc w:val="both"/>
                    <w:rPr>
                      <w:rFonts w:eastAsia="Arial" w:cs="Arial"/>
                      <w:sz w:val="16"/>
                      <w:szCs w:val="16"/>
                    </w:rPr>
                  </w:pPr>
                  <w:r w:rsidRPr="006145DB">
                    <w:rPr>
                      <w:rFonts w:eastAsia="Arial" w:cs="Arial"/>
                      <w:sz w:val="16"/>
                      <w:szCs w:val="16"/>
                    </w:rPr>
                    <w:t>Niña o niño con seis (6) años cumplidos antes del 31 marzo del año siguiente. Este egreso aplica al finalizar el año en curso.</w:t>
                  </w:r>
                </w:p>
              </w:tc>
              <w:tc>
                <w:tcPr>
                  <w:tcW w:w="1417" w:type="dxa"/>
                  <w:shd w:val="clear" w:color="auto" w:fill="FFFFFF" w:themeFill="background1"/>
                  <w:vAlign w:val="center"/>
                </w:tcPr>
                <w:p w14:paraId="68D2B7B9" w14:textId="2BF4EA9D" w:rsidR="00E131CF" w:rsidRPr="006145DB" w:rsidRDefault="00E131CF" w:rsidP="009E0E82">
                  <w:pPr>
                    <w:tabs>
                      <w:tab w:val="left" w:pos="709"/>
                    </w:tabs>
                    <w:jc w:val="center"/>
                    <w:rPr>
                      <w:rFonts w:eastAsia="Arial" w:cs="Arial"/>
                      <w:sz w:val="16"/>
                      <w:szCs w:val="16"/>
                    </w:rPr>
                  </w:pPr>
                  <w:r w:rsidRPr="006145DB">
                    <w:rPr>
                      <w:rFonts w:eastAsia="Arial" w:cs="Arial"/>
                      <w:sz w:val="16"/>
                      <w:szCs w:val="16"/>
                    </w:rPr>
                    <w:t>SIRBE</w:t>
                  </w:r>
                </w:p>
              </w:tc>
              <w:tc>
                <w:tcPr>
                  <w:tcW w:w="1156" w:type="dxa"/>
                  <w:shd w:val="clear" w:color="auto" w:fill="FFFFFF" w:themeFill="background1"/>
                  <w:vAlign w:val="center"/>
                </w:tcPr>
                <w:p w14:paraId="6BE791F1"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Demanda</w:t>
                  </w:r>
                </w:p>
              </w:tc>
              <w:tc>
                <w:tcPr>
                  <w:tcW w:w="1815" w:type="dxa"/>
                  <w:shd w:val="clear" w:color="auto" w:fill="FFFFFF" w:themeFill="background1"/>
                  <w:vAlign w:val="center"/>
                </w:tcPr>
                <w:p w14:paraId="2DD6CE80"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7F10A5" w:rsidRPr="006145DB" w14:paraId="0D88D99E" w14:textId="77777777" w:rsidTr="009E0E82">
              <w:trPr>
                <w:trHeight w:val="300"/>
                <w:jc w:val="center"/>
              </w:trPr>
              <w:tc>
                <w:tcPr>
                  <w:tcW w:w="2925" w:type="dxa"/>
                  <w:shd w:val="clear" w:color="auto" w:fill="FFFFFF" w:themeFill="background1"/>
                  <w:vAlign w:val="center"/>
                </w:tcPr>
                <w:p w14:paraId="7BECC9CF" w14:textId="77777777" w:rsidR="00E131CF" w:rsidRPr="006145DB" w:rsidRDefault="00E131CF" w:rsidP="007F10A5">
                  <w:pPr>
                    <w:tabs>
                      <w:tab w:val="left" w:pos="709"/>
                    </w:tabs>
                    <w:jc w:val="both"/>
                    <w:rPr>
                      <w:rFonts w:eastAsia="Arial" w:cs="Arial"/>
                      <w:sz w:val="16"/>
                      <w:szCs w:val="16"/>
                    </w:rPr>
                  </w:pPr>
                  <w:r w:rsidRPr="006145DB">
                    <w:rPr>
                      <w:rFonts w:eastAsia="Arial" w:cs="Arial"/>
                      <w:sz w:val="16"/>
                      <w:szCs w:val="16"/>
                    </w:rPr>
                    <w:t>Retiro voluntario manifestado libre y expresamente por escrito.</w:t>
                  </w:r>
                </w:p>
              </w:tc>
              <w:tc>
                <w:tcPr>
                  <w:tcW w:w="1417" w:type="dxa"/>
                  <w:shd w:val="clear" w:color="auto" w:fill="FFFFFF" w:themeFill="background1"/>
                  <w:vAlign w:val="center"/>
                </w:tcPr>
                <w:p w14:paraId="46070D66"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Verificación en Campo</w:t>
                  </w:r>
                </w:p>
              </w:tc>
              <w:tc>
                <w:tcPr>
                  <w:tcW w:w="1156" w:type="dxa"/>
                  <w:shd w:val="clear" w:color="auto" w:fill="FFFFFF" w:themeFill="background1"/>
                  <w:vAlign w:val="center"/>
                </w:tcPr>
                <w:p w14:paraId="1799DDFF"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Demanda</w:t>
                  </w:r>
                </w:p>
              </w:tc>
              <w:tc>
                <w:tcPr>
                  <w:tcW w:w="1815" w:type="dxa"/>
                  <w:shd w:val="clear" w:color="auto" w:fill="FFFFFF" w:themeFill="background1"/>
                  <w:vAlign w:val="center"/>
                </w:tcPr>
                <w:p w14:paraId="04E62E3F"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Subdirección Local para la Integración Social -Equipo de la modalidad.</w:t>
                  </w:r>
                </w:p>
              </w:tc>
            </w:tr>
            <w:tr w:rsidR="007F10A5" w:rsidRPr="006145DB" w14:paraId="19A78BC8" w14:textId="77777777" w:rsidTr="009E0E82">
              <w:trPr>
                <w:trHeight w:val="399"/>
                <w:jc w:val="center"/>
              </w:trPr>
              <w:tc>
                <w:tcPr>
                  <w:tcW w:w="2925" w:type="dxa"/>
                  <w:vMerge w:val="restart"/>
                  <w:shd w:val="clear" w:color="auto" w:fill="FFFFFF" w:themeFill="background1"/>
                  <w:vAlign w:val="center"/>
                </w:tcPr>
                <w:p w14:paraId="561134C0" w14:textId="77777777" w:rsidR="00E131CF" w:rsidRPr="006145DB" w:rsidRDefault="00E131CF" w:rsidP="007F10A5">
                  <w:pPr>
                    <w:tabs>
                      <w:tab w:val="left" w:pos="709"/>
                    </w:tabs>
                    <w:jc w:val="both"/>
                    <w:rPr>
                      <w:rFonts w:eastAsia="Arial" w:cs="Arial"/>
                      <w:sz w:val="16"/>
                      <w:szCs w:val="16"/>
                    </w:rPr>
                  </w:pPr>
                  <w:r w:rsidRPr="006145DB">
                    <w:rPr>
                      <w:rFonts w:eastAsia="Arial" w:cs="Arial"/>
                      <w:sz w:val="16"/>
                      <w:szCs w:val="16"/>
                    </w:rPr>
                    <w:t xml:space="preserve">Inasistencia injustificada por treinta (30) días de manera continua. </w:t>
                  </w:r>
                </w:p>
              </w:tc>
              <w:tc>
                <w:tcPr>
                  <w:tcW w:w="1417" w:type="dxa"/>
                  <w:shd w:val="clear" w:color="auto" w:fill="FFFFFF" w:themeFill="background1"/>
                  <w:vAlign w:val="center"/>
                </w:tcPr>
                <w:p w14:paraId="6D2185FC"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SIRBE</w:t>
                  </w:r>
                </w:p>
              </w:tc>
              <w:tc>
                <w:tcPr>
                  <w:tcW w:w="1156" w:type="dxa"/>
                  <w:shd w:val="clear" w:color="auto" w:fill="FFFFFF" w:themeFill="background1"/>
                  <w:vAlign w:val="center"/>
                </w:tcPr>
                <w:p w14:paraId="3A1E0564"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Demanda</w:t>
                  </w:r>
                </w:p>
              </w:tc>
              <w:tc>
                <w:tcPr>
                  <w:tcW w:w="1815" w:type="dxa"/>
                  <w:shd w:val="clear" w:color="auto" w:fill="FFFFFF" w:themeFill="background1"/>
                  <w:vAlign w:val="center"/>
                </w:tcPr>
                <w:p w14:paraId="2CC19616"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7F10A5" w:rsidRPr="006145DB" w14:paraId="616B283A" w14:textId="77777777" w:rsidTr="008B7761">
              <w:trPr>
                <w:trHeight w:val="561"/>
                <w:jc w:val="center"/>
              </w:trPr>
              <w:tc>
                <w:tcPr>
                  <w:tcW w:w="2925" w:type="dxa"/>
                  <w:vMerge/>
                  <w:tcBorders>
                    <w:bottom w:val="single" w:sz="4" w:space="0" w:color="auto"/>
                  </w:tcBorders>
                  <w:vAlign w:val="center"/>
                </w:tcPr>
                <w:p w14:paraId="4BAA3D90" w14:textId="77777777" w:rsidR="00E131CF" w:rsidRPr="006145DB" w:rsidRDefault="00E131CF" w:rsidP="007F10A5">
                  <w:pPr>
                    <w:tabs>
                      <w:tab w:val="left" w:pos="709"/>
                    </w:tabs>
                    <w:rPr>
                      <w:rFonts w:eastAsia="Arial" w:cs="Arial"/>
                      <w:sz w:val="16"/>
                      <w:szCs w:val="16"/>
                    </w:rPr>
                  </w:pPr>
                </w:p>
              </w:tc>
              <w:tc>
                <w:tcPr>
                  <w:tcW w:w="1417" w:type="dxa"/>
                  <w:tcBorders>
                    <w:bottom w:val="single" w:sz="4" w:space="0" w:color="auto"/>
                  </w:tcBorders>
                  <w:shd w:val="clear" w:color="auto" w:fill="FFFFFF" w:themeFill="background1"/>
                  <w:vAlign w:val="center"/>
                </w:tcPr>
                <w:p w14:paraId="5D08A935"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Verificación en campo</w:t>
                  </w:r>
                </w:p>
              </w:tc>
              <w:tc>
                <w:tcPr>
                  <w:tcW w:w="1156" w:type="dxa"/>
                  <w:tcBorders>
                    <w:bottom w:val="single" w:sz="4" w:space="0" w:color="auto"/>
                  </w:tcBorders>
                  <w:shd w:val="clear" w:color="auto" w:fill="FFFFFF" w:themeFill="background1"/>
                  <w:vAlign w:val="center"/>
                </w:tcPr>
                <w:p w14:paraId="305045AC"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Demanda</w:t>
                  </w:r>
                </w:p>
              </w:tc>
              <w:tc>
                <w:tcPr>
                  <w:tcW w:w="1815" w:type="dxa"/>
                  <w:tcBorders>
                    <w:bottom w:val="single" w:sz="4" w:space="0" w:color="auto"/>
                  </w:tcBorders>
                  <w:shd w:val="clear" w:color="auto" w:fill="FFFFFF" w:themeFill="background1"/>
                  <w:vAlign w:val="center"/>
                </w:tcPr>
                <w:p w14:paraId="128DB526"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Subdirección para la Infancia -Equipo de la modalidad.</w:t>
                  </w:r>
                </w:p>
              </w:tc>
            </w:tr>
            <w:tr w:rsidR="007F10A5" w:rsidRPr="006145DB" w14:paraId="01E7C94C" w14:textId="77777777" w:rsidTr="009E0E82">
              <w:trPr>
                <w:trHeight w:val="432"/>
                <w:jc w:val="center"/>
              </w:trPr>
              <w:tc>
                <w:tcPr>
                  <w:tcW w:w="2925" w:type="dxa"/>
                  <w:vMerge w:val="restart"/>
                  <w:shd w:val="clear" w:color="auto" w:fill="FFFFFF" w:themeFill="background1"/>
                  <w:vAlign w:val="center"/>
                </w:tcPr>
                <w:p w14:paraId="19178491" w14:textId="77777777" w:rsidR="00E131CF" w:rsidRPr="006145DB" w:rsidRDefault="00E131CF" w:rsidP="007F10A5">
                  <w:pPr>
                    <w:tabs>
                      <w:tab w:val="left" w:pos="709"/>
                    </w:tabs>
                    <w:rPr>
                      <w:rFonts w:eastAsia="Arial" w:cs="Arial"/>
                      <w:sz w:val="16"/>
                      <w:szCs w:val="16"/>
                    </w:rPr>
                  </w:pPr>
                  <w:r w:rsidRPr="006145DB">
                    <w:rPr>
                      <w:rFonts w:eastAsia="Arial" w:cs="Arial"/>
                      <w:sz w:val="16"/>
                      <w:szCs w:val="16"/>
                    </w:rPr>
                    <w:t>Fallecimiento</w:t>
                  </w:r>
                </w:p>
              </w:tc>
              <w:tc>
                <w:tcPr>
                  <w:tcW w:w="1417" w:type="dxa"/>
                  <w:shd w:val="clear" w:color="auto" w:fill="FFFFFF" w:themeFill="background1"/>
                  <w:vAlign w:val="center"/>
                </w:tcPr>
                <w:p w14:paraId="36456047"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Fallecidos (Inhumados)</w:t>
                  </w:r>
                </w:p>
              </w:tc>
              <w:tc>
                <w:tcPr>
                  <w:tcW w:w="1156" w:type="dxa"/>
                  <w:shd w:val="clear" w:color="auto" w:fill="FFFFFF" w:themeFill="background1"/>
                  <w:vAlign w:val="center"/>
                </w:tcPr>
                <w:p w14:paraId="1E8B6713"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Mensual (Mes Vencido)</w:t>
                  </w:r>
                </w:p>
              </w:tc>
              <w:tc>
                <w:tcPr>
                  <w:tcW w:w="1815" w:type="dxa"/>
                  <w:shd w:val="clear" w:color="auto" w:fill="FFFFFF" w:themeFill="background1"/>
                  <w:vAlign w:val="center"/>
                </w:tcPr>
                <w:p w14:paraId="64FE113A"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Secretaría Distrital de Salud</w:t>
                  </w:r>
                </w:p>
              </w:tc>
            </w:tr>
            <w:tr w:rsidR="007F10A5" w:rsidRPr="006145DB" w14:paraId="506BF270" w14:textId="77777777" w:rsidTr="009E0E82">
              <w:trPr>
                <w:trHeight w:val="424"/>
                <w:jc w:val="center"/>
              </w:trPr>
              <w:tc>
                <w:tcPr>
                  <w:tcW w:w="2925" w:type="dxa"/>
                  <w:vMerge/>
                  <w:shd w:val="clear" w:color="auto" w:fill="FFFFFF" w:themeFill="background1"/>
                  <w:vAlign w:val="center"/>
                </w:tcPr>
                <w:p w14:paraId="34221950" w14:textId="77777777" w:rsidR="00E131CF" w:rsidRPr="006145DB" w:rsidRDefault="00E131CF" w:rsidP="007F10A5">
                  <w:pPr>
                    <w:tabs>
                      <w:tab w:val="left" w:pos="709"/>
                    </w:tabs>
                    <w:rPr>
                      <w:rFonts w:eastAsia="Arial" w:cs="Arial"/>
                      <w:sz w:val="16"/>
                      <w:szCs w:val="16"/>
                    </w:rPr>
                  </w:pPr>
                </w:p>
              </w:tc>
              <w:tc>
                <w:tcPr>
                  <w:tcW w:w="1417" w:type="dxa"/>
                  <w:shd w:val="clear" w:color="auto" w:fill="FFFFFF" w:themeFill="background1"/>
                  <w:vAlign w:val="center"/>
                </w:tcPr>
                <w:p w14:paraId="1B31EE74"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Fé de supervivencia (ANI - RCD)</w:t>
                  </w:r>
                </w:p>
              </w:tc>
              <w:tc>
                <w:tcPr>
                  <w:tcW w:w="1156" w:type="dxa"/>
                  <w:shd w:val="clear" w:color="auto" w:fill="FFFFFF" w:themeFill="background1"/>
                  <w:vAlign w:val="center"/>
                </w:tcPr>
                <w:p w14:paraId="6595A132"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Mensual</w:t>
                  </w:r>
                </w:p>
              </w:tc>
              <w:tc>
                <w:tcPr>
                  <w:tcW w:w="1815" w:type="dxa"/>
                  <w:shd w:val="clear" w:color="auto" w:fill="FFFFFF" w:themeFill="background1"/>
                  <w:vAlign w:val="center"/>
                </w:tcPr>
                <w:p w14:paraId="3855D8D3"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Ministerio de Salud y Protección Social</w:t>
                  </w:r>
                </w:p>
              </w:tc>
            </w:tr>
            <w:tr w:rsidR="007F10A5" w:rsidRPr="006145DB" w14:paraId="63ECED38" w14:textId="77777777" w:rsidTr="008B7761">
              <w:trPr>
                <w:trHeight w:val="855"/>
                <w:jc w:val="center"/>
              </w:trPr>
              <w:tc>
                <w:tcPr>
                  <w:tcW w:w="2925" w:type="dxa"/>
                  <w:vMerge/>
                  <w:tcBorders>
                    <w:bottom w:val="nil"/>
                  </w:tcBorders>
                  <w:shd w:val="clear" w:color="auto" w:fill="FFFFFF" w:themeFill="background1"/>
                  <w:vAlign w:val="center"/>
                </w:tcPr>
                <w:p w14:paraId="5840A015" w14:textId="77777777" w:rsidR="00E131CF" w:rsidRPr="006145DB" w:rsidRDefault="00E131CF" w:rsidP="007F10A5">
                  <w:pPr>
                    <w:tabs>
                      <w:tab w:val="left" w:pos="709"/>
                    </w:tabs>
                    <w:rPr>
                      <w:rFonts w:eastAsia="Arial" w:cs="Arial"/>
                      <w:sz w:val="16"/>
                      <w:szCs w:val="16"/>
                    </w:rPr>
                  </w:pPr>
                </w:p>
              </w:tc>
              <w:tc>
                <w:tcPr>
                  <w:tcW w:w="1417" w:type="dxa"/>
                  <w:tcBorders>
                    <w:bottom w:val="nil"/>
                  </w:tcBorders>
                  <w:shd w:val="clear" w:color="auto" w:fill="FFFFFF" w:themeFill="background1"/>
                  <w:vAlign w:val="center"/>
                </w:tcPr>
                <w:p w14:paraId="424A26F6"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Registro Social de Hogares</w:t>
                  </w:r>
                </w:p>
              </w:tc>
              <w:tc>
                <w:tcPr>
                  <w:tcW w:w="1156" w:type="dxa"/>
                  <w:tcBorders>
                    <w:bottom w:val="nil"/>
                  </w:tcBorders>
                  <w:shd w:val="clear" w:color="auto" w:fill="FFFFFF" w:themeFill="background1"/>
                  <w:vAlign w:val="center"/>
                </w:tcPr>
                <w:p w14:paraId="31C58356"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Mensual (Mes Vencido)</w:t>
                  </w:r>
                </w:p>
              </w:tc>
              <w:tc>
                <w:tcPr>
                  <w:tcW w:w="1815" w:type="dxa"/>
                  <w:tcBorders>
                    <w:bottom w:val="nil"/>
                  </w:tcBorders>
                  <w:shd w:val="clear" w:color="auto" w:fill="FFFFFF" w:themeFill="background1"/>
                  <w:vAlign w:val="center"/>
                </w:tcPr>
                <w:p w14:paraId="014C372A" w14:textId="77777777" w:rsidR="00E131CF" w:rsidRPr="006145DB" w:rsidRDefault="00E131CF" w:rsidP="007F10A5">
                  <w:pPr>
                    <w:tabs>
                      <w:tab w:val="left" w:pos="709"/>
                    </w:tabs>
                    <w:jc w:val="center"/>
                    <w:rPr>
                      <w:rFonts w:eastAsia="Arial" w:cs="Arial"/>
                      <w:sz w:val="16"/>
                      <w:szCs w:val="16"/>
                    </w:rPr>
                  </w:pPr>
                  <w:r w:rsidRPr="006145DB">
                    <w:rPr>
                      <w:rFonts w:eastAsia="Arial" w:cs="Arial"/>
                      <w:sz w:val="16"/>
                      <w:szCs w:val="16"/>
                    </w:rPr>
                    <w:t>Secretaría Distrital de Planeación - SDP</w:t>
                  </w:r>
                </w:p>
              </w:tc>
            </w:tr>
          </w:tbl>
          <w:p w14:paraId="13556892" w14:textId="77777777" w:rsidR="00E131CF" w:rsidRPr="006145DB" w:rsidRDefault="00E131CF" w:rsidP="007F10A5">
            <w:pPr>
              <w:tabs>
                <w:tab w:val="left" w:pos="709"/>
              </w:tabs>
              <w:spacing w:after="0" w:line="240" w:lineRule="auto"/>
              <w:jc w:val="both"/>
              <w:rPr>
                <w:rFonts w:eastAsia="Arial" w:cs="Arial"/>
                <w:sz w:val="16"/>
                <w:szCs w:val="16"/>
              </w:rPr>
            </w:pPr>
          </w:p>
        </w:tc>
      </w:tr>
      <w:tr w:rsidR="00E131CF" w:rsidRPr="006145DB" w14:paraId="1ED381C7" w14:textId="77777777" w:rsidTr="002F76AD">
        <w:trPr>
          <w:trHeight w:val="607"/>
          <w:jc w:val="center"/>
        </w:trPr>
        <w:tc>
          <w:tcPr>
            <w:tcW w:w="1696" w:type="dxa"/>
            <w:vAlign w:val="center"/>
          </w:tcPr>
          <w:p w14:paraId="6DCC769F" w14:textId="77777777" w:rsidR="00E131CF" w:rsidRPr="006145DB" w:rsidRDefault="00E131CF" w:rsidP="007F10A5">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699" w:type="dxa"/>
            <w:vAlign w:val="center"/>
          </w:tcPr>
          <w:p w14:paraId="57EF9FD5" w14:textId="77777777" w:rsidR="00E131CF" w:rsidRPr="006145DB" w:rsidRDefault="00E131CF" w:rsidP="007F10A5">
            <w:pPr>
              <w:tabs>
                <w:tab w:val="left" w:pos="709"/>
              </w:tabs>
              <w:spacing w:after="0" w:line="240" w:lineRule="auto"/>
              <w:contextualSpacing/>
              <w:jc w:val="both"/>
              <w:rPr>
                <w:rFonts w:eastAsia="Calibri" w:cs="Arial"/>
                <w:bCs/>
                <w:sz w:val="20"/>
                <w:szCs w:val="20"/>
                <w:lang w:eastAsia="es-CO"/>
              </w:rPr>
            </w:pPr>
            <w:r w:rsidRPr="006145DB">
              <w:rPr>
                <w:rFonts w:eastAsia="Calibri" w:cs="Arial"/>
                <w:bCs/>
                <w:sz w:val="20"/>
                <w:szCs w:val="20"/>
                <w:lang w:eastAsia="es-CO"/>
              </w:rPr>
              <w:t>No aplica.</w:t>
            </w:r>
          </w:p>
        </w:tc>
      </w:tr>
      <w:tr w:rsidR="00754636" w:rsidRPr="006145DB" w14:paraId="2FA5A637" w14:textId="77777777" w:rsidTr="00066CED">
        <w:trPr>
          <w:trHeight w:val="600"/>
          <w:jc w:val="center"/>
        </w:trPr>
        <w:tc>
          <w:tcPr>
            <w:tcW w:w="1696" w:type="dxa"/>
            <w:vAlign w:val="center"/>
          </w:tcPr>
          <w:p w14:paraId="33266924" w14:textId="77777777" w:rsidR="00E131CF" w:rsidRPr="006145DB" w:rsidRDefault="00E131CF" w:rsidP="007F10A5">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699" w:type="dxa"/>
            <w:vAlign w:val="center"/>
          </w:tcPr>
          <w:p w14:paraId="6809F81F" w14:textId="74EF6766" w:rsidR="00754636" w:rsidRPr="006145DB" w:rsidRDefault="00E131CF" w:rsidP="008B7761">
            <w:pPr>
              <w:tabs>
                <w:tab w:val="left" w:pos="8080"/>
              </w:tabs>
              <w:spacing w:after="0" w:line="240" w:lineRule="auto"/>
              <w:jc w:val="both"/>
              <w:rPr>
                <w:rFonts w:eastAsia="Arial" w:cs="Arial"/>
                <w:sz w:val="20"/>
                <w:szCs w:val="20"/>
              </w:rPr>
            </w:pPr>
            <w:r w:rsidRPr="006145DB">
              <w:rPr>
                <w:rFonts w:eastAsia="Arial" w:cs="Arial"/>
                <w:sz w:val="20"/>
                <w:szCs w:val="20"/>
              </w:rPr>
              <w:t xml:space="preserve">Los Jardines </w:t>
            </w:r>
            <w:r w:rsidR="0011638B">
              <w:rPr>
                <w:rFonts w:eastAsia="Arial" w:cs="Arial"/>
                <w:sz w:val="20"/>
                <w:szCs w:val="20"/>
              </w:rPr>
              <w:t>i</w:t>
            </w:r>
            <w:r w:rsidRPr="006145DB">
              <w:rPr>
                <w:rFonts w:eastAsia="Arial" w:cs="Arial"/>
                <w:sz w:val="20"/>
                <w:szCs w:val="20"/>
              </w:rPr>
              <w:t>nfantiles como modalidad institucional de educación inicial cuenta con la modalidad de atención de Jardines Infantiles nocturnos, el cual brinda atención presencial en unidades operativas de, en jornada tarde y noche, con horarios de:</w:t>
            </w:r>
          </w:p>
          <w:p w14:paraId="639C463E" w14:textId="19D3A913" w:rsidR="00E131CF" w:rsidRPr="006145DB" w:rsidRDefault="00E131CF" w:rsidP="008B7761">
            <w:pPr>
              <w:tabs>
                <w:tab w:val="left" w:pos="8080"/>
              </w:tabs>
              <w:spacing w:after="0" w:line="240" w:lineRule="auto"/>
              <w:jc w:val="both"/>
              <w:rPr>
                <w:rFonts w:eastAsia="Arial" w:cs="Arial"/>
                <w:sz w:val="20"/>
                <w:szCs w:val="20"/>
              </w:rPr>
            </w:pPr>
            <w:r w:rsidRPr="006145DB">
              <w:rPr>
                <w:rFonts w:eastAsia="Arial" w:cs="Arial"/>
                <w:sz w:val="20"/>
                <w:szCs w:val="20"/>
              </w:rPr>
              <w:t xml:space="preserve">  </w:t>
            </w:r>
          </w:p>
          <w:p w14:paraId="7D3FB341" w14:textId="77777777" w:rsidR="00E131CF" w:rsidRPr="006145DB" w:rsidRDefault="00E131CF" w:rsidP="008B7761">
            <w:pPr>
              <w:tabs>
                <w:tab w:val="left" w:pos="8080"/>
              </w:tabs>
              <w:spacing w:after="0" w:line="240" w:lineRule="auto"/>
              <w:jc w:val="both"/>
              <w:rPr>
                <w:rFonts w:eastAsia="Arial" w:cs="Arial"/>
                <w:sz w:val="20"/>
                <w:szCs w:val="20"/>
                <w:lang w:val="en-US"/>
              </w:rPr>
            </w:pPr>
            <w:r w:rsidRPr="006145DB">
              <w:rPr>
                <w:rFonts w:eastAsia="Arial" w:cs="Arial"/>
                <w:sz w:val="20"/>
                <w:szCs w:val="20"/>
                <w:lang w:val="en-US"/>
              </w:rPr>
              <w:t xml:space="preserve">*4:00 p.m. a 10:00 p.m. </w:t>
            </w:r>
          </w:p>
          <w:p w14:paraId="0FCCB2B0" w14:textId="77777777" w:rsidR="00E131CF" w:rsidRPr="006145DB" w:rsidRDefault="00E131CF" w:rsidP="008B7761">
            <w:pPr>
              <w:tabs>
                <w:tab w:val="left" w:pos="8080"/>
              </w:tabs>
              <w:spacing w:after="0" w:line="240" w:lineRule="auto"/>
              <w:jc w:val="both"/>
              <w:rPr>
                <w:rFonts w:eastAsia="Arial" w:cs="Arial"/>
                <w:sz w:val="20"/>
                <w:szCs w:val="20"/>
                <w:lang w:val="en-US"/>
              </w:rPr>
            </w:pPr>
            <w:r w:rsidRPr="006145DB">
              <w:rPr>
                <w:rFonts w:eastAsia="Arial" w:cs="Arial"/>
                <w:sz w:val="20"/>
                <w:szCs w:val="20"/>
                <w:lang w:val="en-US"/>
              </w:rPr>
              <w:t>*6:00 p.m. a 6:00 a.m.</w:t>
            </w:r>
          </w:p>
          <w:p w14:paraId="6B759B4C" w14:textId="77777777" w:rsidR="00754636" w:rsidRPr="00225881" w:rsidRDefault="00754636" w:rsidP="008B7761">
            <w:pPr>
              <w:tabs>
                <w:tab w:val="left" w:pos="8080"/>
              </w:tabs>
              <w:spacing w:after="0" w:line="240" w:lineRule="auto"/>
              <w:jc w:val="both"/>
              <w:rPr>
                <w:rFonts w:eastAsia="Arial" w:cs="Arial"/>
                <w:sz w:val="20"/>
                <w:szCs w:val="20"/>
                <w:lang w:val="en-US"/>
              </w:rPr>
            </w:pPr>
          </w:p>
          <w:p w14:paraId="3AEFB6F8" w14:textId="4B894053" w:rsidR="00E131CF" w:rsidRPr="006145DB" w:rsidRDefault="00E131CF" w:rsidP="008B7761">
            <w:pPr>
              <w:tabs>
                <w:tab w:val="left" w:pos="8080"/>
              </w:tabs>
              <w:spacing w:after="0" w:line="240" w:lineRule="auto"/>
              <w:jc w:val="both"/>
              <w:rPr>
                <w:rFonts w:eastAsia="Arial" w:cs="Arial"/>
                <w:sz w:val="20"/>
                <w:szCs w:val="20"/>
              </w:rPr>
            </w:pPr>
            <w:r w:rsidRPr="006145DB">
              <w:rPr>
                <w:rFonts w:eastAsia="Arial" w:cs="Arial"/>
                <w:sz w:val="20"/>
                <w:szCs w:val="20"/>
              </w:rPr>
              <w:t>Donde su atención puede estar entre 6 y 12 horas continuas, acorde al contexto y características de la población y de los territorios. Así mismo de acuerdo con las dinámicas y cobertura de la unidad operativa, la atención se organiza por grupos multiedad.</w:t>
            </w:r>
          </w:p>
          <w:p w14:paraId="1DF7E932" w14:textId="77777777" w:rsidR="00754636" w:rsidRPr="006145DB" w:rsidRDefault="00754636" w:rsidP="00754636">
            <w:pPr>
              <w:pStyle w:val="Ttulo1"/>
              <w:rPr>
                <w:sz w:val="20"/>
                <w:szCs w:val="20"/>
              </w:rPr>
            </w:pPr>
          </w:p>
          <w:p w14:paraId="194B284E" w14:textId="77777777" w:rsidR="00E131CF" w:rsidRPr="006145DB" w:rsidRDefault="00E131CF" w:rsidP="008B7761">
            <w:pPr>
              <w:tabs>
                <w:tab w:val="left" w:pos="8080"/>
              </w:tabs>
              <w:spacing w:after="0" w:line="240" w:lineRule="auto"/>
              <w:jc w:val="both"/>
              <w:rPr>
                <w:rFonts w:eastAsia="Arial" w:cs="Arial"/>
                <w:sz w:val="20"/>
                <w:szCs w:val="20"/>
              </w:rPr>
            </w:pPr>
            <w:r w:rsidRPr="006145DB">
              <w:rPr>
                <w:rFonts w:eastAsia="Arial" w:cs="Arial"/>
                <w:sz w:val="20"/>
                <w:szCs w:val="20"/>
              </w:rPr>
              <w:t>Cuando las niñas y niños se encuentran en otros servicios de Educación Inicial o preescolar de entidades públicas o privadas, nacionales o distritales podrán ser atendidos en un horario adicional entre 2 a 4 horas máximo, en el marco del ejercicio de la corresponsabilidad en la atención, cuidado y protección de las familias definida en el artículo 10 de la Ley 1098 de 2006. </w:t>
            </w:r>
          </w:p>
          <w:p w14:paraId="59BC1D19" w14:textId="77777777" w:rsidR="00754636" w:rsidRPr="006145DB" w:rsidRDefault="00754636" w:rsidP="00754636">
            <w:pPr>
              <w:pStyle w:val="Ttulo1"/>
              <w:rPr>
                <w:sz w:val="20"/>
                <w:szCs w:val="20"/>
              </w:rPr>
            </w:pPr>
          </w:p>
          <w:p w14:paraId="7355F480" w14:textId="77777777" w:rsidR="00E131CF" w:rsidRPr="006145DB" w:rsidRDefault="00E131CF" w:rsidP="008B7761">
            <w:pPr>
              <w:tabs>
                <w:tab w:val="left" w:pos="8080"/>
              </w:tabs>
              <w:spacing w:after="0" w:line="240" w:lineRule="auto"/>
              <w:jc w:val="both"/>
              <w:rPr>
                <w:rFonts w:eastAsia="Arial" w:cs="Arial"/>
                <w:sz w:val="20"/>
                <w:szCs w:val="20"/>
              </w:rPr>
            </w:pPr>
            <w:r w:rsidRPr="006145DB">
              <w:rPr>
                <w:rFonts w:eastAsia="Arial" w:cs="Arial"/>
                <w:sz w:val="20"/>
                <w:szCs w:val="20"/>
              </w:rPr>
              <w:t>De acuerdo con las características de la atención de educación inicial, la modalidad de Jardines Infantiles nocturnos implementa estrategias y prácticas pedagógicas y de cuidado que están orientadas al diseño e implementación de acciones de caracterización, que reafirman a las niñas y niños como sujetos de derechos, la garantía y cumplimiento de estos, la prevención de su amenaza o vulneración y la seguridad de su restablecimiento inmediato en desarrollo del principio del interés superior.</w:t>
            </w:r>
          </w:p>
          <w:p w14:paraId="55C45C68" w14:textId="77777777" w:rsidR="00754636" w:rsidRPr="006145DB" w:rsidRDefault="00754636" w:rsidP="00754636">
            <w:pPr>
              <w:pStyle w:val="Ttulo1"/>
              <w:rPr>
                <w:sz w:val="20"/>
                <w:szCs w:val="20"/>
              </w:rPr>
            </w:pPr>
          </w:p>
          <w:p w14:paraId="4391CD3C" w14:textId="77777777" w:rsidR="00E131CF" w:rsidRPr="006145DB" w:rsidRDefault="00E131CF" w:rsidP="008B7761">
            <w:pPr>
              <w:tabs>
                <w:tab w:val="left" w:pos="8080"/>
              </w:tabs>
              <w:spacing w:after="0" w:line="240" w:lineRule="auto"/>
              <w:jc w:val="both"/>
              <w:rPr>
                <w:rFonts w:eastAsia="Arial" w:cs="Arial"/>
                <w:sz w:val="20"/>
                <w:szCs w:val="20"/>
              </w:rPr>
            </w:pPr>
            <w:r w:rsidRPr="006145DB">
              <w:rPr>
                <w:rFonts w:eastAsia="Arial" w:cs="Arial"/>
                <w:sz w:val="20"/>
                <w:szCs w:val="20"/>
              </w:rPr>
              <w:t xml:space="preserve">Por lo anterior, se establece que los procesos educativos que adelanta el Jardín infantil Nocturno contemplan el cuidado sensible, la protección y la seguridad de las </w:t>
            </w:r>
            <w:r w:rsidRPr="006145DB">
              <w:rPr>
                <w:rFonts w:eastAsia="Arial" w:cs="Arial"/>
                <w:sz w:val="20"/>
                <w:szCs w:val="20"/>
              </w:rPr>
              <w:lastRenderedPageBreak/>
              <w:t>niñas y los niños en lo que se refiere a higiene, alimentación y cuidado de la salud física. Así como también el despertar de la curiosidad, del deseo de aprender que les imprime dirección, intencionalidad y sistematización a los procesos pedagógicos aportando en el desarrollo de las bases de su autonomía, que se refleja en la toma de decisiones, participación, incidencia y transformación de su entorno.</w:t>
            </w:r>
          </w:p>
          <w:p w14:paraId="2086CEE0" w14:textId="77777777" w:rsidR="00754636" w:rsidRPr="006145DB" w:rsidRDefault="00754636" w:rsidP="00754636">
            <w:pPr>
              <w:pStyle w:val="Ttulo1"/>
              <w:rPr>
                <w:sz w:val="20"/>
                <w:szCs w:val="20"/>
              </w:rPr>
            </w:pPr>
          </w:p>
          <w:p w14:paraId="4B7B3EA7" w14:textId="77777777" w:rsidR="00E131CF" w:rsidRPr="006145DB" w:rsidRDefault="00E131CF" w:rsidP="008B7761">
            <w:pPr>
              <w:tabs>
                <w:tab w:val="left" w:pos="8080"/>
              </w:tabs>
              <w:spacing w:after="0" w:line="240" w:lineRule="auto"/>
              <w:jc w:val="both"/>
              <w:rPr>
                <w:rFonts w:eastAsia="Arial" w:cs="Arial"/>
                <w:sz w:val="20"/>
                <w:szCs w:val="20"/>
              </w:rPr>
            </w:pPr>
            <w:r w:rsidRPr="006145DB">
              <w:rPr>
                <w:rFonts w:eastAsia="Arial" w:cs="Arial"/>
                <w:sz w:val="20"/>
                <w:szCs w:val="20"/>
              </w:rPr>
              <w:t>Por otro lado, se aborda el fortalecimiento de la vinculación y del rol protector que ejercen las familias, cuidadoras, cuidadores, educadoras y educadores de las niñas y los niños, desde el reconocimiento y potenciamiento de sus capacidades, experiencias y prácticas propias. </w:t>
            </w:r>
          </w:p>
          <w:p w14:paraId="1D21366D" w14:textId="77777777" w:rsidR="00754636" w:rsidRPr="006145DB" w:rsidRDefault="00754636" w:rsidP="00754636">
            <w:pPr>
              <w:pStyle w:val="Ttulo1"/>
              <w:rPr>
                <w:sz w:val="20"/>
                <w:szCs w:val="20"/>
              </w:rPr>
            </w:pPr>
          </w:p>
          <w:p w14:paraId="521F6DED" w14:textId="77777777" w:rsidR="00E131CF" w:rsidRPr="006145DB" w:rsidRDefault="00E131CF" w:rsidP="008B7761">
            <w:pPr>
              <w:spacing w:after="0" w:line="240" w:lineRule="auto"/>
              <w:jc w:val="both"/>
              <w:rPr>
                <w:rFonts w:eastAsia="Arial" w:cs="Arial"/>
                <w:sz w:val="20"/>
                <w:szCs w:val="20"/>
              </w:rPr>
            </w:pPr>
            <w:r w:rsidRPr="006145DB">
              <w:rPr>
                <w:rFonts w:eastAsia="Arial" w:cs="Arial"/>
                <w:sz w:val="20"/>
                <w:szCs w:val="20"/>
              </w:rPr>
              <w:t xml:space="preserve">El servicio de Jardines infantiles Diurnos y sus modalidades, implementa atención de calidad desde las siguientes características como lo menciona la Ley Desarrollo Integral de la Primera Infancia de Cero a Siempre 1804 del 2016: </w:t>
            </w:r>
          </w:p>
          <w:p w14:paraId="75D7280C" w14:textId="77777777" w:rsidR="00754636" w:rsidRPr="006145DB" w:rsidRDefault="00754636" w:rsidP="00754636">
            <w:pPr>
              <w:pStyle w:val="Ttulo1"/>
              <w:rPr>
                <w:sz w:val="20"/>
                <w:szCs w:val="20"/>
              </w:rPr>
            </w:pPr>
          </w:p>
          <w:p w14:paraId="1AC8EE19" w14:textId="59439E6B" w:rsidR="00E131CF" w:rsidRPr="006145DB" w:rsidRDefault="00E131CF" w:rsidP="00754636">
            <w:pPr>
              <w:pStyle w:val="Prrafodelista"/>
              <w:numPr>
                <w:ilvl w:val="0"/>
                <w:numId w:val="158"/>
              </w:numPr>
              <w:spacing w:after="0" w:line="240" w:lineRule="auto"/>
              <w:ind w:left="454"/>
              <w:jc w:val="both"/>
              <w:rPr>
                <w:rFonts w:eastAsia="Arial" w:cs="Arial"/>
                <w:sz w:val="20"/>
                <w:szCs w:val="20"/>
              </w:rPr>
            </w:pPr>
            <w:r w:rsidRPr="006145DB">
              <w:rPr>
                <w:rFonts w:eastAsia="Arial" w:cs="Arial"/>
                <w:sz w:val="20"/>
                <w:szCs w:val="20"/>
              </w:rPr>
              <w:t xml:space="preserve">Pertinente: </w:t>
            </w:r>
            <w:r w:rsidR="00754636" w:rsidRPr="006145DB">
              <w:rPr>
                <w:rFonts w:eastAsia="Arial" w:cs="Arial"/>
                <w:sz w:val="20"/>
                <w:szCs w:val="20"/>
              </w:rPr>
              <w:t>r</w:t>
            </w:r>
            <w:r w:rsidRPr="006145DB">
              <w:rPr>
                <w:rFonts w:eastAsia="Arial" w:cs="Arial"/>
                <w:sz w:val="20"/>
                <w:szCs w:val="20"/>
              </w:rPr>
              <w:t xml:space="preserve">esponde a los intereses, características y potencialidades del niño o la niña en el momento del ciclo vital por el que atraviesa, y a las características de sus entornos.  </w:t>
            </w:r>
          </w:p>
          <w:p w14:paraId="2962F61F" w14:textId="24D1FE8E" w:rsidR="00E131CF" w:rsidRPr="006145DB" w:rsidRDefault="00E131CF" w:rsidP="00754636">
            <w:pPr>
              <w:pStyle w:val="Prrafodelista"/>
              <w:numPr>
                <w:ilvl w:val="0"/>
                <w:numId w:val="158"/>
              </w:numPr>
              <w:spacing w:after="0" w:line="240" w:lineRule="auto"/>
              <w:ind w:left="454"/>
              <w:jc w:val="both"/>
              <w:rPr>
                <w:rFonts w:eastAsia="Arial" w:cs="Arial"/>
                <w:sz w:val="20"/>
                <w:szCs w:val="20"/>
              </w:rPr>
            </w:pPr>
            <w:r w:rsidRPr="006145DB">
              <w:rPr>
                <w:rFonts w:eastAsia="Arial" w:cs="Arial"/>
                <w:sz w:val="20"/>
                <w:szCs w:val="20"/>
              </w:rPr>
              <w:t xml:space="preserve">Oportuna: </w:t>
            </w:r>
            <w:r w:rsidR="00754636" w:rsidRPr="006145DB">
              <w:rPr>
                <w:rFonts w:eastAsia="Arial" w:cs="Arial"/>
                <w:sz w:val="20"/>
                <w:szCs w:val="20"/>
              </w:rPr>
              <w:t>s</w:t>
            </w:r>
            <w:r w:rsidRPr="006145DB">
              <w:rPr>
                <w:rFonts w:eastAsia="Arial" w:cs="Arial"/>
                <w:sz w:val="20"/>
                <w:szCs w:val="20"/>
              </w:rPr>
              <w:t xml:space="preserve">e da en el momento propicio y en el lugar en el que corresponde. Es eficaz en el tiempo justo.  </w:t>
            </w:r>
          </w:p>
          <w:p w14:paraId="5488D036" w14:textId="77405B43" w:rsidR="00E131CF" w:rsidRPr="006145DB" w:rsidRDefault="00E131CF" w:rsidP="00754636">
            <w:pPr>
              <w:pStyle w:val="Prrafodelista"/>
              <w:numPr>
                <w:ilvl w:val="0"/>
                <w:numId w:val="158"/>
              </w:numPr>
              <w:spacing w:after="0" w:line="240" w:lineRule="auto"/>
              <w:ind w:left="454"/>
              <w:jc w:val="both"/>
              <w:rPr>
                <w:rFonts w:eastAsia="Arial" w:cs="Arial"/>
                <w:sz w:val="20"/>
                <w:szCs w:val="20"/>
              </w:rPr>
            </w:pPr>
            <w:r w:rsidRPr="006145DB">
              <w:rPr>
                <w:rFonts w:eastAsia="Arial" w:cs="Arial"/>
                <w:sz w:val="20"/>
                <w:szCs w:val="20"/>
              </w:rPr>
              <w:t xml:space="preserve">Flexible: </w:t>
            </w:r>
            <w:r w:rsidR="00754636" w:rsidRPr="006145DB">
              <w:rPr>
                <w:rFonts w:eastAsia="Arial" w:cs="Arial"/>
                <w:sz w:val="20"/>
                <w:szCs w:val="20"/>
              </w:rPr>
              <w:t>a</w:t>
            </w:r>
            <w:r w:rsidRPr="006145DB">
              <w:rPr>
                <w:rFonts w:eastAsia="Arial" w:cs="Arial"/>
                <w:sz w:val="20"/>
                <w:szCs w:val="20"/>
              </w:rPr>
              <w:t xml:space="preserve">segura que esté abierta a adaptarse a las características de las personas, los contextos y los entornos.  </w:t>
            </w:r>
          </w:p>
          <w:p w14:paraId="1FA8965D" w14:textId="7CD17BFF" w:rsidR="00E131CF" w:rsidRPr="006145DB" w:rsidRDefault="00E131CF" w:rsidP="00754636">
            <w:pPr>
              <w:pStyle w:val="Prrafodelista"/>
              <w:numPr>
                <w:ilvl w:val="0"/>
                <w:numId w:val="158"/>
              </w:numPr>
              <w:spacing w:after="0" w:line="240" w:lineRule="auto"/>
              <w:ind w:left="454"/>
              <w:jc w:val="both"/>
              <w:rPr>
                <w:rFonts w:eastAsia="Arial" w:cs="Arial"/>
                <w:sz w:val="20"/>
                <w:szCs w:val="20"/>
              </w:rPr>
            </w:pPr>
            <w:r w:rsidRPr="006145DB">
              <w:rPr>
                <w:rFonts w:eastAsia="Arial" w:cs="Arial"/>
                <w:sz w:val="20"/>
                <w:szCs w:val="20"/>
              </w:rPr>
              <w:t xml:space="preserve">Diferencial: </w:t>
            </w:r>
            <w:r w:rsidR="00754636" w:rsidRPr="006145DB">
              <w:rPr>
                <w:rFonts w:eastAsia="Arial" w:cs="Arial"/>
                <w:sz w:val="20"/>
                <w:szCs w:val="20"/>
              </w:rPr>
              <w:t>v</w:t>
            </w:r>
            <w:r w:rsidRPr="006145DB">
              <w:rPr>
                <w:rFonts w:eastAsia="Arial" w:cs="Arial"/>
                <w:sz w:val="20"/>
                <w:szCs w:val="20"/>
              </w:rPr>
              <w:t xml:space="preserve">alora a las niñas y niños como sujetos que se construyen y viven de diferentes maneras. </w:t>
            </w:r>
            <w:r w:rsidR="00754636" w:rsidRPr="006145DB">
              <w:rPr>
                <w:rFonts w:eastAsia="Arial" w:cs="Arial"/>
                <w:sz w:val="20"/>
                <w:szCs w:val="20"/>
              </w:rPr>
              <w:t>e</w:t>
            </w:r>
            <w:r w:rsidRPr="006145DB">
              <w:rPr>
                <w:rFonts w:eastAsia="Arial" w:cs="Arial"/>
                <w:sz w:val="20"/>
                <w:szCs w:val="20"/>
              </w:rPr>
              <w:t xml:space="preserve">s sensible a sus particularidades debido a la diversidad de situaciones, condiciones y contextos, y actúa intencionadamente sobre los entornos para transformar situaciones de discriminación en razón a las diferencias.  </w:t>
            </w:r>
          </w:p>
          <w:p w14:paraId="219D3319" w14:textId="77DAC771" w:rsidR="00E131CF" w:rsidRPr="006145DB" w:rsidRDefault="00E131CF" w:rsidP="00754636">
            <w:pPr>
              <w:pStyle w:val="Prrafodelista"/>
              <w:numPr>
                <w:ilvl w:val="0"/>
                <w:numId w:val="158"/>
              </w:numPr>
              <w:spacing w:after="0" w:line="240" w:lineRule="auto"/>
              <w:ind w:left="454"/>
              <w:jc w:val="both"/>
              <w:rPr>
                <w:rFonts w:eastAsia="Arial" w:cs="Arial"/>
                <w:sz w:val="20"/>
                <w:szCs w:val="20"/>
              </w:rPr>
            </w:pPr>
            <w:r w:rsidRPr="006145DB">
              <w:rPr>
                <w:rFonts w:eastAsia="Arial" w:cs="Arial"/>
                <w:sz w:val="20"/>
                <w:szCs w:val="20"/>
              </w:rPr>
              <w:t xml:space="preserve">Continua: </w:t>
            </w:r>
            <w:r w:rsidR="00754636" w:rsidRPr="006145DB">
              <w:rPr>
                <w:rFonts w:eastAsia="Arial" w:cs="Arial"/>
                <w:sz w:val="20"/>
                <w:szCs w:val="20"/>
              </w:rPr>
              <w:t>o</w:t>
            </w:r>
            <w:r w:rsidRPr="006145DB">
              <w:rPr>
                <w:rFonts w:eastAsia="Arial" w:cs="Arial"/>
                <w:sz w:val="20"/>
                <w:szCs w:val="20"/>
              </w:rPr>
              <w:t xml:space="preserve">curre con regularidad y de este modo garantiza los tiempos que requieren los niños y niñas en su proceso individual de desarrollo.  </w:t>
            </w:r>
          </w:p>
          <w:p w14:paraId="26BDFA3C" w14:textId="05CC06FF" w:rsidR="00E131CF" w:rsidRPr="006145DB" w:rsidRDefault="00E131CF" w:rsidP="00754636">
            <w:pPr>
              <w:numPr>
                <w:ilvl w:val="0"/>
                <w:numId w:val="158"/>
              </w:numPr>
              <w:spacing w:after="0" w:line="240" w:lineRule="auto"/>
              <w:ind w:left="454"/>
              <w:contextualSpacing/>
              <w:jc w:val="both"/>
              <w:rPr>
                <w:rFonts w:eastAsia="Arial" w:cs="Arial"/>
                <w:sz w:val="20"/>
                <w:szCs w:val="20"/>
              </w:rPr>
            </w:pPr>
            <w:r w:rsidRPr="006145DB">
              <w:rPr>
                <w:rFonts w:eastAsia="Arial" w:cs="Arial"/>
                <w:sz w:val="20"/>
                <w:szCs w:val="20"/>
              </w:rPr>
              <w:t xml:space="preserve">Complementaria: </w:t>
            </w:r>
            <w:r w:rsidR="00754636" w:rsidRPr="006145DB">
              <w:rPr>
                <w:rFonts w:eastAsia="Arial" w:cs="Arial"/>
                <w:sz w:val="20"/>
                <w:szCs w:val="20"/>
              </w:rPr>
              <w:t>s</w:t>
            </w:r>
            <w:r w:rsidRPr="006145DB">
              <w:rPr>
                <w:rFonts w:eastAsia="Arial" w:cs="Arial"/>
                <w:sz w:val="20"/>
                <w:szCs w:val="20"/>
              </w:rPr>
              <w:t xml:space="preserve">us acciones son la cualidad de contribuir a la integralidad de la atención por la interacción y articulación solidaria entre los actores responsables de proteger a niñas y niños en la primera infancia. </w:t>
            </w:r>
          </w:p>
          <w:p w14:paraId="61359375" w14:textId="77777777" w:rsidR="00E131CF" w:rsidRPr="006145DB" w:rsidRDefault="00E131CF" w:rsidP="008B7761">
            <w:pPr>
              <w:spacing w:after="0" w:line="240" w:lineRule="auto"/>
              <w:ind w:left="720"/>
              <w:contextualSpacing/>
              <w:jc w:val="both"/>
              <w:rPr>
                <w:rFonts w:eastAsia="Arial" w:cs="Arial"/>
                <w:sz w:val="20"/>
                <w:szCs w:val="20"/>
              </w:rPr>
            </w:pPr>
          </w:p>
          <w:p w14:paraId="5F66CA2A" w14:textId="77777777" w:rsidR="00E131CF" w:rsidRPr="006145DB" w:rsidRDefault="00E131CF" w:rsidP="008B7761">
            <w:pPr>
              <w:tabs>
                <w:tab w:val="left" w:pos="709"/>
              </w:tabs>
              <w:spacing w:after="0" w:line="240" w:lineRule="auto"/>
              <w:contextualSpacing/>
              <w:jc w:val="both"/>
              <w:rPr>
                <w:rFonts w:eastAsia="Arial" w:cs="Arial"/>
                <w:sz w:val="20"/>
                <w:szCs w:val="20"/>
              </w:rPr>
            </w:pPr>
            <w:r w:rsidRPr="006145DB">
              <w:rPr>
                <w:rFonts w:eastAsia="Arial" w:cs="Arial"/>
                <w:sz w:val="20"/>
                <w:szCs w:val="20"/>
              </w:rPr>
              <w:t>Por otro lado, en la modalidad se podrán implementar estrategias transversales con el fin de movilizar la inclusión y el desarrollo integral de las niñas y los niños. Estas estrategias son las siguientes: </w:t>
            </w:r>
          </w:p>
          <w:p w14:paraId="2655E582" w14:textId="77777777" w:rsidR="00754636" w:rsidRPr="006145DB" w:rsidRDefault="00754636" w:rsidP="00754636">
            <w:pPr>
              <w:pStyle w:val="Ttulo1"/>
              <w:rPr>
                <w:sz w:val="20"/>
                <w:szCs w:val="20"/>
              </w:rPr>
            </w:pPr>
          </w:p>
          <w:p w14:paraId="0566A539" w14:textId="77777777" w:rsidR="00E131CF" w:rsidRPr="006145DB" w:rsidRDefault="00E131CF" w:rsidP="00754636">
            <w:pPr>
              <w:pStyle w:val="Prrafodelista"/>
              <w:numPr>
                <w:ilvl w:val="0"/>
                <w:numId w:val="24"/>
              </w:numPr>
              <w:tabs>
                <w:tab w:val="left" w:pos="454"/>
              </w:tabs>
              <w:spacing w:after="0" w:line="240" w:lineRule="auto"/>
              <w:ind w:left="454"/>
              <w:jc w:val="both"/>
              <w:rPr>
                <w:rFonts w:eastAsia="Arial" w:cs="Arial"/>
                <w:sz w:val="20"/>
                <w:szCs w:val="20"/>
              </w:rPr>
            </w:pPr>
            <w:r w:rsidRPr="006145DB">
              <w:rPr>
                <w:rFonts w:eastAsia="Arial" w:cs="Arial"/>
                <w:sz w:val="20"/>
                <w:szCs w:val="20"/>
              </w:rPr>
              <w:t xml:space="preserve">Entre Pares: es una estrategia que busca garantizar la atención de las niñas y los niños con discapacidad, alteraciones en el desarrollo y restricciones médicas, reconociendo que ellas y ellos son sujetos activos y titulares de derechos, por lo que son acompañados por parte de un equipo profesional especializado que promueve escenarios de participación con equidad a través de los apoyos o ajustes requeridos para el disfrute de sus derechos. </w:t>
            </w:r>
          </w:p>
          <w:p w14:paraId="4DDD27C4" w14:textId="77777777" w:rsidR="00E131CF" w:rsidRPr="006145DB" w:rsidRDefault="00E131CF" w:rsidP="00754636">
            <w:pPr>
              <w:pStyle w:val="Prrafodelista"/>
              <w:numPr>
                <w:ilvl w:val="0"/>
                <w:numId w:val="24"/>
              </w:numPr>
              <w:tabs>
                <w:tab w:val="left" w:pos="454"/>
              </w:tabs>
              <w:spacing w:after="0" w:line="240" w:lineRule="auto"/>
              <w:ind w:left="454"/>
              <w:jc w:val="both"/>
              <w:rPr>
                <w:rFonts w:eastAsia="Arial" w:cs="Arial"/>
                <w:sz w:val="20"/>
                <w:szCs w:val="20"/>
              </w:rPr>
            </w:pPr>
            <w:r w:rsidRPr="006145DB">
              <w:rPr>
                <w:rFonts w:eastAsia="Arial" w:cs="Arial"/>
                <w:sz w:val="20"/>
                <w:szCs w:val="20"/>
              </w:rPr>
              <w:t>Sawabona: es una estrategia de pervivencia cultural para el reconocimiento de la diversidad cultural y la garantía de los derechos de la comunidad negra, afrodescendiente, palenquera y raizal, por lo que moviliza prácticas culturales y ancestrales a través de la sensibilización de agentes educativos y culturales. La estrategia cuenta con sabedoras que realizan acompañamientos mensuales en las unidades operativas, planificados en una ruta de saber asegurando la visibilidad y el respeto mutuo, y fomenta una mayor inclusión y respeto por las culturas afrocolombianas, contribuyendo a la protección integral y fortalecimiento de la identidad cultural.</w:t>
            </w:r>
          </w:p>
          <w:p w14:paraId="384B5C8D" w14:textId="77777777" w:rsidR="00E131CF" w:rsidRPr="006145DB" w:rsidRDefault="00E131CF" w:rsidP="00754636">
            <w:pPr>
              <w:pStyle w:val="Prrafodelista"/>
              <w:numPr>
                <w:ilvl w:val="0"/>
                <w:numId w:val="24"/>
              </w:numPr>
              <w:tabs>
                <w:tab w:val="left" w:pos="454"/>
              </w:tabs>
              <w:spacing w:after="0" w:line="240" w:lineRule="auto"/>
              <w:ind w:left="454"/>
              <w:jc w:val="both"/>
              <w:rPr>
                <w:rFonts w:eastAsia="Arial" w:cs="Arial"/>
                <w:sz w:val="20"/>
                <w:szCs w:val="20"/>
              </w:rPr>
            </w:pPr>
            <w:r w:rsidRPr="006145DB">
              <w:rPr>
                <w:rFonts w:eastAsia="Arial" w:cs="Arial"/>
                <w:sz w:val="20"/>
                <w:szCs w:val="20"/>
              </w:rPr>
              <w:lastRenderedPageBreak/>
              <w:t>Raizal Aidentity: es una estrategia para la pervivencia cultural Raizal que promueve la promoción de ambientes inclusivos y respetuosos. reconociendo su riqueza y valores culturales y dando a conocer el Creole como su lengua propia. Incluye la participación de sabedores que realizan acompañamiento a las prácticas culturales y la valoración de la cultura raizal creando una sociedad más inclusiva que ayude a reducir la discriminación.</w:t>
            </w:r>
          </w:p>
          <w:p w14:paraId="3E2A589A" w14:textId="77777777" w:rsidR="00E131CF" w:rsidRPr="006145DB" w:rsidRDefault="00E131CF" w:rsidP="00754636">
            <w:pPr>
              <w:pStyle w:val="Prrafodelista"/>
              <w:numPr>
                <w:ilvl w:val="0"/>
                <w:numId w:val="24"/>
              </w:numPr>
              <w:tabs>
                <w:tab w:val="left" w:pos="454"/>
              </w:tabs>
              <w:spacing w:after="0" w:line="240" w:lineRule="auto"/>
              <w:ind w:left="454"/>
              <w:jc w:val="both"/>
              <w:rPr>
                <w:rFonts w:eastAsia="Arial" w:cs="Arial"/>
                <w:sz w:val="20"/>
                <w:szCs w:val="20"/>
              </w:rPr>
            </w:pPr>
            <w:r w:rsidRPr="006145DB">
              <w:rPr>
                <w:rFonts w:eastAsia="Arial" w:cs="Arial"/>
                <w:sz w:val="20"/>
                <w:szCs w:val="20"/>
              </w:rPr>
              <w:t xml:space="preserve">Rrom Muge Chavé Avavarele: estrategia que preserva la cultura del pueblo Rrom, garantizando la atención integral respetuosa de sus tradiciones incluyendo una línea de cuidado que respeta su identidad y que moviliza la formación intercultural de los profesionales que acompañan a las niñas y los niños.  </w:t>
            </w:r>
          </w:p>
          <w:p w14:paraId="7995DB71" w14:textId="77777777" w:rsidR="00E131CF" w:rsidRPr="006145DB" w:rsidRDefault="00E131CF" w:rsidP="00754636">
            <w:pPr>
              <w:numPr>
                <w:ilvl w:val="0"/>
                <w:numId w:val="24"/>
              </w:numPr>
              <w:tabs>
                <w:tab w:val="left" w:pos="454"/>
              </w:tabs>
              <w:spacing w:after="0" w:line="240" w:lineRule="auto"/>
              <w:ind w:left="454"/>
              <w:jc w:val="both"/>
              <w:rPr>
                <w:rFonts w:eastAsia="Arial" w:cs="Arial"/>
                <w:sz w:val="20"/>
                <w:szCs w:val="20"/>
              </w:rPr>
            </w:pPr>
            <w:r w:rsidRPr="006145DB">
              <w:rPr>
                <w:rFonts w:eastAsia="Arial" w:cs="Arial"/>
                <w:sz w:val="20"/>
                <w:szCs w:val="20"/>
              </w:rPr>
              <w:t xml:space="preserve">Prevención, Acompañamiento y Seguimiento a presuntas vulneraciones de derechos de niñas, niños y adolescentes, que promueve la Cero Tolerancia a las violencias contra niñas, niños y adolescentes en los servicios, modalidades de la Subdirección para la Infancia, implementa seis líneas de acción orientadas a: i) la promoción de derechos y prevención de vulneraciones en niñas, niños y adolescentes, ii) asistencia técnica al equipo interdisciplinar en Protección integral de la niñez y la adolescencia, iii) acompañamiento y asesoría en las activaciones de rutas por presuntas vulneraciones de derechos en niñas, niños y adolescentes, iv) seguimiento en las Mesas locales de estas presuntas vulneraciones  para la articulación y coordinación intersectorial para fortalecer las acciones o estrategias de prevención y atención integral a la primera infancia, sin dejar de lado el monitoreo continuo de factores de riesgos que inciden en la ocurrencia de estas vulneraciones, v) la articulación intersectorial para promoción de derechos y vi) gestión del conocimiento. Se enfatiza las acciones que promuevan la Cero Tolerancia a la violencia contra niñas, niños y adolescentes en los servicios, modalidades y estrategias de la Subdirección para la Infancia, así como la prevención de la violencia sexual. </w:t>
            </w:r>
          </w:p>
          <w:p w14:paraId="0510738B" w14:textId="77777777" w:rsidR="00E131CF" w:rsidRPr="006145DB" w:rsidRDefault="00E131CF" w:rsidP="00754636">
            <w:pPr>
              <w:pStyle w:val="Prrafodelista"/>
              <w:numPr>
                <w:ilvl w:val="0"/>
                <w:numId w:val="24"/>
              </w:numPr>
              <w:tabs>
                <w:tab w:val="left" w:pos="454"/>
              </w:tabs>
              <w:spacing w:after="0" w:line="240" w:lineRule="auto"/>
              <w:ind w:left="454"/>
              <w:jc w:val="both"/>
              <w:rPr>
                <w:rFonts w:eastAsia="Arial" w:cs="Arial"/>
                <w:sz w:val="20"/>
                <w:szCs w:val="20"/>
              </w:rPr>
            </w:pPr>
            <w:r w:rsidRPr="006145DB">
              <w:rPr>
                <w:rFonts w:eastAsia="Arial" w:cs="Arial"/>
                <w:sz w:val="20"/>
                <w:szCs w:val="20"/>
              </w:rPr>
              <w:t xml:space="preserve">Salas amigas de la familia lactante - SAFL: estrategia para la promoción, protección y apoyo de la lactancia materna, está estrategia invita a las madres, padres de las niñas y niños a practicar la lactancia, como una forma de garantizar el derecho a la alimentación adecuada desde el comienzo de la vida de los niños, ésta, cuenta con un espacio en los jardines infantiles Diurnos que atienden niñas y niños menores de dos años, que cumple </w:t>
            </w:r>
            <w:r w:rsidRPr="006145DB">
              <w:rPr>
                <w:rFonts w:cs="Arial"/>
                <w:sz w:val="20"/>
                <w:szCs w:val="20"/>
              </w:rPr>
              <w:t xml:space="preserve"> </w:t>
            </w:r>
            <w:r w:rsidRPr="006145DB">
              <w:rPr>
                <w:rFonts w:eastAsia="Arial" w:cs="Arial"/>
                <w:sz w:val="20"/>
                <w:szCs w:val="20"/>
              </w:rPr>
              <w:t xml:space="preserve">con las condiciones requeridas para que las madres de las niñas y niños participantes de los jardines infantiles Diurnos amamanten a su bebé o extraiga y conserve su leche, con privacidad, comodidad y bajo normas técnicas de seguridad para alimentar a su hijo o hija cuando hay separación temporal. </w:t>
            </w:r>
          </w:p>
          <w:p w14:paraId="632D47C7" w14:textId="77777777" w:rsidR="00E131CF" w:rsidRPr="006145DB" w:rsidRDefault="00E131CF" w:rsidP="008B7761">
            <w:pPr>
              <w:pStyle w:val="Prrafodelista"/>
              <w:tabs>
                <w:tab w:val="left" w:pos="709"/>
              </w:tabs>
              <w:spacing w:after="0" w:line="240" w:lineRule="auto"/>
              <w:jc w:val="both"/>
              <w:rPr>
                <w:rFonts w:eastAsia="Arial" w:cs="Arial"/>
                <w:sz w:val="20"/>
                <w:szCs w:val="20"/>
              </w:rPr>
            </w:pPr>
          </w:p>
          <w:p w14:paraId="5B27848B" w14:textId="77777777" w:rsidR="00E131CF" w:rsidRPr="006145DB" w:rsidRDefault="00E131CF" w:rsidP="008B7761">
            <w:pPr>
              <w:tabs>
                <w:tab w:val="left" w:pos="709"/>
              </w:tabs>
              <w:spacing w:after="0" w:line="240" w:lineRule="auto"/>
              <w:jc w:val="both"/>
              <w:rPr>
                <w:rFonts w:eastAsia="Arial" w:cs="Arial"/>
                <w:sz w:val="20"/>
                <w:szCs w:val="20"/>
              </w:rPr>
            </w:pPr>
            <w:r w:rsidRPr="006145DB">
              <w:rPr>
                <w:rFonts w:eastAsia="Segoe UI" w:cs="Arial"/>
                <w:sz w:val="20"/>
                <w:szCs w:val="20"/>
              </w:rPr>
              <w:t>La modalidad brinda apoyos alimentarios</w:t>
            </w:r>
            <w:r w:rsidRPr="006145DB">
              <w:rPr>
                <w:rFonts w:eastAsia="Segoe UI" w:cs="Arial"/>
                <w:b/>
                <w:bCs/>
                <w:sz w:val="20"/>
                <w:szCs w:val="20"/>
              </w:rPr>
              <w:t xml:space="preserve"> </w:t>
            </w:r>
            <w:r w:rsidRPr="006145DB">
              <w:rPr>
                <w:rFonts w:eastAsia="Arial" w:cs="Arial"/>
                <w:sz w:val="20"/>
                <w:szCs w:val="20"/>
              </w:rPr>
              <w:t xml:space="preserve">listos para el consumo en el servicio, que corresponden entre el 30 al 70% de las recomendaciones de ingesta de energía y nutrientes diaria por grupo de edad para la población colombiana, esto depende del tiempo en el que la niña o niño este en la unidad operativa. </w:t>
            </w:r>
          </w:p>
          <w:p w14:paraId="6D123EC4" w14:textId="77777777" w:rsidR="003A7F4C" w:rsidRPr="006145DB" w:rsidRDefault="003A7F4C" w:rsidP="008B7761">
            <w:pPr>
              <w:tabs>
                <w:tab w:val="left" w:pos="709"/>
              </w:tabs>
              <w:spacing w:after="0" w:line="240" w:lineRule="auto"/>
              <w:jc w:val="both"/>
              <w:rPr>
                <w:rFonts w:eastAsia="Arial" w:cs="Arial"/>
                <w:sz w:val="20"/>
                <w:szCs w:val="20"/>
              </w:rPr>
            </w:pPr>
          </w:p>
          <w:p w14:paraId="1614ADE1" w14:textId="26BE4964" w:rsidR="00E131CF" w:rsidRPr="006145DB" w:rsidRDefault="00E131CF" w:rsidP="008B7761">
            <w:pPr>
              <w:tabs>
                <w:tab w:val="left" w:pos="709"/>
              </w:tabs>
              <w:spacing w:after="0" w:line="240" w:lineRule="auto"/>
              <w:jc w:val="both"/>
              <w:rPr>
                <w:rFonts w:eastAsia="Arial" w:cs="Arial"/>
                <w:sz w:val="20"/>
                <w:szCs w:val="20"/>
              </w:rPr>
            </w:pPr>
            <w:r w:rsidRPr="006145DB">
              <w:rPr>
                <w:rFonts w:eastAsia="Arial" w:cs="Arial"/>
                <w:sz w:val="20"/>
                <w:szCs w:val="20"/>
              </w:rPr>
              <w:t>Durante el receso de actividades de fin de año, periodo en el cual las niñas y los niños participantes se encuentran tiempo completo con sus familias y cuidadores, se hará la entrega de un (1) apoyo destinado a contribuir con su alimentación. Este apoyo podrá entregarse en forma de transferencia monetaria o apoyo alimentario en especie, o mediante otro beneficio definido por la Secretaría Distrital de Integración Social.</w:t>
            </w:r>
          </w:p>
          <w:p w14:paraId="6847B2CA" w14:textId="77777777" w:rsidR="00DA0232" w:rsidRPr="006145DB" w:rsidRDefault="00DA0232" w:rsidP="007F10A5">
            <w:pPr>
              <w:tabs>
                <w:tab w:val="left" w:pos="709"/>
              </w:tabs>
              <w:spacing w:after="0" w:line="240" w:lineRule="auto"/>
              <w:jc w:val="both"/>
              <w:rPr>
                <w:rFonts w:eastAsia="Arial" w:cs="Arial"/>
                <w:sz w:val="20"/>
                <w:szCs w:val="20"/>
              </w:rPr>
            </w:pPr>
          </w:p>
          <w:p w14:paraId="325F3B00" w14:textId="5E43C0C8" w:rsidR="00E131CF" w:rsidRPr="006145DB" w:rsidRDefault="00E131CF" w:rsidP="007F10A5">
            <w:pPr>
              <w:tabs>
                <w:tab w:val="left" w:pos="709"/>
              </w:tabs>
              <w:spacing w:after="0" w:line="240" w:lineRule="auto"/>
              <w:jc w:val="both"/>
              <w:rPr>
                <w:rFonts w:eastAsia="Arial" w:cs="Arial"/>
                <w:sz w:val="20"/>
                <w:szCs w:val="20"/>
              </w:rPr>
            </w:pPr>
            <w:r w:rsidRPr="006145DB">
              <w:rPr>
                <w:rFonts w:eastAsia="Arial" w:cs="Arial"/>
                <w:sz w:val="20"/>
                <w:szCs w:val="20"/>
              </w:rPr>
              <w:lastRenderedPageBreak/>
              <w:t xml:space="preserve">Esta entrega busca que las familias, cuidadoras y cuidadores, en el marco de la corresponsabilidad, cuenten con recursos para atender las necesidades prioritarias de las niñas y los niños en su alimentación para contribuir con el mejoramiento o mantenimiento del estado nutricional, de la salud y a la promoción del desarrollo integral. </w:t>
            </w:r>
          </w:p>
          <w:p w14:paraId="00EE14C4" w14:textId="77777777" w:rsidR="00DA0232" w:rsidRPr="006145DB" w:rsidRDefault="00DA0232" w:rsidP="007F10A5">
            <w:pPr>
              <w:tabs>
                <w:tab w:val="left" w:pos="709"/>
              </w:tabs>
              <w:spacing w:after="0" w:line="240" w:lineRule="auto"/>
              <w:jc w:val="both"/>
              <w:rPr>
                <w:rFonts w:eastAsia="Arial" w:cs="Arial"/>
                <w:sz w:val="20"/>
                <w:szCs w:val="20"/>
              </w:rPr>
            </w:pPr>
          </w:p>
          <w:p w14:paraId="0A673390" w14:textId="21A2E313" w:rsidR="00E131CF" w:rsidRPr="006145DB" w:rsidRDefault="00E131CF" w:rsidP="007F10A5">
            <w:pPr>
              <w:tabs>
                <w:tab w:val="left" w:pos="709"/>
              </w:tabs>
              <w:spacing w:after="0" w:line="240" w:lineRule="auto"/>
              <w:jc w:val="both"/>
              <w:rPr>
                <w:rFonts w:eastAsia="Arial" w:cs="Arial"/>
                <w:sz w:val="20"/>
                <w:szCs w:val="20"/>
              </w:rPr>
            </w:pPr>
            <w:r w:rsidRPr="006145DB">
              <w:rPr>
                <w:rFonts w:eastAsia="Arial" w:cs="Arial"/>
                <w:sz w:val="20"/>
                <w:szCs w:val="20"/>
              </w:rPr>
              <w:t>La entrega del beneficio se realiza una única vez durante el receso de actividades de fin de año, exclusivamente a la persona adulta autorizada, en reconocimiento de que el recurso está destinado para el consumo de las niñas y los niños participantes del servicio.</w:t>
            </w:r>
          </w:p>
          <w:p w14:paraId="2362C7AC" w14:textId="77777777" w:rsidR="00DA0232" w:rsidRPr="006145DB" w:rsidRDefault="00DA0232" w:rsidP="007F10A5">
            <w:pPr>
              <w:spacing w:after="0" w:line="240" w:lineRule="auto"/>
              <w:jc w:val="both"/>
              <w:rPr>
                <w:rFonts w:eastAsia="Arial" w:cs="Arial"/>
                <w:sz w:val="20"/>
                <w:szCs w:val="20"/>
              </w:rPr>
            </w:pPr>
          </w:p>
          <w:p w14:paraId="3431D682" w14:textId="489F53E8" w:rsidR="00E131CF" w:rsidRPr="006145DB" w:rsidRDefault="00E131CF" w:rsidP="007F10A5">
            <w:pPr>
              <w:spacing w:after="0" w:line="240" w:lineRule="auto"/>
              <w:jc w:val="both"/>
              <w:rPr>
                <w:rFonts w:eastAsia="Arial" w:cs="Arial"/>
                <w:sz w:val="20"/>
                <w:szCs w:val="20"/>
              </w:rPr>
            </w:pPr>
            <w:r w:rsidRPr="006145DB">
              <w:rPr>
                <w:rFonts w:eastAsia="Arial" w:cs="Arial"/>
                <w:sz w:val="20"/>
                <w:szCs w:val="20"/>
              </w:rPr>
              <w:t>En caso de que las niñas y los niños participantes del Jardín Infantil Nocturno también estén vinculados a un Jardín Infantil Diurno o a otra modalidad de atención como Casas de Pensamiento Intercultural o Espacios Rurales, solo recibirán el apoyo alimentario en especie o la transferencia correspondiente a la atención diurna (o la que sea designada por la Secretaría Distrital de Integración Social). Es decir, el beneficio del Jardín Infantil Nocturno se otorgará únicamente a quienes no estén recibiendo atención en jornadas diurnas ya sea en el servicio o en alguna modalidad.</w:t>
            </w:r>
          </w:p>
          <w:p w14:paraId="5E1C11B5" w14:textId="77777777" w:rsidR="00DA0232" w:rsidRPr="006145DB" w:rsidRDefault="00DA0232" w:rsidP="007F10A5">
            <w:pPr>
              <w:tabs>
                <w:tab w:val="left" w:pos="709"/>
              </w:tabs>
              <w:spacing w:after="0" w:line="240" w:lineRule="auto"/>
              <w:jc w:val="both"/>
              <w:rPr>
                <w:rFonts w:eastAsia="Arial" w:cs="Arial"/>
                <w:sz w:val="20"/>
                <w:szCs w:val="20"/>
              </w:rPr>
            </w:pPr>
          </w:p>
          <w:p w14:paraId="76FEFFBB" w14:textId="1F92CF01" w:rsidR="00E131CF" w:rsidRPr="006145DB" w:rsidRDefault="00E131CF" w:rsidP="007F10A5">
            <w:pPr>
              <w:tabs>
                <w:tab w:val="left" w:pos="709"/>
              </w:tabs>
              <w:spacing w:after="0" w:line="240" w:lineRule="auto"/>
              <w:jc w:val="both"/>
              <w:rPr>
                <w:rFonts w:cs="Arial"/>
                <w:bCs/>
                <w:lang w:eastAsia="es-CO"/>
              </w:rPr>
            </w:pPr>
            <w:r w:rsidRPr="006145DB">
              <w:rPr>
                <w:rFonts w:eastAsia="Arial" w:cs="Arial"/>
                <w:sz w:val="20"/>
                <w:szCs w:val="20"/>
              </w:rPr>
              <w:t>En caso de interrupción parcial o total en la prestación de la modalidad Jardines Nocturnos se implementará el plan operativo de continuidad correspondiente.</w:t>
            </w:r>
          </w:p>
        </w:tc>
      </w:tr>
      <w:tr w:rsidR="00E131CF" w:rsidRPr="006145DB" w14:paraId="15FAA893" w14:textId="77777777" w:rsidTr="0073478A">
        <w:trPr>
          <w:trHeight w:val="983"/>
          <w:jc w:val="center"/>
        </w:trPr>
        <w:tc>
          <w:tcPr>
            <w:tcW w:w="1696" w:type="dxa"/>
            <w:vAlign w:val="center"/>
          </w:tcPr>
          <w:p w14:paraId="00E65A6F" w14:textId="77777777" w:rsidR="00E131CF" w:rsidRPr="006145DB" w:rsidRDefault="00E131CF" w:rsidP="00DA0232">
            <w:pPr>
              <w:spacing w:line="240" w:lineRule="auto"/>
              <w:contextualSpacing/>
              <w:rPr>
                <w:rFonts w:cs="Arial"/>
                <w:bCs/>
                <w:sz w:val="20"/>
                <w:szCs w:val="20"/>
                <w:lang w:eastAsia="es-CO"/>
              </w:rPr>
            </w:pPr>
            <w:r w:rsidRPr="006145DB">
              <w:rPr>
                <w:rFonts w:cs="Arial"/>
                <w:bCs/>
                <w:sz w:val="20"/>
                <w:szCs w:val="20"/>
                <w:lang w:eastAsia="es-CO"/>
              </w:rPr>
              <w:lastRenderedPageBreak/>
              <w:t>Condiciones transversales de calidad</w:t>
            </w:r>
          </w:p>
        </w:tc>
        <w:tc>
          <w:tcPr>
            <w:tcW w:w="7699" w:type="dxa"/>
            <w:vAlign w:val="center"/>
          </w:tcPr>
          <w:p w14:paraId="20280E9F" w14:textId="77777777" w:rsidR="00E131CF" w:rsidRDefault="00E131CF" w:rsidP="00720B4C">
            <w:pPr>
              <w:tabs>
                <w:tab w:val="left" w:pos="709"/>
              </w:tabs>
              <w:spacing w:after="0" w:line="240" w:lineRule="auto"/>
              <w:jc w:val="both"/>
              <w:rPr>
                <w:rFonts w:eastAsia="Arial" w:cs="Arial"/>
                <w:sz w:val="20"/>
                <w:szCs w:val="20"/>
              </w:rPr>
            </w:pPr>
            <w:r w:rsidRPr="006145DB">
              <w:rPr>
                <w:rFonts w:eastAsia="Arial" w:cs="Arial"/>
                <w:sz w:val="20"/>
                <w:szCs w:val="20"/>
              </w:rPr>
              <w:t>Para la modalidad las siguientes categorías:</w:t>
            </w:r>
          </w:p>
          <w:p w14:paraId="18D50D91" w14:textId="77777777" w:rsidR="00720B4C" w:rsidRPr="00720B4C" w:rsidRDefault="00720B4C" w:rsidP="00720B4C">
            <w:pPr>
              <w:pStyle w:val="Ttulo1"/>
              <w:rPr>
                <w:sz w:val="20"/>
                <w:szCs w:val="20"/>
              </w:rPr>
            </w:pPr>
          </w:p>
          <w:p w14:paraId="3BC5A961" w14:textId="77777777" w:rsidR="00E131CF" w:rsidRPr="006145DB" w:rsidRDefault="00E131CF" w:rsidP="00DA0232">
            <w:pPr>
              <w:pStyle w:val="Prrafodelista"/>
              <w:numPr>
                <w:ilvl w:val="0"/>
                <w:numId w:val="159"/>
              </w:numPr>
              <w:tabs>
                <w:tab w:val="left" w:pos="454"/>
              </w:tabs>
              <w:spacing w:after="0" w:line="240" w:lineRule="auto"/>
              <w:ind w:left="454"/>
              <w:rPr>
                <w:rFonts w:eastAsia="Arial" w:cs="Arial"/>
                <w:sz w:val="20"/>
                <w:szCs w:val="20"/>
              </w:rPr>
            </w:pPr>
            <w:r w:rsidRPr="006145DB">
              <w:rPr>
                <w:rFonts w:eastAsia="Arial" w:cs="Arial"/>
                <w:sz w:val="20"/>
                <w:szCs w:val="20"/>
              </w:rPr>
              <w:t xml:space="preserve">Gestión administrativa.   </w:t>
            </w:r>
          </w:p>
          <w:p w14:paraId="28FFB562" w14:textId="77777777" w:rsidR="00E131CF" w:rsidRPr="006145DB" w:rsidRDefault="00E131CF" w:rsidP="00DA0232">
            <w:pPr>
              <w:pStyle w:val="Prrafodelista"/>
              <w:numPr>
                <w:ilvl w:val="0"/>
                <w:numId w:val="159"/>
              </w:numPr>
              <w:tabs>
                <w:tab w:val="left" w:pos="454"/>
              </w:tabs>
              <w:spacing w:after="0" w:line="240" w:lineRule="auto"/>
              <w:ind w:left="454"/>
              <w:rPr>
                <w:rFonts w:eastAsia="Arial" w:cs="Arial"/>
                <w:sz w:val="20"/>
                <w:szCs w:val="20"/>
              </w:rPr>
            </w:pPr>
            <w:r w:rsidRPr="006145DB">
              <w:rPr>
                <w:rFonts w:eastAsia="Arial" w:cs="Arial"/>
                <w:sz w:val="20"/>
                <w:szCs w:val="20"/>
              </w:rPr>
              <w:t xml:space="preserve">Ambientes adecuados y seguros. </w:t>
            </w:r>
          </w:p>
          <w:p w14:paraId="74DE492A" w14:textId="77777777" w:rsidR="00E131CF" w:rsidRPr="006145DB" w:rsidRDefault="00E131CF" w:rsidP="00DA0232">
            <w:pPr>
              <w:pStyle w:val="Prrafodelista"/>
              <w:numPr>
                <w:ilvl w:val="0"/>
                <w:numId w:val="159"/>
              </w:numPr>
              <w:tabs>
                <w:tab w:val="left" w:pos="454"/>
              </w:tabs>
              <w:spacing w:after="0" w:line="240" w:lineRule="auto"/>
              <w:ind w:left="454"/>
              <w:rPr>
                <w:rFonts w:eastAsia="Arial" w:cs="Arial"/>
                <w:sz w:val="20"/>
                <w:szCs w:val="20"/>
              </w:rPr>
            </w:pPr>
            <w:r w:rsidRPr="006145DB">
              <w:rPr>
                <w:rFonts w:eastAsia="Arial" w:cs="Arial"/>
                <w:sz w:val="20"/>
                <w:szCs w:val="20"/>
              </w:rPr>
              <w:t>Atención social.</w:t>
            </w:r>
          </w:p>
          <w:p w14:paraId="0EA9C4ED" w14:textId="77777777" w:rsidR="00E131CF" w:rsidRPr="006145DB" w:rsidRDefault="00E131CF" w:rsidP="00DA0232">
            <w:pPr>
              <w:pStyle w:val="Prrafodelista"/>
              <w:numPr>
                <w:ilvl w:val="0"/>
                <w:numId w:val="159"/>
              </w:numPr>
              <w:tabs>
                <w:tab w:val="left" w:pos="454"/>
              </w:tabs>
              <w:spacing w:after="0" w:line="240" w:lineRule="auto"/>
              <w:ind w:left="454"/>
              <w:rPr>
                <w:rFonts w:eastAsia="Arial" w:cs="Arial"/>
                <w:sz w:val="20"/>
                <w:szCs w:val="20"/>
              </w:rPr>
            </w:pPr>
            <w:r w:rsidRPr="006145DB">
              <w:rPr>
                <w:rFonts w:eastAsia="Arial" w:cs="Arial"/>
                <w:sz w:val="20"/>
                <w:szCs w:val="20"/>
              </w:rPr>
              <w:t xml:space="preserve">Nutrición. </w:t>
            </w:r>
          </w:p>
          <w:p w14:paraId="21F46488" w14:textId="77777777" w:rsidR="00E131CF" w:rsidRPr="006145DB" w:rsidRDefault="00E131CF" w:rsidP="00DA0232">
            <w:pPr>
              <w:pStyle w:val="Prrafodelista"/>
              <w:numPr>
                <w:ilvl w:val="0"/>
                <w:numId w:val="159"/>
              </w:numPr>
              <w:tabs>
                <w:tab w:val="left" w:pos="454"/>
              </w:tabs>
              <w:spacing w:after="0" w:line="240" w:lineRule="auto"/>
              <w:ind w:left="454"/>
              <w:rPr>
                <w:rFonts w:eastAsia="Arial" w:cs="Arial"/>
                <w:sz w:val="20"/>
                <w:szCs w:val="20"/>
              </w:rPr>
            </w:pPr>
            <w:r w:rsidRPr="006145DB">
              <w:rPr>
                <w:rFonts w:eastAsia="Arial" w:cs="Arial"/>
                <w:sz w:val="20"/>
                <w:szCs w:val="20"/>
              </w:rPr>
              <w:t>Salubridad.</w:t>
            </w:r>
          </w:p>
          <w:p w14:paraId="37C1843B" w14:textId="77777777" w:rsidR="00E131CF" w:rsidRPr="006145DB" w:rsidRDefault="00E131CF" w:rsidP="00DA0232">
            <w:pPr>
              <w:pStyle w:val="Prrafodelista"/>
              <w:numPr>
                <w:ilvl w:val="0"/>
                <w:numId w:val="159"/>
              </w:numPr>
              <w:tabs>
                <w:tab w:val="left" w:pos="454"/>
              </w:tabs>
              <w:spacing w:after="0" w:line="240" w:lineRule="auto"/>
              <w:ind w:left="454"/>
              <w:jc w:val="both"/>
              <w:rPr>
                <w:rFonts w:eastAsia="Arial" w:cs="Arial"/>
                <w:sz w:val="20"/>
                <w:szCs w:val="20"/>
              </w:rPr>
            </w:pPr>
            <w:r w:rsidRPr="006145DB">
              <w:rPr>
                <w:rFonts w:eastAsia="Arial" w:cs="Arial"/>
                <w:sz w:val="20"/>
                <w:szCs w:val="20"/>
              </w:rPr>
              <w:t>Talento humano.</w:t>
            </w:r>
          </w:p>
        </w:tc>
      </w:tr>
    </w:tbl>
    <w:p w14:paraId="15D96438" w14:textId="7964DE41" w:rsidR="008C7CF7" w:rsidRPr="006145DB" w:rsidRDefault="008C7CF7" w:rsidP="005B435E">
      <w:pPr>
        <w:spacing w:after="0" w:line="240" w:lineRule="auto"/>
        <w:rPr>
          <w:rFonts w:cs="Arial"/>
          <w:lang w:val="es-CO"/>
        </w:rPr>
      </w:pPr>
    </w:p>
    <w:p w14:paraId="142EF324" w14:textId="23328B97" w:rsidR="00112C94" w:rsidRPr="006145DB" w:rsidRDefault="005C63C3">
      <w:pPr>
        <w:pStyle w:val="Ttulo1"/>
        <w:numPr>
          <w:ilvl w:val="3"/>
          <w:numId w:val="3"/>
        </w:numPr>
        <w:ind w:left="2268"/>
        <w:jc w:val="center"/>
        <w:rPr>
          <w:lang w:val="es-CO"/>
        </w:rPr>
      </w:pPr>
      <w:r w:rsidRPr="006145DB">
        <w:rPr>
          <w:lang w:val="es-CO"/>
        </w:rPr>
        <w:t xml:space="preserve"> </w:t>
      </w:r>
      <w:bookmarkStart w:id="44" w:name="_Toc210213173"/>
      <w:bookmarkStart w:id="45" w:name="_Toc213273447"/>
      <w:bookmarkStart w:id="46" w:name="_Toc213276074"/>
      <w:bookmarkStart w:id="47" w:name="_Toc216902407"/>
      <w:r w:rsidR="00DA235E" w:rsidRPr="006145DB">
        <w:rPr>
          <w:lang w:val="es-CO"/>
        </w:rPr>
        <w:t xml:space="preserve">Modalidad </w:t>
      </w:r>
      <w:r w:rsidR="00351196" w:rsidRPr="006145DB">
        <w:rPr>
          <w:lang w:val="es-CO"/>
        </w:rPr>
        <w:t>casas de pensamiento intercultural</w:t>
      </w:r>
      <w:bookmarkEnd w:id="44"/>
      <w:bookmarkEnd w:id="45"/>
      <w:bookmarkEnd w:id="46"/>
      <w:bookmarkEnd w:id="47"/>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CC35C3" w:rsidRPr="006145DB" w14:paraId="23BB170C" w14:textId="77777777" w:rsidTr="00066CED">
        <w:trPr>
          <w:trHeight w:val="478"/>
          <w:jc w:val="center"/>
        </w:trPr>
        <w:tc>
          <w:tcPr>
            <w:tcW w:w="1696" w:type="dxa"/>
            <w:vAlign w:val="center"/>
          </w:tcPr>
          <w:p w14:paraId="1ADE7B4B" w14:textId="77777777" w:rsidR="00CC35C3" w:rsidRPr="006145DB" w:rsidRDefault="00CC35C3" w:rsidP="00DA0232">
            <w:pPr>
              <w:spacing w:after="0" w:line="240" w:lineRule="auto"/>
              <w:ind w:left="22"/>
              <w:contextualSpacing/>
              <w:rPr>
                <w:rFonts w:eastAsia="Calibri" w:cs="Arial"/>
                <w:bCs/>
                <w:sz w:val="18"/>
                <w:szCs w:val="18"/>
                <w:lang w:eastAsia="es-CO"/>
              </w:rPr>
            </w:pPr>
            <w:r w:rsidRPr="006145DB">
              <w:rPr>
                <w:rFonts w:cs="Arial"/>
                <w:bCs/>
                <w:sz w:val="20"/>
                <w:szCs w:val="20"/>
                <w:lang w:eastAsia="es-CO"/>
              </w:rPr>
              <w:t>Nombre de la modalidad</w:t>
            </w:r>
          </w:p>
        </w:tc>
        <w:tc>
          <w:tcPr>
            <w:tcW w:w="7699" w:type="dxa"/>
            <w:vAlign w:val="center"/>
          </w:tcPr>
          <w:p w14:paraId="642CBF7D" w14:textId="0161B6C1" w:rsidR="00CC35C3" w:rsidRPr="006145DB" w:rsidRDefault="00CC35C3" w:rsidP="00DA0232">
            <w:pPr>
              <w:pStyle w:val="Textoindependiente"/>
              <w:spacing w:after="0" w:line="240" w:lineRule="auto"/>
              <w:jc w:val="both"/>
              <w:rPr>
                <w:rFonts w:eastAsia="Lucida Sans Unicode" w:cs="Arial"/>
                <w:bCs/>
                <w:sz w:val="20"/>
                <w:szCs w:val="20"/>
                <w:lang w:val="es-CO"/>
              </w:rPr>
            </w:pPr>
            <w:r w:rsidRPr="006145DB">
              <w:rPr>
                <w:rFonts w:cs="Arial"/>
                <w:sz w:val="20"/>
                <w:szCs w:val="20"/>
              </w:rPr>
              <w:t xml:space="preserve">Casas de </w:t>
            </w:r>
            <w:r w:rsidR="00DA0232" w:rsidRPr="006145DB">
              <w:rPr>
                <w:rFonts w:cs="Arial"/>
                <w:sz w:val="20"/>
                <w:szCs w:val="20"/>
              </w:rPr>
              <w:t>p</w:t>
            </w:r>
            <w:r w:rsidRPr="006145DB">
              <w:rPr>
                <w:rFonts w:cs="Arial"/>
                <w:sz w:val="20"/>
                <w:szCs w:val="20"/>
              </w:rPr>
              <w:t xml:space="preserve">ensamiento </w:t>
            </w:r>
            <w:r w:rsidR="00DA0232" w:rsidRPr="006145DB">
              <w:rPr>
                <w:rFonts w:cs="Arial"/>
                <w:sz w:val="20"/>
                <w:szCs w:val="20"/>
              </w:rPr>
              <w:t>i</w:t>
            </w:r>
            <w:r w:rsidRPr="006145DB">
              <w:rPr>
                <w:rFonts w:cs="Arial"/>
                <w:sz w:val="20"/>
                <w:szCs w:val="20"/>
              </w:rPr>
              <w:t>ntercultural</w:t>
            </w:r>
            <w:r w:rsidRPr="006145DB">
              <w:rPr>
                <w:rFonts w:eastAsia="Lucida Sans Unicode" w:cs="Arial"/>
                <w:bCs/>
                <w:sz w:val="20"/>
                <w:szCs w:val="20"/>
                <w:lang w:val="es-CO"/>
              </w:rPr>
              <w:t>.</w:t>
            </w:r>
          </w:p>
        </w:tc>
      </w:tr>
      <w:tr w:rsidR="00CC35C3" w:rsidRPr="006145DB" w14:paraId="777312AC" w14:textId="77777777" w:rsidTr="00794199">
        <w:trPr>
          <w:trHeight w:val="585"/>
          <w:jc w:val="center"/>
        </w:trPr>
        <w:tc>
          <w:tcPr>
            <w:tcW w:w="1696" w:type="dxa"/>
            <w:vAlign w:val="center"/>
          </w:tcPr>
          <w:p w14:paraId="030AD831" w14:textId="1D551AA6" w:rsidR="00CC35C3" w:rsidRPr="006145DB" w:rsidRDefault="00CC35C3" w:rsidP="00DA0232">
            <w:pPr>
              <w:spacing w:after="0" w:line="240" w:lineRule="auto"/>
              <w:contextualSpacing/>
              <w:rPr>
                <w:rFonts w:cs="Arial"/>
                <w:bCs/>
                <w:sz w:val="20"/>
                <w:szCs w:val="20"/>
                <w:lang w:eastAsia="es-CO"/>
              </w:rPr>
            </w:pPr>
            <w:r w:rsidRPr="006145DB">
              <w:rPr>
                <w:rFonts w:cs="Arial"/>
                <w:bCs/>
                <w:sz w:val="20"/>
                <w:szCs w:val="20"/>
                <w:lang w:eastAsia="es-CO"/>
              </w:rPr>
              <w:t>Objeto de la modalidad</w:t>
            </w:r>
          </w:p>
        </w:tc>
        <w:tc>
          <w:tcPr>
            <w:tcW w:w="7699" w:type="dxa"/>
            <w:vAlign w:val="center"/>
          </w:tcPr>
          <w:p w14:paraId="52147FAE" w14:textId="77777777" w:rsidR="00CC35C3" w:rsidRPr="006145DB" w:rsidRDefault="00CC35C3" w:rsidP="00DA0232">
            <w:pPr>
              <w:pBdr>
                <w:top w:val="nil"/>
                <w:left w:val="nil"/>
                <w:bottom w:val="nil"/>
                <w:right w:val="nil"/>
                <w:between w:val="nil"/>
              </w:pBdr>
              <w:spacing w:after="0" w:line="240" w:lineRule="auto"/>
              <w:jc w:val="both"/>
              <w:rPr>
                <w:rFonts w:eastAsia="Arial" w:cs="Arial"/>
                <w:sz w:val="20"/>
                <w:szCs w:val="20"/>
              </w:rPr>
            </w:pPr>
            <w:r w:rsidRPr="006145DB">
              <w:rPr>
                <w:rFonts w:cs="Arial"/>
                <w:sz w:val="20"/>
                <w:szCs w:val="20"/>
                <w:lang w:eastAsia="es-CO"/>
              </w:rPr>
              <w:t>Promover el desarrollo integral de las niñas y los niños en primera infancia, mediante procesos educativos y pedagógicos intencionados, permanentes, y estructurados que favorezcan la construcción de identidad cultural como parte de este desarrollo integral, con enfoque de derechos, desde una perspectiva que reconoce, valora y celebra las diversidades de género, étnicas de los pueblos indígenas y de los territorios permitiendo la vivencia de experiencias y prácticas que favorezcan el desarrollo de las capacidades y habilidades de las niñas, niños y sus familias; </w:t>
            </w:r>
            <w:r w:rsidRPr="006145DB">
              <w:rPr>
                <w:rFonts w:eastAsia="Arial" w:cs="Arial"/>
                <w:sz w:val="20"/>
                <w:szCs w:val="20"/>
              </w:rPr>
              <w:t xml:space="preserve">contando con la familias y cuidadores como actores centrales de dicho proceso. </w:t>
            </w:r>
          </w:p>
        </w:tc>
      </w:tr>
      <w:tr w:rsidR="00CC35C3" w:rsidRPr="006145DB" w14:paraId="015EC90D" w14:textId="77777777" w:rsidTr="00AA6EBC">
        <w:trPr>
          <w:trHeight w:val="4879"/>
          <w:jc w:val="center"/>
        </w:trPr>
        <w:tc>
          <w:tcPr>
            <w:tcW w:w="1696" w:type="dxa"/>
            <w:vAlign w:val="center"/>
          </w:tcPr>
          <w:p w14:paraId="14A046E0" w14:textId="77777777" w:rsidR="00CC35C3" w:rsidRPr="006145DB" w:rsidRDefault="00CC35C3" w:rsidP="002F76AD">
            <w:pPr>
              <w:spacing w:after="0" w:line="240" w:lineRule="auto"/>
              <w:contextualSpacing/>
              <w:rPr>
                <w:rFonts w:cs="Arial"/>
                <w:bCs/>
                <w:sz w:val="20"/>
                <w:szCs w:val="20"/>
                <w:lang w:eastAsia="es-CO"/>
              </w:rPr>
            </w:pPr>
            <w:r w:rsidRPr="006145DB">
              <w:rPr>
                <w:rFonts w:cs="Arial"/>
                <w:bCs/>
                <w:sz w:val="20"/>
                <w:szCs w:val="20"/>
                <w:lang w:eastAsia="es-CO"/>
              </w:rPr>
              <w:t>Oferta de la modalidad</w:t>
            </w:r>
          </w:p>
        </w:tc>
        <w:tc>
          <w:tcPr>
            <w:tcW w:w="7699" w:type="dxa"/>
            <w:vAlign w:val="center"/>
          </w:tcPr>
          <w:p w14:paraId="63CBB28D" w14:textId="429A13B3" w:rsidR="00CC35C3" w:rsidRPr="006145DB" w:rsidRDefault="00CC35C3" w:rsidP="00DA0232">
            <w:pPr>
              <w:spacing w:after="0" w:line="240" w:lineRule="auto"/>
              <w:jc w:val="both"/>
              <w:textAlignment w:val="baseline"/>
              <w:rPr>
                <w:rFonts w:cs="Arial"/>
                <w:sz w:val="20"/>
                <w:szCs w:val="20"/>
                <w:lang w:eastAsia="es-CO"/>
              </w:rPr>
            </w:pPr>
            <w:r w:rsidRPr="006145DB">
              <w:rPr>
                <w:rFonts w:cs="Arial"/>
                <w:sz w:val="20"/>
                <w:szCs w:val="20"/>
                <w:lang w:eastAsia="es-CO"/>
              </w:rPr>
              <w:t xml:space="preserve">Las Casas de </w:t>
            </w:r>
            <w:r w:rsidR="002F76AD" w:rsidRPr="006145DB">
              <w:rPr>
                <w:rFonts w:cs="Arial"/>
                <w:sz w:val="20"/>
                <w:szCs w:val="20"/>
                <w:lang w:eastAsia="es-CO"/>
              </w:rPr>
              <w:t>p</w:t>
            </w:r>
            <w:r w:rsidRPr="006145DB">
              <w:rPr>
                <w:rFonts w:cs="Arial"/>
                <w:sz w:val="20"/>
                <w:szCs w:val="20"/>
                <w:lang w:eastAsia="es-CO"/>
              </w:rPr>
              <w:t xml:space="preserve">ensamiento </w:t>
            </w:r>
            <w:r w:rsidR="00745E3E" w:rsidRPr="006145DB">
              <w:rPr>
                <w:rFonts w:cs="Arial"/>
                <w:sz w:val="20"/>
                <w:szCs w:val="20"/>
                <w:lang w:eastAsia="es-CO"/>
              </w:rPr>
              <w:t>i</w:t>
            </w:r>
            <w:r w:rsidRPr="006145DB">
              <w:rPr>
                <w:rFonts w:cs="Arial"/>
                <w:sz w:val="20"/>
                <w:szCs w:val="20"/>
                <w:lang w:eastAsia="es-CO"/>
              </w:rPr>
              <w:t>ntercultural como modalidad institucional de educación inicial en el marco de la atención integral, implementa experiencias y prácticas pedagógicas en ambientes para el disfrute del juego, el arte, la literatura y la exploración del medio, como lenguajes propios de las niñas, los niños, que promueven la construcción de su identidad étnica y cultural de los pueblos indígenas, y la garantía de sus derechos individuales y colectivos. </w:t>
            </w:r>
          </w:p>
          <w:p w14:paraId="23456328" w14:textId="77777777" w:rsidR="00A72A82" w:rsidRPr="006145DB" w:rsidRDefault="00A72A82" w:rsidP="00DA0232">
            <w:pPr>
              <w:tabs>
                <w:tab w:val="left" w:pos="709"/>
              </w:tabs>
              <w:spacing w:after="0" w:line="240" w:lineRule="auto"/>
              <w:jc w:val="both"/>
              <w:rPr>
                <w:rFonts w:eastAsia="Arial" w:cs="Arial"/>
                <w:sz w:val="20"/>
                <w:szCs w:val="20"/>
                <w:lang w:val="es"/>
              </w:rPr>
            </w:pPr>
          </w:p>
          <w:p w14:paraId="188DA763" w14:textId="1CC648F4" w:rsidR="00CC35C3" w:rsidRPr="006145DB" w:rsidRDefault="00CC35C3" w:rsidP="00DA0232">
            <w:pPr>
              <w:tabs>
                <w:tab w:val="left" w:pos="709"/>
              </w:tabs>
              <w:spacing w:after="0" w:line="240" w:lineRule="auto"/>
              <w:jc w:val="both"/>
              <w:rPr>
                <w:rFonts w:eastAsia="Arial" w:cs="Arial"/>
                <w:sz w:val="20"/>
                <w:szCs w:val="20"/>
              </w:rPr>
            </w:pPr>
            <w:r w:rsidRPr="006145DB">
              <w:rPr>
                <w:rFonts w:eastAsia="Arial" w:cs="Arial"/>
                <w:sz w:val="20"/>
                <w:szCs w:val="20"/>
                <w:lang w:val="es"/>
              </w:rPr>
              <w:t>Igualmente se desarrollan acciones que promueven la adopción de hábitos de vida y alimentación saludable, a partir de la implementación de prácticas de cuidado, acompañamiento al proceso de una alimentación y la vigilancia al estado nutricional. Así mismo, el fortalecimiento de las capacidades de las familias y cuidadores para acompañar el desarrollo infantil, el cuidado y la crianza. Las Casas de Pensamiento Intercultural</w:t>
            </w:r>
            <w:r w:rsidRPr="006145DB">
              <w:rPr>
                <w:rFonts w:eastAsia="Arial" w:cs="Arial"/>
                <w:sz w:val="20"/>
                <w:szCs w:val="20"/>
              </w:rPr>
              <w:t xml:space="preserve"> cuentan con espacios adecuados, pertinentes, de fácil acceso, con condiciones de seguridad y salubridad, con dotación, ambientes acogedores y organizados con calidad y pertinencia étnica indígena para las niñas y los niños.</w:t>
            </w:r>
          </w:p>
          <w:p w14:paraId="00653CF0" w14:textId="77777777" w:rsidR="00A72A82" w:rsidRPr="006145DB" w:rsidRDefault="00A72A82" w:rsidP="00DA0232">
            <w:pPr>
              <w:spacing w:after="0" w:line="240" w:lineRule="auto"/>
              <w:jc w:val="both"/>
              <w:textAlignment w:val="baseline"/>
              <w:rPr>
                <w:rFonts w:eastAsia="Arial" w:cs="Arial"/>
                <w:sz w:val="20"/>
                <w:szCs w:val="20"/>
              </w:rPr>
            </w:pPr>
          </w:p>
          <w:p w14:paraId="0D5B447B" w14:textId="37F9ACC1" w:rsidR="00CC35C3" w:rsidRPr="006145DB" w:rsidRDefault="00CC35C3" w:rsidP="00DA0232">
            <w:pPr>
              <w:spacing w:after="0" w:line="240" w:lineRule="auto"/>
              <w:jc w:val="both"/>
              <w:textAlignment w:val="baseline"/>
              <w:rPr>
                <w:rFonts w:cs="Arial"/>
                <w:sz w:val="20"/>
                <w:szCs w:val="20"/>
              </w:rPr>
            </w:pPr>
            <w:r w:rsidRPr="006145DB">
              <w:rPr>
                <w:rFonts w:eastAsia="Arial" w:cs="Arial"/>
                <w:sz w:val="20"/>
                <w:szCs w:val="20"/>
              </w:rPr>
              <w:t>La modalidad puede implementar de manera transversal estrategias como: Entre Pares; Sawabona; Raizal Aidentity; Rrom Muge Chavé Avavarele; Prevención, Acompañamiento y Seguimiento a presuntas vulneraciones de derechos de niñas, niños y adolescentes, que promueve la Cero Tolerancia a las violencias contra niñas, niños y adolescentes en los servicios, modalidades de la Subdirección para la Infancia; y Salas Amigas de la Familia Lactante -SAFL.</w:t>
            </w:r>
          </w:p>
        </w:tc>
      </w:tr>
      <w:tr w:rsidR="00CC35C3" w:rsidRPr="006145DB" w14:paraId="619D168D" w14:textId="77777777" w:rsidTr="00794199">
        <w:trPr>
          <w:trHeight w:val="20"/>
          <w:jc w:val="center"/>
        </w:trPr>
        <w:tc>
          <w:tcPr>
            <w:tcW w:w="1696" w:type="dxa"/>
            <w:vAlign w:val="center"/>
          </w:tcPr>
          <w:p w14:paraId="2C53AB33" w14:textId="77777777" w:rsidR="00CC35C3" w:rsidRPr="006145DB" w:rsidRDefault="00CC35C3" w:rsidP="002F76AD">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699" w:type="dxa"/>
            <w:vAlign w:val="center"/>
          </w:tcPr>
          <w:p w14:paraId="20DB9534" w14:textId="77777777" w:rsidR="00CC35C3" w:rsidRPr="006145DB" w:rsidRDefault="00CC35C3" w:rsidP="00DA0232">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demanda</w:t>
            </w:r>
          </w:p>
          <w:p w14:paraId="22F7AA6C" w14:textId="77777777" w:rsidR="00CC35C3" w:rsidRPr="006145DB" w:rsidRDefault="00CC35C3" w:rsidP="00DA0232">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abordaje territorial</w:t>
            </w:r>
          </w:p>
          <w:p w14:paraId="1251A7BF" w14:textId="77777777" w:rsidR="00CC35C3" w:rsidRPr="006145DB" w:rsidRDefault="00CC35C3" w:rsidP="00DA0232">
            <w:pPr>
              <w:pBdr>
                <w:top w:val="nil"/>
                <w:left w:val="nil"/>
                <w:bottom w:val="nil"/>
                <w:right w:val="nil"/>
                <w:between w:val="nil"/>
              </w:pBdr>
              <w:spacing w:after="0" w:line="240" w:lineRule="auto"/>
              <w:jc w:val="both"/>
              <w:rPr>
                <w:rFonts w:cs="Arial"/>
                <w:sz w:val="20"/>
                <w:szCs w:val="20"/>
              </w:rPr>
            </w:pPr>
            <w:r w:rsidRPr="006145DB">
              <w:rPr>
                <w:rFonts w:eastAsia="Arial" w:cs="Arial"/>
                <w:sz w:val="20"/>
                <w:szCs w:val="20"/>
              </w:rPr>
              <w:t xml:space="preserve">Focalización geográfica </w:t>
            </w:r>
            <w:r w:rsidRPr="006145DB">
              <w:rPr>
                <w:rFonts w:cs="Arial"/>
                <w:sz w:val="20"/>
                <w:szCs w:val="20"/>
              </w:rPr>
              <w:t xml:space="preserve"> </w:t>
            </w:r>
          </w:p>
        </w:tc>
      </w:tr>
      <w:tr w:rsidR="00CC35C3" w:rsidRPr="006145DB" w14:paraId="7C71A3CA" w14:textId="77777777" w:rsidTr="00E26DB6">
        <w:trPr>
          <w:trHeight w:val="355"/>
          <w:jc w:val="center"/>
        </w:trPr>
        <w:tc>
          <w:tcPr>
            <w:tcW w:w="1696" w:type="dxa"/>
            <w:vAlign w:val="center"/>
          </w:tcPr>
          <w:p w14:paraId="6276FE58" w14:textId="77777777" w:rsidR="00CC35C3" w:rsidRPr="006145DB" w:rsidRDefault="00CC35C3" w:rsidP="002F76AD">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699" w:type="dxa"/>
            <w:vAlign w:val="center"/>
          </w:tcPr>
          <w:p w14:paraId="0A085355" w14:textId="77777777" w:rsidR="00CC35C3" w:rsidRPr="006145DB" w:rsidRDefault="00CC35C3" w:rsidP="00DA0232">
            <w:pPr>
              <w:pStyle w:val="Textoindependiente"/>
              <w:spacing w:after="0" w:line="240" w:lineRule="auto"/>
              <w:jc w:val="both"/>
              <w:rPr>
                <w:rFonts w:cs="Arial"/>
                <w:lang w:val="es-CO" w:eastAsia="es-CO"/>
              </w:rPr>
            </w:pPr>
            <w:r w:rsidRPr="006145DB">
              <w:rPr>
                <w:rFonts w:eastAsia="Arial" w:cs="Arial"/>
                <w:sz w:val="20"/>
                <w:szCs w:val="20"/>
                <w:lang w:val="es-CO"/>
              </w:rPr>
              <w:t>Niñas y niños hasta los cuatro (4) años, once (11) meses y veintinueve (29) días.</w:t>
            </w:r>
          </w:p>
        </w:tc>
      </w:tr>
      <w:tr w:rsidR="00CC35C3" w:rsidRPr="006145DB" w14:paraId="083A4953" w14:textId="77777777" w:rsidTr="00AA6EBC">
        <w:trPr>
          <w:trHeight w:val="1503"/>
          <w:jc w:val="center"/>
        </w:trPr>
        <w:tc>
          <w:tcPr>
            <w:tcW w:w="1696" w:type="dxa"/>
            <w:vAlign w:val="center"/>
          </w:tcPr>
          <w:p w14:paraId="2EA57A44" w14:textId="77777777" w:rsidR="00CC35C3" w:rsidRPr="006145DB" w:rsidRDefault="00CC35C3" w:rsidP="002F76AD">
            <w:pPr>
              <w:spacing w:after="0"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699" w:type="dxa"/>
            <w:vAlign w:val="center"/>
          </w:tcPr>
          <w:tbl>
            <w:tblPr>
              <w:tblW w:w="7513"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52"/>
              <w:gridCol w:w="1701"/>
              <w:gridCol w:w="992"/>
              <w:gridCol w:w="2268"/>
            </w:tblGrid>
            <w:tr w:rsidR="00745E3E" w:rsidRPr="006145DB" w14:paraId="13A059C6" w14:textId="77777777" w:rsidTr="00C931DA">
              <w:trPr>
                <w:trHeight w:val="300"/>
              </w:trPr>
              <w:tc>
                <w:tcPr>
                  <w:tcW w:w="2552" w:type="dxa"/>
                  <w:vAlign w:val="center"/>
                  <w:hideMark/>
                </w:tcPr>
                <w:p w14:paraId="1D503C2D"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Categoría de Población Objetivo </w:t>
                  </w:r>
                </w:p>
              </w:tc>
              <w:tc>
                <w:tcPr>
                  <w:tcW w:w="1701" w:type="dxa"/>
                  <w:vAlign w:val="center"/>
                  <w:hideMark/>
                </w:tcPr>
                <w:p w14:paraId="2A214A0A"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Fuente de Información </w:t>
                  </w:r>
                </w:p>
              </w:tc>
              <w:tc>
                <w:tcPr>
                  <w:tcW w:w="992" w:type="dxa"/>
                  <w:vAlign w:val="center"/>
                  <w:hideMark/>
                </w:tcPr>
                <w:p w14:paraId="5A22243E" w14:textId="3ABC29EF" w:rsidR="00CC35C3" w:rsidRPr="006145DB" w:rsidRDefault="00CC35C3" w:rsidP="00745E3E">
                  <w:pPr>
                    <w:tabs>
                      <w:tab w:val="left" w:pos="990"/>
                    </w:tabs>
                    <w:spacing w:after="0" w:line="240" w:lineRule="auto"/>
                    <w:ind w:left="6"/>
                    <w:contextualSpacing/>
                    <w:jc w:val="center"/>
                    <w:rPr>
                      <w:rFonts w:cs="Arial"/>
                      <w:sz w:val="16"/>
                      <w:szCs w:val="16"/>
                      <w:lang w:eastAsia="es-CO"/>
                    </w:rPr>
                  </w:pPr>
                  <w:r w:rsidRPr="006145DB">
                    <w:rPr>
                      <w:rFonts w:cs="Arial"/>
                      <w:sz w:val="16"/>
                      <w:szCs w:val="16"/>
                      <w:lang w:eastAsia="es-CO"/>
                    </w:rPr>
                    <w:t>Periodicidad</w:t>
                  </w:r>
                </w:p>
              </w:tc>
              <w:tc>
                <w:tcPr>
                  <w:tcW w:w="2268" w:type="dxa"/>
                  <w:vAlign w:val="center"/>
                  <w:hideMark/>
                </w:tcPr>
                <w:p w14:paraId="6AD54AB8"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 </w:t>
                  </w:r>
                </w:p>
              </w:tc>
            </w:tr>
            <w:tr w:rsidR="00745E3E" w:rsidRPr="006145DB" w14:paraId="0E41B66A" w14:textId="77777777" w:rsidTr="00C931DA">
              <w:trPr>
                <w:trHeight w:val="300"/>
              </w:trPr>
              <w:tc>
                <w:tcPr>
                  <w:tcW w:w="2552" w:type="dxa"/>
                  <w:vMerge w:val="restart"/>
                  <w:vAlign w:val="center"/>
                </w:tcPr>
                <w:p w14:paraId="09A0CE2F"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Niñas y niños hasta los cuatro (4) años, once (11) meses y veintinueve (29) días.</w:t>
                  </w:r>
                </w:p>
              </w:tc>
              <w:tc>
                <w:tcPr>
                  <w:tcW w:w="1701" w:type="dxa"/>
                  <w:vAlign w:val="center"/>
                </w:tcPr>
                <w:p w14:paraId="79129EF6" w14:textId="7DE98AAF"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992" w:type="dxa"/>
                  <w:vAlign w:val="center"/>
                </w:tcPr>
                <w:p w14:paraId="5A6944EB"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2268" w:type="dxa"/>
                  <w:vAlign w:val="center"/>
                </w:tcPr>
                <w:p w14:paraId="1385C776"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Integración Social.</w:t>
                  </w:r>
                </w:p>
              </w:tc>
            </w:tr>
            <w:tr w:rsidR="00745E3E" w:rsidRPr="006145DB" w14:paraId="2D9BAF27" w14:textId="77777777" w:rsidTr="00C931DA">
              <w:trPr>
                <w:trHeight w:val="300"/>
              </w:trPr>
              <w:tc>
                <w:tcPr>
                  <w:tcW w:w="2552" w:type="dxa"/>
                  <w:vMerge/>
                  <w:vAlign w:val="center"/>
                </w:tcPr>
                <w:p w14:paraId="09FFAAFF" w14:textId="77777777" w:rsidR="00CC35C3" w:rsidRPr="006145DB" w:rsidRDefault="00CC35C3" w:rsidP="00DA0232">
                  <w:pPr>
                    <w:tabs>
                      <w:tab w:val="left" w:pos="709"/>
                    </w:tabs>
                    <w:spacing w:after="0" w:line="240" w:lineRule="auto"/>
                    <w:contextualSpacing/>
                    <w:jc w:val="center"/>
                    <w:rPr>
                      <w:rFonts w:cs="Arial"/>
                      <w:sz w:val="16"/>
                      <w:szCs w:val="16"/>
                      <w:lang w:eastAsia="es-CO"/>
                    </w:rPr>
                  </w:pPr>
                </w:p>
              </w:tc>
              <w:tc>
                <w:tcPr>
                  <w:tcW w:w="1701" w:type="dxa"/>
                  <w:vAlign w:val="center"/>
                </w:tcPr>
                <w:p w14:paraId="304FABBD"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Verificación en Campo</w:t>
                  </w:r>
                </w:p>
              </w:tc>
              <w:tc>
                <w:tcPr>
                  <w:tcW w:w="992" w:type="dxa"/>
                  <w:vAlign w:val="center"/>
                </w:tcPr>
                <w:p w14:paraId="7B7C46DA"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2268" w:type="dxa"/>
                  <w:vAlign w:val="center"/>
                </w:tcPr>
                <w:p w14:paraId="69B70730"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Subdirección Local para la Integración Social -Equipo del Servicio.</w:t>
                  </w:r>
                </w:p>
              </w:tc>
            </w:tr>
          </w:tbl>
          <w:p w14:paraId="489B4887" w14:textId="77777777" w:rsidR="00CC35C3" w:rsidRPr="006145DB" w:rsidRDefault="00CC35C3" w:rsidP="00DA0232">
            <w:pPr>
              <w:tabs>
                <w:tab w:val="left" w:pos="709"/>
              </w:tabs>
              <w:spacing w:after="0" w:line="240" w:lineRule="auto"/>
              <w:contextualSpacing/>
              <w:jc w:val="both"/>
              <w:rPr>
                <w:rFonts w:cs="Arial"/>
                <w:bCs/>
                <w:sz w:val="20"/>
                <w:szCs w:val="20"/>
                <w:lang w:eastAsia="es-CO"/>
              </w:rPr>
            </w:pPr>
          </w:p>
        </w:tc>
      </w:tr>
      <w:tr w:rsidR="00CC35C3" w:rsidRPr="006145DB" w14:paraId="43B8ED01" w14:textId="77777777" w:rsidTr="00781EC2">
        <w:trPr>
          <w:trHeight w:val="2443"/>
          <w:jc w:val="center"/>
        </w:trPr>
        <w:tc>
          <w:tcPr>
            <w:tcW w:w="1696" w:type="dxa"/>
            <w:vAlign w:val="center"/>
          </w:tcPr>
          <w:p w14:paraId="3F1BA64E" w14:textId="77777777" w:rsidR="00CC35C3" w:rsidRPr="006145DB" w:rsidRDefault="00CC35C3" w:rsidP="00745E3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699" w:type="dxa"/>
            <w:vAlign w:val="center"/>
          </w:tcPr>
          <w:tbl>
            <w:tblPr>
              <w:tblW w:w="74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858"/>
              <w:gridCol w:w="1843"/>
              <w:gridCol w:w="1134"/>
              <w:gridCol w:w="1626"/>
            </w:tblGrid>
            <w:tr w:rsidR="00745E3E" w:rsidRPr="006145DB" w14:paraId="53D933F4" w14:textId="77777777" w:rsidTr="00D33C71">
              <w:trPr>
                <w:trHeight w:val="300"/>
                <w:jc w:val="center"/>
              </w:trPr>
              <w:tc>
                <w:tcPr>
                  <w:tcW w:w="2858" w:type="dxa"/>
                  <w:tcBorders>
                    <w:top w:val="nil"/>
                  </w:tcBorders>
                  <w:vAlign w:val="center"/>
                </w:tcPr>
                <w:p w14:paraId="22C7DE2C"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Criterios de Priorización</w:t>
                  </w:r>
                </w:p>
              </w:tc>
              <w:tc>
                <w:tcPr>
                  <w:tcW w:w="1843" w:type="dxa"/>
                  <w:tcBorders>
                    <w:top w:val="nil"/>
                  </w:tcBorders>
                  <w:vAlign w:val="center"/>
                </w:tcPr>
                <w:p w14:paraId="68A2FDAC" w14:textId="77777777" w:rsidR="00CC35C3" w:rsidRPr="006145DB" w:rsidRDefault="00CC35C3" w:rsidP="00D33C71">
                  <w:pPr>
                    <w:spacing w:after="0" w:line="240" w:lineRule="auto"/>
                    <w:ind w:left="-61" w:right="-102"/>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4FEA9875"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Periodicidad</w:t>
                  </w:r>
                </w:p>
              </w:tc>
              <w:tc>
                <w:tcPr>
                  <w:tcW w:w="1626" w:type="dxa"/>
                  <w:tcBorders>
                    <w:top w:val="nil"/>
                  </w:tcBorders>
                  <w:vAlign w:val="center"/>
                </w:tcPr>
                <w:p w14:paraId="75E7ACB3"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w:t>
                  </w:r>
                </w:p>
              </w:tc>
            </w:tr>
            <w:tr w:rsidR="00745E3E" w:rsidRPr="006145DB" w14:paraId="60F7BFB1" w14:textId="77777777" w:rsidTr="00D33C71">
              <w:trPr>
                <w:trHeight w:val="864"/>
                <w:jc w:val="center"/>
              </w:trPr>
              <w:tc>
                <w:tcPr>
                  <w:tcW w:w="2858" w:type="dxa"/>
                  <w:vMerge w:val="restart"/>
                  <w:shd w:val="clear" w:color="auto" w:fill="FFFFFF" w:themeFill="background1"/>
                  <w:vAlign w:val="center"/>
                </w:tcPr>
                <w:p w14:paraId="4EAB0B41" w14:textId="4A1168C9"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Niña o niño con desnutrición aguda (moderada o severa) sin restricciones médicas para el ingreso a entornos institucionales, remitidos por las entidades nacionales, distritales y locales, de acuerdo con lo establecido en la fase de identificación de la ruta Especializada de Atención Integral a</w:t>
                  </w:r>
                  <w:r w:rsidR="00DD11F0" w:rsidRPr="006145DB">
                    <w:rPr>
                      <w:rFonts w:eastAsia="Arial" w:cs="Arial"/>
                      <w:sz w:val="16"/>
                      <w:szCs w:val="16"/>
                    </w:rPr>
                    <w:t xml:space="preserve"> </w:t>
                  </w:r>
                  <w:r w:rsidRPr="006145DB">
                    <w:rPr>
                      <w:rFonts w:eastAsia="Arial" w:cs="Arial"/>
                      <w:sz w:val="16"/>
                      <w:szCs w:val="16"/>
                    </w:rPr>
                    <w:t>la</w:t>
                  </w:r>
                  <w:r w:rsidR="00DD11F0" w:rsidRPr="006145DB">
                    <w:rPr>
                      <w:rFonts w:eastAsia="Arial" w:cs="Arial"/>
                      <w:sz w:val="16"/>
                      <w:szCs w:val="16"/>
                    </w:rPr>
                    <w:t xml:space="preserve"> </w:t>
                  </w:r>
                  <w:r w:rsidRPr="006145DB">
                    <w:rPr>
                      <w:rFonts w:eastAsia="Arial" w:cs="Arial"/>
                      <w:sz w:val="16"/>
                      <w:szCs w:val="16"/>
                    </w:rPr>
                    <w:t>Desnutrición</w:t>
                  </w:r>
                  <w:r w:rsidR="00DD11F0" w:rsidRPr="006145DB">
                    <w:rPr>
                      <w:rFonts w:eastAsia="Arial" w:cs="Arial"/>
                      <w:sz w:val="16"/>
                      <w:szCs w:val="16"/>
                    </w:rPr>
                    <w:t xml:space="preserve"> </w:t>
                  </w:r>
                  <w:r w:rsidRPr="006145DB">
                    <w:rPr>
                      <w:rFonts w:eastAsia="Arial" w:cs="Arial"/>
                      <w:sz w:val="16"/>
                      <w:szCs w:val="16"/>
                    </w:rPr>
                    <w:t>Aguda en menores de 5 años.</w:t>
                  </w:r>
                </w:p>
              </w:tc>
              <w:tc>
                <w:tcPr>
                  <w:tcW w:w="1843" w:type="dxa"/>
                  <w:shd w:val="clear" w:color="auto" w:fill="FFFFFF" w:themeFill="background1"/>
                  <w:vAlign w:val="center"/>
                </w:tcPr>
                <w:p w14:paraId="12DBA0DF" w14:textId="6C4530AE"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Base de datos del - evento 113 Desnutrición aguda en menores de 5 años</w:t>
                  </w:r>
                  <w:r w:rsidR="00D33C71" w:rsidRPr="006145DB">
                    <w:rPr>
                      <w:rFonts w:eastAsia="Arial" w:cs="Arial"/>
                      <w:sz w:val="16"/>
                      <w:szCs w:val="16"/>
                    </w:rPr>
                    <w:t>.</w:t>
                  </w:r>
                </w:p>
              </w:tc>
              <w:tc>
                <w:tcPr>
                  <w:tcW w:w="1134" w:type="dxa"/>
                  <w:shd w:val="clear" w:color="auto" w:fill="FFFFFF" w:themeFill="background1"/>
                  <w:vAlign w:val="center"/>
                </w:tcPr>
                <w:p w14:paraId="0EB73FD7"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Mensual</w:t>
                  </w:r>
                </w:p>
              </w:tc>
              <w:tc>
                <w:tcPr>
                  <w:tcW w:w="1626" w:type="dxa"/>
                  <w:shd w:val="clear" w:color="auto" w:fill="FFFFFF" w:themeFill="background1"/>
                  <w:vAlign w:val="center"/>
                </w:tcPr>
                <w:p w14:paraId="7E0D580C" w14:textId="68E9D36A" w:rsidR="00CC35C3" w:rsidRPr="006145DB" w:rsidRDefault="00CC35C3" w:rsidP="00DD11F0">
                  <w:pPr>
                    <w:tabs>
                      <w:tab w:val="left" w:pos="709"/>
                    </w:tabs>
                    <w:spacing w:after="0" w:line="240" w:lineRule="auto"/>
                    <w:jc w:val="center"/>
                    <w:rPr>
                      <w:rFonts w:eastAsia="Arial" w:cs="Arial"/>
                      <w:sz w:val="16"/>
                      <w:szCs w:val="16"/>
                    </w:rPr>
                  </w:pPr>
                  <w:r w:rsidRPr="006145DB">
                    <w:rPr>
                      <w:rFonts w:eastAsia="Arial" w:cs="Arial"/>
                      <w:sz w:val="16"/>
                      <w:szCs w:val="16"/>
                    </w:rPr>
                    <w:t>Secretaría Distrital de Salud</w:t>
                  </w:r>
                </w:p>
              </w:tc>
            </w:tr>
            <w:tr w:rsidR="00745E3E" w:rsidRPr="006145DB" w14:paraId="6C416022" w14:textId="77777777" w:rsidTr="00D33C71">
              <w:trPr>
                <w:trHeight w:val="992"/>
                <w:jc w:val="center"/>
              </w:trPr>
              <w:tc>
                <w:tcPr>
                  <w:tcW w:w="2858" w:type="dxa"/>
                  <w:vMerge/>
                  <w:shd w:val="clear" w:color="auto" w:fill="FFFFFF" w:themeFill="background1"/>
                  <w:vAlign w:val="center"/>
                </w:tcPr>
                <w:p w14:paraId="1B81C28B" w14:textId="77777777" w:rsidR="00CC35C3" w:rsidRPr="006145DB" w:rsidRDefault="00CC35C3" w:rsidP="00DA0232">
                  <w:pPr>
                    <w:tabs>
                      <w:tab w:val="left" w:pos="8080"/>
                    </w:tabs>
                    <w:spacing w:after="0" w:line="240" w:lineRule="auto"/>
                    <w:ind w:left="105"/>
                    <w:jc w:val="both"/>
                    <w:textAlignment w:val="baseline"/>
                    <w:rPr>
                      <w:rFonts w:cs="Arial"/>
                      <w:sz w:val="16"/>
                      <w:szCs w:val="16"/>
                    </w:rPr>
                  </w:pPr>
                </w:p>
              </w:tc>
              <w:tc>
                <w:tcPr>
                  <w:tcW w:w="1843" w:type="dxa"/>
                  <w:shd w:val="clear" w:color="auto" w:fill="FFFFFF" w:themeFill="background1"/>
                  <w:vAlign w:val="center"/>
                </w:tcPr>
                <w:p w14:paraId="5C110EC8" w14:textId="77777777"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shd w:val="clear" w:color="auto" w:fill="FFFFFF" w:themeFill="background1"/>
                  <w:vAlign w:val="center"/>
                </w:tcPr>
                <w:p w14:paraId="15710904"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626" w:type="dxa"/>
                  <w:shd w:val="clear" w:color="auto" w:fill="FFFFFF" w:themeFill="background1"/>
                  <w:vAlign w:val="center"/>
                </w:tcPr>
                <w:p w14:paraId="2C73A9AF"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Subdirección Local para la Integración Social -Equipo del Servicio.</w:t>
                  </w:r>
                </w:p>
              </w:tc>
            </w:tr>
            <w:tr w:rsidR="00745E3E" w:rsidRPr="006145DB" w14:paraId="4190DF97" w14:textId="77777777" w:rsidTr="00D33C71">
              <w:trPr>
                <w:trHeight w:val="300"/>
                <w:jc w:val="center"/>
              </w:trPr>
              <w:tc>
                <w:tcPr>
                  <w:tcW w:w="2858" w:type="dxa"/>
                  <w:shd w:val="clear" w:color="auto" w:fill="FFFFFF" w:themeFill="background1"/>
                  <w:vAlign w:val="center"/>
                </w:tcPr>
                <w:p w14:paraId="2311F615" w14:textId="77777777"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Niño o niña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843" w:type="dxa"/>
                  <w:shd w:val="clear" w:color="auto" w:fill="FFFFFF" w:themeFill="background1"/>
                  <w:vAlign w:val="center"/>
                </w:tcPr>
                <w:p w14:paraId="031A55AE" w14:textId="77777777"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Registro Único de Victimas – RUV de la Unidad Administrativa Especial para la Atención y Reparación Integral de las Víctimas</w:t>
                  </w:r>
                </w:p>
              </w:tc>
              <w:tc>
                <w:tcPr>
                  <w:tcW w:w="1134" w:type="dxa"/>
                  <w:shd w:val="clear" w:color="auto" w:fill="FFFFFF" w:themeFill="background1"/>
                  <w:vAlign w:val="center"/>
                </w:tcPr>
                <w:p w14:paraId="04768378"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Trimestral</w:t>
                  </w:r>
                </w:p>
              </w:tc>
              <w:tc>
                <w:tcPr>
                  <w:tcW w:w="1626" w:type="dxa"/>
                  <w:shd w:val="clear" w:color="auto" w:fill="FFFFFF" w:themeFill="background1"/>
                  <w:vAlign w:val="center"/>
                </w:tcPr>
                <w:p w14:paraId="519E50DC"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Oficina Consejería Distrital de Paz, Víctimas y Reconciliación</w:t>
                  </w:r>
                </w:p>
              </w:tc>
            </w:tr>
            <w:tr w:rsidR="00745E3E" w:rsidRPr="006145DB" w14:paraId="383C963F" w14:textId="77777777" w:rsidTr="00D33C71">
              <w:trPr>
                <w:trHeight w:val="285"/>
                <w:jc w:val="center"/>
              </w:trPr>
              <w:tc>
                <w:tcPr>
                  <w:tcW w:w="2858" w:type="dxa"/>
                  <w:vMerge w:val="restart"/>
                  <w:shd w:val="clear" w:color="auto" w:fill="FFFFFF" w:themeFill="background1"/>
                  <w:vAlign w:val="center"/>
                </w:tcPr>
                <w:p w14:paraId="6DDE6B42" w14:textId="77777777"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Niña o niño con discapacidad o alteraciones en el desarrollo, sin restricciones médicas para el ingreso a entornos institucionales.</w:t>
                  </w:r>
                </w:p>
              </w:tc>
              <w:tc>
                <w:tcPr>
                  <w:tcW w:w="1843" w:type="dxa"/>
                  <w:shd w:val="clear" w:color="auto" w:fill="FFFFFF" w:themeFill="background1"/>
                  <w:vAlign w:val="center"/>
                </w:tcPr>
                <w:p w14:paraId="08C5C727" w14:textId="77777777"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shd w:val="clear" w:color="auto" w:fill="FFFFFF" w:themeFill="background1"/>
                  <w:vAlign w:val="center"/>
                </w:tcPr>
                <w:p w14:paraId="2675E688" w14:textId="77777777" w:rsidR="00CC35C3" w:rsidRPr="006145DB" w:rsidRDefault="00CC35C3" w:rsidP="00D33C71">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626" w:type="dxa"/>
                  <w:shd w:val="clear" w:color="auto" w:fill="FFFFFF" w:themeFill="background1"/>
                  <w:vAlign w:val="center"/>
                </w:tcPr>
                <w:p w14:paraId="1419AE33" w14:textId="037A57CF"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745E3E" w:rsidRPr="006145DB" w14:paraId="4752E7A4" w14:textId="77777777" w:rsidTr="00D33C71">
              <w:trPr>
                <w:trHeight w:val="645"/>
                <w:jc w:val="center"/>
              </w:trPr>
              <w:tc>
                <w:tcPr>
                  <w:tcW w:w="2858" w:type="dxa"/>
                  <w:vMerge/>
                  <w:shd w:val="clear" w:color="auto" w:fill="FFFFFF" w:themeFill="background1"/>
                  <w:vAlign w:val="center"/>
                </w:tcPr>
                <w:p w14:paraId="075CBFD0" w14:textId="77777777" w:rsidR="00CC35C3" w:rsidRPr="006145DB" w:rsidRDefault="00CC35C3" w:rsidP="00DA0232">
                  <w:pPr>
                    <w:tabs>
                      <w:tab w:val="left" w:pos="709"/>
                    </w:tabs>
                    <w:spacing w:before="240" w:after="0" w:line="240" w:lineRule="auto"/>
                    <w:rPr>
                      <w:rFonts w:eastAsia="Arial" w:cs="Arial"/>
                      <w:sz w:val="16"/>
                      <w:szCs w:val="16"/>
                    </w:rPr>
                  </w:pPr>
                </w:p>
              </w:tc>
              <w:tc>
                <w:tcPr>
                  <w:tcW w:w="1843" w:type="dxa"/>
                  <w:shd w:val="clear" w:color="auto" w:fill="FFFFFF" w:themeFill="background1"/>
                  <w:vAlign w:val="center"/>
                </w:tcPr>
                <w:p w14:paraId="0C3748A3" w14:textId="77777777"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shd w:val="clear" w:color="auto" w:fill="FFFFFF" w:themeFill="background1"/>
                  <w:vAlign w:val="center"/>
                </w:tcPr>
                <w:p w14:paraId="3FEA3FED"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626" w:type="dxa"/>
                  <w:shd w:val="clear" w:color="auto" w:fill="FFFFFF" w:themeFill="background1"/>
                  <w:vAlign w:val="center"/>
                </w:tcPr>
                <w:p w14:paraId="18A32F1B" w14:textId="078759F9"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Subdirección Local para la Integración Social -Equipo del Servicio</w:t>
                  </w:r>
                </w:p>
              </w:tc>
            </w:tr>
            <w:tr w:rsidR="00745E3E" w:rsidRPr="006145DB" w14:paraId="47ECBAEC" w14:textId="77777777" w:rsidTr="00D33C71">
              <w:trPr>
                <w:trHeight w:val="645"/>
                <w:jc w:val="center"/>
              </w:trPr>
              <w:tc>
                <w:tcPr>
                  <w:tcW w:w="2858" w:type="dxa"/>
                  <w:shd w:val="clear" w:color="auto" w:fill="FFFFFF" w:themeFill="background1"/>
                  <w:vAlign w:val="center"/>
                </w:tcPr>
                <w:p w14:paraId="528D4755" w14:textId="77777777"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 xml:space="preserve">Niña o niño Indígena o Rrom Gitana registrada en los listados oficiales avalados por entidad gubernamental competente o listados enviados por las instancias de representación y participación de comunidades étnicas a la entidad distrital competente. </w:t>
                  </w:r>
                </w:p>
              </w:tc>
              <w:tc>
                <w:tcPr>
                  <w:tcW w:w="1843" w:type="dxa"/>
                  <w:shd w:val="clear" w:color="auto" w:fill="FFFFFF" w:themeFill="background1"/>
                  <w:vAlign w:val="center"/>
                </w:tcPr>
                <w:p w14:paraId="10F67008" w14:textId="77777777"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Censos oficiales de comunidades étnicas: Indígena Cabildos reconocidos en la ciudad de Bogotá y Rrom - Gitano</w:t>
                  </w:r>
                </w:p>
              </w:tc>
              <w:tc>
                <w:tcPr>
                  <w:tcW w:w="1134" w:type="dxa"/>
                  <w:shd w:val="clear" w:color="auto" w:fill="FFFFFF" w:themeFill="background1"/>
                  <w:vAlign w:val="center"/>
                </w:tcPr>
                <w:p w14:paraId="5934A8D0" w14:textId="77777777" w:rsidR="00CC35C3" w:rsidRPr="006145DB" w:rsidRDefault="00CC35C3" w:rsidP="00745E3E">
                  <w:pPr>
                    <w:spacing w:after="0" w:line="240" w:lineRule="auto"/>
                    <w:jc w:val="center"/>
                    <w:rPr>
                      <w:rFonts w:eastAsia="Arial" w:cs="Arial"/>
                      <w:sz w:val="16"/>
                      <w:szCs w:val="16"/>
                    </w:rPr>
                  </w:pPr>
                  <w:r w:rsidRPr="006145DB">
                    <w:rPr>
                      <w:rFonts w:eastAsia="Arial" w:cs="Arial"/>
                      <w:sz w:val="16"/>
                      <w:szCs w:val="16"/>
                    </w:rPr>
                    <w:t>2021 entrega única</w:t>
                  </w:r>
                </w:p>
              </w:tc>
              <w:tc>
                <w:tcPr>
                  <w:tcW w:w="1626" w:type="dxa"/>
                  <w:shd w:val="clear" w:color="auto" w:fill="FFFFFF" w:themeFill="background1"/>
                  <w:vAlign w:val="center"/>
                </w:tcPr>
                <w:p w14:paraId="543D1F75"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Ministerio del Interior</w:t>
                  </w:r>
                </w:p>
              </w:tc>
            </w:tr>
            <w:tr w:rsidR="00745E3E" w:rsidRPr="006145DB" w14:paraId="69B8EC87" w14:textId="77777777" w:rsidTr="00D33C71">
              <w:trPr>
                <w:trHeight w:val="645"/>
                <w:jc w:val="center"/>
              </w:trPr>
              <w:tc>
                <w:tcPr>
                  <w:tcW w:w="2858" w:type="dxa"/>
                  <w:vMerge w:val="restart"/>
                  <w:shd w:val="clear" w:color="auto" w:fill="FFFFFF" w:themeFill="background1"/>
                  <w:vAlign w:val="center"/>
                </w:tcPr>
                <w:p w14:paraId="5FCBCD65" w14:textId="259701FF"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Niña o niño indígena con certificación de pertenencia étnica</w:t>
                  </w:r>
                  <w:r w:rsidR="00D33C71" w:rsidRPr="006145DB">
                    <w:rPr>
                      <w:rFonts w:eastAsia="Arial" w:cs="Arial"/>
                      <w:sz w:val="16"/>
                      <w:szCs w:val="16"/>
                    </w:rPr>
                    <w:t>.</w:t>
                  </w:r>
                </w:p>
              </w:tc>
              <w:tc>
                <w:tcPr>
                  <w:tcW w:w="1843" w:type="dxa"/>
                  <w:shd w:val="clear" w:color="auto" w:fill="FFFFFF" w:themeFill="background1"/>
                  <w:vAlign w:val="center"/>
                </w:tcPr>
                <w:p w14:paraId="2893777B" w14:textId="77777777"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Certificado de pertenencia étnica expedida por el cabildo o resguardo indígena</w:t>
                  </w:r>
                </w:p>
              </w:tc>
              <w:tc>
                <w:tcPr>
                  <w:tcW w:w="1134" w:type="dxa"/>
                  <w:shd w:val="clear" w:color="auto" w:fill="FFFFFF" w:themeFill="background1"/>
                  <w:vAlign w:val="center"/>
                </w:tcPr>
                <w:p w14:paraId="3C5B70B7" w14:textId="77777777" w:rsidR="00CC35C3" w:rsidRPr="006145DB" w:rsidRDefault="00CC35C3" w:rsidP="00745E3E">
                  <w:pPr>
                    <w:spacing w:after="0" w:line="240" w:lineRule="auto"/>
                    <w:jc w:val="center"/>
                    <w:rPr>
                      <w:rFonts w:eastAsia="Arial" w:cs="Arial"/>
                      <w:sz w:val="16"/>
                      <w:szCs w:val="16"/>
                    </w:rPr>
                  </w:pPr>
                  <w:r w:rsidRPr="006145DB">
                    <w:rPr>
                      <w:rFonts w:eastAsia="Arial" w:cs="Arial"/>
                      <w:sz w:val="16"/>
                      <w:szCs w:val="16"/>
                    </w:rPr>
                    <w:t>Demanda</w:t>
                  </w:r>
                </w:p>
              </w:tc>
              <w:tc>
                <w:tcPr>
                  <w:tcW w:w="1626" w:type="dxa"/>
                  <w:shd w:val="clear" w:color="auto" w:fill="FFFFFF" w:themeFill="background1"/>
                  <w:vAlign w:val="center"/>
                </w:tcPr>
                <w:p w14:paraId="1AFFFDD1"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Cabildo o resguardo indígena</w:t>
                  </w:r>
                </w:p>
              </w:tc>
            </w:tr>
            <w:tr w:rsidR="00745E3E" w:rsidRPr="006145DB" w14:paraId="2BACA592" w14:textId="77777777" w:rsidTr="00D33C71">
              <w:trPr>
                <w:trHeight w:val="479"/>
                <w:jc w:val="center"/>
              </w:trPr>
              <w:tc>
                <w:tcPr>
                  <w:tcW w:w="2858" w:type="dxa"/>
                  <w:vMerge/>
                  <w:shd w:val="clear" w:color="auto" w:fill="FFFFFF" w:themeFill="background1"/>
                  <w:vAlign w:val="center"/>
                </w:tcPr>
                <w:p w14:paraId="7656DA52" w14:textId="77777777" w:rsidR="00CC35C3" w:rsidRPr="006145DB" w:rsidRDefault="00CC35C3" w:rsidP="00DA0232">
                  <w:pPr>
                    <w:tabs>
                      <w:tab w:val="left" w:pos="709"/>
                    </w:tabs>
                    <w:spacing w:after="0" w:line="240" w:lineRule="auto"/>
                    <w:jc w:val="both"/>
                    <w:rPr>
                      <w:rFonts w:eastAsia="Arial" w:cs="Arial"/>
                      <w:sz w:val="16"/>
                      <w:szCs w:val="16"/>
                    </w:rPr>
                  </w:pPr>
                </w:p>
              </w:tc>
              <w:tc>
                <w:tcPr>
                  <w:tcW w:w="1843" w:type="dxa"/>
                  <w:shd w:val="clear" w:color="auto" w:fill="FFFFFF" w:themeFill="background1"/>
                  <w:vAlign w:val="center"/>
                </w:tcPr>
                <w:p w14:paraId="7D026F7A" w14:textId="77777777"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Certificado información censal resguardos y cabildos indígenas</w:t>
                  </w:r>
                </w:p>
              </w:tc>
              <w:tc>
                <w:tcPr>
                  <w:tcW w:w="1134" w:type="dxa"/>
                  <w:shd w:val="clear" w:color="auto" w:fill="FFFFFF" w:themeFill="background1"/>
                  <w:vAlign w:val="center"/>
                </w:tcPr>
                <w:p w14:paraId="617B868A" w14:textId="77777777" w:rsidR="00CC35C3" w:rsidRPr="006145DB" w:rsidRDefault="00CC35C3" w:rsidP="00745E3E">
                  <w:pPr>
                    <w:spacing w:after="0" w:line="240" w:lineRule="auto"/>
                    <w:jc w:val="center"/>
                    <w:rPr>
                      <w:rFonts w:eastAsia="Arial" w:cs="Arial"/>
                      <w:sz w:val="16"/>
                      <w:szCs w:val="16"/>
                    </w:rPr>
                  </w:pPr>
                  <w:r w:rsidRPr="006145DB">
                    <w:rPr>
                      <w:rFonts w:eastAsia="Arial" w:cs="Arial"/>
                      <w:sz w:val="16"/>
                      <w:szCs w:val="16"/>
                    </w:rPr>
                    <w:t>Demanda</w:t>
                  </w:r>
                </w:p>
              </w:tc>
              <w:tc>
                <w:tcPr>
                  <w:tcW w:w="1626" w:type="dxa"/>
                  <w:shd w:val="clear" w:color="auto" w:fill="FFFFFF" w:themeFill="background1"/>
                  <w:vAlign w:val="center"/>
                </w:tcPr>
                <w:p w14:paraId="5AE559A3"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Ministerio del Interior</w:t>
                  </w:r>
                </w:p>
              </w:tc>
            </w:tr>
            <w:tr w:rsidR="00745E3E" w:rsidRPr="006145DB" w14:paraId="1904C708" w14:textId="77777777" w:rsidTr="00D33C71">
              <w:trPr>
                <w:trHeight w:val="956"/>
                <w:jc w:val="center"/>
              </w:trPr>
              <w:tc>
                <w:tcPr>
                  <w:tcW w:w="2858" w:type="dxa"/>
                  <w:shd w:val="clear" w:color="auto" w:fill="FFFFFF" w:themeFill="background1"/>
                  <w:vAlign w:val="center"/>
                </w:tcPr>
                <w:p w14:paraId="1958A656" w14:textId="4841F669"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Niña o niño afrocolombiano, raizal o palenquero con certificación de pertenencia étnica</w:t>
                  </w:r>
                  <w:r w:rsidR="00D33C71" w:rsidRPr="006145DB">
                    <w:rPr>
                      <w:rFonts w:eastAsia="Arial" w:cs="Arial"/>
                      <w:sz w:val="16"/>
                      <w:szCs w:val="16"/>
                    </w:rPr>
                    <w:t>.</w:t>
                  </w:r>
                </w:p>
              </w:tc>
              <w:tc>
                <w:tcPr>
                  <w:tcW w:w="1843" w:type="dxa"/>
                  <w:shd w:val="clear" w:color="auto" w:fill="FFFFFF" w:themeFill="background1"/>
                  <w:vAlign w:val="center"/>
                </w:tcPr>
                <w:p w14:paraId="78F1F1FA" w14:textId="77777777" w:rsidR="00CC35C3" w:rsidRPr="006145DB" w:rsidRDefault="00CC35C3" w:rsidP="00C931DA">
                  <w:pPr>
                    <w:tabs>
                      <w:tab w:val="left" w:pos="709"/>
                    </w:tabs>
                    <w:spacing w:after="0" w:line="240" w:lineRule="auto"/>
                    <w:jc w:val="center"/>
                    <w:rPr>
                      <w:rFonts w:eastAsia="Arial" w:cs="Arial"/>
                      <w:sz w:val="16"/>
                      <w:szCs w:val="16"/>
                    </w:rPr>
                  </w:pPr>
                  <w:r w:rsidRPr="006145DB">
                    <w:rPr>
                      <w:rFonts w:eastAsia="Arial" w:cs="Arial"/>
                      <w:sz w:val="16"/>
                      <w:szCs w:val="16"/>
                    </w:rPr>
                    <w:t>Certificado de autoreconocimiento de pertenencia a la comunidad afrodescendiente, raizal o palenquera</w:t>
                  </w:r>
                </w:p>
              </w:tc>
              <w:tc>
                <w:tcPr>
                  <w:tcW w:w="1134" w:type="dxa"/>
                  <w:shd w:val="clear" w:color="auto" w:fill="FFFFFF" w:themeFill="background1"/>
                  <w:vAlign w:val="center"/>
                </w:tcPr>
                <w:p w14:paraId="74DD019F" w14:textId="77777777" w:rsidR="00CC35C3" w:rsidRPr="006145DB" w:rsidRDefault="00CC35C3" w:rsidP="00745E3E">
                  <w:pPr>
                    <w:spacing w:after="0" w:line="240" w:lineRule="auto"/>
                    <w:jc w:val="center"/>
                    <w:rPr>
                      <w:rFonts w:eastAsia="Arial" w:cs="Arial"/>
                      <w:sz w:val="16"/>
                      <w:szCs w:val="16"/>
                    </w:rPr>
                  </w:pPr>
                  <w:r w:rsidRPr="006145DB">
                    <w:rPr>
                      <w:rFonts w:eastAsia="Arial" w:cs="Arial"/>
                      <w:sz w:val="16"/>
                      <w:szCs w:val="16"/>
                    </w:rPr>
                    <w:t>Demanda</w:t>
                  </w:r>
                </w:p>
              </w:tc>
              <w:tc>
                <w:tcPr>
                  <w:tcW w:w="1626" w:type="dxa"/>
                  <w:shd w:val="clear" w:color="auto" w:fill="FFFFFF" w:themeFill="background1"/>
                  <w:vAlign w:val="center"/>
                </w:tcPr>
                <w:p w14:paraId="5D943010" w14:textId="77777777" w:rsidR="00CC35C3" w:rsidRPr="006145DB" w:rsidRDefault="00CC35C3" w:rsidP="00745E3E">
                  <w:pPr>
                    <w:tabs>
                      <w:tab w:val="left" w:pos="709"/>
                    </w:tabs>
                    <w:spacing w:after="0" w:line="240" w:lineRule="auto"/>
                    <w:jc w:val="center"/>
                    <w:rPr>
                      <w:rFonts w:eastAsia="Arial" w:cs="Arial"/>
                      <w:sz w:val="16"/>
                      <w:szCs w:val="16"/>
                    </w:rPr>
                  </w:pPr>
                  <w:r w:rsidRPr="006145DB">
                    <w:rPr>
                      <w:rFonts w:eastAsia="Arial" w:cs="Arial"/>
                      <w:sz w:val="16"/>
                      <w:szCs w:val="16"/>
                    </w:rPr>
                    <w:t>Ministerio del Interior</w:t>
                  </w:r>
                </w:p>
              </w:tc>
            </w:tr>
            <w:tr w:rsidR="00745E3E" w:rsidRPr="006145DB" w14:paraId="7ED4C16B" w14:textId="77777777" w:rsidTr="00D33C71">
              <w:trPr>
                <w:trHeight w:val="844"/>
                <w:jc w:val="center"/>
              </w:trPr>
              <w:tc>
                <w:tcPr>
                  <w:tcW w:w="2858" w:type="dxa"/>
                  <w:shd w:val="clear" w:color="auto" w:fill="FFFFFF" w:themeFill="background1"/>
                  <w:vAlign w:val="center"/>
                </w:tcPr>
                <w:p w14:paraId="675442FD" w14:textId="77777777"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Niña o niño con medida de protección por vulneración de sus derechos y en Proceso Administrativo de Restablecimiento de Derechos.</w:t>
                  </w:r>
                </w:p>
              </w:tc>
              <w:tc>
                <w:tcPr>
                  <w:tcW w:w="1843" w:type="dxa"/>
                  <w:shd w:val="clear" w:color="auto" w:fill="FFFFFF" w:themeFill="background1"/>
                  <w:vAlign w:val="center"/>
                </w:tcPr>
                <w:p w14:paraId="269ACFE2" w14:textId="77777777" w:rsidR="00CC35C3" w:rsidRPr="006145DB" w:rsidRDefault="00CC35C3" w:rsidP="00D33C71">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shd w:val="clear" w:color="auto" w:fill="FFFFFF" w:themeFill="background1"/>
                  <w:vAlign w:val="center"/>
                </w:tcPr>
                <w:p w14:paraId="1C25E121" w14:textId="77777777" w:rsidR="00CC35C3" w:rsidRPr="006145DB" w:rsidRDefault="00CC35C3" w:rsidP="00D33C71">
                  <w:pPr>
                    <w:tabs>
                      <w:tab w:val="left" w:pos="709"/>
                    </w:tabs>
                    <w:spacing w:before="240" w:after="0" w:line="240" w:lineRule="auto"/>
                    <w:jc w:val="center"/>
                    <w:rPr>
                      <w:rFonts w:eastAsia="Arial" w:cs="Arial"/>
                      <w:sz w:val="16"/>
                      <w:szCs w:val="16"/>
                    </w:rPr>
                  </w:pPr>
                  <w:r w:rsidRPr="006145DB">
                    <w:rPr>
                      <w:rFonts w:eastAsia="Arial" w:cs="Arial"/>
                      <w:sz w:val="16"/>
                      <w:szCs w:val="16"/>
                    </w:rPr>
                    <w:t>Demanda</w:t>
                  </w:r>
                </w:p>
              </w:tc>
              <w:tc>
                <w:tcPr>
                  <w:tcW w:w="1626" w:type="dxa"/>
                  <w:shd w:val="clear" w:color="auto" w:fill="FFFFFF" w:themeFill="background1"/>
                  <w:vAlign w:val="center"/>
                </w:tcPr>
                <w:p w14:paraId="743A6229" w14:textId="77777777" w:rsidR="00CC35C3" w:rsidRPr="006145DB" w:rsidRDefault="00CC35C3" w:rsidP="00D33C71">
                  <w:pPr>
                    <w:tabs>
                      <w:tab w:val="left" w:pos="709"/>
                    </w:tabs>
                    <w:spacing w:after="0" w:line="240" w:lineRule="auto"/>
                    <w:jc w:val="center"/>
                    <w:rPr>
                      <w:rFonts w:eastAsia="Arial" w:cs="Arial"/>
                      <w:sz w:val="16"/>
                      <w:szCs w:val="16"/>
                    </w:rPr>
                  </w:pPr>
                  <w:r w:rsidRPr="006145DB">
                    <w:rPr>
                      <w:rFonts w:eastAsia="Arial" w:cs="Arial"/>
                      <w:sz w:val="16"/>
                      <w:szCs w:val="16"/>
                    </w:rPr>
                    <w:t>Subdirección Local para la Integración Social -Equipo del Servicio.</w:t>
                  </w:r>
                </w:p>
              </w:tc>
            </w:tr>
            <w:tr w:rsidR="00745E3E" w:rsidRPr="006145DB" w14:paraId="15955444" w14:textId="77777777" w:rsidTr="00807AB1">
              <w:trPr>
                <w:trHeight w:val="1128"/>
                <w:jc w:val="center"/>
              </w:trPr>
              <w:tc>
                <w:tcPr>
                  <w:tcW w:w="2858" w:type="dxa"/>
                  <w:vMerge w:val="restart"/>
                  <w:shd w:val="clear" w:color="auto" w:fill="FFFFFF" w:themeFill="background1"/>
                  <w:vAlign w:val="center"/>
                </w:tcPr>
                <w:p w14:paraId="430D0FE5" w14:textId="76B6DF4E"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Niñas y niños identificados por la SDIS en alguna de las siguientes situaciones: uso en mendicidad, trabajo infantil, persona que vive en calle o en soluciones</w:t>
                  </w:r>
                  <w:r w:rsidR="000223EE" w:rsidRPr="006145DB">
                    <w:rPr>
                      <w:rFonts w:eastAsia="Arial" w:cs="Arial"/>
                      <w:sz w:val="16"/>
                      <w:szCs w:val="16"/>
                    </w:rPr>
                    <w:t xml:space="preserve"> </w:t>
                  </w:r>
                  <w:r w:rsidRPr="006145DB">
                    <w:rPr>
                      <w:rFonts w:eastAsia="Arial" w:cs="Arial"/>
                      <w:sz w:val="16"/>
                      <w:szCs w:val="16"/>
                    </w:rPr>
                    <w:t>habitacionales temporales “paga diarios”, entre otros.</w:t>
                  </w:r>
                </w:p>
              </w:tc>
              <w:tc>
                <w:tcPr>
                  <w:tcW w:w="1843" w:type="dxa"/>
                  <w:shd w:val="clear" w:color="auto" w:fill="FFFFFF" w:themeFill="background1"/>
                  <w:vAlign w:val="center"/>
                </w:tcPr>
                <w:p w14:paraId="67279EED" w14:textId="77777777" w:rsidR="00CC35C3" w:rsidRPr="006145DB" w:rsidRDefault="00CC35C3" w:rsidP="00D33C71">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shd w:val="clear" w:color="auto" w:fill="FFFFFF" w:themeFill="background1"/>
                  <w:vAlign w:val="center"/>
                </w:tcPr>
                <w:p w14:paraId="7608E906" w14:textId="77777777" w:rsidR="00CC35C3" w:rsidRPr="006145DB" w:rsidRDefault="00CC35C3" w:rsidP="00D33C71">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626" w:type="dxa"/>
                  <w:shd w:val="clear" w:color="auto" w:fill="FFFFFF" w:themeFill="background1"/>
                  <w:vAlign w:val="center"/>
                </w:tcPr>
                <w:p w14:paraId="4EE07FD8" w14:textId="77777777" w:rsidR="00CC35C3" w:rsidRPr="006145DB" w:rsidRDefault="00CC35C3" w:rsidP="00D33C71">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 - Subdirección Local para la Integración Social -Equipo del Servicio.</w:t>
                  </w:r>
                </w:p>
              </w:tc>
            </w:tr>
            <w:tr w:rsidR="00745E3E" w:rsidRPr="006145DB" w14:paraId="10D4EFF0" w14:textId="77777777" w:rsidTr="00781EC2">
              <w:trPr>
                <w:trHeight w:val="300"/>
                <w:jc w:val="center"/>
              </w:trPr>
              <w:tc>
                <w:tcPr>
                  <w:tcW w:w="2858" w:type="dxa"/>
                  <w:vMerge/>
                  <w:tcBorders>
                    <w:bottom w:val="single" w:sz="4" w:space="0" w:color="auto"/>
                  </w:tcBorders>
                  <w:vAlign w:val="center"/>
                </w:tcPr>
                <w:p w14:paraId="1CCE8388" w14:textId="77777777" w:rsidR="00CC35C3" w:rsidRPr="006145DB" w:rsidRDefault="00CC35C3" w:rsidP="00DA0232">
                  <w:pPr>
                    <w:tabs>
                      <w:tab w:val="left" w:pos="709"/>
                    </w:tabs>
                    <w:spacing w:before="240" w:after="0" w:line="240" w:lineRule="auto"/>
                    <w:rPr>
                      <w:rFonts w:eastAsia="Arial" w:cs="Arial"/>
                      <w:sz w:val="16"/>
                      <w:szCs w:val="16"/>
                      <w:lang w:val="es-MX"/>
                    </w:rPr>
                  </w:pPr>
                </w:p>
              </w:tc>
              <w:tc>
                <w:tcPr>
                  <w:tcW w:w="1843" w:type="dxa"/>
                  <w:tcBorders>
                    <w:bottom w:val="single" w:sz="4" w:space="0" w:color="auto"/>
                  </w:tcBorders>
                  <w:shd w:val="clear" w:color="auto" w:fill="FFFFFF" w:themeFill="background1"/>
                  <w:vAlign w:val="center"/>
                </w:tcPr>
                <w:p w14:paraId="3998AF2E" w14:textId="77777777" w:rsidR="00CC35C3" w:rsidRPr="006145DB" w:rsidRDefault="00CC35C3" w:rsidP="00781EC2">
                  <w:pPr>
                    <w:tabs>
                      <w:tab w:val="left" w:pos="709"/>
                    </w:tabs>
                    <w:spacing w:after="0" w:line="240" w:lineRule="auto"/>
                    <w:jc w:val="center"/>
                    <w:rPr>
                      <w:rFonts w:eastAsia="Arial" w:cs="Arial"/>
                      <w:sz w:val="16"/>
                      <w:szCs w:val="16"/>
                    </w:rPr>
                  </w:pPr>
                  <w:r w:rsidRPr="006145DB">
                    <w:rPr>
                      <w:rFonts w:eastAsia="Arial" w:cs="Arial"/>
                      <w:sz w:val="16"/>
                      <w:szCs w:val="16"/>
                    </w:rPr>
                    <w:t>Base de personas residentes en paga diarios</w:t>
                  </w:r>
                </w:p>
              </w:tc>
              <w:tc>
                <w:tcPr>
                  <w:tcW w:w="1134" w:type="dxa"/>
                  <w:tcBorders>
                    <w:bottom w:val="single" w:sz="4" w:space="0" w:color="auto"/>
                  </w:tcBorders>
                  <w:shd w:val="clear" w:color="auto" w:fill="FFFFFF" w:themeFill="background1"/>
                  <w:vAlign w:val="center"/>
                </w:tcPr>
                <w:p w14:paraId="31854916" w14:textId="77777777" w:rsidR="00CC35C3" w:rsidRPr="006145DB" w:rsidRDefault="00CC35C3" w:rsidP="00807AB1">
                  <w:pPr>
                    <w:tabs>
                      <w:tab w:val="left" w:pos="709"/>
                    </w:tabs>
                    <w:spacing w:after="0" w:line="240" w:lineRule="auto"/>
                    <w:jc w:val="center"/>
                    <w:rPr>
                      <w:rFonts w:eastAsia="Arial" w:cs="Arial"/>
                      <w:sz w:val="16"/>
                      <w:szCs w:val="16"/>
                    </w:rPr>
                  </w:pPr>
                  <w:r w:rsidRPr="006145DB">
                    <w:rPr>
                      <w:rFonts w:eastAsia="Arial" w:cs="Arial"/>
                      <w:sz w:val="16"/>
                      <w:szCs w:val="16"/>
                    </w:rPr>
                    <w:t>Vigente</w:t>
                  </w:r>
                </w:p>
              </w:tc>
              <w:tc>
                <w:tcPr>
                  <w:tcW w:w="1626" w:type="dxa"/>
                  <w:tcBorders>
                    <w:bottom w:val="single" w:sz="4" w:space="0" w:color="auto"/>
                  </w:tcBorders>
                  <w:shd w:val="clear" w:color="auto" w:fill="FFFFFF" w:themeFill="background1"/>
                  <w:vAlign w:val="center"/>
                </w:tcPr>
                <w:p w14:paraId="61518E82" w14:textId="77777777" w:rsidR="00CC35C3" w:rsidRPr="006145DB" w:rsidRDefault="00CC35C3" w:rsidP="00781EC2">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 y Secretaría Distrital Planeación - SDP</w:t>
                  </w:r>
                </w:p>
              </w:tc>
            </w:tr>
            <w:tr w:rsidR="00745E3E" w:rsidRPr="006145DB" w14:paraId="47A1EC88" w14:textId="77777777" w:rsidTr="00781EC2">
              <w:trPr>
                <w:trHeight w:val="300"/>
                <w:jc w:val="center"/>
              </w:trPr>
              <w:tc>
                <w:tcPr>
                  <w:tcW w:w="2858" w:type="dxa"/>
                  <w:tcBorders>
                    <w:bottom w:val="nil"/>
                  </w:tcBorders>
                  <w:shd w:val="clear" w:color="auto" w:fill="FFFFFF" w:themeFill="background1"/>
                  <w:vAlign w:val="center"/>
                </w:tcPr>
                <w:p w14:paraId="54059471" w14:textId="77777777" w:rsidR="00CC35C3" w:rsidRPr="006145DB" w:rsidRDefault="00CC35C3" w:rsidP="00DA0232">
                  <w:pPr>
                    <w:tabs>
                      <w:tab w:val="left" w:pos="709"/>
                    </w:tabs>
                    <w:spacing w:after="0" w:line="240" w:lineRule="auto"/>
                    <w:jc w:val="both"/>
                    <w:rPr>
                      <w:rFonts w:eastAsia="Arial" w:cs="Arial"/>
                      <w:sz w:val="16"/>
                      <w:szCs w:val="16"/>
                    </w:rPr>
                  </w:pPr>
                  <w:r w:rsidRPr="006145DB">
                    <w:rPr>
                      <w:rFonts w:eastAsia="Arial" w:cs="Arial"/>
                      <w:sz w:val="16"/>
                      <w:szCs w:val="16"/>
                    </w:rPr>
                    <w:t>Niña o niño remitidos por servicios que oferta la SDIS o por otras entidades Distritales y/o Nacionales.</w:t>
                  </w:r>
                </w:p>
              </w:tc>
              <w:tc>
                <w:tcPr>
                  <w:tcW w:w="1843" w:type="dxa"/>
                  <w:tcBorders>
                    <w:bottom w:val="nil"/>
                  </w:tcBorders>
                  <w:shd w:val="clear" w:color="auto" w:fill="FFFFFF" w:themeFill="background1"/>
                  <w:vAlign w:val="center"/>
                </w:tcPr>
                <w:p w14:paraId="751C8D1D" w14:textId="77777777" w:rsidR="00CC35C3" w:rsidRPr="006145DB" w:rsidRDefault="00CC35C3" w:rsidP="00781EC2">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bottom w:val="nil"/>
                  </w:tcBorders>
                  <w:shd w:val="clear" w:color="auto" w:fill="FFFFFF" w:themeFill="background1"/>
                  <w:vAlign w:val="center"/>
                </w:tcPr>
                <w:p w14:paraId="635E781C" w14:textId="77777777" w:rsidR="00CC35C3" w:rsidRPr="006145DB" w:rsidRDefault="00CC35C3" w:rsidP="00781EC2">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626" w:type="dxa"/>
                  <w:tcBorders>
                    <w:bottom w:val="nil"/>
                  </w:tcBorders>
                  <w:shd w:val="clear" w:color="auto" w:fill="FFFFFF" w:themeFill="background1"/>
                  <w:vAlign w:val="center"/>
                </w:tcPr>
                <w:p w14:paraId="3A32BDA3" w14:textId="77777777" w:rsidR="00CC35C3" w:rsidRPr="006145DB" w:rsidRDefault="00CC35C3" w:rsidP="00781EC2">
                  <w:pPr>
                    <w:tabs>
                      <w:tab w:val="left" w:pos="709"/>
                    </w:tabs>
                    <w:spacing w:after="0" w:line="240" w:lineRule="auto"/>
                    <w:jc w:val="center"/>
                    <w:rPr>
                      <w:rFonts w:eastAsia="Arial" w:cs="Arial"/>
                      <w:sz w:val="16"/>
                      <w:szCs w:val="16"/>
                    </w:rPr>
                  </w:pPr>
                  <w:r w:rsidRPr="006145DB">
                    <w:rPr>
                      <w:rFonts w:eastAsia="Arial" w:cs="Arial"/>
                      <w:sz w:val="16"/>
                      <w:szCs w:val="16"/>
                    </w:rPr>
                    <w:t>Subdirección Local para la Integración Social -Equipo del Servicio.</w:t>
                  </w:r>
                </w:p>
              </w:tc>
            </w:tr>
          </w:tbl>
          <w:p w14:paraId="29FC00D6" w14:textId="77777777" w:rsidR="00CC35C3" w:rsidRPr="006145DB" w:rsidRDefault="00CC35C3" w:rsidP="00DA0232">
            <w:pPr>
              <w:tabs>
                <w:tab w:val="left" w:pos="709"/>
              </w:tabs>
              <w:spacing w:after="0" w:line="240" w:lineRule="auto"/>
              <w:contextualSpacing/>
              <w:jc w:val="both"/>
              <w:rPr>
                <w:rFonts w:cs="Arial"/>
                <w:bCs/>
                <w:sz w:val="20"/>
                <w:szCs w:val="20"/>
                <w:lang w:eastAsia="es-CO"/>
              </w:rPr>
            </w:pPr>
          </w:p>
        </w:tc>
      </w:tr>
      <w:tr w:rsidR="00CC35C3" w:rsidRPr="006145DB" w14:paraId="60D2B7F7" w14:textId="77777777" w:rsidTr="00794199">
        <w:trPr>
          <w:trHeight w:val="2263"/>
          <w:jc w:val="center"/>
        </w:trPr>
        <w:tc>
          <w:tcPr>
            <w:tcW w:w="1696" w:type="dxa"/>
            <w:vAlign w:val="center"/>
          </w:tcPr>
          <w:p w14:paraId="28692258" w14:textId="77777777" w:rsidR="00CC35C3" w:rsidRPr="006145DB" w:rsidRDefault="00CC35C3" w:rsidP="00781EC2">
            <w:pPr>
              <w:spacing w:after="0" w:line="240" w:lineRule="auto"/>
              <w:rPr>
                <w:rFonts w:cs="Arial"/>
                <w:bCs/>
                <w:color w:val="EE0000"/>
                <w:sz w:val="20"/>
                <w:szCs w:val="20"/>
                <w:lang w:eastAsia="es-CO"/>
              </w:rPr>
            </w:pPr>
            <w:r w:rsidRPr="006145DB">
              <w:rPr>
                <w:rFonts w:cs="Arial"/>
                <w:bCs/>
                <w:sz w:val="20"/>
                <w:szCs w:val="20"/>
                <w:lang w:eastAsia="es-CO"/>
              </w:rPr>
              <w:t>Criterios de Ingreso y Fuentes de Información</w:t>
            </w:r>
          </w:p>
        </w:tc>
        <w:tc>
          <w:tcPr>
            <w:tcW w:w="7699" w:type="dxa"/>
            <w:vAlign w:val="center"/>
          </w:tcPr>
          <w:tbl>
            <w:tblPr>
              <w:tblW w:w="7513"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835"/>
              <w:gridCol w:w="1701"/>
              <w:gridCol w:w="1276"/>
              <w:gridCol w:w="1701"/>
            </w:tblGrid>
            <w:tr w:rsidR="00781EC2" w:rsidRPr="006145DB" w14:paraId="4B3E5CBB" w14:textId="77777777" w:rsidTr="009E4B63">
              <w:trPr>
                <w:trHeight w:val="300"/>
              </w:trPr>
              <w:tc>
                <w:tcPr>
                  <w:tcW w:w="2835" w:type="dxa"/>
                  <w:vAlign w:val="center"/>
                  <w:hideMark/>
                </w:tcPr>
                <w:p w14:paraId="645761C8" w14:textId="77777777" w:rsidR="00CC35C3" w:rsidRPr="006145DB" w:rsidRDefault="00CC35C3" w:rsidP="00DA0232">
                  <w:pPr>
                    <w:spacing w:after="0" w:line="240" w:lineRule="auto"/>
                    <w:jc w:val="center"/>
                    <w:textAlignment w:val="baseline"/>
                    <w:rPr>
                      <w:rFonts w:cs="Arial"/>
                      <w:sz w:val="16"/>
                      <w:szCs w:val="16"/>
                      <w:lang w:eastAsia="es-CO"/>
                    </w:rPr>
                  </w:pPr>
                  <w:r w:rsidRPr="006145DB">
                    <w:rPr>
                      <w:rFonts w:cs="Arial"/>
                      <w:sz w:val="16"/>
                      <w:szCs w:val="16"/>
                      <w:lang w:eastAsia="es-CO"/>
                    </w:rPr>
                    <w:t>Criterios de ingreso</w:t>
                  </w:r>
                </w:p>
              </w:tc>
              <w:tc>
                <w:tcPr>
                  <w:tcW w:w="1701" w:type="dxa"/>
                  <w:vAlign w:val="center"/>
                  <w:hideMark/>
                </w:tcPr>
                <w:p w14:paraId="074F315E" w14:textId="77777777" w:rsidR="00CC35C3" w:rsidRPr="006145DB" w:rsidRDefault="00CC35C3" w:rsidP="00DA0232">
                  <w:pPr>
                    <w:spacing w:after="0" w:line="240" w:lineRule="auto"/>
                    <w:jc w:val="center"/>
                    <w:textAlignment w:val="baseline"/>
                    <w:rPr>
                      <w:rFonts w:cs="Arial"/>
                      <w:sz w:val="16"/>
                      <w:szCs w:val="16"/>
                      <w:lang w:eastAsia="es-CO"/>
                    </w:rPr>
                  </w:pPr>
                  <w:r w:rsidRPr="006145DB">
                    <w:rPr>
                      <w:rFonts w:cs="Arial"/>
                      <w:sz w:val="16"/>
                      <w:szCs w:val="16"/>
                      <w:lang w:eastAsia="es-CO"/>
                    </w:rPr>
                    <w:t>Fuente de Información </w:t>
                  </w:r>
                </w:p>
              </w:tc>
              <w:tc>
                <w:tcPr>
                  <w:tcW w:w="1276" w:type="dxa"/>
                  <w:vAlign w:val="center"/>
                  <w:hideMark/>
                </w:tcPr>
                <w:p w14:paraId="0425925B" w14:textId="77777777" w:rsidR="00CC35C3" w:rsidRPr="006145DB" w:rsidRDefault="00CC35C3" w:rsidP="00DA0232">
                  <w:pPr>
                    <w:spacing w:after="0" w:line="240" w:lineRule="auto"/>
                    <w:jc w:val="center"/>
                    <w:textAlignment w:val="baseline"/>
                    <w:rPr>
                      <w:rFonts w:cs="Arial"/>
                      <w:sz w:val="16"/>
                      <w:szCs w:val="16"/>
                      <w:lang w:eastAsia="es-CO"/>
                    </w:rPr>
                  </w:pPr>
                  <w:r w:rsidRPr="006145DB">
                    <w:rPr>
                      <w:rFonts w:cs="Arial"/>
                      <w:sz w:val="16"/>
                      <w:szCs w:val="16"/>
                      <w:lang w:eastAsia="es-CO"/>
                    </w:rPr>
                    <w:t>Periodicidad </w:t>
                  </w:r>
                </w:p>
              </w:tc>
              <w:tc>
                <w:tcPr>
                  <w:tcW w:w="1701" w:type="dxa"/>
                  <w:vAlign w:val="center"/>
                  <w:hideMark/>
                </w:tcPr>
                <w:p w14:paraId="306C712B" w14:textId="77777777" w:rsidR="00CC35C3" w:rsidRPr="006145DB" w:rsidRDefault="00CC35C3" w:rsidP="00DA0232">
                  <w:pPr>
                    <w:spacing w:after="0" w:line="240" w:lineRule="auto"/>
                    <w:jc w:val="center"/>
                    <w:textAlignment w:val="baseline"/>
                    <w:rPr>
                      <w:rFonts w:cs="Arial"/>
                      <w:sz w:val="16"/>
                      <w:szCs w:val="16"/>
                      <w:lang w:eastAsia="es-CO"/>
                    </w:rPr>
                  </w:pPr>
                  <w:r w:rsidRPr="006145DB">
                    <w:rPr>
                      <w:rFonts w:cs="Arial"/>
                      <w:sz w:val="16"/>
                      <w:szCs w:val="16"/>
                      <w:lang w:eastAsia="es-CO"/>
                    </w:rPr>
                    <w:t>Administrador </w:t>
                  </w:r>
                </w:p>
              </w:tc>
            </w:tr>
            <w:tr w:rsidR="00781EC2" w:rsidRPr="006145DB" w14:paraId="040367EB" w14:textId="77777777" w:rsidTr="009E4B63">
              <w:trPr>
                <w:trHeight w:val="300"/>
              </w:trPr>
              <w:tc>
                <w:tcPr>
                  <w:tcW w:w="2835" w:type="dxa"/>
                  <w:vMerge w:val="restart"/>
                  <w:vAlign w:val="center"/>
                </w:tcPr>
                <w:p w14:paraId="3278512B" w14:textId="77777777" w:rsidR="00CC35C3" w:rsidRPr="006145DB" w:rsidRDefault="00CC35C3" w:rsidP="00DA0232">
                  <w:pPr>
                    <w:spacing w:after="0" w:line="240" w:lineRule="auto"/>
                    <w:jc w:val="both"/>
                    <w:textAlignment w:val="baseline"/>
                    <w:rPr>
                      <w:rFonts w:cs="Arial"/>
                      <w:sz w:val="16"/>
                      <w:szCs w:val="16"/>
                      <w:lang w:eastAsia="es-CO"/>
                    </w:rPr>
                  </w:pPr>
                  <w:r w:rsidRPr="006145DB">
                    <w:rPr>
                      <w:rFonts w:cs="Arial"/>
                      <w:sz w:val="16"/>
                      <w:szCs w:val="16"/>
                      <w:lang w:eastAsia="es-CO"/>
                    </w:rPr>
                    <w:t>Niñas y niños hasta los cuatro (4) años, once (11) meses y veintinueve (29) días.</w:t>
                  </w:r>
                </w:p>
              </w:tc>
              <w:tc>
                <w:tcPr>
                  <w:tcW w:w="1701" w:type="dxa"/>
                  <w:vAlign w:val="center"/>
                </w:tcPr>
                <w:p w14:paraId="4CCEB34A" w14:textId="77777777" w:rsidR="00CC35C3" w:rsidRPr="006145DB" w:rsidRDefault="00CC35C3" w:rsidP="00DA0232">
                  <w:pPr>
                    <w:spacing w:after="0" w:line="240" w:lineRule="auto"/>
                    <w:jc w:val="center"/>
                    <w:textAlignment w:val="baseline"/>
                    <w:rPr>
                      <w:rFonts w:cs="Arial"/>
                      <w:sz w:val="16"/>
                      <w:szCs w:val="16"/>
                      <w:lang w:eastAsia="es-CO"/>
                    </w:rPr>
                  </w:pPr>
                  <w:r w:rsidRPr="006145DB">
                    <w:rPr>
                      <w:rFonts w:eastAsia="Arial" w:cs="Arial"/>
                      <w:sz w:val="16"/>
                      <w:szCs w:val="16"/>
                    </w:rPr>
                    <w:t xml:space="preserve"> SIRBE</w:t>
                  </w:r>
                </w:p>
              </w:tc>
              <w:tc>
                <w:tcPr>
                  <w:tcW w:w="1276" w:type="dxa"/>
                  <w:vAlign w:val="center"/>
                </w:tcPr>
                <w:p w14:paraId="30C10177" w14:textId="77777777" w:rsidR="00CC35C3" w:rsidRPr="006145DB" w:rsidRDefault="00CC35C3" w:rsidP="00DA0232">
                  <w:pPr>
                    <w:spacing w:after="0" w:line="240" w:lineRule="auto"/>
                    <w:jc w:val="center"/>
                    <w:textAlignment w:val="baseline"/>
                    <w:rPr>
                      <w:rFonts w:cs="Arial"/>
                      <w:sz w:val="16"/>
                      <w:szCs w:val="16"/>
                      <w:lang w:eastAsia="es-CO"/>
                    </w:rPr>
                  </w:pPr>
                  <w:r w:rsidRPr="006145DB">
                    <w:rPr>
                      <w:rFonts w:eastAsia="Arial" w:cs="Arial"/>
                      <w:sz w:val="16"/>
                      <w:szCs w:val="16"/>
                    </w:rPr>
                    <w:t>Demanda</w:t>
                  </w:r>
                </w:p>
              </w:tc>
              <w:tc>
                <w:tcPr>
                  <w:tcW w:w="1701" w:type="dxa"/>
                  <w:vAlign w:val="center"/>
                </w:tcPr>
                <w:p w14:paraId="7761F510" w14:textId="77777777" w:rsidR="00CC35C3" w:rsidRPr="006145DB" w:rsidRDefault="00CC35C3" w:rsidP="00DA0232">
                  <w:pPr>
                    <w:spacing w:after="0" w:line="240" w:lineRule="auto"/>
                    <w:jc w:val="center"/>
                    <w:textAlignment w:val="baseline"/>
                    <w:rPr>
                      <w:rFonts w:cs="Arial"/>
                      <w:sz w:val="16"/>
                      <w:szCs w:val="16"/>
                      <w:lang w:eastAsia="es-CO"/>
                    </w:rPr>
                  </w:pPr>
                  <w:r w:rsidRPr="006145DB">
                    <w:rPr>
                      <w:rFonts w:eastAsia="Arial" w:cs="Arial"/>
                      <w:sz w:val="16"/>
                      <w:szCs w:val="16"/>
                    </w:rPr>
                    <w:t>Secretaría Distrital de Integración Social.</w:t>
                  </w:r>
                </w:p>
              </w:tc>
            </w:tr>
            <w:tr w:rsidR="00781EC2" w:rsidRPr="006145DB" w14:paraId="084D3DF5" w14:textId="77777777" w:rsidTr="009E4B63">
              <w:trPr>
                <w:trHeight w:val="300"/>
              </w:trPr>
              <w:tc>
                <w:tcPr>
                  <w:tcW w:w="2835" w:type="dxa"/>
                  <w:vMerge/>
                  <w:vAlign w:val="center"/>
                </w:tcPr>
                <w:p w14:paraId="11B654A7" w14:textId="77777777" w:rsidR="00CC35C3" w:rsidRPr="006145DB" w:rsidRDefault="00CC35C3" w:rsidP="00DA0232">
                  <w:pPr>
                    <w:spacing w:after="0" w:line="240" w:lineRule="auto"/>
                    <w:textAlignment w:val="baseline"/>
                    <w:rPr>
                      <w:rFonts w:cs="Arial"/>
                      <w:sz w:val="16"/>
                      <w:szCs w:val="16"/>
                      <w:lang w:eastAsia="es-CO"/>
                    </w:rPr>
                  </w:pPr>
                </w:p>
              </w:tc>
              <w:tc>
                <w:tcPr>
                  <w:tcW w:w="1701" w:type="dxa"/>
                  <w:vAlign w:val="center"/>
                </w:tcPr>
                <w:p w14:paraId="1ADA3993" w14:textId="77777777" w:rsidR="00CC35C3" w:rsidRPr="006145DB" w:rsidRDefault="00CC35C3" w:rsidP="00DA0232">
                  <w:pPr>
                    <w:spacing w:after="0" w:line="240" w:lineRule="auto"/>
                    <w:jc w:val="center"/>
                    <w:textAlignment w:val="baseline"/>
                    <w:rPr>
                      <w:rFonts w:eastAsia="Arial" w:cs="Arial"/>
                      <w:sz w:val="16"/>
                      <w:szCs w:val="16"/>
                    </w:rPr>
                  </w:pPr>
                  <w:r w:rsidRPr="006145DB">
                    <w:rPr>
                      <w:rFonts w:eastAsia="Arial" w:cs="Arial"/>
                      <w:sz w:val="16"/>
                      <w:szCs w:val="16"/>
                    </w:rPr>
                    <w:t>Verificación en Campo</w:t>
                  </w:r>
                </w:p>
              </w:tc>
              <w:tc>
                <w:tcPr>
                  <w:tcW w:w="1276" w:type="dxa"/>
                  <w:vAlign w:val="center"/>
                </w:tcPr>
                <w:p w14:paraId="40DF8B01" w14:textId="77777777" w:rsidR="00CC35C3" w:rsidRPr="006145DB" w:rsidRDefault="00CC35C3" w:rsidP="00DA0232">
                  <w:pPr>
                    <w:spacing w:after="0" w:line="240" w:lineRule="auto"/>
                    <w:jc w:val="center"/>
                    <w:textAlignment w:val="baseline"/>
                    <w:rPr>
                      <w:rFonts w:eastAsia="Arial" w:cs="Arial"/>
                      <w:sz w:val="16"/>
                      <w:szCs w:val="16"/>
                    </w:rPr>
                  </w:pPr>
                  <w:r w:rsidRPr="006145DB">
                    <w:rPr>
                      <w:rFonts w:eastAsia="Arial" w:cs="Arial"/>
                      <w:sz w:val="16"/>
                      <w:szCs w:val="16"/>
                    </w:rPr>
                    <w:t>Demanda</w:t>
                  </w:r>
                </w:p>
              </w:tc>
              <w:tc>
                <w:tcPr>
                  <w:tcW w:w="1701" w:type="dxa"/>
                  <w:vAlign w:val="center"/>
                </w:tcPr>
                <w:p w14:paraId="5AE46D98" w14:textId="77777777" w:rsidR="00CC35C3" w:rsidRPr="006145DB" w:rsidRDefault="00CC35C3" w:rsidP="00DA0232">
                  <w:pPr>
                    <w:spacing w:after="0" w:line="240" w:lineRule="auto"/>
                    <w:jc w:val="center"/>
                    <w:textAlignment w:val="baseline"/>
                    <w:rPr>
                      <w:rFonts w:eastAsia="Arial" w:cs="Arial"/>
                      <w:sz w:val="16"/>
                      <w:szCs w:val="16"/>
                    </w:rPr>
                  </w:pPr>
                  <w:r w:rsidRPr="006145DB">
                    <w:rPr>
                      <w:rFonts w:eastAsia="Arial" w:cs="Arial"/>
                      <w:sz w:val="16"/>
                      <w:szCs w:val="16"/>
                    </w:rPr>
                    <w:t>Subdirección Local para la Integración Social -Equipo del Servicio.</w:t>
                  </w:r>
                </w:p>
              </w:tc>
            </w:tr>
          </w:tbl>
          <w:p w14:paraId="164E9C66" w14:textId="77777777" w:rsidR="00CC35C3" w:rsidRPr="006145DB" w:rsidRDefault="00CC35C3" w:rsidP="00DA0232">
            <w:pPr>
              <w:pStyle w:val="Textoindependiente"/>
              <w:spacing w:after="0" w:line="240" w:lineRule="auto"/>
              <w:ind w:right="112"/>
              <w:jc w:val="both"/>
              <w:rPr>
                <w:rFonts w:cs="Arial"/>
                <w:bCs/>
                <w:color w:val="EE0000"/>
                <w:lang w:val="es-CO" w:eastAsia="es-CO"/>
              </w:rPr>
            </w:pPr>
          </w:p>
        </w:tc>
      </w:tr>
      <w:tr w:rsidR="00CC35C3" w:rsidRPr="006145DB" w14:paraId="6FCBEB19" w14:textId="77777777" w:rsidTr="008D1B2D">
        <w:trPr>
          <w:trHeight w:val="70"/>
          <w:jc w:val="center"/>
        </w:trPr>
        <w:tc>
          <w:tcPr>
            <w:tcW w:w="1696" w:type="dxa"/>
            <w:vAlign w:val="center"/>
          </w:tcPr>
          <w:p w14:paraId="0EE86071" w14:textId="77777777" w:rsidR="00CC35C3" w:rsidRPr="006145DB" w:rsidRDefault="00CC35C3" w:rsidP="00213FED">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699" w:type="dxa"/>
            <w:vAlign w:val="center"/>
          </w:tcPr>
          <w:tbl>
            <w:tblPr>
              <w:tblStyle w:val="Tablaconcuadrcula"/>
              <w:tblW w:w="7394" w:type="dxa"/>
              <w:tblLayout w:type="fixed"/>
              <w:tblLook w:val="04A0" w:firstRow="1" w:lastRow="0" w:firstColumn="1" w:lastColumn="0" w:noHBand="0" w:noVBand="1"/>
            </w:tblPr>
            <w:tblGrid>
              <w:gridCol w:w="2775"/>
              <w:gridCol w:w="1439"/>
              <w:gridCol w:w="1254"/>
              <w:gridCol w:w="1926"/>
            </w:tblGrid>
            <w:tr w:rsidR="00213FED" w:rsidRPr="006145DB" w14:paraId="42AE9D58" w14:textId="77777777" w:rsidTr="008D1B2D">
              <w:trPr>
                <w:trHeight w:val="300"/>
              </w:trPr>
              <w:tc>
                <w:tcPr>
                  <w:tcW w:w="2775" w:type="dxa"/>
                  <w:tcBorders>
                    <w:top w:val="nil"/>
                  </w:tcBorders>
                  <w:vAlign w:val="center"/>
                </w:tcPr>
                <w:p w14:paraId="03C87D23" w14:textId="77777777" w:rsidR="00CC35C3" w:rsidRPr="006145DB" w:rsidRDefault="00CC35C3" w:rsidP="00DA0232">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439" w:type="dxa"/>
                  <w:tcBorders>
                    <w:top w:val="nil"/>
                  </w:tcBorders>
                  <w:vAlign w:val="center"/>
                </w:tcPr>
                <w:p w14:paraId="3D755007" w14:textId="77777777" w:rsidR="00CC35C3" w:rsidRPr="006145DB" w:rsidRDefault="00CC35C3" w:rsidP="00DA0232">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54" w:type="dxa"/>
                  <w:tcBorders>
                    <w:top w:val="nil"/>
                  </w:tcBorders>
                  <w:vAlign w:val="center"/>
                </w:tcPr>
                <w:p w14:paraId="588BEBBE" w14:textId="77777777" w:rsidR="00CC35C3" w:rsidRPr="006145DB" w:rsidRDefault="00CC35C3" w:rsidP="00DA0232">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926" w:type="dxa"/>
                  <w:tcBorders>
                    <w:top w:val="nil"/>
                  </w:tcBorders>
                  <w:vAlign w:val="center"/>
                </w:tcPr>
                <w:p w14:paraId="0ADFB1A4" w14:textId="77777777" w:rsidR="00CC35C3" w:rsidRPr="006145DB" w:rsidRDefault="00CC35C3" w:rsidP="00DA0232">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213FED" w:rsidRPr="006145DB" w14:paraId="229F0029" w14:textId="77777777" w:rsidTr="008D1B2D">
              <w:trPr>
                <w:trHeight w:val="300"/>
              </w:trPr>
              <w:tc>
                <w:tcPr>
                  <w:tcW w:w="2775" w:type="dxa"/>
                  <w:tcBorders>
                    <w:bottom w:val="single" w:sz="4" w:space="0" w:color="auto"/>
                  </w:tcBorders>
                  <w:shd w:val="clear" w:color="auto" w:fill="FFFFFF" w:themeFill="background1"/>
                  <w:vAlign w:val="center"/>
                </w:tcPr>
                <w:p w14:paraId="3FD71EB9" w14:textId="77777777" w:rsidR="00CC35C3" w:rsidRPr="006145DB" w:rsidRDefault="00CC35C3" w:rsidP="00DA0232">
                  <w:pPr>
                    <w:tabs>
                      <w:tab w:val="left" w:pos="709"/>
                    </w:tabs>
                    <w:jc w:val="both"/>
                    <w:rPr>
                      <w:rFonts w:eastAsia="Arial" w:cs="Arial"/>
                      <w:sz w:val="16"/>
                      <w:szCs w:val="16"/>
                    </w:rPr>
                  </w:pPr>
                  <w:r w:rsidRPr="006145DB">
                    <w:rPr>
                      <w:rFonts w:eastAsia="Arial" w:cs="Arial"/>
                      <w:sz w:val="16"/>
                      <w:szCs w:val="16"/>
                    </w:rPr>
                    <w:t>Niña o niño con cinco (5) años cumplidos antes del 31 marzo del año siguiente. Este egreso aplica al finalizar el año en curso.</w:t>
                  </w:r>
                </w:p>
              </w:tc>
              <w:tc>
                <w:tcPr>
                  <w:tcW w:w="1439" w:type="dxa"/>
                  <w:tcBorders>
                    <w:bottom w:val="single" w:sz="4" w:space="0" w:color="auto"/>
                  </w:tcBorders>
                  <w:shd w:val="clear" w:color="auto" w:fill="FFFFFF" w:themeFill="background1"/>
                  <w:vAlign w:val="center"/>
                </w:tcPr>
                <w:p w14:paraId="0EC1B65E" w14:textId="4DCB2DD8" w:rsidR="00CC35C3" w:rsidRPr="006145DB" w:rsidRDefault="00CC35C3" w:rsidP="008D1B2D">
                  <w:pPr>
                    <w:jc w:val="center"/>
                    <w:rPr>
                      <w:rFonts w:eastAsia="Arial" w:cs="Arial"/>
                      <w:sz w:val="16"/>
                      <w:szCs w:val="16"/>
                    </w:rPr>
                  </w:pPr>
                  <w:r w:rsidRPr="006145DB">
                    <w:rPr>
                      <w:rFonts w:eastAsia="Arial" w:cs="Arial"/>
                      <w:sz w:val="16"/>
                      <w:szCs w:val="16"/>
                    </w:rPr>
                    <w:t>SIRBE</w:t>
                  </w:r>
                </w:p>
              </w:tc>
              <w:tc>
                <w:tcPr>
                  <w:tcW w:w="1254" w:type="dxa"/>
                  <w:tcBorders>
                    <w:bottom w:val="single" w:sz="4" w:space="0" w:color="auto"/>
                  </w:tcBorders>
                  <w:shd w:val="clear" w:color="auto" w:fill="FFFFFF" w:themeFill="background1"/>
                  <w:vAlign w:val="center"/>
                </w:tcPr>
                <w:p w14:paraId="387DF0C4" w14:textId="77777777" w:rsidR="00CC35C3" w:rsidRPr="006145DB" w:rsidRDefault="00CC35C3" w:rsidP="00DA0232">
                  <w:pPr>
                    <w:tabs>
                      <w:tab w:val="left" w:pos="709"/>
                    </w:tabs>
                    <w:contextualSpacing/>
                    <w:jc w:val="center"/>
                    <w:rPr>
                      <w:rFonts w:eastAsia="Arial" w:cs="Arial"/>
                      <w:sz w:val="16"/>
                      <w:szCs w:val="16"/>
                    </w:rPr>
                  </w:pPr>
                  <w:r w:rsidRPr="006145DB">
                    <w:rPr>
                      <w:rFonts w:eastAsia="Arial" w:cs="Arial"/>
                      <w:sz w:val="16"/>
                      <w:szCs w:val="16"/>
                    </w:rPr>
                    <w:t>Demanda</w:t>
                  </w:r>
                </w:p>
              </w:tc>
              <w:tc>
                <w:tcPr>
                  <w:tcW w:w="1926" w:type="dxa"/>
                  <w:tcBorders>
                    <w:bottom w:val="single" w:sz="4" w:space="0" w:color="auto"/>
                  </w:tcBorders>
                  <w:shd w:val="clear" w:color="auto" w:fill="FFFFFF" w:themeFill="background1"/>
                  <w:vAlign w:val="center"/>
                </w:tcPr>
                <w:p w14:paraId="528A6705" w14:textId="77777777" w:rsidR="00CC35C3" w:rsidRPr="006145DB" w:rsidRDefault="00CC35C3" w:rsidP="00DA0232">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213FED" w:rsidRPr="006145DB" w14:paraId="0C36F627" w14:textId="77777777" w:rsidTr="008D1B2D">
              <w:trPr>
                <w:trHeight w:val="300"/>
              </w:trPr>
              <w:tc>
                <w:tcPr>
                  <w:tcW w:w="2775" w:type="dxa"/>
                  <w:tcBorders>
                    <w:top w:val="single" w:sz="4" w:space="0" w:color="auto"/>
                  </w:tcBorders>
                  <w:vAlign w:val="center"/>
                </w:tcPr>
                <w:p w14:paraId="48D5FA76" w14:textId="77777777" w:rsidR="00CC35C3" w:rsidRPr="006145DB" w:rsidRDefault="00CC35C3" w:rsidP="00DA0232">
                  <w:pPr>
                    <w:tabs>
                      <w:tab w:val="left" w:pos="709"/>
                    </w:tabs>
                    <w:jc w:val="both"/>
                    <w:rPr>
                      <w:rFonts w:eastAsia="Arial" w:cs="Arial"/>
                      <w:sz w:val="16"/>
                      <w:szCs w:val="16"/>
                    </w:rPr>
                  </w:pPr>
                  <w:r w:rsidRPr="006145DB">
                    <w:rPr>
                      <w:rFonts w:eastAsia="Arial" w:cs="Arial"/>
                      <w:sz w:val="16"/>
                      <w:szCs w:val="16"/>
                    </w:rPr>
                    <w:t>Retiro voluntario manifestado libre y expresamente por escrito.</w:t>
                  </w:r>
                </w:p>
              </w:tc>
              <w:tc>
                <w:tcPr>
                  <w:tcW w:w="1439" w:type="dxa"/>
                  <w:tcBorders>
                    <w:top w:val="single" w:sz="4" w:space="0" w:color="auto"/>
                  </w:tcBorders>
                  <w:shd w:val="clear" w:color="auto" w:fill="FFFFFF" w:themeFill="background1"/>
                  <w:vAlign w:val="center"/>
                </w:tcPr>
                <w:p w14:paraId="53F66B57" w14:textId="77777777" w:rsidR="00CC35C3" w:rsidRPr="006145DB" w:rsidRDefault="00CC35C3" w:rsidP="00DA0232">
                  <w:pPr>
                    <w:contextualSpacing/>
                    <w:jc w:val="center"/>
                    <w:rPr>
                      <w:rFonts w:eastAsia="Arial" w:cs="Arial"/>
                      <w:sz w:val="16"/>
                      <w:szCs w:val="16"/>
                    </w:rPr>
                  </w:pPr>
                  <w:r w:rsidRPr="006145DB">
                    <w:rPr>
                      <w:rFonts w:eastAsia="Arial" w:cs="Arial"/>
                      <w:sz w:val="16"/>
                      <w:szCs w:val="16"/>
                    </w:rPr>
                    <w:t>Verificación en Campo</w:t>
                  </w:r>
                </w:p>
              </w:tc>
              <w:tc>
                <w:tcPr>
                  <w:tcW w:w="1254" w:type="dxa"/>
                  <w:tcBorders>
                    <w:top w:val="single" w:sz="4" w:space="0" w:color="auto"/>
                  </w:tcBorders>
                  <w:shd w:val="clear" w:color="auto" w:fill="FFFFFF" w:themeFill="background1"/>
                  <w:vAlign w:val="center"/>
                </w:tcPr>
                <w:p w14:paraId="2F80C6B7" w14:textId="77777777" w:rsidR="00CC35C3" w:rsidRPr="006145DB" w:rsidRDefault="00CC35C3" w:rsidP="00DA0232">
                  <w:pPr>
                    <w:tabs>
                      <w:tab w:val="left" w:pos="709"/>
                    </w:tabs>
                    <w:contextualSpacing/>
                    <w:jc w:val="center"/>
                    <w:rPr>
                      <w:rFonts w:eastAsia="Arial" w:cs="Arial"/>
                      <w:sz w:val="16"/>
                      <w:szCs w:val="16"/>
                    </w:rPr>
                  </w:pPr>
                  <w:r w:rsidRPr="006145DB">
                    <w:rPr>
                      <w:rFonts w:eastAsia="Arial" w:cs="Arial"/>
                      <w:sz w:val="16"/>
                      <w:szCs w:val="16"/>
                    </w:rPr>
                    <w:t xml:space="preserve"> Demanda</w:t>
                  </w:r>
                </w:p>
              </w:tc>
              <w:tc>
                <w:tcPr>
                  <w:tcW w:w="1926" w:type="dxa"/>
                  <w:tcBorders>
                    <w:top w:val="single" w:sz="4" w:space="0" w:color="auto"/>
                  </w:tcBorders>
                  <w:shd w:val="clear" w:color="auto" w:fill="FFFFFF" w:themeFill="background1"/>
                  <w:vAlign w:val="center"/>
                </w:tcPr>
                <w:p w14:paraId="7A5439B6" w14:textId="77777777" w:rsidR="00CC35C3" w:rsidRPr="006145DB" w:rsidRDefault="00CC35C3" w:rsidP="00DA0232">
                  <w:pPr>
                    <w:tabs>
                      <w:tab w:val="left" w:pos="709"/>
                    </w:tabs>
                    <w:contextualSpacing/>
                    <w:jc w:val="center"/>
                    <w:rPr>
                      <w:rFonts w:eastAsia="Arial" w:cs="Arial"/>
                      <w:sz w:val="16"/>
                      <w:szCs w:val="16"/>
                    </w:rPr>
                  </w:pPr>
                  <w:r w:rsidRPr="006145DB">
                    <w:rPr>
                      <w:rFonts w:eastAsia="Arial" w:cs="Arial"/>
                      <w:sz w:val="16"/>
                      <w:szCs w:val="16"/>
                    </w:rPr>
                    <w:t>Subdirección Local para la Integración Social -Equipo del Servicio.</w:t>
                  </w:r>
                </w:p>
              </w:tc>
            </w:tr>
            <w:tr w:rsidR="00213FED" w:rsidRPr="006145DB" w14:paraId="5732EE68" w14:textId="77777777" w:rsidTr="008D1B2D">
              <w:trPr>
                <w:trHeight w:val="561"/>
              </w:trPr>
              <w:tc>
                <w:tcPr>
                  <w:tcW w:w="2775" w:type="dxa"/>
                  <w:tcBorders>
                    <w:bottom w:val="single" w:sz="4" w:space="0" w:color="auto"/>
                  </w:tcBorders>
                  <w:vAlign w:val="center"/>
                </w:tcPr>
                <w:p w14:paraId="338DF389" w14:textId="77777777" w:rsidR="00CC35C3" w:rsidRPr="006145DB" w:rsidRDefault="00CC35C3" w:rsidP="00DA0232">
                  <w:pPr>
                    <w:tabs>
                      <w:tab w:val="left" w:pos="709"/>
                    </w:tabs>
                    <w:jc w:val="both"/>
                    <w:rPr>
                      <w:rFonts w:eastAsia="Arial" w:cs="Arial"/>
                      <w:sz w:val="16"/>
                      <w:szCs w:val="16"/>
                    </w:rPr>
                  </w:pPr>
                  <w:r w:rsidRPr="006145DB">
                    <w:rPr>
                      <w:rFonts w:eastAsia="Arial" w:cs="Arial"/>
                      <w:sz w:val="16"/>
                      <w:szCs w:val="16"/>
                    </w:rPr>
                    <w:t xml:space="preserve">Inasistencia injustificada por treinta (30) días de manera continua.  </w:t>
                  </w:r>
                </w:p>
              </w:tc>
              <w:tc>
                <w:tcPr>
                  <w:tcW w:w="1439" w:type="dxa"/>
                  <w:tcBorders>
                    <w:bottom w:val="single" w:sz="4" w:space="0" w:color="auto"/>
                  </w:tcBorders>
                  <w:shd w:val="clear" w:color="auto" w:fill="FFFFFF" w:themeFill="background1"/>
                  <w:vAlign w:val="center"/>
                </w:tcPr>
                <w:p w14:paraId="7D2969FD" w14:textId="54C961F9" w:rsidR="00CC35C3" w:rsidRPr="006145DB" w:rsidRDefault="00CC35C3" w:rsidP="008D1B2D">
                  <w:pPr>
                    <w:tabs>
                      <w:tab w:val="left" w:pos="709"/>
                    </w:tabs>
                    <w:jc w:val="center"/>
                    <w:rPr>
                      <w:rFonts w:eastAsia="Arial" w:cs="Arial"/>
                      <w:sz w:val="16"/>
                      <w:szCs w:val="16"/>
                    </w:rPr>
                  </w:pPr>
                  <w:r w:rsidRPr="006145DB">
                    <w:rPr>
                      <w:rFonts w:eastAsia="Arial" w:cs="Arial"/>
                      <w:sz w:val="16"/>
                      <w:szCs w:val="16"/>
                    </w:rPr>
                    <w:t>Verificación en campo</w:t>
                  </w:r>
                </w:p>
              </w:tc>
              <w:tc>
                <w:tcPr>
                  <w:tcW w:w="1254" w:type="dxa"/>
                  <w:tcBorders>
                    <w:bottom w:val="single" w:sz="4" w:space="0" w:color="auto"/>
                  </w:tcBorders>
                  <w:shd w:val="clear" w:color="auto" w:fill="FFFFFF" w:themeFill="background1"/>
                  <w:vAlign w:val="center"/>
                </w:tcPr>
                <w:p w14:paraId="38D40E97"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Demanda</w:t>
                  </w:r>
                </w:p>
              </w:tc>
              <w:tc>
                <w:tcPr>
                  <w:tcW w:w="1926" w:type="dxa"/>
                  <w:tcBorders>
                    <w:bottom w:val="single" w:sz="4" w:space="0" w:color="auto"/>
                  </w:tcBorders>
                  <w:shd w:val="clear" w:color="auto" w:fill="FFFFFF" w:themeFill="background1"/>
                  <w:vAlign w:val="center"/>
                </w:tcPr>
                <w:p w14:paraId="3A407E1D"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Subdirección para la Infancia -Equipo del Servicio Social.</w:t>
                  </w:r>
                </w:p>
              </w:tc>
            </w:tr>
            <w:tr w:rsidR="00213FED" w:rsidRPr="006145DB" w14:paraId="31B37514" w14:textId="77777777" w:rsidTr="008D1B2D">
              <w:trPr>
                <w:trHeight w:val="376"/>
              </w:trPr>
              <w:tc>
                <w:tcPr>
                  <w:tcW w:w="2775" w:type="dxa"/>
                  <w:vMerge w:val="restart"/>
                  <w:shd w:val="clear" w:color="auto" w:fill="FFFFFF" w:themeFill="background1"/>
                  <w:vAlign w:val="center"/>
                </w:tcPr>
                <w:p w14:paraId="53436CCA" w14:textId="77777777" w:rsidR="00CC35C3" w:rsidRPr="006145DB" w:rsidRDefault="00CC35C3" w:rsidP="00DA0232">
                  <w:pPr>
                    <w:tabs>
                      <w:tab w:val="left" w:pos="709"/>
                    </w:tabs>
                    <w:contextualSpacing/>
                    <w:jc w:val="both"/>
                    <w:rPr>
                      <w:rFonts w:eastAsia="Arial" w:cs="Arial"/>
                      <w:sz w:val="16"/>
                      <w:szCs w:val="16"/>
                    </w:rPr>
                  </w:pPr>
                  <w:r w:rsidRPr="006145DB">
                    <w:rPr>
                      <w:rFonts w:eastAsia="Arial" w:cs="Arial"/>
                      <w:sz w:val="16"/>
                      <w:szCs w:val="16"/>
                    </w:rPr>
                    <w:t>Fallecimiento</w:t>
                  </w:r>
                </w:p>
              </w:tc>
              <w:tc>
                <w:tcPr>
                  <w:tcW w:w="1439" w:type="dxa"/>
                  <w:shd w:val="clear" w:color="auto" w:fill="FFFFFF" w:themeFill="background1"/>
                  <w:vAlign w:val="center"/>
                </w:tcPr>
                <w:p w14:paraId="5CB16A81"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Fallecidos (Inhumados)</w:t>
                  </w:r>
                </w:p>
              </w:tc>
              <w:tc>
                <w:tcPr>
                  <w:tcW w:w="1254" w:type="dxa"/>
                  <w:shd w:val="clear" w:color="auto" w:fill="FFFFFF" w:themeFill="background1"/>
                  <w:vAlign w:val="center"/>
                </w:tcPr>
                <w:p w14:paraId="1D4FD100"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Mensual (Mes Vencido)</w:t>
                  </w:r>
                </w:p>
              </w:tc>
              <w:tc>
                <w:tcPr>
                  <w:tcW w:w="1926" w:type="dxa"/>
                  <w:shd w:val="clear" w:color="auto" w:fill="FFFFFF" w:themeFill="background1"/>
                  <w:vAlign w:val="center"/>
                </w:tcPr>
                <w:p w14:paraId="1A11A353"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Secretaría Distrital de Salud</w:t>
                  </w:r>
                </w:p>
              </w:tc>
            </w:tr>
            <w:tr w:rsidR="00213FED" w:rsidRPr="006145DB" w14:paraId="66655A07" w14:textId="77777777" w:rsidTr="008D1B2D">
              <w:trPr>
                <w:trHeight w:val="423"/>
              </w:trPr>
              <w:tc>
                <w:tcPr>
                  <w:tcW w:w="2775" w:type="dxa"/>
                  <w:vMerge/>
                  <w:shd w:val="clear" w:color="auto" w:fill="FFFFFF" w:themeFill="background1"/>
                  <w:vAlign w:val="center"/>
                </w:tcPr>
                <w:p w14:paraId="4C9F5682" w14:textId="77777777" w:rsidR="00CC35C3" w:rsidRPr="006145DB" w:rsidRDefault="00CC35C3" w:rsidP="00DA0232">
                  <w:pPr>
                    <w:tabs>
                      <w:tab w:val="left" w:pos="709"/>
                    </w:tabs>
                    <w:contextualSpacing/>
                    <w:rPr>
                      <w:rFonts w:eastAsia="Arial" w:cs="Arial"/>
                      <w:sz w:val="16"/>
                      <w:szCs w:val="16"/>
                    </w:rPr>
                  </w:pPr>
                </w:p>
              </w:tc>
              <w:tc>
                <w:tcPr>
                  <w:tcW w:w="1439" w:type="dxa"/>
                  <w:shd w:val="clear" w:color="auto" w:fill="FFFFFF" w:themeFill="background1"/>
                  <w:vAlign w:val="center"/>
                </w:tcPr>
                <w:p w14:paraId="17C695B1"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Fé de supervivencia (ANI - RCD)</w:t>
                  </w:r>
                </w:p>
              </w:tc>
              <w:tc>
                <w:tcPr>
                  <w:tcW w:w="1254" w:type="dxa"/>
                  <w:shd w:val="clear" w:color="auto" w:fill="FFFFFF" w:themeFill="background1"/>
                  <w:vAlign w:val="center"/>
                </w:tcPr>
                <w:p w14:paraId="38696052"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Mensual</w:t>
                  </w:r>
                </w:p>
              </w:tc>
              <w:tc>
                <w:tcPr>
                  <w:tcW w:w="1926" w:type="dxa"/>
                  <w:shd w:val="clear" w:color="auto" w:fill="FFFFFF" w:themeFill="background1"/>
                  <w:vAlign w:val="center"/>
                </w:tcPr>
                <w:p w14:paraId="3DA10C65"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Ministerio de Salud y Protección Social</w:t>
                  </w:r>
                </w:p>
              </w:tc>
            </w:tr>
            <w:tr w:rsidR="00213FED" w:rsidRPr="006145DB" w14:paraId="72A00509" w14:textId="77777777" w:rsidTr="008D1B2D">
              <w:trPr>
                <w:trHeight w:val="412"/>
              </w:trPr>
              <w:tc>
                <w:tcPr>
                  <w:tcW w:w="2775" w:type="dxa"/>
                  <w:vMerge/>
                  <w:tcBorders>
                    <w:bottom w:val="nil"/>
                  </w:tcBorders>
                  <w:shd w:val="clear" w:color="auto" w:fill="FFFFFF" w:themeFill="background1"/>
                  <w:vAlign w:val="center"/>
                </w:tcPr>
                <w:p w14:paraId="593BA87E" w14:textId="77777777" w:rsidR="00CC35C3" w:rsidRPr="006145DB" w:rsidRDefault="00CC35C3" w:rsidP="00DA0232">
                  <w:pPr>
                    <w:tabs>
                      <w:tab w:val="left" w:pos="709"/>
                    </w:tabs>
                    <w:contextualSpacing/>
                    <w:rPr>
                      <w:rFonts w:eastAsia="Arial" w:cs="Arial"/>
                      <w:sz w:val="16"/>
                      <w:szCs w:val="16"/>
                    </w:rPr>
                  </w:pPr>
                </w:p>
              </w:tc>
              <w:tc>
                <w:tcPr>
                  <w:tcW w:w="1439" w:type="dxa"/>
                  <w:tcBorders>
                    <w:bottom w:val="nil"/>
                  </w:tcBorders>
                  <w:shd w:val="clear" w:color="auto" w:fill="FFFFFF" w:themeFill="background1"/>
                  <w:vAlign w:val="center"/>
                </w:tcPr>
                <w:p w14:paraId="60BBBD77"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Registro Social de Hogares</w:t>
                  </w:r>
                </w:p>
              </w:tc>
              <w:tc>
                <w:tcPr>
                  <w:tcW w:w="1254" w:type="dxa"/>
                  <w:tcBorders>
                    <w:bottom w:val="nil"/>
                  </w:tcBorders>
                  <w:shd w:val="clear" w:color="auto" w:fill="FFFFFF" w:themeFill="background1"/>
                  <w:vAlign w:val="center"/>
                </w:tcPr>
                <w:p w14:paraId="1D607A50"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Mensual (Mes Vencido)</w:t>
                  </w:r>
                </w:p>
              </w:tc>
              <w:tc>
                <w:tcPr>
                  <w:tcW w:w="1926" w:type="dxa"/>
                  <w:tcBorders>
                    <w:bottom w:val="nil"/>
                  </w:tcBorders>
                  <w:shd w:val="clear" w:color="auto" w:fill="FFFFFF" w:themeFill="background1"/>
                  <w:vAlign w:val="center"/>
                </w:tcPr>
                <w:p w14:paraId="1941211D" w14:textId="77777777" w:rsidR="00CC35C3" w:rsidRPr="006145DB" w:rsidRDefault="00CC35C3" w:rsidP="00DA0232">
                  <w:pPr>
                    <w:tabs>
                      <w:tab w:val="left" w:pos="709"/>
                    </w:tabs>
                    <w:jc w:val="center"/>
                    <w:rPr>
                      <w:rFonts w:eastAsia="Arial" w:cs="Arial"/>
                      <w:sz w:val="16"/>
                      <w:szCs w:val="16"/>
                    </w:rPr>
                  </w:pPr>
                  <w:r w:rsidRPr="006145DB">
                    <w:rPr>
                      <w:rFonts w:eastAsia="Arial" w:cs="Arial"/>
                      <w:sz w:val="16"/>
                      <w:szCs w:val="16"/>
                    </w:rPr>
                    <w:t>Secretaría Distrital de Planeación - SDP</w:t>
                  </w:r>
                </w:p>
              </w:tc>
            </w:tr>
          </w:tbl>
          <w:p w14:paraId="7FEE309D" w14:textId="77777777" w:rsidR="00CC35C3" w:rsidRPr="006145DB" w:rsidRDefault="00CC35C3" w:rsidP="00DA0232">
            <w:pPr>
              <w:tabs>
                <w:tab w:val="left" w:pos="709"/>
              </w:tabs>
              <w:spacing w:after="0" w:line="240" w:lineRule="auto"/>
              <w:contextualSpacing/>
              <w:jc w:val="both"/>
              <w:rPr>
                <w:rFonts w:cs="Arial"/>
                <w:bCs/>
                <w:sz w:val="20"/>
                <w:szCs w:val="20"/>
                <w:lang w:eastAsia="es-CO"/>
              </w:rPr>
            </w:pPr>
          </w:p>
        </w:tc>
      </w:tr>
      <w:tr w:rsidR="00CC35C3" w:rsidRPr="006145DB" w14:paraId="07F98338" w14:textId="77777777" w:rsidTr="00AF2828">
        <w:trPr>
          <w:trHeight w:val="1293"/>
          <w:jc w:val="center"/>
        </w:trPr>
        <w:tc>
          <w:tcPr>
            <w:tcW w:w="1696" w:type="dxa"/>
            <w:vAlign w:val="center"/>
          </w:tcPr>
          <w:p w14:paraId="7D0705DB" w14:textId="77777777" w:rsidR="00CC35C3" w:rsidRPr="006145DB" w:rsidRDefault="00CC35C3" w:rsidP="00213FED">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699" w:type="dxa"/>
            <w:vAlign w:val="center"/>
          </w:tcPr>
          <w:tbl>
            <w:tblPr>
              <w:tblW w:w="7371" w:type="dxa"/>
              <w:tblInd w:w="20"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400" w:firstRow="0" w:lastRow="0" w:firstColumn="0" w:lastColumn="0" w:noHBand="0" w:noVBand="1"/>
            </w:tblPr>
            <w:tblGrid>
              <w:gridCol w:w="2693"/>
              <w:gridCol w:w="1418"/>
              <w:gridCol w:w="1276"/>
              <w:gridCol w:w="1984"/>
            </w:tblGrid>
            <w:tr w:rsidR="008D1B2D" w:rsidRPr="006145DB" w14:paraId="4D828EBC" w14:textId="77777777" w:rsidTr="008D1B2D">
              <w:trPr>
                <w:trHeight w:val="300"/>
              </w:trPr>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178926E" w14:textId="77777777" w:rsidR="00CC35C3" w:rsidRPr="006145DB" w:rsidRDefault="00CC35C3" w:rsidP="00DA0232">
                  <w:pPr>
                    <w:spacing w:after="0" w:line="240" w:lineRule="auto"/>
                    <w:jc w:val="center"/>
                    <w:rPr>
                      <w:rFonts w:eastAsia="Arial" w:cs="Arial"/>
                      <w:sz w:val="16"/>
                      <w:szCs w:val="16"/>
                    </w:rPr>
                  </w:pPr>
                  <w:r w:rsidRPr="006145DB">
                    <w:rPr>
                      <w:rFonts w:eastAsia="Arial" w:cs="Arial"/>
                      <w:sz w:val="16"/>
                      <w:szCs w:val="16"/>
                    </w:rPr>
                    <w:t>Restricciones</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9640C7"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Fuente de Información</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4002AF"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Periodicidad</w:t>
                  </w:r>
                </w:p>
              </w:tc>
              <w:tc>
                <w:tcPr>
                  <w:tcW w:w="198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6B3DF18" w14:textId="77777777" w:rsidR="00CC35C3" w:rsidRPr="006145DB" w:rsidRDefault="00CC35C3" w:rsidP="00DA0232">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w:t>
                  </w:r>
                </w:p>
              </w:tc>
            </w:tr>
            <w:tr w:rsidR="008D1B2D" w:rsidRPr="006145DB" w14:paraId="29E19EF5" w14:textId="77777777" w:rsidTr="008D1B2D">
              <w:trPr>
                <w:trHeight w:val="300"/>
              </w:trPr>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4AA952B" w14:textId="77777777" w:rsidR="00CC35C3" w:rsidRPr="006145DB" w:rsidRDefault="00CC35C3" w:rsidP="00DA0232">
                  <w:pPr>
                    <w:pStyle w:val="Default"/>
                    <w:jc w:val="both"/>
                    <w:rPr>
                      <w:rFonts w:eastAsia="Arial"/>
                      <w:color w:val="auto"/>
                      <w:sz w:val="16"/>
                      <w:szCs w:val="16"/>
                    </w:rPr>
                  </w:pPr>
                  <w:r w:rsidRPr="006145DB">
                    <w:rPr>
                      <w:rFonts w:eastAsia="Arial"/>
                      <w:color w:val="auto"/>
                      <w:sz w:val="16"/>
                      <w:szCs w:val="16"/>
                    </w:rPr>
                    <w:t xml:space="preserve">Servicio Jardines Infantiles Diurnos </w:t>
                  </w:r>
                </w:p>
              </w:tc>
              <w:tc>
                <w:tcPr>
                  <w:tcW w:w="1418" w:type="dxa"/>
                  <w:tcBorders>
                    <w:top w:val="single" w:sz="6" w:space="0" w:color="000000" w:themeColor="text1"/>
                    <w:left w:val="single" w:sz="6" w:space="0" w:color="000000" w:themeColor="text1"/>
                    <w:bottom w:val="single" w:sz="6" w:space="0" w:color="000000" w:themeColor="text1"/>
                    <w:right w:val="single" w:sz="4" w:space="0" w:color="auto"/>
                  </w:tcBorders>
                  <w:shd w:val="clear" w:color="auto" w:fill="FFFFFF" w:themeFill="background1"/>
                  <w:vAlign w:val="center"/>
                </w:tcPr>
                <w:p w14:paraId="3F29686A" w14:textId="77777777" w:rsidR="00CC35C3" w:rsidRPr="006145DB" w:rsidRDefault="00CC35C3" w:rsidP="00DA0232">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978386" w14:textId="77777777" w:rsidR="00CC35C3" w:rsidRPr="006145DB" w:rsidRDefault="00CC35C3" w:rsidP="00DA0232">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984" w:type="dxa"/>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tcPr>
                <w:p w14:paraId="799D7D6C" w14:textId="77777777" w:rsidR="00CC35C3" w:rsidRPr="006145DB" w:rsidRDefault="00CC35C3" w:rsidP="00DA0232">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8D1B2D" w:rsidRPr="006145DB" w14:paraId="034AC04B" w14:textId="77777777" w:rsidTr="008D1B2D">
              <w:trPr>
                <w:trHeight w:val="300"/>
              </w:trPr>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F9BE742" w14:textId="77777777" w:rsidR="00CC35C3" w:rsidRPr="006145DB" w:rsidRDefault="00CC35C3" w:rsidP="00DA0232">
                  <w:pPr>
                    <w:pStyle w:val="Default"/>
                    <w:jc w:val="both"/>
                    <w:rPr>
                      <w:rFonts w:eastAsia="Arial"/>
                      <w:color w:val="auto"/>
                      <w:sz w:val="16"/>
                      <w:szCs w:val="16"/>
                    </w:rPr>
                  </w:pPr>
                  <w:r w:rsidRPr="006145DB">
                    <w:rPr>
                      <w:rFonts w:eastAsia="Arial"/>
                      <w:color w:val="auto"/>
                      <w:sz w:val="16"/>
                      <w:szCs w:val="16"/>
                    </w:rPr>
                    <w:t>Modalidad Espacios Rurales</w:t>
                  </w:r>
                </w:p>
              </w:tc>
              <w:tc>
                <w:tcPr>
                  <w:tcW w:w="1418" w:type="dxa"/>
                  <w:tcBorders>
                    <w:top w:val="single" w:sz="6" w:space="0" w:color="000000" w:themeColor="text1"/>
                    <w:left w:val="single" w:sz="6" w:space="0" w:color="000000" w:themeColor="text1"/>
                    <w:bottom w:val="single" w:sz="6" w:space="0" w:color="000000" w:themeColor="text1"/>
                    <w:right w:val="single" w:sz="4" w:space="0" w:color="auto"/>
                  </w:tcBorders>
                  <w:shd w:val="clear" w:color="auto" w:fill="FFFFFF" w:themeFill="background1"/>
                  <w:vAlign w:val="center"/>
                </w:tcPr>
                <w:p w14:paraId="2B03A90B" w14:textId="77777777" w:rsidR="00CC35C3" w:rsidRPr="006145DB" w:rsidRDefault="00CC35C3" w:rsidP="00DA0232">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78CB36" w14:textId="77777777" w:rsidR="00CC35C3" w:rsidRPr="006145DB" w:rsidRDefault="00CC35C3" w:rsidP="00DA0232">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984" w:type="dxa"/>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tcPr>
                <w:p w14:paraId="2318A3A5" w14:textId="77777777" w:rsidR="00CC35C3" w:rsidRPr="006145DB" w:rsidRDefault="00CC35C3" w:rsidP="00DA0232">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bl>
          <w:p w14:paraId="65BFBE6F" w14:textId="77777777" w:rsidR="00CC35C3" w:rsidRPr="006145DB" w:rsidRDefault="00CC35C3" w:rsidP="00DA0232">
            <w:pPr>
              <w:tabs>
                <w:tab w:val="left" w:pos="709"/>
              </w:tabs>
              <w:spacing w:after="0" w:line="240" w:lineRule="auto"/>
              <w:contextualSpacing/>
              <w:jc w:val="both"/>
              <w:rPr>
                <w:rFonts w:eastAsia="Calibri" w:cs="Arial"/>
                <w:bCs/>
                <w:sz w:val="20"/>
                <w:szCs w:val="20"/>
                <w:lang w:eastAsia="es-CO"/>
              </w:rPr>
            </w:pPr>
          </w:p>
        </w:tc>
      </w:tr>
      <w:tr w:rsidR="00CC35C3" w:rsidRPr="006145DB" w14:paraId="1E60AA5F" w14:textId="77777777" w:rsidTr="00794199">
        <w:trPr>
          <w:trHeight w:val="983"/>
          <w:jc w:val="center"/>
        </w:trPr>
        <w:tc>
          <w:tcPr>
            <w:tcW w:w="1696" w:type="dxa"/>
            <w:vAlign w:val="center"/>
          </w:tcPr>
          <w:p w14:paraId="0A2BAC20" w14:textId="77777777" w:rsidR="00CC35C3" w:rsidRPr="006145DB" w:rsidRDefault="00CC35C3" w:rsidP="008D1B2D">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699" w:type="dxa"/>
          </w:tcPr>
          <w:p w14:paraId="4877049E" w14:textId="12F38C8D" w:rsidR="00CC35C3" w:rsidRPr="006145DB" w:rsidRDefault="00CC35C3" w:rsidP="00DA0232">
            <w:pPr>
              <w:pStyle w:val="paragraph"/>
              <w:spacing w:before="0" w:beforeAutospacing="0" w:after="0" w:afterAutospacing="0"/>
              <w:jc w:val="both"/>
              <w:textAlignment w:val="baseline"/>
              <w:rPr>
                <w:rStyle w:val="eop"/>
                <w:rFonts w:ascii="Arial" w:hAnsi="Arial" w:cs="Arial"/>
                <w:sz w:val="20"/>
                <w:szCs w:val="20"/>
              </w:rPr>
            </w:pPr>
            <w:r w:rsidRPr="006145DB">
              <w:rPr>
                <w:rStyle w:val="normaltextrun"/>
                <w:rFonts w:ascii="Arial" w:hAnsi="Arial" w:cs="Arial"/>
                <w:sz w:val="20"/>
                <w:szCs w:val="20"/>
                <w:lang w:val="es-ES"/>
              </w:rPr>
              <w:t xml:space="preserve">Las Casas de </w:t>
            </w:r>
            <w:r w:rsidR="008D1B2D" w:rsidRPr="006145DB">
              <w:rPr>
                <w:rStyle w:val="normaltextrun"/>
                <w:rFonts w:ascii="Arial" w:hAnsi="Arial" w:cs="Arial"/>
                <w:sz w:val="20"/>
                <w:szCs w:val="20"/>
                <w:lang w:val="es-ES"/>
              </w:rPr>
              <w:t>p</w:t>
            </w:r>
            <w:r w:rsidRPr="006145DB">
              <w:rPr>
                <w:rStyle w:val="normaltextrun"/>
                <w:rFonts w:ascii="Arial" w:hAnsi="Arial" w:cs="Arial"/>
                <w:sz w:val="20"/>
                <w:szCs w:val="20"/>
                <w:lang w:val="es-ES"/>
              </w:rPr>
              <w:t xml:space="preserve">ensamiento </w:t>
            </w:r>
            <w:r w:rsidR="008D1B2D" w:rsidRPr="006145DB">
              <w:rPr>
                <w:rStyle w:val="normaltextrun"/>
                <w:rFonts w:ascii="Arial" w:hAnsi="Arial" w:cs="Arial"/>
                <w:sz w:val="20"/>
                <w:szCs w:val="20"/>
                <w:lang w:val="es-ES"/>
              </w:rPr>
              <w:t>i</w:t>
            </w:r>
            <w:r w:rsidRPr="006145DB">
              <w:rPr>
                <w:rStyle w:val="normaltextrun"/>
                <w:rFonts w:ascii="Arial" w:hAnsi="Arial" w:cs="Arial"/>
                <w:sz w:val="20"/>
                <w:szCs w:val="20"/>
                <w:lang w:val="es-ES"/>
              </w:rPr>
              <w:t>ntercultural como modalidad institucional de educación inicial, brindan a</w:t>
            </w:r>
            <w:r w:rsidRPr="006145DB">
              <w:rPr>
                <w:rStyle w:val="normaltextrun"/>
                <w:rFonts w:ascii="Arial" w:hAnsi="Arial" w:cs="Arial"/>
                <w:sz w:val="20"/>
                <w:szCs w:val="20"/>
              </w:rPr>
              <w:t>tención presencial en unidades operativas, en jornada diurna entre 6 y 9 horas continuas, acorde al contexto y características de las poblaciones indígenas y los contextos territoriales</w:t>
            </w:r>
            <w:r w:rsidR="00585999" w:rsidRPr="006145DB">
              <w:rPr>
                <w:rStyle w:val="normaltextrun"/>
                <w:rFonts w:ascii="Arial" w:hAnsi="Arial" w:cs="Arial"/>
                <w:sz w:val="20"/>
                <w:szCs w:val="20"/>
              </w:rPr>
              <w:t>.</w:t>
            </w:r>
          </w:p>
          <w:p w14:paraId="18F8F5B2" w14:textId="7B973ABE"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p>
          <w:p w14:paraId="21F66E67" w14:textId="03B4CEB1" w:rsidR="00CC35C3" w:rsidRPr="006145DB" w:rsidRDefault="00CC35C3" w:rsidP="00DA0232">
            <w:pPr>
              <w:pStyle w:val="paragraph"/>
              <w:spacing w:before="0" w:beforeAutospacing="0" w:after="0" w:afterAutospacing="0"/>
              <w:jc w:val="both"/>
              <w:textAlignment w:val="baseline"/>
              <w:rPr>
                <w:rStyle w:val="eop"/>
                <w:rFonts w:ascii="Arial" w:hAnsi="Arial" w:cs="Arial"/>
                <w:sz w:val="22"/>
                <w:szCs w:val="22"/>
              </w:rPr>
            </w:pPr>
            <w:r w:rsidRPr="006145DB">
              <w:rPr>
                <w:rStyle w:val="normaltextrun"/>
                <w:rFonts w:ascii="Arial" w:hAnsi="Arial" w:cs="Arial"/>
                <w:sz w:val="20"/>
                <w:szCs w:val="20"/>
              </w:rPr>
              <w:t xml:space="preserve">De acuerdo con las características de la educación inicial, las Casas de </w:t>
            </w:r>
            <w:r w:rsidR="008D1B2D" w:rsidRPr="006145DB">
              <w:rPr>
                <w:rStyle w:val="normaltextrun"/>
                <w:rFonts w:ascii="Arial" w:hAnsi="Arial" w:cs="Arial"/>
                <w:sz w:val="20"/>
                <w:szCs w:val="20"/>
              </w:rPr>
              <w:t>p</w:t>
            </w:r>
            <w:r w:rsidRPr="006145DB">
              <w:rPr>
                <w:rStyle w:val="normaltextrun"/>
                <w:rFonts w:ascii="Arial" w:hAnsi="Arial" w:cs="Arial"/>
                <w:sz w:val="20"/>
                <w:szCs w:val="20"/>
              </w:rPr>
              <w:t xml:space="preserve">ensamiento </w:t>
            </w:r>
            <w:r w:rsidR="008D1B2D" w:rsidRPr="006145DB">
              <w:rPr>
                <w:rStyle w:val="normaltextrun"/>
                <w:rFonts w:ascii="Arial" w:hAnsi="Arial" w:cs="Arial"/>
                <w:sz w:val="20"/>
                <w:szCs w:val="20"/>
              </w:rPr>
              <w:t>i</w:t>
            </w:r>
            <w:r w:rsidRPr="006145DB">
              <w:rPr>
                <w:rStyle w:val="normaltextrun"/>
                <w:rFonts w:ascii="Arial" w:hAnsi="Arial" w:cs="Arial"/>
                <w:sz w:val="20"/>
                <w:szCs w:val="20"/>
              </w:rPr>
              <w:t xml:space="preserve">ntercultural </w:t>
            </w:r>
            <w:r w:rsidRPr="006145DB">
              <w:rPr>
                <w:rStyle w:val="normaltextrun"/>
                <w:rFonts w:ascii="Arial" w:hAnsi="Arial" w:cs="Arial"/>
                <w:sz w:val="20"/>
                <w:szCs w:val="20"/>
                <w:lang w:val="es-ES"/>
              </w:rPr>
              <w:t>promueven de manera intencionada el desarrollo integral de las niñas y los niños, reconociendo sus características y particularidades de los pueblos indígenas desde los contextos que les rodean, favoreciendo interacciones en ambientes enriquecidos, mediante procesos educativos y pedagógicos, permanentes, intencionados y estructurados.</w:t>
            </w:r>
            <w:r w:rsidRPr="006145DB">
              <w:rPr>
                <w:rStyle w:val="eop"/>
                <w:rFonts w:ascii="Arial" w:hAnsi="Arial" w:cs="Arial"/>
              </w:rPr>
              <w:t> </w:t>
            </w:r>
          </w:p>
          <w:p w14:paraId="05F63CDD"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p>
          <w:p w14:paraId="52899CC9"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lang w:val="es-ES"/>
              </w:rPr>
            </w:pPr>
            <w:r w:rsidRPr="006145DB">
              <w:rPr>
                <w:rStyle w:val="normaltextrun"/>
                <w:rFonts w:ascii="Arial" w:hAnsi="Arial" w:cs="Arial"/>
                <w:sz w:val="20"/>
                <w:szCs w:val="20"/>
                <w:lang w:val="es-ES"/>
              </w:rPr>
              <w:t>Las Casas de Pensamiento Intercultural acoge a niñas y niños, cuyo propósito fundamental es la educación inicial con pertinencia étnica y cultural, que aportan a la construcción de la  identidad como parte de la promoción del desarrollo integral en el marco la atención integral a la primera infancia, a partir de procesos educativos y pedagógicos intencionados que buscan aportar a  preservar, fortalecer, recuperar de la cultura desde una educación inicial  con pertinencia cultural a los diferentes pueblos indígenas y de regiones de procedencia que allí convergen, y la construcción de relaciones interculturales en el marco de una educación inicial inclusiva, diversa y de calidad en corresponsabilidad con las familias, las comunidades e instituciones que dialogan y concretan  las dinámicas y experiencias educativas y pedagógicas n que aquí se viven en lo cotidiano.  De esta manera se implementan las políticas públicas desde el enfoque de derechos y desde una perspectiva de reconocimiento, valoración y celebración de la diversidad étnica indígena, y el enfoque diferencial.</w:t>
            </w:r>
          </w:p>
          <w:p w14:paraId="0450B532" w14:textId="77777777" w:rsidR="00CC35C3" w:rsidRPr="006145DB" w:rsidRDefault="00CC35C3" w:rsidP="00DA0232">
            <w:pPr>
              <w:pStyle w:val="paragraph"/>
              <w:spacing w:before="0" w:beforeAutospacing="0" w:after="0" w:afterAutospacing="0"/>
              <w:jc w:val="both"/>
              <w:rPr>
                <w:rStyle w:val="eop"/>
                <w:rFonts w:ascii="Arial" w:hAnsi="Arial" w:cs="Arial"/>
                <w:sz w:val="20"/>
                <w:szCs w:val="20"/>
                <w:lang w:val="es-ES"/>
              </w:rPr>
            </w:pPr>
          </w:p>
          <w:p w14:paraId="27440167" w14:textId="77777777" w:rsidR="00CC35C3" w:rsidRPr="009E4B63" w:rsidRDefault="00CC35C3" w:rsidP="00DA0232">
            <w:pPr>
              <w:pStyle w:val="paragraph"/>
              <w:spacing w:before="0" w:beforeAutospacing="0" w:after="0" w:afterAutospacing="0"/>
              <w:jc w:val="both"/>
              <w:textAlignment w:val="baseline"/>
              <w:rPr>
                <w:rStyle w:val="eop"/>
                <w:rFonts w:ascii="Arial" w:hAnsi="Arial" w:cs="Arial"/>
                <w:sz w:val="20"/>
                <w:szCs w:val="20"/>
              </w:rPr>
            </w:pPr>
            <w:r w:rsidRPr="006145DB">
              <w:rPr>
                <w:rStyle w:val="normaltextrun"/>
                <w:rFonts w:ascii="Arial" w:hAnsi="Arial" w:cs="Arial"/>
                <w:sz w:val="20"/>
                <w:szCs w:val="20"/>
                <w:lang w:val="es-ES"/>
              </w:rPr>
              <w:t>De esta forma, al ser la educación inicial un proceso intencional, debe ser sistemática, estructurada y planeada, ya que esto permite potenciar las habilidades y las capacidades   que niñas y niños requieren para su desarrollo. </w:t>
            </w:r>
            <w:r w:rsidRPr="006145DB">
              <w:rPr>
                <w:rStyle w:val="eop"/>
                <w:rFonts w:ascii="Arial" w:hAnsi="Arial" w:cs="Arial"/>
              </w:rPr>
              <w:t xml:space="preserve">  </w:t>
            </w:r>
            <w:r w:rsidRPr="006145DB">
              <w:rPr>
                <w:rStyle w:val="normaltextrun"/>
                <w:rFonts w:ascii="Arial" w:hAnsi="Arial" w:cs="Arial"/>
                <w:sz w:val="20"/>
                <w:szCs w:val="20"/>
                <w:lang w:val="es-ES"/>
              </w:rPr>
              <w:t xml:space="preserve">Así mismo, en los procesos que implementa el Servicio de Jardines Infantiles Diurno y su modalidad Casas de Pensamiento Intercultural cuenta con los enfoques de derechos, desde una perspectiva que reconoce, valora y celebra las diversidades, de género, étnicas y del territorio en articulación con las acciones inherentes a la atención integral y la movilización social para transformar imaginarios con relación a la primera infancia y la educación inicial en el Distrito. </w:t>
            </w:r>
            <w:r w:rsidRPr="006145DB">
              <w:rPr>
                <w:rStyle w:val="eop"/>
                <w:rFonts w:ascii="Arial" w:hAnsi="Arial" w:cs="Arial"/>
              </w:rPr>
              <w:t> </w:t>
            </w:r>
          </w:p>
          <w:p w14:paraId="76F695C5" w14:textId="77777777" w:rsidR="00CC35C3" w:rsidRPr="009E4B63" w:rsidRDefault="00CC35C3" w:rsidP="00DA0232">
            <w:pPr>
              <w:pStyle w:val="paragraph"/>
              <w:spacing w:before="0" w:beforeAutospacing="0" w:after="0" w:afterAutospacing="0"/>
              <w:jc w:val="both"/>
              <w:textAlignment w:val="baseline"/>
              <w:rPr>
                <w:rStyle w:val="eop"/>
                <w:rFonts w:ascii="Arial" w:hAnsi="Arial" w:cs="Arial"/>
                <w:sz w:val="20"/>
                <w:szCs w:val="20"/>
              </w:rPr>
            </w:pPr>
          </w:p>
          <w:p w14:paraId="6CDCA019"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De otro modo, que la modalidad Casas de Pensamiento Intercultural cada mes, desarrollan encuentros con el equipo interdisciplinar que inciden en el fortalecimiento de los procesos del desarrollo integral de la primera infancia y su saber pedagógico</w:t>
            </w:r>
            <w:r w:rsidRPr="006145DB">
              <w:rPr>
                <w:rStyle w:val="eop"/>
                <w:rFonts w:ascii="Arial" w:hAnsi="Arial" w:cs="Arial"/>
              </w:rPr>
              <w:t> </w:t>
            </w:r>
          </w:p>
          <w:p w14:paraId="66F6D0E5"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r w:rsidRPr="006145DB">
              <w:rPr>
                <w:rStyle w:val="eop"/>
                <w:rFonts w:ascii="Arial" w:hAnsi="Arial" w:cs="Arial"/>
              </w:rPr>
              <w:t> </w:t>
            </w:r>
          </w:p>
          <w:p w14:paraId="25B8DE19"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La operación de la modalidad de Casas de Pensamiento Intercultural se lleva a cabo de manera directa y su atención se encuentra organizada por los siguientes niveles que responden a la edad de las y los participantes:  </w:t>
            </w:r>
            <w:r w:rsidRPr="006145DB">
              <w:rPr>
                <w:rStyle w:val="eop"/>
                <w:rFonts w:ascii="Arial" w:hAnsi="Arial" w:cs="Arial"/>
              </w:rPr>
              <w:t> </w:t>
            </w:r>
          </w:p>
          <w:p w14:paraId="402D370E"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r w:rsidRPr="006145DB">
              <w:rPr>
                <w:rStyle w:val="eop"/>
                <w:rFonts w:ascii="Arial" w:hAnsi="Arial" w:cs="Arial"/>
              </w:rPr>
              <w:t> </w:t>
            </w:r>
          </w:p>
          <w:p w14:paraId="21A5E2FD" w14:textId="77777777" w:rsidR="00CC35C3" w:rsidRPr="006145DB" w:rsidRDefault="00CC35C3" w:rsidP="00585999">
            <w:pPr>
              <w:pStyle w:val="paragraph"/>
              <w:numPr>
                <w:ilvl w:val="0"/>
                <w:numId w:val="25"/>
              </w:numPr>
              <w:tabs>
                <w:tab w:val="clear" w:pos="360"/>
                <w:tab w:val="num" w:pos="454"/>
              </w:tabs>
              <w:spacing w:before="0" w:beforeAutospacing="0" w:after="0" w:afterAutospacing="0"/>
              <w:ind w:left="29" w:firstLine="0"/>
              <w:jc w:val="both"/>
              <w:textAlignment w:val="baseline"/>
              <w:rPr>
                <w:rFonts w:ascii="Arial" w:hAnsi="Arial" w:cs="Arial"/>
                <w:sz w:val="20"/>
                <w:szCs w:val="20"/>
                <w:lang w:val="es-ES"/>
              </w:rPr>
            </w:pPr>
            <w:r w:rsidRPr="006145DB">
              <w:rPr>
                <w:rStyle w:val="normaltextrun"/>
                <w:rFonts w:ascii="Arial" w:hAnsi="Arial" w:cs="Arial"/>
                <w:sz w:val="20"/>
                <w:szCs w:val="20"/>
              </w:rPr>
              <w:t>Maternal: niñas y niños menores de 1 año </w:t>
            </w:r>
            <w:r w:rsidRPr="006145DB">
              <w:rPr>
                <w:rStyle w:val="eop"/>
                <w:rFonts w:ascii="Arial" w:hAnsi="Arial" w:cs="Arial"/>
                <w:lang w:val="es-ES"/>
              </w:rPr>
              <w:t> </w:t>
            </w:r>
          </w:p>
          <w:p w14:paraId="7401C1A6" w14:textId="77777777" w:rsidR="00CC35C3" w:rsidRPr="006145DB" w:rsidRDefault="00CC35C3" w:rsidP="00585999">
            <w:pPr>
              <w:pStyle w:val="paragraph"/>
              <w:numPr>
                <w:ilvl w:val="0"/>
                <w:numId w:val="160"/>
              </w:numPr>
              <w:tabs>
                <w:tab w:val="clear" w:pos="720"/>
                <w:tab w:val="num" w:pos="454"/>
              </w:tabs>
              <w:spacing w:before="0" w:beforeAutospacing="0" w:after="0" w:afterAutospacing="0"/>
              <w:ind w:left="29" w:firstLine="0"/>
              <w:jc w:val="both"/>
              <w:textAlignment w:val="baseline"/>
              <w:rPr>
                <w:rFonts w:ascii="Arial" w:hAnsi="Arial" w:cs="Arial"/>
                <w:sz w:val="20"/>
                <w:szCs w:val="20"/>
                <w:lang w:val="es-ES"/>
              </w:rPr>
            </w:pPr>
            <w:r w:rsidRPr="006145DB">
              <w:rPr>
                <w:rStyle w:val="normaltextrun"/>
                <w:rFonts w:ascii="Arial" w:hAnsi="Arial" w:cs="Arial"/>
                <w:sz w:val="20"/>
                <w:szCs w:val="20"/>
              </w:rPr>
              <w:t>Caminadores: niñas y niños menores de 2 años </w:t>
            </w:r>
            <w:r w:rsidRPr="006145DB">
              <w:rPr>
                <w:rStyle w:val="eop"/>
                <w:rFonts w:ascii="Arial" w:hAnsi="Arial" w:cs="Arial"/>
                <w:lang w:val="es-ES"/>
              </w:rPr>
              <w:t> </w:t>
            </w:r>
          </w:p>
          <w:p w14:paraId="026EF0EC" w14:textId="77777777" w:rsidR="00CC35C3" w:rsidRPr="006145DB" w:rsidRDefault="00CC35C3" w:rsidP="00585999">
            <w:pPr>
              <w:pStyle w:val="paragraph"/>
              <w:numPr>
                <w:ilvl w:val="0"/>
                <w:numId w:val="161"/>
              </w:numPr>
              <w:tabs>
                <w:tab w:val="clear" w:pos="720"/>
                <w:tab w:val="num" w:pos="454"/>
              </w:tabs>
              <w:spacing w:before="0" w:beforeAutospacing="0" w:after="0" w:afterAutospacing="0"/>
              <w:ind w:left="29" w:firstLine="0"/>
              <w:jc w:val="both"/>
              <w:textAlignment w:val="baseline"/>
              <w:rPr>
                <w:rFonts w:ascii="Arial" w:hAnsi="Arial" w:cs="Arial"/>
                <w:sz w:val="20"/>
                <w:szCs w:val="20"/>
                <w:lang w:val="es-ES"/>
              </w:rPr>
            </w:pPr>
            <w:r w:rsidRPr="006145DB">
              <w:rPr>
                <w:rStyle w:val="normaltextrun"/>
                <w:rFonts w:ascii="Arial" w:hAnsi="Arial" w:cs="Arial"/>
                <w:sz w:val="20"/>
                <w:szCs w:val="20"/>
              </w:rPr>
              <w:t>Párvulos: niñas y niños menores de 3 años</w:t>
            </w:r>
            <w:r w:rsidRPr="006145DB">
              <w:rPr>
                <w:rStyle w:val="eop"/>
                <w:rFonts w:ascii="Arial" w:hAnsi="Arial" w:cs="Arial"/>
                <w:lang w:val="es-ES"/>
              </w:rPr>
              <w:t> </w:t>
            </w:r>
          </w:p>
          <w:p w14:paraId="751D4BB2" w14:textId="77777777" w:rsidR="00CC35C3" w:rsidRPr="006145DB" w:rsidRDefault="00CC35C3" w:rsidP="00585999">
            <w:pPr>
              <w:pStyle w:val="paragraph"/>
              <w:numPr>
                <w:ilvl w:val="0"/>
                <w:numId w:val="162"/>
              </w:numPr>
              <w:tabs>
                <w:tab w:val="clear" w:pos="720"/>
                <w:tab w:val="num" w:pos="454"/>
              </w:tabs>
              <w:spacing w:before="0" w:beforeAutospacing="0" w:after="0" w:afterAutospacing="0"/>
              <w:ind w:left="29" w:firstLine="0"/>
              <w:jc w:val="both"/>
              <w:textAlignment w:val="baseline"/>
              <w:rPr>
                <w:rFonts w:ascii="Arial" w:hAnsi="Arial" w:cs="Arial"/>
                <w:sz w:val="20"/>
                <w:szCs w:val="20"/>
                <w:lang w:val="es-ES"/>
              </w:rPr>
            </w:pPr>
            <w:r w:rsidRPr="006145DB">
              <w:rPr>
                <w:rStyle w:val="normaltextrun"/>
                <w:rFonts w:ascii="Arial" w:hAnsi="Arial" w:cs="Arial"/>
                <w:sz w:val="20"/>
                <w:szCs w:val="20"/>
              </w:rPr>
              <w:t>Prejardín: niñas y niños menores de 4</w:t>
            </w:r>
            <w:r w:rsidRPr="006145DB">
              <w:rPr>
                <w:rStyle w:val="eop"/>
                <w:rFonts w:ascii="Arial" w:hAnsi="Arial" w:cs="Arial"/>
                <w:lang w:val="es-ES"/>
              </w:rPr>
              <w:t> </w:t>
            </w:r>
          </w:p>
          <w:p w14:paraId="7FEDF42F" w14:textId="77777777" w:rsidR="00CC35C3" w:rsidRPr="006145DB" w:rsidRDefault="00CC35C3" w:rsidP="00585999">
            <w:pPr>
              <w:pStyle w:val="paragraph"/>
              <w:numPr>
                <w:ilvl w:val="0"/>
                <w:numId w:val="163"/>
              </w:numPr>
              <w:tabs>
                <w:tab w:val="clear" w:pos="720"/>
                <w:tab w:val="num" w:pos="454"/>
              </w:tabs>
              <w:spacing w:before="0" w:beforeAutospacing="0" w:after="0" w:afterAutospacing="0"/>
              <w:ind w:left="29" w:firstLine="0"/>
              <w:jc w:val="both"/>
              <w:textAlignment w:val="baseline"/>
              <w:rPr>
                <w:rFonts w:ascii="Arial" w:hAnsi="Arial" w:cs="Arial"/>
                <w:sz w:val="20"/>
                <w:szCs w:val="20"/>
                <w:lang w:val="es-ES"/>
              </w:rPr>
            </w:pPr>
            <w:r w:rsidRPr="006145DB">
              <w:rPr>
                <w:rStyle w:val="normaltextrun"/>
                <w:rFonts w:ascii="Arial" w:hAnsi="Arial" w:cs="Arial"/>
                <w:sz w:val="20"/>
                <w:szCs w:val="20"/>
              </w:rPr>
              <w:t>Jardín: niñas y niños Menores 5 años</w:t>
            </w:r>
            <w:r w:rsidRPr="006145DB">
              <w:rPr>
                <w:rStyle w:val="eop"/>
                <w:rFonts w:ascii="Arial" w:hAnsi="Arial" w:cs="Arial"/>
                <w:lang w:val="es-ES"/>
              </w:rPr>
              <w:t> </w:t>
            </w:r>
          </w:p>
          <w:p w14:paraId="66BD9E0A"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r w:rsidRPr="006145DB">
              <w:rPr>
                <w:rStyle w:val="eop"/>
                <w:rFonts w:ascii="Arial" w:hAnsi="Arial" w:cs="Arial"/>
              </w:rPr>
              <w:t> </w:t>
            </w:r>
          </w:p>
          <w:p w14:paraId="1364E64A"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Las niñas y los niños con discapacidad, de acuerdo con el concepto técnico profesional, no podrán sobrepasar más de dos (2) niveles de atención anteriores al correspondiente por edad. </w:t>
            </w:r>
          </w:p>
          <w:p w14:paraId="20E353A4" w14:textId="77777777" w:rsidR="00CC35C3" w:rsidRPr="006145DB" w:rsidRDefault="00CC35C3" w:rsidP="00DA0232">
            <w:pPr>
              <w:pStyle w:val="paragraph"/>
              <w:spacing w:before="0" w:beforeAutospacing="0" w:after="0" w:afterAutospacing="0"/>
              <w:jc w:val="both"/>
              <w:textAlignment w:val="baseline"/>
              <w:rPr>
                <w:rStyle w:val="eop"/>
                <w:rFonts w:ascii="Arial" w:hAnsi="Arial" w:cs="Arial"/>
                <w:sz w:val="20"/>
                <w:szCs w:val="20"/>
              </w:rPr>
            </w:pPr>
          </w:p>
          <w:p w14:paraId="4C0C7B3E" w14:textId="77777777" w:rsidR="00CC35C3" w:rsidRPr="006145DB" w:rsidRDefault="00CC35C3" w:rsidP="00DA0232">
            <w:pPr>
              <w:spacing w:after="0" w:line="240" w:lineRule="auto"/>
              <w:jc w:val="both"/>
              <w:rPr>
                <w:rFonts w:eastAsia="Arial" w:cs="Arial"/>
                <w:sz w:val="20"/>
                <w:szCs w:val="20"/>
              </w:rPr>
            </w:pPr>
            <w:r w:rsidRPr="006145DB">
              <w:rPr>
                <w:rFonts w:eastAsia="Arial" w:cs="Arial"/>
                <w:sz w:val="20"/>
                <w:szCs w:val="20"/>
              </w:rPr>
              <w:t xml:space="preserve">La modalidad Casas de Pensamiento Intercultural, implementa atención de calidad desde las siguientes </w:t>
            </w:r>
            <w:r w:rsidRPr="006145DB">
              <w:rPr>
                <w:rFonts w:eastAsia="Arial" w:cs="Arial"/>
                <w:sz w:val="20"/>
                <w:szCs w:val="20"/>
                <w:lang w:val="es"/>
              </w:rPr>
              <w:t xml:space="preserve">características como lo menciona la Ley 1804 de 2016: </w:t>
            </w:r>
            <w:r w:rsidRPr="006145DB">
              <w:rPr>
                <w:rFonts w:eastAsia="Arial" w:cs="Arial"/>
                <w:sz w:val="20"/>
                <w:szCs w:val="20"/>
              </w:rPr>
              <w:t xml:space="preserve">Desarrollo Integral de la Primera Infancia, “De Cero a Siempre”: </w:t>
            </w:r>
          </w:p>
          <w:p w14:paraId="6C388EBA" w14:textId="77777777" w:rsidR="00585999" w:rsidRPr="006145DB" w:rsidRDefault="00585999" w:rsidP="00585999">
            <w:pPr>
              <w:pStyle w:val="Ttulo1"/>
            </w:pPr>
          </w:p>
          <w:p w14:paraId="15E0CA00" w14:textId="697BF8E1" w:rsidR="00CC35C3" w:rsidRPr="006145DB" w:rsidRDefault="00CC35C3" w:rsidP="00585999">
            <w:pPr>
              <w:pStyle w:val="Prrafodelista"/>
              <w:numPr>
                <w:ilvl w:val="0"/>
                <w:numId w:val="164"/>
              </w:numPr>
              <w:spacing w:after="0" w:line="240" w:lineRule="auto"/>
              <w:ind w:left="454"/>
              <w:jc w:val="both"/>
              <w:textAlignment w:val="baseline"/>
              <w:rPr>
                <w:rFonts w:eastAsia="Arial" w:cs="Arial"/>
                <w:sz w:val="20"/>
                <w:szCs w:val="20"/>
              </w:rPr>
            </w:pPr>
            <w:r w:rsidRPr="006145DB">
              <w:rPr>
                <w:rFonts w:eastAsia="Arial" w:cs="Arial"/>
                <w:sz w:val="20"/>
                <w:szCs w:val="20"/>
              </w:rPr>
              <w:t xml:space="preserve">Pertinente: </w:t>
            </w:r>
            <w:r w:rsidR="00240DAF" w:rsidRPr="006145DB">
              <w:rPr>
                <w:rFonts w:eastAsia="Arial" w:cs="Arial"/>
                <w:sz w:val="20"/>
                <w:szCs w:val="20"/>
              </w:rPr>
              <w:t>r</w:t>
            </w:r>
            <w:r w:rsidRPr="006145DB">
              <w:rPr>
                <w:rFonts w:eastAsia="Arial" w:cs="Arial"/>
                <w:sz w:val="20"/>
                <w:szCs w:val="20"/>
              </w:rPr>
              <w:t>esponde a los intereses, características y potencialidades del niño o la niña en el momento del ciclo vital por el que atraviesa, y a las características de sus entornos. </w:t>
            </w:r>
            <w:r w:rsidRPr="006145DB">
              <w:rPr>
                <w:rFonts w:eastAsia="Arial" w:cs="Arial"/>
                <w:sz w:val="20"/>
                <w:szCs w:val="20"/>
                <w:lang w:val="es"/>
              </w:rPr>
              <w:t>En este caso particular, a las características culturales de los pueblos indígenas y su identidad étnica y cultural.</w:t>
            </w:r>
          </w:p>
          <w:p w14:paraId="6BB2189F" w14:textId="4668B446" w:rsidR="00CC35C3" w:rsidRPr="006145DB" w:rsidRDefault="00CC35C3" w:rsidP="00585999">
            <w:pPr>
              <w:pStyle w:val="Prrafodelista"/>
              <w:numPr>
                <w:ilvl w:val="0"/>
                <w:numId w:val="164"/>
              </w:numPr>
              <w:spacing w:after="0" w:line="240" w:lineRule="auto"/>
              <w:ind w:left="454"/>
              <w:jc w:val="both"/>
              <w:textAlignment w:val="baseline"/>
              <w:rPr>
                <w:rFonts w:eastAsia="Arial" w:cs="Arial"/>
                <w:sz w:val="20"/>
                <w:szCs w:val="20"/>
              </w:rPr>
            </w:pPr>
            <w:r w:rsidRPr="006145DB">
              <w:rPr>
                <w:rFonts w:eastAsia="Arial" w:cs="Arial"/>
                <w:sz w:val="20"/>
                <w:szCs w:val="20"/>
              </w:rPr>
              <w:t xml:space="preserve">Oportuna: </w:t>
            </w:r>
            <w:r w:rsidR="00240DAF" w:rsidRPr="006145DB">
              <w:rPr>
                <w:rFonts w:eastAsia="Arial" w:cs="Arial"/>
                <w:sz w:val="20"/>
                <w:szCs w:val="20"/>
              </w:rPr>
              <w:t>s</w:t>
            </w:r>
            <w:r w:rsidRPr="006145DB">
              <w:rPr>
                <w:rFonts w:eastAsia="Arial" w:cs="Arial"/>
                <w:sz w:val="20"/>
                <w:szCs w:val="20"/>
              </w:rPr>
              <w:t>e da en el momento propicio y en el lugar en el que corresponde. Es eficaz en el tiempo justo. </w:t>
            </w:r>
            <w:r w:rsidRPr="006145DB">
              <w:rPr>
                <w:rFonts w:eastAsia="Arial" w:cs="Arial"/>
                <w:sz w:val="20"/>
                <w:szCs w:val="20"/>
                <w:lang w:val="es"/>
              </w:rPr>
              <w:t xml:space="preserve"> </w:t>
            </w:r>
          </w:p>
          <w:p w14:paraId="2A677590" w14:textId="480E54D6" w:rsidR="00CC35C3" w:rsidRPr="006145DB" w:rsidRDefault="00CC35C3" w:rsidP="00585999">
            <w:pPr>
              <w:pStyle w:val="Prrafodelista"/>
              <w:numPr>
                <w:ilvl w:val="0"/>
                <w:numId w:val="164"/>
              </w:numPr>
              <w:spacing w:after="0" w:line="240" w:lineRule="auto"/>
              <w:ind w:left="454"/>
              <w:jc w:val="both"/>
              <w:textAlignment w:val="baseline"/>
              <w:rPr>
                <w:rFonts w:eastAsia="Arial" w:cs="Arial"/>
                <w:sz w:val="20"/>
                <w:szCs w:val="20"/>
              </w:rPr>
            </w:pPr>
            <w:r w:rsidRPr="006145DB">
              <w:rPr>
                <w:rFonts w:eastAsia="Arial" w:cs="Arial"/>
                <w:sz w:val="20"/>
                <w:szCs w:val="20"/>
              </w:rPr>
              <w:t xml:space="preserve">Flexible: </w:t>
            </w:r>
            <w:r w:rsidR="00240DAF" w:rsidRPr="006145DB">
              <w:rPr>
                <w:rFonts w:eastAsia="Arial" w:cs="Arial"/>
                <w:sz w:val="20"/>
                <w:szCs w:val="20"/>
              </w:rPr>
              <w:t>a</w:t>
            </w:r>
            <w:r w:rsidRPr="006145DB">
              <w:rPr>
                <w:rFonts w:eastAsia="Arial" w:cs="Arial"/>
                <w:sz w:val="20"/>
                <w:szCs w:val="20"/>
              </w:rPr>
              <w:t>segura que esté abierta a adaptarse a las características de las personas, los contextos y los entornos. </w:t>
            </w:r>
            <w:r w:rsidRPr="006145DB">
              <w:rPr>
                <w:rFonts w:eastAsia="Arial" w:cs="Arial"/>
                <w:sz w:val="20"/>
                <w:szCs w:val="20"/>
                <w:lang w:val="es"/>
              </w:rPr>
              <w:t xml:space="preserve"> </w:t>
            </w:r>
          </w:p>
          <w:p w14:paraId="5E15DB12" w14:textId="79834E52" w:rsidR="00CC35C3" w:rsidRPr="006145DB" w:rsidRDefault="00CC35C3" w:rsidP="00585999">
            <w:pPr>
              <w:pStyle w:val="Prrafodelista"/>
              <w:numPr>
                <w:ilvl w:val="0"/>
                <w:numId w:val="164"/>
              </w:numPr>
              <w:spacing w:after="0" w:line="240" w:lineRule="auto"/>
              <w:ind w:left="454"/>
              <w:jc w:val="both"/>
              <w:textAlignment w:val="baseline"/>
              <w:rPr>
                <w:rFonts w:eastAsia="Arial" w:cs="Arial"/>
                <w:sz w:val="20"/>
                <w:szCs w:val="20"/>
              </w:rPr>
            </w:pPr>
            <w:r w:rsidRPr="006145DB">
              <w:rPr>
                <w:rFonts w:eastAsia="Arial" w:cs="Arial"/>
                <w:sz w:val="20"/>
                <w:szCs w:val="20"/>
              </w:rPr>
              <w:t xml:space="preserve">Diferencial: </w:t>
            </w:r>
            <w:r w:rsidR="00240DAF" w:rsidRPr="006145DB">
              <w:rPr>
                <w:rFonts w:eastAsia="Arial" w:cs="Arial"/>
                <w:sz w:val="20"/>
                <w:szCs w:val="20"/>
              </w:rPr>
              <w:t>v</w:t>
            </w:r>
            <w:r w:rsidRPr="006145DB">
              <w:rPr>
                <w:rFonts w:eastAsia="Arial" w:cs="Arial"/>
                <w:sz w:val="20"/>
                <w:szCs w:val="20"/>
              </w:rPr>
              <w:t>alora a las niñas y niños como sujetos que se construyen y viven de diferentes maneras. Es sensible a sus particularidades debido a la diversidad de situaciones, condiciones y contextos, y actúa intencionadamente sobre los entornos para transformar situaciones de discriminación en razón a las diferencias. </w:t>
            </w:r>
            <w:r w:rsidRPr="006145DB">
              <w:rPr>
                <w:rFonts w:eastAsia="Arial" w:cs="Arial"/>
                <w:sz w:val="20"/>
                <w:szCs w:val="20"/>
                <w:lang w:val="es"/>
              </w:rPr>
              <w:t xml:space="preserve"> </w:t>
            </w:r>
          </w:p>
          <w:p w14:paraId="07821F81" w14:textId="408D3216" w:rsidR="00CC35C3" w:rsidRPr="006145DB" w:rsidRDefault="00CC35C3" w:rsidP="00585999">
            <w:pPr>
              <w:pStyle w:val="Prrafodelista"/>
              <w:numPr>
                <w:ilvl w:val="0"/>
                <w:numId w:val="164"/>
              </w:numPr>
              <w:spacing w:after="0" w:line="240" w:lineRule="auto"/>
              <w:ind w:left="454"/>
              <w:jc w:val="both"/>
              <w:textAlignment w:val="baseline"/>
              <w:rPr>
                <w:rFonts w:eastAsia="Arial" w:cs="Arial"/>
                <w:sz w:val="20"/>
                <w:szCs w:val="20"/>
              </w:rPr>
            </w:pPr>
            <w:r w:rsidRPr="006145DB">
              <w:rPr>
                <w:rFonts w:eastAsia="Arial" w:cs="Arial"/>
                <w:sz w:val="20"/>
                <w:szCs w:val="20"/>
              </w:rPr>
              <w:t xml:space="preserve">Continua: </w:t>
            </w:r>
            <w:r w:rsidR="00240DAF" w:rsidRPr="006145DB">
              <w:rPr>
                <w:rFonts w:eastAsia="Arial" w:cs="Arial"/>
                <w:sz w:val="20"/>
                <w:szCs w:val="20"/>
              </w:rPr>
              <w:t>o</w:t>
            </w:r>
            <w:r w:rsidRPr="006145DB">
              <w:rPr>
                <w:rFonts w:eastAsia="Arial" w:cs="Arial"/>
                <w:sz w:val="20"/>
                <w:szCs w:val="20"/>
              </w:rPr>
              <w:t>curre con regularidad y de este modo garantiza los tiempos que requieren los niños y niñas en su proceso individual de desarrollo.</w:t>
            </w:r>
            <w:r w:rsidRPr="006145DB">
              <w:rPr>
                <w:rFonts w:cs="Arial"/>
                <w:sz w:val="20"/>
                <w:szCs w:val="20"/>
              </w:rPr>
              <w:t> </w:t>
            </w:r>
            <w:r w:rsidRPr="006145DB">
              <w:rPr>
                <w:rFonts w:eastAsia="Arial" w:cs="Arial"/>
                <w:sz w:val="20"/>
                <w:szCs w:val="20"/>
                <w:lang w:val="es"/>
              </w:rPr>
              <w:t xml:space="preserve"> </w:t>
            </w:r>
          </w:p>
          <w:p w14:paraId="25FF42CD" w14:textId="0DC7AD27" w:rsidR="00CC35C3" w:rsidRPr="006145DB" w:rsidRDefault="00CC35C3" w:rsidP="00585999">
            <w:pPr>
              <w:pStyle w:val="Prrafodelista"/>
              <w:numPr>
                <w:ilvl w:val="0"/>
                <w:numId w:val="164"/>
              </w:numPr>
              <w:spacing w:after="0" w:line="240" w:lineRule="auto"/>
              <w:ind w:left="454"/>
              <w:jc w:val="both"/>
              <w:textAlignment w:val="baseline"/>
              <w:rPr>
                <w:rFonts w:eastAsia="Arial" w:cs="Arial"/>
                <w:sz w:val="20"/>
                <w:szCs w:val="20"/>
              </w:rPr>
            </w:pPr>
            <w:r w:rsidRPr="006145DB">
              <w:rPr>
                <w:rFonts w:eastAsia="Arial" w:cs="Arial"/>
                <w:sz w:val="20"/>
                <w:szCs w:val="20"/>
              </w:rPr>
              <w:t xml:space="preserve">Complementaria: </w:t>
            </w:r>
            <w:r w:rsidR="00240DAF" w:rsidRPr="006145DB">
              <w:rPr>
                <w:rFonts w:eastAsia="Arial" w:cs="Arial"/>
                <w:sz w:val="20"/>
                <w:szCs w:val="20"/>
              </w:rPr>
              <w:t>s</w:t>
            </w:r>
            <w:r w:rsidRPr="006145DB">
              <w:rPr>
                <w:rFonts w:eastAsia="Arial" w:cs="Arial"/>
                <w:sz w:val="20"/>
                <w:szCs w:val="20"/>
              </w:rPr>
              <w:t>us acciones son la cualidad de contribuir a la integralidad de la atención por la interacción y articulación solidaria entre los actores responsables de proteger a niñas y niños en la primera infancia.</w:t>
            </w:r>
            <w:r w:rsidRPr="006145DB">
              <w:rPr>
                <w:rStyle w:val="eop"/>
                <w:rFonts w:cs="Arial"/>
              </w:rPr>
              <w:t xml:space="preserve"> </w:t>
            </w:r>
          </w:p>
          <w:p w14:paraId="4CB26905" w14:textId="77777777" w:rsidR="00CC35C3" w:rsidRPr="006145DB" w:rsidRDefault="00CC35C3" w:rsidP="00DA0232">
            <w:pPr>
              <w:pStyle w:val="paragraph"/>
              <w:spacing w:before="0" w:beforeAutospacing="0" w:after="0" w:afterAutospacing="0"/>
              <w:jc w:val="both"/>
              <w:textAlignment w:val="baseline"/>
              <w:rPr>
                <w:rFonts w:ascii="Arial" w:hAnsi="Arial" w:cs="Arial"/>
                <w:sz w:val="20"/>
                <w:szCs w:val="20"/>
              </w:rPr>
            </w:pPr>
          </w:p>
          <w:p w14:paraId="7373C7A5" w14:textId="77777777" w:rsidR="00CC35C3" w:rsidRPr="006145DB" w:rsidRDefault="00CC35C3" w:rsidP="00DA0232">
            <w:pPr>
              <w:tabs>
                <w:tab w:val="left" w:pos="709"/>
              </w:tabs>
              <w:spacing w:after="0" w:line="240" w:lineRule="auto"/>
              <w:contextualSpacing/>
              <w:jc w:val="both"/>
              <w:rPr>
                <w:rFonts w:eastAsia="Arial" w:cs="Arial"/>
                <w:sz w:val="20"/>
                <w:szCs w:val="20"/>
              </w:rPr>
            </w:pPr>
            <w:r w:rsidRPr="006145DB">
              <w:rPr>
                <w:rFonts w:eastAsia="Arial" w:cs="Arial"/>
                <w:sz w:val="20"/>
                <w:szCs w:val="20"/>
              </w:rPr>
              <w:t>Por otro lado, en la modalidad se podrán implementar estrategias transversales con el fin de movilizar la inclusión y el desarrollo integral de las niñas y los niños. Estas estrategias son las siguientes: </w:t>
            </w:r>
          </w:p>
          <w:p w14:paraId="01ECB524" w14:textId="77777777" w:rsidR="00240DAF" w:rsidRPr="006145DB" w:rsidRDefault="00240DAF" w:rsidP="00240DAF">
            <w:pPr>
              <w:pStyle w:val="Ttulo1"/>
              <w:rPr>
                <w:sz w:val="20"/>
                <w:szCs w:val="20"/>
              </w:rPr>
            </w:pPr>
          </w:p>
          <w:p w14:paraId="3BBEF52F" w14:textId="77777777" w:rsidR="00CC35C3" w:rsidRPr="006145DB" w:rsidRDefault="00CC35C3" w:rsidP="00240DAF">
            <w:pPr>
              <w:pStyle w:val="Prrafodelista"/>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 xml:space="preserve">Entre Pares: es una estrategia que busca garantizar la atención de las niñas y los niños con discapacidad, alteraciones en el desarrollo y restricciones médicas, reconociendo que ellas y ellos son sujetos activos y titulares de derechos, por lo que son acompañados por parte de un equipo profesional especializado que promueve escenarios de participación con equidad a través de los apoyos o ajustes requeridos para el disfrute de sus derechos. </w:t>
            </w:r>
          </w:p>
          <w:p w14:paraId="27D0E9D0" w14:textId="77777777" w:rsidR="00CC35C3" w:rsidRPr="006145DB" w:rsidRDefault="00CC35C3" w:rsidP="00240DAF">
            <w:pPr>
              <w:pStyle w:val="Prrafodelista"/>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Sawabona: es una estrategia de pervivencia cultural para el reconocimiento de la diversidad cultural y la garantía de los derechos de la comunidad negra, afrodescendiente, palenquera y raizal, por lo que moviliza prácticas culturales y ancestrales a través de la sensibilización de agentes educativos y culturales. La estrategia cuenta con sabedoras que realizan acompañamientos mensuales en las unidades operativas, planificados en una ruta de saber asegurando la visibilidad y el respeto mutuo, y fomenta una mayor inclusión y respeto por las culturas afrocolombianas, contribuyendo a la protección integral y fortalecimiento de la identidad cultural.</w:t>
            </w:r>
          </w:p>
          <w:p w14:paraId="14A68CF5" w14:textId="77777777" w:rsidR="00CC35C3" w:rsidRPr="006145DB" w:rsidRDefault="00CC35C3" w:rsidP="00240DAF">
            <w:pPr>
              <w:pStyle w:val="Prrafodelista"/>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Raizal Aidentity: es una estrategia para la pervivencia cultural Raizal que promueve la promoción de ambientes inclusivos y respetuosos. reconociendo su riqueza y valores culturales y dando a conocer el Creole como su lengua propia. Incluye la participación de sabedores que realizan acompañamiento a las prácticas culturales y la valoración de la cultura raizal creando una sociedad más inclusiva que ayude a reducir la discriminación.</w:t>
            </w:r>
          </w:p>
          <w:p w14:paraId="547A55EA" w14:textId="77777777" w:rsidR="00CC35C3" w:rsidRPr="006145DB" w:rsidRDefault="00CC35C3" w:rsidP="00240DAF">
            <w:pPr>
              <w:pStyle w:val="Prrafodelista"/>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 xml:space="preserve">Rrom Muge Chavé Avavarele: estrategia que preserva la cultura del pueblo Rrom, garantizando la atención integral respetuosa de sus tradiciones incluyendo una línea de cuidado que respeta su identidad y que moviliza la formación intercultural de los profesionales que acompañan a las niñas y los niños.  </w:t>
            </w:r>
          </w:p>
          <w:p w14:paraId="743ED3B6" w14:textId="77777777" w:rsidR="00CC35C3" w:rsidRPr="006145DB" w:rsidRDefault="00CC35C3" w:rsidP="00240DAF">
            <w:pPr>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 xml:space="preserve">Prevención, Acompañamiento y Seguimiento a presuntas vulneraciones de derechos de niñas, niños y adolescentes, que promueve la Cero Tolerancia a las violencias contra niñas, niños y adolescentes en los servicios, modalidades de la Subdirección para la Infancia, implementa seis líneas de acción orientadas a: i) la promoción de derechos y prevención de vulneraciones en niñas, niños y adolescentes, ii) asistencia técnica al equipo interdisciplinar en Protección integral de la niñez y la adolescencia, iii) acompañamiento y asesoría en las activaciones de rutas por presuntas vulneraciones de derechos en niñas, niños y adolescentes, iv) seguimiento en las Mesas locales de estas presuntas vulneraciones  para la articulación y coordinación intersectorial para fortalecer las acciones o estrategias de prevención y atención integral a la primera infancia, sin dejar de lado el monitoreo continuo de factores de riesgos que inciden en la ocurrencia de estas vulneraciones, v) la articulación intersectorial para promoción de derechos y vi) gestión del conocimiento. Se enfatiza las acciones que promuevan la Cero Tolerancia a la violencia contra niñas, niños y adolescentes en los servicios, modalidades y estrategias de la Subdirección para la Infancia, así como la prevención de la violencia sexual. </w:t>
            </w:r>
          </w:p>
          <w:p w14:paraId="294CE7ED" w14:textId="77777777" w:rsidR="00CC35C3" w:rsidRPr="006145DB" w:rsidRDefault="00CC35C3" w:rsidP="00240DAF">
            <w:pPr>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 xml:space="preserve">Salas amigas de la familia lactante - SAFL: estrategia para la promoción, protección y apoyo de la lactancia materna, está estrategia invita a las madres, padres de las niñas y niños a practicar la lactancia, como una forma de garantizar el derecho a la alimentación adecuada desde el comienzo de la vida de los niños, ésta, cuenta con un espacio en los jardines infantiles Diurnos que atienden niñas y niños menores de dos años, que cumple </w:t>
            </w:r>
            <w:r w:rsidRPr="006145DB">
              <w:rPr>
                <w:rFonts w:cs="Arial"/>
                <w:sz w:val="20"/>
                <w:szCs w:val="20"/>
              </w:rPr>
              <w:t xml:space="preserve"> </w:t>
            </w:r>
            <w:r w:rsidRPr="006145DB">
              <w:rPr>
                <w:rFonts w:eastAsia="Arial" w:cs="Arial"/>
                <w:sz w:val="20"/>
                <w:szCs w:val="20"/>
              </w:rPr>
              <w:t>con las condiciones requeridas para que las madres de las niñas y niños participantes de los jardines infantiles Diurnos amamanten a su bebé o extraiga y conserve su leche, con privacidad, comodidad y bajo normas técnicas de seguridad para alimentar a su hijo o hija cuando hay separación temporal.</w:t>
            </w:r>
          </w:p>
          <w:p w14:paraId="066A3DDA" w14:textId="77777777" w:rsidR="00CC35C3" w:rsidRPr="009E4B63" w:rsidRDefault="00CC35C3" w:rsidP="00DA0232">
            <w:pPr>
              <w:pStyle w:val="Ttulo1"/>
              <w:rPr>
                <w:sz w:val="20"/>
                <w:szCs w:val="20"/>
              </w:rPr>
            </w:pPr>
          </w:p>
          <w:p w14:paraId="34D38400" w14:textId="77777777" w:rsidR="00CC35C3" w:rsidRPr="006145DB" w:rsidRDefault="00CC35C3" w:rsidP="00DA0232">
            <w:pPr>
              <w:tabs>
                <w:tab w:val="left" w:pos="709"/>
              </w:tabs>
              <w:spacing w:after="0" w:line="240" w:lineRule="auto"/>
              <w:jc w:val="both"/>
              <w:rPr>
                <w:rFonts w:eastAsia="Arial" w:cs="Arial"/>
                <w:sz w:val="20"/>
                <w:szCs w:val="20"/>
              </w:rPr>
            </w:pPr>
            <w:r w:rsidRPr="006145DB">
              <w:rPr>
                <w:rFonts w:eastAsia="Segoe UI" w:cs="Arial"/>
                <w:sz w:val="20"/>
                <w:szCs w:val="20"/>
              </w:rPr>
              <w:t>La modalidad brinda apoyos alimentarios</w:t>
            </w:r>
            <w:r w:rsidRPr="006145DB">
              <w:rPr>
                <w:rFonts w:eastAsia="Segoe UI" w:cs="Arial"/>
                <w:b/>
                <w:bCs/>
                <w:sz w:val="20"/>
                <w:szCs w:val="20"/>
              </w:rPr>
              <w:t xml:space="preserve"> </w:t>
            </w:r>
            <w:r w:rsidRPr="006145DB">
              <w:rPr>
                <w:rFonts w:eastAsia="Arial" w:cs="Arial"/>
                <w:sz w:val="20"/>
                <w:szCs w:val="20"/>
              </w:rPr>
              <w:t>listos para el consumo en el servicio, que corresponde al 70% de las recomendaciones de ingesta de energía y nutrientes por grupo de edad para la población colombiana.</w:t>
            </w:r>
          </w:p>
          <w:p w14:paraId="59A7F42C" w14:textId="77777777" w:rsidR="00240DAF" w:rsidRPr="006145DB" w:rsidRDefault="00240DAF" w:rsidP="00DA0232">
            <w:pPr>
              <w:tabs>
                <w:tab w:val="left" w:pos="709"/>
              </w:tabs>
              <w:spacing w:after="0" w:line="240" w:lineRule="auto"/>
              <w:jc w:val="both"/>
              <w:rPr>
                <w:rFonts w:eastAsia="Arial" w:cs="Arial"/>
                <w:sz w:val="20"/>
                <w:szCs w:val="20"/>
              </w:rPr>
            </w:pPr>
          </w:p>
          <w:p w14:paraId="317BC97F" w14:textId="45975516" w:rsidR="00CC35C3" w:rsidRPr="006145DB" w:rsidRDefault="00CC35C3" w:rsidP="00DA0232">
            <w:pPr>
              <w:tabs>
                <w:tab w:val="left" w:pos="709"/>
              </w:tabs>
              <w:spacing w:after="0" w:line="240" w:lineRule="auto"/>
              <w:jc w:val="both"/>
              <w:rPr>
                <w:rFonts w:eastAsia="Arial" w:cs="Arial"/>
                <w:sz w:val="20"/>
                <w:szCs w:val="20"/>
              </w:rPr>
            </w:pPr>
            <w:r w:rsidRPr="006145DB">
              <w:rPr>
                <w:rFonts w:eastAsia="Arial" w:cs="Arial"/>
                <w:sz w:val="20"/>
                <w:szCs w:val="20"/>
              </w:rPr>
              <w:t>Durante el receso de actividades de fin de año, periodo en el cual las niñas y los niños participantes se encuentran tiempo completo con sus familias y cuidadores, se hará la entrega de un (1) apoyo destinado a contribuir con su alimentación. Este apoyo podrá entregarse en forma de transferencia monetaria o apoyo alimentario en especie, o mediante otro beneficio definido por la Secretaría Distrital de Integración Social.</w:t>
            </w:r>
          </w:p>
          <w:p w14:paraId="473B2C56" w14:textId="77777777" w:rsidR="00240DAF" w:rsidRPr="006145DB" w:rsidRDefault="00240DAF" w:rsidP="00DA0232">
            <w:pPr>
              <w:tabs>
                <w:tab w:val="left" w:pos="709"/>
              </w:tabs>
              <w:spacing w:after="0" w:line="240" w:lineRule="auto"/>
              <w:jc w:val="both"/>
              <w:rPr>
                <w:rFonts w:eastAsia="Arial" w:cs="Arial"/>
                <w:sz w:val="20"/>
                <w:szCs w:val="20"/>
              </w:rPr>
            </w:pPr>
          </w:p>
          <w:p w14:paraId="74EDCA46" w14:textId="1B4F2B41" w:rsidR="00CC35C3" w:rsidRPr="006145DB" w:rsidRDefault="00CC35C3" w:rsidP="00DA0232">
            <w:pPr>
              <w:tabs>
                <w:tab w:val="left" w:pos="709"/>
              </w:tabs>
              <w:spacing w:after="0" w:line="240" w:lineRule="auto"/>
              <w:jc w:val="both"/>
              <w:rPr>
                <w:rFonts w:eastAsia="Arial" w:cs="Arial"/>
                <w:sz w:val="20"/>
                <w:szCs w:val="20"/>
              </w:rPr>
            </w:pPr>
            <w:r w:rsidRPr="006145DB">
              <w:rPr>
                <w:rFonts w:eastAsia="Arial" w:cs="Arial"/>
                <w:sz w:val="20"/>
                <w:szCs w:val="20"/>
              </w:rPr>
              <w:t xml:space="preserve">Esta entrega busca que las familias, cuidadoras y cuidadores, en el marco de la corresponsabilidad, cuenten con recursos para atender las necesidades prioritarias de las niñas y los niños en su alimentación para contribuir con el mejoramiento o mantenimiento del estado nutricional, de la salud y a la promoción del desarrollo integral. </w:t>
            </w:r>
          </w:p>
          <w:p w14:paraId="37F01AB7" w14:textId="77777777" w:rsidR="00240DAF" w:rsidRPr="006145DB" w:rsidRDefault="00240DAF" w:rsidP="00DA0232">
            <w:pPr>
              <w:tabs>
                <w:tab w:val="left" w:pos="709"/>
              </w:tabs>
              <w:spacing w:after="0" w:line="240" w:lineRule="auto"/>
              <w:jc w:val="both"/>
              <w:rPr>
                <w:rFonts w:eastAsia="Arial" w:cs="Arial"/>
                <w:sz w:val="20"/>
                <w:szCs w:val="20"/>
              </w:rPr>
            </w:pPr>
          </w:p>
          <w:p w14:paraId="6175E806" w14:textId="4420C346" w:rsidR="00CC35C3" w:rsidRPr="006145DB" w:rsidRDefault="00CC35C3" w:rsidP="00DA0232">
            <w:pPr>
              <w:tabs>
                <w:tab w:val="left" w:pos="709"/>
              </w:tabs>
              <w:spacing w:after="0" w:line="240" w:lineRule="auto"/>
              <w:jc w:val="both"/>
              <w:rPr>
                <w:rFonts w:eastAsia="Arial" w:cs="Arial"/>
                <w:sz w:val="20"/>
                <w:szCs w:val="20"/>
              </w:rPr>
            </w:pPr>
            <w:r w:rsidRPr="006145DB">
              <w:rPr>
                <w:rFonts w:eastAsia="Arial" w:cs="Arial"/>
                <w:sz w:val="20"/>
                <w:szCs w:val="20"/>
              </w:rPr>
              <w:t>La entrega del beneficio se realiza una única vez durante el receso de actividades de fin de año, exclusivamente a la persona adulta autorizada, en reconocimiento de que el recurso está destinado para el consumo de las niñas y los niños participantes del servicio.</w:t>
            </w:r>
          </w:p>
          <w:p w14:paraId="0442DC97" w14:textId="77777777" w:rsidR="00240DAF" w:rsidRPr="006145DB" w:rsidRDefault="00240DAF" w:rsidP="00DA0232">
            <w:pPr>
              <w:tabs>
                <w:tab w:val="left" w:pos="709"/>
              </w:tabs>
              <w:spacing w:after="0" w:line="240" w:lineRule="auto"/>
              <w:jc w:val="both"/>
              <w:rPr>
                <w:rFonts w:eastAsia="Arial" w:cs="Arial"/>
                <w:sz w:val="20"/>
                <w:szCs w:val="20"/>
              </w:rPr>
            </w:pPr>
          </w:p>
          <w:p w14:paraId="03530D1E" w14:textId="113DA07F" w:rsidR="00CC35C3" w:rsidRPr="006145DB" w:rsidRDefault="00CC35C3" w:rsidP="00DA0232">
            <w:pPr>
              <w:tabs>
                <w:tab w:val="left" w:pos="709"/>
              </w:tabs>
              <w:spacing w:after="0" w:line="240" w:lineRule="auto"/>
              <w:jc w:val="both"/>
              <w:rPr>
                <w:rFonts w:eastAsia="Arial" w:cs="Arial"/>
                <w:sz w:val="20"/>
                <w:szCs w:val="20"/>
              </w:rPr>
            </w:pPr>
            <w:r w:rsidRPr="006145DB">
              <w:rPr>
                <w:rFonts w:eastAsia="Arial" w:cs="Arial"/>
                <w:sz w:val="20"/>
                <w:szCs w:val="20"/>
              </w:rPr>
              <w:t>Las niñas y los niños beneficiarios de más de una modalidad del servicio (Casas de Pensamiento Intercultural y Jardín Infantil Nocturno), recibirán un único apoyo definido por la Secretaría Distrital de Integración Social durante el receso de fin de año, independientemente del número de modalidades o servicios en el que participe.</w:t>
            </w:r>
          </w:p>
          <w:p w14:paraId="0F2C44BA" w14:textId="77777777" w:rsidR="00240DAF" w:rsidRPr="006145DB" w:rsidRDefault="00240DAF" w:rsidP="00DA0232">
            <w:pPr>
              <w:tabs>
                <w:tab w:val="left" w:pos="709"/>
              </w:tabs>
              <w:spacing w:after="0" w:line="240" w:lineRule="auto"/>
              <w:jc w:val="both"/>
              <w:rPr>
                <w:rFonts w:eastAsia="Arial" w:cs="Arial"/>
                <w:sz w:val="20"/>
                <w:szCs w:val="20"/>
              </w:rPr>
            </w:pPr>
          </w:p>
          <w:p w14:paraId="242AF0B2" w14:textId="14154607" w:rsidR="00CC35C3" w:rsidRPr="006145DB" w:rsidRDefault="00CC35C3" w:rsidP="00DA0232">
            <w:pPr>
              <w:tabs>
                <w:tab w:val="left" w:pos="709"/>
              </w:tabs>
              <w:spacing w:after="0" w:line="240" w:lineRule="auto"/>
              <w:jc w:val="both"/>
              <w:rPr>
                <w:rFonts w:eastAsia="Arial" w:cs="Arial"/>
                <w:sz w:val="20"/>
                <w:szCs w:val="20"/>
              </w:rPr>
            </w:pPr>
            <w:r w:rsidRPr="006145DB">
              <w:rPr>
                <w:rFonts w:eastAsia="Arial" w:cs="Arial"/>
                <w:sz w:val="20"/>
                <w:szCs w:val="20"/>
              </w:rPr>
              <w:t>En caso de interrupción parcial o total en la prestación de la modalidad Casas de Pensamiento Intercultural, se implementará el plan operativo de continuidad correspondiente.</w:t>
            </w:r>
          </w:p>
        </w:tc>
      </w:tr>
      <w:tr w:rsidR="00CC35C3" w:rsidRPr="006145DB" w14:paraId="18900423" w14:textId="77777777" w:rsidTr="00794199">
        <w:trPr>
          <w:trHeight w:val="983"/>
          <w:jc w:val="center"/>
        </w:trPr>
        <w:tc>
          <w:tcPr>
            <w:tcW w:w="1696" w:type="dxa"/>
            <w:vAlign w:val="center"/>
          </w:tcPr>
          <w:p w14:paraId="7D74B07C" w14:textId="77777777" w:rsidR="00CC35C3" w:rsidRPr="006145DB" w:rsidRDefault="00CC35C3" w:rsidP="00DA0232">
            <w:pPr>
              <w:spacing w:after="0" w:line="240" w:lineRule="auto"/>
              <w:contextualSpacing/>
              <w:jc w:val="both"/>
              <w:rPr>
                <w:rFonts w:cs="Arial"/>
                <w:bCs/>
                <w:sz w:val="20"/>
                <w:szCs w:val="20"/>
                <w:lang w:eastAsia="es-CO"/>
              </w:rPr>
            </w:pPr>
            <w:r w:rsidRPr="006145DB">
              <w:rPr>
                <w:rFonts w:cs="Arial"/>
                <w:bCs/>
                <w:sz w:val="20"/>
                <w:szCs w:val="20"/>
                <w:lang w:eastAsia="es-CO"/>
              </w:rPr>
              <w:t>Condiciones transversales de calidad</w:t>
            </w:r>
          </w:p>
        </w:tc>
        <w:tc>
          <w:tcPr>
            <w:tcW w:w="7699" w:type="dxa"/>
            <w:vAlign w:val="center"/>
          </w:tcPr>
          <w:p w14:paraId="00A38B2C" w14:textId="77777777" w:rsidR="00CC35C3" w:rsidRPr="006145DB" w:rsidRDefault="00CC35C3" w:rsidP="00DA0232">
            <w:pPr>
              <w:tabs>
                <w:tab w:val="left" w:pos="709"/>
              </w:tabs>
              <w:spacing w:after="0" w:line="240" w:lineRule="auto"/>
              <w:jc w:val="both"/>
              <w:rPr>
                <w:rFonts w:eastAsia="Arial" w:cs="Arial"/>
                <w:sz w:val="20"/>
                <w:szCs w:val="20"/>
              </w:rPr>
            </w:pPr>
            <w:r w:rsidRPr="006145DB">
              <w:rPr>
                <w:rFonts w:eastAsia="Arial" w:cs="Arial"/>
                <w:sz w:val="20"/>
                <w:szCs w:val="20"/>
              </w:rPr>
              <w:t>Para la modalidad aplican las siguientes categorías:</w:t>
            </w:r>
          </w:p>
          <w:p w14:paraId="5190B4AB" w14:textId="77777777" w:rsidR="00240DAF" w:rsidRPr="006145DB" w:rsidRDefault="00240DAF" w:rsidP="00240DAF">
            <w:pPr>
              <w:pStyle w:val="Ttulo1"/>
              <w:rPr>
                <w:sz w:val="20"/>
                <w:szCs w:val="20"/>
              </w:rPr>
            </w:pPr>
          </w:p>
          <w:p w14:paraId="1D1ECFDB" w14:textId="77777777" w:rsidR="00CC35C3" w:rsidRPr="006145DB" w:rsidRDefault="00CC35C3" w:rsidP="00240DAF">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 xml:space="preserve">Gestión administrativa.   </w:t>
            </w:r>
          </w:p>
          <w:p w14:paraId="4218D93B" w14:textId="77777777" w:rsidR="00CC35C3" w:rsidRPr="006145DB" w:rsidRDefault="00CC35C3" w:rsidP="00240DAF">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 xml:space="preserve">Ambientes adecuados y seguros. </w:t>
            </w:r>
          </w:p>
          <w:p w14:paraId="4E527527" w14:textId="77777777" w:rsidR="00CC35C3" w:rsidRPr="006145DB" w:rsidRDefault="00CC35C3" w:rsidP="00240DAF">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Atención social.</w:t>
            </w:r>
          </w:p>
          <w:p w14:paraId="4C652AB1" w14:textId="77777777" w:rsidR="00CC35C3" w:rsidRPr="006145DB" w:rsidRDefault="00CC35C3" w:rsidP="00240DAF">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 xml:space="preserve">Nutrición. </w:t>
            </w:r>
          </w:p>
          <w:p w14:paraId="602393C0" w14:textId="77777777" w:rsidR="00CC35C3" w:rsidRPr="006145DB" w:rsidRDefault="00CC35C3" w:rsidP="00240DAF">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Salubridad.</w:t>
            </w:r>
          </w:p>
          <w:p w14:paraId="4FE82994" w14:textId="77777777" w:rsidR="00CC35C3" w:rsidRPr="006145DB" w:rsidRDefault="00CC35C3" w:rsidP="00240DAF">
            <w:pPr>
              <w:pStyle w:val="Prrafodelista"/>
              <w:numPr>
                <w:ilvl w:val="0"/>
                <w:numId w:val="53"/>
              </w:numPr>
              <w:tabs>
                <w:tab w:val="left" w:pos="454"/>
              </w:tabs>
              <w:spacing w:after="0" w:line="240" w:lineRule="auto"/>
              <w:ind w:left="313"/>
              <w:jc w:val="both"/>
              <w:rPr>
                <w:rFonts w:eastAsia="Arial" w:cs="Arial"/>
                <w:sz w:val="20"/>
                <w:szCs w:val="20"/>
              </w:rPr>
            </w:pPr>
            <w:r w:rsidRPr="006145DB">
              <w:rPr>
                <w:rFonts w:eastAsia="Arial" w:cs="Arial"/>
                <w:sz w:val="20"/>
                <w:szCs w:val="20"/>
              </w:rPr>
              <w:t>Talento humano.</w:t>
            </w:r>
          </w:p>
        </w:tc>
      </w:tr>
    </w:tbl>
    <w:p w14:paraId="2C3E6E6C" w14:textId="77777777" w:rsidR="00A94668" w:rsidRPr="006145DB" w:rsidRDefault="00A94668" w:rsidP="005B435E">
      <w:pPr>
        <w:spacing w:after="0" w:line="240" w:lineRule="auto"/>
        <w:rPr>
          <w:rFonts w:cs="Arial"/>
          <w:lang w:val="es-CO"/>
        </w:rPr>
      </w:pPr>
    </w:p>
    <w:p w14:paraId="2234805E" w14:textId="4E4DFB17" w:rsidR="00D84D64" w:rsidRPr="006145DB" w:rsidRDefault="00816A45">
      <w:pPr>
        <w:pStyle w:val="Ttulo1"/>
        <w:numPr>
          <w:ilvl w:val="3"/>
          <w:numId w:val="3"/>
        </w:numPr>
        <w:ind w:left="709"/>
        <w:jc w:val="center"/>
        <w:rPr>
          <w:lang w:val="es-CO"/>
        </w:rPr>
      </w:pPr>
      <w:r w:rsidRPr="006145DB">
        <w:rPr>
          <w:lang w:val="es-CO"/>
        </w:rPr>
        <w:t xml:space="preserve"> </w:t>
      </w:r>
      <w:bookmarkStart w:id="48" w:name="_Toc210213174"/>
      <w:bookmarkStart w:id="49" w:name="_Toc213273448"/>
      <w:bookmarkStart w:id="50" w:name="_Toc213276075"/>
      <w:bookmarkStart w:id="51" w:name="_Toc216902408"/>
      <w:r w:rsidR="00E06D96" w:rsidRPr="006145DB">
        <w:rPr>
          <w:lang w:val="es-CO"/>
        </w:rPr>
        <w:t xml:space="preserve">Modalidad </w:t>
      </w:r>
      <w:r w:rsidR="00351196" w:rsidRPr="006145DB">
        <w:rPr>
          <w:lang w:val="es-CO"/>
        </w:rPr>
        <w:t>espacios rurales</w:t>
      </w:r>
      <w:bookmarkEnd w:id="48"/>
      <w:bookmarkEnd w:id="49"/>
      <w:bookmarkEnd w:id="50"/>
      <w:bookmarkEnd w:id="51"/>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240DAF" w:rsidRPr="006145DB" w14:paraId="2DF16BB1" w14:textId="77777777" w:rsidTr="009E4B63">
        <w:trPr>
          <w:trHeight w:val="307"/>
          <w:jc w:val="center"/>
        </w:trPr>
        <w:tc>
          <w:tcPr>
            <w:tcW w:w="1696" w:type="dxa"/>
            <w:vAlign w:val="center"/>
          </w:tcPr>
          <w:p w14:paraId="5948BC65" w14:textId="77777777" w:rsidR="00CC35C3" w:rsidRPr="006145DB" w:rsidRDefault="00CC35C3" w:rsidP="00240DAF">
            <w:pPr>
              <w:spacing w:after="0" w:line="240" w:lineRule="auto"/>
              <w:ind w:left="22"/>
              <w:contextualSpacing/>
              <w:jc w:val="both"/>
              <w:rPr>
                <w:rFonts w:eastAsia="Calibri" w:cs="Arial"/>
                <w:bCs/>
                <w:sz w:val="18"/>
                <w:szCs w:val="18"/>
                <w:lang w:eastAsia="es-CO"/>
              </w:rPr>
            </w:pPr>
            <w:r w:rsidRPr="006145DB">
              <w:rPr>
                <w:rFonts w:cs="Arial"/>
                <w:bCs/>
                <w:sz w:val="20"/>
                <w:szCs w:val="20"/>
                <w:lang w:eastAsia="es-CO"/>
              </w:rPr>
              <w:t>Nombre de la modalidad</w:t>
            </w:r>
          </w:p>
        </w:tc>
        <w:tc>
          <w:tcPr>
            <w:tcW w:w="7699" w:type="dxa"/>
            <w:vAlign w:val="center"/>
          </w:tcPr>
          <w:p w14:paraId="56705172" w14:textId="77777777" w:rsidR="00CC35C3" w:rsidRPr="006145DB" w:rsidRDefault="00CC35C3" w:rsidP="00240DAF">
            <w:pPr>
              <w:spacing w:after="0" w:line="240" w:lineRule="auto"/>
              <w:jc w:val="both"/>
              <w:rPr>
                <w:rFonts w:cs="Arial"/>
                <w:sz w:val="20"/>
                <w:szCs w:val="20"/>
              </w:rPr>
            </w:pPr>
            <w:r w:rsidRPr="006145DB">
              <w:rPr>
                <w:rFonts w:cs="Arial"/>
                <w:sz w:val="20"/>
                <w:szCs w:val="20"/>
              </w:rPr>
              <w:t xml:space="preserve">Espacios Rurales. </w:t>
            </w:r>
          </w:p>
        </w:tc>
      </w:tr>
      <w:tr w:rsidR="00240DAF" w:rsidRPr="006145DB" w14:paraId="1D0BAFA7" w14:textId="77777777" w:rsidTr="00545A3D">
        <w:trPr>
          <w:trHeight w:val="585"/>
          <w:jc w:val="center"/>
        </w:trPr>
        <w:tc>
          <w:tcPr>
            <w:tcW w:w="1696" w:type="dxa"/>
            <w:vAlign w:val="center"/>
          </w:tcPr>
          <w:p w14:paraId="08F25AA5" w14:textId="289E4DAE" w:rsidR="00CC35C3" w:rsidRPr="006145DB" w:rsidRDefault="00CC35C3" w:rsidP="00240DAF">
            <w:pPr>
              <w:spacing w:after="0" w:line="240" w:lineRule="auto"/>
              <w:contextualSpacing/>
              <w:rPr>
                <w:rFonts w:cs="Arial"/>
                <w:bCs/>
                <w:sz w:val="20"/>
                <w:szCs w:val="20"/>
                <w:lang w:eastAsia="es-CO"/>
              </w:rPr>
            </w:pPr>
            <w:r w:rsidRPr="006145DB">
              <w:rPr>
                <w:rFonts w:cs="Arial"/>
                <w:bCs/>
                <w:sz w:val="20"/>
                <w:szCs w:val="20"/>
                <w:lang w:eastAsia="es-CO"/>
              </w:rPr>
              <w:t>Objeto de la modalidad</w:t>
            </w:r>
          </w:p>
        </w:tc>
        <w:tc>
          <w:tcPr>
            <w:tcW w:w="7699" w:type="dxa"/>
            <w:vAlign w:val="center"/>
          </w:tcPr>
          <w:p w14:paraId="548C14ED" w14:textId="77777777" w:rsidR="00CC35C3" w:rsidRPr="006145DB" w:rsidRDefault="00CC35C3" w:rsidP="00240DAF">
            <w:pPr>
              <w:spacing w:after="0" w:line="240" w:lineRule="auto"/>
              <w:jc w:val="both"/>
              <w:rPr>
                <w:rFonts w:cs="Arial"/>
                <w:sz w:val="20"/>
                <w:szCs w:val="20"/>
                <w:lang w:eastAsia="es-CO"/>
              </w:rPr>
            </w:pPr>
            <w:r w:rsidRPr="006145DB">
              <w:rPr>
                <w:rFonts w:cs="Arial"/>
                <w:sz w:val="20"/>
                <w:szCs w:val="20"/>
              </w:rPr>
              <w:t>Promover el desarrollo integral de niñas y niños en la primera infancia, a través de la generación de entornos institucionales protectores y enriquecidos en la ruralidad, desde procesos educativos y pedagógicos permanentes, intencionados y estructurados, con un enfoque de derechos. Fomentando prácticas que impulsen el desarrollo de las capacidades y agencia de las niñas, los niños y sus familias rurales – campesinas.</w:t>
            </w:r>
          </w:p>
        </w:tc>
      </w:tr>
      <w:tr w:rsidR="00240DAF" w:rsidRPr="006145DB" w14:paraId="77F50829" w14:textId="77777777" w:rsidTr="00545A3D">
        <w:trPr>
          <w:trHeight w:val="20"/>
          <w:jc w:val="center"/>
        </w:trPr>
        <w:tc>
          <w:tcPr>
            <w:tcW w:w="1696" w:type="dxa"/>
            <w:vAlign w:val="center"/>
          </w:tcPr>
          <w:p w14:paraId="645E4E31" w14:textId="77777777" w:rsidR="00CC35C3" w:rsidRPr="006145DB" w:rsidRDefault="00CC35C3" w:rsidP="00240DAF">
            <w:pPr>
              <w:spacing w:after="0" w:line="240" w:lineRule="auto"/>
              <w:contextualSpacing/>
              <w:rPr>
                <w:rFonts w:cs="Arial"/>
                <w:bCs/>
                <w:sz w:val="20"/>
                <w:szCs w:val="20"/>
                <w:lang w:eastAsia="es-CO"/>
              </w:rPr>
            </w:pPr>
            <w:r w:rsidRPr="006145DB">
              <w:rPr>
                <w:rFonts w:cs="Arial"/>
                <w:bCs/>
                <w:sz w:val="20"/>
                <w:szCs w:val="20"/>
                <w:lang w:eastAsia="es-CO"/>
              </w:rPr>
              <w:t>Oferta de la modalidad</w:t>
            </w:r>
          </w:p>
        </w:tc>
        <w:tc>
          <w:tcPr>
            <w:tcW w:w="7699" w:type="dxa"/>
            <w:vAlign w:val="center"/>
          </w:tcPr>
          <w:p w14:paraId="10EA944E" w14:textId="223F026A" w:rsidR="00CC35C3" w:rsidRPr="006145DB" w:rsidRDefault="00CC35C3" w:rsidP="00240DAF">
            <w:pPr>
              <w:tabs>
                <w:tab w:val="left" w:pos="709"/>
              </w:tabs>
              <w:spacing w:after="0" w:line="240" w:lineRule="auto"/>
              <w:jc w:val="both"/>
              <w:rPr>
                <w:rFonts w:cs="Arial"/>
                <w:sz w:val="20"/>
                <w:szCs w:val="20"/>
              </w:rPr>
            </w:pPr>
            <w:r w:rsidRPr="006145DB">
              <w:rPr>
                <w:rFonts w:cs="Arial"/>
                <w:sz w:val="20"/>
                <w:szCs w:val="20"/>
              </w:rPr>
              <w:t xml:space="preserve">Espacios </w:t>
            </w:r>
            <w:r w:rsidR="00240DAF" w:rsidRPr="006145DB">
              <w:rPr>
                <w:rFonts w:cs="Arial"/>
                <w:sz w:val="20"/>
                <w:szCs w:val="20"/>
              </w:rPr>
              <w:t>r</w:t>
            </w:r>
            <w:r w:rsidRPr="006145DB">
              <w:rPr>
                <w:rFonts w:cs="Arial"/>
                <w:sz w:val="20"/>
                <w:szCs w:val="20"/>
              </w:rPr>
              <w:t xml:space="preserve">urales reconoce las particularidades de los contextos rurales y las prácticas culturales propias de niñas, niños y sus familias. Desde una perspectiva de derechos, garantiza el respeto y la promoción de la identidad cultural de los territorios campesinos. Asimismo, se desarrollan acciones orientadas a fomentar prácticas saludables en alimentación y nutrición, que se articulan con el fortalecimiento de las capacidades de las familias y cuidadores para acompañar el desarrollo, el aprendizaje y las prácticas de cuidado y crianza en la primera infancia. </w:t>
            </w:r>
          </w:p>
          <w:p w14:paraId="1AE9EE19" w14:textId="77777777" w:rsidR="00240DAF" w:rsidRPr="006145DB" w:rsidRDefault="00240DAF" w:rsidP="00240DAF">
            <w:pPr>
              <w:tabs>
                <w:tab w:val="left" w:pos="709"/>
              </w:tabs>
              <w:spacing w:after="0" w:line="240" w:lineRule="auto"/>
              <w:jc w:val="both"/>
              <w:rPr>
                <w:rFonts w:eastAsia="Arial" w:cs="Arial"/>
                <w:sz w:val="20"/>
                <w:szCs w:val="20"/>
                <w:shd w:val="clear" w:color="auto" w:fill="FFFFFF" w:themeFill="background1"/>
              </w:rPr>
            </w:pPr>
          </w:p>
          <w:p w14:paraId="12483A66" w14:textId="664C5F1E" w:rsidR="00CC35C3" w:rsidRPr="006145DB" w:rsidRDefault="00CC35C3" w:rsidP="00240DAF">
            <w:pPr>
              <w:tabs>
                <w:tab w:val="left" w:pos="709"/>
              </w:tabs>
              <w:spacing w:after="0" w:line="240" w:lineRule="auto"/>
              <w:jc w:val="both"/>
              <w:rPr>
                <w:rFonts w:cs="Arial"/>
                <w:sz w:val="20"/>
                <w:szCs w:val="20"/>
              </w:rPr>
            </w:pPr>
            <w:r w:rsidRPr="006145DB">
              <w:rPr>
                <w:rFonts w:eastAsia="Arial" w:cs="Arial"/>
                <w:sz w:val="20"/>
                <w:szCs w:val="20"/>
                <w:shd w:val="clear" w:color="auto" w:fill="FFFFFF" w:themeFill="background1"/>
              </w:rPr>
              <w:t>La modalidad puede implementar de manera transversal estrategias como: Entre Pares; Sawabona; Raizal Aidentity; Rrom Muge Chavé Avavarele; Prevención, Acompañamiento y Seguimiento a presuntas vulneraciones de derechos de niñas, niños y adolescentes, que promueve la Cero Tolerancia a las violencias contra niñas, niños y adolescentes en los servicios, modalidades de la Subdirección para la Infancia; y Salas Amigas de la Familia Lactante -SAFL.</w:t>
            </w:r>
          </w:p>
        </w:tc>
      </w:tr>
      <w:tr w:rsidR="00CC35C3" w:rsidRPr="006145DB" w14:paraId="43AE6211" w14:textId="77777777" w:rsidTr="00545A3D">
        <w:trPr>
          <w:trHeight w:val="20"/>
          <w:jc w:val="center"/>
        </w:trPr>
        <w:tc>
          <w:tcPr>
            <w:tcW w:w="1696" w:type="dxa"/>
            <w:vAlign w:val="center"/>
          </w:tcPr>
          <w:p w14:paraId="0E46F413" w14:textId="77777777" w:rsidR="00CC35C3" w:rsidRPr="006145DB" w:rsidRDefault="00CC35C3" w:rsidP="00240DAF">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699" w:type="dxa"/>
            <w:vAlign w:val="center"/>
          </w:tcPr>
          <w:p w14:paraId="530E3506" w14:textId="548691FB" w:rsidR="00CC35C3" w:rsidRPr="006145DB" w:rsidRDefault="00CC35C3" w:rsidP="00240DAF">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demanda</w:t>
            </w:r>
            <w:r w:rsidR="00A556EC" w:rsidRPr="006145DB">
              <w:rPr>
                <w:rFonts w:eastAsia="Arial" w:cs="Arial"/>
                <w:sz w:val="20"/>
                <w:szCs w:val="20"/>
              </w:rPr>
              <w:t>.</w:t>
            </w:r>
          </w:p>
          <w:p w14:paraId="631502E4" w14:textId="499B205A" w:rsidR="00CC35C3" w:rsidRPr="006145DB" w:rsidRDefault="00CC35C3" w:rsidP="00240DAF">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abordaje territorial</w:t>
            </w:r>
            <w:r w:rsidR="00A556EC" w:rsidRPr="006145DB">
              <w:rPr>
                <w:rFonts w:eastAsia="Arial" w:cs="Arial"/>
                <w:sz w:val="20"/>
                <w:szCs w:val="20"/>
              </w:rPr>
              <w:t>.</w:t>
            </w:r>
          </w:p>
          <w:p w14:paraId="381CCB42" w14:textId="5F34F230" w:rsidR="00CC35C3" w:rsidRPr="006145DB" w:rsidRDefault="00CC35C3" w:rsidP="00240DAF">
            <w:pPr>
              <w:pBdr>
                <w:top w:val="nil"/>
                <w:left w:val="nil"/>
                <w:bottom w:val="nil"/>
                <w:right w:val="nil"/>
                <w:between w:val="nil"/>
              </w:pBdr>
              <w:spacing w:after="0" w:line="240" w:lineRule="auto"/>
              <w:jc w:val="both"/>
              <w:rPr>
                <w:rFonts w:cs="Arial"/>
                <w:sz w:val="20"/>
                <w:szCs w:val="20"/>
              </w:rPr>
            </w:pPr>
            <w:r w:rsidRPr="006145DB">
              <w:rPr>
                <w:rFonts w:eastAsia="Arial" w:cs="Arial"/>
                <w:sz w:val="20"/>
                <w:szCs w:val="20"/>
              </w:rPr>
              <w:t>Focalización geográfica</w:t>
            </w:r>
            <w:r w:rsidR="00A556EC" w:rsidRPr="006145DB">
              <w:rPr>
                <w:rFonts w:eastAsia="Arial" w:cs="Arial"/>
                <w:sz w:val="20"/>
                <w:szCs w:val="20"/>
              </w:rPr>
              <w:t>.</w:t>
            </w:r>
            <w:r w:rsidRPr="006145DB">
              <w:rPr>
                <w:rFonts w:eastAsia="Arial" w:cs="Arial"/>
                <w:sz w:val="20"/>
                <w:szCs w:val="20"/>
              </w:rPr>
              <w:t xml:space="preserve"> </w:t>
            </w:r>
            <w:r w:rsidRPr="006145DB">
              <w:rPr>
                <w:rFonts w:cs="Arial"/>
                <w:sz w:val="20"/>
                <w:szCs w:val="20"/>
              </w:rPr>
              <w:t xml:space="preserve"> </w:t>
            </w:r>
          </w:p>
        </w:tc>
      </w:tr>
      <w:tr w:rsidR="00CC35C3" w:rsidRPr="006145DB" w14:paraId="0CF01B4C" w14:textId="77777777" w:rsidTr="00545A3D">
        <w:trPr>
          <w:trHeight w:val="612"/>
          <w:jc w:val="center"/>
        </w:trPr>
        <w:tc>
          <w:tcPr>
            <w:tcW w:w="1696" w:type="dxa"/>
            <w:vAlign w:val="center"/>
          </w:tcPr>
          <w:p w14:paraId="13F4FDC5" w14:textId="77777777" w:rsidR="00CC35C3" w:rsidRPr="006145DB" w:rsidRDefault="00CC35C3" w:rsidP="00240DAF">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699" w:type="dxa"/>
            <w:vAlign w:val="center"/>
          </w:tcPr>
          <w:p w14:paraId="38B82F01" w14:textId="77777777" w:rsidR="00CC35C3" w:rsidRPr="006145DB" w:rsidRDefault="00CC35C3" w:rsidP="00240DAF">
            <w:pPr>
              <w:pStyle w:val="Textoindependiente"/>
              <w:spacing w:after="0" w:line="240" w:lineRule="auto"/>
              <w:jc w:val="both"/>
              <w:rPr>
                <w:rFonts w:cs="Arial"/>
                <w:lang w:val="es-CO" w:eastAsia="es-CO"/>
              </w:rPr>
            </w:pPr>
            <w:r w:rsidRPr="006145DB">
              <w:rPr>
                <w:rFonts w:eastAsia="Arial" w:cs="Arial"/>
                <w:sz w:val="20"/>
                <w:szCs w:val="20"/>
                <w:lang w:val="es-CO"/>
              </w:rPr>
              <w:t>Niñas y niños hasta los cuatro (4) años, once (11) meses y veintinueve (29) días que residan en zonas rurales y de borde urbano-rural.</w:t>
            </w:r>
          </w:p>
        </w:tc>
      </w:tr>
      <w:tr w:rsidR="00CC35C3" w:rsidRPr="006145DB" w14:paraId="43732C2F" w14:textId="77777777" w:rsidTr="009E4B63">
        <w:trPr>
          <w:trHeight w:val="2128"/>
          <w:jc w:val="center"/>
        </w:trPr>
        <w:tc>
          <w:tcPr>
            <w:tcW w:w="1696" w:type="dxa"/>
            <w:vAlign w:val="center"/>
          </w:tcPr>
          <w:p w14:paraId="7253F598" w14:textId="77777777" w:rsidR="00CC35C3" w:rsidRPr="006145DB" w:rsidRDefault="00CC35C3" w:rsidP="00240DAF">
            <w:pPr>
              <w:spacing w:after="0"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699" w:type="dxa"/>
            <w:vAlign w:val="center"/>
          </w:tcPr>
          <w:tbl>
            <w:tblPr>
              <w:tblStyle w:val="Tablaconcuadrcula"/>
              <w:tblW w:w="7513" w:type="dxa"/>
              <w:tblInd w:w="23" w:type="dxa"/>
              <w:tblLayout w:type="fixed"/>
              <w:tblLook w:val="04A0" w:firstRow="1" w:lastRow="0" w:firstColumn="1" w:lastColumn="0" w:noHBand="0" w:noVBand="1"/>
            </w:tblPr>
            <w:tblGrid>
              <w:gridCol w:w="3119"/>
              <w:gridCol w:w="1275"/>
              <w:gridCol w:w="1134"/>
              <w:gridCol w:w="1985"/>
            </w:tblGrid>
            <w:tr w:rsidR="00A556EC" w:rsidRPr="006145DB" w14:paraId="58F08948" w14:textId="77777777" w:rsidTr="009E4B63">
              <w:trPr>
                <w:trHeight w:val="372"/>
              </w:trPr>
              <w:tc>
                <w:tcPr>
                  <w:tcW w:w="3119" w:type="dxa"/>
                  <w:vAlign w:val="center"/>
                </w:tcPr>
                <w:p w14:paraId="1A01B0E5" w14:textId="77777777" w:rsidR="00CC35C3" w:rsidRPr="006145DB" w:rsidRDefault="00CC35C3" w:rsidP="00240DAF">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275" w:type="dxa"/>
                  <w:vAlign w:val="center"/>
                </w:tcPr>
                <w:p w14:paraId="4DEC1197" w14:textId="77777777" w:rsidR="00CC35C3" w:rsidRPr="006145DB" w:rsidRDefault="00CC35C3" w:rsidP="00240DAF">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746BA3DF" w14:textId="77777777" w:rsidR="00CC35C3" w:rsidRPr="006145DB" w:rsidRDefault="00CC35C3" w:rsidP="00240DAF">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985" w:type="dxa"/>
                  <w:vAlign w:val="center"/>
                </w:tcPr>
                <w:p w14:paraId="607A8FEE" w14:textId="77777777" w:rsidR="00CC35C3" w:rsidRPr="006145DB" w:rsidRDefault="00CC35C3" w:rsidP="00240DAF">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A556EC" w:rsidRPr="006145DB" w14:paraId="4ECBACE9" w14:textId="77777777" w:rsidTr="009E4B63">
              <w:trPr>
                <w:trHeight w:val="231"/>
              </w:trPr>
              <w:tc>
                <w:tcPr>
                  <w:tcW w:w="3119" w:type="dxa"/>
                  <w:vMerge w:val="restart"/>
                  <w:vAlign w:val="center"/>
                </w:tcPr>
                <w:p w14:paraId="1ECF779C" w14:textId="77777777" w:rsidR="00CC35C3" w:rsidRPr="006145DB" w:rsidRDefault="00CC35C3" w:rsidP="00240DAF">
                  <w:pPr>
                    <w:tabs>
                      <w:tab w:val="left" w:pos="709"/>
                    </w:tabs>
                    <w:jc w:val="both"/>
                    <w:rPr>
                      <w:rFonts w:eastAsia="Arial" w:cs="Arial"/>
                      <w:sz w:val="16"/>
                      <w:szCs w:val="16"/>
                    </w:rPr>
                  </w:pPr>
                  <w:r w:rsidRPr="006145DB">
                    <w:rPr>
                      <w:rFonts w:eastAsia="Arial" w:cs="Arial"/>
                      <w:sz w:val="16"/>
                      <w:szCs w:val="16"/>
                    </w:rPr>
                    <w:t xml:space="preserve">Niñas y niños hasta los cuatro (4) años, once (11) meses y veintinueve (29) días </w:t>
                  </w:r>
                </w:p>
              </w:tc>
              <w:tc>
                <w:tcPr>
                  <w:tcW w:w="1275" w:type="dxa"/>
                  <w:vAlign w:val="center"/>
                </w:tcPr>
                <w:p w14:paraId="182C5718"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7815E8C4"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Demanda</w:t>
                  </w:r>
                </w:p>
              </w:tc>
              <w:tc>
                <w:tcPr>
                  <w:tcW w:w="1985" w:type="dxa"/>
                  <w:vAlign w:val="center"/>
                </w:tcPr>
                <w:p w14:paraId="7B8F981E"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A556EC" w:rsidRPr="006145DB" w14:paraId="64F1AFF3" w14:textId="77777777" w:rsidTr="009E4B63">
              <w:trPr>
                <w:trHeight w:val="231"/>
              </w:trPr>
              <w:tc>
                <w:tcPr>
                  <w:tcW w:w="3119" w:type="dxa"/>
                  <w:vMerge/>
                  <w:vAlign w:val="center"/>
                </w:tcPr>
                <w:p w14:paraId="76B543C7" w14:textId="77777777" w:rsidR="00CC35C3" w:rsidRPr="006145DB" w:rsidRDefault="00CC35C3" w:rsidP="00240DAF">
                  <w:pPr>
                    <w:tabs>
                      <w:tab w:val="left" w:pos="709"/>
                    </w:tabs>
                    <w:jc w:val="both"/>
                    <w:rPr>
                      <w:rFonts w:eastAsia="Arial" w:cs="Arial"/>
                      <w:sz w:val="16"/>
                      <w:szCs w:val="16"/>
                    </w:rPr>
                  </w:pPr>
                </w:p>
              </w:tc>
              <w:tc>
                <w:tcPr>
                  <w:tcW w:w="1275" w:type="dxa"/>
                  <w:vAlign w:val="center"/>
                </w:tcPr>
                <w:p w14:paraId="22F62108"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575DED92"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Demanda</w:t>
                  </w:r>
                </w:p>
              </w:tc>
              <w:tc>
                <w:tcPr>
                  <w:tcW w:w="1985" w:type="dxa"/>
                  <w:vAlign w:val="center"/>
                </w:tcPr>
                <w:p w14:paraId="496FE6AF"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Subdirección Local para la Integración Social -Equipo del Servicio.</w:t>
                  </w:r>
                </w:p>
              </w:tc>
            </w:tr>
            <w:tr w:rsidR="00A556EC" w:rsidRPr="006145DB" w14:paraId="4122EFFD" w14:textId="77777777" w:rsidTr="009E4B63">
              <w:trPr>
                <w:trHeight w:val="231"/>
              </w:trPr>
              <w:tc>
                <w:tcPr>
                  <w:tcW w:w="3119" w:type="dxa"/>
                  <w:vAlign w:val="center"/>
                </w:tcPr>
                <w:p w14:paraId="26F7D818" w14:textId="77777777" w:rsidR="00CC35C3" w:rsidRPr="006145DB" w:rsidRDefault="00CC35C3" w:rsidP="00240DAF">
                  <w:pPr>
                    <w:tabs>
                      <w:tab w:val="left" w:pos="709"/>
                    </w:tabs>
                    <w:jc w:val="both"/>
                    <w:rPr>
                      <w:rFonts w:eastAsia="Arial" w:cs="Arial"/>
                      <w:sz w:val="16"/>
                      <w:szCs w:val="16"/>
                    </w:rPr>
                  </w:pPr>
                  <w:r w:rsidRPr="006145DB">
                    <w:rPr>
                      <w:rFonts w:eastAsia="Arial" w:cs="Arial"/>
                      <w:sz w:val="16"/>
                      <w:szCs w:val="16"/>
                    </w:rPr>
                    <w:t>Niñas y niños que residan en zonas rurales y de borde urbano-rural.</w:t>
                  </w:r>
                </w:p>
              </w:tc>
              <w:tc>
                <w:tcPr>
                  <w:tcW w:w="1275" w:type="dxa"/>
                  <w:vAlign w:val="center"/>
                </w:tcPr>
                <w:p w14:paraId="0D29C9E4"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1732FA03"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Demanda</w:t>
                  </w:r>
                </w:p>
              </w:tc>
              <w:tc>
                <w:tcPr>
                  <w:tcW w:w="1985" w:type="dxa"/>
                  <w:vAlign w:val="center"/>
                </w:tcPr>
                <w:p w14:paraId="19ADF1D3"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Subdirección Local para la Integración Social -Equipo del Servicio.</w:t>
                  </w:r>
                </w:p>
              </w:tc>
            </w:tr>
          </w:tbl>
          <w:p w14:paraId="745D898F" w14:textId="77777777" w:rsidR="00CC35C3" w:rsidRPr="006145DB" w:rsidRDefault="00CC35C3" w:rsidP="00240DAF">
            <w:pPr>
              <w:tabs>
                <w:tab w:val="left" w:pos="709"/>
              </w:tabs>
              <w:spacing w:after="0" w:line="240" w:lineRule="auto"/>
              <w:contextualSpacing/>
              <w:jc w:val="both"/>
              <w:rPr>
                <w:rFonts w:cs="Arial"/>
                <w:bCs/>
                <w:sz w:val="20"/>
                <w:szCs w:val="20"/>
                <w:lang w:eastAsia="es-CO"/>
              </w:rPr>
            </w:pPr>
          </w:p>
        </w:tc>
      </w:tr>
      <w:tr w:rsidR="00CC35C3" w:rsidRPr="006145DB" w14:paraId="157AA342" w14:textId="77777777" w:rsidTr="003446DD">
        <w:trPr>
          <w:trHeight w:val="1026"/>
          <w:jc w:val="center"/>
        </w:trPr>
        <w:tc>
          <w:tcPr>
            <w:tcW w:w="1696" w:type="dxa"/>
            <w:vAlign w:val="center"/>
          </w:tcPr>
          <w:p w14:paraId="3472DD05" w14:textId="77777777" w:rsidR="00CC35C3" w:rsidRPr="006145DB" w:rsidRDefault="00CC35C3" w:rsidP="00240DAF">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699" w:type="dxa"/>
            <w:vAlign w:val="center"/>
          </w:tcPr>
          <w:tbl>
            <w:tblPr>
              <w:tblStyle w:val="Tablaconcuadrcula"/>
              <w:tblW w:w="7536" w:type="dxa"/>
              <w:tblLayout w:type="fixed"/>
              <w:tblLook w:val="04A0" w:firstRow="1" w:lastRow="0" w:firstColumn="1" w:lastColumn="0" w:noHBand="0" w:noVBand="1"/>
            </w:tblPr>
            <w:tblGrid>
              <w:gridCol w:w="3142"/>
              <w:gridCol w:w="1701"/>
              <w:gridCol w:w="1134"/>
              <w:gridCol w:w="1559"/>
            </w:tblGrid>
            <w:tr w:rsidR="00A556EC" w:rsidRPr="006145DB" w14:paraId="5D286E80" w14:textId="77777777" w:rsidTr="009276BF">
              <w:trPr>
                <w:trHeight w:val="379"/>
              </w:trPr>
              <w:tc>
                <w:tcPr>
                  <w:tcW w:w="3142" w:type="dxa"/>
                  <w:tcBorders>
                    <w:top w:val="nil"/>
                  </w:tcBorders>
                  <w:vAlign w:val="center"/>
                </w:tcPr>
                <w:p w14:paraId="3595C968" w14:textId="77777777" w:rsidR="00CC35C3" w:rsidRPr="006145DB" w:rsidRDefault="00CC35C3" w:rsidP="00240DAF">
                  <w:pPr>
                    <w:tabs>
                      <w:tab w:val="left" w:pos="709"/>
                    </w:tabs>
                    <w:contextualSpacing/>
                    <w:jc w:val="center"/>
                    <w:rPr>
                      <w:rFonts w:cs="Arial"/>
                      <w:sz w:val="16"/>
                      <w:szCs w:val="16"/>
                      <w:lang w:eastAsia="es-CO"/>
                    </w:rPr>
                  </w:pPr>
                  <w:r w:rsidRPr="006145DB">
                    <w:rPr>
                      <w:rFonts w:cs="Arial"/>
                      <w:sz w:val="16"/>
                      <w:szCs w:val="16"/>
                      <w:lang w:eastAsia="es-CO"/>
                    </w:rPr>
                    <w:t>Criterios de Priorización</w:t>
                  </w:r>
                </w:p>
              </w:tc>
              <w:tc>
                <w:tcPr>
                  <w:tcW w:w="1701" w:type="dxa"/>
                  <w:tcBorders>
                    <w:top w:val="nil"/>
                  </w:tcBorders>
                  <w:vAlign w:val="center"/>
                </w:tcPr>
                <w:p w14:paraId="4E5C6449" w14:textId="77777777" w:rsidR="00CC35C3" w:rsidRPr="006145DB" w:rsidRDefault="00CC35C3" w:rsidP="00240DAF">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498025A0" w14:textId="77777777" w:rsidR="00CC35C3" w:rsidRPr="006145DB" w:rsidRDefault="00CC35C3" w:rsidP="00240DAF">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nil"/>
                  </w:tcBorders>
                  <w:vAlign w:val="center"/>
                </w:tcPr>
                <w:p w14:paraId="5430548C" w14:textId="77777777" w:rsidR="00CC35C3" w:rsidRPr="006145DB" w:rsidRDefault="00CC35C3" w:rsidP="00240DAF">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A556EC" w:rsidRPr="006145DB" w14:paraId="2E704E6A" w14:textId="77777777" w:rsidTr="009276BF">
              <w:trPr>
                <w:trHeight w:val="235"/>
              </w:trPr>
              <w:tc>
                <w:tcPr>
                  <w:tcW w:w="3142" w:type="dxa"/>
                </w:tcPr>
                <w:p w14:paraId="73241710" w14:textId="77777777" w:rsidR="00CC35C3" w:rsidRPr="006145DB" w:rsidRDefault="00CC35C3" w:rsidP="00240DAF">
                  <w:pPr>
                    <w:tabs>
                      <w:tab w:val="left" w:pos="709"/>
                    </w:tabs>
                    <w:jc w:val="both"/>
                    <w:rPr>
                      <w:rFonts w:eastAsia="Arial" w:cs="Arial"/>
                      <w:sz w:val="16"/>
                      <w:szCs w:val="16"/>
                    </w:rPr>
                  </w:pPr>
                  <w:r w:rsidRPr="006145DB">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6145DB">
                    <w:rPr>
                      <w:rFonts w:eastAsia="Arial" w:cs="Arial"/>
                    </w:rPr>
                    <w:t>.</w:t>
                  </w:r>
                </w:p>
              </w:tc>
              <w:tc>
                <w:tcPr>
                  <w:tcW w:w="1701" w:type="dxa"/>
                  <w:vAlign w:val="center"/>
                </w:tcPr>
                <w:p w14:paraId="4A95B699"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Registro Único de Victimas – RUV de la Unidad Administrativa Especial para la Atención y Reparación Integral de las Víctimas</w:t>
                  </w:r>
                </w:p>
              </w:tc>
              <w:tc>
                <w:tcPr>
                  <w:tcW w:w="1134" w:type="dxa"/>
                  <w:vAlign w:val="center"/>
                </w:tcPr>
                <w:p w14:paraId="2AA98E37" w14:textId="0BD39656" w:rsidR="00CC35C3" w:rsidRPr="006145DB" w:rsidRDefault="00CC35C3" w:rsidP="003446DD">
                  <w:pPr>
                    <w:jc w:val="center"/>
                    <w:rPr>
                      <w:rFonts w:eastAsia="Arial" w:cs="Arial"/>
                      <w:sz w:val="16"/>
                      <w:szCs w:val="16"/>
                    </w:rPr>
                  </w:pPr>
                  <w:r w:rsidRPr="006145DB">
                    <w:rPr>
                      <w:rFonts w:eastAsia="Arial" w:cs="Arial"/>
                      <w:sz w:val="16"/>
                      <w:szCs w:val="16"/>
                    </w:rPr>
                    <w:t>Trimestral</w:t>
                  </w:r>
                </w:p>
              </w:tc>
              <w:tc>
                <w:tcPr>
                  <w:tcW w:w="1559" w:type="dxa"/>
                  <w:vAlign w:val="center"/>
                </w:tcPr>
                <w:p w14:paraId="45C194A5"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Oficina Consejería Distrital de Paz, Víctimas y Reconciliación</w:t>
                  </w:r>
                </w:p>
              </w:tc>
            </w:tr>
            <w:tr w:rsidR="00A556EC" w:rsidRPr="006145DB" w14:paraId="73D56DDA" w14:textId="77777777" w:rsidTr="009276BF">
              <w:trPr>
                <w:trHeight w:val="235"/>
              </w:trPr>
              <w:tc>
                <w:tcPr>
                  <w:tcW w:w="3142" w:type="dxa"/>
                  <w:vMerge w:val="restart"/>
                  <w:vAlign w:val="center"/>
                </w:tcPr>
                <w:p w14:paraId="257D157F" w14:textId="77777777" w:rsidR="00CC35C3" w:rsidRPr="006145DB" w:rsidRDefault="00CC35C3" w:rsidP="00240DAF">
                  <w:pPr>
                    <w:tabs>
                      <w:tab w:val="left" w:pos="709"/>
                    </w:tabs>
                    <w:contextualSpacing/>
                    <w:jc w:val="both"/>
                    <w:rPr>
                      <w:rFonts w:cs="Arial"/>
                      <w:sz w:val="16"/>
                      <w:szCs w:val="16"/>
                      <w:lang w:eastAsia="es-CO"/>
                    </w:rPr>
                  </w:pPr>
                  <w:r w:rsidRPr="006145DB">
                    <w:rPr>
                      <w:rStyle w:val="eop"/>
                      <w:rFonts w:cs="Arial"/>
                      <w:sz w:val="16"/>
                      <w:szCs w:val="16"/>
                    </w:rPr>
                    <w:t>Niñas y niños de primera infancia con discapacidad o alteraciones en el desarrollo.</w:t>
                  </w:r>
                </w:p>
              </w:tc>
              <w:tc>
                <w:tcPr>
                  <w:tcW w:w="1701" w:type="dxa"/>
                  <w:vAlign w:val="center"/>
                </w:tcPr>
                <w:p w14:paraId="4AAE6C92"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2088092A"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Demanda</w:t>
                  </w:r>
                </w:p>
              </w:tc>
              <w:tc>
                <w:tcPr>
                  <w:tcW w:w="1559" w:type="dxa"/>
                  <w:vAlign w:val="center"/>
                </w:tcPr>
                <w:p w14:paraId="1DD447DB"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A556EC" w:rsidRPr="006145DB" w14:paraId="7EB7AE19" w14:textId="77777777" w:rsidTr="009276BF">
              <w:trPr>
                <w:trHeight w:val="235"/>
              </w:trPr>
              <w:tc>
                <w:tcPr>
                  <w:tcW w:w="3142" w:type="dxa"/>
                  <w:vMerge/>
                </w:tcPr>
                <w:p w14:paraId="5DE44778" w14:textId="77777777" w:rsidR="00CC35C3" w:rsidRPr="006145DB" w:rsidRDefault="00CC35C3" w:rsidP="00240DAF">
                  <w:pPr>
                    <w:tabs>
                      <w:tab w:val="left" w:pos="709"/>
                    </w:tabs>
                    <w:contextualSpacing/>
                    <w:jc w:val="both"/>
                    <w:rPr>
                      <w:rStyle w:val="eop"/>
                      <w:rFonts w:cs="Arial"/>
                      <w:sz w:val="16"/>
                      <w:szCs w:val="16"/>
                    </w:rPr>
                  </w:pPr>
                </w:p>
              </w:tc>
              <w:tc>
                <w:tcPr>
                  <w:tcW w:w="1701" w:type="dxa"/>
                  <w:vAlign w:val="center"/>
                </w:tcPr>
                <w:p w14:paraId="1996A96D"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43EE847A"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Demanda</w:t>
                  </w:r>
                </w:p>
              </w:tc>
              <w:tc>
                <w:tcPr>
                  <w:tcW w:w="1559" w:type="dxa"/>
                  <w:vAlign w:val="center"/>
                </w:tcPr>
                <w:p w14:paraId="305D19E8"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Subdirección Local para la Integración Social -Equipo del Servicio.</w:t>
                  </w:r>
                </w:p>
              </w:tc>
            </w:tr>
            <w:tr w:rsidR="00A556EC" w:rsidRPr="006145DB" w14:paraId="43925A2D" w14:textId="77777777" w:rsidTr="009276BF">
              <w:trPr>
                <w:trHeight w:val="235"/>
              </w:trPr>
              <w:tc>
                <w:tcPr>
                  <w:tcW w:w="3142" w:type="dxa"/>
                  <w:tcBorders>
                    <w:bottom w:val="single" w:sz="4" w:space="0" w:color="auto"/>
                  </w:tcBorders>
                  <w:vAlign w:val="center"/>
                </w:tcPr>
                <w:p w14:paraId="679EE699" w14:textId="77777777" w:rsidR="00CC35C3" w:rsidRPr="006145DB" w:rsidRDefault="00CC35C3" w:rsidP="00240DAF">
                  <w:pPr>
                    <w:tabs>
                      <w:tab w:val="left" w:pos="709"/>
                    </w:tabs>
                    <w:contextualSpacing/>
                    <w:jc w:val="both"/>
                    <w:rPr>
                      <w:rFonts w:cs="Arial"/>
                      <w:sz w:val="16"/>
                      <w:szCs w:val="16"/>
                      <w:lang w:eastAsia="es-CO"/>
                    </w:rPr>
                  </w:pPr>
                  <w:r w:rsidRPr="006145DB">
                    <w:rPr>
                      <w:rFonts w:eastAsia="Arial" w:cs="Arial"/>
                      <w:sz w:val="16"/>
                      <w:szCs w:val="16"/>
                    </w:rPr>
                    <w:t xml:space="preserve">Persona Indígena o Rrom Gitana registrada en los listados oficiales avalados por entidad gubernamental competente o listados enviados por las instancias de representación y participación de pueblos étnicos a la entidad distrital competente.  </w:t>
                  </w:r>
                </w:p>
              </w:tc>
              <w:tc>
                <w:tcPr>
                  <w:tcW w:w="1701" w:type="dxa"/>
                  <w:tcBorders>
                    <w:bottom w:val="single" w:sz="4" w:space="0" w:color="auto"/>
                  </w:tcBorders>
                  <w:vAlign w:val="center"/>
                </w:tcPr>
                <w:p w14:paraId="56015C9D"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Censos oficiales de comunidades étnicas: Indígena Cabildos reconocidos en la ciudad de Bogotá y Rrom - Gitano</w:t>
                  </w:r>
                </w:p>
              </w:tc>
              <w:tc>
                <w:tcPr>
                  <w:tcW w:w="1134" w:type="dxa"/>
                  <w:tcBorders>
                    <w:bottom w:val="single" w:sz="4" w:space="0" w:color="auto"/>
                  </w:tcBorders>
                  <w:vAlign w:val="center"/>
                </w:tcPr>
                <w:p w14:paraId="0D4AD57F"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2021 entrega única</w:t>
                  </w:r>
                </w:p>
              </w:tc>
              <w:tc>
                <w:tcPr>
                  <w:tcW w:w="1559" w:type="dxa"/>
                  <w:tcBorders>
                    <w:bottom w:val="single" w:sz="4" w:space="0" w:color="auto"/>
                  </w:tcBorders>
                  <w:vAlign w:val="center"/>
                </w:tcPr>
                <w:p w14:paraId="0AED102E"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Ministerio del Interior</w:t>
                  </w:r>
                </w:p>
              </w:tc>
            </w:tr>
            <w:tr w:rsidR="00A556EC" w:rsidRPr="006145DB" w14:paraId="0E56C9F1" w14:textId="77777777" w:rsidTr="009276BF">
              <w:trPr>
                <w:trHeight w:val="235"/>
              </w:trPr>
              <w:tc>
                <w:tcPr>
                  <w:tcW w:w="3142" w:type="dxa"/>
                  <w:tcBorders>
                    <w:bottom w:val="nil"/>
                  </w:tcBorders>
                  <w:vAlign w:val="center"/>
                </w:tcPr>
                <w:p w14:paraId="609A434B" w14:textId="77777777" w:rsidR="00CC35C3" w:rsidRPr="006145DB" w:rsidRDefault="00CC35C3" w:rsidP="00240DAF">
                  <w:pPr>
                    <w:tabs>
                      <w:tab w:val="left" w:pos="709"/>
                    </w:tabs>
                    <w:contextualSpacing/>
                    <w:jc w:val="both"/>
                    <w:rPr>
                      <w:rFonts w:eastAsia="Arial" w:cs="Arial"/>
                      <w:sz w:val="16"/>
                      <w:szCs w:val="16"/>
                    </w:rPr>
                  </w:pPr>
                  <w:r w:rsidRPr="006145DB">
                    <w:rPr>
                      <w:rFonts w:eastAsia="Arial" w:cs="Arial"/>
                      <w:sz w:val="16"/>
                      <w:szCs w:val="16"/>
                    </w:rPr>
                    <w:t>Niña o niño con medida de protección por vulneración de sus derechos y en Proceso Administrativo de Restablecimiento de Derechos.</w:t>
                  </w:r>
                </w:p>
              </w:tc>
              <w:tc>
                <w:tcPr>
                  <w:tcW w:w="1701" w:type="dxa"/>
                  <w:tcBorders>
                    <w:bottom w:val="nil"/>
                  </w:tcBorders>
                  <w:vAlign w:val="center"/>
                </w:tcPr>
                <w:p w14:paraId="19147103" w14:textId="77777777" w:rsidR="00CC35C3" w:rsidRPr="006145DB" w:rsidRDefault="00CC35C3" w:rsidP="00240DAF">
                  <w:pPr>
                    <w:tabs>
                      <w:tab w:val="left" w:pos="709"/>
                    </w:tabs>
                    <w:jc w:val="center"/>
                    <w:rPr>
                      <w:rFonts w:eastAsia="Arial" w:cs="Arial"/>
                    </w:rPr>
                  </w:pPr>
                  <w:r w:rsidRPr="006145DB">
                    <w:rPr>
                      <w:rFonts w:eastAsia="Arial" w:cs="Arial"/>
                      <w:sz w:val="16"/>
                      <w:szCs w:val="16"/>
                    </w:rPr>
                    <w:t>Verificación en campo</w:t>
                  </w:r>
                </w:p>
              </w:tc>
              <w:tc>
                <w:tcPr>
                  <w:tcW w:w="1134" w:type="dxa"/>
                  <w:tcBorders>
                    <w:bottom w:val="nil"/>
                  </w:tcBorders>
                  <w:vAlign w:val="center"/>
                </w:tcPr>
                <w:p w14:paraId="40402E9F" w14:textId="77777777" w:rsidR="00CC35C3" w:rsidRPr="006145DB" w:rsidRDefault="00CC35C3" w:rsidP="00240DAF">
                  <w:pPr>
                    <w:tabs>
                      <w:tab w:val="left" w:pos="709"/>
                    </w:tabs>
                    <w:jc w:val="center"/>
                    <w:rPr>
                      <w:rFonts w:eastAsia="Arial" w:cs="Arial"/>
                    </w:rPr>
                  </w:pPr>
                  <w:r w:rsidRPr="006145DB">
                    <w:rPr>
                      <w:rFonts w:eastAsia="Arial" w:cs="Arial"/>
                      <w:sz w:val="16"/>
                      <w:szCs w:val="16"/>
                    </w:rPr>
                    <w:t>Demanda</w:t>
                  </w:r>
                </w:p>
              </w:tc>
              <w:tc>
                <w:tcPr>
                  <w:tcW w:w="1559" w:type="dxa"/>
                  <w:tcBorders>
                    <w:bottom w:val="nil"/>
                  </w:tcBorders>
                  <w:vAlign w:val="center"/>
                </w:tcPr>
                <w:p w14:paraId="79495BE1" w14:textId="71AEC288" w:rsidR="00CC35C3" w:rsidRPr="006145DB" w:rsidRDefault="00CC35C3" w:rsidP="00240DAF">
                  <w:pPr>
                    <w:tabs>
                      <w:tab w:val="left" w:pos="709"/>
                    </w:tabs>
                    <w:jc w:val="center"/>
                    <w:rPr>
                      <w:rFonts w:eastAsia="Arial" w:cs="Arial"/>
                    </w:rPr>
                  </w:pPr>
                  <w:r w:rsidRPr="006145DB">
                    <w:rPr>
                      <w:rFonts w:eastAsia="Arial" w:cs="Arial"/>
                      <w:sz w:val="16"/>
                      <w:szCs w:val="16"/>
                    </w:rPr>
                    <w:t>Subdirección Local para la Integración Social -Equipo del Servicio</w:t>
                  </w:r>
                </w:p>
              </w:tc>
            </w:tr>
            <w:tr w:rsidR="00A556EC" w:rsidRPr="006145DB" w14:paraId="1D3469BF" w14:textId="77777777" w:rsidTr="009276BF">
              <w:trPr>
                <w:trHeight w:val="300"/>
              </w:trPr>
              <w:tc>
                <w:tcPr>
                  <w:tcW w:w="3142" w:type="dxa"/>
                  <w:tcBorders>
                    <w:top w:val="nil"/>
                  </w:tcBorders>
                  <w:vAlign w:val="center"/>
                </w:tcPr>
                <w:p w14:paraId="328DD820" w14:textId="77777777" w:rsidR="00CC35C3" w:rsidRPr="006145DB" w:rsidRDefault="00CC35C3" w:rsidP="00240DAF">
                  <w:pPr>
                    <w:tabs>
                      <w:tab w:val="left" w:pos="709"/>
                    </w:tabs>
                    <w:contextualSpacing/>
                    <w:jc w:val="both"/>
                    <w:rPr>
                      <w:rFonts w:eastAsia="Arial" w:cs="Arial"/>
                      <w:sz w:val="16"/>
                      <w:szCs w:val="16"/>
                    </w:rPr>
                  </w:pPr>
                  <w:r w:rsidRPr="006145DB">
                    <w:rPr>
                      <w:rFonts w:eastAsia="Arial" w:cs="Arial"/>
                      <w:sz w:val="16"/>
                      <w:szCs w:val="16"/>
                    </w:rPr>
                    <w:t>Niña o niño remitido por servicios que oferta la SDIS o por otras entidades Distritales y/o Nacionales.</w:t>
                  </w:r>
                </w:p>
              </w:tc>
              <w:tc>
                <w:tcPr>
                  <w:tcW w:w="1701" w:type="dxa"/>
                  <w:tcBorders>
                    <w:top w:val="nil"/>
                  </w:tcBorders>
                  <w:vAlign w:val="center"/>
                </w:tcPr>
                <w:p w14:paraId="06A91899"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tcBorders>
                    <w:top w:val="nil"/>
                  </w:tcBorders>
                  <w:vAlign w:val="center"/>
                </w:tcPr>
                <w:p w14:paraId="20215850"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Demanda</w:t>
                  </w:r>
                </w:p>
              </w:tc>
              <w:tc>
                <w:tcPr>
                  <w:tcW w:w="1559" w:type="dxa"/>
                  <w:tcBorders>
                    <w:top w:val="nil"/>
                  </w:tcBorders>
                  <w:vAlign w:val="center"/>
                </w:tcPr>
                <w:p w14:paraId="3A45A76A" w14:textId="77777777" w:rsidR="00CC35C3" w:rsidRPr="006145DB" w:rsidRDefault="00CC35C3" w:rsidP="00240DAF">
                  <w:pPr>
                    <w:tabs>
                      <w:tab w:val="left" w:pos="709"/>
                    </w:tabs>
                    <w:jc w:val="center"/>
                    <w:rPr>
                      <w:rFonts w:eastAsia="Arial" w:cs="Arial"/>
                      <w:sz w:val="16"/>
                      <w:szCs w:val="16"/>
                    </w:rPr>
                  </w:pPr>
                  <w:r w:rsidRPr="006145DB">
                    <w:rPr>
                      <w:rFonts w:eastAsia="Arial" w:cs="Arial"/>
                      <w:sz w:val="16"/>
                      <w:szCs w:val="16"/>
                    </w:rPr>
                    <w:t>Subdirección Local para la Integración Social -Equipo del Servicio.</w:t>
                  </w:r>
                </w:p>
              </w:tc>
            </w:tr>
          </w:tbl>
          <w:p w14:paraId="7EC98EDD" w14:textId="77777777" w:rsidR="00CC35C3" w:rsidRPr="006145DB" w:rsidRDefault="00CC35C3" w:rsidP="00240DAF">
            <w:pPr>
              <w:tabs>
                <w:tab w:val="left" w:pos="709"/>
              </w:tabs>
              <w:spacing w:after="0" w:line="240" w:lineRule="auto"/>
              <w:contextualSpacing/>
              <w:jc w:val="both"/>
              <w:rPr>
                <w:rFonts w:cs="Arial"/>
                <w:bCs/>
                <w:sz w:val="20"/>
                <w:szCs w:val="20"/>
                <w:lang w:eastAsia="es-CO"/>
              </w:rPr>
            </w:pPr>
          </w:p>
        </w:tc>
      </w:tr>
      <w:tr w:rsidR="00CC35C3" w:rsidRPr="006145DB" w14:paraId="1233F100" w14:textId="77777777" w:rsidTr="003446DD">
        <w:trPr>
          <w:trHeight w:val="2117"/>
          <w:jc w:val="center"/>
        </w:trPr>
        <w:tc>
          <w:tcPr>
            <w:tcW w:w="1696" w:type="dxa"/>
            <w:vAlign w:val="center"/>
          </w:tcPr>
          <w:p w14:paraId="1CD5CEE8" w14:textId="77777777" w:rsidR="00CC35C3" w:rsidRPr="006145DB" w:rsidRDefault="00CC35C3" w:rsidP="003446DD">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699" w:type="dxa"/>
            <w:vAlign w:val="center"/>
          </w:tcPr>
          <w:tbl>
            <w:tblPr>
              <w:tblStyle w:val="Tablaconcuadrcula"/>
              <w:tblW w:w="7513" w:type="dxa"/>
              <w:tblInd w:w="23" w:type="dxa"/>
              <w:tblLayout w:type="fixed"/>
              <w:tblLook w:val="04A0" w:firstRow="1" w:lastRow="0" w:firstColumn="1" w:lastColumn="0" w:noHBand="0" w:noVBand="1"/>
            </w:tblPr>
            <w:tblGrid>
              <w:gridCol w:w="2835"/>
              <w:gridCol w:w="1418"/>
              <w:gridCol w:w="1275"/>
              <w:gridCol w:w="1985"/>
            </w:tblGrid>
            <w:tr w:rsidR="003446DD" w:rsidRPr="006145DB" w14:paraId="0C26D7D6" w14:textId="77777777" w:rsidTr="003446DD">
              <w:trPr>
                <w:trHeight w:val="372"/>
              </w:trPr>
              <w:tc>
                <w:tcPr>
                  <w:tcW w:w="2835" w:type="dxa"/>
                  <w:vAlign w:val="center"/>
                </w:tcPr>
                <w:p w14:paraId="516F4909" w14:textId="77777777" w:rsidR="00CC35C3" w:rsidRPr="006145DB" w:rsidRDefault="00CC35C3" w:rsidP="003446DD">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418" w:type="dxa"/>
                  <w:vAlign w:val="center"/>
                </w:tcPr>
                <w:p w14:paraId="3551C54C" w14:textId="77777777" w:rsidR="00CC35C3" w:rsidRPr="006145DB" w:rsidRDefault="00CC35C3" w:rsidP="003446D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5" w:type="dxa"/>
                  <w:vAlign w:val="center"/>
                </w:tcPr>
                <w:p w14:paraId="1D0AC516" w14:textId="77777777" w:rsidR="00CC35C3" w:rsidRPr="006145DB" w:rsidRDefault="00CC35C3" w:rsidP="003446DD">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985" w:type="dxa"/>
                  <w:vAlign w:val="center"/>
                </w:tcPr>
                <w:p w14:paraId="4137939D" w14:textId="77777777" w:rsidR="00CC35C3" w:rsidRPr="006145DB" w:rsidRDefault="00CC35C3" w:rsidP="003446D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446DD" w:rsidRPr="006145DB" w14:paraId="0F612A74" w14:textId="77777777" w:rsidTr="003446DD">
              <w:trPr>
                <w:trHeight w:val="231"/>
              </w:trPr>
              <w:tc>
                <w:tcPr>
                  <w:tcW w:w="2835" w:type="dxa"/>
                  <w:vMerge w:val="restart"/>
                  <w:vAlign w:val="center"/>
                </w:tcPr>
                <w:p w14:paraId="4932F280" w14:textId="77777777" w:rsidR="00CC35C3" w:rsidRPr="006145DB" w:rsidRDefault="00CC35C3" w:rsidP="003446DD">
                  <w:pPr>
                    <w:tabs>
                      <w:tab w:val="left" w:pos="709"/>
                    </w:tabs>
                    <w:contextualSpacing/>
                    <w:jc w:val="both"/>
                    <w:rPr>
                      <w:rStyle w:val="normaltextrun"/>
                      <w:rFonts w:cs="Arial"/>
                      <w:sz w:val="16"/>
                      <w:szCs w:val="16"/>
                    </w:rPr>
                  </w:pPr>
                  <w:r w:rsidRPr="006145DB">
                    <w:rPr>
                      <w:rStyle w:val="normaltextrun"/>
                      <w:rFonts w:cs="Arial"/>
                      <w:sz w:val="16"/>
                      <w:szCs w:val="16"/>
                    </w:rPr>
                    <w:t xml:space="preserve">Niñas y niños hasta los cuatro (4) años, once (11) meses y veintinueve (29) días </w:t>
                  </w:r>
                </w:p>
              </w:tc>
              <w:tc>
                <w:tcPr>
                  <w:tcW w:w="1418" w:type="dxa"/>
                  <w:vAlign w:val="center"/>
                </w:tcPr>
                <w:p w14:paraId="428DF676" w14:textId="77777777" w:rsidR="00CC35C3" w:rsidRPr="006145DB" w:rsidRDefault="00CC35C3" w:rsidP="003446DD">
                  <w:pPr>
                    <w:tabs>
                      <w:tab w:val="left" w:pos="709"/>
                    </w:tabs>
                    <w:jc w:val="center"/>
                    <w:rPr>
                      <w:rFonts w:eastAsia="Arial" w:cs="Arial"/>
                    </w:rPr>
                  </w:pPr>
                  <w:r w:rsidRPr="006145DB">
                    <w:rPr>
                      <w:rFonts w:eastAsia="Arial" w:cs="Arial"/>
                      <w:sz w:val="16"/>
                      <w:szCs w:val="16"/>
                    </w:rPr>
                    <w:t>SIRBE</w:t>
                  </w:r>
                </w:p>
              </w:tc>
              <w:tc>
                <w:tcPr>
                  <w:tcW w:w="1275" w:type="dxa"/>
                  <w:vAlign w:val="center"/>
                </w:tcPr>
                <w:p w14:paraId="5B34DE2A"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Demanda</w:t>
                  </w:r>
                </w:p>
              </w:tc>
              <w:tc>
                <w:tcPr>
                  <w:tcW w:w="1985" w:type="dxa"/>
                  <w:vAlign w:val="center"/>
                </w:tcPr>
                <w:p w14:paraId="163BCE2C"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3446DD" w:rsidRPr="006145DB" w14:paraId="12FDF406" w14:textId="77777777" w:rsidTr="003446DD">
              <w:trPr>
                <w:trHeight w:val="231"/>
              </w:trPr>
              <w:tc>
                <w:tcPr>
                  <w:tcW w:w="2835" w:type="dxa"/>
                  <w:vMerge/>
                  <w:vAlign w:val="center"/>
                </w:tcPr>
                <w:p w14:paraId="1DA66E06" w14:textId="77777777" w:rsidR="00CC35C3" w:rsidRPr="006145DB" w:rsidRDefault="00CC35C3" w:rsidP="003446DD">
                  <w:pPr>
                    <w:tabs>
                      <w:tab w:val="left" w:pos="709"/>
                    </w:tabs>
                    <w:contextualSpacing/>
                    <w:jc w:val="both"/>
                    <w:rPr>
                      <w:rStyle w:val="normaltextrun"/>
                      <w:rFonts w:cs="Arial"/>
                      <w:sz w:val="16"/>
                      <w:szCs w:val="16"/>
                    </w:rPr>
                  </w:pPr>
                </w:p>
              </w:tc>
              <w:tc>
                <w:tcPr>
                  <w:tcW w:w="1418" w:type="dxa"/>
                  <w:vAlign w:val="center"/>
                </w:tcPr>
                <w:p w14:paraId="14D79368"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Verificación en campo</w:t>
                  </w:r>
                </w:p>
              </w:tc>
              <w:tc>
                <w:tcPr>
                  <w:tcW w:w="1275" w:type="dxa"/>
                  <w:vAlign w:val="center"/>
                </w:tcPr>
                <w:p w14:paraId="2D3EAB3D"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Demanda</w:t>
                  </w:r>
                </w:p>
              </w:tc>
              <w:tc>
                <w:tcPr>
                  <w:tcW w:w="1985" w:type="dxa"/>
                  <w:vAlign w:val="center"/>
                </w:tcPr>
                <w:p w14:paraId="583C0E50"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Subdirección Local para la Integración Social -Equipo del Servicio.</w:t>
                  </w:r>
                </w:p>
              </w:tc>
            </w:tr>
            <w:tr w:rsidR="003446DD" w:rsidRPr="006145DB" w14:paraId="765EBEF8" w14:textId="77777777" w:rsidTr="003446DD">
              <w:trPr>
                <w:trHeight w:val="231"/>
              </w:trPr>
              <w:tc>
                <w:tcPr>
                  <w:tcW w:w="2835" w:type="dxa"/>
                  <w:vAlign w:val="center"/>
                </w:tcPr>
                <w:p w14:paraId="33873F4E" w14:textId="77777777" w:rsidR="00CC35C3" w:rsidRPr="006145DB" w:rsidRDefault="00CC35C3" w:rsidP="003446DD">
                  <w:pPr>
                    <w:tabs>
                      <w:tab w:val="left" w:pos="709"/>
                    </w:tabs>
                    <w:contextualSpacing/>
                    <w:jc w:val="both"/>
                    <w:rPr>
                      <w:rStyle w:val="normaltextrun"/>
                      <w:rFonts w:cs="Arial"/>
                      <w:sz w:val="16"/>
                      <w:szCs w:val="16"/>
                    </w:rPr>
                  </w:pPr>
                  <w:r w:rsidRPr="006145DB">
                    <w:rPr>
                      <w:rStyle w:val="normaltextrun"/>
                      <w:rFonts w:cs="Arial"/>
                      <w:sz w:val="16"/>
                      <w:szCs w:val="16"/>
                    </w:rPr>
                    <w:t>Niñas y niños que residan en zonas rurales y de borde urbano-rural.</w:t>
                  </w:r>
                </w:p>
              </w:tc>
              <w:tc>
                <w:tcPr>
                  <w:tcW w:w="1418" w:type="dxa"/>
                  <w:vAlign w:val="center"/>
                </w:tcPr>
                <w:p w14:paraId="669464DB"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Verificación en campo</w:t>
                  </w:r>
                </w:p>
              </w:tc>
              <w:tc>
                <w:tcPr>
                  <w:tcW w:w="1275" w:type="dxa"/>
                  <w:vAlign w:val="center"/>
                </w:tcPr>
                <w:p w14:paraId="65EE175F"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Demanda</w:t>
                  </w:r>
                </w:p>
              </w:tc>
              <w:tc>
                <w:tcPr>
                  <w:tcW w:w="1985" w:type="dxa"/>
                  <w:vAlign w:val="center"/>
                </w:tcPr>
                <w:p w14:paraId="7A039457"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Subdirección Local para la Integración Social -Equipo del Servicio.</w:t>
                  </w:r>
                </w:p>
              </w:tc>
            </w:tr>
          </w:tbl>
          <w:p w14:paraId="2BD1298E" w14:textId="77777777" w:rsidR="00CC35C3" w:rsidRPr="006145DB" w:rsidRDefault="00CC35C3" w:rsidP="003446DD">
            <w:pPr>
              <w:pStyle w:val="Textoindependiente"/>
              <w:spacing w:after="0"/>
              <w:ind w:right="112"/>
              <w:jc w:val="both"/>
              <w:rPr>
                <w:rFonts w:cs="Arial"/>
                <w:bCs/>
                <w:lang w:val="es-CO" w:eastAsia="es-CO"/>
              </w:rPr>
            </w:pPr>
          </w:p>
        </w:tc>
      </w:tr>
      <w:tr w:rsidR="00CC35C3" w:rsidRPr="006145DB" w14:paraId="280F1540" w14:textId="77777777" w:rsidTr="003446DD">
        <w:trPr>
          <w:trHeight w:val="3805"/>
          <w:jc w:val="center"/>
        </w:trPr>
        <w:tc>
          <w:tcPr>
            <w:tcW w:w="1696" w:type="dxa"/>
            <w:vAlign w:val="center"/>
          </w:tcPr>
          <w:p w14:paraId="6DB13A41" w14:textId="77777777" w:rsidR="00CC35C3" w:rsidRPr="006145DB" w:rsidRDefault="00CC35C3" w:rsidP="003446DD">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699" w:type="dxa"/>
            <w:vAlign w:val="center"/>
          </w:tcPr>
          <w:tbl>
            <w:tblPr>
              <w:tblStyle w:val="Tablaconcuadrcula"/>
              <w:tblW w:w="7536" w:type="dxa"/>
              <w:tblLayout w:type="fixed"/>
              <w:tblLook w:val="04A0" w:firstRow="1" w:lastRow="0" w:firstColumn="1" w:lastColumn="0" w:noHBand="0" w:noVBand="1"/>
            </w:tblPr>
            <w:tblGrid>
              <w:gridCol w:w="2805"/>
              <w:gridCol w:w="1418"/>
              <w:gridCol w:w="1297"/>
              <w:gridCol w:w="2016"/>
            </w:tblGrid>
            <w:tr w:rsidR="003446DD" w:rsidRPr="006145DB" w14:paraId="6CDEDCEA" w14:textId="77777777" w:rsidTr="003446DD">
              <w:trPr>
                <w:trHeight w:val="300"/>
              </w:trPr>
              <w:tc>
                <w:tcPr>
                  <w:tcW w:w="2805" w:type="dxa"/>
                  <w:vAlign w:val="center"/>
                </w:tcPr>
                <w:p w14:paraId="4314C4BA" w14:textId="77777777" w:rsidR="00CC35C3" w:rsidRPr="006145DB" w:rsidRDefault="00CC35C3" w:rsidP="003446DD">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418" w:type="dxa"/>
                  <w:vAlign w:val="center"/>
                </w:tcPr>
                <w:p w14:paraId="0ECBE9D1" w14:textId="77777777" w:rsidR="00CC35C3" w:rsidRPr="006145DB" w:rsidRDefault="00CC35C3" w:rsidP="003446D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97" w:type="dxa"/>
                  <w:vAlign w:val="center"/>
                </w:tcPr>
                <w:p w14:paraId="3FD5AD06" w14:textId="77777777" w:rsidR="00CC35C3" w:rsidRPr="006145DB" w:rsidRDefault="00CC35C3" w:rsidP="003446DD">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2016" w:type="dxa"/>
                  <w:vAlign w:val="center"/>
                </w:tcPr>
                <w:p w14:paraId="035B9E91" w14:textId="77777777" w:rsidR="00CC35C3" w:rsidRPr="006145DB" w:rsidRDefault="00CC35C3" w:rsidP="003446D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446DD" w:rsidRPr="006145DB" w14:paraId="53FB8150" w14:textId="77777777" w:rsidTr="003446DD">
              <w:trPr>
                <w:trHeight w:val="300"/>
              </w:trPr>
              <w:tc>
                <w:tcPr>
                  <w:tcW w:w="2805" w:type="dxa"/>
                  <w:shd w:val="clear" w:color="auto" w:fill="FFFFFF" w:themeFill="background1"/>
                  <w:vAlign w:val="center"/>
                </w:tcPr>
                <w:p w14:paraId="3CCDFEB6" w14:textId="77777777" w:rsidR="00CC35C3" w:rsidRPr="006145DB" w:rsidRDefault="00CC35C3" w:rsidP="003446DD">
                  <w:pPr>
                    <w:tabs>
                      <w:tab w:val="left" w:pos="709"/>
                    </w:tabs>
                    <w:jc w:val="both"/>
                    <w:rPr>
                      <w:rFonts w:eastAsia="Arial" w:cs="Arial"/>
                      <w:sz w:val="16"/>
                      <w:szCs w:val="16"/>
                    </w:rPr>
                  </w:pPr>
                  <w:r w:rsidRPr="006145DB">
                    <w:rPr>
                      <w:rFonts w:eastAsia="Arial" w:cs="Arial"/>
                      <w:sz w:val="16"/>
                      <w:szCs w:val="16"/>
                    </w:rPr>
                    <w:t>Niña o niño con cinco (5) años cumplidos antes del 31 marzo del año siguiente. Este egreso aplica al finalizar el año en curso.</w:t>
                  </w:r>
                </w:p>
              </w:tc>
              <w:tc>
                <w:tcPr>
                  <w:tcW w:w="1418" w:type="dxa"/>
                  <w:shd w:val="clear" w:color="auto" w:fill="FFFFFF" w:themeFill="background1"/>
                  <w:vAlign w:val="center"/>
                </w:tcPr>
                <w:p w14:paraId="7EFDE55D" w14:textId="1AC811D3"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SIRBE</w:t>
                  </w:r>
                </w:p>
              </w:tc>
              <w:tc>
                <w:tcPr>
                  <w:tcW w:w="1297" w:type="dxa"/>
                  <w:shd w:val="clear" w:color="auto" w:fill="FFFFFF" w:themeFill="background1"/>
                  <w:vAlign w:val="center"/>
                </w:tcPr>
                <w:p w14:paraId="014ABF67" w14:textId="77777777" w:rsidR="00CC35C3" w:rsidRPr="006145DB" w:rsidRDefault="00CC35C3" w:rsidP="003446DD">
                  <w:pPr>
                    <w:tabs>
                      <w:tab w:val="left" w:pos="709"/>
                    </w:tabs>
                    <w:contextualSpacing/>
                    <w:jc w:val="center"/>
                    <w:rPr>
                      <w:rFonts w:eastAsia="Arial" w:cs="Arial"/>
                      <w:sz w:val="16"/>
                      <w:szCs w:val="16"/>
                    </w:rPr>
                  </w:pPr>
                  <w:r w:rsidRPr="006145DB">
                    <w:rPr>
                      <w:rFonts w:eastAsia="Arial" w:cs="Arial"/>
                      <w:sz w:val="16"/>
                      <w:szCs w:val="16"/>
                    </w:rPr>
                    <w:t>Demanda</w:t>
                  </w:r>
                </w:p>
              </w:tc>
              <w:tc>
                <w:tcPr>
                  <w:tcW w:w="2016" w:type="dxa"/>
                  <w:shd w:val="clear" w:color="auto" w:fill="FFFFFF" w:themeFill="background1"/>
                  <w:vAlign w:val="center"/>
                </w:tcPr>
                <w:p w14:paraId="2B9D7E1A" w14:textId="77777777" w:rsidR="00CC35C3" w:rsidRPr="006145DB" w:rsidRDefault="00CC35C3" w:rsidP="003446DD">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3446DD" w:rsidRPr="006145DB" w14:paraId="31A17DCB" w14:textId="77777777" w:rsidTr="003446DD">
              <w:trPr>
                <w:trHeight w:val="300"/>
              </w:trPr>
              <w:tc>
                <w:tcPr>
                  <w:tcW w:w="2805" w:type="dxa"/>
                  <w:vAlign w:val="center"/>
                </w:tcPr>
                <w:p w14:paraId="729CC58B" w14:textId="77777777" w:rsidR="00CC35C3" w:rsidRPr="006145DB" w:rsidRDefault="00CC35C3" w:rsidP="003446DD">
                  <w:pPr>
                    <w:tabs>
                      <w:tab w:val="left" w:pos="709"/>
                    </w:tabs>
                    <w:jc w:val="both"/>
                    <w:rPr>
                      <w:rFonts w:eastAsia="Arial" w:cs="Arial"/>
                      <w:sz w:val="16"/>
                      <w:szCs w:val="16"/>
                    </w:rPr>
                  </w:pPr>
                  <w:r w:rsidRPr="006145DB">
                    <w:rPr>
                      <w:rFonts w:eastAsia="Arial" w:cs="Arial"/>
                      <w:sz w:val="16"/>
                      <w:szCs w:val="16"/>
                    </w:rPr>
                    <w:t>Retiro voluntario manifestado libre y expresamente por escrito.</w:t>
                  </w:r>
                </w:p>
              </w:tc>
              <w:tc>
                <w:tcPr>
                  <w:tcW w:w="1418" w:type="dxa"/>
                  <w:shd w:val="clear" w:color="auto" w:fill="FFFFFF" w:themeFill="background1"/>
                  <w:vAlign w:val="center"/>
                </w:tcPr>
                <w:p w14:paraId="0353682D"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Verificación en Campo</w:t>
                  </w:r>
                </w:p>
              </w:tc>
              <w:tc>
                <w:tcPr>
                  <w:tcW w:w="1297" w:type="dxa"/>
                  <w:shd w:val="clear" w:color="auto" w:fill="FFFFFF" w:themeFill="background1"/>
                  <w:vAlign w:val="center"/>
                </w:tcPr>
                <w:p w14:paraId="31D0316F"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Demanda</w:t>
                  </w:r>
                </w:p>
              </w:tc>
              <w:tc>
                <w:tcPr>
                  <w:tcW w:w="2016" w:type="dxa"/>
                  <w:shd w:val="clear" w:color="auto" w:fill="FFFFFF" w:themeFill="background1"/>
                  <w:vAlign w:val="center"/>
                </w:tcPr>
                <w:p w14:paraId="1B0533D0"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Subdirección Local para la Integración Social -Equipo del Servicio.</w:t>
                  </w:r>
                </w:p>
              </w:tc>
            </w:tr>
            <w:tr w:rsidR="003446DD" w:rsidRPr="006145DB" w14:paraId="0B621031" w14:textId="77777777" w:rsidTr="003446DD">
              <w:trPr>
                <w:trHeight w:val="537"/>
              </w:trPr>
              <w:tc>
                <w:tcPr>
                  <w:tcW w:w="2805" w:type="dxa"/>
                  <w:vAlign w:val="center"/>
                </w:tcPr>
                <w:p w14:paraId="1B639650" w14:textId="77777777" w:rsidR="00CC35C3" w:rsidRPr="006145DB" w:rsidRDefault="00CC35C3" w:rsidP="003446DD">
                  <w:pPr>
                    <w:tabs>
                      <w:tab w:val="left" w:pos="709"/>
                    </w:tabs>
                    <w:jc w:val="both"/>
                    <w:rPr>
                      <w:rFonts w:eastAsia="Arial" w:cs="Arial"/>
                      <w:sz w:val="16"/>
                      <w:szCs w:val="16"/>
                    </w:rPr>
                  </w:pPr>
                  <w:r w:rsidRPr="006145DB">
                    <w:rPr>
                      <w:rFonts w:eastAsia="Arial" w:cs="Arial"/>
                      <w:sz w:val="16"/>
                      <w:szCs w:val="16"/>
                    </w:rPr>
                    <w:t xml:space="preserve">Inasistencia injustificada por treinta (30) días de manera continua.  </w:t>
                  </w:r>
                </w:p>
              </w:tc>
              <w:tc>
                <w:tcPr>
                  <w:tcW w:w="1418" w:type="dxa"/>
                  <w:shd w:val="clear" w:color="auto" w:fill="FFFFFF" w:themeFill="background1"/>
                  <w:vAlign w:val="center"/>
                </w:tcPr>
                <w:p w14:paraId="0DC95A13" w14:textId="31F48118"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Verificación en campo</w:t>
                  </w:r>
                </w:p>
              </w:tc>
              <w:tc>
                <w:tcPr>
                  <w:tcW w:w="1297" w:type="dxa"/>
                  <w:shd w:val="clear" w:color="auto" w:fill="FFFFFF" w:themeFill="background1"/>
                  <w:vAlign w:val="center"/>
                </w:tcPr>
                <w:p w14:paraId="009152D6"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Demanda</w:t>
                  </w:r>
                </w:p>
              </w:tc>
              <w:tc>
                <w:tcPr>
                  <w:tcW w:w="2016" w:type="dxa"/>
                  <w:shd w:val="clear" w:color="auto" w:fill="FFFFFF" w:themeFill="background1"/>
                  <w:vAlign w:val="center"/>
                </w:tcPr>
                <w:p w14:paraId="62239D9A"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Subdirección para la Infancia -Equipo del Servicio Social.</w:t>
                  </w:r>
                </w:p>
              </w:tc>
            </w:tr>
            <w:tr w:rsidR="003446DD" w:rsidRPr="006145DB" w14:paraId="04ECE2ED" w14:textId="77777777" w:rsidTr="003446DD">
              <w:trPr>
                <w:trHeight w:val="507"/>
              </w:trPr>
              <w:tc>
                <w:tcPr>
                  <w:tcW w:w="2805" w:type="dxa"/>
                  <w:vMerge w:val="restart"/>
                  <w:shd w:val="clear" w:color="auto" w:fill="FFFFFF" w:themeFill="background1"/>
                  <w:vAlign w:val="center"/>
                </w:tcPr>
                <w:p w14:paraId="2EDEBAD7" w14:textId="77777777" w:rsidR="00CC35C3" w:rsidRPr="006145DB" w:rsidRDefault="00CC35C3" w:rsidP="003446DD">
                  <w:pPr>
                    <w:tabs>
                      <w:tab w:val="left" w:pos="709"/>
                    </w:tabs>
                    <w:contextualSpacing/>
                    <w:jc w:val="both"/>
                    <w:rPr>
                      <w:rFonts w:eastAsia="Arial" w:cs="Arial"/>
                      <w:sz w:val="16"/>
                      <w:szCs w:val="16"/>
                    </w:rPr>
                  </w:pPr>
                  <w:r w:rsidRPr="006145DB">
                    <w:rPr>
                      <w:rFonts w:eastAsia="Arial" w:cs="Arial"/>
                      <w:sz w:val="16"/>
                      <w:szCs w:val="16"/>
                    </w:rPr>
                    <w:t>Fallecimiento</w:t>
                  </w:r>
                </w:p>
              </w:tc>
              <w:tc>
                <w:tcPr>
                  <w:tcW w:w="1418" w:type="dxa"/>
                  <w:shd w:val="clear" w:color="auto" w:fill="FFFFFF" w:themeFill="background1"/>
                  <w:vAlign w:val="center"/>
                </w:tcPr>
                <w:p w14:paraId="31B29389"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Fallecidos (Inhumados)</w:t>
                  </w:r>
                </w:p>
              </w:tc>
              <w:tc>
                <w:tcPr>
                  <w:tcW w:w="1297" w:type="dxa"/>
                  <w:shd w:val="clear" w:color="auto" w:fill="FFFFFF" w:themeFill="background1"/>
                  <w:vAlign w:val="center"/>
                </w:tcPr>
                <w:p w14:paraId="2AD2C8E9"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Mensual (Mes Vencido)</w:t>
                  </w:r>
                </w:p>
              </w:tc>
              <w:tc>
                <w:tcPr>
                  <w:tcW w:w="2016" w:type="dxa"/>
                  <w:shd w:val="clear" w:color="auto" w:fill="FFFFFF" w:themeFill="background1"/>
                  <w:vAlign w:val="center"/>
                </w:tcPr>
                <w:p w14:paraId="737259D3"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Secretaría Distrital de Salud</w:t>
                  </w:r>
                </w:p>
              </w:tc>
            </w:tr>
            <w:tr w:rsidR="003446DD" w:rsidRPr="006145DB" w14:paraId="66025CBA" w14:textId="77777777" w:rsidTr="003446DD">
              <w:trPr>
                <w:trHeight w:val="557"/>
              </w:trPr>
              <w:tc>
                <w:tcPr>
                  <w:tcW w:w="2805" w:type="dxa"/>
                  <w:vMerge/>
                  <w:shd w:val="clear" w:color="auto" w:fill="FFFFFF" w:themeFill="background1"/>
                  <w:vAlign w:val="center"/>
                </w:tcPr>
                <w:p w14:paraId="0ECA4789" w14:textId="77777777" w:rsidR="00CC35C3" w:rsidRPr="006145DB" w:rsidRDefault="00CC35C3" w:rsidP="003446DD">
                  <w:pPr>
                    <w:tabs>
                      <w:tab w:val="left" w:pos="709"/>
                    </w:tabs>
                    <w:contextualSpacing/>
                    <w:jc w:val="both"/>
                    <w:rPr>
                      <w:rFonts w:eastAsia="Arial" w:cs="Arial"/>
                      <w:sz w:val="16"/>
                      <w:szCs w:val="16"/>
                    </w:rPr>
                  </w:pPr>
                </w:p>
              </w:tc>
              <w:tc>
                <w:tcPr>
                  <w:tcW w:w="1418" w:type="dxa"/>
                  <w:shd w:val="clear" w:color="auto" w:fill="FFFFFF" w:themeFill="background1"/>
                  <w:vAlign w:val="center"/>
                </w:tcPr>
                <w:p w14:paraId="01271768"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Fé de supervivencia (ANI - RCD)</w:t>
                  </w:r>
                </w:p>
              </w:tc>
              <w:tc>
                <w:tcPr>
                  <w:tcW w:w="1297" w:type="dxa"/>
                  <w:shd w:val="clear" w:color="auto" w:fill="FFFFFF" w:themeFill="background1"/>
                  <w:vAlign w:val="center"/>
                </w:tcPr>
                <w:p w14:paraId="53B9B2F1"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Mensual</w:t>
                  </w:r>
                </w:p>
              </w:tc>
              <w:tc>
                <w:tcPr>
                  <w:tcW w:w="2016" w:type="dxa"/>
                  <w:shd w:val="clear" w:color="auto" w:fill="FFFFFF" w:themeFill="background1"/>
                  <w:vAlign w:val="center"/>
                </w:tcPr>
                <w:p w14:paraId="1612B04E"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Ministerio de Salud y Protección Social</w:t>
                  </w:r>
                </w:p>
              </w:tc>
            </w:tr>
            <w:tr w:rsidR="003446DD" w:rsidRPr="006145DB" w14:paraId="71F971EE" w14:textId="77777777" w:rsidTr="003446DD">
              <w:trPr>
                <w:trHeight w:val="405"/>
              </w:trPr>
              <w:tc>
                <w:tcPr>
                  <w:tcW w:w="2805" w:type="dxa"/>
                  <w:vMerge/>
                  <w:shd w:val="clear" w:color="auto" w:fill="FFFFFF" w:themeFill="background1"/>
                  <w:vAlign w:val="center"/>
                </w:tcPr>
                <w:p w14:paraId="03AC34D9" w14:textId="77777777" w:rsidR="00CC35C3" w:rsidRPr="006145DB" w:rsidRDefault="00CC35C3" w:rsidP="003446DD">
                  <w:pPr>
                    <w:tabs>
                      <w:tab w:val="left" w:pos="709"/>
                    </w:tabs>
                    <w:contextualSpacing/>
                    <w:jc w:val="both"/>
                    <w:rPr>
                      <w:rFonts w:eastAsia="Arial" w:cs="Arial"/>
                      <w:sz w:val="16"/>
                      <w:szCs w:val="16"/>
                    </w:rPr>
                  </w:pPr>
                </w:p>
              </w:tc>
              <w:tc>
                <w:tcPr>
                  <w:tcW w:w="1418" w:type="dxa"/>
                  <w:shd w:val="clear" w:color="auto" w:fill="FFFFFF" w:themeFill="background1"/>
                  <w:vAlign w:val="center"/>
                </w:tcPr>
                <w:p w14:paraId="0074242E"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Registro Social de Hogares</w:t>
                  </w:r>
                </w:p>
              </w:tc>
              <w:tc>
                <w:tcPr>
                  <w:tcW w:w="1297" w:type="dxa"/>
                  <w:shd w:val="clear" w:color="auto" w:fill="FFFFFF" w:themeFill="background1"/>
                  <w:vAlign w:val="center"/>
                </w:tcPr>
                <w:p w14:paraId="029CA6CC"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Mensual (Mes Vencido)</w:t>
                  </w:r>
                </w:p>
              </w:tc>
              <w:tc>
                <w:tcPr>
                  <w:tcW w:w="2016" w:type="dxa"/>
                  <w:shd w:val="clear" w:color="auto" w:fill="FFFFFF" w:themeFill="background1"/>
                  <w:vAlign w:val="center"/>
                </w:tcPr>
                <w:p w14:paraId="4EB7886C" w14:textId="77777777" w:rsidR="00CC35C3" w:rsidRPr="006145DB" w:rsidRDefault="00CC35C3" w:rsidP="003446DD">
                  <w:pPr>
                    <w:tabs>
                      <w:tab w:val="left" w:pos="709"/>
                    </w:tabs>
                    <w:jc w:val="center"/>
                    <w:rPr>
                      <w:rFonts w:eastAsia="Arial" w:cs="Arial"/>
                      <w:sz w:val="16"/>
                      <w:szCs w:val="16"/>
                    </w:rPr>
                  </w:pPr>
                  <w:r w:rsidRPr="006145DB">
                    <w:rPr>
                      <w:rFonts w:eastAsia="Arial" w:cs="Arial"/>
                      <w:sz w:val="16"/>
                      <w:szCs w:val="16"/>
                    </w:rPr>
                    <w:t>Secretaría Distrital de Planeación - SDP</w:t>
                  </w:r>
                </w:p>
              </w:tc>
            </w:tr>
          </w:tbl>
          <w:p w14:paraId="0994AF20" w14:textId="77777777" w:rsidR="00CC35C3" w:rsidRPr="006145DB" w:rsidRDefault="00CC35C3" w:rsidP="003446DD">
            <w:pPr>
              <w:tabs>
                <w:tab w:val="left" w:pos="709"/>
              </w:tabs>
              <w:spacing w:after="0"/>
              <w:contextualSpacing/>
              <w:jc w:val="both"/>
              <w:rPr>
                <w:rFonts w:cs="Arial"/>
                <w:bCs/>
                <w:sz w:val="20"/>
                <w:szCs w:val="20"/>
                <w:lang w:eastAsia="es-CO"/>
              </w:rPr>
            </w:pPr>
          </w:p>
        </w:tc>
      </w:tr>
      <w:tr w:rsidR="00CC35C3" w:rsidRPr="006145DB" w14:paraId="05C330D4" w14:textId="77777777" w:rsidTr="00850270">
        <w:trPr>
          <w:trHeight w:val="1492"/>
          <w:jc w:val="center"/>
        </w:trPr>
        <w:tc>
          <w:tcPr>
            <w:tcW w:w="1696" w:type="dxa"/>
            <w:vAlign w:val="center"/>
          </w:tcPr>
          <w:p w14:paraId="65AEFBAF" w14:textId="77777777" w:rsidR="00CC35C3" w:rsidRPr="006145DB" w:rsidRDefault="00CC35C3" w:rsidP="003446DD">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699" w:type="dxa"/>
            <w:vAlign w:val="center"/>
          </w:tcPr>
          <w:tbl>
            <w:tblPr>
              <w:tblW w:w="7533"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400" w:firstRow="0" w:lastRow="0" w:firstColumn="0" w:lastColumn="0" w:noHBand="0" w:noVBand="1"/>
            </w:tblPr>
            <w:tblGrid>
              <w:gridCol w:w="2855"/>
              <w:gridCol w:w="1418"/>
              <w:gridCol w:w="1275"/>
              <w:gridCol w:w="1985"/>
            </w:tblGrid>
            <w:tr w:rsidR="003446DD" w:rsidRPr="006145DB" w14:paraId="24EA7346" w14:textId="77777777" w:rsidTr="003446DD">
              <w:trPr>
                <w:trHeight w:val="300"/>
              </w:trPr>
              <w:tc>
                <w:tcPr>
                  <w:tcW w:w="28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4FA54B3" w14:textId="77777777" w:rsidR="00CC35C3" w:rsidRPr="006145DB" w:rsidRDefault="00CC35C3" w:rsidP="003446D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Restricciones</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900EA1" w14:textId="77777777" w:rsidR="00CC35C3" w:rsidRPr="006145DB" w:rsidRDefault="00CC35C3" w:rsidP="003446DD">
                  <w:pPr>
                    <w:tabs>
                      <w:tab w:val="left" w:pos="0"/>
                    </w:tabs>
                    <w:spacing w:after="0" w:line="240" w:lineRule="auto"/>
                    <w:contextualSpacing/>
                    <w:jc w:val="center"/>
                    <w:rPr>
                      <w:rFonts w:cs="Arial"/>
                      <w:sz w:val="16"/>
                      <w:szCs w:val="16"/>
                      <w:lang w:eastAsia="es-CO"/>
                    </w:rPr>
                  </w:pPr>
                  <w:r w:rsidRPr="006145DB">
                    <w:rPr>
                      <w:rFonts w:cs="Arial"/>
                      <w:sz w:val="16"/>
                      <w:szCs w:val="16"/>
                      <w:lang w:eastAsia="es-CO"/>
                    </w:rPr>
                    <w:t>Fuente de Información</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8DE16C" w14:textId="77777777" w:rsidR="00CC35C3" w:rsidRPr="006145DB" w:rsidRDefault="00CC35C3" w:rsidP="003446D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Periodicidad</w:t>
                  </w:r>
                </w:p>
              </w:tc>
              <w:tc>
                <w:tcPr>
                  <w:tcW w:w="198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0DC925" w14:textId="77777777" w:rsidR="00CC35C3" w:rsidRPr="006145DB" w:rsidRDefault="00CC35C3" w:rsidP="003446D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w:t>
                  </w:r>
                </w:p>
              </w:tc>
            </w:tr>
            <w:tr w:rsidR="003446DD" w:rsidRPr="006145DB" w14:paraId="254C9670" w14:textId="77777777" w:rsidTr="003446DD">
              <w:trPr>
                <w:trHeight w:val="300"/>
              </w:trPr>
              <w:tc>
                <w:tcPr>
                  <w:tcW w:w="28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1550E4F" w14:textId="77777777" w:rsidR="00CC35C3" w:rsidRPr="006145DB" w:rsidRDefault="00CC35C3" w:rsidP="003446DD">
                  <w:pPr>
                    <w:tabs>
                      <w:tab w:val="left" w:pos="709"/>
                    </w:tabs>
                    <w:spacing w:after="0" w:line="240" w:lineRule="auto"/>
                    <w:jc w:val="both"/>
                    <w:rPr>
                      <w:rFonts w:eastAsia="Arial" w:cs="Arial"/>
                      <w:sz w:val="16"/>
                      <w:szCs w:val="16"/>
                    </w:rPr>
                  </w:pPr>
                  <w:r w:rsidRPr="006145DB">
                    <w:rPr>
                      <w:rFonts w:eastAsia="Arial" w:cs="Arial"/>
                      <w:sz w:val="16"/>
                      <w:szCs w:val="16"/>
                    </w:rPr>
                    <w:t>Servicio Jardines Infantiles Diurnos</w:t>
                  </w:r>
                </w:p>
              </w:tc>
              <w:tc>
                <w:tcPr>
                  <w:tcW w:w="1418" w:type="dxa"/>
                  <w:tcBorders>
                    <w:top w:val="single" w:sz="6" w:space="0" w:color="000000" w:themeColor="text1"/>
                    <w:left w:val="single" w:sz="6" w:space="0" w:color="000000" w:themeColor="text1"/>
                    <w:bottom w:val="single" w:sz="6" w:space="0" w:color="000000" w:themeColor="text1"/>
                    <w:right w:val="single" w:sz="4" w:space="0" w:color="auto"/>
                  </w:tcBorders>
                  <w:shd w:val="clear" w:color="auto" w:fill="FFFFFF" w:themeFill="background1"/>
                  <w:vAlign w:val="center"/>
                </w:tcPr>
                <w:p w14:paraId="4712CA49" w14:textId="77777777" w:rsidR="00CC35C3" w:rsidRPr="006145DB" w:rsidRDefault="00CC35C3" w:rsidP="003446DD">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E72757" w14:textId="77777777" w:rsidR="00CC35C3" w:rsidRPr="006145DB" w:rsidRDefault="00CC35C3" w:rsidP="003446DD">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985" w:type="dxa"/>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tcPr>
                <w:p w14:paraId="5CDCFFC2" w14:textId="77777777" w:rsidR="00CC35C3" w:rsidRPr="006145DB" w:rsidRDefault="00CC35C3" w:rsidP="003446DD">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3446DD" w:rsidRPr="006145DB" w14:paraId="767CF31A" w14:textId="77777777" w:rsidTr="003446DD">
              <w:trPr>
                <w:trHeight w:val="300"/>
              </w:trPr>
              <w:tc>
                <w:tcPr>
                  <w:tcW w:w="28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633FBD1" w14:textId="77777777" w:rsidR="00CC35C3" w:rsidRPr="006145DB" w:rsidRDefault="00CC35C3" w:rsidP="003446DD">
                  <w:pPr>
                    <w:tabs>
                      <w:tab w:val="left" w:pos="709"/>
                    </w:tabs>
                    <w:spacing w:after="0" w:line="240" w:lineRule="auto"/>
                    <w:jc w:val="both"/>
                    <w:rPr>
                      <w:rFonts w:eastAsia="Arial" w:cs="Arial"/>
                      <w:sz w:val="16"/>
                      <w:szCs w:val="16"/>
                    </w:rPr>
                  </w:pPr>
                  <w:r w:rsidRPr="006145DB">
                    <w:rPr>
                      <w:rFonts w:eastAsia="Arial" w:cs="Arial"/>
                      <w:sz w:val="16"/>
                      <w:szCs w:val="16"/>
                    </w:rPr>
                    <w:t>Modalidad Casas de Pensamiento Intercultural.</w:t>
                  </w:r>
                </w:p>
              </w:tc>
              <w:tc>
                <w:tcPr>
                  <w:tcW w:w="1418" w:type="dxa"/>
                  <w:tcBorders>
                    <w:top w:val="single" w:sz="6" w:space="0" w:color="000000" w:themeColor="text1"/>
                    <w:left w:val="single" w:sz="6" w:space="0" w:color="000000" w:themeColor="text1"/>
                    <w:bottom w:val="single" w:sz="6" w:space="0" w:color="000000" w:themeColor="text1"/>
                    <w:right w:val="single" w:sz="4" w:space="0" w:color="auto"/>
                  </w:tcBorders>
                  <w:shd w:val="clear" w:color="auto" w:fill="FFFFFF" w:themeFill="background1"/>
                  <w:vAlign w:val="center"/>
                </w:tcPr>
                <w:p w14:paraId="13502C16" w14:textId="77777777" w:rsidR="00CC35C3" w:rsidRPr="006145DB" w:rsidRDefault="00CC35C3" w:rsidP="003446DD">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B81373" w14:textId="77777777" w:rsidR="00CC35C3" w:rsidRPr="006145DB" w:rsidRDefault="00CC35C3" w:rsidP="003446DD">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985" w:type="dxa"/>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tcPr>
                <w:p w14:paraId="01CED2E3" w14:textId="77777777" w:rsidR="00CC35C3" w:rsidRPr="006145DB" w:rsidRDefault="00CC35C3" w:rsidP="003446DD">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bl>
          <w:p w14:paraId="328725D5" w14:textId="77777777" w:rsidR="00CC35C3" w:rsidRPr="006145DB" w:rsidRDefault="00CC35C3" w:rsidP="003446DD">
            <w:pPr>
              <w:tabs>
                <w:tab w:val="left" w:pos="709"/>
              </w:tabs>
              <w:spacing w:after="0"/>
              <w:contextualSpacing/>
              <w:jc w:val="both"/>
              <w:rPr>
                <w:rFonts w:eastAsia="Calibri" w:cs="Arial"/>
                <w:bCs/>
                <w:sz w:val="20"/>
                <w:szCs w:val="20"/>
                <w:lang w:eastAsia="es-CO"/>
              </w:rPr>
            </w:pPr>
          </w:p>
        </w:tc>
      </w:tr>
      <w:tr w:rsidR="00CC35C3" w:rsidRPr="006145DB" w14:paraId="358AC32D" w14:textId="77777777" w:rsidTr="003446DD">
        <w:trPr>
          <w:trHeight w:val="600"/>
          <w:jc w:val="center"/>
        </w:trPr>
        <w:tc>
          <w:tcPr>
            <w:tcW w:w="1696" w:type="dxa"/>
            <w:vAlign w:val="center"/>
          </w:tcPr>
          <w:p w14:paraId="2C34DD54" w14:textId="77777777" w:rsidR="00CC35C3" w:rsidRPr="006145DB" w:rsidRDefault="00CC35C3" w:rsidP="003446DD">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699" w:type="dxa"/>
            <w:vAlign w:val="center"/>
          </w:tcPr>
          <w:p w14:paraId="031BAEB8" w14:textId="1B395BD1" w:rsidR="00CC35C3" w:rsidRPr="006145DB" w:rsidRDefault="00CC35C3" w:rsidP="003446DD">
            <w:pPr>
              <w:tabs>
                <w:tab w:val="left" w:pos="709"/>
              </w:tabs>
              <w:spacing w:after="0" w:line="240" w:lineRule="auto"/>
              <w:jc w:val="both"/>
              <w:rPr>
                <w:rFonts w:eastAsia="Arial" w:cs="Arial"/>
                <w:sz w:val="20"/>
                <w:szCs w:val="20"/>
              </w:rPr>
            </w:pPr>
            <w:r w:rsidRPr="006145DB">
              <w:rPr>
                <w:rFonts w:eastAsia="Arial" w:cs="Arial"/>
                <w:sz w:val="20"/>
                <w:szCs w:val="20"/>
              </w:rPr>
              <w:t xml:space="preserve">Los Espacios Rurales como modalidad institucional de educación inicial, se desarrollan en unidades operativas en jornada diurna, acorde con las características de las poblaciones y los territorios rurales, con el fin de aportar a la garantía del derecho al desarrollo integral de la primera infancia desde la educación inicial en el marco de la atención integral y del reconocimiento de las diversidades territoriales, sociales y culturales campesinas. </w:t>
            </w:r>
          </w:p>
          <w:p w14:paraId="1FD327CF" w14:textId="77777777" w:rsidR="003446DD" w:rsidRPr="006145DB" w:rsidRDefault="003446DD" w:rsidP="003446DD">
            <w:pPr>
              <w:pStyle w:val="Ttulo1"/>
              <w:rPr>
                <w:sz w:val="20"/>
                <w:szCs w:val="20"/>
              </w:rPr>
            </w:pPr>
          </w:p>
          <w:p w14:paraId="580A7C18" w14:textId="77777777" w:rsidR="00CC35C3" w:rsidRPr="006145DB" w:rsidRDefault="00CC35C3" w:rsidP="003446DD">
            <w:pPr>
              <w:tabs>
                <w:tab w:val="left" w:pos="709"/>
              </w:tabs>
              <w:spacing w:after="0" w:line="240" w:lineRule="auto"/>
              <w:jc w:val="both"/>
              <w:rPr>
                <w:rFonts w:eastAsia="Arial" w:cs="Arial"/>
                <w:sz w:val="20"/>
                <w:szCs w:val="20"/>
              </w:rPr>
            </w:pPr>
            <w:r w:rsidRPr="006145DB">
              <w:rPr>
                <w:rFonts w:eastAsia="Arial" w:cs="Arial"/>
                <w:sz w:val="20"/>
                <w:szCs w:val="20"/>
              </w:rPr>
              <w:t xml:space="preserve">De acuerdo con las características de la educación inicial, los espacios rurales cuentan con un equipo interdisciplinario que promueve el desarrollo y aprendizaje de las niñas y los niños, reconociendo sus características y particularidades desde los contextos que les rodean, favoreciendo interacciones en ambientes pedagógicos, con experiencias de juego, exploración del medio, literatura, expresiones artísticas y culturales. Así como la promoción de prácticas saludables, relacionados con la alimentación y la nutrición, como parte del bienestar integral.  </w:t>
            </w:r>
          </w:p>
          <w:p w14:paraId="254787DA" w14:textId="77777777" w:rsidR="00CC35C3" w:rsidRPr="006145DB" w:rsidRDefault="00CC35C3" w:rsidP="003446DD">
            <w:pPr>
              <w:tabs>
                <w:tab w:val="left" w:pos="709"/>
              </w:tabs>
              <w:spacing w:after="0" w:line="240" w:lineRule="auto"/>
              <w:jc w:val="both"/>
              <w:rPr>
                <w:rFonts w:cs="Arial"/>
                <w:sz w:val="20"/>
                <w:szCs w:val="20"/>
              </w:rPr>
            </w:pPr>
            <w:r w:rsidRPr="006145DB">
              <w:rPr>
                <w:rFonts w:cs="Arial"/>
                <w:sz w:val="20"/>
                <w:szCs w:val="20"/>
              </w:rPr>
              <w:t xml:space="preserve">La atención se organiza por grupos de diferentes edades (multiedad) en un mismo espacio, donde se desarrollan las experiencias pedagógicas. </w:t>
            </w:r>
          </w:p>
          <w:p w14:paraId="13F90FB8" w14:textId="77777777" w:rsidR="003446DD" w:rsidRPr="006145DB" w:rsidRDefault="003446DD" w:rsidP="003446DD">
            <w:pPr>
              <w:pStyle w:val="Ttulo1"/>
              <w:rPr>
                <w:sz w:val="20"/>
                <w:szCs w:val="20"/>
              </w:rPr>
            </w:pPr>
          </w:p>
          <w:p w14:paraId="44338C96" w14:textId="77777777" w:rsidR="00CC35C3" w:rsidRPr="006145DB" w:rsidRDefault="00CC35C3" w:rsidP="003446DD">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 xml:space="preserve">La atención brindada por la modalidad responde a las características definidas en la Ley 1804 de 2016, por la cual se establece la Política de Estado para el Desarrollo Integral de la Primera Infancia </w:t>
            </w:r>
            <w:r w:rsidRPr="006145DB">
              <w:rPr>
                <w:rFonts w:cs="Arial"/>
                <w:bCs/>
                <w:i/>
                <w:iCs/>
                <w:sz w:val="20"/>
                <w:szCs w:val="20"/>
                <w:lang w:val="es-CO" w:eastAsia="es-CO"/>
              </w:rPr>
              <w:t>De Cero a Siempre</w:t>
            </w:r>
            <w:r w:rsidRPr="006145DB">
              <w:rPr>
                <w:rFonts w:cs="Arial"/>
                <w:bCs/>
                <w:sz w:val="20"/>
                <w:szCs w:val="20"/>
                <w:lang w:val="es-CO" w:eastAsia="es-CO"/>
              </w:rPr>
              <w:t>. Estas son:</w:t>
            </w:r>
          </w:p>
          <w:p w14:paraId="31F239A5" w14:textId="77777777" w:rsidR="003446DD" w:rsidRPr="006145DB" w:rsidRDefault="003446DD" w:rsidP="003446DD">
            <w:pPr>
              <w:pStyle w:val="Textoindependiente"/>
              <w:spacing w:after="0" w:line="240" w:lineRule="auto"/>
              <w:jc w:val="both"/>
              <w:rPr>
                <w:rFonts w:cs="Arial"/>
                <w:bCs/>
                <w:sz w:val="20"/>
                <w:szCs w:val="20"/>
                <w:lang w:val="es-CO" w:eastAsia="es-CO"/>
              </w:rPr>
            </w:pPr>
          </w:p>
          <w:p w14:paraId="08A540E5" w14:textId="77777777" w:rsidR="00CC35C3" w:rsidRPr="006145DB" w:rsidRDefault="00CC35C3" w:rsidP="003446DD">
            <w:pPr>
              <w:pStyle w:val="Prrafodelista"/>
              <w:numPr>
                <w:ilvl w:val="0"/>
                <w:numId w:val="155"/>
              </w:numPr>
              <w:spacing w:after="0" w:line="240" w:lineRule="auto"/>
              <w:ind w:left="454"/>
              <w:jc w:val="both"/>
              <w:rPr>
                <w:rFonts w:eastAsia="Arial" w:cs="Arial"/>
                <w:sz w:val="20"/>
                <w:szCs w:val="20"/>
              </w:rPr>
            </w:pPr>
            <w:r w:rsidRPr="006145DB">
              <w:rPr>
                <w:rFonts w:eastAsia="Arial" w:cs="Arial"/>
                <w:sz w:val="20"/>
                <w:szCs w:val="20"/>
              </w:rPr>
              <w:t xml:space="preserve">Pertinente: responde a los intereses, características y potencialidades del niño o la niña en el momento del ciclo vital por el que atraviesa, y a las características de sus entornos.  </w:t>
            </w:r>
          </w:p>
          <w:p w14:paraId="46B741F8" w14:textId="77777777" w:rsidR="00CC35C3" w:rsidRPr="006145DB" w:rsidRDefault="00CC35C3" w:rsidP="003446DD">
            <w:pPr>
              <w:pStyle w:val="Prrafodelista"/>
              <w:numPr>
                <w:ilvl w:val="0"/>
                <w:numId w:val="155"/>
              </w:numPr>
              <w:spacing w:after="0" w:line="240" w:lineRule="auto"/>
              <w:ind w:left="454"/>
              <w:jc w:val="both"/>
              <w:rPr>
                <w:rFonts w:eastAsia="Arial" w:cs="Arial"/>
                <w:sz w:val="20"/>
                <w:szCs w:val="20"/>
              </w:rPr>
            </w:pPr>
            <w:r w:rsidRPr="006145DB">
              <w:rPr>
                <w:rFonts w:eastAsia="Arial" w:cs="Arial"/>
                <w:sz w:val="20"/>
                <w:szCs w:val="20"/>
              </w:rPr>
              <w:t xml:space="preserve">Oportuna: se da en el momento propicio y en el lugar en el que corresponde. Es eficaz en el tiempo justo.  </w:t>
            </w:r>
          </w:p>
          <w:p w14:paraId="7F6AAA72" w14:textId="77777777" w:rsidR="00CC35C3" w:rsidRPr="006145DB" w:rsidRDefault="00CC35C3" w:rsidP="003446DD">
            <w:pPr>
              <w:pStyle w:val="Prrafodelista"/>
              <w:numPr>
                <w:ilvl w:val="0"/>
                <w:numId w:val="155"/>
              </w:numPr>
              <w:spacing w:after="0" w:line="240" w:lineRule="auto"/>
              <w:ind w:left="454"/>
              <w:jc w:val="both"/>
              <w:rPr>
                <w:rFonts w:eastAsia="Arial" w:cs="Arial"/>
                <w:sz w:val="20"/>
                <w:szCs w:val="20"/>
              </w:rPr>
            </w:pPr>
            <w:r w:rsidRPr="006145DB">
              <w:rPr>
                <w:rFonts w:eastAsia="Arial" w:cs="Arial"/>
                <w:sz w:val="20"/>
                <w:szCs w:val="20"/>
              </w:rPr>
              <w:t xml:space="preserve">Flexible: asegura que esté abierta a adaptarse a las características de las personas, los contextos y los entornos.  </w:t>
            </w:r>
          </w:p>
          <w:p w14:paraId="3A19D213" w14:textId="77777777" w:rsidR="00CC35C3" w:rsidRPr="006145DB" w:rsidRDefault="00CC35C3" w:rsidP="003446DD">
            <w:pPr>
              <w:pStyle w:val="Prrafodelista"/>
              <w:numPr>
                <w:ilvl w:val="0"/>
                <w:numId w:val="155"/>
              </w:numPr>
              <w:spacing w:after="0" w:line="240" w:lineRule="auto"/>
              <w:ind w:left="454"/>
              <w:jc w:val="both"/>
              <w:rPr>
                <w:rFonts w:eastAsia="Arial" w:cs="Arial"/>
                <w:sz w:val="20"/>
                <w:szCs w:val="20"/>
              </w:rPr>
            </w:pPr>
            <w:r w:rsidRPr="006145DB">
              <w:rPr>
                <w:rFonts w:eastAsia="Arial" w:cs="Arial"/>
                <w:sz w:val="20"/>
                <w:szCs w:val="20"/>
              </w:rPr>
              <w:t xml:space="preserve">Diferencial: valora a las niñas y niños como sujetos que se construyen y viven de diferentes maneras. Es sensible a sus particularidades debido a la diversidad de situaciones, condiciones y contextos, y actúa intencionadamente sobre los entornos para transformar situaciones de discriminación en razón a las diferencias.  </w:t>
            </w:r>
          </w:p>
          <w:p w14:paraId="0B9CE3B8" w14:textId="77777777" w:rsidR="00CC35C3" w:rsidRPr="006145DB" w:rsidRDefault="00CC35C3" w:rsidP="003446DD">
            <w:pPr>
              <w:pStyle w:val="Prrafodelista"/>
              <w:numPr>
                <w:ilvl w:val="0"/>
                <w:numId w:val="155"/>
              </w:numPr>
              <w:spacing w:after="0" w:line="240" w:lineRule="auto"/>
              <w:ind w:left="454"/>
              <w:jc w:val="both"/>
              <w:rPr>
                <w:rFonts w:eastAsia="Arial" w:cs="Arial"/>
                <w:sz w:val="20"/>
                <w:szCs w:val="20"/>
              </w:rPr>
            </w:pPr>
            <w:r w:rsidRPr="006145DB">
              <w:rPr>
                <w:rFonts w:eastAsia="Arial" w:cs="Arial"/>
                <w:sz w:val="20"/>
                <w:szCs w:val="20"/>
              </w:rPr>
              <w:t xml:space="preserve">Continua: ocurre con regularidad y de este modo garantiza los tiempos que requieren </w:t>
            </w:r>
            <w:r w:rsidRPr="006145DB">
              <w:rPr>
                <w:rFonts w:cs="Arial"/>
                <w:sz w:val="20"/>
                <w:szCs w:val="20"/>
              </w:rPr>
              <w:t>las niñas y los niños en su proceso individual de desarrollo. </w:t>
            </w:r>
            <w:r w:rsidRPr="006145DB">
              <w:rPr>
                <w:rFonts w:eastAsia="Arial" w:cs="Arial"/>
                <w:sz w:val="20"/>
                <w:szCs w:val="20"/>
              </w:rPr>
              <w:t xml:space="preserve"> </w:t>
            </w:r>
          </w:p>
          <w:p w14:paraId="1CD8C1E5" w14:textId="77777777" w:rsidR="00CC35C3" w:rsidRPr="006145DB" w:rsidRDefault="00CC35C3" w:rsidP="003446DD">
            <w:pPr>
              <w:numPr>
                <w:ilvl w:val="0"/>
                <w:numId w:val="155"/>
              </w:numPr>
              <w:spacing w:after="0" w:line="240" w:lineRule="auto"/>
              <w:ind w:left="454"/>
              <w:contextualSpacing/>
              <w:jc w:val="both"/>
              <w:rPr>
                <w:rFonts w:eastAsia="Arial" w:cs="Arial"/>
                <w:sz w:val="20"/>
                <w:szCs w:val="20"/>
              </w:rPr>
            </w:pPr>
            <w:r w:rsidRPr="006145DB">
              <w:rPr>
                <w:rFonts w:eastAsia="Arial" w:cs="Arial"/>
                <w:sz w:val="20"/>
                <w:szCs w:val="20"/>
              </w:rPr>
              <w:t>Complementaria: sus acciones son la cualidad de contribuir a la integralidad de la atención por la interacción y articulación solidaria entre los actores responsables de proteger a niñas y niños en la primera infancia.</w:t>
            </w:r>
          </w:p>
          <w:p w14:paraId="42931C92" w14:textId="77777777" w:rsidR="00CC35C3" w:rsidRPr="006145DB" w:rsidRDefault="00CC35C3" w:rsidP="003446DD">
            <w:pPr>
              <w:spacing w:after="0" w:line="240" w:lineRule="auto"/>
              <w:ind w:left="720"/>
              <w:contextualSpacing/>
              <w:jc w:val="both"/>
              <w:rPr>
                <w:rFonts w:eastAsia="Arial" w:cs="Arial"/>
                <w:sz w:val="20"/>
                <w:szCs w:val="20"/>
              </w:rPr>
            </w:pPr>
          </w:p>
          <w:p w14:paraId="20BBF797" w14:textId="77777777" w:rsidR="00CC35C3" w:rsidRPr="006145DB" w:rsidRDefault="00CC35C3" w:rsidP="003446DD">
            <w:pPr>
              <w:tabs>
                <w:tab w:val="left" w:pos="709"/>
              </w:tabs>
              <w:spacing w:after="0" w:line="240" w:lineRule="auto"/>
              <w:contextualSpacing/>
              <w:jc w:val="both"/>
              <w:rPr>
                <w:rFonts w:eastAsia="Arial" w:cs="Arial"/>
                <w:sz w:val="20"/>
                <w:szCs w:val="20"/>
              </w:rPr>
            </w:pPr>
            <w:r w:rsidRPr="006145DB">
              <w:rPr>
                <w:rFonts w:eastAsia="Arial" w:cs="Arial"/>
                <w:sz w:val="20"/>
                <w:szCs w:val="20"/>
              </w:rPr>
              <w:t>Por otro lado, en la modalidad se podrán implementar estrategias transversales con el fin de movilizar la inclusión y el desarrollo integral de las niñas y los niños. Estas estrategias son las siguientes: </w:t>
            </w:r>
          </w:p>
          <w:p w14:paraId="0274A523" w14:textId="77777777" w:rsidR="003446DD" w:rsidRPr="006145DB" w:rsidRDefault="003446DD" w:rsidP="003446DD">
            <w:pPr>
              <w:pStyle w:val="Ttulo1"/>
              <w:rPr>
                <w:sz w:val="20"/>
                <w:szCs w:val="20"/>
              </w:rPr>
            </w:pPr>
          </w:p>
          <w:p w14:paraId="66161A92" w14:textId="77777777" w:rsidR="00CC35C3" w:rsidRPr="006145DB" w:rsidRDefault="00CC35C3" w:rsidP="003446DD">
            <w:pPr>
              <w:pStyle w:val="Prrafodelista"/>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 xml:space="preserve">Entre Pares: es una estrategia que busca garantizar la atención de las niñas y los niños con discapacidad, alteraciones en el desarrollo y restricciones médicas, reconociendo que ellas y ellos son sujetos activos y titulares de derechos, por lo que son acompañados por parte de un equipo profesional especializado que promueve escenarios de participación con equidad a través de los apoyos o ajustes requeridos para el disfrute de sus derechos. </w:t>
            </w:r>
          </w:p>
          <w:p w14:paraId="79062E26" w14:textId="77777777" w:rsidR="00CC35C3" w:rsidRPr="006145DB" w:rsidRDefault="00CC35C3" w:rsidP="003446DD">
            <w:pPr>
              <w:pStyle w:val="Prrafodelista"/>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Sawabona: es una estrategia de pervivencia cultural para el reconocimiento de la diversidad cultural y la garantía de los derechos de la comunidad negra, afrodescendiente, palenquera y raizal, por lo que moviliza prácticas culturales y ancestrales a través de la sensibilización de agentes educativos y culturales. La estrategia cuenta con sabedoras que realizan acompañamientos mensuales en las unidades operativas, planificados en una ruta de saber asegurando la visibilidad y el respeto mutuo, y fomenta una mayor inclusión y respeto por las culturas afrocolombianas, contribuyendo a la protección integral y fortalecimiento de la identidad cultural.</w:t>
            </w:r>
          </w:p>
          <w:p w14:paraId="7D256335" w14:textId="77777777" w:rsidR="00CC35C3" w:rsidRPr="006145DB" w:rsidRDefault="00CC35C3" w:rsidP="003446DD">
            <w:pPr>
              <w:pStyle w:val="Prrafodelista"/>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Raizal Aidentity: es una estrategia para la pervivencia cultural Raizal que promueve la promoción de ambientes inclusivos y respetuosos. reconociendo su riqueza y valores culturales y dando a conocer el Creole como su lengua propia. Incluye la participación de sabedores que realizan acompañamiento a las prácticas culturales y la valoración de la cultura raizal creando una sociedad más inclusiva que ayude a reducir la discriminación.</w:t>
            </w:r>
          </w:p>
          <w:p w14:paraId="1E5BEEC1" w14:textId="77777777" w:rsidR="00CC35C3" w:rsidRPr="006145DB" w:rsidRDefault="00CC35C3" w:rsidP="003446DD">
            <w:pPr>
              <w:pStyle w:val="Prrafodelista"/>
              <w:numPr>
                <w:ilvl w:val="0"/>
                <w:numId w:val="24"/>
              </w:numPr>
              <w:tabs>
                <w:tab w:val="left" w:pos="454"/>
              </w:tabs>
              <w:spacing w:after="0" w:line="240" w:lineRule="auto"/>
              <w:ind w:left="313"/>
              <w:jc w:val="both"/>
              <w:rPr>
                <w:rFonts w:eastAsia="Arial" w:cs="Arial"/>
                <w:sz w:val="20"/>
                <w:szCs w:val="20"/>
              </w:rPr>
            </w:pPr>
            <w:r w:rsidRPr="006145DB">
              <w:rPr>
                <w:rFonts w:eastAsia="Arial" w:cs="Arial"/>
                <w:sz w:val="20"/>
                <w:szCs w:val="20"/>
              </w:rPr>
              <w:t xml:space="preserve">Rrom Muge Chavé Avavarele: estrategia que preserva la cultura del pueblo Rrom, garantizando la atención integral respetuosa de sus tradiciones incluyendo una línea de cuidado que respeta su identidad y que moviliza la formación intercultural de los profesionales que acompañan a las niñas y los niños.  </w:t>
            </w:r>
          </w:p>
          <w:p w14:paraId="47E31763" w14:textId="77777777" w:rsidR="00CC35C3" w:rsidRPr="006145DB" w:rsidRDefault="00CC35C3" w:rsidP="003446DD">
            <w:pPr>
              <w:numPr>
                <w:ilvl w:val="0"/>
                <w:numId w:val="24"/>
              </w:numPr>
              <w:spacing w:after="0" w:line="240" w:lineRule="auto"/>
              <w:ind w:left="313"/>
              <w:jc w:val="both"/>
              <w:rPr>
                <w:rFonts w:eastAsia="Arial" w:cs="Arial"/>
                <w:sz w:val="20"/>
                <w:szCs w:val="20"/>
              </w:rPr>
            </w:pPr>
            <w:r w:rsidRPr="006145DB">
              <w:rPr>
                <w:rFonts w:eastAsia="Arial" w:cs="Arial"/>
                <w:sz w:val="20"/>
                <w:szCs w:val="20"/>
              </w:rPr>
              <w:t xml:space="preserve">Prevención, Acompañamiento y Seguimiento a presuntas vulneraciones de derechos de niñas, niños y adolescentes, que promueve la Cero Tolerancia a las violencias contra niñas, niños y adolescentes en los servicios, modalidades de la Subdirección para la Infancia, implementa seis líneas de acción orientadas a: i) la promoción de derechos y prevención de vulneraciones en niñas, niños y adolescentes, ii) asistencia técnica al equipo interdisciplinar en Protección integral de la niñez y la adolescencia, iii) acompañamiento y asesoría en las activaciones de rutas por presuntas vulneraciones de derechos en niñas, niños y adolescentes, iv) seguimiento en las Mesas locales de estas presuntas vulneraciones  para la articulación y coordinación intersectorial para fortalecer las acciones o estrategias de prevención y atención integral a la primera infancia, sin dejar de lado el monitoreo continuo de factores de riesgos que inciden en la ocurrencia de estas vulneraciones, v) la articulación intersectorial para promoción de derechos y vi) gestión del conocimiento. Se enfatiza las acciones que promuevan la Cero Tolerancia a la violencia contra niñas, niños y adolescentes en los servicios, modalidades y estrategias de la Subdirección para la Infancia, así como la prevención de la violencia sexual. </w:t>
            </w:r>
          </w:p>
          <w:p w14:paraId="6E05106C" w14:textId="77777777" w:rsidR="00CC35C3" w:rsidRPr="006145DB" w:rsidRDefault="00CC35C3" w:rsidP="003446DD">
            <w:pPr>
              <w:pStyle w:val="Prrafodelista"/>
              <w:numPr>
                <w:ilvl w:val="0"/>
                <w:numId w:val="24"/>
              </w:numPr>
              <w:spacing w:after="0" w:line="240" w:lineRule="auto"/>
              <w:ind w:left="313"/>
              <w:jc w:val="both"/>
              <w:rPr>
                <w:rFonts w:eastAsia="Arial" w:cs="Arial"/>
                <w:sz w:val="20"/>
                <w:szCs w:val="20"/>
              </w:rPr>
            </w:pPr>
            <w:r w:rsidRPr="006145DB">
              <w:rPr>
                <w:rFonts w:eastAsia="Arial" w:cs="Arial"/>
                <w:sz w:val="20"/>
                <w:szCs w:val="20"/>
              </w:rPr>
              <w:t xml:space="preserve">Salas amigas de la familia lactante - SAFL: estrategia para la promoción, protección y apoyo de la lactancia materna, está estrategia invita a las madres, padres de las niñas y niños a practicar la lactancia, como una forma de garantizar el derecho a la alimentación adecuada desde el comienzo de la vida de los niños, ésta, cuenta con un espacio en los jardines infantiles Diurnos que atienden niñas y niños menores de dos años, que cumple </w:t>
            </w:r>
            <w:r w:rsidRPr="006145DB">
              <w:rPr>
                <w:rFonts w:cs="Arial"/>
                <w:sz w:val="20"/>
                <w:szCs w:val="20"/>
              </w:rPr>
              <w:t xml:space="preserve"> </w:t>
            </w:r>
            <w:r w:rsidRPr="006145DB">
              <w:rPr>
                <w:rFonts w:eastAsia="Arial" w:cs="Arial"/>
                <w:sz w:val="20"/>
                <w:szCs w:val="20"/>
              </w:rPr>
              <w:t xml:space="preserve">con las condiciones requeridas para que las madres de las niñas y niños participantes de los jardines infantiles Diurnos amamanten a su bebé o extraiga y conserve su leche, con privacidad, comodidad y bajo normas técnicas de seguridad para alimentar a su hijo o hija cuando hay separación temporal. </w:t>
            </w:r>
          </w:p>
          <w:p w14:paraId="5353E8CF" w14:textId="77777777" w:rsidR="00CC35C3" w:rsidRPr="006145DB" w:rsidRDefault="00CC35C3" w:rsidP="003446DD">
            <w:pPr>
              <w:pStyle w:val="Prrafodelista"/>
              <w:tabs>
                <w:tab w:val="left" w:pos="709"/>
              </w:tabs>
              <w:spacing w:after="0" w:line="240" w:lineRule="auto"/>
              <w:jc w:val="both"/>
              <w:rPr>
                <w:rFonts w:eastAsia="Arial" w:cs="Arial"/>
                <w:sz w:val="20"/>
                <w:szCs w:val="20"/>
              </w:rPr>
            </w:pPr>
          </w:p>
          <w:p w14:paraId="5517247D" w14:textId="77777777" w:rsidR="00CC35C3" w:rsidRPr="006145DB" w:rsidRDefault="00CC35C3" w:rsidP="003446DD">
            <w:pPr>
              <w:spacing w:after="0" w:line="240" w:lineRule="auto"/>
              <w:jc w:val="both"/>
              <w:rPr>
                <w:rFonts w:eastAsia="Arial" w:cs="Arial"/>
                <w:sz w:val="20"/>
                <w:szCs w:val="20"/>
              </w:rPr>
            </w:pPr>
            <w:r w:rsidRPr="006145DB">
              <w:rPr>
                <w:rFonts w:eastAsia="Arial" w:cs="Arial"/>
                <w:sz w:val="20"/>
                <w:szCs w:val="20"/>
              </w:rPr>
              <w:t>El suministro de alimentos en la modalidad Espacios Rurales se realiza a través de ración servida.</w:t>
            </w:r>
          </w:p>
          <w:p w14:paraId="73DFC0B3" w14:textId="77777777" w:rsidR="00CC35C3" w:rsidRPr="006145DB" w:rsidRDefault="00CC35C3" w:rsidP="003446DD">
            <w:pPr>
              <w:tabs>
                <w:tab w:val="left" w:pos="709"/>
              </w:tabs>
              <w:spacing w:after="0" w:line="240" w:lineRule="auto"/>
              <w:jc w:val="both"/>
              <w:rPr>
                <w:rFonts w:eastAsia="Arial" w:cs="Arial"/>
                <w:sz w:val="20"/>
                <w:szCs w:val="20"/>
              </w:rPr>
            </w:pPr>
            <w:r w:rsidRPr="006145DB">
              <w:rPr>
                <w:rFonts w:eastAsia="Arial" w:cs="Arial"/>
                <w:sz w:val="20"/>
                <w:szCs w:val="20"/>
              </w:rPr>
              <w:t>Durante el receso de actividades de fin de año, periodo en el cual las niñas y los niños participantes se encuentran tiempo completo con sus familias y cuidadores, se hará la entrega de un (1) apoyo destinado a contribuir con su alimentación. Este apoyo podrá entregarse en forma de transferencia monetaria o apoyo alimentario en especie, o mediante otro beneficio definido por la Secretaría Distrital de Integración Social.</w:t>
            </w:r>
          </w:p>
          <w:p w14:paraId="69F08571" w14:textId="77777777" w:rsidR="00CC35C3" w:rsidRPr="006145DB" w:rsidRDefault="00CC35C3" w:rsidP="003446DD">
            <w:pPr>
              <w:tabs>
                <w:tab w:val="left" w:pos="709"/>
              </w:tabs>
              <w:spacing w:after="0" w:line="240" w:lineRule="auto"/>
              <w:jc w:val="both"/>
              <w:rPr>
                <w:rFonts w:eastAsia="Arial" w:cs="Arial"/>
                <w:sz w:val="20"/>
                <w:szCs w:val="20"/>
              </w:rPr>
            </w:pPr>
            <w:r w:rsidRPr="006145DB">
              <w:rPr>
                <w:rFonts w:eastAsia="Arial" w:cs="Arial"/>
                <w:sz w:val="20"/>
                <w:szCs w:val="20"/>
              </w:rPr>
              <w:t xml:space="preserve">Esta entrega busca que las familias, cuidadoras y cuidadores, en el marco de la corresponsabilidad, cuenten con recursos para atender las necesidades prioritarias de las niñas y los niños en su alimentación para contribuir con el mejoramiento o mantenimiento del estado nutricional, de la salud y a la promoción del desarrollo integral. </w:t>
            </w:r>
          </w:p>
          <w:p w14:paraId="4B3C27FA" w14:textId="77777777" w:rsidR="00CC35C3" w:rsidRPr="006145DB" w:rsidRDefault="00CC35C3" w:rsidP="003446DD">
            <w:pPr>
              <w:tabs>
                <w:tab w:val="left" w:pos="709"/>
              </w:tabs>
              <w:spacing w:after="0" w:line="240" w:lineRule="auto"/>
              <w:jc w:val="both"/>
              <w:rPr>
                <w:rFonts w:eastAsia="Arial" w:cs="Arial"/>
                <w:sz w:val="20"/>
                <w:szCs w:val="20"/>
              </w:rPr>
            </w:pPr>
            <w:r w:rsidRPr="006145DB">
              <w:rPr>
                <w:rFonts w:eastAsia="Arial" w:cs="Arial"/>
                <w:sz w:val="20"/>
                <w:szCs w:val="20"/>
              </w:rPr>
              <w:t>La entrega del beneficio se realiza una única vez durante el receso de actividades de fin de año, exclusivamente a la persona adulta autorizada, en reconocimiento de que el recurso está destinado para el consumo de las niñas y los niños participantes del servicio.</w:t>
            </w:r>
          </w:p>
          <w:p w14:paraId="5DD6792F" w14:textId="77777777" w:rsidR="00CC35C3" w:rsidRPr="006145DB" w:rsidRDefault="00CC35C3" w:rsidP="003446DD">
            <w:pPr>
              <w:tabs>
                <w:tab w:val="left" w:pos="709"/>
              </w:tabs>
              <w:spacing w:after="0" w:line="240" w:lineRule="auto"/>
              <w:jc w:val="both"/>
              <w:rPr>
                <w:rFonts w:eastAsia="Arial" w:cs="Arial"/>
                <w:sz w:val="20"/>
                <w:szCs w:val="20"/>
              </w:rPr>
            </w:pPr>
            <w:r w:rsidRPr="006145DB">
              <w:rPr>
                <w:rFonts w:eastAsia="Arial" w:cs="Arial"/>
                <w:sz w:val="20"/>
                <w:szCs w:val="20"/>
              </w:rPr>
              <w:t>Las niñas y los niños beneficiarios de más de una (1) modalidad del servicio (Espacios Rurales o Jardín Infantil Nocturno), recibirán un único apoyo definido por la Secretaría Distrital de Integración Social durante el receso de fin de año, independientemente del número de modalidades o servicios en el que participe.</w:t>
            </w:r>
          </w:p>
          <w:p w14:paraId="07F3F856" w14:textId="77777777" w:rsidR="00CC35C3" w:rsidRPr="006145DB" w:rsidRDefault="00CC35C3" w:rsidP="003446DD">
            <w:pPr>
              <w:tabs>
                <w:tab w:val="left" w:pos="709"/>
              </w:tabs>
              <w:spacing w:after="0" w:line="240" w:lineRule="auto"/>
              <w:contextualSpacing/>
              <w:jc w:val="both"/>
              <w:rPr>
                <w:rFonts w:cs="Arial"/>
                <w:bCs/>
                <w:lang w:eastAsia="es-CO"/>
              </w:rPr>
            </w:pPr>
            <w:r w:rsidRPr="006145DB">
              <w:rPr>
                <w:rFonts w:cs="Arial"/>
                <w:bCs/>
                <w:sz w:val="20"/>
                <w:szCs w:val="20"/>
                <w:lang w:eastAsia="es-CO"/>
              </w:rPr>
              <w:t>En caso de interrupción parcial o total en la modalidad, se activará el plan operativo de continuidad correspondiente, garantizando el seguimiento y la atención a los participantes.</w:t>
            </w:r>
          </w:p>
        </w:tc>
      </w:tr>
      <w:tr w:rsidR="00CC35C3" w:rsidRPr="006145DB" w14:paraId="486CC616" w14:textId="77777777" w:rsidTr="00545A3D">
        <w:trPr>
          <w:trHeight w:val="588"/>
          <w:jc w:val="center"/>
        </w:trPr>
        <w:tc>
          <w:tcPr>
            <w:tcW w:w="1696" w:type="dxa"/>
            <w:vAlign w:val="center"/>
          </w:tcPr>
          <w:p w14:paraId="276E5736" w14:textId="77777777" w:rsidR="00CC35C3" w:rsidRPr="006145DB" w:rsidRDefault="00CC35C3" w:rsidP="003446DD">
            <w:pPr>
              <w:spacing w:after="0" w:line="240" w:lineRule="auto"/>
              <w:contextualSpacing/>
              <w:jc w:val="both"/>
              <w:rPr>
                <w:rFonts w:cs="Arial"/>
                <w:bCs/>
                <w:sz w:val="20"/>
                <w:szCs w:val="20"/>
                <w:lang w:eastAsia="es-CO"/>
              </w:rPr>
            </w:pPr>
            <w:r w:rsidRPr="006145DB">
              <w:rPr>
                <w:rFonts w:cs="Arial"/>
                <w:bCs/>
                <w:sz w:val="20"/>
                <w:szCs w:val="20"/>
                <w:lang w:eastAsia="es-CO"/>
              </w:rPr>
              <w:t>Condiciones transversales de calidad</w:t>
            </w:r>
          </w:p>
        </w:tc>
        <w:tc>
          <w:tcPr>
            <w:tcW w:w="7699" w:type="dxa"/>
            <w:vAlign w:val="center"/>
          </w:tcPr>
          <w:p w14:paraId="4F147F7E" w14:textId="77777777" w:rsidR="00CC35C3" w:rsidRPr="006145DB" w:rsidRDefault="00CC35C3" w:rsidP="003446DD">
            <w:pPr>
              <w:tabs>
                <w:tab w:val="left" w:pos="709"/>
              </w:tabs>
              <w:spacing w:after="0" w:line="240" w:lineRule="auto"/>
              <w:jc w:val="both"/>
              <w:rPr>
                <w:rFonts w:eastAsia="Arial" w:cs="Arial"/>
                <w:sz w:val="20"/>
                <w:szCs w:val="20"/>
              </w:rPr>
            </w:pPr>
            <w:r w:rsidRPr="006145DB">
              <w:rPr>
                <w:rFonts w:eastAsia="Arial" w:cs="Arial"/>
                <w:sz w:val="20"/>
                <w:szCs w:val="20"/>
              </w:rPr>
              <w:t>Para la modalidad aplican las siguientes categorías:</w:t>
            </w:r>
          </w:p>
          <w:p w14:paraId="0131013D" w14:textId="77777777" w:rsidR="003446DD" w:rsidRPr="006145DB" w:rsidRDefault="003446DD" w:rsidP="003446DD">
            <w:pPr>
              <w:pStyle w:val="Ttulo1"/>
              <w:rPr>
                <w:sz w:val="20"/>
                <w:szCs w:val="20"/>
              </w:rPr>
            </w:pPr>
          </w:p>
          <w:p w14:paraId="606BEC8C" w14:textId="77777777" w:rsidR="00CC35C3" w:rsidRPr="006145DB" w:rsidRDefault="00CC35C3" w:rsidP="003446DD">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 xml:space="preserve">Gestión administrativa.   </w:t>
            </w:r>
          </w:p>
          <w:p w14:paraId="275EA6A7" w14:textId="77777777" w:rsidR="00CC35C3" w:rsidRPr="006145DB" w:rsidRDefault="00CC35C3" w:rsidP="003446DD">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 xml:space="preserve">Ambientes adecuados y seguros. </w:t>
            </w:r>
          </w:p>
          <w:p w14:paraId="752C2ECE" w14:textId="77777777" w:rsidR="00CC35C3" w:rsidRPr="006145DB" w:rsidRDefault="00CC35C3" w:rsidP="003446DD">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Atención social.</w:t>
            </w:r>
          </w:p>
          <w:p w14:paraId="3B0C8262" w14:textId="77777777" w:rsidR="00CC35C3" w:rsidRPr="006145DB" w:rsidRDefault="00CC35C3" w:rsidP="003446DD">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 xml:space="preserve">Nutrición. </w:t>
            </w:r>
          </w:p>
          <w:p w14:paraId="69F2B2A8" w14:textId="77777777" w:rsidR="00CC35C3" w:rsidRPr="006145DB" w:rsidRDefault="00CC35C3" w:rsidP="003446DD">
            <w:pPr>
              <w:pStyle w:val="Prrafodelista"/>
              <w:numPr>
                <w:ilvl w:val="0"/>
                <w:numId w:val="53"/>
              </w:numPr>
              <w:tabs>
                <w:tab w:val="left" w:pos="454"/>
              </w:tabs>
              <w:spacing w:after="0" w:line="240" w:lineRule="auto"/>
              <w:ind w:left="313"/>
              <w:rPr>
                <w:rFonts w:eastAsia="Arial" w:cs="Arial"/>
                <w:sz w:val="20"/>
                <w:szCs w:val="20"/>
              </w:rPr>
            </w:pPr>
            <w:r w:rsidRPr="006145DB">
              <w:rPr>
                <w:rFonts w:eastAsia="Arial" w:cs="Arial"/>
                <w:sz w:val="20"/>
                <w:szCs w:val="20"/>
              </w:rPr>
              <w:t>Salubridad.</w:t>
            </w:r>
          </w:p>
          <w:p w14:paraId="1EBCB4B2" w14:textId="77777777" w:rsidR="00CC35C3" w:rsidRPr="006145DB" w:rsidRDefault="00CC35C3" w:rsidP="003446DD">
            <w:pPr>
              <w:pStyle w:val="Prrafodelista"/>
              <w:numPr>
                <w:ilvl w:val="0"/>
                <w:numId w:val="53"/>
              </w:numPr>
              <w:tabs>
                <w:tab w:val="left" w:pos="454"/>
              </w:tabs>
              <w:spacing w:after="0" w:line="240" w:lineRule="auto"/>
              <w:ind w:left="313"/>
              <w:jc w:val="both"/>
              <w:rPr>
                <w:rFonts w:eastAsia="Arial" w:cs="Arial"/>
                <w:sz w:val="20"/>
                <w:szCs w:val="20"/>
              </w:rPr>
            </w:pPr>
            <w:r w:rsidRPr="006145DB">
              <w:rPr>
                <w:rFonts w:eastAsia="Arial" w:cs="Arial"/>
                <w:sz w:val="20"/>
                <w:szCs w:val="20"/>
              </w:rPr>
              <w:t>Talento humano.</w:t>
            </w:r>
          </w:p>
        </w:tc>
      </w:tr>
    </w:tbl>
    <w:p w14:paraId="18F6F194" w14:textId="77777777" w:rsidR="001D5254" w:rsidRPr="006145DB" w:rsidRDefault="001D5254" w:rsidP="005B435E">
      <w:pPr>
        <w:pStyle w:val="commentcontentpara"/>
        <w:spacing w:before="0" w:beforeAutospacing="0" w:after="0" w:afterAutospacing="0"/>
        <w:rPr>
          <w:rFonts w:ascii="Arial" w:hAnsi="Arial" w:cs="Arial"/>
          <w:sz w:val="22"/>
          <w:szCs w:val="22"/>
        </w:rPr>
      </w:pPr>
    </w:p>
    <w:p w14:paraId="68A6792A" w14:textId="07167BA6" w:rsidR="00BE5F56" w:rsidRPr="006145DB" w:rsidRDefault="00F71393">
      <w:pPr>
        <w:pStyle w:val="Ttulo1"/>
        <w:numPr>
          <w:ilvl w:val="2"/>
          <w:numId w:val="3"/>
        </w:numPr>
        <w:ind w:left="567" w:hanging="567"/>
        <w:jc w:val="center"/>
        <w:rPr>
          <w:lang w:val="es-CO"/>
        </w:rPr>
      </w:pPr>
      <w:bookmarkStart w:id="52" w:name="_Toc193524689"/>
      <w:bookmarkStart w:id="53" w:name="_Toc193527356"/>
      <w:bookmarkEnd w:id="52"/>
      <w:bookmarkEnd w:id="53"/>
      <w:r w:rsidRPr="006145DB">
        <w:rPr>
          <w:lang w:val="es-CO"/>
        </w:rPr>
        <w:t xml:space="preserve"> </w:t>
      </w:r>
      <w:bookmarkStart w:id="54" w:name="_Toc210213175"/>
      <w:bookmarkStart w:id="55" w:name="_Toc213273449"/>
      <w:bookmarkStart w:id="56" w:name="_Toc213276076"/>
      <w:bookmarkStart w:id="57" w:name="_Toc216902409"/>
      <w:r w:rsidR="00F40043" w:rsidRPr="006145DB">
        <w:rPr>
          <w:lang w:val="es-CO"/>
        </w:rPr>
        <w:t xml:space="preserve">Servicio Creciendo </w:t>
      </w:r>
      <w:r w:rsidR="00351196" w:rsidRPr="006145DB">
        <w:rPr>
          <w:lang w:val="es-CO"/>
        </w:rPr>
        <w:t>juntos</w:t>
      </w:r>
      <w:bookmarkEnd w:id="54"/>
      <w:bookmarkEnd w:id="55"/>
      <w:bookmarkEnd w:id="56"/>
      <w:bookmarkEnd w:id="57"/>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696"/>
        <w:gridCol w:w="7699"/>
      </w:tblGrid>
      <w:tr w:rsidR="00606BB7" w:rsidRPr="006145DB" w14:paraId="04749259" w14:textId="77777777" w:rsidTr="00F3596C">
        <w:trPr>
          <w:trHeight w:val="443"/>
          <w:jc w:val="center"/>
        </w:trPr>
        <w:tc>
          <w:tcPr>
            <w:tcW w:w="1696" w:type="dxa"/>
            <w:shd w:val="clear" w:color="auto" w:fill="FFFFFF" w:themeFill="background1"/>
            <w:vAlign w:val="center"/>
          </w:tcPr>
          <w:p w14:paraId="7FA36345" w14:textId="77777777" w:rsidR="00606BB7" w:rsidRPr="006145DB" w:rsidRDefault="00606BB7" w:rsidP="005B435E">
            <w:pPr>
              <w:spacing w:line="240" w:lineRule="auto"/>
              <w:contextualSpacing/>
              <w:jc w:val="both"/>
              <w:rPr>
                <w:rFonts w:eastAsia="Calibri" w:cs="Arial"/>
                <w:bCs/>
                <w:sz w:val="20"/>
                <w:szCs w:val="20"/>
                <w:lang w:eastAsia="es-CO"/>
              </w:rPr>
            </w:pPr>
            <w:bookmarkStart w:id="58" w:name="_Hlk207368495"/>
            <w:r w:rsidRPr="006145DB">
              <w:rPr>
                <w:rFonts w:cs="Arial"/>
                <w:bCs/>
                <w:sz w:val="20"/>
                <w:szCs w:val="20"/>
                <w:lang w:eastAsia="es-CO"/>
              </w:rPr>
              <w:t>Nombre del servicio</w:t>
            </w:r>
          </w:p>
        </w:tc>
        <w:tc>
          <w:tcPr>
            <w:tcW w:w="7699" w:type="dxa"/>
            <w:shd w:val="clear" w:color="auto" w:fill="FFFFFF" w:themeFill="background1"/>
            <w:vAlign w:val="center"/>
          </w:tcPr>
          <w:p w14:paraId="1F3D0EFC" w14:textId="0449533D" w:rsidR="00606BB7" w:rsidRPr="006145DB" w:rsidRDefault="00606BB7" w:rsidP="005B435E">
            <w:pPr>
              <w:spacing w:after="0" w:line="240" w:lineRule="auto"/>
              <w:jc w:val="both"/>
              <w:rPr>
                <w:rFonts w:cs="Arial"/>
                <w:sz w:val="20"/>
                <w:szCs w:val="20"/>
              </w:rPr>
            </w:pPr>
            <w:r w:rsidRPr="006145DB">
              <w:rPr>
                <w:rFonts w:cs="Arial"/>
                <w:sz w:val="20"/>
                <w:szCs w:val="20"/>
              </w:rPr>
              <w:t>Creciendo Juntos</w:t>
            </w:r>
            <w:r w:rsidR="004C4A0A" w:rsidRPr="006145DB">
              <w:rPr>
                <w:rFonts w:cs="Arial"/>
                <w:sz w:val="20"/>
                <w:szCs w:val="20"/>
              </w:rPr>
              <w:t>.</w:t>
            </w:r>
          </w:p>
        </w:tc>
      </w:tr>
      <w:tr w:rsidR="00606BB7" w:rsidRPr="006145DB" w14:paraId="094379EC" w14:textId="77777777" w:rsidTr="00B343DF">
        <w:trPr>
          <w:trHeight w:val="585"/>
          <w:jc w:val="center"/>
        </w:trPr>
        <w:tc>
          <w:tcPr>
            <w:tcW w:w="1696" w:type="dxa"/>
            <w:shd w:val="clear" w:color="auto" w:fill="FFFFFF" w:themeFill="background1"/>
            <w:vAlign w:val="center"/>
          </w:tcPr>
          <w:p w14:paraId="68BCEB1D" w14:textId="6AACDFF4" w:rsidR="00606BB7" w:rsidRPr="006145DB" w:rsidRDefault="00606BB7" w:rsidP="003446DD">
            <w:pPr>
              <w:spacing w:line="240" w:lineRule="auto"/>
              <w:rPr>
                <w:rFonts w:eastAsia="Calibri" w:cs="Arial"/>
                <w:sz w:val="20"/>
                <w:szCs w:val="20"/>
                <w:lang w:eastAsia="es-CO"/>
              </w:rPr>
            </w:pPr>
            <w:r w:rsidRPr="006145DB">
              <w:rPr>
                <w:rFonts w:cs="Arial"/>
                <w:bCs/>
                <w:sz w:val="20"/>
                <w:szCs w:val="20"/>
                <w:lang w:eastAsia="es-CO"/>
              </w:rPr>
              <w:t>Objeto del servicio</w:t>
            </w:r>
          </w:p>
        </w:tc>
        <w:tc>
          <w:tcPr>
            <w:tcW w:w="7699" w:type="dxa"/>
            <w:shd w:val="clear" w:color="auto" w:fill="FFFFFF" w:themeFill="background1"/>
            <w:vAlign w:val="center"/>
          </w:tcPr>
          <w:p w14:paraId="329495CC" w14:textId="494697A3" w:rsidR="00606BB7" w:rsidRPr="006145DB" w:rsidRDefault="00606BB7" w:rsidP="005B435E">
            <w:pPr>
              <w:pBdr>
                <w:top w:val="nil"/>
                <w:left w:val="nil"/>
                <w:bottom w:val="nil"/>
                <w:right w:val="nil"/>
                <w:between w:val="nil"/>
              </w:pBdr>
              <w:spacing w:after="0" w:line="240" w:lineRule="auto"/>
              <w:contextualSpacing/>
              <w:jc w:val="both"/>
              <w:rPr>
                <w:rFonts w:cs="Arial"/>
                <w:sz w:val="20"/>
                <w:szCs w:val="20"/>
              </w:rPr>
            </w:pPr>
            <w:r w:rsidRPr="006145DB">
              <w:rPr>
                <w:rFonts w:cs="Arial"/>
                <w:sz w:val="20"/>
                <w:szCs w:val="20"/>
              </w:rPr>
              <w:t>Promover el des</w:t>
            </w:r>
            <w:r w:rsidR="002101D8" w:rsidRPr="006145DB">
              <w:rPr>
                <w:rFonts w:cs="Arial"/>
                <w:sz w:val="20"/>
                <w:szCs w:val="20"/>
              </w:rPr>
              <w:t>a</w:t>
            </w:r>
            <w:r w:rsidRPr="006145DB">
              <w:rPr>
                <w:rFonts w:cs="Arial"/>
                <w:sz w:val="20"/>
                <w:szCs w:val="20"/>
              </w:rPr>
              <w:t>rrollo integral de niñas y niños en la primera infancia, desde la gestación, en entornos familiares y comunitarios protectores y enriquecidos, mediante procesos educativos y pedagógicos intencionados, con enfoque de derechos, perspectiva intercultural y en el marco de la atención integral.</w:t>
            </w:r>
          </w:p>
        </w:tc>
      </w:tr>
      <w:tr w:rsidR="00606BB7" w:rsidRPr="006145DB" w14:paraId="272C4ED7" w14:textId="77777777" w:rsidTr="00B343DF">
        <w:trPr>
          <w:trHeight w:val="20"/>
          <w:jc w:val="center"/>
        </w:trPr>
        <w:tc>
          <w:tcPr>
            <w:tcW w:w="1696" w:type="dxa"/>
            <w:shd w:val="clear" w:color="auto" w:fill="FFFFFF" w:themeFill="background1"/>
            <w:vAlign w:val="center"/>
          </w:tcPr>
          <w:p w14:paraId="795D8E6F" w14:textId="78691993" w:rsidR="00606BB7" w:rsidRPr="006145DB" w:rsidRDefault="00606BB7" w:rsidP="003446DD">
            <w:pPr>
              <w:spacing w:line="240" w:lineRule="auto"/>
              <w:contextualSpacing/>
              <w:rPr>
                <w:rFonts w:cs="Arial"/>
                <w:bCs/>
                <w:sz w:val="20"/>
                <w:szCs w:val="20"/>
                <w:lang w:eastAsia="es-CO"/>
              </w:rPr>
            </w:pPr>
            <w:r w:rsidRPr="006145DB">
              <w:rPr>
                <w:rFonts w:cs="Arial"/>
                <w:bCs/>
                <w:sz w:val="20"/>
                <w:szCs w:val="20"/>
                <w:lang w:eastAsia="es-CO"/>
              </w:rPr>
              <w:t>Oferta servicio</w:t>
            </w:r>
          </w:p>
        </w:tc>
        <w:tc>
          <w:tcPr>
            <w:tcW w:w="7699" w:type="dxa"/>
            <w:shd w:val="clear" w:color="auto" w:fill="FFFFFF" w:themeFill="background1"/>
            <w:vAlign w:val="center"/>
          </w:tcPr>
          <w:p w14:paraId="2A7D564F" w14:textId="45A1E78F" w:rsidR="00606BB7" w:rsidRPr="006145DB" w:rsidRDefault="00606BB7" w:rsidP="005B435E">
            <w:pPr>
              <w:tabs>
                <w:tab w:val="left" w:pos="709"/>
              </w:tabs>
              <w:spacing w:after="0" w:line="240" w:lineRule="auto"/>
              <w:jc w:val="both"/>
              <w:rPr>
                <w:rFonts w:eastAsia="Arial" w:cs="Arial"/>
                <w:sz w:val="20"/>
                <w:szCs w:val="20"/>
              </w:rPr>
            </w:pPr>
            <w:r w:rsidRPr="006145DB">
              <w:rPr>
                <w:rFonts w:eastAsia="Arial" w:cs="Arial"/>
                <w:sz w:val="20"/>
                <w:szCs w:val="20"/>
              </w:rPr>
              <w:t>El servicio de educación inicial, en el marco de la atención integral, se desarrolla a través de encuentros grupales en espacios comunitarios y visitas al hogar, que promueven prácticas de cuidado y crianza, la exploración del medio, el juego, las expresiones artísticas, la literatura y la promoción de prácticas saludables en alimentación, nutrición y la actividad física. Estas acciones son acompañadas por un equipo interdisciplinario que fortalece la interacción de niñas y niños con sus familias, cuidadores y comunidades, en entornos protectores.</w:t>
            </w:r>
          </w:p>
          <w:p w14:paraId="12F08CCF" w14:textId="77777777" w:rsidR="008C50B3" w:rsidRPr="006145DB" w:rsidRDefault="008C50B3" w:rsidP="005B435E">
            <w:pPr>
              <w:tabs>
                <w:tab w:val="left" w:pos="709"/>
              </w:tabs>
              <w:spacing w:after="0" w:line="240" w:lineRule="auto"/>
              <w:jc w:val="both"/>
              <w:rPr>
                <w:rFonts w:cs="Arial"/>
                <w:sz w:val="20"/>
                <w:szCs w:val="20"/>
              </w:rPr>
            </w:pPr>
          </w:p>
          <w:p w14:paraId="2564CD7F" w14:textId="66A2E9CF" w:rsidR="00606BB7" w:rsidRPr="006145DB" w:rsidRDefault="00606BB7" w:rsidP="005B435E">
            <w:pPr>
              <w:tabs>
                <w:tab w:val="left" w:pos="709"/>
              </w:tabs>
              <w:spacing w:after="0" w:line="240" w:lineRule="auto"/>
              <w:jc w:val="both"/>
              <w:rPr>
                <w:rFonts w:cs="Arial"/>
                <w:sz w:val="20"/>
                <w:szCs w:val="20"/>
              </w:rPr>
            </w:pPr>
            <w:r w:rsidRPr="006145DB">
              <w:rPr>
                <w:rFonts w:cs="Arial"/>
                <w:sz w:val="20"/>
                <w:szCs w:val="20"/>
              </w:rPr>
              <w:t xml:space="preserve">De manera transversal, en el servicio se podrán implementar las estrategias </w:t>
            </w:r>
            <w:r w:rsidRPr="006145DB">
              <w:rPr>
                <w:rFonts w:cs="Arial"/>
                <w:i/>
                <w:iCs/>
                <w:sz w:val="20"/>
                <w:szCs w:val="20"/>
              </w:rPr>
              <w:t>Entre Pares</w:t>
            </w:r>
            <w:r w:rsidRPr="006145DB">
              <w:rPr>
                <w:rFonts w:cs="Arial"/>
                <w:sz w:val="20"/>
                <w:szCs w:val="20"/>
              </w:rPr>
              <w:t xml:space="preserve">, </w:t>
            </w:r>
            <w:r w:rsidRPr="006145DB">
              <w:rPr>
                <w:rFonts w:cs="Arial"/>
                <w:i/>
                <w:iCs/>
                <w:sz w:val="20"/>
                <w:szCs w:val="20"/>
              </w:rPr>
              <w:t>Sawabona</w:t>
            </w:r>
            <w:r w:rsidRPr="006145DB">
              <w:rPr>
                <w:rFonts w:cs="Arial"/>
                <w:sz w:val="20"/>
                <w:szCs w:val="20"/>
              </w:rPr>
              <w:t xml:space="preserve">, </w:t>
            </w:r>
            <w:r w:rsidRPr="006145DB">
              <w:rPr>
                <w:rFonts w:cs="Arial"/>
                <w:i/>
                <w:iCs/>
                <w:sz w:val="20"/>
                <w:szCs w:val="20"/>
              </w:rPr>
              <w:t>Raizal Aidentity</w:t>
            </w:r>
            <w:r w:rsidRPr="006145DB">
              <w:rPr>
                <w:rFonts w:cs="Arial"/>
                <w:sz w:val="20"/>
                <w:szCs w:val="20"/>
              </w:rPr>
              <w:t xml:space="preserve">, </w:t>
            </w:r>
            <w:r w:rsidRPr="006145DB">
              <w:rPr>
                <w:rFonts w:cs="Arial"/>
                <w:i/>
                <w:iCs/>
                <w:sz w:val="20"/>
                <w:szCs w:val="20"/>
              </w:rPr>
              <w:t>Rrom muge Chavé Avavarele</w:t>
            </w:r>
            <w:r w:rsidRPr="006145DB">
              <w:rPr>
                <w:rFonts w:cs="Arial"/>
                <w:sz w:val="20"/>
                <w:szCs w:val="20"/>
              </w:rPr>
              <w:t xml:space="preserve">, </w:t>
            </w:r>
            <w:r w:rsidRPr="006145DB">
              <w:rPr>
                <w:rFonts w:cs="Arial"/>
                <w:i/>
                <w:iCs/>
                <w:sz w:val="20"/>
                <w:szCs w:val="20"/>
              </w:rPr>
              <w:t>Salas Amigas de la Familia Lactante (SAFL)</w:t>
            </w:r>
            <w:r w:rsidRPr="006145DB">
              <w:rPr>
                <w:rFonts w:cs="Arial"/>
                <w:sz w:val="20"/>
                <w:szCs w:val="20"/>
              </w:rPr>
              <w:t xml:space="preserve"> y la </w:t>
            </w:r>
            <w:r w:rsidRPr="006145DB">
              <w:rPr>
                <w:rFonts w:cs="Arial"/>
                <w:i/>
                <w:iCs/>
                <w:sz w:val="20"/>
                <w:szCs w:val="20"/>
              </w:rPr>
              <w:t>Estrategia de Prevención, Acompañamiento y Seguimiento a presuntas vulneraciones de derechos de niñas, niños y adolescentes</w:t>
            </w:r>
            <w:r w:rsidRPr="006145DB">
              <w:rPr>
                <w:rFonts w:cs="Arial"/>
                <w:sz w:val="20"/>
                <w:szCs w:val="20"/>
              </w:rPr>
              <w:t xml:space="preserve"> que promueve la </w:t>
            </w:r>
            <w:r w:rsidRPr="006145DB">
              <w:rPr>
                <w:rFonts w:cs="Arial"/>
                <w:i/>
                <w:iCs/>
                <w:sz w:val="20"/>
                <w:szCs w:val="20"/>
              </w:rPr>
              <w:t>Cero Tolerancia a las violencias</w:t>
            </w:r>
            <w:r w:rsidRPr="006145DB">
              <w:rPr>
                <w:rFonts w:cs="Arial"/>
                <w:sz w:val="20"/>
                <w:szCs w:val="20"/>
              </w:rPr>
              <w:t xml:space="preserve"> contra niñas, niños y adolescentes en los servicios y modalidades de la Subdirección para la Infancia.</w:t>
            </w:r>
          </w:p>
        </w:tc>
      </w:tr>
      <w:tr w:rsidR="00606BB7" w:rsidRPr="006145DB" w14:paraId="33716F9C" w14:textId="77777777" w:rsidTr="00BD2E02">
        <w:trPr>
          <w:trHeight w:val="20"/>
          <w:jc w:val="center"/>
        </w:trPr>
        <w:tc>
          <w:tcPr>
            <w:tcW w:w="1696" w:type="dxa"/>
            <w:shd w:val="clear" w:color="auto" w:fill="FFFFFF" w:themeFill="background1"/>
            <w:vAlign w:val="center"/>
          </w:tcPr>
          <w:p w14:paraId="69D94F71" w14:textId="77777777" w:rsidR="00606BB7" w:rsidRPr="006145DB" w:rsidRDefault="00606BB7" w:rsidP="003446DD">
            <w:pPr>
              <w:spacing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699" w:type="dxa"/>
            <w:shd w:val="clear" w:color="auto" w:fill="FFFFFF" w:themeFill="background1"/>
            <w:vAlign w:val="center"/>
          </w:tcPr>
          <w:p w14:paraId="444F7A48" w14:textId="77777777" w:rsidR="00606BB7" w:rsidRPr="006145DB" w:rsidRDefault="00606BB7"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demanda.</w:t>
            </w:r>
          </w:p>
          <w:p w14:paraId="5EE191A2" w14:textId="4BEC5396" w:rsidR="00606BB7" w:rsidRPr="006145DB" w:rsidRDefault="00606BB7"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abordaje territorial.</w:t>
            </w:r>
          </w:p>
          <w:p w14:paraId="0E9CE107" w14:textId="77777777" w:rsidR="00606BB7" w:rsidRPr="006145DB" w:rsidRDefault="00606BB7" w:rsidP="005B435E">
            <w:pPr>
              <w:pBdr>
                <w:top w:val="nil"/>
                <w:left w:val="nil"/>
                <w:bottom w:val="nil"/>
                <w:right w:val="nil"/>
                <w:between w:val="nil"/>
              </w:pBdr>
              <w:spacing w:after="0" w:line="240" w:lineRule="auto"/>
              <w:jc w:val="both"/>
              <w:rPr>
                <w:rFonts w:cs="Arial"/>
                <w:sz w:val="20"/>
                <w:szCs w:val="20"/>
              </w:rPr>
            </w:pPr>
            <w:r w:rsidRPr="006145DB">
              <w:rPr>
                <w:rFonts w:eastAsia="Arial" w:cs="Arial"/>
                <w:sz w:val="20"/>
                <w:szCs w:val="20"/>
              </w:rPr>
              <w:t>Focalización geográfica.</w:t>
            </w:r>
          </w:p>
        </w:tc>
      </w:tr>
      <w:tr w:rsidR="00606BB7" w:rsidRPr="006145DB" w14:paraId="79D38066" w14:textId="77777777" w:rsidTr="00B343DF">
        <w:trPr>
          <w:trHeight w:val="979"/>
          <w:jc w:val="center"/>
        </w:trPr>
        <w:tc>
          <w:tcPr>
            <w:tcW w:w="1696" w:type="dxa"/>
            <w:shd w:val="clear" w:color="auto" w:fill="FFFFFF" w:themeFill="background1"/>
            <w:vAlign w:val="center"/>
          </w:tcPr>
          <w:p w14:paraId="21D371A4" w14:textId="77777777" w:rsidR="00606BB7" w:rsidRPr="006145DB" w:rsidRDefault="00606BB7" w:rsidP="003446DD">
            <w:pPr>
              <w:spacing w:line="240" w:lineRule="auto"/>
              <w:contextualSpacing/>
              <w:rPr>
                <w:rFonts w:cs="Arial"/>
                <w:bCs/>
                <w:sz w:val="20"/>
                <w:szCs w:val="20"/>
                <w:lang w:eastAsia="es-CO"/>
              </w:rPr>
            </w:pPr>
            <w:r w:rsidRPr="006145DB">
              <w:rPr>
                <w:rFonts w:cs="Arial"/>
                <w:bCs/>
                <w:sz w:val="20"/>
                <w:szCs w:val="20"/>
                <w:lang w:eastAsia="es-CO"/>
              </w:rPr>
              <w:t>Población Objetivo</w:t>
            </w:r>
          </w:p>
        </w:tc>
        <w:tc>
          <w:tcPr>
            <w:tcW w:w="7699" w:type="dxa"/>
            <w:shd w:val="clear" w:color="auto" w:fill="FFFFFF" w:themeFill="background1"/>
            <w:vAlign w:val="center"/>
          </w:tcPr>
          <w:p w14:paraId="47BB5C5F" w14:textId="77777777" w:rsidR="00606BB7" w:rsidRPr="006145DB" w:rsidRDefault="00606BB7" w:rsidP="005B435E">
            <w:pPr>
              <w:pStyle w:val="Textoindependiente"/>
              <w:spacing w:after="0" w:line="240" w:lineRule="auto"/>
              <w:jc w:val="both"/>
              <w:rPr>
                <w:rFonts w:eastAsia="Arial" w:cs="Arial"/>
                <w:sz w:val="20"/>
                <w:szCs w:val="20"/>
              </w:rPr>
            </w:pPr>
            <w:r w:rsidRPr="006145DB">
              <w:rPr>
                <w:rFonts w:eastAsia="Arial" w:cs="Arial"/>
                <w:sz w:val="20"/>
                <w:szCs w:val="20"/>
              </w:rPr>
              <w:t>Personas gestantes, niñas y niños desde el nacimiento hasta los dos (2) años, once (11) meses y veintinueve (29) días, o niñas y niños hasta los cinco (5) años, once (11) meses y veintinueve (29) días con restricciones médicas para participar en servicios institucionales de educación inicial.</w:t>
            </w:r>
          </w:p>
        </w:tc>
      </w:tr>
      <w:tr w:rsidR="00606BB7" w:rsidRPr="006145DB" w14:paraId="5C8CDB53" w14:textId="77777777" w:rsidTr="00BD2E02">
        <w:trPr>
          <w:trHeight w:val="828"/>
          <w:jc w:val="center"/>
        </w:trPr>
        <w:tc>
          <w:tcPr>
            <w:tcW w:w="1696" w:type="dxa"/>
            <w:shd w:val="clear" w:color="auto" w:fill="FFFFFF" w:themeFill="background1"/>
            <w:vAlign w:val="center"/>
          </w:tcPr>
          <w:p w14:paraId="41F1CBBB" w14:textId="77777777" w:rsidR="00606BB7" w:rsidRPr="006145DB" w:rsidRDefault="00606BB7" w:rsidP="003446DD">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699" w:type="dxa"/>
            <w:shd w:val="clear" w:color="auto" w:fill="FFFFFF" w:themeFill="background1"/>
            <w:vAlign w:val="center"/>
          </w:tcPr>
          <w:p w14:paraId="74219661" w14:textId="77777777" w:rsidR="00606BB7" w:rsidRPr="006145DB" w:rsidRDefault="00606BB7" w:rsidP="005B435E">
            <w:pPr>
              <w:tabs>
                <w:tab w:val="left" w:pos="709"/>
              </w:tabs>
              <w:spacing w:line="240" w:lineRule="auto"/>
              <w:contextualSpacing/>
              <w:jc w:val="both"/>
              <w:rPr>
                <w:rFonts w:cs="Arial"/>
                <w:bCs/>
                <w:sz w:val="16"/>
                <w:szCs w:val="16"/>
                <w:lang w:eastAsia="es-CO"/>
              </w:rPr>
            </w:pPr>
          </w:p>
          <w:tbl>
            <w:tblPr>
              <w:tblStyle w:val="Tablaconcuadrcula"/>
              <w:tblW w:w="7431" w:type="dxa"/>
              <w:jc w:val="center"/>
              <w:shd w:val="clear" w:color="auto" w:fill="FFFFFF" w:themeFill="background1"/>
              <w:tblLayout w:type="fixed"/>
              <w:tblLook w:val="04A0" w:firstRow="1" w:lastRow="0" w:firstColumn="1" w:lastColumn="0" w:noHBand="0" w:noVBand="1"/>
            </w:tblPr>
            <w:tblGrid>
              <w:gridCol w:w="2723"/>
              <w:gridCol w:w="1679"/>
              <w:gridCol w:w="1276"/>
              <w:gridCol w:w="1753"/>
            </w:tblGrid>
            <w:tr w:rsidR="00B36040" w:rsidRPr="006145DB" w14:paraId="1B8A74F0" w14:textId="77777777" w:rsidTr="00F96F63">
              <w:trPr>
                <w:trHeight w:val="372"/>
                <w:jc w:val="center"/>
              </w:trPr>
              <w:tc>
                <w:tcPr>
                  <w:tcW w:w="2723" w:type="dxa"/>
                  <w:shd w:val="clear" w:color="auto" w:fill="FFFFFF" w:themeFill="background1"/>
                  <w:vAlign w:val="center"/>
                </w:tcPr>
                <w:p w14:paraId="4792F216"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679" w:type="dxa"/>
                  <w:shd w:val="clear" w:color="auto" w:fill="FFFFFF" w:themeFill="background1"/>
                  <w:vAlign w:val="center"/>
                </w:tcPr>
                <w:p w14:paraId="6B5E10BA"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6" w:type="dxa"/>
                  <w:shd w:val="clear" w:color="auto" w:fill="FFFFFF" w:themeFill="background1"/>
                  <w:vAlign w:val="center"/>
                </w:tcPr>
                <w:p w14:paraId="12B4AE80"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53" w:type="dxa"/>
                  <w:shd w:val="clear" w:color="auto" w:fill="FFFFFF" w:themeFill="background1"/>
                  <w:vAlign w:val="center"/>
                </w:tcPr>
                <w:p w14:paraId="389732F3"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B36040" w:rsidRPr="006145DB" w14:paraId="381FB744" w14:textId="77777777" w:rsidTr="00F96F63">
              <w:trPr>
                <w:trHeight w:val="221"/>
                <w:jc w:val="center"/>
              </w:trPr>
              <w:tc>
                <w:tcPr>
                  <w:tcW w:w="2723" w:type="dxa"/>
                  <w:vMerge w:val="restart"/>
                  <w:shd w:val="clear" w:color="auto" w:fill="FFFFFF" w:themeFill="background1"/>
                  <w:vAlign w:val="center"/>
                </w:tcPr>
                <w:p w14:paraId="29B4DACE" w14:textId="77777777" w:rsidR="00606BB7" w:rsidRPr="006145DB" w:rsidRDefault="00606BB7" w:rsidP="005B435E">
                  <w:pPr>
                    <w:tabs>
                      <w:tab w:val="left" w:pos="709"/>
                    </w:tabs>
                    <w:contextualSpacing/>
                    <w:jc w:val="both"/>
                    <w:rPr>
                      <w:rFonts w:cs="Arial"/>
                      <w:bCs/>
                      <w:sz w:val="16"/>
                      <w:szCs w:val="16"/>
                      <w:lang w:eastAsia="es-CO"/>
                    </w:rPr>
                  </w:pPr>
                  <w:r w:rsidRPr="006145DB">
                    <w:rPr>
                      <w:rStyle w:val="normaltextrun"/>
                      <w:rFonts w:cs="Arial"/>
                      <w:sz w:val="16"/>
                      <w:szCs w:val="16"/>
                    </w:rPr>
                    <w:t>Personas gestantes.</w:t>
                  </w:r>
                </w:p>
              </w:tc>
              <w:tc>
                <w:tcPr>
                  <w:tcW w:w="1679" w:type="dxa"/>
                  <w:shd w:val="clear" w:color="auto" w:fill="FFFFFF" w:themeFill="background1"/>
                  <w:vAlign w:val="center"/>
                </w:tcPr>
                <w:p w14:paraId="1A3ACC7B"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SISBÉN IV de Bogotá</w:t>
                  </w:r>
                </w:p>
              </w:tc>
              <w:tc>
                <w:tcPr>
                  <w:tcW w:w="1276" w:type="dxa"/>
                  <w:shd w:val="clear" w:color="auto" w:fill="FFFFFF" w:themeFill="background1"/>
                  <w:vAlign w:val="center"/>
                </w:tcPr>
                <w:p w14:paraId="5CC354A3"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Mensual (Mes Vencido)</w:t>
                  </w:r>
                </w:p>
              </w:tc>
              <w:tc>
                <w:tcPr>
                  <w:tcW w:w="1753" w:type="dxa"/>
                  <w:shd w:val="clear" w:color="auto" w:fill="FFFFFF" w:themeFill="background1"/>
                  <w:vAlign w:val="center"/>
                </w:tcPr>
                <w:p w14:paraId="4C92D5C5" w14:textId="394099D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 xml:space="preserve">Secretaría Distrital de Planeación </w:t>
                  </w:r>
                  <w:r w:rsidR="000223EE" w:rsidRPr="006145DB">
                    <w:rPr>
                      <w:rFonts w:cs="Arial"/>
                      <w:sz w:val="16"/>
                      <w:szCs w:val="16"/>
                    </w:rPr>
                    <w:t>–</w:t>
                  </w:r>
                  <w:r w:rsidRPr="006145DB">
                    <w:rPr>
                      <w:rFonts w:cs="Arial"/>
                      <w:sz w:val="16"/>
                      <w:szCs w:val="16"/>
                    </w:rPr>
                    <w:t xml:space="preserve"> SDP</w:t>
                  </w:r>
                </w:p>
              </w:tc>
            </w:tr>
            <w:tr w:rsidR="00B36040" w:rsidRPr="006145DB" w14:paraId="520192B3" w14:textId="77777777" w:rsidTr="00F96F63">
              <w:trPr>
                <w:trHeight w:val="221"/>
                <w:jc w:val="center"/>
              </w:trPr>
              <w:tc>
                <w:tcPr>
                  <w:tcW w:w="2723" w:type="dxa"/>
                  <w:vMerge/>
                  <w:shd w:val="clear" w:color="auto" w:fill="FFFFFF" w:themeFill="background1"/>
                </w:tcPr>
                <w:p w14:paraId="33C6773B" w14:textId="77777777" w:rsidR="00606BB7" w:rsidRPr="006145DB" w:rsidRDefault="00606BB7" w:rsidP="005B435E">
                  <w:pPr>
                    <w:tabs>
                      <w:tab w:val="left" w:pos="709"/>
                    </w:tabs>
                    <w:contextualSpacing/>
                    <w:jc w:val="both"/>
                    <w:rPr>
                      <w:rStyle w:val="normaltextrun"/>
                      <w:rFonts w:cs="Arial"/>
                      <w:sz w:val="16"/>
                      <w:szCs w:val="16"/>
                    </w:rPr>
                  </w:pPr>
                </w:p>
              </w:tc>
              <w:tc>
                <w:tcPr>
                  <w:tcW w:w="1679" w:type="dxa"/>
                  <w:shd w:val="clear" w:color="auto" w:fill="FFFFFF" w:themeFill="background1"/>
                  <w:vAlign w:val="center"/>
                </w:tcPr>
                <w:p w14:paraId="5FD8EFDE" w14:textId="77777777" w:rsidR="00606BB7" w:rsidRPr="006145DB" w:rsidRDefault="00606BB7" w:rsidP="005B435E">
                  <w:pPr>
                    <w:tabs>
                      <w:tab w:val="left" w:pos="709"/>
                    </w:tabs>
                    <w:contextualSpacing/>
                    <w:jc w:val="center"/>
                    <w:rPr>
                      <w:rStyle w:val="normaltextrun"/>
                      <w:rFonts w:cs="Arial"/>
                      <w:sz w:val="16"/>
                      <w:szCs w:val="16"/>
                      <w:lang w:val="pt-BR"/>
                    </w:rPr>
                  </w:pPr>
                  <w:r w:rsidRPr="006145DB">
                    <w:rPr>
                      <w:rFonts w:cs="Arial"/>
                      <w:sz w:val="16"/>
                      <w:szCs w:val="16"/>
                      <w:lang w:val="pt-BR"/>
                    </w:rPr>
                    <w:t>Registro Social de Hogares (RNEC)</w:t>
                  </w:r>
                </w:p>
              </w:tc>
              <w:tc>
                <w:tcPr>
                  <w:tcW w:w="1276" w:type="dxa"/>
                  <w:shd w:val="clear" w:color="auto" w:fill="FFFFFF" w:themeFill="background1"/>
                  <w:vAlign w:val="center"/>
                </w:tcPr>
                <w:p w14:paraId="207704E5" w14:textId="77777777" w:rsidR="00606BB7" w:rsidRPr="006145DB" w:rsidRDefault="00606BB7" w:rsidP="005B435E">
                  <w:pPr>
                    <w:tabs>
                      <w:tab w:val="left" w:pos="709"/>
                    </w:tabs>
                    <w:contextualSpacing/>
                    <w:jc w:val="center"/>
                    <w:rPr>
                      <w:rStyle w:val="normaltextrun"/>
                      <w:rFonts w:cs="Arial"/>
                      <w:sz w:val="16"/>
                      <w:szCs w:val="16"/>
                      <w:lang w:val="pt-BR"/>
                    </w:rPr>
                  </w:pPr>
                  <w:r w:rsidRPr="006145DB">
                    <w:rPr>
                      <w:rFonts w:cs="Arial"/>
                      <w:sz w:val="16"/>
                      <w:szCs w:val="16"/>
                    </w:rPr>
                    <w:t>Mensual (Mes Vencido)</w:t>
                  </w:r>
                </w:p>
              </w:tc>
              <w:tc>
                <w:tcPr>
                  <w:tcW w:w="1753" w:type="dxa"/>
                  <w:shd w:val="clear" w:color="auto" w:fill="FFFFFF" w:themeFill="background1"/>
                  <w:vAlign w:val="center"/>
                </w:tcPr>
                <w:p w14:paraId="11039897" w14:textId="755EF39F" w:rsidR="00606BB7" w:rsidRPr="006145DB" w:rsidRDefault="00606BB7" w:rsidP="005B435E">
                  <w:pPr>
                    <w:tabs>
                      <w:tab w:val="left" w:pos="709"/>
                    </w:tabs>
                    <w:contextualSpacing/>
                    <w:jc w:val="center"/>
                    <w:rPr>
                      <w:rFonts w:eastAsia="Arial" w:cs="Arial"/>
                      <w:sz w:val="16"/>
                      <w:szCs w:val="16"/>
                    </w:rPr>
                  </w:pPr>
                  <w:r w:rsidRPr="006145DB">
                    <w:rPr>
                      <w:rFonts w:cs="Arial"/>
                      <w:sz w:val="16"/>
                      <w:szCs w:val="16"/>
                    </w:rPr>
                    <w:t xml:space="preserve">Secretaría Distrital de Planeación </w:t>
                  </w:r>
                  <w:r w:rsidR="000223EE" w:rsidRPr="006145DB">
                    <w:rPr>
                      <w:rFonts w:cs="Arial"/>
                      <w:sz w:val="16"/>
                      <w:szCs w:val="16"/>
                    </w:rPr>
                    <w:t>–</w:t>
                  </w:r>
                  <w:r w:rsidRPr="006145DB">
                    <w:rPr>
                      <w:rFonts w:cs="Arial"/>
                      <w:sz w:val="16"/>
                      <w:szCs w:val="16"/>
                    </w:rPr>
                    <w:t xml:space="preserve"> SDP</w:t>
                  </w:r>
                </w:p>
              </w:tc>
            </w:tr>
            <w:tr w:rsidR="00B36040" w:rsidRPr="006145DB" w14:paraId="6C9382BE" w14:textId="77777777" w:rsidTr="00F96F63">
              <w:trPr>
                <w:trHeight w:val="221"/>
                <w:jc w:val="center"/>
              </w:trPr>
              <w:tc>
                <w:tcPr>
                  <w:tcW w:w="2723" w:type="dxa"/>
                  <w:vMerge/>
                  <w:shd w:val="clear" w:color="auto" w:fill="FFFFFF" w:themeFill="background1"/>
                </w:tcPr>
                <w:p w14:paraId="2165BF8F" w14:textId="77777777" w:rsidR="00606BB7" w:rsidRPr="006145DB" w:rsidRDefault="00606BB7" w:rsidP="005B435E">
                  <w:pPr>
                    <w:tabs>
                      <w:tab w:val="left" w:pos="709"/>
                    </w:tabs>
                    <w:contextualSpacing/>
                    <w:jc w:val="both"/>
                    <w:rPr>
                      <w:rStyle w:val="normaltextrun"/>
                      <w:rFonts w:cs="Arial"/>
                      <w:sz w:val="16"/>
                      <w:szCs w:val="16"/>
                    </w:rPr>
                  </w:pPr>
                </w:p>
              </w:tc>
              <w:tc>
                <w:tcPr>
                  <w:tcW w:w="1679" w:type="dxa"/>
                  <w:shd w:val="clear" w:color="auto" w:fill="FFFFFF" w:themeFill="background1"/>
                  <w:vAlign w:val="center"/>
                </w:tcPr>
                <w:p w14:paraId="5772A551"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SIRBE</w:t>
                  </w:r>
                </w:p>
              </w:tc>
              <w:tc>
                <w:tcPr>
                  <w:tcW w:w="1276" w:type="dxa"/>
                  <w:shd w:val="clear" w:color="auto" w:fill="FFFFFF" w:themeFill="background1"/>
                  <w:vAlign w:val="center"/>
                </w:tcPr>
                <w:p w14:paraId="643D027E"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Demanda</w:t>
                  </w:r>
                </w:p>
              </w:tc>
              <w:tc>
                <w:tcPr>
                  <w:tcW w:w="1753" w:type="dxa"/>
                  <w:shd w:val="clear" w:color="auto" w:fill="FFFFFF" w:themeFill="background1"/>
                  <w:vAlign w:val="center"/>
                </w:tcPr>
                <w:p w14:paraId="13959576" w14:textId="77777777" w:rsidR="00606BB7" w:rsidRPr="006145DB" w:rsidRDefault="00606BB7" w:rsidP="005B435E">
                  <w:pPr>
                    <w:tabs>
                      <w:tab w:val="left" w:pos="709"/>
                    </w:tabs>
                    <w:contextualSpacing/>
                    <w:jc w:val="center"/>
                    <w:rPr>
                      <w:rFonts w:eastAsia="Arial" w:cs="Arial"/>
                      <w:sz w:val="16"/>
                      <w:szCs w:val="16"/>
                    </w:rPr>
                  </w:pPr>
                  <w:r w:rsidRPr="006145DB">
                    <w:rPr>
                      <w:rFonts w:cs="Arial"/>
                      <w:sz w:val="16"/>
                      <w:szCs w:val="16"/>
                    </w:rPr>
                    <w:t>Secretaria Distrital de Integración Social.</w:t>
                  </w:r>
                </w:p>
              </w:tc>
            </w:tr>
            <w:tr w:rsidR="00B36040" w:rsidRPr="006145DB" w14:paraId="05DE20AC" w14:textId="77777777" w:rsidTr="00F96F63">
              <w:trPr>
                <w:trHeight w:val="231"/>
                <w:jc w:val="center"/>
              </w:trPr>
              <w:tc>
                <w:tcPr>
                  <w:tcW w:w="2723" w:type="dxa"/>
                  <w:vMerge w:val="restart"/>
                  <w:shd w:val="clear" w:color="auto" w:fill="FFFFFF" w:themeFill="background1"/>
                  <w:vAlign w:val="center"/>
                </w:tcPr>
                <w:p w14:paraId="720B99AC" w14:textId="7C40D79F" w:rsidR="00606BB7" w:rsidRPr="006145DB" w:rsidRDefault="00606BB7" w:rsidP="005B435E">
                  <w:pPr>
                    <w:tabs>
                      <w:tab w:val="left" w:pos="709"/>
                    </w:tabs>
                    <w:contextualSpacing/>
                    <w:jc w:val="both"/>
                    <w:rPr>
                      <w:rFonts w:cs="Arial"/>
                      <w:bCs/>
                      <w:sz w:val="16"/>
                      <w:szCs w:val="16"/>
                      <w:lang w:eastAsia="es-CO"/>
                    </w:rPr>
                  </w:pPr>
                  <w:r w:rsidRPr="006145DB">
                    <w:rPr>
                      <w:rStyle w:val="normaltextrun"/>
                      <w:rFonts w:cs="Arial"/>
                      <w:sz w:val="16"/>
                      <w:szCs w:val="16"/>
                    </w:rPr>
                    <w:t xml:space="preserve">Niñas y niños </w:t>
                  </w:r>
                  <w:r w:rsidRPr="006145DB">
                    <w:rPr>
                      <w:rFonts w:eastAsia="Arial" w:cs="Arial"/>
                      <w:sz w:val="16"/>
                      <w:szCs w:val="16"/>
                    </w:rPr>
                    <w:t>desde el nacimiento hasta los dos (2) años, once (11) meses y veintinueve (29) días</w:t>
                  </w:r>
                  <w:r w:rsidR="00717497" w:rsidRPr="006145DB">
                    <w:rPr>
                      <w:rFonts w:eastAsia="Arial" w:cs="Arial"/>
                      <w:sz w:val="16"/>
                      <w:szCs w:val="16"/>
                    </w:rPr>
                    <w:t>.</w:t>
                  </w:r>
                </w:p>
              </w:tc>
              <w:tc>
                <w:tcPr>
                  <w:tcW w:w="1679" w:type="dxa"/>
                  <w:shd w:val="clear" w:color="auto" w:fill="FFFFFF" w:themeFill="background1"/>
                  <w:vAlign w:val="center"/>
                </w:tcPr>
                <w:p w14:paraId="421355FE"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SISBÉN IV de Bogotá</w:t>
                  </w:r>
                </w:p>
              </w:tc>
              <w:tc>
                <w:tcPr>
                  <w:tcW w:w="1276" w:type="dxa"/>
                  <w:shd w:val="clear" w:color="auto" w:fill="FFFFFF" w:themeFill="background1"/>
                  <w:vAlign w:val="center"/>
                </w:tcPr>
                <w:p w14:paraId="7AD6CA83"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Mensual (Mes Vencido)</w:t>
                  </w:r>
                </w:p>
              </w:tc>
              <w:tc>
                <w:tcPr>
                  <w:tcW w:w="1753" w:type="dxa"/>
                  <w:shd w:val="clear" w:color="auto" w:fill="FFFFFF" w:themeFill="background1"/>
                  <w:vAlign w:val="center"/>
                </w:tcPr>
                <w:p w14:paraId="1D23EA3E" w14:textId="78E474FF"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 xml:space="preserve">Secretaría Distrital de Planeación </w:t>
                  </w:r>
                  <w:r w:rsidR="000223EE" w:rsidRPr="006145DB">
                    <w:rPr>
                      <w:rFonts w:cs="Arial"/>
                      <w:sz w:val="16"/>
                      <w:szCs w:val="16"/>
                    </w:rPr>
                    <w:t>–</w:t>
                  </w:r>
                  <w:r w:rsidRPr="006145DB">
                    <w:rPr>
                      <w:rFonts w:cs="Arial"/>
                      <w:sz w:val="16"/>
                      <w:szCs w:val="16"/>
                    </w:rPr>
                    <w:t xml:space="preserve"> SDP</w:t>
                  </w:r>
                </w:p>
              </w:tc>
            </w:tr>
            <w:tr w:rsidR="00B36040" w:rsidRPr="006145DB" w14:paraId="220BE837" w14:textId="77777777" w:rsidTr="00F96F63">
              <w:trPr>
                <w:trHeight w:val="231"/>
                <w:jc w:val="center"/>
              </w:trPr>
              <w:tc>
                <w:tcPr>
                  <w:tcW w:w="2723" w:type="dxa"/>
                  <w:vMerge/>
                  <w:shd w:val="clear" w:color="auto" w:fill="FFFFFF" w:themeFill="background1"/>
                </w:tcPr>
                <w:p w14:paraId="35981949" w14:textId="77777777" w:rsidR="00606BB7" w:rsidRPr="006145DB" w:rsidRDefault="00606BB7" w:rsidP="005B435E">
                  <w:pPr>
                    <w:tabs>
                      <w:tab w:val="left" w:pos="709"/>
                    </w:tabs>
                    <w:contextualSpacing/>
                    <w:jc w:val="both"/>
                    <w:rPr>
                      <w:rStyle w:val="normaltextrun"/>
                      <w:rFonts w:cs="Arial"/>
                      <w:sz w:val="16"/>
                      <w:szCs w:val="16"/>
                    </w:rPr>
                  </w:pPr>
                </w:p>
              </w:tc>
              <w:tc>
                <w:tcPr>
                  <w:tcW w:w="1679" w:type="dxa"/>
                  <w:shd w:val="clear" w:color="auto" w:fill="FFFFFF" w:themeFill="background1"/>
                  <w:vAlign w:val="center"/>
                </w:tcPr>
                <w:p w14:paraId="270EE534" w14:textId="77777777" w:rsidR="00606BB7" w:rsidRPr="006145DB" w:rsidRDefault="00606BB7" w:rsidP="005B435E">
                  <w:pPr>
                    <w:tabs>
                      <w:tab w:val="left" w:pos="709"/>
                    </w:tabs>
                    <w:contextualSpacing/>
                    <w:jc w:val="center"/>
                    <w:rPr>
                      <w:rStyle w:val="normaltextrun"/>
                      <w:rFonts w:cs="Arial"/>
                      <w:sz w:val="16"/>
                      <w:szCs w:val="16"/>
                      <w:lang w:val="pt-BR"/>
                    </w:rPr>
                  </w:pPr>
                  <w:r w:rsidRPr="006145DB">
                    <w:rPr>
                      <w:rFonts w:cs="Arial"/>
                      <w:sz w:val="16"/>
                      <w:szCs w:val="16"/>
                      <w:lang w:val="pt-BR"/>
                    </w:rPr>
                    <w:t>Registro Social de Hogares (RNEC)</w:t>
                  </w:r>
                </w:p>
              </w:tc>
              <w:tc>
                <w:tcPr>
                  <w:tcW w:w="1276" w:type="dxa"/>
                  <w:shd w:val="clear" w:color="auto" w:fill="FFFFFF" w:themeFill="background1"/>
                  <w:vAlign w:val="center"/>
                </w:tcPr>
                <w:p w14:paraId="017BD403"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Mensual (Mes Vencido)</w:t>
                  </w:r>
                </w:p>
              </w:tc>
              <w:tc>
                <w:tcPr>
                  <w:tcW w:w="1753" w:type="dxa"/>
                  <w:shd w:val="clear" w:color="auto" w:fill="FFFFFF" w:themeFill="background1"/>
                  <w:vAlign w:val="center"/>
                </w:tcPr>
                <w:p w14:paraId="06811B95" w14:textId="37B4DD18" w:rsidR="00606BB7" w:rsidRPr="006145DB" w:rsidRDefault="00606BB7" w:rsidP="005B435E">
                  <w:pPr>
                    <w:tabs>
                      <w:tab w:val="left" w:pos="709"/>
                    </w:tabs>
                    <w:contextualSpacing/>
                    <w:jc w:val="center"/>
                    <w:rPr>
                      <w:rFonts w:eastAsia="Arial" w:cs="Arial"/>
                      <w:sz w:val="16"/>
                      <w:szCs w:val="16"/>
                    </w:rPr>
                  </w:pPr>
                  <w:r w:rsidRPr="006145DB">
                    <w:rPr>
                      <w:rFonts w:cs="Arial"/>
                      <w:sz w:val="16"/>
                      <w:szCs w:val="16"/>
                    </w:rPr>
                    <w:t xml:space="preserve">Secretaría Distrital de Planeación </w:t>
                  </w:r>
                  <w:r w:rsidR="000223EE" w:rsidRPr="006145DB">
                    <w:rPr>
                      <w:rFonts w:cs="Arial"/>
                      <w:sz w:val="16"/>
                      <w:szCs w:val="16"/>
                    </w:rPr>
                    <w:t>–</w:t>
                  </w:r>
                  <w:r w:rsidRPr="006145DB">
                    <w:rPr>
                      <w:rFonts w:cs="Arial"/>
                      <w:sz w:val="16"/>
                      <w:szCs w:val="16"/>
                    </w:rPr>
                    <w:t xml:space="preserve"> SDP</w:t>
                  </w:r>
                </w:p>
              </w:tc>
            </w:tr>
            <w:tr w:rsidR="00B36040" w:rsidRPr="006145DB" w14:paraId="1B6A7337" w14:textId="77777777" w:rsidTr="00F96F63">
              <w:trPr>
                <w:trHeight w:val="231"/>
                <w:jc w:val="center"/>
              </w:trPr>
              <w:tc>
                <w:tcPr>
                  <w:tcW w:w="2723" w:type="dxa"/>
                  <w:vMerge/>
                  <w:tcBorders>
                    <w:bottom w:val="single" w:sz="4" w:space="0" w:color="auto"/>
                  </w:tcBorders>
                  <w:shd w:val="clear" w:color="auto" w:fill="FFFFFF" w:themeFill="background1"/>
                </w:tcPr>
                <w:p w14:paraId="3DD85716" w14:textId="77777777" w:rsidR="00606BB7" w:rsidRPr="006145DB" w:rsidRDefault="00606BB7" w:rsidP="005B435E">
                  <w:pPr>
                    <w:tabs>
                      <w:tab w:val="left" w:pos="709"/>
                    </w:tabs>
                    <w:contextualSpacing/>
                    <w:jc w:val="both"/>
                    <w:rPr>
                      <w:rStyle w:val="normaltextrun"/>
                      <w:rFonts w:cs="Arial"/>
                      <w:sz w:val="16"/>
                      <w:szCs w:val="16"/>
                    </w:rPr>
                  </w:pPr>
                </w:p>
              </w:tc>
              <w:tc>
                <w:tcPr>
                  <w:tcW w:w="1679" w:type="dxa"/>
                  <w:tcBorders>
                    <w:bottom w:val="single" w:sz="4" w:space="0" w:color="auto"/>
                  </w:tcBorders>
                  <w:shd w:val="clear" w:color="auto" w:fill="FFFFFF" w:themeFill="background1"/>
                  <w:vAlign w:val="center"/>
                </w:tcPr>
                <w:p w14:paraId="2F91BE06"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SIRBE</w:t>
                  </w:r>
                </w:p>
              </w:tc>
              <w:tc>
                <w:tcPr>
                  <w:tcW w:w="1276" w:type="dxa"/>
                  <w:tcBorders>
                    <w:bottom w:val="single" w:sz="4" w:space="0" w:color="auto"/>
                  </w:tcBorders>
                  <w:shd w:val="clear" w:color="auto" w:fill="FFFFFF" w:themeFill="background1"/>
                  <w:vAlign w:val="center"/>
                </w:tcPr>
                <w:p w14:paraId="0533B1DE"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Demanda</w:t>
                  </w:r>
                </w:p>
              </w:tc>
              <w:tc>
                <w:tcPr>
                  <w:tcW w:w="1753" w:type="dxa"/>
                  <w:tcBorders>
                    <w:bottom w:val="single" w:sz="4" w:space="0" w:color="auto"/>
                  </w:tcBorders>
                  <w:shd w:val="clear" w:color="auto" w:fill="FFFFFF" w:themeFill="background1"/>
                  <w:vAlign w:val="center"/>
                </w:tcPr>
                <w:p w14:paraId="2B3B4247" w14:textId="29064812" w:rsidR="00606BB7" w:rsidRPr="006145DB" w:rsidRDefault="00606BB7" w:rsidP="005B435E">
                  <w:pPr>
                    <w:tabs>
                      <w:tab w:val="left" w:pos="709"/>
                    </w:tabs>
                    <w:contextualSpacing/>
                    <w:jc w:val="center"/>
                    <w:rPr>
                      <w:rFonts w:eastAsia="Arial" w:cs="Arial"/>
                      <w:sz w:val="16"/>
                      <w:szCs w:val="16"/>
                    </w:rPr>
                  </w:pPr>
                  <w:r w:rsidRPr="006145DB">
                    <w:rPr>
                      <w:rFonts w:cs="Arial"/>
                      <w:sz w:val="16"/>
                      <w:szCs w:val="16"/>
                    </w:rPr>
                    <w:t>Secretar</w:t>
                  </w:r>
                  <w:r w:rsidR="00F96F63">
                    <w:rPr>
                      <w:rFonts w:cs="Arial"/>
                      <w:sz w:val="16"/>
                      <w:szCs w:val="16"/>
                    </w:rPr>
                    <w:t>í</w:t>
                  </w:r>
                  <w:r w:rsidRPr="006145DB">
                    <w:rPr>
                      <w:rFonts w:cs="Arial"/>
                      <w:sz w:val="16"/>
                      <w:szCs w:val="16"/>
                    </w:rPr>
                    <w:t>a Distrital de Integración Social.</w:t>
                  </w:r>
                </w:p>
              </w:tc>
            </w:tr>
            <w:tr w:rsidR="00B36040" w:rsidRPr="006145DB" w14:paraId="31552273" w14:textId="77777777" w:rsidTr="00F96F63">
              <w:trPr>
                <w:trHeight w:val="231"/>
                <w:jc w:val="center"/>
              </w:trPr>
              <w:tc>
                <w:tcPr>
                  <w:tcW w:w="2723" w:type="dxa"/>
                  <w:tcBorders>
                    <w:bottom w:val="nil"/>
                  </w:tcBorders>
                  <w:shd w:val="clear" w:color="auto" w:fill="FFFFFF" w:themeFill="background1"/>
                </w:tcPr>
                <w:p w14:paraId="5DD2BB27" w14:textId="77777777" w:rsidR="00606BB7" w:rsidRPr="006145DB" w:rsidRDefault="00606BB7" w:rsidP="005B435E">
                  <w:pPr>
                    <w:tabs>
                      <w:tab w:val="left" w:pos="709"/>
                    </w:tabs>
                    <w:contextualSpacing/>
                    <w:jc w:val="both"/>
                    <w:rPr>
                      <w:rStyle w:val="normaltextrun"/>
                      <w:rFonts w:cs="Arial"/>
                      <w:sz w:val="16"/>
                      <w:szCs w:val="16"/>
                    </w:rPr>
                  </w:pPr>
                  <w:r w:rsidRPr="006145DB">
                    <w:rPr>
                      <w:rStyle w:val="normaltextrun"/>
                      <w:rFonts w:cs="Arial"/>
                      <w:sz w:val="16"/>
                      <w:szCs w:val="16"/>
                    </w:rPr>
                    <w:t>Niñas y niños desde tres (3) años hasta los cinco (5) años, once (11) meses y veintinueve (29) días con restricciones médicas para participar en servicios institucionales de educación inicial.</w:t>
                  </w:r>
                </w:p>
              </w:tc>
              <w:tc>
                <w:tcPr>
                  <w:tcW w:w="1679" w:type="dxa"/>
                  <w:tcBorders>
                    <w:bottom w:val="nil"/>
                  </w:tcBorders>
                  <w:shd w:val="clear" w:color="auto" w:fill="FFFFFF" w:themeFill="background1"/>
                  <w:vAlign w:val="center"/>
                </w:tcPr>
                <w:p w14:paraId="7862AD84"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276" w:type="dxa"/>
                  <w:tcBorders>
                    <w:bottom w:val="nil"/>
                  </w:tcBorders>
                  <w:shd w:val="clear" w:color="auto" w:fill="FFFFFF" w:themeFill="background1"/>
                  <w:vAlign w:val="center"/>
                </w:tcPr>
                <w:p w14:paraId="7CA7A5CC"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53" w:type="dxa"/>
                  <w:tcBorders>
                    <w:bottom w:val="nil"/>
                  </w:tcBorders>
                  <w:shd w:val="clear" w:color="auto" w:fill="FFFFFF" w:themeFill="background1"/>
                  <w:vAlign w:val="center"/>
                </w:tcPr>
                <w:p w14:paraId="46908542"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bl>
          <w:p w14:paraId="2A1757B7" w14:textId="77777777" w:rsidR="00606BB7" w:rsidRPr="006145DB" w:rsidRDefault="00606BB7" w:rsidP="005B435E">
            <w:pPr>
              <w:tabs>
                <w:tab w:val="left" w:pos="709"/>
              </w:tabs>
              <w:spacing w:line="240" w:lineRule="auto"/>
              <w:contextualSpacing/>
              <w:jc w:val="both"/>
              <w:rPr>
                <w:rFonts w:cs="Arial"/>
                <w:bCs/>
                <w:sz w:val="20"/>
                <w:szCs w:val="20"/>
                <w:lang w:eastAsia="es-CO"/>
              </w:rPr>
            </w:pPr>
          </w:p>
        </w:tc>
      </w:tr>
      <w:tr w:rsidR="00606BB7" w:rsidRPr="006145DB" w14:paraId="452535C8" w14:textId="77777777" w:rsidTr="00BD2E02">
        <w:trPr>
          <w:trHeight w:val="422"/>
          <w:jc w:val="center"/>
        </w:trPr>
        <w:tc>
          <w:tcPr>
            <w:tcW w:w="1696" w:type="dxa"/>
            <w:shd w:val="clear" w:color="auto" w:fill="FFFFFF" w:themeFill="background1"/>
            <w:vAlign w:val="center"/>
          </w:tcPr>
          <w:p w14:paraId="22C6E2CF" w14:textId="77777777" w:rsidR="00606BB7" w:rsidRPr="006145DB" w:rsidRDefault="00606BB7" w:rsidP="003446DD">
            <w:pPr>
              <w:spacing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699" w:type="dxa"/>
            <w:shd w:val="clear" w:color="auto" w:fill="FFFFFF" w:themeFill="background1"/>
            <w:vAlign w:val="center"/>
          </w:tcPr>
          <w:p w14:paraId="42F7E901" w14:textId="77777777" w:rsidR="00606BB7" w:rsidRPr="006145DB" w:rsidRDefault="00606BB7" w:rsidP="005B435E">
            <w:pPr>
              <w:spacing w:after="0" w:line="240" w:lineRule="auto"/>
              <w:rPr>
                <w:rFonts w:cs="Arial"/>
                <w:sz w:val="16"/>
                <w:szCs w:val="16"/>
                <w:lang w:val="es-ES_tradnl"/>
              </w:rPr>
            </w:pPr>
          </w:p>
          <w:tbl>
            <w:tblPr>
              <w:tblStyle w:val="Tablaconcuadrcula"/>
              <w:tblW w:w="7431" w:type="dxa"/>
              <w:jc w:val="center"/>
              <w:shd w:val="clear" w:color="auto" w:fill="FFFFFF" w:themeFill="background1"/>
              <w:tblLayout w:type="fixed"/>
              <w:tblLook w:val="04A0" w:firstRow="1" w:lastRow="0" w:firstColumn="1" w:lastColumn="0" w:noHBand="0" w:noVBand="1"/>
            </w:tblPr>
            <w:tblGrid>
              <w:gridCol w:w="3127"/>
              <w:gridCol w:w="1275"/>
              <w:gridCol w:w="1064"/>
              <w:gridCol w:w="1965"/>
            </w:tblGrid>
            <w:tr w:rsidR="008C50B3" w:rsidRPr="006145DB" w14:paraId="4120ED49" w14:textId="77777777" w:rsidTr="00F96F63">
              <w:trPr>
                <w:trHeight w:val="379"/>
                <w:tblHeader/>
                <w:jc w:val="center"/>
              </w:trPr>
              <w:tc>
                <w:tcPr>
                  <w:tcW w:w="3127" w:type="dxa"/>
                  <w:shd w:val="clear" w:color="auto" w:fill="FFFFFF" w:themeFill="background1"/>
                  <w:vAlign w:val="center"/>
                </w:tcPr>
                <w:p w14:paraId="3BB2A1FB"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Criterios de Priorización</w:t>
                  </w:r>
                </w:p>
              </w:tc>
              <w:tc>
                <w:tcPr>
                  <w:tcW w:w="1275" w:type="dxa"/>
                  <w:shd w:val="clear" w:color="auto" w:fill="FFFFFF" w:themeFill="background1"/>
                  <w:vAlign w:val="center"/>
                </w:tcPr>
                <w:p w14:paraId="4EFCF31F"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064" w:type="dxa"/>
                  <w:shd w:val="clear" w:color="auto" w:fill="FFFFFF" w:themeFill="background1"/>
                  <w:vAlign w:val="center"/>
                </w:tcPr>
                <w:p w14:paraId="5907DD67"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965" w:type="dxa"/>
                  <w:shd w:val="clear" w:color="auto" w:fill="FFFFFF" w:themeFill="background1"/>
                  <w:vAlign w:val="center"/>
                </w:tcPr>
                <w:p w14:paraId="1DC59CE6"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C50B3" w:rsidRPr="006145DB" w14:paraId="74C0869F" w14:textId="77777777" w:rsidTr="00F96F63">
              <w:trPr>
                <w:trHeight w:val="225"/>
                <w:jc w:val="center"/>
              </w:trPr>
              <w:tc>
                <w:tcPr>
                  <w:tcW w:w="3127" w:type="dxa"/>
                  <w:shd w:val="clear" w:color="auto" w:fill="FFFFFF" w:themeFill="background1"/>
                  <w:vAlign w:val="center"/>
                </w:tcPr>
                <w:p w14:paraId="273BD92C" w14:textId="77777777" w:rsidR="00606BB7" w:rsidRPr="006145DB" w:rsidRDefault="00606BB7" w:rsidP="005B435E">
                  <w:pPr>
                    <w:tabs>
                      <w:tab w:val="left" w:pos="709"/>
                    </w:tabs>
                    <w:contextualSpacing/>
                    <w:jc w:val="both"/>
                    <w:rPr>
                      <w:rFonts w:cs="Arial"/>
                      <w:bCs/>
                      <w:sz w:val="16"/>
                      <w:szCs w:val="16"/>
                      <w:lang w:eastAsia="es-CO"/>
                    </w:rPr>
                  </w:pPr>
                  <w:r w:rsidRPr="006145DB">
                    <w:rPr>
                      <w:rFonts w:cs="Arial"/>
                      <w:sz w:val="16"/>
                      <w:szCs w:val="16"/>
                      <w:lang w:eastAsia="es-CO"/>
                    </w:rPr>
                    <w:t xml:space="preserve">Persona gestante, niñas y niños de primera infancia en situación de pobreza extrema, en clasificación SISBEN IV de Bogotá de A1 hasta A5. </w:t>
                  </w:r>
                </w:p>
              </w:tc>
              <w:tc>
                <w:tcPr>
                  <w:tcW w:w="1275" w:type="dxa"/>
                  <w:shd w:val="clear" w:color="auto" w:fill="FFFFFF" w:themeFill="background1"/>
                  <w:vAlign w:val="center"/>
                </w:tcPr>
                <w:p w14:paraId="3E0723AF"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lang w:eastAsia="es-CO"/>
                    </w:rPr>
                    <w:t>SISBEN IV de Bogotá</w:t>
                  </w:r>
                </w:p>
              </w:tc>
              <w:tc>
                <w:tcPr>
                  <w:tcW w:w="1064" w:type="dxa"/>
                  <w:shd w:val="clear" w:color="auto" w:fill="FFFFFF" w:themeFill="background1"/>
                  <w:vAlign w:val="center"/>
                </w:tcPr>
                <w:p w14:paraId="32F0BAFB"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lang w:eastAsia="es-CO"/>
                    </w:rPr>
                    <w:t>Mensual (mes vencido)</w:t>
                  </w:r>
                </w:p>
              </w:tc>
              <w:tc>
                <w:tcPr>
                  <w:tcW w:w="1965" w:type="dxa"/>
                  <w:shd w:val="clear" w:color="auto" w:fill="FFFFFF" w:themeFill="background1"/>
                  <w:vAlign w:val="center"/>
                </w:tcPr>
                <w:p w14:paraId="5841F0D2"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Planeación – SDP</w:t>
                  </w:r>
                </w:p>
              </w:tc>
            </w:tr>
            <w:tr w:rsidR="008C50B3" w:rsidRPr="006145DB" w14:paraId="2522F859" w14:textId="77777777" w:rsidTr="00F96F63">
              <w:trPr>
                <w:trHeight w:val="225"/>
                <w:jc w:val="center"/>
              </w:trPr>
              <w:tc>
                <w:tcPr>
                  <w:tcW w:w="3127" w:type="dxa"/>
                  <w:shd w:val="clear" w:color="auto" w:fill="FFFFFF" w:themeFill="background1"/>
                  <w:vAlign w:val="center"/>
                </w:tcPr>
                <w:p w14:paraId="18F975E7" w14:textId="77777777" w:rsidR="00606BB7" w:rsidRPr="006145DB" w:rsidRDefault="00606BB7" w:rsidP="005B435E">
                  <w:pPr>
                    <w:tabs>
                      <w:tab w:val="left" w:pos="709"/>
                    </w:tabs>
                    <w:contextualSpacing/>
                    <w:jc w:val="both"/>
                    <w:rPr>
                      <w:rFonts w:cs="Arial"/>
                      <w:bCs/>
                      <w:sz w:val="16"/>
                      <w:szCs w:val="16"/>
                      <w:lang w:eastAsia="es-CO"/>
                    </w:rPr>
                  </w:pPr>
                  <w:r w:rsidRPr="006145DB">
                    <w:rPr>
                      <w:rFonts w:cs="Arial"/>
                      <w:sz w:val="16"/>
                      <w:szCs w:val="16"/>
                      <w:lang w:eastAsia="es-CO"/>
                    </w:rPr>
                    <w:t>Persona gestante, niñas y niños de primera infancia en situación de pobreza moderada, en clasificación SISBEN IV de Bogotá B1 hasta B7.</w:t>
                  </w:r>
                </w:p>
              </w:tc>
              <w:tc>
                <w:tcPr>
                  <w:tcW w:w="1275" w:type="dxa"/>
                  <w:shd w:val="clear" w:color="auto" w:fill="FFFFFF" w:themeFill="background1"/>
                  <w:vAlign w:val="center"/>
                </w:tcPr>
                <w:p w14:paraId="352CE760"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lang w:eastAsia="es-CO"/>
                    </w:rPr>
                    <w:t>SISBEN IV de Bogotá</w:t>
                  </w:r>
                </w:p>
              </w:tc>
              <w:tc>
                <w:tcPr>
                  <w:tcW w:w="1064" w:type="dxa"/>
                  <w:shd w:val="clear" w:color="auto" w:fill="FFFFFF" w:themeFill="background1"/>
                  <w:vAlign w:val="center"/>
                </w:tcPr>
                <w:p w14:paraId="16B51A28"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lang w:eastAsia="es-CO"/>
                    </w:rPr>
                    <w:t>Mensual (mes vencido)</w:t>
                  </w:r>
                </w:p>
              </w:tc>
              <w:tc>
                <w:tcPr>
                  <w:tcW w:w="1965" w:type="dxa"/>
                  <w:shd w:val="clear" w:color="auto" w:fill="FFFFFF" w:themeFill="background1"/>
                  <w:vAlign w:val="center"/>
                </w:tcPr>
                <w:p w14:paraId="3CB92090"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Planeación – SDP</w:t>
                  </w:r>
                </w:p>
              </w:tc>
            </w:tr>
            <w:tr w:rsidR="008C50B3" w:rsidRPr="006145DB" w14:paraId="3678A556" w14:textId="77777777" w:rsidTr="00F96F63">
              <w:trPr>
                <w:trHeight w:val="225"/>
                <w:jc w:val="center"/>
              </w:trPr>
              <w:tc>
                <w:tcPr>
                  <w:tcW w:w="3127" w:type="dxa"/>
                  <w:shd w:val="clear" w:color="auto" w:fill="FFFFFF" w:themeFill="background1"/>
                  <w:vAlign w:val="center"/>
                </w:tcPr>
                <w:p w14:paraId="499E4579" w14:textId="77777777" w:rsidR="00606BB7" w:rsidRPr="006145DB" w:rsidRDefault="00606BB7" w:rsidP="005B435E">
                  <w:pPr>
                    <w:tabs>
                      <w:tab w:val="left" w:pos="709"/>
                    </w:tabs>
                    <w:contextualSpacing/>
                    <w:jc w:val="both"/>
                    <w:rPr>
                      <w:rFonts w:cs="Arial"/>
                      <w:bCs/>
                      <w:sz w:val="16"/>
                      <w:szCs w:val="16"/>
                      <w:lang w:eastAsia="es-CO"/>
                    </w:rPr>
                  </w:pPr>
                  <w:r w:rsidRPr="006145DB">
                    <w:rPr>
                      <w:rFonts w:cs="Arial"/>
                      <w:sz w:val="16"/>
                      <w:szCs w:val="16"/>
                      <w:lang w:eastAsia="es-CO"/>
                    </w:rPr>
                    <w:t>Persona gestante, niñas y niños de primera infancia en situación de vulnerabilidad, en clasificación SISBEN IV de Bogotá C1 hasta C18.</w:t>
                  </w:r>
                </w:p>
              </w:tc>
              <w:tc>
                <w:tcPr>
                  <w:tcW w:w="1275" w:type="dxa"/>
                  <w:shd w:val="clear" w:color="auto" w:fill="FFFFFF" w:themeFill="background1"/>
                  <w:vAlign w:val="center"/>
                </w:tcPr>
                <w:p w14:paraId="57DC1650"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lang w:eastAsia="es-CO"/>
                    </w:rPr>
                    <w:t>SISBEN IV de Bogotá</w:t>
                  </w:r>
                </w:p>
              </w:tc>
              <w:tc>
                <w:tcPr>
                  <w:tcW w:w="1064" w:type="dxa"/>
                  <w:shd w:val="clear" w:color="auto" w:fill="FFFFFF" w:themeFill="background1"/>
                  <w:vAlign w:val="center"/>
                </w:tcPr>
                <w:p w14:paraId="3150CF5C"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lang w:eastAsia="es-CO"/>
                    </w:rPr>
                    <w:t>Mensual (mes vencido)</w:t>
                  </w:r>
                </w:p>
              </w:tc>
              <w:tc>
                <w:tcPr>
                  <w:tcW w:w="1965" w:type="dxa"/>
                  <w:shd w:val="clear" w:color="auto" w:fill="FFFFFF" w:themeFill="background1"/>
                  <w:vAlign w:val="center"/>
                </w:tcPr>
                <w:p w14:paraId="042FBD2A"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Planeación – SDP</w:t>
                  </w:r>
                </w:p>
              </w:tc>
            </w:tr>
            <w:tr w:rsidR="008C50B3" w:rsidRPr="006145DB" w14:paraId="173CF10C" w14:textId="77777777" w:rsidTr="00F96F63">
              <w:trPr>
                <w:trHeight w:val="235"/>
                <w:jc w:val="center"/>
              </w:trPr>
              <w:tc>
                <w:tcPr>
                  <w:tcW w:w="3127" w:type="dxa"/>
                  <w:shd w:val="clear" w:color="auto" w:fill="FFFFFF" w:themeFill="background1"/>
                </w:tcPr>
                <w:p w14:paraId="4D6BAD1B" w14:textId="38262332" w:rsidR="00606BB7" w:rsidRPr="006145DB" w:rsidRDefault="00606BB7" w:rsidP="005B435E">
                  <w:pPr>
                    <w:tabs>
                      <w:tab w:val="left" w:pos="709"/>
                    </w:tabs>
                    <w:contextualSpacing/>
                    <w:jc w:val="both"/>
                    <w:rPr>
                      <w:rFonts w:cs="Arial"/>
                      <w:sz w:val="16"/>
                      <w:szCs w:val="16"/>
                      <w:lang w:eastAsia="es-CO"/>
                    </w:rPr>
                  </w:pPr>
                  <w:r w:rsidRPr="006145DB">
                    <w:rPr>
                      <w:rStyle w:val="normaltextrun"/>
                      <w:rFonts w:cs="Arial"/>
                      <w:sz w:val="16"/>
                      <w:szCs w:val="16"/>
                    </w:rPr>
                    <w:t xml:space="preserve">Persona gestante remitida por la Secretaría Distrital de Salud con bajo peso gestacional en el marco de la Ley 1804/2016, </w:t>
                  </w:r>
                  <w:r w:rsidRPr="006145DB">
                    <w:rPr>
                      <w:rFonts w:cs="Arial"/>
                      <w:sz w:val="16"/>
                      <w:szCs w:val="16"/>
                    </w:rPr>
                    <w:t>de acuerdo con lo establecido en la fase de identificación de la Ruta Especializada de Atención Integral a la</w:t>
                  </w:r>
                  <w:r w:rsidR="00F3596C" w:rsidRPr="006145DB">
                    <w:rPr>
                      <w:rFonts w:cs="Arial"/>
                      <w:sz w:val="16"/>
                      <w:szCs w:val="16"/>
                    </w:rPr>
                    <w:t xml:space="preserve"> </w:t>
                  </w:r>
                  <w:r w:rsidRPr="006145DB">
                    <w:rPr>
                      <w:rFonts w:cs="Arial"/>
                      <w:sz w:val="16"/>
                      <w:szCs w:val="16"/>
                    </w:rPr>
                    <w:t>Desnutrición</w:t>
                  </w:r>
                  <w:r w:rsidR="00F3596C" w:rsidRPr="006145DB">
                    <w:rPr>
                      <w:rFonts w:cs="Arial"/>
                      <w:sz w:val="16"/>
                      <w:szCs w:val="16"/>
                    </w:rPr>
                    <w:t xml:space="preserve"> </w:t>
                  </w:r>
                  <w:r w:rsidRPr="006145DB">
                    <w:rPr>
                      <w:rFonts w:cs="Arial"/>
                      <w:sz w:val="16"/>
                      <w:szCs w:val="16"/>
                    </w:rPr>
                    <w:t>Aguda en</w:t>
                  </w:r>
                  <w:r w:rsidR="00F3596C" w:rsidRPr="006145DB">
                    <w:rPr>
                      <w:rFonts w:cs="Arial"/>
                      <w:sz w:val="16"/>
                      <w:szCs w:val="16"/>
                    </w:rPr>
                    <w:t xml:space="preserve"> </w:t>
                  </w:r>
                  <w:r w:rsidRPr="006145DB">
                    <w:rPr>
                      <w:rFonts w:cs="Arial"/>
                      <w:sz w:val="16"/>
                      <w:szCs w:val="16"/>
                    </w:rPr>
                    <w:t>menores</w:t>
                  </w:r>
                  <w:r w:rsidR="00F3596C" w:rsidRPr="006145DB">
                    <w:rPr>
                      <w:rFonts w:cs="Arial"/>
                      <w:sz w:val="16"/>
                      <w:szCs w:val="16"/>
                    </w:rPr>
                    <w:t xml:space="preserve"> </w:t>
                  </w:r>
                  <w:r w:rsidRPr="006145DB">
                    <w:rPr>
                      <w:rFonts w:cs="Arial"/>
                      <w:sz w:val="16"/>
                      <w:szCs w:val="16"/>
                    </w:rPr>
                    <w:t>de 5</w:t>
                  </w:r>
                  <w:r w:rsidR="00F3596C" w:rsidRPr="006145DB">
                    <w:rPr>
                      <w:rFonts w:cs="Arial"/>
                      <w:sz w:val="16"/>
                      <w:szCs w:val="16"/>
                    </w:rPr>
                    <w:t xml:space="preserve"> </w:t>
                  </w:r>
                  <w:r w:rsidRPr="006145DB">
                    <w:rPr>
                      <w:rFonts w:cs="Arial"/>
                      <w:sz w:val="16"/>
                      <w:szCs w:val="16"/>
                    </w:rPr>
                    <w:t>años.</w:t>
                  </w:r>
                </w:p>
              </w:tc>
              <w:tc>
                <w:tcPr>
                  <w:tcW w:w="1275" w:type="dxa"/>
                  <w:shd w:val="clear" w:color="auto" w:fill="FFFFFF" w:themeFill="background1"/>
                  <w:vAlign w:val="center"/>
                </w:tcPr>
                <w:p w14:paraId="36DCCEFC"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SISVAN</w:t>
                  </w:r>
                </w:p>
              </w:tc>
              <w:tc>
                <w:tcPr>
                  <w:tcW w:w="1064" w:type="dxa"/>
                  <w:shd w:val="clear" w:color="auto" w:fill="FFFFFF" w:themeFill="background1"/>
                  <w:vAlign w:val="center"/>
                </w:tcPr>
                <w:p w14:paraId="4FFD5BC8"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965" w:type="dxa"/>
                  <w:shd w:val="clear" w:color="auto" w:fill="FFFFFF" w:themeFill="background1"/>
                  <w:vAlign w:val="center"/>
                </w:tcPr>
                <w:p w14:paraId="45B6F760"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Salud</w:t>
                  </w:r>
                </w:p>
              </w:tc>
            </w:tr>
            <w:tr w:rsidR="008C50B3" w:rsidRPr="006145DB" w14:paraId="508C6AC0" w14:textId="77777777" w:rsidTr="00F96F63">
              <w:trPr>
                <w:trHeight w:val="235"/>
                <w:jc w:val="center"/>
              </w:trPr>
              <w:tc>
                <w:tcPr>
                  <w:tcW w:w="3127" w:type="dxa"/>
                  <w:shd w:val="clear" w:color="auto" w:fill="FFFFFF" w:themeFill="background1"/>
                </w:tcPr>
                <w:p w14:paraId="17F824AA" w14:textId="77777777" w:rsidR="00606BB7" w:rsidRPr="006145DB" w:rsidRDefault="00606BB7" w:rsidP="005B435E">
                  <w:pPr>
                    <w:tabs>
                      <w:tab w:val="left" w:pos="709"/>
                    </w:tabs>
                    <w:contextualSpacing/>
                    <w:jc w:val="both"/>
                    <w:rPr>
                      <w:rFonts w:cs="Arial"/>
                      <w:bCs/>
                      <w:sz w:val="16"/>
                      <w:szCs w:val="16"/>
                      <w:lang w:eastAsia="es-CO"/>
                    </w:rPr>
                  </w:pPr>
                  <w:r w:rsidRPr="006145DB">
                    <w:rPr>
                      <w:rStyle w:val="normaltextrun"/>
                      <w:rFonts w:cs="Arial"/>
                      <w:sz w:val="16"/>
                      <w:szCs w:val="16"/>
                    </w:rPr>
                    <w:t>Persona gestante menor de dieciocho (18) años</w:t>
                  </w:r>
                </w:p>
              </w:tc>
              <w:tc>
                <w:tcPr>
                  <w:tcW w:w="1275" w:type="dxa"/>
                  <w:shd w:val="clear" w:color="auto" w:fill="FFFFFF" w:themeFill="background1"/>
                  <w:vAlign w:val="center"/>
                </w:tcPr>
                <w:p w14:paraId="25A3564A"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064" w:type="dxa"/>
                  <w:shd w:val="clear" w:color="auto" w:fill="FFFFFF" w:themeFill="background1"/>
                  <w:vAlign w:val="center"/>
                </w:tcPr>
                <w:p w14:paraId="06322822"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965" w:type="dxa"/>
                  <w:shd w:val="clear" w:color="auto" w:fill="FFFFFF" w:themeFill="background1"/>
                  <w:vAlign w:val="center"/>
                </w:tcPr>
                <w:p w14:paraId="4D3A4C42"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C50B3" w:rsidRPr="006145DB" w14:paraId="7068408F" w14:textId="77777777" w:rsidTr="005E5098">
              <w:trPr>
                <w:trHeight w:val="235"/>
                <w:jc w:val="center"/>
              </w:trPr>
              <w:tc>
                <w:tcPr>
                  <w:tcW w:w="3127" w:type="dxa"/>
                  <w:shd w:val="clear" w:color="auto" w:fill="FFFFFF" w:themeFill="background1"/>
                  <w:vAlign w:val="center"/>
                </w:tcPr>
                <w:p w14:paraId="35E81B5F" w14:textId="77777777" w:rsidR="00606BB7" w:rsidRPr="006145DB" w:rsidRDefault="00606BB7" w:rsidP="005B435E">
                  <w:pPr>
                    <w:tabs>
                      <w:tab w:val="left" w:pos="709"/>
                    </w:tabs>
                    <w:contextualSpacing/>
                    <w:jc w:val="both"/>
                    <w:rPr>
                      <w:rFonts w:cs="Arial"/>
                      <w:bCs/>
                      <w:sz w:val="16"/>
                      <w:szCs w:val="16"/>
                      <w:lang w:eastAsia="es-CO"/>
                    </w:rPr>
                  </w:pPr>
                  <w:r w:rsidRPr="006145DB">
                    <w:rPr>
                      <w:rStyle w:val="eop"/>
                      <w:rFonts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275" w:type="dxa"/>
                  <w:shd w:val="clear" w:color="auto" w:fill="FFFFFF" w:themeFill="background1"/>
                  <w:vAlign w:val="center"/>
                </w:tcPr>
                <w:p w14:paraId="246EDA43" w14:textId="77777777" w:rsidR="00606BB7" w:rsidRPr="006145DB" w:rsidRDefault="00606BB7" w:rsidP="005B435E">
                  <w:pPr>
                    <w:tabs>
                      <w:tab w:val="left" w:pos="709"/>
                    </w:tabs>
                    <w:contextualSpacing/>
                    <w:jc w:val="center"/>
                    <w:rPr>
                      <w:rFonts w:cs="Arial"/>
                      <w:bCs/>
                      <w:sz w:val="16"/>
                      <w:szCs w:val="16"/>
                      <w:lang w:eastAsia="es-CO"/>
                    </w:rPr>
                  </w:pPr>
                  <w:r w:rsidRPr="006145DB">
                    <w:rPr>
                      <w:rStyle w:val="eop"/>
                      <w:rFonts w:cs="Arial"/>
                      <w:sz w:val="16"/>
                      <w:szCs w:val="16"/>
                    </w:rPr>
                    <w:t>Registro Único de Victimas – RUV de la Unidad Administrativa Especial para la Atención y Reparación Integral de las Víctimas</w:t>
                  </w:r>
                </w:p>
              </w:tc>
              <w:tc>
                <w:tcPr>
                  <w:tcW w:w="1064" w:type="dxa"/>
                  <w:shd w:val="clear" w:color="auto" w:fill="FFFFFF" w:themeFill="background1"/>
                  <w:vAlign w:val="center"/>
                </w:tcPr>
                <w:p w14:paraId="6FAADAB8" w14:textId="2A85B123" w:rsidR="00606BB7" w:rsidRPr="006145DB" w:rsidRDefault="00606BB7" w:rsidP="005B435E">
                  <w:pPr>
                    <w:jc w:val="center"/>
                    <w:rPr>
                      <w:rFonts w:eastAsia="Arial" w:cs="Arial"/>
                      <w:sz w:val="16"/>
                      <w:szCs w:val="16"/>
                    </w:rPr>
                  </w:pPr>
                  <w:r w:rsidRPr="006145DB">
                    <w:rPr>
                      <w:rFonts w:eastAsia="Arial" w:cs="Arial"/>
                      <w:sz w:val="16"/>
                      <w:szCs w:val="16"/>
                    </w:rPr>
                    <w:t>Trimestral</w:t>
                  </w:r>
                </w:p>
              </w:tc>
              <w:tc>
                <w:tcPr>
                  <w:tcW w:w="1965" w:type="dxa"/>
                  <w:shd w:val="clear" w:color="auto" w:fill="FFFFFF" w:themeFill="background1"/>
                  <w:vAlign w:val="center"/>
                </w:tcPr>
                <w:p w14:paraId="0895A85A" w14:textId="77777777" w:rsidR="00606BB7" w:rsidRPr="006145DB" w:rsidRDefault="00606BB7" w:rsidP="005B435E">
                  <w:pPr>
                    <w:tabs>
                      <w:tab w:val="left" w:pos="709"/>
                    </w:tabs>
                    <w:contextualSpacing/>
                    <w:jc w:val="center"/>
                    <w:rPr>
                      <w:rFonts w:cs="Arial"/>
                      <w:bCs/>
                      <w:sz w:val="16"/>
                      <w:szCs w:val="16"/>
                      <w:lang w:eastAsia="es-CO"/>
                    </w:rPr>
                  </w:pPr>
                  <w:r w:rsidRPr="006145DB">
                    <w:rPr>
                      <w:rStyle w:val="eop"/>
                      <w:rFonts w:cs="Arial"/>
                      <w:sz w:val="16"/>
                      <w:szCs w:val="16"/>
                    </w:rPr>
                    <w:t>Oficina Consejería Distrital de Paz, Víctimas y Reconciliación</w:t>
                  </w:r>
                </w:p>
              </w:tc>
            </w:tr>
            <w:tr w:rsidR="008C50B3" w:rsidRPr="006145DB" w14:paraId="04562BAB" w14:textId="77777777" w:rsidTr="00F96F63">
              <w:trPr>
                <w:trHeight w:val="235"/>
                <w:jc w:val="center"/>
              </w:trPr>
              <w:tc>
                <w:tcPr>
                  <w:tcW w:w="3127" w:type="dxa"/>
                  <w:vMerge w:val="restart"/>
                  <w:shd w:val="clear" w:color="auto" w:fill="FFFFFF" w:themeFill="background1"/>
                </w:tcPr>
                <w:p w14:paraId="6A81B32B" w14:textId="77777777" w:rsidR="00606BB7" w:rsidRPr="006145DB" w:rsidRDefault="00606BB7" w:rsidP="005B435E">
                  <w:pPr>
                    <w:tabs>
                      <w:tab w:val="left" w:pos="709"/>
                    </w:tabs>
                    <w:contextualSpacing/>
                    <w:jc w:val="both"/>
                    <w:rPr>
                      <w:rFonts w:cs="Arial"/>
                      <w:bCs/>
                      <w:sz w:val="16"/>
                      <w:szCs w:val="16"/>
                      <w:lang w:eastAsia="es-CO"/>
                    </w:rPr>
                  </w:pPr>
                  <w:r w:rsidRPr="006145DB">
                    <w:rPr>
                      <w:rStyle w:val="eop"/>
                      <w:rFonts w:cs="Arial"/>
                      <w:sz w:val="16"/>
                      <w:szCs w:val="16"/>
                    </w:rPr>
                    <w:t>Personas gestantes, niñas y niños de primera infancia con discapacidad o alteraciones en el desarrollo.</w:t>
                  </w:r>
                </w:p>
              </w:tc>
              <w:tc>
                <w:tcPr>
                  <w:tcW w:w="1275" w:type="dxa"/>
                  <w:shd w:val="clear" w:color="auto" w:fill="FFFFFF" w:themeFill="background1"/>
                  <w:vAlign w:val="center"/>
                </w:tcPr>
                <w:p w14:paraId="0CC37754"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064" w:type="dxa"/>
                  <w:shd w:val="clear" w:color="auto" w:fill="FFFFFF" w:themeFill="background1"/>
                  <w:vAlign w:val="center"/>
                </w:tcPr>
                <w:p w14:paraId="41C58AE9"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965" w:type="dxa"/>
                  <w:shd w:val="clear" w:color="auto" w:fill="FFFFFF" w:themeFill="background1"/>
                  <w:vAlign w:val="center"/>
                </w:tcPr>
                <w:p w14:paraId="526EEBBA"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C50B3" w:rsidRPr="006145DB" w14:paraId="6691A8F2" w14:textId="77777777" w:rsidTr="00F96F63">
              <w:trPr>
                <w:trHeight w:val="235"/>
                <w:jc w:val="center"/>
              </w:trPr>
              <w:tc>
                <w:tcPr>
                  <w:tcW w:w="3127" w:type="dxa"/>
                  <w:vMerge/>
                  <w:shd w:val="clear" w:color="auto" w:fill="FFFFFF" w:themeFill="background1"/>
                </w:tcPr>
                <w:p w14:paraId="78D60494" w14:textId="77777777" w:rsidR="00606BB7" w:rsidRPr="006145DB" w:rsidRDefault="00606BB7" w:rsidP="005B435E">
                  <w:pPr>
                    <w:tabs>
                      <w:tab w:val="left" w:pos="709"/>
                    </w:tabs>
                    <w:contextualSpacing/>
                    <w:jc w:val="both"/>
                    <w:rPr>
                      <w:rStyle w:val="eop"/>
                      <w:rFonts w:cs="Arial"/>
                      <w:sz w:val="16"/>
                      <w:szCs w:val="16"/>
                    </w:rPr>
                  </w:pPr>
                </w:p>
              </w:tc>
              <w:tc>
                <w:tcPr>
                  <w:tcW w:w="1275" w:type="dxa"/>
                  <w:shd w:val="clear" w:color="auto" w:fill="FFFFFF" w:themeFill="background1"/>
                  <w:vAlign w:val="center"/>
                </w:tcPr>
                <w:p w14:paraId="457A8A37"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SISBÉN IV de Bogotá</w:t>
                  </w:r>
                </w:p>
              </w:tc>
              <w:tc>
                <w:tcPr>
                  <w:tcW w:w="1064" w:type="dxa"/>
                  <w:shd w:val="clear" w:color="auto" w:fill="FFFFFF" w:themeFill="background1"/>
                  <w:vAlign w:val="center"/>
                </w:tcPr>
                <w:p w14:paraId="091541EA"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Mensual (Mes Vencido)</w:t>
                  </w:r>
                </w:p>
              </w:tc>
              <w:tc>
                <w:tcPr>
                  <w:tcW w:w="1965" w:type="dxa"/>
                  <w:shd w:val="clear" w:color="auto" w:fill="FFFFFF" w:themeFill="background1"/>
                  <w:vAlign w:val="center"/>
                </w:tcPr>
                <w:p w14:paraId="0F8E70FF"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Planeación – SDP</w:t>
                  </w:r>
                </w:p>
              </w:tc>
            </w:tr>
            <w:tr w:rsidR="008C50B3" w:rsidRPr="006145DB" w14:paraId="49691738" w14:textId="77777777" w:rsidTr="00F96F63">
              <w:trPr>
                <w:trHeight w:val="235"/>
                <w:jc w:val="center"/>
              </w:trPr>
              <w:tc>
                <w:tcPr>
                  <w:tcW w:w="3127" w:type="dxa"/>
                  <w:shd w:val="clear" w:color="auto" w:fill="FFFFFF" w:themeFill="background1"/>
                  <w:vAlign w:val="center"/>
                </w:tcPr>
                <w:p w14:paraId="7D0B4299" w14:textId="77777777" w:rsidR="00606BB7" w:rsidRPr="006145DB" w:rsidRDefault="00606BB7" w:rsidP="005B435E">
                  <w:pPr>
                    <w:tabs>
                      <w:tab w:val="left" w:pos="709"/>
                    </w:tabs>
                    <w:contextualSpacing/>
                    <w:jc w:val="both"/>
                    <w:rPr>
                      <w:rFonts w:cs="Arial"/>
                      <w:bCs/>
                      <w:sz w:val="16"/>
                      <w:szCs w:val="16"/>
                      <w:lang w:eastAsia="es-CO"/>
                    </w:rPr>
                  </w:pPr>
                  <w:r w:rsidRPr="006145DB">
                    <w:rPr>
                      <w:rFonts w:eastAsia="Arial" w:cs="Arial"/>
                      <w:sz w:val="16"/>
                      <w:szCs w:val="16"/>
                    </w:rPr>
                    <w:t xml:space="preserve">Persona Indígena o Rrom Gitana registrada en los listados oficiales avalados por entidad gubernamental competente o listados enviados por las instancias de representación y participación de pueblos étnicos a la entidad distrital competente. Censos oficiales de pueblos étnicos: Indígenas (Cabildos) reconocidos en la ciudad de Bogotá 2021 Entrega única Ministerio del Interior </w:t>
                  </w:r>
                </w:p>
              </w:tc>
              <w:tc>
                <w:tcPr>
                  <w:tcW w:w="1275" w:type="dxa"/>
                  <w:shd w:val="clear" w:color="auto" w:fill="FFFFFF" w:themeFill="background1"/>
                  <w:vAlign w:val="center"/>
                </w:tcPr>
                <w:p w14:paraId="3406DCFF" w14:textId="77777777" w:rsidR="00606BB7" w:rsidRPr="006145DB" w:rsidRDefault="00606BB7" w:rsidP="005B435E">
                  <w:pPr>
                    <w:tabs>
                      <w:tab w:val="left" w:pos="709"/>
                    </w:tabs>
                    <w:contextualSpacing/>
                    <w:jc w:val="center"/>
                    <w:rPr>
                      <w:rFonts w:cs="Arial"/>
                      <w:bCs/>
                      <w:sz w:val="16"/>
                      <w:szCs w:val="16"/>
                      <w:lang w:eastAsia="es-CO"/>
                    </w:rPr>
                  </w:pPr>
                  <w:r w:rsidRPr="006145DB">
                    <w:rPr>
                      <w:rFonts w:eastAsia="Arial" w:cs="Arial"/>
                      <w:sz w:val="16"/>
                      <w:szCs w:val="16"/>
                    </w:rPr>
                    <w:t>Censos oficiales de comunidades étnicas: Indígena Cabildos reconocidos en la ciudad de Bogotá y Rrom - Gitano</w:t>
                  </w:r>
                </w:p>
              </w:tc>
              <w:tc>
                <w:tcPr>
                  <w:tcW w:w="1064" w:type="dxa"/>
                  <w:shd w:val="clear" w:color="auto" w:fill="FFFFFF" w:themeFill="background1"/>
                  <w:vAlign w:val="center"/>
                </w:tcPr>
                <w:p w14:paraId="0658EE65" w14:textId="77777777" w:rsidR="00606BB7" w:rsidRPr="006145DB" w:rsidRDefault="00606BB7" w:rsidP="005B435E">
                  <w:pPr>
                    <w:tabs>
                      <w:tab w:val="left" w:pos="709"/>
                    </w:tabs>
                    <w:contextualSpacing/>
                    <w:jc w:val="center"/>
                    <w:rPr>
                      <w:rFonts w:cs="Arial"/>
                      <w:bCs/>
                      <w:sz w:val="16"/>
                      <w:szCs w:val="16"/>
                      <w:lang w:eastAsia="es-CO"/>
                    </w:rPr>
                  </w:pPr>
                  <w:r w:rsidRPr="006145DB">
                    <w:rPr>
                      <w:rFonts w:eastAsia="Arial" w:cs="Arial"/>
                      <w:sz w:val="16"/>
                      <w:szCs w:val="16"/>
                    </w:rPr>
                    <w:t>2021 entrega única</w:t>
                  </w:r>
                </w:p>
              </w:tc>
              <w:tc>
                <w:tcPr>
                  <w:tcW w:w="1965" w:type="dxa"/>
                  <w:shd w:val="clear" w:color="auto" w:fill="FFFFFF" w:themeFill="background1"/>
                  <w:vAlign w:val="center"/>
                </w:tcPr>
                <w:p w14:paraId="1CBE3E4F" w14:textId="77777777" w:rsidR="00606BB7" w:rsidRPr="006145DB" w:rsidRDefault="00606BB7" w:rsidP="005B435E">
                  <w:pPr>
                    <w:tabs>
                      <w:tab w:val="left" w:pos="709"/>
                    </w:tabs>
                    <w:contextualSpacing/>
                    <w:jc w:val="center"/>
                    <w:rPr>
                      <w:rFonts w:cs="Arial"/>
                      <w:bCs/>
                      <w:sz w:val="16"/>
                      <w:szCs w:val="16"/>
                      <w:lang w:eastAsia="es-CO"/>
                    </w:rPr>
                  </w:pPr>
                  <w:r w:rsidRPr="006145DB">
                    <w:rPr>
                      <w:rFonts w:eastAsia="Arial" w:cs="Arial"/>
                      <w:sz w:val="16"/>
                      <w:szCs w:val="16"/>
                    </w:rPr>
                    <w:t>Ministerio del Interior</w:t>
                  </w:r>
                </w:p>
              </w:tc>
            </w:tr>
            <w:tr w:rsidR="008C50B3" w:rsidRPr="006145DB" w14:paraId="7CA94B9C" w14:textId="77777777" w:rsidTr="00F96F63">
              <w:trPr>
                <w:trHeight w:val="235"/>
                <w:jc w:val="center"/>
              </w:trPr>
              <w:tc>
                <w:tcPr>
                  <w:tcW w:w="3127" w:type="dxa"/>
                  <w:shd w:val="clear" w:color="auto" w:fill="FFFFFF" w:themeFill="background1"/>
                  <w:vAlign w:val="center"/>
                </w:tcPr>
                <w:p w14:paraId="5FAC93DC" w14:textId="77777777" w:rsidR="00606BB7" w:rsidRPr="006145DB" w:rsidRDefault="00606BB7" w:rsidP="005B435E">
                  <w:pPr>
                    <w:tabs>
                      <w:tab w:val="left" w:pos="709"/>
                    </w:tabs>
                    <w:contextualSpacing/>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p>
              </w:tc>
              <w:tc>
                <w:tcPr>
                  <w:tcW w:w="1275" w:type="dxa"/>
                  <w:shd w:val="clear" w:color="auto" w:fill="FFFFFF" w:themeFill="background1"/>
                  <w:vAlign w:val="center"/>
                </w:tcPr>
                <w:p w14:paraId="7AB15AED"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064" w:type="dxa"/>
                  <w:shd w:val="clear" w:color="auto" w:fill="FFFFFF" w:themeFill="background1"/>
                  <w:vAlign w:val="center"/>
                </w:tcPr>
                <w:p w14:paraId="00FA278B"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No Disponible</w:t>
                  </w:r>
                </w:p>
              </w:tc>
              <w:tc>
                <w:tcPr>
                  <w:tcW w:w="1965" w:type="dxa"/>
                  <w:shd w:val="clear" w:color="auto" w:fill="FFFFFF" w:themeFill="background1"/>
                  <w:vAlign w:val="center"/>
                </w:tcPr>
                <w:p w14:paraId="17CBB346"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8C50B3" w:rsidRPr="006145DB" w14:paraId="12356EB4" w14:textId="77777777" w:rsidTr="00F96F63">
              <w:trPr>
                <w:trHeight w:val="235"/>
                <w:jc w:val="center"/>
              </w:trPr>
              <w:tc>
                <w:tcPr>
                  <w:tcW w:w="3127" w:type="dxa"/>
                  <w:shd w:val="clear" w:color="auto" w:fill="FFFFFF" w:themeFill="background1"/>
                  <w:vAlign w:val="center"/>
                </w:tcPr>
                <w:p w14:paraId="05C69A72" w14:textId="77777777" w:rsidR="00606BB7" w:rsidRPr="006145DB" w:rsidRDefault="00606BB7" w:rsidP="005B435E">
                  <w:pPr>
                    <w:tabs>
                      <w:tab w:val="left" w:pos="709"/>
                    </w:tabs>
                    <w:contextualSpacing/>
                    <w:jc w:val="both"/>
                    <w:rPr>
                      <w:rFonts w:eastAsia="Arial" w:cs="Arial"/>
                      <w:sz w:val="16"/>
                      <w:szCs w:val="16"/>
                    </w:rPr>
                  </w:pPr>
                  <w:r w:rsidRPr="006145DB">
                    <w:rPr>
                      <w:rFonts w:eastAsia="Arial" w:cs="Arial"/>
                      <w:sz w:val="16"/>
                      <w:szCs w:val="16"/>
                    </w:rPr>
                    <w:t xml:space="preserve">Persona Afrocolombiana, registrada en los listados oficiales avalados por entidad gubernamental competente o listados enviados por las instancias de representación y participación de comunidades negras y afrocolombianas a la entidad distrital competente </w:t>
                  </w:r>
                </w:p>
              </w:tc>
              <w:tc>
                <w:tcPr>
                  <w:tcW w:w="1275" w:type="dxa"/>
                  <w:shd w:val="clear" w:color="auto" w:fill="FFFFFF" w:themeFill="background1"/>
                  <w:vAlign w:val="center"/>
                </w:tcPr>
                <w:p w14:paraId="2F1FBF89"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comunidades Negras, Afrocolombianas en Bogotá</w:t>
                  </w:r>
                </w:p>
              </w:tc>
              <w:tc>
                <w:tcPr>
                  <w:tcW w:w="1064" w:type="dxa"/>
                  <w:shd w:val="clear" w:color="auto" w:fill="FFFFFF" w:themeFill="background1"/>
                  <w:vAlign w:val="center"/>
                </w:tcPr>
                <w:p w14:paraId="7003C67B"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No Disponible</w:t>
                  </w:r>
                </w:p>
              </w:tc>
              <w:tc>
                <w:tcPr>
                  <w:tcW w:w="1965" w:type="dxa"/>
                  <w:shd w:val="clear" w:color="auto" w:fill="FFFFFF" w:themeFill="background1"/>
                  <w:vAlign w:val="center"/>
                </w:tcPr>
                <w:p w14:paraId="5BE2431C"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8C50B3" w:rsidRPr="006145DB" w14:paraId="1AD99830" w14:textId="77777777" w:rsidTr="00F96F63">
              <w:trPr>
                <w:trHeight w:val="235"/>
                <w:jc w:val="center"/>
              </w:trPr>
              <w:tc>
                <w:tcPr>
                  <w:tcW w:w="3127" w:type="dxa"/>
                  <w:shd w:val="clear" w:color="auto" w:fill="FFFFFF" w:themeFill="background1"/>
                  <w:vAlign w:val="center"/>
                </w:tcPr>
                <w:p w14:paraId="26E4A797" w14:textId="77777777" w:rsidR="00606BB7" w:rsidRPr="006145DB" w:rsidRDefault="00606BB7" w:rsidP="005B435E">
                  <w:pPr>
                    <w:tabs>
                      <w:tab w:val="left" w:pos="709"/>
                    </w:tabs>
                    <w:contextualSpacing/>
                    <w:jc w:val="both"/>
                    <w:rPr>
                      <w:rFonts w:eastAsia="Arial" w:cs="Arial"/>
                      <w:sz w:val="16"/>
                      <w:szCs w:val="16"/>
                    </w:rPr>
                  </w:pPr>
                  <w:r w:rsidRPr="006145DB">
                    <w:rPr>
                      <w:rFonts w:eastAsia="Arial" w:cs="Arial"/>
                      <w:sz w:val="16"/>
                      <w:szCs w:val="16"/>
                    </w:rPr>
                    <w:t xml:space="preserve">Persona Raizal registrada en los listados oficiales avalados por entidad gubernamental competente o listados enviados por las instancias de representación y participación de comunidad raizal a la entidad distrital competente. </w:t>
                  </w:r>
                </w:p>
              </w:tc>
              <w:tc>
                <w:tcPr>
                  <w:tcW w:w="1275" w:type="dxa"/>
                  <w:shd w:val="clear" w:color="auto" w:fill="FFFFFF" w:themeFill="background1"/>
                  <w:vAlign w:val="center"/>
                </w:tcPr>
                <w:p w14:paraId="2CFE082D"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064" w:type="dxa"/>
                  <w:shd w:val="clear" w:color="auto" w:fill="FFFFFF" w:themeFill="background1"/>
                  <w:vAlign w:val="center"/>
                </w:tcPr>
                <w:p w14:paraId="288C624B"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No Disponible</w:t>
                  </w:r>
                </w:p>
              </w:tc>
              <w:tc>
                <w:tcPr>
                  <w:tcW w:w="1965" w:type="dxa"/>
                  <w:shd w:val="clear" w:color="auto" w:fill="FFFFFF" w:themeFill="background1"/>
                  <w:vAlign w:val="center"/>
                </w:tcPr>
                <w:p w14:paraId="2CA396B6"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8C50B3" w:rsidRPr="006145DB" w14:paraId="5396FD06" w14:textId="77777777" w:rsidTr="00F96F63">
              <w:trPr>
                <w:trHeight w:val="235"/>
                <w:jc w:val="center"/>
              </w:trPr>
              <w:tc>
                <w:tcPr>
                  <w:tcW w:w="3127" w:type="dxa"/>
                  <w:shd w:val="clear" w:color="auto" w:fill="FFFFFF" w:themeFill="background1"/>
                  <w:vAlign w:val="center"/>
                </w:tcPr>
                <w:p w14:paraId="28B03BA3" w14:textId="77777777" w:rsidR="00606BB7" w:rsidRPr="006145DB" w:rsidRDefault="00606BB7" w:rsidP="005B435E">
                  <w:pPr>
                    <w:tabs>
                      <w:tab w:val="left" w:pos="709"/>
                    </w:tabs>
                    <w:contextualSpacing/>
                    <w:jc w:val="both"/>
                    <w:rPr>
                      <w:rFonts w:eastAsia="Arial" w:cs="Arial"/>
                      <w:sz w:val="16"/>
                      <w:szCs w:val="16"/>
                    </w:rPr>
                  </w:pPr>
                  <w:r w:rsidRPr="006145DB">
                    <w:rPr>
                      <w:rFonts w:eastAsia="Arial" w:cs="Arial"/>
                      <w:sz w:val="16"/>
                      <w:szCs w:val="16"/>
                    </w:rPr>
                    <w:t xml:space="preserve">Persona Palenquera registrada en los listados oficiales avalados por entidad gubernamental competente o listados enviados por las instancias de representación y participación de comunidades étnicas a la entidad distrital competente </w:t>
                  </w:r>
                </w:p>
              </w:tc>
              <w:tc>
                <w:tcPr>
                  <w:tcW w:w="1275" w:type="dxa"/>
                  <w:shd w:val="clear" w:color="auto" w:fill="FFFFFF" w:themeFill="background1"/>
                  <w:vAlign w:val="center"/>
                </w:tcPr>
                <w:p w14:paraId="0BEC99A9"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064" w:type="dxa"/>
                  <w:shd w:val="clear" w:color="auto" w:fill="FFFFFF" w:themeFill="background1"/>
                  <w:vAlign w:val="center"/>
                </w:tcPr>
                <w:p w14:paraId="0ECF99C7"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No Disponible</w:t>
                  </w:r>
                </w:p>
              </w:tc>
              <w:tc>
                <w:tcPr>
                  <w:tcW w:w="1965" w:type="dxa"/>
                  <w:shd w:val="clear" w:color="auto" w:fill="FFFFFF" w:themeFill="background1"/>
                  <w:vAlign w:val="center"/>
                </w:tcPr>
                <w:p w14:paraId="4D4B0F4E"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8C50B3" w:rsidRPr="006145DB" w14:paraId="717DD154" w14:textId="77777777" w:rsidTr="00F96F63">
              <w:trPr>
                <w:trHeight w:val="235"/>
                <w:jc w:val="center"/>
              </w:trPr>
              <w:tc>
                <w:tcPr>
                  <w:tcW w:w="3127" w:type="dxa"/>
                  <w:tcBorders>
                    <w:bottom w:val="single" w:sz="4" w:space="0" w:color="auto"/>
                  </w:tcBorders>
                  <w:shd w:val="clear" w:color="auto" w:fill="FFFFFF" w:themeFill="background1"/>
                </w:tcPr>
                <w:p w14:paraId="6275B947" w14:textId="77777777" w:rsidR="00606BB7" w:rsidRPr="006145DB" w:rsidRDefault="00606BB7" w:rsidP="005B435E">
                  <w:pPr>
                    <w:tabs>
                      <w:tab w:val="left" w:pos="709"/>
                    </w:tabs>
                    <w:contextualSpacing/>
                    <w:jc w:val="both"/>
                    <w:rPr>
                      <w:rFonts w:eastAsia="Arial" w:cs="Arial"/>
                      <w:sz w:val="16"/>
                      <w:szCs w:val="16"/>
                    </w:rPr>
                  </w:pPr>
                  <w:r w:rsidRPr="006145DB">
                    <w:rPr>
                      <w:rStyle w:val="normaltextrun"/>
                      <w:rFonts w:cs="Arial"/>
                      <w:sz w:val="16"/>
                      <w:szCs w:val="16"/>
                    </w:rPr>
                    <w:t>Niña o niño que se encuentra en el servicio Jardines infantiles y que por restricciones médicas requiera el traslado al servicio Creciendo Juntos.</w:t>
                  </w:r>
                  <w:r w:rsidRPr="006145DB">
                    <w:rPr>
                      <w:rStyle w:val="eop"/>
                      <w:rFonts w:cs="Arial"/>
                      <w:sz w:val="16"/>
                      <w:szCs w:val="16"/>
                    </w:rPr>
                    <w:t> </w:t>
                  </w:r>
                </w:p>
              </w:tc>
              <w:tc>
                <w:tcPr>
                  <w:tcW w:w="1275" w:type="dxa"/>
                  <w:tcBorders>
                    <w:bottom w:val="single" w:sz="4" w:space="0" w:color="auto"/>
                  </w:tcBorders>
                  <w:shd w:val="clear" w:color="auto" w:fill="FFFFFF" w:themeFill="background1"/>
                  <w:vAlign w:val="center"/>
                </w:tcPr>
                <w:p w14:paraId="5951BA6C" w14:textId="77777777" w:rsidR="00606BB7" w:rsidRPr="006145DB" w:rsidRDefault="00606BB7" w:rsidP="005B435E">
                  <w:pPr>
                    <w:tabs>
                      <w:tab w:val="left" w:pos="709"/>
                    </w:tabs>
                    <w:contextualSpacing/>
                    <w:jc w:val="center"/>
                    <w:rPr>
                      <w:rFonts w:eastAsia="Arial" w:cs="Arial"/>
                      <w:sz w:val="16"/>
                      <w:szCs w:val="16"/>
                    </w:rPr>
                  </w:pPr>
                  <w:r w:rsidRPr="006145DB">
                    <w:rPr>
                      <w:rStyle w:val="normaltextrun"/>
                      <w:rFonts w:cs="Arial"/>
                      <w:sz w:val="16"/>
                      <w:szCs w:val="16"/>
                    </w:rPr>
                    <w:t>SIRBE</w:t>
                  </w:r>
                </w:p>
              </w:tc>
              <w:tc>
                <w:tcPr>
                  <w:tcW w:w="1064" w:type="dxa"/>
                  <w:tcBorders>
                    <w:bottom w:val="single" w:sz="4" w:space="0" w:color="auto"/>
                  </w:tcBorders>
                  <w:shd w:val="clear" w:color="auto" w:fill="FFFFFF" w:themeFill="background1"/>
                  <w:vAlign w:val="center"/>
                </w:tcPr>
                <w:p w14:paraId="2F69B513" w14:textId="77777777" w:rsidR="00606BB7" w:rsidRPr="006145DB" w:rsidRDefault="00606BB7" w:rsidP="005B435E">
                  <w:pPr>
                    <w:tabs>
                      <w:tab w:val="left" w:pos="709"/>
                    </w:tabs>
                    <w:contextualSpacing/>
                    <w:jc w:val="center"/>
                    <w:rPr>
                      <w:rFonts w:eastAsia="Arial" w:cs="Arial"/>
                      <w:sz w:val="16"/>
                      <w:szCs w:val="16"/>
                    </w:rPr>
                  </w:pPr>
                  <w:r w:rsidRPr="006145DB">
                    <w:rPr>
                      <w:rStyle w:val="normaltextrun"/>
                      <w:rFonts w:cs="Arial"/>
                      <w:sz w:val="16"/>
                      <w:szCs w:val="16"/>
                    </w:rPr>
                    <w:t>Demanda</w:t>
                  </w:r>
                </w:p>
              </w:tc>
              <w:tc>
                <w:tcPr>
                  <w:tcW w:w="1965" w:type="dxa"/>
                  <w:tcBorders>
                    <w:bottom w:val="single" w:sz="4" w:space="0" w:color="auto"/>
                  </w:tcBorders>
                  <w:shd w:val="clear" w:color="auto" w:fill="FFFFFF" w:themeFill="background1"/>
                  <w:vAlign w:val="center"/>
                </w:tcPr>
                <w:p w14:paraId="12DADDDB" w14:textId="45E84012" w:rsidR="00606BB7" w:rsidRPr="005E5098" w:rsidRDefault="00606BB7" w:rsidP="005E5098">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Secretaría Distrital de Integración Social</w:t>
                  </w:r>
                </w:p>
              </w:tc>
            </w:tr>
            <w:tr w:rsidR="008C50B3" w:rsidRPr="006145DB" w14:paraId="22742918" w14:textId="77777777" w:rsidTr="00F96F63">
              <w:trPr>
                <w:trHeight w:val="235"/>
                <w:jc w:val="center"/>
              </w:trPr>
              <w:tc>
                <w:tcPr>
                  <w:tcW w:w="3127" w:type="dxa"/>
                  <w:tcBorders>
                    <w:bottom w:val="nil"/>
                  </w:tcBorders>
                  <w:shd w:val="clear" w:color="auto" w:fill="FFFFFF" w:themeFill="background1"/>
                  <w:vAlign w:val="center"/>
                </w:tcPr>
                <w:p w14:paraId="02D47B41" w14:textId="77777777" w:rsidR="00606BB7" w:rsidRPr="006145DB" w:rsidRDefault="00606BB7" w:rsidP="005B435E">
                  <w:pPr>
                    <w:tabs>
                      <w:tab w:val="left" w:pos="709"/>
                    </w:tabs>
                    <w:contextualSpacing/>
                    <w:jc w:val="both"/>
                    <w:rPr>
                      <w:rFonts w:eastAsia="Arial" w:cs="Arial"/>
                      <w:sz w:val="16"/>
                      <w:szCs w:val="16"/>
                    </w:rPr>
                  </w:pPr>
                  <w:r w:rsidRPr="006145DB">
                    <w:rPr>
                      <w:rFonts w:eastAsia="Arial" w:cs="Arial"/>
                      <w:sz w:val="16"/>
                      <w:szCs w:val="16"/>
                    </w:rPr>
                    <w:t>Persona Gestante, niña o niño remitido por servicios sociales que oferta la SDIS o por otras entidades Distritales y/o Nacionales.</w:t>
                  </w:r>
                </w:p>
              </w:tc>
              <w:tc>
                <w:tcPr>
                  <w:tcW w:w="1275" w:type="dxa"/>
                  <w:tcBorders>
                    <w:bottom w:val="nil"/>
                  </w:tcBorders>
                  <w:shd w:val="clear" w:color="auto" w:fill="FFFFFF" w:themeFill="background1"/>
                  <w:vAlign w:val="center"/>
                </w:tcPr>
                <w:p w14:paraId="2527D271" w14:textId="620AEE76" w:rsidR="00606BB7" w:rsidRPr="006145DB" w:rsidRDefault="00606BB7" w:rsidP="005E5098">
                  <w:pPr>
                    <w:jc w:val="center"/>
                    <w:rPr>
                      <w:rFonts w:eastAsia="Arial" w:cs="Arial"/>
                      <w:sz w:val="16"/>
                      <w:szCs w:val="16"/>
                    </w:rPr>
                  </w:pPr>
                  <w:r w:rsidRPr="006145DB">
                    <w:rPr>
                      <w:rFonts w:eastAsia="Arial" w:cs="Arial"/>
                      <w:sz w:val="16"/>
                      <w:szCs w:val="16"/>
                    </w:rPr>
                    <w:t>SIRBE</w:t>
                  </w:r>
                </w:p>
              </w:tc>
              <w:tc>
                <w:tcPr>
                  <w:tcW w:w="1064" w:type="dxa"/>
                  <w:tcBorders>
                    <w:bottom w:val="nil"/>
                  </w:tcBorders>
                  <w:shd w:val="clear" w:color="auto" w:fill="FFFFFF" w:themeFill="background1"/>
                  <w:vAlign w:val="center"/>
                </w:tcPr>
                <w:p w14:paraId="03C11212"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965" w:type="dxa"/>
                  <w:tcBorders>
                    <w:bottom w:val="nil"/>
                  </w:tcBorders>
                  <w:shd w:val="clear" w:color="auto" w:fill="FFFFFF" w:themeFill="background1"/>
                  <w:vAlign w:val="center"/>
                </w:tcPr>
                <w:p w14:paraId="20DEE7ED"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bl>
          <w:p w14:paraId="5D5947D2" w14:textId="77777777" w:rsidR="00606BB7" w:rsidRPr="006145DB" w:rsidRDefault="00606BB7" w:rsidP="005B435E">
            <w:pPr>
              <w:tabs>
                <w:tab w:val="left" w:pos="709"/>
              </w:tabs>
              <w:spacing w:line="240" w:lineRule="auto"/>
              <w:contextualSpacing/>
              <w:jc w:val="both"/>
              <w:rPr>
                <w:rFonts w:cs="Arial"/>
                <w:bCs/>
                <w:sz w:val="20"/>
                <w:szCs w:val="20"/>
                <w:lang w:eastAsia="es-CO"/>
              </w:rPr>
            </w:pPr>
          </w:p>
        </w:tc>
      </w:tr>
      <w:tr w:rsidR="00606BB7" w:rsidRPr="006145DB" w14:paraId="27AA3B61" w14:textId="77777777" w:rsidTr="00BD2E02">
        <w:trPr>
          <w:trHeight w:val="873"/>
          <w:jc w:val="center"/>
        </w:trPr>
        <w:tc>
          <w:tcPr>
            <w:tcW w:w="1696" w:type="dxa"/>
            <w:shd w:val="clear" w:color="auto" w:fill="FFFFFF" w:themeFill="background1"/>
            <w:vAlign w:val="center"/>
          </w:tcPr>
          <w:p w14:paraId="3F8D021D" w14:textId="77777777" w:rsidR="00606BB7" w:rsidRPr="006145DB" w:rsidRDefault="00606BB7" w:rsidP="003446DD">
            <w:pPr>
              <w:spacing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699" w:type="dxa"/>
            <w:shd w:val="clear" w:color="auto" w:fill="FFFFFF" w:themeFill="background1"/>
            <w:vAlign w:val="center"/>
          </w:tcPr>
          <w:p w14:paraId="1F96DED1" w14:textId="77777777" w:rsidR="00606BB7" w:rsidRPr="006145DB" w:rsidRDefault="00606BB7" w:rsidP="005B435E">
            <w:pPr>
              <w:spacing w:after="0" w:line="240" w:lineRule="auto"/>
              <w:rPr>
                <w:rFonts w:cs="Arial"/>
                <w:sz w:val="16"/>
                <w:szCs w:val="16"/>
              </w:rPr>
            </w:pPr>
          </w:p>
          <w:tbl>
            <w:tblPr>
              <w:tblStyle w:val="Tablaconcuadrcula"/>
              <w:tblW w:w="7431" w:type="dxa"/>
              <w:jc w:val="center"/>
              <w:shd w:val="clear" w:color="auto" w:fill="FFFFFF" w:themeFill="background1"/>
              <w:tblLayout w:type="fixed"/>
              <w:tblLook w:val="04A0" w:firstRow="1" w:lastRow="0" w:firstColumn="1" w:lastColumn="0" w:noHBand="0" w:noVBand="1"/>
            </w:tblPr>
            <w:tblGrid>
              <w:gridCol w:w="2843"/>
              <w:gridCol w:w="1559"/>
              <w:gridCol w:w="1276"/>
              <w:gridCol w:w="1753"/>
            </w:tblGrid>
            <w:tr w:rsidR="00717497" w:rsidRPr="006145DB" w14:paraId="4A9DFBD0" w14:textId="77777777" w:rsidTr="00D92505">
              <w:trPr>
                <w:trHeight w:val="372"/>
                <w:jc w:val="center"/>
              </w:trPr>
              <w:tc>
                <w:tcPr>
                  <w:tcW w:w="2843" w:type="dxa"/>
                  <w:shd w:val="clear" w:color="auto" w:fill="FFFFFF" w:themeFill="background1"/>
                  <w:vAlign w:val="center"/>
                </w:tcPr>
                <w:p w14:paraId="79EEA7F4"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559" w:type="dxa"/>
                  <w:shd w:val="clear" w:color="auto" w:fill="FFFFFF" w:themeFill="background1"/>
                  <w:vAlign w:val="center"/>
                </w:tcPr>
                <w:p w14:paraId="53AE260A"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6" w:type="dxa"/>
                  <w:shd w:val="clear" w:color="auto" w:fill="FFFFFF" w:themeFill="background1"/>
                  <w:vAlign w:val="center"/>
                </w:tcPr>
                <w:p w14:paraId="5AF624C6"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53" w:type="dxa"/>
                  <w:shd w:val="clear" w:color="auto" w:fill="FFFFFF" w:themeFill="background1"/>
                  <w:vAlign w:val="center"/>
                </w:tcPr>
                <w:p w14:paraId="2FEDA349"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717497" w:rsidRPr="006145DB" w14:paraId="559B871A" w14:textId="77777777" w:rsidTr="00D92505">
              <w:trPr>
                <w:trHeight w:val="221"/>
                <w:jc w:val="center"/>
              </w:trPr>
              <w:tc>
                <w:tcPr>
                  <w:tcW w:w="2843" w:type="dxa"/>
                  <w:vMerge w:val="restart"/>
                  <w:shd w:val="clear" w:color="auto" w:fill="FFFFFF" w:themeFill="background1"/>
                  <w:vAlign w:val="center"/>
                </w:tcPr>
                <w:p w14:paraId="29D241AA" w14:textId="77777777" w:rsidR="00606BB7" w:rsidRPr="006145DB" w:rsidRDefault="00606BB7" w:rsidP="005B435E">
                  <w:pPr>
                    <w:tabs>
                      <w:tab w:val="left" w:pos="709"/>
                    </w:tabs>
                    <w:contextualSpacing/>
                    <w:jc w:val="both"/>
                    <w:rPr>
                      <w:rFonts w:cs="Arial"/>
                      <w:bCs/>
                      <w:sz w:val="16"/>
                      <w:szCs w:val="16"/>
                      <w:lang w:eastAsia="es-CO"/>
                    </w:rPr>
                  </w:pPr>
                  <w:r w:rsidRPr="006145DB">
                    <w:rPr>
                      <w:rStyle w:val="normaltextrun"/>
                      <w:rFonts w:cs="Arial"/>
                      <w:sz w:val="16"/>
                      <w:szCs w:val="16"/>
                    </w:rPr>
                    <w:t>Personas gestantes.</w:t>
                  </w:r>
                </w:p>
              </w:tc>
              <w:tc>
                <w:tcPr>
                  <w:tcW w:w="1559" w:type="dxa"/>
                  <w:shd w:val="clear" w:color="auto" w:fill="FFFFFF" w:themeFill="background1"/>
                  <w:vAlign w:val="center"/>
                </w:tcPr>
                <w:p w14:paraId="022DEE34"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SISBÉN IV de Bogotá</w:t>
                  </w:r>
                </w:p>
              </w:tc>
              <w:tc>
                <w:tcPr>
                  <w:tcW w:w="1276" w:type="dxa"/>
                  <w:shd w:val="clear" w:color="auto" w:fill="FFFFFF" w:themeFill="background1"/>
                  <w:vAlign w:val="center"/>
                </w:tcPr>
                <w:p w14:paraId="3717F365"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Mensual (Mes Vencido)</w:t>
                  </w:r>
                </w:p>
              </w:tc>
              <w:tc>
                <w:tcPr>
                  <w:tcW w:w="1753" w:type="dxa"/>
                  <w:shd w:val="clear" w:color="auto" w:fill="FFFFFF" w:themeFill="background1"/>
                  <w:vAlign w:val="center"/>
                </w:tcPr>
                <w:p w14:paraId="2CE12D81"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Secretaría Distrital de Planeación - SDP</w:t>
                  </w:r>
                </w:p>
              </w:tc>
            </w:tr>
            <w:tr w:rsidR="00717497" w:rsidRPr="006145DB" w14:paraId="0326AF66" w14:textId="77777777" w:rsidTr="00D92505">
              <w:trPr>
                <w:trHeight w:val="221"/>
                <w:jc w:val="center"/>
              </w:trPr>
              <w:tc>
                <w:tcPr>
                  <w:tcW w:w="2843" w:type="dxa"/>
                  <w:vMerge/>
                  <w:shd w:val="clear" w:color="auto" w:fill="FFFFFF" w:themeFill="background1"/>
                </w:tcPr>
                <w:p w14:paraId="4A9AD719" w14:textId="77777777" w:rsidR="00606BB7" w:rsidRPr="006145DB" w:rsidRDefault="00606BB7" w:rsidP="005B435E">
                  <w:pPr>
                    <w:tabs>
                      <w:tab w:val="left" w:pos="709"/>
                    </w:tabs>
                    <w:contextualSpacing/>
                    <w:jc w:val="both"/>
                    <w:rPr>
                      <w:rStyle w:val="normaltextrun"/>
                      <w:rFonts w:cs="Arial"/>
                      <w:sz w:val="16"/>
                      <w:szCs w:val="16"/>
                    </w:rPr>
                  </w:pPr>
                </w:p>
              </w:tc>
              <w:tc>
                <w:tcPr>
                  <w:tcW w:w="1559" w:type="dxa"/>
                  <w:shd w:val="clear" w:color="auto" w:fill="FFFFFF" w:themeFill="background1"/>
                  <w:vAlign w:val="center"/>
                </w:tcPr>
                <w:p w14:paraId="313AAE14" w14:textId="77777777" w:rsidR="00606BB7" w:rsidRPr="006145DB" w:rsidRDefault="00606BB7" w:rsidP="005B435E">
                  <w:pPr>
                    <w:tabs>
                      <w:tab w:val="left" w:pos="709"/>
                    </w:tabs>
                    <w:contextualSpacing/>
                    <w:jc w:val="center"/>
                    <w:rPr>
                      <w:rStyle w:val="normaltextrun"/>
                      <w:rFonts w:cs="Arial"/>
                      <w:sz w:val="16"/>
                      <w:szCs w:val="16"/>
                      <w:lang w:val="pt-BR"/>
                    </w:rPr>
                  </w:pPr>
                  <w:r w:rsidRPr="006145DB">
                    <w:rPr>
                      <w:rFonts w:cs="Arial"/>
                      <w:sz w:val="16"/>
                      <w:szCs w:val="16"/>
                      <w:lang w:val="pt-BR"/>
                    </w:rPr>
                    <w:t>Registro Social de Hogares (RNEC)</w:t>
                  </w:r>
                </w:p>
              </w:tc>
              <w:tc>
                <w:tcPr>
                  <w:tcW w:w="1276" w:type="dxa"/>
                  <w:shd w:val="clear" w:color="auto" w:fill="FFFFFF" w:themeFill="background1"/>
                  <w:vAlign w:val="center"/>
                </w:tcPr>
                <w:p w14:paraId="3335007F" w14:textId="77777777" w:rsidR="00606BB7" w:rsidRPr="006145DB" w:rsidRDefault="00606BB7" w:rsidP="005B435E">
                  <w:pPr>
                    <w:tabs>
                      <w:tab w:val="left" w:pos="709"/>
                    </w:tabs>
                    <w:contextualSpacing/>
                    <w:jc w:val="center"/>
                    <w:rPr>
                      <w:rStyle w:val="normaltextrun"/>
                      <w:rFonts w:cs="Arial"/>
                      <w:sz w:val="16"/>
                      <w:szCs w:val="16"/>
                      <w:lang w:val="pt-BR"/>
                    </w:rPr>
                  </w:pPr>
                  <w:r w:rsidRPr="006145DB">
                    <w:rPr>
                      <w:rFonts w:cs="Arial"/>
                      <w:sz w:val="16"/>
                      <w:szCs w:val="16"/>
                    </w:rPr>
                    <w:t>Mensual (Mes Vencido)</w:t>
                  </w:r>
                </w:p>
              </w:tc>
              <w:tc>
                <w:tcPr>
                  <w:tcW w:w="1753" w:type="dxa"/>
                  <w:shd w:val="clear" w:color="auto" w:fill="FFFFFF" w:themeFill="background1"/>
                  <w:vAlign w:val="center"/>
                </w:tcPr>
                <w:p w14:paraId="1360C9B4" w14:textId="77777777" w:rsidR="00606BB7" w:rsidRPr="006145DB" w:rsidRDefault="00606BB7" w:rsidP="005B435E">
                  <w:pPr>
                    <w:tabs>
                      <w:tab w:val="left" w:pos="709"/>
                    </w:tabs>
                    <w:contextualSpacing/>
                    <w:jc w:val="center"/>
                    <w:rPr>
                      <w:rFonts w:eastAsia="Arial" w:cs="Arial"/>
                      <w:sz w:val="16"/>
                      <w:szCs w:val="16"/>
                    </w:rPr>
                  </w:pPr>
                  <w:r w:rsidRPr="006145DB">
                    <w:rPr>
                      <w:rFonts w:cs="Arial"/>
                      <w:sz w:val="16"/>
                      <w:szCs w:val="16"/>
                    </w:rPr>
                    <w:t>Secretaría Distrital de Planeación - SDP</w:t>
                  </w:r>
                </w:p>
              </w:tc>
            </w:tr>
            <w:tr w:rsidR="00717497" w:rsidRPr="006145DB" w14:paraId="4D3A6DF0" w14:textId="77777777" w:rsidTr="00D92505">
              <w:trPr>
                <w:trHeight w:val="221"/>
                <w:jc w:val="center"/>
              </w:trPr>
              <w:tc>
                <w:tcPr>
                  <w:tcW w:w="2843" w:type="dxa"/>
                  <w:vMerge/>
                  <w:shd w:val="clear" w:color="auto" w:fill="FFFFFF" w:themeFill="background1"/>
                </w:tcPr>
                <w:p w14:paraId="7E238796" w14:textId="77777777" w:rsidR="00606BB7" w:rsidRPr="006145DB" w:rsidRDefault="00606BB7" w:rsidP="005B435E">
                  <w:pPr>
                    <w:tabs>
                      <w:tab w:val="left" w:pos="709"/>
                    </w:tabs>
                    <w:contextualSpacing/>
                    <w:jc w:val="both"/>
                    <w:rPr>
                      <w:rStyle w:val="normaltextrun"/>
                      <w:rFonts w:cs="Arial"/>
                      <w:sz w:val="16"/>
                      <w:szCs w:val="16"/>
                    </w:rPr>
                  </w:pPr>
                </w:p>
              </w:tc>
              <w:tc>
                <w:tcPr>
                  <w:tcW w:w="1559" w:type="dxa"/>
                  <w:shd w:val="clear" w:color="auto" w:fill="FFFFFF" w:themeFill="background1"/>
                  <w:vAlign w:val="center"/>
                </w:tcPr>
                <w:p w14:paraId="341573CA"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SIRBE</w:t>
                  </w:r>
                </w:p>
              </w:tc>
              <w:tc>
                <w:tcPr>
                  <w:tcW w:w="1276" w:type="dxa"/>
                  <w:shd w:val="clear" w:color="auto" w:fill="FFFFFF" w:themeFill="background1"/>
                  <w:vAlign w:val="center"/>
                </w:tcPr>
                <w:p w14:paraId="3607E553"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Demanda</w:t>
                  </w:r>
                </w:p>
              </w:tc>
              <w:tc>
                <w:tcPr>
                  <w:tcW w:w="1753" w:type="dxa"/>
                  <w:shd w:val="clear" w:color="auto" w:fill="FFFFFF" w:themeFill="background1"/>
                  <w:vAlign w:val="center"/>
                </w:tcPr>
                <w:p w14:paraId="67F56BEE" w14:textId="77777777" w:rsidR="00606BB7" w:rsidRPr="006145DB" w:rsidRDefault="00606BB7" w:rsidP="005B435E">
                  <w:pPr>
                    <w:tabs>
                      <w:tab w:val="left" w:pos="709"/>
                    </w:tabs>
                    <w:contextualSpacing/>
                    <w:jc w:val="center"/>
                    <w:rPr>
                      <w:rFonts w:eastAsia="Arial" w:cs="Arial"/>
                      <w:sz w:val="16"/>
                      <w:szCs w:val="16"/>
                    </w:rPr>
                  </w:pPr>
                  <w:r w:rsidRPr="006145DB">
                    <w:rPr>
                      <w:rFonts w:cs="Arial"/>
                      <w:sz w:val="16"/>
                      <w:szCs w:val="16"/>
                    </w:rPr>
                    <w:t>Secretaria Distrital de Integración Social.</w:t>
                  </w:r>
                </w:p>
              </w:tc>
            </w:tr>
            <w:tr w:rsidR="00717497" w:rsidRPr="006145DB" w14:paraId="71658C00" w14:textId="77777777" w:rsidTr="00D92505">
              <w:trPr>
                <w:trHeight w:val="231"/>
                <w:jc w:val="center"/>
              </w:trPr>
              <w:tc>
                <w:tcPr>
                  <w:tcW w:w="2843" w:type="dxa"/>
                  <w:vMerge w:val="restart"/>
                  <w:shd w:val="clear" w:color="auto" w:fill="FFFFFF" w:themeFill="background1"/>
                  <w:vAlign w:val="center"/>
                </w:tcPr>
                <w:p w14:paraId="55988047" w14:textId="4CD02B11" w:rsidR="00606BB7" w:rsidRPr="006145DB" w:rsidRDefault="00606BB7" w:rsidP="005B435E">
                  <w:pPr>
                    <w:tabs>
                      <w:tab w:val="left" w:pos="709"/>
                    </w:tabs>
                    <w:contextualSpacing/>
                    <w:jc w:val="both"/>
                    <w:rPr>
                      <w:rFonts w:cs="Arial"/>
                      <w:bCs/>
                      <w:sz w:val="16"/>
                      <w:szCs w:val="16"/>
                      <w:lang w:eastAsia="es-CO"/>
                    </w:rPr>
                  </w:pPr>
                  <w:r w:rsidRPr="006145DB">
                    <w:rPr>
                      <w:rStyle w:val="normaltextrun"/>
                      <w:rFonts w:cs="Arial"/>
                      <w:sz w:val="16"/>
                      <w:szCs w:val="16"/>
                    </w:rPr>
                    <w:t xml:space="preserve">Niñas y niños </w:t>
                  </w:r>
                  <w:r w:rsidRPr="006145DB">
                    <w:rPr>
                      <w:rFonts w:eastAsia="Arial" w:cs="Arial"/>
                      <w:sz w:val="16"/>
                      <w:szCs w:val="16"/>
                    </w:rPr>
                    <w:t>desde el nacimiento hasta los dos (2) años, once (11) meses y veintinueve (29) días</w:t>
                  </w:r>
                  <w:r w:rsidR="00717497" w:rsidRPr="006145DB">
                    <w:rPr>
                      <w:rFonts w:eastAsia="Arial" w:cs="Arial"/>
                      <w:sz w:val="16"/>
                      <w:szCs w:val="16"/>
                    </w:rPr>
                    <w:t>.</w:t>
                  </w:r>
                </w:p>
              </w:tc>
              <w:tc>
                <w:tcPr>
                  <w:tcW w:w="1559" w:type="dxa"/>
                  <w:shd w:val="clear" w:color="auto" w:fill="FFFFFF" w:themeFill="background1"/>
                  <w:vAlign w:val="center"/>
                </w:tcPr>
                <w:p w14:paraId="567E19CE"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SISBÉN IV de Bogotá</w:t>
                  </w:r>
                </w:p>
              </w:tc>
              <w:tc>
                <w:tcPr>
                  <w:tcW w:w="1276" w:type="dxa"/>
                  <w:shd w:val="clear" w:color="auto" w:fill="FFFFFF" w:themeFill="background1"/>
                  <w:vAlign w:val="center"/>
                </w:tcPr>
                <w:p w14:paraId="3EB0D0E6"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Mensual (Mes Vencido)</w:t>
                  </w:r>
                </w:p>
              </w:tc>
              <w:tc>
                <w:tcPr>
                  <w:tcW w:w="1753" w:type="dxa"/>
                  <w:shd w:val="clear" w:color="auto" w:fill="FFFFFF" w:themeFill="background1"/>
                  <w:vAlign w:val="center"/>
                </w:tcPr>
                <w:p w14:paraId="204AD1F6" w14:textId="77777777" w:rsidR="00606BB7" w:rsidRPr="006145DB" w:rsidRDefault="00606BB7" w:rsidP="005B435E">
                  <w:pPr>
                    <w:tabs>
                      <w:tab w:val="left" w:pos="709"/>
                    </w:tabs>
                    <w:contextualSpacing/>
                    <w:jc w:val="center"/>
                    <w:rPr>
                      <w:rFonts w:cs="Arial"/>
                      <w:bCs/>
                      <w:sz w:val="16"/>
                      <w:szCs w:val="16"/>
                      <w:lang w:eastAsia="es-CO"/>
                    </w:rPr>
                  </w:pPr>
                  <w:r w:rsidRPr="006145DB">
                    <w:rPr>
                      <w:rFonts w:cs="Arial"/>
                      <w:sz w:val="16"/>
                      <w:szCs w:val="16"/>
                    </w:rPr>
                    <w:t>Secretaría Distrital de Planeación - SDP</w:t>
                  </w:r>
                </w:p>
              </w:tc>
            </w:tr>
            <w:tr w:rsidR="00717497" w:rsidRPr="006145DB" w14:paraId="3857CB7F" w14:textId="77777777" w:rsidTr="00D92505">
              <w:trPr>
                <w:trHeight w:val="231"/>
                <w:jc w:val="center"/>
              </w:trPr>
              <w:tc>
                <w:tcPr>
                  <w:tcW w:w="2843" w:type="dxa"/>
                  <w:vMerge/>
                  <w:shd w:val="clear" w:color="auto" w:fill="FFFFFF" w:themeFill="background1"/>
                </w:tcPr>
                <w:p w14:paraId="5FB8E0B2" w14:textId="77777777" w:rsidR="00606BB7" w:rsidRPr="006145DB" w:rsidRDefault="00606BB7" w:rsidP="005B435E">
                  <w:pPr>
                    <w:tabs>
                      <w:tab w:val="left" w:pos="709"/>
                    </w:tabs>
                    <w:contextualSpacing/>
                    <w:jc w:val="both"/>
                    <w:rPr>
                      <w:rStyle w:val="normaltextrun"/>
                      <w:rFonts w:cs="Arial"/>
                      <w:sz w:val="16"/>
                      <w:szCs w:val="16"/>
                    </w:rPr>
                  </w:pPr>
                </w:p>
              </w:tc>
              <w:tc>
                <w:tcPr>
                  <w:tcW w:w="1559" w:type="dxa"/>
                  <w:shd w:val="clear" w:color="auto" w:fill="FFFFFF" w:themeFill="background1"/>
                  <w:vAlign w:val="center"/>
                </w:tcPr>
                <w:p w14:paraId="529100E1" w14:textId="77777777" w:rsidR="00606BB7" w:rsidRPr="006145DB" w:rsidRDefault="00606BB7" w:rsidP="005B435E">
                  <w:pPr>
                    <w:tabs>
                      <w:tab w:val="left" w:pos="709"/>
                    </w:tabs>
                    <w:contextualSpacing/>
                    <w:jc w:val="center"/>
                    <w:rPr>
                      <w:rStyle w:val="normaltextrun"/>
                      <w:rFonts w:cs="Arial"/>
                      <w:sz w:val="16"/>
                      <w:szCs w:val="16"/>
                      <w:lang w:val="pt-BR"/>
                    </w:rPr>
                  </w:pPr>
                  <w:r w:rsidRPr="006145DB">
                    <w:rPr>
                      <w:rFonts w:cs="Arial"/>
                      <w:sz w:val="16"/>
                      <w:szCs w:val="16"/>
                      <w:lang w:val="pt-BR"/>
                    </w:rPr>
                    <w:t>Registro Social de Hogares (RNEC)</w:t>
                  </w:r>
                </w:p>
              </w:tc>
              <w:tc>
                <w:tcPr>
                  <w:tcW w:w="1276" w:type="dxa"/>
                  <w:shd w:val="clear" w:color="auto" w:fill="FFFFFF" w:themeFill="background1"/>
                  <w:vAlign w:val="center"/>
                </w:tcPr>
                <w:p w14:paraId="1FDB8704"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Mensual (Mes Vencido)</w:t>
                  </w:r>
                </w:p>
              </w:tc>
              <w:tc>
                <w:tcPr>
                  <w:tcW w:w="1753" w:type="dxa"/>
                  <w:shd w:val="clear" w:color="auto" w:fill="FFFFFF" w:themeFill="background1"/>
                  <w:vAlign w:val="center"/>
                </w:tcPr>
                <w:p w14:paraId="43D75EAC" w14:textId="77777777" w:rsidR="00606BB7" w:rsidRPr="006145DB" w:rsidRDefault="00606BB7" w:rsidP="005B435E">
                  <w:pPr>
                    <w:tabs>
                      <w:tab w:val="left" w:pos="709"/>
                    </w:tabs>
                    <w:contextualSpacing/>
                    <w:jc w:val="center"/>
                    <w:rPr>
                      <w:rFonts w:eastAsia="Arial" w:cs="Arial"/>
                      <w:sz w:val="16"/>
                      <w:szCs w:val="16"/>
                    </w:rPr>
                  </w:pPr>
                  <w:r w:rsidRPr="006145DB">
                    <w:rPr>
                      <w:rFonts w:cs="Arial"/>
                      <w:sz w:val="16"/>
                      <w:szCs w:val="16"/>
                    </w:rPr>
                    <w:t>Secretaría Distrital de Planeación - SDP</w:t>
                  </w:r>
                </w:p>
              </w:tc>
            </w:tr>
            <w:tr w:rsidR="00717497" w:rsidRPr="006145DB" w14:paraId="5F3D8C63" w14:textId="77777777" w:rsidTr="00D92505">
              <w:trPr>
                <w:trHeight w:val="231"/>
                <w:jc w:val="center"/>
              </w:trPr>
              <w:tc>
                <w:tcPr>
                  <w:tcW w:w="2843" w:type="dxa"/>
                  <w:vMerge/>
                  <w:tcBorders>
                    <w:bottom w:val="single" w:sz="4" w:space="0" w:color="auto"/>
                  </w:tcBorders>
                  <w:shd w:val="clear" w:color="auto" w:fill="FFFFFF" w:themeFill="background1"/>
                </w:tcPr>
                <w:p w14:paraId="1B2686E7" w14:textId="77777777" w:rsidR="00606BB7" w:rsidRPr="006145DB" w:rsidRDefault="00606BB7" w:rsidP="005B435E">
                  <w:pPr>
                    <w:tabs>
                      <w:tab w:val="left" w:pos="709"/>
                    </w:tabs>
                    <w:contextualSpacing/>
                    <w:jc w:val="both"/>
                    <w:rPr>
                      <w:rStyle w:val="normaltextrun"/>
                      <w:rFonts w:cs="Arial"/>
                      <w:sz w:val="16"/>
                      <w:szCs w:val="16"/>
                    </w:rPr>
                  </w:pPr>
                </w:p>
              </w:tc>
              <w:tc>
                <w:tcPr>
                  <w:tcW w:w="1559" w:type="dxa"/>
                  <w:tcBorders>
                    <w:bottom w:val="single" w:sz="4" w:space="0" w:color="auto"/>
                  </w:tcBorders>
                  <w:shd w:val="clear" w:color="auto" w:fill="FFFFFF" w:themeFill="background1"/>
                  <w:vAlign w:val="center"/>
                </w:tcPr>
                <w:p w14:paraId="30121580"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SIRBE</w:t>
                  </w:r>
                </w:p>
              </w:tc>
              <w:tc>
                <w:tcPr>
                  <w:tcW w:w="1276" w:type="dxa"/>
                  <w:tcBorders>
                    <w:bottom w:val="single" w:sz="4" w:space="0" w:color="auto"/>
                  </w:tcBorders>
                  <w:shd w:val="clear" w:color="auto" w:fill="FFFFFF" w:themeFill="background1"/>
                  <w:vAlign w:val="center"/>
                </w:tcPr>
                <w:p w14:paraId="40CF9136" w14:textId="77777777" w:rsidR="00606BB7" w:rsidRPr="006145DB" w:rsidRDefault="00606BB7" w:rsidP="005B435E">
                  <w:pPr>
                    <w:tabs>
                      <w:tab w:val="left" w:pos="709"/>
                    </w:tabs>
                    <w:contextualSpacing/>
                    <w:jc w:val="center"/>
                    <w:rPr>
                      <w:rStyle w:val="normaltextrun"/>
                      <w:rFonts w:cs="Arial"/>
                      <w:sz w:val="16"/>
                      <w:szCs w:val="16"/>
                    </w:rPr>
                  </w:pPr>
                  <w:r w:rsidRPr="006145DB">
                    <w:rPr>
                      <w:rFonts w:cs="Arial"/>
                      <w:sz w:val="16"/>
                      <w:szCs w:val="16"/>
                    </w:rPr>
                    <w:t>Demanda</w:t>
                  </w:r>
                </w:p>
              </w:tc>
              <w:tc>
                <w:tcPr>
                  <w:tcW w:w="1753" w:type="dxa"/>
                  <w:tcBorders>
                    <w:bottom w:val="single" w:sz="4" w:space="0" w:color="auto"/>
                  </w:tcBorders>
                  <w:shd w:val="clear" w:color="auto" w:fill="FFFFFF" w:themeFill="background1"/>
                  <w:vAlign w:val="center"/>
                </w:tcPr>
                <w:p w14:paraId="7602A9EB" w14:textId="77777777" w:rsidR="00606BB7" w:rsidRPr="006145DB" w:rsidRDefault="00606BB7" w:rsidP="005B435E">
                  <w:pPr>
                    <w:tabs>
                      <w:tab w:val="left" w:pos="709"/>
                    </w:tabs>
                    <w:contextualSpacing/>
                    <w:jc w:val="center"/>
                    <w:rPr>
                      <w:rFonts w:eastAsia="Arial" w:cs="Arial"/>
                      <w:sz w:val="16"/>
                      <w:szCs w:val="16"/>
                    </w:rPr>
                  </w:pPr>
                  <w:r w:rsidRPr="006145DB">
                    <w:rPr>
                      <w:rFonts w:cs="Arial"/>
                      <w:sz w:val="16"/>
                      <w:szCs w:val="16"/>
                    </w:rPr>
                    <w:t>Secretaria Distrital de Integración Social.</w:t>
                  </w:r>
                </w:p>
              </w:tc>
            </w:tr>
            <w:tr w:rsidR="00717497" w:rsidRPr="006145DB" w14:paraId="77A440AB" w14:textId="77777777" w:rsidTr="00D92505">
              <w:trPr>
                <w:trHeight w:val="231"/>
                <w:jc w:val="center"/>
              </w:trPr>
              <w:tc>
                <w:tcPr>
                  <w:tcW w:w="2843" w:type="dxa"/>
                  <w:tcBorders>
                    <w:bottom w:val="nil"/>
                  </w:tcBorders>
                  <w:shd w:val="clear" w:color="auto" w:fill="FFFFFF" w:themeFill="background1"/>
                </w:tcPr>
                <w:p w14:paraId="573FA115" w14:textId="77777777" w:rsidR="00606BB7" w:rsidRPr="006145DB" w:rsidRDefault="00606BB7" w:rsidP="005B435E">
                  <w:pPr>
                    <w:tabs>
                      <w:tab w:val="left" w:pos="709"/>
                    </w:tabs>
                    <w:contextualSpacing/>
                    <w:jc w:val="both"/>
                    <w:rPr>
                      <w:rStyle w:val="normaltextrun"/>
                      <w:rFonts w:cs="Arial"/>
                      <w:sz w:val="16"/>
                      <w:szCs w:val="16"/>
                    </w:rPr>
                  </w:pPr>
                  <w:r w:rsidRPr="006145DB">
                    <w:rPr>
                      <w:rStyle w:val="normaltextrun"/>
                      <w:rFonts w:cs="Arial"/>
                      <w:sz w:val="16"/>
                      <w:szCs w:val="16"/>
                    </w:rPr>
                    <w:t>Niñas y niños desde tres (3) años hasta los cinco (5) años, once (11) meses y veintinueve (29) días con restricciones médicas para participar en servicios institucionales de educación inicial.</w:t>
                  </w:r>
                </w:p>
              </w:tc>
              <w:tc>
                <w:tcPr>
                  <w:tcW w:w="1559" w:type="dxa"/>
                  <w:tcBorders>
                    <w:bottom w:val="nil"/>
                  </w:tcBorders>
                  <w:shd w:val="clear" w:color="auto" w:fill="FFFFFF" w:themeFill="background1"/>
                  <w:vAlign w:val="center"/>
                </w:tcPr>
                <w:p w14:paraId="3F138AC8"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276" w:type="dxa"/>
                  <w:tcBorders>
                    <w:bottom w:val="nil"/>
                  </w:tcBorders>
                  <w:shd w:val="clear" w:color="auto" w:fill="FFFFFF" w:themeFill="background1"/>
                  <w:vAlign w:val="center"/>
                </w:tcPr>
                <w:p w14:paraId="6BBFE090"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53" w:type="dxa"/>
                  <w:tcBorders>
                    <w:bottom w:val="nil"/>
                  </w:tcBorders>
                  <w:shd w:val="clear" w:color="auto" w:fill="FFFFFF" w:themeFill="background1"/>
                  <w:vAlign w:val="center"/>
                </w:tcPr>
                <w:p w14:paraId="3B16E036"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bl>
          <w:p w14:paraId="7351E424" w14:textId="77777777" w:rsidR="00606BB7" w:rsidRPr="006145DB" w:rsidRDefault="00606BB7" w:rsidP="005B435E">
            <w:pPr>
              <w:pStyle w:val="Textoindependiente"/>
              <w:spacing w:line="240" w:lineRule="auto"/>
              <w:ind w:right="112"/>
              <w:jc w:val="both"/>
              <w:rPr>
                <w:rFonts w:cs="Arial"/>
                <w:bCs/>
                <w:sz w:val="20"/>
                <w:szCs w:val="20"/>
                <w:lang w:eastAsia="es-CO"/>
              </w:rPr>
            </w:pPr>
          </w:p>
        </w:tc>
      </w:tr>
      <w:tr w:rsidR="00606BB7" w:rsidRPr="006145DB" w14:paraId="652E94C0" w14:textId="77777777" w:rsidTr="00BD2E02">
        <w:trPr>
          <w:trHeight w:val="20"/>
          <w:jc w:val="center"/>
        </w:trPr>
        <w:tc>
          <w:tcPr>
            <w:tcW w:w="1696" w:type="dxa"/>
            <w:shd w:val="clear" w:color="auto" w:fill="FFFFFF" w:themeFill="background1"/>
            <w:vAlign w:val="center"/>
          </w:tcPr>
          <w:p w14:paraId="48B4CD48" w14:textId="77777777" w:rsidR="00606BB7" w:rsidRPr="006145DB" w:rsidRDefault="00606BB7" w:rsidP="003446DD">
            <w:pPr>
              <w:spacing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699" w:type="dxa"/>
            <w:shd w:val="clear" w:color="auto" w:fill="FFFFFF" w:themeFill="background1"/>
            <w:vAlign w:val="center"/>
          </w:tcPr>
          <w:p w14:paraId="5B342337" w14:textId="77777777" w:rsidR="00606BB7" w:rsidRPr="006145DB" w:rsidRDefault="00606BB7" w:rsidP="005B435E">
            <w:pPr>
              <w:spacing w:after="0" w:line="240" w:lineRule="auto"/>
              <w:rPr>
                <w:rFonts w:cs="Arial"/>
                <w:sz w:val="16"/>
                <w:szCs w:val="16"/>
              </w:rPr>
            </w:pPr>
          </w:p>
          <w:tbl>
            <w:tblPr>
              <w:tblStyle w:val="Tablaconcuadrcula"/>
              <w:tblW w:w="7431" w:type="dxa"/>
              <w:jc w:val="center"/>
              <w:shd w:val="clear" w:color="auto" w:fill="FFFFFF" w:themeFill="background1"/>
              <w:tblLayout w:type="fixed"/>
              <w:tblLook w:val="04A0" w:firstRow="1" w:lastRow="0" w:firstColumn="1" w:lastColumn="0" w:noHBand="0" w:noVBand="1"/>
            </w:tblPr>
            <w:tblGrid>
              <w:gridCol w:w="2985"/>
              <w:gridCol w:w="1417"/>
              <w:gridCol w:w="1276"/>
              <w:gridCol w:w="1753"/>
            </w:tblGrid>
            <w:tr w:rsidR="00BB5C09" w:rsidRPr="006145DB" w14:paraId="7F5FC24F" w14:textId="77777777" w:rsidTr="00D92505">
              <w:trPr>
                <w:trHeight w:val="380"/>
                <w:jc w:val="center"/>
              </w:trPr>
              <w:tc>
                <w:tcPr>
                  <w:tcW w:w="2985" w:type="dxa"/>
                  <w:shd w:val="clear" w:color="auto" w:fill="FFFFFF" w:themeFill="background1"/>
                  <w:vAlign w:val="center"/>
                </w:tcPr>
                <w:p w14:paraId="7A37C992"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417" w:type="dxa"/>
                  <w:shd w:val="clear" w:color="auto" w:fill="FFFFFF" w:themeFill="background1"/>
                  <w:vAlign w:val="center"/>
                </w:tcPr>
                <w:p w14:paraId="493CE903"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6" w:type="dxa"/>
                  <w:shd w:val="clear" w:color="auto" w:fill="FFFFFF" w:themeFill="background1"/>
                  <w:vAlign w:val="center"/>
                </w:tcPr>
                <w:p w14:paraId="40C40569"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53" w:type="dxa"/>
                  <w:shd w:val="clear" w:color="auto" w:fill="FFFFFF" w:themeFill="background1"/>
                  <w:vAlign w:val="center"/>
                </w:tcPr>
                <w:p w14:paraId="3B106782"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BB5C09" w:rsidRPr="006145DB" w14:paraId="729717EF" w14:textId="77777777" w:rsidTr="00D92505">
              <w:trPr>
                <w:trHeight w:val="243"/>
                <w:jc w:val="center"/>
              </w:trPr>
              <w:tc>
                <w:tcPr>
                  <w:tcW w:w="2985" w:type="dxa"/>
                  <w:vMerge w:val="restart"/>
                  <w:shd w:val="clear" w:color="auto" w:fill="FFFFFF" w:themeFill="background1"/>
                  <w:vAlign w:val="center"/>
                </w:tcPr>
                <w:p w14:paraId="17AE59F8" w14:textId="77777777" w:rsidR="00606BB7" w:rsidRPr="006145DB" w:rsidRDefault="00606BB7" w:rsidP="005B435E">
                  <w:pPr>
                    <w:tabs>
                      <w:tab w:val="left" w:pos="709"/>
                    </w:tabs>
                    <w:contextualSpacing/>
                    <w:jc w:val="both"/>
                    <w:rPr>
                      <w:rFonts w:cs="Arial"/>
                      <w:bCs/>
                      <w:sz w:val="16"/>
                      <w:szCs w:val="16"/>
                      <w:lang w:eastAsia="es-CO"/>
                    </w:rPr>
                  </w:pPr>
                  <w:r w:rsidRPr="006145DB">
                    <w:rPr>
                      <w:rStyle w:val="normaltextrun"/>
                      <w:rFonts w:cs="Arial"/>
                      <w:sz w:val="16"/>
                      <w:szCs w:val="16"/>
                    </w:rPr>
                    <w:t>Fallecimiento</w:t>
                  </w:r>
                </w:p>
              </w:tc>
              <w:tc>
                <w:tcPr>
                  <w:tcW w:w="1417" w:type="dxa"/>
                  <w:shd w:val="clear" w:color="auto" w:fill="FFFFFF" w:themeFill="background1"/>
                  <w:vAlign w:val="center"/>
                </w:tcPr>
                <w:p w14:paraId="16BE4FF2"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Fallecidos (Inhumados)</w:t>
                  </w:r>
                </w:p>
              </w:tc>
              <w:tc>
                <w:tcPr>
                  <w:tcW w:w="1276" w:type="dxa"/>
                  <w:shd w:val="clear" w:color="auto" w:fill="FFFFFF" w:themeFill="background1"/>
                  <w:vAlign w:val="center"/>
                </w:tcPr>
                <w:p w14:paraId="1E0DAA04"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Mes vencido</w:t>
                  </w:r>
                </w:p>
              </w:tc>
              <w:tc>
                <w:tcPr>
                  <w:tcW w:w="1753" w:type="dxa"/>
                  <w:shd w:val="clear" w:color="auto" w:fill="FFFFFF" w:themeFill="background1"/>
                  <w:vAlign w:val="center"/>
                </w:tcPr>
                <w:p w14:paraId="0D4030A6"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Salud</w:t>
                  </w:r>
                </w:p>
              </w:tc>
            </w:tr>
            <w:tr w:rsidR="00BB5C09" w:rsidRPr="006145DB" w14:paraId="4AA1F333" w14:textId="77777777" w:rsidTr="00D92505">
              <w:trPr>
                <w:trHeight w:val="243"/>
                <w:jc w:val="center"/>
              </w:trPr>
              <w:tc>
                <w:tcPr>
                  <w:tcW w:w="2985" w:type="dxa"/>
                  <w:vMerge/>
                  <w:shd w:val="clear" w:color="auto" w:fill="FFFFFF" w:themeFill="background1"/>
                  <w:vAlign w:val="center"/>
                </w:tcPr>
                <w:p w14:paraId="297E1E8B" w14:textId="77777777" w:rsidR="00606BB7" w:rsidRPr="006145DB" w:rsidRDefault="00606BB7" w:rsidP="005B435E">
                  <w:pPr>
                    <w:tabs>
                      <w:tab w:val="left" w:pos="709"/>
                    </w:tabs>
                    <w:contextualSpacing/>
                    <w:jc w:val="both"/>
                    <w:rPr>
                      <w:rStyle w:val="normaltextrun"/>
                      <w:rFonts w:cs="Arial"/>
                      <w:sz w:val="16"/>
                      <w:szCs w:val="16"/>
                    </w:rPr>
                  </w:pPr>
                </w:p>
              </w:tc>
              <w:tc>
                <w:tcPr>
                  <w:tcW w:w="1417" w:type="dxa"/>
                  <w:shd w:val="clear" w:color="auto" w:fill="FFFFFF" w:themeFill="background1"/>
                  <w:vAlign w:val="center"/>
                </w:tcPr>
                <w:p w14:paraId="66667191"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Fe de supervivencia (ANI - RCD)</w:t>
                  </w:r>
                </w:p>
              </w:tc>
              <w:tc>
                <w:tcPr>
                  <w:tcW w:w="1276" w:type="dxa"/>
                  <w:shd w:val="clear" w:color="auto" w:fill="FFFFFF" w:themeFill="background1"/>
                  <w:vAlign w:val="center"/>
                </w:tcPr>
                <w:p w14:paraId="031FB4ED"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Mensual</w:t>
                  </w:r>
                </w:p>
              </w:tc>
              <w:tc>
                <w:tcPr>
                  <w:tcW w:w="1753" w:type="dxa"/>
                  <w:shd w:val="clear" w:color="auto" w:fill="FFFFFF" w:themeFill="background1"/>
                  <w:vAlign w:val="center"/>
                </w:tcPr>
                <w:p w14:paraId="726C9520"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Ministerio de Salud y Protección Social</w:t>
                  </w:r>
                </w:p>
              </w:tc>
            </w:tr>
            <w:tr w:rsidR="00BB5C09" w:rsidRPr="006145DB" w14:paraId="2EC219D7" w14:textId="77777777" w:rsidTr="00D92505">
              <w:trPr>
                <w:trHeight w:val="243"/>
                <w:jc w:val="center"/>
              </w:trPr>
              <w:tc>
                <w:tcPr>
                  <w:tcW w:w="2985" w:type="dxa"/>
                  <w:vMerge/>
                  <w:shd w:val="clear" w:color="auto" w:fill="FFFFFF" w:themeFill="background1"/>
                  <w:vAlign w:val="center"/>
                </w:tcPr>
                <w:p w14:paraId="41FBBEC6" w14:textId="77777777" w:rsidR="00606BB7" w:rsidRPr="006145DB" w:rsidRDefault="00606BB7" w:rsidP="005B435E">
                  <w:pPr>
                    <w:tabs>
                      <w:tab w:val="left" w:pos="709"/>
                    </w:tabs>
                    <w:contextualSpacing/>
                    <w:jc w:val="both"/>
                    <w:rPr>
                      <w:rStyle w:val="normaltextrun"/>
                      <w:rFonts w:cs="Arial"/>
                      <w:sz w:val="16"/>
                      <w:szCs w:val="16"/>
                    </w:rPr>
                  </w:pPr>
                </w:p>
              </w:tc>
              <w:tc>
                <w:tcPr>
                  <w:tcW w:w="1417" w:type="dxa"/>
                  <w:shd w:val="clear" w:color="auto" w:fill="FFFFFF" w:themeFill="background1"/>
                  <w:vAlign w:val="center"/>
                </w:tcPr>
                <w:p w14:paraId="71D28433"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Registro Social de Hogares</w:t>
                  </w:r>
                </w:p>
              </w:tc>
              <w:tc>
                <w:tcPr>
                  <w:tcW w:w="1276" w:type="dxa"/>
                  <w:shd w:val="clear" w:color="auto" w:fill="FFFFFF" w:themeFill="background1"/>
                  <w:vAlign w:val="center"/>
                </w:tcPr>
                <w:p w14:paraId="3426834D" w14:textId="77777777"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Mensual</w:t>
                  </w:r>
                </w:p>
              </w:tc>
              <w:tc>
                <w:tcPr>
                  <w:tcW w:w="1753" w:type="dxa"/>
                  <w:shd w:val="clear" w:color="auto" w:fill="FFFFFF" w:themeFill="background1"/>
                  <w:vAlign w:val="center"/>
                </w:tcPr>
                <w:p w14:paraId="4487F4AB" w14:textId="0449DBA1" w:rsidR="00606BB7" w:rsidRPr="006145DB" w:rsidRDefault="00606BB7" w:rsidP="005B435E">
                  <w:pPr>
                    <w:tabs>
                      <w:tab w:val="left" w:pos="709"/>
                    </w:tabs>
                    <w:contextualSpacing/>
                    <w:jc w:val="center"/>
                    <w:rPr>
                      <w:rStyle w:val="normaltextrun"/>
                      <w:rFonts w:cs="Arial"/>
                      <w:sz w:val="16"/>
                      <w:szCs w:val="16"/>
                    </w:rPr>
                  </w:pPr>
                  <w:r w:rsidRPr="006145DB">
                    <w:rPr>
                      <w:rStyle w:val="normaltextrun"/>
                      <w:rFonts w:cs="Arial"/>
                      <w:sz w:val="16"/>
                      <w:szCs w:val="16"/>
                    </w:rPr>
                    <w:t xml:space="preserve">Secretaría Distrital de Planeación </w:t>
                  </w:r>
                  <w:r w:rsidR="000223EE" w:rsidRPr="006145DB">
                    <w:rPr>
                      <w:rStyle w:val="normaltextrun"/>
                      <w:rFonts w:cs="Arial"/>
                      <w:sz w:val="16"/>
                      <w:szCs w:val="16"/>
                    </w:rPr>
                    <w:t>–</w:t>
                  </w:r>
                  <w:r w:rsidRPr="006145DB">
                    <w:rPr>
                      <w:rStyle w:val="normaltextrun"/>
                      <w:rFonts w:cs="Arial"/>
                      <w:sz w:val="16"/>
                      <w:szCs w:val="16"/>
                    </w:rPr>
                    <w:t xml:space="preserve"> SDP</w:t>
                  </w:r>
                </w:p>
              </w:tc>
            </w:tr>
            <w:tr w:rsidR="00BB5C09" w:rsidRPr="006145DB" w14:paraId="1C788CC7" w14:textId="77777777" w:rsidTr="00D92505">
              <w:trPr>
                <w:trHeight w:val="243"/>
                <w:jc w:val="center"/>
              </w:trPr>
              <w:tc>
                <w:tcPr>
                  <w:tcW w:w="2985" w:type="dxa"/>
                  <w:shd w:val="clear" w:color="auto" w:fill="FFFFFF" w:themeFill="background1"/>
                  <w:vAlign w:val="center"/>
                </w:tcPr>
                <w:p w14:paraId="53C5F109" w14:textId="06BC7538" w:rsidR="00606BB7" w:rsidRPr="006145DB" w:rsidRDefault="00606BB7" w:rsidP="005B435E">
                  <w:pPr>
                    <w:pStyle w:val="paragraph"/>
                    <w:spacing w:before="0" w:beforeAutospacing="0" w:after="0" w:afterAutospacing="0"/>
                    <w:jc w:val="both"/>
                    <w:textAlignment w:val="baseline"/>
                    <w:rPr>
                      <w:rFonts w:ascii="Arial" w:hAnsi="Arial" w:cs="Arial"/>
                    </w:rPr>
                  </w:pPr>
                  <w:r w:rsidRPr="006145DB">
                    <w:rPr>
                      <w:rFonts w:ascii="Arial" w:hAnsi="Arial" w:cs="Arial"/>
                      <w:sz w:val="16"/>
                      <w:szCs w:val="16"/>
                    </w:rPr>
                    <w:t>Persona gestante que culmina la etapa de gestación.</w:t>
                  </w:r>
                </w:p>
              </w:tc>
              <w:tc>
                <w:tcPr>
                  <w:tcW w:w="1417" w:type="dxa"/>
                  <w:shd w:val="clear" w:color="auto" w:fill="FFFFFF" w:themeFill="background1"/>
                  <w:vAlign w:val="center"/>
                </w:tcPr>
                <w:p w14:paraId="6BBCC640"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276" w:type="dxa"/>
                  <w:shd w:val="clear" w:color="auto" w:fill="FFFFFF" w:themeFill="background1"/>
                  <w:vAlign w:val="center"/>
                </w:tcPr>
                <w:p w14:paraId="440E793D"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53" w:type="dxa"/>
                  <w:shd w:val="clear" w:color="auto" w:fill="FFFFFF" w:themeFill="background1"/>
                  <w:vAlign w:val="center"/>
                </w:tcPr>
                <w:p w14:paraId="7A4DF9E4"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BB5C09" w:rsidRPr="006145DB" w14:paraId="7A968031" w14:textId="77777777" w:rsidTr="00D92505">
              <w:trPr>
                <w:trHeight w:val="300"/>
                <w:jc w:val="center"/>
              </w:trPr>
              <w:tc>
                <w:tcPr>
                  <w:tcW w:w="2985" w:type="dxa"/>
                  <w:shd w:val="clear" w:color="auto" w:fill="FFFFFF" w:themeFill="background1"/>
                  <w:vAlign w:val="center"/>
                </w:tcPr>
                <w:p w14:paraId="57BD65F7" w14:textId="77777777" w:rsidR="00606BB7" w:rsidRPr="006145DB" w:rsidRDefault="00606BB7" w:rsidP="005B435E">
                  <w:pPr>
                    <w:tabs>
                      <w:tab w:val="left" w:pos="709"/>
                    </w:tabs>
                    <w:contextualSpacing/>
                    <w:jc w:val="both"/>
                    <w:rPr>
                      <w:rFonts w:cs="Arial"/>
                      <w:sz w:val="16"/>
                      <w:szCs w:val="16"/>
                      <w:lang w:eastAsia="es-CO"/>
                    </w:rPr>
                  </w:pPr>
                  <w:r w:rsidRPr="006145DB">
                    <w:rPr>
                      <w:rStyle w:val="normaltextrun"/>
                      <w:rFonts w:cs="Arial"/>
                      <w:sz w:val="16"/>
                      <w:szCs w:val="16"/>
                    </w:rPr>
                    <w:t>Niña o niño que al finalizar el año en curso supere la edad establecida en la población objetivo, con corte al 31 de marzo del año siguiente. En caso de no contar con oferta de Jardines Infantiles u oferta del sistema educativo en el territorio podrán permanecer en el servicio hasta cumplir los cuatro (4) años, once (11) meses y veintinueve (29) días. Este Criterio no aplica para las niñas y los niños con restricciones médicas que podrán permanecer en el servicio hasta los cinco (5) años, once (11) meses y veintinueve (29) días.</w:t>
                  </w:r>
                </w:p>
              </w:tc>
              <w:tc>
                <w:tcPr>
                  <w:tcW w:w="1417" w:type="dxa"/>
                  <w:shd w:val="clear" w:color="auto" w:fill="FFFFFF" w:themeFill="background1"/>
                  <w:vAlign w:val="center"/>
                </w:tcPr>
                <w:p w14:paraId="17FD8D00"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276" w:type="dxa"/>
                  <w:shd w:val="clear" w:color="auto" w:fill="FFFFFF" w:themeFill="background1"/>
                  <w:vAlign w:val="center"/>
                </w:tcPr>
                <w:p w14:paraId="7516EB6D"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53" w:type="dxa"/>
                  <w:shd w:val="clear" w:color="auto" w:fill="FFFFFF" w:themeFill="background1"/>
                  <w:vAlign w:val="center"/>
                </w:tcPr>
                <w:p w14:paraId="0B5297CE" w14:textId="77777777" w:rsidR="00606BB7" w:rsidRPr="006145DB" w:rsidRDefault="00606BB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BB5C09" w:rsidRPr="006145DB" w14:paraId="28CECECA" w14:textId="77777777" w:rsidTr="00D92505">
              <w:trPr>
                <w:trHeight w:val="237"/>
                <w:jc w:val="center"/>
              </w:trPr>
              <w:tc>
                <w:tcPr>
                  <w:tcW w:w="2985" w:type="dxa"/>
                  <w:tcBorders>
                    <w:bottom w:val="single" w:sz="4" w:space="0" w:color="auto"/>
                  </w:tcBorders>
                  <w:shd w:val="clear" w:color="auto" w:fill="FFFFFF" w:themeFill="background1"/>
                  <w:vAlign w:val="center"/>
                </w:tcPr>
                <w:p w14:paraId="7AC0C724" w14:textId="77777777" w:rsidR="00606BB7" w:rsidRPr="006145DB" w:rsidRDefault="00606BB7" w:rsidP="005B435E">
                  <w:pPr>
                    <w:tabs>
                      <w:tab w:val="left" w:pos="709"/>
                    </w:tabs>
                    <w:contextualSpacing/>
                    <w:jc w:val="both"/>
                    <w:rPr>
                      <w:rFonts w:cs="Arial"/>
                      <w:bCs/>
                      <w:sz w:val="16"/>
                      <w:szCs w:val="16"/>
                      <w:lang w:eastAsia="es-CO"/>
                    </w:rPr>
                  </w:pPr>
                  <w:r w:rsidRPr="006145DB">
                    <w:rPr>
                      <w:rFonts w:cs="Arial"/>
                      <w:sz w:val="16"/>
                      <w:szCs w:val="16"/>
                    </w:rPr>
                    <w:t>Retiro voluntario manifestado libre y expresamente por escrito por la familia o acudientes, especificando los motivos del retiro.</w:t>
                  </w:r>
                </w:p>
              </w:tc>
              <w:tc>
                <w:tcPr>
                  <w:tcW w:w="1417" w:type="dxa"/>
                  <w:tcBorders>
                    <w:bottom w:val="single" w:sz="4" w:space="0" w:color="auto"/>
                  </w:tcBorders>
                  <w:shd w:val="clear" w:color="auto" w:fill="FFFFFF" w:themeFill="background1"/>
                  <w:vAlign w:val="center"/>
                </w:tcPr>
                <w:p w14:paraId="50A4AD48" w14:textId="77777777" w:rsidR="00606BB7" w:rsidRPr="006145DB" w:rsidRDefault="00606BB7" w:rsidP="005B435E">
                  <w:pPr>
                    <w:tabs>
                      <w:tab w:val="left" w:pos="709"/>
                    </w:tabs>
                    <w:contextualSpacing/>
                    <w:jc w:val="center"/>
                    <w:rPr>
                      <w:rFonts w:cs="Arial"/>
                      <w:sz w:val="16"/>
                      <w:szCs w:val="16"/>
                      <w:lang w:eastAsia="es-CO"/>
                    </w:rPr>
                  </w:pPr>
                  <w:r w:rsidRPr="006145DB">
                    <w:rPr>
                      <w:rFonts w:cs="Arial"/>
                      <w:sz w:val="16"/>
                      <w:szCs w:val="16"/>
                    </w:rPr>
                    <w:t>Verificación en campo / Solicitud Ciudadana</w:t>
                  </w:r>
                </w:p>
              </w:tc>
              <w:tc>
                <w:tcPr>
                  <w:tcW w:w="1276" w:type="dxa"/>
                  <w:tcBorders>
                    <w:bottom w:val="single" w:sz="4" w:space="0" w:color="auto"/>
                  </w:tcBorders>
                  <w:shd w:val="clear" w:color="auto" w:fill="FFFFFF" w:themeFill="background1"/>
                  <w:vAlign w:val="center"/>
                </w:tcPr>
                <w:p w14:paraId="58989113" w14:textId="77777777" w:rsidR="00606BB7" w:rsidRPr="006145DB" w:rsidRDefault="00606BB7" w:rsidP="005B435E">
                  <w:pPr>
                    <w:tabs>
                      <w:tab w:val="left" w:pos="709"/>
                    </w:tabs>
                    <w:contextualSpacing/>
                    <w:jc w:val="center"/>
                    <w:rPr>
                      <w:rFonts w:cs="Arial"/>
                      <w:bCs/>
                      <w:sz w:val="16"/>
                      <w:szCs w:val="16"/>
                      <w:lang w:eastAsia="es-CO"/>
                    </w:rPr>
                  </w:pPr>
                  <w:r w:rsidRPr="006145DB">
                    <w:rPr>
                      <w:rFonts w:eastAsiaTheme="majorEastAsia" w:cs="Arial"/>
                      <w:sz w:val="16"/>
                      <w:szCs w:val="16"/>
                    </w:rPr>
                    <w:t>Demanda</w:t>
                  </w:r>
                </w:p>
              </w:tc>
              <w:tc>
                <w:tcPr>
                  <w:tcW w:w="1753" w:type="dxa"/>
                  <w:tcBorders>
                    <w:bottom w:val="single" w:sz="4" w:space="0" w:color="auto"/>
                  </w:tcBorders>
                  <w:shd w:val="clear" w:color="auto" w:fill="FFFFFF" w:themeFill="background1"/>
                  <w:vAlign w:val="center"/>
                </w:tcPr>
                <w:p w14:paraId="700271A6" w14:textId="77777777" w:rsidR="00606BB7" w:rsidRPr="006145DB" w:rsidRDefault="00606BB7" w:rsidP="005B435E">
                  <w:pPr>
                    <w:tabs>
                      <w:tab w:val="left" w:pos="709"/>
                    </w:tabs>
                    <w:contextualSpacing/>
                    <w:jc w:val="center"/>
                    <w:rPr>
                      <w:rFonts w:cs="Arial"/>
                      <w:sz w:val="16"/>
                      <w:szCs w:val="16"/>
                      <w:lang w:eastAsia="es-CO"/>
                    </w:rPr>
                  </w:pPr>
                  <w:r w:rsidRPr="006145DB">
                    <w:rPr>
                      <w:rFonts w:eastAsia="Arial" w:cs="Arial"/>
                      <w:sz w:val="16"/>
                      <w:szCs w:val="16"/>
                    </w:rPr>
                    <w:t>Subdirección para la Infancia -Equipo del Servicio</w:t>
                  </w:r>
                </w:p>
              </w:tc>
            </w:tr>
            <w:tr w:rsidR="00BB5C09" w:rsidRPr="006145DB" w14:paraId="1E8EFE16" w14:textId="77777777" w:rsidTr="00D92505">
              <w:trPr>
                <w:trHeight w:val="237"/>
                <w:jc w:val="center"/>
              </w:trPr>
              <w:tc>
                <w:tcPr>
                  <w:tcW w:w="2985" w:type="dxa"/>
                  <w:tcBorders>
                    <w:bottom w:val="nil"/>
                  </w:tcBorders>
                  <w:shd w:val="clear" w:color="auto" w:fill="FFFFFF" w:themeFill="background1"/>
                  <w:vAlign w:val="center"/>
                </w:tcPr>
                <w:p w14:paraId="20DFDB00" w14:textId="77777777" w:rsidR="00606BB7" w:rsidRPr="006145DB" w:rsidRDefault="00606BB7" w:rsidP="005B435E">
                  <w:pPr>
                    <w:tabs>
                      <w:tab w:val="left" w:pos="709"/>
                    </w:tabs>
                    <w:contextualSpacing/>
                    <w:jc w:val="both"/>
                    <w:rPr>
                      <w:rFonts w:cs="Arial"/>
                      <w:sz w:val="16"/>
                      <w:szCs w:val="16"/>
                    </w:rPr>
                  </w:pPr>
                  <w:r w:rsidRPr="006145DB">
                    <w:rPr>
                      <w:rFonts w:cs="Arial"/>
                      <w:sz w:val="16"/>
                      <w:szCs w:val="16"/>
                    </w:rPr>
                    <w:t>Cuando la madre, padre o cuidador(a) de la niña o el niño o la persona gestante incurra en el incumplimiento del Acuerdo de corresponsabilidad.</w:t>
                  </w:r>
                </w:p>
              </w:tc>
              <w:tc>
                <w:tcPr>
                  <w:tcW w:w="1417" w:type="dxa"/>
                  <w:tcBorders>
                    <w:bottom w:val="nil"/>
                  </w:tcBorders>
                  <w:shd w:val="clear" w:color="auto" w:fill="FFFFFF" w:themeFill="background1"/>
                  <w:vAlign w:val="center"/>
                </w:tcPr>
                <w:p w14:paraId="46E14AA5" w14:textId="77777777" w:rsidR="00606BB7" w:rsidRPr="006145DB" w:rsidRDefault="00606BB7" w:rsidP="005B435E">
                  <w:pPr>
                    <w:tabs>
                      <w:tab w:val="left" w:pos="709"/>
                    </w:tabs>
                    <w:contextualSpacing/>
                    <w:jc w:val="center"/>
                    <w:rPr>
                      <w:rFonts w:cs="Arial"/>
                      <w:sz w:val="16"/>
                      <w:szCs w:val="16"/>
                    </w:rPr>
                  </w:pPr>
                  <w:r w:rsidRPr="006145DB">
                    <w:rPr>
                      <w:rFonts w:cs="Arial"/>
                      <w:sz w:val="16"/>
                      <w:szCs w:val="16"/>
                    </w:rPr>
                    <w:t>Verificación en campo</w:t>
                  </w:r>
                </w:p>
              </w:tc>
              <w:tc>
                <w:tcPr>
                  <w:tcW w:w="1276" w:type="dxa"/>
                  <w:tcBorders>
                    <w:bottom w:val="nil"/>
                  </w:tcBorders>
                  <w:shd w:val="clear" w:color="auto" w:fill="FFFFFF" w:themeFill="background1"/>
                  <w:vAlign w:val="center"/>
                </w:tcPr>
                <w:p w14:paraId="4BF965E5" w14:textId="77777777" w:rsidR="00606BB7" w:rsidRPr="006145DB" w:rsidRDefault="00606BB7" w:rsidP="005B435E">
                  <w:pPr>
                    <w:tabs>
                      <w:tab w:val="left" w:pos="709"/>
                    </w:tabs>
                    <w:contextualSpacing/>
                    <w:jc w:val="center"/>
                    <w:rPr>
                      <w:rFonts w:eastAsiaTheme="majorEastAsia" w:cs="Arial"/>
                      <w:sz w:val="16"/>
                      <w:szCs w:val="16"/>
                    </w:rPr>
                  </w:pPr>
                  <w:r w:rsidRPr="006145DB">
                    <w:rPr>
                      <w:rFonts w:eastAsiaTheme="majorEastAsia" w:cs="Arial"/>
                      <w:sz w:val="16"/>
                      <w:szCs w:val="16"/>
                    </w:rPr>
                    <w:t>Demanda</w:t>
                  </w:r>
                </w:p>
              </w:tc>
              <w:tc>
                <w:tcPr>
                  <w:tcW w:w="1753" w:type="dxa"/>
                  <w:tcBorders>
                    <w:bottom w:val="nil"/>
                  </w:tcBorders>
                  <w:shd w:val="clear" w:color="auto" w:fill="FFFFFF" w:themeFill="background1"/>
                  <w:vAlign w:val="center"/>
                </w:tcPr>
                <w:p w14:paraId="39C6E6BF" w14:textId="77777777" w:rsidR="00606BB7" w:rsidRPr="006145DB" w:rsidRDefault="00606BB7" w:rsidP="005B435E">
                  <w:pPr>
                    <w:tabs>
                      <w:tab w:val="left" w:pos="709"/>
                    </w:tabs>
                    <w:contextualSpacing/>
                    <w:jc w:val="center"/>
                    <w:rPr>
                      <w:rFonts w:eastAsia="Arial" w:cs="Arial"/>
                      <w:sz w:val="16"/>
                      <w:szCs w:val="16"/>
                    </w:rPr>
                  </w:pPr>
                  <w:r w:rsidRPr="006145DB">
                    <w:rPr>
                      <w:rFonts w:eastAsia="Arial" w:cs="Arial"/>
                      <w:sz w:val="16"/>
                      <w:szCs w:val="16"/>
                    </w:rPr>
                    <w:t>Subdirección para la Infancia -Equipo del Servicio</w:t>
                  </w:r>
                </w:p>
              </w:tc>
            </w:tr>
          </w:tbl>
          <w:p w14:paraId="6EB65D84" w14:textId="77777777" w:rsidR="00606BB7" w:rsidRPr="006145DB" w:rsidRDefault="00606BB7" w:rsidP="005B435E">
            <w:pPr>
              <w:tabs>
                <w:tab w:val="left" w:pos="709"/>
              </w:tabs>
              <w:spacing w:line="240" w:lineRule="auto"/>
              <w:contextualSpacing/>
              <w:jc w:val="both"/>
              <w:rPr>
                <w:rFonts w:cs="Arial"/>
                <w:bCs/>
                <w:sz w:val="20"/>
                <w:szCs w:val="20"/>
                <w:lang w:eastAsia="es-CO"/>
              </w:rPr>
            </w:pPr>
          </w:p>
        </w:tc>
      </w:tr>
      <w:tr w:rsidR="00606BB7" w:rsidRPr="006145DB" w14:paraId="420AC501" w14:textId="77777777" w:rsidTr="00C143E6">
        <w:trPr>
          <w:trHeight w:val="600"/>
          <w:jc w:val="center"/>
        </w:trPr>
        <w:tc>
          <w:tcPr>
            <w:tcW w:w="1696" w:type="dxa"/>
            <w:shd w:val="clear" w:color="auto" w:fill="FFFFFF" w:themeFill="background1"/>
            <w:vAlign w:val="center"/>
          </w:tcPr>
          <w:p w14:paraId="470D7712" w14:textId="77777777" w:rsidR="00606BB7" w:rsidRPr="006145DB" w:rsidRDefault="00606BB7" w:rsidP="003446DD">
            <w:pPr>
              <w:spacing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699" w:type="dxa"/>
            <w:shd w:val="clear" w:color="auto" w:fill="FFFFFF" w:themeFill="background1"/>
            <w:vAlign w:val="center"/>
          </w:tcPr>
          <w:p w14:paraId="6A9DC7E6" w14:textId="77777777" w:rsidR="00606BB7" w:rsidRPr="006145DB" w:rsidRDefault="00606BB7" w:rsidP="005B435E">
            <w:pPr>
              <w:tabs>
                <w:tab w:val="left" w:pos="709"/>
              </w:tabs>
              <w:spacing w:line="240" w:lineRule="auto"/>
              <w:contextualSpacing/>
              <w:jc w:val="both"/>
              <w:rPr>
                <w:rFonts w:eastAsia="Calibri" w:cs="Arial"/>
                <w:sz w:val="20"/>
                <w:szCs w:val="20"/>
                <w:lang w:eastAsia="es-CO"/>
              </w:rPr>
            </w:pPr>
            <w:r w:rsidRPr="006145DB">
              <w:rPr>
                <w:rFonts w:eastAsia="Calibri" w:cs="Arial"/>
                <w:sz w:val="20"/>
                <w:szCs w:val="20"/>
                <w:lang w:eastAsia="es-CO"/>
              </w:rPr>
              <w:t>No aplica.</w:t>
            </w:r>
          </w:p>
        </w:tc>
      </w:tr>
      <w:tr w:rsidR="00606BB7" w:rsidRPr="006145DB" w14:paraId="7CCFDD52" w14:textId="77777777" w:rsidTr="00BD2E02">
        <w:trPr>
          <w:trHeight w:val="742"/>
          <w:jc w:val="center"/>
        </w:trPr>
        <w:tc>
          <w:tcPr>
            <w:tcW w:w="1696" w:type="dxa"/>
            <w:shd w:val="clear" w:color="auto" w:fill="FFFFFF" w:themeFill="background1"/>
            <w:vAlign w:val="center"/>
          </w:tcPr>
          <w:p w14:paraId="32349A45" w14:textId="77777777" w:rsidR="00606BB7" w:rsidRPr="006145DB" w:rsidRDefault="00606BB7" w:rsidP="003446DD">
            <w:pPr>
              <w:spacing w:line="240" w:lineRule="auto"/>
              <w:contextualSpacing/>
              <w:rPr>
                <w:rFonts w:cs="Arial"/>
                <w:bCs/>
                <w:sz w:val="20"/>
                <w:szCs w:val="20"/>
                <w:lang w:eastAsia="es-CO"/>
              </w:rPr>
            </w:pPr>
            <w:r w:rsidRPr="006145DB">
              <w:rPr>
                <w:rFonts w:cs="Arial"/>
                <w:bCs/>
                <w:sz w:val="20"/>
                <w:szCs w:val="20"/>
                <w:lang w:eastAsia="es-CO"/>
              </w:rPr>
              <w:t>Ejecución</w:t>
            </w:r>
          </w:p>
        </w:tc>
        <w:tc>
          <w:tcPr>
            <w:tcW w:w="7699" w:type="dxa"/>
            <w:shd w:val="clear" w:color="auto" w:fill="FFFFFF" w:themeFill="background1"/>
            <w:vAlign w:val="center"/>
          </w:tcPr>
          <w:p w14:paraId="270F19EA" w14:textId="77777777" w:rsidR="00606BB7" w:rsidRPr="006145DB" w:rsidRDefault="00606BB7" w:rsidP="005B435E">
            <w:pPr>
              <w:pStyle w:val="Textoindependiente"/>
              <w:spacing w:after="0" w:line="240" w:lineRule="auto"/>
              <w:jc w:val="both"/>
              <w:rPr>
                <w:rFonts w:cs="Arial"/>
                <w:i/>
                <w:iCs/>
                <w:sz w:val="20"/>
                <w:szCs w:val="20"/>
                <w:lang w:val="es-CO" w:eastAsia="es-CO"/>
              </w:rPr>
            </w:pPr>
            <w:r w:rsidRPr="006145DB">
              <w:rPr>
                <w:rFonts w:cs="Arial"/>
                <w:i/>
                <w:iCs/>
                <w:sz w:val="20"/>
                <w:szCs w:val="20"/>
                <w:lang w:val="es-CO" w:eastAsia="es-CO"/>
              </w:rPr>
              <w:t xml:space="preserve">Creciendo Juntos </w:t>
            </w:r>
            <w:r w:rsidRPr="006145DB">
              <w:rPr>
                <w:rFonts w:cs="Arial"/>
                <w:sz w:val="20"/>
                <w:szCs w:val="20"/>
                <w:lang w:val="es-CO" w:eastAsia="es-CO"/>
              </w:rPr>
              <w:t xml:space="preserve">es un servicio que se desarrolla en entornos familiares y comunitarios urbanos de Bogotá, mediante procesos educativos y pedagógicos intencionados orientados a promover el desarrollo integral de la primera infancia y el bienestar de las personas gestantes. Estos procesos fortalecen las capacidades de las familias para acompañar la gestación, el parto, el posparto y el desarrollo y aprendizaje de niñas y niños, a través de espacios de reflexión sobre prácticas de cuidado y crianza, buen trato y prevención de violencias. Así como el desarrollo de experiencias de juego, expresiones artísticas, literatura y exploración del medio. </w:t>
            </w:r>
          </w:p>
          <w:p w14:paraId="58D1114F" w14:textId="77777777" w:rsidR="00F96920" w:rsidRPr="006145DB" w:rsidRDefault="00F96920" w:rsidP="005B435E">
            <w:pPr>
              <w:tabs>
                <w:tab w:val="left" w:pos="709"/>
              </w:tabs>
              <w:spacing w:after="0" w:line="240" w:lineRule="auto"/>
              <w:jc w:val="both"/>
              <w:rPr>
                <w:rFonts w:eastAsia="Arial" w:cs="Arial"/>
                <w:sz w:val="20"/>
                <w:szCs w:val="20"/>
              </w:rPr>
            </w:pPr>
          </w:p>
          <w:p w14:paraId="0F929A27" w14:textId="386A15BF" w:rsidR="00606BB7" w:rsidRPr="006145DB" w:rsidRDefault="00606BB7" w:rsidP="005B435E">
            <w:pPr>
              <w:tabs>
                <w:tab w:val="left" w:pos="709"/>
              </w:tabs>
              <w:spacing w:after="0" w:line="240" w:lineRule="auto"/>
              <w:jc w:val="both"/>
              <w:rPr>
                <w:rFonts w:eastAsia="Arial" w:cs="Arial"/>
                <w:sz w:val="20"/>
                <w:szCs w:val="20"/>
              </w:rPr>
            </w:pPr>
            <w:r w:rsidRPr="006145DB">
              <w:rPr>
                <w:rFonts w:eastAsia="Arial" w:cs="Arial"/>
                <w:sz w:val="20"/>
                <w:szCs w:val="20"/>
              </w:rPr>
              <w:t>El servicio implementa acciones técnicas y operativas orientadas a garantizar una atención de calidad, conforme a las siguientes características, definidas en la Ley 1804 de 2016, por la cual se establece la Política de Estado para el Desarrollo Integral de la Primera Infancia “De Cero a Siempre”:</w:t>
            </w:r>
          </w:p>
          <w:p w14:paraId="3966F23E" w14:textId="77777777" w:rsidR="00F96920" w:rsidRPr="006145DB" w:rsidRDefault="00F96920" w:rsidP="005B435E">
            <w:pPr>
              <w:pStyle w:val="Ttulo1"/>
              <w:rPr>
                <w:sz w:val="20"/>
                <w:szCs w:val="20"/>
              </w:rPr>
            </w:pPr>
          </w:p>
          <w:p w14:paraId="063091CE" w14:textId="77777777" w:rsidR="00606BB7" w:rsidRPr="006145DB" w:rsidRDefault="00606BB7">
            <w:pPr>
              <w:pStyle w:val="Prrafodelista"/>
              <w:numPr>
                <w:ilvl w:val="0"/>
                <w:numId w:val="97"/>
              </w:numPr>
              <w:spacing w:after="0" w:line="240" w:lineRule="auto"/>
              <w:jc w:val="both"/>
              <w:rPr>
                <w:rFonts w:eastAsia="Arial" w:cs="Arial"/>
                <w:sz w:val="20"/>
                <w:szCs w:val="20"/>
              </w:rPr>
            </w:pPr>
            <w:r w:rsidRPr="006145DB">
              <w:rPr>
                <w:rFonts w:eastAsia="Arial" w:cs="Arial"/>
                <w:sz w:val="20"/>
                <w:szCs w:val="20"/>
              </w:rPr>
              <w:t>Pertinente: responde a los intereses, características y potencialidades del niño o la niña en el momento del ciclo vital por el que atraviesa, y a las características de sus entornos.</w:t>
            </w:r>
          </w:p>
          <w:p w14:paraId="105631D4" w14:textId="77777777" w:rsidR="00606BB7" w:rsidRPr="006145DB" w:rsidRDefault="00606BB7">
            <w:pPr>
              <w:pStyle w:val="Prrafodelista"/>
              <w:numPr>
                <w:ilvl w:val="0"/>
                <w:numId w:val="97"/>
              </w:numPr>
              <w:spacing w:after="0" w:line="240" w:lineRule="auto"/>
              <w:jc w:val="both"/>
              <w:rPr>
                <w:rFonts w:eastAsia="Arial" w:cs="Arial"/>
                <w:sz w:val="20"/>
                <w:szCs w:val="20"/>
              </w:rPr>
            </w:pPr>
            <w:r w:rsidRPr="006145DB">
              <w:rPr>
                <w:rFonts w:eastAsia="Arial" w:cs="Arial"/>
                <w:sz w:val="20"/>
                <w:szCs w:val="20"/>
              </w:rPr>
              <w:t>Oportuna: se da en el momento propicio y en el lugar en el que corresponde. Es eficaz en el tiempo justo.</w:t>
            </w:r>
          </w:p>
          <w:p w14:paraId="55C24903" w14:textId="77777777" w:rsidR="00606BB7" w:rsidRPr="006145DB" w:rsidRDefault="00606BB7">
            <w:pPr>
              <w:pStyle w:val="Prrafodelista"/>
              <w:numPr>
                <w:ilvl w:val="0"/>
                <w:numId w:val="97"/>
              </w:numPr>
              <w:spacing w:after="0" w:line="240" w:lineRule="auto"/>
              <w:jc w:val="both"/>
              <w:rPr>
                <w:rFonts w:eastAsia="Arial" w:cs="Arial"/>
                <w:sz w:val="20"/>
                <w:szCs w:val="20"/>
              </w:rPr>
            </w:pPr>
            <w:r w:rsidRPr="006145DB">
              <w:rPr>
                <w:rFonts w:eastAsia="Arial" w:cs="Arial"/>
                <w:sz w:val="20"/>
                <w:szCs w:val="20"/>
              </w:rPr>
              <w:t>Flexible: asegura que esté abierta a adaptarse a las características de las personas, los contextos y los entornos.</w:t>
            </w:r>
          </w:p>
          <w:p w14:paraId="1977DE5F" w14:textId="77777777" w:rsidR="00606BB7" w:rsidRPr="006145DB" w:rsidRDefault="00606BB7">
            <w:pPr>
              <w:pStyle w:val="Prrafodelista"/>
              <w:numPr>
                <w:ilvl w:val="0"/>
                <w:numId w:val="97"/>
              </w:numPr>
              <w:spacing w:after="0" w:line="240" w:lineRule="auto"/>
              <w:jc w:val="both"/>
              <w:rPr>
                <w:rFonts w:eastAsia="Arial" w:cs="Arial"/>
                <w:sz w:val="20"/>
                <w:szCs w:val="20"/>
              </w:rPr>
            </w:pPr>
            <w:r w:rsidRPr="006145DB">
              <w:rPr>
                <w:rFonts w:eastAsia="Arial" w:cs="Arial"/>
                <w:sz w:val="20"/>
                <w:szCs w:val="20"/>
              </w:rPr>
              <w:t>Diferencial: valora a las niñas y niños como sujetos que se construyen y viven de diferentes maneras. Es sensible a sus particularidades debido a la diversidad de situaciones, condiciones y contextos, y actúa intencionadamente sobre los entornos para transformar situaciones de discriminación en razón a las diferencias.</w:t>
            </w:r>
          </w:p>
          <w:p w14:paraId="269A93AB" w14:textId="77777777" w:rsidR="00606BB7" w:rsidRPr="006145DB" w:rsidRDefault="00606BB7">
            <w:pPr>
              <w:pStyle w:val="Prrafodelista"/>
              <w:numPr>
                <w:ilvl w:val="0"/>
                <w:numId w:val="97"/>
              </w:numPr>
              <w:spacing w:after="0" w:line="240" w:lineRule="auto"/>
              <w:jc w:val="both"/>
              <w:rPr>
                <w:rFonts w:eastAsia="Arial" w:cs="Arial"/>
                <w:sz w:val="20"/>
                <w:szCs w:val="20"/>
              </w:rPr>
            </w:pPr>
            <w:r w:rsidRPr="006145DB">
              <w:rPr>
                <w:rFonts w:eastAsia="Arial" w:cs="Arial"/>
                <w:sz w:val="20"/>
                <w:szCs w:val="20"/>
              </w:rPr>
              <w:t>Continua: ocurre con regularidad y de este modo garantiza los tiempos que requieren las niñas y los niños en su proceso individual de desarrollo.</w:t>
            </w:r>
          </w:p>
          <w:p w14:paraId="442C46E8" w14:textId="7529BC29" w:rsidR="00606BB7" w:rsidRPr="006145DB" w:rsidRDefault="00606BB7">
            <w:pPr>
              <w:pStyle w:val="Prrafodelista"/>
              <w:numPr>
                <w:ilvl w:val="0"/>
                <w:numId w:val="97"/>
              </w:numPr>
              <w:spacing w:after="0" w:line="240" w:lineRule="auto"/>
              <w:jc w:val="both"/>
              <w:rPr>
                <w:rFonts w:eastAsia="Arial" w:cs="Arial"/>
                <w:sz w:val="20"/>
                <w:szCs w:val="20"/>
              </w:rPr>
            </w:pPr>
            <w:r w:rsidRPr="006145DB">
              <w:rPr>
                <w:rFonts w:eastAsia="Arial" w:cs="Arial"/>
                <w:sz w:val="20"/>
                <w:szCs w:val="20"/>
              </w:rPr>
              <w:t>Complementaria: sus acciones son la cualidad de contribuir a la integralidad de la atención por la interacción y articulación solidaria entre los actores responsables de proteger a niñas y niños en la primera infancia.</w:t>
            </w:r>
          </w:p>
          <w:p w14:paraId="57397EAD" w14:textId="77777777" w:rsidR="00606BB7" w:rsidRPr="006145DB" w:rsidRDefault="00606BB7" w:rsidP="005B435E">
            <w:pPr>
              <w:pStyle w:val="Prrafodelista"/>
              <w:spacing w:after="0" w:line="240" w:lineRule="auto"/>
              <w:jc w:val="both"/>
              <w:rPr>
                <w:rFonts w:eastAsia="Arial" w:cs="Arial"/>
                <w:sz w:val="20"/>
                <w:szCs w:val="20"/>
              </w:rPr>
            </w:pPr>
          </w:p>
          <w:p w14:paraId="7F8778CE" w14:textId="34A87766" w:rsidR="00606BB7" w:rsidRPr="006145DB" w:rsidRDefault="00606BB7" w:rsidP="005B435E">
            <w:pPr>
              <w:pStyle w:val="Textoindependiente"/>
              <w:spacing w:after="0" w:line="240" w:lineRule="auto"/>
              <w:jc w:val="both"/>
              <w:rPr>
                <w:rFonts w:cs="Arial"/>
                <w:sz w:val="20"/>
                <w:szCs w:val="20"/>
                <w:lang w:val="es-CO" w:eastAsia="es-CO"/>
              </w:rPr>
            </w:pPr>
            <w:r w:rsidRPr="006145DB">
              <w:rPr>
                <w:rFonts w:eastAsia="Arial" w:cs="Arial"/>
                <w:sz w:val="20"/>
                <w:szCs w:val="20"/>
              </w:rPr>
              <w:t>Desde estas características, el servicio promueve que la familia asuma un rol protagónico en la promoción del desarrollo y aprendizaje de niñas y niños, así como en el bienestar de las personas gestantes. E</w:t>
            </w:r>
            <w:r w:rsidRPr="006145DB">
              <w:rPr>
                <w:rFonts w:cs="Arial"/>
                <w:sz w:val="20"/>
                <w:szCs w:val="20"/>
                <w:lang w:val="es-CO" w:eastAsia="es-CO"/>
              </w:rPr>
              <w:t>l equipo interdisciplinario implementa las siguientes formas de atención:</w:t>
            </w:r>
          </w:p>
          <w:p w14:paraId="4A8C24F4" w14:textId="77777777" w:rsidR="00F96920" w:rsidRPr="006145DB" w:rsidRDefault="00F96920" w:rsidP="005B435E">
            <w:pPr>
              <w:pStyle w:val="Textoindependiente"/>
              <w:spacing w:after="0" w:line="240" w:lineRule="auto"/>
              <w:jc w:val="both"/>
              <w:rPr>
                <w:rFonts w:cs="Arial"/>
                <w:sz w:val="20"/>
                <w:szCs w:val="20"/>
                <w:lang w:val="es-CO" w:eastAsia="es-CO"/>
              </w:rPr>
            </w:pPr>
          </w:p>
          <w:p w14:paraId="2BB6F93E" w14:textId="6448DEBD" w:rsidR="00606BB7" w:rsidRPr="006145DB" w:rsidRDefault="00606BB7">
            <w:pPr>
              <w:numPr>
                <w:ilvl w:val="0"/>
                <w:numId w:val="73"/>
              </w:numPr>
              <w:spacing w:after="0" w:line="240" w:lineRule="auto"/>
              <w:jc w:val="both"/>
              <w:rPr>
                <w:rFonts w:eastAsia="Arial" w:cs="Arial"/>
                <w:sz w:val="20"/>
                <w:szCs w:val="20"/>
              </w:rPr>
            </w:pPr>
            <w:r w:rsidRPr="006145DB">
              <w:rPr>
                <w:rFonts w:eastAsia="Arial" w:cs="Arial"/>
                <w:sz w:val="20"/>
                <w:szCs w:val="20"/>
              </w:rPr>
              <w:t>Encuentro en casa: estos acompañamientos se realizan en el entorno hogar, lo cual permite hacer una lectura del contexto, observar la disposición del espacio para las niñas y los niños, interpretar las dinámicas familiares y los roles que desempeñan los miembros que la conforman, Esta acción facilita el reconocimiento de capacidades, fortalezas y oportunidades mediante la observación, el diálogo y la reflexión constante con la familia para sugerir experiencias pedagógicas y acciones de cuidado y crianza de las niñas y los niños, así como promover el bienestar de las personas gestantes. Se complementa con acompañamientos remotos, que brindan orientaciones para el potenciamiento del desarrollo y aprendizaje, cuidado, crianza, bienestar.</w:t>
            </w:r>
          </w:p>
          <w:p w14:paraId="42FB102D" w14:textId="77777777" w:rsidR="00606BB7" w:rsidRPr="006145DB" w:rsidRDefault="00606BB7" w:rsidP="005B435E">
            <w:pPr>
              <w:pStyle w:val="Ttulo1"/>
              <w:rPr>
                <w:sz w:val="20"/>
                <w:szCs w:val="20"/>
              </w:rPr>
            </w:pPr>
          </w:p>
          <w:p w14:paraId="66CC26B2" w14:textId="242ED5EB" w:rsidR="00606BB7" w:rsidRPr="006145DB" w:rsidRDefault="00606BB7">
            <w:pPr>
              <w:pStyle w:val="Textoindependiente"/>
              <w:numPr>
                <w:ilvl w:val="0"/>
                <w:numId w:val="73"/>
              </w:numPr>
              <w:spacing w:after="0" w:line="240" w:lineRule="auto"/>
              <w:contextualSpacing/>
              <w:jc w:val="both"/>
              <w:rPr>
                <w:rFonts w:cs="Arial"/>
                <w:sz w:val="20"/>
                <w:szCs w:val="20"/>
                <w:lang w:eastAsia="es-CO"/>
              </w:rPr>
            </w:pPr>
            <w:r w:rsidRPr="006145DB">
              <w:rPr>
                <w:rFonts w:cs="Arial"/>
                <w:sz w:val="20"/>
                <w:szCs w:val="20"/>
                <w:lang w:val="es-CO" w:eastAsia="es-CO"/>
              </w:rPr>
              <w:t>Encuentros de experiencias Pedagógicas: dirigidos a participantes que pueden desplazarse a espacios comunitarios y espacios educativos, públicos o privados, donde se disponen ambientes pedagógicos que facilitan el desarrollo de experiencias de juego, arte, literatura y exploración del medio con las niñas y los niños para potenciar su desarrollo y aprendizaje. Además, contribuyen al tránsito al sistema educativo, promoviendo las trayectorias educativas continuas y completas desde la educación inicial.</w:t>
            </w:r>
          </w:p>
          <w:p w14:paraId="1F0B06C9" w14:textId="6CF99E6D" w:rsidR="00606BB7" w:rsidRPr="006145DB" w:rsidRDefault="00606BB7">
            <w:pPr>
              <w:numPr>
                <w:ilvl w:val="0"/>
                <w:numId w:val="73"/>
              </w:numPr>
              <w:spacing w:after="0" w:line="240" w:lineRule="auto"/>
              <w:jc w:val="both"/>
              <w:rPr>
                <w:rFonts w:eastAsia="Arial" w:cs="Arial"/>
                <w:sz w:val="20"/>
                <w:szCs w:val="20"/>
              </w:rPr>
            </w:pPr>
            <w:r w:rsidRPr="006145DB">
              <w:rPr>
                <w:rFonts w:eastAsia="Arial" w:cs="Arial"/>
                <w:sz w:val="20"/>
                <w:szCs w:val="20"/>
              </w:rPr>
              <w:t>Encuentros de cuidado: esta acción se realiza en espacios institucionales, comunitarios o en el entorno hogar y se constituye en un espacio de reconocimiento y fortalecimiento de prácticas de cuidado y crianza, donde se promueven aspectos de desarrollo socioemocional, prevención de violencias hacia las niñas y los niños y de bienestar integral. Estas acciones se armonizan con los propósitos del Sistema Distrital de Cuidado (SIDICU), el cual busca aportar a la transformación cultural y comunitaria respecto del género y la diversidad.</w:t>
            </w:r>
          </w:p>
          <w:p w14:paraId="0A931F1E" w14:textId="77777777" w:rsidR="00606BB7" w:rsidRPr="006145DB" w:rsidRDefault="00606BB7" w:rsidP="005B435E">
            <w:pPr>
              <w:pStyle w:val="Ttulo1"/>
              <w:rPr>
                <w:sz w:val="20"/>
                <w:szCs w:val="20"/>
              </w:rPr>
            </w:pPr>
          </w:p>
          <w:p w14:paraId="56F4C000" w14:textId="51E44467" w:rsidR="00606BB7" w:rsidRPr="006145DB" w:rsidRDefault="00606BB7" w:rsidP="005B435E">
            <w:pPr>
              <w:spacing w:after="0" w:line="240" w:lineRule="auto"/>
              <w:jc w:val="both"/>
              <w:rPr>
                <w:rFonts w:eastAsia="Arial" w:cs="Arial"/>
                <w:sz w:val="20"/>
                <w:szCs w:val="20"/>
              </w:rPr>
            </w:pPr>
            <w:r w:rsidRPr="006145DB">
              <w:rPr>
                <w:rFonts w:eastAsia="Arial" w:cs="Arial"/>
                <w:sz w:val="20"/>
                <w:szCs w:val="20"/>
              </w:rPr>
              <w:t>En el marco del servicio Creciendo Juntos, el apoyo alimentario a las personas gestantes, las niñas y los niños se brinda a través de bonos de alimentos, los cuales son entregados de manera mensual. Los apoyos alimentarios dirigidos a mujeres gestantes con embarazos de alto riesgo o en periodo de puerperio podrán ser reclamados por un adulto acudiente autorizado, conforme a los lineamientos establecidos por el servicio. Asimismo, los apoyos asignados a niñas y niños participantes del servicio serán entregados al adulto acudiente autorizado, en reconocimiento de que el beneficio está destinado exclusivamente a los participantes.</w:t>
            </w:r>
          </w:p>
          <w:p w14:paraId="06EC1FCC" w14:textId="77777777" w:rsidR="00B343DF" w:rsidRPr="006145DB" w:rsidRDefault="00B343DF" w:rsidP="005B435E">
            <w:pPr>
              <w:spacing w:after="0" w:line="240" w:lineRule="auto"/>
              <w:jc w:val="both"/>
              <w:rPr>
                <w:rFonts w:eastAsia="Arial" w:cs="Arial"/>
                <w:sz w:val="20"/>
                <w:szCs w:val="20"/>
              </w:rPr>
            </w:pPr>
          </w:p>
          <w:p w14:paraId="067698B8" w14:textId="54100DBE" w:rsidR="00606BB7" w:rsidRPr="006145DB" w:rsidRDefault="00606BB7" w:rsidP="005B435E">
            <w:pPr>
              <w:spacing w:after="0" w:line="240" w:lineRule="auto"/>
              <w:jc w:val="both"/>
              <w:rPr>
                <w:rFonts w:eastAsia="Arial" w:cs="Arial"/>
                <w:sz w:val="20"/>
                <w:szCs w:val="20"/>
              </w:rPr>
            </w:pPr>
            <w:r w:rsidRPr="006145DB">
              <w:rPr>
                <w:rFonts w:eastAsia="Arial" w:cs="Arial"/>
                <w:sz w:val="20"/>
                <w:szCs w:val="20"/>
              </w:rPr>
              <w:t>Para garantizar el derecho a la educación inicial en el marco de la atención integral y la trayectoria educativa, las niñas y los niños podrán permanecer en el servicio hasta cumplir los cuatro (4) años, once (11) meses y veintinueve (29) días de no contar con oferta de Jardines Infantiles u oferta del sistema educativo en el territorio, esto, en el marco de las transiciones efectivas y armónicas establecidas. Esta excepción no aplica para las niñas y los niños con restricciones médicas que podrán permanecer en el servicio Creciendo Juntos hasta los cinco (5) años, once (11) meses y veintinueve (29) días y máximo al cumplir esta edad se debe desarrollar el proceso de transiciones efectivas y armónicas al sistema educativo.</w:t>
            </w:r>
          </w:p>
          <w:p w14:paraId="47BCAC87" w14:textId="77777777" w:rsidR="00B343DF" w:rsidRPr="006145DB" w:rsidRDefault="00B343DF" w:rsidP="005B435E">
            <w:pPr>
              <w:tabs>
                <w:tab w:val="left" w:pos="709"/>
              </w:tabs>
              <w:spacing w:after="0" w:line="240" w:lineRule="auto"/>
              <w:jc w:val="both"/>
              <w:rPr>
                <w:rFonts w:eastAsia="Arial" w:cs="Arial"/>
                <w:sz w:val="20"/>
                <w:szCs w:val="20"/>
              </w:rPr>
            </w:pPr>
          </w:p>
          <w:p w14:paraId="0ECD80B8" w14:textId="116E18DE" w:rsidR="00606BB7" w:rsidRPr="006145DB" w:rsidRDefault="00606BB7" w:rsidP="005B435E">
            <w:pPr>
              <w:tabs>
                <w:tab w:val="left" w:pos="709"/>
              </w:tabs>
              <w:spacing w:after="0" w:line="240" w:lineRule="auto"/>
              <w:jc w:val="both"/>
              <w:rPr>
                <w:rFonts w:eastAsia="Arial" w:cs="Arial"/>
                <w:sz w:val="20"/>
                <w:szCs w:val="20"/>
              </w:rPr>
            </w:pPr>
            <w:r w:rsidRPr="006145DB">
              <w:rPr>
                <w:rFonts w:eastAsia="Arial" w:cs="Arial"/>
                <w:sz w:val="20"/>
                <w:szCs w:val="20"/>
              </w:rPr>
              <w:t xml:space="preserve">En caso de interrupción parcial o total en la prestación del Servicio Creciendo Juntos se implementará el plan operativo de continuidad correspondiente. </w:t>
            </w:r>
          </w:p>
        </w:tc>
      </w:tr>
      <w:tr w:rsidR="00606BB7" w:rsidRPr="006145DB" w14:paraId="4F0CE1F4" w14:textId="77777777" w:rsidTr="00BD2E02">
        <w:trPr>
          <w:trHeight w:val="983"/>
          <w:jc w:val="center"/>
        </w:trPr>
        <w:tc>
          <w:tcPr>
            <w:tcW w:w="1696" w:type="dxa"/>
            <w:shd w:val="clear" w:color="auto" w:fill="FFFFFF" w:themeFill="background1"/>
            <w:vAlign w:val="center"/>
          </w:tcPr>
          <w:p w14:paraId="4D6A81C2" w14:textId="77777777" w:rsidR="00606BB7" w:rsidRPr="006145DB" w:rsidRDefault="00606BB7" w:rsidP="005B435E">
            <w:pPr>
              <w:spacing w:line="240" w:lineRule="auto"/>
              <w:contextualSpacing/>
              <w:jc w:val="both"/>
              <w:rPr>
                <w:rFonts w:cs="Arial"/>
                <w:bCs/>
                <w:sz w:val="20"/>
                <w:szCs w:val="20"/>
                <w:lang w:eastAsia="es-CO"/>
              </w:rPr>
            </w:pPr>
            <w:r w:rsidRPr="006145DB">
              <w:rPr>
                <w:rFonts w:cs="Arial"/>
                <w:bCs/>
                <w:sz w:val="20"/>
                <w:szCs w:val="20"/>
                <w:lang w:eastAsia="es-CO"/>
              </w:rPr>
              <w:t>Condiciones transversales de calidad</w:t>
            </w:r>
          </w:p>
        </w:tc>
        <w:tc>
          <w:tcPr>
            <w:tcW w:w="7699" w:type="dxa"/>
            <w:shd w:val="clear" w:color="auto" w:fill="FFFFFF" w:themeFill="background1"/>
            <w:vAlign w:val="center"/>
          </w:tcPr>
          <w:p w14:paraId="5B493952" w14:textId="4C38639C" w:rsidR="00606BB7" w:rsidRDefault="00606BB7" w:rsidP="00FE60C0">
            <w:pPr>
              <w:tabs>
                <w:tab w:val="left" w:pos="709"/>
              </w:tabs>
              <w:spacing w:after="0" w:line="240" w:lineRule="auto"/>
              <w:jc w:val="both"/>
              <w:rPr>
                <w:rFonts w:eastAsia="Arial" w:cs="Arial"/>
                <w:sz w:val="20"/>
                <w:szCs w:val="20"/>
              </w:rPr>
            </w:pPr>
            <w:r w:rsidRPr="006145DB">
              <w:rPr>
                <w:rFonts w:eastAsia="Arial" w:cs="Arial"/>
                <w:sz w:val="20"/>
                <w:szCs w:val="20"/>
              </w:rPr>
              <w:t>Las categorías que aplican para el servicio son:</w:t>
            </w:r>
          </w:p>
          <w:p w14:paraId="12260719" w14:textId="77777777" w:rsidR="00FE60C0" w:rsidRPr="00FE60C0" w:rsidRDefault="00FE60C0" w:rsidP="00FE60C0">
            <w:pPr>
              <w:pStyle w:val="Ttulo1"/>
              <w:rPr>
                <w:sz w:val="20"/>
                <w:szCs w:val="20"/>
              </w:rPr>
            </w:pPr>
          </w:p>
          <w:p w14:paraId="2328E5D1" w14:textId="77777777" w:rsidR="00606BB7" w:rsidRPr="006145DB" w:rsidRDefault="00606BB7">
            <w:pPr>
              <w:pStyle w:val="Prrafodelista"/>
              <w:numPr>
                <w:ilvl w:val="0"/>
                <w:numId w:val="53"/>
              </w:numPr>
              <w:tabs>
                <w:tab w:val="left" w:pos="454"/>
              </w:tabs>
              <w:spacing w:after="0" w:line="240" w:lineRule="auto"/>
              <w:ind w:left="454"/>
              <w:jc w:val="both"/>
              <w:rPr>
                <w:rFonts w:eastAsia="Arial" w:cs="Arial"/>
                <w:sz w:val="20"/>
                <w:szCs w:val="20"/>
              </w:rPr>
            </w:pPr>
            <w:r w:rsidRPr="006145DB">
              <w:rPr>
                <w:rFonts w:eastAsia="Arial" w:cs="Arial"/>
                <w:sz w:val="20"/>
                <w:szCs w:val="20"/>
              </w:rPr>
              <w:t>Atención social.</w:t>
            </w:r>
          </w:p>
          <w:p w14:paraId="73055365" w14:textId="77777777" w:rsidR="00606BB7" w:rsidRPr="006145DB" w:rsidRDefault="00606BB7">
            <w:pPr>
              <w:pStyle w:val="Prrafodelista"/>
              <w:numPr>
                <w:ilvl w:val="0"/>
                <w:numId w:val="53"/>
              </w:numPr>
              <w:tabs>
                <w:tab w:val="left" w:pos="454"/>
              </w:tabs>
              <w:spacing w:after="0" w:line="240" w:lineRule="auto"/>
              <w:ind w:left="454"/>
              <w:jc w:val="both"/>
              <w:rPr>
                <w:rFonts w:eastAsia="Arial" w:cs="Arial"/>
                <w:sz w:val="20"/>
                <w:szCs w:val="20"/>
              </w:rPr>
            </w:pPr>
            <w:r w:rsidRPr="006145DB">
              <w:rPr>
                <w:rFonts w:eastAsia="Arial" w:cs="Arial"/>
                <w:sz w:val="20"/>
                <w:szCs w:val="20"/>
              </w:rPr>
              <w:t>Talento humano.</w:t>
            </w:r>
          </w:p>
          <w:p w14:paraId="2E5D4D0B" w14:textId="77777777" w:rsidR="00606BB7" w:rsidRPr="006145DB" w:rsidRDefault="00606BB7">
            <w:pPr>
              <w:pStyle w:val="Prrafodelista"/>
              <w:numPr>
                <w:ilvl w:val="0"/>
                <w:numId w:val="53"/>
              </w:numPr>
              <w:tabs>
                <w:tab w:val="left" w:pos="454"/>
              </w:tabs>
              <w:spacing w:after="0" w:line="240" w:lineRule="auto"/>
              <w:ind w:left="454"/>
              <w:jc w:val="both"/>
              <w:rPr>
                <w:rFonts w:eastAsia="Arial" w:cs="Arial"/>
                <w:sz w:val="20"/>
                <w:szCs w:val="20"/>
              </w:rPr>
            </w:pPr>
            <w:r w:rsidRPr="006145DB">
              <w:rPr>
                <w:rFonts w:eastAsia="Arial" w:cs="Arial"/>
                <w:sz w:val="20"/>
                <w:szCs w:val="20"/>
              </w:rPr>
              <w:t>Gestión administrativa.</w:t>
            </w:r>
          </w:p>
          <w:p w14:paraId="4C616282" w14:textId="77777777" w:rsidR="00606BB7" w:rsidRPr="006145DB" w:rsidRDefault="00606BB7">
            <w:pPr>
              <w:pStyle w:val="Prrafodelista"/>
              <w:numPr>
                <w:ilvl w:val="0"/>
                <w:numId w:val="53"/>
              </w:numPr>
              <w:tabs>
                <w:tab w:val="left" w:pos="454"/>
              </w:tabs>
              <w:spacing w:after="0" w:line="240" w:lineRule="auto"/>
              <w:ind w:left="454"/>
              <w:jc w:val="both"/>
              <w:rPr>
                <w:rFonts w:eastAsia="Arial" w:cs="Arial"/>
                <w:sz w:val="20"/>
                <w:szCs w:val="20"/>
              </w:rPr>
            </w:pPr>
            <w:r w:rsidRPr="006145DB">
              <w:rPr>
                <w:rFonts w:eastAsia="Arial" w:cs="Arial"/>
                <w:sz w:val="20"/>
                <w:szCs w:val="20"/>
              </w:rPr>
              <w:t>Nutrición.</w:t>
            </w:r>
          </w:p>
        </w:tc>
      </w:tr>
      <w:bookmarkEnd w:id="58"/>
    </w:tbl>
    <w:p w14:paraId="503EED01" w14:textId="77777777" w:rsidR="00075CBB" w:rsidRPr="006145DB" w:rsidRDefault="00075CBB" w:rsidP="005B435E">
      <w:pPr>
        <w:pStyle w:val="commentcontentpara"/>
        <w:spacing w:before="0" w:beforeAutospacing="0" w:after="0" w:afterAutospacing="0"/>
        <w:rPr>
          <w:rFonts w:ascii="Arial" w:hAnsi="Arial" w:cs="Arial"/>
          <w:sz w:val="22"/>
          <w:szCs w:val="22"/>
        </w:rPr>
      </w:pPr>
    </w:p>
    <w:p w14:paraId="2DBE73B1" w14:textId="52D75C77" w:rsidR="00BE5F56" w:rsidRPr="006145DB" w:rsidRDefault="005F21CA">
      <w:pPr>
        <w:pStyle w:val="Ttulo1"/>
        <w:numPr>
          <w:ilvl w:val="3"/>
          <w:numId w:val="3"/>
        </w:numPr>
        <w:ind w:left="709"/>
        <w:jc w:val="center"/>
        <w:rPr>
          <w:lang w:val="es-CO"/>
        </w:rPr>
      </w:pPr>
      <w:r w:rsidRPr="006145DB">
        <w:rPr>
          <w:lang w:val="es-CO"/>
        </w:rPr>
        <w:t xml:space="preserve"> </w:t>
      </w:r>
      <w:bookmarkStart w:id="59" w:name="_Toc210213176"/>
      <w:bookmarkStart w:id="60" w:name="_Toc213273450"/>
      <w:bookmarkStart w:id="61" w:name="_Toc213276077"/>
      <w:bookmarkStart w:id="62" w:name="_Toc216902410"/>
      <w:r w:rsidR="00075CBB" w:rsidRPr="006145DB">
        <w:rPr>
          <w:lang w:val="es-CO"/>
        </w:rPr>
        <w:t>Modalidad Crecemos en la r</w:t>
      </w:r>
      <w:r w:rsidR="000530AA" w:rsidRPr="006145DB">
        <w:rPr>
          <w:lang w:val="es-CO"/>
        </w:rPr>
        <w:t>uralidad</w:t>
      </w:r>
      <w:bookmarkEnd w:id="59"/>
      <w:bookmarkEnd w:id="60"/>
      <w:bookmarkEnd w:id="61"/>
      <w:bookmarkEnd w:id="62"/>
    </w:p>
    <w:tbl>
      <w:tblPr>
        <w:tblpPr w:leftFromText="141" w:rightFromText="141" w:vertAnchor="text" w:tblpXSpec="center" w:tblpY="1"/>
        <w:tblOverlap w:val="neve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8C1ED3" w:rsidRPr="006145DB" w14:paraId="659D7ADE" w14:textId="77777777" w:rsidTr="00F3596C">
        <w:trPr>
          <w:trHeight w:val="422"/>
        </w:trPr>
        <w:tc>
          <w:tcPr>
            <w:tcW w:w="1696" w:type="dxa"/>
            <w:vAlign w:val="center"/>
          </w:tcPr>
          <w:p w14:paraId="16702C3A" w14:textId="77777777" w:rsidR="008C1ED3" w:rsidRPr="006145DB" w:rsidRDefault="008C1ED3" w:rsidP="005B435E">
            <w:pPr>
              <w:spacing w:after="0" w:line="240" w:lineRule="auto"/>
              <w:ind w:left="22"/>
              <w:contextualSpacing/>
              <w:rPr>
                <w:rFonts w:eastAsia="Calibri" w:cs="Arial"/>
                <w:bCs/>
                <w:sz w:val="20"/>
                <w:szCs w:val="20"/>
                <w:lang w:eastAsia="es-CO"/>
              </w:rPr>
            </w:pPr>
            <w:r w:rsidRPr="006145DB">
              <w:rPr>
                <w:rFonts w:cs="Arial"/>
                <w:bCs/>
                <w:sz w:val="20"/>
                <w:szCs w:val="20"/>
                <w:lang w:eastAsia="es-CO"/>
              </w:rPr>
              <w:t xml:space="preserve">Nombre de la modalidad </w:t>
            </w:r>
          </w:p>
        </w:tc>
        <w:tc>
          <w:tcPr>
            <w:tcW w:w="7699" w:type="dxa"/>
            <w:vAlign w:val="center"/>
          </w:tcPr>
          <w:p w14:paraId="685D7D51" w14:textId="0D73F0DB" w:rsidR="008C1ED3" w:rsidRPr="006145DB" w:rsidRDefault="008C1ED3" w:rsidP="005B435E">
            <w:pPr>
              <w:spacing w:after="0" w:line="240" w:lineRule="auto"/>
              <w:jc w:val="both"/>
              <w:rPr>
                <w:rFonts w:eastAsia="Times New Roman" w:cs="Arial"/>
                <w:sz w:val="20"/>
                <w:szCs w:val="20"/>
              </w:rPr>
            </w:pPr>
            <w:r w:rsidRPr="006145DB">
              <w:rPr>
                <w:rFonts w:cs="Arial"/>
                <w:sz w:val="20"/>
                <w:szCs w:val="20"/>
              </w:rPr>
              <w:t>Crecemos en la ruralidad</w:t>
            </w:r>
            <w:r w:rsidR="00253161" w:rsidRPr="006145DB">
              <w:rPr>
                <w:rFonts w:cs="Arial"/>
                <w:sz w:val="20"/>
                <w:szCs w:val="20"/>
              </w:rPr>
              <w:t>.</w:t>
            </w:r>
          </w:p>
        </w:tc>
      </w:tr>
      <w:tr w:rsidR="008C1ED3" w:rsidRPr="006145DB" w14:paraId="133F713B" w14:textId="77777777" w:rsidTr="00C143E6">
        <w:trPr>
          <w:trHeight w:val="280"/>
        </w:trPr>
        <w:tc>
          <w:tcPr>
            <w:tcW w:w="1696" w:type="dxa"/>
            <w:vAlign w:val="center"/>
          </w:tcPr>
          <w:p w14:paraId="4F2B82B0" w14:textId="24B68D9C" w:rsidR="008C1ED3" w:rsidRPr="006145DB" w:rsidRDefault="008C1ED3" w:rsidP="005B435E">
            <w:pPr>
              <w:spacing w:after="0" w:line="240" w:lineRule="auto"/>
              <w:rPr>
                <w:rFonts w:eastAsia="Calibri" w:cs="Arial"/>
                <w:sz w:val="20"/>
                <w:szCs w:val="20"/>
                <w:lang w:eastAsia="es-CO"/>
              </w:rPr>
            </w:pPr>
            <w:r w:rsidRPr="006145DB">
              <w:rPr>
                <w:rFonts w:cs="Arial"/>
                <w:bCs/>
                <w:sz w:val="20"/>
                <w:szCs w:val="20"/>
                <w:lang w:eastAsia="es-CO"/>
              </w:rPr>
              <w:t>Objeto de la modalidad</w:t>
            </w:r>
          </w:p>
        </w:tc>
        <w:tc>
          <w:tcPr>
            <w:tcW w:w="7699" w:type="dxa"/>
            <w:vAlign w:val="center"/>
          </w:tcPr>
          <w:p w14:paraId="534182B0" w14:textId="77777777" w:rsidR="008C1ED3" w:rsidRPr="006145DB" w:rsidRDefault="008C1ED3" w:rsidP="005B435E">
            <w:pPr>
              <w:pBdr>
                <w:top w:val="nil"/>
                <w:left w:val="nil"/>
                <w:bottom w:val="nil"/>
                <w:right w:val="nil"/>
                <w:between w:val="nil"/>
              </w:pBdr>
              <w:spacing w:after="0" w:line="240" w:lineRule="auto"/>
              <w:contextualSpacing/>
              <w:jc w:val="both"/>
              <w:rPr>
                <w:rFonts w:cs="Arial"/>
                <w:sz w:val="20"/>
                <w:szCs w:val="20"/>
              </w:rPr>
            </w:pPr>
            <w:r w:rsidRPr="006145DB">
              <w:rPr>
                <w:rFonts w:cs="Arial"/>
                <w:sz w:val="20"/>
                <w:szCs w:val="20"/>
              </w:rPr>
              <w:t>Promover el desarrollo integral de niñas y niños en la primera infancia y el bienestar de las personas gestantes de comunidades rurales y campesinas, mediante el fortalecimiento de entornos familiares y comunitarios protectores. Este propósito se logra a través de procesos educativos y pedagógicos intencionados, con enfoque de derechos y una perspectiva de inclusión que reconoce, valora y celebra las diversidades poblacionales del territorio rural y de borde urbano-rural.</w:t>
            </w:r>
          </w:p>
        </w:tc>
      </w:tr>
      <w:tr w:rsidR="008C1ED3" w:rsidRPr="006145DB" w14:paraId="32ED6FD3" w14:textId="77777777" w:rsidTr="005844E3">
        <w:trPr>
          <w:trHeight w:val="20"/>
        </w:trPr>
        <w:tc>
          <w:tcPr>
            <w:tcW w:w="1696" w:type="dxa"/>
            <w:vAlign w:val="center"/>
          </w:tcPr>
          <w:p w14:paraId="03E7AF5E" w14:textId="77777777" w:rsidR="008C1ED3" w:rsidRPr="006145DB" w:rsidRDefault="008C1ED3" w:rsidP="005B435E">
            <w:pPr>
              <w:spacing w:after="0" w:line="240" w:lineRule="auto"/>
              <w:contextualSpacing/>
              <w:rPr>
                <w:rFonts w:cs="Arial"/>
                <w:bCs/>
                <w:sz w:val="20"/>
                <w:szCs w:val="20"/>
                <w:lang w:eastAsia="es-CO"/>
              </w:rPr>
            </w:pPr>
            <w:r w:rsidRPr="006145DB">
              <w:rPr>
                <w:rFonts w:cs="Arial"/>
                <w:bCs/>
                <w:sz w:val="20"/>
                <w:szCs w:val="20"/>
                <w:lang w:eastAsia="es-CO"/>
              </w:rPr>
              <w:t>Oferta de la modalidad</w:t>
            </w:r>
          </w:p>
        </w:tc>
        <w:tc>
          <w:tcPr>
            <w:tcW w:w="7699" w:type="dxa"/>
            <w:vAlign w:val="center"/>
          </w:tcPr>
          <w:p w14:paraId="6A3F4ED6" w14:textId="77777777" w:rsidR="008C1ED3" w:rsidRPr="006145DB" w:rsidRDefault="008C1ED3" w:rsidP="005B435E">
            <w:pPr>
              <w:tabs>
                <w:tab w:val="left" w:pos="709"/>
              </w:tabs>
              <w:spacing w:after="0" w:line="240" w:lineRule="auto"/>
              <w:jc w:val="both"/>
              <w:rPr>
                <w:rFonts w:cs="Arial"/>
                <w:sz w:val="20"/>
                <w:szCs w:val="20"/>
              </w:rPr>
            </w:pPr>
            <w:r w:rsidRPr="006145DB">
              <w:rPr>
                <w:rFonts w:cs="Arial"/>
                <w:sz w:val="20"/>
                <w:szCs w:val="20"/>
              </w:rPr>
              <w:t>Esta modalidad de educación inicial, en el marco de la atención integral, reconoce y valora las prácticas culturales propias de las familias y comunidades rurales, promoviendo su participación en entornos protectores que favorecen el bienestar de las personas gestantes, así como el desarrollo y aprendizaje de niñas y niños desde el nacimiento, a través de las siguientes acciones:</w:t>
            </w:r>
          </w:p>
          <w:p w14:paraId="1F12C654" w14:textId="77777777" w:rsidR="00253161" w:rsidRPr="006145DB" w:rsidRDefault="00253161" w:rsidP="005B435E">
            <w:pPr>
              <w:pStyle w:val="Ttulo1"/>
              <w:rPr>
                <w:sz w:val="20"/>
                <w:szCs w:val="20"/>
              </w:rPr>
            </w:pPr>
          </w:p>
          <w:p w14:paraId="19C04F98" w14:textId="77777777" w:rsidR="008C1ED3" w:rsidRPr="006145DB" w:rsidRDefault="008C1ED3">
            <w:pPr>
              <w:numPr>
                <w:ilvl w:val="0"/>
                <w:numId w:val="98"/>
              </w:numPr>
              <w:tabs>
                <w:tab w:val="left" w:pos="709"/>
              </w:tabs>
              <w:spacing w:after="0" w:line="240" w:lineRule="auto"/>
              <w:jc w:val="both"/>
              <w:rPr>
                <w:rFonts w:cs="Arial"/>
                <w:sz w:val="20"/>
                <w:szCs w:val="20"/>
              </w:rPr>
            </w:pPr>
            <w:r w:rsidRPr="006145DB">
              <w:rPr>
                <w:rFonts w:cs="Arial"/>
                <w:sz w:val="20"/>
                <w:szCs w:val="20"/>
              </w:rPr>
              <w:t>Encuentros grupales territorializados y visitas en el hogar, orientadas a fortalecer las prácticas de cuidado y crianza y las interacciones entre niñas, niños, familias, cuidadores y comunidades.</w:t>
            </w:r>
          </w:p>
          <w:p w14:paraId="01BA4A9F" w14:textId="77777777" w:rsidR="008C1ED3" w:rsidRPr="006145DB" w:rsidRDefault="008C1ED3">
            <w:pPr>
              <w:numPr>
                <w:ilvl w:val="0"/>
                <w:numId w:val="98"/>
              </w:numPr>
              <w:tabs>
                <w:tab w:val="left" w:pos="709"/>
              </w:tabs>
              <w:spacing w:after="0" w:line="240" w:lineRule="auto"/>
              <w:jc w:val="both"/>
              <w:rPr>
                <w:rFonts w:cs="Arial"/>
                <w:sz w:val="20"/>
                <w:szCs w:val="20"/>
              </w:rPr>
            </w:pPr>
            <w:r w:rsidRPr="006145DB">
              <w:rPr>
                <w:rFonts w:cs="Arial"/>
                <w:sz w:val="20"/>
                <w:szCs w:val="20"/>
              </w:rPr>
              <w:t>Experiencias pedagógicas contextualizadas, que fomentan el juego, la exploración del medio, la literatura, y las expresiones artísticas y culturales.</w:t>
            </w:r>
          </w:p>
          <w:p w14:paraId="62CD656A" w14:textId="20537805" w:rsidR="008C1ED3" w:rsidRPr="006145DB" w:rsidRDefault="008C1ED3">
            <w:pPr>
              <w:numPr>
                <w:ilvl w:val="0"/>
                <w:numId w:val="98"/>
              </w:numPr>
              <w:tabs>
                <w:tab w:val="left" w:pos="709"/>
              </w:tabs>
              <w:spacing w:after="0" w:line="240" w:lineRule="auto"/>
              <w:jc w:val="both"/>
              <w:rPr>
                <w:rFonts w:cs="Arial"/>
                <w:sz w:val="20"/>
                <w:szCs w:val="20"/>
              </w:rPr>
            </w:pPr>
            <w:r w:rsidRPr="006145DB">
              <w:rPr>
                <w:rFonts w:cs="Arial"/>
                <w:sz w:val="20"/>
                <w:szCs w:val="20"/>
              </w:rPr>
              <w:t xml:space="preserve">Promoción de prácticas saludables, </w:t>
            </w:r>
            <w:r w:rsidR="004D07D8" w:rsidRPr="006145DB">
              <w:rPr>
                <w:rFonts w:cs="Arial"/>
                <w:sz w:val="20"/>
                <w:szCs w:val="20"/>
              </w:rPr>
              <w:t>relacionadas</w:t>
            </w:r>
            <w:r w:rsidRPr="006145DB">
              <w:rPr>
                <w:rFonts w:cs="Arial"/>
                <w:sz w:val="20"/>
                <w:szCs w:val="20"/>
              </w:rPr>
              <w:t xml:space="preserve"> con la alimentación, la nutrición y la actividad física, como parte del bienestar integral.</w:t>
            </w:r>
          </w:p>
          <w:p w14:paraId="7A4AF797" w14:textId="2C854B33" w:rsidR="00253161" w:rsidRPr="006145DB" w:rsidRDefault="008C1ED3">
            <w:pPr>
              <w:numPr>
                <w:ilvl w:val="0"/>
                <w:numId w:val="98"/>
              </w:numPr>
              <w:tabs>
                <w:tab w:val="left" w:pos="709"/>
              </w:tabs>
              <w:spacing w:after="0" w:line="240" w:lineRule="auto"/>
              <w:jc w:val="both"/>
              <w:rPr>
                <w:rFonts w:cs="Arial"/>
                <w:sz w:val="20"/>
                <w:szCs w:val="20"/>
              </w:rPr>
            </w:pPr>
            <w:r w:rsidRPr="006145DB">
              <w:rPr>
                <w:rFonts w:cs="Arial"/>
                <w:sz w:val="20"/>
                <w:szCs w:val="20"/>
              </w:rPr>
              <w:t>Fortalecimiento de las familias y comunidades, desde un enfoque de corresponsabilidad y garantía de derechos.</w:t>
            </w:r>
          </w:p>
          <w:p w14:paraId="4583DA6D" w14:textId="77777777" w:rsidR="009A6DA1" w:rsidRPr="006145DB" w:rsidRDefault="009A6DA1" w:rsidP="005B435E">
            <w:pPr>
              <w:tabs>
                <w:tab w:val="left" w:pos="709"/>
              </w:tabs>
              <w:spacing w:after="0" w:line="240" w:lineRule="auto"/>
              <w:jc w:val="both"/>
              <w:rPr>
                <w:rFonts w:cs="Arial"/>
                <w:sz w:val="20"/>
                <w:szCs w:val="20"/>
              </w:rPr>
            </w:pPr>
          </w:p>
          <w:p w14:paraId="4D4A3559" w14:textId="64F5D1F0" w:rsidR="008C1ED3" w:rsidRPr="006145DB" w:rsidRDefault="008C1ED3" w:rsidP="005B435E">
            <w:pPr>
              <w:tabs>
                <w:tab w:val="left" w:pos="709"/>
              </w:tabs>
              <w:spacing w:after="0" w:line="240" w:lineRule="auto"/>
              <w:jc w:val="both"/>
              <w:rPr>
                <w:rFonts w:cs="Arial"/>
                <w:sz w:val="20"/>
                <w:szCs w:val="20"/>
              </w:rPr>
            </w:pPr>
            <w:r w:rsidRPr="006145DB">
              <w:rPr>
                <w:rFonts w:cs="Arial"/>
                <w:sz w:val="20"/>
                <w:szCs w:val="20"/>
              </w:rPr>
              <w:t xml:space="preserve">De manera transversal, en la modalidad se implementan las siguientes estrategias: </w:t>
            </w:r>
            <w:r w:rsidRPr="006145DB">
              <w:rPr>
                <w:rFonts w:cs="Arial"/>
                <w:i/>
                <w:iCs/>
                <w:sz w:val="20"/>
                <w:szCs w:val="20"/>
              </w:rPr>
              <w:t>Entre Pares</w:t>
            </w:r>
            <w:r w:rsidRPr="006145DB">
              <w:rPr>
                <w:rFonts w:cs="Arial"/>
                <w:sz w:val="20"/>
                <w:szCs w:val="20"/>
              </w:rPr>
              <w:t xml:space="preserve">, </w:t>
            </w:r>
            <w:r w:rsidRPr="006145DB">
              <w:rPr>
                <w:rFonts w:cs="Arial"/>
                <w:i/>
                <w:iCs/>
                <w:sz w:val="20"/>
                <w:szCs w:val="20"/>
              </w:rPr>
              <w:t>Sawabona</w:t>
            </w:r>
            <w:r w:rsidRPr="006145DB">
              <w:rPr>
                <w:rFonts w:cs="Arial"/>
                <w:sz w:val="20"/>
                <w:szCs w:val="20"/>
              </w:rPr>
              <w:t xml:space="preserve">, </w:t>
            </w:r>
            <w:r w:rsidRPr="006145DB">
              <w:rPr>
                <w:rFonts w:cs="Arial"/>
                <w:i/>
                <w:iCs/>
                <w:sz w:val="20"/>
                <w:szCs w:val="20"/>
              </w:rPr>
              <w:t>Raizal Aidentity</w:t>
            </w:r>
            <w:r w:rsidRPr="006145DB">
              <w:rPr>
                <w:rFonts w:cs="Arial"/>
                <w:sz w:val="20"/>
                <w:szCs w:val="20"/>
              </w:rPr>
              <w:t xml:space="preserve">, </w:t>
            </w:r>
            <w:r w:rsidRPr="006145DB">
              <w:rPr>
                <w:rFonts w:cs="Arial"/>
                <w:i/>
                <w:iCs/>
                <w:sz w:val="20"/>
                <w:szCs w:val="20"/>
              </w:rPr>
              <w:t>Rrom muge Chavé Avavarele</w:t>
            </w:r>
            <w:r w:rsidRPr="006145DB">
              <w:rPr>
                <w:rFonts w:cs="Arial"/>
                <w:sz w:val="20"/>
                <w:szCs w:val="20"/>
              </w:rPr>
              <w:t xml:space="preserve">, </w:t>
            </w:r>
            <w:r w:rsidRPr="006145DB">
              <w:rPr>
                <w:rFonts w:cs="Arial"/>
                <w:i/>
                <w:iCs/>
                <w:sz w:val="20"/>
                <w:szCs w:val="20"/>
              </w:rPr>
              <w:t>Salas Amigas de la Familia Lactante (SAFL)</w:t>
            </w:r>
            <w:r w:rsidRPr="006145DB">
              <w:rPr>
                <w:rFonts w:cs="Arial"/>
                <w:sz w:val="20"/>
                <w:szCs w:val="20"/>
              </w:rPr>
              <w:t xml:space="preserve"> y la </w:t>
            </w:r>
            <w:r w:rsidRPr="006145DB">
              <w:rPr>
                <w:rFonts w:cs="Arial"/>
                <w:i/>
                <w:iCs/>
                <w:sz w:val="20"/>
                <w:szCs w:val="20"/>
              </w:rPr>
              <w:t>Estrategia de Prevención, Acompañamiento y Seguimiento a presuntas vulneraciones de derechos de niñas, niños y adolescentes</w:t>
            </w:r>
            <w:r w:rsidRPr="006145DB">
              <w:rPr>
                <w:rFonts w:cs="Arial"/>
                <w:sz w:val="20"/>
                <w:szCs w:val="20"/>
              </w:rPr>
              <w:t xml:space="preserve"> que promueve la </w:t>
            </w:r>
            <w:r w:rsidRPr="006145DB">
              <w:rPr>
                <w:rFonts w:cs="Arial"/>
                <w:i/>
                <w:iCs/>
                <w:sz w:val="20"/>
                <w:szCs w:val="20"/>
              </w:rPr>
              <w:t>Cero Tolerancia a las violencias</w:t>
            </w:r>
            <w:r w:rsidRPr="006145DB">
              <w:rPr>
                <w:rFonts w:cs="Arial"/>
                <w:sz w:val="20"/>
                <w:szCs w:val="20"/>
              </w:rPr>
              <w:t xml:space="preserve"> contra niñas, niños y adolescentes en los servicios, modalidades y estrategias de la Subdirección para la Infancia.</w:t>
            </w:r>
          </w:p>
        </w:tc>
      </w:tr>
      <w:tr w:rsidR="008C1ED3" w:rsidRPr="006145DB" w14:paraId="6301567F" w14:textId="77777777" w:rsidTr="005844E3">
        <w:trPr>
          <w:trHeight w:val="20"/>
        </w:trPr>
        <w:tc>
          <w:tcPr>
            <w:tcW w:w="1696" w:type="dxa"/>
            <w:vAlign w:val="center"/>
          </w:tcPr>
          <w:p w14:paraId="59E7B8FC" w14:textId="77777777" w:rsidR="008C1ED3" w:rsidRPr="006145DB" w:rsidRDefault="008C1ED3" w:rsidP="005B435E">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699" w:type="dxa"/>
            <w:vAlign w:val="center"/>
          </w:tcPr>
          <w:p w14:paraId="29B07264" w14:textId="77777777" w:rsidR="008C1ED3" w:rsidRPr="006145DB" w:rsidRDefault="008C1ED3"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demanda</w:t>
            </w:r>
          </w:p>
          <w:p w14:paraId="71212DCF" w14:textId="77777777" w:rsidR="008C1ED3" w:rsidRPr="006145DB" w:rsidRDefault="008C1ED3"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Focalización por abordaje territorial</w:t>
            </w:r>
          </w:p>
          <w:p w14:paraId="20E742FB" w14:textId="77777777" w:rsidR="008C1ED3" w:rsidRPr="006145DB" w:rsidRDefault="008C1ED3" w:rsidP="005B435E">
            <w:pPr>
              <w:pBdr>
                <w:top w:val="nil"/>
                <w:left w:val="nil"/>
                <w:bottom w:val="nil"/>
                <w:right w:val="nil"/>
                <w:between w:val="nil"/>
              </w:pBdr>
              <w:spacing w:after="0" w:line="240" w:lineRule="auto"/>
              <w:jc w:val="both"/>
              <w:rPr>
                <w:rFonts w:cs="Arial"/>
                <w:sz w:val="20"/>
                <w:szCs w:val="20"/>
              </w:rPr>
            </w:pPr>
            <w:r w:rsidRPr="006145DB">
              <w:rPr>
                <w:rFonts w:eastAsia="Arial" w:cs="Arial"/>
                <w:sz w:val="20"/>
                <w:szCs w:val="20"/>
              </w:rPr>
              <w:t xml:space="preserve">Focalización geográfica </w:t>
            </w:r>
            <w:r w:rsidRPr="006145DB">
              <w:rPr>
                <w:rFonts w:cs="Arial"/>
                <w:sz w:val="20"/>
                <w:szCs w:val="20"/>
              </w:rPr>
              <w:t xml:space="preserve"> </w:t>
            </w:r>
          </w:p>
        </w:tc>
      </w:tr>
      <w:tr w:rsidR="008C1ED3" w:rsidRPr="006145DB" w14:paraId="45EC38F0" w14:textId="77777777" w:rsidTr="00E954A3">
        <w:trPr>
          <w:trHeight w:val="584"/>
        </w:trPr>
        <w:tc>
          <w:tcPr>
            <w:tcW w:w="1696" w:type="dxa"/>
            <w:vAlign w:val="center"/>
          </w:tcPr>
          <w:p w14:paraId="456032A2" w14:textId="77777777" w:rsidR="008C1ED3" w:rsidRPr="006145DB" w:rsidRDefault="008C1ED3"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699" w:type="dxa"/>
            <w:vAlign w:val="center"/>
          </w:tcPr>
          <w:p w14:paraId="16834B4B" w14:textId="77777777" w:rsidR="008C1ED3" w:rsidRPr="006145DB" w:rsidRDefault="008C1ED3" w:rsidP="005B435E">
            <w:pPr>
              <w:pStyle w:val="Textoindependiente"/>
              <w:spacing w:after="0" w:line="240" w:lineRule="auto"/>
              <w:jc w:val="both"/>
              <w:rPr>
                <w:rFonts w:cs="Arial"/>
                <w:sz w:val="20"/>
                <w:szCs w:val="20"/>
                <w:lang w:eastAsia="es-CO"/>
              </w:rPr>
            </w:pPr>
            <w:r w:rsidRPr="006145DB">
              <w:rPr>
                <w:rFonts w:eastAsia="Arial" w:cs="Arial"/>
                <w:sz w:val="20"/>
                <w:szCs w:val="20"/>
              </w:rPr>
              <w:t>Personas gestantes, niñas y niños desde el nacimiento hasta los cuatro (4) años once (11) meses y veintinueve (29) días.</w:t>
            </w:r>
          </w:p>
        </w:tc>
      </w:tr>
      <w:tr w:rsidR="008C1ED3" w:rsidRPr="006145DB" w14:paraId="33B4324B" w14:textId="77777777" w:rsidTr="005844E3">
        <w:trPr>
          <w:trHeight w:val="1592"/>
        </w:trPr>
        <w:tc>
          <w:tcPr>
            <w:tcW w:w="1696" w:type="dxa"/>
            <w:vAlign w:val="center"/>
          </w:tcPr>
          <w:p w14:paraId="12512DFA" w14:textId="77777777" w:rsidR="008C1ED3" w:rsidRPr="006145DB" w:rsidRDefault="008C1ED3"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699" w:type="dxa"/>
            <w:vAlign w:val="center"/>
          </w:tcPr>
          <w:tbl>
            <w:tblPr>
              <w:tblStyle w:val="Tablaconcuadrcula"/>
              <w:tblW w:w="7406" w:type="dxa"/>
              <w:tblLayout w:type="fixed"/>
              <w:tblLook w:val="04A0" w:firstRow="1" w:lastRow="0" w:firstColumn="1" w:lastColumn="0" w:noHBand="0" w:noVBand="1"/>
            </w:tblPr>
            <w:tblGrid>
              <w:gridCol w:w="3154"/>
              <w:gridCol w:w="1417"/>
              <w:gridCol w:w="1134"/>
              <w:gridCol w:w="1701"/>
            </w:tblGrid>
            <w:tr w:rsidR="00A4751E" w:rsidRPr="006145DB" w14:paraId="40BF544F" w14:textId="77777777" w:rsidTr="005844E3">
              <w:trPr>
                <w:trHeight w:val="372"/>
              </w:trPr>
              <w:tc>
                <w:tcPr>
                  <w:tcW w:w="3154" w:type="dxa"/>
                  <w:vAlign w:val="center"/>
                </w:tcPr>
                <w:p w14:paraId="4F5D7AAE" w14:textId="77777777" w:rsidR="008C1ED3" w:rsidRPr="006145DB" w:rsidRDefault="008C1ED3" w:rsidP="00751969">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Categoría de Población Objetivo</w:t>
                  </w:r>
                </w:p>
              </w:tc>
              <w:tc>
                <w:tcPr>
                  <w:tcW w:w="1417" w:type="dxa"/>
                  <w:vAlign w:val="center"/>
                </w:tcPr>
                <w:p w14:paraId="50383B27" w14:textId="77777777" w:rsidR="008C1ED3" w:rsidRPr="006145DB" w:rsidRDefault="008C1ED3" w:rsidP="00751969">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18422E1F" w14:textId="77777777" w:rsidR="008C1ED3" w:rsidRPr="006145DB" w:rsidRDefault="008C1ED3" w:rsidP="00751969">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Periodicidad</w:t>
                  </w:r>
                </w:p>
              </w:tc>
              <w:tc>
                <w:tcPr>
                  <w:tcW w:w="1701" w:type="dxa"/>
                  <w:vAlign w:val="center"/>
                </w:tcPr>
                <w:p w14:paraId="3DF024C4" w14:textId="77777777" w:rsidR="008C1ED3" w:rsidRPr="006145DB" w:rsidRDefault="008C1ED3" w:rsidP="00751969">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Administrador</w:t>
                  </w:r>
                </w:p>
              </w:tc>
            </w:tr>
            <w:tr w:rsidR="00A4751E" w:rsidRPr="006145DB" w14:paraId="6243B61C" w14:textId="77777777" w:rsidTr="00A4751E">
              <w:trPr>
                <w:trHeight w:val="221"/>
              </w:trPr>
              <w:tc>
                <w:tcPr>
                  <w:tcW w:w="3154" w:type="dxa"/>
                  <w:vAlign w:val="center"/>
                </w:tcPr>
                <w:p w14:paraId="07124421" w14:textId="77777777" w:rsidR="008C1ED3" w:rsidRPr="006145DB" w:rsidRDefault="008C1ED3" w:rsidP="00751969">
                  <w:pPr>
                    <w:framePr w:hSpace="141" w:wrap="around" w:vAnchor="text" w:hAnchor="text" w:xAlign="center" w:y="1"/>
                    <w:tabs>
                      <w:tab w:val="left" w:pos="709"/>
                    </w:tabs>
                    <w:contextualSpacing/>
                    <w:suppressOverlap/>
                    <w:jc w:val="both"/>
                    <w:rPr>
                      <w:rFonts w:cs="Arial"/>
                      <w:bCs/>
                      <w:sz w:val="16"/>
                      <w:szCs w:val="16"/>
                      <w:lang w:eastAsia="es-CO"/>
                    </w:rPr>
                  </w:pPr>
                  <w:r w:rsidRPr="006145DB">
                    <w:rPr>
                      <w:rStyle w:val="normaltextrun"/>
                      <w:rFonts w:cs="Arial"/>
                      <w:sz w:val="16"/>
                      <w:szCs w:val="16"/>
                    </w:rPr>
                    <w:t>Personas gestantes.</w:t>
                  </w:r>
                </w:p>
              </w:tc>
              <w:tc>
                <w:tcPr>
                  <w:tcW w:w="1417" w:type="dxa"/>
                  <w:vAlign w:val="center"/>
                </w:tcPr>
                <w:p w14:paraId="62CC48E7" w14:textId="77777777" w:rsidR="008C1ED3" w:rsidRPr="006145DB" w:rsidRDefault="008C1ED3"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SIRBE</w:t>
                  </w:r>
                </w:p>
              </w:tc>
              <w:tc>
                <w:tcPr>
                  <w:tcW w:w="1134" w:type="dxa"/>
                  <w:vAlign w:val="center"/>
                </w:tcPr>
                <w:p w14:paraId="5215B87C" w14:textId="77777777" w:rsidR="008C1ED3" w:rsidRPr="006145DB" w:rsidRDefault="008C1ED3"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Demanda</w:t>
                  </w:r>
                </w:p>
              </w:tc>
              <w:tc>
                <w:tcPr>
                  <w:tcW w:w="1701" w:type="dxa"/>
                  <w:vAlign w:val="center"/>
                </w:tcPr>
                <w:p w14:paraId="26533C79" w14:textId="77777777" w:rsidR="008C1ED3" w:rsidRPr="006145DB" w:rsidRDefault="008C1ED3"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eastAsia="Arial" w:cs="Arial"/>
                      <w:sz w:val="16"/>
                      <w:szCs w:val="16"/>
                    </w:rPr>
                    <w:t>Secretaría Distrital de Integración Social.</w:t>
                  </w:r>
                </w:p>
              </w:tc>
            </w:tr>
            <w:tr w:rsidR="00A4751E" w:rsidRPr="006145DB" w14:paraId="77380EF1" w14:textId="77777777" w:rsidTr="005844E3">
              <w:trPr>
                <w:trHeight w:val="231"/>
              </w:trPr>
              <w:tc>
                <w:tcPr>
                  <w:tcW w:w="3154" w:type="dxa"/>
                </w:tcPr>
                <w:p w14:paraId="5AAE4D4D" w14:textId="77777777" w:rsidR="008C1ED3" w:rsidRPr="006145DB" w:rsidRDefault="008C1ED3" w:rsidP="00751969">
                  <w:pPr>
                    <w:framePr w:hSpace="141" w:wrap="around" w:vAnchor="text" w:hAnchor="text" w:xAlign="center" w:y="1"/>
                    <w:tabs>
                      <w:tab w:val="left" w:pos="709"/>
                    </w:tabs>
                    <w:contextualSpacing/>
                    <w:suppressOverlap/>
                    <w:jc w:val="both"/>
                    <w:rPr>
                      <w:rFonts w:cs="Arial"/>
                      <w:bCs/>
                      <w:sz w:val="16"/>
                      <w:szCs w:val="16"/>
                      <w:lang w:eastAsia="es-CO"/>
                    </w:rPr>
                  </w:pPr>
                  <w:r w:rsidRPr="006145DB">
                    <w:rPr>
                      <w:rStyle w:val="normaltextrun"/>
                      <w:rFonts w:cs="Arial"/>
                      <w:sz w:val="16"/>
                      <w:szCs w:val="16"/>
                    </w:rPr>
                    <w:t xml:space="preserve">Niñas y niños </w:t>
                  </w:r>
                  <w:r w:rsidRPr="006145DB">
                    <w:rPr>
                      <w:rFonts w:eastAsia="Arial" w:cs="Arial"/>
                      <w:sz w:val="16"/>
                      <w:szCs w:val="16"/>
                    </w:rPr>
                    <w:t>desde el nacimiento hasta los cuatro (4) años once (11) meses y veintinueve (29) días.</w:t>
                  </w:r>
                </w:p>
              </w:tc>
              <w:tc>
                <w:tcPr>
                  <w:tcW w:w="1417" w:type="dxa"/>
                  <w:vAlign w:val="center"/>
                </w:tcPr>
                <w:p w14:paraId="6BD869D9" w14:textId="77777777" w:rsidR="008C1ED3" w:rsidRPr="006145DB" w:rsidRDefault="008C1ED3"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SIRBE</w:t>
                  </w:r>
                </w:p>
              </w:tc>
              <w:tc>
                <w:tcPr>
                  <w:tcW w:w="1134" w:type="dxa"/>
                  <w:vAlign w:val="center"/>
                </w:tcPr>
                <w:p w14:paraId="686192BB" w14:textId="77777777" w:rsidR="008C1ED3" w:rsidRPr="006145DB" w:rsidRDefault="008C1ED3"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Demanda</w:t>
                  </w:r>
                </w:p>
              </w:tc>
              <w:tc>
                <w:tcPr>
                  <w:tcW w:w="1701" w:type="dxa"/>
                  <w:vAlign w:val="center"/>
                </w:tcPr>
                <w:p w14:paraId="0246F52A" w14:textId="7F60F708" w:rsidR="008C1ED3" w:rsidRPr="006145DB" w:rsidRDefault="008C1ED3"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eastAsia="Arial" w:cs="Arial"/>
                      <w:sz w:val="16"/>
                      <w:szCs w:val="16"/>
                    </w:rPr>
                    <w:t>Secretaría Distrital de Integración Social</w:t>
                  </w:r>
                </w:p>
              </w:tc>
            </w:tr>
          </w:tbl>
          <w:p w14:paraId="3CA226B8" w14:textId="77777777" w:rsidR="00C63992" w:rsidRPr="006145DB" w:rsidRDefault="00C63992" w:rsidP="005B435E">
            <w:pPr>
              <w:spacing w:after="0" w:line="240" w:lineRule="auto"/>
              <w:rPr>
                <w:rFonts w:cs="Arial"/>
                <w:sz w:val="20"/>
                <w:szCs w:val="20"/>
                <w:lang w:eastAsia="es-CO"/>
              </w:rPr>
            </w:pPr>
          </w:p>
        </w:tc>
      </w:tr>
      <w:tr w:rsidR="00C63992" w:rsidRPr="006145DB" w14:paraId="7B209CE4" w14:textId="77777777" w:rsidTr="005844E3">
        <w:trPr>
          <w:trHeight w:val="1592"/>
        </w:trPr>
        <w:tc>
          <w:tcPr>
            <w:tcW w:w="1696" w:type="dxa"/>
            <w:vAlign w:val="center"/>
          </w:tcPr>
          <w:p w14:paraId="0B8FD142" w14:textId="2A13346E" w:rsidR="00C63992" w:rsidRPr="006145DB" w:rsidRDefault="00C63992" w:rsidP="005B435E">
            <w:pPr>
              <w:spacing w:after="0" w:line="240" w:lineRule="auto"/>
              <w:contextualSpacing/>
              <w:rPr>
                <w:rFonts w:cs="Arial"/>
                <w:bCs/>
                <w:sz w:val="20"/>
                <w:szCs w:val="20"/>
                <w:lang w:eastAsia="es-CO"/>
              </w:rPr>
            </w:pPr>
            <w:r w:rsidRPr="006145DB">
              <w:rPr>
                <w:rFonts w:cs="Arial"/>
                <w:bCs/>
                <w:sz w:val="20"/>
                <w:szCs w:val="20"/>
                <w:lang w:eastAsia="es-CO"/>
              </w:rPr>
              <w:t>Criterios de Priorización y Fuentes de Información</w:t>
            </w:r>
          </w:p>
        </w:tc>
        <w:tc>
          <w:tcPr>
            <w:tcW w:w="7699" w:type="dxa"/>
            <w:vAlign w:val="center"/>
          </w:tcPr>
          <w:p w14:paraId="412D2109" w14:textId="77777777" w:rsidR="00C63992" w:rsidRPr="006145DB" w:rsidRDefault="00C63992" w:rsidP="005B435E">
            <w:pPr>
              <w:tabs>
                <w:tab w:val="left" w:pos="709"/>
              </w:tabs>
              <w:spacing w:after="0" w:line="240" w:lineRule="auto"/>
              <w:contextualSpacing/>
              <w:rPr>
                <w:rFonts w:cs="Arial"/>
                <w:sz w:val="16"/>
                <w:szCs w:val="16"/>
                <w:lang w:eastAsia="es-CO"/>
              </w:rPr>
            </w:pPr>
          </w:p>
          <w:tbl>
            <w:tblPr>
              <w:tblStyle w:val="Tablaconcuadrcula"/>
              <w:tblW w:w="7406" w:type="dxa"/>
              <w:tblLayout w:type="fixed"/>
              <w:tblLook w:val="04A0" w:firstRow="1" w:lastRow="0" w:firstColumn="1" w:lastColumn="0" w:noHBand="0" w:noVBand="1"/>
            </w:tblPr>
            <w:tblGrid>
              <w:gridCol w:w="3154"/>
              <w:gridCol w:w="1417"/>
              <w:gridCol w:w="1134"/>
              <w:gridCol w:w="1701"/>
            </w:tblGrid>
            <w:tr w:rsidR="008E24F5" w:rsidRPr="006145DB" w14:paraId="17C60258" w14:textId="77777777" w:rsidTr="005844E3">
              <w:trPr>
                <w:trHeight w:val="379"/>
              </w:trPr>
              <w:tc>
                <w:tcPr>
                  <w:tcW w:w="3154" w:type="dxa"/>
                  <w:vAlign w:val="center"/>
                </w:tcPr>
                <w:p w14:paraId="7B5929D0" w14:textId="77777777" w:rsidR="00C63992" w:rsidRPr="006145DB" w:rsidRDefault="00C63992" w:rsidP="00751969">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Criterios de Priorización</w:t>
                  </w:r>
                </w:p>
              </w:tc>
              <w:tc>
                <w:tcPr>
                  <w:tcW w:w="1417" w:type="dxa"/>
                  <w:vAlign w:val="center"/>
                </w:tcPr>
                <w:p w14:paraId="26A5FEB5" w14:textId="77777777" w:rsidR="00C63992" w:rsidRPr="006145DB" w:rsidRDefault="00C63992" w:rsidP="00751969">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49294031" w14:textId="77777777" w:rsidR="00C63992" w:rsidRPr="006145DB" w:rsidRDefault="00C63992" w:rsidP="00751969">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Periodicidad</w:t>
                  </w:r>
                </w:p>
              </w:tc>
              <w:tc>
                <w:tcPr>
                  <w:tcW w:w="1701" w:type="dxa"/>
                  <w:vAlign w:val="center"/>
                </w:tcPr>
                <w:p w14:paraId="4E907ADB" w14:textId="77777777" w:rsidR="00C63992" w:rsidRPr="006145DB" w:rsidRDefault="00C63992" w:rsidP="00751969">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Administrador</w:t>
                  </w:r>
                </w:p>
              </w:tc>
            </w:tr>
            <w:tr w:rsidR="008E24F5" w:rsidRPr="006145DB" w14:paraId="116FB456" w14:textId="77777777" w:rsidTr="005844E3">
              <w:trPr>
                <w:trHeight w:val="225"/>
              </w:trPr>
              <w:tc>
                <w:tcPr>
                  <w:tcW w:w="3154" w:type="dxa"/>
                  <w:vAlign w:val="center"/>
                </w:tcPr>
                <w:p w14:paraId="2254BB31" w14:textId="77777777" w:rsidR="00C63992" w:rsidRPr="006145DB" w:rsidRDefault="00C63992" w:rsidP="00751969">
                  <w:pPr>
                    <w:framePr w:hSpace="141" w:wrap="around" w:vAnchor="text" w:hAnchor="text" w:xAlign="center" w:y="1"/>
                    <w:tabs>
                      <w:tab w:val="left" w:pos="709"/>
                    </w:tabs>
                    <w:contextualSpacing/>
                    <w:suppressOverlap/>
                    <w:jc w:val="both"/>
                    <w:rPr>
                      <w:rFonts w:cs="Arial"/>
                      <w:bCs/>
                      <w:sz w:val="16"/>
                      <w:szCs w:val="16"/>
                      <w:lang w:eastAsia="es-CO"/>
                    </w:rPr>
                  </w:pPr>
                  <w:r w:rsidRPr="006145DB">
                    <w:rPr>
                      <w:rFonts w:cs="Arial"/>
                      <w:sz w:val="16"/>
                      <w:szCs w:val="16"/>
                      <w:lang w:eastAsia="es-CO"/>
                    </w:rPr>
                    <w:t xml:space="preserve">Persona gestante, niñas y niños de primera infancia en situación de pobreza extrema, en clasificación SISBEN IV de Bogotá de A1 hasta A5. </w:t>
                  </w:r>
                </w:p>
              </w:tc>
              <w:tc>
                <w:tcPr>
                  <w:tcW w:w="1417" w:type="dxa"/>
                  <w:vAlign w:val="center"/>
                </w:tcPr>
                <w:p w14:paraId="279E1CBF" w14:textId="77777777" w:rsidR="00C63992" w:rsidRPr="006145DB" w:rsidRDefault="00C63992"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cs="Arial"/>
                      <w:sz w:val="16"/>
                      <w:szCs w:val="16"/>
                      <w:lang w:eastAsia="es-CO"/>
                    </w:rPr>
                    <w:t>SISBEN IV de Bogotá</w:t>
                  </w:r>
                </w:p>
              </w:tc>
              <w:tc>
                <w:tcPr>
                  <w:tcW w:w="1134" w:type="dxa"/>
                  <w:vAlign w:val="center"/>
                </w:tcPr>
                <w:p w14:paraId="77C18BF9" w14:textId="77777777" w:rsidR="00C63992" w:rsidRPr="006145DB" w:rsidRDefault="00C63992" w:rsidP="00751969">
                  <w:pPr>
                    <w:framePr w:hSpace="141" w:wrap="around" w:vAnchor="text" w:hAnchor="text" w:xAlign="center" w:y="1"/>
                    <w:tabs>
                      <w:tab w:val="left" w:pos="709"/>
                    </w:tabs>
                    <w:contextualSpacing/>
                    <w:suppressOverlap/>
                    <w:jc w:val="center"/>
                    <w:rPr>
                      <w:rStyle w:val="normaltextrun"/>
                      <w:rFonts w:cs="Arial"/>
                      <w:sz w:val="16"/>
                      <w:szCs w:val="16"/>
                    </w:rPr>
                  </w:pPr>
                  <w:r w:rsidRPr="006145DB">
                    <w:rPr>
                      <w:rFonts w:cs="Arial"/>
                      <w:sz w:val="16"/>
                      <w:szCs w:val="16"/>
                      <w:lang w:eastAsia="es-CO"/>
                    </w:rPr>
                    <w:t>Mensual (mes vencido)</w:t>
                  </w:r>
                </w:p>
              </w:tc>
              <w:tc>
                <w:tcPr>
                  <w:tcW w:w="1701" w:type="dxa"/>
                  <w:vAlign w:val="center"/>
                </w:tcPr>
                <w:p w14:paraId="5723BF53" w14:textId="77777777" w:rsidR="00C63992" w:rsidRPr="006145DB" w:rsidRDefault="00C63992"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cs="Arial"/>
                      <w:sz w:val="16"/>
                      <w:szCs w:val="16"/>
                      <w:lang w:eastAsia="es-CO"/>
                    </w:rPr>
                    <w:t>Secretaría Distrital de Planeación – SDP</w:t>
                  </w:r>
                </w:p>
              </w:tc>
            </w:tr>
            <w:tr w:rsidR="008E24F5" w:rsidRPr="006145DB" w14:paraId="4E9340FC" w14:textId="77777777" w:rsidTr="005844E3">
              <w:trPr>
                <w:trHeight w:val="225"/>
              </w:trPr>
              <w:tc>
                <w:tcPr>
                  <w:tcW w:w="3154" w:type="dxa"/>
                  <w:vAlign w:val="center"/>
                </w:tcPr>
                <w:p w14:paraId="05661146" w14:textId="77777777" w:rsidR="00C63992" w:rsidRPr="006145DB" w:rsidRDefault="00C63992" w:rsidP="00751969">
                  <w:pPr>
                    <w:framePr w:hSpace="141" w:wrap="around" w:vAnchor="text" w:hAnchor="text" w:xAlign="center" w:y="1"/>
                    <w:tabs>
                      <w:tab w:val="left" w:pos="709"/>
                    </w:tabs>
                    <w:contextualSpacing/>
                    <w:suppressOverlap/>
                    <w:jc w:val="both"/>
                    <w:rPr>
                      <w:rFonts w:cs="Arial"/>
                      <w:bCs/>
                      <w:sz w:val="16"/>
                      <w:szCs w:val="16"/>
                      <w:lang w:eastAsia="es-CO"/>
                    </w:rPr>
                  </w:pPr>
                  <w:r w:rsidRPr="006145DB">
                    <w:rPr>
                      <w:rFonts w:cs="Arial"/>
                      <w:sz w:val="16"/>
                      <w:szCs w:val="16"/>
                      <w:lang w:eastAsia="es-CO"/>
                    </w:rPr>
                    <w:t>Persona gestante, niñas y niños de primera infancia en situación de pobreza moderada, en clasificación SISBEN IV de Bogotá B1 hasta B7.</w:t>
                  </w:r>
                </w:p>
              </w:tc>
              <w:tc>
                <w:tcPr>
                  <w:tcW w:w="1417" w:type="dxa"/>
                  <w:vAlign w:val="center"/>
                </w:tcPr>
                <w:p w14:paraId="37B16F97" w14:textId="77777777" w:rsidR="00C63992" w:rsidRPr="006145DB" w:rsidRDefault="00C63992"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cs="Arial"/>
                      <w:sz w:val="16"/>
                      <w:szCs w:val="16"/>
                      <w:lang w:eastAsia="es-CO"/>
                    </w:rPr>
                    <w:t>SISBEN IV de Bogotá</w:t>
                  </w:r>
                </w:p>
              </w:tc>
              <w:tc>
                <w:tcPr>
                  <w:tcW w:w="1134" w:type="dxa"/>
                  <w:vAlign w:val="center"/>
                </w:tcPr>
                <w:p w14:paraId="2D12C06F" w14:textId="77777777" w:rsidR="00C63992" w:rsidRPr="006145DB" w:rsidRDefault="00C63992" w:rsidP="00751969">
                  <w:pPr>
                    <w:framePr w:hSpace="141" w:wrap="around" w:vAnchor="text" w:hAnchor="text" w:xAlign="center" w:y="1"/>
                    <w:tabs>
                      <w:tab w:val="left" w:pos="709"/>
                    </w:tabs>
                    <w:contextualSpacing/>
                    <w:suppressOverlap/>
                    <w:jc w:val="center"/>
                    <w:rPr>
                      <w:rStyle w:val="normaltextrun"/>
                      <w:rFonts w:cs="Arial"/>
                      <w:sz w:val="16"/>
                      <w:szCs w:val="16"/>
                    </w:rPr>
                  </w:pPr>
                  <w:r w:rsidRPr="006145DB">
                    <w:rPr>
                      <w:rFonts w:cs="Arial"/>
                      <w:sz w:val="16"/>
                      <w:szCs w:val="16"/>
                      <w:lang w:eastAsia="es-CO"/>
                    </w:rPr>
                    <w:t>Mensual (mes vencido)</w:t>
                  </w:r>
                </w:p>
              </w:tc>
              <w:tc>
                <w:tcPr>
                  <w:tcW w:w="1701" w:type="dxa"/>
                  <w:vAlign w:val="center"/>
                </w:tcPr>
                <w:p w14:paraId="436D2E3A" w14:textId="77777777" w:rsidR="00C63992" w:rsidRPr="006145DB" w:rsidRDefault="00C63992"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cs="Arial"/>
                      <w:sz w:val="16"/>
                      <w:szCs w:val="16"/>
                      <w:lang w:eastAsia="es-CO"/>
                    </w:rPr>
                    <w:t>Secretaría Distrital de Planeación – SDP</w:t>
                  </w:r>
                </w:p>
              </w:tc>
            </w:tr>
            <w:tr w:rsidR="008E24F5" w:rsidRPr="006145DB" w14:paraId="5290E3EA" w14:textId="77777777" w:rsidTr="005844E3">
              <w:trPr>
                <w:trHeight w:val="225"/>
              </w:trPr>
              <w:tc>
                <w:tcPr>
                  <w:tcW w:w="3154" w:type="dxa"/>
                  <w:vAlign w:val="center"/>
                </w:tcPr>
                <w:p w14:paraId="0230DC31" w14:textId="77777777" w:rsidR="00C63992" w:rsidRPr="006145DB" w:rsidRDefault="00C63992" w:rsidP="00751969">
                  <w:pPr>
                    <w:framePr w:hSpace="141" w:wrap="around" w:vAnchor="text" w:hAnchor="text" w:xAlign="center" w:y="1"/>
                    <w:tabs>
                      <w:tab w:val="left" w:pos="709"/>
                    </w:tabs>
                    <w:contextualSpacing/>
                    <w:suppressOverlap/>
                    <w:jc w:val="both"/>
                    <w:rPr>
                      <w:rFonts w:cs="Arial"/>
                      <w:bCs/>
                      <w:sz w:val="16"/>
                      <w:szCs w:val="16"/>
                      <w:lang w:eastAsia="es-CO"/>
                    </w:rPr>
                  </w:pPr>
                  <w:r w:rsidRPr="006145DB">
                    <w:rPr>
                      <w:rFonts w:cs="Arial"/>
                      <w:sz w:val="16"/>
                      <w:szCs w:val="16"/>
                      <w:lang w:eastAsia="es-CO"/>
                    </w:rPr>
                    <w:t>Persona gestante, niñas y niños de primera infancia en situación de vulnerabilidad, en clasificación SISBEN IV de Bogotá C1 hasta C18.</w:t>
                  </w:r>
                </w:p>
              </w:tc>
              <w:tc>
                <w:tcPr>
                  <w:tcW w:w="1417" w:type="dxa"/>
                  <w:vAlign w:val="center"/>
                </w:tcPr>
                <w:p w14:paraId="277BF2B5" w14:textId="77777777" w:rsidR="00C63992" w:rsidRPr="006145DB" w:rsidRDefault="00C63992"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cs="Arial"/>
                      <w:sz w:val="16"/>
                      <w:szCs w:val="16"/>
                      <w:lang w:eastAsia="es-CO"/>
                    </w:rPr>
                    <w:t>SISBEN IV de Bogotá</w:t>
                  </w:r>
                </w:p>
              </w:tc>
              <w:tc>
                <w:tcPr>
                  <w:tcW w:w="1134" w:type="dxa"/>
                  <w:vAlign w:val="center"/>
                </w:tcPr>
                <w:p w14:paraId="591AD85B" w14:textId="77777777" w:rsidR="00C63992" w:rsidRPr="006145DB" w:rsidRDefault="00C63992" w:rsidP="00751969">
                  <w:pPr>
                    <w:framePr w:hSpace="141" w:wrap="around" w:vAnchor="text" w:hAnchor="text" w:xAlign="center" w:y="1"/>
                    <w:tabs>
                      <w:tab w:val="left" w:pos="709"/>
                    </w:tabs>
                    <w:contextualSpacing/>
                    <w:suppressOverlap/>
                    <w:jc w:val="center"/>
                    <w:rPr>
                      <w:rStyle w:val="normaltextrun"/>
                      <w:rFonts w:cs="Arial"/>
                      <w:sz w:val="16"/>
                      <w:szCs w:val="16"/>
                    </w:rPr>
                  </w:pPr>
                  <w:r w:rsidRPr="006145DB">
                    <w:rPr>
                      <w:rFonts w:cs="Arial"/>
                      <w:sz w:val="16"/>
                      <w:szCs w:val="16"/>
                      <w:lang w:eastAsia="es-CO"/>
                    </w:rPr>
                    <w:t>Mensual (mes vencido)</w:t>
                  </w:r>
                </w:p>
              </w:tc>
              <w:tc>
                <w:tcPr>
                  <w:tcW w:w="1701" w:type="dxa"/>
                  <w:vAlign w:val="center"/>
                </w:tcPr>
                <w:p w14:paraId="75EAFA4A" w14:textId="77777777" w:rsidR="00C63992" w:rsidRPr="006145DB" w:rsidRDefault="00C63992"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cs="Arial"/>
                      <w:sz w:val="16"/>
                      <w:szCs w:val="16"/>
                      <w:lang w:eastAsia="es-CO"/>
                    </w:rPr>
                    <w:t>Secretaría Distrital de Planeación – SDP</w:t>
                  </w:r>
                </w:p>
              </w:tc>
            </w:tr>
            <w:tr w:rsidR="008E24F5" w:rsidRPr="006145DB" w14:paraId="45558C91" w14:textId="77777777" w:rsidTr="005844E3">
              <w:trPr>
                <w:trHeight w:val="235"/>
              </w:trPr>
              <w:tc>
                <w:tcPr>
                  <w:tcW w:w="3154" w:type="dxa"/>
                </w:tcPr>
                <w:p w14:paraId="1B846BBD" w14:textId="77777777" w:rsidR="00C63992" w:rsidRPr="006145DB" w:rsidRDefault="00C63992" w:rsidP="00751969">
                  <w:pPr>
                    <w:framePr w:hSpace="141" w:wrap="around" w:vAnchor="text" w:hAnchor="text" w:xAlign="center" w:y="1"/>
                    <w:tabs>
                      <w:tab w:val="left" w:pos="709"/>
                    </w:tabs>
                    <w:contextualSpacing/>
                    <w:suppressOverlap/>
                    <w:jc w:val="both"/>
                    <w:rPr>
                      <w:rFonts w:cs="Arial"/>
                      <w:bCs/>
                      <w:sz w:val="16"/>
                      <w:szCs w:val="16"/>
                      <w:lang w:eastAsia="es-CO"/>
                    </w:rPr>
                  </w:pPr>
                  <w:r w:rsidRPr="006145DB">
                    <w:rPr>
                      <w:rStyle w:val="normaltextrun"/>
                      <w:rFonts w:cs="Arial"/>
                      <w:sz w:val="16"/>
                      <w:szCs w:val="16"/>
                    </w:rPr>
                    <w:t xml:space="preserve">Persona gestante remitida por la Secretaría Distrital de Salud con bajo peso gestacional en el marco de la Ley 1804/2016 </w:t>
                  </w:r>
                  <w:r w:rsidRPr="006145DB">
                    <w:rPr>
                      <w:rFonts w:cs="Arial"/>
                      <w:sz w:val="16"/>
                      <w:szCs w:val="16"/>
                    </w:rPr>
                    <w:t>de acuerdo con lo establecido en la fase de identificación de la Ruta Especializada de Atención Integral a la Desnutrición Aguda en menores de 5 años.</w:t>
                  </w:r>
                </w:p>
              </w:tc>
              <w:tc>
                <w:tcPr>
                  <w:tcW w:w="1417" w:type="dxa"/>
                  <w:vAlign w:val="center"/>
                </w:tcPr>
                <w:p w14:paraId="4226026F" w14:textId="77777777" w:rsidR="00C63992" w:rsidRPr="006145DB" w:rsidRDefault="00C63992"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SISVAN</w:t>
                  </w:r>
                </w:p>
              </w:tc>
              <w:tc>
                <w:tcPr>
                  <w:tcW w:w="1134" w:type="dxa"/>
                  <w:vAlign w:val="center"/>
                </w:tcPr>
                <w:p w14:paraId="47382ED2" w14:textId="77777777" w:rsidR="00C63992" w:rsidRPr="006145DB" w:rsidRDefault="00C63992"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Demanda</w:t>
                  </w:r>
                </w:p>
              </w:tc>
              <w:tc>
                <w:tcPr>
                  <w:tcW w:w="1701" w:type="dxa"/>
                  <w:vAlign w:val="center"/>
                </w:tcPr>
                <w:p w14:paraId="5169079A" w14:textId="77777777" w:rsidR="00C63992" w:rsidRPr="006145DB" w:rsidRDefault="00C63992"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Secretaría Distrital de Salud</w:t>
                  </w:r>
                </w:p>
              </w:tc>
            </w:tr>
            <w:tr w:rsidR="008E24F5" w:rsidRPr="006145DB" w14:paraId="0B89CC48" w14:textId="77777777" w:rsidTr="008E24F5">
              <w:trPr>
                <w:trHeight w:val="235"/>
              </w:trPr>
              <w:tc>
                <w:tcPr>
                  <w:tcW w:w="3154" w:type="dxa"/>
                  <w:vAlign w:val="center"/>
                </w:tcPr>
                <w:p w14:paraId="7DFE668C" w14:textId="77777777" w:rsidR="00C63992" w:rsidRPr="006145DB" w:rsidRDefault="00C63992" w:rsidP="00751969">
                  <w:pPr>
                    <w:framePr w:hSpace="141" w:wrap="around" w:vAnchor="text" w:hAnchor="text" w:xAlign="center" w:y="1"/>
                    <w:tabs>
                      <w:tab w:val="left" w:pos="709"/>
                    </w:tabs>
                    <w:contextualSpacing/>
                    <w:suppressOverlap/>
                    <w:jc w:val="both"/>
                    <w:rPr>
                      <w:rFonts w:cs="Arial"/>
                      <w:bCs/>
                      <w:sz w:val="16"/>
                      <w:szCs w:val="16"/>
                      <w:lang w:eastAsia="es-CO"/>
                    </w:rPr>
                  </w:pPr>
                  <w:r w:rsidRPr="006145DB">
                    <w:rPr>
                      <w:rStyle w:val="normaltextrun"/>
                      <w:rFonts w:cs="Arial"/>
                      <w:sz w:val="16"/>
                      <w:szCs w:val="16"/>
                    </w:rPr>
                    <w:t>Persona gestante menor de dieciocho (18) años.</w:t>
                  </w:r>
                </w:p>
              </w:tc>
              <w:tc>
                <w:tcPr>
                  <w:tcW w:w="1417" w:type="dxa"/>
                  <w:vAlign w:val="center"/>
                </w:tcPr>
                <w:p w14:paraId="23B0FAD4" w14:textId="77777777" w:rsidR="00C63992" w:rsidRPr="006145DB" w:rsidRDefault="00C63992"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SIRBE</w:t>
                  </w:r>
                </w:p>
              </w:tc>
              <w:tc>
                <w:tcPr>
                  <w:tcW w:w="1134" w:type="dxa"/>
                  <w:vAlign w:val="center"/>
                </w:tcPr>
                <w:p w14:paraId="57935521" w14:textId="77777777" w:rsidR="00C63992" w:rsidRPr="006145DB" w:rsidRDefault="00C63992"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Demanda</w:t>
                  </w:r>
                </w:p>
              </w:tc>
              <w:tc>
                <w:tcPr>
                  <w:tcW w:w="1701" w:type="dxa"/>
                  <w:vAlign w:val="center"/>
                </w:tcPr>
                <w:p w14:paraId="4A35C315" w14:textId="77777777" w:rsidR="00C63992" w:rsidRPr="006145DB" w:rsidRDefault="00C63992"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Secretaría Distrital de Integración Social</w:t>
                  </w:r>
                </w:p>
              </w:tc>
            </w:tr>
            <w:tr w:rsidR="008E24F5" w:rsidRPr="006145DB" w14:paraId="73DC64F5" w14:textId="77777777" w:rsidTr="003446DD">
              <w:trPr>
                <w:trHeight w:val="235"/>
              </w:trPr>
              <w:tc>
                <w:tcPr>
                  <w:tcW w:w="3154" w:type="dxa"/>
                  <w:tcBorders>
                    <w:bottom w:val="single" w:sz="4" w:space="0" w:color="auto"/>
                  </w:tcBorders>
                  <w:vAlign w:val="center"/>
                </w:tcPr>
                <w:p w14:paraId="406E9CDB" w14:textId="77777777" w:rsidR="00C63992" w:rsidRPr="006145DB" w:rsidRDefault="00C63992" w:rsidP="00751969">
                  <w:pPr>
                    <w:framePr w:hSpace="141" w:wrap="around" w:vAnchor="text" w:hAnchor="text" w:xAlign="center" w:y="1"/>
                    <w:tabs>
                      <w:tab w:val="left" w:pos="709"/>
                    </w:tabs>
                    <w:contextualSpacing/>
                    <w:suppressOverlap/>
                    <w:jc w:val="both"/>
                    <w:rPr>
                      <w:rFonts w:cs="Arial"/>
                      <w:bCs/>
                      <w:sz w:val="16"/>
                      <w:szCs w:val="16"/>
                      <w:lang w:eastAsia="es-CO"/>
                    </w:rPr>
                  </w:pPr>
                  <w:r w:rsidRPr="006145DB">
                    <w:rPr>
                      <w:rStyle w:val="eop"/>
                      <w:rFonts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417" w:type="dxa"/>
                  <w:tcBorders>
                    <w:bottom w:val="single" w:sz="4" w:space="0" w:color="auto"/>
                  </w:tcBorders>
                  <w:vAlign w:val="center"/>
                </w:tcPr>
                <w:p w14:paraId="6E8447F6" w14:textId="77777777" w:rsidR="00C63992" w:rsidRPr="006145DB" w:rsidRDefault="00C63992"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eop"/>
                      <w:rFonts w:cs="Arial"/>
                      <w:sz w:val="16"/>
                      <w:szCs w:val="16"/>
                    </w:rPr>
                    <w:t>Registro Único de Victimas – RUV de la Unidad Administrativa Especial para la Atención y Reparación Integral de las Víctimas</w:t>
                  </w:r>
                </w:p>
              </w:tc>
              <w:tc>
                <w:tcPr>
                  <w:tcW w:w="1134" w:type="dxa"/>
                  <w:tcBorders>
                    <w:bottom w:val="single" w:sz="4" w:space="0" w:color="auto"/>
                  </w:tcBorders>
                  <w:vAlign w:val="center"/>
                </w:tcPr>
                <w:p w14:paraId="46B4447C" w14:textId="7138A6A8" w:rsidR="00C63992" w:rsidRPr="006145DB" w:rsidRDefault="00C63992" w:rsidP="00751969">
                  <w:pPr>
                    <w:framePr w:hSpace="141" w:wrap="around" w:vAnchor="text" w:hAnchor="text" w:xAlign="center" w:y="1"/>
                    <w:suppressOverlap/>
                    <w:jc w:val="center"/>
                    <w:rPr>
                      <w:rFonts w:cs="Arial"/>
                      <w:bCs/>
                      <w:sz w:val="16"/>
                      <w:szCs w:val="16"/>
                      <w:lang w:eastAsia="es-CO"/>
                    </w:rPr>
                  </w:pPr>
                  <w:r w:rsidRPr="006145DB">
                    <w:rPr>
                      <w:rFonts w:eastAsia="Arial" w:cs="Arial"/>
                      <w:sz w:val="16"/>
                      <w:szCs w:val="16"/>
                    </w:rPr>
                    <w:t>Trimestral</w:t>
                  </w:r>
                </w:p>
              </w:tc>
              <w:tc>
                <w:tcPr>
                  <w:tcW w:w="1701" w:type="dxa"/>
                  <w:tcBorders>
                    <w:bottom w:val="single" w:sz="4" w:space="0" w:color="auto"/>
                  </w:tcBorders>
                  <w:vAlign w:val="center"/>
                </w:tcPr>
                <w:p w14:paraId="0CB416D3" w14:textId="77777777" w:rsidR="00C63992" w:rsidRPr="006145DB" w:rsidRDefault="00C63992"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eop"/>
                      <w:rFonts w:cs="Arial"/>
                      <w:sz w:val="16"/>
                      <w:szCs w:val="16"/>
                    </w:rPr>
                    <w:t>Oficina Consejería Distrital de Paz, Víctimas y Reconciliación</w:t>
                  </w:r>
                </w:p>
              </w:tc>
            </w:tr>
            <w:tr w:rsidR="008E24F5" w:rsidRPr="006145DB" w14:paraId="61A5078B" w14:textId="77777777" w:rsidTr="003446DD">
              <w:trPr>
                <w:trHeight w:val="235"/>
              </w:trPr>
              <w:tc>
                <w:tcPr>
                  <w:tcW w:w="3154" w:type="dxa"/>
                  <w:tcBorders>
                    <w:bottom w:val="nil"/>
                  </w:tcBorders>
                </w:tcPr>
                <w:p w14:paraId="6919EFB5" w14:textId="77777777" w:rsidR="00C63992" w:rsidRPr="006145DB" w:rsidRDefault="00C63992" w:rsidP="00751969">
                  <w:pPr>
                    <w:framePr w:hSpace="141" w:wrap="around" w:vAnchor="text" w:hAnchor="text" w:xAlign="center" w:y="1"/>
                    <w:tabs>
                      <w:tab w:val="left" w:pos="709"/>
                    </w:tabs>
                    <w:contextualSpacing/>
                    <w:suppressOverlap/>
                    <w:jc w:val="both"/>
                    <w:rPr>
                      <w:rFonts w:cs="Arial"/>
                      <w:bCs/>
                      <w:sz w:val="16"/>
                      <w:szCs w:val="16"/>
                      <w:lang w:eastAsia="es-CO"/>
                    </w:rPr>
                  </w:pPr>
                  <w:r w:rsidRPr="006145DB">
                    <w:rPr>
                      <w:rStyle w:val="eop"/>
                      <w:rFonts w:cs="Arial"/>
                      <w:sz w:val="16"/>
                      <w:szCs w:val="16"/>
                    </w:rPr>
                    <w:t>Personas gestantes, niñas y niños de primera infancia con discapacidad o alteraciones en el desarrollo.</w:t>
                  </w:r>
                </w:p>
              </w:tc>
              <w:tc>
                <w:tcPr>
                  <w:tcW w:w="1417" w:type="dxa"/>
                  <w:tcBorders>
                    <w:bottom w:val="nil"/>
                  </w:tcBorders>
                  <w:vAlign w:val="center"/>
                </w:tcPr>
                <w:p w14:paraId="230DD164" w14:textId="77777777" w:rsidR="00C63992" w:rsidRPr="006145DB" w:rsidRDefault="00C63992"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SIRBE</w:t>
                  </w:r>
                </w:p>
              </w:tc>
              <w:tc>
                <w:tcPr>
                  <w:tcW w:w="1134" w:type="dxa"/>
                  <w:tcBorders>
                    <w:bottom w:val="nil"/>
                  </w:tcBorders>
                  <w:vAlign w:val="center"/>
                </w:tcPr>
                <w:p w14:paraId="6426AC9D" w14:textId="77777777" w:rsidR="00C63992" w:rsidRPr="006145DB" w:rsidRDefault="00C63992"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Demanda</w:t>
                  </w:r>
                </w:p>
              </w:tc>
              <w:tc>
                <w:tcPr>
                  <w:tcW w:w="1701" w:type="dxa"/>
                  <w:tcBorders>
                    <w:bottom w:val="nil"/>
                  </w:tcBorders>
                  <w:vAlign w:val="center"/>
                </w:tcPr>
                <w:p w14:paraId="3AB8E138" w14:textId="77777777" w:rsidR="00C63992" w:rsidRPr="006145DB" w:rsidRDefault="00C63992"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cs="Arial"/>
                      <w:sz w:val="16"/>
                      <w:szCs w:val="16"/>
                    </w:rPr>
                    <w:t>Secretaría Distrital de Integración Social</w:t>
                  </w:r>
                </w:p>
              </w:tc>
            </w:tr>
            <w:tr w:rsidR="008E24F5" w:rsidRPr="006145DB" w14:paraId="3E6A2314" w14:textId="77777777" w:rsidTr="003446DD">
              <w:trPr>
                <w:trHeight w:val="235"/>
              </w:trPr>
              <w:tc>
                <w:tcPr>
                  <w:tcW w:w="3154" w:type="dxa"/>
                  <w:tcBorders>
                    <w:top w:val="nil"/>
                  </w:tcBorders>
                  <w:vAlign w:val="center"/>
                </w:tcPr>
                <w:p w14:paraId="131F5669" w14:textId="77777777" w:rsidR="00C63992" w:rsidRPr="006145DB" w:rsidRDefault="00C63992" w:rsidP="00751969">
                  <w:pPr>
                    <w:framePr w:hSpace="141" w:wrap="around" w:vAnchor="text" w:hAnchor="text" w:xAlign="center" w:y="1"/>
                    <w:tabs>
                      <w:tab w:val="left" w:pos="709"/>
                    </w:tabs>
                    <w:contextualSpacing/>
                    <w:suppressOverlap/>
                    <w:jc w:val="both"/>
                    <w:rPr>
                      <w:rFonts w:cs="Arial"/>
                      <w:bCs/>
                      <w:sz w:val="16"/>
                      <w:szCs w:val="16"/>
                      <w:lang w:eastAsia="es-CO"/>
                    </w:rPr>
                  </w:pPr>
                  <w:r w:rsidRPr="006145DB">
                    <w:rPr>
                      <w:rFonts w:eastAsia="Arial" w:cs="Arial"/>
                      <w:sz w:val="16"/>
                      <w:szCs w:val="16"/>
                    </w:rPr>
                    <w:t xml:space="preserve">Persona Indígena o Rrom Gitana registrada en los listados oficiales avalados por entidad gubernamental competente o listados enviados por las instancias de representación y participación de pueblos étnicos a la entidad distrital competente. Censos oficiales de pueblos étnicos: Indígenas (Cabildos) reconocidos en la ciudad de Bogotá 2021 Entrega única Ministerio del Interior </w:t>
                  </w:r>
                </w:p>
              </w:tc>
              <w:tc>
                <w:tcPr>
                  <w:tcW w:w="1417" w:type="dxa"/>
                  <w:tcBorders>
                    <w:top w:val="nil"/>
                  </w:tcBorders>
                  <w:vAlign w:val="center"/>
                </w:tcPr>
                <w:p w14:paraId="3442B7BD" w14:textId="255E66EE" w:rsidR="00C63992" w:rsidRPr="006145DB" w:rsidRDefault="00C63992"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eastAsia="Arial" w:cs="Arial"/>
                      <w:sz w:val="16"/>
                      <w:szCs w:val="16"/>
                    </w:rPr>
                    <w:t xml:space="preserve">Censos oficiales de comunidades étnicas: Indígena Cabildos reconocidos en la ciudad de Bogotá y Rrom </w:t>
                  </w:r>
                  <w:r w:rsidR="008E24F5" w:rsidRPr="006145DB">
                    <w:rPr>
                      <w:rFonts w:eastAsia="Arial" w:cs="Arial"/>
                      <w:sz w:val="16"/>
                      <w:szCs w:val="16"/>
                    </w:rPr>
                    <w:t>–</w:t>
                  </w:r>
                  <w:r w:rsidRPr="006145DB">
                    <w:rPr>
                      <w:rFonts w:eastAsia="Arial" w:cs="Arial"/>
                      <w:sz w:val="16"/>
                      <w:szCs w:val="16"/>
                    </w:rPr>
                    <w:t xml:space="preserve"> Gitano</w:t>
                  </w:r>
                  <w:r w:rsidR="008E24F5" w:rsidRPr="006145DB">
                    <w:rPr>
                      <w:rFonts w:eastAsia="Arial" w:cs="Arial"/>
                      <w:sz w:val="16"/>
                      <w:szCs w:val="16"/>
                    </w:rPr>
                    <w:t>.</w:t>
                  </w:r>
                </w:p>
              </w:tc>
              <w:tc>
                <w:tcPr>
                  <w:tcW w:w="1134" w:type="dxa"/>
                  <w:tcBorders>
                    <w:top w:val="nil"/>
                  </w:tcBorders>
                  <w:vAlign w:val="center"/>
                </w:tcPr>
                <w:p w14:paraId="7E8F8CF9" w14:textId="77777777" w:rsidR="00C63992" w:rsidRPr="006145DB" w:rsidRDefault="00C63992"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eastAsia="Arial" w:cs="Arial"/>
                      <w:sz w:val="16"/>
                      <w:szCs w:val="16"/>
                    </w:rPr>
                    <w:t>2021 entrega única</w:t>
                  </w:r>
                </w:p>
              </w:tc>
              <w:tc>
                <w:tcPr>
                  <w:tcW w:w="1701" w:type="dxa"/>
                  <w:tcBorders>
                    <w:top w:val="nil"/>
                  </w:tcBorders>
                  <w:vAlign w:val="center"/>
                </w:tcPr>
                <w:p w14:paraId="642018F4" w14:textId="77777777" w:rsidR="00C63992" w:rsidRPr="006145DB" w:rsidRDefault="00C63992"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Fonts w:eastAsia="Arial" w:cs="Arial"/>
                      <w:sz w:val="16"/>
                      <w:szCs w:val="16"/>
                    </w:rPr>
                    <w:t>Ministerio del Interior</w:t>
                  </w:r>
                </w:p>
              </w:tc>
            </w:tr>
            <w:tr w:rsidR="008E24F5" w:rsidRPr="006145DB" w14:paraId="04BC4C22" w14:textId="77777777" w:rsidTr="005844E3">
              <w:trPr>
                <w:trHeight w:val="235"/>
              </w:trPr>
              <w:tc>
                <w:tcPr>
                  <w:tcW w:w="3154" w:type="dxa"/>
                  <w:vAlign w:val="center"/>
                </w:tcPr>
                <w:p w14:paraId="08D09953" w14:textId="77777777" w:rsidR="00C63992" w:rsidRPr="006145DB" w:rsidRDefault="00C63992" w:rsidP="00751969">
                  <w:pPr>
                    <w:framePr w:hSpace="141" w:wrap="around" w:vAnchor="text" w:hAnchor="text" w:xAlign="center" w:y="1"/>
                    <w:tabs>
                      <w:tab w:val="left" w:pos="709"/>
                    </w:tabs>
                    <w:contextualSpacing/>
                    <w:suppressOverlap/>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p>
              </w:tc>
              <w:tc>
                <w:tcPr>
                  <w:tcW w:w="1417" w:type="dxa"/>
                  <w:vAlign w:val="center"/>
                </w:tcPr>
                <w:p w14:paraId="4596BD93" w14:textId="77777777" w:rsidR="00C63992" w:rsidRPr="006145DB" w:rsidRDefault="00C63992" w:rsidP="00751969">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134" w:type="dxa"/>
                  <w:vAlign w:val="center"/>
                </w:tcPr>
                <w:p w14:paraId="42F381A0" w14:textId="77777777" w:rsidR="00C63992" w:rsidRPr="006145DB" w:rsidRDefault="00C63992" w:rsidP="00751969">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No Disponible</w:t>
                  </w:r>
                </w:p>
              </w:tc>
              <w:tc>
                <w:tcPr>
                  <w:tcW w:w="1701" w:type="dxa"/>
                  <w:vAlign w:val="center"/>
                </w:tcPr>
                <w:p w14:paraId="12C0AD12" w14:textId="77777777" w:rsidR="00C63992" w:rsidRPr="006145DB" w:rsidRDefault="00C63992" w:rsidP="00751969">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Dirección de Asuntos Étnicos de la Secretaría Distrital de Gobierno</w:t>
                  </w:r>
                </w:p>
              </w:tc>
            </w:tr>
            <w:tr w:rsidR="008E24F5" w:rsidRPr="006145DB" w14:paraId="54890F56" w14:textId="77777777" w:rsidTr="005844E3">
              <w:trPr>
                <w:trHeight w:val="235"/>
              </w:trPr>
              <w:tc>
                <w:tcPr>
                  <w:tcW w:w="3154" w:type="dxa"/>
                  <w:vAlign w:val="center"/>
                </w:tcPr>
                <w:p w14:paraId="46C1577E" w14:textId="77777777" w:rsidR="00C63992" w:rsidRPr="006145DB" w:rsidRDefault="00C63992" w:rsidP="00751969">
                  <w:pPr>
                    <w:framePr w:hSpace="141" w:wrap="around" w:vAnchor="text" w:hAnchor="text" w:xAlign="center" w:y="1"/>
                    <w:tabs>
                      <w:tab w:val="left" w:pos="709"/>
                    </w:tabs>
                    <w:contextualSpacing/>
                    <w:suppressOverlap/>
                    <w:jc w:val="both"/>
                    <w:rPr>
                      <w:rFonts w:eastAsia="Arial" w:cs="Arial"/>
                      <w:sz w:val="16"/>
                      <w:szCs w:val="16"/>
                    </w:rPr>
                  </w:pPr>
                  <w:r w:rsidRPr="006145DB">
                    <w:rPr>
                      <w:rFonts w:eastAsia="Arial" w:cs="Arial"/>
                      <w:sz w:val="16"/>
                      <w:szCs w:val="16"/>
                    </w:rPr>
                    <w:t xml:space="preserve">Persona Afrocolombiana, registrada en los listados oficiales avalados por entidad gubernamental competente o listados enviados por las instancias de representación y participación de comunidades negras y afrocolombianas a la entidad distrital competente </w:t>
                  </w:r>
                </w:p>
              </w:tc>
              <w:tc>
                <w:tcPr>
                  <w:tcW w:w="1417" w:type="dxa"/>
                  <w:vAlign w:val="center"/>
                </w:tcPr>
                <w:p w14:paraId="02465DE2" w14:textId="77777777" w:rsidR="00C63992" w:rsidRPr="006145DB" w:rsidRDefault="00C63992" w:rsidP="00751969">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Listados enviados por las instancias de representación y participación de comunidades Negras, Afrocolombianas en Bogotá</w:t>
                  </w:r>
                </w:p>
              </w:tc>
              <w:tc>
                <w:tcPr>
                  <w:tcW w:w="1134" w:type="dxa"/>
                  <w:vAlign w:val="center"/>
                </w:tcPr>
                <w:p w14:paraId="608C6A29" w14:textId="77777777" w:rsidR="00C63992" w:rsidRPr="006145DB" w:rsidRDefault="00C63992" w:rsidP="00751969">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No Disponible</w:t>
                  </w:r>
                </w:p>
              </w:tc>
              <w:tc>
                <w:tcPr>
                  <w:tcW w:w="1701" w:type="dxa"/>
                  <w:vAlign w:val="center"/>
                </w:tcPr>
                <w:p w14:paraId="05D1968B" w14:textId="77777777" w:rsidR="00C63992" w:rsidRPr="006145DB" w:rsidRDefault="00C63992" w:rsidP="00751969">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Dirección de Asuntos Étnicos de la Secretaría Distrital de Gobierno</w:t>
                  </w:r>
                </w:p>
              </w:tc>
            </w:tr>
            <w:tr w:rsidR="008E24F5" w:rsidRPr="006145DB" w14:paraId="62C603D4" w14:textId="77777777" w:rsidTr="005844E3">
              <w:trPr>
                <w:trHeight w:val="235"/>
              </w:trPr>
              <w:tc>
                <w:tcPr>
                  <w:tcW w:w="3154" w:type="dxa"/>
                  <w:vAlign w:val="center"/>
                </w:tcPr>
                <w:p w14:paraId="291E42F7" w14:textId="77777777" w:rsidR="00C63992" w:rsidRPr="006145DB" w:rsidRDefault="00C63992" w:rsidP="00751969">
                  <w:pPr>
                    <w:framePr w:hSpace="141" w:wrap="around" w:vAnchor="text" w:hAnchor="text" w:xAlign="center" w:y="1"/>
                    <w:tabs>
                      <w:tab w:val="left" w:pos="709"/>
                    </w:tabs>
                    <w:contextualSpacing/>
                    <w:suppressOverlap/>
                    <w:jc w:val="both"/>
                    <w:rPr>
                      <w:rFonts w:eastAsia="Arial" w:cs="Arial"/>
                      <w:sz w:val="16"/>
                      <w:szCs w:val="16"/>
                    </w:rPr>
                  </w:pPr>
                  <w:r w:rsidRPr="006145DB">
                    <w:rPr>
                      <w:rFonts w:eastAsia="Arial" w:cs="Arial"/>
                      <w:sz w:val="16"/>
                      <w:szCs w:val="16"/>
                    </w:rPr>
                    <w:t xml:space="preserve">Persona Raizal registrada en los listados oficiales avalados por entidad gubernamental competente o listados enviados por las instancias de representación y participación de comunidad raizal a la entidad distrital competente. </w:t>
                  </w:r>
                </w:p>
              </w:tc>
              <w:tc>
                <w:tcPr>
                  <w:tcW w:w="1417" w:type="dxa"/>
                  <w:vAlign w:val="center"/>
                </w:tcPr>
                <w:p w14:paraId="08FBC6B7" w14:textId="77777777" w:rsidR="00C63992" w:rsidRPr="006145DB" w:rsidRDefault="00C63992" w:rsidP="00751969">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134" w:type="dxa"/>
                  <w:vAlign w:val="center"/>
                </w:tcPr>
                <w:p w14:paraId="3E030ACF" w14:textId="77777777" w:rsidR="00C63992" w:rsidRPr="006145DB" w:rsidRDefault="00C63992" w:rsidP="00751969">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No Disponible</w:t>
                  </w:r>
                </w:p>
              </w:tc>
              <w:tc>
                <w:tcPr>
                  <w:tcW w:w="1701" w:type="dxa"/>
                  <w:vAlign w:val="center"/>
                </w:tcPr>
                <w:p w14:paraId="15C2871C" w14:textId="77777777" w:rsidR="00C63992" w:rsidRPr="006145DB" w:rsidRDefault="00C63992" w:rsidP="00751969">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Dirección de Asuntos Étnicos de la Secretaría Distrital de Gobierno</w:t>
                  </w:r>
                </w:p>
              </w:tc>
            </w:tr>
            <w:tr w:rsidR="008E24F5" w:rsidRPr="006145DB" w14:paraId="486C8EBC" w14:textId="77777777" w:rsidTr="005844E3">
              <w:trPr>
                <w:trHeight w:val="235"/>
              </w:trPr>
              <w:tc>
                <w:tcPr>
                  <w:tcW w:w="3154" w:type="dxa"/>
                  <w:vAlign w:val="center"/>
                </w:tcPr>
                <w:p w14:paraId="618DC0DE" w14:textId="77777777" w:rsidR="00C63992" w:rsidRPr="006145DB" w:rsidRDefault="00C63992" w:rsidP="00751969">
                  <w:pPr>
                    <w:framePr w:hSpace="141" w:wrap="around" w:vAnchor="text" w:hAnchor="text" w:xAlign="center" w:y="1"/>
                    <w:tabs>
                      <w:tab w:val="left" w:pos="709"/>
                    </w:tabs>
                    <w:contextualSpacing/>
                    <w:suppressOverlap/>
                    <w:jc w:val="both"/>
                    <w:rPr>
                      <w:rFonts w:eastAsia="Arial" w:cs="Arial"/>
                      <w:sz w:val="16"/>
                      <w:szCs w:val="16"/>
                    </w:rPr>
                  </w:pPr>
                  <w:r w:rsidRPr="006145DB">
                    <w:rPr>
                      <w:rFonts w:eastAsia="Arial" w:cs="Arial"/>
                      <w:sz w:val="16"/>
                      <w:szCs w:val="16"/>
                    </w:rPr>
                    <w:t xml:space="preserve">Persona Palenquera registrada en los listados oficiales avalados por entidad gubernamental competente o listados enviados por las instancias de representación y participación de comunidades étnicas a la entidad distrital competente </w:t>
                  </w:r>
                </w:p>
              </w:tc>
              <w:tc>
                <w:tcPr>
                  <w:tcW w:w="1417" w:type="dxa"/>
                  <w:vAlign w:val="center"/>
                </w:tcPr>
                <w:p w14:paraId="162CF139" w14:textId="77777777" w:rsidR="00C63992" w:rsidRPr="006145DB" w:rsidRDefault="00C63992" w:rsidP="00751969">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134" w:type="dxa"/>
                  <w:vAlign w:val="center"/>
                </w:tcPr>
                <w:p w14:paraId="552ED2C0" w14:textId="77777777" w:rsidR="00C63992" w:rsidRPr="006145DB" w:rsidRDefault="00C63992" w:rsidP="00751969">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No Disponible</w:t>
                  </w:r>
                </w:p>
              </w:tc>
              <w:tc>
                <w:tcPr>
                  <w:tcW w:w="1701" w:type="dxa"/>
                  <w:vAlign w:val="center"/>
                </w:tcPr>
                <w:p w14:paraId="0057EEB0" w14:textId="77777777" w:rsidR="00C63992" w:rsidRPr="006145DB" w:rsidRDefault="00C63992" w:rsidP="00751969">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Dirección de Asuntos Étnicos de la Secretaría Distrital de Gobierno</w:t>
                  </w:r>
                </w:p>
              </w:tc>
            </w:tr>
            <w:tr w:rsidR="008E24F5" w:rsidRPr="006145DB" w14:paraId="68F9DDB5" w14:textId="77777777" w:rsidTr="00FC2C53">
              <w:trPr>
                <w:trHeight w:val="235"/>
              </w:trPr>
              <w:tc>
                <w:tcPr>
                  <w:tcW w:w="3154" w:type="dxa"/>
                  <w:tcBorders>
                    <w:bottom w:val="single" w:sz="4" w:space="0" w:color="auto"/>
                  </w:tcBorders>
                </w:tcPr>
                <w:p w14:paraId="07AC9001" w14:textId="77777777" w:rsidR="00C63992" w:rsidRPr="006145DB" w:rsidRDefault="00C63992" w:rsidP="00751969">
                  <w:pPr>
                    <w:framePr w:hSpace="141" w:wrap="around" w:vAnchor="text" w:hAnchor="text" w:xAlign="center" w:y="1"/>
                    <w:tabs>
                      <w:tab w:val="left" w:pos="709"/>
                    </w:tabs>
                    <w:contextualSpacing/>
                    <w:suppressOverlap/>
                    <w:jc w:val="both"/>
                    <w:rPr>
                      <w:rFonts w:eastAsia="Arial" w:cs="Arial"/>
                      <w:sz w:val="16"/>
                      <w:szCs w:val="16"/>
                    </w:rPr>
                  </w:pPr>
                  <w:r w:rsidRPr="006145DB">
                    <w:rPr>
                      <w:rStyle w:val="normaltextrun"/>
                      <w:rFonts w:cs="Arial"/>
                      <w:sz w:val="16"/>
                      <w:szCs w:val="16"/>
                    </w:rPr>
                    <w:t>Niña o niño que se encuentra en el servicio Jardines infantiles y que por restricciones médicas requiera el traslado a Crecemos en la ruralidad.</w:t>
                  </w:r>
                  <w:r w:rsidRPr="006145DB">
                    <w:rPr>
                      <w:rStyle w:val="eop"/>
                      <w:rFonts w:cs="Arial"/>
                      <w:sz w:val="16"/>
                      <w:szCs w:val="16"/>
                    </w:rPr>
                    <w:t> </w:t>
                  </w:r>
                </w:p>
              </w:tc>
              <w:tc>
                <w:tcPr>
                  <w:tcW w:w="1417" w:type="dxa"/>
                  <w:tcBorders>
                    <w:bottom w:val="single" w:sz="4" w:space="0" w:color="auto"/>
                  </w:tcBorders>
                  <w:vAlign w:val="center"/>
                </w:tcPr>
                <w:p w14:paraId="021D1FBA" w14:textId="77777777" w:rsidR="00C63992" w:rsidRPr="006145DB" w:rsidRDefault="00C63992" w:rsidP="00751969">
                  <w:pPr>
                    <w:framePr w:hSpace="141" w:wrap="around" w:vAnchor="text" w:hAnchor="text" w:xAlign="center" w:y="1"/>
                    <w:tabs>
                      <w:tab w:val="left" w:pos="709"/>
                    </w:tabs>
                    <w:contextualSpacing/>
                    <w:suppressOverlap/>
                    <w:jc w:val="center"/>
                    <w:rPr>
                      <w:rFonts w:eastAsia="Arial" w:cs="Arial"/>
                      <w:sz w:val="16"/>
                      <w:szCs w:val="16"/>
                    </w:rPr>
                  </w:pPr>
                  <w:r w:rsidRPr="006145DB">
                    <w:rPr>
                      <w:rStyle w:val="normaltextrun"/>
                      <w:rFonts w:cs="Arial"/>
                      <w:sz w:val="16"/>
                      <w:szCs w:val="16"/>
                    </w:rPr>
                    <w:t>SIRBE</w:t>
                  </w:r>
                </w:p>
              </w:tc>
              <w:tc>
                <w:tcPr>
                  <w:tcW w:w="1134" w:type="dxa"/>
                  <w:tcBorders>
                    <w:bottom w:val="single" w:sz="4" w:space="0" w:color="auto"/>
                  </w:tcBorders>
                  <w:vAlign w:val="center"/>
                </w:tcPr>
                <w:p w14:paraId="3256E03D" w14:textId="77777777" w:rsidR="00C63992" w:rsidRPr="006145DB" w:rsidRDefault="00C63992" w:rsidP="00751969">
                  <w:pPr>
                    <w:framePr w:hSpace="141" w:wrap="around" w:vAnchor="text" w:hAnchor="text" w:xAlign="center" w:y="1"/>
                    <w:tabs>
                      <w:tab w:val="left" w:pos="709"/>
                    </w:tabs>
                    <w:contextualSpacing/>
                    <w:suppressOverlap/>
                    <w:jc w:val="center"/>
                    <w:rPr>
                      <w:rFonts w:eastAsia="Arial" w:cs="Arial"/>
                      <w:sz w:val="16"/>
                      <w:szCs w:val="16"/>
                    </w:rPr>
                  </w:pPr>
                  <w:r w:rsidRPr="006145DB">
                    <w:rPr>
                      <w:rStyle w:val="normaltextrun"/>
                      <w:rFonts w:cs="Arial"/>
                      <w:sz w:val="16"/>
                      <w:szCs w:val="16"/>
                    </w:rPr>
                    <w:t>Demanda</w:t>
                  </w:r>
                </w:p>
              </w:tc>
              <w:tc>
                <w:tcPr>
                  <w:tcW w:w="1701" w:type="dxa"/>
                  <w:tcBorders>
                    <w:bottom w:val="single" w:sz="4" w:space="0" w:color="auto"/>
                  </w:tcBorders>
                  <w:vAlign w:val="center"/>
                </w:tcPr>
                <w:p w14:paraId="7C65D06D" w14:textId="57AB9A84" w:rsidR="00C63992" w:rsidRPr="006145DB" w:rsidRDefault="00C63992" w:rsidP="00751969">
                  <w:pPr>
                    <w:pStyle w:val="paragraph"/>
                    <w:framePr w:hSpace="141" w:wrap="around" w:vAnchor="text" w:hAnchor="text" w:xAlign="center" w:y="1"/>
                    <w:spacing w:before="0" w:beforeAutospacing="0" w:after="0" w:afterAutospacing="0"/>
                    <w:suppressOverlap/>
                    <w:jc w:val="center"/>
                    <w:textAlignment w:val="baseline"/>
                    <w:rPr>
                      <w:rFonts w:ascii="Arial" w:hAnsi="Arial" w:cs="Arial"/>
                      <w:sz w:val="16"/>
                      <w:szCs w:val="16"/>
                    </w:rPr>
                  </w:pPr>
                  <w:r w:rsidRPr="006145DB">
                    <w:rPr>
                      <w:rStyle w:val="normaltextrun"/>
                      <w:rFonts w:ascii="Arial" w:hAnsi="Arial" w:cs="Arial"/>
                      <w:sz w:val="16"/>
                      <w:szCs w:val="16"/>
                      <w:lang w:val="es-ES"/>
                    </w:rPr>
                    <w:t>Secretaría Distrital de Integración Social</w:t>
                  </w:r>
                </w:p>
              </w:tc>
            </w:tr>
            <w:tr w:rsidR="008E24F5" w:rsidRPr="006145DB" w14:paraId="12173B91" w14:textId="77777777" w:rsidTr="00FC2C53">
              <w:trPr>
                <w:trHeight w:val="235"/>
              </w:trPr>
              <w:tc>
                <w:tcPr>
                  <w:tcW w:w="3154" w:type="dxa"/>
                  <w:tcBorders>
                    <w:bottom w:val="nil"/>
                  </w:tcBorders>
                  <w:vAlign w:val="center"/>
                </w:tcPr>
                <w:p w14:paraId="54BB4930" w14:textId="77777777" w:rsidR="00C63992" w:rsidRPr="006145DB" w:rsidRDefault="00C63992" w:rsidP="00751969">
                  <w:pPr>
                    <w:framePr w:hSpace="141" w:wrap="around" w:vAnchor="text" w:hAnchor="text" w:xAlign="center" w:y="1"/>
                    <w:tabs>
                      <w:tab w:val="left" w:pos="709"/>
                    </w:tabs>
                    <w:contextualSpacing/>
                    <w:suppressOverlap/>
                    <w:jc w:val="both"/>
                    <w:rPr>
                      <w:rFonts w:eastAsia="Arial" w:cs="Arial"/>
                      <w:sz w:val="16"/>
                      <w:szCs w:val="16"/>
                    </w:rPr>
                  </w:pPr>
                  <w:r w:rsidRPr="006145DB">
                    <w:rPr>
                      <w:rFonts w:eastAsia="Arial" w:cs="Arial"/>
                      <w:sz w:val="16"/>
                      <w:szCs w:val="16"/>
                    </w:rPr>
                    <w:t>Persona gestante, niña o niño remitido por servicios sociales que oferta la SDIS o por otras entidades Distritales y/o Nacionales.</w:t>
                  </w:r>
                </w:p>
              </w:tc>
              <w:tc>
                <w:tcPr>
                  <w:tcW w:w="1417" w:type="dxa"/>
                  <w:tcBorders>
                    <w:bottom w:val="nil"/>
                  </w:tcBorders>
                  <w:vAlign w:val="center"/>
                </w:tcPr>
                <w:p w14:paraId="2FF38783" w14:textId="77777777" w:rsidR="00C63992" w:rsidRPr="006145DB" w:rsidRDefault="00C63992" w:rsidP="00751969">
                  <w:pPr>
                    <w:framePr w:hSpace="141" w:wrap="around" w:vAnchor="text" w:hAnchor="text" w:xAlign="center" w:y="1"/>
                    <w:tabs>
                      <w:tab w:val="left" w:pos="709"/>
                    </w:tabs>
                    <w:contextualSpacing/>
                    <w:suppressOverlap/>
                    <w:jc w:val="center"/>
                    <w:rPr>
                      <w:rStyle w:val="normaltextrun"/>
                      <w:rFonts w:cs="Arial"/>
                      <w:sz w:val="16"/>
                      <w:szCs w:val="16"/>
                    </w:rPr>
                  </w:pPr>
                  <w:r w:rsidRPr="006145DB">
                    <w:rPr>
                      <w:rStyle w:val="normaltextrun"/>
                      <w:rFonts w:cs="Arial"/>
                      <w:sz w:val="16"/>
                      <w:szCs w:val="16"/>
                    </w:rPr>
                    <w:t>SIRBE</w:t>
                  </w:r>
                </w:p>
                <w:p w14:paraId="2CA27499" w14:textId="77777777" w:rsidR="00C63992" w:rsidRPr="006145DB" w:rsidRDefault="00C63992" w:rsidP="00751969">
                  <w:pPr>
                    <w:framePr w:hSpace="141" w:wrap="around" w:vAnchor="text" w:hAnchor="text" w:xAlign="center" w:y="1"/>
                    <w:tabs>
                      <w:tab w:val="left" w:pos="709"/>
                    </w:tabs>
                    <w:contextualSpacing/>
                    <w:suppressOverlap/>
                    <w:jc w:val="center"/>
                    <w:rPr>
                      <w:rFonts w:eastAsia="Arial" w:cs="Arial"/>
                      <w:sz w:val="16"/>
                      <w:szCs w:val="16"/>
                    </w:rPr>
                  </w:pPr>
                </w:p>
              </w:tc>
              <w:tc>
                <w:tcPr>
                  <w:tcW w:w="1134" w:type="dxa"/>
                  <w:tcBorders>
                    <w:bottom w:val="nil"/>
                  </w:tcBorders>
                  <w:vAlign w:val="center"/>
                </w:tcPr>
                <w:p w14:paraId="6F5FDA69" w14:textId="77777777" w:rsidR="00C63992" w:rsidRPr="006145DB" w:rsidRDefault="00C63992" w:rsidP="00751969">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Demanda</w:t>
                  </w:r>
                </w:p>
              </w:tc>
              <w:tc>
                <w:tcPr>
                  <w:tcW w:w="1701" w:type="dxa"/>
                  <w:tcBorders>
                    <w:bottom w:val="nil"/>
                  </w:tcBorders>
                  <w:vAlign w:val="center"/>
                </w:tcPr>
                <w:p w14:paraId="4B4ADD43" w14:textId="77777777" w:rsidR="00C63992" w:rsidRPr="006145DB" w:rsidRDefault="00C63992" w:rsidP="00751969">
                  <w:pPr>
                    <w:framePr w:hSpace="141"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Secretaría Distrital de Integración Social</w:t>
                  </w:r>
                </w:p>
              </w:tc>
            </w:tr>
          </w:tbl>
          <w:p w14:paraId="275B783E" w14:textId="77777777" w:rsidR="00C63992" w:rsidRPr="006145DB" w:rsidRDefault="00C63992" w:rsidP="005B435E">
            <w:pPr>
              <w:spacing w:after="0" w:line="240" w:lineRule="auto"/>
              <w:rPr>
                <w:rFonts w:cs="Arial"/>
                <w:lang w:eastAsia="es-CO"/>
              </w:rPr>
            </w:pPr>
          </w:p>
        </w:tc>
      </w:tr>
      <w:tr w:rsidR="008C1ED3" w:rsidRPr="006145DB" w14:paraId="5EA10DDB" w14:textId="77777777" w:rsidTr="00FC2C53">
        <w:trPr>
          <w:trHeight w:val="1654"/>
        </w:trPr>
        <w:tc>
          <w:tcPr>
            <w:tcW w:w="1696" w:type="dxa"/>
            <w:vAlign w:val="center"/>
          </w:tcPr>
          <w:p w14:paraId="218654AD" w14:textId="77777777" w:rsidR="008C1ED3" w:rsidRPr="006145DB" w:rsidRDefault="008C1ED3"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699" w:type="dxa"/>
            <w:vAlign w:val="center"/>
          </w:tcPr>
          <w:tbl>
            <w:tblPr>
              <w:tblStyle w:val="Tablaconcuadrcula"/>
              <w:tblW w:w="7406" w:type="dxa"/>
              <w:tblLayout w:type="fixed"/>
              <w:tblLook w:val="04A0" w:firstRow="1" w:lastRow="0" w:firstColumn="1" w:lastColumn="0" w:noHBand="0" w:noVBand="1"/>
            </w:tblPr>
            <w:tblGrid>
              <w:gridCol w:w="3154"/>
              <w:gridCol w:w="1417"/>
              <w:gridCol w:w="1134"/>
              <w:gridCol w:w="1701"/>
            </w:tblGrid>
            <w:tr w:rsidR="008E24F5" w:rsidRPr="006145DB" w14:paraId="41CF1410" w14:textId="77777777" w:rsidTr="005844E3">
              <w:trPr>
                <w:trHeight w:val="389"/>
              </w:trPr>
              <w:tc>
                <w:tcPr>
                  <w:tcW w:w="3154" w:type="dxa"/>
                  <w:vAlign w:val="center"/>
                </w:tcPr>
                <w:p w14:paraId="6398D98E" w14:textId="77777777" w:rsidR="008C1ED3" w:rsidRPr="006145DB" w:rsidRDefault="008C1ED3" w:rsidP="00751969">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Criterios de Ingreso</w:t>
                  </w:r>
                </w:p>
              </w:tc>
              <w:tc>
                <w:tcPr>
                  <w:tcW w:w="1417" w:type="dxa"/>
                  <w:vAlign w:val="center"/>
                </w:tcPr>
                <w:p w14:paraId="79DF1A16" w14:textId="77777777" w:rsidR="008C1ED3" w:rsidRPr="006145DB" w:rsidRDefault="008C1ED3" w:rsidP="00751969">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7EF8C7B5" w14:textId="77777777" w:rsidR="008C1ED3" w:rsidRPr="006145DB" w:rsidRDefault="008C1ED3" w:rsidP="00751969">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Periodicidad</w:t>
                  </w:r>
                </w:p>
              </w:tc>
              <w:tc>
                <w:tcPr>
                  <w:tcW w:w="1701" w:type="dxa"/>
                  <w:vAlign w:val="center"/>
                </w:tcPr>
                <w:p w14:paraId="29126590" w14:textId="77777777" w:rsidR="008C1ED3" w:rsidRPr="006145DB" w:rsidRDefault="008C1ED3" w:rsidP="00751969">
                  <w:pPr>
                    <w:framePr w:hSpace="141" w:wrap="around" w:vAnchor="text" w:hAnchor="text" w:xAlign="center" w:y="1"/>
                    <w:tabs>
                      <w:tab w:val="left" w:pos="709"/>
                    </w:tabs>
                    <w:contextualSpacing/>
                    <w:suppressOverlap/>
                    <w:jc w:val="center"/>
                    <w:rPr>
                      <w:rFonts w:cs="Arial"/>
                      <w:sz w:val="16"/>
                      <w:szCs w:val="16"/>
                      <w:lang w:eastAsia="es-CO"/>
                    </w:rPr>
                  </w:pPr>
                  <w:r w:rsidRPr="006145DB">
                    <w:rPr>
                      <w:rFonts w:cs="Arial"/>
                      <w:sz w:val="16"/>
                      <w:szCs w:val="16"/>
                      <w:lang w:eastAsia="es-CO"/>
                    </w:rPr>
                    <w:t>Administrador</w:t>
                  </w:r>
                </w:p>
              </w:tc>
            </w:tr>
            <w:tr w:rsidR="008E24F5" w:rsidRPr="006145DB" w14:paraId="1D5FC1F6" w14:textId="77777777" w:rsidTr="008E24F5">
              <w:trPr>
                <w:trHeight w:val="231"/>
              </w:trPr>
              <w:tc>
                <w:tcPr>
                  <w:tcW w:w="3154" w:type="dxa"/>
                  <w:vAlign w:val="center"/>
                </w:tcPr>
                <w:p w14:paraId="40417FFB" w14:textId="77777777" w:rsidR="008C1ED3" w:rsidRPr="006145DB" w:rsidRDefault="008C1ED3" w:rsidP="00751969">
                  <w:pPr>
                    <w:framePr w:hSpace="141" w:wrap="around" w:vAnchor="text" w:hAnchor="text" w:xAlign="center" w:y="1"/>
                    <w:tabs>
                      <w:tab w:val="left" w:pos="709"/>
                    </w:tabs>
                    <w:contextualSpacing/>
                    <w:suppressOverlap/>
                    <w:jc w:val="both"/>
                    <w:rPr>
                      <w:rFonts w:cs="Arial"/>
                      <w:bCs/>
                      <w:sz w:val="16"/>
                      <w:szCs w:val="16"/>
                      <w:lang w:eastAsia="es-CO"/>
                    </w:rPr>
                  </w:pPr>
                  <w:r w:rsidRPr="006145DB">
                    <w:rPr>
                      <w:rStyle w:val="normaltextrun"/>
                      <w:rFonts w:eastAsia="Arial" w:cs="Arial"/>
                      <w:sz w:val="16"/>
                      <w:szCs w:val="16"/>
                      <w:bdr w:val="none" w:sz="0" w:space="0" w:color="auto" w:frame="1"/>
                    </w:rPr>
                    <w:t>Persona Gestante.</w:t>
                  </w:r>
                </w:p>
              </w:tc>
              <w:tc>
                <w:tcPr>
                  <w:tcW w:w="1417" w:type="dxa"/>
                  <w:vAlign w:val="center"/>
                </w:tcPr>
                <w:p w14:paraId="2BD795AE" w14:textId="77777777" w:rsidR="008C1ED3" w:rsidRPr="006145DB" w:rsidRDefault="008C1ED3"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eastAsia="Arial" w:cs="Arial"/>
                      <w:sz w:val="16"/>
                      <w:szCs w:val="16"/>
                      <w:bdr w:val="none" w:sz="0" w:space="0" w:color="auto" w:frame="1"/>
                    </w:rPr>
                    <w:t>SIRBE</w:t>
                  </w:r>
                </w:p>
              </w:tc>
              <w:tc>
                <w:tcPr>
                  <w:tcW w:w="1134" w:type="dxa"/>
                  <w:vAlign w:val="center"/>
                </w:tcPr>
                <w:p w14:paraId="0895F15B" w14:textId="77777777" w:rsidR="008C1ED3" w:rsidRPr="006145DB" w:rsidRDefault="008C1ED3"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eastAsia="Arial" w:cs="Arial"/>
                      <w:sz w:val="16"/>
                      <w:szCs w:val="16"/>
                      <w:bdr w:val="none" w:sz="0" w:space="0" w:color="auto" w:frame="1"/>
                    </w:rPr>
                    <w:t>Demanda</w:t>
                  </w:r>
                </w:p>
              </w:tc>
              <w:tc>
                <w:tcPr>
                  <w:tcW w:w="1701" w:type="dxa"/>
                  <w:vAlign w:val="center"/>
                </w:tcPr>
                <w:p w14:paraId="7B58EBEC" w14:textId="77777777" w:rsidR="008C1ED3" w:rsidRPr="006145DB" w:rsidRDefault="008C1ED3"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eastAsia="Arial" w:cs="Arial"/>
                      <w:sz w:val="16"/>
                      <w:szCs w:val="16"/>
                      <w:bdr w:val="none" w:sz="0" w:space="0" w:color="auto" w:frame="1"/>
                    </w:rPr>
                    <w:t>Secretaría Distrital de Integración Social</w:t>
                  </w:r>
                </w:p>
              </w:tc>
            </w:tr>
            <w:tr w:rsidR="008E24F5" w:rsidRPr="006145DB" w14:paraId="15702472" w14:textId="77777777" w:rsidTr="008E24F5">
              <w:trPr>
                <w:trHeight w:val="242"/>
              </w:trPr>
              <w:tc>
                <w:tcPr>
                  <w:tcW w:w="3154" w:type="dxa"/>
                  <w:vAlign w:val="center"/>
                </w:tcPr>
                <w:p w14:paraId="7DA0AC57" w14:textId="77777777" w:rsidR="008C1ED3" w:rsidRPr="006145DB" w:rsidRDefault="008C1ED3" w:rsidP="00751969">
                  <w:pPr>
                    <w:framePr w:hSpace="141" w:wrap="around" w:vAnchor="text" w:hAnchor="text" w:xAlign="center" w:y="1"/>
                    <w:tabs>
                      <w:tab w:val="left" w:pos="709"/>
                    </w:tabs>
                    <w:contextualSpacing/>
                    <w:suppressOverlap/>
                    <w:jc w:val="both"/>
                    <w:rPr>
                      <w:rFonts w:cs="Arial"/>
                      <w:bCs/>
                      <w:sz w:val="16"/>
                      <w:szCs w:val="16"/>
                      <w:lang w:eastAsia="es-CO"/>
                    </w:rPr>
                  </w:pPr>
                  <w:r w:rsidRPr="006145DB">
                    <w:rPr>
                      <w:rStyle w:val="normaltextrun"/>
                      <w:rFonts w:eastAsia="Arial" w:cs="Arial"/>
                      <w:sz w:val="16"/>
                      <w:szCs w:val="16"/>
                      <w:bdr w:val="none" w:sz="0" w:space="0" w:color="auto" w:frame="1"/>
                    </w:rPr>
                    <w:t xml:space="preserve">Niña o niño desde el nacimiento hasta los cuatro (4) años once (11) meses veintinueve (29) días. </w:t>
                  </w:r>
                </w:p>
              </w:tc>
              <w:tc>
                <w:tcPr>
                  <w:tcW w:w="1417" w:type="dxa"/>
                  <w:vAlign w:val="center"/>
                </w:tcPr>
                <w:p w14:paraId="18008BBB" w14:textId="77777777" w:rsidR="008C1ED3" w:rsidRPr="006145DB" w:rsidRDefault="008C1ED3"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eastAsia="Arial" w:cs="Arial"/>
                      <w:sz w:val="16"/>
                      <w:szCs w:val="16"/>
                      <w:bdr w:val="none" w:sz="0" w:space="0" w:color="auto" w:frame="1"/>
                    </w:rPr>
                    <w:t>SIRBE</w:t>
                  </w:r>
                </w:p>
              </w:tc>
              <w:tc>
                <w:tcPr>
                  <w:tcW w:w="1134" w:type="dxa"/>
                  <w:vAlign w:val="center"/>
                </w:tcPr>
                <w:p w14:paraId="67FD3DCD" w14:textId="77777777" w:rsidR="008C1ED3" w:rsidRPr="006145DB" w:rsidRDefault="008C1ED3"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eastAsia="Arial" w:cs="Arial"/>
                      <w:sz w:val="16"/>
                      <w:szCs w:val="16"/>
                      <w:bdr w:val="none" w:sz="0" w:space="0" w:color="auto" w:frame="1"/>
                    </w:rPr>
                    <w:t>Demanda</w:t>
                  </w:r>
                </w:p>
              </w:tc>
              <w:tc>
                <w:tcPr>
                  <w:tcW w:w="1701" w:type="dxa"/>
                  <w:vAlign w:val="center"/>
                </w:tcPr>
                <w:p w14:paraId="7938DC80" w14:textId="15517F8E" w:rsidR="008C1ED3" w:rsidRPr="006145DB" w:rsidRDefault="008C1ED3" w:rsidP="00751969">
                  <w:pPr>
                    <w:framePr w:hSpace="141" w:wrap="around" w:vAnchor="text" w:hAnchor="text" w:xAlign="center" w:y="1"/>
                    <w:tabs>
                      <w:tab w:val="left" w:pos="709"/>
                    </w:tabs>
                    <w:contextualSpacing/>
                    <w:suppressOverlap/>
                    <w:jc w:val="center"/>
                    <w:rPr>
                      <w:rFonts w:cs="Arial"/>
                      <w:bCs/>
                      <w:sz w:val="16"/>
                      <w:szCs w:val="16"/>
                      <w:lang w:eastAsia="es-CO"/>
                    </w:rPr>
                  </w:pPr>
                  <w:r w:rsidRPr="006145DB">
                    <w:rPr>
                      <w:rStyle w:val="normaltextrun"/>
                      <w:rFonts w:eastAsia="Arial" w:cs="Arial"/>
                      <w:sz w:val="16"/>
                      <w:szCs w:val="16"/>
                      <w:bdr w:val="none" w:sz="0" w:space="0" w:color="auto" w:frame="1"/>
                    </w:rPr>
                    <w:t>Secretaría Distrital de Integración Social</w:t>
                  </w:r>
                </w:p>
              </w:tc>
            </w:tr>
          </w:tbl>
          <w:p w14:paraId="0A32EC54" w14:textId="77777777" w:rsidR="008C1ED3" w:rsidRPr="006145DB" w:rsidRDefault="008C1ED3" w:rsidP="005B435E">
            <w:pPr>
              <w:pStyle w:val="Textoindependiente"/>
              <w:spacing w:after="0" w:line="240" w:lineRule="auto"/>
              <w:ind w:right="112"/>
              <w:jc w:val="both"/>
              <w:rPr>
                <w:rFonts w:cs="Arial"/>
                <w:bCs/>
                <w:sz w:val="20"/>
                <w:szCs w:val="20"/>
                <w:lang w:eastAsia="es-CO"/>
              </w:rPr>
            </w:pPr>
          </w:p>
        </w:tc>
      </w:tr>
      <w:tr w:rsidR="008C1ED3" w:rsidRPr="006145DB" w14:paraId="72799A65" w14:textId="77777777" w:rsidTr="005844E3">
        <w:trPr>
          <w:trHeight w:val="4449"/>
        </w:trPr>
        <w:tc>
          <w:tcPr>
            <w:tcW w:w="1696" w:type="dxa"/>
            <w:vAlign w:val="center"/>
          </w:tcPr>
          <w:p w14:paraId="639D855D" w14:textId="77777777" w:rsidR="008C1ED3" w:rsidRPr="006145DB" w:rsidRDefault="008C1ED3" w:rsidP="005B435E">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699" w:type="dxa"/>
            <w:vAlign w:val="center"/>
          </w:tcPr>
          <w:tbl>
            <w:tblPr>
              <w:tblStyle w:val="Tablaconcuadrcula"/>
              <w:tblW w:w="7400" w:type="dxa"/>
              <w:tblLayout w:type="fixed"/>
              <w:tblLook w:val="04A0" w:firstRow="1" w:lastRow="0" w:firstColumn="1" w:lastColumn="0" w:noHBand="0" w:noVBand="1"/>
            </w:tblPr>
            <w:tblGrid>
              <w:gridCol w:w="3154"/>
              <w:gridCol w:w="1414"/>
              <w:gridCol w:w="1165"/>
              <w:gridCol w:w="1667"/>
            </w:tblGrid>
            <w:tr w:rsidR="008E24F5" w:rsidRPr="006145DB" w14:paraId="00F4DEEE" w14:textId="77777777" w:rsidTr="002459DA">
              <w:trPr>
                <w:trHeight w:val="380"/>
              </w:trPr>
              <w:tc>
                <w:tcPr>
                  <w:tcW w:w="3154" w:type="dxa"/>
                  <w:vAlign w:val="center"/>
                </w:tcPr>
                <w:p w14:paraId="2BD56599" w14:textId="77777777" w:rsidR="005844E3" w:rsidRPr="006145DB" w:rsidRDefault="005844E3" w:rsidP="00751969">
                  <w:pPr>
                    <w:framePr w:hSpace="141" w:wrap="around" w:vAnchor="text" w:hAnchor="text" w:xAlign="center" w:y="1"/>
                    <w:tabs>
                      <w:tab w:val="left" w:pos="709"/>
                    </w:tabs>
                    <w:ind w:right="40"/>
                    <w:contextualSpacing/>
                    <w:suppressOverlap/>
                    <w:jc w:val="center"/>
                    <w:rPr>
                      <w:rFonts w:cs="Arial"/>
                      <w:sz w:val="16"/>
                      <w:szCs w:val="16"/>
                      <w:lang w:eastAsia="es-CO"/>
                    </w:rPr>
                  </w:pPr>
                  <w:r w:rsidRPr="006145DB">
                    <w:rPr>
                      <w:rFonts w:cs="Arial"/>
                      <w:sz w:val="16"/>
                      <w:szCs w:val="16"/>
                      <w:lang w:eastAsia="es-CO"/>
                    </w:rPr>
                    <w:t>Criterios de Egreso</w:t>
                  </w:r>
                </w:p>
              </w:tc>
              <w:tc>
                <w:tcPr>
                  <w:tcW w:w="1414" w:type="dxa"/>
                  <w:vAlign w:val="center"/>
                </w:tcPr>
                <w:p w14:paraId="34A7585A" w14:textId="77777777" w:rsidR="005844E3" w:rsidRPr="006145DB" w:rsidRDefault="005844E3" w:rsidP="00751969">
                  <w:pPr>
                    <w:framePr w:hSpace="141" w:wrap="around" w:vAnchor="text" w:hAnchor="text" w:xAlign="center" w:y="1"/>
                    <w:tabs>
                      <w:tab w:val="left" w:pos="709"/>
                    </w:tabs>
                    <w:ind w:right="40"/>
                    <w:contextualSpacing/>
                    <w:suppressOverlap/>
                    <w:jc w:val="center"/>
                    <w:rPr>
                      <w:rFonts w:cs="Arial"/>
                      <w:sz w:val="16"/>
                      <w:szCs w:val="16"/>
                      <w:lang w:eastAsia="es-CO"/>
                    </w:rPr>
                  </w:pPr>
                  <w:r w:rsidRPr="006145DB">
                    <w:rPr>
                      <w:rFonts w:cs="Arial"/>
                      <w:sz w:val="16"/>
                      <w:szCs w:val="16"/>
                      <w:lang w:eastAsia="es-CO"/>
                    </w:rPr>
                    <w:t>Fuente de Información</w:t>
                  </w:r>
                </w:p>
              </w:tc>
              <w:tc>
                <w:tcPr>
                  <w:tcW w:w="1165" w:type="dxa"/>
                  <w:vAlign w:val="center"/>
                </w:tcPr>
                <w:p w14:paraId="12F55043" w14:textId="77777777" w:rsidR="005844E3" w:rsidRPr="006145DB" w:rsidRDefault="005844E3" w:rsidP="00751969">
                  <w:pPr>
                    <w:framePr w:hSpace="141" w:wrap="around" w:vAnchor="text" w:hAnchor="text" w:xAlign="center" w:y="1"/>
                    <w:tabs>
                      <w:tab w:val="left" w:pos="709"/>
                    </w:tabs>
                    <w:ind w:right="40"/>
                    <w:contextualSpacing/>
                    <w:suppressOverlap/>
                    <w:jc w:val="center"/>
                    <w:rPr>
                      <w:rFonts w:cs="Arial"/>
                      <w:sz w:val="16"/>
                      <w:szCs w:val="16"/>
                      <w:lang w:eastAsia="es-CO"/>
                    </w:rPr>
                  </w:pPr>
                  <w:r w:rsidRPr="006145DB">
                    <w:rPr>
                      <w:rFonts w:cs="Arial"/>
                      <w:sz w:val="16"/>
                      <w:szCs w:val="16"/>
                      <w:lang w:eastAsia="es-CO"/>
                    </w:rPr>
                    <w:t>Periodicidad</w:t>
                  </w:r>
                </w:p>
              </w:tc>
              <w:tc>
                <w:tcPr>
                  <w:tcW w:w="1667" w:type="dxa"/>
                  <w:vAlign w:val="center"/>
                </w:tcPr>
                <w:p w14:paraId="6814CC77" w14:textId="77777777" w:rsidR="005844E3" w:rsidRPr="006145DB" w:rsidRDefault="005844E3" w:rsidP="00751969">
                  <w:pPr>
                    <w:framePr w:hSpace="141" w:wrap="around" w:vAnchor="text" w:hAnchor="text" w:xAlign="center" w:y="1"/>
                    <w:tabs>
                      <w:tab w:val="left" w:pos="820"/>
                    </w:tabs>
                    <w:ind w:right="40"/>
                    <w:contextualSpacing/>
                    <w:suppressOverlap/>
                    <w:jc w:val="center"/>
                    <w:rPr>
                      <w:rFonts w:cs="Arial"/>
                      <w:sz w:val="16"/>
                      <w:szCs w:val="16"/>
                      <w:lang w:eastAsia="es-CO"/>
                    </w:rPr>
                  </w:pPr>
                  <w:r w:rsidRPr="006145DB">
                    <w:rPr>
                      <w:rFonts w:cs="Arial"/>
                      <w:sz w:val="16"/>
                      <w:szCs w:val="16"/>
                      <w:lang w:eastAsia="es-CO"/>
                    </w:rPr>
                    <w:t>Administrador</w:t>
                  </w:r>
                </w:p>
              </w:tc>
            </w:tr>
            <w:tr w:rsidR="008E24F5" w:rsidRPr="006145DB" w14:paraId="7749B825" w14:textId="77777777" w:rsidTr="002459DA">
              <w:trPr>
                <w:trHeight w:val="243"/>
              </w:trPr>
              <w:tc>
                <w:tcPr>
                  <w:tcW w:w="3154" w:type="dxa"/>
                  <w:vAlign w:val="center"/>
                </w:tcPr>
                <w:p w14:paraId="4D1900F0" w14:textId="144E3552" w:rsidR="005844E3" w:rsidRPr="006145DB" w:rsidRDefault="005844E3" w:rsidP="00751969">
                  <w:pPr>
                    <w:framePr w:hSpace="141" w:wrap="around" w:vAnchor="text" w:hAnchor="text" w:xAlign="center" w:y="1"/>
                    <w:tabs>
                      <w:tab w:val="left" w:pos="709"/>
                    </w:tabs>
                    <w:ind w:right="40"/>
                    <w:contextualSpacing/>
                    <w:suppressOverlap/>
                    <w:jc w:val="both"/>
                    <w:rPr>
                      <w:rFonts w:cs="Arial"/>
                      <w:bCs/>
                      <w:sz w:val="16"/>
                      <w:szCs w:val="16"/>
                      <w:lang w:eastAsia="es-CO"/>
                    </w:rPr>
                  </w:pPr>
                  <w:r w:rsidRPr="006145DB">
                    <w:rPr>
                      <w:rStyle w:val="normaltextrun"/>
                      <w:rFonts w:cs="Arial"/>
                      <w:sz w:val="16"/>
                      <w:szCs w:val="16"/>
                    </w:rPr>
                    <w:t>Fallecimiento</w:t>
                  </w:r>
                  <w:r w:rsidR="008E24F5" w:rsidRPr="006145DB">
                    <w:rPr>
                      <w:rStyle w:val="normaltextrun"/>
                      <w:rFonts w:cs="Arial"/>
                      <w:sz w:val="16"/>
                      <w:szCs w:val="16"/>
                    </w:rPr>
                    <w:t>.</w:t>
                  </w:r>
                </w:p>
              </w:tc>
              <w:tc>
                <w:tcPr>
                  <w:tcW w:w="1414" w:type="dxa"/>
                  <w:vAlign w:val="center"/>
                </w:tcPr>
                <w:p w14:paraId="5345E508" w14:textId="77777777" w:rsidR="005844E3" w:rsidRPr="006145DB" w:rsidRDefault="005844E3" w:rsidP="00751969">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Style w:val="normaltextrun"/>
                      <w:rFonts w:cs="Arial"/>
                      <w:sz w:val="16"/>
                      <w:szCs w:val="16"/>
                    </w:rPr>
                    <w:t>Fallecidos (Inhumados)</w:t>
                  </w:r>
                </w:p>
              </w:tc>
              <w:tc>
                <w:tcPr>
                  <w:tcW w:w="1165" w:type="dxa"/>
                  <w:vAlign w:val="center"/>
                </w:tcPr>
                <w:p w14:paraId="3B705426" w14:textId="77777777" w:rsidR="005844E3" w:rsidRPr="006145DB" w:rsidRDefault="005844E3" w:rsidP="00751969">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Style w:val="normaltextrun"/>
                      <w:rFonts w:cs="Arial"/>
                      <w:sz w:val="16"/>
                      <w:szCs w:val="16"/>
                    </w:rPr>
                    <w:t>Mes vencido</w:t>
                  </w:r>
                </w:p>
              </w:tc>
              <w:tc>
                <w:tcPr>
                  <w:tcW w:w="1667" w:type="dxa"/>
                  <w:vAlign w:val="center"/>
                </w:tcPr>
                <w:p w14:paraId="5F591363" w14:textId="77777777" w:rsidR="005844E3" w:rsidRPr="006145DB" w:rsidRDefault="005844E3" w:rsidP="00751969">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Style w:val="normaltextrun"/>
                      <w:rFonts w:cs="Arial"/>
                      <w:sz w:val="16"/>
                      <w:szCs w:val="16"/>
                    </w:rPr>
                    <w:t>Secretaría Distrital de Salud</w:t>
                  </w:r>
                </w:p>
              </w:tc>
            </w:tr>
            <w:tr w:rsidR="008E24F5" w:rsidRPr="006145DB" w14:paraId="1742FE78" w14:textId="77777777" w:rsidTr="002459DA">
              <w:trPr>
                <w:trHeight w:val="243"/>
              </w:trPr>
              <w:tc>
                <w:tcPr>
                  <w:tcW w:w="3154" w:type="dxa"/>
                  <w:vAlign w:val="center"/>
                </w:tcPr>
                <w:p w14:paraId="0D0A1C0A" w14:textId="54BB9F66" w:rsidR="005844E3" w:rsidRPr="006145DB" w:rsidRDefault="005844E3" w:rsidP="00751969">
                  <w:pPr>
                    <w:pStyle w:val="paragraph"/>
                    <w:framePr w:hSpace="141" w:wrap="around" w:vAnchor="text" w:hAnchor="text" w:xAlign="center" w:y="1"/>
                    <w:spacing w:before="0" w:beforeAutospacing="0" w:after="0" w:afterAutospacing="0"/>
                    <w:ind w:right="40"/>
                    <w:suppressOverlap/>
                    <w:jc w:val="both"/>
                    <w:textAlignment w:val="baseline"/>
                    <w:rPr>
                      <w:rFonts w:ascii="Arial" w:hAnsi="Arial" w:cs="Arial"/>
                      <w:sz w:val="16"/>
                      <w:szCs w:val="16"/>
                    </w:rPr>
                  </w:pPr>
                  <w:r w:rsidRPr="006145DB">
                    <w:rPr>
                      <w:rFonts w:ascii="Arial" w:hAnsi="Arial" w:cs="Arial"/>
                      <w:sz w:val="16"/>
                      <w:szCs w:val="16"/>
                    </w:rPr>
                    <w:t>Persona gestante que culmina la etapa de gestación</w:t>
                  </w:r>
                  <w:r w:rsidR="008E24F5" w:rsidRPr="006145DB">
                    <w:rPr>
                      <w:rFonts w:ascii="Arial" w:hAnsi="Arial" w:cs="Arial"/>
                      <w:sz w:val="16"/>
                      <w:szCs w:val="16"/>
                    </w:rPr>
                    <w:t>.</w:t>
                  </w:r>
                </w:p>
              </w:tc>
              <w:tc>
                <w:tcPr>
                  <w:tcW w:w="1414" w:type="dxa"/>
                  <w:vAlign w:val="center"/>
                </w:tcPr>
                <w:p w14:paraId="57E267B9" w14:textId="77777777" w:rsidR="005844E3" w:rsidRPr="006145DB" w:rsidRDefault="005844E3" w:rsidP="00751969">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Style w:val="normaltextrun"/>
                      <w:rFonts w:cs="Arial"/>
                      <w:sz w:val="16"/>
                      <w:szCs w:val="16"/>
                    </w:rPr>
                    <w:t>SIRBE</w:t>
                  </w:r>
                </w:p>
              </w:tc>
              <w:tc>
                <w:tcPr>
                  <w:tcW w:w="1165" w:type="dxa"/>
                  <w:vAlign w:val="center"/>
                </w:tcPr>
                <w:p w14:paraId="23B217F9" w14:textId="77777777" w:rsidR="005844E3" w:rsidRPr="006145DB" w:rsidRDefault="005844E3" w:rsidP="00751969">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Style w:val="normaltextrun"/>
                      <w:rFonts w:cs="Arial"/>
                      <w:sz w:val="16"/>
                      <w:szCs w:val="16"/>
                    </w:rPr>
                    <w:t>Demanda</w:t>
                  </w:r>
                </w:p>
              </w:tc>
              <w:tc>
                <w:tcPr>
                  <w:tcW w:w="1667" w:type="dxa"/>
                  <w:vAlign w:val="center"/>
                </w:tcPr>
                <w:p w14:paraId="024E774A" w14:textId="77777777" w:rsidR="005844E3" w:rsidRPr="006145DB" w:rsidRDefault="005844E3" w:rsidP="00751969">
                  <w:pPr>
                    <w:framePr w:hSpace="141" w:wrap="around" w:vAnchor="text" w:hAnchor="text" w:xAlign="center" w:y="1"/>
                    <w:tabs>
                      <w:tab w:val="left" w:pos="536"/>
                    </w:tabs>
                    <w:ind w:right="40"/>
                    <w:contextualSpacing/>
                    <w:suppressOverlap/>
                    <w:jc w:val="center"/>
                    <w:rPr>
                      <w:rFonts w:cs="Arial"/>
                      <w:bCs/>
                      <w:sz w:val="16"/>
                      <w:szCs w:val="16"/>
                      <w:lang w:eastAsia="es-CO"/>
                    </w:rPr>
                  </w:pPr>
                  <w:r w:rsidRPr="006145DB">
                    <w:rPr>
                      <w:rStyle w:val="normaltextrun"/>
                      <w:rFonts w:cs="Arial"/>
                      <w:sz w:val="16"/>
                      <w:szCs w:val="16"/>
                    </w:rPr>
                    <w:t>Secretaría Distrital de Integración Social</w:t>
                  </w:r>
                </w:p>
              </w:tc>
            </w:tr>
            <w:tr w:rsidR="008E24F5" w:rsidRPr="006145DB" w14:paraId="10CB8535" w14:textId="77777777" w:rsidTr="002459DA">
              <w:trPr>
                <w:trHeight w:val="259"/>
              </w:trPr>
              <w:tc>
                <w:tcPr>
                  <w:tcW w:w="3154" w:type="dxa"/>
                  <w:vAlign w:val="center"/>
                </w:tcPr>
                <w:p w14:paraId="0028F800" w14:textId="77777777" w:rsidR="005844E3" w:rsidRPr="006145DB" w:rsidRDefault="005844E3" w:rsidP="00751969">
                  <w:pPr>
                    <w:framePr w:hSpace="141" w:wrap="around" w:vAnchor="text" w:hAnchor="text" w:xAlign="center" w:y="1"/>
                    <w:tabs>
                      <w:tab w:val="left" w:pos="709"/>
                    </w:tabs>
                    <w:ind w:right="40"/>
                    <w:contextualSpacing/>
                    <w:suppressOverlap/>
                    <w:jc w:val="both"/>
                    <w:rPr>
                      <w:rFonts w:cs="Arial"/>
                      <w:bCs/>
                      <w:sz w:val="16"/>
                      <w:szCs w:val="16"/>
                      <w:lang w:eastAsia="es-CO"/>
                    </w:rPr>
                  </w:pPr>
                  <w:r w:rsidRPr="006145DB">
                    <w:rPr>
                      <w:rStyle w:val="normaltextrun"/>
                      <w:rFonts w:cs="Arial"/>
                      <w:sz w:val="16"/>
                      <w:szCs w:val="16"/>
                    </w:rPr>
                    <w:t>Niña o niño que al finalizar el año en curso supere la edad establecida para el ingreso, con corte al 31 de marzo del año siguiente. En caso de no contar con oferta de grado transición en el territorio podrán permanecer en el servicio hasta cumplir los cinco (5) años, once (11) meses veintinueve (29) días.</w:t>
                  </w:r>
                </w:p>
              </w:tc>
              <w:tc>
                <w:tcPr>
                  <w:tcW w:w="1414" w:type="dxa"/>
                  <w:vAlign w:val="center"/>
                </w:tcPr>
                <w:p w14:paraId="3EBEB72C" w14:textId="77777777" w:rsidR="005844E3" w:rsidRPr="006145DB" w:rsidRDefault="005844E3" w:rsidP="00751969">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Style w:val="normaltextrun"/>
                      <w:rFonts w:cs="Arial"/>
                      <w:sz w:val="16"/>
                      <w:szCs w:val="16"/>
                    </w:rPr>
                    <w:t>SIRBE</w:t>
                  </w:r>
                </w:p>
              </w:tc>
              <w:tc>
                <w:tcPr>
                  <w:tcW w:w="1165" w:type="dxa"/>
                  <w:vAlign w:val="center"/>
                </w:tcPr>
                <w:p w14:paraId="3585DC0B" w14:textId="77777777" w:rsidR="005844E3" w:rsidRPr="006145DB" w:rsidRDefault="005844E3" w:rsidP="00751969">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Style w:val="normaltextrun"/>
                      <w:rFonts w:cs="Arial"/>
                      <w:sz w:val="16"/>
                      <w:szCs w:val="16"/>
                    </w:rPr>
                    <w:t>Demanda</w:t>
                  </w:r>
                </w:p>
              </w:tc>
              <w:tc>
                <w:tcPr>
                  <w:tcW w:w="1667" w:type="dxa"/>
                  <w:vAlign w:val="center"/>
                </w:tcPr>
                <w:p w14:paraId="6B5757AD" w14:textId="77777777" w:rsidR="005844E3" w:rsidRPr="006145DB" w:rsidRDefault="005844E3" w:rsidP="00751969">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Style w:val="normaltextrun"/>
                      <w:rFonts w:cs="Arial"/>
                      <w:sz w:val="16"/>
                      <w:szCs w:val="16"/>
                    </w:rPr>
                    <w:t>Secretaría Distrital de Integración Social</w:t>
                  </w:r>
                </w:p>
              </w:tc>
            </w:tr>
            <w:tr w:rsidR="008E24F5" w:rsidRPr="006145DB" w14:paraId="6EFB5DF6" w14:textId="77777777" w:rsidTr="002459DA">
              <w:trPr>
                <w:trHeight w:val="237"/>
              </w:trPr>
              <w:tc>
                <w:tcPr>
                  <w:tcW w:w="3154" w:type="dxa"/>
                  <w:vAlign w:val="center"/>
                </w:tcPr>
                <w:p w14:paraId="6AC1F162" w14:textId="5E4B42B5" w:rsidR="005844E3" w:rsidRPr="006145DB" w:rsidRDefault="005844E3" w:rsidP="00751969">
                  <w:pPr>
                    <w:framePr w:hSpace="141" w:wrap="around" w:vAnchor="text" w:hAnchor="text" w:xAlign="center" w:y="1"/>
                    <w:tabs>
                      <w:tab w:val="left" w:pos="709"/>
                    </w:tabs>
                    <w:ind w:right="40"/>
                    <w:contextualSpacing/>
                    <w:suppressOverlap/>
                    <w:jc w:val="both"/>
                    <w:rPr>
                      <w:rFonts w:cs="Arial"/>
                      <w:bCs/>
                      <w:sz w:val="16"/>
                      <w:szCs w:val="16"/>
                      <w:lang w:eastAsia="es-CO"/>
                    </w:rPr>
                  </w:pPr>
                  <w:r w:rsidRPr="006145DB">
                    <w:rPr>
                      <w:rFonts w:cs="Arial"/>
                      <w:sz w:val="16"/>
                      <w:szCs w:val="16"/>
                    </w:rPr>
                    <w:t>Retiro voluntario manifestado libre y expresamente por escrito por la familia o acudientes, especificando los motivos del retiro</w:t>
                  </w:r>
                  <w:r w:rsidR="008E24F5" w:rsidRPr="006145DB">
                    <w:rPr>
                      <w:rFonts w:cs="Arial"/>
                      <w:sz w:val="16"/>
                      <w:szCs w:val="16"/>
                    </w:rPr>
                    <w:t>.</w:t>
                  </w:r>
                </w:p>
              </w:tc>
              <w:tc>
                <w:tcPr>
                  <w:tcW w:w="1414" w:type="dxa"/>
                  <w:vAlign w:val="center"/>
                </w:tcPr>
                <w:p w14:paraId="2D56201C" w14:textId="77777777" w:rsidR="005844E3" w:rsidRPr="006145DB" w:rsidRDefault="005844E3" w:rsidP="00751969">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Fonts w:cs="Arial"/>
                      <w:sz w:val="16"/>
                      <w:szCs w:val="16"/>
                    </w:rPr>
                    <w:t>Verificación en campo / Solicitud Ciudadana</w:t>
                  </w:r>
                </w:p>
              </w:tc>
              <w:tc>
                <w:tcPr>
                  <w:tcW w:w="1165" w:type="dxa"/>
                  <w:vAlign w:val="center"/>
                </w:tcPr>
                <w:p w14:paraId="5C1A8E0A" w14:textId="77777777" w:rsidR="005844E3" w:rsidRPr="006145DB" w:rsidRDefault="005844E3" w:rsidP="00751969">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Fonts w:eastAsiaTheme="majorEastAsia" w:cs="Arial"/>
                      <w:sz w:val="16"/>
                      <w:szCs w:val="16"/>
                    </w:rPr>
                    <w:t>Demanda</w:t>
                  </w:r>
                </w:p>
              </w:tc>
              <w:tc>
                <w:tcPr>
                  <w:tcW w:w="1667" w:type="dxa"/>
                  <w:vAlign w:val="center"/>
                </w:tcPr>
                <w:p w14:paraId="01C7F47F" w14:textId="77777777" w:rsidR="005844E3" w:rsidRPr="006145DB" w:rsidRDefault="005844E3" w:rsidP="00751969">
                  <w:pPr>
                    <w:framePr w:hSpace="141" w:wrap="around" w:vAnchor="text" w:hAnchor="text" w:xAlign="center" w:y="1"/>
                    <w:tabs>
                      <w:tab w:val="left" w:pos="709"/>
                    </w:tabs>
                    <w:ind w:right="40"/>
                    <w:contextualSpacing/>
                    <w:suppressOverlap/>
                    <w:jc w:val="center"/>
                    <w:rPr>
                      <w:rFonts w:cs="Arial"/>
                      <w:bCs/>
                      <w:sz w:val="16"/>
                      <w:szCs w:val="16"/>
                      <w:lang w:eastAsia="es-CO"/>
                    </w:rPr>
                  </w:pPr>
                  <w:r w:rsidRPr="006145DB">
                    <w:rPr>
                      <w:rFonts w:eastAsia="Arial" w:cs="Arial"/>
                      <w:sz w:val="16"/>
                      <w:szCs w:val="16"/>
                    </w:rPr>
                    <w:t>Subdirección para la Infancia -Equipo del Servicio Social.</w:t>
                  </w:r>
                </w:p>
              </w:tc>
            </w:tr>
            <w:tr w:rsidR="008E24F5" w:rsidRPr="006145DB" w14:paraId="4F0D439A" w14:textId="77777777" w:rsidTr="002459DA">
              <w:trPr>
                <w:trHeight w:val="237"/>
              </w:trPr>
              <w:tc>
                <w:tcPr>
                  <w:tcW w:w="3154" w:type="dxa"/>
                  <w:vAlign w:val="center"/>
                </w:tcPr>
                <w:p w14:paraId="3C509E8E" w14:textId="77777777" w:rsidR="005844E3" w:rsidRPr="006145DB" w:rsidRDefault="005844E3" w:rsidP="00751969">
                  <w:pPr>
                    <w:framePr w:hSpace="141" w:wrap="around" w:vAnchor="text" w:hAnchor="text" w:xAlign="center" w:y="1"/>
                    <w:tabs>
                      <w:tab w:val="left" w:pos="709"/>
                    </w:tabs>
                    <w:ind w:right="40"/>
                    <w:contextualSpacing/>
                    <w:suppressOverlap/>
                    <w:jc w:val="both"/>
                    <w:rPr>
                      <w:rFonts w:cs="Arial"/>
                      <w:sz w:val="16"/>
                      <w:szCs w:val="16"/>
                    </w:rPr>
                  </w:pPr>
                  <w:r w:rsidRPr="006145DB">
                    <w:rPr>
                      <w:rFonts w:cs="Arial"/>
                      <w:sz w:val="16"/>
                      <w:szCs w:val="16"/>
                    </w:rPr>
                    <w:t>Cuando la madre, padre o cuidador(a) de la niña o el niño o la persona gestante incurra en el incumplimiento del acuerdo de corresponsabilidad.</w:t>
                  </w:r>
                </w:p>
              </w:tc>
              <w:tc>
                <w:tcPr>
                  <w:tcW w:w="1414" w:type="dxa"/>
                  <w:vAlign w:val="center"/>
                </w:tcPr>
                <w:p w14:paraId="7BDF85A0" w14:textId="77777777" w:rsidR="005844E3" w:rsidRPr="006145DB" w:rsidRDefault="005844E3" w:rsidP="00751969">
                  <w:pPr>
                    <w:framePr w:hSpace="141" w:wrap="around" w:vAnchor="text" w:hAnchor="text" w:xAlign="center" w:y="1"/>
                    <w:tabs>
                      <w:tab w:val="left" w:pos="709"/>
                    </w:tabs>
                    <w:ind w:right="40"/>
                    <w:contextualSpacing/>
                    <w:suppressOverlap/>
                    <w:jc w:val="center"/>
                    <w:rPr>
                      <w:rFonts w:cs="Arial"/>
                      <w:sz w:val="16"/>
                      <w:szCs w:val="16"/>
                    </w:rPr>
                  </w:pPr>
                  <w:r w:rsidRPr="006145DB">
                    <w:rPr>
                      <w:rFonts w:cs="Arial"/>
                      <w:sz w:val="16"/>
                      <w:szCs w:val="16"/>
                    </w:rPr>
                    <w:t>Verificación en campo</w:t>
                  </w:r>
                </w:p>
              </w:tc>
              <w:tc>
                <w:tcPr>
                  <w:tcW w:w="1165" w:type="dxa"/>
                  <w:vAlign w:val="center"/>
                </w:tcPr>
                <w:p w14:paraId="49163560" w14:textId="77777777" w:rsidR="005844E3" w:rsidRPr="006145DB" w:rsidRDefault="005844E3" w:rsidP="00751969">
                  <w:pPr>
                    <w:framePr w:hSpace="141" w:wrap="around" w:vAnchor="text" w:hAnchor="text" w:xAlign="center" w:y="1"/>
                    <w:tabs>
                      <w:tab w:val="left" w:pos="709"/>
                    </w:tabs>
                    <w:ind w:right="40"/>
                    <w:contextualSpacing/>
                    <w:suppressOverlap/>
                    <w:jc w:val="center"/>
                    <w:rPr>
                      <w:rFonts w:eastAsiaTheme="majorEastAsia" w:cs="Arial"/>
                      <w:sz w:val="16"/>
                      <w:szCs w:val="16"/>
                    </w:rPr>
                  </w:pPr>
                  <w:r w:rsidRPr="006145DB">
                    <w:rPr>
                      <w:rFonts w:eastAsiaTheme="majorEastAsia" w:cs="Arial"/>
                      <w:sz w:val="16"/>
                      <w:szCs w:val="16"/>
                    </w:rPr>
                    <w:t>Demanda</w:t>
                  </w:r>
                </w:p>
              </w:tc>
              <w:tc>
                <w:tcPr>
                  <w:tcW w:w="1667" w:type="dxa"/>
                  <w:vAlign w:val="center"/>
                </w:tcPr>
                <w:p w14:paraId="740A6D3A" w14:textId="77777777" w:rsidR="005844E3" w:rsidRPr="006145DB" w:rsidRDefault="005844E3" w:rsidP="00751969">
                  <w:pPr>
                    <w:framePr w:hSpace="141" w:wrap="around" w:vAnchor="text" w:hAnchor="text" w:xAlign="center" w:y="1"/>
                    <w:tabs>
                      <w:tab w:val="left" w:pos="709"/>
                    </w:tabs>
                    <w:ind w:right="40"/>
                    <w:contextualSpacing/>
                    <w:suppressOverlap/>
                    <w:jc w:val="center"/>
                    <w:rPr>
                      <w:rFonts w:eastAsia="Arial" w:cs="Arial"/>
                      <w:sz w:val="16"/>
                      <w:szCs w:val="16"/>
                    </w:rPr>
                  </w:pPr>
                  <w:r w:rsidRPr="006145DB">
                    <w:rPr>
                      <w:rFonts w:eastAsia="Arial" w:cs="Arial"/>
                      <w:sz w:val="16"/>
                      <w:szCs w:val="16"/>
                    </w:rPr>
                    <w:t>Subdirección para la Infancia -Equipo del Servicio Social</w:t>
                  </w:r>
                </w:p>
              </w:tc>
            </w:tr>
          </w:tbl>
          <w:p w14:paraId="09147FDB" w14:textId="77777777" w:rsidR="005844E3" w:rsidRPr="006145DB" w:rsidRDefault="005844E3" w:rsidP="005B435E">
            <w:pPr>
              <w:pStyle w:val="Ttulo1"/>
              <w:rPr>
                <w:lang w:eastAsia="es-CO"/>
              </w:rPr>
            </w:pPr>
          </w:p>
        </w:tc>
      </w:tr>
      <w:tr w:rsidR="008C1ED3" w:rsidRPr="006145DB" w14:paraId="30FE86E0" w14:textId="77777777" w:rsidTr="00FC2C53">
        <w:trPr>
          <w:trHeight w:val="553"/>
        </w:trPr>
        <w:tc>
          <w:tcPr>
            <w:tcW w:w="1696" w:type="dxa"/>
            <w:vAlign w:val="center"/>
          </w:tcPr>
          <w:p w14:paraId="3E250A7B" w14:textId="77777777" w:rsidR="008C1ED3" w:rsidRPr="006145DB" w:rsidRDefault="008C1ED3" w:rsidP="005B435E">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699" w:type="dxa"/>
            <w:vAlign w:val="center"/>
          </w:tcPr>
          <w:p w14:paraId="2E0FD8D7" w14:textId="77777777" w:rsidR="008C1ED3" w:rsidRPr="006145DB" w:rsidRDefault="008C1ED3" w:rsidP="005B435E">
            <w:pPr>
              <w:tabs>
                <w:tab w:val="left" w:pos="709"/>
              </w:tabs>
              <w:spacing w:after="0" w:line="240" w:lineRule="auto"/>
              <w:contextualSpacing/>
              <w:jc w:val="both"/>
              <w:rPr>
                <w:rFonts w:eastAsia="Calibri" w:cs="Arial"/>
                <w:bCs/>
                <w:sz w:val="20"/>
                <w:szCs w:val="20"/>
                <w:lang w:eastAsia="es-CO"/>
              </w:rPr>
            </w:pPr>
            <w:r w:rsidRPr="006145DB">
              <w:rPr>
                <w:rFonts w:eastAsia="Calibri" w:cs="Arial"/>
                <w:bCs/>
                <w:sz w:val="20"/>
                <w:szCs w:val="20"/>
                <w:lang w:eastAsia="es-CO"/>
              </w:rPr>
              <w:t>No aplica.</w:t>
            </w:r>
          </w:p>
        </w:tc>
      </w:tr>
      <w:tr w:rsidR="008C1ED3" w:rsidRPr="006145DB" w14:paraId="3D4D6BA1" w14:textId="77777777" w:rsidTr="005844E3">
        <w:trPr>
          <w:trHeight w:val="983"/>
        </w:trPr>
        <w:tc>
          <w:tcPr>
            <w:tcW w:w="1696" w:type="dxa"/>
            <w:vAlign w:val="center"/>
          </w:tcPr>
          <w:p w14:paraId="2F88FFE4" w14:textId="77777777" w:rsidR="008C1ED3" w:rsidRPr="006145DB" w:rsidRDefault="008C1ED3"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699" w:type="dxa"/>
            <w:vAlign w:val="center"/>
          </w:tcPr>
          <w:p w14:paraId="2A282504" w14:textId="65C4FE94" w:rsidR="008C1ED3" w:rsidRPr="006145DB" w:rsidRDefault="008C1ED3" w:rsidP="005B435E">
            <w:pPr>
              <w:pStyle w:val="Textoindependiente"/>
              <w:spacing w:after="0" w:line="240" w:lineRule="auto"/>
              <w:jc w:val="both"/>
              <w:rPr>
                <w:rFonts w:cs="Arial"/>
                <w:bCs/>
                <w:sz w:val="20"/>
                <w:szCs w:val="20"/>
                <w:lang w:val="es-CO" w:eastAsia="es-CO"/>
              </w:rPr>
            </w:pPr>
            <w:r w:rsidRPr="006145DB">
              <w:rPr>
                <w:rFonts w:cs="Arial"/>
                <w:bCs/>
                <w:i/>
                <w:iCs/>
                <w:sz w:val="20"/>
                <w:szCs w:val="20"/>
                <w:lang w:val="es-CO" w:eastAsia="es-CO"/>
              </w:rPr>
              <w:t xml:space="preserve">Crecemos en la Ruralidad </w:t>
            </w:r>
            <w:r w:rsidRPr="006145DB">
              <w:rPr>
                <w:rFonts w:cs="Arial"/>
                <w:bCs/>
                <w:sz w:val="20"/>
                <w:szCs w:val="20"/>
                <w:lang w:val="es-CO" w:eastAsia="es-CO"/>
              </w:rPr>
              <w:t>es una modalidad familiar que desarrolla procesos educativos y pedagógicos intencionados para promover el desarrollo integral de la primera infancia y el bienestar de las personas gestantes. Estos procesos fortalecen las capacidades familiares y comunitarias para acompañar el desarrollo y aprendizaje, acompañamiento para los momentos de gestación, parto y posparto, mediante espacios de reflexión sobre prácticas de cuidado y crianza, bienestar, buen trato y prevención de violencias. Así como el desarrollo de experiencias de juego, expresiones artísticas, literatura y exploración del medio.</w:t>
            </w:r>
          </w:p>
          <w:p w14:paraId="41277A3E" w14:textId="77777777" w:rsidR="008E24F5" w:rsidRPr="006145DB" w:rsidRDefault="008E24F5" w:rsidP="005B435E">
            <w:pPr>
              <w:pStyle w:val="Textoindependiente"/>
              <w:spacing w:after="0" w:line="240" w:lineRule="auto"/>
              <w:jc w:val="both"/>
              <w:rPr>
                <w:rFonts w:cs="Arial"/>
                <w:bCs/>
                <w:sz w:val="20"/>
                <w:szCs w:val="20"/>
                <w:lang w:val="es-CO" w:eastAsia="es-CO"/>
              </w:rPr>
            </w:pPr>
          </w:p>
          <w:p w14:paraId="426AAAE1" w14:textId="6B98F391" w:rsidR="008C1ED3" w:rsidRPr="006145DB" w:rsidRDefault="008C1ED3" w:rsidP="005B435E">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Dirigida a niñas, niños y familias del contexto rural de Bogotá, su implementación parte del reconocimiento de las diversidades territoriales, sociales y culturales presentes en las zonas rurales y de borde urbano-rural. Esto permite una atención equitativa y contextualizada, que valora la identidad, los saberes locales y los lenguajes propios de la primera infancia.</w:t>
            </w:r>
          </w:p>
          <w:p w14:paraId="20E07A6A" w14:textId="344C3BA5" w:rsidR="008C1ED3" w:rsidRPr="006145DB" w:rsidRDefault="008C1ED3"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La atención brindada por la modalidad responde a las características definidas en la Ley 1804 de 2016, por la cual se establece la Política de Estado para el Desarrollo Integral de la Primera Infancia </w:t>
            </w:r>
            <w:r w:rsidRPr="006145DB">
              <w:rPr>
                <w:rFonts w:cs="Arial"/>
                <w:bCs/>
                <w:i/>
                <w:iCs/>
                <w:sz w:val="20"/>
                <w:szCs w:val="20"/>
                <w:lang w:eastAsia="es-CO"/>
              </w:rPr>
              <w:t>De Cero a Siempre</w:t>
            </w:r>
            <w:r w:rsidRPr="006145DB">
              <w:rPr>
                <w:rFonts w:cs="Arial"/>
                <w:bCs/>
                <w:sz w:val="20"/>
                <w:szCs w:val="20"/>
                <w:lang w:eastAsia="es-CO"/>
              </w:rPr>
              <w:t>. Estas son:</w:t>
            </w:r>
          </w:p>
          <w:p w14:paraId="397F4456" w14:textId="77777777" w:rsidR="008E24F5" w:rsidRPr="006145DB" w:rsidRDefault="008E24F5" w:rsidP="005B435E">
            <w:pPr>
              <w:pStyle w:val="Textoindependiente"/>
              <w:spacing w:after="0" w:line="240" w:lineRule="auto"/>
              <w:jc w:val="both"/>
              <w:rPr>
                <w:rFonts w:cs="Arial"/>
                <w:bCs/>
                <w:sz w:val="20"/>
                <w:szCs w:val="20"/>
                <w:lang w:eastAsia="es-CO"/>
              </w:rPr>
            </w:pPr>
          </w:p>
          <w:p w14:paraId="5EC4E7E8" w14:textId="77777777" w:rsidR="008C1ED3" w:rsidRPr="006145DB" w:rsidRDefault="008C1ED3">
            <w:pPr>
              <w:pStyle w:val="Prrafodelista"/>
              <w:numPr>
                <w:ilvl w:val="0"/>
                <w:numId w:val="99"/>
              </w:numPr>
              <w:spacing w:after="0" w:line="240" w:lineRule="auto"/>
              <w:jc w:val="both"/>
              <w:rPr>
                <w:rFonts w:eastAsia="Arial" w:cs="Arial"/>
                <w:sz w:val="20"/>
                <w:szCs w:val="20"/>
              </w:rPr>
            </w:pPr>
            <w:r w:rsidRPr="006145DB">
              <w:rPr>
                <w:rFonts w:eastAsia="Arial" w:cs="Arial"/>
                <w:sz w:val="20"/>
                <w:szCs w:val="20"/>
              </w:rPr>
              <w:t>Pertinente: responde a los intereses, características y potencialidades del niño o la niña en el momento del ciclo vital por el que atraviesa, y a las características de sus entornos.</w:t>
            </w:r>
          </w:p>
          <w:p w14:paraId="4301A059" w14:textId="77777777" w:rsidR="008C1ED3" w:rsidRPr="006145DB" w:rsidRDefault="008C1ED3">
            <w:pPr>
              <w:pStyle w:val="Prrafodelista"/>
              <w:numPr>
                <w:ilvl w:val="0"/>
                <w:numId w:val="99"/>
              </w:numPr>
              <w:spacing w:after="0" w:line="240" w:lineRule="auto"/>
              <w:jc w:val="both"/>
              <w:rPr>
                <w:rFonts w:eastAsia="Arial" w:cs="Arial"/>
                <w:sz w:val="20"/>
                <w:szCs w:val="20"/>
              </w:rPr>
            </w:pPr>
            <w:r w:rsidRPr="006145DB">
              <w:rPr>
                <w:rFonts w:eastAsia="Arial" w:cs="Arial"/>
                <w:sz w:val="20"/>
                <w:szCs w:val="20"/>
              </w:rPr>
              <w:t>Oportuna: se da en el momento propicio y en el lugar en el que corresponde. Es eficaz en el tiempo justo.</w:t>
            </w:r>
          </w:p>
          <w:p w14:paraId="307153D8" w14:textId="77777777" w:rsidR="008C1ED3" w:rsidRPr="006145DB" w:rsidRDefault="008C1ED3">
            <w:pPr>
              <w:pStyle w:val="Prrafodelista"/>
              <w:numPr>
                <w:ilvl w:val="0"/>
                <w:numId w:val="99"/>
              </w:numPr>
              <w:spacing w:after="0" w:line="240" w:lineRule="auto"/>
              <w:jc w:val="both"/>
              <w:rPr>
                <w:rFonts w:eastAsia="Arial" w:cs="Arial"/>
                <w:sz w:val="20"/>
                <w:szCs w:val="20"/>
              </w:rPr>
            </w:pPr>
            <w:r w:rsidRPr="006145DB">
              <w:rPr>
                <w:rFonts w:eastAsia="Arial" w:cs="Arial"/>
                <w:sz w:val="20"/>
                <w:szCs w:val="20"/>
              </w:rPr>
              <w:t>Flexible: asegura que esté abierta a adaptarse a las características de las personas, los contextos y los entornos.</w:t>
            </w:r>
          </w:p>
          <w:p w14:paraId="06AA5353" w14:textId="77777777" w:rsidR="008C1ED3" w:rsidRPr="006145DB" w:rsidRDefault="008C1ED3">
            <w:pPr>
              <w:pStyle w:val="Prrafodelista"/>
              <w:numPr>
                <w:ilvl w:val="0"/>
                <w:numId w:val="99"/>
              </w:numPr>
              <w:spacing w:after="0" w:line="240" w:lineRule="auto"/>
              <w:jc w:val="both"/>
              <w:rPr>
                <w:rFonts w:eastAsia="Arial" w:cs="Arial"/>
                <w:sz w:val="20"/>
                <w:szCs w:val="20"/>
              </w:rPr>
            </w:pPr>
            <w:r w:rsidRPr="006145DB">
              <w:rPr>
                <w:rFonts w:eastAsia="Arial" w:cs="Arial"/>
                <w:sz w:val="20"/>
                <w:szCs w:val="20"/>
              </w:rPr>
              <w:t>Diferencial: valora a las niñas y niños como sujetos que se construyen y viven de diferentes maneras. Es sensible a sus particularidades debido a la diversidad de situaciones, condiciones y contextos, y actúa intencionadamente sobre los entornos para transformar situaciones de discriminación en razón a las diferencias.</w:t>
            </w:r>
          </w:p>
          <w:p w14:paraId="4F4B4010" w14:textId="77777777" w:rsidR="008C1ED3" w:rsidRPr="006145DB" w:rsidRDefault="008C1ED3">
            <w:pPr>
              <w:pStyle w:val="Prrafodelista"/>
              <w:numPr>
                <w:ilvl w:val="0"/>
                <w:numId w:val="99"/>
              </w:numPr>
              <w:spacing w:after="0" w:line="240" w:lineRule="auto"/>
              <w:jc w:val="both"/>
              <w:rPr>
                <w:rFonts w:eastAsia="Arial" w:cs="Arial"/>
                <w:sz w:val="20"/>
                <w:szCs w:val="20"/>
              </w:rPr>
            </w:pPr>
            <w:r w:rsidRPr="006145DB">
              <w:rPr>
                <w:rFonts w:eastAsia="Arial" w:cs="Arial"/>
                <w:sz w:val="20"/>
                <w:szCs w:val="20"/>
              </w:rPr>
              <w:t>Continua: ocurre con regularidad y de este modo garantiza los tiempos que requieren los niños y las niñas en su proceso individual de desarrollo.</w:t>
            </w:r>
          </w:p>
          <w:p w14:paraId="4461AFB3" w14:textId="37BEF866" w:rsidR="008C1ED3" w:rsidRPr="006145DB" w:rsidRDefault="008C1ED3">
            <w:pPr>
              <w:pStyle w:val="Prrafodelista"/>
              <w:numPr>
                <w:ilvl w:val="0"/>
                <w:numId w:val="99"/>
              </w:numPr>
              <w:spacing w:after="0" w:line="240" w:lineRule="auto"/>
              <w:jc w:val="both"/>
              <w:rPr>
                <w:rFonts w:eastAsia="Arial" w:cs="Arial"/>
                <w:sz w:val="20"/>
                <w:szCs w:val="20"/>
              </w:rPr>
            </w:pPr>
            <w:r w:rsidRPr="006145DB">
              <w:rPr>
                <w:rFonts w:eastAsia="Arial" w:cs="Arial"/>
                <w:sz w:val="20"/>
                <w:szCs w:val="20"/>
              </w:rPr>
              <w:t>Complementaria: sus acciones son la cualidad de contribuir a la integralidad de la atención por la interacción y articulación solidaria entre los actores responsables de proteger a niñas y niños en la primera infancia.</w:t>
            </w:r>
          </w:p>
          <w:p w14:paraId="0F11BC1F" w14:textId="77777777" w:rsidR="008E24F5" w:rsidRPr="006145DB" w:rsidRDefault="008E24F5" w:rsidP="005B435E">
            <w:pPr>
              <w:pStyle w:val="Textoindependiente"/>
              <w:spacing w:after="0" w:line="240" w:lineRule="auto"/>
              <w:jc w:val="both"/>
              <w:rPr>
                <w:rFonts w:cs="Arial"/>
                <w:bCs/>
                <w:sz w:val="20"/>
                <w:szCs w:val="20"/>
                <w:lang w:val="es-CO" w:eastAsia="es-CO"/>
              </w:rPr>
            </w:pPr>
          </w:p>
          <w:p w14:paraId="3DDC641C" w14:textId="42FA1558" w:rsidR="008C1ED3" w:rsidRPr="006145DB" w:rsidRDefault="008C1ED3" w:rsidP="005B435E">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De acuerdo con las características de esta modalidad de educación inicial, en el marco de la atención integral, el equipo interdisciplinario implementa las siguientes formas de atención:</w:t>
            </w:r>
          </w:p>
          <w:p w14:paraId="75B24FFC" w14:textId="77777777" w:rsidR="008E24F5" w:rsidRPr="006145DB" w:rsidRDefault="008E24F5" w:rsidP="005B435E">
            <w:pPr>
              <w:pStyle w:val="Textoindependiente"/>
              <w:spacing w:after="0" w:line="240" w:lineRule="auto"/>
              <w:jc w:val="both"/>
              <w:rPr>
                <w:rFonts w:cs="Arial"/>
                <w:bCs/>
                <w:sz w:val="20"/>
                <w:szCs w:val="20"/>
                <w:lang w:val="es-CO" w:eastAsia="es-CO"/>
              </w:rPr>
            </w:pPr>
          </w:p>
          <w:p w14:paraId="4AF96E66" w14:textId="77777777" w:rsidR="008C1ED3" w:rsidRPr="006145DB" w:rsidRDefault="008C1ED3">
            <w:pPr>
              <w:numPr>
                <w:ilvl w:val="0"/>
                <w:numId w:val="73"/>
              </w:numPr>
              <w:spacing w:after="0" w:line="240" w:lineRule="auto"/>
              <w:jc w:val="both"/>
              <w:rPr>
                <w:rFonts w:eastAsia="Arial" w:cs="Arial"/>
                <w:sz w:val="20"/>
                <w:szCs w:val="20"/>
              </w:rPr>
            </w:pPr>
            <w:r w:rsidRPr="006145DB">
              <w:rPr>
                <w:rFonts w:eastAsia="Calibri" w:cs="Arial"/>
                <w:sz w:val="20"/>
                <w:szCs w:val="20"/>
                <w:lang w:val="es-ES_tradnl" w:eastAsia="es-CO"/>
              </w:rPr>
              <w:t>Caminos a tu Hogar:</w:t>
            </w:r>
            <w:r w:rsidRPr="006145DB">
              <w:rPr>
                <w:rFonts w:cs="Arial"/>
                <w:sz w:val="20"/>
                <w:szCs w:val="20"/>
                <w:lang w:eastAsia="es-CO"/>
              </w:rPr>
              <w:t xml:space="preserve"> </w:t>
            </w:r>
            <w:r w:rsidRPr="006145DB">
              <w:rPr>
                <w:rFonts w:eastAsia="Calibri" w:cs="Arial"/>
                <w:sz w:val="20"/>
                <w:szCs w:val="20"/>
                <w:lang w:eastAsia="es-CO"/>
              </w:rPr>
              <w:t xml:space="preserve">acompañamientos orientados al fortalecimiento de las prácticas familiares de cuidado y crianza y experiencias pedagógicas, así como el acompañamiento para los momentos de gestación, parto y posparto. Se implementa a través de visitas al entorno hogar, complementadas con acompañamientos remotos, que brindan orientaciones para el potenciamiento del desarrollo y aprendizaje, cuidado, crianza y bienestar. </w:t>
            </w:r>
          </w:p>
          <w:p w14:paraId="5E0D0BEE" w14:textId="77777777" w:rsidR="008C1ED3" w:rsidRPr="006145DB" w:rsidRDefault="008C1ED3">
            <w:pPr>
              <w:numPr>
                <w:ilvl w:val="0"/>
                <w:numId w:val="73"/>
              </w:numPr>
              <w:spacing w:after="0" w:line="240" w:lineRule="auto"/>
              <w:jc w:val="both"/>
              <w:rPr>
                <w:rFonts w:cs="Arial"/>
                <w:sz w:val="20"/>
                <w:szCs w:val="20"/>
                <w:lang w:eastAsia="es-CO"/>
              </w:rPr>
            </w:pPr>
            <w:r w:rsidRPr="006145DB">
              <w:rPr>
                <w:rFonts w:cs="Arial"/>
                <w:sz w:val="20"/>
                <w:szCs w:val="20"/>
                <w:lang w:eastAsia="es-CO"/>
              </w:rPr>
              <w:t>Encuentros comunitarios en Círculos Familiares: acompañamientos desarrollados en espacios comunitarios y educativos, públicos o privados, orientados a fomentar el intercambio intergeneracional y el aprendizaje colaborativo en torno al bienestar de las personas gestantes y las prácticas de cuidado y crianza. Estos encuentros también promueven el desarrollo y aprendizaje de niñas y niños, fortaleciendo las capacidades familiares y comunitarias desde sus propios contextos y prácticas culturales.</w:t>
            </w:r>
          </w:p>
          <w:p w14:paraId="66963DE5" w14:textId="20BD607D" w:rsidR="008C1ED3" w:rsidRPr="006145DB" w:rsidRDefault="008C1ED3">
            <w:pPr>
              <w:pStyle w:val="Textoindependiente"/>
              <w:numPr>
                <w:ilvl w:val="0"/>
                <w:numId w:val="74"/>
              </w:numPr>
              <w:spacing w:after="0" w:line="240" w:lineRule="auto"/>
              <w:contextualSpacing/>
              <w:jc w:val="both"/>
              <w:rPr>
                <w:rFonts w:cs="Arial"/>
                <w:bCs/>
                <w:sz w:val="20"/>
                <w:szCs w:val="20"/>
                <w:lang w:eastAsia="es-CO"/>
              </w:rPr>
            </w:pPr>
            <w:r w:rsidRPr="006145DB">
              <w:rPr>
                <w:rFonts w:cs="Arial"/>
                <w:sz w:val="20"/>
                <w:szCs w:val="20"/>
                <w:lang w:val="es-CO" w:eastAsia="es-CO"/>
              </w:rPr>
              <w:t>Encuentros de experiencias Pedagógicas: dirigidos a participantes que pueden desplazarse a espacios comunitarios y espacios educativos, públicos o privados, donde se disponen ambientes pedagógicos que</w:t>
            </w:r>
            <w:r w:rsidRPr="006145DB">
              <w:rPr>
                <w:rFonts w:cs="Arial"/>
                <w:bCs/>
                <w:sz w:val="20"/>
                <w:szCs w:val="20"/>
                <w:lang w:val="es-CO" w:eastAsia="es-CO"/>
              </w:rPr>
              <w:t xml:space="preserve"> facilitan el desarrollo de experiencias de juego, arte, literatura y exploración del medio con las niñas y los niños para potenciar su desarrollo y aprendizaje. Además, contribuyen al tránsito al sistema educativo, promoviendo las trayectorias educativas continuas y completas desde la educación inicial.</w:t>
            </w:r>
          </w:p>
          <w:p w14:paraId="47978871" w14:textId="77777777" w:rsidR="004C3490" w:rsidRPr="006145DB" w:rsidRDefault="004C3490" w:rsidP="005B435E">
            <w:pPr>
              <w:pStyle w:val="Textoindependiente"/>
              <w:spacing w:after="0" w:line="240" w:lineRule="auto"/>
              <w:ind w:left="720"/>
              <w:contextualSpacing/>
              <w:jc w:val="both"/>
              <w:rPr>
                <w:rFonts w:cs="Arial"/>
                <w:bCs/>
                <w:sz w:val="20"/>
                <w:szCs w:val="20"/>
                <w:lang w:eastAsia="es-CO"/>
              </w:rPr>
            </w:pPr>
          </w:p>
          <w:p w14:paraId="3A7839D2" w14:textId="24454D4A" w:rsidR="008C1ED3" w:rsidRPr="006145DB" w:rsidRDefault="008C1ED3" w:rsidP="005B435E">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En el marco de la modalidad, se brinda apoyo alimentario mensual a personas gestantes, niñas y niños, mediante la entrega de bonos o paquetes de alimentos.</w:t>
            </w:r>
          </w:p>
          <w:p w14:paraId="314EF658" w14:textId="77777777" w:rsidR="008C1ED3" w:rsidRPr="006145DB" w:rsidRDefault="008C1ED3" w:rsidP="005B435E">
            <w:pPr>
              <w:pStyle w:val="Textoindependiente"/>
              <w:spacing w:after="0" w:line="240" w:lineRule="auto"/>
              <w:jc w:val="both"/>
              <w:rPr>
                <w:rFonts w:cs="Arial"/>
                <w:bCs/>
                <w:sz w:val="20"/>
                <w:szCs w:val="20"/>
                <w:lang w:eastAsia="es-CO"/>
              </w:rPr>
            </w:pPr>
            <w:r w:rsidRPr="006145DB">
              <w:rPr>
                <w:rFonts w:cs="Arial"/>
                <w:bCs/>
                <w:sz w:val="20"/>
                <w:szCs w:val="20"/>
                <w:lang w:val="es-CO" w:eastAsia="es-CO"/>
              </w:rPr>
              <w:t>En caso de interrupción parcial o total en la prestación del servicio, se activará el plan operativo de continuidad correspondiente, garantizando el seguimiento y la atención a los participantes.</w:t>
            </w:r>
          </w:p>
        </w:tc>
      </w:tr>
      <w:tr w:rsidR="008C1ED3" w:rsidRPr="006145DB" w14:paraId="42A795FB" w14:textId="77777777" w:rsidTr="00D323A8">
        <w:trPr>
          <w:trHeight w:val="138"/>
        </w:trPr>
        <w:tc>
          <w:tcPr>
            <w:tcW w:w="1696" w:type="dxa"/>
            <w:vAlign w:val="center"/>
          </w:tcPr>
          <w:p w14:paraId="5E26DB46" w14:textId="77777777" w:rsidR="008C1ED3" w:rsidRPr="006145DB" w:rsidRDefault="008C1ED3" w:rsidP="005B435E">
            <w:pPr>
              <w:spacing w:after="0" w:line="240" w:lineRule="auto"/>
              <w:contextualSpacing/>
              <w:rPr>
                <w:rFonts w:cs="Arial"/>
                <w:bCs/>
                <w:sz w:val="20"/>
                <w:szCs w:val="20"/>
                <w:lang w:eastAsia="es-CO"/>
              </w:rPr>
            </w:pPr>
            <w:r w:rsidRPr="006145DB">
              <w:rPr>
                <w:rFonts w:cs="Arial"/>
                <w:bCs/>
                <w:sz w:val="20"/>
                <w:szCs w:val="20"/>
                <w:lang w:eastAsia="es-CO"/>
              </w:rPr>
              <w:t>Condiciones transversales de calidad</w:t>
            </w:r>
          </w:p>
        </w:tc>
        <w:tc>
          <w:tcPr>
            <w:tcW w:w="7699" w:type="dxa"/>
            <w:vAlign w:val="center"/>
          </w:tcPr>
          <w:p w14:paraId="6D9AF4FB" w14:textId="3ACB4C92" w:rsidR="008C1ED3" w:rsidRPr="006145DB" w:rsidRDefault="008C1ED3" w:rsidP="005B435E">
            <w:pPr>
              <w:tabs>
                <w:tab w:val="left" w:pos="709"/>
              </w:tabs>
              <w:spacing w:after="0" w:line="240" w:lineRule="auto"/>
              <w:jc w:val="both"/>
              <w:rPr>
                <w:rFonts w:eastAsia="Arial" w:cs="Arial"/>
                <w:sz w:val="20"/>
                <w:szCs w:val="20"/>
              </w:rPr>
            </w:pPr>
            <w:r w:rsidRPr="006145DB">
              <w:rPr>
                <w:rFonts w:eastAsia="Arial" w:cs="Arial"/>
                <w:sz w:val="20"/>
                <w:szCs w:val="20"/>
              </w:rPr>
              <w:t>Las categorías que aplican para la modalidad son:</w:t>
            </w:r>
          </w:p>
          <w:p w14:paraId="768E8B97" w14:textId="77777777" w:rsidR="00075CBB" w:rsidRPr="006145DB" w:rsidRDefault="00075CBB" w:rsidP="005B435E">
            <w:pPr>
              <w:pStyle w:val="Ttulo1"/>
              <w:rPr>
                <w:sz w:val="20"/>
              </w:rPr>
            </w:pPr>
          </w:p>
          <w:p w14:paraId="6CB53F83" w14:textId="77777777" w:rsidR="008C1ED3" w:rsidRPr="006145DB" w:rsidRDefault="008C1ED3">
            <w:pPr>
              <w:pStyle w:val="Prrafodelista"/>
              <w:numPr>
                <w:ilvl w:val="0"/>
                <w:numId w:val="53"/>
              </w:numPr>
              <w:tabs>
                <w:tab w:val="left" w:pos="459"/>
              </w:tabs>
              <w:spacing w:after="0" w:line="240" w:lineRule="auto"/>
              <w:ind w:left="318"/>
              <w:jc w:val="both"/>
              <w:rPr>
                <w:rFonts w:eastAsia="Arial" w:cs="Arial"/>
                <w:sz w:val="20"/>
                <w:szCs w:val="20"/>
              </w:rPr>
            </w:pPr>
            <w:r w:rsidRPr="006145DB">
              <w:rPr>
                <w:rFonts w:eastAsia="Arial" w:cs="Arial"/>
                <w:sz w:val="20"/>
                <w:szCs w:val="20"/>
              </w:rPr>
              <w:t>Atención social.</w:t>
            </w:r>
          </w:p>
          <w:p w14:paraId="00526806" w14:textId="77777777" w:rsidR="008C1ED3" w:rsidRPr="006145DB" w:rsidRDefault="008C1ED3">
            <w:pPr>
              <w:pStyle w:val="Prrafodelista"/>
              <w:numPr>
                <w:ilvl w:val="0"/>
                <w:numId w:val="53"/>
              </w:numPr>
              <w:tabs>
                <w:tab w:val="left" w:pos="459"/>
              </w:tabs>
              <w:spacing w:after="0" w:line="240" w:lineRule="auto"/>
              <w:ind w:left="318"/>
              <w:jc w:val="both"/>
              <w:rPr>
                <w:rFonts w:eastAsia="Arial" w:cs="Arial"/>
                <w:sz w:val="20"/>
                <w:szCs w:val="20"/>
              </w:rPr>
            </w:pPr>
            <w:r w:rsidRPr="006145DB">
              <w:rPr>
                <w:rFonts w:eastAsia="Arial" w:cs="Arial"/>
                <w:sz w:val="20"/>
                <w:szCs w:val="20"/>
              </w:rPr>
              <w:t>Talento humano.</w:t>
            </w:r>
          </w:p>
          <w:p w14:paraId="746D6327" w14:textId="77777777" w:rsidR="008C1ED3" w:rsidRPr="006145DB" w:rsidRDefault="008C1ED3">
            <w:pPr>
              <w:pStyle w:val="Prrafodelista"/>
              <w:numPr>
                <w:ilvl w:val="0"/>
                <w:numId w:val="53"/>
              </w:numPr>
              <w:tabs>
                <w:tab w:val="left" w:pos="459"/>
              </w:tabs>
              <w:spacing w:after="0" w:line="240" w:lineRule="auto"/>
              <w:ind w:left="318"/>
              <w:jc w:val="both"/>
              <w:rPr>
                <w:rFonts w:eastAsia="Arial" w:cs="Arial"/>
                <w:sz w:val="20"/>
                <w:szCs w:val="20"/>
              </w:rPr>
            </w:pPr>
            <w:r w:rsidRPr="006145DB">
              <w:rPr>
                <w:rFonts w:eastAsia="Arial" w:cs="Arial"/>
                <w:sz w:val="20"/>
                <w:szCs w:val="20"/>
              </w:rPr>
              <w:t>Gestión administrativa.</w:t>
            </w:r>
          </w:p>
          <w:p w14:paraId="2381B91F" w14:textId="77777777" w:rsidR="008C1ED3" w:rsidRPr="006145DB" w:rsidRDefault="008C1ED3">
            <w:pPr>
              <w:pStyle w:val="Prrafodelista"/>
              <w:numPr>
                <w:ilvl w:val="0"/>
                <w:numId w:val="53"/>
              </w:numPr>
              <w:tabs>
                <w:tab w:val="left" w:pos="459"/>
              </w:tabs>
              <w:spacing w:after="0" w:line="240" w:lineRule="auto"/>
              <w:ind w:left="318"/>
              <w:jc w:val="both"/>
              <w:rPr>
                <w:rFonts w:eastAsia="Arial" w:cs="Arial"/>
                <w:sz w:val="20"/>
                <w:szCs w:val="20"/>
              </w:rPr>
            </w:pPr>
            <w:r w:rsidRPr="006145DB">
              <w:rPr>
                <w:rFonts w:eastAsia="Arial" w:cs="Arial"/>
                <w:sz w:val="20"/>
                <w:szCs w:val="20"/>
              </w:rPr>
              <w:t>Nutrición.</w:t>
            </w:r>
          </w:p>
        </w:tc>
      </w:tr>
    </w:tbl>
    <w:p w14:paraId="3241FD15" w14:textId="77777777" w:rsidR="008C7CF7" w:rsidRPr="006145DB" w:rsidRDefault="008C7CF7" w:rsidP="005B435E">
      <w:pPr>
        <w:pStyle w:val="Ttulo1"/>
        <w:rPr>
          <w:lang w:val="es-CO"/>
        </w:rPr>
      </w:pPr>
    </w:p>
    <w:p w14:paraId="4F883419" w14:textId="05B917BD" w:rsidR="00CE631C" w:rsidRPr="006145DB" w:rsidRDefault="00E839EF">
      <w:pPr>
        <w:pStyle w:val="Ttulo1"/>
        <w:numPr>
          <w:ilvl w:val="2"/>
          <w:numId w:val="3"/>
        </w:numPr>
        <w:ind w:left="567" w:hanging="579"/>
        <w:jc w:val="center"/>
        <w:rPr>
          <w:lang w:val="es-CO"/>
        </w:rPr>
      </w:pPr>
      <w:r w:rsidRPr="006145DB">
        <w:rPr>
          <w:lang w:val="es-CO"/>
        </w:rPr>
        <w:t xml:space="preserve"> </w:t>
      </w:r>
      <w:bookmarkStart w:id="63" w:name="_Toc210213177"/>
      <w:bookmarkStart w:id="64" w:name="_Toc213273451"/>
      <w:bookmarkStart w:id="65" w:name="_Toc213276078"/>
      <w:bookmarkStart w:id="66" w:name="_Toc216902411"/>
      <w:r w:rsidR="007A0585" w:rsidRPr="006145DB">
        <w:rPr>
          <w:lang w:val="es-CO"/>
        </w:rPr>
        <w:t xml:space="preserve">Servicio Centro </w:t>
      </w:r>
      <w:r w:rsidR="00351196" w:rsidRPr="006145DB">
        <w:rPr>
          <w:lang w:val="es-CO"/>
        </w:rPr>
        <w:t>amar</w:t>
      </w:r>
      <w:bookmarkEnd w:id="63"/>
      <w:bookmarkEnd w:id="64"/>
      <w:bookmarkEnd w:id="65"/>
      <w:bookmarkEnd w:id="66"/>
    </w:p>
    <w:tbl>
      <w:tblPr>
        <w:tblW w:w="93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462"/>
        <w:gridCol w:w="7933"/>
      </w:tblGrid>
      <w:tr w:rsidR="00177A57" w:rsidRPr="006145DB" w14:paraId="513D8484" w14:textId="77777777" w:rsidTr="00925CE7">
        <w:trPr>
          <w:trHeight w:val="412"/>
          <w:jc w:val="center"/>
        </w:trPr>
        <w:tc>
          <w:tcPr>
            <w:tcW w:w="1911" w:type="dxa"/>
            <w:vAlign w:val="center"/>
          </w:tcPr>
          <w:p w14:paraId="6B9DB16F"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t>Nombre del Servicio Social</w:t>
            </w:r>
          </w:p>
        </w:tc>
        <w:tc>
          <w:tcPr>
            <w:tcW w:w="7484" w:type="dxa"/>
            <w:vAlign w:val="center"/>
          </w:tcPr>
          <w:p w14:paraId="1BACDA40" w14:textId="1CF74A48" w:rsidR="00A12AB3" w:rsidRPr="006145DB" w:rsidRDefault="00A12AB3"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t>Centro Amar</w:t>
            </w:r>
            <w:r w:rsidR="008E24F5" w:rsidRPr="006145DB">
              <w:rPr>
                <w:rFonts w:eastAsia="Arial" w:cs="Arial"/>
                <w:sz w:val="20"/>
                <w:szCs w:val="20"/>
              </w:rPr>
              <w:t>.</w:t>
            </w:r>
          </w:p>
        </w:tc>
      </w:tr>
      <w:tr w:rsidR="00177A57" w:rsidRPr="006145DB" w14:paraId="52209052" w14:textId="77777777" w:rsidTr="00C557E8">
        <w:trPr>
          <w:trHeight w:val="458"/>
          <w:jc w:val="center"/>
        </w:trPr>
        <w:tc>
          <w:tcPr>
            <w:tcW w:w="1911" w:type="dxa"/>
            <w:vAlign w:val="center"/>
          </w:tcPr>
          <w:p w14:paraId="4011AFCB"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t>Objeto del Servicio Social</w:t>
            </w:r>
          </w:p>
        </w:tc>
        <w:tc>
          <w:tcPr>
            <w:tcW w:w="7484" w:type="dxa"/>
          </w:tcPr>
          <w:p w14:paraId="0191D18C" w14:textId="77777777" w:rsidR="00A12AB3" w:rsidRPr="006145DB" w:rsidRDefault="00A12AB3"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highlight w:val="white"/>
              </w:rPr>
              <w:t xml:space="preserve">Implementar procesos de promoción, prevención de vulneraciones y gestión para el restablecimiento de derechos de niñas, niños y adolescentes en situación o en riesgo de trabajo infantil ampliado, o que permanezcan solas o solos s en </w:t>
            </w:r>
            <w:r w:rsidRPr="006145DB">
              <w:rPr>
                <w:rFonts w:eastAsia="Arial" w:cs="Arial"/>
                <w:sz w:val="18"/>
                <w:szCs w:val="18"/>
                <w:highlight w:val="white"/>
              </w:rPr>
              <w:t>su lugar de vivienda</w:t>
            </w:r>
            <w:r w:rsidRPr="006145DB">
              <w:rPr>
                <w:rFonts w:eastAsia="Arial" w:cs="Arial"/>
                <w:sz w:val="20"/>
                <w:szCs w:val="20"/>
                <w:highlight w:val="white"/>
              </w:rPr>
              <w:t>, sin cuidado de adultos responsables, y que presenten inobservancias en sus derechos, aportando a la atención integral y orientación a las familias y cuidadores desde el enfoque inclusivo, intercultural y diferencial.</w:t>
            </w:r>
          </w:p>
        </w:tc>
      </w:tr>
      <w:tr w:rsidR="00177A57" w:rsidRPr="006145DB" w14:paraId="0AEC57F1" w14:textId="77777777" w:rsidTr="00925CE7">
        <w:trPr>
          <w:trHeight w:val="20"/>
          <w:jc w:val="center"/>
        </w:trPr>
        <w:tc>
          <w:tcPr>
            <w:tcW w:w="1911" w:type="dxa"/>
            <w:vAlign w:val="center"/>
          </w:tcPr>
          <w:p w14:paraId="24D83EF0" w14:textId="4DBEC301" w:rsidR="00A12AB3" w:rsidRPr="006145DB" w:rsidRDefault="00A12AB3" w:rsidP="005B435E">
            <w:pPr>
              <w:spacing w:after="0" w:line="240" w:lineRule="auto"/>
              <w:rPr>
                <w:rFonts w:eastAsia="Arial" w:cs="Arial"/>
                <w:sz w:val="20"/>
                <w:szCs w:val="20"/>
              </w:rPr>
            </w:pPr>
            <w:r w:rsidRPr="006145DB">
              <w:rPr>
                <w:rFonts w:eastAsia="Arial" w:cs="Arial"/>
                <w:sz w:val="20"/>
                <w:szCs w:val="20"/>
              </w:rPr>
              <w:t>Oferta Servicio Social</w:t>
            </w:r>
          </w:p>
        </w:tc>
        <w:tc>
          <w:tcPr>
            <w:tcW w:w="7484" w:type="dxa"/>
          </w:tcPr>
          <w:p w14:paraId="16F332B0" w14:textId="77777777" w:rsidR="00A12AB3" w:rsidRPr="006145DB" w:rsidRDefault="00A12AB3"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 xml:space="preserve">Los Centros Amar, aportan a la atención integral con un enfoque inclusivo, intercultural y diferencial a niñas, niños y adolescentes </w:t>
            </w:r>
            <w:r w:rsidRPr="006145DB">
              <w:rPr>
                <w:rFonts w:eastAsia="Arial" w:cs="Arial"/>
                <w:sz w:val="20"/>
                <w:szCs w:val="20"/>
                <w:highlight w:val="white"/>
              </w:rPr>
              <w:t xml:space="preserve">en situación o en riesgo de trabajo infantil ampliado, o que permanezcan solas o solos en </w:t>
            </w:r>
            <w:r w:rsidRPr="006145DB">
              <w:rPr>
                <w:rFonts w:eastAsia="Arial" w:cs="Arial"/>
                <w:sz w:val="18"/>
                <w:szCs w:val="18"/>
                <w:highlight w:val="white"/>
              </w:rPr>
              <w:t xml:space="preserve">su lugar de </w:t>
            </w:r>
            <w:r w:rsidRPr="006145DB">
              <w:rPr>
                <w:rFonts w:eastAsia="Arial" w:cs="Arial"/>
                <w:sz w:val="20"/>
                <w:szCs w:val="20"/>
                <w:highlight w:val="white"/>
              </w:rPr>
              <w:t>vivienda</w:t>
            </w:r>
            <w:r w:rsidRPr="006145DB">
              <w:rPr>
                <w:rFonts w:eastAsia="Arial" w:cs="Arial"/>
                <w:sz w:val="18"/>
                <w:szCs w:val="18"/>
                <w:highlight w:val="white"/>
              </w:rPr>
              <w:t>,</w:t>
            </w:r>
            <w:r w:rsidRPr="006145DB">
              <w:rPr>
                <w:rFonts w:eastAsia="Arial" w:cs="Arial"/>
                <w:sz w:val="20"/>
                <w:szCs w:val="20"/>
                <w:highlight w:val="white"/>
              </w:rPr>
              <w:t xml:space="preserve"> sin cuidado de adultos responsables, y que presenten inobservancias en sus derechos</w:t>
            </w:r>
            <w:r w:rsidRPr="006145DB">
              <w:rPr>
                <w:rFonts w:eastAsia="Arial" w:cs="Arial"/>
                <w:sz w:val="20"/>
                <w:szCs w:val="20"/>
              </w:rPr>
              <w:t>, mediante procesos de promoción, prevención y gestión para el restablecimiento de derechos a través de la atención presencial diurna mediante de cinco (5) componentes claves: i). Componente psicosocial ii). Componente pedagógico y cultural iii). Componente nutrición y bienestar, iv). Componente de desempeño ocupacional, y como componente transversal, v). Componente Gestión para la articulación intra e interinstitucional.</w:t>
            </w:r>
          </w:p>
        </w:tc>
      </w:tr>
      <w:tr w:rsidR="00177A57" w:rsidRPr="006145DB" w14:paraId="1491E8DD" w14:textId="77777777" w:rsidTr="00925CE7">
        <w:trPr>
          <w:trHeight w:val="20"/>
          <w:jc w:val="center"/>
        </w:trPr>
        <w:tc>
          <w:tcPr>
            <w:tcW w:w="1911" w:type="dxa"/>
            <w:vAlign w:val="center"/>
          </w:tcPr>
          <w:p w14:paraId="27F66F66"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t xml:space="preserve">Tipo de Focalización </w:t>
            </w:r>
          </w:p>
        </w:tc>
        <w:tc>
          <w:tcPr>
            <w:tcW w:w="7484" w:type="dxa"/>
          </w:tcPr>
          <w:p w14:paraId="341C7465" w14:textId="77777777" w:rsidR="00A12AB3" w:rsidRPr="006145DB" w:rsidRDefault="00A12AB3" w:rsidP="005B435E">
            <w:pPr>
              <w:shd w:val="clear" w:color="auto" w:fill="FFFFFF"/>
              <w:spacing w:after="0" w:line="240" w:lineRule="auto"/>
              <w:jc w:val="both"/>
              <w:rPr>
                <w:rFonts w:eastAsia="Arial" w:cs="Arial"/>
                <w:sz w:val="20"/>
                <w:szCs w:val="20"/>
              </w:rPr>
            </w:pPr>
            <w:r w:rsidRPr="006145DB">
              <w:rPr>
                <w:rFonts w:eastAsia="Arial" w:cs="Arial"/>
                <w:sz w:val="20"/>
                <w:szCs w:val="20"/>
              </w:rPr>
              <w:t xml:space="preserve">Focalización por demanda. </w:t>
            </w:r>
          </w:p>
          <w:p w14:paraId="42AA2673" w14:textId="77777777" w:rsidR="00A12AB3" w:rsidRPr="006145DB" w:rsidRDefault="00A12AB3" w:rsidP="005B435E">
            <w:pPr>
              <w:shd w:val="clear" w:color="auto" w:fill="FFFFFF"/>
              <w:spacing w:after="0" w:line="240" w:lineRule="auto"/>
              <w:jc w:val="both"/>
              <w:rPr>
                <w:rFonts w:eastAsia="Arial" w:cs="Arial"/>
                <w:sz w:val="20"/>
                <w:szCs w:val="20"/>
              </w:rPr>
            </w:pPr>
            <w:r w:rsidRPr="006145DB">
              <w:rPr>
                <w:rFonts w:eastAsia="Arial" w:cs="Arial"/>
                <w:sz w:val="20"/>
                <w:szCs w:val="20"/>
              </w:rPr>
              <w:t>Focalización por abordaje territorial</w:t>
            </w:r>
          </w:p>
        </w:tc>
      </w:tr>
      <w:tr w:rsidR="00177A57" w:rsidRPr="006145DB" w14:paraId="2AEE01BB" w14:textId="77777777" w:rsidTr="00925CE7">
        <w:trPr>
          <w:trHeight w:val="612"/>
          <w:jc w:val="center"/>
        </w:trPr>
        <w:tc>
          <w:tcPr>
            <w:tcW w:w="1911" w:type="dxa"/>
            <w:vAlign w:val="center"/>
          </w:tcPr>
          <w:p w14:paraId="3C9F2D05"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t>Población Objetivo</w:t>
            </w:r>
          </w:p>
        </w:tc>
        <w:tc>
          <w:tcPr>
            <w:tcW w:w="7484" w:type="dxa"/>
          </w:tcPr>
          <w:p w14:paraId="418EDE46" w14:textId="77777777" w:rsidR="00A12AB3" w:rsidRPr="006145DB" w:rsidRDefault="00A12AB3"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 xml:space="preserve">Niñas, niños y adolescentes a partir de los seis (6) años hasta diecisiete (17) años, once (11) meses y veintinueve (29) días, en situación o riesgo de trabajo infantil ampliado, </w:t>
            </w:r>
            <w:r w:rsidRPr="006145DB">
              <w:rPr>
                <w:rFonts w:eastAsia="Arial" w:cs="Arial"/>
                <w:sz w:val="20"/>
                <w:szCs w:val="20"/>
                <w:highlight w:val="white"/>
              </w:rPr>
              <w:t xml:space="preserve">o que permanezcan solas o solos en su lugar de vivienda, sin cuidado de adultos responsables, y que presenten inobservancias en sus derechos, </w:t>
            </w:r>
            <w:r w:rsidRPr="006145DB">
              <w:rPr>
                <w:rFonts w:eastAsia="Arial" w:cs="Arial"/>
                <w:sz w:val="20"/>
                <w:szCs w:val="20"/>
              </w:rPr>
              <w:t>que residan o permanezcan en Bogotá.</w:t>
            </w:r>
          </w:p>
          <w:p w14:paraId="20F20BE2" w14:textId="77777777" w:rsidR="00A12AB3" w:rsidRPr="006145DB" w:rsidRDefault="00A12AB3" w:rsidP="005B435E">
            <w:pPr>
              <w:pBdr>
                <w:top w:val="nil"/>
                <w:left w:val="nil"/>
                <w:bottom w:val="nil"/>
                <w:right w:val="nil"/>
                <w:between w:val="nil"/>
              </w:pBdr>
              <w:spacing w:after="0" w:line="240" w:lineRule="auto"/>
              <w:jc w:val="both"/>
              <w:rPr>
                <w:rFonts w:eastAsia="Arial" w:cs="Arial"/>
                <w:sz w:val="20"/>
                <w:szCs w:val="20"/>
              </w:rPr>
            </w:pPr>
          </w:p>
          <w:p w14:paraId="00BE9886"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Niñas y niños a partir de los tres (3) años, que requieran atención día, en respuesta: a) situación de emergencia social, humanitaria o cierre parcial del servicio al que esté vinculado y que se encuentre en situación o riesgo de trabajo infantil ampliado. b) Que permanezcan solas o solos en su lugar de vivienda, sin cuidado de adultos responsables c) Que sean remitidos por recorridos territoriales en pagadiarios. d) Presenten inobservancia en su derecho a la educación, que residan o permanezcan en Bogotá.</w:t>
            </w:r>
          </w:p>
        </w:tc>
      </w:tr>
      <w:tr w:rsidR="00177A57" w:rsidRPr="006145DB" w14:paraId="45031071" w14:textId="77777777" w:rsidTr="00BD5133">
        <w:trPr>
          <w:trHeight w:val="9105"/>
          <w:jc w:val="center"/>
        </w:trPr>
        <w:tc>
          <w:tcPr>
            <w:tcW w:w="1911" w:type="dxa"/>
            <w:vAlign w:val="center"/>
          </w:tcPr>
          <w:p w14:paraId="07C52D7E"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t>Fuentes de Información Población Objetivo</w:t>
            </w:r>
          </w:p>
        </w:tc>
        <w:tc>
          <w:tcPr>
            <w:tcW w:w="7484" w:type="dxa"/>
          </w:tcPr>
          <w:p w14:paraId="326EEF7D" w14:textId="77777777" w:rsidR="00A12AB3" w:rsidRPr="006145DB" w:rsidRDefault="00A12AB3" w:rsidP="005B435E">
            <w:pPr>
              <w:widowControl w:val="0"/>
              <w:pBdr>
                <w:top w:val="nil"/>
                <w:left w:val="nil"/>
                <w:bottom w:val="nil"/>
                <w:right w:val="nil"/>
                <w:between w:val="nil"/>
              </w:pBdr>
              <w:spacing w:after="0" w:line="240" w:lineRule="auto"/>
              <w:rPr>
                <w:rFonts w:eastAsia="Arial" w:cs="Arial"/>
                <w:sz w:val="16"/>
                <w:szCs w:val="16"/>
              </w:rPr>
            </w:pPr>
          </w:p>
          <w:tbl>
            <w:tblPr>
              <w:tblW w:w="7398" w:type="dxa"/>
              <w:tblLook w:val="0400" w:firstRow="0" w:lastRow="0" w:firstColumn="0" w:lastColumn="0" w:noHBand="0" w:noVBand="1"/>
            </w:tblPr>
            <w:tblGrid>
              <w:gridCol w:w="3362"/>
              <w:gridCol w:w="1276"/>
              <w:gridCol w:w="1134"/>
              <w:gridCol w:w="1626"/>
            </w:tblGrid>
            <w:tr w:rsidR="00177A57" w:rsidRPr="006145DB" w14:paraId="27FF6102" w14:textId="77777777" w:rsidTr="003642D9">
              <w:trPr>
                <w:trHeight w:val="300"/>
              </w:trPr>
              <w:tc>
                <w:tcPr>
                  <w:tcW w:w="3362" w:type="dxa"/>
                  <w:tcBorders>
                    <w:top w:val="single" w:sz="6" w:space="0" w:color="000000"/>
                    <w:left w:val="single" w:sz="6" w:space="0" w:color="000000"/>
                    <w:bottom w:val="single" w:sz="6" w:space="0" w:color="000000"/>
                    <w:right w:val="single" w:sz="6" w:space="0" w:color="000000"/>
                  </w:tcBorders>
                  <w:vAlign w:val="center"/>
                </w:tcPr>
                <w:p w14:paraId="64E64CC9"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Categoría de Población Objetivo</w:t>
                  </w:r>
                </w:p>
              </w:tc>
              <w:tc>
                <w:tcPr>
                  <w:tcW w:w="1276" w:type="dxa"/>
                  <w:tcBorders>
                    <w:top w:val="single" w:sz="6" w:space="0" w:color="000000"/>
                    <w:left w:val="single" w:sz="6" w:space="0" w:color="000000"/>
                    <w:bottom w:val="single" w:sz="6" w:space="0" w:color="000000"/>
                    <w:right w:val="single" w:sz="6" w:space="0" w:color="000000"/>
                  </w:tcBorders>
                  <w:vAlign w:val="center"/>
                </w:tcPr>
                <w:p w14:paraId="721CB051"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w:t>
                  </w:r>
                </w:p>
              </w:tc>
              <w:tc>
                <w:tcPr>
                  <w:tcW w:w="1134" w:type="dxa"/>
                  <w:tcBorders>
                    <w:top w:val="single" w:sz="6" w:space="0" w:color="000000"/>
                    <w:left w:val="single" w:sz="6" w:space="0" w:color="000000"/>
                    <w:bottom w:val="single" w:sz="6" w:space="0" w:color="000000"/>
                    <w:right w:val="single" w:sz="6" w:space="0" w:color="000000"/>
                  </w:tcBorders>
                  <w:vAlign w:val="center"/>
                </w:tcPr>
                <w:p w14:paraId="51A50E28"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Periodicidad</w:t>
                  </w:r>
                </w:p>
              </w:tc>
              <w:tc>
                <w:tcPr>
                  <w:tcW w:w="1626" w:type="dxa"/>
                  <w:tcBorders>
                    <w:top w:val="single" w:sz="6" w:space="0" w:color="000000"/>
                    <w:left w:val="single" w:sz="6" w:space="0" w:color="000000"/>
                    <w:bottom w:val="single" w:sz="6" w:space="0" w:color="000000"/>
                    <w:right w:val="single" w:sz="6" w:space="0" w:color="000000"/>
                  </w:tcBorders>
                  <w:vAlign w:val="center"/>
                </w:tcPr>
                <w:p w14:paraId="441D02C0"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w:t>
                  </w:r>
                </w:p>
              </w:tc>
            </w:tr>
            <w:tr w:rsidR="00177A57" w:rsidRPr="006145DB" w14:paraId="71F28A1E" w14:textId="77777777" w:rsidTr="003642D9">
              <w:trPr>
                <w:trHeight w:val="300"/>
              </w:trPr>
              <w:tc>
                <w:tcPr>
                  <w:tcW w:w="3362" w:type="dxa"/>
                  <w:vMerge w:val="restart"/>
                  <w:tcBorders>
                    <w:top w:val="single" w:sz="6" w:space="0" w:color="000000"/>
                    <w:left w:val="single" w:sz="6" w:space="0" w:color="000000"/>
                    <w:right w:val="single" w:sz="6" w:space="0" w:color="000000"/>
                  </w:tcBorders>
                  <w:vAlign w:val="center"/>
                </w:tcPr>
                <w:p w14:paraId="0B395ABA"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Niñas, niños y adolescentes a partir de los seis (6) años hasta diecisiete (17) años, once (11) meses y veintinueve (29) días.</w:t>
                  </w:r>
                </w:p>
              </w:tc>
              <w:tc>
                <w:tcPr>
                  <w:tcW w:w="1276" w:type="dxa"/>
                  <w:tcBorders>
                    <w:top w:val="single" w:sz="6" w:space="0" w:color="000000"/>
                    <w:left w:val="single" w:sz="6" w:space="0" w:color="000000"/>
                    <w:bottom w:val="single" w:sz="6" w:space="0" w:color="000000"/>
                    <w:right w:val="single" w:sz="6" w:space="0" w:color="000000"/>
                  </w:tcBorders>
                  <w:vAlign w:val="center"/>
                </w:tcPr>
                <w:p w14:paraId="25BAA98A" w14:textId="24EFC204" w:rsidR="00A12AB3" w:rsidRPr="006145DB" w:rsidRDefault="00A249BB"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0506C749"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626" w:type="dxa"/>
                  <w:tcBorders>
                    <w:top w:val="single" w:sz="6" w:space="0" w:color="000000"/>
                    <w:left w:val="single" w:sz="6" w:space="0" w:color="000000"/>
                    <w:bottom w:val="single" w:sz="6" w:space="0" w:color="000000"/>
                    <w:right w:val="single" w:sz="6" w:space="0" w:color="000000"/>
                  </w:tcBorders>
                  <w:vAlign w:val="center"/>
                </w:tcPr>
                <w:p w14:paraId="5ABBCE9F" w14:textId="296762E4"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1FF6FDD2" w14:textId="77777777" w:rsidTr="003642D9">
              <w:trPr>
                <w:trHeight w:val="300"/>
              </w:trPr>
              <w:tc>
                <w:tcPr>
                  <w:tcW w:w="3362" w:type="dxa"/>
                  <w:vMerge/>
                  <w:tcBorders>
                    <w:top w:val="single" w:sz="6" w:space="0" w:color="000000"/>
                    <w:left w:val="single" w:sz="6" w:space="0" w:color="000000"/>
                    <w:bottom w:val="single" w:sz="6" w:space="0" w:color="000000"/>
                    <w:right w:val="single" w:sz="6" w:space="0" w:color="000000"/>
                  </w:tcBorders>
                  <w:vAlign w:val="center"/>
                </w:tcPr>
                <w:p w14:paraId="00A9915F" w14:textId="77777777" w:rsidR="00A12AB3" w:rsidRPr="006145DB" w:rsidRDefault="00A12AB3" w:rsidP="005B435E">
                  <w:pPr>
                    <w:widowControl w:val="0"/>
                    <w:pBdr>
                      <w:top w:val="nil"/>
                      <w:left w:val="nil"/>
                      <w:bottom w:val="nil"/>
                      <w:right w:val="nil"/>
                      <w:between w:val="nil"/>
                    </w:pBdr>
                    <w:spacing w:after="0" w:line="240" w:lineRule="auto"/>
                    <w:jc w:val="both"/>
                    <w:rPr>
                      <w:rFonts w:eastAsia="Arial" w:cs="Arial"/>
                      <w:sz w:val="16"/>
                      <w:szCs w:val="16"/>
                    </w:rPr>
                  </w:pPr>
                </w:p>
              </w:tc>
              <w:tc>
                <w:tcPr>
                  <w:tcW w:w="1276" w:type="dxa"/>
                  <w:tcBorders>
                    <w:top w:val="single" w:sz="6" w:space="0" w:color="000000"/>
                    <w:left w:val="single" w:sz="6" w:space="0" w:color="000000"/>
                    <w:bottom w:val="single" w:sz="6" w:space="0" w:color="000000"/>
                    <w:right w:val="single" w:sz="6" w:space="0" w:color="000000"/>
                  </w:tcBorders>
                  <w:vAlign w:val="center"/>
                </w:tcPr>
                <w:p w14:paraId="043A8F5B"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SIRBE</w:t>
                  </w:r>
                </w:p>
              </w:tc>
              <w:tc>
                <w:tcPr>
                  <w:tcW w:w="1134" w:type="dxa"/>
                  <w:tcBorders>
                    <w:top w:val="single" w:sz="6" w:space="0" w:color="000000"/>
                    <w:left w:val="single" w:sz="6" w:space="0" w:color="000000"/>
                    <w:bottom w:val="single" w:sz="6" w:space="0" w:color="000000"/>
                    <w:right w:val="single" w:sz="6" w:space="0" w:color="000000"/>
                  </w:tcBorders>
                  <w:vAlign w:val="center"/>
                </w:tcPr>
                <w:p w14:paraId="559A3F1F"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626" w:type="dxa"/>
                  <w:tcBorders>
                    <w:top w:val="single" w:sz="6" w:space="0" w:color="000000"/>
                    <w:left w:val="single" w:sz="6" w:space="0" w:color="000000"/>
                    <w:bottom w:val="single" w:sz="6" w:space="0" w:color="000000"/>
                    <w:right w:val="single" w:sz="6" w:space="0" w:color="000000"/>
                  </w:tcBorders>
                  <w:vAlign w:val="center"/>
                </w:tcPr>
                <w:p w14:paraId="19745BEB" w14:textId="10DF5FAC" w:rsidR="00A12AB3" w:rsidRPr="006145DB" w:rsidRDefault="006D33E8" w:rsidP="005B435E">
                  <w:pPr>
                    <w:pBdr>
                      <w:top w:val="nil"/>
                      <w:left w:val="nil"/>
                      <w:bottom w:val="nil"/>
                      <w:right w:val="nil"/>
                      <w:between w:val="nil"/>
                    </w:pBdr>
                    <w:spacing w:after="0" w:line="240" w:lineRule="auto"/>
                    <w:jc w:val="center"/>
                    <w:rPr>
                      <w:rFonts w:eastAsia="Arial" w:cs="Arial"/>
                      <w:sz w:val="16"/>
                      <w:szCs w:val="16"/>
                      <w:highlight w:val="red"/>
                    </w:rPr>
                  </w:pPr>
                  <w:r w:rsidRPr="006145DB">
                    <w:rPr>
                      <w:rFonts w:eastAsia="Arial" w:cs="Arial"/>
                      <w:sz w:val="16"/>
                      <w:szCs w:val="16"/>
                    </w:rPr>
                    <w:t>Secretaría Distrital</w:t>
                  </w:r>
                  <w:r w:rsidR="00A12AB3" w:rsidRPr="006145DB">
                    <w:rPr>
                      <w:rFonts w:eastAsia="Arial" w:cs="Arial"/>
                      <w:sz w:val="16"/>
                      <w:szCs w:val="16"/>
                    </w:rPr>
                    <w:t xml:space="preserve"> de Integración Social</w:t>
                  </w:r>
                </w:p>
              </w:tc>
            </w:tr>
            <w:tr w:rsidR="00177A57" w:rsidRPr="006145DB" w14:paraId="680E5000" w14:textId="77777777" w:rsidTr="003642D9">
              <w:trPr>
                <w:trHeight w:val="300"/>
              </w:trPr>
              <w:tc>
                <w:tcPr>
                  <w:tcW w:w="3362" w:type="dxa"/>
                  <w:tcBorders>
                    <w:top w:val="single" w:sz="6" w:space="0" w:color="000000"/>
                    <w:left w:val="single" w:sz="6" w:space="0" w:color="000000"/>
                    <w:bottom w:val="single" w:sz="4" w:space="0" w:color="000000" w:themeColor="text1"/>
                    <w:right w:val="single" w:sz="6" w:space="0" w:color="000000"/>
                  </w:tcBorders>
                  <w:vAlign w:val="center"/>
                </w:tcPr>
                <w:p w14:paraId="617424A6"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En situación o en riesgo de trabajo infantil ampliado.</w:t>
                  </w:r>
                </w:p>
              </w:tc>
              <w:tc>
                <w:tcPr>
                  <w:tcW w:w="1276" w:type="dxa"/>
                  <w:tcBorders>
                    <w:top w:val="single" w:sz="6" w:space="0" w:color="000000"/>
                    <w:left w:val="single" w:sz="6" w:space="0" w:color="000000"/>
                    <w:bottom w:val="single" w:sz="4" w:space="0" w:color="000000" w:themeColor="text1"/>
                    <w:right w:val="single" w:sz="6" w:space="0" w:color="000000"/>
                  </w:tcBorders>
                  <w:vAlign w:val="center"/>
                </w:tcPr>
                <w:p w14:paraId="31D93F96" w14:textId="7A8F22B1"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4" w:space="0" w:color="000000" w:themeColor="text1"/>
                    <w:right w:val="single" w:sz="6" w:space="0" w:color="000000"/>
                  </w:tcBorders>
                  <w:vAlign w:val="center"/>
                </w:tcPr>
                <w:p w14:paraId="76692E69"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626" w:type="dxa"/>
                  <w:tcBorders>
                    <w:top w:val="single" w:sz="6" w:space="0" w:color="000000"/>
                    <w:left w:val="single" w:sz="6" w:space="0" w:color="000000"/>
                    <w:bottom w:val="single" w:sz="4" w:space="0" w:color="000000" w:themeColor="text1"/>
                    <w:right w:val="single" w:sz="6" w:space="0" w:color="000000"/>
                  </w:tcBorders>
                  <w:vAlign w:val="center"/>
                </w:tcPr>
                <w:p w14:paraId="2AFA86B3" w14:textId="6930999A"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4A4731C4" w14:textId="77777777" w:rsidTr="003642D9">
              <w:trPr>
                <w:trHeight w:val="300"/>
              </w:trPr>
              <w:tc>
                <w:tcPr>
                  <w:tcW w:w="3362" w:type="dxa"/>
                  <w:tcBorders>
                    <w:top w:val="single" w:sz="4" w:space="0" w:color="000000" w:themeColor="text1"/>
                    <w:left w:val="single" w:sz="6" w:space="0" w:color="000000"/>
                    <w:bottom w:val="single" w:sz="6" w:space="0" w:color="000000"/>
                    <w:right w:val="single" w:sz="6" w:space="0" w:color="000000"/>
                  </w:tcBorders>
                  <w:vAlign w:val="center"/>
                </w:tcPr>
                <w:p w14:paraId="4DEFD108" w14:textId="5C9814C5" w:rsidR="00A12AB3" w:rsidRPr="006145DB" w:rsidRDefault="00A249BB" w:rsidP="005B435E">
                  <w:pPr>
                    <w:spacing w:after="0" w:line="240" w:lineRule="auto"/>
                    <w:jc w:val="both"/>
                    <w:rPr>
                      <w:rFonts w:eastAsia="Arial" w:cs="Arial"/>
                      <w:sz w:val="16"/>
                      <w:szCs w:val="16"/>
                      <w:highlight w:val="white"/>
                    </w:rPr>
                  </w:pPr>
                  <w:r w:rsidRPr="006145DB">
                    <w:rPr>
                      <w:rFonts w:eastAsia="Arial" w:cs="Arial"/>
                      <w:sz w:val="16"/>
                      <w:szCs w:val="16"/>
                      <w:highlight w:val="white"/>
                    </w:rPr>
                    <w:t>Que permanezcan solas o solos</w:t>
                  </w:r>
                  <w:r w:rsidR="001B1AE5" w:rsidRPr="006145DB">
                    <w:rPr>
                      <w:rFonts w:eastAsia="Arial" w:cs="Arial"/>
                      <w:sz w:val="16"/>
                      <w:szCs w:val="16"/>
                      <w:highlight w:val="white"/>
                    </w:rPr>
                    <w:t xml:space="preserve"> </w:t>
                  </w:r>
                  <w:r w:rsidR="00A12AB3" w:rsidRPr="006145DB">
                    <w:rPr>
                      <w:rFonts w:eastAsia="Arial" w:cs="Arial"/>
                      <w:sz w:val="16"/>
                      <w:szCs w:val="16"/>
                      <w:highlight w:val="white"/>
                    </w:rPr>
                    <w:t>en su lugar de vivienda, sin cuidado por adultos responsables</w:t>
                  </w:r>
                </w:p>
              </w:tc>
              <w:tc>
                <w:tcPr>
                  <w:tcW w:w="1276" w:type="dxa"/>
                  <w:tcBorders>
                    <w:top w:val="single" w:sz="4" w:space="0" w:color="000000" w:themeColor="text1"/>
                    <w:left w:val="single" w:sz="6" w:space="0" w:color="000000"/>
                    <w:bottom w:val="single" w:sz="6" w:space="0" w:color="000000"/>
                    <w:right w:val="single" w:sz="6" w:space="0" w:color="000000"/>
                  </w:tcBorders>
                  <w:vAlign w:val="center"/>
                </w:tcPr>
                <w:p w14:paraId="0433048A"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4" w:space="0" w:color="000000" w:themeColor="text1"/>
                    <w:left w:val="single" w:sz="6" w:space="0" w:color="000000"/>
                    <w:bottom w:val="single" w:sz="6" w:space="0" w:color="000000"/>
                    <w:right w:val="single" w:sz="6" w:space="0" w:color="000000"/>
                  </w:tcBorders>
                  <w:vAlign w:val="center"/>
                </w:tcPr>
                <w:p w14:paraId="3441D370"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626" w:type="dxa"/>
                  <w:tcBorders>
                    <w:top w:val="single" w:sz="4" w:space="0" w:color="000000" w:themeColor="text1"/>
                    <w:left w:val="single" w:sz="6" w:space="0" w:color="000000"/>
                    <w:bottom w:val="single" w:sz="6" w:space="0" w:color="000000"/>
                    <w:right w:val="single" w:sz="6" w:space="0" w:color="000000"/>
                  </w:tcBorders>
                  <w:vAlign w:val="center"/>
                </w:tcPr>
                <w:p w14:paraId="65A37187" w14:textId="793422C9"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57E6180F" w14:textId="77777777" w:rsidTr="003642D9">
              <w:trPr>
                <w:trHeight w:val="300"/>
              </w:trPr>
              <w:tc>
                <w:tcPr>
                  <w:tcW w:w="3362" w:type="dxa"/>
                  <w:tcBorders>
                    <w:top w:val="single" w:sz="6" w:space="0" w:color="000000"/>
                    <w:left w:val="single" w:sz="6" w:space="0" w:color="000000"/>
                    <w:bottom w:val="single" w:sz="6" w:space="0" w:color="000000"/>
                    <w:right w:val="single" w:sz="6" w:space="0" w:color="000000"/>
                  </w:tcBorders>
                  <w:vAlign w:val="center"/>
                </w:tcPr>
                <w:p w14:paraId="284D115C" w14:textId="74DC2CE9" w:rsidR="00A12AB3" w:rsidRPr="006145DB" w:rsidRDefault="00A249BB" w:rsidP="005B435E">
                  <w:pPr>
                    <w:spacing w:after="0" w:line="240" w:lineRule="auto"/>
                    <w:jc w:val="both"/>
                    <w:rPr>
                      <w:rFonts w:eastAsia="Arial" w:cs="Arial"/>
                      <w:sz w:val="16"/>
                      <w:szCs w:val="16"/>
                    </w:rPr>
                  </w:pPr>
                  <w:r w:rsidRPr="006145DB">
                    <w:rPr>
                      <w:rFonts w:eastAsia="Arial" w:cs="Arial"/>
                      <w:sz w:val="16"/>
                      <w:szCs w:val="16"/>
                      <w:highlight w:val="white"/>
                    </w:rPr>
                    <w:t>Q</w:t>
                  </w:r>
                  <w:r w:rsidR="00A12AB3" w:rsidRPr="006145DB">
                    <w:rPr>
                      <w:rFonts w:eastAsia="Arial" w:cs="Arial"/>
                      <w:sz w:val="16"/>
                      <w:szCs w:val="16"/>
                      <w:highlight w:val="white"/>
                    </w:rPr>
                    <w:t>ue presenten inobservancias en sus derechos</w:t>
                  </w:r>
                </w:p>
              </w:tc>
              <w:tc>
                <w:tcPr>
                  <w:tcW w:w="1276" w:type="dxa"/>
                  <w:tcBorders>
                    <w:top w:val="single" w:sz="6" w:space="0" w:color="000000"/>
                    <w:left w:val="single" w:sz="6" w:space="0" w:color="000000"/>
                    <w:bottom w:val="single" w:sz="6" w:space="0" w:color="000000"/>
                    <w:right w:val="single" w:sz="6" w:space="0" w:color="000000"/>
                  </w:tcBorders>
                  <w:vAlign w:val="center"/>
                </w:tcPr>
                <w:p w14:paraId="2F9FB224"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1C81E001"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626" w:type="dxa"/>
                  <w:tcBorders>
                    <w:top w:val="single" w:sz="6" w:space="0" w:color="000000"/>
                    <w:left w:val="single" w:sz="6" w:space="0" w:color="000000"/>
                    <w:bottom w:val="single" w:sz="6" w:space="0" w:color="000000"/>
                    <w:right w:val="single" w:sz="6" w:space="0" w:color="000000"/>
                  </w:tcBorders>
                  <w:vAlign w:val="center"/>
                </w:tcPr>
                <w:p w14:paraId="3C63B366" w14:textId="644E5DDE"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72925EC7" w14:textId="77777777" w:rsidTr="003642D9">
              <w:trPr>
                <w:trHeight w:val="300"/>
              </w:trPr>
              <w:tc>
                <w:tcPr>
                  <w:tcW w:w="3362" w:type="dxa"/>
                  <w:tcBorders>
                    <w:top w:val="single" w:sz="6" w:space="0" w:color="000000"/>
                    <w:left w:val="single" w:sz="6" w:space="0" w:color="000000"/>
                    <w:bottom w:val="single" w:sz="6" w:space="0" w:color="000000"/>
                    <w:right w:val="single" w:sz="6" w:space="0" w:color="000000"/>
                  </w:tcBorders>
                  <w:vAlign w:val="center"/>
                </w:tcPr>
                <w:p w14:paraId="3135E6A5" w14:textId="3897F0FF" w:rsidR="00A12AB3" w:rsidRPr="006145DB" w:rsidRDefault="00A249BB" w:rsidP="005B435E">
                  <w:pPr>
                    <w:spacing w:after="0" w:line="240" w:lineRule="auto"/>
                    <w:jc w:val="both"/>
                    <w:rPr>
                      <w:rFonts w:eastAsia="Arial" w:cs="Arial"/>
                      <w:sz w:val="16"/>
                      <w:szCs w:val="16"/>
                      <w:highlight w:val="white"/>
                    </w:rPr>
                  </w:pPr>
                  <w:r w:rsidRPr="006145DB">
                    <w:rPr>
                      <w:rFonts w:eastAsia="Arial" w:cs="Arial"/>
                      <w:sz w:val="16"/>
                      <w:szCs w:val="16"/>
                    </w:rPr>
                    <w:t>Q</w:t>
                  </w:r>
                  <w:r w:rsidR="00A12AB3" w:rsidRPr="006145DB">
                    <w:rPr>
                      <w:rFonts w:eastAsia="Arial" w:cs="Arial"/>
                      <w:sz w:val="16"/>
                      <w:szCs w:val="16"/>
                    </w:rPr>
                    <w:t>ue residan o permanezcan en Bogotá.</w:t>
                  </w:r>
                </w:p>
              </w:tc>
              <w:tc>
                <w:tcPr>
                  <w:tcW w:w="1276" w:type="dxa"/>
                  <w:tcBorders>
                    <w:top w:val="single" w:sz="6" w:space="0" w:color="000000"/>
                    <w:left w:val="single" w:sz="6" w:space="0" w:color="000000"/>
                    <w:bottom w:val="single" w:sz="6" w:space="0" w:color="000000"/>
                    <w:right w:val="single" w:sz="6" w:space="0" w:color="000000"/>
                  </w:tcBorders>
                  <w:vAlign w:val="center"/>
                </w:tcPr>
                <w:p w14:paraId="7BDE10B2"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113364D1"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626" w:type="dxa"/>
                  <w:tcBorders>
                    <w:top w:val="single" w:sz="6" w:space="0" w:color="000000"/>
                    <w:left w:val="single" w:sz="6" w:space="0" w:color="000000"/>
                    <w:bottom w:val="single" w:sz="6" w:space="0" w:color="000000"/>
                    <w:right w:val="single" w:sz="6" w:space="0" w:color="000000"/>
                  </w:tcBorders>
                  <w:vAlign w:val="center"/>
                </w:tcPr>
                <w:p w14:paraId="13CE7605" w14:textId="554A7823"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bl>
          <w:p w14:paraId="7832343A" w14:textId="77777777" w:rsidR="00A12AB3" w:rsidRPr="006145DB" w:rsidRDefault="00A12AB3" w:rsidP="005B435E">
            <w:pPr>
              <w:widowControl w:val="0"/>
              <w:pBdr>
                <w:top w:val="nil"/>
                <w:left w:val="nil"/>
                <w:bottom w:val="nil"/>
                <w:right w:val="nil"/>
                <w:between w:val="nil"/>
              </w:pBdr>
              <w:spacing w:after="0" w:line="240" w:lineRule="auto"/>
              <w:rPr>
                <w:rFonts w:eastAsia="Arial" w:cs="Arial"/>
                <w:sz w:val="20"/>
                <w:szCs w:val="20"/>
              </w:rPr>
            </w:pPr>
          </w:p>
          <w:p w14:paraId="3B66DC28" w14:textId="36C9F39D" w:rsidR="003B2737" w:rsidRPr="006145DB" w:rsidRDefault="003B2737" w:rsidP="005B435E">
            <w:pPr>
              <w:spacing w:after="0" w:line="240" w:lineRule="auto"/>
              <w:rPr>
                <w:rFonts w:cs="Arial"/>
                <w:sz w:val="20"/>
                <w:szCs w:val="20"/>
              </w:rPr>
            </w:pPr>
            <w:r w:rsidRPr="006145DB">
              <w:rPr>
                <w:rFonts w:cs="Arial"/>
                <w:sz w:val="20"/>
                <w:szCs w:val="20"/>
              </w:rPr>
              <w:t>Niñas y niños a partir de los tres (3) años</w:t>
            </w:r>
          </w:p>
          <w:p w14:paraId="7C939763" w14:textId="77777777" w:rsidR="003B2737" w:rsidRPr="006145DB" w:rsidRDefault="003B2737" w:rsidP="005B435E">
            <w:pPr>
              <w:spacing w:after="0" w:line="240" w:lineRule="auto"/>
              <w:rPr>
                <w:rFonts w:cs="Arial"/>
                <w:sz w:val="20"/>
                <w:szCs w:val="20"/>
              </w:rPr>
            </w:pPr>
          </w:p>
          <w:tbl>
            <w:tblPr>
              <w:tblW w:w="7473" w:type="dxa"/>
              <w:tblLook w:val="0400" w:firstRow="0" w:lastRow="0" w:firstColumn="0" w:lastColumn="0" w:noHBand="0" w:noVBand="1"/>
            </w:tblPr>
            <w:tblGrid>
              <w:gridCol w:w="3437"/>
              <w:gridCol w:w="1134"/>
              <w:gridCol w:w="1134"/>
              <w:gridCol w:w="1768"/>
            </w:tblGrid>
            <w:tr w:rsidR="00177A57" w:rsidRPr="006145DB" w14:paraId="71464119" w14:textId="77777777" w:rsidTr="003642D9">
              <w:trPr>
                <w:trHeight w:val="300"/>
              </w:trPr>
              <w:tc>
                <w:tcPr>
                  <w:tcW w:w="3437" w:type="dxa"/>
                  <w:tcBorders>
                    <w:top w:val="single" w:sz="6" w:space="0" w:color="000000"/>
                    <w:left w:val="single" w:sz="6" w:space="0" w:color="000000"/>
                    <w:bottom w:val="single" w:sz="6" w:space="0" w:color="000000"/>
                    <w:right w:val="single" w:sz="6" w:space="0" w:color="000000"/>
                  </w:tcBorders>
                  <w:vAlign w:val="center"/>
                </w:tcPr>
                <w:p w14:paraId="390A8E61"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Categoría de Población Objetivo</w:t>
                  </w:r>
                </w:p>
              </w:tc>
              <w:tc>
                <w:tcPr>
                  <w:tcW w:w="1134" w:type="dxa"/>
                  <w:tcBorders>
                    <w:top w:val="single" w:sz="6" w:space="0" w:color="000000"/>
                    <w:left w:val="single" w:sz="6" w:space="0" w:color="000000"/>
                    <w:bottom w:val="single" w:sz="6" w:space="0" w:color="000000"/>
                    <w:right w:val="single" w:sz="6" w:space="0" w:color="000000"/>
                  </w:tcBorders>
                  <w:vAlign w:val="center"/>
                </w:tcPr>
                <w:p w14:paraId="6504FC13"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w:t>
                  </w:r>
                </w:p>
              </w:tc>
              <w:tc>
                <w:tcPr>
                  <w:tcW w:w="1134" w:type="dxa"/>
                  <w:tcBorders>
                    <w:top w:val="single" w:sz="6" w:space="0" w:color="000000"/>
                    <w:left w:val="single" w:sz="6" w:space="0" w:color="000000"/>
                    <w:bottom w:val="single" w:sz="6" w:space="0" w:color="000000"/>
                    <w:right w:val="single" w:sz="6" w:space="0" w:color="000000"/>
                  </w:tcBorders>
                  <w:vAlign w:val="center"/>
                </w:tcPr>
                <w:p w14:paraId="0B4740C5"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Periodicidad</w:t>
                  </w:r>
                </w:p>
              </w:tc>
              <w:tc>
                <w:tcPr>
                  <w:tcW w:w="1768" w:type="dxa"/>
                  <w:tcBorders>
                    <w:top w:val="single" w:sz="6" w:space="0" w:color="000000"/>
                    <w:left w:val="single" w:sz="6" w:space="0" w:color="000000"/>
                    <w:bottom w:val="single" w:sz="6" w:space="0" w:color="000000"/>
                    <w:right w:val="single" w:sz="6" w:space="0" w:color="000000"/>
                  </w:tcBorders>
                  <w:vAlign w:val="center"/>
                </w:tcPr>
                <w:p w14:paraId="478C6D34"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w:t>
                  </w:r>
                </w:p>
              </w:tc>
            </w:tr>
            <w:tr w:rsidR="00177A57" w:rsidRPr="006145DB" w14:paraId="4F538931" w14:textId="77777777" w:rsidTr="003642D9">
              <w:trPr>
                <w:trHeight w:val="300"/>
              </w:trPr>
              <w:tc>
                <w:tcPr>
                  <w:tcW w:w="3437" w:type="dxa"/>
                  <w:vMerge w:val="restart"/>
                  <w:tcBorders>
                    <w:top w:val="single" w:sz="6" w:space="0" w:color="000000"/>
                    <w:left w:val="single" w:sz="6" w:space="0" w:color="000000"/>
                    <w:right w:val="single" w:sz="6" w:space="0" w:color="000000"/>
                  </w:tcBorders>
                  <w:vAlign w:val="center"/>
                </w:tcPr>
                <w:p w14:paraId="2F3C5ACA"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Niñas y niños a partir de los tres (3) años, que requieran atención día, en respuesta a una situación de emergencia social, humanitaria o cierre parcial del servicio al que esté vinculado.</w:t>
                  </w:r>
                </w:p>
              </w:tc>
              <w:tc>
                <w:tcPr>
                  <w:tcW w:w="1134" w:type="dxa"/>
                  <w:tcBorders>
                    <w:top w:val="single" w:sz="6" w:space="0" w:color="000000"/>
                    <w:left w:val="single" w:sz="6" w:space="0" w:color="000000"/>
                    <w:bottom w:val="single" w:sz="6" w:space="0" w:color="000000"/>
                    <w:right w:val="single" w:sz="6" w:space="0" w:color="000000"/>
                  </w:tcBorders>
                  <w:vAlign w:val="center"/>
                </w:tcPr>
                <w:p w14:paraId="12EF36DD" w14:textId="20E4F304" w:rsidR="00A12AB3" w:rsidRPr="006145DB" w:rsidRDefault="00A249BB"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7E18821D"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768" w:type="dxa"/>
                  <w:tcBorders>
                    <w:top w:val="single" w:sz="6" w:space="0" w:color="000000"/>
                    <w:left w:val="single" w:sz="6" w:space="0" w:color="000000"/>
                    <w:bottom w:val="single" w:sz="6" w:space="0" w:color="000000"/>
                    <w:right w:val="single" w:sz="6" w:space="0" w:color="000000"/>
                  </w:tcBorders>
                  <w:vAlign w:val="center"/>
                </w:tcPr>
                <w:p w14:paraId="4DBC63F5" w14:textId="1657A516"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5C168CA1" w14:textId="77777777" w:rsidTr="003642D9">
              <w:trPr>
                <w:trHeight w:val="300"/>
              </w:trPr>
              <w:tc>
                <w:tcPr>
                  <w:tcW w:w="3437" w:type="dxa"/>
                  <w:vMerge/>
                  <w:tcBorders>
                    <w:top w:val="single" w:sz="6" w:space="0" w:color="000000"/>
                    <w:left w:val="single" w:sz="6" w:space="0" w:color="000000"/>
                    <w:right w:val="single" w:sz="6" w:space="0" w:color="000000"/>
                  </w:tcBorders>
                  <w:vAlign w:val="center"/>
                </w:tcPr>
                <w:p w14:paraId="52C2F8D0" w14:textId="77777777" w:rsidR="00A12AB3" w:rsidRPr="006145DB" w:rsidRDefault="00A12AB3" w:rsidP="005B435E">
                  <w:pPr>
                    <w:widowControl w:val="0"/>
                    <w:pBdr>
                      <w:top w:val="nil"/>
                      <w:left w:val="nil"/>
                      <w:bottom w:val="nil"/>
                      <w:right w:val="nil"/>
                      <w:between w:val="nil"/>
                    </w:pBdr>
                    <w:spacing w:after="0" w:line="240" w:lineRule="auto"/>
                    <w:jc w:val="both"/>
                    <w:rPr>
                      <w:rFonts w:eastAsia="Arial" w:cs="Arial"/>
                      <w:sz w:val="16"/>
                      <w:szCs w:val="16"/>
                    </w:rPr>
                  </w:pPr>
                </w:p>
              </w:tc>
              <w:tc>
                <w:tcPr>
                  <w:tcW w:w="1134" w:type="dxa"/>
                  <w:tcBorders>
                    <w:top w:val="single" w:sz="6" w:space="0" w:color="000000"/>
                    <w:left w:val="single" w:sz="6" w:space="0" w:color="000000"/>
                    <w:bottom w:val="single" w:sz="6" w:space="0" w:color="000000"/>
                    <w:right w:val="single" w:sz="6" w:space="0" w:color="000000"/>
                  </w:tcBorders>
                  <w:vAlign w:val="center"/>
                </w:tcPr>
                <w:p w14:paraId="77554677" w14:textId="0A4BB2CE" w:rsidR="00A12AB3" w:rsidRPr="006145DB" w:rsidRDefault="00A249BB" w:rsidP="005B435E">
                  <w:pPr>
                    <w:spacing w:after="0" w:line="240" w:lineRule="auto"/>
                    <w:jc w:val="center"/>
                    <w:rPr>
                      <w:rFonts w:eastAsia="Arial" w:cs="Arial"/>
                      <w:sz w:val="16"/>
                      <w:szCs w:val="16"/>
                    </w:rPr>
                  </w:pPr>
                  <w:r w:rsidRPr="006145DB">
                    <w:rPr>
                      <w:rFonts w:eastAsia="Arial" w:cs="Arial"/>
                      <w:sz w:val="16"/>
                      <w:szCs w:val="16"/>
                    </w:rPr>
                    <w:t>SIRBE</w:t>
                  </w:r>
                </w:p>
              </w:tc>
              <w:tc>
                <w:tcPr>
                  <w:tcW w:w="1134" w:type="dxa"/>
                  <w:tcBorders>
                    <w:top w:val="single" w:sz="6" w:space="0" w:color="000000"/>
                    <w:left w:val="single" w:sz="6" w:space="0" w:color="000000"/>
                    <w:bottom w:val="single" w:sz="6" w:space="0" w:color="000000"/>
                    <w:right w:val="single" w:sz="6" w:space="0" w:color="000000"/>
                  </w:tcBorders>
                  <w:vAlign w:val="center"/>
                </w:tcPr>
                <w:p w14:paraId="1D7D42B0"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768" w:type="dxa"/>
                  <w:tcBorders>
                    <w:top w:val="single" w:sz="6" w:space="0" w:color="000000"/>
                    <w:left w:val="single" w:sz="6" w:space="0" w:color="000000"/>
                    <w:bottom w:val="single" w:sz="6" w:space="0" w:color="000000"/>
                    <w:right w:val="single" w:sz="6" w:space="0" w:color="000000"/>
                  </w:tcBorders>
                  <w:vAlign w:val="center"/>
                </w:tcPr>
                <w:p w14:paraId="240B2EFE" w14:textId="365BA9EA" w:rsidR="00A12AB3" w:rsidRPr="006145DB" w:rsidRDefault="006D33E8"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Secretaría Distrital</w:t>
                  </w:r>
                  <w:r w:rsidR="00A249BB" w:rsidRPr="006145DB">
                    <w:rPr>
                      <w:rFonts w:eastAsia="Arial" w:cs="Arial"/>
                      <w:sz w:val="16"/>
                      <w:szCs w:val="16"/>
                    </w:rPr>
                    <w:t xml:space="preserve"> de Integración Social</w:t>
                  </w:r>
                </w:p>
              </w:tc>
            </w:tr>
            <w:tr w:rsidR="00177A57" w:rsidRPr="006145DB" w14:paraId="5ACE6285" w14:textId="77777777" w:rsidTr="003642D9">
              <w:trPr>
                <w:trHeight w:val="300"/>
              </w:trPr>
              <w:tc>
                <w:tcPr>
                  <w:tcW w:w="3437" w:type="dxa"/>
                  <w:tcBorders>
                    <w:top w:val="single" w:sz="6" w:space="0" w:color="000000"/>
                    <w:left w:val="single" w:sz="6" w:space="0" w:color="000000"/>
                    <w:bottom w:val="single" w:sz="6" w:space="0" w:color="000000"/>
                    <w:right w:val="single" w:sz="6" w:space="0" w:color="000000"/>
                  </w:tcBorders>
                  <w:vAlign w:val="center"/>
                </w:tcPr>
                <w:p w14:paraId="681DEBD4"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En situación o en riesgo de trabajo infantil ampliado.</w:t>
                  </w:r>
                </w:p>
              </w:tc>
              <w:tc>
                <w:tcPr>
                  <w:tcW w:w="1134" w:type="dxa"/>
                  <w:tcBorders>
                    <w:top w:val="single" w:sz="6" w:space="0" w:color="000000"/>
                    <w:left w:val="single" w:sz="6" w:space="0" w:color="000000"/>
                    <w:bottom w:val="single" w:sz="6" w:space="0" w:color="000000"/>
                    <w:right w:val="single" w:sz="6" w:space="0" w:color="000000"/>
                  </w:tcBorders>
                  <w:vAlign w:val="center"/>
                </w:tcPr>
                <w:p w14:paraId="4A1A8F72" w14:textId="15172DDA" w:rsidR="00A12AB3" w:rsidRPr="006145DB" w:rsidRDefault="00A249BB"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77FDF56E"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768" w:type="dxa"/>
                  <w:tcBorders>
                    <w:top w:val="single" w:sz="6" w:space="0" w:color="000000"/>
                    <w:left w:val="single" w:sz="6" w:space="0" w:color="000000"/>
                    <w:bottom w:val="single" w:sz="6" w:space="0" w:color="000000"/>
                    <w:right w:val="single" w:sz="6" w:space="0" w:color="000000"/>
                  </w:tcBorders>
                  <w:vAlign w:val="center"/>
                </w:tcPr>
                <w:p w14:paraId="561E1311" w14:textId="39DC7EF1"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433397AA" w14:textId="77777777" w:rsidTr="003642D9">
              <w:trPr>
                <w:trHeight w:val="300"/>
              </w:trPr>
              <w:tc>
                <w:tcPr>
                  <w:tcW w:w="3437" w:type="dxa"/>
                  <w:tcBorders>
                    <w:top w:val="single" w:sz="6" w:space="0" w:color="000000"/>
                    <w:left w:val="single" w:sz="6" w:space="0" w:color="000000"/>
                    <w:bottom w:val="single" w:sz="6" w:space="0" w:color="000000"/>
                    <w:right w:val="single" w:sz="6" w:space="0" w:color="000000"/>
                  </w:tcBorders>
                  <w:vAlign w:val="center"/>
                </w:tcPr>
                <w:p w14:paraId="1B97AFA3" w14:textId="3DA8AF61" w:rsidR="00A12AB3" w:rsidRPr="003642D9" w:rsidRDefault="00A12AB3" w:rsidP="005B435E">
                  <w:pPr>
                    <w:spacing w:after="0" w:line="240" w:lineRule="auto"/>
                    <w:jc w:val="both"/>
                    <w:rPr>
                      <w:rFonts w:eastAsia="Arial" w:cs="Arial"/>
                      <w:sz w:val="16"/>
                      <w:szCs w:val="16"/>
                      <w:highlight w:val="white"/>
                    </w:rPr>
                  </w:pPr>
                  <w:r w:rsidRPr="006145DB">
                    <w:rPr>
                      <w:rFonts w:eastAsia="Arial" w:cs="Arial"/>
                      <w:sz w:val="16"/>
                      <w:szCs w:val="16"/>
                      <w:highlight w:val="white"/>
                    </w:rPr>
                    <w:t>Que permanezcan solos o solas</w:t>
                  </w:r>
                  <w:r w:rsidR="003642D9">
                    <w:rPr>
                      <w:rFonts w:eastAsia="Arial" w:cs="Arial"/>
                      <w:sz w:val="16"/>
                      <w:szCs w:val="16"/>
                      <w:highlight w:val="white"/>
                    </w:rPr>
                    <w:t xml:space="preserve"> </w:t>
                  </w:r>
                  <w:r w:rsidRPr="006145DB">
                    <w:rPr>
                      <w:rFonts w:eastAsia="Arial" w:cs="Arial"/>
                      <w:sz w:val="16"/>
                      <w:szCs w:val="16"/>
                      <w:highlight w:val="white"/>
                    </w:rPr>
                    <w:t>en su lugar de vivienda, sin cuidado por adultos responsables</w:t>
                  </w:r>
                  <w:r w:rsidR="003642D9">
                    <w:rPr>
                      <w:rFonts w:eastAsia="Arial" w:cs="Arial"/>
                      <w:sz w:val="16"/>
                      <w:szCs w:val="16"/>
                      <w:highlight w:val="white"/>
                    </w:rPr>
                    <w:t>.</w:t>
                  </w:r>
                </w:p>
              </w:tc>
              <w:tc>
                <w:tcPr>
                  <w:tcW w:w="1134" w:type="dxa"/>
                  <w:tcBorders>
                    <w:top w:val="single" w:sz="6" w:space="0" w:color="000000"/>
                    <w:left w:val="single" w:sz="6" w:space="0" w:color="000000"/>
                    <w:bottom w:val="single" w:sz="6" w:space="0" w:color="000000"/>
                    <w:right w:val="single" w:sz="6" w:space="0" w:color="000000"/>
                  </w:tcBorders>
                  <w:vAlign w:val="center"/>
                </w:tcPr>
                <w:p w14:paraId="2539C6E0"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348F3DDE"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768" w:type="dxa"/>
                  <w:tcBorders>
                    <w:top w:val="single" w:sz="6" w:space="0" w:color="000000"/>
                    <w:left w:val="single" w:sz="6" w:space="0" w:color="000000"/>
                    <w:bottom w:val="single" w:sz="6" w:space="0" w:color="000000"/>
                    <w:right w:val="single" w:sz="6" w:space="0" w:color="000000"/>
                  </w:tcBorders>
                  <w:vAlign w:val="center"/>
                </w:tcPr>
                <w:p w14:paraId="57E339F7" w14:textId="76675D05"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5252E2E0" w14:textId="77777777" w:rsidTr="003642D9">
              <w:trPr>
                <w:trHeight w:val="300"/>
              </w:trPr>
              <w:tc>
                <w:tcPr>
                  <w:tcW w:w="3437" w:type="dxa"/>
                  <w:tcBorders>
                    <w:top w:val="single" w:sz="6" w:space="0" w:color="000000"/>
                    <w:left w:val="single" w:sz="6" w:space="0" w:color="000000"/>
                    <w:bottom w:val="single" w:sz="6" w:space="0" w:color="000000"/>
                    <w:right w:val="single" w:sz="6" w:space="0" w:color="000000"/>
                  </w:tcBorders>
                  <w:vAlign w:val="center"/>
                </w:tcPr>
                <w:p w14:paraId="2D4E33EB" w14:textId="7B35C83F" w:rsidR="00A12AB3" w:rsidRPr="006145DB" w:rsidRDefault="00A249BB" w:rsidP="005B435E">
                  <w:pPr>
                    <w:spacing w:after="0" w:line="240" w:lineRule="auto"/>
                    <w:jc w:val="both"/>
                    <w:rPr>
                      <w:rFonts w:eastAsia="Arial" w:cs="Arial"/>
                      <w:sz w:val="16"/>
                      <w:szCs w:val="16"/>
                    </w:rPr>
                  </w:pPr>
                  <w:r w:rsidRPr="006145DB">
                    <w:rPr>
                      <w:rFonts w:eastAsia="Arial" w:cs="Arial"/>
                      <w:sz w:val="16"/>
                      <w:szCs w:val="16"/>
                    </w:rPr>
                    <w:t>Que p</w:t>
                  </w:r>
                  <w:r w:rsidR="00A12AB3" w:rsidRPr="006145DB">
                    <w:rPr>
                      <w:rFonts w:eastAsia="Arial" w:cs="Arial"/>
                      <w:sz w:val="16"/>
                      <w:szCs w:val="16"/>
                    </w:rPr>
                    <w:t>resenten inobservancia en su derecho a la educación.</w:t>
                  </w:r>
                </w:p>
              </w:tc>
              <w:tc>
                <w:tcPr>
                  <w:tcW w:w="1134" w:type="dxa"/>
                  <w:tcBorders>
                    <w:top w:val="single" w:sz="6" w:space="0" w:color="000000"/>
                    <w:left w:val="single" w:sz="6" w:space="0" w:color="000000"/>
                    <w:bottom w:val="single" w:sz="6" w:space="0" w:color="000000"/>
                    <w:right w:val="single" w:sz="6" w:space="0" w:color="000000"/>
                  </w:tcBorders>
                  <w:vAlign w:val="center"/>
                </w:tcPr>
                <w:p w14:paraId="2C2A8C13"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774C763D"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768" w:type="dxa"/>
                  <w:tcBorders>
                    <w:top w:val="single" w:sz="6" w:space="0" w:color="000000"/>
                    <w:left w:val="single" w:sz="6" w:space="0" w:color="000000"/>
                    <w:bottom w:val="single" w:sz="6" w:space="0" w:color="000000"/>
                    <w:right w:val="single" w:sz="6" w:space="0" w:color="000000"/>
                  </w:tcBorders>
                  <w:vAlign w:val="center"/>
                </w:tcPr>
                <w:p w14:paraId="6023A3E1" w14:textId="7C9B9110"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5F3854FD" w14:textId="77777777" w:rsidTr="003642D9">
              <w:trPr>
                <w:trHeight w:val="300"/>
              </w:trPr>
              <w:tc>
                <w:tcPr>
                  <w:tcW w:w="3437" w:type="dxa"/>
                  <w:tcBorders>
                    <w:top w:val="single" w:sz="6" w:space="0" w:color="000000"/>
                    <w:left w:val="single" w:sz="6" w:space="0" w:color="000000"/>
                    <w:bottom w:val="single" w:sz="6" w:space="0" w:color="000000"/>
                    <w:right w:val="single" w:sz="6" w:space="0" w:color="000000"/>
                  </w:tcBorders>
                  <w:vAlign w:val="center"/>
                </w:tcPr>
                <w:p w14:paraId="50D69A0B" w14:textId="506B40FB"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Que sean remitidos por recorridos territoriales en paga diarios</w:t>
                  </w:r>
                  <w:r w:rsidR="003642D9">
                    <w:rPr>
                      <w:rFonts w:eastAsia="Arial" w:cs="Arial"/>
                      <w:sz w:val="16"/>
                      <w:szCs w:val="16"/>
                    </w:rPr>
                    <w:t>.</w:t>
                  </w:r>
                </w:p>
              </w:tc>
              <w:tc>
                <w:tcPr>
                  <w:tcW w:w="1134" w:type="dxa"/>
                  <w:tcBorders>
                    <w:top w:val="single" w:sz="6" w:space="0" w:color="000000"/>
                    <w:left w:val="single" w:sz="6" w:space="0" w:color="000000"/>
                    <w:bottom w:val="single" w:sz="6" w:space="0" w:color="000000"/>
                    <w:right w:val="single" w:sz="6" w:space="0" w:color="000000"/>
                  </w:tcBorders>
                  <w:vAlign w:val="center"/>
                </w:tcPr>
                <w:p w14:paraId="53E07CB3"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661CBDA9"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768" w:type="dxa"/>
                  <w:tcBorders>
                    <w:top w:val="single" w:sz="6" w:space="0" w:color="000000"/>
                    <w:left w:val="single" w:sz="6" w:space="0" w:color="000000"/>
                    <w:bottom w:val="single" w:sz="6" w:space="0" w:color="000000"/>
                    <w:right w:val="single" w:sz="6" w:space="0" w:color="000000"/>
                  </w:tcBorders>
                  <w:vAlign w:val="center"/>
                </w:tcPr>
                <w:p w14:paraId="0C1A122F" w14:textId="3CFD18C9"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w:t>
                  </w:r>
                  <w:r w:rsidR="00A249BB" w:rsidRPr="006145DB">
                    <w:rPr>
                      <w:rFonts w:eastAsia="Arial" w:cs="Arial"/>
                      <w:sz w:val="16"/>
                      <w:szCs w:val="16"/>
                    </w:rPr>
                    <w:t xml:space="preserve"> social</w:t>
                  </w:r>
                </w:p>
              </w:tc>
            </w:tr>
            <w:tr w:rsidR="00177A57" w:rsidRPr="006145DB" w14:paraId="0FFA47A9" w14:textId="77777777" w:rsidTr="003642D9">
              <w:trPr>
                <w:trHeight w:val="300"/>
              </w:trPr>
              <w:tc>
                <w:tcPr>
                  <w:tcW w:w="3437" w:type="dxa"/>
                  <w:tcBorders>
                    <w:top w:val="single" w:sz="6" w:space="0" w:color="000000"/>
                    <w:left w:val="single" w:sz="6" w:space="0" w:color="000000"/>
                    <w:bottom w:val="single" w:sz="4" w:space="0" w:color="auto"/>
                    <w:right w:val="single" w:sz="6" w:space="0" w:color="000000"/>
                  </w:tcBorders>
                  <w:vAlign w:val="center"/>
                </w:tcPr>
                <w:p w14:paraId="0F21456E" w14:textId="70A2FBE4" w:rsidR="00A12AB3" w:rsidRPr="006145DB" w:rsidRDefault="00A249BB" w:rsidP="005B435E">
                  <w:pPr>
                    <w:spacing w:after="0" w:line="240" w:lineRule="auto"/>
                    <w:jc w:val="both"/>
                    <w:rPr>
                      <w:rFonts w:eastAsia="Arial" w:cs="Arial"/>
                      <w:sz w:val="16"/>
                      <w:szCs w:val="16"/>
                    </w:rPr>
                  </w:pPr>
                  <w:r w:rsidRPr="006145DB">
                    <w:rPr>
                      <w:rFonts w:eastAsia="Arial" w:cs="Arial"/>
                      <w:sz w:val="16"/>
                      <w:szCs w:val="16"/>
                    </w:rPr>
                    <w:t>Q</w:t>
                  </w:r>
                  <w:r w:rsidR="00A12AB3" w:rsidRPr="006145DB">
                    <w:rPr>
                      <w:rFonts w:eastAsia="Arial" w:cs="Arial"/>
                      <w:sz w:val="16"/>
                      <w:szCs w:val="16"/>
                    </w:rPr>
                    <w:t>ue residan o permanezcan en Bogotá.</w:t>
                  </w:r>
                </w:p>
              </w:tc>
              <w:tc>
                <w:tcPr>
                  <w:tcW w:w="1134" w:type="dxa"/>
                  <w:tcBorders>
                    <w:top w:val="single" w:sz="6" w:space="0" w:color="000000"/>
                    <w:left w:val="single" w:sz="6" w:space="0" w:color="000000"/>
                    <w:bottom w:val="single" w:sz="4" w:space="0" w:color="auto"/>
                    <w:right w:val="single" w:sz="6" w:space="0" w:color="000000"/>
                  </w:tcBorders>
                  <w:vAlign w:val="center"/>
                </w:tcPr>
                <w:p w14:paraId="0A71466F"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4" w:space="0" w:color="auto"/>
                    <w:right w:val="single" w:sz="6" w:space="0" w:color="000000"/>
                  </w:tcBorders>
                  <w:vAlign w:val="center"/>
                </w:tcPr>
                <w:p w14:paraId="36A7D004"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768" w:type="dxa"/>
                  <w:tcBorders>
                    <w:top w:val="single" w:sz="6" w:space="0" w:color="000000"/>
                    <w:left w:val="single" w:sz="6" w:space="0" w:color="000000"/>
                    <w:bottom w:val="single" w:sz="4" w:space="0" w:color="auto"/>
                    <w:right w:val="single" w:sz="6" w:space="0" w:color="000000"/>
                  </w:tcBorders>
                  <w:vAlign w:val="center"/>
                </w:tcPr>
                <w:p w14:paraId="68E40E02" w14:textId="0196F0BA"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bl>
          <w:p w14:paraId="65E95F8A" w14:textId="77777777" w:rsidR="00A12AB3" w:rsidRPr="006145DB" w:rsidRDefault="00A12AB3" w:rsidP="005B435E">
            <w:pPr>
              <w:tabs>
                <w:tab w:val="left" w:pos="709"/>
              </w:tabs>
              <w:spacing w:after="0" w:line="240" w:lineRule="auto"/>
              <w:jc w:val="both"/>
              <w:rPr>
                <w:rFonts w:eastAsia="Arial" w:cs="Arial"/>
                <w:sz w:val="18"/>
                <w:szCs w:val="18"/>
              </w:rPr>
            </w:pPr>
          </w:p>
        </w:tc>
      </w:tr>
      <w:tr w:rsidR="00177A57" w:rsidRPr="006145DB" w14:paraId="22D70422" w14:textId="77777777" w:rsidTr="00925CE7">
        <w:trPr>
          <w:trHeight w:val="422"/>
          <w:jc w:val="center"/>
        </w:trPr>
        <w:tc>
          <w:tcPr>
            <w:tcW w:w="1911" w:type="dxa"/>
            <w:vAlign w:val="center"/>
          </w:tcPr>
          <w:p w14:paraId="219A9AB1" w14:textId="77777777" w:rsidR="00A12AB3" w:rsidRPr="006145DB" w:rsidRDefault="00A12AB3"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t>Criterios de Priorización y Fuentes de Información</w:t>
            </w:r>
          </w:p>
        </w:tc>
        <w:tc>
          <w:tcPr>
            <w:tcW w:w="7484" w:type="dxa"/>
            <w:vAlign w:val="center"/>
          </w:tcPr>
          <w:p w14:paraId="432D3165" w14:textId="77777777" w:rsidR="00A12AB3" w:rsidRPr="006145DB" w:rsidRDefault="00A12AB3" w:rsidP="005B435E">
            <w:pPr>
              <w:spacing w:after="0" w:line="240" w:lineRule="auto"/>
              <w:jc w:val="center"/>
              <w:rPr>
                <w:rFonts w:eastAsia="Arial" w:cs="Arial"/>
                <w:sz w:val="16"/>
                <w:szCs w:val="16"/>
              </w:rPr>
            </w:pPr>
          </w:p>
          <w:tbl>
            <w:tblPr>
              <w:tblW w:w="7518" w:type="dxa"/>
              <w:tblInd w:w="30" w:type="dxa"/>
              <w:tblLook w:val="0400" w:firstRow="0" w:lastRow="0" w:firstColumn="0" w:lastColumn="0" w:noHBand="0" w:noVBand="1"/>
            </w:tblPr>
            <w:tblGrid>
              <w:gridCol w:w="3336"/>
              <w:gridCol w:w="1701"/>
              <w:gridCol w:w="997"/>
              <w:gridCol w:w="1484"/>
            </w:tblGrid>
            <w:tr w:rsidR="00177A57" w:rsidRPr="006145DB" w14:paraId="388B3A38" w14:textId="77777777" w:rsidTr="003642D9">
              <w:trPr>
                <w:trHeight w:val="65"/>
              </w:trPr>
              <w:tc>
                <w:tcPr>
                  <w:tcW w:w="3340" w:type="dxa"/>
                  <w:tcBorders>
                    <w:top w:val="single" w:sz="6" w:space="0" w:color="000000"/>
                    <w:left w:val="single" w:sz="6" w:space="0" w:color="000000"/>
                    <w:bottom w:val="single" w:sz="6" w:space="0" w:color="000000"/>
                    <w:right w:val="single" w:sz="6" w:space="0" w:color="000000"/>
                  </w:tcBorders>
                  <w:vAlign w:val="center"/>
                </w:tcPr>
                <w:p w14:paraId="37CCD944"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Criterios de Priorización</w:t>
                  </w:r>
                </w:p>
              </w:tc>
              <w:tc>
                <w:tcPr>
                  <w:tcW w:w="1701" w:type="dxa"/>
                  <w:tcBorders>
                    <w:top w:val="single" w:sz="6" w:space="0" w:color="000000"/>
                    <w:left w:val="single" w:sz="6" w:space="0" w:color="000000"/>
                    <w:bottom w:val="single" w:sz="6" w:space="0" w:color="000000"/>
                    <w:right w:val="single" w:sz="6" w:space="0" w:color="000000"/>
                  </w:tcBorders>
                  <w:vAlign w:val="center"/>
                </w:tcPr>
                <w:p w14:paraId="48B7DCEB"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w:t>
                  </w:r>
                </w:p>
              </w:tc>
              <w:tc>
                <w:tcPr>
                  <w:tcW w:w="993" w:type="dxa"/>
                  <w:tcBorders>
                    <w:top w:val="single" w:sz="6" w:space="0" w:color="000000"/>
                    <w:left w:val="single" w:sz="6" w:space="0" w:color="000000"/>
                    <w:bottom w:val="single" w:sz="6" w:space="0" w:color="000000"/>
                    <w:right w:val="single" w:sz="6" w:space="0" w:color="000000"/>
                  </w:tcBorders>
                  <w:vAlign w:val="center"/>
                </w:tcPr>
                <w:p w14:paraId="50A30DB2" w14:textId="77777777" w:rsidR="00A12AB3" w:rsidRPr="006145DB"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6145DB">
                    <w:rPr>
                      <w:rFonts w:eastAsia="Arial" w:cs="Arial"/>
                      <w:sz w:val="16"/>
                      <w:szCs w:val="16"/>
                    </w:rPr>
                    <w:t>Periodicidad</w:t>
                  </w:r>
                </w:p>
              </w:tc>
              <w:tc>
                <w:tcPr>
                  <w:tcW w:w="1484" w:type="dxa"/>
                  <w:tcBorders>
                    <w:top w:val="single" w:sz="6" w:space="0" w:color="000000"/>
                    <w:left w:val="single" w:sz="6" w:space="0" w:color="000000"/>
                    <w:bottom w:val="single" w:sz="6" w:space="0" w:color="000000"/>
                    <w:right w:val="single" w:sz="6" w:space="0" w:color="000000"/>
                  </w:tcBorders>
                  <w:vAlign w:val="center"/>
                </w:tcPr>
                <w:p w14:paraId="1A5135D7"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w:t>
                  </w:r>
                </w:p>
              </w:tc>
            </w:tr>
            <w:tr w:rsidR="00177A57" w:rsidRPr="006145DB" w14:paraId="05EB37EC" w14:textId="77777777" w:rsidTr="003642D9">
              <w:trPr>
                <w:trHeight w:val="300"/>
              </w:trPr>
              <w:tc>
                <w:tcPr>
                  <w:tcW w:w="3340" w:type="dxa"/>
                  <w:tcBorders>
                    <w:top w:val="single" w:sz="6" w:space="0" w:color="000000"/>
                    <w:left w:val="single" w:sz="6" w:space="0" w:color="000000"/>
                    <w:bottom w:val="single" w:sz="6" w:space="0" w:color="000000"/>
                    <w:right w:val="single" w:sz="6" w:space="0" w:color="000000"/>
                  </w:tcBorders>
                  <w:vAlign w:val="center"/>
                </w:tcPr>
                <w:p w14:paraId="50454A43"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701" w:type="dxa"/>
                  <w:tcBorders>
                    <w:top w:val="single" w:sz="6" w:space="0" w:color="000000"/>
                    <w:left w:val="single" w:sz="6" w:space="0" w:color="000000"/>
                    <w:bottom w:val="single" w:sz="6" w:space="0" w:color="000000"/>
                    <w:right w:val="single" w:sz="6" w:space="0" w:color="000000"/>
                  </w:tcBorders>
                  <w:vAlign w:val="center"/>
                </w:tcPr>
                <w:p w14:paraId="0D3ED6F7"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Registro Único de Víctimas – RUV de la Unidad Administrativa Especial para la Atención y Reparación Integral de las Víctimas</w:t>
                  </w:r>
                </w:p>
              </w:tc>
              <w:tc>
                <w:tcPr>
                  <w:tcW w:w="993" w:type="dxa"/>
                  <w:tcBorders>
                    <w:top w:val="single" w:sz="6" w:space="0" w:color="000000"/>
                    <w:left w:val="single" w:sz="6" w:space="0" w:color="000000"/>
                    <w:bottom w:val="single" w:sz="6" w:space="0" w:color="000000"/>
                    <w:right w:val="single" w:sz="6" w:space="0" w:color="000000"/>
                  </w:tcBorders>
                  <w:vAlign w:val="center"/>
                </w:tcPr>
                <w:p w14:paraId="3EC9876A"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Trimestral</w:t>
                  </w:r>
                </w:p>
              </w:tc>
              <w:tc>
                <w:tcPr>
                  <w:tcW w:w="1484" w:type="dxa"/>
                  <w:tcBorders>
                    <w:top w:val="single" w:sz="6" w:space="0" w:color="000000"/>
                    <w:left w:val="single" w:sz="6" w:space="0" w:color="000000"/>
                    <w:bottom w:val="single" w:sz="6" w:space="0" w:color="000000"/>
                    <w:right w:val="single" w:sz="6" w:space="0" w:color="000000"/>
                  </w:tcBorders>
                  <w:vAlign w:val="center"/>
                </w:tcPr>
                <w:p w14:paraId="545CC480"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Oficina Consejería Distrital de Paz, Víctimas y Reconciliación</w:t>
                  </w:r>
                </w:p>
              </w:tc>
            </w:tr>
            <w:tr w:rsidR="00177A57" w:rsidRPr="006145DB" w14:paraId="1E83BD86" w14:textId="77777777" w:rsidTr="003642D9">
              <w:trPr>
                <w:trHeight w:val="300"/>
              </w:trPr>
              <w:tc>
                <w:tcPr>
                  <w:tcW w:w="3340" w:type="dxa"/>
                  <w:tcBorders>
                    <w:top w:val="single" w:sz="6" w:space="0" w:color="000000"/>
                    <w:left w:val="single" w:sz="6" w:space="0" w:color="000000"/>
                    <w:bottom w:val="single" w:sz="6" w:space="0" w:color="000000"/>
                    <w:right w:val="single" w:sz="6" w:space="0" w:color="000000"/>
                  </w:tcBorders>
                  <w:vAlign w:val="center"/>
                </w:tcPr>
                <w:p w14:paraId="2BCD0EE9" w14:textId="5706AF5A"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 xml:space="preserve">Niñas, niños o adolescentes remitidos o referenciados por otras entidades del orden local, distrital, nacional y de cooperación, identificados </w:t>
                  </w:r>
                  <w:r w:rsidRPr="006145DB">
                    <w:rPr>
                      <w:rFonts w:eastAsia="Arial" w:cs="Arial"/>
                      <w:sz w:val="16"/>
                      <w:szCs w:val="16"/>
                      <w:highlight w:val="white"/>
                    </w:rPr>
                    <w:t>en situación o en riesgo de trabajo infantil ampliado, o que permanezcan solas o solos en su lugar de vivienda, sin cuidado de adultos responsables y que presenten inobservancias en sus derechos.</w:t>
                  </w:r>
                </w:p>
              </w:tc>
              <w:tc>
                <w:tcPr>
                  <w:tcW w:w="1701" w:type="dxa"/>
                  <w:tcBorders>
                    <w:top w:val="single" w:sz="6" w:space="0" w:color="000000"/>
                    <w:left w:val="single" w:sz="6" w:space="0" w:color="000000"/>
                    <w:bottom w:val="single" w:sz="6" w:space="0" w:color="000000"/>
                    <w:right w:val="single" w:sz="6" w:space="0" w:color="000000"/>
                  </w:tcBorders>
                  <w:vAlign w:val="center"/>
                </w:tcPr>
                <w:p w14:paraId="74C1C0A1"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993" w:type="dxa"/>
                  <w:tcBorders>
                    <w:top w:val="single" w:sz="6" w:space="0" w:color="000000"/>
                    <w:left w:val="single" w:sz="6" w:space="0" w:color="000000"/>
                    <w:bottom w:val="single" w:sz="6" w:space="0" w:color="000000"/>
                    <w:right w:val="single" w:sz="6" w:space="0" w:color="000000"/>
                  </w:tcBorders>
                  <w:vAlign w:val="center"/>
                </w:tcPr>
                <w:p w14:paraId="4807E556"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484" w:type="dxa"/>
                  <w:tcBorders>
                    <w:top w:val="single" w:sz="6" w:space="0" w:color="000000"/>
                    <w:left w:val="single" w:sz="6" w:space="0" w:color="000000"/>
                    <w:bottom w:val="single" w:sz="6" w:space="0" w:color="000000"/>
                    <w:right w:val="single" w:sz="6" w:space="0" w:color="000000"/>
                  </w:tcBorders>
                  <w:vAlign w:val="center"/>
                </w:tcPr>
                <w:p w14:paraId="030629F1" w14:textId="5B85568A"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177A57" w:rsidRPr="006145DB" w14:paraId="1330EE88" w14:textId="77777777" w:rsidTr="003642D9">
              <w:trPr>
                <w:trHeight w:val="300"/>
              </w:trPr>
              <w:tc>
                <w:tcPr>
                  <w:tcW w:w="3340" w:type="dxa"/>
                  <w:tcBorders>
                    <w:top w:val="single" w:sz="6" w:space="0" w:color="000000"/>
                    <w:left w:val="single" w:sz="6" w:space="0" w:color="000000"/>
                    <w:bottom w:val="single" w:sz="6" w:space="0" w:color="000000"/>
                    <w:right w:val="single" w:sz="6" w:space="0" w:color="000000"/>
                  </w:tcBorders>
                  <w:vAlign w:val="center"/>
                </w:tcPr>
                <w:p w14:paraId="3F0A6F49"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p>
              </w:tc>
              <w:tc>
                <w:tcPr>
                  <w:tcW w:w="1701" w:type="dxa"/>
                  <w:tcBorders>
                    <w:top w:val="single" w:sz="6" w:space="0" w:color="000000"/>
                    <w:left w:val="single" w:sz="6" w:space="0" w:color="000000"/>
                    <w:bottom w:val="single" w:sz="6" w:space="0" w:color="000000"/>
                    <w:right w:val="single" w:sz="6" w:space="0" w:color="000000"/>
                  </w:tcBorders>
                  <w:vAlign w:val="center"/>
                </w:tcPr>
                <w:p w14:paraId="0E5C1771" w14:textId="04B7E78B" w:rsidR="00A12AB3"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comunidades Negras, Afrocolombianas en Bogotá</w:t>
                  </w:r>
                  <w:r w:rsidRPr="006145DB" w:rsidDel="008C7CF7">
                    <w:rPr>
                      <w:rFonts w:eastAsia="Arial" w:cs="Arial"/>
                      <w:sz w:val="16"/>
                      <w:szCs w:val="16"/>
                    </w:rPr>
                    <w:t xml:space="preserve"> </w:t>
                  </w:r>
                </w:p>
              </w:tc>
              <w:tc>
                <w:tcPr>
                  <w:tcW w:w="993" w:type="dxa"/>
                  <w:tcBorders>
                    <w:top w:val="single" w:sz="6" w:space="0" w:color="000000"/>
                    <w:left w:val="single" w:sz="6" w:space="0" w:color="000000"/>
                    <w:bottom w:val="single" w:sz="6" w:space="0" w:color="000000"/>
                    <w:right w:val="single" w:sz="6" w:space="0" w:color="000000"/>
                  </w:tcBorders>
                  <w:vAlign w:val="center"/>
                </w:tcPr>
                <w:p w14:paraId="7DFC0E4F"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No Disponible</w:t>
                  </w:r>
                </w:p>
              </w:tc>
              <w:tc>
                <w:tcPr>
                  <w:tcW w:w="1484" w:type="dxa"/>
                  <w:tcBorders>
                    <w:top w:val="single" w:sz="6" w:space="0" w:color="000000"/>
                    <w:left w:val="single" w:sz="6" w:space="0" w:color="000000"/>
                    <w:bottom w:val="single" w:sz="6" w:space="0" w:color="000000"/>
                    <w:right w:val="single" w:sz="6" w:space="0" w:color="000000"/>
                  </w:tcBorders>
                  <w:vAlign w:val="center"/>
                </w:tcPr>
                <w:p w14:paraId="49BDD8BF"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177A57" w:rsidRPr="006145DB" w14:paraId="13DC7712" w14:textId="77777777" w:rsidTr="003642D9">
              <w:trPr>
                <w:trHeight w:val="300"/>
              </w:trPr>
              <w:tc>
                <w:tcPr>
                  <w:tcW w:w="3340" w:type="dxa"/>
                  <w:tcBorders>
                    <w:top w:val="single" w:sz="6" w:space="0" w:color="000000"/>
                    <w:left w:val="single" w:sz="6" w:space="0" w:color="000000"/>
                    <w:bottom w:val="single" w:sz="6" w:space="0" w:color="000000"/>
                    <w:right w:val="single" w:sz="6" w:space="0" w:color="000000"/>
                  </w:tcBorders>
                  <w:vAlign w:val="center"/>
                </w:tcPr>
                <w:p w14:paraId="573B9466"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701" w:type="dxa"/>
                  <w:tcBorders>
                    <w:top w:val="single" w:sz="6" w:space="0" w:color="000000"/>
                    <w:left w:val="single" w:sz="6" w:space="0" w:color="000000"/>
                    <w:bottom w:val="single" w:sz="6" w:space="0" w:color="000000"/>
                    <w:right w:val="single" w:sz="6" w:space="0" w:color="000000"/>
                  </w:tcBorders>
                  <w:vAlign w:val="center"/>
                </w:tcPr>
                <w:p w14:paraId="23B8E15A" w14:textId="1E3A7778" w:rsidR="00A12AB3"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993" w:type="dxa"/>
                  <w:tcBorders>
                    <w:top w:val="single" w:sz="6" w:space="0" w:color="000000"/>
                    <w:left w:val="single" w:sz="6" w:space="0" w:color="000000"/>
                    <w:bottom w:val="single" w:sz="6" w:space="0" w:color="000000"/>
                    <w:right w:val="single" w:sz="6" w:space="0" w:color="000000"/>
                  </w:tcBorders>
                  <w:vAlign w:val="center"/>
                </w:tcPr>
                <w:p w14:paraId="06A9FA70"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No Disponible</w:t>
                  </w:r>
                </w:p>
              </w:tc>
              <w:tc>
                <w:tcPr>
                  <w:tcW w:w="1484" w:type="dxa"/>
                  <w:tcBorders>
                    <w:top w:val="single" w:sz="6" w:space="0" w:color="000000"/>
                    <w:left w:val="single" w:sz="6" w:space="0" w:color="000000"/>
                    <w:bottom w:val="single" w:sz="6" w:space="0" w:color="000000"/>
                    <w:right w:val="single" w:sz="6" w:space="0" w:color="000000"/>
                  </w:tcBorders>
                  <w:vAlign w:val="center"/>
                </w:tcPr>
                <w:p w14:paraId="41F94BC4"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177A57" w:rsidRPr="006145DB" w14:paraId="5DE7C567" w14:textId="77777777" w:rsidTr="003642D9">
              <w:trPr>
                <w:trHeight w:val="300"/>
              </w:trPr>
              <w:tc>
                <w:tcPr>
                  <w:tcW w:w="3340" w:type="dxa"/>
                  <w:tcBorders>
                    <w:top w:val="single" w:sz="6" w:space="0" w:color="000000"/>
                    <w:left w:val="single" w:sz="6" w:space="0" w:color="000000"/>
                    <w:bottom w:val="single" w:sz="6" w:space="0" w:color="000000"/>
                    <w:right w:val="single" w:sz="6" w:space="0" w:color="000000"/>
                  </w:tcBorders>
                  <w:vAlign w:val="center"/>
                </w:tcPr>
                <w:p w14:paraId="0BD0B15A"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701" w:type="dxa"/>
                  <w:tcBorders>
                    <w:top w:val="single" w:sz="6" w:space="0" w:color="000000"/>
                    <w:left w:val="single" w:sz="6" w:space="0" w:color="000000"/>
                    <w:bottom w:val="single" w:sz="6" w:space="0" w:color="000000"/>
                    <w:right w:val="single" w:sz="6" w:space="0" w:color="000000"/>
                  </w:tcBorders>
                  <w:vAlign w:val="center"/>
                </w:tcPr>
                <w:p w14:paraId="60308BEE" w14:textId="4406045F" w:rsidR="00A12AB3"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993" w:type="dxa"/>
                  <w:tcBorders>
                    <w:top w:val="single" w:sz="6" w:space="0" w:color="000000"/>
                    <w:left w:val="single" w:sz="6" w:space="0" w:color="000000"/>
                    <w:bottom w:val="single" w:sz="6" w:space="0" w:color="000000"/>
                    <w:right w:val="single" w:sz="6" w:space="0" w:color="000000"/>
                  </w:tcBorders>
                  <w:vAlign w:val="center"/>
                </w:tcPr>
                <w:p w14:paraId="4175192E"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No Disponible</w:t>
                  </w:r>
                </w:p>
              </w:tc>
              <w:tc>
                <w:tcPr>
                  <w:tcW w:w="1484" w:type="dxa"/>
                  <w:tcBorders>
                    <w:top w:val="single" w:sz="6" w:space="0" w:color="000000"/>
                    <w:left w:val="single" w:sz="6" w:space="0" w:color="000000"/>
                    <w:bottom w:val="single" w:sz="6" w:space="0" w:color="000000"/>
                    <w:right w:val="single" w:sz="6" w:space="0" w:color="000000"/>
                  </w:tcBorders>
                  <w:vAlign w:val="center"/>
                </w:tcPr>
                <w:p w14:paraId="4453CCE2"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177A57" w:rsidRPr="006145DB" w14:paraId="6DF53302" w14:textId="77777777" w:rsidTr="003642D9">
              <w:trPr>
                <w:trHeight w:val="300"/>
              </w:trPr>
              <w:tc>
                <w:tcPr>
                  <w:tcW w:w="3340" w:type="dxa"/>
                  <w:tcBorders>
                    <w:top w:val="single" w:sz="6" w:space="0" w:color="000000"/>
                    <w:left w:val="single" w:sz="6" w:space="0" w:color="000000"/>
                    <w:bottom w:val="single" w:sz="6" w:space="0" w:color="000000"/>
                    <w:right w:val="single" w:sz="6" w:space="0" w:color="000000"/>
                  </w:tcBorders>
                  <w:vAlign w:val="center"/>
                </w:tcPr>
                <w:p w14:paraId="1F8CEF50"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701" w:type="dxa"/>
                  <w:tcBorders>
                    <w:top w:val="single" w:sz="6" w:space="0" w:color="000000"/>
                    <w:left w:val="single" w:sz="6" w:space="0" w:color="000000"/>
                    <w:bottom w:val="single" w:sz="6" w:space="0" w:color="000000"/>
                    <w:right w:val="single" w:sz="6" w:space="0" w:color="000000"/>
                  </w:tcBorders>
                  <w:vAlign w:val="center"/>
                </w:tcPr>
                <w:p w14:paraId="7CC5A34E" w14:textId="35E278D2" w:rsidR="00A12AB3"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993" w:type="dxa"/>
                  <w:tcBorders>
                    <w:top w:val="single" w:sz="6" w:space="0" w:color="000000"/>
                    <w:left w:val="single" w:sz="6" w:space="0" w:color="000000"/>
                    <w:bottom w:val="single" w:sz="6" w:space="0" w:color="000000"/>
                    <w:right w:val="single" w:sz="6" w:space="0" w:color="000000"/>
                  </w:tcBorders>
                  <w:vAlign w:val="center"/>
                </w:tcPr>
                <w:p w14:paraId="4516DFF8"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No Disponible</w:t>
                  </w:r>
                </w:p>
              </w:tc>
              <w:tc>
                <w:tcPr>
                  <w:tcW w:w="1484" w:type="dxa"/>
                  <w:tcBorders>
                    <w:top w:val="single" w:sz="6" w:space="0" w:color="000000"/>
                    <w:left w:val="single" w:sz="6" w:space="0" w:color="000000"/>
                    <w:bottom w:val="single" w:sz="6" w:space="0" w:color="000000"/>
                    <w:right w:val="single" w:sz="6" w:space="0" w:color="000000"/>
                  </w:tcBorders>
                  <w:vAlign w:val="center"/>
                </w:tcPr>
                <w:p w14:paraId="199B1805"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177A57" w:rsidRPr="006145DB" w14:paraId="3FD1C2E5" w14:textId="77777777" w:rsidTr="003642D9">
              <w:trPr>
                <w:trHeight w:val="300"/>
              </w:trPr>
              <w:tc>
                <w:tcPr>
                  <w:tcW w:w="3340" w:type="dxa"/>
                  <w:tcBorders>
                    <w:top w:val="single" w:sz="6" w:space="0" w:color="000000"/>
                    <w:left w:val="single" w:sz="6" w:space="0" w:color="000000"/>
                    <w:bottom w:val="single" w:sz="6" w:space="0" w:color="000000"/>
                    <w:right w:val="single" w:sz="6" w:space="0" w:color="000000"/>
                  </w:tcBorders>
                  <w:vAlign w:val="center"/>
                </w:tcPr>
                <w:p w14:paraId="72B2C098"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p>
              </w:tc>
              <w:tc>
                <w:tcPr>
                  <w:tcW w:w="1701" w:type="dxa"/>
                  <w:tcBorders>
                    <w:top w:val="single" w:sz="6" w:space="0" w:color="000000"/>
                    <w:left w:val="single" w:sz="6" w:space="0" w:color="000000"/>
                    <w:bottom w:val="single" w:sz="6" w:space="0" w:color="000000"/>
                    <w:right w:val="single" w:sz="6" w:space="0" w:color="000000"/>
                  </w:tcBorders>
                  <w:vAlign w:val="center"/>
                </w:tcPr>
                <w:p w14:paraId="4E938493" w14:textId="4C41CEA1" w:rsidR="00A12AB3"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comunidad Rrom o Gitana en Bogotá.</w:t>
                  </w:r>
                </w:p>
              </w:tc>
              <w:tc>
                <w:tcPr>
                  <w:tcW w:w="993" w:type="dxa"/>
                  <w:tcBorders>
                    <w:top w:val="single" w:sz="6" w:space="0" w:color="000000"/>
                    <w:left w:val="single" w:sz="6" w:space="0" w:color="000000"/>
                    <w:bottom w:val="single" w:sz="6" w:space="0" w:color="000000"/>
                    <w:right w:val="single" w:sz="6" w:space="0" w:color="000000"/>
                  </w:tcBorders>
                  <w:vAlign w:val="center"/>
                </w:tcPr>
                <w:p w14:paraId="0C51D0E6"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No Disponible</w:t>
                  </w:r>
                </w:p>
              </w:tc>
              <w:tc>
                <w:tcPr>
                  <w:tcW w:w="1484" w:type="dxa"/>
                  <w:tcBorders>
                    <w:top w:val="single" w:sz="6" w:space="0" w:color="000000"/>
                    <w:left w:val="single" w:sz="6" w:space="0" w:color="000000"/>
                    <w:bottom w:val="single" w:sz="6" w:space="0" w:color="000000"/>
                    <w:right w:val="single" w:sz="6" w:space="0" w:color="000000"/>
                  </w:tcBorders>
                  <w:vAlign w:val="center"/>
                </w:tcPr>
                <w:p w14:paraId="39C7C4B2"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177A57" w:rsidRPr="006145DB" w14:paraId="26CC3311" w14:textId="77777777" w:rsidTr="003642D9">
              <w:trPr>
                <w:trHeight w:val="300"/>
              </w:trPr>
              <w:tc>
                <w:tcPr>
                  <w:tcW w:w="3340" w:type="dxa"/>
                  <w:tcBorders>
                    <w:top w:val="single" w:sz="6" w:space="0" w:color="000000"/>
                    <w:left w:val="single" w:sz="6" w:space="0" w:color="000000"/>
                    <w:bottom w:val="single" w:sz="6" w:space="0" w:color="000000"/>
                    <w:right w:val="single" w:sz="6" w:space="0" w:color="000000"/>
                  </w:tcBorders>
                </w:tcPr>
                <w:p w14:paraId="6D2EAA0C"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Persona con discapacidad con apoyos intermitentes o limitados y que reconozca y realice de manera autónoma las actividades de la vida diaria.</w:t>
                  </w:r>
                </w:p>
              </w:tc>
              <w:tc>
                <w:tcPr>
                  <w:tcW w:w="1701" w:type="dxa"/>
                  <w:tcBorders>
                    <w:top w:val="single" w:sz="6" w:space="0" w:color="000000"/>
                    <w:left w:val="single" w:sz="6" w:space="0" w:color="000000"/>
                    <w:bottom w:val="single" w:sz="6" w:space="0" w:color="000000"/>
                    <w:right w:val="single" w:sz="6" w:space="0" w:color="000000"/>
                  </w:tcBorders>
                  <w:vAlign w:val="center"/>
                </w:tcPr>
                <w:p w14:paraId="172E09D8" w14:textId="04E29501" w:rsidR="00A12AB3" w:rsidRPr="006145DB" w:rsidRDefault="00A249BB" w:rsidP="005B435E">
                  <w:pPr>
                    <w:spacing w:after="0" w:line="240" w:lineRule="auto"/>
                    <w:jc w:val="center"/>
                    <w:rPr>
                      <w:rFonts w:eastAsia="Arial" w:cs="Arial"/>
                      <w:sz w:val="16"/>
                      <w:szCs w:val="16"/>
                    </w:rPr>
                  </w:pPr>
                  <w:r w:rsidRPr="006145DB">
                    <w:rPr>
                      <w:rFonts w:eastAsia="Arial" w:cs="Arial"/>
                      <w:sz w:val="16"/>
                      <w:szCs w:val="16"/>
                    </w:rPr>
                    <w:t>Verificación de campo</w:t>
                  </w:r>
                </w:p>
              </w:tc>
              <w:tc>
                <w:tcPr>
                  <w:tcW w:w="993" w:type="dxa"/>
                  <w:tcBorders>
                    <w:top w:val="single" w:sz="6" w:space="0" w:color="000000"/>
                    <w:left w:val="single" w:sz="6" w:space="0" w:color="000000"/>
                    <w:bottom w:val="single" w:sz="6" w:space="0" w:color="000000"/>
                    <w:right w:val="single" w:sz="6" w:space="0" w:color="000000"/>
                  </w:tcBorders>
                  <w:vAlign w:val="center"/>
                </w:tcPr>
                <w:p w14:paraId="5C3C7058" w14:textId="022EFD84"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484" w:type="dxa"/>
                  <w:tcBorders>
                    <w:top w:val="single" w:sz="6" w:space="0" w:color="000000"/>
                    <w:left w:val="single" w:sz="6" w:space="0" w:color="000000"/>
                    <w:bottom w:val="single" w:sz="6" w:space="0" w:color="000000"/>
                    <w:right w:val="single" w:sz="6" w:space="0" w:color="000000"/>
                  </w:tcBorders>
                  <w:vAlign w:val="center"/>
                </w:tcPr>
                <w:p w14:paraId="6D31B3D0" w14:textId="6E578A19"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D157D4" w:rsidRPr="006145DB" w14:paraId="7D41C26A" w14:textId="77777777" w:rsidTr="003642D9">
              <w:trPr>
                <w:trHeight w:val="65"/>
              </w:trPr>
              <w:tc>
                <w:tcPr>
                  <w:tcW w:w="3340" w:type="dxa"/>
                  <w:tcBorders>
                    <w:top w:val="single" w:sz="6" w:space="0" w:color="000000"/>
                  </w:tcBorders>
                </w:tcPr>
                <w:p w14:paraId="3309307B" w14:textId="77777777" w:rsidR="00D157D4" w:rsidRPr="006145DB" w:rsidRDefault="00D157D4" w:rsidP="005B435E">
                  <w:pPr>
                    <w:spacing w:after="0" w:line="240" w:lineRule="auto"/>
                    <w:jc w:val="both"/>
                    <w:rPr>
                      <w:rFonts w:eastAsia="Arial" w:cs="Arial"/>
                      <w:sz w:val="16"/>
                      <w:szCs w:val="16"/>
                    </w:rPr>
                  </w:pPr>
                </w:p>
              </w:tc>
              <w:tc>
                <w:tcPr>
                  <w:tcW w:w="1701" w:type="dxa"/>
                  <w:tcBorders>
                    <w:top w:val="single" w:sz="6" w:space="0" w:color="000000"/>
                  </w:tcBorders>
                  <w:vAlign w:val="center"/>
                </w:tcPr>
                <w:p w14:paraId="0295A2CC" w14:textId="77777777" w:rsidR="00D157D4" w:rsidRPr="006145DB" w:rsidRDefault="00D157D4" w:rsidP="005B435E">
                  <w:pPr>
                    <w:spacing w:after="0" w:line="240" w:lineRule="auto"/>
                    <w:jc w:val="center"/>
                    <w:rPr>
                      <w:rFonts w:eastAsia="Arial" w:cs="Arial"/>
                      <w:sz w:val="16"/>
                      <w:szCs w:val="16"/>
                    </w:rPr>
                  </w:pPr>
                </w:p>
              </w:tc>
              <w:tc>
                <w:tcPr>
                  <w:tcW w:w="993" w:type="dxa"/>
                  <w:tcBorders>
                    <w:top w:val="single" w:sz="6" w:space="0" w:color="000000"/>
                  </w:tcBorders>
                  <w:vAlign w:val="center"/>
                </w:tcPr>
                <w:p w14:paraId="419323DB" w14:textId="77777777" w:rsidR="00D157D4" w:rsidRPr="006145DB" w:rsidRDefault="00D157D4" w:rsidP="005B435E">
                  <w:pPr>
                    <w:spacing w:after="0" w:line="240" w:lineRule="auto"/>
                    <w:jc w:val="center"/>
                    <w:rPr>
                      <w:rFonts w:eastAsia="Arial" w:cs="Arial"/>
                      <w:sz w:val="16"/>
                      <w:szCs w:val="16"/>
                    </w:rPr>
                  </w:pPr>
                </w:p>
              </w:tc>
              <w:tc>
                <w:tcPr>
                  <w:tcW w:w="1484" w:type="dxa"/>
                  <w:tcBorders>
                    <w:top w:val="single" w:sz="6" w:space="0" w:color="000000"/>
                  </w:tcBorders>
                  <w:vAlign w:val="center"/>
                </w:tcPr>
                <w:p w14:paraId="44D367CB" w14:textId="77777777" w:rsidR="00D157D4" w:rsidRPr="006145DB" w:rsidRDefault="00D157D4" w:rsidP="005B435E">
                  <w:pPr>
                    <w:pBdr>
                      <w:top w:val="nil"/>
                      <w:left w:val="nil"/>
                      <w:bottom w:val="nil"/>
                      <w:right w:val="nil"/>
                      <w:between w:val="nil"/>
                    </w:pBdr>
                    <w:spacing w:after="0" w:line="240" w:lineRule="auto"/>
                    <w:jc w:val="center"/>
                    <w:rPr>
                      <w:rFonts w:eastAsia="Arial" w:cs="Arial"/>
                      <w:sz w:val="16"/>
                      <w:szCs w:val="16"/>
                    </w:rPr>
                  </w:pPr>
                </w:p>
              </w:tc>
            </w:tr>
          </w:tbl>
          <w:p w14:paraId="7AFBA432" w14:textId="77777777" w:rsidR="00A12AB3" w:rsidRPr="006145DB" w:rsidRDefault="00A12AB3" w:rsidP="005B435E">
            <w:pPr>
              <w:tabs>
                <w:tab w:val="left" w:pos="709"/>
              </w:tabs>
              <w:spacing w:after="0" w:line="240" w:lineRule="auto"/>
              <w:rPr>
                <w:rFonts w:eastAsia="Arial" w:cs="Arial"/>
                <w:sz w:val="18"/>
                <w:szCs w:val="18"/>
              </w:rPr>
            </w:pPr>
          </w:p>
        </w:tc>
      </w:tr>
      <w:tr w:rsidR="00177A57" w:rsidRPr="006145DB" w14:paraId="5B9EF834" w14:textId="77777777" w:rsidTr="00B575B5">
        <w:trPr>
          <w:trHeight w:val="4569"/>
          <w:jc w:val="center"/>
        </w:trPr>
        <w:tc>
          <w:tcPr>
            <w:tcW w:w="1911" w:type="dxa"/>
            <w:vAlign w:val="center"/>
          </w:tcPr>
          <w:p w14:paraId="2DC66166" w14:textId="77777777" w:rsidR="00A12AB3" w:rsidRPr="006145DB" w:rsidRDefault="00A12AB3"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t>Criterios de Ingreso y Fuentes de Información</w:t>
            </w:r>
          </w:p>
        </w:tc>
        <w:tc>
          <w:tcPr>
            <w:tcW w:w="7484" w:type="dxa"/>
          </w:tcPr>
          <w:p w14:paraId="2E933FC0" w14:textId="77777777"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p>
          <w:tbl>
            <w:tblPr>
              <w:tblW w:w="7621"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868"/>
              <w:gridCol w:w="1276"/>
              <w:gridCol w:w="1134"/>
              <w:gridCol w:w="1343"/>
            </w:tblGrid>
            <w:tr w:rsidR="00177A57" w:rsidRPr="006145DB" w14:paraId="3582A904" w14:textId="77777777" w:rsidTr="00B575B5">
              <w:trPr>
                <w:trHeight w:val="300"/>
              </w:trPr>
              <w:tc>
                <w:tcPr>
                  <w:tcW w:w="2538" w:type="pct"/>
                  <w:tcBorders>
                    <w:top w:val="single" w:sz="6" w:space="0" w:color="000000"/>
                    <w:left w:val="single" w:sz="6" w:space="0" w:color="000000"/>
                    <w:bottom w:val="single" w:sz="4" w:space="0" w:color="auto"/>
                    <w:right w:val="single" w:sz="6" w:space="0" w:color="000000"/>
                  </w:tcBorders>
                  <w:vAlign w:val="center"/>
                </w:tcPr>
                <w:p w14:paraId="62017D58" w14:textId="2096D48A"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Criterios de Ingreso</w:t>
                  </w:r>
                </w:p>
              </w:tc>
              <w:tc>
                <w:tcPr>
                  <w:tcW w:w="837" w:type="pct"/>
                  <w:tcBorders>
                    <w:top w:val="single" w:sz="6" w:space="0" w:color="000000"/>
                    <w:left w:val="single" w:sz="6" w:space="0" w:color="000000"/>
                    <w:bottom w:val="single" w:sz="4" w:space="0" w:color="auto"/>
                    <w:right w:val="single" w:sz="6" w:space="0" w:color="000000"/>
                  </w:tcBorders>
                  <w:vAlign w:val="center"/>
                </w:tcPr>
                <w:p w14:paraId="6E327594" w14:textId="5564648F"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Fuente de Información</w:t>
                  </w:r>
                </w:p>
              </w:tc>
              <w:tc>
                <w:tcPr>
                  <w:tcW w:w="744" w:type="pct"/>
                  <w:tcBorders>
                    <w:top w:val="single" w:sz="6" w:space="0" w:color="000000"/>
                    <w:left w:val="single" w:sz="6" w:space="0" w:color="000000"/>
                    <w:bottom w:val="single" w:sz="4" w:space="0" w:color="auto"/>
                    <w:right w:val="single" w:sz="6" w:space="0" w:color="000000"/>
                  </w:tcBorders>
                  <w:vAlign w:val="center"/>
                </w:tcPr>
                <w:p w14:paraId="20D59C17" w14:textId="0772A528" w:rsidR="00A12AB3" w:rsidRPr="006145DB" w:rsidRDefault="00A12AB3" w:rsidP="005B435E">
                  <w:pPr>
                    <w:spacing w:after="0" w:line="240" w:lineRule="auto"/>
                    <w:ind w:left="-115"/>
                    <w:jc w:val="center"/>
                    <w:rPr>
                      <w:rFonts w:eastAsia="Arial" w:cs="Arial"/>
                      <w:sz w:val="16"/>
                      <w:szCs w:val="16"/>
                    </w:rPr>
                  </w:pPr>
                  <w:r w:rsidRPr="006145DB">
                    <w:rPr>
                      <w:rFonts w:eastAsia="Arial" w:cs="Arial"/>
                      <w:sz w:val="16"/>
                      <w:szCs w:val="16"/>
                    </w:rPr>
                    <w:t>Periodicidad</w:t>
                  </w:r>
                </w:p>
              </w:tc>
              <w:tc>
                <w:tcPr>
                  <w:tcW w:w="881" w:type="pct"/>
                  <w:tcBorders>
                    <w:top w:val="single" w:sz="6" w:space="0" w:color="000000"/>
                    <w:left w:val="single" w:sz="6" w:space="0" w:color="000000"/>
                    <w:bottom w:val="single" w:sz="4" w:space="0" w:color="auto"/>
                    <w:right w:val="single" w:sz="6" w:space="0" w:color="000000"/>
                  </w:tcBorders>
                  <w:vAlign w:val="center"/>
                </w:tcPr>
                <w:p w14:paraId="3DD1D26E" w14:textId="5436B5E3"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Administrador</w:t>
                  </w:r>
                </w:p>
              </w:tc>
            </w:tr>
            <w:tr w:rsidR="00177A57" w:rsidRPr="006145DB" w14:paraId="0E0C6D70" w14:textId="77777777" w:rsidTr="00B575B5">
              <w:trPr>
                <w:trHeight w:val="1189"/>
              </w:trPr>
              <w:tc>
                <w:tcPr>
                  <w:tcW w:w="2538"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09ADD3C"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Niñas, niños y adolescentes a partir de los seis (6) años hasta diecisiete (17) años, once (11) meses y veintinueve (29) días, en situación o riesgo de trabajo infantil ampliado, o que permanezcan solas o solos en su lugar de vivienda, sin cuidado de adultos responsables, y que presenten inobservancias en sus derechos, que residan o permanezcan en Bogotá.</w:t>
                  </w:r>
                </w:p>
              </w:tc>
              <w:tc>
                <w:tcPr>
                  <w:tcW w:w="837"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0263E63" w14:textId="33352E76" w:rsidR="00A12AB3" w:rsidRPr="006145DB" w:rsidRDefault="00A249BB" w:rsidP="005B435E">
                  <w:pPr>
                    <w:widowControl w:val="0"/>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744"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6340B8B" w14:textId="77777777" w:rsidR="00A12AB3" w:rsidRPr="006145DB" w:rsidRDefault="00A12AB3" w:rsidP="005B435E">
                  <w:pPr>
                    <w:widowControl w:val="0"/>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881"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81CA5AB" w14:textId="46FB214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196C1F5E" w14:textId="77777777" w:rsidTr="00B575B5">
              <w:trPr>
                <w:trHeight w:val="2022"/>
              </w:trPr>
              <w:tc>
                <w:tcPr>
                  <w:tcW w:w="2538"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DCF0CC6" w14:textId="77777777"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Niñas y niños a partir de los tres (3) años, que requieran atención día, en respuesta a: situación de emergencia social, humanitaria o cierre parcial del servicio al que esté vinculado y que se encuentre en situación o riesgo de trabajo infantil ampliado. b) Que permanezcan solas o solos en su lugar de vivienda, sin cuidado de adultos responsables) Que sean remitidos por recorridos territoriales en pagadiarios. d) Presenten inobservancia en su derecho a la educación, que residan o permanezcan en Bogotá.</w:t>
                  </w:r>
                </w:p>
              </w:tc>
              <w:tc>
                <w:tcPr>
                  <w:tcW w:w="837"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B29CC6A" w14:textId="454C2CC4" w:rsidR="00A12AB3" w:rsidRPr="006145DB" w:rsidRDefault="00A249BB" w:rsidP="005B435E">
                  <w:pPr>
                    <w:widowControl w:val="0"/>
                    <w:spacing w:after="0" w:line="240" w:lineRule="auto"/>
                    <w:jc w:val="center"/>
                    <w:rPr>
                      <w:rFonts w:eastAsia="Arial" w:cs="Arial"/>
                      <w:sz w:val="16"/>
                      <w:szCs w:val="16"/>
                    </w:rPr>
                  </w:pPr>
                  <w:r w:rsidRPr="006145DB">
                    <w:rPr>
                      <w:rFonts w:eastAsia="Arial" w:cs="Arial"/>
                      <w:sz w:val="16"/>
                      <w:szCs w:val="16"/>
                    </w:rPr>
                    <w:t>Verificación en campo</w:t>
                  </w:r>
                </w:p>
              </w:tc>
              <w:tc>
                <w:tcPr>
                  <w:tcW w:w="744"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D93D918" w14:textId="77777777" w:rsidR="00A12AB3" w:rsidRPr="006145DB" w:rsidRDefault="00A12AB3" w:rsidP="005B435E">
                  <w:pPr>
                    <w:widowControl w:val="0"/>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881"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BCA42A8" w14:textId="37832012"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w:t>
                  </w:r>
                </w:p>
              </w:tc>
            </w:tr>
          </w:tbl>
          <w:p w14:paraId="63FC2832" w14:textId="77777777" w:rsidR="00A12AB3" w:rsidRPr="006145DB" w:rsidRDefault="00A12AB3" w:rsidP="005B435E">
            <w:pPr>
              <w:pBdr>
                <w:top w:val="nil"/>
                <w:left w:val="nil"/>
                <w:bottom w:val="nil"/>
                <w:right w:val="nil"/>
                <w:between w:val="nil"/>
              </w:pBdr>
              <w:spacing w:after="0" w:line="240" w:lineRule="auto"/>
              <w:jc w:val="both"/>
              <w:rPr>
                <w:rFonts w:eastAsia="Arial" w:cs="Arial"/>
                <w:sz w:val="18"/>
                <w:szCs w:val="18"/>
              </w:rPr>
            </w:pPr>
          </w:p>
        </w:tc>
      </w:tr>
      <w:tr w:rsidR="00177A57" w:rsidRPr="006145DB" w14:paraId="19A41A67" w14:textId="77777777" w:rsidTr="009A1DA3">
        <w:trPr>
          <w:trHeight w:val="458"/>
          <w:jc w:val="center"/>
        </w:trPr>
        <w:tc>
          <w:tcPr>
            <w:tcW w:w="1911" w:type="dxa"/>
            <w:vAlign w:val="center"/>
          </w:tcPr>
          <w:p w14:paraId="7CA4CE42"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t>Criterios de Egreso y Fuentes de Información</w:t>
            </w:r>
          </w:p>
        </w:tc>
        <w:tc>
          <w:tcPr>
            <w:tcW w:w="7484" w:type="dxa"/>
          </w:tcPr>
          <w:p w14:paraId="5989C558" w14:textId="77777777" w:rsidR="00A12AB3" w:rsidRPr="006145DB" w:rsidRDefault="00A12AB3" w:rsidP="005B435E">
            <w:pPr>
              <w:widowControl w:val="0"/>
              <w:pBdr>
                <w:top w:val="nil"/>
                <w:left w:val="nil"/>
                <w:bottom w:val="nil"/>
                <w:right w:val="nil"/>
                <w:between w:val="nil"/>
              </w:pBdr>
              <w:spacing w:after="0" w:line="240" w:lineRule="auto"/>
              <w:rPr>
                <w:rFonts w:eastAsia="Arial" w:cs="Arial"/>
                <w:sz w:val="16"/>
                <w:szCs w:val="16"/>
              </w:rPr>
            </w:pPr>
          </w:p>
          <w:tbl>
            <w:tblPr>
              <w:tblW w:w="7698" w:type="dxa"/>
              <w:tblLook w:val="0400" w:firstRow="0" w:lastRow="0" w:firstColumn="0" w:lastColumn="0" w:noHBand="0" w:noVBand="1"/>
            </w:tblPr>
            <w:tblGrid>
              <w:gridCol w:w="3647"/>
              <w:gridCol w:w="1134"/>
              <w:gridCol w:w="1134"/>
              <w:gridCol w:w="1783"/>
            </w:tblGrid>
            <w:tr w:rsidR="00177A57" w:rsidRPr="006145DB" w14:paraId="43600AA6" w14:textId="77777777" w:rsidTr="00986289">
              <w:trPr>
                <w:trHeight w:val="300"/>
              </w:trPr>
              <w:tc>
                <w:tcPr>
                  <w:tcW w:w="3647" w:type="dxa"/>
                  <w:tcBorders>
                    <w:top w:val="single" w:sz="6" w:space="0" w:color="000000"/>
                    <w:left w:val="single" w:sz="6" w:space="0" w:color="000000"/>
                    <w:bottom w:val="single" w:sz="6" w:space="0" w:color="000000"/>
                    <w:right w:val="single" w:sz="6" w:space="0" w:color="000000"/>
                  </w:tcBorders>
                  <w:vAlign w:val="center"/>
                </w:tcPr>
                <w:p w14:paraId="1564951E"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Criterios de Egreso</w:t>
                  </w:r>
                </w:p>
              </w:tc>
              <w:tc>
                <w:tcPr>
                  <w:tcW w:w="1134" w:type="dxa"/>
                  <w:tcBorders>
                    <w:top w:val="single" w:sz="6" w:space="0" w:color="000000"/>
                    <w:left w:val="single" w:sz="6" w:space="0" w:color="000000"/>
                    <w:bottom w:val="single" w:sz="6" w:space="0" w:color="000000"/>
                    <w:right w:val="single" w:sz="6" w:space="0" w:color="000000"/>
                  </w:tcBorders>
                  <w:vAlign w:val="center"/>
                </w:tcPr>
                <w:p w14:paraId="4EB952B3"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w:t>
                  </w:r>
                </w:p>
              </w:tc>
              <w:tc>
                <w:tcPr>
                  <w:tcW w:w="1134" w:type="dxa"/>
                  <w:tcBorders>
                    <w:top w:val="single" w:sz="6" w:space="0" w:color="000000"/>
                    <w:left w:val="single" w:sz="6" w:space="0" w:color="000000"/>
                    <w:bottom w:val="single" w:sz="6" w:space="0" w:color="000000"/>
                    <w:right w:val="single" w:sz="6" w:space="0" w:color="000000"/>
                  </w:tcBorders>
                  <w:vAlign w:val="center"/>
                </w:tcPr>
                <w:p w14:paraId="36A67CB6"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Periodicidad</w:t>
                  </w:r>
                </w:p>
              </w:tc>
              <w:tc>
                <w:tcPr>
                  <w:tcW w:w="1783" w:type="dxa"/>
                  <w:tcBorders>
                    <w:top w:val="single" w:sz="6" w:space="0" w:color="000000"/>
                    <w:left w:val="single" w:sz="6" w:space="0" w:color="000000"/>
                    <w:bottom w:val="single" w:sz="6" w:space="0" w:color="000000"/>
                    <w:right w:val="single" w:sz="6" w:space="0" w:color="000000"/>
                  </w:tcBorders>
                  <w:vAlign w:val="center"/>
                </w:tcPr>
                <w:p w14:paraId="2C0B2A3C"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w:t>
                  </w:r>
                </w:p>
              </w:tc>
            </w:tr>
            <w:tr w:rsidR="00177A57" w:rsidRPr="006145DB" w14:paraId="6285BA37" w14:textId="77777777" w:rsidTr="00986289">
              <w:trPr>
                <w:trHeight w:val="300"/>
              </w:trPr>
              <w:tc>
                <w:tcPr>
                  <w:tcW w:w="3647" w:type="dxa"/>
                  <w:tcBorders>
                    <w:top w:val="single" w:sz="6" w:space="0" w:color="000000"/>
                    <w:left w:val="single" w:sz="6" w:space="0" w:color="000000"/>
                    <w:bottom w:val="single" w:sz="6" w:space="0" w:color="000000"/>
                    <w:right w:val="single" w:sz="6" w:space="0" w:color="000000"/>
                  </w:tcBorders>
                  <w:vAlign w:val="center"/>
                </w:tcPr>
                <w:p w14:paraId="56856DC0" w14:textId="77777777"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Retiro voluntario manifestado libre y expresamente por escrito por sus padres o acudientes.</w:t>
                  </w:r>
                </w:p>
              </w:tc>
              <w:tc>
                <w:tcPr>
                  <w:tcW w:w="1134" w:type="dxa"/>
                  <w:tcBorders>
                    <w:top w:val="single" w:sz="6" w:space="0" w:color="000000"/>
                    <w:left w:val="single" w:sz="6" w:space="0" w:color="000000"/>
                    <w:bottom w:val="single" w:sz="6" w:space="0" w:color="000000"/>
                    <w:right w:val="single" w:sz="6" w:space="0" w:color="000000"/>
                  </w:tcBorders>
                  <w:vAlign w:val="center"/>
                </w:tcPr>
                <w:p w14:paraId="57D04AB8"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6CCF6B3A"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783" w:type="dxa"/>
                  <w:tcBorders>
                    <w:top w:val="single" w:sz="6" w:space="0" w:color="000000"/>
                    <w:left w:val="single" w:sz="6" w:space="0" w:color="000000"/>
                    <w:bottom w:val="single" w:sz="6" w:space="0" w:color="000000"/>
                    <w:right w:val="single" w:sz="6" w:space="0" w:color="000000"/>
                  </w:tcBorders>
                  <w:vAlign w:val="center"/>
                </w:tcPr>
                <w:p w14:paraId="100D1FB2" w14:textId="529C3E89"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177A57" w:rsidRPr="006145DB" w14:paraId="5862EC84" w14:textId="77777777" w:rsidTr="00986289">
              <w:trPr>
                <w:trHeight w:val="300"/>
              </w:trPr>
              <w:tc>
                <w:tcPr>
                  <w:tcW w:w="3647" w:type="dxa"/>
                  <w:tcBorders>
                    <w:top w:val="single" w:sz="6" w:space="0" w:color="000000"/>
                    <w:left w:val="single" w:sz="6" w:space="0" w:color="000000"/>
                    <w:bottom w:val="single" w:sz="6" w:space="0" w:color="000000"/>
                    <w:right w:val="single" w:sz="6" w:space="0" w:color="000000"/>
                  </w:tcBorders>
                  <w:vAlign w:val="center"/>
                </w:tcPr>
                <w:p w14:paraId="3F45C5EB" w14:textId="77777777"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Fallecimiento.</w:t>
                  </w:r>
                </w:p>
              </w:tc>
              <w:tc>
                <w:tcPr>
                  <w:tcW w:w="1134" w:type="dxa"/>
                  <w:tcBorders>
                    <w:top w:val="single" w:sz="6" w:space="0" w:color="000000"/>
                    <w:left w:val="single" w:sz="6" w:space="0" w:color="000000"/>
                    <w:bottom w:val="single" w:sz="6" w:space="0" w:color="000000"/>
                    <w:right w:val="single" w:sz="6" w:space="0" w:color="000000"/>
                  </w:tcBorders>
                  <w:vAlign w:val="center"/>
                </w:tcPr>
                <w:p w14:paraId="72C69E76"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Fallecidos (Inhumados)</w:t>
                  </w:r>
                </w:p>
              </w:tc>
              <w:tc>
                <w:tcPr>
                  <w:tcW w:w="1134" w:type="dxa"/>
                  <w:tcBorders>
                    <w:top w:val="single" w:sz="6" w:space="0" w:color="000000"/>
                    <w:left w:val="single" w:sz="6" w:space="0" w:color="000000"/>
                    <w:bottom w:val="single" w:sz="6" w:space="0" w:color="000000"/>
                    <w:right w:val="single" w:sz="6" w:space="0" w:color="000000"/>
                  </w:tcBorders>
                  <w:vAlign w:val="center"/>
                </w:tcPr>
                <w:p w14:paraId="48BA09C1"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Mensual (Mes Vencido)</w:t>
                  </w:r>
                </w:p>
              </w:tc>
              <w:tc>
                <w:tcPr>
                  <w:tcW w:w="1783" w:type="dxa"/>
                  <w:tcBorders>
                    <w:top w:val="single" w:sz="6" w:space="0" w:color="000000"/>
                    <w:left w:val="single" w:sz="6" w:space="0" w:color="000000"/>
                    <w:bottom w:val="single" w:sz="6" w:space="0" w:color="000000"/>
                    <w:right w:val="single" w:sz="6" w:space="0" w:color="000000"/>
                  </w:tcBorders>
                  <w:vAlign w:val="center"/>
                </w:tcPr>
                <w:p w14:paraId="241518BE"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Secretaría Distrital de Salud.</w:t>
                  </w:r>
                </w:p>
              </w:tc>
            </w:tr>
            <w:tr w:rsidR="00177A57" w:rsidRPr="006145DB" w14:paraId="4F4FA946" w14:textId="77777777" w:rsidTr="00986289">
              <w:trPr>
                <w:trHeight w:val="300"/>
              </w:trPr>
              <w:tc>
                <w:tcPr>
                  <w:tcW w:w="3647" w:type="dxa"/>
                  <w:tcBorders>
                    <w:top w:val="single" w:sz="6" w:space="0" w:color="000000"/>
                    <w:left w:val="single" w:sz="6" w:space="0" w:color="000000"/>
                    <w:bottom w:val="single" w:sz="6" w:space="0" w:color="000000"/>
                    <w:right w:val="single" w:sz="6" w:space="0" w:color="000000"/>
                  </w:tcBorders>
                  <w:vAlign w:val="center"/>
                </w:tcPr>
                <w:p w14:paraId="66186655" w14:textId="77777777"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highlight w:val="white"/>
                    </w:rPr>
                    <w:t>Superar la edad establecida para</w:t>
                  </w:r>
                  <w:r w:rsidRPr="006145DB">
                    <w:rPr>
                      <w:rFonts w:eastAsia="Arial" w:cs="Arial"/>
                      <w:sz w:val="16"/>
                      <w:szCs w:val="16"/>
                    </w:rPr>
                    <w:t xml:space="preserve"> </w:t>
                  </w:r>
                  <w:r w:rsidRPr="006145DB">
                    <w:rPr>
                      <w:rFonts w:eastAsia="Arial" w:cs="Arial"/>
                      <w:sz w:val="16"/>
                      <w:szCs w:val="16"/>
                      <w:highlight w:val="white"/>
                    </w:rPr>
                    <w:t>el servicio social.</w:t>
                  </w:r>
                </w:p>
              </w:tc>
              <w:tc>
                <w:tcPr>
                  <w:tcW w:w="1134" w:type="dxa"/>
                  <w:tcBorders>
                    <w:top w:val="single" w:sz="6" w:space="0" w:color="000000"/>
                    <w:left w:val="single" w:sz="6" w:space="0" w:color="000000"/>
                    <w:bottom w:val="single" w:sz="6" w:space="0" w:color="000000"/>
                    <w:right w:val="single" w:sz="6" w:space="0" w:color="000000"/>
                  </w:tcBorders>
                  <w:vAlign w:val="center"/>
                </w:tcPr>
                <w:p w14:paraId="511AB7AD"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090537CD"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783" w:type="dxa"/>
                  <w:tcBorders>
                    <w:top w:val="single" w:sz="6" w:space="0" w:color="000000"/>
                    <w:left w:val="single" w:sz="6" w:space="0" w:color="000000"/>
                    <w:bottom w:val="single" w:sz="6" w:space="0" w:color="000000"/>
                    <w:right w:val="single" w:sz="6" w:space="0" w:color="000000"/>
                  </w:tcBorders>
                  <w:vAlign w:val="center"/>
                </w:tcPr>
                <w:p w14:paraId="6275767E" w14:textId="36B3CF02"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472373FC" w14:textId="77777777" w:rsidTr="00986289">
              <w:trPr>
                <w:trHeight w:val="554"/>
              </w:trPr>
              <w:tc>
                <w:tcPr>
                  <w:tcW w:w="3647" w:type="dxa"/>
                  <w:tcBorders>
                    <w:top w:val="single" w:sz="6" w:space="0" w:color="000000"/>
                    <w:left w:val="single" w:sz="6" w:space="0" w:color="000000"/>
                    <w:bottom w:val="single" w:sz="6" w:space="0" w:color="000000"/>
                    <w:right w:val="single" w:sz="6" w:space="0" w:color="000000"/>
                  </w:tcBorders>
                  <w:vAlign w:val="center"/>
                </w:tcPr>
                <w:p w14:paraId="145C854C" w14:textId="3B29D714" w:rsidR="00A12AB3" w:rsidRPr="006145DB" w:rsidRDefault="00A12AB3" w:rsidP="005B435E">
                  <w:pPr>
                    <w:pBdr>
                      <w:top w:val="nil"/>
                      <w:left w:val="nil"/>
                      <w:bottom w:val="nil"/>
                      <w:right w:val="nil"/>
                      <w:between w:val="nil"/>
                    </w:pBdr>
                    <w:spacing w:after="0" w:line="240" w:lineRule="auto"/>
                    <w:jc w:val="both"/>
                    <w:rPr>
                      <w:rFonts w:eastAsia="Arial" w:cs="Arial"/>
                      <w:sz w:val="16"/>
                      <w:szCs w:val="16"/>
                      <w:highlight w:val="white"/>
                    </w:rPr>
                  </w:pPr>
                  <w:r w:rsidRPr="006145DB">
                    <w:rPr>
                      <w:rFonts w:eastAsia="Arial" w:cs="Arial"/>
                      <w:sz w:val="16"/>
                      <w:szCs w:val="16"/>
                      <w:highlight w:val="white"/>
                    </w:rPr>
                    <w:t>Finalización del tiempo de atención establecido en el servicio social por superación de condiciones.</w:t>
                  </w:r>
                </w:p>
              </w:tc>
              <w:tc>
                <w:tcPr>
                  <w:tcW w:w="1134" w:type="dxa"/>
                  <w:tcBorders>
                    <w:top w:val="single" w:sz="6" w:space="0" w:color="000000"/>
                    <w:left w:val="single" w:sz="6" w:space="0" w:color="000000"/>
                    <w:bottom w:val="single" w:sz="6" w:space="0" w:color="000000"/>
                    <w:right w:val="single" w:sz="6" w:space="0" w:color="000000"/>
                  </w:tcBorders>
                  <w:vAlign w:val="center"/>
                </w:tcPr>
                <w:p w14:paraId="0A8EB6FF"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200F16CD"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783" w:type="dxa"/>
                  <w:tcBorders>
                    <w:top w:val="single" w:sz="6" w:space="0" w:color="000000"/>
                    <w:left w:val="single" w:sz="6" w:space="0" w:color="000000"/>
                    <w:bottom w:val="single" w:sz="6" w:space="0" w:color="000000"/>
                    <w:right w:val="single" w:sz="6" w:space="0" w:color="000000"/>
                  </w:tcBorders>
                  <w:vAlign w:val="center"/>
                </w:tcPr>
                <w:p w14:paraId="272B6737" w14:textId="357F2BAE"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A249BB" w:rsidRPr="006145DB">
                    <w:rPr>
                      <w:rFonts w:eastAsia="Arial" w:cs="Arial"/>
                      <w:sz w:val="16"/>
                      <w:szCs w:val="16"/>
                    </w:rPr>
                    <w:t>ncia-equipo del servicio social</w:t>
                  </w:r>
                </w:p>
              </w:tc>
            </w:tr>
            <w:tr w:rsidR="00177A57" w:rsidRPr="006145DB" w14:paraId="2218F7DC" w14:textId="77777777" w:rsidTr="00986289">
              <w:trPr>
                <w:trHeight w:val="103"/>
              </w:trPr>
              <w:tc>
                <w:tcPr>
                  <w:tcW w:w="3647" w:type="dxa"/>
                  <w:tcBorders>
                    <w:top w:val="single" w:sz="6" w:space="0" w:color="000000"/>
                    <w:left w:val="single" w:sz="6" w:space="0" w:color="000000"/>
                    <w:bottom w:val="single" w:sz="6" w:space="0" w:color="000000"/>
                    <w:right w:val="single" w:sz="6" w:space="0" w:color="000000"/>
                  </w:tcBorders>
                  <w:vAlign w:val="center"/>
                </w:tcPr>
                <w:p w14:paraId="52836768" w14:textId="24758106"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Inasistencia injustificada de 10 días de manera continua o discontinua en un periodo de 15 días.</w:t>
                  </w:r>
                </w:p>
              </w:tc>
              <w:tc>
                <w:tcPr>
                  <w:tcW w:w="1134" w:type="dxa"/>
                  <w:tcBorders>
                    <w:top w:val="single" w:sz="6" w:space="0" w:color="000000"/>
                    <w:left w:val="single" w:sz="6" w:space="0" w:color="000000"/>
                    <w:bottom w:val="single" w:sz="6" w:space="0" w:color="000000"/>
                    <w:right w:val="single" w:sz="6" w:space="0" w:color="000000"/>
                  </w:tcBorders>
                  <w:vAlign w:val="center"/>
                </w:tcPr>
                <w:p w14:paraId="50CE0715"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0AF289F2"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783" w:type="dxa"/>
                  <w:tcBorders>
                    <w:top w:val="single" w:sz="6" w:space="0" w:color="000000"/>
                    <w:left w:val="single" w:sz="6" w:space="0" w:color="000000"/>
                    <w:bottom w:val="single" w:sz="6" w:space="0" w:color="000000"/>
                    <w:right w:val="single" w:sz="6" w:space="0" w:color="000000"/>
                  </w:tcBorders>
                  <w:vAlign w:val="center"/>
                </w:tcPr>
                <w:p w14:paraId="15A2D02C"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177A57" w:rsidRPr="006145DB" w14:paraId="4FE7D881" w14:textId="77777777" w:rsidTr="00986289">
              <w:trPr>
                <w:trHeight w:val="300"/>
              </w:trPr>
              <w:tc>
                <w:tcPr>
                  <w:tcW w:w="3647" w:type="dxa"/>
                  <w:tcBorders>
                    <w:top w:val="single" w:sz="6" w:space="0" w:color="000000"/>
                    <w:left w:val="single" w:sz="6" w:space="0" w:color="000000"/>
                    <w:bottom w:val="single" w:sz="6" w:space="0" w:color="000000"/>
                    <w:right w:val="single" w:sz="6" w:space="0" w:color="000000"/>
                  </w:tcBorders>
                  <w:vAlign w:val="center"/>
                </w:tcPr>
                <w:p w14:paraId="385A71C1" w14:textId="7EE7CE11"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Incumplimiento del</w:t>
                  </w:r>
                  <w:r w:rsidR="00190748" w:rsidRPr="006145DB">
                    <w:rPr>
                      <w:rFonts w:eastAsia="Arial" w:cs="Arial"/>
                      <w:sz w:val="16"/>
                      <w:szCs w:val="16"/>
                    </w:rPr>
                    <w:t xml:space="preserve"> acuerdo de corresponsabilidad.</w:t>
                  </w:r>
                </w:p>
              </w:tc>
              <w:tc>
                <w:tcPr>
                  <w:tcW w:w="1134" w:type="dxa"/>
                  <w:tcBorders>
                    <w:top w:val="single" w:sz="6" w:space="0" w:color="000000"/>
                    <w:left w:val="single" w:sz="6" w:space="0" w:color="000000"/>
                    <w:bottom w:val="single" w:sz="6" w:space="0" w:color="000000"/>
                    <w:right w:val="single" w:sz="6" w:space="0" w:color="000000"/>
                  </w:tcBorders>
                  <w:vAlign w:val="center"/>
                </w:tcPr>
                <w:p w14:paraId="7F22D6C9"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highlight w:val="red"/>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7696D14E"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highlight w:val="red"/>
                    </w:rPr>
                  </w:pPr>
                  <w:r w:rsidRPr="006145DB">
                    <w:rPr>
                      <w:rFonts w:eastAsia="Arial" w:cs="Arial"/>
                      <w:sz w:val="16"/>
                      <w:szCs w:val="16"/>
                    </w:rPr>
                    <w:t>Demanda</w:t>
                  </w:r>
                </w:p>
              </w:tc>
              <w:tc>
                <w:tcPr>
                  <w:tcW w:w="1783" w:type="dxa"/>
                  <w:tcBorders>
                    <w:top w:val="single" w:sz="6" w:space="0" w:color="000000"/>
                    <w:left w:val="single" w:sz="6" w:space="0" w:color="000000"/>
                    <w:bottom w:val="single" w:sz="6" w:space="0" w:color="000000"/>
                    <w:right w:val="single" w:sz="6" w:space="0" w:color="000000"/>
                  </w:tcBorders>
                  <w:vAlign w:val="center"/>
                </w:tcPr>
                <w:p w14:paraId="02213B2D" w14:textId="14482D11"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190748" w:rsidRPr="006145DB">
                    <w:rPr>
                      <w:rFonts w:eastAsia="Arial" w:cs="Arial"/>
                      <w:sz w:val="16"/>
                      <w:szCs w:val="16"/>
                    </w:rPr>
                    <w:t>ncia-equipo del servicio social</w:t>
                  </w:r>
                </w:p>
              </w:tc>
            </w:tr>
            <w:tr w:rsidR="00177A57" w:rsidRPr="006145DB" w14:paraId="71ACFD86" w14:textId="77777777" w:rsidTr="00986289">
              <w:trPr>
                <w:trHeight w:val="300"/>
              </w:trPr>
              <w:tc>
                <w:tcPr>
                  <w:tcW w:w="3647" w:type="dxa"/>
                  <w:tcBorders>
                    <w:top w:val="single" w:sz="6" w:space="0" w:color="000000"/>
                    <w:left w:val="single" w:sz="6" w:space="0" w:color="000000"/>
                    <w:bottom w:val="single" w:sz="6" w:space="0" w:color="000000"/>
                    <w:right w:val="single" w:sz="6" w:space="0" w:color="000000"/>
                  </w:tcBorders>
                  <w:vAlign w:val="center"/>
                </w:tcPr>
                <w:p w14:paraId="4FC506AE" w14:textId="34DFB4BF" w:rsidR="00A12AB3" w:rsidRPr="006145DB" w:rsidRDefault="00A12AB3" w:rsidP="005B435E">
                  <w:pPr>
                    <w:spacing w:after="0" w:line="240" w:lineRule="auto"/>
                    <w:jc w:val="both"/>
                    <w:rPr>
                      <w:rFonts w:eastAsia="Arial" w:cs="Arial"/>
                      <w:sz w:val="16"/>
                      <w:szCs w:val="16"/>
                    </w:rPr>
                  </w:pPr>
                  <w:r w:rsidRPr="006145DB">
                    <w:rPr>
                      <w:rFonts w:eastAsia="Arial" w:cs="Arial"/>
                      <w:sz w:val="16"/>
                      <w:szCs w:val="16"/>
                    </w:rPr>
                    <w:t>Medida de protección por restablecimiento de derec</w:t>
                  </w:r>
                  <w:r w:rsidR="00190748" w:rsidRPr="006145DB">
                    <w:rPr>
                      <w:rFonts w:eastAsia="Arial" w:cs="Arial"/>
                      <w:sz w:val="16"/>
                      <w:szCs w:val="16"/>
                    </w:rPr>
                    <w:t>hos en modalidad institucional.</w:t>
                  </w:r>
                </w:p>
              </w:tc>
              <w:tc>
                <w:tcPr>
                  <w:tcW w:w="1134" w:type="dxa"/>
                  <w:tcBorders>
                    <w:top w:val="single" w:sz="6" w:space="0" w:color="000000"/>
                    <w:left w:val="single" w:sz="6" w:space="0" w:color="000000"/>
                    <w:bottom w:val="single" w:sz="6" w:space="0" w:color="000000"/>
                    <w:right w:val="single" w:sz="6" w:space="0" w:color="000000"/>
                  </w:tcBorders>
                  <w:vAlign w:val="center"/>
                </w:tcPr>
                <w:p w14:paraId="549E2983"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52AB5A6F"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Demanda</w:t>
                  </w:r>
                </w:p>
              </w:tc>
              <w:tc>
                <w:tcPr>
                  <w:tcW w:w="1783" w:type="dxa"/>
                  <w:tcBorders>
                    <w:top w:val="single" w:sz="6" w:space="0" w:color="000000"/>
                    <w:left w:val="single" w:sz="6" w:space="0" w:color="000000"/>
                    <w:bottom w:val="single" w:sz="6" w:space="0" w:color="000000"/>
                    <w:right w:val="single" w:sz="6" w:space="0" w:color="000000"/>
                  </w:tcBorders>
                  <w:vAlign w:val="center"/>
                </w:tcPr>
                <w:p w14:paraId="12B937FB"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p w14:paraId="66A561FC"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9A1DA3" w:rsidRPr="006145DB" w14:paraId="72B8BEBD" w14:textId="77777777" w:rsidTr="00986289">
              <w:trPr>
                <w:trHeight w:val="159"/>
              </w:trPr>
              <w:tc>
                <w:tcPr>
                  <w:tcW w:w="3647" w:type="dxa"/>
                  <w:tcBorders>
                    <w:top w:val="single" w:sz="6" w:space="0" w:color="000000"/>
                  </w:tcBorders>
                  <w:vAlign w:val="center"/>
                </w:tcPr>
                <w:p w14:paraId="30167F59" w14:textId="77777777" w:rsidR="009A1DA3" w:rsidRPr="006145DB" w:rsidRDefault="009A1DA3" w:rsidP="005B435E">
                  <w:pPr>
                    <w:spacing w:after="0" w:line="240" w:lineRule="auto"/>
                    <w:jc w:val="both"/>
                    <w:rPr>
                      <w:rFonts w:eastAsia="Arial" w:cs="Arial"/>
                      <w:sz w:val="12"/>
                      <w:szCs w:val="12"/>
                    </w:rPr>
                  </w:pPr>
                </w:p>
              </w:tc>
              <w:tc>
                <w:tcPr>
                  <w:tcW w:w="1134" w:type="dxa"/>
                  <w:tcBorders>
                    <w:top w:val="single" w:sz="6" w:space="0" w:color="000000"/>
                  </w:tcBorders>
                  <w:vAlign w:val="center"/>
                </w:tcPr>
                <w:p w14:paraId="6A204887" w14:textId="77777777" w:rsidR="009A1DA3" w:rsidRPr="006145DB" w:rsidRDefault="009A1DA3" w:rsidP="005B435E">
                  <w:pPr>
                    <w:spacing w:after="0" w:line="240" w:lineRule="auto"/>
                    <w:jc w:val="center"/>
                    <w:rPr>
                      <w:rFonts w:eastAsia="Arial" w:cs="Arial"/>
                      <w:sz w:val="16"/>
                      <w:szCs w:val="16"/>
                    </w:rPr>
                  </w:pPr>
                </w:p>
              </w:tc>
              <w:tc>
                <w:tcPr>
                  <w:tcW w:w="1134" w:type="dxa"/>
                  <w:tcBorders>
                    <w:top w:val="single" w:sz="6" w:space="0" w:color="000000"/>
                  </w:tcBorders>
                  <w:vAlign w:val="center"/>
                </w:tcPr>
                <w:p w14:paraId="738B6305" w14:textId="77777777" w:rsidR="009A1DA3" w:rsidRPr="006145DB" w:rsidRDefault="009A1DA3" w:rsidP="005B435E">
                  <w:pPr>
                    <w:spacing w:after="0" w:line="240" w:lineRule="auto"/>
                    <w:jc w:val="center"/>
                    <w:rPr>
                      <w:rFonts w:eastAsia="Arial" w:cs="Arial"/>
                      <w:sz w:val="16"/>
                      <w:szCs w:val="16"/>
                    </w:rPr>
                  </w:pPr>
                </w:p>
              </w:tc>
              <w:tc>
                <w:tcPr>
                  <w:tcW w:w="1783" w:type="dxa"/>
                  <w:tcBorders>
                    <w:top w:val="single" w:sz="6" w:space="0" w:color="000000"/>
                  </w:tcBorders>
                  <w:vAlign w:val="center"/>
                </w:tcPr>
                <w:p w14:paraId="456299F2" w14:textId="77777777" w:rsidR="009A1DA3" w:rsidRPr="006145DB" w:rsidRDefault="009A1DA3" w:rsidP="005B435E">
                  <w:pPr>
                    <w:pBdr>
                      <w:top w:val="nil"/>
                      <w:left w:val="nil"/>
                      <w:bottom w:val="nil"/>
                      <w:right w:val="nil"/>
                      <w:between w:val="nil"/>
                    </w:pBdr>
                    <w:spacing w:after="0" w:line="240" w:lineRule="auto"/>
                    <w:jc w:val="center"/>
                    <w:rPr>
                      <w:rFonts w:eastAsia="Arial" w:cs="Arial"/>
                      <w:sz w:val="16"/>
                      <w:szCs w:val="16"/>
                    </w:rPr>
                  </w:pPr>
                </w:p>
              </w:tc>
            </w:tr>
          </w:tbl>
          <w:p w14:paraId="1486FCFC" w14:textId="77777777" w:rsidR="00A12AB3" w:rsidRPr="006145DB" w:rsidRDefault="00A12AB3" w:rsidP="005B435E">
            <w:pPr>
              <w:tabs>
                <w:tab w:val="left" w:pos="709"/>
              </w:tabs>
              <w:spacing w:after="0" w:line="240" w:lineRule="auto"/>
              <w:jc w:val="both"/>
              <w:rPr>
                <w:rFonts w:eastAsia="Arial" w:cs="Arial"/>
                <w:sz w:val="18"/>
                <w:szCs w:val="18"/>
              </w:rPr>
            </w:pPr>
          </w:p>
        </w:tc>
      </w:tr>
      <w:tr w:rsidR="00177A57" w:rsidRPr="006145DB" w14:paraId="2FB4D7A4" w14:textId="77777777" w:rsidTr="00925CE7">
        <w:trPr>
          <w:trHeight w:val="422"/>
          <w:jc w:val="center"/>
        </w:trPr>
        <w:tc>
          <w:tcPr>
            <w:tcW w:w="1911" w:type="dxa"/>
            <w:vAlign w:val="center"/>
          </w:tcPr>
          <w:p w14:paraId="4795A680"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t>Restricciones y Fuentes de Información</w:t>
            </w:r>
          </w:p>
        </w:tc>
        <w:tc>
          <w:tcPr>
            <w:tcW w:w="7484" w:type="dxa"/>
          </w:tcPr>
          <w:p w14:paraId="53216879" w14:textId="77777777" w:rsidR="00A12AB3" w:rsidRPr="006145DB" w:rsidRDefault="00A12AB3" w:rsidP="005B435E">
            <w:pPr>
              <w:widowControl w:val="0"/>
              <w:pBdr>
                <w:top w:val="nil"/>
                <w:left w:val="nil"/>
                <w:bottom w:val="nil"/>
                <w:right w:val="nil"/>
                <w:between w:val="nil"/>
              </w:pBdr>
              <w:spacing w:after="0" w:line="240" w:lineRule="auto"/>
              <w:rPr>
                <w:rFonts w:eastAsia="Arial" w:cs="Arial"/>
                <w:sz w:val="16"/>
                <w:szCs w:val="16"/>
              </w:rPr>
            </w:pPr>
          </w:p>
          <w:tbl>
            <w:tblPr>
              <w:tblW w:w="7758" w:type="dxa"/>
              <w:tblLook w:val="0400" w:firstRow="0" w:lastRow="0" w:firstColumn="0" w:lastColumn="0" w:noHBand="0" w:noVBand="1"/>
            </w:tblPr>
            <w:tblGrid>
              <w:gridCol w:w="3662"/>
              <w:gridCol w:w="1134"/>
              <w:gridCol w:w="1134"/>
              <w:gridCol w:w="1828"/>
            </w:tblGrid>
            <w:tr w:rsidR="00177A57" w:rsidRPr="006145DB" w14:paraId="056E06E9" w14:textId="77777777" w:rsidTr="00986289">
              <w:trPr>
                <w:trHeight w:val="300"/>
              </w:trPr>
              <w:tc>
                <w:tcPr>
                  <w:tcW w:w="3662" w:type="dxa"/>
                  <w:tcBorders>
                    <w:top w:val="single" w:sz="6" w:space="0" w:color="000000"/>
                    <w:left w:val="single" w:sz="6" w:space="0" w:color="000000"/>
                    <w:bottom w:val="single" w:sz="6" w:space="0" w:color="000000"/>
                    <w:right w:val="single" w:sz="6" w:space="0" w:color="000000"/>
                  </w:tcBorders>
                  <w:vAlign w:val="center"/>
                </w:tcPr>
                <w:p w14:paraId="43B1B9FB"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Restricciones </w:t>
                  </w:r>
                </w:p>
              </w:tc>
              <w:tc>
                <w:tcPr>
                  <w:tcW w:w="1134" w:type="dxa"/>
                  <w:tcBorders>
                    <w:top w:val="single" w:sz="6" w:space="0" w:color="000000"/>
                    <w:left w:val="single" w:sz="6" w:space="0" w:color="000000"/>
                    <w:bottom w:val="single" w:sz="6" w:space="0" w:color="000000"/>
                    <w:right w:val="single" w:sz="6" w:space="0" w:color="000000"/>
                  </w:tcBorders>
                  <w:vAlign w:val="center"/>
                </w:tcPr>
                <w:p w14:paraId="1438ABBA"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 </w:t>
                  </w:r>
                </w:p>
              </w:tc>
              <w:tc>
                <w:tcPr>
                  <w:tcW w:w="1134" w:type="dxa"/>
                  <w:tcBorders>
                    <w:top w:val="single" w:sz="6" w:space="0" w:color="000000"/>
                    <w:left w:val="single" w:sz="6" w:space="0" w:color="000000"/>
                    <w:bottom w:val="single" w:sz="6" w:space="0" w:color="000000"/>
                    <w:right w:val="single" w:sz="6" w:space="0" w:color="000000"/>
                  </w:tcBorders>
                  <w:vAlign w:val="center"/>
                </w:tcPr>
                <w:p w14:paraId="5D20B45E" w14:textId="229347C1" w:rsidR="00A12AB3" w:rsidRPr="006145DB"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6145DB">
                    <w:rPr>
                      <w:rFonts w:eastAsia="Arial" w:cs="Arial"/>
                      <w:sz w:val="16"/>
                      <w:szCs w:val="16"/>
                    </w:rPr>
                    <w:t>Periodicidad</w:t>
                  </w:r>
                </w:p>
              </w:tc>
              <w:tc>
                <w:tcPr>
                  <w:tcW w:w="1828" w:type="dxa"/>
                  <w:tcBorders>
                    <w:top w:val="single" w:sz="6" w:space="0" w:color="000000"/>
                    <w:left w:val="single" w:sz="6" w:space="0" w:color="000000"/>
                    <w:bottom w:val="single" w:sz="6" w:space="0" w:color="000000"/>
                    <w:right w:val="single" w:sz="6" w:space="0" w:color="000000"/>
                  </w:tcBorders>
                  <w:vAlign w:val="center"/>
                </w:tcPr>
                <w:p w14:paraId="4AB46406"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 </w:t>
                  </w:r>
                </w:p>
              </w:tc>
            </w:tr>
            <w:tr w:rsidR="00177A57" w:rsidRPr="006145DB" w14:paraId="1D766D02" w14:textId="77777777" w:rsidTr="00986289">
              <w:trPr>
                <w:trHeight w:val="300"/>
              </w:trPr>
              <w:tc>
                <w:tcPr>
                  <w:tcW w:w="3662" w:type="dxa"/>
                  <w:tcBorders>
                    <w:top w:val="single" w:sz="6" w:space="0" w:color="000000"/>
                    <w:left w:val="single" w:sz="6" w:space="0" w:color="000000"/>
                    <w:bottom w:val="single" w:sz="6" w:space="0" w:color="000000"/>
                    <w:right w:val="single" w:sz="6" w:space="0" w:color="000000"/>
                  </w:tcBorders>
                  <w:vAlign w:val="center"/>
                </w:tcPr>
                <w:p w14:paraId="690BCC1E" w14:textId="77777777"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Servicio Centro Abrazar.</w:t>
                  </w:r>
                </w:p>
              </w:tc>
              <w:tc>
                <w:tcPr>
                  <w:tcW w:w="1134" w:type="dxa"/>
                  <w:tcBorders>
                    <w:top w:val="single" w:sz="6" w:space="0" w:color="000000"/>
                    <w:left w:val="single" w:sz="6" w:space="0" w:color="000000"/>
                    <w:bottom w:val="single" w:sz="6" w:space="0" w:color="000000"/>
                    <w:right w:val="single" w:sz="6" w:space="0" w:color="000000"/>
                  </w:tcBorders>
                  <w:vAlign w:val="center"/>
                </w:tcPr>
                <w:p w14:paraId="04A292F0"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SIRBE</w:t>
                  </w:r>
                </w:p>
              </w:tc>
              <w:tc>
                <w:tcPr>
                  <w:tcW w:w="1134" w:type="dxa"/>
                  <w:tcBorders>
                    <w:top w:val="single" w:sz="6" w:space="0" w:color="000000"/>
                    <w:left w:val="single" w:sz="6" w:space="0" w:color="000000"/>
                    <w:bottom w:val="single" w:sz="6" w:space="0" w:color="000000"/>
                    <w:right w:val="single" w:sz="6" w:space="0" w:color="000000"/>
                  </w:tcBorders>
                  <w:vAlign w:val="center"/>
                </w:tcPr>
                <w:p w14:paraId="6BEBB436" w14:textId="77777777" w:rsidR="00A12AB3" w:rsidRPr="006145DB"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6145DB">
                    <w:rPr>
                      <w:rFonts w:eastAsia="Arial" w:cs="Arial"/>
                      <w:sz w:val="16"/>
                      <w:szCs w:val="16"/>
                    </w:rPr>
                    <w:t>Demanda</w:t>
                  </w:r>
                </w:p>
              </w:tc>
              <w:tc>
                <w:tcPr>
                  <w:tcW w:w="1828" w:type="dxa"/>
                  <w:tcBorders>
                    <w:top w:val="single" w:sz="6" w:space="0" w:color="000000"/>
                    <w:left w:val="single" w:sz="6" w:space="0" w:color="000000"/>
                    <w:bottom w:val="single" w:sz="6" w:space="0" w:color="000000"/>
                    <w:right w:val="single" w:sz="6" w:space="0" w:color="000000"/>
                  </w:tcBorders>
                  <w:vAlign w:val="center"/>
                </w:tcPr>
                <w:p w14:paraId="4C6D7035" w14:textId="05455517" w:rsidR="00A12AB3" w:rsidRPr="006145DB" w:rsidRDefault="006D33E8"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Secretaría Distrital</w:t>
                  </w:r>
                  <w:r w:rsidR="00A12AB3" w:rsidRPr="006145DB">
                    <w:rPr>
                      <w:rFonts w:eastAsia="Arial" w:cs="Arial"/>
                      <w:sz w:val="16"/>
                      <w:szCs w:val="16"/>
                    </w:rPr>
                    <w:t xml:space="preserve"> de Integración Social</w:t>
                  </w:r>
                </w:p>
              </w:tc>
            </w:tr>
            <w:tr w:rsidR="00177A57" w:rsidRPr="006145DB" w14:paraId="3DA867D0" w14:textId="77777777" w:rsidTr="00986289">
              <w:trPr>
                <w:trHeight w:val="300"/>
              </w:trPr>
              <w:tc>
                <w:tcPr>
                  <w:tcW w:w="3662" w:type="dxa"/>
                  <w:tcBorders>
                    <w:top w:val="single" w:sz="6" w:space="0" w:color="000000"/>
                    <w:left w:val="single" w:sz="6" w:space="0" w:color="000000"/>
                    <w:bottom w:val="single" w:sz="6" w:space="0" w:color="000000"/>
                    <w:right w:val="single" w:sz="6" w:space="0" w:color="000000"/>
                  </w:tcBorders>
                  <w:vAlign w:val="center"/>
                </w:tcPr>
                <w:p w14:paraId="6340B1B4" w14:textId="77777777"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Servicio Centros Forjar Restaurativo.</w:t>
                  </w:r>
                </w:p>
              </w:tc>
              <w:tc>
                <w:tcPr>
                  <w:tcW w:w="1134" w:type="dxa"/>
                  <w:tcBorders>
                    <w:top w:val="single" w:sz="6" w:space="0" w:color="000000"/>
                    <w:left w:val="single" w:sz="6" w:space="0" w:color="000000"/>
                    <w:bottom w:val="single" w:sz="6" w:space="0" w:color="000000"/>
                    <w:right w:val="single" w:sz="6" w:space="0" w:color="000000"/>
                  </w:tcBorders>
                  <w:vAlign w:val="center"/>
                </w:tcPr>
                <w:p w14:paraId="43EE2746"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SIRBE</w:t>
                  </w:r>
                </w:p>
              </w:tc>
              <w:tc>
                <w:tcPr>
                  <w:tcW w:w="1134" w:type="dxa"/>
                  <w:tcBorders>
                    <w:top w:val="single" w:sz="6" w:space="0" w:color="000000"/>
                    <w:left w:val="single" w:sz="6" w:space="0" w:color="000000"/>
                    <w:bottom w:val="single" w:sz="6" w:space="0" w:color="000000"/>
                    <w:right w:val="single" w:sz="6" w:space="0" w:color="000000"/>
                  </w:tcBorders>
                  <w:vAlign w:val="center"/>
                </w:tcPr>
                <w:p w14:paraId="22657CF3" w14:textId="77777777" w:rsidR="00A12AB3" w:rsidRPr="006145DB"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6145DB">
                    <w:rPr>
                      <w:rFonts w:eastAsia="Arial" w:cs="Arial"/>
                      <w:sz w:val="16"/>
                      <w:szCs w:val="16"/>
                    </w:rPr>
                    <w:t>Demanda</w:t>
                  </w:r>
                </w:p>
              </w:tc>
              <w:tc>
                <w:tcPr>
                  <w:tcW w:w="1828" w:type="dxa"/>
                  <w:tcBorders>
                    <w:top w:val="single" w:sz="6" w:space="0" w:color="000000"/>
                    <w:left w:val="single" w:sz="6" w:space="0" w:color="000000"/>
                    <w:bottom w:val="single" w:sz="6" w:space="0" w:color="000000"/>
                    <w:right w:val="single" w:sz="6" w:space="0" w:color="000000"/>
                  </w:tcBorders>
                  <w:vAlign w:val="center"/>
                </w:tcPr>
                <w:p w14:paraId="2A774BEC" w14:textId="14D29E61" w:rsidR="00A12AB3" w:rsidRPr="006145DB" w:rsidRDefault="006D33E8"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Secretaría Distrital</w:t>
                  </w:r>
                  <w:r w:rsidR="00A12AB3" w:rsidRPr="006145DB">
                    <w:rPr>
                      <w:rFonts w:eastAsia="Arial" w:cs="Arial"/>
                      <w:sz w:val="16"/>
                      <w:szCs w:val="16"/>
                    </w:rPr>
                    <w:t xml:space="preserve"> de Integración Social</w:t>
                  </w:r>
                </w:p>
              </w:tc>
            </w:tr>
            <w:tr w:rsidR="00177A57" w:rsidRPr="006145DB" w14:paraId="5F576EA3" w14:textId="77777777" w:rsidTr="00986289">
              <w:trPr>
                <w:trHeight w:val="300"/>
              </w:trPr>
              <w:tc>
                <w:tcPr>
                  <w:tcW w:w="3662" w:type="dxa"/>
                  <w:tcBorders>
                    <w:top w:val="single" w:sz="6" w:space="0" w:color="000000"/>
                    <w:left w:val="single" w:sz="6" w:space="0" w:color="000000"/>
                    <w:bottom w:val="single" w:sz="6" w:space="0" w:color="000000"/>
                    <w:right w:val="single" w:sz="6" w:space="0" w:color="000000"/>
                  </w:tcBorders>
                  <w:vAlign w:val="center"/>
                </w:tcPr>
                <w:p w14:paraId="00A3708E" w14:textId="77777777"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Servicio Centros Proteger Renacer.</w:t>
                  </w:r>
                </w:p>
              </w:tc>
              <w:tc>
                <w:tcPr>
                  <w:tcW w:w="1134" w:type="dxa"/>
                  <w:tcBorders>
                    <w:top w:val="single" w:sz="6" w:space="0" w:color="000000"/>
                    <w:left w:val="single" w:sz="6" w:space="0" w:color="000000"/>
                    <w:bottom w:val="single" w:sz="6" w:space="0" w:color="000000"/>
                    <w:right w:val="single" w:sz="6" w:space="0" w:color="000000"/>
                  </w:tcBorders>
                  <w:vAlign w:val="center"/>
                </w:tcPr>
                <w:p w14:paraId="1921B0D5"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SIRBE</w:t>
                  </w:r>
                </w:p>
              </w:tc>
              <w:tc>
                <w:tcPr>
                  <w:tcW w:w="1134" w:type="dxa"/>
                  <w:tcBorders>
                    <w:top w:val="single" w:sz="6" w:space="0" w:color="000000"/>
                    <w:left w:val="single" w:sz="6" w:space="0" w:color="000000"/>
                    <w:bottom w:val="single" w:sz="6" w:space="0" w:color="000000"/>
                    <w:right w:val="single" w:sz="6" w:space="0" w:color="000000"/>
                  </w:tcBorders>
                  <w:vAlign w:val="center"/>
                </w:tcPr>
                <w:p w14:paraId="3C89AC87" w14:textId="77777777" w:rsidR="00A12AB3" w:rsidRPr="006145DB"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6145DB">
                    <w:rPr>
                      <w:rFonts w:eastAsia="Arial" w:cs="Arial"/>
                      <w:sz w:val="16"/>
                      <w:szCs w:val="16"/>
                    </w:rPr>
                    <w:t>Demanda</w:t>
                  </w:r>
                </w:p>
              </w:tc>
              <w:tc>
                <w:tcPr>
                  <w:tcW w:w="1828" w:type="dxa"/>
                  <w:tcBorders>
                    <w:top w:val="single" w:sz="6" w:space="0" w:color="000000"/>
                    <w:left w:val="single" w:sz="6" w:space="0" w:color="000000"/>
                    <w:bottom w:val="single" w:sz="6" w:space="0" w:color="000000"/>
                    <w:right w:val="single" w:sz="6" w:space="0" w:color="000000"/>
                  </w:tcBorders>
                  <w:vAlign w:val="center"/>
                </w:tcPr>
                <w:p w14:paraId="08AC9186" w14:textId="3B9F79A2" w:rsidR="00A12AB3" w:rsidRPr="006145DB" w:rsidRDefault="006D33E8"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Secretaría Distrital</w:t>
                  </w:r>
                  <w:r w:rsidR="00A12AB3" w:rsidRPr="006145DB">
                    <w:rPr>
                      <w:rFonts w:eastAsia="Arial" w:cs="Arial"/>
                      <w:sz w:val="16"/>
                      <w:szCs w:val="16"/>
                    </w:rPr>
                    <w:t xml:space="preserve"> de Integración Social</w:t>
                  </w:r>
                </w:p>
              </w:tc>
            </w:tr>
            <w:tr w:rsidR="00177A57" w:rsidRPr="006145DB" w14:paraId="09CEEE0D" w14:textId="77777777" w:rsidTr="00986289">
              <w:trPr>
                <w:trHeight w:val="300"/>
              </w:trPr>
              <w:tc>
                <w:tcPr>
                  <w:tcW w:w="3662" w:type="dxa"/>
                  <w:tcBorders>
                    <w:top w:val="single" w:sz="6" w:space="0" w:color="000000"/>
                    <w:left w:val="single" w:sz="6" w:space="0" w:color="000000"/>
                    <w:bottom w:val="single" w:sz="6" w:space="0" w:color="000000"/>
                    <w:right w:val="single" w:sz="6" w:space="0" w:color="000000"/>
                  </w:tcBorders>
                  <w:vAlign w:val="center"/>
                </w:tcPr>
                <w:p w14:paraId="383C3C75" w14:textId="77777777"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Servicios comedores comunitarios.</w:t>
                  </w:r>
                </w:p>
              </w:tc>
              <w:tc>
                <w:tcPr>
                  <w:tcW w:w="1134" w:type="dxa"/>
                  <w:tcBorders>
                    <w:top w:val="single" w:sz="6" w:space="0" w:color="000000"/>
                    <w:left w:val="single" w:sz="6" w:space="0" w:color="000000"/>
                    <w:bottom w:val="single" w:sz="6" w:space="0" w:color="000000"/>
                    <w:right w:val="single" w:sz="6" w:space="0" w:color="000000"/>
                  </w:tcBorders>
                  <w:vAlign w:val="center"/>
                </w:tcPr>
                <w:p w14:paraId="79E814CA"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SIRBE</w:t>
                  </w:r>
                </w:p>
              </w:tc>
              <w:tc>
                <w:tcPr>
                  <w:tcW w:w="1134" w:type="dxa"/>
                  <w:tcBorders>
                    <w:top w:val="single" w:sz="6" w:space="0" w:color="000000"/>
                    <w:left w:val="single" w:sz="6" w:space="0" w:color="000000"/>
                    <w:bottom w:val="single" w:sz="6" w:space="0" w:color="000000"/>
                    <w:right w:val="single" w:sz="6" w:space="0" w:color="000000"/>
                  </w:tcBorders>
                  <w:vAlign w:val="center"/>
                </w:tcPr>
                <w:p w14:paraId="577283BD" w14:textId="77777777" w:rsidR="00A12AB3" w:rsidRPr="006145DB"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6145DB">
                    <w:rPr>
                      <w:rFonts w:eastAsia="Arial" w:cs="Arial"/>
                      <w:sz w:val="16"/>
                      <w:szCs w:val="16"/>
                    </w:rPr>
                    <w:t>Demanda</w:t>
                  </w:r>
                </w:p>
              </w:tc>
              <w:tc>
                <w:tcPr>
                  <w:tcW w:w="1828" w:type="dxa"/>
                  <w:tcBorders>
                    <w:top w:val="single" w:sz="6" w:space="0" w:color="000000"/>
                    <w:left w:val="single" w:sz="6" w:space="0" w:color="000000"/>
                    <w:bottom w:val="single" w:sz="6" w:space="0" w:color="000000"/>
                    <w:right w:val="single" w:sz="6" w:space="0" w:color="000000"/>
                  </w:tcBorders>
                  <w:vAlign w:val="center"/>
                </w:tcPr>
                <w:p w14:paraId="5F34DB53"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177A57" w:rsidRPr="006145DB" w14:paraId="4C18D0DD" w14:textId="77777777" w:rsidTr="00986289">
              <w:trPr>
                <w:trHeight w:val="300"/>
              </w:trPr>
              <w:tc>
                <w:tcPr>
                  <w:tcW w:w="3662" w:type="dxa"/>
                  <w:tcBorders>
                    <w:top w:val="single" w:sz="6" w:space="0" w:color="000000"/>
                    <w:left w:val="single" w:sz="6" w:space="0" w:color="000000"/>
                    <w:bottom w:val="single" w:sz="6" w:space="0" w:color="000000"/>
                    <w:right w:val="single" w:sz="6" w:space="0" w:color="000000"/>
                  </w:tcBorders>
                  <w:vAlign w:val="center"/>
                </w:tcPr>
                <w:p w14:paraId="628F159A" w14:textId="54B83AAE" w:rsidR="00A12AB3" w:rsidRPr="006145DB" w:rsidRDefault="00A12AB3"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Niñas, niños y adolescentes con discapacidad que requieran intensidad de apoyos generalizados y extensos.</w:t>
                  </w:r>
                </w:p>
              </w:tc>
              <w:tc>
                <w:tcPr>
                  <w:tcW w:w="1134" w:type="dxa"/>
                  <w:tcBorders>
                    <w:top w:val="single" w:sz="6" w:space="0" w:color="000000"/>
                    <w:left w:val="single" w:sz="6" w:space="0" w:color="000000"/>
                    <w:bottom w:val="single" w:sz="6" w:space="0" w:color="000000"/>
                    <w:right w:val="single" w:sz="6" w:space="0" w:color="000000"/>
                  </w:tcBorders>
                  <w:vAlign w:val="center"/>
                </w:tcPr>
                <w:p w14:paraId="263CAD95" w14:textId="77777777" w:rsidR="00A12AB3" w:rsidRPr="006145DB" w:rsidRDefault="00A12AB3"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00DBF18B" w14:textId="77777777" w:rsidR="00A12AB3" w:rsidRPr="006145DB"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6145DB">
                    <w:rPr>
                      <w:rFonts w:eastAsia="Arial" w:cs="Arial"/>
                      <w:sz w:val="16"/>
                      <w:szCs w:val="16"/>
                    </w:rPr>
                    <w:t>Demanda</w:t>
                  </w:r>
                </w:p>
              </w:tc>
              <w:tc>
                <w:tcPr>
                  <w:tcW w:w="1828" w:type="dxa"/>
                  <w:tcBorders>
                    <w:top w:val="single" w:sz="6" w:space="0" w:color="000000"/>
                    <w:left w:val="single" w:sz="6" w:space="0" w:color="000000"/>
                    <w:bottom w:val="single" w:sz="6" w:space="0" w:color="000000"/>
                    <w:right w:val="single" w:sz="6" w:space="0" w:color="000000"/>
                  </w:tcBorders>
                  <w:vAlign w:val="center"/>
                </w:tcPr>
                <w:p w14:paraId="10CE0EC2" w14:textId="77777777" w:rsidR="00A12AB3" w:rsidRPr="006145DB" w:rsidRDefault="00A12AB3"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EB2D3A" w:rsidRPr="006145DB" w14:paraId="7CE6CB2D" w14:textId="77777777" w:rsidTr="00986289">
              <w:trPr>
                <w:trHeight w:val="65"/>
              </w:trPr>
              <w:tc>
                <w:tcPr>
                  <w:tcW w:w="3662" w:type="dxa"/>
                  <w:tcBorders>
                    <w:top w:val="single" w:sz="6" w:space="0" w:color="000000"/>
                  </w:tcBorders>
                  <w:vAlign w:val="center"/>
                </w:tcPr>
                <w:p w14:paraId="1130309D" w14:textId="77777777" w:rsidR="00EB2D3A" w:rsidRPr="006145DB" w:rsidRDefault="00EB2D3A" w:rsidP="005B435E">
                  <w:pPr>
                    <w:pBdr>
                      <w:top w:val="nil"/>
                      <w:left w:val="nil"/>
                      <w:bottom w:val="nil"/>
                      <w:right w:val="nil"/>
                      <w:between w:val="nil"/>
                    </w:pBdr>
                    <w:spacing w:after="0" w:line="240" w:lineRule="auto"/>
                    <w:jc w:val="both"/>
                    <w:rPr>
                      <w:rFonts w:eastAsia="Arial" w:cs="Arial"/>
                      <w:sz w:val="16"/>
                      <w:szCs w:val="16"/>
                    </w:rPr>
                  </w:pPr>
                </w:p>
              </w:tc>
              <w:tc>
                <w:tcPr>
                  <w:tcW w:w="1134" w:type="dxa"/>
                  <w:tcBorders>
                    <w:top w:val="single" w:sz="6" w:space="0" w:color="000000"/>
                  </w:tcBorders>
                  <w:vAlign w:val="center"/>
                </w:tcPr>
                <w:p w14:paraId="00C5BF0C" w14:textId="77777777" w:rsidR="00EB2D3A" w:rsidRPr="006145DB" w:rsidRDefault="00EB2D3A" w:rsidP="005B435E">
                  <w:pPr>
                    <w:pBdr>
                      <w:top w:val="nil"/>
                      <w:left w:val="nil"/>
                      <w:bottom w:val="nil"/>
                      <w:right w:val="nil"/>
                      <w:between w:val="nil"/>
                    </w:pBdr>
                    <w:spacing w:after="0" w:line="240" w:lineRule="auto"/>
                    <w:jc w:val="center"/>
                    <w:rPr>
                      <w:rFonts w:eastAsia="Arial" w:cs="Arial"/>
                      <w:sz w:val="16"/>
                      <w:szCs w:val="16"/>
                    </w:rPr>
                  </w:pPr>
                </w:p>
              </w:tc>
              <w:tc>
                <w:tcPr>
                  <w:tcW w:w="1134" w:type="dxa"/>
                  <w:tcBorders>
                    <w:top w:val="single" w:sz="6" w:space="0" w:color="000000"/>
                  </w:tcBorders>
                  <w:vAlign w:val="center"/>
                </w:tcPr>
                <w:p w14:paraId="3D3ED1D4" w14:textId="77777777" w:rsidR="00EB2D3A" w:rsidRPr="006145DB" w:rsidRDefault="00EB2D3A" w:rsidP="005B435E">
                  <w:pPr>
                    <w:pBdr>
                      <w:top w:val="nil"/>
                      <w:left w:val="nil"/>
                      <w:bottom w:val="nil"/>
                      <w:right w:val="nil"/>
                      <w:between w:val="nil"/>
                    </w:pBdr>
                    <w:spacing w:after="0" w:line="240" w:lineRule="auto"/>
                    <w:jc w:val="center"/>
                    <w:rPr>
                      <w:rFonts w:eastAsia="Arial" w:cs="Arial"/>
                      <w:sz w:val="16"/>
                      <w:szCs w:val="16"/>
                    </w:rPr>
                  </w:pPr>
                </w:p>
              </w:tc>
              <w:tc>
                <w:tcPr>
                  <w:tcW w:w="1828" w:type="dxa"/>
                  <w:tcBorders>
                    <w:top w:val="single" w:sz="6" w:space="0" w:color="000000"/>
                  </w:tcBorders>
                  <w:vAlign w:val="center"/>
                </w:tcPr>
                <w:p w14:paraId="2E047AC6" w14:textId="77777777" w:rsidR="00EB2D3A" w:rsidRPr="006145DB" w:rsidRDefault="00EB2D3A" w:rsidP="005B435E">
                  <w:pPr>
                    <w:spacing w:after="0" w:line="240" w:lineRule="auto"/>
                    <w:jc w:val="center"/>
                    <w:rPr>
                      <w:rFonts w:eastAsia="Arial" w:cs="Arial"/>
                      <w:sz w:val="16"/>
                      <w:szCs w:val="16"/>
                    </w:rPr>
                  </w:pPr>
                </w:p>
              </w:tc>
            </w:tr>
          </w:tbl>
          <w:p w14:paraId="0FCC67C0" w14:textId="77777777" w:rsidR="00A12AB3" w:rsidRPr="006145DB" w:rsidRDefault="00A12AB3" w:rsidP="005B435E">
            <w:pPr>
              <w:tabs>
                <w:tab w:val="left" w:pos="5806"/>
              </w:tabs>
              <w:spacing w:after="0" w:line="240" w:lineRule="auto"/>
              <w:rPr>
                <w:rFonts w:eastAsia="Arial" w:cs="Arial"/>
                <w:sz w:val="20"/>
                <w:szCs w:val="20"/>
              </w:rPr>
            </w:pPr>
          </w:p>
        </w:tc>
      </w:tr>
      <w:tr w:rsidR="00177A57" w:rsidRPr="006145DB" w14:paraId="1F2B2DD2" w14:textId="77777777" w:rsidTr="00925CE7">
        <w:trPr>
          <w:trHeight w:val="983"/>
          <w:jc w:val="center"/>
        </w:trPr>
        <w:tc>
          <w:tcPr>
            <w:tcW w:w="1911" w:type="dxa"/>
            <w:vAlign w:val="center"/>
          </w:tcPr>
          <w:p w14:paraId="47C16C78"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t>Ejecución</w:t>
            </w:r>
          </w:p>
        </w:tc>
        <w:tc>
          <w:tcPr>
            <w:tcW w:w="7484" w:type="dxa"/>
          </w:tcPr>
          <w:p w14:paraId="626B12C8"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Los procesos de atención con niñas, niños, adolescentes y sus familias, se desarrollarán en la jornada diurna de lunes a sábado de 7:00 a.m. a 7:00 p.m., o según sus necesidades, y las dinámicas del territorio, en consonancia al desarrollo de acciones desde los cinco (5) componentes que conforman el servicio, a partir a través de la atención en cada momento del curso de vida:</w:t>
            </w:r>
          </w:p>
          <w:p w14:paraId="40BC5EAB" w14:textId="77777777" w:rsidR="00A12AB3" w:rsidRPr="006145DB" w:rsidRDefault="00A12AB3" w:rsidP="005B435E">
            <w:pPr>
              <w:spacing w:after="0" w:line="240" w:lineRule="auto"/>
              <w:jc w:val="both"/>
              <w:rPr>
                <w:rFonts w:eastAsia="Arial" w:cs="Arial"/>
                <w:sz w:val="20"/>
                <w:szCs w:val="20"/>
              </w:rPr>
            </w:pPr>
          </w:p>
          <w:p w14:paraId="1588A210" w14:textId="77777777" w:rsidR="00A12AB3" w:rsidRPr="006145DB" w:rsidRDefault="00A12AB3">
            <w:pPr>
              <w:numPr>
                <w:ilvl w:val="0"/>
                <w:numId w:val="26"/>
              </w:numPr>
              <w:pBdr>
                <w:top w:val="nil"/>
                <w:left w:val="nil"/>
                <w:bottom w:val="nil"/>
                <w:right w:val="nil"/>
                <w:between w:val="nil"/>
              </w:pBdr>
              <w:spacing w:after="0" w:line="240" w:lineRule="auto"/>
              <w:ind w:left="388"/>
              <w:jc w:val="both"/>
              <w:rPr>
                <w:rFonts w:eastAsia="Arial" w:cs="Arial"/>
                <w:sz w:val="20"/>
                <w:szCs w:val="20"/>
              </w:rPr>
            </w:pPr>
            <w:r w:rsidRPr="006145DB">
              <w:rPr>
                <w:rFonts w:eastAsia="Arial" w:cs="Arial"/>
                <w:sz w:val="20"/>
                <w:szCs w:val="20"/>
              </w:rPr>
              <w:t xml:space="preserve">Primera Infancia: </w:t>
            </w:r>
          </w:p>
          <w:p w14:paraId="35BDEE6B" w14:textId="77777777" w:rsidR="00A12AB3" w:rsidRPr="006145DB" w:rsidRDefault="00A12AB3" w:rsidP="005B435E">
            <w:pPr>
              <w:spacing w:after="0" w:line="240" w:lineRule="auto"/>
              <w:jc w:val="both"/>
              <w:rPr>
                <w:rFonts w:eastAsia="Arial" w:cs="Arial"/>
                <w:sz w:val="20"/>
                <w:szCs w:val="20"/>
              </w:rPr>
            </w:pPr>
          </w:p>
          <w:p w14:paraId="527057F6"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 xml:space="preserve">La atención a la primera infancia se fundamenta en un enfoque sistémico y familiar que integra procesos clave del desarrollo en entornos seguros y protectores. </w:t>
            </w:r>
          </w:p>
          <w:p w14:paraId="07751CD2" w14:textId="77777777" w:rsidR="00583ECF" w:rsidRPr="004C44B9" w:rsidRDefault="00583ECF" w:rsidP="005B435E">
            <w:pPr>
              <w:pStyle w:val="Ttulo1"/>
              <w:rPr>
                <w:sz w:val="20"/>
                <w:szCs w:val="20"/>
              </w:rPr>
            </w:pPr>
          </w:p>
          <w:p w14:paraId="3AEB5115"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En lo socioafectivo, se promueve el reconocimiento de sí mismo y de los demás, fortaleciendo la autoestima y la expresión de sentimientos; en lo cognitivo, se potencia el desarrollo psicomotor, la curiosidad, la exploración y el pensamiento crítico; y en lo comunicativo, se potencian la expresión oral y corporal mediante canciones, juegos y lecturas. Asimismo, en el proceso de crecimiento y desarrollo, se implementan acciones para la salud mental y el bienestar emocional, el seguimiento nutricional, la promoción del descanso saludable, la lactancia materna y la prevención de enfermedades.</w:t>
            </w:r>
          </w:p>
          <w:p w14:paraId="32DF5897" w14:textId="77777777" w:rsidR="00583ECF" w:rsidRPr="006145DB" w:rsidRDefault="00583ECF" w:rsidP="005B435E">
            <w:pPr>
              <w:pStyle w:val="Ttulo1"/>
              <w:rPr>
                <w:sz w:val="20"/>
                <w:szCs w:val="20"/>
              </w:rPr>
            </w:pPr>
          </w:p>
          <w:p w14:paraId="3CB40521" w14:textId="77777777" w:rsidR="00A12AB3" w:rsidRPr="006145DB" w:rsidRDefault="00A12AB3">
            <w:pPr>
              <w:numPr>
                <w:ilvl w:val="0"/>
                <w:numId w:val="26"/>
              </w:numPr>
              <w:pBdr>
                <w:top w:val="nil"/>
                <w:left w:val="nil"/>
                <w:bottom w:val="nil"/>
                <w:right w:val="nil"/>
                <w:between w:val="nil"/>
              </w:pBdr>
              <w:spacing w:after="0" w:line="240" w:lineRule="auto"/>
              <w:ind w:left="388"/>
              <w:jc w:val="both"/>
              <w:rPr>
                <w:rFonts w:eastAsia="Arial" w:cs="Arial"/>
                <w:sz w:val="20"/>
                <w:szCs w:val="20"/>
              </w:rPr>
            </w:pPr>
            <w:r w:rsidRPr="006145DB">
              <w:rPr>
                <w:rFonts w:eastAsia="Arial" w:cs="Arial"/>
                <w:sz w:val="20"/>
                <w:szCs w:val="20"/>
              </w:rPr>
              <w:t xml:space="preserve">Infancia:  </w:t>
            </w:r>
          </w:p>
          <w:p w14:paraId="61358BBE" w14:textId="77777777" w:rsidR="00A12AB3" w:rsidRPr="006145DB" w:rsidRDefault="00A12AB3" w:rsidP="005B435E">
            <w:pPr>
              <w:spacing w:after="0" w:line="240" w:lineRule="auto"/>
              <w:jc w:val="both"/>
              <w:rPr>
                <w:rFonts w:eastAsia="Arial" w:cs="Arial"/>
                <w:sz w:val="20"/>
                <w:szCs w:val="20"/>
              </w:rPr>
            </w:pPr>
          </w:p>
          <w:p w14:paraId="5E3EE02C"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 xml:space="preserve">La atención a la infancia se enfoca en un abordaje que promueve el desarrollo y bienestar integral en un entorno seguro y enriquecedor, fortaleciendo además el derecho a la participación. En el proceso socioafectivo, se fomenta la construcción de relaciones interpersonales basadas en el respeto y la empatía, fortaleciendo la autoestima, la autorregulación emocional y el reconocimiento de las voces infantiles como agentes de cambio. En el proceso cognitivo, se impulsa el desarrollo de habilidades de pensamiento crítico, solución de problemas, creatividad y adquisición de conocimientos mediante experiencias significativas que consideren las opiniones y propuestas de las niñas y los niños. </w:t>
            </w:r>
          </w:p>
          <w:p w14:paraId="2D2AE442" w14:textId="77777777" w:rsidR="00A12AB3" w:rsidRPr="006145DB" w:rsidRDefault="00A12AB3" w:rsidP="005B435E">
            <w:pPr>
              <w:spacing w:after="0" w:line="240" w:lineRule="auto"/>
              <w:jc w:val="both"/>
              <w:rPr>
                <w:rFonts w:eastAsia="Arial" w:cs="Arial"/>
                <w:sz w:val="20"/>
                <w:szCs w:val="20"/>
              </w:rPr>
            </w:pPr>
          </w:p>
          <w:p w14:paraId="61837D82" w14:textId="245E17CC" w:rsidR="00A12AB3" w:rsidRPr="006145DB" w:rsidRDefault="00A12AB3" w:rsidP="005B435E">
            <w:pPr>
              <w:spacing w:after="0" w:line="240" w:lineRule="auto"/>
              <w:jc w:val="both"/>
              <w:rPr>
                <w:rFonts w:cs="Arial"/>
                <w:sz w:val="20"/>
                <w:szCs w:val="20"/>
              </w:rPr>
            </w:pPr>
            <w:r w:rsidRPr="006145DB">
              <w:rPr>
                <w:rFonts w:eastAsia="Arial" w:cs="Arial"/>
                <w:sz w:val="20"/>
                <w:szCs w:val="20"/>
              </w:rPr>
              <w:t>En el proceso comunicativo, se prioriza la ampliación del vocabulario, la comprensión lectora, la expresión oral y escrita, además del uso adecuado de herramientas tecnológicas para amplificar su capacidad de participación incidente. Por último, en el proceso de crecimiento y desarrollo, se promueven hábitos de vida saludable, el seguimiento médico periódico, una adecuada nutrición, la práctica de actividades físicas, y espacios para que las niñas y niños expresen sus perspectivas en temas que impacten su bienestar</w:t>
            </w:r>
            <w:r w:rsidR="0053614A" w:rsidRPr="006145DB">
              <w:rPr>
                <w:rFonts w:eastAsia="Arial" w:cs="Arial"/>
                <w:sz w:val="20"/>
                <w:szCs w:val="20"/>
              </w:rPr>
              <w:t>.</w:t>
            </w:r>
          </w:p>
          <w:p w14:paraId="0C72D3A6" w14:textId="77777777" w:rsidR="00A12AB3" w:rsidRPr="006145DB" w:rsidRDefault="00A12AB3" w:rsidP="005B435E">
            <w:pPr>
              <w:spacing w:after="0" w:line="240" w:lineRule="auto"/>
              <w:jc w:val="both"/>
              <w:rPr>
                <w:rFonts w:eastAsia="Arial" w:cs="Arial"/>
                <w:sz w:val="20"/>
                <w:szCs w:val="20"/>
              </w:rPr>
            </w:pPr>
          </w:p>
          <w:p w14:paraId="2C2E3E9A"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Realización de acompañamientos grupales e individuales para fortalecer el bienestar emocional y psicológico de las niñas y los niños, con el objetivo de prevenir riesgos y situaciones de vulnerabilidad.</w:t>
            </w:r>
          </w:p>
          <w:p w14:paraId="052475BD" w14:textId="77777777" w:rsidR="00A12AB3" w:rsidRPr="006145DB" w:rsidRDefault="00A12AB3" w:rsidP="005B435E">
            <w:pPr>
              <w:spacing w:after="0" w:line="240" w:lineRule="auto"/>
              <w:jc w:val="both"/>
              <w:rPr>
                <w:rFonts w:eastAsia="Arial" w:cs="Arial"/>
                <w:sz w:val="20"/>
                <w:szCs w:val="20"/>
              </w:rPr>
            </w:pPr>
          </w:p>
          <w:p w14:paraId="62C57454"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Se implementarán actividades pedagógicas que fomenten el pensamiento crítico, la creatividad y el aprendizaje, integrando metodologías lúdicas y juegos para el desarrollo de habilidades sociales, emocionales y académicas propias de la etapa escolar, de manera que se garantice la permanencia de las niñas y los niños en el sistema educativo, facilitando su adaptación a los entornos escolares y fortaleciendo su capacidad para relacionarse, resolver problemas y expresarse de manera efectiva.</w:t>
            </w:r>
          </w:p>
          <w:p w14:paraId="1AC3ABCD" w14:textId="4BDE10C5"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 xml:space="preserve">Garantizar una adecuada nutrición y promoción de hábitos de vida saludable, en coordinación con programas de educación en salud, asistencia humanitaria y la </w:t>
            </w:r>
            <w:r w:rsidR="006D33E8" w:rsidRPr="006145DB">
              <w:rPr>
                <w:rFonts w:eastAsia="Arial" w:cs="Arial"/>
                <w:sz w:val="20"/>
                <w:szCs w:val="20"/>
              </w:rPr>
              <w:t>Secretaría Distrital</w:t>
            </w:r>
            <w:r w:rsidRPr="006145DB">
              <w:rPr>
                <w:rFonts w:eastAsia="Arial" w:cs="Arial"/>
                <w:sz w:val="20"/>
                <w:szCs w:val="20"/>
              </w:rPr>
              <w:t xml:space="preserve"> de Salud, que incluya vacunación, control de crecimiento y desarrollo, y seguimiento de bienestar y seguridad.</w:t>
            </w:r>
          </w:p>
          <w:p w14:paraId="5FA29463" w14:textId="77777777" w:rsidR="00A12AB3" w:rsidRPr="006145DB" w:rsidRDefault="00A12AB3" w:rsidP="005B435E">
            <w:pPr>
              <w:spacing w:after="0" w:line="240" w:lineRule="auto"/>
              <w:jc w:val="both"/>
              <w:rPr>
                <w:rFonts w:eastAsia="Arial" w:cs="Arial"/>
                <w:sz w:val="20"/>
                <w:szCs w:val="20"/>
              </w:rPr>
            </w:pPr>
          </w:p>
          <w:p w14:paraId="7B238DA7"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Implicar activamente a las familias, cuidadoras y cuidadores en el proceso de desarrollo de las niñas y los niños, brindando orientación sobre prácticas de crianza positiva, estrategias educativas y fortalecimiento de vínculos afectivos. Así como, la detección y prevención de situaciones de violencia, abuso y desnutrición, garantizando el acceso a rutas de atención y protección cuando sea necesario.</w:t>
            </w:r>
          </w:p>
          <w:p w14:paraId="1DFE2AE5" w14:textId="77777777" w:rsidR="00A12AB3" w:rsidRPr="006145DB" w:rsidRDefault="00A12AB3" w:rsidP="005B435E">
            <w:pPr>
              <w:spacing w:after="0" w:line="240" w:lineRule="auto"/>
              <w:jc w:val="both"/>
              <w:rPr>
                <w:rFonts w:eastAsia="Arial" w:cs="Arial"/>
                <w:sz w:val="20"/>
                <w:szCs w:val="20"/>
              </w:rPr>
            </w:pPr>
          </w:p>
          <w:p w14:paraId="3AC043F8"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 xml:space="preserve">Promoción de la educación en derechos sexuales y reproductivos adecuados a la edad, talleres para prevenir el abuso sexual infantil, y la implementación de programas de convivencia escolar para prevenir el acoso/hostigamiento escolar. También se abordan problemáticas digitales, educando sobre el uso seguro de tecnologías y redes sociales para prevenir el ciberacoso, grooming y sexting, entre otros. </w:t>
            </w:r>
          </w:p>
          <w:p w14:paraId="3BC878B7" w14:textId="77777777" w:rsidR="00EB2D3A" w:rsidRPr="006145DB" w:rsidRDefault="00EB2D3A" w:rsidP="005B435E">
            <w:pPr>
              <w:pStyle w:val="Ttulo1"/>
              <w:rPr>
                <w:sz w:val="20"/>
                <w:szCs w:val="20"/>
              </w:rPr>
            </w:pPr>
          </w:p>
          <w:p w14:paraId="79A66412" w14:textId="77777777" w:rsidR="00A12AB3" w:rsidRPr="006145DB" w:rsidRDefault="00A12AB3">
            <w:pPr>
              <w:numPr>
                <w:ilvl w:val="0"/>
                <w:numId w:val="26"/>
              </w:numPr>
              <w:pBdr>
                <w:top w:val="nil"/>
                <w:left w:val="nil"/>
                <w:bottom w:val="nil"/>
                <w:right w:val="nil"/>
                <w:between w:val="nil"/>
              </w:pBdr>
              <w:spacing w:after="0" w:line="240" w:lineRule="auto"/>
              <w:ind w:left="388"/>
              <w:jc w:val="both"/>
              <w:rPr>
                <w:rFonts w:eastAsia="Arial" w:cs="Arial"/>
                <w:sz w:val="20"/>
                <w:szCs w:val="20"/>
              </w:rPr>
            </w:pPr>
            <w:r w:rsidRPr="006145DB">
              <w:rPr>
                <w:rFonts w:eastAsia="Arial" w:cs="Arial"/>
                <w:sz w:val="20"/>
                <w:szCs w:val="20"/>
              </w:rPr>
              <w:t xml:space="preserve">Adolescencia: </w:t>
            </w:r>
          </w:p>
          <w:p w14:paraId="7F59EDB6" w14:textId="77777777" w:rsidR="00A12AB3" w:rsidRPr="006145DB" w:rsidRDefault="00A12AB3" w:rsidP="005B435E">
            <w:pPr>
              <w:spacing w:after="0" w:line="240" w:lineRule="auto"/>
              <w:jc w:val="both"/>
              <w:rPr>
                <w:rFonts w:eastAsia="Arial" w:cs="Arial"/>
                <w:sz w:val="20"/>
                <w:szCs w:val="20"/>
              </w:rPr>
            </w:pPr>
          </w:p>
          <w:p w14:paraId="380163F7"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En los procesos de atención con las y los adolescentes, se desarrollarán acciones establecidas desde los cinco (5) componentes del servicio y su modalidad complementaria, ejecutados a través de una modalidad presencial y virtual adaptada a sus necesidades, que incluyen:</w:t>
            </w:r>
          </w:p>
          <w:p w14:paraId="2864D685" w14:textId="77777777" w:rsidR="00A12AB3" w:rsidRPr="006145DB" w:rsidRDefault="00A12AB3" w:rsidP="005B435E">
            <w:pPr>
              <w:spacing w:after="0" w:line="240" w:lineRule="auto"/>
              <w:jc w:val="both"/>
              <w:rPr>
                <w:rFonts w:eastAsia="Arial" w:cs="Arial"/>
                <w:sz w:val="20"/>
                <w:szCs w:val="20"/>
              </w:rPr>
            </w:pPr>
          </w:p>
          <w:p w14:paraId="3F867359"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Acompañamientos individuales y grupales desde un enfoque psicosocial y de desempeño ocupacional, enfocados en la prevención de riesgos, fortalecimiento de la salud mental y orientación vocacional.</w:t>
            </w:r>
          </w:p>
          <w:p w14:paraId="3D566A74" w14:textId="77777777" w:rsidR="00583ECF" w:rsidRPr="006145DB" w:rsidRDefault="00583ECF" w:rsidP="005B435E">
            <w:pPr>
              <w:pStyle w:val="Ttulo1"/>
              <w:rPr>
                <w:sz w:val="20"/>
                <w:szCs w:val="20"/>
              </w:rPr>
            </w:pPr>
          </w:p>
          <w:p w14:paraId="484D97B9"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Se implementarán estrategias pedagógicas basadas en un enfoque de participación incidente, centradas en programas de mentoría que vinculen servicios y ofertas locales, distritales, nacionales y cooperantes, alineados con los intereses profesionales y artísticos de las y los adolescentes, apoyando así la construcción de sus proyectos de vida. Además, se ofrecerán talleres sobre economía circular, enfocados en la reducción del consumo de recursos naturales, la reutilización, el reciclaje y la minimización del impacto ambiental. Se incluirán también actividades de emprendimiento con enfoque en sostenibilidad, así como iniciativas que fomenten la creatividad, el talento y la capacidad emprendedora desde la economía naranja.</w:t>
            </w:r>
          </w:p>
          <w:p w14:paraId="2DD0563E" w14:textId="77777777" w:rsidR="005B435E" w:rsidRPr="006145DB" w:rsidRDefault="005B435E" w:rsidP="005B435E">
            <w:pPr>
              <w:pStyle w:val="Ttulo1"/>
              <w:rPr>
                <w:sz w:val="20"/>
                <w:szCs w:val="20"/>
              </w:rPr>
            </w:pPr>
          </w:p>
          <w:p w14:paraId="366EC3BD"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 xml:space="preserve">Se habilitarán espacios comunitarios de participación cultural, deportiva, educativa y ocupacional, promoviendo la integración y el desarrollo integral de las y los adolescentes en las localidades de permanencia y residencia. </w:t>
            </w:r>
          </w:p>
          <w:p w14:paraId="5257EE85" w14:textId="77777777" w:rsidR="00A12AB3" w:rsidRPr="006145DB" w:rsidRDefault="00A12AB3" w:rsidP="005B435E">
            <w:pPr>
              <w:spacing w:after="0" w:line="240" w:lineRule="auto"/>
              <w:jc w:val="both"/>
              <w:rPr>
                <w:rFonts w:eastAsia="Arial" w:cs="Arial"/>
                <w:sz w:val="20"/>
                <w:szCs w:val="20"/>
              </w:rPr>
            </w:pPr>
          </w:p>
          <w:p w14:paraId="12663B63"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El servicio se articula con entidades locales, distritales, nacionales y cooperantes con el objetivo de prevenir la violencia, activar rutas de atención y crear espacios de participación y desarrollo creativo, favoreciendo el trabajo protegido, en el marco de la protección integral de los derechos de las y los adolescentes.</w:t>
            </w:r>
          </w:p>
          <w:p w14:paraId="7700FAFC" w14:textId="77777777" w:rsidR="00A12AB3" w:rsidRPr="006145DB" w:rsidRDefault="00A12AB3" w:rsidP="005B435E">
            <w:pPr>
              <w:spacing w:after="0" w:line="240" w:lineRule="auto"/>
              <w:jc w:val="both"/>
              <w:rPr>
                <w:rFonts w:eastAsia="Arial" w:cs="Arial"/>
                <w:sz w:val="20"/>
                <w:szCs w:val="20"/>
              </w:rPr>
            </w:pPr>
          </w:p>
          <w:p w14:paraId="7BA99452" w14:textId="6486257C"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 xml:space="preserve">Se realizarán acompañamientos enfocados en la promoción de derechos sexuales y reproductivos, el respeto por la objeción de conciencia, y la prevención de problemáticas asociadas, como el consumo de sustancias psicoactivas (SPA), riesgos de vinculación a redes de </w:t>
            </w:r>
            <w:r w:rsidR="00A460FD" w:rsidRPr="006145DB">
              <w:rPr>
                <w:rFonts w:eastAsia="Arial" w:cs="Arial"/>
                <w:sz w:val="20"/>
                <w:szCs w:val="20"/>
              </w:rPr>
              <w:t>micro tráfico</w:t>
            </w:r>
            <w:r w:rsidRPr="006145DB">
              <w:rPr>
                <w:rFonts w:eastAsia="Arial" w:cs="Arial"/>
                <w:sz w:val="20"/>
                <w:szCs w:val="20"/>
              </w:rPr>
              <w:t>, utilización e instrumentalización, prevención de delitos sexuales como el grooming, sexting, cyber acoso y acoso/hostigamiento escolar, entre otros. Además, se fortalecerán los proyectos de vida de las y los adolescentes, brindándoles herramientas para su desarrollo personal y social.</w:t>
            </w:r>
          </w:p>
          <w:p w14:paraId="33AC1AE1" w14:textId="77777777" w:rsidR="00A12AB3" w:rsidRPr="006145DB" w:rsidRDefault="00A12AB3" w:rsidP="005B435E">
            <w:pPr>
              <w:spacing w:after="0" w:line="240" w:lineRule="auto"/>
              <w:jc w:val="both"/>
              <w:rPr>
                <w:rFonts w:eastAsia="Arial" w:cs="Arial"/>
                <w:sz w:val="20"/>
                <w:szCs w:val="20"/>
              </w:rPr>
            </w:pPr>
          </w:p>
          <w:p w14:paraId="595E3E7A" w14:textId="2A3C81BD" w:rsidR="00A12AB3" w:rsidRPr="006145DB" w:rsidRDefault="00A12AB3" w:rsidP="005B435E">
            <w:pPr>
              <w:spacing w:after="0" w:line="240" w:lineRule="auto"/>
              <w:jc w:val="both"/>
              <w:rPr>
                <w:rFonts w:eastAsia="Arial" w:cs="Arial"/>
                <w:sz w:val="20"/>
                <w:szCs w:val="20"/>
              </w:rPr>
            </w:pPr>
            <w:bookmarkStart w:id="67" w:name="_heading=h.vo01tb5x0vll" w:colFirst="0" w:colLast="0"/>
            <w:bookmarkEnd w:id="67"/>
            <w:r w:rsidRPr="006145DB">
              <w:rPr>
                <w:rFonts w:eastAsia="Arial" w:cs="Arial"/>
                <w:sz w:val="20"/>
                <w:szCs w:val="20"/>
              </w:rPr>
              <w:t xml:space="preserve">Beneficio tangible: </w:t>
            </w:r>
            <w:bookmarkStart w:id="68" w:name="_heading=h.3r7pnc1468jf" w:colFirst="0" w:colLast="0"/>
            <w:bookmarkStart w:id="69" w:name="_heading=h.1kuieljkkzjl" w:colFirst="0" w:colLast="0"/>
            <w:bookmarkEnd w:id="68"/>
            <w:bookmarkEnd w:id="69"/>
            <w:r w:rsidR="005B435E" w:rsidRPr="006145DB">
              <w:rPr>
                <w:rFonts w:eastAsia="Arial" w:cs="Arial"/>
                <w:sz w:val="20"/>
                <w:szCs w:val="20"/>
              </w:rPr>
              <w:t>c</w:t>
            </w:r>
            <w:r w:rsidRPr="006145DB">
              <w:rPr>
                <w:rFonts w:eastAsia="Arial" w:cs="Arial"/>
                <w:sz w:val="20"/>
                <w:szCs w:val="20"/>
              </w:rPr>
              <w:t xml:space="preserve">omplemento alimentario listo para el consumo del servicio. </w:t>
            </w:r>
          </w:p>
          <w:p w14:paraId="0F8FB08E" w14:textId="77777777" w:rsidR="00A12AB3" w:rsidRPr="006145DB" w:rsidRDefault="00A12AB3" w:rsidP="005B435E">
            <w:pPr>
              <w:spacing w:after="0" w:line="240" w:lineRule="auto"/>
              <w:jc w:val="both"/>
              <w:rPr>
                <w:rFonts w:eastAsia="Arial" w:cs="Arial"/>
                <w:sz w:val="20"/>
                <w:szCs w:val="20"/>
              </w:rPr>
            </w:pPr>
            <w:bookmarkStart w:id="70" w:name="_heading=h.eusykt95ak99" w:colFirst="0" w:colLast="0"/>
            <w:bookmarkEnd w:id="70"/>
          </w:p>
          <w:p w14:paraId="1674F016" w14:textId="77777777" w:rsidR="00A12AB3" w:rsidRPr="006145DB" w:rsidRDefault="00A12AB3" w:rsidP="005B435E">
            <w:pPr>
              <w:spacing w:after="0" w:line="240" w:lineRule="auto"/>
              <w:jc w:val="both"/>
              <w:rPr>
                <w:rFonts w:eastAsia="Arial" w:cs="Arial"/>
                <w:sz w:val="20"/>
                <w:szCs w:val="20"/>
              </w:rPr>
            </w:pPr>
            <w:r w:rsidRPr="006145DB">
              <w:rPr>
                <w:rFonts w:eastAsia="Arial" w:cs="Arial"/>
                <w:sz w:val="20"/>
                <w:szCs w:val="20"/>
              </w:rPr>
              <w:t>En caso de interrupción parcial total en la prestación del servicio social Centro Amar y su modalidad, se implementará el plan operativo de continuidad correspondiente.</w:t>
            </w:r>
          </w:p>
        </w:tc>
      </w:tr>
      <w:tr w:rsidR="00177A57" w:rsidRPr="006145DB" w14:paraId="7641ADF2" w14:textId="77777777" w:rsidTr="00925CE7">
        <w:trPr>
          <w:trHeight w:val="983"/>
          <w:jc w:val="center"/>
        </w:trPr>
        <w:tc>
          <w:tcPr>
            <w:tcW w:w="1911" w:type="dxa"/>
            <w:vAlign w:val="center"/>
          </w:tcPr>
          <w:p w14:paraId="5689A31C" w14:textId="77777777" w:rsidR="00A12AB3" w:rsidRPr="006145DB" w:rsidRDefault="00A12AB3" w:rsidP="005B435E">
            <w:pPr>
              <w:spacing w:after="0" w:line="240" w:lineRule="auto"/>
              <w:rPr>
                <w:rFonts w:eastAsia="Arial" w:cs="Arial"/>
                <w:sz w:val="20"/>
                <w:szCs w:val="20"/>
              </w:rPr>
            </w:pPr>
            <w:r w:rsidRPr="006145DB">
              <w:rPr>
                <w:rFonts w:eastAsia="Arial" w:cs="Arial"/>
                <w:sz w:val="20"/>
                <w:szCs w:val="20"/>
              </w:rPr>
              <w:t>Estándares Transversales de Calidad</w:t>
            </w:r>
          </w:p>
        </w:tc>
        <w:tc>
          <w:tcPr>
            <w:tcW w:w="7484" w:type="dxa"/>
          </w:tcPr>
          <w:p w14:paraId="7943507F" w14:textId="46EB9496" w:rsidR="00A12AB3" w:rsidRPr="006145DB" w:rsidRDefault="003B2737"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 xml:space="preserve">Para el servicio aplican las siguientes </w:t>
            </w:r>
            <w:r w:rsidR="00A12AB3" w:rsidRPr="006145DB">
              <w:rPr>
                <w:rFonts w:eastAsia="Arial" w:cs="Arial"/>
                <w:sz w:val="20"/>
                <w:szCs w:val="20"/>
              </w:rPr>
              <w:t>categorías:</w:t>
            </w:r>
          </w:p>
          <w:p w14:paraId="6E4A0141" w14:textId="77777777" w:rsidR="005B435E" w:rsidRPr="006145DB" w:rsidRDefault="005B435E" w:rsidP="005B435E">
            <w:pPr>
              <w:pStyle w:val="Ttulo1"/>
              <w:rPr>
                <w:sz w:val="20"/>
              </w:rPr>
            </w:pPr>
          </w:p>
          <w:p w14:paraId="2674047C" w14:textId="77777777" w:rsidR="00A12AB3" w:rsidRPr="006145DB" w:rsidRDefault="00A12AB3">
            <w:pPr>
              <w:pStyle w:val="Prrafodelista"/>
              <w:numPr>
                <w:ilvl w:val="0"/>
                <w:numId w:val="27"/>
              </w:numPr>
              <w:spacing w:after="0" w:line="240" w:lineRule="auto"/>
              <w:jc w:val="both"/>
              <w:rPr>
                <w:rFonts w:eastAsia="Arial" w:cs="Arial"/>
                <w:sz w:val="20"/>
                <w:szCs w:val="20"/>
              </w:rPr>
            </w:pPr>
            <w:r w:rsidRPr="006145DB">
              <w:rPr>
                <w:rFonts w:eastAsia="Arial" w:cs="Arial"/>
                <w:sz w:val="20"/>
                <w:szCs w:val="20"/>
              </w:rPr>
              <w:t xml:space="preserve">Gestión administrativa </w:t>
            </w:r>
          </w:p>
          <w:p w14:paraId="4BDCD5B3" w14:textId="77777777" w:rsidR="00A12AB3" w:rsidRPr="006145DB" w:rsidRDefault="00A12AB3">
            <w:pPr>
              <w:pStyle w:val="Prrafodelista"/>
              <w:numPr>
                <w:ilvl w:val="0"/>
                <w:numId w:val="27"/>
              </w:numPr>
              <w:spacing w:after="0" w:line="240" w:lineRule="auto"/>
              <w:jc w:val="both"/>
              <w:rPr>
                <w:rFonts w:eastAsia="Arial" w:cs="Arial"/>
                <w:sz w:val="20"/>
                <w:szCs w:val="20"/>
              </w:rPr>
            </w:pPr>
            <w:r w:rsidRPr="006145DB">
              <w:rPr>
                <w:rFonts w:eastAsia="Arial" w:cs="Arial"/>
                <w:sz w:val="20"/>
                <w:szCs w:val="20"/>
              </w:rPr>
              <w:t>Ambientes adecuados y seguros.</w:t>
            </w:r>
          </w:p>
          <w:p w14:paraId="71FF06E5" w14:textId="77777777" w:rsidR="00A12AB3" w:rsidRPr="006145DB" w:rsidRDefault="00A12AB3">
            <w:pPr>
              <w:pStyle w:val="Prrafodelista"/>
              <w:numPr>
                <w:ilvl w:val="0"/>
                <w:numId w:val="27"/>
              </w:numPr>
              <w:spacing w:after="0" w:line="240" w:lineRule="auto"/>
              <w:jc w:val="both"/>
              <w:rPr>
                <w:rFonts w:eastAsia="Arial" w:cs="Arial"/>
                <w:sz w:val="20"/>
                <w:szCs w:val="20"/>
              </w:rPr>
            </w:pPr>
            <w:r w:rsidRPr="006145DB">
              <w:rPr>
                <w:rFonts w:eastAsia="Arial" w:cs="Arial"/>
                <w:sz w:val="20"/>
                <w:szCs w:val="20"/>
              </w:rPr>
              <w:t>Atención social.</w:t>
            </w:r>
          </w:p>
          <w:p w14:paraId="5FB87B59" w14:textId="77777777" w:rsidR="00A12AB3" w:rsidRPr="006145DB" w:rsidRDefault="00A12AB3">
            <w:pPr>
              <w:pStyle w:val="Prrafodelista"/>
              <w:numPr>
                <w:ilvl w:val="0"/>
                <w:numId w:val="27"/>
              </w:numPr>
              <w:spacing w:after="0" w:line="240" w:lineRule="auto"/>
              <w:jc w:val="both"/>
              <w:rPr>
                <w:rFonts w:eastAsia="Arial" w:cs="Arial"/>
                <w:sz w:val="20"/>
                <w:szCs w:val="20"/>
              </w:rPr>
            </w:pPr>
            <w:r w:rsidRPr="006145DB">
              <w:rPr>
                <w:rFonts w:eastAsia="Arial" w:cs="Arial"/>
                <w:sz w:val="20"/>
                <w:szCs w:val="20"/>
              </w:rPr>
              <w:t>Nutrición y salubridad.</w:t>
            </w:r>
          </w:p>
          <w:p w14:paraId="4360DE6C" w14:textId="77777777" w:rsidR="00A12AB3" w:rsidRPr="006145DB" w:rsidRDefault="00A12AB3">
            <w:pPr>
              <w:pStyle w:val="Prrafodelista"/>
              <w:numPr>
                <w:ilvl w:val="0"/>
                <w:numId w:val="27"/>
              </w:numPr>
              <w:spacing w:after="0" w:line="240" w:lineRule="auto"/>
              <w:jc w:val="both"/>
              <w:rPr>
                <w:rFonts w:eastAsia="Arial" w:cs="Arial"/>
                <w:sz w:val="20"/>
                <w:szCs w:val="20"/>
              </w:rPr>
            </w:pPr>
            <w:r w:rsidRPr="006145DB">
              <w:rPr>
                <w:rFonts w:eastAsia="Arial" w:cs="Arial"/>
                <w:sz w:val="20"/>
                <w:szCs w:val="20"/>
              </w:rPr>
              <w:t xml:space="preserve">Talento humano </w:t>
            </w:r>
          </w:p>
        </w:tc>
      </w:tr>
    </w:tbl>
    <w:p w14:paraId="519DE0E4" w14:textId="77777777" w:rsidR="008C0447" w:rsidRPr="006145DB" w:rsidRDefault="008C0447" w:rsidP="005B435E">
      <w:pPr>
        <w:pStyle w:val="Ttulo1"/>
        <w:rPr>
          <w:lang w:val="es-CO"/>
        </w:rPr>
      </w:pPr>
    </w:p>
    <w:p w14:paraId="2FFF60CA" w14:textId="7CBC429A" w:rsidR="007D2F0F" w:rsidRPr="006145DB" w:rsidRDefault="0053614A">
      <w:pPr>
        <w:pStyle w:val="Ttulo1"/>
        <w:numPr>
          <w:ilvl w:val="3"/>
          <w:numId w:val="3"/>
        </w:numPr>
        <w:ind w:left="709"/>
        <w:jc w:val="center"/>
        <w:rPr>
          <w:lang w:val="es-CO"/>
        </w:rPr>
      </w:pPr>
      <w:r w:rsidRPr="006145DB">
        <w:rPr>
          <w:lang w:val="es-CO"/>
        </w:rPr>
        <w:t xml:space="preserve"> </w:t>
      </w:r>
      <w:bookmarkStart w:id="71" w:name="_Toc210213178"/>
      <w:bookmarkStart w:id="72" w:name="_Toc213273452"/>
      <w:bookmarkStart w:id="73" w:name="_Toc213276079"/>
      <w:bookmarkStart w:id="74" w:name="_Toc216902412"/>
      <w:r w:rsidR="001558A9" w:rsidRPr="006145DB">
        <w:rPr>
          <w:lang w:val="es-CO"/>
        </w:rPr>
        <w:t xml:space="preserve">Centro </w:t>
      </w:r>
      <w:r w:rsidR="00351196" w:rsidRPr="006145DB">
        <w:rPr>
          <w:lang w:val="es-CO"/>
        </w:rPr>
        <w:t>a</w:t>
      </w:r>
      <w:r w:rsidR="004B76C4" w:rsidRPr="006145DB">
        <w:rPr>
          <w:lang w:val="es-CO"/>
        </w:rPr>
        <w:t xml:space="preserve">mar </w:t>
      </w:r>
      <w:r w:rsidR="00016754" w:rsidRPr="006145DB">
        <w:rPr>
          <w:lang w:val="es-CO"/>
        </w:rPr>
        <w:t xml:space="preserve">modalidad </w:t>
      </w:r>
      <w:r w:rsidR="001558A9" w:rsidRPr="006145DB">
        <w:rPr>
          <w:lang w:val="es-CO"/>
        </w:rPr>
        <w:t>complementaria</w:t>
      </w:r>
      <w:bookmarkEnd w:id="71"/>
      <w:bookmarkEnd w:id="72"/>
      <w:bookmarkEnd w:id="73"/>
      <w:bookmarkEnd w:id="74"/>
    </w:p>
    <w:tbl>
      <w:tblPr>
        <w:tblW w:w="94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472"/>
        <w:gridCol w:w="8132"/>
      </w:tblGrid>
      <w:tr w:rsidR="008C743F" w:rsidRPr="006145DB" w14:paraId="041855BA" w14:textId="77777777" w:rsidTr="005B435E">
        <w:trPr>
          <w:trHeight w:val="300"/>
          <w:jc w:val="center"/>
        </w:trPr>
        <w:tc>
          <w:tcPr>
            <w:tcW w:w="1555" w:type="dxa"/>
            <w:vAlign w:val="center"/>
          </w:tcPr>
          <w:p w14:paraId="1466CC04" w14:textId="77777777" w:rsidR="00863CFC" w:rsidRPr="006145DB" w:rsidRDefault="00863CFC" w:rsidP="005B435E">
            <w:pPr>
              <w:spacing w:after="0" w:line="240" w:lineRule="auto"/>
              <w:rPr>
                <w:rFonts w:eastAsia="Arial" w:cs="Arial"/>
                <w:sz w:val="20"/>
                <w:szCs w:val="20"/>
              </w:rPr>
            </w:pPr>
            <w:r w:rsidRPr="006145DB">
              <w:rPr>
                <w:rFonts w:eastAsia="Arial" w:cs="Arial"/>
                <w:sz w:val="20"/>
                <w:szCs w:val="20"/>
              </w:rPr>
              <w:t>Nombre de la Modalidad</w:t>
            </w:r>
          </w:p>
        </w:tc>
        <w:tc>
          <w:tcPr>
            <w:tcW w:w="7936" w:type="dxa"/>
            <w:vAlign w:val="center"/>
          </w:tcPr>
          <w:p w14:paraId="46AD5EBD" w14:textId="093831E2" w:rsidR="00863CFC" w:rsidRPr="006145DB" w:rsidRDefault="001558A9"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t>Centro amar modalidad complementaria</w:t>
            </w:r>
            <w:r w:rsidR="00471E83" w:rsidRPr="006145DB">
              <w:rPr>
                <w:rFonts w:eastAsia="Arial" w:cs="Arial"/>
                <w:sz w:val="20"/>
                <w:szCs w:val="20"/>
              </w:rPr>
              <w:t>.</w:t>
            </w:r>
          </w:p>
        </w:tc>
      </w:tr>
      <w:tr w:rsidR="008C743F" w:rsidRPr="006145DB" w14:paraId="786C50D1" w14:textId="77777777" w:rsidTr="005B435E">
        <w:trPr>
          <w:trHeight w:val="300"/>
          <w:jc w:val="center"/>
        </w:trPr>
        <w:tc>
          <w:tcPr>
            <w:tcW w:w="1555" w:type="dxa"/>
            <w:vAlign w:val="center"/>
          </w:tcPr>
          <w:p w14:paraId="349D649D" w14:textId="77777777" w:rsidR="00863CFC" w:rsidRPr="006145DB" w:rsidRDefault="00863CFC" w:rsidP="005B435E">
            <w:pPr>
              <w:spacing w:after="0" w:line="240" w:lineRule="auto"/>
              <w:rPr>
                <w:rFonts w:eastAsia="Arial" w:cs="Arial"/>
                <w:sz w:val="20"/>
                <w:szCs w:val="20"/>
              </w:rPr>
            </w:pPr>
            <w:r w:rsidRPr="006145DB">
              <w:rPr>
                <w:rFonts w:eastAsia="Arial" w:cs="Arial"/>
                <w:sz w:val="20"/>
                <w:szCs w:val="20"/>
              </w:rPr>
              <w:t>Objeto del Servicio Social</w:t>
            </w:r>
          </w:p>
        </w:tc>
        <w:tc>
          <w:tcPr>
            <w:tcW w:w="7936" w:type="dxa"/>
          </w:tcPr>
          <w:p w14:paraId="15299CAD" w14:textId="77777777" w:rsidR="00863CFC" w:rsidRPr="006145DB" w:rsidRDefault="00863CFC" w:rsidP="005B435E">
            <w:pPr>
              <w:spacing w:after="0" w:line="240" w:lineRule="auto"/>
              <w:jc w:val="both"/>
              <w:rPr>
                <w:rFonts w:eastAsia="Arial" w:cs="Arial"/>
                <w:sz w:val="20"/>
                <w:szCs w:val="20"/>
              </w:rPr>
            </w:pPr>
            <w:r w:rsidRPr="006145DB">
              <w:rPr>
                <w:rFonts w:eastAsia="Arial" w:cs="Arial"/>
                <w:sz w:val="20"/>
                <w:szCs w:val="20"/>
                <w:highlight w:val="white"/>
              </w:rPr>
              <w:t>Implementar procesos de promoción, prevención de vulneraciones y gestión para el restablecimiento de derechos de niñas, niños y adolescentes en situación o en riesgo de trabajo infantil ampliado, o que permanezcan solos o solas en su lugar de vivienda, sin cuidado de adultos responsables, y que presenten inobservancias en sus derechos, aportando a la atención integral y orientación a las familias y cuidadores desde el enfoque inclusivo, intercultural y diferencial.</w:t>
            </w:r>
          </w:p>
        </w:tc>
      </w:tr>
      <w:tr w:rsidR="008C743F" w:rsidRPr="006145DB" w14:paraId="69963140" w14:textId="77777777" w:rsidTr="005B435E">
        <w:trPr>
          <w:trHeight w:val="300"/>
          <w:jc w:val="center"/>
        </w:trPr>
        <w:tc>
          <w:tcPr>
            <w:tcW w:w="1555" w:type="dxa"/>
            <w:vAlign w:val="center"/>
          </w:tcPr>
          <w:p w14:paraId="40A392A2" w14:textId="0EF4E0BD" w:rsidR="00863CFC" w:rsidRPr="006145DB" w:rsidRDefault="00863CFC" w:rsidP="005B435E">
            <w:pPr>
              <w:spacing w:after="0" w:line="240" w:lineRule="auto"/>
              <w:rPr>
                <w:rFonts w:eastAsia="Arial" w:cs="Arial"/>
                <w:sz w:val="20"/>
                <w:szCs w:val="20"/>
              </w:rPr>
            </w:pPr>
            <w:r w:rsidRPr="006145DB">
              <w:rPr>
                <w:rFonts w:eastAsia="Arial" w:cs="Arial"/>
                <w:sz w:val="20"/>
                <w:szCs w:val="20"/>
              </w:rPr>
              <w:t>Oferta de la Modalidad</w:t>
            </w:r>
          </w:p>
        </w:tc>
        <w:tc>
          <w:tcPr>
            <w:tcW w:w="7936" w:type="dxa"/>
          </w:tcPr>
          <w:p w14:paraId="5E3D1D34" w14:textId="77777777" w:rsidR="00863CFC" w:rsidRPr="006145DB" w:rsidRDefault="00863CFC" w:rsidP="005B435E">
            <w:pPr>
              <w:spacing w:after="0" w:line="240" w:lineRule="auto"/>
              <w:jc w:val="both"/>
              <w:rPr>
                <w:rFonts w:eastAsia="Arial" w:cs="Arial"/>
                <w:sz w:val="20"/>
                <w:szCs w:val="20"/>
              </w:rPr>
            </w:pPr>
            <w:r w:rsidRPr="006145DB">
              <w:rPr>
                <w:rFonts w:eastAsia="Arial" w:cs="Arial"/>
                <w:sz w:val="20"/>
                <w:szCs w:val="20"/>
              </w:rPr>
              <w:t xml:space="preserve">Los Centros Amar, aportan a la atención integral con un enfoque inclusivo, intercultural y diferencial a niñas, niños y adolescentes </w:t>
            </w:r>
            <w:r w:rsidRPr="006145DB">
              <w:rPr>
                <w:rFonts w:eastAsia="Arial" w:cs="Arial"/>
                <w:sz w:val="20"/>
                <w:szCs w:val="20"/>
                <w:highlight w:val="white"/>
              </w:rPr>
              <w:t xml:space="preserve">en situación o en riesgo de trabajo infantil ampliado,  o que permanezcan solos o solas en su lugar de vivienda, sin cuidado de adultos responsables, y que presenten inobservancias en sus derechos; </w:t>
            </w:r>
            <w:r w:rsidRPr="006145DB">
              <w:rPr>
                <w:rFonts w:eastAsia="Arial" w:cs="Arial"/>
                <w:sz w:val="20"/>
                <w:szCs w:val="20"/>
              </w:rPr>
              <w:t>mediante procesos de promoción, prevención y gestión para el restablecimiento de derechos ofreciendo una atención presencial flexible; es decir, disponible todo el día y la noche de 6 a 12 horas, hasta los siete (7) días de la semana, incluyendo festivos, adaptada a sus necesidades y a la dinámica del territorio, a través de 5 componentes claves: i). Componente psicosocial ii). Componente pedagógico y cultural iii). Componente nutrición y bienestar, iv). Componente de desempeño ocupacional, y como componente transversal, v). Componente Gestión para la articulación intra e interinstitucional.</w:t>
            </w:r>
          </w:p>
        </w:tc>
      </w:tr>
      <w:tr w:rsidR="008C743F" w:rsidRPr="006145DB" w14:paraId="14BD6BB6" w14:textId="77777777" w:rsidTr="005B435E">
        <w:trPr>
          <w:trHeight w:val="300"/>
          <w:jc w:val="center"/>
        </w:trPr>
        <w:tc>
          <w:tcPr>
            <w:tcW w:w="1555" w:type="dxa"/>
            <w:vAlign w:val="center"/>
          </w:tcPr>
          <w:p w14:paraId="41EC4A87" w14:textId="77777777" w:rsidR="00863CFC" w:rsidRPr="006145DB" w:rsidRDefault="00863CFC" w:rsidP="005B435E">
            <w:pPr>
              <w:spacing w:after="0" w:line="240" w:lineRule="auto"/>
              <w:rPr>
                <w:rFonts w:eastAsia="Arial" w:cs="Arial"/>
                <w:sz w:val="20"/>
                <w:szCs w:val="20"/>
              </w:rPr>
            </w:pPr>
            <w:r w:rsidRPr="006145DB">
              <w:rPr>
                <w:rFonts w:eastAsia="Arial" w:cs="Arial"/>
                <w:sz w:val="20"/>
                <w:szCs w:val="20"/>
              </w:rPr>
              <w:t xml:space="preserve">Tipo de Focalización </w:t>
            </w:r>
          </w:p>
        </w:tc>
        <w:tc>
          <w:tcPr>
            <w:tcW w:w="7936" w:type="dxa"/>
            <w:vAlign w:val="center"/>
          </w:tcPr>
          <w:p w14:paraId="20F3F490" w14:textId="77777777" w:rsidR="00863CFC" w:rsidRPr="006145DB" w:rsidRDefault="00863CFC"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t>Focalización por demanda</w:t>
            </w:r>
          </w:p>
          <w:p w14:paraId="49F9F1C8" w14:textId="77777777" w:rsidR="00863CFC" w:rsidRPr="006145DB" w:rsidRDefault="00863CFC" w:rsidP="005B435E">
            <w:pPr>
              <w:pBdr>
                <w:top w:val="nil"/>
                <w:left w:val="nil"/>
                <w:bottom w:val="nil"/>
                <w:right w:val="nil"/>
                <w:between w:val="nil"/>
              </w:pBdr>
              <w:shd w:val="clear" w:color="auto" w:fill="FFFFFF"/>
              <w:spacing w:after="0" w:line="240" w:lineRule="auto"/>
              <w:rPr>
                <w:rFonts w:eastAsia="Arial" w:cs="Arial"/>
                <w:sz w:val="20"/>
                <w:szCs w:val="20"/>
              </w:rPr>
            </w:pPr>
            <w:r w:rsidRPr="006145DB">
              <w:rPr>
                <w:rFonts w:eastAsia="Arial" w:cs="Arial"/>
                <w:sz w:val="20"/>
                <w:szCs w:val="20"/>
              </w:rPr>
              <w:t xml:space="preserve">Focalización por abordaje territorial </w:t>
            </w:r>
          </w:p>
        </w:tc>
      </w:tr>
      <w:tr w:rsidR="008C743F" w:rsidRPr="006145DB" w14:paraId="73BF6221" w14:textId="77777777" w:rsidTr="005B435E">
        <w:trPr>
          <w:trHeight w:val="300"/>
          <w:jc w:val="center"/>
        </w:trPr>
        <w:tc>
          <w:tcPr>
            <w:tcW w:w="1555" w:type="dxa"/>
            <w:vAlign w:val="center"/>
          </w:tcPr>
          <w:p w14:paraId="41D9E7BB" w14:textId="77777777" w:rsidR="00863CFC" w:rsidRPr="006145DB" w:rsidRDefault="00863CFC" w:rsidP="005B435E">
            <w:pPr>
              <w:spacing w:after="0" w:line="240" w:lineRule="auto"/>
              <w:rPr>
                <w:rFonts w:eastAsia="Arial" w:cs="Arial"/>
                <w:sz w:val="20"/>
                <w:szCs w:val="20"/>
              </w:rPr>
            </w:pPr>
            <w:r w:rsidRPr="006145DB">
              <w:rPr>
                <w:rFonts w:eastAsia="Arial" w:cs="Arial"/>
                <w:sz w:val="20"/>
                <w:szCs w:val="20"/>
              </w:rPr>
              <w:t>Población Objetivo</w:t>
            </w:r>
          </w:p>
        </w:tc>
        <w:tc>
          <w:tcPr>
            <w:tcW w:w="7936" w:type="dxa"/>
          </w:tcPr>
          <w:p w14:paraId="5F9BB6C4" w14:textId="77777777" w:rsidR="00863CFC" w:rsidRPr="006145DB" w:rsidRDefault="00863CFC" w:rsidP="005B435E">
            <w:pPr>
              <w:spacing w:after="0" w:line="240" w:lineRule="auto"/>
              <w:jc w:val="both"/>
              <w:rPr>
                <w:rFonts w:eastAsia="Arial" w:cs="Arial"/>
                <w:sz w:val="20"/>
                <w:szCs w:val="20"/>
                <w:highlight w:val="white"/>
              </w:rPr>
            </w:pPr>
            <w:r w:rsidRPr="006145DB">
              <w:rPr>
                <w:rFonts w:eastAsia="Arial" w:cs="Arial"/>
                <w:sz w:val="20"/>
                <w:szCs w:val="20"/>
              </w:rPr>
              <w:t>Niñas, niños y adolescentes a partir de los tres (3) meses hasta diecisiete (17) años, once (11) meses y veintinueve (29) días que se encuentren en situación o en riesgo de trabajo infantil ampliado, o que permanezcan solas o solos en su lugar de vivienda, sin cuidado por adultos responsables, que presenten inobservancias en sus derechos.  Así mismo, bajo estos criterios, comprenden la atención día, en respuesta a: a) situación de emergencia social, humanitaria o cierre parcial del servicio al que esté vinculado y que se encuentre en situación o riesgo de trabajo infantil ampliado b) Que sean remitidos por recorridos territoriales en paga diarios. c) Presenten inobservancia en su derecho a la educación, que residan o permanezcan en Bogotá.</w:t>
            </w:r>
          </w:p>
        </w:tc>
      </w:tr>
      <w:tr w:rsidR="008C743F" w:rsidRPr="006145DB" w14:paraId="0F0DF628" w14:textId="77777777" w:rsidTr="002D5CB1">
        <w:trPr>
          <w:trHeight w:val="6129"/>
          <w:jc w:val="center"/>
        </w:trPr>
        <w:tc>
          <w:tcPr>
            <w:tcW w:w="1555" w:type="dxa"/>
            <w:vAlign w:val="center"/>
          </w:tcPr>
          <w:p w14:paraId="10247F88" w14:textId="77777777" w:rsidR="00863CFC" w:rsidRPr="006145DB" w:rsidRDefault="514506C0" w:rsidP="005B435E">
            <w:pPr>
              <w:spacing w:after="0" w:line="240" w:lineRule="auto"/>
              <w:rPr>
                <w:rFonts w:eastAsia="Arial" w:cs="Arial"/>
                <w:sz w:val="20"/>
                <w:szCs w:val="20"/>
              </w:rPr>
            </w:pPr>
            <w:r w:rsidRPr="006145DB">
              <w:rPr>
                <w:rFonts w:eastAsia="Arial" w:cs="Arial"/>
                <w:sz w:val="20"/>
                <w:szCs w:val="20"/>
              </w:rPr>
              <w:t>Fuentes de Información Población Objetivo</w:t>
            </w:r>
          </w:p>
        </w:tc>
        <w:tc>
          <w:tcPr>
            <w:tcW w:w="7936" w:type="dxa"/>
          </w:tcPr>
          <w:p w14:paraId="633D3B7A" w14:textId="77777777" w:rsidR="00863CFC" w:rsidRPr="006145DB" w:rsidRDefault="00863CFC" w:rsidP="005B435E">
            <w:pPr>
              <w:widowControl w:val="0"/>
              <w:pBdr>
                <w:top w:val="nil"/>
                <w:left w:val="nil"/>
                <w:bottom w:val="nil"/>
                <w:right w:val="nil"/>
                <w:between w:val="nil"/>
              </w:pBdr>
              <w:spacing w:after="0" w:line="240" w:lineRule="auto"/>
              <w:rPr>
                <w:rFonts w:eastAsia="Arial" w:cs="Arial"/>
                <w:sz w:val="18"/>
                <w:szCs w:val="18"/>
              </w:rPr>
            </w:pPr>
          </w:p>
          <w:tbl>
            <w:tblPr>
              <w:tblStyle w:val="Tablaconcuadrcula"/>
              <w:tblW w:w="7720" w:type="dxa"/>
              <w:tblLook w:val="04A0" w:firstRow="1" w:lastRow="0" w:firstColumn="1" w:lastColumn="0" w:noHBand="0" w:noVBand="1"/>
            </w:tblPr>
            <w:tblGrid>
              <w:gridCol w:w="3673"/>
              <w:gridCol w:w="1271"/>
              <w:gridCol w:w="1011"/>
              <w:gridCol w:w="1765"/>
            </w:tblGrid>
            <w:tr w:rsidR="008C743F" w:rsidRPr="006145DB" w14:paraId="0D41BF2F" w14:textId="77777777" w:rsidTr="002732F4">
              <w:trPr>
                <w:trHeight w:val="300"/>
              </w:trPr>
              <w:tc>
                <w:tcPr>
                  <w:tcW w:w="2379" w:type="pct"/>
                  <w:vAlign w:val="center"/>
                </w:tcPr>
                <w:p w14:paraId="6F7D1390" w14:textId="77777777" w:rsidR="00FD2696" w:rsidRPr="006145DB" w:rsidRDefault="0161E82C" w:rsidP="005B435E">
                  <w:pPr>
                    <w:jc w:val="center"/>
                    <w:rPr>
                      <w:rFonts w:eastAsia="Arial" w:cs="Arial"/>
                      <w:sz w:val="16"/>
                      <w:szCs w:val="16"/>
                    </w:rPr>
                  </w:pPr>
                  <w:r w:rsidRPr="006145DB">
                    <w:rPr>
                      <w:rFonts w:eastAsia="Arial" w:cs="Arial"/>
                      <w:sz w:val="16"/>
                      <w:szCs w:val="16"/>
                    </w:rPr>
                    <w:t>Categoría de Población Objetivo</w:t>
                  </w:r>
                </w:p>
              </w:tc>
              <w:tc>
                <w:tcPr>
                  <w:tcW w:w="823" w:type="pct"/>
                  <w:vAlign w:val="center"/>
                </w:tcPr>
                <w:p w14:paraId="2C645DFF" w14:textId="77777777" w:rsidR="00FD2696" w:rsidRPr="006145DB" w:rsidRDefault="0161E82C" w:rsidP="005B435E">
                  <w:pPr>
                    <w:jc w:val="center"/>
                    <w:rPr>
                      <w:rFonts w:eastAsia="Arial" w:cs="Arial"/>
                      <w:sz w:val="16"/>
                      <w:szCs w:val="16"/>
                    </w:rPr>
                  </w:pPr>
                  <w:r w:rsidRPr="006145DB">
                    <w:rPr>
                      <w:rFonts w:eastAsia="Arial" w:cs="Arial"/>
                      <w:sz w:val="16"/>
                      <w:szCs w:val="16"/>
                    </w:rPr>
                    <w:t>Fuente de Información</w:t>
                  </w:r>
                </w:p>
              </w:tc>
              <w:tc>
                <w:tcPr>
                  <w:tcW w:w="655" w:type="pct"/>
                  <w:vAlign w:val="center"/>
                </w:tcPr>
                <w:p w14:paraId="2176BBA8" w14:textId="77777777" w:rsidR="00FD2696" w:rsidRPr="006145DB" w:rsidRDefault="0161E82C" w:rsidP="005B435E">
                  <w:pPr>
                    <w:ind w:left="-86"/>
                    <w:jc w:val="center"/>
                    <w:rPr>
                      <w:rFonts w:eastAsia="Arial" w:cs="Arial"/>
                      <w:sz w:val="16"/>
                      <w:szCs w:val="16"/>
                    </w:rPr>
                  </w:pPr>
                  <w:r w:rsidRPr="006145DB">
                    <w:rPr>
                      <w:rFonts w:eastAsia="Arial" w:cs="Arial"/>
                      <w:sz w:val="16"/>
                      <w:szCs w:val="16"/>
                    </w:rPr>
                    <w:t>Periodicidad</w:t>
                  </w:r>
                </w:p>
              </w:tc>
              <w:tc>
                <w:tcPr>
                  <w:tcW w:w="1143" w:type="pct"/>
                  <w:vAlign w:val="center"/>
                </w:tcPr>
                <w:p w14:paraId="6309E276" w14:textId="77777777" w:rsidR="00FD2696" w:rsidRPr="006145DB" w:rsidRDefault="0161E82C" w:rsidP="005B435E">
                  <w:pPr>
                    <w:jc w:val="center"/>
                    <w:rPr>
                      <w:rFonts w:eastAsia="Arial" w:cs="Arial"/>
                      <w:sz w:val="16"/>
                      <w:szCs w:val="16"/>
                    </w:rPr>
                  </w:pPr>
                  <w:r w:rsidRPr="006145DB">
                    <w:rPr>
                      <w:rFonts w:eastAsia="Arial" w:cs="Arial"/>
                      <w:sz w:val="16"/>
                      <w:szCs w:val="16"/>
                    </w:rPr>
                    <w:t>Administrador</w:t>
                  </w:r>
                </w:p>
              </w:tc>
            </w:tr>
            <w:tr w:rsidR="008C743F" w:rsidRPr="006145DB" w14:paraId="744D1008" w14:textId="77777777" w:rsidTr="002732F4">
              <w:trPr>
                <w:trHeight w:val="300"/>
              </w:trPr>
              <w:tc>
                <w:tcPr>
                  <w:tcW w:w="2379" w:type="pct"/>
                  <w:vMerge w:val="restart"/>
                  <w:vAlign w:val="center"/>
                </w:tcPr>
                <w:p w14:paraId="2E501A49" w14:textId="5942269B" w:rsidR="00FD2696" w:rsidRPr="006145DB" w:rsidRDefault="6958A328" w:rsidP="005B435E">
                  <w:pPr>
                    <w:jc w:val="both"/>
                    <w:rPr>
                      <w:rFonts w:eastAsia="Arial" w:cs="Arial"/>
                      <w:sz w:val="16"/>
                      <w:szCs w:val="16"/>
                    </w:rPr>
                  </w:pPr>
                  <w:r w:rsidRPr="006145DB">
                    <w:rPr>
                      <w:rFonts w:eastAsia="Arial" w:cs="Arial"/>
                      <w:sz w:val="16"/>
                      <w:szCs w:val="16"/>
                      <w:lang w:val="es-CO"/>
                    </w:rPr>
                    <w:t>Niñas, niños y adolescentes a partir de los tres (3) meses hasta diecisiete (17) años, once (11) meses y veintinueve (29) días</w:t>
                  </w:r>
                  <w:r w:rsidR="008C743F" w:rsidRPr="006145DB">
                    <w:rPr>
                      <w:rFonts w:eastAsia="Arial" w:cs="Arial"/>
                      <w:sz w:val="16"/>
                      <w:szCs w:val="16"/>
                      <w:lang w:val="es-CO"/>
                    </w:rPr>
                    <w:t>.</w:t>
                  </w:r>
                </w:p>
              </w:tc>
              <w:tc>
                <w:tcPr>
                  <w:tcW w:w="823" w:type="pct"/>
                  <w:vAlign w:val="center"/>
                </w:tcPr>
                <w:p w14:paraId="5B40A7AF" w14:textId="587C2F78" w:rsidR="00FD2696" w:rsidRPr="006145DB" w:rsidRDefault="0161E82C" w:rsidP="005B435E">
                  <w:pPr>
                    <w:jc w:val="center"/>
                    <w:rPr>
                      <w:rFonts w:eastAsia="Arial" w:cs="Arial"/>
                      <w:sz w:val="16"/>
                      <w:szCs w:val="16"/>
                    </w:rPr>
                  </w:pPr>
                  <w:r w:rsidRPr="006145DB">
                    <w:rPr>
                      <w:rFonts w:eastAsia="Arial" w:cs="Arial"/>
                      <w:sz w:val="16"/>
                      <w:szCs w:val="16"/>
                    </w:rPr>
                    <w:t>Verificación en campo</w:t>
                  </w:r>
                </w:p>
              </w:tc>
              <w:tc>
                <w:tcPr>
                  <w:tcW w:w="655" w:type="pct"/>
                  <w:vAlign w:val="center"/>
                </w:tcPr>
                <w:p w14:paraId="5A6DD304" w14:textId="77777777" w:rsidR="00FD2696" w:rsidRPr="006145DB" w:rsidRDefault="0161E82C" w:rsidP="005B435E">
                  <w:pPr>
                    <w:ind w:left="-86"/>
                    <w:jc w:val="center"/>
                    <w:rPr>
                      <w:rFonts w:eastAsia="Arial" w:cs="Arial"/>
                      <w:sz w:val="16"/>
                      <w:szCs w:val="16"/>
                    </w:rPr>
                  </w:pPr>
                  <w:r w:rsidRPr="006145DB">
                    <w:rPr>
                      <w:rFonts w:eastAsia="Arial" w:cs="Arial"/>
                      <w:sz w:val="16"/>
                      <w:szCs w:val="16"/>
                    </w:rPr>
                    <w:t>Demanda</w:t>
                  </w:r>
                </w:p>
              </w:tc>
              <w:tc>
                <w:tcPr>
                  <w:tcW w:w="1143" w:type="pct"/>
                  <w:vAlign w:val="center"/>
                </w:tcPr>
                <w:p w14:paraId="4245369D" w14:textId="77777777" w:rsidR="00FD2696" w:rsidRPr="006145DB" w:rsidRDefault="0161E82C" w:rsidP="005B435E">
                  <w:pPr>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20FEA6DD" w14:textId="77777777" w:rsidTr="002732F4">
              <w:trPr>
                <w:trHeight w:val="300"/>
              </w:trPr>
              <w:tc>
                <w:tcPr>
                  <w:tcW w:w="2379" w:type="pct"/>
                  <w:vMerge/>
                  <w:vAlign w:val="center"/>
                </w:tcPr>
                <w:p w14:paraId="4B6CEB6E" w14:textId="77777777" w:rsidR="00FD2696" w:rsidRPr="006145DB" w:rsidRDefault="00FD2696" w:rsidP="005B435E">
                  <w:pPr>
                    <w:widowControl w:val="0"/>
                    <w:pBdr>
                      <w:top w:val="nil"/>
                      <w:left w:val="nil"/>
                      <w:bottom w:val="nil"/>
                      <w:right w:val="nil"/>
                      <w:between w:val="nil"/>
                    </w:pBdr>
                    <w:jc w:val="both"/>
                    <w:rPr>
                      <w:rFonts w:eastAsia="Arial" w:cs="Arial"/>
                      <w:sz w:val="16"/>
                      <w:szCs w:val="16"/>
                    </w:rPr>
                  </w:pPr>
                </w:p>
              </w:tc>
              <w:tc>
                <w:tcPr>
                  <w:tcW w:w="823" w:type="pct"/>
                  <w:vAlign w:val="center"/>
                </w:tcPr>
                <w:p w14:paraId="48B3D447" w14:textId="4B990032" w:rsidR="00FD2696" w:rsidRPr="006145DB" w:rsidRDefault="0161E82C" w:rsidP="005B435E">
                  <w:pPr>
                    <w:jc w:val="center"/>
                    <w:rPr>
                      <w:rFonts w:eastAsia="Arial" w:cs="Arial"/>
                      <w:sz w:val="16"/>
                      <w:szCs w:val="16"/>
                    </w:rPr>
                  </w:pPr>
                  <w:r w:rsidRPr="006145DB">
                    <w:rPr>
                      <w:rFonts w:eastAsia="Arial" w:cs="Arial"/>
                      <w:sz w:val="16"/>
                      <w:szCs w:val="16"/>
                    </w:rPr>
                    <w:t>SIRBE</w:t>
                  </w:r>
                </w:p>
              </w:tc>
              <w:tc>
                <w:tcPr>
                  <w:tcW w:w="655" w:type="pct"/>
                  <w:vAlign w:val="center"/>
                </w:tcPr>
                <w:p w14:paraId="35E394F7" w14:textId="77777777" w:rsidR="00FD2696" w:rsidRPr="006145DB" w:rsidRDefault="0161E82C" w:rsidP="005B435E">
                  <w:pPr>
                    <w:ind w:left="-86"/>
                    <w:jc w:val="center"/>
                    <w:rPr>
                      <w:rFonts w:eastAsia="Arial" w:cs="Arial"/>
                      <w:sz w:val="16"/>
                      <w:szCs w:val="16"/>
                    </w:rPr>
                  </w:pPr>
                  <w:r w:rsidRPr="006145DB">
                    <w:rPr>
                      <w:rFonts w:eastAsia="Arial" w:cs="Arial"/>
                      <w:sz w:val="16"/>
                      <w:szCs w:val="16"/>
                    </w:rPr>
                    <w:t>Demanda</w:t>
                  </w:r>
                </w:p>
              </w:tc>
              <w:tc>
                <w:tcPr>
                  <w:tcW w:w="1143" w:type="pct"/>
                  <w:vAlign w:val="center"/>
                </w:tcPr>
                <w:p w14:paraId="76D69428" w14:textId="35610A7E" w:rsidR="00FD2696" w:rsidRPr="006145DB" w:rsidRDefault="006D33E8" w:rsidP="005B435E">
                  <w:pPr>
                    <w:jc w:val="center"/>
                    <w:rPr>
                      <w:rFonts w:eastAsia="Arial" w:cs="Arial"/>
                      <w:sz w:val="16"/>
                      <w:szCs w:val="16"/>
                    </w:rPr>
                  </w:pPr>
                  <w:r w:rsidRPr="006145DB">
                    <w:rPr>
                      <w:rFonts w:eastAsia="Arial" w:cs="Arial"/>
                      <w:sz w:val="16"/>
                      <w:szCs w:val="16"/>
                    </w:rPr>
                    <w:t>Secretaría Distrital</w:t>
                  </w:r>
                  <w:r w:rsidR="0161E82C" w:rsidRPr="006145DB">
                    <w:rPr>
                      <w:rFonts w:eastAsia="Arial" w:cs="Arial"/>
                      <w:sz w:val="16"/>
                      <w:szCs w:val="16"/>
                    </w:rPr>
                    <w:t xml:space="preserve"> de Integración Social</w:t>
                  </w:r>
                </w:p>
              </w:tc>
            </w:tr>
            <w:tr w:rsidR="008C743F" w:rsidRPr="006145DB" w14:paraId="4CD7D60E" w14:textId="77777777" w:rsidTr="002732F4">
              <w:trPr>
                <w:trHeight w:val="300"/>
              </w:trPr>
              <w:tc>
                <w:tcPr>
                  <w:tcW w:w="2379" w:type="pct"/>
                  <w:vAlign w:val="center"/>
                </w:tcPr>
                <w:p w14:paraId="64542827" w14:textId="77777777" w:rsidR="00FD2696" w:rsidRPr="006145DB" w:rsidRDefault="0161E82C" w:rsidP="005B435E">
                  <w:pPr>
                    <w:jc w:val="both"/>
                    <w:rPr>
                      <w:rFonts w:eastAsia="Arial" w:cs="Arial"/>
                      <w:sz w:val="16"/>
                      <w:szCs w:val="16"/>
                    </w:rPr>
                  </w:pPr>
                  <w:r w:rsidRPr="006145DB">
                    <w:rPr>
                      <w:rFonts w:eastAsia="Arial" w:cs="Arial"/>
                      <w:sz w:val="16"/>
                      <w:szCs w:val="16"/>
                    </w:rPr>
                    <w:t>En situación o en riesgo de trabajo infantil ampliado.</w:t>
                  </w:r>
                </w:p>
              </w:tc>
              <w:tc>
                <w:tcPr>
                  <w:tcW w:w="823" w:type="pct"/>
                  <w:vAlign w:val="center"/>
                </w:tcPr>
                <w:p w14:paraId="779FC7BB" w14:textId="1FD2137B" w:rsidR="00FD2696" w:rsidRPr="006145DB" w:rsidRDefault="0161E82C" w:rsidP="005B435E">
                  <w:pPr>
                    <w:jc w:val="center"/>
                    <w:rPr>
                      <w:rFonts w:eastAsia="Arial" w:cs="Arial"/>
                      <w:sz w:val="16"/>
                      <w:szCs w:val="16"/>
                    </w:rPr>
                  </w:pPr>
                  <w:r w:rsidRPr="006145DB">
                    <w:rPr>
                      <w:rFonts w:eastAsia="Arial" w:cs="Arial"/>
                      <w:sz w:val="16"/>
                      <w:szCs w:val="16"/>
                    </w:rPr>
                    <w:t>Verificación en campo</w:t>
                  </w:r>
                </w:p>
              </w:tc>
              <w:tc>
                <w:tcPr>
                  <w:tcW w:w="655" w:type="pct"/>
                  <w:vAlign w:val="center"/>
                </w:tcPr>
                <w:p w14:paraId="47BE491E" w14:textId="77777777" w:rsidR="00FD2696" w:rsidRPr="006145DB" w:rsidRDefault="0161E82C" w:rsidP="005B435E">
                  <w:pPr>
                    <w:ind w:left="-86"/>
                    <w:jc w:val="center"/>
                    <w:rPr>
                      <w:rFonts w:eastAsia="Arial" w:cs="Arial"/>
                      <w:sz w:val="16"/>
                      <w:szCs w:val="16"/>
                    </w:rPr>
                  </w:pPr>
                  <w:r w:rsidRPr="006145DB">
                    <w:rPr>
                      <w:rFonts w:eastAsia="Arial" w:cs="Arial"/>
                      <w:sz w:val="16"/>
                      <w:szCs w:val="16"/>
                    </w:rPr>
                    <w:t>Demanda</w:t>
                  </w:r>
                </w:p>
              </w:tc>
              <w:tc>
                <w:tcPr>
                  <w:tcW w:w="1143" w:type="pct"/>
                  <w:vAlign w:val="center"/>
                </w:tcPr>
                <w:p w14:paraId="6A07EB39" w14:textId="77777777" w:rsidR="00FD2696" w:rsidRPr="006145DB" w:rsidRDefault="0161E82C" w:rsidP="005B435E">
                  <w:pPr>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52CEB0F5" w14:textId="77777777" w:rsidTr="002732F4">
              <w:trPr>
                <w:trHeight w:val="300"/>
              </w:trPr>
              <w:tc>
                <w:tcPr>
                  <w:tcW w:w="2379" w:type="pct"/>
                  <w:vAlign w:val="center"/>
                </w:tcPr>
                <w:p w14:paraId="7DFF9CC9" w14:textId="74D5C985" w:rsidR="00FD2696" w:rsidRPr="006145DB" w:rsidRDefault="0161E82C" w:rsidP="005B435E">
                  <w:pPr>
                    <w:jc w:val="both"/>
                    <w:rPr>
                      <w:rFonts w:eastAsia="Arial" w:cs="Arial"/>
                      <w:sz w:val="16"/>
                      <w:szCs w:val="16"/>
                    </w:rPr>
                  </w:pPr>
                  <w:r w:rsidRPr="006145DB">
                    <w:rPr>
                      <w:rFonts w:eastAsia="Arial" w:cs="Arial"/>
                      <w:sz w:val="16"/>
                      <w:szCs w:val="16"/>
                      <w:highlight w:val="white"/>
                    </w:rPr>
                    <w:t>Que permanezcan solas o solos</w:t>
                  </w:r>
                  <w:r w:rsidR="0D9118DC" w:rsidRPr="006145DB">
                    <w:rPr>
                      <w:rFonts w:eastAsia="Arial" w:cs="Arial"/>
                      <w:sz w:val="16"/>
                      <w:szCs w:val="16"/>
                      <w:highlight w:val="white"/>
                    </w:rPr>
                    <w:t xml:space="preserve"> </w:t>
                  </w:r>
                  <w:r w:rsidRPr="006145DB">
                    <w:rPr>
                      <w:rFonts w:eastAsia="Arial" w:cs="Arial"/>
                      <w:sz w:val="16"/>
                      <w:szCs w:val="16"/>
                      <w:highlight w:val="white"/>
                    </w:rPr>
                    <w:t>en su lugar de vivienda, sin cuidado por adultos responsables</w:t>
                  </w:r>
                </w:p>
              </w:tc>
              <w:tc>
                <w:tcPr>
                  <w:tcW w:w="823" w:type="pct"/>
                  <w:vAlign w:val="center"/>
                </w:tcPr>
                <w:p w14:paraId="522ECF6B" w14:textId="77777777" w:rsidR="00FD2696" w:rsidRPr="006145DB" w:rsidRDefault="0161E82C" w:rsidP="005B435E">
                  <w:pPr>
                    <w:jc w:val="center"/>
                    <w:rPr>
                      <w:rFonts w:eastAsia="Arial" w:cs="Arial"/>
                      <w:sz w:val="16"/>
                      <w:szCs w:val="16"/>
                    </w:rPr>
                  </w:pPr>
                  <w:r w:rsidRPr="006145DB">
                    <w:rPr>
                      <w:rFonts w:eastAsia="Arial" w:cs="Arial"/>
                      <w:sz w:val="16"/>
                      <w:szCs w:val="16"/>
                    </w:rPr>
                    <w:t>Verificación en campo</w:t>
                  </w:r>
                </w:p>
              </w:tc>
              <w:tc>
                <w:tcPr>
                  <w:tcW w:w="655" w:type="pct"/>
                  <w:vAlign w:val="center"/>
                </w:tcPr>
                <w:p w14:paraId="68D81436" w14:textId="77777777" w:rsidR="00FD2696" w:rsidRPr="006145DB" w:rsidRDefault="0161E82C" w:rsidP="005B435E">
                  <w:pPr>
                    <w:ind w:left="-86"/>
                    <w:jc w:val="center"/>
                    <w:rPr>
                      <w:rFonts w:eastAsia="Arial" w:cs="Arial"/>
                      <w:sz w:val="16"/>
                      <w:szCs w:val="16"/>
                    </w:rPr>
                  </w:pPr>
                  <w:r w:rsidRPr="006145DB">
                    <w:rPr>
                      <w:rFonts w:eastAsia="Arial" w:cs="Arial"/>
                      <w:sz w:val="16"/>
                      <w:szCs w:val="16"/>
                    </w:rPr>
                    <w:t>Demanda</w:t>
                  </w:r>
                </w:p>
              </w:tc>
              <w:tc>
                <w:tcPr>
                  <w:tcW w:w="1143" w:type="pct"/>
                  <w:vAlign w:val="center"/>
                </w:tcPr>
                <w:p w14:paraId="448C3B60" w14:textId="77777777" w:rsidR="00FD2696" w:rsidRPr="006145DB" w:rsidRDefault="0161E82C" w:rsidP="005B435E">
                  <w:pPr>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46239CF3" w14:textId="77777777" w:rsidTr="002732F4">
              <w:trPr>
                <w:trHeight w:val="300"/>
              </w:trPr>
              <w:tc>
                <w:tcPr>
                  <w:tcW w:w="2379" w:type="pct"/>
                  <w:vAlign w:val="center"/>
                </w:tcPr>
                <w:p w14:paraId="5E679419" w14:textId="77777777" w:rsidR="00FD2696" w:rsidRPr="006145DB" w:rsidRDefault="0161E82C" w:rsidP="005B435E">
                  <w:pPr>
                    <w:jc w:val="both"/>
                    <w:rPr>
                      <w:rFonts w:eastAsia="Arial" w:cs="Arial"/>
                      <w:sz w:val="16"/>
                      <w:szCs w:val="16"/>
                    </w:rPr>
                  </w:pPr>
                  <w:r w:rsidRPr="006145DB">
                    <w:rPr>
                      <w:rFonts w:eastAsia="Arial" w:cs="Arial"/>
                      <w:sz w:val="16"/>
                      <w:szCs w:val="16"/>
                    </w:rPr>
                    <w:t>Presenten inobservancia en su derecho a la educación.</w:t>
                  </w:r>
                </w:p>
              </w:tc>
              <w:tc>
                <w:tcPr>
                  <w:tcW w:w="823" w:type="pct"/>
                  <w:vAlign w:val="center"/>
                </w:tcPr>
                <w:p w14:paraId="46A96EE7" w14:textId="77777777" w:rsidR="00FD2696" w:rsidRPr="006145DB" w:rsidRDefault="0161E82C" w:rsidP="005B435E">
                  <w:pPr>
                    <w:jc w:val="center"/>
                    <w:rPr>
                      <w:rFonts w:eastAsia="Arial" w:cs="Arial"/>
                      <w:sz w:val="16"/>
                      <w:szCs w:val="16"/>
                    </w:rPr>
                  </w:pPr>
                  <w:r w:rsidRPr="006145DB">
                    <w:rPr>
                      <w:rFonts w:eastAsia="Arial" w:cs="Arial"/>
                      <w:sz w:val="16"/>
                      <w:szCs w:val="16"/>
                    </w:rPr>
                    <w:t>Verificación en campo</w:t>
                  </w:r>
                </w:p>
              </w:tc>
              <w:tc>
                <w:tcPr>
                  <w:tcW w:w="655" w:type="pct"/>
                  <w:vAlign w:val="center"/>
                </w:tcPr>
                <w:p w14:paraId="6D107C5E" w14:textId="77777777" w:rsidR="00FD2696" w:rsidRPr="006145DB" w:rsidRDefault="0161E82C" w:rsidP="005B435E">
                  <w:pPr>
                    <w:ind w:left="-86"/>
                    <w:jc w:val="center"/>
                    <w:rPr>
                      <w:rFonts w:eastAsia="Arial" w:cs="Arial"/>
                      <w:sz w:val="16"/>
                      <w:szCs w:val="16"/>
                    </w:rPr>
                  </w:pPr>
                  <w:r w:rsidRPr="006145DB">
                    <w:rPr>
                      <w:rFonts w:eastAsia="Arial" w:cs="Arial"/>
                      <w:sz w:val="16"/>
                      <w:szCs w:val="16"/>
                    </w:rPr>
                    <w:t>Demanda</w:t>
                  </w:r>
                </w:p>
              </w:tc>
              <w:tc>
                <w:tcPr>
                  <w:tcW w:w="1143" w:type="pct"/>
                  <w:vAlign w:val="center"/>
                </w:tcPr>
                <w:p w14:paraId="2C8003EE" w14:textId="77777777" w:rsidR="00FD2696" w:rsidRPr="006145DB" w:rsidRDefault="0161E82C" w:rsidP="005B435E">
                  <w:pPr>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407E4463" w14:textId="77777777" w:rsidTr="002732F4">
              <w:trPr>
                <w:trHeight w:val="300"/>
              </w:trPr>
              <w:tc>
                <w:tcPr>
                  <w:tcW w:w="2379" w:type="pct"/>
                  <w:vAlign w:val="center"/>
                </w:tcPr>
                <w:p w14:paraId="6F0B5E2F" w14:textId="60383F24" w:rsidR="56F86E94" w:rsidRPr="006145DB" w:rsidRDefault="56F86E94" w:rsidP="005B435E">
                  <w:pPr>
                    <w:jc w:val="both"/>
                    <w:rPr>
                      <w:rFonts w:eastAsia="Arial" w:cs="Arial"/>
                      <w:sz w:val="16"/>
                      <w:szCs w:val="16"/>
                    </w:rPr>
                  </w:pPr>
                  <w:r w:rsidRPr="006145DB">
                    <w:rPr>
                      <w:rFonts w:eastAsia="Arial" w:cs="Arial"/>
                      <w:sz w:val="16"/>
                      <w:szCs w:val="16"/>
                      <w:lang w:val="es-CO"/>
                    </w:rPr>
                    <w:t>En situación de emergencia social, humanitaria.</w:t>
                  </w:r>
                </w:p>
              </w:tc>
              <w:tc>
                <w:tcPr>
                  <w:tcW w:w="823" w:type="pct"/>
                  <w:vAlign w:val="center"/>
                </w:tcPr>
                <w:p w14:paraId="546718FE" w14:textId="77777777" w:rsidR="388EFC5F" w:rsidRPr="006145DB" w:rsidRDefault="388EFC5F" w:rsidP="005B435E">
                  <w:pPr>
                    <w:jc w:val="center"/>
                    <w:rPr>
                      <w:rFonts w:eastAsia="Arial" w:cs="Arial"/>
                      <w:sz w:val="16"/>
                      <w:szCs w:val="16"/>
                    </w:rPr>
                  </w:pPr>
                  <w:r w:rsidRPr="006145DB">
                    <w:rPr>
                      <w:rFonts w:eastAsia="Arial" w:cs="Arial"/>
                      <w:sz w:val="16"/>
                      <w:szCs w:val="16"/>
                    </w:rPr>
                    <w:t>Verificación en campo</w:t>
                  </w:r>
                </w:p>
              </w:tc>
              <w:tc>
                <w:tcPr>
                  <w:tcW w:w="655" w:type="pct"/>
                  <w:vAlign w:val="center"/>
                </w:tcPr>
                <w:p w14:paraId="46C4E896" w14:textId="77777777" w:rsidR="388EFC5F" w:rsidRPr="006145DB" w:rsidRDefault="388EFC5F" w:rsidP="005B435E">
                  <w:pPr>
                    <w:ind w:left="-86"/>
                    <w:jc w:val="center"/>
                    <w:rPr>
                      <w:rFonts w:eastAsia="Arial" w:cs="Arial"/>
                      <w:sz w:val="16"/>
                      <w:szCs w:val="16"/>
                    </w:rPr>
                  </w:pPr>
                  <w:r w:rsidRPr="006145DB">
                    <w:rPr>
                      <w:rFonts w:eastAsia="Arial" w:cs="Arial"/>
                      <w:sz w:val="16"/>
                      <w:szCs w:val="16"/>
                    </w:rPr>
                    <w:t>Demanda</w:t>
                  </w:r>
                </w:p>
              </w:tc>
              <w:tc>
                <w:tcPr>
                  <w:tcW w:w="1143" w:type="pct"/>
                  <w:vAlign w:val="center"/>
                </w:tcPr>
                <w:p w14:paraId="0E969C43" w14:textId="77777777" w:rsidR="388EFC5F" w:rsidRPr="006145DB" w:rsidRDefault="388EFC5F" w:rsidP="005B435E">
                  <w:pPr>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5D26829B" w14:textId="77777777" w:rsidTr="002732F4">
              <w:trPr>
                <w:trHeight w:val="300"/>
              </w:trPr>
              <w:tc>
                <w:tcPr>
                  <w:tcW w:w="2379" w:type="pct"/>
                  <w:vAlign w:val="center"/>
                </w:tcPr>
                <w:p w14:paraId="6D514C7D" w14:textId="13A5D71F" w:rsidR="0AD126DB" w:rsidRPr="006145DB" w:rsidRDefault="0AD126DB" w:rsidP="005B435E">
                  <w:pPr>
                    <w:jc w:val="both"/>
                    <w:rPr>
                      <w:rFonts w:eastAsia="Arial" w:cs="Arial"/>
                      <w:sz w:val="16"/>
                      <w:szCs w:val="16"/>
                    </w:rPr>
                  </w:pPr>
                  <w:r w:rsidRPr="006145DB">
                    <w:rPr>
                      <w:rFonts w:eastAsia="Arial" w:cs="Arial"/>
                      <w:sz w:val="16"/>
                      <w:szCs w:val="16"/>
                      <w:lang w:val="es-CO"/>
                    </w:rPr>
                    <w:t>C</w:t>
                  </w:r>
                  <w:r w:rsidR="0BB1DFA2" w:rsidRPr="006145DB">
                    <w:rPr>
                      <w:rFonts w:eastAsia="Arial" w:cs="Arial"/>
                      <w:sz w:val="16"/>
                      <w:szCs w:val="16"/>
                      <w:lang w:val="es-CO"/>
                    </w:rPr>
                    <w:t>ierre parcial del servicio al que esté vinculado.</w:t>
                  </w:r>
                </w:p>
              </w:tc>
              <w:tc>
                <w:tcPr>
                  <w:tcW w:w="823" w:type="pct"/>
                  <w:vAlign w:val="center"/>
                </w:tcPr>
                <w:p w14:paraId="76025A0C" w14:textId="6DBF0B8C" w:rsidR="388EFC5F" w:rsidRPr="006145DB" w:rsidRDefault="01C8DFE2" w:rsidP="005B435E">
                  <w:pPr>
                    <w:jc w:val="center"/>
                    <w:rPr>
                      <w:rFonts w:eastAsia="Arial" w:cs="Arial"/>
                      <w:sz w:val="16"/>
                      <w:szCs w:val="16"/>
                    </w:rPr>
                  </w:pPr>
                  <w:r w:rsidRPr="006145DB">
                    <w:rPr>
                      <w:rFonts w:eastAsia="Arial" w:cs="Arial"/>
                      <w:sz w:val="16"/>
                      <w:szCs w:val="16"/>
                    </w:rPr>
                    <w:t>SIRB</w:t>
                  </w:r>
                  <w:r w:rsidR="008C743F" w:rsidRPr="006145DB">
                    <w:rPr>
                      <w:rFonts w:eastAsia="Arial" w:cs="Arial"/>
                      <w:sz w:val="16"/>
                      <w:szCs w:val="16"/>
                    </w:rPr>
                    <w:t>E</w:t>
                  </w:r>
                </w:p>
              </w:tc>
              <w:tc>
                <w:tcPr>
                  <w:tcW w:w="655" w:type="pct"/>
                  <w:vAlign w:val="center"/>
                </w:tcPr>
                <w:p w14:paraId="07AC8D67" w14:textId="77777777" w:rsidR="388EFC5F" w:rsidRPr="006145DB" w:rsidRDefault="388EFC5F" w:rsidP="005B435E">
                  <w:pPr>
                    <w:ind w:left="-86"/>
                    <w:jc w:val="center"/>
                    <w:rPr>
                      <w:rFonts w:eastAsia="Arial" w:cs="Arial"/>
                      <w:sz w:val="16"/>
                      <w:szCs w:val="16"/>
                    </w:rPr>
                  </w:pPr>
                  <w:r w:rsidRPr="006145DB">
                    <w:rPr>
                      <w:rFonts w:eastAsia="Arial" w:cs="Arial"/>
                      <w:sz w:val="16"/>
                      <w:szCs w:val="16"/>
                    </w:rPr>
                    <w:t>Demanda</w:t>
                  </w:r>
                </w:p>
              </w:tc>
              <w:tc>
                <w:tcPr>
                  <w:tcW w:w="1143" w:type="pct"/>
                  <w:vAlign w:val="center"/>
                </w:tcPr>
                <w:p w14:paraId="27517381" w14:textId="77777777" w:rsidR="388EFC5F" w:rsidRPr="006145DB" w:rsidRDefault="388EFC5F" w:rsidP="005B435E">
                  <w:pPr>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467F074E" w14:textId="77777777" w:rsidTr="002732F4">
              <w:trPr>
                <w:trHeight w:val="300"/>
              </w:trPr>
              <w:tc>
                <w:tcPr>
                  <w:tcW w:w="2379" w:type="pct"/>
                  <w:vAlign w:val="center"/>
                </w:tcPr>
                <w:p w14:paraId="5F48E7CC" w14:textId="77777777" w:rsidR="00FD2696" w:rsidRPr="006145DB" w:rsidRDefault="0161E82C" w:rsidP="005B435E">
                  <w:pPr>
                    <w:jc w:val="both"/>
                    <w:rPr>
                      <w:rFonts w:eastAsia="Arial" w:cs="Arial"/>
                      <w:sz w:val="16"/>
                      <w:szCs w:val="16"/>
                    </w:rPr>
                  </w:pPr>
                  <w:r w:rsidRPr="006145DB">
                    <w:rPr>
                      <w:rFonts w:eastAsia="Arial" w:cs="Arial"/>
                      <w:sz w:val="16"/>
                      <w:szCs w:val="16"/>
                    </w:rPr>
                    <w:t>Que sean remitidos por recorridos territoriales en paga diarios</w:t>
                  </w:r>
                </w:p>
              </w:tc>
              <w:tc>
                <w:tcPr>
                  <w:tcW w:w="823" w:type="pct"/>
                  <w:vAlign w:val="center"/>
                </w:tcPr>
                <w:p w14:paraId="0AF16EEE" w14:textId="77777777" w:rsidR="00FD2696" w:rsidRPr="006145DB" w:rsidRDefault="0161E82C" w:rsidP="005B435E">
                  <w:pPr>
                    <w:jc w:val="center"/>
                    <w:rPr>
                      <w:rFonts w:eastAsia="Arial" w:cs="Arial"/>
                      <w:sz w:val="16"/>
                      <w:szCs w:val="16"/>
                    </w:rPr>
                  </w:pPr>
                  <w:r w:rsidRPr="006145DB">
                    <w:rPr>
                      <w:rFonts w:eastAsia="Arial" w:cs="Arial"/>
                      <w:sz w:val="16"/>
                      <w:szCs w:val="16"/>
                    </w:rPr>
                    <w:t>Verificación en campo</w:t>
                  </w:r>
                </w:p>
              </w:tc>
              <w:tc>
                <w:tcPr>
                  <w:tcW w:w="655" w:type="pct"/>
                  <w:vAlign w:val="center"/>
                </w:tcPr>
                <w:p w14:paraId="6B395090" w14:textId="77777777" w:rsidR="00FD2696" w:rsidRPr="006145DB" w:rsidRDefault="0161E82C" w:rsidP="005B435E">
                  <w:pPr>
                    <w:ind w:left="-86"/>
                    <w:jc w:val="center"/>
                    <w:rPr>
                      <w:rFonts w:eastAsia="Arial" w:cs="Arial"/>
                      <w:sz w:val="16"/>
                      <w:szCs w:val="16"/>
                    </w:rPr>
                  </w:pPr>
                  <w:r w:rsidRPr="006145DB">
                    <w:rPr>
                      <w:rFonts w:eastAsia="Arial" w:cs="Arial"/>
                      <w:sz w:val="16"/>
                      <w:szCs w:val="16"/>
                    </w:rPr>
                    <w:t>Demanda</w:t>
                  </w:r>
                </w:p>
              </w:tc>
              <w:tc>
                <w:tcPr>
                  <w:tcW w:w="1143" w:type="pct"/>
                  <w:vAlign w:val="center"/>
                </w:tcPr>
                <w:p w14:paraId="10D495AF" w14:textId="77777777" w:rsidR="00FD2696" w:rsidRPr="006145DB" w:rsidRDefault="0161E82C" w:rsidP="005B435E">
                  <w:pPr>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2C5DC2D8" w14:textId="77777777" w:rsidTr="002732F4">
              <w:trPr>
                <w:trHeight w:val="300"/>
              </w:trPr>
              <w:tc>
                <w:tcPr>
                  <w:tcW w:w="2379" w:type="pct"/>
                  <w:tcBorders>
                    <w:bottom w:val="single" w:sz="4" w:space="0" w:color="auto"/>
                  </w:tcBorders>
                  <w:vAlign w:val="center"/>
                </w:tcPr>
                <w:p w14:paraId="72DF498B" w14:textId="26A283AC" w:rsidR="06D398C3" w:rsidRPr="006145DB" w:rsidRDefault="06D398C3" w:rsidP="005B435E">
                  <w:pPr>
                    <w:jc w:val="both"/>
                    <w:rPr>
                      <w:rFonts w:eastAsia="Arial" w:cs="Arial"/>
                      <w:sz w:val="16"/>
                      <w:szCs w:val="16"/>
                    </w:rPr>
                  </w:pPr>
                  <w:r w:rsidRPr="006145DB">
                    <w:rPr>
                      <w:rFonts w:eastAsia="Arial" w:cs="Arial"/>
                      <w:sz w:val="16"/>
                      <w:szCs w:val="16"/>
                      <w:lang w:val="es-CO"/>
                    </w:rPr>
                    <w:t>Presenten inobservancia en su derecho a la educación</w:t>
                  </w:r>
                </w:p>
              </w:tc>
              <w:tc>
                <w:tcPr>
                  <w:tcW w:w="823" w:type="pct"/>
                  <w:tcBorders>
                    <w:bottom w:val="single" w:sz="4" w:space="0" w:color="auto"/>
                  </w:tcBorders>
                  <w:vAlign w:val="center"/>
                </w:tcPr>
                <w:p w14:paraId="7081DD2D" w14:textId="77777777" w:rsidR="388EFC5F" w:rsidRPr="006145DB" w:rsidRDefault="388EFC5F" w:rsidP="005B435E">
                  <w:pPr>
                    <w:jc w:val="center"/>
                    <w:rPr>
                      <w:rFonts w:eastAsia="Arial" w:cs="Arial"/>
                      <w:sz w:val="16"/>
                      <w:szCs w:val="16"/>
                    </w:rPr>
                  </w:pPr>
                  <w:r w:rsidRPr="006145DB">
                    <w:rPr>
                      <w:rFonts w:eastAsia="Arial" w:cs="Arial"/>
                      <w:sz w:val="16"/>
                      <w:szCs w:val="16"/>
                    </w:rPr>
                    <w:t>Verificación en campo</w:t>
                  </w:r>
                </w:p>
              </w:tc>
              <w:tc>
                <w:tcPr>
                  <w:tcW w:w="655" w:type="pct"/>
                  <w:tcBorders>
                    <w:bottom w:val="single" w:sz="4" w:space="0" w:color="auto"/>
                  </w:tcBorders>
                  <w:vAlign w:val="center"/>
                </w:tcPr>
                <w:p w14:paraId="2677E7C3" w14:textId="77777777" w:rsidR="388EFC5F" w:rsidRPr="006145DB" w:rsidRDefault="388EFC5F" w:rsidP="005B435E">
                  <w:pPr>
                    <w:ind w:left="-86"/>
                    <w:jc w:val="center"/>
                    <w:rPr>
                      <w:rFonts w:eastAsia="Arial" w:cs="Arial"/>
                      <w:sz w:val="16"/>
                      <w:szCs w:val="16"/>
                    </w:rPr>
                  </w:pPr>
                  <w:r w:rsidRPr="006145DB">
                    <w:rPr>
                      <w:rFonts w:eastAsia="Arial" w:cs="Arial"/>
                      <w:sz w:val="16"/>
                      <w:szCs w:val="16"/>
                    </w:rPr>
                    <w:t>Demanda</w:t>
                  </w:r>
                </w:p>
              </w:tc>
              <w:tc>
                <w:tcPr>
                  <w:tcW w:w="1143" w:type="pct"/>
                  <w:tcBorders>
                    <w:bottom w:val="single" w:sz="4" w:space="0" w:color="auto"/>
                  </w:tcBorders>
                  <w:vAlign w:val="center"/>
                </w:tcPr>
                <w:p w14:paraId="5C817428" w14:textId="77777777" w:rsidR="388EFC5F" w:rsidRPr="006145DB" w:rsidRDefault="388EFC5F" w:rsidP="005B435E">
                  <w:pPr>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5535BD34" w14:textId="77777777" w:rsidTr="002732F4">
              <w:trPr>
                <w:trHeight w:val="300"/>
              </w:trPr>
              <w:tc>
                <w:tcPr>
                  <w:tcW w:w="2379" w:type="pct"/>
                  <w:tcBorders>
                    <w:bottom w:val="single" w:sz="4" w:space="0" w:color="auto"/>
                  </w:tcBorders>
                  <w:vAlign w:val="center"/>
                </w:tcPr>
                <w:p w14:paraId="12482609" w14:textId="1B225E4B" w:rsidR="00FD2696" w:rsidRPr="006145DB" w:rsidRDefault="1B013BEA" w:rsidP="005B435E">
                  <w:pPr>
                    <w:jc w:val="both"/>
                    <w:rPr>
                      <w:rFonts w:eastAsia="Arial" w:cs="Arial"/>
                      <w:sz w:val="16"/>
                      <w:szCs w:val="16"/>
                      <w:highlight w:val="white"/>
                    </w:rPr>
                  </w:pPr>
                  <w:r w:rsidRPr="006145DB">
                    <w:rPr>
                      <w:rFonts w:eastAsia="Arial" w:cs="Arial"/>
                      <w:sz w:val="16"/>
                      <w:szCs w:val="16"/>
                    </w:rPr>
                    <w:t>Q</w:t>
                  </w:r>
                  <w:r w:rsidR="0161E82C" w:rsidRPr="006145DB">
                    <w:rPr>
                      <w:rFonts w:eastAsia="Arial" w:cs="Arial"/>
                      <w:sz w:val="16"/>
                      <w:szCs w:val="16"/>
                    </w:rPr>
                    <w:t>ue residan o permanezcan en Bogotá.</w:t>
                  </w:r>
                </w:p>
              </w:tc>
              <w:tc>
                <w:tcPr>
                  <w:tcW w:w="823" w:type="pct"/>
                  <w:tcBorders>
                    <w:bottom w:val="single" w:sz="4" w:space="0" w:color="auto"/>
                  </w:tcBorders>
                  <w:vAlign w:val="center"/>
                </w:tcPr>
                <w:p w14:paraId="74E7F3EB" w14:textId="77777777" w:rsidR="00FD2696" w:rsidRPr="006145DB" w:rsidRDefault="0161E82C" w:rsidP="005B435E">
                  <w:pPr>
                    <w:jc w:val="center"/>
                    <w:rPr>
                      <w:rFonts w:eastAsia="Arial" w:cs="Arial"/>
                      <w:sz w:val="16"/>
                      <w:szCs w:val="16"/>
                    </w:rPr>
                  </w:pPr>
                  <w:r w:rsidRPr="006145DB">
                    <w:rPr>
                      <w:rFonts w:eastAsia="Arial" w:cs="Arial"/>
                      <w:sz w:val="16"/>
                      <w:szCs w:val="16"/>
                    </w:rPr>
                    <w:t>Verificación en campo</w:t>
                  </w:r>
                </w:p>
              </w:tc>
              <w:tc>
                <w:tcPr>
                  <w:tcW w:w="655" w:type="pct"/>
                  <w:tcBorders>
                    <w:bottom w:val="single" w:sz="4" w:space="0" w:color="auto"/>
                  </w:tcBorders>
                  <w:vAlign w:val="center"/>
                </w:tcPr>
                <w:p w14:paraId="0185779C" w14:textId="77777777" w:rsidR="00FD2696" w:rsidRPr="006145DB" w:rsidRDefault="0161E82C" w:rsidP="005B435E">
                  <w:pPr>
                    <w:ind w:left="-86"/>
                    <w:jc w:val="center"/>
                    <w:rPr>
                      <w:rFonts w:eastAsia="Arial" w:cs="Arial"/>
                      <w:sz w:val="16"/>
                      <w:szCs w:val="16"/>
                    </w:rPr>
                  </w:pPr>
                  <w:r w:rsidRPr="006145DB">
                    <w:rPr>
                      <w:rFonts w:eastAsia="Arial" w:cs="Arial"/>
                      <w:sz w:val="16"/>
                      <w:szCs w:val="16"/>
                    </w:rPr>
                    <w:t>Demanda</w:t>
                  </w:r>
                </w:p>
              </w:tc>
              <w:tc>
                <w:tcPr>
                  <w:tcW w:w="1143" w:type="pct"/>
                  <w:tcBorders>
                    <w:bottom w:val="single" w:sz="4" w:space="0" w:color="auto"/>
                  </w:tcBorders>
                  <w:vAlign w:val="center"/>
                </w:tcPr>
                <w:p w14:paraId="784A4B40" w14:textId="77777777" w:rsidR="00FD2696" w:rsidRPr="006145DB" w:rsidRDefault="0161E82C" w:rsidP="005B435E">
                  <w:pPr>
                    <w:jc w:val="center"/>
                    <w:rPr>
                      <w:rFonts w:eastAsia="Arial" w:cs="Arial"/>
                      <w:sz w:val="16"/>
                      <w:szCs w:val="16"/>
                    </w:rPr>
                  </w:pPr>
                  <w:r w:rsidRPr="006145DB">
                    <w:rPr>
                      <w:rFonts w:eastAsia="Arial" w:cs="Arial"/>
                      <w:sz w:val="16"/>
                      <w:szCs w:val="16"/>
                    </w:rPr>
                    <w:t>Subdirección para la infancia-equipo del servicio social</w:t>
                  </w:r>
                </w:p>
              </w:tc>
            </w:tr>
          </w:tbl>
          <w:p w14:paraId="4CD12890" w14:textId="77777777" w:rsidR="00863CFC" w:rsidRPr="006145DB" w:rsidRDefault="00863CFC" w:rsidP="005B435E">
            <w:pPr>
              <w:tabs>
                <w:tab w:val="left" w:pos="709"/>
              </w:tabs>
              <w:spacing w:after="0" w:line="240" w:lineRule="auto"/>
              <w:jc w:val="both"/>
              <w:rPr>
                <w:rFonts w:eastAsia="Arial" w:cs="Arial"/>
                <w:sz w:val="18"/>
                <w:szCs w:val="18"/>
              </w:rPr>
            </w:pPr>
          </w:p>
        </w:tc>
      </w:tr>
      <w:tr w:rsidR="008C743F" w:rsidRPr="006145DB" w14:paraId="325A7701" w14:textId="77777777" w:rsidTr="005B435E">
        <w:trPr>
          <w:trHeight w:val="300"/>
          <w:jc w:val="center"/>
        </w:trPr>
        <w:tc>
          <w:tcPr>
            <w:tcW w:w="1555" w:type="dxa"/>
            <w:vAlign w:val="center"/>
          </w:tcPr>
          <w:p w14:paraId="25A907D7" w14:textId="77777777" w:rsidR="00863CFC" w:rsidRPr="006145DB" w:rsidRDefault="00863CFC"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t>Criterios de Priorización y Fuentes de Información</w:t>
            </w:r>
          </w:p>
        </w:tc>
        <w:tc>
          <w:tcPr>
            <w:tcW w:w="7936" w:type="dxa"/>
          </w:tcPr>
          <w:p w14:paraId="609E9C7E" w14:textId="77777777" w:rsidR="00863CFC" w:rsidRPr="006145DB" w:rsidRDefault="00863CFC" w:rsidP="005B435E">
            <w:pPr>
              <w:spacing w:after="0" w:line="240" w:lineRule="auto"/>
              <w:rPr>
                <w:rFonts w:eastAsia="Arial" w:cs="Arial"/>
                <w:sz w:val="18"/>
                <w:szCs w:val="18"/>
              </w:rPr>
            </w:pPr>
          </w:p>
          <w:tbl>
            <w:tblPr>
              <w:tblW w:w="7773" w:type="dxa"/>
              <w:tblLook w:val="0400" w:firstRow="0" w:lastRow="0" w:firstColumn="0" w:lastColumn="0" w:noHBand="0" w:noVBand="1"/>
            </w:tblPr>
            <w:tblGrid>
              <w:gridCol w:w="3363"/>
              <w:gridCol w:w="1828"/>
              <w:gridCol w:w="1134"/>
              <w:gridCol w:w="1448"/>
            </w:tblGrid>
            <w:tr w:rsidR="008C743F" w:rsidRPr="006145DB" w14:paraId="378B679B" w14:textId="77777777" w:rsidTr="002D5CB1">
              <w:trPr>
                <w:trHeight w:val="300"/>
              </w:trPr>
              <w:tc>
                <w:tcPr>
                  <w:tcW w:w="336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FE6825D"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Criterios de Priorización</w:t>
                  </w:r>
                </w:p>
              </w:tc>
              <w:tc>
                <w:tcPr>
                  <w:tcW w:w="18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23F58B"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8F7B1C" w14:textId="77777777" w:rsidR="00863CFC" w:rsidRPr="006145DB" w:rsidRDefault="00863CFC" w:rsidP="005B435E">
                  <w:pPr>
                    <w:pBdr>
                      <w:top w:val="nil"/>
                      <w:left w:val="nil"/>
                      <w:bottom w:val="nil"/>
                      <w:right w:val="nil"/>
                      <w:between w:val="nil"/>
                    </w:pBdr>
                    <w:spacing w:after="0" w:line="240" w:lineRule="auto"/>
                    <w:ind w:left="-71"/>
                    <w:jc w:val="center"/>
                    <w:rPr>
                      <w:rFonts w:eastAsia="Arial" w:cs="Arial"/>
                      <w:sz w:val="16"/>
                      <w:szCs w:val="16"/>
                    </w:rPr>
                  </w:pPr>
                  <w:r w:rsidRPr="006145DB">
                    <w:rPr>
                      <w:rFonts w:eastAsia="Arial" w:cs="Arial"/>
                      <w:sz w:val="16"/>
                      <w:szCs w:val="16"/>
                    </w:rPr>
                    <w:t>Periodicidad</w:t>
                  </w:r>
                </w:p>
              </w:tc>
              <w:tc>
                <w:tcPr>
                  <w:tcW w:w="14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72C20D"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w:t>
                  </w:r>
                </w:p>
              </w:tc>
            </w:tr>
            <w:tr w:rsidR="008C743F" w:rsidRPr="006145DB" w14:paraId="2BB41DD7" w14:textId="77777777" w:rsidTr="002D5CB1">
              <w:trPr>
                <w:trHeight w:val="300"/>
              </w:trPr>
              <w:tc>
                <w:tcPr>
                  <w:tcW w:w="336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127AF3" w14:textId="77777777"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8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203ADB8"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Registro Único de Víctimas – RUV de la Unidad Administrativa Especial para la Atención y Reparación Integral de las Víctimas</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2C45FB" w14:textId="77777777" w:rsidR="00863CFC" w:rsidRPr="006145DB" w:rsidRDefault="00863CFC" w:rsidP="005B435E">
                  <w:pPr>
                    <w:pBdr>
                      <w:top w:val="nil"/>
                      <w:left w:val="nil"/>
                      <w:bottom w:val="nil"/>
                      <w:right w:val="nil"/>
                      <w:between w:val="nil"/>
                    </w:pBdr>
                    <w:spacing w:after="0" w:line="240" w:lineRule="auto"/>
                    <w:ind w:left="-71"/>
                    <w:jc w:val="center"/>
                    <w:rPr>
                      <w:rFonts w:eastAsia="Arial" w:cs="Arial"/>
                      <w:sz w:val="16"/>
                      <w:szCs w:val="16"/>
                    </w:rPr>
                  </w:pPr>
                  <w:r w:rsidRPr="006145DB">
                    <w:rPr>
                      <w:rFonts w:eastAsia="Arial" w:cs="Arial"/>
                      <w:sz w:val="16"/>
                      <w:szCs w:val="16"/>
                    </w:rPr>
                    <w:t>Trimestral</w:t>
                  </w:r>
                </w:p>
              </w:tc>
              <w:tc>
                <w:tcPr>
                  <w:tcW w:w="14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859BBC"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Oficina Consejería Distrital de Paz, Víctimas y Reconciliación</w:t>
                  </w:r>
                </w:p>
              </w:tc>
            </w:tr>
            <w:tr w:rsidR="008C743F" w:rsidRPr="006145DB" w14:paraId="42F8D6AD" w14:textId="77777777" w:rsidTr="002D5CB1">
              <w:trPr>
                <w:trHeight w:val="300"/>
              </w:trPr>
              <w:tc>
                <w:tcPr>
                  <w:tcW w:w="3363" w:type="dxa"/>
                  <w:tcBorders>
                    <w:top w:val="single" w:sz="6" w:space="0" w:color="000000" w:themeColor="text1"/>
                    <w:left w:val="single" w:sz="6" w:space="0" w:color="000000" w:themeColor="text1"/>
                    <w:right w:val="single" w:sz="6" w:space="0" w:color="000000" w:themeColor="text1"/>
                  </w:tcBorders>
                  <w:vAlign w:val="center"/>
                </w:tcPr>
                <w:p w14:paraId="37E990D4" w14:textId="59F4DBD0"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 xml:space="preserve">Niñas, niños o adolescentes remitidos o referenciados por otras entidades del orden local, distrital, nacional y de cooperación, identificados </w:t>
                  </w:r>
                  <w:r w:rsidRPr="006145DB">
                    <w:rPr>
                      <w:rFonts w:eastAsia="Arial" w:cs="Arial"/>
                      <w:sz w:val="16"/>
                      <w:szCs w:val="16"/>
                      <w:highlight w:val="white"/>
                    </w:rPr>
                    <w:t>en situación o en riesgo de trabajo infantil ampliado, o que permanezcan solas o solos en su lugar de vivienda, sin cuidado de adultos responsables y que presenten inobservancias en sus derechos.</w:t>
                  </w:r>
                </w:p>
              </w:tc>
              <w:tc>
                <w:tcPr>
                  <w:tcW w:w="1828"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1665F90C"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611007A4" w14:textId="77777777" w:rsidR="00863CFC" w:rsidRPr="006145DB" w:rsidRDefault="00863CFC" w:rsidP="005B435E">
                  <w:pPr>
                    <w:pBdr>
                      <w:top w:val="nil"/>
                      <w:left w:val="nil"/>
                      <w:bottom w:val="nil"/>
                      <w:right w:val="nil"/>
                      <w:between w:val="nil"/>
                    </w:pBdr>
                    <w:spacing w:after="0" w:line="240" w:lineRule="auto"/>
                    <w:ind w:left="-71"/>
                    <w:jc w:val="center"/>
                    <w:rPr>
                      <w:rFonts w:eastAsia="Arial" w:cs="Arial"/>
                      <w:sz w:val="16"/>
                      <w:szCs w:val="16"/>
                    </w:rPr>
                  </w:pPr>
                  <w:r w:rsidRPr="006145DB">
                    <w:rPr>
                      <w:rFonts w:eastAsia="Arial" w:cs="Arial"/>
                      <w:sz w:val="16"/>
                      <w:szCs w:val="16"/>
                    </w:rPr>
                    <w:t>Demanda</w:t>
                  </w:r>
                </w:p>
              </w:tc>
              <w:tc>
                <w:tcPr>
                  <w:tcW w:w="1448"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4BD19974" w14:textId="02DFE4D5"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43F" w:rsidRPr="006145DB" w14:paraId="5B239E44" w14:textId="77777777" w:rsidTr="002D5CB1">
              <w:trPr>
                <w:trHeight w:val="300"/>
              </w:trPr>
              <w:tc>
                <w:tcPr>
                  <w:tcW w:w="3363" w:type="dxa"/>
                  <w:tcBorders>
                    <w:left w:val="single" w:sz="6" w:space="0" w:color="000000" w:themeColor="text1"/>
                    <w:bottom w:val="single" w:sz="6" w:space="0" w:color="000000" w:themeColor="text1"/>
                    <w:right w:val="single" w:sz="6" w:space="0" w:color="000000" w:themeColor="text1"/>
                  </w:tcBorders>
                  <w:vAlign w:val="center"/>
                </w:tcPr>
                <w:p w14:paraId="5F507506" w14:textId="2A2B6F1F"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0E246C" w:rsidRPr="006145DB">
                    <w:rPr>
                      <w:rFonts w:eastAsia="Arial" w:cs="Arial"/>
                      <w:sz w:val="16"/>
                      <w:szCs w:val="16"/>
                    </w:rPr>
                    <w:t>.</w:t>
                  </w:r>
                </w:p>
              </w:tc>
              <w:tc>
                <w:tcPr>
                  <w:tcW w:w="1828" w:type="dxa"/>
                  <w:tcBorders>
                    <w:top w:val="single" w:sz="4" w:space="0" w:color="auto"/>
                    <w:left w:val="single" w:sz="6" w:space="0" w:color="000000" w:themeColor="text1"/>
                    <w:bottom w:val="single" w:sz="6" w:space="0" w:color="000000" w:themeColor="text1"/>
                    <w:right w:val="single" w:sz="6" w:space="0" w:color="000000" w:themeColor="text1"/>
                  </w:tcBorders>
                  <w:vAlign w:val="center"/>
                </w:tcPr>
                <w:p w14:paraId="2CA660A4" w14:textId="1C1CEFEA" w:rsidR="00863CFC"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comunidades Negras, Afrocolombianas en Bogotá</w:t>
                  </w:r>
                  <w:r w:rsidRPr="006145DB" w:rsidDel="008C7CF7">
                    <w:rPr>
                      <w:rFonts w:eastAsia="Arial" w:cs="Arial"/>
                      <w:sz w:val="16"/>
                      <w:szCs w:val="16"/>
                    </w:rPr>
                    <w:t xml:space="preserve"> </w:t>
                  </w:r>
                </w:p>
              </w:tc>
              <w:tc>
                <w:tcPr>
                  <w:tcW w:w="1134" w:type="dxa"/>
                  <w:tcBorders>
                    <w:top w:val="single" w:sz="4" w:space="0" w:color="auto"/>
                    <w:left w:val="single" w:sz="6" w:space="0" w:color="000000" w:themeColor="text1"/>
                    <w:bottom w:val="single" w:sz="6" w:space="0" w:color="000000" w:themeColor="text1"/>
                    <w:right w:val="single" w:sz="6" w:space="0" w:color="000000" w:themeColor="text1"/>
                  </w:tcBorders>
                  <w:vAlign w:val="center"/>
                </w:tcPr>
                <w:p w14:paraId="05D637EB"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No Disponible</w:t>
                  </w:r>
                </w:p>
              </w:tc>
              <w:tc>
                <w:tcPr>
                  <w:tcW w:w="1448" w:type="dxa"/>
                  <w:tcBorders>
                    <w:top w:val="single" w:sz="4" w:space="0" w:color="auto"/>
                    <w:left w:val="single" w:sz="6" w:space="0" w:color="000000" w:themeColor="text1"/>
                    <w:bottom w:val="single" w:sz="6" w:space="0" w:color="000000" w:themeColor="text1"/>
                    <w:right w:val="single" w:sz="6" w:space="0" w:color="000000" w:themeColor="text1"/>
                  </w:tcBorders>
                  <w:vAlign w:val="center"/>
                </w:tcPr>
                <w:p w14:paraId="062BD8AA"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8C743F" w:rsidRPr="006145DB" w14:paraId="2A0EEB5D" w14:textId="77777777" w:rsidTr="002D5CB1">
              <w:trPr>
                <w:trHeight w:val="300"/>
              </w:trPr>
              <w:tc>
                <w:tcPr>
                  <w:tcW w:w="3363" w:type="dxa"/>
                  <w:tcBorders>
                    <w:top w:val="single" w:sz="6" w:space="0" w:color="000000" w:themeColor="text1"/>
                    <w:left w:val="single" w:sz="6" w:space="0" w:color="000000" w:themeColor="text1"/>
                    <w:right w:val="single" w:sz="6" w:space="0" w:color="000000" w:themeColor="text1"/>
                  </w:tcBorders>
                  <w:vAlign w:val="center"/>
                </w:tcPr>
                <w:p w14:paraId="007B6C80" w14:textId="77777777"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828" w:type="dxa"/>
                  <w:tcBorders>
                    <w:top w:val="single" w:sz="6" w:space="0" w:color="000000" w:themeColor="text1"/>
                    <w:left w:val="single" w:sz="6" w:space="0" w:color="000000" w:themeColor="text1"/>
                    <w:right w:val="single" w:sz="6" w:space="0" w:color="000000" w:themeColor="text1"/>
                  </w:tcBorders>
                  <w:vAlign w:val="center"/>
                </w:tcPr>
                <w:p w14:paraId="19FE1D27" w14:textId="1D2C9BD5" w:rsidR="00863CFC"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134" w:type="dxa"/>
                  <w:tcBorders>
                    <w:top w:val="single" w:sz="6" w:space="0" w:color="000000" w:themeColor="text1"/>
                    <w:left w:val="single" w:sz="6" w:space="0" w:color="000000" w:themeColor="text1"/>
                    <w:right w:val="single" w:sz="6" w:space="0" w:color="000000" w:themeColor="text1"/>
                  </w:tcBorders>
                  <w:vAlign w:val="center"/>
                </w:tcPr>
                <w:p w14:paraId="44B132EA"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No Disponible</w:t>
                  </w:r>
                </w:p>
              </w:tc>
              <w:tc>
                <w:tcPr>
                  <w:tcW w:w="1448" w:type="dxa"/>
                  <w:tcBorders>
                    <w:top w:val="single" w:sz="6" w:space="0" w:color="000000" w:themeColor="text1"/>
                    <w:left w:val="single" w:sz="6" w:space="0" w:color="000000" w:themeColor="text1"/>
                    <w:right w:val="single" w:sz="6" w:space="0" w:color="000000" w:themeColor="text1"/>
                  </w:tcBorders>
                  <w:vAlign w:val="center"/>
                </w:tcPr>
                <w:p w14:paraId="5CFB26DE"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8C743F" w:rsidRPr="006145DB" w14:paraId="7ED0C521" w14:textId="77777777" w:rsidTr="002D5CB1">
              <w:trPr>
                <w:trHeight w:val="300"/>
              </w:trPr>
              <w:tc>
                <w:tcPr>
                  <w:tcW w:w="3363" w:type="dxa"/>
                  <w:tcBorders>
                    <w:left w:val="single" w:sz="6" w:space="0" w:color="000000" w:themeColor="text1"/>
                    <w:bottom w:val="single" w:sz="6" w:space="0" w:color="000000" w:themeColor="text1"/>
                    <w:right w:val="single" w:sz="6" w:space="0" w:color="000000" w:themeColor="text1"/>
                  </w:tcBorders>
                  <w:vAlign w:val="center"/>
                </w:tcPr>
                <w:p w14:paraId="19682B06" w14:textId="77777777"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828" w:type="dxa"/>
                  <w:tcBorders>
                    <w:left w:val="single" w:sz="6" w:space="0" w:color="000000" w:themeColor="text1"/>
                    <w:bottom w:val="single" w:sz="6" w:space="0" w:color="000000" w:themeColor="text1"/>
                    <w:right w:val="single" w:sz="6" w:space="0" w:color="000000" w:themeColor="text1"/>
                  </w:tcBorders>
                  <w:vAlign w:val="center"/>
                </w:tcPr>
                <w:p w14:paraId="4C474FA8" w14:textId="5362FA38" w:rsidR="00863CFC"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134" w:type="dxa"/>
                  <w:tcBorders>
                    <w:left w:val="single" w:sz="6" w:space="0" w:color="000000" w:themeColor="text1"/>
                    <w:bottom w:val="single" w:sz="6" w:space="0" w:color="000000" w:themeColor="text1"/>
                    <w:right w:val="single" w:sz="6" w:space="0" w:color="000000" w:themeColor="text1"/>
                  </w:tcBorders>
                  <w:vAlign w:val="center"/>
                </w:tcPr>
                <w:p w14:paraId="66C7CEFF"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No Disponible</w:t>
                  </w:r>
                </w:p>
              </w:tc>
              <w:tc>
                <w:tcPr>
                  <w:tcW w:w="1448" w:type="dxa"/>
                  <w:tcBorders>
                    <w:left w:val="single" w:sz="6" w:space="0" w:color="000000" w:themeColor="text1"/>
                    <w:bottom w:val="single" w:sz="6" w:space="0" w:color="000000" w:themeColor="text1"/>
                    <w:right w:val="single" w:sz="6" w:space="0" w:color="000000" w:themeColor="text1"/>
                  </w:tcBorders>
                  <w:vAlign w:val="center"/>
                </w:tcPr>
                <w:p w14:paraId="1A5D0D37"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8C743F" w:rsidRPr="006145DB" w14:paraId="470B5A6B" w14:textId="77777777" w:rsidTr="002D5CB1">
              <w:trPr>
                <w:trHeight w:val="300"/>
              </w:trPr>
              <w:tc>
                <w:tcPr>
                  <w:tcW w:w="336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276E23" w14:textId="77777777"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8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B904F7" w14:textId="28E33CC9" w:rsidR="00863CFC"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003FCF"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No Disponible</w:t>
                  </w:r>
                </w:p>
              </w:tc>
              <w:tc>
                <w:tcPr>
                  <w:tcW w:w="14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29CDE5D"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8C743F" w:rsidRPr="006145DB" w14:paraId="7E9FD59A" w14:textId="77777777" w:rsidTr="002D5CB1">
              <w:trPr>
                <w:trHeight w:val="300"/>
              </w:trPr>
              <w:tc>
                <w:tcPr>
                  <w:tcW w:w="336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98A366" w14:textId="0A9C5311"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0E246C" w:rsidRPr="006145DB">
                    <w:rPr>
                      <w:rFonts w:eastAsia="Arial" w:cs="Arial"/>
                      <w:sz w:val="16"/>
                      <w:szCs w:val="16"/>
                    </w:rPr>
                    <w:t>.</w:t>
                  </w:r>
                </w:p>
              </w:tc>
              <w:tc>
                <w:tcPr>
                  <w:tcW w:w="18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C14272" w14:textId="4CAA70E7" w:rsidR="00863CFC" w:rsidRPr="006145DB" w:rsidRDefault="008C7CF7" w:rsidP="005B435E">
                  <w:pPr>
                    <w:spacing w:after="0" w:line="240" w:lineRule="auto"/>
                    <w:jc w:val="center"/>
                    <w:rPr>
                      <w:rFonts w:eastAsia="Arial" w:cs="Arial"/>
                      <w:sz w:val="16"/>
                      <w:szCs w:val="16"/>
                    </w:rPr>
                  </w:pPr>
                  <w:r w:rsidRPr="006145DB">
                    <w:rPr>
                      <w:rFonts w:eastAsia="Arial" w:cs="Arial"/>
                      <w:sz w:val="16"/>
                      <w:szCs w:val="16"/>
                    </w:rPr>
                    <w:t>Listados enviados por las instancias de representación y participación de comunidad Rrom o Gitana en Bogotá.</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41EC059"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No Disponible</w:t>
                  </w:r>
                </w:p>
              </w:tc>
              <w:tc>
                <w:tcPr>
                  <w:tcW w:w="14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C5BAE6"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Dirección de Asuntos Étnicos de la Secretaría Distrital de Gobierno</w:t>
                  </w:r>
                </w:p>
              </w:tc>
            </w:tr>
            <w:tr w:rsidR="008C743F" w:rsidRPr="006145DB" w14:paraId="415328D3" w14:textId="77777777" w:rsidTr="002D5CB1">
              <w:trPr>
                <w:trHeight w:val="300"/>
              </w:trPr>
              <w:tc>
                <w:tcPr>
                  <w:tcW w:w="336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D28329" w14:textId="77777777"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Persona con discapacidad con apoyos intermitentes o limitados y que reconozca y realice de manera autónoma las actividades de la vida diaria.</w:t>
                  </w:r>
                </w:p>
              </w:tc>
              <w:tc>
                <w:tcPr>
                  <w:tcW w:w="18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1E2F22" w14:textId="2232A8E4"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Verificación de campo</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802F66C" w14:textId="77777777" w:rsidR="00863CFC" w:rsidRPr="006145DB" w:rsidRDefault="00863CFC" w:rsidP="005B435E">
                  <w:pPr>
                    <w:spacing w:after="0" w:line="240" w:lineRule="auto"/>
                    <w:ind w:left="33"/>
                    <w:jc w:val="center"/>
                    <w:rPr>
                      <w:rFonts w:eastAsia="Arial" w:cs="Arial"/>
                      <w:sz w:val="16"/>
                      <w:szCs w:val="16"/>
                    </w:rPr>
                  </w:pPr>
                  <w:r w:rsidRPr="006145DB">
                    <w:rPr>
                      <w:rFonts w:eastAsia="Arial" w:cs="Arial"/>
                      <w:sz w:val="16"/>
                      <w:szCs w:val="16"/>
                    </w:rPr>
                    <w:t>Demanda</w:t>
                  </w:r>
                </w:p>
              </w:tc>
              <w:tc>
                <w:tcPr>
                  <w:tcW w:w="14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9FDFA2" w14:textId="77DC72A1"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B21198" w:rsidRPr="006145DB" w14:paraId="21551301" w14:textId="77777777" w:rsidTr="002D5CB1">
              <w:trPr>
                <w:trHeight w:val="121"/>
              </w:trPr>
              <w:tc>
                <w:tcPr>
                  <w:tcW w:w="3363" w:type="dxa"/>
                  <w:tcBorders>
                    <w:top w:val="single" w:sz="6" w:space="0" w:color="000000" w:themeColor="text1"/>
                  </w:tcBorders>
                  <w:vAlign w:val="center"/>
                </w:tcPr>
                <w:p w14:paraId="24FE4F11" w14:textId="77777777" w:rsidR="00B21198" w:rsidRPr="006145DB" w:rsidRDefault="00B21198" w:rsidP="005B435E">
                  <w:pPr>
                    <w:spacing w:after="0" w:line="240" w:lineRule="auto"/>
                    <w:jc w:val="both"/>
                    <w:rPr>
                      <w:rFonts w:eastAsia="Arial" w:cs="Arial"/>
                      <w:sz w:val="16"/>
                      <w:szCs w:val="16"/>
                    </w:rPr>
                  </w:pPr>
                </w:p>
              </w:tc>
              <w:tc>
                <w:tcPr>
                  <w:tcW w:w="1828" w:type="dxa"/>
                  <w:tcBorders>
                    <w:top w:val="single" w:sz="6" w:space="0" w:color="000000" w:themeColor="text1"/>
                  </w:tcBorders>
                  <w:vAlign w:val="center"/>
                </w:tcPr>
                <w:p w14:paraId="4B2BFF3D" w14:textId="77777777" w:rsidR="00B21198" w:rsidRPr="006145DB" w:rsidRDefault="00B21198" w:rsidP="005B435E">
                  <w:pPr>
                    <w:spacing w:after="0" w:line="240" w:lineRule="auto"/>
                    <w:jc w:val="center"/>
                    <w:rPr>
                      <w:rFonts w:eastAsia="Arial" w:cs="Arial"/>
                      <w:sz w:val="16"/>
                      <w:szCs w:val="16"/>
                    </w:rPr>
                  </w:pPr>
                </w:p>
              </w:tc>
              <w:tc>
                <w:tcPr>
                  <w:tcW w:w="1134" w:type="dxa"/>
                  <w:tcBorders>
                    <w:top w:val="single" w:sz="6" w:space="0" w:color="000000" w:themeColor="text1"/>
                  </w:tcBorders>
                  <w:vAlign w:val="center"/>
                </w:tcPr>
                <w:p w14:paraId="71EBAC9C" w14:textId="77777777" w:rsidR="00B21198" w:rsidRPr="006145DB" w:rsidRDefault="00B21198" w:rsidP="005B435E">
                  <w:pPr>
                    <w:spacing w:after="0" w:line="240" w:lineRule="auto"/>
                    <w:ind w:left="33"/>
                    <w:jc w:val="center"/>
                    <w:rPr>
                      <w:rFonts w:eastAsia="Arial" w:cs="Arial"/>
                      <w:sz w:val="16"/>
                      <w:szCs w:val="16"/>
                    </w:rPr>
                  </w:pPr>
                </w:p>
              </w:tc>
              <w:tc>
                <w:tcPr>
                  <w:tcW w:w="1448" w:type="dxa"/>
                  <w:tcBorders>
                    <w:top w:val="single" w:sz="6" w:space="0" w:color="000000" w:themeColor="text1"/>
                  </w:tcBorders>
                  <w:vAlign w:val="center"/>
                </w:tcPr>
                <w:p w14:paraId="7949DAA0" w14:textId="77777777" w:rsidR="00B21198" w:rsidRPr="006145DB" w:rsidRDefault="00B21198" w:rsidP="005B435E">
                  <w:pPr>
                    <w:pBdr>
                      <w:top w:val="nil"/>
                      <w:left w:val="nil"/>
                      <w:bottom w:val="nil"/>
                      <w:right w:val="nil"/>
                      <w:between w:val="nil"/>
                    </w:pBdr>
                    <w:spacing w:after="0" w:line="240" w:lineRule="auto"/>
                    <w:jc w:val="center"/>
                    <w:rPr>
                      <w:rFonts w:eastAsia="Arial" w:cs="Arial"/>
                      <w:sz w:val="16"/>
                      <w:szCs w:val="16"/>
                    </w:rPr>
                  </w:pPr>
                </w:p>
              </w:tc>
            </w:tr>
          </w:tbl>
          <w:p w14:paraId="195A256D" w14:textId="77777777" w:rsidR="00863CFC" w:rsidRPr="006145DB" w:rsidRDefault="00863CFC" w:rsidP="005B435E">
            <w:pPr>
              <w:tabs>
                <w:tab w:val="left" w:pos="709"/>
              </w:tabs>
              <w:spacing w:after="0" w:line="240" w:lineRule="auto"/>
              <w:jc w:val="both"/>
              <w:rPr>
                <w:rFonts w:eastAsia="Arial" w:cs="Arial"/>
                <w:sz w:val="18"/>
                <w:szCs w:val="18"/>
              </w:rPr>
            </w:pPr>
          </w:p>
        </w:tc>
      </w:tr>
      <w:tr w:rsidR="008C743F" w:rsidRPr="006145DB" w14:paraId="083AA346" w14:textId="77777777" w:rsidTr="005B435E">
        <w:trPr>
          <w:trHeight w:val="70"/>
          <w:jc w:val="center"/>
        </w:trPr>
        <w:tc>
          <w:tcPr>
            <w:tcW w:w="1555" w:type="dxa"/>
            <w:vAlign w:val="center"/>
          </w:tcPr>
          <w:p w14:paraId="539421E0" w14:textId="77777777" w:rsidR="00863CFC" w:rsidRPr="006145DB" w:rsidRDefault="00863CFC"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t>Criterios de Ingreso y Fuentes de Información</w:t>
            </w:r>
          </w:p>
        </w:tc>
        <w:tc>
          <w:tcPr>
            <w:tcW w:w="7936" w:type="dxa"/>
          </w:tcPr>
          <w:p w14:paraId="74E47746" w14:textId="77777777" w:rsidR="00863CFC" w:rsidRPr="006145DB" w:rsidRDefault="00863CFC" w:rsidP="005B435E">
            <w:pPr>
              <w:widowControl w:val="0"/>
              <w:pBdr>
                <w:top w:val="nil"/>
                <w:left w:val="nil"/>
                <w:bottom w:val="nil"/>
                <w:right w:val="nil"/>
                <w:between w:val="nil"/>
              </w:pBdr>
              <w:spacing w:after="0" w:line="240" w:lineRule="auto"/>
              <w:rPr>
                <w:rFonts w:eastAsia="Arial" w:cs="Arial"/>
                <w:sz w:val="16"/>
                <w:szCs w:val="16"/>
              </w:rPr>
            </w:pPr>
          </w:p>
          <w:tbl>
            <w:tblPr>
              <w:tblW w:w="7773" w:type="dxa"/>
              <w:tblLook w:val="0400" w:firstRow="0" w:lastRow="0" w:firstColumn="0" w:lastColumn="0" w:noHBand="0" w:noVBand="1"/>
            </w:tblPr>
            <w:tblGrid>
              <w:gridCol w:w="3916"/>
              <w:gridCol w:w="1275"/>
              <w:gridCol w:w="1134"/>
              <w:gridCol w:w="1448"/>
            </w:tblGrid>
            <w:tr w:rsidR="008C743F" w:rsidRPr="006145DB" w14:paraId="67981635" w14:textId="77777777" w:rsidTr="006F717B">
              <w:trPr>
                <w:trHeight w:val="300"/>
              </w:trPr>
              <w:tc>
                <w:tcPr>
                  <w:tcW w:w="391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BC09DA8"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Categoría de Población Objetivo </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76D1F28"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 </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0511561" w14:textId="7DEBFD00" w:rsidR="00863CFC" w:rsidRPr="006145DB" w:rsidRDefault="00863CFC" w:rsidP="002D5CB1">
                  <w:pPr>
                    <w:pBdr>
                      <w:top w:val="nil"/>
                      <w:left w:val="nil"/>
                      <w:bottom w:val="nil"/>
                      <w:right w:val="nil"/>
                      <w:between w:val="nil"/>
                    </w:pBdr>
                    <w:spacing w:after="0" w:line="240" w:lineRule="auto"/>
                    <w:ind w:left="-110"/>
                    <w:jc w:val="center"/>
                    <w:rPr>
                      <w:rFonts w:eastAsia="Arial" w:cs="Arial"/>
                      <w:sz w:val="16"/>
                      <w:szCs w:val="16"/>
                    </w:rPr>
                  </w:pPr>
                  <w:r w:rsidRPr="006145DB">
                    <w:rPr>
                      <w:rFonts w:eastAsia="Arial" w:cs="Arial"/>
                      <w:sz w:val="16"/>
                      <w:szCs w:val="16"/>
                    </w:rPr>
                    <w:t>Periodicidad</w:t>
                  </w:r>
                </w:p>
              </w:tc>
              <w:tc>
                <w:tcPr>
                  <w:tcW w:w="14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ADE787"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 </w:t>
                  </w:r>
                </w:p>
              </w:tc>
            </w:tr>
            <w:tr w:rsidR="008C743F" w:rsidRPr="006145DB" w14:paraId="078B3184" w14:textId="77777777" w:rsidTr="006F717B">
              <w:trPr>
                <w:trHeight w:val="300"/>
              </w:trPr>
              <w:tc>
                <w:tcPr>
                  <w:tcW w:w="3916" w:type="dxa"/>
                  <w:tcBorders>
                    <w:top w:val="single" w:sz="6" w:space="0" w:color="000000" w:themeColor="text1"/>
                    <w:left w:val="single" w:sz="6" w:space="0" w:color="000000" w:themeColor="text1"/>
                    <w:right w:val="single" w:sz="6" w:space="0" w:color="000000" w:themeColor="text1"/>
                  </w:tcBorders>
                  <w:vAlign w:val="center"/>
                </w:tcPr>
                <w:p w14:paraId="15AB92BD" w14:textId="09A3DE87" w:rsidR="00863CFC" w:rsidRPr="006145DB" w:rsidRDefault="00863CFC" w:rsidP="005B435E">
                  <w:pPr>
                    <w:spacing w:after="0" w:line="240" w:lineRule="auto"/>
                    <w:jc w:val="both"/>
                    <w:rPr>
                      <w:rFonts w:eastAsia="Arial" w:cs="Arial"/>
                      <w:sz w:val="16"/>
                      <w:szCs w:val="16"/>
                      <w:highlight w:val="white"/>
                    </w:rPr>
                  </w:pPr>
                  <w:r w:rsidRPr="006145DB">
                    <w:rPr>
                      <w:rFonts w:eastAsia="Arial" w:cs="Arial"/>
                      <w:sz w:val="16"/>
                      <w:szCs w:val="16"/>
                    </w:rPr>
                    <w:t>Niñas, niños y adolescentes a partir de los tres (3) meses hasta diecisiete (17) años, once (11) meses y veintinueve (29) días que se encuentren en situación o en riesgo de trabajo infantil ampliado, o que permanezcan solas o solos en su lugar de vivienda, sin cuidado por adultos responsables, que presenten inobservancias en sus derechos.  Así mismo, bajo estos criterios, comprenden la atención día, en respuesta a: a) situación de emergencia social, humanitaria o cierre parcial del servicio al que esté vinculado y que se encuentre en situación o riesgo de trabajo infantil ampliado b) Que sean remitidos por recorridos territoriales en paga diarios. c) Presenten inobservancia en su derecho a la educación, que residan o permanezcan en Bogotá.</w:t>
                  </w:r>
                </w:p>
              </w:tc>
              <w:tc>
                <w:tcPr>
                  <w:tcW w:w="1275" w:type="dxa"/>
                  <w:tcBorders>
                    <w:top w:val="single" w:sz="6" w:space="0" w:color="000000" w:themeColor="text1"/>
                    <w:left w:val="single" w:sz="6" w:space="0" w:color="000000" w:themeColor="text1"/>
                    <w:right w:val="single" w:sz="6" w:space="0" w:color="000000" w:themeColor="text1"/>
                  </w:tcBorders>
                  <w:vAlign w:val="center"/>
                </w:tcPr>
                <w:p w14:paraId="72292770"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single" w:sz="6" w:space="0" w:color="000000" w:themeColor="text1"/>
                    <w:left w:val="single" w:sz="6" w:space="0" w:color="000000" w:themeColor="text1"/>
                    <w:right w:val="single" w:sz="6" w:space="0" w:color="000000" w:themeColor="text1"/>
                  </w:tcBorders>
                  <w:vAlign w:val="center"/>
                </w:tcPr>
                <w:p w14:paraId="2FDAD82B"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Demanda</w:t>
                  </w:r>
                </w:p>
              </w:tc>
              <w:tc>
                <w:tcPr>
                  <w:tcW w:w="1448" w:type="dxa"/>
                  <w:tcBorders>
                    <w:top w:val="single" w:sz="6" w:space="0" w:color="000000" w:themeColor="text1"/>
                    <w:left w:val="single" w:sz="6" w:space="0" w:color="000000" w:themeColor="text1"/>
                    <w:right w:val="single" w:sz="6" w:space="0" w:color="000000" w:themeColor="text1"/>
                  </w:tcBorders>
                  <w:vAlign w:val="center"/>
                </w:tcPr>
                <w:p w14:paraId="32E49DEC" w14:textId="4923407A"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bl>
          <w:p w14:paraId="01F75313" w14:textId="77777777" w:rsidR="00863CFC" w:rsidRPr="006145DB" w:rsidRDefault="00863CFC" w:rsidP="005B435E">
            <w:pPr>
              <w:pBdr>
                <w:top w:val="nil"/>
                <w:left w:val="nil"/>
                <w:bottom w:val="nil"/>
                <w:right w:val="nil"/>
                <w:between w:val="nil"/>
              </w:pBdr>
              <w:spacing w:after="0" w:line="240" w:lineRule="auto"/>
              <w:jc w:val="both"/>
              <w:rPr>
                <w:rFonts w:eastAsia="Arial" w:cs="Arial"/>
                <w:sz w:val="2"/>
                <w:szCs w:val="2"/>
              </w:rPr>
            </w:pPr>
          </w:p>
        </w:tc>
      </w:tr>
      <w:tr w:rsidR="008C743F" w:rsidRPr="006145DB" w14:paraId="04382F3A" w14:textId="77777777" w:rsidTr="005B435E">
        <w:trPr>
          <w:trHeight w:val="300"/>
          <w:jc w:val="center"/>
        </w:trPr>
        <w:tc>
          <w:tcPr>
            <w:tcW w:w="1555" w:type="dxa"/>
            <w:vAlign w:val="center"/>
          </w:tcPr>
          <w:p w14:paraId="4C965DB8" w14:textId="77777777" w:rsidR="00863CFC" w:rsidRPr="006145DB" w:rsidRDefault="00863CFC" w:rsidP="005B435E">
            <w:pPr>
              <w:spacing w:after="0" w:line="240" w:lineRule="auto"/>
              <w:rPr>
                <w:rFonts w:eastAsia="Arial" w:cs="Arial"/>
                <w:sz w:val="20"/>
                <w:szCs w:val="20"/>
              </w:rPr>
            </w:pPr>
            <w:r w:rsidRPr="006145DB">
              <w:rPr>
                <w:rFonts w:eastAsia="Arial" w:cs="Arial"/>
                <w:sz w:val="20"/>
                <w:szCs w:val="20"/>
              </w:rPr>
              <w:t>Criterios de Egreso y Fuentes de Información</w:t>
            </w:r>
          </w:p>
        </w:tc>
        <w:tc>
          <w:tcPr>
            <w:tcW w:w="7936" w:type="dxa"/>
          </w:tcPr>
          <w:p w14:paraId="3F962989" w14:textId="77777777" w:rsidR="00863CFC" w:rsidRPr="006145DB" w:rsidRDefault="00863CFC" w:rsidP="005B435E">
            <w:pPr>
              <w:widowControl w:val="0"/>
              <w:pBdr>
                <w:top w:val="nil"/>
                <w:left w:val="nil"/>
                <w:bottom w:val="nil"/>
                <w:right w:val="nil"/>
                <w:between w:val="nil"/>
              </w:pBdr>
              <w:spacing w:after="0" w:line="240" w:lineRule="auto"/>
              <w:rPr>
                <w:rFonts w:eastAsia="Arial" w:cs="Arial"/>
                <w:sz w:val="16"/>
                <w:szCs w:val="16"/>
              </w:rPr>
            </w:pPr>
          </w:p>
          <w:tbl>
            <w:tblPr>
              <w:tblW w:w="7885" w:type="dxa"/>
              <w:tblLook w:val="0400" w:firstRow="0" w:lastRow="0" w:firstColumn="0" w:lastColumn="0" w:noHBand="0" w:noVBand="1"/>
            </w:tblPr>
            <w:tblGrid>
              <w:gridCol w:w="3242"/>
              <w:gridCol w:w="1256"/>
              <w:gridCol w:w="1559"/>
              <w:gridCol w:w="1828"/>
            </w:tblGrid>
            <w:tr w:rsidR="008C743F" w:rsidRPr="006145DB" w14:paraId="48D125F0" w14:textId="77777777" w:rsidTr="006C02C7">
              <w:trPr>
                <w:trHeight w:val="300"/>
              </w:trPr>
              <w:tc>
                <w:tcPr>
                  <w:tcW w:w="3242"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7EC4452E"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Criterios de Egreso</w:t>
                  </w:r>
                </w:p>
              </w:tc>
              <w:tc>
                <w:tcPr>
                  <w:tcW w:w="1256"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4A9F02CD"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w:t>
                  </w:r>
                </w:p>
              </w:tc>
              <w:tc>
                <w:tcPr>
                  <w:tcW w:w="1559"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513B4D83"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Periodicidad</w:t>
                  </w:r>
                </w:p>
              </w:tc>
              <w:tc>
                <w:tcPr>
                  <w:tcW w:w="1828"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6B1968AA"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w:t>
                  </w:r>
                </w:p>
              </w:tc>
            </w:tr>
            <w:tr w:rsidR="008C743F" w:rsidRPr="006145DB" w14:paraId="12BDE269" w14:textId="77777777" w:rsidTr="006C02C7">
              <w:trPr>
                <w:trHeight w:val="300"/>
              </w:trPr>
              <w:tc>
                <w:tcPr>
                  <w:tcW w:w="3242" w:type="dxa"/>
                  <w:tcBorders>
                    <w:top w:val="single" w:sz="4" w:space="0" w:color="auto"/>
                    <w:left w:val="single" w:sz="4" w:space="0" w:color="auto"/>
                    <w:bottom w:val="single" w:sz="4" w:space="0" w:color="auto"/>
                    <w:right w:val="single" w:sz="4" w:space="0" w:color="auto"/>
                  </w:tcBorders>
                  <w:vAlign w:val="center"/>
                </w:tcPr>
                <w:p w14:paraId="1AA93C7C" w14:textId="40D7DC6D" w:rsidR="00863CFC" w:rsidRPr="006145DB" w:rsidRDefault="00863CFC"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Retiro voluntario manifestado libre y expresamente por escrito por sus padres o acudientes</w:t>
                  </w:r>
                  <w:r w:rsidR="00E954A3" w:rsidRPr="006145DB">
                    <w:rPr>
                      <w:rFonts w:eastAsia="Arial" w:cs="Arial"/>
                      <w:sz w:val="16"/>
                      <w:szCs w:val="16"/>
                    </w:rPr>
                    <w:t>.</w:t>
                  </w:r>
                </w:p>
              </w:tc>
              <w:tc>
                <w:tcPr>
                  <w:tcW w:w="1256" w:type="dxa"/>
                  <w:tcBorders>
                    <w:top w:val="single" w:sz="4" w:space="0" w:color="auto"/>
                    <w:left w:val="single" w:sz="4" w:space="0" w:color="auto"/>
                    <w:bottom w:val="single" w:sz="4" w:space="0" w:color="auto"/>
                    <w:right w:val="single" w:sz="4" w:space="0" w:color="auto"/>
                  </w:tcBorders>
                  <w:vAlign w:val="center"/>
                </w:tcPr>
                <w:p w14:paraId="698221C8"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559" w:type="dxa"/>
                  <w:tcBorders>
                    <w:top w:val="single" w:sz="4" w:space="0" w:color="auto"/>
                    <w:left w:val="single" w:sz="4" w:space="0" w:color="auto"/>
                    <w:bottom w:val="single" w:sz="4" w:space="0" w:color="auto"/>
                    <w:right w:val="single" w:sz="4" w:space="0" w:color="auto"/>
                  </w:tcBorders>
                  <w:vAlign w:val="center"/>
                </w:tcPr>
                <w:p w14:paraId="4056F376"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828" w:type="dxa"/>
                  <w:tcBorders>
                    <w:top w:val="single" w:sz="4" w:space="0" w:color="auto"/>
                    <w:left w:val="single" w:sz="4" w:space="0" w:color="auto"/>
                    <w:bottom w:val="single" w:sz="4" w:space="0" w:color="auto"/>
                    <w:right w:val="single" w:sz="4" w:space="0" w:color="auto"/>
                  </w:tcBorders>
                  <w:vAlign w:val="center"/>
                </w:tcPr>
                <w:p w14:paraId="7FF5C61A" w14:textId="4538FDD9"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37532C" w:rsidRPr="006145DB">
                    <w:rPr>
                      <w:rFonts w:eastAsia="Arial" w:cs="Arial"/>
                      <w:sz w:val="16"/>
                      <w:szCs w:val="16"/>
                    </w:rPr>
                    <w:t>ncia-equipo del servicio social</w:t>
                  </w:r>
                </w:p>
              </w:tc>
            </w:tr>
            <w:tr w:rsidR="008C743F" w:rsidRPr="006145DB" w14:paraId="560C4A41" w14:textId="77777777" w:rsidTr="006C02C7">
              <w:trPr>
                <w:trHeight w:val="300"/>
              </w:trPr>
              <w:tc>
                <w:tcPr>
                  <w:tcW w:w="3242" w:type="dxa"/>
                  <w:tcBorders>
                    <w:top w:val="single" w:sz="4" w:space="0" w:color="auto"/>
                    <w:left w:val="single" w:sz="4" w:space="0" w:color="auto"/>
                    <w:bottom w:val="single" w:sz="4" w:space="0" w:color="auto"/>
                    <w:right w:val="single" w:sz="4" w:space="0" w:color="auto"/>
                  </w:tcBorders>
                  <w:vAlign w:val="center"/>
                </w:tcPr>
                <w:p w14:paraId="19A39F81" w14:textId="730DDE7C" w:rsidR="00863CFC" w:rsidRPr="006145DB" w:rsidRDefault="00863CFC"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Fallecimiento</w:t>
                  </w:r>
                  <w:r w:rsidR="00E954A3" w:rsidRPr="006145DB">
                    <w:rPr>
                      <w:rFonts w:eastAsia="Arial" w:cs="Arial"/>
                      <w:sz w:val="16"/>
                      <w:szCs w:val="16"/>
                    </w:rPr>
                    <w:t>.</w:t>
                  </w:r>
                </w:p>
              </w:tc>
              <w:tc>
                <w:tcPr>
                  <w:tcW w:w="1256" w:type="dxa"/>
                  <w:tcBorders>
                    <w:top w:val="single" w:sz="4" w:space="0" w:color="auto"/>
                    <w:left w:val="single" w:sz="4" w:space="0" w:color="auto"/>
                    <w:bottom w:val="single" w:sz="4" w:space="0" w:color="auto"/>
                    <w:right w:val="single" w:sz="4" w:space="0" w:color="auto"/>
                  </w:tcBorders>
                  <w:vAlign w:val="center"/>
                </w:tcPr>
                <w:p w14:paraId="352AC4AC"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Fallecidos (Inhumados)</w:t>
                  </w:r>
                </w:p>
              </w:tc>
              <w:tc>
                <w:tcPr>
                  <w:tcW w:w="1559" w:type="dxa"/>
                  <w:tcBorders>
                    <w:top w:val="single" w:sz="4" w:space="0" w:color="auto"/>
                    <w:left w:val="single" w:sz="4" w:space="0" w:color="auto"/>
                    <w:bottom w:val="single" w:sz="4" w:space="0" w:color="auto"/>
                    <w:right w:val="single" w:sz="4" w:space="0" w:color="auto"/>
                  </w:tcBorders>
                  <w:vAlign w:val="center"/>
                </w:tcPr>
                <w:p w14:paraId="44C7C5CA"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Mensual (Mes Vencido)</w:t>
                  </w:r>
                </w:p>
              </w:tc>
              <w:tc>
                <w:tcPr>
                  <w:tcW w:w="1828" w:type="dxa"/>
                  <w:tcBorders>
                    <w:top w:val="single" w:sz="4" w:space="0" w:color="auto"/>
                    <w:left w:val="single" w:sz="4" w:space="0" w:color="auto"/>
                    <w:bottom w:val="single" w:sz="4" w:space="0" w:color="auto"/>
                    <w:right w:val="single" w:sz="4" w:space="0" w:color="auto"/>
                  </w:tcBorders>
                  <w:vAlign w:val="center"/>
                </w:tcPr>
                <w:p w14:paraId="3EFB9EEA"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Secretaría Distrital de Salud.</w:t>
                  </w:r>
                </w:p>
              </w:tc>
            </w:tr>
            <w:tr w:rsidR="008C743F" w:rsidRPr="006145DB" w14:paraId="160814B8" w14:textId="77777777" w:rsidTr="006C02C7">
              <w:trPr>
                <w:trHeight w:val="300"/>
              </w:trPr>
              <w:tc>
                <w:tcPr>
                  <w:tcW w:w="3242" w:type="dxa"/>
                  <w:tcBorders>
                    <w:top w:val="single" w:sz="4" w:space="0" w:color="auto"/>
                    <w:left w:val="single" w:sz="6" w:space="0" w:color="000000" w:themeColor="text1"/>
                    <w:bottom w:val="single" w:sz="6" w:space="0" w:color="000000" w:themeColor="text1"/>
                    <w:right w:val="single" w:sz="6" w:space="0" w:color="000000" w:themeColor="text1"/>
                  </w:tcBorders>
                  <w:vAlign w:val="center"/>
                </w:tcPr>
                <w:p w14:paraId="308971E3" w14:textId="77777777" w:rsidR="00863CFC" w:rsidRPr="006145DB" w:rsidRDefault="00863CFC" w:rsidP="005B435E">
                  <w:pPr>
                    <w:spacing w:after="0" w:line="240" w:lineRule="auto"/>
                    <w:jc w:val="both"/>
                    <w:rPr>
                      <w:rFonts w:eastAsia="Arial" w:cs="Arial"/>
                      <w:sz w:val="16"/>
                      <w:szCs w:val="16"/>
                      <w:highlight w:val="white"/>
                    </w:rPr>
                  </w:pPr>
                  <w:r w:rsidRPr="006145DB">
                    <w:rPr>
                      <w:rFonts w:eastAsia="Arial" w:cs="Arial"/>
                      <w:sz w:val="16"/>
                      <w:szCs w:val="16"/>
                      <w:highlight w:val="white"/>
                    </w:rPr>
                    <w:t>Superar la edad establecida para el servicio social.</w:t>
                  </w:r>
                </w:p>
              </w:tc>
              <w:tc>
                <w:tcPr>
                  <w:tcW w:w="1256" w:type="dxa"/>
                  <w:tcBorders>
                    <w:top w:val="single" w:sz="4" w:space="0" w:color="auto"/>
                    <w:left w:val="single" w:sz="6" w:space="0" w:color="000000" w:themeColor="text1"/>
                    <w:bottom w:val="single" w:sz="6" w:space="0" w:color="000000" w:themeColor="text1"/>
                    <w:right w:val="single" w:sz="6" w:space="0" w:color="000000" w:themeColor="text1"/>
                  </w:tcBorders>
                  <w:vAlign w:val="center"/>
                </w:tcPr>
                <w:p w14:paraId="5033C5FF"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559" w:type="dxa"/>
                  <w:tcBorders>
                    <w:top w:val="single" w:sz="4" w:space="0" w:color="auto"/>
                    <w:left w:val="single" w:sz="6" w:space="0" w:color="000000" w:themeColor="text1"/>
                    <w:bottom w:val="single" w:sz="6" w:space="0" w:color="000000" w:themeColor="text1"/>
                    <w:right w:val="single" w:sz="6" w:space="0" w:color="000000" w:themeColor="text1"/>
                  </w:tcBorders>
                  <w:vAlign w:val="center"/>
                </w:tcPr>
                <w:p w14:paraId="6D3F9662"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828" w:type="dxa"/>
                  <w:tcBorders>
                    <w:top w:val="single" w:sz="4" w:space="0" w:color="auto"/>
                    <w:left w:val="single" w:sz="6" w:space="0" w:color="000000" w:themeColor="text1"/>
                    <w:bottom w:val="single" w:sz="6" w:space="0" w:color="000000" w:themeColor="text1"/>
                    <w:right w:val="single" w:sz="6" w:space="0" w:color="000000" w:themeColor="text1"/>
                  </w:tcBorders>
                  <w:vAlign w:val="center"/>
                </w:tcPr>
                <w:p w14:paraId="32522FFF" w14:textId="30017414"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37532C" w:rsidRPr="006145DB">
                    <w:rPr>
                      <w:rFonts w:eastAsia="Arial" w:cs="Arial"/>
                      <w:sz w:val="16"/>
                      <w:szCs w:val="16"/>
                    </w:rPr>
                    <w:t>ncia-equipo del servicio social</w:t>
                  </w:r>
                </w:p>
              </w:tc>
            </w:tr>
            <w:tr w:rsidR="008C743F" w:rsidRPr="006145DB" w14:paraId="5EDBC0BB" w14:textId="77777777" w:rsidTr="006C02C7">
              <w:trPr>
                <w:trHeight w:val="300"/>
              </w:trPr>
              <w:tc>
                <w:tcPr>
                  <w:tcW w:w="32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0F8A78" w14:textId="77777777" w:rsidR="00863CFC" w:rsidRPr="006145DB" w:rsidRDefault="00863CFC"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Finalización del proceso de atención por superación de condiciones.</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23FFD34"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BE1850B"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8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D2CE862" w14:textId="170226D1"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37532C" w:rsidRPr="006145DB">
                    <w:rPr>
                      <w:rFonts w:eastAsia="Arial" w:cs="Arial"/>
                      <w:sz w:val="16"/>
                      <w:szCs w:val="16"/>
                    </w:rPr>
                    <w:t>ncia-equipo del servicio social</w:t>
                  </w:r>
                </w:p>
              </w:tc>
            </w:tr>
            <w:tr w:rsidR="008C743F" w:rsidRPr="006145DB" w14:paraId="318D4201" w14:textId="77777777" w:rsidTr="006C02C7">
              <w:trPr>
                <w:trHeight w:val="300"/>
              </w:trPr>
              <w:tc>
                <w:tcPr>
                  <w:tcW w:w="32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7DAA90" w14:textId="4CFD472C" w:rsidR="00863CFC" w:rsidRPr="006145DB" w:rsidRDefault="00863CFC"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Inasistencia injustificada de 10 días de manera continua o discontinua en un periodo de 15 días</w:t>
                  </w:r>
                  <w:r w:rsidR="00E954A3" w:rsidRPr="006145DB">
                    <w:rPr>
                      <w:rFonts w:eastAsia="Arial" w:cs="Arial"/>
                      <w:sz w:val="16"/>
                      <w:szCs w:val="16"/>
                    </w:rPr>
                    <w:t>.</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3052DFC"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C1BD96" w14:textId="428B29F4"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Dos (2) seguimientos telefónicos semanal y visita domiciliaria</w:t>
                  </w:r>
                </w:p>
              </w:tc>
              <w:tc>
                <w:tcPr>
                  <w:tcW w:w="18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765A590" w14:textId="21FD4543"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37532C" w:rsidRPr="006145DB">
                    <w:rPr>
                      <w:rFonts w:eastAsia="Arial" w:cs="Arial"/>
                      <w:sz w:val="16"/>
                      <w:szCs w:val="16"/>
                    </w:rPr>
                    <w:t>ncia-equipo del servicio social</w:t>
                  </w:r>
                </w:p>
              </w:tc>
            </w:tr>
            <w:tr w:rsidR="008C743F" w:rsidRPr="006145DB" w14:paraId="03D5EC87" w14:textId="77777777" w:rsidTr="006C02C7">
              <w:trPr>
                <w:trHeight w:val="300"/>
              </w:trPr>
              <w:tc>
                <w:tcPr>
                  <w:tcW w:w="32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75B07B" w14:textId="6B19FFDB"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Incumplimiento del acuerdo de corresponsabilidad.</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3C05A8" w14:textId="5F795B6F" w:rsidR="00863CFC" w:rsidRPr="006145DB" w:rsidRDefault="0037532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B1C6B6"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8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3AF501" w14:textId="0B482E04"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w:t>
                  </w:r>
                  <w:r w:rsidR="0037532C" w:rsidRPr="006145DB">
                    <w:rPr>
                      <w:rFonts w:eastAsia="Arial" w:cs="Arial"/>
                      <w:sz w:val="16"/>
                      <w:szCs w:val="16"/>
                    </w:rPr>
                    <w:t>ncia-equipo del servicio social</w:t>
                  </w:r>
                </w:p>
              </w:tc>
            </w:tr>
            <w:tr w:rsidR="008C743F" w:rsidRPr="006145DB" w14:paraId="243D4DCA" w14:textId="77777777" w:rsidTr="006C02C7">
              <w:trPr>
                <w:trHeight w:val="300"/>
              </w:trPr>
              <w:tc>
                <w:tcPr>
                  <w:tcW w:w="32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A0B8E1" w14:textId="0B0260C5"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Medida de protección por restablecimiento de dere</w:t>
                  </w:r>
                  <w:r w:rsidR="0037532C" w:rsidRPr="006145DB">
                    <w:rPr>
                      <w:rFonts w:eastAsia="Arial" w:cs="Arial"/>
                      <w:sz w:val="16"/>
                      <w:szCs w:val="16"/>
                    </w:rPr>
                    <w:t>chos en modalidad institucional.</w:t>
                  </w:r>
                </w:p>
              </w:tc>
              <w:tc>
                <w:tcPr>
                  <w:tcW w:w="125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E169A6"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Verificación en campo</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9F044F"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8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75200C"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p w14:paraId="4A5B1B90"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B21198" w:rsidRPr="006145DB" w14:paraId="602F6252" w14:textId="77777777" w:rsidTr="006C02C7">
              <w:trPr>
                <w:trHeight w:val="65"/>
              </w:trPr>
              <w:tc>
                <w:tcPr>
                  <w:tcW w:w="3242" w:type="dxa"/>
                  <w:tcBorders>
                    <w:top w:val="single" w:sz="6" w:space="0" w:color="000000" w:themeColor="text1"/>
                  </w:tcBorders>
                  <w:vAlign w:val="center"/>
                </w:tcPr>
                <w:p w14:paraId="2A783B44" w14:textId="77777777" w:rsidR="00B21198" w:rsidRPr="006145DB" w:rsidRDefault="00B21198" w:rsidP="005B435E">
                  <w:pPr>
                    <w:spacing w:after="0" w:line="240" w:lineRule="auto"/>
                    <w:jc w:val="both"/>
                    <w:rPr>
                      <w:rFonts w:eastAsia="Arial" w:cs="Arial"/>
                      <w:sz w:val="16"/>
                      <w:szCs w:val="16"/>
                    </w:rPr>
                  </w:pPr>
                </w:p>
              </w:tc>
              <w:tc>
                <w:tcPr>
                  <w:tcW w:w="1256" w:type="dxa"/>
                  <w:tcBorders>
                    <w:top w:val="single" w:sz="6" w:space="0" w:color="000000" w:themeColor="text1"/>
                  </w:tcBorders>
                  <w:vAlign w:val="center"/>
                </w:tcPr>
                <w:p w14:paraId="61866768" w14:textId="77777777" w:rsidR="00B21198" w:rsidRPr="006145DB" w:rsidRDefault="00B21198" w:rsidP="005B435E">
                  <w:pPr>
                    <w:pBdr>
                      <w:top w:val="nil"/>
                      <w:left w:val="nil"/>
                      <w:bottom w:val="nil"/>
                      <w:right w:val="nil"/>
                      <w:between w:val="nil"/>
                    </w:pBdr>
                    <w:spacing w:after="0" w:line="240" w:lineRule="auto"/>
                    <w:jc w:val="center"/>
                    <w:rPr>
                      <w:rFonts w:eastAsia="Arial" w:cs="Arial"/>
                      <w:sz w:val="16"/>
                      <w:szCs w:val="16"/>
                    </w:rPr>
                  </w:pPr>
                </w:p>
              </w:tc>
              <w:tc>
                <w:tcPr>
                  <w:tcW w:w="1559" w:type="dxa"/>
                  <w:tcBorders>
                    <w:top w:val="single" w:sz="6" w:space="0" w:color="000000" w:themeColor="text1"/>
                  </w:tcBorders>
                  <w:vAlign w:val="center"/>
                </w:tcPr>
                <w:p w14:paraId="7C39FA76" w14:textId="77777777" w:rsidR="00B21198" w:rsidRPr="006145DB" w:rsidRDefault="00B21198" w:rsidP="005B435E">
                  <w:pPr>
                    <w:pBdr>
                      <w:top w:val="nil"/>
                      <w:left w:val="nil"/>
                      <w:bottom w:val="nil"/>
                      <w:right w:val="nil"/>
                      <w:between w:val="nil"/>
                    </w:pBdr>
                    <w:spacing w:after="0" w:line="240" w:lineRule="auto"/>
                    <w:jc w:val="center"/>
                    <w:rPr>
                      <w:rFonts w:eastAsia="Arial" w:cs="Arial"/>
                      <w:sz w:val="16"/>
                      <w:szCs w:val="16"/>
                    </w:rPr>
                  </w:pPr>
                </w:p>
              </w:tc>
              <w:tc>
                <w:tcPr>
                  <w:tcW w:w="1828" w:type="dxa"/>
                  <w:tcBorders>
                    <w:top w:val="single" w:sz="6" w:space="0" w:color="000000" w:themeColor="text1"/>
                  </w:tcBorders>
                  <w:vAlign w:val="center"/>
                </w:tcPr>
                <w:p w14:paraId="574A8078" w14:textId="77777777" w:rsidR="00B21198" w:rsidRPr="006145DB" w:rsidRDefault="00B21198" w:rsidP="005B435E">
                  <w:pPr>
                    <w:pBdr>
                      <w:top w:val="nil"/>
                      <w:left w:val="nil"/>
                      <w:bottom w:val="nil"/>
                      <w:right w:val="nil"/>
                      <w:between w:val="nil"/>
                    </w:pBdr>
                    <w:spacing w:after="0" w:line="240" w:lineRule="auto"/>
                    <w:jc w:val="center"/>
                    <w:rPr>
                      <w:rFonts w:eastAsia="Arial" w:cs="Arial"/>
                      <w:sz w:val="16"/>
                      <w:szCs w:val="16"/>
                    </w:rPr>
                  </w:pPr>
                </w:p>
              </w:tc>
            </w:tr>
          </w:tbl>
          <w:p w14:paraId="5EDDF621" w14:textId="77777777" w:rsidR="00863CFC" w:rsidRPr="006145DB" w:rsidRDefault="00863CFC" w:rsidP="005B435E">
            <w:pPr>
              <w:tabs>
                <w:tab w:val="left" w:pos="709"/>
              </w:tabs>
              <w:spacing w:after="0" w:line="240" w:lineRule="auto"/>
              <w:jc w:val="both"/>
              <w:rPr>
                <w:rFonts w:eastAsia="Arial" w:cs="Arial"/>
                <w:sz w:val="20"/>
                <w:szCs w:val="20"/>
              </w:rPr>
            </w:pPr>
          </w:p>
        </w:tc>
      </w:tr>
      <w:tr w:rsidR="008C743F" w:rsidRPr="006145DB" w14:paraId="566A8C16" w14:textId="77777777" w:rsidTr="00023F78">
        <w:trPr>
          <w:trHeight w:val="1857"/>
          <w:jc w:val="center"/>
        </w:trPr>
        <w:tc>
          <w:tcPr>
            <w:tcW w:w="1555" w:type="dxa"/>
            <w:vAlign w:val="center"/>
          </w:tcPr>
          <w:p w14:paraId="7A78725F" w14:textId="77777777" w:rsidR="00863CFC" w:rsidRPr="006145DB" w:rsidRDefault="00863CFC" w:rsidP="005B435E">
            <w:pPr>
              <w:spacing w:after="0" w:line="240" w:lineRule="auto"/>
              <w:rPr>
                <w:rFonts w:eastAsia="Arial" w:cs="Arial"/>
                <w:sz w:val="20"/>
                <w:szCs w:val="20"/>
              </w:rPr>
            </w:pPr>
            <w:r w:rsidRPr="006145DB">
              <w:rPr>
                <w:rFonts w:eastAsia="Arial" w:cs="Arial"/>
                <w:sz w:val="20"/>
                <w:szCs w:val="20"/>
              </w:rPr>
              <w:t>Restricciones y Fuentes de Información</w:t>
            </w:r>
          </w:p>
        </w:tc>
        <w:tc>
          <w:tcPr>
            <w:tcW w:w="7936" w:type="dxa"/>
          </w:tcPr>
          <w:p w14:paraId="79C8B074" w14:textId="77777777" w:rsidR="00863CFC" w:rsidRPr="006145DB" w:rsidRDefault="00863CFC" w:rsidP="005B435E">
            <w:pPr>
              <w:widowControl w:val="0"/>
              <w:pBdr>
                <w:top w:val="nil"/>
                <w:left w:val="nil"/>
                <w:bottom w:val="nil"/>
                <w:right w:val="nil"/>
                <w:between w:val="nil"/>
              </w:pBdr>
              <w:spacing w:after="0" w:line="240" w:lineRule="auto"/>
              <w:rPr>
                <w:rFonts w:eastAsia="Arial" w:cs="Arial"/>
                <w:sz w:val="16"/>
                <w:szCs w:val="16"/>
              </w:rPr>
            </w:pPr>
          </w:p>
          <w:tbl>
            <w:tblPr>
              <w:tblW w:w="7900" w:type="dxa"/>
              <w:tblLook w:val="0400" w:firstRow="0" w:lastRow="0" w:firstColumn="0" w:lastColumn="0" w:noHBand="0" w:noVBand="1"/>
            </w:tblPr>
            <w:tblGrid>
              <w:gridCol w:w="3505"/>
              <w:gridCol w:w="1412"/>
              <w:gridCol w:w="1141"/>
              <w:gridCol w:w="1842"/>
            </w:tblGrid>
            <w:tr w:rsidR="008C743F" w:rsidRPr="006145DB" w14:paraId="0BC9D1D6" w14:textId="77777777" w:rsidTr="006C02C7">
              <w:trPr>
                <w:trHeight w:val="300"/>
              </w:trPr>
              <w:tc>
                <w:tcPr>
                  <w:tcW w:w="35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263B6B"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Restricciones </w:t>
                  </w:r>
                </w:p>
              </w:tc>
              <w:tc>
                <w:tcPr>
                  <w:tcW w:w="141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C2334B"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Fuente de Información </w:t>
                  </w:r>
                </w:p>
              </w:tc>
              <w:tc>
                <w:tcPr>
                  <w:tcW w:w="11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136794C"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Periodicidad </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1D82329"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Administrador </w:t>
                  </w:r>
                </w:p>
              </w:tc>
            </w:tr>
            <w:tr w:rsidR="008C743F" w:rsidRPr="006145DB" w14:paraId="4564F4B4" w14:textId="77777777" w:rsidTr="006C02C7">
              <w:trPr>
                <w:trHeight w:val="300"/>
              </w:trPr>
              <w:tc>
                <w:tcPr>
                  <w:tcW w:w="35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83AE9F" w14:textId="77777777"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Servicio Centros Forjar Restaurativo.</w:t>
                  </w:r>
                </w:p>
              </w:tc>
              <w:tc>
                <w:tcPr>
                  <w:tcW w:w="141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CEE639"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SIRBE</w:t>
                  </w:r>
                </w:p>
              </w:tc>
              <w:tc>
                <w:tcPr>
                  <w:tcW w:w="11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62F817"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Demanda</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D46CF6" w14:textId="2B068F7D" w:rsidR="00863CFC" w:rsidRPr="006145DB" w:rsidRDefault="006D33E8" w:rsidP="005B435E">
                  <w:pPr>
                    <w:spacing w:after="0" w:line="240" w:lineRule="auto"/>
                    <w:jc w:val="center"/>
                    <w:rPr>
                      <w:rFonts w:eastAsia="Arial" w:cs="Arial"/>
                      <w:sz w:val="16"/>
                      <w:szCs w:val="16"/>
                    </w:rPr>
                  </w:pPr>
                  <w:r w:rsidRPr="006145DB">
                    <w:rPr>
                      <w:rFonts w:eastAsia="Arial" w:cs="Arial"/>
                      <w:sz w:val="16"/>
                      <w:szCs w:val="16"/>
                    </w:rPr>
                    <w:t>Secretaría Distrital</w:t>
                  </w:r>
                  <w:r w:rsidR="00863CFC" w:rsidRPr="006145DB">
                    <w:rPr>
                      <w:rFonts w:eastAsia="Arial" w:cs="Arial"/>
                      <w:sz w:val="16"/>
                      <w:szCs w:val="16"/>
                    </w:rPr>
                    <w:t xml:space="preserve"> de Integración Social</w:t>
                  </w:r>
                </w:p>
              </w:tc>
            </w:tr>
            <w:tr w:rsidR="008C743F" w:rsidRPr="006145DB" w14:paraId="296F4334" w14:textId="77777777" w:rsidTr="006C02C7">
              <w:trPr>
                <w:trHeight w:val="300"/>
              </w:trPr>
              <w:tc>
                <w:tcPr>
                  <w:tcW w:w="35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0C8757" w14:textId="4487550D" w:rsidR="00863CFC" w:rsidRPr="006145DB" w:rsidRDefault="00863CFC" w:rsidP="005B435E">
                  <w:pPr>
                    <w:pBdr>
                      <w:top w:val="nil"/>
                      <w:left w:val="nil"/>
                      <w:bottom w:val="nil"/>
                      <w:right w:val="nil"/>
                      <w:between w:val="nil"/>
                    </w:pBdr>
                    <w:spacing w:after="0" w:line="240" w:lineRule="auto"/>
                    <w:jc w:val="both"/>
                    <w:rPr>
                      <w:rFonts w:eastAsia="Arial" w:cs="Arial"/>
                      <w:sz w:val="16"/>
                      <w:szCs w:val="16"/>
                    </w:rPr>
                  </w:pPr>
                  <w:r w:rsidRPr="006145DB">
                    <w:rPr>
                      <w:rFonts w:eastAsia="Arial" w:cs="Arial"/>
                      <w:sz w:val="16"/>
                      <w:szCs w:val="16"/>
                    </w:rPr>
                    <w:t>Servicio Centros Proteger Renacer</w:t>
                  </w:r>
                  <w:r w:rsidR="00E954A3" w:rsidRPr="006145DB">
                    <w:rPr>
                      <w:rFonts w:eastAsia="Arial" w:cs="Arial"/>
                      <w:sz w:val="16"/>
                      <w:szCs w:val="16"/>
                    </w:rPr>
                    <w:t>.</w:t>
                  </w:r>
                </w:p>
              </w:tc>
              <w:tc>
                <w:tcPr>
                  <w:tcW w:w="141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B0E84C"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SIRBE</w:t>
                  </w:r>
                </w:p>
              </w:tc>
              <w:tc>
                <w:tcPr>
                  <w:tcW w:w="11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1CCA7B1" w14:textId="77777777" w:rsidR="00863CFC" w:rsidRPr="006145DB" w:rsidRDefault="00863CFC"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Demanda</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4A0358" w14:textId="767DCFE2" w:rsidR="00863CFC" w:rsidRPr="006145DB" w:rsidRDefault="006D33E8" w:rsidP="005B435E">
                  <w:pPr>
                    <w:pBdr>
                      <w:top w:val="nil"/>
                      <w:left w:val="nil"/>
                      <w:bottom w:val="nil"/>
                      <w:right w:val="nil"/>
                      <w:between w:val="nil"/>
                    </w:pBdr>
                    <w:spacing w:after="0" w:line="240" w:lineRule="auto"/>
                    <w:jc w:val="center"/>
                    <w:rPr>
                      <w:rFonts w:eastAsia="Arial" w:cs="Arial"/>
                      <w:sz w:val="16"/>
                      <w:szCs w:val="16"/>
                    </w:rPr>
                  </w:pPr>
                  <w:r w:rsidRPr="006145DB">
                    <w:rPr>
                      <w:rFonts w:eastAsia="Arial" w:cs="Arial"/>
                      <w:sz w:val="16"/>
                      <w:szCs w:val="16"/>
                    </w:rPr>
                    <w:t>Secretaría Distrital</w:t>
                  </w:r>
                  <w:r w:rsidR="00863CFC" w:rsidRPr="006145DB">
                    <w:rPr>
                      <w:rFonts w:eastAsia="Arial" w:cs="Arial"/>
                      <w:sz w:val="16"/>
                      <w:szCs w:val="16"/>
                    </w:rPr>
                    <w:t xml:space="preserve"> de Integración Social</w:t>
                  </w:r>
                </w:p>
              </w:tc>
            </w:tr>
            <w:tr w:rsidR="008C743F" w:rsidRPr="006145DB" w14:paraId="00614EB4" w14:textId="77777777" w:rsidTr="006C02C7">
              <w:trPr>
                <w:trHeight w:val="300"/>
              </w:trPr>
              <w:tc>
                <w:tcPr>
                  <w:tcW w:w="35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71DB83" w14:textId="7F122E10" w:rsidR="00863CFC" w:rsidRPr="006145DB" w:rsidRDefault="00863CFC" w:rsidP="005B435E">
                  <w:pPr>
                    <w:spacing w:after="0" w:line="240" w:lineRule="auto"/>
                    <w:jc w:val="both"/>
                    <w:rPr>
                      <w:rFonts w:eastAsia="Arial" w:cs="Arial"/>
                      <w:sz w:val="16"/>
                      <w:szCs w:val="16"/>
                    </w:rPr>
                  </w:pPr>
                  <w:r w:rsidRPr="006145DB">
                    <w:rPr>
                      <w:rFonts w:eastAsia="Arial" w:cs="Arial"/>
                      <w:sz w:val="16"/>
                      <w:szCs w:val="16"/>
                    </w:rPr>
                    <w:t>Niñas, niños y adolescentes con discapacidad que requieran intensidad de apoyos generalizados y extensos.</w:t>
                  </w:r>
                </w:p>
              </w:tc>
              <w:tc>
                <w:tcPr>
                  <w:tcW w:w="141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FEFE38"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6B64B7"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Demanda</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03870F" w14:textId="77777777" w:rsidR="00863CFC" w:rsidRPr="006145DB" w:rsidRDefault="00863CFC"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B21198" w:rsidRPr="006145DB" w14:paraId="571DB2A7" w14:textId="77777777" w:rsidTr="006C02C7">
              <w:trPr>
                <w:trHeight w:val="65"/>
              </w:trPr>
              <w:tc>
                <w:tcPr>
                  <w:tcW w:w="3505" w:type="dxa"/>
                  <w:tcBorders>
                    <w:top w:val="single" w:sz="6" w:space="0" w:color="000000" w:themeColor="text1"/>
                  </w:tcBorders>
                  <w:vAlign w:val="center"/>
                </w:tcPr>
                <w:p w14:paraId="39270075" w14:textId="77777777" w:rsidR="00B21198" w:rsidRPr="006145DB" w:rsidRDefault="00B21198" w:rsidP="005B435E">
                  <w:pPr>
                    <w:spacing w:after="0" w:line="240" w:lineRule="auto"/>
                    <w:jc w:val="center"/>
                    <w:rPr>
                      <w:rFonts w:eastAsia="Arial" w:cs="Arial"/>
                      <w:sz w:val="16"/>
                      <w:szCs w:val="16"/>
                    </w:rPr>
                  </w:pPr>
                </w:p>
              </w:tc>
              <w:tc>
                <w:tcPr>
                  <w:tcW w:w="1412" w:type="dxa"/>
                  <w:tcBorders>
                    <w:top w:val="single" w:sz="6" w:space="0" w:color="000000" w:themeColor="text1"/>
                  </w:tcBorders>
                  <w:vAlign w:val="center"/>
                </w:tcPr>
                <w:p w14:paraId="2849609F" w14:textId="77777777" w:rsidR="00B21198" w:rsidRPr="006145DB" w:rsidRDefault="00B21198" w:rsidP="005B435E">
                  <w:pPr>
                    <w:spacing w:after="0" w:line="240" w:lineRule="auto"/>
                    <w:jc w:val="center"/>
                    <w:rPr>
                      <w:rFonts w:eastAsia="Arial" w:cs="Arial"/>
                      <w:sz w:val="16"/>
                      <w:szCs w:val="16"/>
                    </w:rPr>
                  </w:pPr>
                </w:p>
              </w:tc>
              <w:tc>
                <w:tcPr>
                  <w:tcW w:w="1141" w:type="dxa"/>
                  <w:tcBorders>
                    <w:top w:val="single" w:sz="6" w:space="0" w:color="000000" w:themeColor="text1"/>
                  </w:tcBorders>
                  <w:vAlign w:val="center"/>
                </w:tcPr>
                <w:p w14:paraId="220C7E9E" w14:textId="77777777" w:rsidR="00B21198" w:rsidRPr="006145DB" w:rsidRDefault="00B21198" w:rsidP="005B435E">
                  <w:pPr>
                    <w:spacing w:after="0" w:line="240" w:lineRule="auto"/>
                    <w:jc w:val="center"/>
                    <w:rPr>
                      <w:rFonts w:eastAsia="Arial" w:cs="Arial"/>
                      <w:sz w:val="16"/>
                      <w:szCs w:val="16"/>
                    </w:rPr>
                  </w:pPr>
                </w:p>
              </w:tc>
              <w:tc>
                <w:tcPr>
                  <w:tcW w:w="1842" w:type="dxa"/>
                  <w:tcBorders>
                    <w:top w:val="single" w:sz="6" w:space="0" w:color="000000" w:themeColor="text1"/>
                  </w:tcBorders>
                  <w:vAlign w:val="center"/>
                </w:tcPr>
                <w:p w14:paraId="5462387B" w14:textId="77777777" w:rsidR="00B21198" w:rsidRPr="006145DB" w:rsidRDefault="00B21198" w:rsidP="005B435E">
                  <w:pPr>
                    <w:spacing w:after="0" w:line="240" w:lineRule="auto"/>
                    <w:jc w:val="center"/>
                    <w:rPr>
                      <w:rFonts w:eastAsia="Arial" w:cs="Arial"/>
                      <w:sz w:val="16"/>
                      <w:szCs w:val="16"/>
                    </w:rPr>
                  </w:pPr>
                </w:p>
              </w:tc>
            </w:tr>
          </w:tbl>
          <w:p w14:paraId="2ECBAAF7" w14:textId="77777777" w:rsidR="00863CFC" w:rsidRPr="006145DB" w:rsidRDefault="00863CFC" w:rsidP="005B435E">
            <w:pPr>
              <w:tabs>
                <w:tab w:val="left" w:pos="5806"/>
              </w:tabs>
              <w:spacing w:after="0" w:line="240" w:lineRule="auto"/>
              <w:rPr>
                <w:rFonts w:eastAsia="Arial" w:cs="Arial"/>
                <w:sz w:val="20"/>
                <w:szCs w:val="20"/>
              </w:rPr>
            </w:pPr>
          </w:p>
        </w:tc>
      </w:tr>
      <w:tr w:rsidR="008C743F" w:rsidRPr="006145DB" w14:paraId="6AED2B93" w14:textId="77777777" w:rsidTr="005B435E">
        <w:trPr>
          <w:trHeight w:val="300"/>
          <w:jc w:val="center"/>
        </w:trPr>
        <w:tc>
          <w:tcPr>
            <w:tcW w:w="1555" w:type="dxa"/>
            <w:vAlign w:val="center"/>
          </w:tcPr>
          <w:p w14:paraId="508D1756" w14:textId="77777777" w:rsidR="00863CFC" w:rsidRPr="006145DB" w:rsidRDefault="00863CFC" w:rsidP="005B435E">
            <w:pPr>
              <w:spacing w:after="0" w:line="240" w:lineRule="auto"/>
              <w:rPr>
                <w:rFonts w:eastAsia="Arial" w:cs="Arial"/>
                <w:sz w:val="20"/>
                <w:szCs w:val="20"/>
              </w:rPr>
            </w:pPr>
            <w:r w:rsidRPr="006145DB">
              <w:rPr>
                <w:rFonts w:eastAsia="Arial" w:cs="Arial"/>
                <w:sz w:val="20"/>
                <w:szCs w:val="20"/>
              </w:rPr>
              <w:t>Ejecución</w:t>
            </w:r>
          </w:p>
        </w:tc>
        <w:tc>
          <w:tcPr>
            <w:tcW w:w="7936" w:type="dxa"/>
          </w:tcPr>
          <w:p w14:paraId="4FC514EF" w14:textId="36B16FE0" w:rsidR="00863CFC" w:rsidRPr="006145DB" w:rsidRDefault="00863CFC" w:rsidP="005B435E">
            <w:pPr>
              <w:spacing w:after="0" w:line="240" w:lineRule="auto"/>
              <w:jc w:val="both"/>
              <w:rPr>
                <w:rFonts w:eastAsia="Arial" w:cs="Arial"/>
                <w:sz w:val="20"/>
                <w:szCs w:val="20"/>
              </w:rPr>
            </w:pPr>
            <w:r w:rsidRPr="006145DB">
              <w:rPr>
                <w:rFonts w:eastAsia="Arial" w:cs="Arial"/>
                <w:sz w:val="20"/>
                <w:szCs w:val="20"/>
              </w:rPr>
              <w:t xml:space="preserve">La modalidad complementaria ofrece atención presencial flexible todo el día y la noche de 6 a 12 horas, hasta los siete (7) días de la semana, incluyendo festivos, de acuerdo </w:t>
            </w:r>
            <w:r w:rsidR="007B7952" w:rsidRPr="006145DB">
              <w:rPr>
                <w:rFonts w:eastAsia="Arial" w:cs="Arial"/>
                <w:sz w:val="20"/>
                <w:szCs w:val="20"/>
              </w:rPr>
              <w:t>con</w:t>
            </w:r>
            <w:r w:rsidRPr="006145DB">
              <w:rPr>
                <w:rFonts w:eastAsia="Arial" w:cs="Arial"/>
                <w:sz w:val="20"/>
                <w:szCs w:val="20"/>
              </w:rPr>
              <w:t xml:space="preserve"> las necesidades de niñas, niños y adolescentes, y la dinámica del territorio, en consonancia al desarrollo de acciones desde los cinco (5) componentes que conforman el servicio, a través de la atención en cada momento del curso de vida:</w:t>
            </w:r>
          </w:p>
          <w:p w14:paraId="4B7434D8" w14:textId="77777777" w:rsidR="006D6A47" w:rsidRPr="006145DB" w:rsidRDefault="006D6A47" w:rsidP="005B435E">
            <w:pPr>
              <w:pStyle w:val="Ttulo1"/>
              <w:rPr>
                <w:sz w:val="20"/>
                <w:szCs w:val="20"/>
              </w:rPr>
            </w:pPr>
          </w:p>
          <w:p w14:paraId="3FB8E96E" w14:textId="7AD3A1C0" w:rsidR="006D6A47" w:rsidRPr="006145DB" w:rsidRDefault="00863CFC">
            <w:pPr>
              <w:numPr>
                <w:ilvl w:val="0"/>
                <w:numId w:val="28"/>
              </w:numPr>
              <w:spacing w:after="0" w:line="240" w:lineRule="auto"/>
              <w:jc w:val="both"/>
              <w:rPr>
                <w:rFonts w:eastAsia="Arial" w:cs="Arial"/>
                <w:sz w:val="20"/>
                <w:szCs w:val="20"/>
              </w:rPr>
            </w:pPr>
            <w:r w:rsidRPr="006145DB">
              <w:rPr>
                <w:rFonts w:eastAsia="Arial" w:cs="Arial"/>
                <w:sz w:val="20"/>
                <w:szCs w:val="20"/>
              </w:rPr>
              <w:t xml:space="preserve">Primera Infancia: </w:t>
            </w:r>
            <w:r w:rsidR="000B3566" w:rsidRPr="006145DB">
              <w:rPr>
                <w:rFonts w:eastAsia="Arial" w:cs="Arial"/>
                <w:sz w:val="20"/>
                <w:szCs w:val="20"/>
              </w:rPr>
              <w:t>l</w:t>
            </w:r>
            <w:r w:rsidRPr="006145DB">
              <w:rPr>
                <w:rFonts w:eastAsia="Arial" w:cs="Arial"/>
                <w:sz w:val="20"/>
                <w:szCs w:val="20"/>
              </w:rPr>
              <w:t xml:space="preserve">a atención a la primera infancia se fundamenta en un enfoque sistémico y familiar que integra procesos clave del desarrollo en entornos seguros y protectores. </w:t>
            </w:r>
          </w:p>
          <w:p w14:paraId="373EB690" w14:textId="77777777" w:rsidR="00583ECF" w:rsidRPr="006145DB" w:rsidRDefault="00583ECF" w:rsidP="005B435E">
            <w:pPr>
              <w:pStyle w:val="Ttulo1"/>
              <w:rPr>
                <w:sz w:val="20"/>
                <w:szCs w:val="20"/>
              </w:rPr>
            </w:pPr>
          </w:p>
          <w:p w14:paraId="4701B260" w14:textId="33DFEA04"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En lo socioafectivo, se promueve el reconocimiento de sí mismo y de los demás, fortaleciendo la autoestima y la expresión de sentimientos; en lo cognitivo, se potencia el desarrollo psicomotor, la curiosidad, la exploración y el pensamiento crítico; y en lo comunicativo, se potencian la expresión oral y corporal mediante canciones, juegos y lecturas. Asimismo, en el proceso de crecimiento y desarrollo, se implementan acciones para la salud mental y el bienestar emocional, el seguimiento nutricional, la promoción del descanso y sueño saludable, la lactancia materna y la prevención de enfermedades.</w:t>
            </w:r>
          </w:p>
          <w:p w14:paraId="6B2C52C5" w14:textId="77777777" w:rsidR="005B435E" w:rsidRPr="006145DB" w:rsidRDefault="005B435E" w:rsidP="005B435E">
            <w:pPr>
              <w:pStyle w:val="Ttulo1"/>
              <w:rPr>
                <w:sz w:val="20"/>
              </w:rPr>
            </w:pPr>
          </w:p>
          <w:p w14:paraId="477DB472" w14:textId="177F9447" w:rsidR="006D6A47" w:rsidRPr="006145DB" w:rsidRDefault="006D6A47">
            <w:pPr>
              <w:numPr>
                <w:ilvl w:val="0"/>
                <w:numId w:val="28"/>
              </w:numPr>
              <w:spacing w:after="0" w:line="240" w:lineRule="auto"/>
              <w:jc w:val="both"/>
              <w:rPr>
                <w:rFonts w:eastAsia="Arial" w:cs="Arial"/>
                <w:sz w:val="20"/>
                <w:szCs w:val="20"/>
              </w:rPr>
            </w:pPr>
            <w:r w:rsidRPr="006145DB">
              <w:rPr>
                <w:rFonts w:eastAsia="Arial" w:cs="Arial"/>
                <w:sz w:val="20"/>
                <w:szCs w:val="20"/>
              </w:rPr>
              <w:t xml:space="preserve">Infancia: </w:t>
            </w:r>
            <w:r w:rsidR="000B3566" w:rsidRPr="006145DB">
              <w:rPr>
                <w:rFonts w:eastAsia="Arial" w:cs="Arial"/>
                <w:sz w:val="20"/>
                <w:szCs w:val="20"/>
              </w:rPr>
              <w:t>l</w:t>
            </w:r>
            <w:r w:rsidR="00863CFC" w:rsidRPr="006145DB">
              <w:rPr>
                <w:rFonts w:eastAsia="Arial" w:cs="Arial"/>
                <w:sz w:val="20"/>
                <w:szCs w:val="20"/>
              </w:rPr>
              <w:t xml:space="preserve">a atención a la infancia se enfoca en un abordaje que promueve el desarrollo y bienestar integral en un entorno seguro y enriquecedor, fortaleciendo además el derecho a la participación. En el proceso socioafectivo, se fomenta la construcción de relaciones interpersonales basadas en el respeto y la empatía, fortaleciendo la autoestima, la autorregulación emocional y el reconocimiento de las voces infantiles como agentes de cambio. En el proceso cognitivo, se impulsa el desarrollo de habilidades de pensamiento crítico, solución de problemas, creatividad y adquisición de conocimientos mediante experiencias significativas que consideren las opiniones y propuestas de las niñas y los niños. </w:t>
            </w:r>
          </w:p>
          <w:p w14:paraId="24A19849" w14:textId="77777777" w:rsidR="006D6A47" w:rsidRPr="006145DB" w:rsidRDefault="006D6A47" w:rsidP="005B435E">
            <w:pPr>
              <w:spacing w:after="0" w:line="240" w:lineRule="auto"/>
              <w:ind w:left="360"/>
              <w:jc w:val="both"/>
              <w:rPr>
                <w:rFonts w:eastAsia="Arial" w:cs="Arial"/>
                <w:sz w:val="20"/>
                <w:szCs w:val="20"/>
              </w:rPr>
            </w:pPr>
          </w:p>
          <w:p w14:paraId="6D7552E9" w14:textId="77777777" w:rsidR="006D6A47"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En el proceso comunicativo, se prioriza la ampliación del vocabulario, la comprensión lectora, la expresión oral y escrita, además del uso adecuado de herramientas tecnológicas para amplificar su capacidad de participación incidente. Por último, en el proceso de crecimiento y desarrollo, se promueven hábitos de vida saludable, el seguimiento médico periódico, una adecuada nutrición, la práctica de actividades físicas, y espacios para que las niñas y niños expresen sus perspectivas en temas que impacten su bienestar</w:t>
            </w:r>
          </w:p>
          <w:p w14:paraId="291389AE" w14:textId="77777777" w:rsidR="006D6A47" w:rsidRPr="006145DB" w:rsidRDefault="00863CFC" w:rsidP="006C02C7">
            <w:pPr>
              <w:spacing w:after="0" w:line="240" w:lineRule="auto"/>
              <w:ind w:left="396"/>
              <w:jc w:val="both"/>
              <w:rPr>
                <w:rFonts w:eastAsia="Arial" w:cs="Arial"/>
                <w:sz w:val="20"/>
                <w:szCs w:val="20"/>
              </w:rPr>
            </w:pPr>
            <w:r w:rsidRPr="006145DB">
              <w:rPr>
                <w:rFonts w:eastAsia="Arial" w:cs="Arial"/>
                <w:sz w:val="20"/>
                <w:szCs w:val="20"/>
              </w:rPr>
              <w:t>Realización de acompañamientos grupales e individuales para fortalecer el bienestar emocional y psicológico de las niñas y los niños, con el objetivo de prevenir riesgos y</w:t>
            </w:r>
            <w:r w:rsidR="006D6A47" w:rsidRPr="006145DB">
              <w:rPr>
                <w:rFonts w:eastAsia="Arial" w:cs="Arial"/>
                <w:sz w:val="20"/>
                <w:szCs w:val="20"/>
              </w:rPr>
              <w:t xml:space="preserve"> situaciones de vulnerabilidad.</w:t>
            </w:r>
          </w:p>
          <w:p w14:paraId="1F1979B9" w14:textId="77777777" w:rsidR="006D6A47" w:rsidRPr="006145DB" w:rsidRDefault="006D6A47" w:rsidP="005B435E">
            <w:pPr>
              <w:spacing w:after="0" w:line="240" w:lineRule="auto"/>
              <w:ind w:left="360"/>
              <w:jc w:val="both"/>
              <w:rPr>
                <w:rFonts w:eastAsia="Arial" w:cs="Arial"/>
                <w:sz w:val="20"/>
                <w:szCs w:val="20"/>
              </w:rPr>
            </w:pPr>
          </w:p>
          <w:p w14:paraId="53593F03" w14:textId="77777777" w:rsidR="006D6A47"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Se implementarán actividades pedagógicas que fomenten el pensamiento crítico, la creatividad y el aprendizaje, integrando metodologías lúdicas y juegos para el desarrollo de habilidades sociales, emocionales y académicas propias de la etapa escolar, de manera que se garantice la permanencia de las niñas y los niños en el sistema educativo, facilitando su adaptación a los entornos escolares y fortaleciendo su capacidad para relacionarse, resolver problemas y</w:t>
            </w:r>
            <w:r w:rsidR="006D6A47" w:rsidRPr="006145DB">
              <w:rPr>
                <w:rFonts w:eastAsia="Arial" w:cs="Arial"/>
                <w:sz w:val="20"/>
                <w:szCs w:val="20"/>
              </w:rPr>
              <w:t xml:space="preserve"> expresarse de manera efectiva.</w:t>
            </w:r>
          </w:p>
          <w:p w14:paraId="3DC010AF" w14:textId="77777777" w:rsidR="006D6A47" w:rsidRPr="006145DB" w:rsidRDefault="006D6A47" w:rsidP="005B435E">
            <w:pPr>
              <w:spacing w:after="0" w:line="240" w:lineRule="auto"/>
              <w:ind w:left="360"/>
              <w:jc w:val="both"/>
              <w:rPr>
                <w:rFonts w:eastAsia="Arial" w:cs="Arial"/>
                <w:sz w:val="20"/>
                <w:szCs w:val="20"/>
              </w:rPr>
            </w:pPr>
          </w:p>
          <w:p w14:paraId="2B3D1993" w14:textId="4C6B668C" w:rsidR="006D6A47"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 xml:space="preserve">Garantizar una adecuada nutrición y promoción de hábitos de vida saludable, en coordinación con programas de educación en salud, asistencia humanitaria y la </w:t>
            </w:r>
            <w:r w:rsidR="006D33E8" w:rsidRPr="006145DB">
              <w:rPr>
                <w:rFonts w:eastAsia="Arial" w:cs="Arial"/>
                <w:sz w:val="20"/>
                <w:szCs w:val="20"/>
              </w:rPr>
              <w:t>Secretaría Distrital</w:t>
            </w:r>
            <w:r w:rsidRPr="006145DB">
              <w:rPr>
                <w:rFonts w:eastAsia="Arial" w:cs="Arial"/>
                <w:sz w:val="20"/>
                <w:szCs w:val="20"/>
              </w:rPr>
              <w:t xml:space="preserve"> de Salud, que incluya vacunación, control de crecimiento y desarrollo, y seguim</w:t>
            </w:r>
            <w:r w:rsidR="006D6A47" w:rsidRPr="006145DB">
              <w:rPr>
                <w:rFonts w:eastAsia="Arial" w:cs="Arial"/>
                <w:sz w:val="20"/>
                <w:szCs w:val="20"/>
              </w:rPr>
              <w:t>iento de bienestar y seguridad.</w:t>
            </w:r>
          </w:p>
          <w:p w14:paraId="5A13F481" w14:textId="77777777" w:rsidR="006D6A47" w:rsidRPr="006145DB" w:rsidRDefault="006D6A47" w:rsidP="005B435E">
            <w:pPr>
              <w:spacing w:after="0" w:line="240" w:lineRule="auto"/>
              <w:ind w:left="360"/>
              <w:jc w:val="both"/>
              <w:rPr>
                <w:rFonts w:eastAsia="Arial" w:cs="Arial"/>
                <w:sz w:val="20"/>
                <w:szCs w:val="20"/>
              </w:rPr>
            </w:pPr>
          </w:p>
          <w:p w14:paraId="1BEF3C88" w14:textId="620AF989"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Implicar activamente a las familias, cuidadoras y cuidadores en el proceso de desarrollo de las niñas y los niños, brindando orientación sobre prácticas de crianza positiva, estrategias educativas y fortalecimiento de vínculos afectivos. Así como, la detección y prevención de situaciones de violencia, abuso y desnutrición, garantizando el acceso a rutas de atención y protección cuando sea necesario.</w:t>
            </w:r>
          </w:p>
          <w:p w14:paraId="1F36DFBE" w14:textId="77777777" w:rsidR="007B7952" w:rsidRPr="006145DB" w:rsidRDefault="007B7952" w:rsidP="005B435E">
            <w:pPr>
              <w:pStyle w:val="Ttulo1"/>
              <w:rPr>
                <w:sz w:val="20"/>
                <w:szCs w:val="20"/>
              </w:rPr>
            </w:pPr>
          </w:p>
          <w:p w14:paraId="31782DD6" w14:textId="58698DD1"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 xml:space="preserve">Promoción de la educación en derechos sexuales y reproductivos adecuados a la edad, talleres para prevenir el abuso sexual infantil, y la implementación de programas de convivencia escolar para prevenir el acoso/hostigamiento escolar. También se abordan problemáticas digitales, educando sobre el uso seguro de tecnologías y redes sociales para prevenir el ciberacoso, grooming y sexting, entre otros. </w:t>
            </w:r>
          </w:p>
          <w:p w14:paraId="7D717ADB" w14:textId="77777777" w:rsidR="007B7952" w:rsidRPr="006145DB" w:rsidRDefault="007B7952" w:rsidP="005B435E">
            <w:pPr>
              <w:pStyle w:val="Ttulo1"/>
              <w:rPr>
                <w:sz w:val="20"/>
                <w:szCs w:val="20"/>
              </w:rPr>
            </w:pPr>
          </w:p>
          <w:p w14:paraId="4555E30E" w14:textId="0DF67670" w:rsidR="00863CFC" w:rsidRPr="006145DB" w:rsidRDefault="00863CFC">
            <w:pPr>
              <w:numPr>
                <w:ilvl w:val="0"/>
                <w:numId w:val="28"/>
              </w:numPr>
              <w:spacing w:after="0" w:line="240" w:lineRule="auto"/>
              <w:ind w:left="413"/>
              <w:jc w:val="both"/>
              <w:rPr>
                <w:rFonts w:eastAsia="Arial" w:cs="Arial"/>
                <w:sz w:val="20"/>
                <w:szCs w:val="20"/>
              </w:rPr>
            </w:pPr>
            <w:r w:rsidRPr="006145DB">
              <w:rPr>
                <w:rFonts w:eastAsia="Arial" w:cs="Arial"/>
                <w:sz w:val="20"/>
                <w:szCs w:val="20"/>
              </w:rPr>
              <w:t xml:space="preserve">Adolescencia: </w:t>
            </w:r>
          </w:p>
          <w:p w14:paraId="0AF473BE" w14:textId="77777777"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En los procesos de atención con las y los adolescentes, se desarrollarán acciones establecidas desde los cinco (5) componentes del servicio y su modalidad complementaria, ejecutados a través de una modalidad presencial y virtual adaptada a sus necesidades, que incluyen:</w:t>
            </w:r>
          </w:p>
          <w:p w14:paraId="3E78952E" w14:textId="77777777" w:rsidR="008C7CF7" w:rsidRPr="006145DB" w:rsidRDefault="008C7CF7" w:rsidP="005B435E">
            <w:pPr>
              <w:pStyle w:val="Ttulo1"/>
              <w:ind w:left="360"/>
              <w:rPr>
                <w:sz w:val="20"/>
                <w:szCs w:val="20"/>
              </w:rPr>
            </w:pPr>
          </w:p>
          <w:p w14:paraId="78CAE0A1" w14:textId="77777777"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Acompañamientos individuales y grupales desde un enfoque psicosocial y de desempeño ocupacional, enfocados en la prevención de riesgos, fortalecimiento de la salud mental y orientación vocacional.</w:t>
            </w:r>
          </w:p>
          <w:p w14:paraId="3979CEF8" w14:textId="77777777" w:rsidR="008C7CF7" w:rsidRPr="006145DB" w:rsidRDefault="008C7CF7" w:rsidP="005B435E">
            <w:pPr>
              <w:pStyle w:val="Ttulo1"/>
              <w:ind w:left="360"/>
              <w:rPr>
                <w:sz w:val="20"/>
                <w:szCs w:val="20"/>
              </w:rPr>
            </w:pPr>
          </w:p>
          <w:p w14:paraId="37D92E08" w14:textId="48E924EA"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Se implementarán estrategias pedagógicas basadas en un enfoque de participación incidente, centradas en programas de mentoría que vinculen servicios y ofertas locales, distritales, nacionales y cooperantes, alineados con los intereses profesionales y artísticos de las y los adolescentes, apoyando así la construcción de sus proyectos de vida. Además, se ofrecerán talleres sobre economía circular, enfocados en la reducción del consumo de recursos naturales, la reutilización, el reciclaje y la minimización del impacto ambiental. Se incluirán también actividades de emprendimiento con enfoque en sostenibilidad, así como iniciativas que fomenten la creatividad, el talento y la capacidad emprendedora desde la economía naranja.</w:t>
            </w:r>
          </w:p>
          <w:p w14:paraId="1011A85E" w14:textId="77777777" w:rsidR="008C7CF7" w:rsidRPr="006145DB" w:rsidRDefault="008C7CF7" w:rsidP="005B435E">
            <w:pPr>
              <w:pStyle w:val="Ttulo1"/>
              <w:ind w:left="360"/>
              <w:rPr>
                <w:sz w:val="20"/>
                <w:szCs w:val="20"/>
              </w:rPr>
            </w:pPr>
          </w:p>
          <w:p w14:paraId="047ECDFB" w14:textId="333A0870"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 xml:space="preserve">Se habilitarán espacios comunitarios de participación cultural, deportiva, educativa y ocupacional, promoviendo la integración y el desarrollo integral de las y los adolescentes en las localidades de permanencia y residencia. </w:t>
            </w:r>
          </w:p>
          <w:p w14:paraId="7C8A672B" w14:textId="77777777" w:rsidR="008C7CF7" w:rsidRPr="006145DB" w:rsidRDefault="008C7CF7" w:rsidP="005B435E">
            <w:pPr>
              <w:pStyle w:val="Ttulo1"/>
              <w:ind w:left="360"/>
              <w:rPr>
                <w:sz w:val="20"/>
                <w:szCs w:val="20"/>
              </w:rPr>
            </w:pPr>
          </w:p>
          <w:p w14:paraId="0C29AA96" w14:textId="54628BF3"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El servicio se articula con entidades locales, distritales, nacionales y cooperantes con el objetivo de prevenir la violencia, activar rutas de atención y crear espacios de participación y desarrollo creativo, favoreciendo el trabajo protegido, en el marco de la protección integral de los derechos de las y los adolescentes.</w:t>
            </w:r>
          </w:p>
          <w:p w14:paraId="7BEE84A8" w14:textId="77777777" w:rsidR="00583ECF" w:rsidRPr="006145DB" w:rsidRDefault="00583ECF" w:rsidP="005B435E">
            <w:pPr>
              <w:pStyle w:val="Ttulo1"/>
              <w:ind w:left="360"/>
              <w:rPr>
                <w:sz w:val="20"/>
                <w:szCs w:val="20"/>
              </w:rPr>
            </w:pPr>
          </w:p>
          <w:p w14:paraId="5746F317" w14:textId="263648A6"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Se realizarán acompañamientos enfocados en la promoción de derechos sexuales y reproductivos, el respeto por la objeción de conciencia, y la prevención de problemáticas asociadas, como el consumo de sustancias psicoactivas (SPA), riesgos de vinculación a redes de microtráfico, utilización e instrumentalización, prevención de delitos sexuales como el grooming, sexting, cyber acoso y acoso/hostigamiento escolar, entre otros. Además, se fortalecerán los proyectos de vida de las y los adolescentes, brindándoles herramientas para su desarrollo personal y social.</w:t>
            </w:r>
          </w:p>
          <w:p w14:paraId="333448B8" w14:textId="77777777" w:rsidR="00571C38" w:rsidRPr="006145DB" w:rsidRDefault="00571C38" w:rsidP="005B435E">
            <w:pPr>
              <w:pStyle w:val="Ttulo1"/>
              <w:ind w:left="360"/>
              <w:rPr>
                <w:sz w:val="20"/>
                <w:szCs w:val="20"/>
              </w:rPr>
            </w:pPr>
          </w:p>
          <w:p w14:paraId="1063B6D7" w14:textId="0ADF54BA"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 xml:space="preserve">Beneficio tangible: </w:t>
            </w:r>
            <w:r w:rsidR="00CD1133" w:rsidRPr="006145DB">
              <w:rPr>
                <w:rFonts w:eastAsia="Arial" w:cs="Arial"/>
                <w:sz w:val="20"/>
                <w:szCs w:val="20"/>
              </w:rPr>
              <w:t>c</w:t>
            </w:r>
            <w:r w:rsidRPr="006145DB">
              <w:rPr>
                <w:rFonts w:eastAsia="Arial" w:cs="Arial"/>
                <w:sz w:val="20"/>
                <w:szCs w:val="20"/>
              </w:rPr>
              <w:t xml:space="preserve">omplemento alimentario listo para el consumo del servicio. </w:t>
            </w:r>
          </w:p>
          <w:p w14:paraId="086412C7" w14:textId="77777777" w:rsidR="00583ECF" w:rsidRPr="006145DB" w:rsidRDefault="00583ECF" w:rsidP="005B435E">
            <w:pPr>
              <w:pStyle w:val="Ttulo1"/>
              <w:rPr>
                <w:sz w:val="20"/>
                <w:szCs w:val="20"/>
              </w:rPr>
            </w:pPr>
          </w:p>
          <w:p w14:paraId="5C6A0921" w14:textId="77777777" w:rsidR="00863CFC" w:rsidRPr="006145DB" w:rsidRDefault="00863CFC" w:rsidP="005B435E">
            <w:pPr>
              <w:spacing w:after="0" w:line="240" w:lineRule="auto"/>
              <w:ind w:left="360"/>
              <w:jc w:val="both"/>
              <w:rPr>
                <w:rFonts w:eastAsia="Arial" w:cs="Arial"/>
                <w:sz w:val="20"/>
                <w:szCs w:val="20"/>
              </w:rPr>
            </w:pPr>
            <w:r w:rsidRPr="006145DB">
              <w:rPr>
                <w:rFonts w:eastAsia="Arial" w:cs="Arial"/>
                <w:sz w:val="20"/>
                <w:szCs w:val="20"/>
              </w:rPr>
              <w:t>En caso de interrupción parcial total en la prestación del servicio social Centro Amar y su modalidad, se implementará el plan operativo de continuidad correspondiente.</w:t>
            </w:r>
          </w:p>
        </w:tc>
      </w:tr>
      <w:tr w:rsidR="008C743F" w:rsidRPr="006145DB" w14:paraId="2DAA6FBC" w14:textId="77777777" w:rsidTr="005B435E">
        <w:trPr>
          <w:trHeight w:val="300"/>
          <w:jc w:val="center"/>
        </w:trPr>
        <w:tc>
          <w:tcPr>
            <w:tcW w:w="1555" w:type="dxa"/>
            <w:vAlign w:val="center"/>
          </w:tcPr>
          <w:p w14:paraId="27AD9885" w14:textId="77777777" w:rsidR="00863CFC" w:rsidRPr="006145DB" w:rsidRDefault="00863CFC" w:rsidP="005B435E">
            <w:pPr>
              <w:spacing w:after="0" w:line="240" w:lineRule="auto"/>
              <w:rPr>
                <w:rFonts w:eastAsia="Arial" w:cs="Arial"/>
                <w:sz w:val="20"/>
                <w:szCs w:val="20"/>
              </w:rPr>
            </w:pPr>
            <w:r w:rsidRPr="006145DB">
              <w:rPr>
                <w:rFonts w:eastAsia="Arial" w:cs="Arial"/>
                <w:sz w:val="20"/>
                <w:szCs w:val="20"/>
              </w:rPr>
              <w:t>Estándares Transversales de Calidad</w:t>
            </w:r>
          </w:p>
        </w:tc>
        <w:tc>
          <w:tcPr>
            <w:tcW w:w="7936" w:type="dxa"/>
          </w:tcPr>
          <w:p w14:paraId="49C0F25E" w14:textId="12C996F3" w:rsidR="00863CFC" w:rsidRPr="006145DB" w:rsidRDefault="00863CFC"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Las categorías que aplican para l</w:t>
            </w:r>
            <w:r w:rsidR="00CD1133" w:rsidRPr="006145DB">
              <w:rPr>
                <w:rFonts w:eastAsia="Arial" w:cs="Arial"/>
                <w:sz w:val="20"/>
                <w:szCs w:val="20"/>
              </w:rPr>
              <w:t>a</w:t>
            </w:r>
            <w:r w:rsidRPr="006145DB">
              <w:rPr>
                <w:rFonts w:eastAsia="Arial" w:cs="Arial"/>
                <w:sz w:val="20"/>
                <w:szCs w:val="20"/>
              </w:rPr>
              <w:t xml:space="preserve"> </w:t>
            </w:r>
            <w:r w:rsidR="00B01275" w:rsidRPr="006145DB">
              <w:rPr>
                <w:rFonts w:eastAsia="Arial" w:cs="Arial"/>
                <w:sz w:val="20"/>
                <w:szCs w:val="20"/>
              </w:rPr>
              <w:t>modalidad</w:t>
            </w:r>
            <w:r w:rsidRPr="006145DB">
              <w:rPr>
                <w:rFonts w:eastAsia="Arial" w:cs="Arial"/>
                <w:sz w:val="20"/>
                <w:szCs w:val="20"/>
              </w:rPr>
              <w:t xml:space="preserve"> son:</w:t>
            </w:r>
          </w:p>
          <w:p w14:paraId="781727B2" w14:textId="77777777" w:rsidR="005B435E" w:rsidRPr="006145DB" w:rsidRDefault="005B435E" w:rsidP="005B435E">
            <w:pPr>
              <w:pStyle w:val="Ttulo1"/>
              <w:rPr>
                <w:sz w:val="20"/>
              </w:rPr>
            </w:pPr>
          </w:p>
          <w:p w14:paraId="0A1EE801" w14:textId="77777777" w:rsidR="00863CFC" w:rsidRPr="006145DB" w:rsidRDefault="00863CFC">
            <w:pPr>
              <w:pStyle w:val="Prrafodelista"/>
              <w:numPr>
                <w:ilvl w:val="0"/>
                <w:numId w:val="29"/>
              </w:num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 xml:space="preserve">Gestión administrativa </w:t>
            </w:r>
          </w:p>
          <w:p w14:paraId="5EB71866" w14:textId="77777777" w:rsidR="00863CFC" w:rsidRPr="006145DB" w:rsidRDefault="00863CFC">
            <w:pPr>
              <w:pStyle w:val="Prrafodelista"/>
              <w:numPr>
                <w:ilvl w:val="0"/>
                <w:numId w:val="29"/>
              </w:num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Ambientes adecuados y seguros.</w:t>
            </w:r>
          </w:p>
          <w:p w14:paraId="312FD713" w14:textId="77777777" w:rsidR="00863CFC" w:rsidRPr="006145DB" w:rsidRDefault="00863CFC">
            <w:pPr>
              <w:pStyle w:val="Prrafodelista"/>
              <w:numPr>
                <w:ilvl w:val="0"/>
                <w:numId w:val="29"/>
              </w:num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Atención social.</w:t>
            </w:r>
          </w:p>
          <w:p w14:paraId="135ABB76" w14:textId="77777777" w:rsidR="00863CFC" w:rsidRPr="006145DB" w:rsidRDefault="00863CFC">
            <w:pPr>
              <w:pStyle w:val="Prrafodelista"/>
              <w:numPr>
                <w:ilvl w:val="0"/>
                <w:numId w:val="29"/>
              </w:num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Nutrición y salubridad.</w:t>
            </w:r>
          </w:p>
          <w:p w14:paraId="1AD66341" w14:textId="77777777" w:rsidR="00863CFC" w:rsidRPr="006145DB" w:rsidRDefault="00863CFC">
            <w:pPr>
              <w:pStyle w:val="Prrafodelista"/>
              <w:numPr>
                <w:ilvl w:val="0"/>
                <w:numId w:val="29"/>
              </w:num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Talento humano</w:t>
            </w:r>
          </w:p>
        </w:tc>
      </w:tr>
    </w:tbl>
    <w:p w14:paraId="242475AC" w14:textId="49FB0E98" w:rsidR="00CD1133" w:rsidRPr="006145DB" w:rsidRDefault="00CD1133" w:rsidP="005B435E">
      <w:pPr>
        <w:pStyle w:val="Ttulo1"/>
        <w:rPr>
          <w:rFonts w:eastAsia="Times New Roman"/>
          <w:lang w:eastAsia="es-ES_tradnl"/>
        </w:rPr>
      </w:pPr>
    </w:p>
    <w:p w14:paraId="24F6C352" w14:textId="18F5C285" w:rsidR="00CE631C" w:rsidRPr="006145DB" w:rsidRDefault="003D62DC">
      <w:pPr>
        <w:pStyle w:val="Ttulo1"/>
        <w:numPr>
          <w:ilvl w:val="2"/>
          <w:numId w:val="68"/>
        </w:numPr>
        <w:ind w:left="1134"/>
        <w:jc w:val="center"/>
        <w:rPr>
          <w:lang w:val="es-CO"/>
        </w:rPr>
      </w:pPr>
      <w:bookmarkStart w:id="75" w:name="_Toc210213179"/>
      <w:bookmarkStart w:id="76" w:name="_Toc213273453"/>
      <w:bookmarkStart w:id="77" w:name="_Toc213276080"/>
      <w:bookmarkStart w:id="78" w:name="_Toc216902413"/>
      <w:r w:rsidRPr="006145DB">
        <w:rPr>
          <w:lang w:val="es-CO"/>
        </w:rPr>
        <w:t xml:space="preserve">Servicio </w:t>
      </w:r>
      <w:r w:rsidR="00E124E5" w:rsidRPr="006145DB">
        <w:rPr>
          <w:lang w:val="es-CO"/>
        </w:rPr>
        <w:t xml:space="preserve">Ciudad </w:t>
      </w:r>
      <w:r w:rsidR="00351196" w:rsidRPr="006145DB">
        <w:rPr>
          <w:lang w:val="es-CO"/>
        </w:rPr>
        <w:t>niñez</w:t>
      </w:r>
      <w:bookmarkEnd w:id="75"/>
      <w:bookmarkEnd w:id="76"/>
      <w:bookmarkEnd w:id="77"/>
      <w:bookmarkEnd w:id="78"/>
    </w:p>
    <w:tbl>
      <w:tblPr>
        <w:tblW w:w="5000" w:type="pct"/>
        <w:jc w:val="center"/>
        <w:tblLook w:val="0400" w:firstRow="0" w:lastRow="0" w:firstColumn="0" w:lastColumn="0" w:noHBand="0" w:noVBand="1"/>
      </w:tblPr>
      <w:tblGrid>
        <w:gridCol w:w="1983"/>
        <w:gridCol w:w="7406"/>
      </w:tblGrid>
      <w:tr w:rsidR="0096209F" w:rsidRPr="006145DB" w14:paraId="5C1C3E86" w14:textId="77777777" w:rsidTr="00331406">
        <w:trPr>
          <w:trHeight w:val="343"/>
          <w:jc w:val="center"/>
        </w:trPr>
        <w:tc>
          <w:tcPr>
            <w:tcW w:w="1056" w:type="pct"/>
            <w:tcBorders>
              <w:top w:val="single" w:sz="6" w:space="0" w:color="000000"/>
              <w:left w:val="single" w:sz="6" w:space="0" w:color="000000"/>
              <w:bottom w:val="single" w:sz="6" w:space="0" w:color="000000"/>
              <w:right w:val="single" w:sz="6" w:space="0" w:color="000000"/>
            </w:tcBorders>
            <w:vAlign w:val="center"/>
          </w:tcPr>
          <w:p w14:paraId="70AEC8BE" w14:textId="534FF940" w:rsidR="0096209F" w:rsidRPr="006145DB" w:rsidRDefault="0096209F" w:rsidP="005B435E">
            <w:pPr>
              <w:spacing w:after="0" w:line="240" w:lineRule="auto"/>
              <w:rPr>
                <w:rFonts w:eastAsia="Arial" w:cs="Arial"/>
                <w:sz w:val="20"/>
                <w:szCs w:val="20"/>
              </w:rPr>
            </w:pPr>
            <w:r w:rsidRPr="006145DB">
              <w:rPr>
                <w:rFonts w:eastAsia="Arial" w:cs="Arial"/>
                <w:sz w:val="20"/>
                <w:szCs w:val="20"/>
              </w:rPr>
              <w:t>Nombre del servicio</w:t>
            </w:r>
          </w:p>
        </w:tc>
        <w:tc>
          <w:tcPr>
            <w:tcW w:w="3944" w:type="pct"/>
            <w:tcBorders>
              <w:top w:val="single" w:sz="6" w:space="0" w:color="000000"/>
              <w:left w:val="single" w:sz="6" w:space="0" w:color="000000"/>
              <w:bottom w:val="single" w:sz="6" w:space="0" w:color="000000"/>
              <w:right w:val="single" w:sz="6" w:space="0" w:color="000000"/>
            </w:tcBorders>
            <w:vAlign w:val="center"/>
          </w:tcPr>
          <w:p w14:paraId="7C5821F9" w14:textId="1A11446B" w:rsidR="0096209F" w:rsidRPr="006145DB" w:rsidRDefault="0096209F" w:rsidP="005B435E">
            <w:pPr>
              <w:spacing w:after="0" w:line="240" w:lineRule="auto"/>
              <w:jc w:val="both"/>
              <w:rPr>
                <w:rFonts w:eastAsia="Arial" w:cs="Arial"/>
                <w:sz w:val="20"/>
                <w:szCs w:val="20"/>
              </w:rPr>
            </w:pPr>
            <w:r w:rsidRPr="006145DB">
              <w:rPr>
                <w:rFonts w:eastAsia="Arial" w:cs="Arial"/>
                <w:sz w:val="20"/>
                <w:szCs w:val="20"/>
              </w:rPr>
              <w:t>Ciudad Niñez</w:t>
            </w:r>
            <w:r w:rsidR="00331406" w:rsidRPr="006145DB">
              <w:rPr>
                <w:rFonts w:eastAsia="Arial" w:cs="Arial"/>
                <w:sz w:val="20"/>
                <w:szCs w:val="20"/>
              </w:rPr>
              <w:t>.</w:t>
            </w:r>
          </w:p>
        </w:tc>
      </w:tr>
      <w:tr w:rsidR="003D62DC" w:rsidRPr="006145DB" w14:paraId="34716BA3" w14:textId="77777777" w:rsidTr="002C1CA1">
        <w:trPr>
          <w:trHeight w:val="58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76C1879C" w14:textId="6104C845" w:rsidR="00591424" w:rsidRPr="006145DB" w:rsidRDefault="00591424" w:rsidP="005B435E">
            <w:pPr>
              <w:spacing w:after="0" w:line="240" w:lineRule="auto"/>
              <w:rPr>
                <w:rFonts w:eastAsia="Arial" w:cs="Arial"/>
                <w:sz w:val="20"/>
                <w:szCs w:val="20"/>
              </w:rPr>
            </w:pPr>
            <w:r w:rsidRPr="006145DB">
              <w:rPr>
                <w:rFonts w:eastAsia="Arial" w:cs="Arial"/>
                <w:sz w:val="20"/>
                <w:szCs w:val="20"/>
              </w:rPr>
              <w:t xml:space="preserve">Objeto del Servicio </w:t>
            </w:r>
          </w:p>
        </w:tc>
        <w:tc>
          <w:tcPr>
            <w:tcW w:w="3944" w:type="pct"/>
            <w:tcBorders>
              <w:top w:val="single" w:sz="6" w:space="0" w:color="000000"/>
              <w:left w:val="single" w:sz="6" w:space="0" w:color="000000"/>
              <w:bottom w:val="single" w:sz="6" w:space="0" w:color="000000"/>
              <w:right w:val="single" w:sz="6" w:space="0" w:color="000000"/>
            </w:tcBorders>
            <w:hideMark/>
          </w:tcPr>
          <w:p w14:paraId="797C6667" w14:textId="3D6CA281" w:rsidR="00591424" w:rsidRPr="006145DB" w:rsidRDefault="00E124E5" w:rsidP="005B435E">
            <w:pPr>
              <w:spacing w:after="0" w:line="240" w:lineRule="auto"/>
              <w:jc w:val="both"/>
              <w:rPr>
                <w:rFonts w:eastAsia="Arial" w:cs="Arial"/>
                <w:sz w:val="20"/>
                <w:szCs w:val="20"/>
              </w:rPr>
            </w:pPr>
            <w:r w:rsidRPr="006145DB">
              <w:rPr>
                <w:rFonts w:eastAsia="Arial" w:cs="Arial"/>
                <w:sz w:val="20"/>
                <w:szCs w:val="20"/>
              </w:rPr>
              <w:t>Desarrollar acciones territoriales que respondan a la prevención de situaciones de riesgo y vulneración a los derechos de personas gestantes, niñas, niños y adolescentes, mediante articulación con actores públicos, privados y comunitarios, con el propósito de promover una cultura ciudadana para la generación de entornos protectores, por medio de recorridos territoriales planeados, reportes ciudadanos y de entidades distritales o nacionales, para la caracterización y gestión de atenciones priorizadas en salud, educación, identidad y cultura, entre otras, así como activaciones de ruta para el restablecimiento de derechos</w:t>
            </w:r>
            <w:r w:rsidR="00440BE9" w:rsidRPr="006145DB">
              <w:rPr>
                <w:rFonts w:eastAsia="Arial" w:cs="Arial"/>
                <w:sz w:val="20"/>
                <w:szCs w:val="20"/>
              </w:rPr>
              <w:t>.</w:t>
            </w:r>
          </w:p>
        </w:tc>
      </w:tr>
      <w:tr w:rsidR="003D62DC" w:rsidRPr="006145DB" w14:paraId="070EF6D0" w14:textId="77777777" w:rsidTr="002C1CA1">
        <w:trPr>
          <w:trHeight w:val="1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7E3B2D8B" w14:textId="0AF21D87" w:rsidR="00591424" w:rsidRPr="006145DB" w:rsidRDefault="00591424" w:rsidP="005B435E">
            <w:pPr>
              <w:spacing w:after="0" w:line="240" w:lineRule="auto"/>
              <w:rPr>
                <w:rFonts w:eastAsia="Arial" w:cs="Arial"/>
                <w:sz w:val="20"/>
                <w:szCs w:val="20"/>
              </w:rPr>
            </w:pPr>
            <w:r w:rsidRPr="006145DB">
              <w:rPr>
                <w:rFonts w:eastAsia="Arial" w:cs="Arial"/>
                <w:sz w:val="20"/>
                <w:szCs w:val="20"/>
              </w:rPr>
              <w:t xml:space="preserve">Oferta </w:t>
            </w:r>
            <w:r w:rsidR="00E124E5" w:rsidRPr="006145DB">
              <w:rPr>
                <w:rFonts w:eastAsia="Arial" w:cs="Arial"/>
                <w:sz w:val="20"/>
                <w:szCs w:val="20"/>
              </w:rPr>
              <w:t>del servicio</w:t>
            </w:r>
            <w:r w:rsidR="00781199" w:rsidRPr="006145DB">
              <w:rPr>
                <w:rFonts w:eastAsia="Arial" w:cs="Arial"/>
                <w:sz w:val="20"/>
                <w:szCs w:val="20"/>
              </w:rPr>
              <w:t xml:space="preserve"> </w:t>
            </w:r>
          </w:p>
        </w:tc>
        <w:tc>
          <w:tcPr>
            <w:tcW w:w="3944" w:type="pct"/>
            <w:tcBorders>
              <w:top w:val="single" w:sz="6" w:space="0" w:color="000000"/>
              <w:left w:val="single" w:sz="6" w:space="0" w:color="000000"/>
              <w:bottom w:val="single" w:sz="6" w:space="0" w:color="000000"/>
              <w:right w:val="single" w:sz="6" w:space="0" w:color="000000"/>
            </w:tcBorders>
          </w:tcPr>
          <w:p w14:paraId="624DDC64" w14:textId="77777777" w:rsidR="00E124E5" w:rsidRPr="006145DB" w:rsidRDefault="00E124E5" w:rsidP="005B435E">
            <w:pPr>
              <w:tabs>
                <w:tab w:val="left" w:pos="709"/>
              </w:tabs>
              <w:spacing w:after="0" w:line="240" w:lineRule="auto"/>
              <w:jc w:val="both"/>
              <w:rPr>
                <w:rFonts w:eastAsia="Arial" w:cs="Arial"/>
                <w:sz w:val="20"/>
                <w:szCs w:val="20"/>
              </w:rPr>
            </w:pPr>
            <w:r w:rsidRPr="006145DB">
              <w:rPr>
                <w:rFonts w:eastAsia="Arial" w:cs="Arial"/>
                <w:sz w:val="20"/>
                <w:szCs w:val="20"/>
              </w:rPr>
              <w:t xml:space="preserve">Incluye la identificación, caracterización y remisión de casos de presunta vulneración, amenaza o inobservancia de derechos, así como el seguimiento nominal a las situaciones observadas, asegurando una respuesta oportuna y efectiva. Los recorridos territoriales se apoyan en acciones pedagógicas y psicosociales itinerantes, reportes ciudadanos y la colaboración con instituciones distritales y nacionales, permitiendo la georreferenciación de las problemáticas y facilitando la gestión de las atenciones mediante la identificación de barreras para la garantía y ejercicio de los derechos en materia de salud, educación, identidad protección, desarrollo de la libre personalidad, recreación, participación, derechos sexuales y reproductivos entre otros y la activación de rutas que fortalezca el desarrollo integral de las personas gestantes, niñas, niños y adolescentes. </w:t>
            </w:r>
          </w:p>
          <w:p w14:paraId="7E44BBCC" w14:textId="77777777" w:rsidR="00583ECF" w:rsidRPr="006145DB" w:rsidRDefault="00583ECF" w:rsidP="005B435E">
            <w:pPr>
              <w:pStyle w:val="Ttulo1"/>
              <w:rPr>
                <w:sz w:val="20"/>
              </w:rPr>
            </w:pPr>
          </w:p>
          <w:p w14:paraId="526EFDE4" w14:textId="600CDA11" w:rsidR="00591424" w:rsidRPr="006145DB" w:rsidRDefault="00E124E5" w:rsidP="005B435E">
            <w:pPr>
              <w:spacing w:after="0" w:line="240" w:lineRule="auto"/>
              <w:jc w:val="both"/>
              <w:rPr>
                <w:rFonts w:eastAsia="Arial" w:cs="Arial"/>
                <w:sz w:val="20"/>
                <w:szCs w:val="20"/>
              </w:rPr>
            </w:pPr>
            <w:r w:rsidRPr="006145DB">
              <w:rPr>
                <w:rFonts w:eastAsia="Arial" w:cs="Arial"/>
                <w:sz w:val="20"/>
                <w:szCs w:val="20"/>
              </w:rPr>
              <w:t>Además, se promueve la transformación de imaginarios y actitudes comunitarias para la prevención y promoción de derechos a través de la movilización social, de acuerdo con las problemáticas identificadas acordes al curso de vida de la población atendida, reconociendo la capacidad de agencia de las personas gestantes, niñas, niños y adolescentes con enfoque diferencial, inclusivo e intercultural.</w:t>
            </w:r>
          </w:p>
        </w:tc>
      </w:tr>
      <w:tr w:rsidR="003D62DC" w:rsidRPr="006145DB" w14:paraId="1D74B0AE" w14:textId="77777777" w:rsidTr="002C1CA1">
        <w:trPr>
          <w:trHeight w:val="1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641F3B03" w14:textId="77777777" w:rsidR="00591424" w:rsidRPr="006145DB" w:rsidRDefault="00591424"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 xml:space="preserve">Tipo de Focalización </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4A05B2C2" w14:textId="2745E884" w:rsidR="00E124E5" w:rsidRPr="006145DB" w:rsidRDefault="00591424"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 xml:space="preserve">Focalización por </w:t>
            </w:r>
            <w:r w:rsidR="00E124E5" w:rsidRPr="006145DB">
              <w:rPr>
                <w:rFonts w:ascii="Arial" w:hAnsi="Arial" w:cs="Arial"/>
                <w:sz w:val="20"/>
                <w:szCs w:val="20"/>
              </w:rPr>
              <w:t>d</w:t>
            </w:r>
            <w:r w:rsidRPr="006145DB">
              <w:rPr>
                <w:rFonts w:ascii="Arial" w:hAnsi="Arial" w:cs="Arial"/>
                <w:sz w:val="20"/>
                <w:szCs w:val="20"/>
              </w:rPr>
              <w:t>emanda</w:t>
            </w:r>
          </w:p>
          <w:p w14:paraId="1D27DDCD" w14:textId="5E87AE29" w:rsidR="00591424" w:rsidRPr="006145DB" w:rsidRDefault="00E124E5"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 xml:space="preserve">Focalización por </w:t>
            </w:r>
            <w:r w:rsidR="00591424" w:rsidRPr="006145DB">
              <w:rPr>
                <w:rFonts w:ascii="Arial" w:hAnsi="Arial" w:cs="Arial"/>
                <w:sz w:val="20"/>
                <w:szCs w:val="20"/>
              </w:rPr>
              <w:t>abordaje territorial</w:t>
            </w:r>
            <w:r w:rsidR="00440BE9" w:rsidRPr="006145DB">
              <w:rPr>
                <w:rFonts w:ascii="Arial" w:hAnsi="Arial" w:cs="Arial"/>
                <w:sz w:val="20"/>
                <w:szCs w:val="20"/>
              </w:rPr>
              <w:t>.</w:t>
            </w:r>
          </w:p>
        </w:tc>
      </w:tr>
      <w:tr w:rsidR="003D62DC" w:rsidRPr="006145DB" w14:paraId="631DC0C9" w14:textId="77777777" w:rsidTr="00AA17FA">
        <w:trPr>
          <w:trHeight w:val="930"/>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20AAC753" w14:textId="77777777" w:rsidR="00591424" w:rsidRPr="006145DB" w:rsidRDefault="00591424"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Población Objetivo</w:t>
            </w:r>
          </w:p>
        </w:tc>
        <w:tc>
          <w:tcPr>
            <w:tcW w:w="3944" w:type="pct"/>
            <w:tcBorders>
              <w:top w:val="single" w:sz="6" w:space="0" w:color="000000"/>
              <w:left w:val="single" w:sz="6" w:space="0" w:color="000000"/>
              <w:bottom w:val="single" w:sz="4" w:space="0" w:color="auto"/>
              <w:right w:val="single" w:sz="6" w:space="0" w:color="000000"/>
            </w:tcBorders>
            <w:vAlign w:val="center"/>
            <w:hideMark/>
          </w:tcPr>
          <w:p w14:paraId="52AD72E6" w14:textId="2B755A30" w:rsidR="00591424" w:rsidRPr="006145DB" w:rsidRDefault="00E124E5" w:rsidP="005B435E">
            <w:pPr>
              <w:pStyle w:val="commentcontentpara"/>
              <w:spacing w:before="0" w:beforeAutospacing="0" w:after="0" w:afterAutospacing="0"/>
              <w:jc w:val="both"/>
              <w:rPr>
                <w:rFonts w:ascii="Arial" w:hAnsi="Arial" w:cs="Arial"/>
                <w:sz w:val="20"/>
                <w:szCs w:val="20"/>
              </w:rPr>
            </w:pPr>
            <w:r w:rsidRPr="006145DB">
              <w:rPr>
                <w:rFonts w:ascii="Arial" w:hAnsi="Arial" w:cs="Arial"/>
                <w:sz w:val="20"/>
                <w:szCs w:val="20"/>
              </w:rPr>
              <w:t xml:space="preserve">Personas gestantes, niñas, niños y adolescentes entre cero (0) y diecisiete (17) años y once (11) meses y veintinueve (29) días, en situación o posible riesgo de trabajo infantil, reclutamiento, uso y utilización, explotación sexual y comercial, violencias y otras situaciones de inobservancia, amenazas y presuntas vulneraciones de sus derechos que permanezcan en la ciudad de Bogotá.  </w:t>
            </w:r>
          </w:p>
        </w:tc>
      </w:tr>
      <w:tr w:rsidR="003D62DC" w:rsidRPr="006145DB" w14:paraId="2D03BD39" w14:textId="77777777" w:rsidTr="00AA17FA">
        <w:trPr>
          <w:trHeight w:val="312"/>
          <w:jc w:val="center"/>
        </w:trPr>
        <w:tc>
          <w:tcPr>
            <w:tcW w:w="1056" w:type="pct"/>
            <w:tcBorders>
              <w:top w:val="single" w:sz="6" w:space="0" w:color="000000"/>
              <w:left w:val="single" w:sz="6" w:space="0" w:color="000000"/>
              <w:bottom w:val="single" w:sz="6" w:space="0" w:color="000000"/>
              <w:right w:val="single" w:sz="4" w:space="0" w:color="auto"/>
            </w:tcBorders>
            <w:vAlign w:val="center"/>
          </w:tcPr>
          <w:p w14:paraId="40A331CA" w14:textId="037EF7AC" w:rsidR="00E124E5" w:rsidRPr="006145DB" w:rsidRDefault="00E124E5" w:rsidP="005B435E">
            <w:pPr>
              <w:pStyle w:val="commentcontentpara"/>
              <w:spacing w:before="0" w:beforeAutospacing="0" w:after="0" w:afterAutospacing="0"/>
              <w:rPr>
                <w:rFonts w:ascii="Arial" w:hAnsi="Arial" w:cs="Arial"/>
                <w:sz w:val="20"/>
                <w:szCs w:val="20"/>
              </w:rPr>
            </w:pPr>
            <w:r w:rsidRPr="006145DB">
              <w:rPr>
                <w:rFonts w:ascii="Arial" w:hAnsi="Arial" w:cs="Arial"/>
                <w:bCs/>
                <w:sz w:val="20"/>
                <w:szCs w:val="20"/>
                <w:lang w:eastAsia="es-CO"/>
              </w:rPr>
              <w:t>Fuentes de Información de la Población Objetivo</w:t>
            </w:r>
          </w:p>
        </w:tc>
        <w:tc>
          <w:tcPr>
            <w:tcW w:w="3944" w:type="pct"/>
            <w:tcBorders>
              <w:top w:val="single" w:sz="4" w:space="0" w:color="auto"/>
              <w:left w:val="single" w:sz="4" w:space="0" w:color="auto"/>
              <w:bottom w:val="single" w:sz="4" w:space="0" w:color="auto"/>
              <w:right w:val="single" w:sz="4" w:space="0" w:color="auto"/>
            </w:tcBorders>
            <w:vAlign w:val="center"/>
          </w:tcPr>
          <w:tbl>
            <w:tblPr>
              <w:tblW w:w="714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64"/>
              <w:gridCol w:w="1134"/>
              <w:gridCol w:w="1008"/>
              <w:gridCol w:w="1734"/>
            </w:tblGrid>
            <w:tr w:rsidR="003D62DC" w:rsidRPr="006145DB" w14:paraId="44A556F0" w14:textId="77777777" w:rsidTr="00AA17FA">
              <w:trPr>
                <w:trHeight w:val="300"/>
                <w:jc w:val="center"/>
              </w:trPr>
              <w:tc>
                <w:tcPr>
                  <w:tcW w:w="3264" w:type="dxa"/>
                  <w:tcBorders>
                    <w:top w:val="nil"/>
                    <w:left w:val="single" w:sz="6" w:space="0" w:color="000000" w:themeColor="text1"/>
                    <w:bottom w:val="single" w:sz="6" w:space="0" w:color="000000" w:themeColor="text1"/>
                    <w:right w:val="single" w:sz="6" w:space="0" w:color="000000" w:themeColor="text1"/>
                  </w:tcBorders>
                  <w:vAlign w:val="center"/>
                  <w:hideMark/>
                </w:tcPr>
                <w:p w14:paraId="1F588FE8" w14:textId="77777777"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Categoría de Población Objetivo</w:t>
                  </w:r>
                </w:p>
              </w:tc>
              <w:tc>
                <w:tcPr>
                  <w:tcW w:w="1134" w:type="dxa"/>
                  <w:tcBorders>
                    <w:top w:val="nil"/>
                    <w:left w:val="single" w:sz="6" w:space="0" w:color="000000" w:themeColor="text1"/>
                    <w:bottom w:val="single" w:sz="6" w:space="0" w:color="000000" w:themeColor="text1"/>
                    <w:right w:val="single" w:sz="6" w:space="0" w:color="000000" w:themeColor="text1"/>
                  </w:tcBorders>
                  <w:vAlign w:val="center"/>
                  <w:hideMark/>
                </w:tcPr>
                <w:p w14:paraId="23958476" w14:textId="77777777"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Fuente de Información</w:t>
                  </w:r>
                </w:p>
              </w:tc>
              <w:tc>
                <w:tcPr>
                  <w:tcW w:w="1008" w:type="dxa"/>
                  <w:tcBorders>
                    <w:top w:val="nil"/>
                    <w:left w:val="single" w:sz="6" w:space="0" w:color="000000" w:themeColor="text1"/>
                    <w:bottom w:val="single" w:sz="6" w:space="0" w:color="000000" w:themeColor="text1"/>
                    <w:right w:val="single" w:sz="6" w:space="0" w:color="000000" w:themeColor="text1"/>
                  </w:tcBorders>
                  <w:vAlign w:val="center"/>
                  <w:hideMark/>
                </w:tcPr>
                <w:p w14:paraId="3A0759CA" w14:textId="77777777"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Periodicidad</w:t>
                  </w:r>
                </w:p>
              </w:tc>
              <w:tc>
                <w:tcPr>
                  <w:tcW w:w="1734" w:type="dxa"/>
                  <w:tcBorders>
                    <w:top w:val="nil"/>
                    <w:left w:val="single" w:sz="6" w:space="0" w:color="000000" w:themeColor="text1"/>
                    <w:bottom w:val="single" w:sz="6" w:space="0" w:color="000000" w:themeColor="text1"/>
                    <w:right w:val="single" w:sz="6" w:space="0" w:color="000000" w:themeColor="text1"/>
                  </w:tcBorders>
                  <w:vAlign w:val="center"/>
                  <w:hideMark/>
                </w:tcPr>
                <w:p w14:paraId="470C79B1" w14:textId="77777777"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Administrador</w:t>
                  </w:r>
                </w:p>
              </w:tc>
            </w:tr>
            <w:tr w:rsidR="003D62DC" w:rsidRPr="006145DB" w14:paraId="58153B36" w14:textId="77777777" w:rsidTr="00AA17FA">
              <w:trPr>
                <w:trHeight w:val="310"/>
                <w:jc w:val="center"/>
              </w:trPr>
              <w:tc>
                <w:tcPr>
                  <w:tcW w:w="3264" w:type="dxa"/>
                  <w:vMerge w:val="restart"/>
                  <w:tcBorders>
                    <w:top w:val="single" w:sz="6" w:space="0" w:color="000000" w:themeColor="text1"/>
                    <w:left w:val="single" w:sz="6" w:space="0" w:color="000000" w:themeColor="text1"/>
                    <w:right w:val="single" w:sz="6" w:space="0" w:color="000000" w:themeColor="text1"/>
                  </w:tcBorders>
                  <w:vAlign w:val="center"/>
                  <w:hideMark/>
                </w:tcPr>
                <w:p w14:paraId="160514A6" w14:textId="77777777" w:rsidR="00E124E5" w:rsidRPr="006145DB" w:rsidRDefault="00E124E5" w:rsidP="005B435E">
                  <w:pPr>
                    <w:spacing w:after="0" w:line="240" w:lineRule="auto"/>
                    <w:ind w:left="138" w:right="105"/>
                    <w:jc w:val="both"/>
                    <w:textAlignment w:val="baseline"/>
                    <w:rPr>
                      <w:rFonts w:cs="Arial"/>
                      <w:sz w:val="16"/>
                      <w:szCs w:val="16"/>
                      <w:lang w:eastAsia="es-CO"/>
                    </w:rPr>
                  </w:pPr>
                  <w:r w:rsidRPr="006145DB">
                    <w:rPr>
                      <w:rFonts w:cs="Arial"/>
                      <w:sz w:val="16"/>
                      <w:szCs w:val="16"/>
                      <w:lang w:eastAsia="es-CO"/>
                    </w:rPr>
                    <w:t>Personas gestantes, niñas, niños y adolescentes entre cero (0) y diecisiete (17) años y once (11) meses y veintinueve (29) días.</w:t>
                  </w:r>
                </w:p>
              </w:tc>
              <w:tc>
                <w:tcPr>
                  <w:tcW w:w="1134" w:type="dxa"/>
                  <w:tcBorders>
                    <w:top w:val="single" w:sz="6" w:space="0" w:color="000000" w:themeColor="text1"/>
                    <w:left w:val="single" w:sz="6" w:space="0" w:color="000000" w:themeColor="text1"/>
                    <w:right w:val="single" w:sz="6" w:space="0" w:color="000000" w:themeColor="text1"/>
                  </w:tcBorders>
                  <w:vAlign w:val="center"/>
                  <w:hideMark/>
                </w:tcPr>
                <w:p w14:paraId="03BF8A2C" w14:textId="32DB47E8"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08" w:type="dxa"/>
                  <w:tcBorders>
                    <w:top w:val="single" w:sz="6" w:space="0" w:color="000000" w:themeColor="text1"/>
                    <w:left w:val="single" w:sz="6" w:space="0" w:color="000000" w:themeColor="text1"/>
                    <w:right w:val="single" w:sz="6" w:space="0" w:color="000000" w:themeColor="text1"/>
                  </w:tcBorders>
                  <w:vAlign w:val="center"/>
                  <w:hideMark/>
                </w:tcPr>
                <w:p w14:paraId="21007D17" w14:textId="77F5A1F2"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34" w:type="dxa"/>
                  <w:tcBorders>
                    <w:top w:val="single" w:sz="6" w:space="0" w:color="000000" w:themeColor="text1"/>
                    <w:left w:val="single" w:sz="6" w:space="0" w:color="000000" w:themeColor="text1"/>
                    <w:right w:val="single" w:sz="6" w:space="0" w:color="000000" w:themeColor="text1"/>
                  </w:tcBorders>
                  <w:vAlign w:val="center"/>
                  <w:hideMark/>
                </w:tcPr>
                <w:p w14:paraId="603E7B83" w14:textId="4929D4E4"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w:t>
                  </w:r>
                  <w:r w:rsidR="00AA17FA">
                    <w:rPr>
                      <w:rFonts w:cs="Arial"/>
                      <w:sz w:val="16"/>
                      <w:szCs w:val="16"/>
                      <w:lang w:eastAsia="es-CO"/>
                    </w:rPr>
                    <w:t>í</w:t>
                  </w:r>
                  <w:r w:rsidRPr="006145DB">
                    <w:rPr>
                      <w:rFonts w:cs="Arial"/>
                      <w:sz w:val="16"/>
                      <w:szCs w:val="16"/>
                      <w:lang w:eastAsia="es-CO"/>
                    </w:rPr>
                    <w:t>a Distrital de Integración Social.</w:t>
                  </w:r>
                </w:p>
              </w:tc>
            </w:tr>
            <w:tr w:rsidR="003D62DC" w:rsidRPr="006145DB" w14:paraId="125B8FE3" w14:textId="77777777" w:rsidTr="00AA17FA">
              <w:trPr>
                <w:trHeight w:val="300"/>
                <w:jc w:val="center"/>
              </w:trPr>
              <w:tc>
                <w:tcPr>
                  <w:tcW w:w="3264" w:type="dxa"/>
                  <w:vMerge/>
                  <w:tcBorders>
                    <w:left w:val="single" w:sz="6" w:space="0" w:color="000000" w:themeColor="text1"/>
                    <w:bottom w:val="single" w:sz="4" w:space="0" w:color="auto"/>
                    <w:right w:val="single" w:sz="6" w:space="0" w:color="000000" w:themeColor="text1"/>
                  </w:tcBorders>
                  <w:vAlign w:val="center"/>
                </w:tcPr>
                <w:p w14:paraId="418D72AA" w14:textId="77777777" w:rsidR="00E124E5" w:rsidRPr="006145DB" w:rsidRDefault="00E124E5" w:rsidP="005B435E">
                  <w:pPr>
                    <w:pStyle w:val="Normal0"/>
                    <w:spacing w:after="0" w:line="240" w:lineRule="auto"/>
                    <w:ind w:left="138" w:right="105"/>
                    <w:jc w:val="both"/>
                    <w:rPr>
                      <w:rFonts w:ascii="Arial" w:eastAsia="Arial" w:hAnsi="Arial" w:cs="Arial"/>
                      <w:sz w:val="16"/>
                      <w:szCs w:val="16"/>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A74BABF"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Verificación en Campo</w:t>
                  </w:r>
                </w:p>
              </w:tc>
              <w:tc>
                <w:tcPr>
                  <w:tcW w:w="100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B2D2D2C"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Demanda</w:t>
                  </w:r>
                </w:p>
              </w:tc>
              <w:tc>
                <w:tcPr>
                  <w:tcW w:w="17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2AA729"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Subdirección para la infancia</w:t>
                  </w:r>
                </w:p>
              </w:tc>
            </w:tr>
            <w:tr w:rsidR="003D62DC" w:rsidRPr="006145DB" w14:paraId="10646652" w14:textId="77777777" w:rsidTr="00AA17FA">
              <w:trPr>
                <w:trHeight w:val="1062"/>
                <w:jc w:val="center"/>
              </w:trPr>
              <w:tc>
                <w:tcPr>
                  <w:tcW w:w="3264" w:type="dxa"/>
                  <w:vMerge w:val="restart"/>
                  <w:tcBorders>
                    <w:top w:val="single" w:sz="4" w:space="0" w:color="auto"/>
                    <w:left w:val="single" w:sz="4" w:space="0" w:color="auto"/>
                    <w:bottom w:val="single" w:sz="4" w:space="0" w:color="auto"/>
                    <w:right w:val="single" w:sz="4" w:space="0" w:color="auto"/>
                  </w:tcBorders>
                  <w:vAlign w:val="center"/>
                </w:tcPr>
                <w:p w14:paraId="1E7BE935" w14:textId="44834320" w:rsidR="00E124E5" w:rsidRPr="006145DB" w:rsidRDefault="00E124E5" w:rsidP="005B435E">
                  <w:pPr>
                    <w:pStyle w:val="Normal0"/>
                    <w:spacing w:after="0" w:line="240" w:lineRule="auto"/>
                    <w:ind w:left="138" w:right="105"/>
                    <w:jc w:val="both"/>
                    <w:rPr>
                      <w:rFonts w:ascii="Arial" w:eastAsia="Arial" w:hAnsi="Arial" w:cs="Arial"/>
                      <w:sz w:val="16"/>
                      <w:szCs w:val="16"/>
                    </w:rPr>
                  </w:pPr>
                  <w:r w:rsidRPr="006145DB">
                    <w:rPr>
                      <w:rFonts w:ascii="Arial" w:eastAsia="Arial" w:hAnsi="Arial" w:cs="Arial"/>
                      <w:sz w:val="16"/>
                      <w:szCs w:val="16"/>
                    </w:rPr>
                    <w:t>En situación o posible riesgo de trabajo infantil (acompañamiento laboral, trabajo propio y encierro parentalizado), mendicidad, reclutamiento, uso y utilización, explotación sexual y comercial, violencias y otras situaciones de inobservancia, amenazas y presuntas vulneraciones de sus derechos.</w:t>
                  </w:r>
                </w:p>
              </w:tc>
              <w:tc>
                <w:tcPr>
                  <w:tcW w:w="1134" w:type="dxa"/>
                  <w:tcBorders>
                    <w:top w:val="single" w:sz="6" w:space="0" w:color="000000" w:themeColor="text1"/>
                    <w:left w:val="single" w:sz="4" w:space="0" w:color="auto"/>
                    <w:bottom w:val="single" w:sz="6" w:space="0" w:color="000000" w:themeColor="text1"/>
                    <w:right w:val="single" w:sz="6" w:space="0" w:color="000000" w:themeColor="text1"/>
                  </w:tcBorders>
                  <w:vAlign w:val="center"/>
                </w:tcPr>
                <w:p w14:paraId="12AE5652"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SIRBE</w:t>
                  </w:r>
                </w:p>
              </w:tc>
              <w:tc>
                <w:tcPr>
                  <w:tcW w:w="100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3246E1"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Demanda</w:t>
                  </w:r>
                </w:p>
              </w:tc>
              <w:tc>
                <w:tcPr>
                  <w:tcW w:w="17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4D5FD55" w14:textId="7598B501"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Secretar</w:t>
                  </w:r>
                  <w:r w:rsidR="00AA17FA">
                    <w:rPr>
                      <w:rFonts w:cs="Arial"/>
                      <w:sz w:val="16"/>
                      <w:szCs w:val="16"/>
                      <w:lang w:eastAsia="es-CO"/>
                    </w:rPr>
                    <w:t>í</w:t>
                  </w:r>
                  <w:r w:rsidRPr="006145DB">
                    <w:rPr>
                      <w:rFonts w:cs="Arial"/>
                      <w:sz w:val="16"/>
                      <w:szCs w:val="16"/>
                      <w:lang w:eastAsia="es-CO"/>
                    </w:rPr>
                    <w:t>a Distrital de Integración Social.</w:t>
                  </w:r>
                </w:p>
              </w:tc>
            </w:tr>
            <w:tr w:rsidR="003D62DC" w:rsidRPr="006145DB" w14:paraId="5C638CD8" w14:textId="77777777" w:rsidTr="00AA17FA">
              <w:trPr>
                <w:trHeight w:val="300"/>
                <w:jc w:val="center"/>
              </w:trPr>
              <w:tc>
                <w:tcPr>
                  <w:tcW w:w="3264" w:type="dxa"/>
                  <w:vMerge/>
                  <w:tcBorders>
                    <w:top w:val="single" w:sz="4" w:space="0" w:color="auto"/>
                    <w:left w:val="single" w:sz="4" w:space="0" w:color="auto"/>
                    <w:bottom w:val="single" w:sz="4" w:space="0" w:color="auto"/>
                    <w:right w:val="single" w:sz="4" w:space="0" w:color="auto"/>
                  </w:tcBorders>
                  <w:vAlign w:val="center"/>
                </w:tcPr>
                <w:p w14:paraId="76B6135B" w14:textId="77777777" w:rsidR="00E124E5" w:rsidRPr="006145DB" w:rsidRDefault="00E124E5" w:rsidP="005B435E">
                  <w:pPr>
                    <w:pStyle w:val="Normal0"/>
                    <w:spacing w:after="0" w:line="240" w:lineRule="auto"/>
                    <w:ind w:left="138" w:right="105"/>
                    <w:jc w:val="both"/>
                    <w:rPr>
                      <w:rFonts w:ascii="Arial" w:eastAsia="Arial" w:hAnsi="Arial" w:cs="Arial"/>
                      <w:sz w:val="16"/>
                      <w:szCs w:val="16"/>
                    </w:rPr>
                  </w:pPr>
                </w:p>
              </w:tc>
              <w:tc>
                <w:tcPr>
                  <w:tcW w:w="1134" w:type="dxa"/>
                  <w:tcBorders>
                    <w:top w:val="single" w:sz="6" w:space="0" w:color="000000" w:themeColor="text1"/>
                    <w:left w:val="single" w:sz="4" w:space="0" w:color="auto"/>
                    <w:bottom w:val="single" w:sz="4" w:space="0" w:color="auto"/>
                    <w:right w:val="single" w:sz="6" w:space="0" w:color="000000" w:themeColor="text1"/>
                  </w:tcBorders>
                  <w:vAlign w:val="center"/>
                </w:tcPr>
                <w:p w14:paraId="42117368"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Verificación en Campo</w:t>
                  </w:r>
                </w:p>
              </w:tc>
              <w:tc>
                <w:tcPr>
                  <w:tcW w:w="1008"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3285459B"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Demanda</w:t>
                  </w:r>
                </w:p>
              </w:tc>
              <w:tc>
                <w:tcPr>
                  <w:tcW w:w="1734"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3DCC2992" w14:textId="77777777" w:rsidR="00E124E5" w:rsidRPr="006145DB" w:rsidRDefault="00E124E5" w:rsidP="005B435E">
                  <w:pPr>
                    <w:spacing w:after="0" w:line="240" w:lineRule="auto"/>
                    <w:jc w:val="center"/>
                    <w:rPr>
                      <w:rFonts w:cs="Arial"/>
                      <w:sz w:val="16"/>
                      <w:szCs w:val="16"/>
                      <w:lang w:eastAsia="es-CO"/>
                    </w:rPr>
                  </w:pPr>
                  <w:r w:rsidRPr="006145DB">
                    <w:rPr>
                      <w:rFonts w:cs="Arial"/>
                      <w:sz w:val="16"/>
                      <w:szCs w:val="16"/>
                      <w:lang w:eastAsia="es-CO"/>
                    </w:rPr>
                    <w:t>Subdirección para la infancia</w:t>
                  </w:r>
                </w:p>
              </w:tc>
            </w:tr>
            <w:tr w:rsidR="003D62DC" w:rsidRPr="006145DB" w14:paraId="391BDCF1" w14:textId="77777777" w:rsidTr="00AA17FA">
              <w:trPr>
                <w:trHeight w:val="300"/>
                <w:jc w:val="center"/>
              </w:trPr>
              <w:tc>
                <w:tcPr>
                  <w:tcW w:w="3264" w:type="dxa"/>
                  <w:vMerge w:val="restart"/>
                  <w:tcBorders>
                    <w:top w:val="single" w:sz="4" w:space="0" w:color="auto"/>
                    <w:left w:val="single" w:sz="6" w:space="0" w:color="000000" w:themeColor="text1"/>
                    <w:right w:val="single" w:sz="6" w:space="0" w:color="000000" w:themeColor="text1"/>
                  </w:tcBorders>
                  <w:vAlign w:val="center"/>
                  <w:hideMark/>
                </w:tcPr>
                <w:p w14:paraId="3118214F" w14:textId="311C1130" w:rsidR="00E124E5" w:rsidRPr="006145DB" w:rsidRDefault="00E124E5" w:rsidP="005B435E">
                  <w:pPr>
                    <w:pStyle w:val="Normal0"/>
                    <w:spacing w:after="0" w:line="240" w:lineRule="auto"/>
                    <w:ind w:left="138" w:right="105"/>
                    <w:jc w:val="both"/>
                    <w:rPr>
                      <w:rFonts w:ascii="Arial" w:eastAsia="Arial" w:hAnsi="Arial" w:cs="Arial"/>
                      <w:sz w:val="16"/>
                      <w:szCs w:val="16"/>
                    </w:rPr>
                  </w:pPr>
                  <w:r w:rsidRPr="006145DB">
                    <w:rPr>
                      <w:rFonts w:ascii="Arial" w:eastAsia="Arial" w:hAnsi="Arial" w:cs="Arial"/>
                      <w:sz w:val="16"/>
                      <w:szCs w:val="16"/>
                    </w:rPr>
                    <w:t>Que permanezcan en la ciudad de Bogotá</w:t>
                  </w:r>
                  <w:r w:rsidR="00471E83" w:rsidRPr="006145DB">
                    <w:rPr>
                      <w:rFonts w:ascii="Arial" w:eastAsia="Arial" w:hAnsi="Arial" w:cs="Arial"/>
                      <w:sz w:val="16"/>
                      <w:szCs w:val="16"/>
                    </w:rPr>
                    <w:t>.</w:t>
                  </w:r>
                </w:p>
              </w:tc>
              <w:tc>
                <w:tcPr>
                  <w:tcW w:w="1134" w:type="dxa"/>
                  <w:tcBorders>
                    <w:top w:val="single" w:sz="4" w:space="0" w:color="auto"/>
                    <w:left w:val="single" w:sz="6" w:space="0" w:color="000000" w:themeColor="text1"/>
                    <w:bottom w:val="single" w:sz="6" w:space="0" w:color="000000" w:themeColor="text1"/>
                    <w:right w:val="single" w:sz="6" w:space="0" w:color="000000" w:themeColor="text1"/>
                  </w:tcBorders>
                  <w:vAlign w:val="center"/>
                  <w:hideMark/>
                </w:tcPr>
                <w:p w14:paraId="140A8C8A" w14:textId="27A3F6C6"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08" w:type="dxa"/>
                  <w:tcBorders>
                    <w:top w:val="single" w:sz="4" w:space="0" w:color="auto"/>
                    <w:left w:val="single" w:sz="6" w:space="0" w:color="000000" w:themeColor="text1"/>
                    <w:bottom w:val="single" w:sz="6" w:space="0" w:color="000000" w:themeColor="text1"/>
                    <w:right w:val="single" w:sz="6" w:space="0" w:color="000000" w:themeColor="text1"/>
                  </w:tcBorders>
                  <w:vAlign w:val="center"/>
                  <w:hideMark/>
                </w:tcPr>
                <w:p w14:paraId="640F1E30" w14:textId="564FCE26"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34" w:type="dxa"/>
                  <w:tcBorders>
                    <w:top w:val="single" w:sz="4" w:space="0" w:color="auto"/>
                    <w:left w:val="single" w:sz="6" w:space="0" w:color="000000" w:themeColor="text1"/>
                    <w:bottom w:val="single" w:sz="6" w:space="0" w:color="000000" w:themeColor="text1"/>
                    <w:right w:val="single" w:sz="6" w:space="0" w:color="000000" w:themeColor="text1"/>
                  </w:tcBorders>
                  <w:vAlign w:val="center"/>
                  <w:hideMark/>
                </w:tcPr>
                <w:p w14:paraId="080B6B31" w14:textId="78878A4B"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w:t>
                  </w:r>
                  <w:r w:rsidR="00AA17FA">
                    <w:rPr>
                      <w:rFonts w:cs="Arial"/>
                      <w:sz w:val="16"/>
                      <w:szCs w:val="16"/>
                      <w:lang w:eastAsia="es-CO"/>
                    </w:rPr>
                    <w:t>í</w:t>
                  </w:r>
                  <w:r w:rsidRPr="006145DB">
                    <w:rPr>
                      <w:rFonts w:cs="Arial"/>
                      <w:sz w:val="16"/>
                      <w:szCs w:val="16"/>
                      <w:lang w:eastAsia="es-CO"/>
                    </w:rPr>
                    <w:t>a Distrital de Integración Social.</w:t>
                  </w:r>
                </w:p>
              </w:tc>
            </w:tr>
            <w:tr w:rsidR="003D62DC" w:rsidRPr="006145DB" w14:paraId="16ADE148" w14:textId="77777777" w:rsidTr="00AA17FA">
              <w:trPr>
                <w:trHeight w:val="300"/>
                <w:jc w:val="center"/>
              </w:trPr>
              <w:tc>
                <w:tcPr>
                  <w:tcW w:w="3264" w:type="dxa"/>
                  <w:vMerge/>
                  <w:tcBorders>
                    <w:left w:val="single" w:sz="6" w:space="0" w:color="000000" w:themeColor="text1"/>
                    <w:bottom w:val="nil"/>
                    <w:right w:val="single" w:sz="6" w:space="0" w:color="000000" w:themeColor="text1"/>
                  </w:tcBorders>
                </w:tcPr>
                <w:p w14:paraId="7CF7CE7B" w14:textId="77777777" w:rsidR="00E124E5" w:rsidRPr="006145DB" w:rsidRDefault="00E124E5" w:rsidP="005B435E">
                  <w:pPr>
                    <w:pStyle w:val="Normal0"/>
                    <w:spacing w:after="0" w:line="240" w:lineRule="auto"/>
                    <w:jc w:val="both"/>
                    <w:rPr>
                      <w:rFonts w:ascii="Arial" w:eastAsia="Arial" w:hAnsi="Arial" w:cs="Arial"/>
                      <w:sz w:val="16"/>
                      <w:szCs w:val="16"/>
                    </w:rPr>
                  </w:pPr>
                </w:p>
              </w:tc>
              <w:tc>
                <w:tcPr>
                  <w:tcW w:w="1134" w:type="dxa"/>
                  <w:tcBorders>
                    <w:top w:val="single" w:sz="6" w:space="0" w:color="000000" w:themeColor="text1"/>
                    <w:left w:val="single" w:sz="6" w:space="0" w:color="000000" w:themeColor="text1"/>
                    <w:bottom w:val="nil"/>
                    <w:right w:val="single" w:sz="6" w:space="0" w:color="000000" w:themeColor="text1"/>
                  </w:tcBorders>
                  <w:vAlign w:val="center"/>
                </w:tcPr>
                <w:p w14:paraId="49B94915" w14:textId="77777777"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Verificación en Campo</w:t>
                  </w:r>
                </w:p>
              </w:tc>
              <w:tc>
                <w:tcPr>
                  <w:tcW w:w="1008" w:type="dxa"/>
                  <w:tcBorders>
                    <w:top w:val="single" w:sz="6" w:space="0" w:color="000000" w:themeColor="text1"/>
                    <w:left w:val="single" w:sz="6" w:space="0" w:color="000000" w:themeColor="text1"/>
                    <w:bottom w:val="nil"/>
                    <w:right w:val="single" w:sz="6" w:space="0" w:color="000000" w:themeColor="text1"/>
                  </w:tcBorders>
                  <w:vAlign w:val="center"/>
                </w:tcPr>
                <w:p w14:paraId="643582F8" w14:textId="77777777"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34" w:type="dxa"/>
                  <w:tcBorders>
                    <w:top w:val="single" w:sz="6" w:space="0" w:color="000000" w:themeColor="text1"/>
                    <w:left w:val="single" w:sz="6" w:space="0" w:color="000000" w:themeColor="text1"/>
                    <w:bottom w:val="nil"/>
                    <w:right w:val="single" w:sz="6" w:space="0" w:color="000000" w:themeColor="text1"/>
                  </w:tcBorders>
                  <w:vAlign w:val="center"/>
                </w:tcPr>
                <w:p w14:paraId="73EE43D9" w14:textId="77777777" w:rsidR="00E124E5" w:rsidRPr="006145DB" w:rsidRDefault="00E124E5" w:rsidP="005B435E">
                  <w:pPr>
                    <w:spacing w:after="0" w:line="240" w:lineRule="auto"/>
                    <w:jc w:val="center"/>
                    <w:textAlignment w:val="baseline"/>
                    <w:rPr>
                      <w:rFonts w:cs="Arial"/>
                      <w:sz w:val="16"/>
                      <w:szCs w:val="16"/>
                      <w:lang w:eastAsia="es-CO"/>
                    </w:rPr>
                  </w:pPr>
                  <w:r w:rsidRPr="006145DB">
                    <w:rPr>
                      <w:rFonts w:cs="Arial"/>
                      <w:sz w:val="16"/>
                      <w:szCs w:val="16"/>
                      <w:lang w:eastAsia="es-CO"/>
                    </w:rPr>
                    <w:t>Subdirección para la infancia</w:t>
                  </w:r>
                </w:p>
              </w:tc>
            </w:tr>
          </w:tbl>
          <w:p w14:paraId="4FB9FBF5" w14:textId="77777777" w:rsidR="00E124E5" w:rsidRPr="006145DB" w:rsidRDefault="00E124E5" w:rsidP="005B435E">
            <w:pPr>
              <w:pStyle w:val="commentcontentpara"/>
              <w:spacing w:before="0" w:beforeAutospacing="0" w:after="0" w:afterAutospacing="0"/>
              <w:jc w:val="both"/>
              <w:rPr>
                <w:rFonts w:ascii="Arial" w:hAnsi="Arial" w:cs="Arial"/>
                <w:sz w:val="20"/>
                <w:szCs w:val="20"/>
              </w:rPr>
            </w:pPr>
          </w:p>
        </w:tc>
      </w:tr>
      <w:tr w:rsidR="003D62DC" w:rsidRPr="006145DB" w14:paraId="1DDE5B2D" w14:textId="77777777" w:rsidTr="00AA17FA">
        <w:trPr>
          <w:trHeight w:val="60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0779DA0E" w14:textId="4334E53A" w:rsidR="00591424" w:rsidRPr="006145DB" w:rsidRDefault="00AA5C2D"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Criterios de Priorización y Fuentes de Información</w:t>
            </w:r>
          </w:p>
        </w:tc>
        <w:tc>
          <w:tcPr>
            <w:tcW w:w="3944" w:type="pct"/>
            <w:tcBorders>
              <w:top w:val="single" w:sz="4" w:space="0" w:color="auto"/>
              <w:left w:val="single" w:sz="6" w:space="0" w:color="000000"/>
              <w:bottom w:val="single" w:sz="6" w:space="0" w:color="000000"/>
              <w:right w:val="single" w:sz="6" w:space="0" w:color="000000"/>
            </w:tcBorders>
            <w:vAlign w:val="center"/>
            <w:hideMark/>
          </w:tcPr>
          <w:p w14:paraId="68AF084D" w14:textId="4E177357" w:rsidR="00591424" w:rsidRPr="006145DB" w:rsidRDefault="00AA5C2D" w:rsidP="005B435E">
            <w:pPr>
              <w:pStyle w:val="commentcontentpara"/>
              <w:spacing w:before="0" w:beforeAutospacing="0" w:after="0" w:afterAutospacing="0"/>
              <w:jc w:val="both"/>
              <w:rPr>
                <w:rFonts w:ascii="Arial" w:hAnsi="Arial" w:cs="Arial"/>
                <w:sz w:val="20"/>
                <w:szCs w:val="20"/>
              </w:rPr>
            </w:pPr>
            <w:r w:rsidRPr="006145DB">
              <w:rPr>
                <w:rFonts w:ascii="Arial" w:hAnsi="Arial" w:cs="Arial"/>
                <w:sz w:val="20"/>
                <w:szCs w:val="20"/>
              </w:rPr>
              <w:t>No aplica</w:t>
            </w:r>
          </w:p>
        </w:tc>
      </w:tr>
      <w:tr w:rsidR="003D62DC" w:rsidRPr="006145DB" w14:paraId="774B7060" w14:textId="77777777" w:rsidTr="00AF69A4">
        <w:trPr>
          <w:trHeight w:val="3613"/>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765C81B8" w14:textId="3E13D437" w:rsidR="00591424" w:rsidRPr="006145DB" w:rsidRDefault="00AA5C2D" w:rsidP="005B435E">
            <w:pPr>
              <w:pStyle w:val="commentcontentpara"/>
              <w:spacing w:before="0" w:beforeAutospacing="0" w:after="0" w:afterAutospacing="0"/>
              <w:rPr>
                <w:rFonts w:ascii="Arial" w:hAnsi="Arial" w:cs="Arial"/>
                <w:sz w:val="20"/>
                <w:szCs w:val="20"/>
              </w:rPr>
            </w:pPr>
            <w:r w:rsidRPr="006145DB">
              <w:rPr>
                <w:rFonts w:ascii="Arial" w:hAnsi="Arial" w:cs="Arial"/>
                <w:bCs/>
                <w:sz w:val="20"/>
                <w:szCs w:val="20"/>
                <w:lang w:eastAsia="es-CO"/>
              </w:rPr>
              <w:t>Criterios de Ingreso y Fuentes de Información</w:t>
            </w:r>
          </w:p>
        </w:tc>
        <w:tc>
          <w:tcPr>
            <w:tcW w:w="3944" w:type="pct"/>
            <w:tcBorders>
              <w:top w:val="single" w:sz="6" w:space="0" w:color="000000"/>
              <w:left w:val="single" w:sz="6" w:space="0" w:color="000000"/>
              <w:bottom w:val="single" w:sz="6" w:space="0" w:color="000000"/>
              <w:right w:val="single" w:sz="6" w:space="0" w:color="000000"/>
            </w:tcBorders>
            <w:hideMark/>
          </w:tcPr>
          <w:tbl>
            <w:tblPr>
              <w:tblW w:w="714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38"/>
              <w:gridCol w:w="1275"/>
              <w:gridCol w:w="992"/>
              <w:gridCol w:w="1735"/>
            </w:tblGrid>
            <w:tr w:rsidR="003D62DC" w:rsidRPr="006145DB" w14:paraId="60CD1831" w14:textId="77777777" w:rsidTr="00892BCD">
              <w:trPr>
                <w:trHeight w:val="300"/>
              </w:trPr>
              <w:tc>
                <w:tcPr>
                  <w:tcW w:w="3138" w:type="dxa"/>
                  <w:tcBorders>
                    <w:top w:val="nil"/>
                    <w:left w:val="single" w:sz="6" w:space="0" w:color="000000" w:themeColor="text1"/>
                    <w:bottom w:val="single" w:sz="6" w:space="0" w:color="000000" w:themeColor="text1"/>
                    <w:right w:val="single" w:sz="6" w:space="0" w:color="000000" w:themeColor="text1"/>
                  </w:tcBorders>
                  <w:vAlign w:val="center"/>
                  <w:hideMark/>
                </w:tcPr>
                <w:p w14:paraId="4953A274" w14:textId="77777777" w:rsidR="00AA5C2D" w:rsidRPr="006145DB" w:rsidRDefault="00AA5C2D" w:rsidP="005B435E">
                  <w:pPr>
                    <w:spacing w:after="0" w:line="240" w:lineRule="auto"/>
                    <w:jc w:val="center"/>
                    <w:textAlignment w:val="baseline"/>
                    <w:rPr>
                      <w:rFonts w:cs="Arial"/>
                      <w:bCs/>
                      <w:sz w:val="16"/>
                      <w:szCs w:val="16"/>
                      <w:lang w:eastAsia="es-CO"/>
                    </w:rPr>
                  </w:pPr>
                  <w:bookmarkStart w:id="79" w:name="_Hlk180242494"/>
                  <w:r w:rsidRPr="006145DB">
                    <w:rPr>
                      <w:rFonts w:cs="Arial"/>
                      <w:bCs/>
                      <w:sz w:val="16"/>
                      <w:szCs w:val="16"/>
                      <w:lang w:eastAsia="es-CO"/>
                    </w:rPr>
                    <w:t>Criterios de Ingreso</w:t>
                  </w:r>
                </w:p>
              </w:tc>
              <w:tc>
                <w:tcPr>
                  <w:tcW w:w="1275" w:type="dxa"/>
                  <w:tcBorders>
                    <w:top w:val="nil"/>
                    <w:left w:val="single" w:sz="6" w:space="0" w:color="000000" w:themeColor="text1"/>
                    <w:bottom w:val="single" w:sz="6" w:space="0" w:color="000000" w:themeColor="text1"/>
                    <w:right w:val="single" w:sz="6" w:space="0" w:color="000000" w:themeColor="text1"/>
                  </w:tcBorders>
                  <w:vAlign w:val="center"/>
                  <w:hideMark/>
                </w:tcPr>
                <w:p w14:paraId="288C1874" w14:textId="77777777" w:rsidR="00AA5C2D" w:rsidRPr="006145DB" w:rsidRDefault="00AA5C2D" w:rsidP="005B435E">
                  <w:pPr>
                    <w:spacing w:after="0" w:line="240" w:lineRule="auto"/>
                    <w:jc w:val="center"/>
                    <w:textAlignment w:val="baseline"/>
                    <w:rPr>
                      <w:rFonts w:cs="Arial"/>
                      <w:bCs/>
                      <w:sz w:val="16"/>
                      <w:szCs w:val="16"/>
                      <w:lang w:eastAsia="es-CO"/>
                    </w:rPr>
                  </w:pPr>
                  <w:r w:rsidRPr="006145DB">
                    <w:rPr>
                      <w:rFonts w:cs="Arial"/>
                      <w:bCs/>
                      <w:sz w:val="16"/>
                      <w:szCs w:val="16"/>
                      <w:lang w:eastAsia="es-CO"/>
                    </w:rPr>
                    <w:t>Fuente de Información</w:t>
                  </w:r>
                </w:p>
              </w:tc>
              <w:tc>
                <w:tcPr>
                  <w:tcW w:w="992" w:type="dxa"/>
                  <w:tcBorders>
                    <w:top w:val="nil"/>
                    <w:left w:val="single" w:sz="6" w:space="0" w:color="000000" w:themeColor="text1"/>
                    <w:bottom w:val="single" w:sz="6" w:space="0" w:color="000000" w:themeColor="text1"/>
                    <w:right w:val="single" w:sz="6" w:space="0" w:color="000000" w:themeColor="text1"/>
                  </w:tcBorders>
                  <w:vAlign w:val="center"/>
                  <w:hideMark/>
                </w:tcPr>
                <w:p w14:paraId="2192EB97" w14:textId="77777777" w:rsidR="00AA5C2D" w:rsidRPr="006145DB" w:rsidRDefault="00AA5C2D" w:rsidP="005B435E">
                  <w:pPr>
                    <w:spacing w:after="0" w:line="240" w:lineRule="auto"/>
                    <w:jc w:val="center"/>
                    <w:textAlignment w:val="baseline"/>
                    <w:rPr>
                      <w:rFonts w:cs="Arial"/>
                      <w:bCs/>
                      <w:sz w:val="16"/>
                      <w:szCs w:val="16"/>
                      <w:lang w:eastAsia="es-CO"/>
                    </w:rPr>
                  </w:pPr>
                  <w:r w:rsidRPr="006145DB">
                    <w:rPr>
                      <w:rFonts w:cs="Arial"/>
                      <w:bCs/>
                      <w:sz w:val="16"/>
                      <w:szCs w:val="16"/>
                      <w:lang w:eastAsia="es-CO"/>
                    </w:rPr>
                    <w:t>Periodicidad</w:t>
                  </w:r>
                </w:p>
              </w:tc>
              <w:tc>
                <w:tcPr>
                  <w:tcW w:w="1735" w:type="dxa"/>
                  <w:tcBorders>
                    <w:top w:val="nil"/>
                    <w:left w:val="single" w:sz="6" w:space="0" w:color="000000" w:themeColor="text1"/>
                    <w:bottom w:val="single" w:sz="6" w:space="0" w:color="000000" w:themeColor="text1"/>
                    <w:right w:val="single" w:sz="6" w:space="0" w:color="000000" w:themeColor="text1"/>
                  </w:tcBorders>
                  <w:vAlign w:val="center"/>
                  <w:hideMark/>
                </w:tcPr>
                <w:p w14:paraId="1C64C458" w14:textId="77777777" w:rsidR="00AA5C2D" w:rsidRPr="006145DB" w:rsidRDefault="00AA5C2D" w:rsidP="005B435E">
                  <w:pPr>
                    <w:spacing w:after="0" w:line="240" w:lineRule="auto"/>
                    <w:jc w:val="center"/>
                    <w:textAlignment w:val="baseline"/>
                    <w:rPr>
                      <w:rFonts w:cs="Arial"/>
                      <w:bCs/>
                      <w:sz w:val="16"/>
                      <w:szCs w:val="16"/>
                      <w:lang w:eastAsia="es-CO"/>
                    </w:rPr>
                  </w:pPr>
                  <w:r w:rsidRPr="006145DB">
                    <w:rPr>
                      <w:rFonts w:cs="Arial"/>
                      <w:bCs/>
                      <w:sz w:val="16"/>
                      <w:szCs w:val="16"/>
                      <w:lang w:eastAsia="es-CO"/>
                    </w:rPr>
                    <w:t>Administrador</w:t>
                  </w:r>
                </w:p>
              </w:tc>
            </w:tr>
            <w:tr w:rsidR="003D62DC" w:rsidRPr="006145DB" w14:paraId="182A742C" w14:textId="77777777" w:rsidTr="00892BCD">
              <w:trPr>
                <w:trHeight w:val="529"/>
              </w:trPr>
              <w:tc>
                <w:tcPr>
                  <w:tcW w:w="3138" w:type="dxa"/>
                  <w:vMerge w:val="restart"/>
                  <w:tcBorders>
                    <w:top w:val="single" w:sz="6" w:space="0" w:color="000000" w:themeColor="text1"/>
                    <w:left w:val="single" w:sz="6" w:space="0" w:color="000000" w:themeColor="text1"/>
                    <w:right w:val="single" w:sz="6" w:space="0" w:color="000000" w:themeColor="text1"/>
                  </w:tcBorders>
                  <w:vAlign w:val="center"/>
                  <w:hideMark/>
                </w:tcPr>
                <w:p w14:paraId="47F9424A" w14:textId="5DFF4400" w:rsidR="00AA5C2D" w:rsidRPr="006145DB" w:rsidRDefault="00AA5C2D" w:rsidP="005B435E">
                  <w:pPr>
                    <w:spacing w:after="0" w:line="240" w:lineRule="auto"/>
                    <w:ind w:left="12" w:right="48"/>
                    <w:jc w:val="both"/>
                    <w:textAlignment w:val="baseline"/>
                    <w:rPr>
                      <w:rFonts w:cs="Arial"/>
                    </w:rPr>
                  </w:pPr>
                  <w:r w:rsidRPr="006145DB">
                    <w:rPr>
                      <w:rFonts w:cs="Arial"/>
                      <w:sz w:val="16"/>
                      <w:szCs w:val="16"/>
                      <w:lang w:eastAsia="es-CO"/>
                    </w:rPr>
                    <w:t>Personas gestantes, niñas, niños y adolescentes entre cero (0) y diecisiete (17) años y once (11) meses y veintinueve (29) días.</w:t>
                  </w:r>
                </w:p>
              </w:tc>
              <w:tc>
                <w:tcPr>
                  <w:tcW w:w="1275" w:type="dxa"/>
                  <w:tcBorders>
                    <w:top w:val="single" w:sz="6" w:space="0" w:color="000000" w:themeColor="text1"/>
                    <w:left w:val="single" w:sz="6" w:space="0" w:color="000000" w:themeColor="text1"/>
                    <w:right w:val="single" w:sz="6" w:space="0" w:color="000000" w:themeColor="text1"/>
                  </w:tcBorders>
                  <w:vAlign w:val="center"/>
                  <w:hideMark/>
                </w:tcPr>
                <w:p w14:paraId="45BBBA75" w14:textId="5FAE89B1"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992" w:type="dxa"/>
                  <w:tcBorders>
                    <w:top w:val="single" w:sz="6" w:space="0" w:color="000000" w:themeColor="text1"/>
                    <w:left w:val="single" w:sz="6" w:space="0" w:color="000000" w:themeColor="text1"/>
                    <w:right w:val="single" w:sz="6" w:space="0" w:color="000000" w:themeColor="text1"/>
                  </w:tcBorders>
                  <w:vAlign w:val="center"/>
                  <w:hideMark/>
                </w:tcPr>
                <w:p w14:paraId="17F073ED" w14:textId="4ECE1119"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35" w:type="dxa"/>
                  <w:tcBorders>
                    <w:top w:val="single" w:sz="6" w:space="0" w:color="000000" w:themeColor="text1"/>
                    <w:left w:val="single" w:sz="6" w:space="0" w:color="000000" w:themeColor="text1"/>
                    <w:right w:val="single" w:sz="6" w:space="0" w:color="000000" w:themeColor="text1"/>
                  </w:tcBorders>
                  <w:vAlign w:val="center"/>
                  <w:hideMark/>
                </w:tcPr>
                <w:p w14:paraId="4311AD19" w14:textId="000C9CDE"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w:t>
                  </w:r>
                  <w:r w:rsidR="00892BCD">
                    <w:rPr>
                      <w:rFonts w:cs="Arial"/>
                      <w:sz w:val="16"/>
                      <w:szCs w:val="16"/>
                      <w:lang w:eastAsia="es-CO"/>
                    </w:rPr>
                    <w:t>í</w:t>
                  </w:r>
                  <w:r w:rsidRPr="006145DB">
                    <w:rPr>
                      <w:rFonts w:cs="Arial"/>
                      <w:sz w:val="16"/>
                      <w:szCs w:val="16"/>
                      <w:lang w:eastAsia="es-CO"/>
                    </w:rPr>
                    <w:t>a Distrital de Integración Social.</w:t>
                  </w:r>
                </w:p>
              </w:tc>
            </w:tr>
            <w:tr w:rsidR="003D62DC" w:rsidRPr="006145DB" w14:paraId="3EB493AF" w14:textId="77777777" w:rsidTr="00892BCD">
              <w:trPr>
                <w:trHeight w:val="300"/>
              </w:trPr>
              <w:tc>
                <w:tcPr>
                  <w:tcW w:w="3138" w:type="dxa"/>
                  <w:vMerge/>
                  <w:tcBorders>
                    <w:left w:val="single" w:sz="6" w:space="0" w:color="000000" w:themeColor="text1"/>
                    <w:bottom w:val="single" w:sz="6" w:space="0" w:color="000000" w:themeColor="text1"/>
                    <w:right w:val="single" w:sz="6" w:space="0" w:color="000000" w:themeColor="text1"/>
                  </w:tcBorders>
                  <w:vAlign w:val="center"/>
                </w:tcPr>
                <w:p w14:paraId="2FB77887" w14:textId="77777777" w:rsidR="00AA5C2D" w:rsidRPr="006145DB" w:rsidRDefault="00AA5C2D" w:rsidP="005B435E">
                  <w:pPr>
                    <w:pStyle w:val="Normal0"/>
                    <w:spacing w:after="0" w:line="240" w:lineRule="auto"/>
                    <w:ind w:left="12" w:right="48"/>
                    <w:jc w:val="both"/>
                    <w:rPr>
                      <w:rFonts w:ascii="Arial" w:eastAsia="Arial" w:hAnsi="Arial" w:cs="Arial"/>
                      <w:sz w:val="16"/>
                      <w:szCs w:val="16"/>
                    </w:rPr>
                  </w:pP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97A3E4"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Verificación en Campo</w:t>
                  </w:r>
                </w:p>
              </w:tc>
              <w:tc>
                <w:tcPr>
                  <w:tcW w:w="9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773B4B"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Demanda</w:t>
                  </w:r>
                </w:p>
              </w:tc>
              <w:tc>
                <w:tcPr>
                  <w:tcW w:w="17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2A8171"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Subdirección para la infancia</w:t>
                  </w:r>
                </w:p>
              </w:tc>
            </w:tr>
            <w:tr w:rsidR="003D62DC" w:rsidRPr="006145DB" w14:paraId="005656C4" w14:textId="77777777" w:rsidTr="00892BCD">
              <w:trPr>
                <w:trHeight w:val="963"/>
              </w:trPr>
              <w:tc>
                <w:tcPr>
                  <w:tcW w:w="3138" w:type="dxa"/>
                  <w:vMerge w:val="restart"/>
                  <w:tcBorders>
                    <w:top w:val="single" w:sz="6" w:space="0" w:color="000000" w:themeColor="text1"/>
                    <w:left w:val="single" w:sz="6" w:space="0" w:color="000000" w:themeColor="text1"/>
                    <w:right w:val="single" w:sz="6" w:space="0" w:color="000000" w:themeColor="text1"/>
                  </w:tcBorders>
                  <w:vAlign w:val="center"/>
                </w:tcPr>
                <w:p w14:paraId="30926CED" w14:textId="77777777" w:rsidR="00AA5C2D" w:rsidRPr="006145DB" w:rsidRDefault="00AA5C2D" w:rsidP="005B435E">
                  <w:pPr>
                    <w:pStyle w:val="Normal0"/>
                    <w:spacing w:after="0" w:line="240" w:lineRule="auto"/>
                    <w:ind w:left="12" w:right="48"/>
                    <w:jc w:val="both"/>
                    <w:rPr>
                      <w:rFonts w:ascii="Arial" w:eastAsia="Arial" w:hAnsi="Arial" w:cs="Arial"/>
                      <w:sz w:val="16"/>
                      <w:szCs w:val="16"/>
                    </w:rPr>
                  </w:pPr>
                  <w:r w:rsidRPr="006145DB">
                    <w:rPr>
                      <w:rFonts w:ascii="Arial" w:eastAsia="Arial" w:hAnsi="Arial" w:cs="Arial"/>
                      <w:sz w:val="16"/>
                      <w:szCs w:val="16"/>
                    </w:rPr>
                    <w:t>En situación o posible riesgo de trabajo infantil (acompañamiento laboral, trabajo propio y encierro parentalizado), mendicidad, reclutamiento, uso y utilización, explotación sexual y comercial, violencias y otras situaciones de inobservancia, amenazas y presuntas vulneraciones de sus derechos.</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699D74"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SIRBE</w:t>
                  </w:r>
                </w:p>
              </w:tc>
              <w:tc>
                <w:tcPr>
                  <w:tcW w:w="9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CA77C7"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Demanda</w:t>
                  </w:r>
                </w:p>
              </w:tc>
              <w:tc>
                <w:tcPr>
                  <w:tcW w:w="17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620B3F" w14:textId="0CDA97F4"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Secretar</w:t>
                  </w:r>
                  <w:r w:rsidR="00892BCD">
                    <w:rPr>
                      <w:rFonts w:cs="Arial"/>
                      <w:sz w:val="16"/>
                      <w:szCs w:val="16"/>
                      <w:lang w:eastAsia="es-CO"/>
                    </w:rPr>
                    <w:t>í</w:t>
                  </w:r>
                  <w:r w:rsidRPr="006145DB">
                    <w:rPr>
                      <w:rFonts w:cs="Arial"/>
                      <w:sz w:val="16"/>
                      <w:szCs w:val="16"/>
                      <w:lang w:eastAsia="es-CO"/>
                    </w:rPr>
                    <w:t>a Distrital de Integración Social.</w:t>
                  </w:r>
                </w:p>
              </w:tc>
            </w:tr>
            <w:tr w:rsidR="003D62DC" w:rsidRPr="006145DB" w14:paraId="3E55D1D1" w14:textId="77777777" w:rsidTr="00892BCD">
              <w:trPr>
                <w:trHeight w:val="300"/>
              </w:trPr>
              <w:tc>
                <w:tcPr>
                  <w:tcW w:w="3138" w:type="dxa"/>
                  <w:vMerge/>
                  <w:tcBorders>
                    <w:left w:val="single" w:sz="6" w:space="0" w:color="000000" w:themeColor="text1"/>
                    <w:bottom w:val="single" w:sz="6" w:space="0" w:color="000000" w:themeColor="text1"/>
                    <w:right w:val="single" w:sz="6" w:space="0" w:color="000000" w:themeColor="text1"/>
                  </w:tcBorders>
                  <w:vAlign w:val="center"/>
                </w:tcPr>
                <w:p w14:paraId="0B4B5FBE" w14:textId="77777777" w:rsidR="00AA5C2D" w:rsidRPr="006145DB" w:rsidRDefault="00AA5C2D" w:rsidP="005B435E">
                  <w:pPr>
                    <w:pStyle w:val="Normal0"/>
                    <w:spacing w:after="0" w:line="240" w:lineRule="auto"/>
                    <w:ind w:left="12" w:right="48"/>
                    <w:jc w:val="both"/>
                    <w:rPr>
                      <w:rFonts w:ascii="Arial" w:eastAsia="Arial" w:hAnsi="Arial" w:cs="Arial"/>
                      <w:sz w:val="16"/>
                      <w:szCs w:val="16"/>
                    </w:rPr>
                  </w:pP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A4BAE3"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Verificación en Campo</w:t>
                  </w:r>
                </w:p>
              </w:tc>
              <w:tc>
                <w:tcPr>
                  <w:tcW w:w="9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BA28DE3"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Demanda</w:t>
                  </w:r>
                </w:p>
              </w:tc>
              <w:tc>
                <w:tcPr>
                  <w:tcW w:w="17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2A42EA" w14:textId="77777777" w:rsidR="00AA5C2D" w:rsidRPr="006145DB" w:rsidRDefault="00AA5C2D" w:rsidP="005B435E">
                  <w:pPr>
                    <w:spacing w:after="0" w:line="240" w:lineRule="auto"/>
                    <w:jc w:val="center"/>
                    <w:rPr>
                      <w:rFonts w:cs="Arial"/>
                      <w:sz w:val="16"/>
                      <w:szCs w:val="16"/>
                      <w:lang w:eastAsia="es-CO"/>
                    </w:rPr>
                  </w:pPr>
                  <w:r w:rsidRPr="006145DB">
                    <w:rPr>
                      <w:rFonts w:cs="Arial"/>
                      <w:sz w:val="16"/>
                      <w:szCs w:val="16"/>
                      <w:lang w:eastAsia="es-CO"/>
                    </w:rPr>
                    <w:t>Subdirección para la infancia</w:t>
                  </w:r>
                </w:p>
              </w:tc>
            </w:tr>
            <w:tr w:rsidR="003D62DC" w:rsidRPr="006145DB" w14:paraId="332E2F1C" w14:textId="77777777" w:rsidTr="00892BCD">
              <w:trPr>
                <w:trHeight w:val="300"/>
              </w:trPr>
              <w:tc>
                <w:tcPr>
                  <w:tcW w:w="3138" w:type="dxa"/>
                  <w:vMerge w:val="restart"/>
                  <w:tcBorders>
                    <w:top w:val="single" w:sz="6" w:space="0" w:color="000000" w:themeColor="text1"/>
                    <w:left w:val="single" w:sz="6" w:space="0" w:color="000000" w:themeColor="text1"/>
                    <w:right w:val="single" w:sz="6" w:space="0" w:color="000000" w:themeColor="text1"/>
                  </w:tcBorders>
                  <w:vAlign w:val="center"/>
                  <w:hideMark/>
                </w:tcPr>
                <w:p w14:paraId="7D5F0B59" w14:textId="56136AEA" w:rsidR="00AA5C2D" w:rsidRPr="006145DB" w:rsidRDefault="00AA5C2D" w:rsidP="005B435E">
                  <w:pPr>
                    <w:pStyle w:val="Normal0"/>
                    <w:spacing w:after="0" w:line="240" w:lineRule="auto"/>
                    <w:ind w:left="12" w:right="48"/>
                    <w:jc w:val="both"/>
                    <w:rPr>
                      <w:rFonts w:ascii="Arial" w:eastAsia="Arial" w:hAnsi="Arial" w:cs="Arial"/>
                      <w:sz w:val="16"/>
                      <w:szCs w:val="16"/>
                    </w:rPr>
                  </w:pPr>
                  <w:r w:rsidRPr="006145DB">
                    <w:rPr>
                      <w:rFonts w:ascii="Arial" w:eastAsia="Arial" w:hAnsi="Arial" w:cs="Arial"/>
                      <w:sz w:val="16"/>
                      <w:szCs w:val="16"/>
                    </w:rPr>
                    <w:t>Que permanezcan en la ciudad de Bogotá</w:t>
                  </w:r>
                  <w:r w:rsidR="00471E83" w:rsidRPr="006145DB">
                    <w:rPr>
                      <w:rFonts w:ascii="Arial" w:eastAsia="Arial" w:hAnsi="Arial" w:cs="Arial"/>
                      <w:sz w:val="16"/>
                      <w:szCs w:val="16"/>
                    </w:rPr>
                    <w:t>.</w:t>
                  </w:r>
                  <w:r w:rsidRPr="006145DB">
                    <w:rPr>
                      <w:rFonts w:ascii="Arial" w:eastAsia="Arial" w:hAnsi="Arial" w:cs="Arial"/>
                      <w:sz w:val="16"/>
                      <w:szCs w:val="16"/>
                    </w:rPr>
                    <w:t xml:space="preserve"> </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DC7A86A" w14:textId="1CA829A6"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9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43E358D" w14:textId="177AF2C0"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1995A68" w14:textId="63C5D67A"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w:t>
                  </w:r>
                  <w:r w:rsidR="00AF69A4">
                    <w:rPr>
                      <w:rFonts w:cs="Arial"/>
                      <w:sz w:val="16"/>
                      <w:szCs w:val="16"/>
                      <w:lang w:eastAsia="es-CO"/>
                    </w:rPr>
                    <w:t>í</w:t>
                  </w:r>
                  <w:r w:rsidRPr="006145DB">
                    <w:rPr>
                      <w:rFonts w:cs="Arial"/>
                      <w:sz w:val="16"/>
                      <w:szCs w:val="16"/>
                      <w:lang w:eastAsia="es-CO"/>
                    </w:rPr>
                    <w:t xml:space="preserve">a </w:t>
                  </w:r>
                  <w:r w:rsidR="00331406" w:rsidRPr="006145DB">
                    <w:rPr>
                      <w:rFonts w:cs="Arial"/>
                      <w:sz w:val="16"/>
                      <w:szCs w:val="16"/>
                      <w:lang w:eastAsia="es-CO"/>
                    </w:rPr>
                    <w:t>Distrital de Integración Social</w:t>
                  </w:r>
                </w:p>
              </w:tc>
            </w:tr>
            <w:tr w:rsidR="003D62DC" w:rsidRPr="006145DB" w14:paraId="40BAE45D" w14:textId="77777777" w:rsidTr="00892BCD">
              <w:trPr>
                <w:trHeight w:val="300"/>
              </w:trPr>
              <w:tc>
                <w:tcPr>
                  <w:tcW w:w="3138" w:type="dxa"/>
                  <w:vMerge/>
                  <w:tcBorders>
                    <w:left w:val="single" w:sz="6" w:space="0" w:color="000000" w:themeColor="text1"/>
                    <w:bottom w:val="single" w:sz="4" w:space="0" w:color="auto"/>
                    <w:right w:val="single" w:sz="6" w:space="0" w:color="000000" w:themeColor="text1"/>
                  </w:tcBorders>
                  <w:vAlign w:val="center"/>
                </w:tcPr>
                <w:p w14:paraId="0DD20B29" w14:textId="77777777" w:rsidR="00AA5C2D" w:rsidRPr="006145DB" w:rsidRDefault="00AA5C2D" w:rsidP="005B435E">
                  <w:pPr>
                    <w:pStyle w:val="Normal0"/>
                    <w:spacing w:after="0" w:line="240" w:lineRule="auto"/>
                    <w:jc w:val="both"/>
                    <w:rPr>
                      <w:rFonts w:ascii="Arial" w:eastAsia="Arial" w:hAnsi="Arial" w:cs="Arial"/>
                      <w:sz w:val="16"/>
                      <w:szCs w:val="16"/>
                    </w:rPr>
                  </w:pPr>
                </w:p>
              </w:tc>
              <w:tc>
                <w:tcPr>
                  <w:tcW w:w="1275"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4E02CA08" w14:textId="77777777"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Verificación en Campo</w:t>
                  </w:r>
                </w:p>
              </w:tc>
              <w:tc>
                <w:tcPr>
                  <w:tcW w:w="992"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5C0D8034" w14:textId="77777777"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35"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0CFC28EE" w14:textId="77777777" w:rsidR="00AA5C2D" w:rsidRPr="006145DB" w:rsidRDefault="00AA5C2D" w:rsidP="005B435E">
                  <w:pPr>
                    <w:spacing w:after="0" w:line="240" w:lineRule="auto"/>
                    <w:jc w:val="center"/>
                    <w:textAlignment w:val="baseline"/>
                    <w:rPr>
                      <w:rFonts w:cs="Arial"/>
                      <w:sz w:val="16"/>
                      <w:szCs w:val="16"/>
                      <w:lang w:eastAsia="es-CO"/>
                    </w:rPr>
                  </w:pPr>
                  <w:r w:rsidRPr="006145DB">
                    <w:rPr>
                      <w:rFonts w:cs="Arial"/>
                      <w:sz w:val="16"/>
                      <w:szCs w:val="16"/>
                      <w:lang w:eastAsia="es-CO"/>
                    </w:rPr>
                    <w:t>Subdirección para la infancia</w:t>
                  </w:r>
                </w:p>
              </w:tc>
            </w:tr>
            <w:bookmarkEnd w:id="79"/>
          </w:tbl>
          <w:p w14:paraId="55E96EC5" w14:textId="5823B6D9" w:rsidR="00591424" w:rsidRPr="006145DB" w:rsidRDefault="00591424" w:rsidP="005B435E">
            <w:pPr>
              <w:pStyle w:val="commentcontentpara"/>
              <w:spacing w:before="0" w:beforeAutospacing="0" w:after="0" w:afterAutospacing="0"/>
              <w:jc w:val="both"/>
              <w:rPr>
                <w:rFonts w:ascii="Arial" w:hAnsi="Arial" w:cs="Arial"/>
                <w:sz w:val="20"/>
                <w:szCs w:val="20"/>
              </w:rPr>
            </w:pPr>
          </w:p>
        </w:tc>
      </w:tr>
      <w:tr w:rsidR="003D62DC" w:rsidRPr="006145DB" w14:paraId="707263EB" w14:textId="77777777" w:rsidTr="00904888">
        <w:trPr>
          <w:trHeight w:val="1097"/>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242319E6" w14:textId="6C17583D" w:rsidR="00591424" w:rsidRPr="006145DB" w:rsidRDefault="00AA5C2D" w:rsidP="005B435E">
            <w:pPr>
              <w:spacing w:after="0" w:line="240" w:lineRule="auto"/>
              <w:rPr>
                <w:rFonts w:eastAsia="Arial" w:cs="Arial"/>
                <w:sz w:val="20"/>
                <w:szCs w:val="20"/>
              </w:rPr>
            </w:pPr>
            <w:r w:rsidRPr="006145DB">
              <w:rPr>
                <w:rFonts w:cs="Arial"/>
                <w:bCs/>
                <w:sz w:val="20"/>
                <w:szCs w:val="20"/>
                <w:lang w:eastAsia="es-CO"/>
              </w:rPr>
              <w:t>Criterios de Egreso y Fuentes de Información</w:t>
            </w:r>
          </w:p>
        </w:tc>
        <w:tc>
          <w:tcPr>
            <w:tcW w:w="3944" w:type="pct"/>
            <w:tcBorders>
              <w:top w:val="single" w:sz="6" w:space="0" w:color="000000"/>
              <w:left w:val="single" w:sz="6" w:space="0" w:color="000000"/>
              <w:bottom w:val="single" w:sz="6" w:space="0" w:color="000000"/>
              <w:right w:val="single" w:sz="6" w:space="0" w:color="000000"/>
            </w:tcBorders>
            <w:hideMark/>
          </w:tcPr>
          <w:tbl>
            <w:tblPr>
              <w:tblStyle w:val="Tablaconcuadrcula"/>
              <w:tblW w:w="0" w:type="auto"/>
              <w:tblInd w:w="5" w:type="dxa"/>
              <w:tblLook w:val="04A0" w:firstRow="1" w:lastRow="0" w:firstColumn="1" w:lastColumn="0" w:noHBand="0" w:noVBand="1"/>
            </w:tblPr>
            <w:tblGrid>
              <w:gridCol w:w="3140"/>
              <w:gridCol w:w="1419"/>
              <w:gridCol w:w="1138"/>
              <w:gridCol w:w="1415"/>
            </w:tblGrid>
            <w:tr w:rsidR="0050211E" w:rsidRPr="006145DB" w14:paraId="23431D44" w14:textId="77777777" w:rsidTr="00AF69A4">
              <w:trPr>
                <w:trHeight w:val="80"/>
              </w:trPr>
              <w:tc>
                <w:tcPr>
                  <w:tcW w:w="3140" w:type="dxa"/>
                  <w:tcBorders>
                    <w:top w:val="nil"/>
                    <w:left w:val="nil"/>
                    <w:bottom w:val="single" w:sz="4" w:space="0" w:color="auto"/>
                    <w:right w:val="nil"/>
                  </w:tcBorders>
                  <w:vAlign w:val="center"/>
                </w:tcPr>
                <w:p w14:paraId="66A552DB" w14:textId="77777777" w:rsidR="0050211E" w:rsidRPr="006145DB" w:rsidRDefault="0050211E" w:rsidP="005B435E">
                  <w:pPr>
                    <w:jc w:val="center"/>
                    <w:rPr>
                      <w:rFonts w:cs="Arial"/>
                      <w:sz w:val="16"/>
                      <w:szCs w:val="16"/>
                    </w:rPr>
                  </w:pPr>
                </w:p>
              </w:tc>
              <w:tc>
                <w:tcPr>
                  <w:tcW w:w="1419" w:type="dxa"/>
                  <w:tcBorders>
                    <w:top w:val="nil"/>
                    <w:left w:val="nil"/>
                    <w:bottom w:val="single" w:sz="4" w:space="0" w:color="auto"/>
                    <w:right w:val="nil"/>
                  </w:tcBorders>
                  <w:vAlign w:val="center"/>
                </w:tcPr>
                <w:p w14:paraId="6F6883C8" w14:textId="77777777" w:rsidR="0050211E" w:rsidRPr="006145DB" w:rsidRDefault="0050211E" w:rsidP="005B435E">
                  <w:pPr>
                    <w:jc w:val="center"/>
                    <w:rPr>
                      <w:rFonts w:cs="Arial"/>
                      <w:sz w:val="16"/>
                      <w:szCs w:val="16"/>
                    </w:rPr>
                  </w:pPr>
                </w:p>
              </w:tc>
              <w:tc>
                <w:tcPr>
                  <w:tcW w:w="1138" w:type="dxa"/>
                  <w:tcBorders>
                    <w:top w:val="nil"/>
                    <w:left w:val="nil"/>
                    <w:bottom w:val="single" w:sz="4" w:space="0" w:color="auto"/>
                    <w:right w:val="nil"/>
                  </w:tcBorders>
                  <w:vAlign w:val="center"/>
                </w:tcPr>
                <w:p w14:paraId="179482E6" w14:textId="77777777" w:rsidR="0050211E" w:rsidRPr="006145DB" w:rsidRDefault="0050211E" w:rsidP="005B435E">
                  <w:pPr>
                    <w:ind w:left="-114"/>
                    <w:jc w:val="center"/>
                    <w:rPr>
                      <w:rFonts w:cs="Arial"/>
                      <w:sz w:val="16"/>
                      <w:szCs w:val="16"/>
                    </w:rPr>
                  </w:pPr>
                </w:p>
              </w:tc>
              <w:tc>
                <w:tcPr>
                  <w:tcW w:w="1415" w:type="dxa"/>
                  <w:tcBorders>
                    <w:top w:val="nil"/>
                    <w:left w:val="nil"/>
                    <w:bottom w:val="single" w:sz="4" w:space="0" w:color="auto"/>
                    <w:right w:val="nil"/>
                  </w:tcBorders>
                  <w:vAlign w:val="center"/>
                </w:tcPr>
                <w:p w14:paraId="376E731E" w14:textId="77777777" w:rsidR="0050211E" w:rsidRPr="006145DB" w:rsidRDefault="0050211E" w:rsidP="005B435E">
                  <w:pPr>
                    <w:jc w:val="center"/>
                    <w:rPr>
                      <w:rFonts w:cs="Arial"/>
                      <w:sz w:val="16"/>
                      <w:szCs w:val="16"/>
                    </w:rPr>
                  </w:pPr>
                </w:p>
              </w:tc>
            </w:tr>
            <w:tr w:rsidR="002459DA" w:rsidRPr="006145DB" w14:paraId="4B2EC1B9" w14:textId="77777777" w:rsidTr="00AF69A4">
              <w:tc>
                <w:tcPr>
                  <w:tcW w:w="3140" w:type="dxa"/>
                  <w:tcBorders>
                    <w:top w:val="single" w:sz="4" w:space="0" w:color="auto"/>
                    <w:bottom w:val="single" w:sz="4" w:space="0" w:color="auto"/>
                  </w:tcBorders>
                  <w:vAlign w:val="center"/>
                </w:tcPr>
                <w:p w14:paraId="0CE3338A" w14:textId="77777777" w:rsidR="002459DA" w:rsidRPr="006145DB" w:rsidRDefault="002459DA" w:rsidP="005B435E">
                  <w:pPr>
                    <w:jc w:val="center"/>
                    <w:rPr>
                      <w:rFonts w:cs="Arial"/>
                      <w:sz w:val="16"/>
                      <w:szCs w:val="16"/>
                    </w:rPr>
                  </w:pPr>
                  <w:r w:rsidRPr="006145DB">
                    <w:rPr>
                      <w:rFonts w:cs="Arial"/>
                      <w:sz w:val="16"/>
                      <w:szCs w:val="16"/>
                    </w:rPr>
                    <w:t>Criterio de egreso</w:t>
                  </w:r>
                </w:p>
              </w:tc>
              <w:tc>
                <w:tcPr>
                  <w:tcW w:w="1419" w:type="dxa"/>
                  <w:tcBorders>
                    <w:top w:val="single" w:sz="4" w:space="0" w:color="auto"/>
                    <w:bottom w:val="single" w:sz="4" w:space="0" w:color="auto"/>
                  </w:tcBorders>
                  <w:vAlign w:val="center"/>
                </w:tcPr>
                <w:p w14:paraId="033CF008" w14:textId="77777777" w:rsidR="002459DA" w:rsidRPr="006145DB" w:rsidRDefault="002459DA" w:rsidP="005B435E">
                  <w:pPr>
                    <w:jc w:val="center"/>
                    <w:rPr>
                      <w:rFonts w:cs="Arial"/>
                      <w:sz w:val="16"/>
                      <w:szCs w:val="16"/>
                    </w:rPr>
                  </w:pPr>
                  <w:r w:rsidRPr="006145DB">
                    <w:rPr>
                      <w:rFonts w:cs="Arial"/>
                      <w:sz w:val="16"/>
                      <w:szCs w:val="16"/>
                    </w:rPr>
                    <w:t>Fuente de información</w:t>
                  </w:r>
                </w:p>
              </w:tc>
              <w:tc>
                <w:tcPr>
                  <w:tcW w:w="1138" w:type="dxa"/>
                  <w:tcBorders>
                    <w:top w:val="single" w:sz="4" w:space="0" w:color="auto"/>
                    <w:bottom w:val="single" w:sz="4" w:space="0" w:color="auto"/>
                  </w:tcBorders>
                  <w:vAlign w:val="center"/>
                </w:tcPr>
                <w:p w14:paraId="53D10D8A" w14:textId="77777777" w:rsidR="002459DA" w:rsidRPr="006145DB" w:rsidRDefault="002459DA" w:rsidP="005B435E">
                  <w:pPr>
                    <w:ind w:left="-114"/>
                    <w:jc w:val="center"/>
                    <w:rPr>
                      <w:rFonts w:cs="Arial"/>
                      <w:sz w:val="16"/>
                      <w:szCs w:val="16"/>
                    </w:rPr>
                  </w:pPr>
                  <w:r w:rsidRPr="006145DB">
                    <w:rPr>
                      <w:rFonts w:cs="Arial"/>
                      <w:sz w:val="16"/>
                      <w:szCs w:val="16"/>
                    </w:rPr>
                    <w:t>Periodicidad</w:t>
                  </w:r>
                </w:p>
              </w:tc>
              <w:tc>
                <w:tcPr>
                  <w:tcW w:w="1415" w:type="dxa"/>
                  <w:tcBorders>
                    <w:top w:val="single" w:sz="4" w:space="0" w:color="auto"/>
                    <w:bottom w:val="single" w:sz="4" w:space="0" w:color="auto"/>
                  </w:tcBorders>
                  <w:vAlign w:val="center"/>
                </w:tcPr>
                <w:p w14:paraId="16014E8A" w14:textId="77777777" w:rsidR="002459DA" w:rsidRPr="006145DB" w:rsidRDefault="002459DA" w:rsidP="005B435E">
                  <w:pPr>
                    <w:jc w:val="center"/>
                    <w:rPr>
                      <w:rFonts w:cs="Arial"/>
                      <w:sz w:val="16"/>
                      <w:szCs w:val="16"/>
                    </w:rPr>
                  </w:pPr>
                  <w:r w:rsidRPr="006145DB">
                    <w:rPr>
                      <w:rFonts w:cs="Arial"/>
                      <w:sz w:val="16"/>
                      <w:szCs w:val="16"/>
                    </w:rPr>
                    <w:t>Administrador</w:t>
                  </w:r>
                </w:p>
              </w:tc>
            </w:tr>
            <w:tr w:rsidR="002459DA" w:rsidRPr="006145DB" w14:paraId="5C67C8CB" w14:textId="77777777" w:rsidTr="00AF69A4">
              <w:tc>
                <w:tcPr>
                  <w:tcW w:w="3140" w:type="dxa"/>
                  <w:tcBorders>
                    <w:bottom w:val="single" w:sz="4" w:space="0" w:color="auto"/>
                  </w:tcBorders>
                  <w:vAlign w:val="center"/>
                </w:tcPr>
                <w:p w14:paraId="5BCABBE2" w14:textId="77777777" w:rsidR="002459DA" w:rsidRPr="006145DB" w:rsidRDefault="002459DA" w:rsidP="005B435E">
                  <w:pPr>
                    <w:rPr>
                      <w:rFonts w:cs="Arial"/>
                      <w:sz w:val="16"/>
                      <w:szCs w:val="16"/>
                    </w:rPr>
                  </w:pPr>
                  <w:r w:rsidRPr="006145DB">
                    <w:rPr>
                      <w:rFonts w:cs="Arial"/>
                      <w:sz w:val="16"/>
                      <w:szCs w:val="16"/>
                    </w:rPr>
                    <w:t>Finalización del tiempo de atención establecido en el servicio</w:t>
                  </w:r>
                </w:p>
              </w:tc>
              <w:tc>
                <w:tcPr>
                  <w:tcW w:w="1419" w:type="dxa"/>
                  <w:tcBorders>
                    <w:bottom w:val="single" w:sz="4" w:space="0" w:color="auto"/>
                  </w:tcBorders>
                  <w:vAlign w:val="center"/>
                </w:tcPr>
                <w:p w14:paraId="0B96B99A" w14:textId="77777777" w:rsidR="002459DA" w:rsidRPr="006145DB" w:rsidRDefault="002459DA" w:rsidP="005B435E">
                  <w:pPr>
                    <w:jc w:val="center"/>
                    <w:rPr>
                      <w:rFonts w:cs="Arial"/>
                      <w:sz w:val="16"/>
                      <w:szCs w:val="16"/>
                    </w:rPr>
                  </w:pPr>
                  <w:r w:rsidRPr="006145DB">
                    <w:rPr>
                      <w:rFonts w:cs="Arial"/>
                      <w:sz w:val="16"/>
                      <w:szCs w:val="16"/>
                    </w:rPr>
                    <w:t>Verificación en campo</w:t>
                  </w:r>
                </w:p>
              </w:tc>
              <w:tc>
                <w:tcPr>
                  <w:tcW w:w="1138" w:type="dxa"/>
                  <w:tcBorders>
                    <w:bottom w:val="single" w:sz="4" w:space="0" w:color="auto"/>
                  </w:tcBorders>
                  <w:vAlign w:val="center"/>
                </w:tcPr>
                <w:p w14:paraId="305AFD06" w14:textId="77777777" w:rsidR="002459DA" w:rsidRPr="006145DB" w:rsidRDefault="002459DA" w:rsidP="005B435E">
                  <w:pPr>
                    <w:jc w:val="center"/>
                    <w:rPr>
                      <w:rFonts w:cs="Arial"/>
                      <w:sz w:val="16"/>
                      <w:szCs w:val="16"/>
                    </w:rPr>
                  </w:pPr>
                  <w:r w:rsidRPr="006145DB">
                    <w:rPr>
                      <w:rFonts w:cs="Arial"/>
                      <w:sz w:val="16"/>
                      <w:szCs w:val="16"/>
                    </w:rPr>
                    <w:t>Demanda</w:t>
                  </w:r>
                </w:p>
              </w:tc>
              <w:tc>
                <w:tcPr>
                  <w:tcW w:w="1415" w:type="dxa"/>
                  <w:tcBorders>
                    <w:bottom w:val="single" w:sz="4" w:space="0" w:color="auto"/>
                  </w:tcBorders>
                  <w:vAlign w:val="center"/>
                </w:tcPr>
                <w:p w14:paraId="2DA98BE0" w14:textId="77777777" w:rsidR="002459DA" w:rsidRPr="006145DB" w:rsidRDefault="002459DA" w:rsidP="005B435E">
                  <w:pPr>
                    <w:jc w:val="center"/>
                    <w:rPr>
                      <w:rFonts w:cs="Arial"/>
                      <w:sz w:val="16"/>
                      <w:szCs w:val="16"/>
                    </w:rPr>
                  </w:pPr>
                  <w:r w:rsidRPr="006145DB">
                    <w:rPr>
                      <w:rFonts w:cs="Arial"/>
                      <w:sz w:val="16"/>
                      <w:szCs w:val="16"/>
                      <w:lang w:eastAsia="es-CO"/>
                    </w:rPr>
                    <w:t>Subdirección para la infancia</w:t>
                  </w:r>
                </w:p>
              </w:tc>
            </w:tr>
          </w:tbl>
          <w:p w14:paraId="0145DE6B" w14:textId="6FCF8F92" w:rsidR="00591424" w:rsidRPr="006145DB" w:rsidRDefault="00591424" w:rsidP="005B435E">
            <w:pPr>
              <w:spacing w:after="0" w:line="240" w:lineRule="auto"/>
              <w:jc w:val="both"/>
              <w:rPr>
                <w:rStyle w:val="normaltextrun"/>
                <w:rFonts w:cs="Arial"/>
                <w:sz w:val="20"/>
                <w:szCs w:val="20"/>
              </w:rPr>
            </w:pPr>
          </w:p>
        </w:tc>
      </w:tr>
      <w:tr w:rsidR="003D62DC" w:rsidRPr="006145DB" w14:paraId="46D6D3C1" w14:textId="77777777" w:rsidTr="00E954A3">
        <w:trPr>
          <w:trHeight w:val="72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6F701F49" w14:textId="47A7C323" w:rsidR="00591424" w:rsidRPr="006145DB" w:rsidRDefault="009201F5" w:rsidP="005B435E">
            <w:pPr>
              <w:spacing w:after="0" w:line="240" w:lineRule="auto"/>
              <w:rPr>
                <w:rFonts w:eastAsia="Arial" w:cs="Arial"/>
                <w:sz w:val="20"/>
                <w:szCs w:val="20"/>
              </w:rPr>
            </w:pPr>
            <w:r w:rsidRPr="006145DB">
              <w:rPr>
                <w:rFonts w:cs="Arial"/>
                <w:bCs/>
                <w:sz w:val="20"/>
                <w:szCs w:val="20"/>
                <w:lang w:eastAsia="es-CO"/>
              </w:rPr>
              <w:t>Restricciones y fuentes de información</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12BF1009" w14:textId="5DAC9936" w:rsidR="009201F5" w:rsidRPr="006145DB" w:rsidRDefault="009201F5" w:rsidP="005B435E">
            <w:pPr>
              <w:spacing w:after="0" w:line="240" w:lineRule="auto"/>
              <w:rPr>
                <w:rFonts w:cs="Arial"/>
              </w:rPr>
            </w:pPr>
            <w:r w:rsidRPr="006145DB">
              <w:rPr>
                <w:rFonts w:cs="Arial"/>
                <w:sz w:val="20"/>
                <w:szCs w:val="20"/>
              </w:rPr>
              <w:t>No aplica</w:t>
            </w:r>
            <w:r w:rsidR="0006508B" w:rsidRPr="006145DB">
              <w:rPr>
                <w:rFonts w:cs="Arial"/>
                <w:sz w:val="20"/>
                <w:szCs w:val="20"/>
              </w:rPr>
              <w:t>.</w:t>
            </w:r>
          </w:p>
        </w:tc>
      </w:tr>
      <w:tr w:rsidR="003D62DC" w:rsidRPr="006145DB" w14:paraId="4B259A0A" w14:textId="77777777" w:rsidTr="002C1CA1">
        <w:trPr>
          <w:trHeight w:val="97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3A866C94" w14:textId="0087DD5A" w:rsidR="00591424" w:rsidRPr="006145DB" w:rsidRDefault="00591424" w:rsidP="005B435E">
            <w:pPr>
              <w:spacing w:after="0" w:line="240" w:lineRule="auto"/>
              <w:rPr>
                <w:rFonts w:eastAsia="Arial" w:cs="Arial"/>
                <w:sz w:val="20"/>
                <w:szCs w:val="20"/>
              </w:rPr>
            </w:pPr>
            <w:r w:rsidRPr="006145DB">
              <w:rPr>
                <w:rFonts w:eastAsia="Arial" w:cs="Arial"/>
                <w:sz w:val="20"/>
                <w:szCs w:val="20"/>
              </w:rPr>
              <w:t xml:space="preserve">Ejecución </w:t>
            </w:r>
          </w:p>
        </w:tc>
        <w:tc>
          <w:tcPr>
            <w:tcW w:w="3944" w:type="pct"/>
            <w:tcBorders>
              <w:top w:val="single" w:sz="6" w:space="0" w:color="000000"/>
              <w:left w:val="single" w:sz="6" w:space="0" w:color="000000"/>
              <w:bottom w:val="single" w:sz="6" w:space="0" w:color="000000"/>
              <w:right w:val="single" w:sz="6" w:space="0" w:color="000000"/>
            </w:tcBorders>
          </w:tcPr>
          <w:p w14:paraId="4F62C469" w14:textId="77777777" w:rsidR="009201F5" w:rsidRPr="006145DB" w:rsidRDefault="009201F5" w:rsidP="005B435E">
            <w:pPr>
              <w:spacing w:after="0" w:line="240" w:lineRule="auto"/>
              <w:jc w:val="both"/>
              <w:rPr>
                <w:rFonts w:eastAsia="Arial" w:cs="Arial"/>
                <w:sz w:val="20"/>
                <w:szCs w:val="20"/>
              </w:rPr>
            </w:pPr>
            <w:r w:rsidRPr="006145DB">
              <w:rPr>
                <w:rFonts w:eastAsia="Arial" w:cs="Arial"/>
                <w:sz w:val="20"/>
                <w:szCs w:val="20"/>
              </w:rPr>
              <w:t xml:space="preserve">El servicio se implementa a través de acciones territoriales itinerantes, diseñadas de manera pedagógica para ofrecer respuestas oportunas frente a situaciones de riesgo, tales como trabajo infantil, reclutamiento, explotación sexual y comercial, violencia, y otras formas de inobservancia, amenaza o vulneración de los derechos de personas gestantes, niñas, niños y adolescentes. </w:t>
            </w:r>
          </w:p>
          <w:p w14:paraId="677E9128" w14:textId="77777777" w:rsidR="009201F5" w:rsidRPr="006145DB" w:rsidRDefault="009201F5" w:rsidP="005B435E">
            <w:pPr>
              <w:pStyle w:val="Ttulo1"/>
              <w:rPr>
                <w:sz w:val="20"/>
                <w:szCs w:val="20"/>
              </w:rPr>
            </w:pPr>
          </w:p>
          <w:p w14:paraId="1B15C843" w14:textId="77777777" w:rsidR="009201F5" w:rsidRPr="006145DB" w:rsidRDefault="009201F5" w:rsidP="005B435E">
            <w:pPr>
              <w:spacing w:after="0" w:line="240" w:lineRule="auto"/>
              <w:jc w:val="both"/>
              <w:rPr>
                <w:rFonts w:eastAsia="Arial" w:cs="Arial"/>
                <w:sz w:val="20"/>
                <w:szCs w:val="20"/>
              </w:rPr>
            </w:pPr>
            <w:r w:rsidRPr="006145DB">
              <w:rPr>
                <w:rFonts w:eastAsia="Arial" w:cs="Arial"/>
                <w:sz w:val="20"/>
                <w:szCs w:val="20"/>
              </w:rPr>
              <w:t>Se estructuran dos (2) componentes claves para su ejecución:</w:t>
            </w:r>
          </w:p>
          <w:p w14:paraId="211F8BC9" w14:textId="77777777" w:rsidR="009201F5" w:rsidRPr="006145DB" w:rsidRDefault="009201F5" w:rsidP="005B435E">
            <w:pPr>
              <w:pStyle w:val="Ttulo1"/>
              <w:rPr>
                <w:sz w:val="20"/>
                <w:szCs w:val="20"/>
              </w:rPr>
            </w:pPr>
          </w:p>
          <w:p w14:paraId="2DB07D32" w14:textId="77777777" w:rsidR="009201F5" w:rsidRPr="006145DB" w:rsidRDefault="009201F5" w:rsidP="005B435E">
            <w:pPr>
              <w:spacing w:after="0" w:line="240" w:lineRule="auto"/>
              <w:jc w:val="both"/>
              <w:rPr>
                <w:rFonts w:eastAsia="Arial" w:cs="Arial"/>
                <w:sz w:val="20"/>
                <w:szCs w:val="20"/>
              </w:rPr>
            </w:pPr>
            <w:r w:rsidRPr="006145DB">
              <w:rPr>
                <w:rFonts w:eastAsia="Arial" w:cs="Arial"/>
                <w:sz w:val="20"/>
                <w:szCs w:val="20"/>
              </w:rPr>
              <w:t xml:space="preserve">Componente 1. Identificación, caracterización, remisión y activación de rutas. </w:t>
            </w:r>
          </w:p>
          <w:p w14:paraId="5A450CDF" w14:textId="77777777" w:rsidR="009201F5" w:rsidRPr="006145DB" w:rsidRDefault="009201F5" w:rsidP="005B435E">
            <w:pPr>
              <w:pStyle w:val="Ttulo1"/>
              <w:rPr>
                <w:sz w:val="20"/>
                <w:szCs w:val="20"/>
              </w:rPr>
            </w:pPr>
          </w:p>
          <w:p w14:paraId="66BFAC3F" w14:textId="77777777" w:rsidR="009201F5" w:rsidRPr="006145DB" w:rsidRDefault="009201F5" w:rsidP="005B435E">
            <w:pPr>
              <w:spacing w:after="0" w:line="240" w:lineRule="auto"/>
              <w:jc w:val="both"/>
              <w:rPr>
                <w:rFonts w:eastAsia="Arial" w:cs="Arial"/>
                <w:sz w:val="20"/>
                <w:szCs w:val="20"/>
              </w:rPr>
            </w:pPr>
            <w:r w:rsidRPr="006145DB">
              <w:rPr>
                <w:rFonts w:eastAsia="Arial" w:cs="Arial"/>
                <w:sz w:val="20"/>
                <w:szCs w:val="20"/>
              </w:rPr>
              <w:t xml:space="preserve">Se desarrollan acciones territoriales de búsqueda activa para la georreferenciación por medio de la caracterización y observación registrada en la aplicación de la situación de la niñez la cual genera un mapa de calor, el cual referencia puntos de alto, medio y bajo impacto de situaciones de riesgo de explotación sexual y comercial, reclutamiento, uso y utilización, trabajo infantil ampliado, violencias y otras vulneraciones en niñas, niños y adolescentes. Para las personas gestantes se realizará orientación, referenciación, acompañamiento y vinculación a la oferta intra e interinstitucional para la garantía de las atenciones priorizadas en el marco del desarrollo gestacional, con condiciones dignas y oportunas para la generación de entornos protectores de niñas y niños. </w:t>
            </w:r>
          </w:p>
          <w:p w14:paraId="0275AB61" w14:textId="77777777" w:rsidR="009201F5" w:rsidRPr="006145DB" w:rsidRDefault="009201F5" w:rsidP="005B435E">
            <w:pPr>
              <w:pStyle w:val="Ttulo1"/>
              <w:rPr>
                <w:sz w:val="20"/>
                <w:szCs w:val="20"/>
              </w:rPr>
            </w:pPr>
          </w:p>
          <w:p w14:paraId="623FD8DB" w14:textId="77777777" w:rsidR="009201F5" w:rsidRPr="006145DB" w:rsidRDefault="009201F5" w:rsidP="005B435E">
            <w:pPr>
              <w:spacing w:after="0" w:line="240" w:lineRule="auto"/>
              <w:jc w:val="both"/>
              <w:rPr>
                <w:rFonts w:eastAsia="Arial" w:cs="Arial"/>
                <w:sz w:val="20"/>
                <w:szCs w:val="20"/>
              </w:rPr>
            </w:pPr>
            <w:r w:rsidRPr="006145DB">
              <w:rPr>
                <w:rFonts w:eastAsia="Arial" w:cs="Arial"/>
                <w:sz w:val="20"/>
                <w:szCs w:val="20"/>
              </w:rPr>
              <w:t xml:space="preserve">A partir de estas acciones, se aplican instrumentos de caracterización que permitan el seguimiento nominal, brindando respuestas oportunas a las atenciones priorizadas en el derecho salud, educación, identidad, protección, desarrollo de la libre personalidad, recreación, participación, derechos sexuales y reproductivos, entre otros.  </w:t>
            </w:r>
          </w:p>
          <w:p w14:paraId="0EE1C1AB" w14:textId="77777777" w:rsidR="009201F5" w:rsidRPr="006145DB" w:rsidRDefault="009201F5" w:rsidP="005B435E">
            <w:pPr>
              <w:pStyle w:val="Ttulo1"/>
              <w:rPr>
                <w:sz w:val="20"/>
                <w:szCs w:val="20"/>
              </w:rPr>
            </w:pPr>
          </w:p>
          <w:p w14:paraId="466F3FF2" w14:textId="77777777" w:rsidR="009201F5" w:rsidRPr="006145DB" w:rsidRDefault="009201F5" w:rsidP="005B435E">
            <w:pPr>
              <w:spacing w:after="0" w:line="240" w:lineRule="auto"/>
              <w:jc w:val="both"/>
              <w:rPr>
                <w:rFonts w:eastAsia="Arial" w:cs="Arial"/>
                <w:sz w:val="20"/>
                <w:szCs w:val="20"/>
              </w:rPr>
            </w:pPr>
            <w:r w:rsidRPr="006145DB">
              <w:rPr>
                <w:rFonts w:eastAsia="Arial" w:cs="Arial"/>
                <w:sz w:val="20"/>
                <w:szCs w:val="20"/>
              </w:rPr>
              <w:t>Desde el servicio se promueve el derecho a una vida libre de violencias de personas gestantes, niñas, niños y adolescentes, generando procesos de movilización que sensibilicen a las comunidades sobre fenómenos relacionados con las violencias, riesgos o vulneraciones para la transformación de prácticas e imaginarios que permitan el reconocimiento de las rutas para prevenir las violencias en los territorios.</w:t>
            </w:r>
          </w:p>
          <w:p w14:paraId="265D65EC" w14:textId="77777777" w:rsidR="009201F5" w:rsidRPr="006145DB" w:rsidRDefault="009201F5" w:rsidP="005B435E">
            <w:pPr>
              <w:pStyle w:val="Ttulo1"/>
              <w:rPr>
                <w:sz w:val="20"/>
                <w:szCs w:val="20"/>
              </w:rPr>
            </w:pPr>
          </w:p>
          <w:p w14:paraId="34F50074" w14:textId="67A5F9D8" w:rsidR="009201F5" w:rsidRPr="006145DB" w:rsidRDefault="009201F5" w:rsidP="005B435E">
            <w:pPr>
              <w:spacing w:after="0" w:line="240" w:lineRule="auto"/>
              <w:jc w:val="both"/>
              <w:rPr>
                <w:rFonts w:eastAsia="Arial" w:cs="Arial"/>
                <w:sz w:val="20"/>
                <w:szCs w:val="20"/>
              </w:rPr>
            </w:pPr>
            <w:r w:rsidRPr="006145DB">
              <w:rPr>
                <w:rFonts w:eastAsia="Arial" w:cs="Arial"/>
                <w:sz w:val="20"/>
                <w:szCs w:val="20"/>
              </w:rPr>
              <w:t>Así como remisión a los servicios sociales ofertados en el distrito para la prevención de vulneraciones y la activación de rutas con autoridades judiciales o administrativas para el pleno restablecimiento de sus derechos. El abordaje territorial a su vez se apoya en recorridos con atenciones pedagógicas y psicosociales itinerantes, reportes ciudadanos y la colaboración con instituciones distritales y nacionales para la identificación y atención a la situación.</w:t>
            </w:r>
          </w:p>
          <w:p w14:paraId="65C435C9" w14:textId="77777777" w:rsidR="009201F5" w:rsidRPr="006145DB" w:rsidRDefault="009201F5" w:rsidP="005B435E">
            <w:pPr>
              <w:pStyle w:val="Ttulo1"/>
              <w:rPr>
                <w:sz w:val="20"/>
                <w:szCs w:val="20"/>
              </w:rPr>
            </w:pPr>
          </w:p>
          <w:p w14:paraId="04CE1904" w14:textId="77777777" w:rsidR="00591424" w:rsidRPr="006145DB" w:rsidRDefault="009201F5" w:rsidP="005B435E">
            <w:pPr>
              <w:spacing w:after="0" w:line="240" w:lineRule="auto"/>
              <w:jc w:val="both"/>
              <w:rPr>
                <w:rFonts w:eastAsia="Arial" w:cs="Arial"/>
                <w:sz w:val="20"/>
                <w:szCs w:val="20"/>
              </w:rPr>
            </w:pPr>
            <w:r w:rsidRPr="006145DB">
              <w:rPr>
                <w:rFonts w:eastAsia="Arial" w:cs="Arial"/>
                <w:sz w:val="20"/>
                <w:szCs w:val="20"/>
              </w:rPr>
              <w:t>Componente 2. Movilización para la generación de entornos protectores.</w:t>
            </w:r>
          </w:p>
          <w:p w14:paraId="7EA1ECF9" w14:textId="77777777" w:rsidR="009201F5" w:rsidRPr="006145DB" w:rsidRDefault="009201F5" w:rsidP="005B435E">
            <w:pPr>
              <w:pStyle w:val="Ttulo1"/>
              <w:rPr>
                <w:sz w:val="20"/>
                <w:szCs w:val="20"/>
              </w:rPr>
            </w:pPr>
          </w:p>
          <w:p w14:paraId="4B493FD0" w14:textId="77777777" w:rsidR="009201F5" w:rsidRPr="006145DB" w:rsidRDefault="009201F5" w:rsidP="005B435E">
            <w:pPr>
              <w:spacing w:after="0" w:line="240" w:lineRule="auto"/>
              <w:jc w:val="both"/>
              <w:rPr>
                <w:rFonts w:cs="Arial"/>
                <w:sz w:val="20"/>
                <w:szCs w:val="20"/>
              </w:rPr>
            </w:pPr>
            <w:r w:rsidRPr="006145DB">
              <w:rPr>
                <w:rFonts w:cs="Arial"/>
                <w:sz w:val="20"/>
                <w:szCs w:val="20"/>
              </w:rPr>
              <w:t xml:space="preserve">Se generan espacios de diálogo y movilización social para transformar los imaginarios sobre la corresponsabilidad de los diferentes actores respecto a los derechos de la Primera Infancia, Infancia y Adolescencia a nivel familiar y comunitario. </w:t>
            </w:r>
          </w:p>
          <w:p w14:paraId="2DE58C41" w14:textId="77777777" w:rsidR="00583ECF" w:rsidRPr="006145DB" w:rsidRDefault="00583ECF" w:rsidP="005B435E">
            <w:pPr>
              <w:pStyle w:val="Ttulo1"/>
              <w:rPr>
                <w:sz w:val="20"/>
                <w:szCs w:val="20"/>
              </w:rPr>
            </w:pPr>
          </w:p>
          <w:p w14:paraId="5421FAFC" w14:textId="77777777" w:rsidR="009201F5" w:rsidRPr="006145DB" w:rsidRDefault="009201F5" w:rsidP="005B435E">
            <w:pPr>
              <w:spacing w:after="0" w:line="240" w:lineRule="auto"/>
              <w:jc w:val="both"/>
              <w:rPr>
                <w:rFonts w:cs="Arial"/>
                <w:sz w:val="20"/>
                <w:szCs w:val="20"/>
              </w:rPr>
            </w:pPr>
            <w:r w:rsidRPr="006145DB">
              <w:rPr>
                <w:rFonts w:cs="Arial"/>
                <w:sz w:val="20"/>
                <w:szCs w:val="20"/>
              </w:rPr>
              <w:t xml:space="preserve">Por medio de estrategias comunicativas y pedagógicas, como campañas en medios locales y digitales, eventos de concienciación por medio del expresión artística y la cultura, se busca generar en las comunidades cambios actitudinales que hagan de los entornos donde transcurre la vida  de las niñas, niños y adolescentes, espacios seguros que fortalezcan habilidades para la vida, permitan su  desarrollo integral, propicien el goce efectivo de todos sus derechos y su capacidad de agencia para satisfacer sus expectativas. Este componente prioriza la identificación temprana de situaciones de riesgo, en donde la articulación intra e intersectorial es fundamental para la generación de atenciones priorizadas oportunas que garanticen el desarrollo de la etapa de gestación en condiciones dignas posibilitando el desarrollo integral en el marco de los objetivos de la Política Pública de Primera Infancia, Infancia y Adolescencia (2023-2033). </w:t>
            </w:r>
          </w:p>
          <w:p w14:paraId="5A4258ED" w14:textId="77777777" w:rsidR="00583ECF" w:rsidRPr="006145DB" w:rsidRDefault="00583ECF" w:rsidP="005B435E">
            <w:pPr>
              <w:spacing w:after="0" w:line="240" w:lineRule="auto"/>
              <w:jc w:val="both"/>
              <w:rPr>
                <w:rFonts w:cs="Arial"/>
                <w:sz w:val="20"/>
                <w:szCs w:val="20"/>
              </w:rPr>
            </w:pPr>
          </w:p>
          <w:p w14:paraId="6109AC58" w14:textId="36A66905" w:rsidR="009201F5" w:rsidRPr="006145DB" w:rsidRDefault="009201F5" w:rsidP="005B435E">
            <w:pPr>
              <w:spacing w:after="0" w:line="240" w:lineRule="auto"/>
              <w:jc w:val="both"/>
              <w:rPr>
                <w:rFonts w:cs="Arial"/>
              </w:rPr>
            </w:pPr>
            <w:r w:rsidRPr="006145DB">
              <w:rPr>
                <w:rFonts w:cs="Arial"/>
                <w:sz w:val="20"/>
                <w:szCs w:val="20"/>
              </w:rPr>
              <w:t>El equipo multidisciplinario del servicio incluye personal administrativo (gestión y análisis del dato), psicosocial, pedagógico, artístico, jurídico y dinamizadores culturales, quienes son responsables de llevar a cabo las acciones planteadas en los componentes.</w:t>
            </w:r>
          </w:p>
        </w:tc>
      </w:tr>
      <w:tr w:rsidR="003D62DC" w:rsidRPr="006145DB" w14:paraId="4D344225" w14:textId="77777777" w:rsidTr="002C1CA1">
        <w:trPr>
          <w:trHeight w:val="975"/>
          <w:jc w:val="center"/>
        </w:trPr>
        <w:tc>
          <w:tcPr>
            <w:tcW w:w="1056" w:type="pct"/>
            <w:tcBorders>
              <w:top w:val="single" w:sz="6" w:space="0" w:color="000000"/>
              <w:left w:val="single" w:sz="6" w:space="0" w:color="000000"/>
              <w:bottom w:val="single" w:sz="6" w:space="0" w:color="000000"/>
              <w:right w:val="single" w:sz="6" w:space="0" w:color="000000"/>
            </w:tcBorders>
            <w:vAlign w:val="center"/>
          </w:tcPr>
          <w:p w14:paraId="53761EC1" w14:textId="46A706B8" w:rsidR="009201F5" w:rsidRPr="006145DB" w:rsidRDefault="009201F5" w:rsidP="005B435E">
            <w:pPr>
              <w:spacing w:after="0" w:line="240" w:lineRule="auto"/>
              <w:rPr>
                <w:rFonts w:eastAsia="Arial" w:cs="Arial"/>
                <w:sz w:val="20"/>
                <w:szCs w:val="20"/>
              </w:rPr>
            </w:pPr>
            <w:r w:rsidRPr="006145DB">
              <w:rPr>
                <w:rFonts w:cs="Arial"/>
                <w:bCs/>
                <w:sz w:val="20"/>
                <w:szCs w:val="20"/>
                <w:lang w:eastAsia="es-CO"/>
              </w:rPr>
              <w:t>Condiciones transversales de calidad</w:t>
            </w:r>
          </w:p>
        </w:tc>
        <w:tc>
          <w:tcPr>
            <w:tcW w:w="3944" w:type="pct"/>
            <w:tcBorders>
              <w:top w:val="single" w:sz="6" w:space="0" w:color="000000"/>
              <w:left w:val="single" w:sz="6" w:space="0" w:color="000000"/>
              <w:bottom w:val="single" w:sz="6" w:space="0" w:color="000000"/>
              <w:right w:val="single" w:sz="6" w:space="0" w:color="000000"/>
            </w:tcBorders>
          </w:tcPr>
          <w:p w14:paraId="5BBD8D57" w14:textId="77777777" w:rsidR="009201F5" w:rsidRPr="006145DB" w:rsidRDefault="009201F5" w:rsidP="005B435E">
            <w:pPr>
              <w:spacing w:after="0" w:line="240" w:lineRule="auto"/>
              <w:jc w:val="both"/>
              <w:rPr>
                <w:rFonts w:eastAsia="Arial" w:cs="Arial"/>
                <w:sz w:val="20"/>
                <w:szCs w:val="20"/>
              </w:rPr>
            </w:pPr>
            <w:r w:rsidRPr="006145DB">
              <w:rPr>
                <w:rFonts w:eastAsia="Arial" w:cs="Arial"/>
                <w:sz w:val="20"/>
                <w:szCs w:val="20"/>
              </w:rPr>
              <w:t>Para el servicio social aplican las siguientes categorías:</w:t>
            </w:r>
          </w:p>
          <w:p w14:paraId="25A49B18" w14:textId="77777777" w:rsidR="005B435E" w:rsidRPr="006145DB" w:rsidRDefault="005B435E" w:rsidP="005B435E">
            <w:pPr>
              <w:pStyle w:val="Ttulo1"/>
              <w:rPr>
                <w:sz w:val="20"/>
                <w:szCs w:val="20"/>
              </w:rPr>
            </w:pPr>
          </w:p>
          <w:p w14:paraId="794BFA41" w14:textId="5970AAA1" w:rsidR="009201F5" w:rsidRPr="006145DB" w:rsidRDefault="009201F5">
            <w:pPr>
              <w:pStyle w:val="Prrafodelista"/>
              <w:numPr>
                <w:ilvl w:val="0"/>
                <w:numId w:val="144"/>
              </w:numPr>
              <w:tabs>
                <w:tab w:val="left" w:pos="311"/>
              </w:tabs>
              <w:spacing w:after="0" w:line="240" w:lineRule="auto"/>
              <w:ind w:left="311"/>
              <w:jc w:val="both"/>
              <w:rPr>
                <w:rFonts w:eastAsia="Arial" w:cs="Arial"/>
                <w:sz w:val="20"/>
                <w:szCs w:val="20"/>
              </w:rPr>
            </w:pPr>
            <w:r w:rsidRPr="006145DB">
              <w:rPr>
                <w:rFonts w:eastAsia="Arial" w:cs="Arial"/>
                <w:sz w:val="20"/>
                <w:szCs w:val="20"/>
              </w:rPr>
              <w:t xml:space="preserve">Talento Humano.  </w:t>
            </w:r>
          </w:p>
          <w:p w14:paraId="72CC7763" w14:textId="6BFAB936" w:rsidR="009201F5" w:rsidRPr="006145DB" w:rsidRDefault="009201F5">
            <w:pPr>
              <w:pStyle w:val="Prrafodelista"/>
              <w:numPr>
                <w:ilvl w:val="0"/>
                <w:numId w:val="144"/>
              </w:numPr>
              <w:tabs>
                <w:tab w:val="left" w:pos="311"/>
              </w:tabs>
              <w:spacing w:after="0" w:line="240" w:lineRule="auto"/>
              <w:ind w:left="311"/>
              <w:jc w:val="both"/>
              <w:rPr>
                <w:rFonts w:eastAsia="Arial" w:cs="Arial"/>
                <w:sz w:val="20"/>
                <w:szCs w:val="20"/>
              </w:rPr>
            </w:pPr>
            <w:r w:rsidRPr="006145DB">
              <w:rPr>
                <w:rFonts w:eastAsia="Arial" w:cs="Arial"/>
                <w:sz w:val="20"/>
                <w:szCs w:val="20"/>
              </w:rPr>
              <w:t xml:space="preserve">Atención Social.  </w:t>
            </w:r>
          </w:p>
          <w:p w14:paraId="7586BE02" w14:textId="010FE697" w:rsidR="009201F5" w:rsidRPr="006145DB" w:rsidRDefault="009201F5">
            <w:pPr>
              <w:pStyle w:val="Prrafodelista"/>
              <w:numPr>
                <w:ilvl w:val="0"/>
                <w:numId w:val="144"/>
              </w:numPr>
              <w:tabs>
                <w:tab w:val="left" w:pos="311"/>
              </w:tabs>
              <w:spacing w:after="0" w:line="240" w:lineRule="auto"/>
              <w:ind w:left="311"/>
              <w:jc w:val="both"/>
              <w:rPr>
                <w:rFonts w:eastAsia="Arial" w:cs="Arial"/>
                <w:sz w:val="20"/>
                <w:szCs w:val="20"/>
              </w:rPr>
            </w:pPr>
            <w:r w:rsidRPr="006145DB">
              <w:rPr>
                <w:rFonts w:eastAsia="Arial" w:cs="Arial"/>
                <w:sz w:val="20"/>
                <w:szCs w:val="20"/>
              </w:rPr>
              <w:t>Gestión Administrativa.</w:t>
            </w:r>
          </w:p>
        </w:tc>
      </w:tr>
    </w:tbl>
    <w:p w14:paraId="5A81FCC4" w14:textId="765D2813" w:rsidR="005E4C92" w:rsidRPr="006145DB" w:rsidRDefault="005E4C92" w:rsidP="005B435E">
      <w:pPr>
        <w:pStyle w:val="commentcontentpara"/>
        <w:spacing w:before="0" w:beforeAutospacing="0" w:after="0" w:afterAutospacing="0"/>
        <w:rPr>
          <w:rFonts w:ascii="Arial" w:hAnsi="Arial" w:cs="Arial"/>
          <w:sz w:val="22"/>
          <w:szCs w:val="22"/>
        </w:rPr>
      </w:pPr>
    </w:p>
    <w:p w14:paraId="29BD31E4" w14:textId="10B07775" w:rsidR="00382556" w:rsidRPr="006145DB" w:rsidRDefault="00E52733">
      <w:pPr>
        <w:pStyle w:val="Ttulo1"/>
        <w:numPr>
          <w:ilvl w:val="2"/>
          <w:numId w:val="68"/>
        </w:numPr>
        <w:ind w:left="142"/>
        <w:jc w:val="center"/>
        <w:rPr>
          <w:lang w:val="es-CO"/>
        </w:rPr>
      </w:pPr>
      <w:bookmarkStart w:id="80" w:name="_Toc210213180"/>
      <w:bookmarkStart w:id="81" w:name="_Toc213273454"/>
      <w:bookmarkStart w:id="82" w:name="_Toc213276081"/>
      <w:bookmarkStart w:id="83" w:name="_Toc216902414"/>
      <w:r w:rsidRPr="006145DB">
        <w:rPr>
          <w:lang w:val="es-CO"/>
        </w:rPr>
        <w:t>Servicio el Arte d</w:t>
      </w:r>
      <w:r w:rsidR="003B1E9B" w:rsidRPr="006145DB">
        <w:rPr>
          <w:lang w:val="es-CO"/>
        </w:rPr>
        <w:t xml:space="preserve">e </w:t>
      </w:r>
      <w:r w:rsidR="00331406" w:rsidRPr="006145DB">
        <w:rPr>
          <w:lang w:val="es-CO"/>
        </w:rPr>
        <w:t>cuidar-te</w:t>
      </w:r>
      <w:bookmarkEnd w:id="80"/>
      <w:bookmarkEnd w:id="81"/>
      <w:bookmarkEnd w:id="82"/>
      <w:bookmarkEnd w:id="83"/>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7371"/>
      </w:tblGrid>
      <w:tr w:rsidR="00FD2696" w:rsidRPr="006145DB" w14:paraId="31B13DD4" w14:textId="77777777" w:rsidTr="001F6233">
        <w:trPr>
          <w:trHeight w:val="348"/>
          <w:jc w:val="center"/>
        </w:trPr>
        <w:tc>
          <w:tcPr>
            <w:tcW w:w="2122" w:type="dxa"/>
            <w:vAlign w:val="center"/>
          </w:tcPr>
          <w:p w14:paraId="6CD58692"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Nombre del servicio social</w:t>
            </w:r>
          </w:p>
        </w:tc>
        <w:tc>
          <w:tcPr>
            <w:tcW w:w="7371" w:type="dxa"/>
            <w:vAlign w:val="center"/>
          </w:tcPr>
          <w:p w14:paraId="56987444" w14:textId="2B24E2DB" w:rsidR="00FD2696" w:rsidRPr="006145DB" w:rsidRDefault="00FD2696" w:rsidP="005B435E">
            <w:pPr>
              <w:pStyle w:val="Prrafodelista"/>
              <w:spacing w:after="0" w:line="240" w:lineRule="auto"/>
              <w:ind w:left="1"/>
              <w:rPr>
                <w:rFonts w:cs="Arial"/>
                <w:bCs/>
                <w:sz w:val="20"/>
                <w:szCs w:val="20"/>
                <w:lang w:eastAsia="es-CO"/>
              </w:rPr>
            </w:pPr>
            <w:r w:rsidRPr="006145DB">
              <w:rPr>
                <w:rFonts w:cs="Arial"/>
                <w:bCs/>
                <w:sz w:val="20"/>
                <w:szCs w:val="20"/>
                <w:lang w:eastAsia="es-CO"/>
              </w:rPr>
              <w:t>El Arte de Cuidar-te</w:t>
            </w:r>
            <w:r w:rsidR="00947D29" w:rsidRPr="006145DB">
              <w:rPr>
                <w:rFonts w:cs="Arial"/>
                <w:bCs/>
                <w:sz w:val="20"/>
                <w:szCs w:val="20"/>
                <w:lang w:eastAsia="es-CO"/>
              </w:rPr>
              <w:t>.</w:t>
            </w:r>
          </w:p>
        </w:tc>
      </w:tr>
      <w:tr w:rsidR="00FD2696" w:rsidRPr="006145DB" w14:paraId="3C60A5C1" w14:textId="77777777" w:rsidTr="001F6233">
        <w:trPr>
          <w:trHeight w:val="585"/>
          <w:jc w:val="center"/>
        </w:trPr>
        <w:tc>
          <w:tcPr>
            <w:tcW w:w="2122" w:type="dxa"/>
            <w:vAlign w:val="center"/>
          </w:tcPr>
          <w:p w14:paraId="779DC1C8"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Objeto del Servicio Social</w:t>
            </w:r>
          </w:p>
        </w:tc>
        <w:tc>
          <w:tcPr>
            <w:tcW w:w="7371" w:type="dxa"/>
          </w:tcPr>
          <w:p w14:paraId="7A2018B4" w14:textId="77777777" w:rsidR="00FD2696" w:rsidRPr="006145DB" w:rsidRDefault="00FD2696" w:rsidP="005B435E">
            <w:pPr>
              <w:spacing w:after="0" w:line="240" w:lineRule="auto"/>
              <w:contextualSpacing/>
              <w:jc w:val="both"/>
              <w:rPr>
                <w:rFonts w:cs="Arial"/>
                <w:bCs/>
                <w:sz w:val="20"/>
                <w:szCs w:val="20"/>
                <w:lang w:eastAsia="es-CO"/>
              </w:rPr>
            </w:pPr>
            <w:r w:rsidRPr="006145DB">
              <w:rPr>
                <w:rFonts w:cs="Arial"/>
                <w:bCs/>
                <w:sz w:val="20"/>
                <w:szCs w:val="20"/>
                <w:lang w:eastAsia="es-CO"/>
              </w:rPr>
              <w:t>Brindar escenarios protectores para la niñez, con enfoque diferencial, en los que se propicien experiencias artísticas, lúdicas y literarias en horarios flexibles, permitiendo que sus cuidadoras y cuidadores participen simultáneamente en la oferta de servicios de las Manzanas del Cuidado o mediante las Unidades Móviles de Servicios de Cuidado.</w:t>
            </w:r>
          </w:p>
        </w:tc>
      </w:tr>
      <w:tr w:rsidR="00FD2696" w:rsidRPr="006145DB" w14:paraId="7DC0D7B1" w14:textId="77777777" w:rsidTr="001F6233">
        <w:trPr>
          <w:trHeight w:val="20"/>
          <w:jc w:val="center"/>
        </w:trPr>
        <w:tc>
          <w:tcPr>
            <w:tcW w:w="2122" w:type="dxa"/>
            <w:vAlign w:val="center"/>
          </w:tcPr>
          <w:p w14:paraId="09D2BA5E" w14:textId="475E075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Oferta servicio social</w:t>
            </w:r>
          </w:p>
        </w:tc>
        <w:tc>
          <w:tcPr>
            <w:tcW w:w="7371" w:type="dxa"/>
          </w:tcPr>
          <w:p w14:paraId="74445D6B" w14:textId="77777777" w:rsidR="00FD2696" w:rsidRPr="006145DB" w:rsidRDefault="00FD2696" w:rsidP="005B435E">
            <w:pPr>
              <w:tabs>
                <w:tab w:val="left" w:pos="709"/>
              </w:tabs>
              <w:spacing w:after="0" w:line="240" w:lineRule="auto"/>
              <w:contextualSpacing/>
              <w:jc w:val="both"/>
              <w:rPr>
                <w:rFonts w:eastAsia="Lucida Sans Unicode" w:cs="Arial"/>
                <w:bCs/>
                <w:sz w:val="20"/>
                <w:szCs w:val="20"/>
              </w:rPr>
            </w:pPr>
            <w:r w:rsidRPr="006145DB">
              <w:rPr>
                <w:rFonts w:eastAsia="Lucida Sans Unicode" w:cs="Arial"/>
                <w:bCs/>
                <w:sz w:val="20"/>
                <w:szCs w:val="20"/>
              </w:rPr>
              <w:t>Acompañamiento pedagógico por medio del diseño y ejecución de experiencias desde la expresión artística, el juego y la literatura que promueven la garantía de derechos y espacios de participación para la niñez aportando a su vez al reconocimiento, reducción y redistribución de los tiempos de cuidado no remunerado de las personas cuidadoras que participan en las ofertas de las Manzanas del Cuidado o de las Unidades Móviles de Servicios de Cuidado.</w:t>
            </w:r>
          </w:p>
        </w:tc>
      </w:tr>
      <w:tr w:rsidR="00FD2696" w:rsidRPr="006145DB" w14:paraId="4CA460D5" w14:textId="77777777" w:rsidTr="001F6233">
        <w:trPr>
          <w:trHeight w:val="20"/>
          <w:jc w:val="center"/>
        </w:trPr>
        <w:tc>
          <w:tcPr>
            <w:tcW w:w="2122" w:type="dxa"/>
            <w:vAlign w:val="center"/>
          </w:tcPr>
          <w:p w14:paraId="6A1F8B06"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Tipo de Focalización</w:t>
            </w:r>
          </w:p>
        </w:tc>
        <w:tc>
          <w:tcPr>
            <w:tcW w:w="7371" w:type="dxa"/>
          </w:tcPr>
          <w:p w14:paraId="57254A68" w14:textId="77777777" w:rsidR="00FD2696" w:rsidRPr="006145DB" w:rsidRDefault="00FD2696"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demanda.</w:t>
            </w:r>
          </w:p>
        </w:tc>
      </w:tr>
      <w:tr w:rsidR="00FD2696" w:rsidRPr="006145DB" w14:paraId="0CB7A4DF" w14:textId="77777777" w:rsidTr="001F6233">
        <w:trPr>
          <w:trHeight w:val="612"/>
          <w:jc w:val="center"/>
        </w:trPr>
        <w:tc>
          <w:tcPr>
            <w:tcW w:w="2122" w:type="dxa"/>
            <w:vAlign w:val="center"/>
          </w:tcPr>
          <w:p w14:paraId="5923982E"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371" w:type="dxa"/>
          </w:tcPr>
          <w:p w14:paraId="4591FD85" w14:textId="77777777" w:rsidR="00FD2696" w:rsidRPr="006145DB" w:rsidRDefault="00FD2696"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Niñas y niños entre un (1) año a once (11) años, once (11) meses, veintinueve (29) días, con cuidadoras o cuidadores que asisten a las ofertas de servicios que ofrece las Manzanas de Cuidado o Unidades Móviles de servicios de cuidado.</w:t>
            </w:r>
          </w:p>
        </w:tc>
      </w:tr>
      <w:tr w:rsidR="00FD2696" w:rsidRPr="006145DB" w14:paraId="24BADC51" w14:textId="77777777" w:rsidTr="001F6233">
        <w:trPr>
          <w:trHeight w:val="728"/>
          <w:jc w:val="center"/>
        </w:trPr>
        <w:tc>
          <w:tcPr>
            <w:tcW w:w="2122" w:type="dxa"/>
            <w:vAlign w:val="center"/>
          </w:tcPr>
          <w:p w14:paraId="7C3CB269"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Población Objetivo</w:t>
            </w:r>
          </w:p>
        </w:tc>
        <w:tc>
          <w:tcPr>
            <w:tcW w:w="7371" w:type="dxa"/>
            <w:vAlign w:val="center"/>
          </w:tcPr>
          <w:tbl>
            <w:tblPr>
              <w:tblStyle w:val="Tablaconcuadrcula"/>
              <w:tblW w:w="7121" w:type="dxa"/>
              <w:tblLayout w:type="fixed"/>
              <w:tblLook w:val="04A0" w:firstRow="1" w:lastRow="0" w:firstColumn="1" w:lastColumn="0" w:noHBand="0" w:noVBand="1"/>
            </w:tblPr>
            <w:tblGrid>
              <w:gridCol w:w="3435"/>
              <w:gridCol w:w="1134"/>
              <w:gridCol w:w="1134"/>
              <w:gridCol w:w="1418"/>
            </w:tblGrid>
            <w:tr w:rsidR="001C548A" w:rsidRPr="006145DB" w14:paraId="2B31ED16" w14:textId="77777777" w:rsidTr="002C51A6">
              <w:trPr>
                <w:trHeight w:val="178"/>
              </w:trPr>
              <w:tc>
                <w:tcPr>
                  <w:tcW w:w="3435" w:type="dxa"/>
                  <w:tcBorders>
                    <w:top w:val="nil"/>
                    <w:left w:val="nil"/>
                    <w:bottom w:val="single" w:sz="4" w:space="0" w:color="auto"/>
                    <w:right w:val="nil"/>
                  </w:tcBorders>
                  <w:vAlign w:val="center"/>
                </w:tcPr>
                <w:p w14:paraId="3C9CF59B" w14:textId="77777777" w:rsidR="001C548A" w:rsidRPr="006145DB" w:rsidRDefault="001C548A"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6C870C3B" w14:textId="77777777" w:rsidR="001C548A" w:rsidRPr="006145DB" w:rsidRDefault="001C548A"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13ED13DF" w14:textId="77777777" w:rsidR="001C548A" w:rsidRPr="006145DB" w:rsidRDefault="001C548A" w:rsidP="005B435E">
                  <w:pPr>
                    <w:tabs>
                      <w:tab w:val="left" w:pos="709"/>
                    </w:tabs>
                    <w:contextualSpacing/>
                    <w:jc w:val="center"/>
                    <w:rPr>
                      <w:rFonts w:cs="Arial"/>
                      <w:sz w:val="16"/>
                      <w:szCs w:val="16"/>
                      <w:lang w:eastAsia="es-CO"/>
                    </w:rPr>
                  </w:pPr>
                </w:p>
              </w:tc>
              <w:tc>
                <w:tcPr>
                  <w:tcW w:w="1418" w:type="dxa"/>
                  <w:tcBorders>
                    <w:top w:val="nil"/>
                    <w:left w:val="nil"/>
                    <w:bottom w:val="single" w:sz="4" w:space="0" w:color="auto"/>
                    <w:right w:val="nil"/>
                  </w:tcBorders>
                  <w:vAlign w:val="center"/>
                </w:tcPr>
                <w:p w14:paraId="091FFCCD" w14:textId="77777777" w:rsidR="001C548A" w:rsidRPr="006145DB" w:rsidRDefault="001C548A" w:rsidP="005B435E">
                  <w:pPr>
                    <w:tabs>
                      <w:tab w:val="left" w:pos="709"/>
                    </w:tabs>
                    <w:contextualSpacing/>
                    <w:jc w:val="center"/>
                    <w:rPr>
                      <w:rFonts w:cs="Arial"/>
                      <w:sz w:val="16"/>
                      <w:szCs w:val="16"/>
                      <w:lang w:eastAsia="es-CO"/>
                    </w:rPr>
                  </w:pPr>
                </w:p>
              </w:tc>
            </w:tr>
            <w:tr w:rsidR="00F70D8E" w:rsidRPr="006145DB" w14:paraId="3D7D0C06" w14:textId="77777777" w:rsidTr="002C51A6">
              <w:trPr>
                <w:trHeight w:val="372"/>
              </w:trPr>
              <w:tc>
                <w:tcPr>
                  <w:tcW w:w="3435" w:type="dxa"/>
                  <w:tcBorders>
                    <w:top w:val="nil"/>
                    <w:bottom w:val="single" w:sz="4" w:space="0" w:color="auto"/>
                  </w:tcBorders>
                  <w:vAlign w:val="center"/>
                </w:tcPr>
                <w:p w14:paraId="3F955736"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4" w:type="dxa"/>
                  <w:tcBorders>
                    <w:top w:val="nil"/>
                    <w:bottom w:val="single" w:sz="4" w:space="0" w:color="auto"/>
                  </w:tcBorders>
                  <w:vAlign w:val="center"/>
                </w:tcPr>
                <w:p w14:paraId="5F3F9033"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auto"/>
                  </w:tcBorders>
                  <w:vAlign w:val="center"/>
                </w:tcPr>
                <w:p w14:paraId="248BEFB6" w14:textId="77777777" w:rsidR="00FD2696" w:rsidRPr="006145DB" w:rsidRDefault="00FD2696" w:rsidP="005B435E">
                  <w:pPr>
                    <w:tabs>
                      <w:tab w:val="left" w:pos="709"/>
                    </w:tabs>
                    <w:ind w:left="-110"/>
                    <w:contextualSpacing/>
                    <w:jc w:val="center"/>
                    <w:rPr>
                      <w:rFonts w:cs="Arial"/>
                      <w:sz w:val="16"/>
                      <w:szCs w:val="16"/>
                      <w:lang w:eastAsia="es-CO"/>
                    </w:rPr>
                  </w:pPr>
                  <w:r w:rsidRPr="006145DB">
                    <w:rPr>
                      <w:rFonts w:cs="Arial"/>
                      <w:sz w:val="16"/>
                      <w:szCs w:val="16"/>
                      <w:lang w:eastAsia="es-CO"/>
                    </w:rPr>
                    <w:t>Periodicidad</w:t>
                  </w:r>
                </w:p>
              </w:tc>
              <w:tc>
                <w:tcPr>
                  <w:tcW w:w="1418" w:type="dxa"/>
                  <w:tcBorders>
                    <w:top w:val="nil"/>
                    <w:bottom w:val="single" w:sz="4" w:space="0" w:color="auto"/>
                  </w:tcBorders>
                  <w:vAlign w:val="center"/>
                </w:tcPr>
                <w:p w14:paraId="2777E446"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F70D8E" w:rsidRPr="006145DB" w14:paraId="79775FDA" w14:textId="77777777" w:rsidTr="002C51A6">
              <w:trPr>
                <w:trHeight w:val="221"/>
              </w:trPr>
              <w:tc>
                <w:tcPr>
                  <w:tcW w:w="3435" w:type="dxa"/>
                  <w:tcBorders>
                    <w:bottom w:val="single" w:sz="4" w:space="0" w:color="auto"/>
                  </w:tcBorders>
                </w:tcPr>
                <w:p w14:paraId="01431DAC" w14:textId="77777777" w:rsidR="00FD2696" w:rsidRPr="006145DB" w:rsidRDefault="00FD2696" w:rsidP="005B435E">
                  <w:pPr>
                    <w:tabs>
                      <w:tab w:val="left" w:pos="709"/>
                    </w:tabs>
                    <w:contextualSpacing/>
                    <w:jc w:val="both"/>
                    <w:rPr>
                      <w:rFonts w:cs="Arial"/>
                      <w:bCs/>
                      <w:sz w:val="16"/>
                      <w:szCs w:val="16"/>
                      <w:lang w:eastAsia="es-CO"/>
                    </w:rPr>
                  </w:pPr>
                  <w:r w:rsidRPr="006145DB">
                    <w:rPr>
                      <w:rFonts w:cs="Arial"/>
                      <w:bCs/>
                      <w:sz w:val="16"/>
                      <w:szCs w:val="16"/>
                      <w:lang w:eastAsia="es-CO"/>
                    </w:rPr>
                    <w:t>Niñas y niños entre un (1) año a once (11) años, once (11) meses, veintinueve (29) días, con cuidadoras o cuidadores que asisten a las ofertas de servicios que ofrece las Manzanas de Cuidado o Unidades Móviles de servicios de cuidado.</w:t>
                  </w:r>
                </w:p>
              </w:tc>
              <w:tc>
                <w:tcPr>
                  <w:tcW w:w="1134" w:type="dxa"/>
                  <w:tcBorders>
                    <w:bottom w:val="single" w:sz="4" w:space="0" w:color="auto"/>
                  </w:tcBorders>
                  <w:vAlign w:val="center"/>
                </w:tcPr>
                <w:p w14:paraId="06D5FAA6"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tcBorders>
                    <w:bottom w:val="single" w:sz="4" w:space="0" w:color="auto"/>
                  </w:tcBorders>
                  <w:vAlign w:val="center"/>
                </w:tcPr>
                <w:p w14:paraId="59FD5765" w14:textId="77777777" w:rsidR="00FD2696" w:rsidRPr="006145DB" w:rsidRDefault="00FD2696" w:rsidP="005B435E">
                  <w:pPr>
                    <w:tabs>
                      <w:tab w:val="left" w:pos="709"/>
                    </w:tabs>
                    <w:ind w:left="-110"/>
                    <w:contextualSpacing/>
                    <w:jc w:val="center"/>
                    <w:rPr>
                      <w:rFonts w:cs="Arial"/>
                      <w:bCs/>
                      <w:sz w:val="16"/>
                      <w:szCs w:val="16"/>
                      <w:lang w:eastAsia="es-CO"/>
                    </w:rPr>
                  </w:pPr>
                  <w:r w:rsidRPr="006145DB">
                    <w:rPr>
                      <w:rFonts w:cs="Arial"/>
                      <w:bCs/>
                      <w:sz w:val="16"/>
                      <w:szCs w:val="16"/>
                      <w:lang w:eastAsia="es-CO"/>
                    </w:rPr>
                    <w:t>Demanda</w:t>
                  </w:r>
                </w:p>
              </w:tc>
              <w:tc>
                <w:tcPr>
                  <w:tcW w:w="1418" w:type="dxa"/>
                  <w:tcBorders>
                    <w:bottom w:val="single" w:sz="4" w:space="0" w:color="auto"/>
                  </w:tcBorders>
                  <w:vAlign w:val="center"/>
                </w:tcPr>
                <w:p w14:paraId="370FF002" w14:textId="0E9DACF1"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Infancia- Equipo del Servicio Social.</w:t>
                  </w:r>
                </w:p>
              </w:tc>
            </w:tr>
            <w:tr w:rsidR="007756FD" w:rsidRPr="006145DB" w14:paraId="01192E78" w14:textId="77777777" w:rsidTr="0050211E">
              <w:trPr>
                <w:trHeight w:val="70"/>
              </w:trPr>
              <w:tc>
                <w:tcPr>
                  <w:tcW w:w="3435" w:type="dxa"/>
                  <w:tcBorders>
                    <w:left w:val="nil"/>
                    <w:bottom w:val="nil"/>
                    <w:right w:val="nil"/>
                  </w:tcBorders>
                </w:tcPr>
                <w:p w14:paraId="31C2EB8D" w14:textId="77777777" w:rsidR="007756FD" w:rsidRPr="006145DB" w:rsidRDefault="007756FD" w:rsidP="005B435E">
                  <w:pPr>
                    <w:tabs>
                      <w:tab w:val="left" w:pos="709"/>
                    </w:tabs>
                    <w:contextualSpacing/>
                    <w:jc w:val="both"/>
                    <w:rPr>
                      <w:rFonts w:cs="Arial"/>
                      <w:bCs/>
                      <w:sz w:val="16"/>
                      <w:szCs w:val="16"/>
                      <w:lang w:eastAsia="es-CO"/>
                    </w:rPr>
                  </w:pPr>
                </w:p>
              </w:tc>
              <w:tc>
                <w:tcPr>
                  <w:tcW w:w="1134" w:type="dxa"/>
                  <w:tcBorders>
                    <w:left w:val="nil"/>
                    <w:bottom w:val="nil"/>
                    <w:right w:val="nil"/>
                  </w:tcBorders>
                  <w:vAlign w:val="center"/>
                </w:tcPr>
                <w:p w14:paraId="1DD34888" w14:textId="77777777" w:rsidR="007756FD" w:rsidRPr="006145DB" w:rsidRDefault="007756FD" w:rsidP="005B435E">
                  <w:pPr>
                    <w:tabs>
                      <w:tab w:val="left" w:pos="709"/>
                    </w:tabs>
                    <w:contextualSpacing/>
                    <w:jc w:val="center"/>
                    <w:rPr>
                      <w:rFonts w:cs="Arial"/>
                      <w:bCs/>
                      <w:sz w:val="16"/>
                      <w:szCs w:val="16"/>
                      <w:lang w:eastAsia="es-CO"/>
                    </w:rPr>
                  </w:pPr>
                </w:p>
              </w:tc>
              <w:tc>
                <w:tcPr>
                  <w:tcW w:w="1134" w:type="dxa"/>
                  <w:tcBorders>
                    <w:left w:val="nil"/>
                    <w:bottom w:val="nil"/>
                    <w:right w:val="nil"/>
                  </w:tcBorders>
                  <w:vAlign w:val="center"/>
                </w:tcPr>
                <w:p w14:paraId="4D9247BF" w14:textId="77777777" w:rsidR="007756FD" w:rsidRPr="006145DB" w:rsidRDefault="007756FD" w:rsidP="005B435E">
                  <w:pPr>
                    <w:tabs>
                      <w:tab w:val="left" w:pos="709"/>
                    </w:tabs>
                    <w:contextualSpacing/>
                    <w:jc w:val="center"/>
                    <w:rPr>
                      <w:rFonts w:cs="Arial"/>
                      <w:bCs/>
                      <w:sz w:val="16"/>
                      <w:szCs w:val="16"/>
                      <w:lang w:eastAsia="es-CO"/>
                    </w:rPr>
                  </w:pPr>
                </w:p>
              </w:tc>
              <w:tc>
                <w:tcPr>
                  <w:tcW w:w="1418" w:type="dxa"/>
                  <w:tcBorders>
                    <w:left w:val="nil"/>
                    <w:bottom w:val="nil"/>
                    <w:right w:val="nil"/>
                  </w:tcBorders>
                  <w:vAlign w:val="center"/>
                </w:tcPr>
                <w:p w14:paraId="7FD74905" w14:textId="77777777" w:rsidR="007756FD" w:rsidRPr="006145DB" w:rsidRDefault="007756FD" w:rsidP="005B435E">
                  <w:pPr>
                    <w:tabs>
                      <w:tab w:val="left" w:pos="709"/>
                    </w:tabs>
                    <w:contextualSpacing/>
                    <w:jc w:val="center"/>
                    <w:rPr>
                      <w:rFonts w:cs="Arial"/>
                      <w:bCs/>
                      <w:sz w:val="16"/>
                      <w:szCs w:val="16"/>
                      <w:lang w:eastAsia="es-CO"/>
                    </w:rPr>
                  </w:pPr>
                </w:p>
              </w:tc>
            </w:tr>
          </w:tbl>
          <w:p w14:paraId="73A53A4F" w14:textId="77777777" w:rsidR="00FD2696" w:rsidRPr="006145DB" w:rsidRDefault="00FD2696" w:rsidP="005B435E">
            <w:pPr>
              <w:tabs>
                <w:tab w:val="left" w:pos="709"/>
              </w:tabs>
              <w:spacing w:after="0" w:line="240" w:lineRule="auto"/>
              <w:contextualSpacing/>
              <w:jc w:val="center"/>
              <w:rPr>
                <w:rFonts w:cs="Arial"/>
                <w:bCs/>
                <w:sz w:val="20"/>
                <w:szCs w:val="20"/>
                <w:lang w:eastAsia="es-CO"/>
              </w:rPr>
            </w:pPr>
          </w:p>
        </w:tc>
      </w:tr>
      <w:tr w:rsidR="00FD2696" w:rsidRPr="006145DB" w14:paraId="57DE17FC" w14:textId="77777777" w:rsidTr="00994282">
        <w:trPr>
          <w:trHeight w:val="1026"/>
          <w:jc w:val="center"/>
        </w:trPr>
        <w:tc>
          <w:tcPr>
            <w:tcW w:w="2122" w:type="dxa"/>
            <w:vAlign w:val="center"/>
          </w:tcPr>
          <w:p w14:paraId="2FA2CD65" w14:textId="77777777" w:rsidR="00FD2696" w:rsidRPr="006145DB" w:rsidRDefault="00FD2696"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371" w:type="dxa"/>
            <w:vAlign w:val="center"/>
          </w:tcPr>
          <w:tbl>
            <w:tblPr>
              <w:tblStyle w:val="Tablaconcuadrcula"/>
              <w:tblW w:w="7121" w:type="dxa"/>
              <w:tblLayout w:type="fixed"/>
              <w:tblLook w:val="04A0" w:firstRow="1" w:lastRow="0" w:firstColumn="1" w:lastColumn="0" w:noHBand="0" w:noVBand="1"/>
            </w:tblPr>
            <w:tblGrid>
              <w:gridCol w:w="3577"/>
              <w:gridCol w:w="1134"/>
              <w:gridCol w:w="1134"/>
              <w:gridCol w:w="1276"/>
            </w:tblGrid>
            <w:tr w:rsidR="00AD58F5" w:rsidRPr="006145DB" w14:paraId="3D9F685B" w14:textId="77777777" w:rsidTr="004A33A6">
              <w:trPr>
                <w:trHeight w:val="186"/>
              </w:trPr>
              <w:tc>
                <w:tcPr>
                  <w:tcW w:w="3577" w:type="dxa"/>
                  <w:tcBorders>
                    <w:top w:val="nil"/>
                    <w:left w:val="nil"/>
                    <w:bottom w:val="single" w:sz="4" w:space="0" w:color="auto"/>
                    <w:right w:val="nil"/>
                  </w:tcBorders>
                  <w:vAlign w:val="center"/>
                </w:tcPr>
                <w:p w14:paraId="581C312B" w14:textId="77777777" w:rsidR="00AD58F5" w:rsidRPr="006145DB" w:rsidRDefault="00AD58F5"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4C971F47" w14:textId="77777777" w:rsidR="00AD58F5" w:rsidRPr="006145DB" w:rsidRDefault="00AD58F5"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5C97CCC5" w14:textId="77777777" w:rsidR="00AD58F5" w:rsidRPr="006145DB" w:rsidRDefault="00AD58F5" w:rsidP="005B435E">
                  <w:pPr>
                    <w:tabs>
                      <w:tab w:val="left" w:pos="709"/>
                    </w:tabs>
                    <w:contextualSpacing/>
                    <w:jc w:val="center"/>
                    <w:rPr>
                      <w:rFonts w:cs="Arial"/>
                      <w:sz w:val="16"/>
                      <w:szCs w:val="16"/>
                      <w:lang w:eastAsia="es-CO"/>
                    </w:rPr>
                  </w:pPr>
                </w:p>
              </w:tc>
              <w:tc>
                <w:tcPr>
                  <w:tcW w:w="1276" w:type="dxa"/>
                  <w:tcBorders>
                    <w:top w:val="nil"/>
                    <w:left w:val="nil"/>
                    <w:bottom w:val="single" w:sz="4" w:space="0" w:color="auto"/>
                    <w:right w:val="nil"/>
                  </w:tcBorders>
                  <w:vAlign w:val="center"/>
                </w:tcPr>
                <w:p w14:paraId="46978393" w14:textId="77777777" w:rsidR="00AD58F5" w:rsidRPr="006145DB" w:rsidRDefault="00AD58F5" w:rsidP="005B435E">
                  <w:pPr>
                    <w:tabs>
                      <w:tab w:val="left" w:pos="709"/>
                    </w:tabs>
                    <w:contextualSpacing/>
                    <w:jc w:val="center"/>
                    <w:rPr>
                      <w:rFonts w:cs="Arial"/>
                      <w:sz w:val="16"/>
                      <w:szCs w:val="16"/>
                      <w:lang w:eastAsia="es-CO"/>
                    </w:rPr>
                  </w:pPr>
                </w:p>
              </w:tc>
            </w:tr>
            <w:tr w:rsidR="00F70D8E" w:rsidRPr="006145DB" w14:paraId="361A9FC3" w14:textId="77777777" w:rsidTr="004A33A6">
              <w:trPr>
                <w:trHeight w:val="379"/>
              </w:trPr>
              <w:tc>
                <w:tcPr>
                  <w:tcW w:w="3577" w:type="dxa"/>
                  <w:tcBorders>
                    <w:top w:val="nil"/>
                    <w:bottom w:val="single" w:sz="4" w:space="0" w:color="auto"/>
                  </w:tcBorders>
                  <w:vAlign w:val="center"/>
                </w:tcPr>
                <w:p w14:paraId="13AE577D"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Criterios de Priorización</w:t>
                  </w:r>
                </w:p>
              </w:tc>
              <w:tc>
                <w:tcPr>
                  <w:tcW w:w="1134" w:type="dxa"/>
                  <w:tcBorders>
                    <w:top w:val="nil"/>
                    <w:bottom w:val="single" w:sz="4" w:space="0" w:color="auto"/>
                  </w:tcBorders>
                  <w:vAlign w:val="center"/>
                </w:tcPr>
                <w:p w14:paraId="225F07F1"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auto"/>
                  </w:tcBorders>
                  <w:vAlign w:val="center"/>
                </w:tcPr>
                <w:p w14:paraId="32C05E80" w14:textId="77777777" w:rsidR="00FD2696" w:rsidRPr="006145DB" w:rsidRDefault="00FD2696" w:rsidP="004A33A6">
                  <w:pPr>
                    <w:tabs>
                      <w:tab w:val="left" w:pos="709"/>
                    </w:tabs>
                    <w:ind w:left="-103"/>
                    <w:contextualSpacing/>
                    <w:jc w:val="center"/>
                    <w:rPr>
                      <w:rFonts w:cs="Arial"/>
                      <w:sz w:val="16"/>
                      <w:szCs w:val="16"/>
                      <w:lang w:eastAsia="es-CO"/>
                    </w:rPr>
                  </w:pPr>
                  <w:r w:rsidRPr="006145DB">
                    <w:rPr>
                      <w:rFonts w:cs="Arial"/>
                      <w:sz w:val="16"/>
                      <w:szCs w:val="16"/>
                      <w:lang w:eastAsia="es-CO"/>
                    </w:rPr>
                    <w:t>Periodicidad</w:t>
                  </w:r>
                </w:p>
              </w:tc>
              <w:tc>
                <w:tcPr>
                  <w:tcW w:w="1276" w:type="dxa"/>
                  <w:tcBorders>
                    <w:top w:val="single" w:sz="4" w:space="0" w:color="auto"/>
                    <w:bottom w:val="single" w:sz="4" w:space="0" w:color="auto"/>
                    <w:right w:val="single" w:sz="4" w:space="0" w:color="auto"/>
                  </w:tcBorders>
                  <w:vAlign w:val="center"/>
                </w:tcPr>
                <w:p w14:paraId="18F625F3"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F70D8E" w:rsidRPr="006145DB" w14:paraId="2FA60D51" w14:textId="77777777" w:rsidTr="004A33A6">
              <w:trPr>
                <w:trHeight w:val="225"/>
              </w:trPr>
              <w:tc>
                <w:tcPr>
                  <w:tcW w:w="3577" w:type="dxa"/>
                  <w:tcBorders>
                    <w:bottom w:val="single" w:sz="4" w:space="0" w:color="auto"/>
                  </w:tcBorders>
                </w:tcPr>
                <w:p w14:paraId="366FD66E" w14:textId="77777777" w:rsidR="00FD2696" w:rsidRPr="006145DB" w:rsidRDefault="00FD2696" w:rsidP="005B435E">
                  <w:pPr>
                    <w:tabs>
                      <w:tab w:val="left" w:pos="709"/>
                    </w:tabs>
                    <w:contextualSpacing/>
                    <w:jc w:val="both"/>
                    <w:rPr>
                      <w:rFonts w:cs="Arial"/>
                      <w:bCs/>
                      <w:sz w:val="16"/>
                      <w:szCs w:val="16"/>
                      <w:lang w:eastAsia="es-CO"/>
                    </w:rPr>
                  </w:pPr>
                  <w:r w:rsidRPr="006145DB">
                    <w:rPr>
                      <w:rFonts w:cs="Arial"/>
                      <w:bCs/>
                      <w:sz w:val="16"/>
                      <w:szCs w:val="16"/>
                      <w:lang w:eastAsia="es-CO"/>
                    </w:rPr>
                    <w:t>No requiere, en tanto que la atención se realiza en orden de llegada y se brinda de acuerdo con los días que asista la cuidadora o cuidador a las acciones de la manzana o unidades móviles de servicios de cuidad.</w:t>
                  </w:r>
                </w:p>
              </w:tc>
              <w:tc>
                <w:tcPr>
                  <w:tcW w:w="1134" w:type="dxa"/>
                  <w:tcBorders>
                    <w:bottom w:val="single" w:sz="4" w:space="0" w:color="auto"/>
                  </w:tcBorders>
                  <w:vAlign w:val="center"/>
                </w:tcPr>
                <w:p w14:paraId="7B820496"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No aplica</w:t>
                  </w:r>
                </w:p>
              </w:tc>
              <w:tc>
                <w:tcPr>
                  <w:tcW w:w="1134" w:type="dxa"/>
                  <w:tcBorders>
                    <w:bottom w:val="single" w:sz="4" w:space="0" w:color="auto"/>
                  </w:tcBorders>
                  <w:vAlign w:val="center"/>
                </w:tcPr>
                <w:p w14:paraId="45F6EB66"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No aplica</w:t>
                  </w:r>
                </w:p>
              </w:tc>
              <w:tc>
                <w:tcPr>
                  <w:tcW w:w="1276" w:type="dxa"/>
                  <w:tcBorders>
                    <w:bottom w:val="single" w:sz="4" w:space="0" w:color="auto"/>
                    <w:right w:val="single" w:sz="4" w:space="0" w:color="auto"/>
                  </w:tcBorders>
                  <w:vAlign w:val="center"/>
                </w:tcPr>
                <w:p w14:paraId="2CB17A1A"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No aplica</w:t>
                  </w:r>
                </w:p>
              </w:tc>
            </w:tr>
            <w:tr w:rsidR="00AD58F5" w:rsidRPr="006145DB" w14:paraId="6985862A" w14:textId="77777777" w:rsidTr="004A33A6">
              <w:trPr>
                <w:trHeight w:val="225"/>
              </w:trPr>
              <w:tc>
                <w:tcPr>
                  <w:tcW w:w="3577" w:type="dxa"/>
                  <w:tcBorders>
                    <w:left w:val="nil"/>
                    <w:bottom w:val="nil"/>
                    <w:right w:val="nil"/>
                  </w:tcBorders>
                </w:tcPr>
                <w:p w14:paraId="09C0663E" w14:textId="77777777" w:rsidR="00AD58F5" w:rsidRPr="006145DB" w:rsidRDefault="00AD58F5" w:rsidP="005B435E">
                  <w:pPr>
                    <w:tabs>
                      <w:tab w:val="left" w:pos="709"/>
                    </w:tabs>
                    <w:contextualSpacing/>
                    <w:jc w:val="both"/>
                    <w:rPr>
                      <w:rFonts w:cs="Arial"/>
                      <w:bCs/>
                      <w:sz w:val="16"/>
                      <w:szCs w:val="16"/>
                      <w:lang w:eastAsia="es-CO"/>
                    </w:rPr>
                  </w:pPr>
                </w:p>
              </w:tc>
              <w:tc>
                <w:tcPr>
                  <w:tcW w:w="1134" w:type="dxa"/>
                  <w:tcBorders>
                    <w:left w:val="nil"/>
                    <w:bottom w:val="nil"/>
                    <w:right w:val="nil"/>
                  </w:tcBorders>
                  <w:vAlign w:val="center"/>
                </w:tcPr>
                <w:p w14:paraId="351F058E" w14:textId="77777777" w:rsidR="00AD58F5" w:rsidRPr="006145DB" w:rsidRDefault="00AD58F5" w:rsidP="005B435E">
                  <w:pPr>
                    <w:tabs>
                      <w:tab w:val="left" w:pos="709"/>
                    </w:tabs>
                    <w:contextualSpacing/>
                    <w:jc w:val="center"/>
                    <w:rPr>
                      <w:rFonts w:cs="Arial"/>
                      <w:bCs/>
                      <w:sz w:val="16"/>
                      <w:szCs w:val="16"/>
                      <w:lang w:eastAsia="es-CO"/>
                    </w:rPr>
                  </w:pPr>
                </w:p>
              </w:tc>
              <w:tc>
                <w:tcPr>
                  <w:tcW w:w="1134" w:type="dxa"/>
                  <w:tcBorders>
                    <w:left w:val="nil"/>
                    <w:bottom w:val="nil"/>
                    <w:right w:val="nil"/>
                  </w:tcBorders>
                  <w:vAlign w:val="center"/>
                </w:tcPr>
                <w:p w14:paraId="0224F8CC" w14:textId="77777777" w:rsidR="00AD58F5" w:rsidRPr="006145DB" w:rsidRDefault="00AD58F5" w:rsidP="005B435E">
                  <w:pPr>
                    <w:tabs>
                      <w:tab w:val="left" w:pos="709"/>
                    </w:tabs>
                    <w:contextualSpacing/>
                    <w:jc w:val="center"/>
                    <w:rPr>
                      <w:rFonts w:cs="Arial"/>
                      <w:bCs/>
                      <w:sz w:val="16"/>
                      <w:szCs w:val="16"/>
                      <w:lang w:eastAsia="es-CO"/>
                    </w:rPr>
                  </w:pPr>
                </w:p>
              </w:tc>
              <w:tc>
                <w:tcPr>
                  <w:tcW w:w="1276" w:type="dxa"/>
                  <w:tcBorders>
                    <w:left w:val="nil"/>
                    <w:bottom w:val="nil"/>
                    <w:right w:val="nil"/>
                  </w:tcBorders>
                  <w:vAlign w:val="center"/>
                </w:tcPr>
                <w:p w14:paraId="5F696646" w14:textId="77777777" w:rsidR="00AD58F5" w:rsidRPr="006145DB" w:rsidRDefault="00AD58F5" w:rsidP="005B435E">
                  <w:pPr>
                    <w:tabs>
                      <w:tab w:val="left" w:pos="709"/>
                    </w:tabs>
                    <w:contextualSpacing/>
                    <w:jc w:val="center"/>
                    <w:rPr>
                      <w:rFonts w:cs="Arial"/>
                      <w:bCs/>
                      <w:sz w:val="16"/>
                      <w:szCs w:val="16"/>
                      <w:lang w:eastAsia="es-CO"/>
                    </w:rPr>
                  </w:pPr>
                </w:p>
              </w:tc>
            </w:tr>
          </w:tbl>
          <w:p w14:paraId="1059960D" w14:textId="77777777" w:rsidR="00FD2696" w:rsidRPr="006145DB" w:rsidRDefault="00FD2696" w:rsidP="005B435E">
            <w:pPr>
              <w:tabs>
                <w:tab w:val="left" w:pos="709"/>
              </w:tabs>
              <w:spacing w:after="0" w:line="240" w:lineRule="auto"/>
              <w:contextualSpacing/>
              <w:jc w:val="center"/>
              <w:rPr>
                <w:rFonts w:cs="Arial"/>
                <w:bCs/>
                <w:sz w:val="18"/>
                <w:szCs w:val="18"/>
                <w:lang w:eastAsia="es-CO"/>
              </w:rPr>
            </w:pPr>
          </w:p>
        </w:tc>
      </w:tr>
      <w:tr w:rsidR="00FD2696" w:rsidRPr="006145DB" w14:paraId="439F8F9B" w14:textId="77777777" w:rsidTr="00994282">
        <w:trPr>
          <w:trHeight w:val="2382"/>
          <w:jc w:val="center"/>
        </w:trPr>
        <w:tc>
          <w:tcPr>
            <w:tcW w:w="2122" w:type="dxa"/>
            <w:vAlign w:val="center"/>
          </w:tcPr>
          <w:p w14:paraId="7E4AFF47" w14:textId="77777777" w:rsidR="00FD2696" w:rsidRPr="006145DB" w:rsidRDefault="00FD2696"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371" w:type="dxa"/>
            <w:tcBorders>
              <w:bottom w:val="single" w:sz="4" w:space="0" w:color="auto"/>
            </w:tcBorders>
            <w:vAlign w:val="center"/>
          </w:tcPr>
          <w:tbl>
            <w:tblPr>
              <w:tblStyle w:val="Tablaconcuadrcula"/>
              <w:tblW w:w="7121" w:type="dxa"/>
              <w:tblLayout w:type="fixed"/>
              <w:tblLook w:val="04A0" w:firstRow="1" w:lastRow="0" w:firstColumn="1" w:lastColumn="0" w:noHBand="0" w:noVBand="1"/>
            </w:tblPr>
            <w:tblGrid>
              <w:gridCol w:w="3577"/>
              <w:gridCol w:w="1134"/>
              <w:gridCol w:w="1134"/>
              <w:gridCol w:w="1276"/>
            </w:tblGrid>
            <w:tr w:rsidR="005E50AB" w:rsidRPr="006145DB" w14:paraId="71FE2F4D" w14:textId="77777777" w:rsidTr="00994282">
              <w:trPr>
                <w:trHeight w:val="208"/>
              </w:trPr>
              <w:tc>
                <w:tcPr>
                  <w:tcW w:w="3577" w:type="dxa"/>
                  <w:tcBorders>
                    <w:top w:val="nil"/>
                    <w:left w:val="nil"/>
                    <w:bottom w:val="single" w:sz="4" w:space="0" w:color="auto"/>
                    <w:right w:val="nil"/>
                  </w:tcBorders>
                  <w:vAlign w:val="center"/>
                </w:tcPr>
                <w:p w14:paraId="5541B4DE" w14:textId="77777777" w:rsidR="005E50AB" w:rsidRPr="006145DB" w:rsidRDefault="005E50AB"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54C499DD" w14:textId="77777777" w:rsidR="005E50AB" w:rsidRPr="006145DB" w:rsidRDefault="005E50AB"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154F9EBC" w14:textId="77777777" w:rsidR="005E50AB" w:rsidRPr="006145DB" w:rsidRDefault="005E50AB" w:rsidP="005B435E">
                  <w:pPr>
                    <w:tabs>
                      <w:tab w:val="left" w:pos="709"/>
                    </w:tabs>
                    <w:contextualSpacing/>
                    <w:jc w:val="center"/>
                    <w:rPr>
                      <w:rFonts w:cs="Arial"/>
                      <w:sz w:val="16"/>
                      <w:szCs w:val="16"/>
                      <w:lang w:eastAsia="es-CO"/>
                    </w:rPr>
                  </w:pPr>
                </w:p>
              </w:tc>
              <w:tc>
                <w:tcPr>
                  <w:tcW w:w="1276" w:type="dxa"/>
                  <w:tcBorders>
                    <w:top w:val="nil"/>
                    <w:left w:val="nil"/>
                    <w:bottom w:val="single" w:sz="4" w:space="0" w:color="auto"/>
                    <w:right w:val="nil"/>
                  </w:tcBorders>
                  <w:vAlign w:val="center"/>
                </w:tcPr>
                <w:p w14:paraId="2A8957E8" w14:textId="77777777" w:rsidR="005E50AB" w:rsidRPr="006145DB" w:rsidRDefault="005E50AB" w:rsidP="005B435E">
                  <w:pPr>
                    <w:tabs>
                      <w:tab w:val="left" w:pos="709"/>
                    </w:tabs>
                    <w:contextualSpacing/>
                    <w:jc w:val="center"/>
                    <w:rPr>
                      <w:rFonts w:cs="Arial"/>
                      <w:sz w:val="16"/>
                      <w:szCs w:val="16"/>
                      <w:lang w:eastAsia="es-CO"/>
                    </w:rPr>
                  </w:pPr>
                </w:p>
              </w:tc>
            </w:tr>
            <w:tr w:rsidR="00F70D8E" w:rsidRPr="006145DB" w14:paraId="58CF4887" w14:textId="77777777" w:rsidTr="00994282">
              <w:trPr>
                <w:trHeight w:val="389"/>
              </w:trPr>
              <w:tc>
                <w:tcPr>
                  <w:tcW w:w="3577" w:type="dxa"/>
                  <w:tcBorders>
                    <w:top w:val="nil"/>
                    <w:bottom w:val="single" w:sz="4" w:space="0" w:color="auto"/>
                  </w:tcBorders>
                  <w:vAlign w:val="center"/>
                </w:tcPr>
                <w:p w14:paraId="1E3033BE"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134" w:type="dxa"/>
                  <w:tcBorders>
                    <w:top w:val="nil"/>
                    <w:bottom w:val="single" w:sz="4" w:space="0" w:color="auto"/>
                  </w:tcBorders>
                  <w:vAlign w:val="center"/>
                </w:tcPr>
                <w:p w14:paraId="3A3DB7B2"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auto"/>
                  </w:tcBorders>
                  <w:vAlign w:val="center"/>
                </w:tcPr>
                <w:p w14:paraId="6CBCFFED"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tcBorders>
                    <w:top w:val="nil"/>
                    <w:bottom w:val="single" w:sz="4" w:space="0" w:color="auto"/>
                  </w:tcBorders>
                  <w:vAlign w:val="center"/>
                </w:tcPr>
                <w:p w14:paraId="29B32641"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F70D8E" w:rsidRPr="006145DB" w14:paraId="22852F83" w14:textId="77777777" w:rsidTr="00994282">
              <w:trPr>
                <w:trHeight w:val="231"/>
              </w:trPr>
              <w:tc>
                <w:tcPr>
                  <w:tcW w:w="3577" w:type="dxa"/>
                  <w:tcBorders>
                    <w:bottom w:val="single" w:sz="4" w:space="0" w:color="auto"/>
                  </w:tcBorders>
                </w:tcPr>
                <w:p w14:paraId="231E56BC" w14:textId="77777777" w:rsidR="00FD2696" w:rsidRPr="006145DB" w:rsidRDefault="00FD2696" w:rsidP="005B435E">
                  <w:pPr>
                    <w:tabs>
                      <w:tab w:val="left" w:pos="709"/>
                    </w:tabs>
                    <w:contextualSpacing/>
                    <w:jc w:val="both"/>
                    <w:rPr>
                      <w:rFonts w:cs="Arial"/>
                      <w:bCs/>
                      <w:sz w:val="16"/>
                      <w:szCs w:val="16"/>
                      <w:lang w:eastAsia="es-CO"/>
                    </w:rPr>
                  </w:pPr>
                  <w:r w:rsidRPr="006145DB">
                    <w:rPr>
                      <w:rFonts w:cs="Arial"/>
                      <w:bCs/>
                      <w:sz w:val="16"/>
                      <w:szCs w:val="16"/>
                      <w:lang w:eastAsia="es-CO"/>
                    </w:rPr>
                    <w:t>Niñas y niños entre un (1) año a once (11) años, once (11) meses, veintinueve (29) días, con cuidadoras o cuidadores cuyas realidades sociales y económicas requieren de espacios alternativos para su cuidado, mientras asisten o disfrutan de las oportunidades de desarrollo que ofrece el Sistema de Cuidado a través de las Manzanas del Cuidado o unidades móviles de servicios de cuidado.</w:t>
                  </w:r>
                </w:p>
              </w:tc>
              <w:tc>
                <w:tcPr>
                  <w:tcW w:w="1134" w:type="dxa"/>
                  <w:tcBorders>
                    <w:bottom w:val="single" w:sz="4" w:space="0" w:color="auto"/>
                  </w:tcBorders>
                  <w:vAlign w:val="center"/>
                </w:tcPr>
                <w:p w14:paraId="5DF22F28"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tcBorders>
                    <w:bottom w:val="single" w:sz="4" w:space="0" w:color="auto"/>
                  </w:tcBorders>
                  <w:vAlign w:val="center"/>
                </w:tcPr>
                <w:p w14:paraId="2F07E899"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276" w:type="dxa"/>
                  <w:tcBorders>
                    <w:bottom w:val="single" w:sz="4" w:space="0" w:color="auto"/>
                  </w:tcBorders>
                  <w:vAlign w:val="center"/>
                </w:tcPr>
                <w:p w14:paraId="5D7311F8" w14:textId="1290F9AE"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Infancia- Equipo del Servicio Social</w:t>
                  </w:r>
                </w:p>
              </w:tc>
            </w:tr>
            <w:tr w:rsidR="007756FD" w:rsidRPr="006145DB" w14:paraId="297FA97C" w14:textId="77777777" w:rsidTr="00994282">
              <w:trPr>
                <w:trHeight w:val="231"/>
              </w:trPr>
              <w:tc>
                <w:tcPr>
                  <w:tcW w:w="3577" w:type="dxa"/>
                  <w:tcBorders>
                    <w:left w:val="nil"/>
                    <w:bottom w:val="nil"/>
                    <w:right w:val="nil"/>
                  </w:tcBorders>
                </w:tcPr>
                <w:p w14:paraId="7EE019A5" w14:textId="77777777" w:rsidR="007756FD" w:rsidRPr="006145DB" w:rsidRDefault="007756FD" w:rsidP="005B435E">
                  <w:pPr>
                    <w:tabs>
                      <w:tab w:val="left" w:pos="709"/>
                    </w:tabs>
                    <w:contextualSpacing/>
                    <w:jc w:val="both"/>
                    <w:rPr>
                      <w:rFonts w:cs="Arial"/>
                      <w:bCs/>
                      <w:sz w:val="16"/>
                      <w:szCs w:val="16"/>
                      <w:lang w:eastAsia="es-CO"/>
                    </w:rPr>
                  </w:pPr>
                </w:p>
              </w:tc>
              <w:tc>
                <w:tcPr>
                  <w:tcW w:w="1134" w:type="dxa"/>
                  <w:tcBorders>
                    <w:left w:val="nil"/>
                    <w:bottom w:val="nil"/>
                    <w:right w:val="nil"/>
                  </w:tcBorders>
                  <w:vAlign w:val="center"/>
                </w:tcPr>
                <w:p w14:paraId="7644D775" w14:textId="77777777" w:rsidR="007756FD" w:rsidRPr="006145DB" w:rsidRDefault="007756FD" w:rsidP="005B435E">
                  <w:pPr>
                    <w:tabs>
                      <w:tab w:val="left" w:pos="709"/>
                    </w:tabs>
                    <w:contextualSpacing/>
                    <w:jc w:val="center"/>
                    <w:rPr>
                      <w:rFonts w:cs="Arial"/>
                      <w:bCs/>
                      <w:sz w:val="16"/>
                      <w:szCs w:val="16"/>
                      <w:lang w:eastAsia="es-CO"/>
                    </w:rPr>
                  </w:pPr>
                </w:p>
              </w:tc>
              <w:tc>
                <w:tcPr>
                  <w:tcW w:w="1134" w:type="dxa"/>
                  <w:tcBorders>
                    <w:left w:val="nil"/>
                    <w:bottom w:val="nil"/>
                    <w:right w:val="nil"/>
                  </w:tcBorders>
                  <w:vAlign w:val="center"/>
                </w:tcPr>
                <w:p w14:paraId="4A0AA1E8" w14:textId="77777777" w:rsidR="007756FD" w:rsidRPr="006145DB" w:rsidRDefault="007756FD" w:rsidP="005B435E">
                  <w:pPr>
                    <w:tabs>
                      <w:tab w:val="left" w:pos="709"/>
                    </w:tabs>
                    <w:contextualSpacing/>
                    <w:jc w:val="center"/>
                    <w:rPr>
                      <w:rFonts w:cs="Arial"/>
                      <w:bCs/>
                      <w:sz w:val="16"/>
                      <w:szCs w:val="16"/>
                      <w:lang w:eastAsia="es-CO"/>
                    </w:rPr>
                  </w:pPr>
                </w:p>
              </w:tc>
              <w:tc>
                <w:tcPr>
                  <w:tcW w:w="1276" w:type="dxa"/>
                  <w:tcBorders>
                    <w:left w:val="nil"/>
                    <w:bottom w:val="nil"/>
                    <w:right w:val="nil"/>
                  </w:tcBorders>
                  <w:vAlign w:val="center"/>
                </w:tcPr>
                <w:p w14:paraId="14F22B9C" w14:textId="77777777" w:rsidR="007756FD" w:rsidRPr="006145DB" w:rsidRDefault="007756FD" w:rsidP="005B435E">
                  <w:pPr>
                    <w:tabs>
                      <w:tab w:val="left" w:pos="709"/>
                    </w:tabs>
                    <w:contextualSpacing/>
                    <w:jc w:val="center"/>
                    <w:rPr>
                      <w:rFonts w:cs="Arial"/>
                      <w:bCs/>
                      <w:sz w:val="16"/>
                      <w:szCs w:val="16"/>
                      <w:lang w:eastAsia="es-CO"/>
                    </w:rPr>
                  </w:pPr>
                </w:p>
              </w:tc>
            </w:tr>
          </w:tbl>
          <w:p w14:paraId="6A7C74F3" w14:textId="77777777" w:rsidR="00FD2696" w:rsidRPr="006145DB" w:rsidRDefault="00FD2696" w:rsidP="005B435E">
            <w:pPr>
              <w:pStyle w:val="Textoindependiente"/>
              <w:spacing w:after="0" w:line="240" w:lineRule="auto"/>
              <w:ind w:right="112"/>
              <w:jc w:val="center"/>
              <w:rPr>
                <w:rFonts w:cs="Arial"/>
                <w:bCs/>
                <w:sz w:val="18"/>
                <w:szCs w:val="18"/>
                <w:lang w:eastAsia="es-CO"/>
              </w:rPr>
            </w:pPr>
          </w:p>
        </w:tc>
      </w:tr>
      <w:tr w:rsidR="00FD2696" w:rsidRPr="006145DB" w14:paraId="0AC9761F" w14:textId="77777777" w:rsidTr="001F6233">
        <w:trPr>
          <w:trHeight w:val="20"/>
          <w:jc w:val="center"/>
        </w:trPr>
        <w:tc>
          <w:tcPr>
            <w:tcW w:w="2122" w:type="dxa"/>
            <w:vAlign w:val="center"/>
          </w:tcPr>
          <w:p w14:paraId="5B54F46A"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371" w:type="dxa"/>
            <w:tcBorders>
              <w:bottom w:val="single" w:sz="4" w:space="0" w:color="auto"/>
            </w:tcBorders>
          </w:tcPr>
          <w:tbl>
            <w:tblPr>
              <w:tblStyle w:val="Tablaconcuadrcula"/>
              <w:tblW w:w="7121" w:type="dxa"/>
              <w:tblLayout w:type="fixed"/>
              <w:tblLook w:val="04A0" w:firstRow="1" w:lastRow="0" w:firstColumn="1" w:lastColumn="0" w:noHBand="0" w:noVBand="1"/>
            </w:tblPr>
            <w:tblGrid>
              <w:gridCol w:w="3577"/>
              <w:gridCol w:w="1134"/>
              <w:gridCol w:w="1134"/>
              <w:gridCol w:w="1276"/>
            </w:tblGrid>
            <w:tr w:rsidR="00A55421" w:rsidRPr="006145DB" w14:paraId="50F15F23" w14:textId="77777777" w:rsidTr="000D675D">
              <w:trPr>
                <w:trHeight w:val="146"/>
              </w:trPr>
              <w:tc>
                <w:tcPr>
                  <w:tcW w:w="3577" w:type="dxa"/>
                  <w:tcBorders>
                    <w:top w:val="nil"/>
                    <w:left w:val="nil"/>
                    <w:right w:val="nil"/>
                  </w:tcBorders>
                  <w:vAlign w:val="center"/>
                </w:tcPr>
                <w:p w14:paraId="5A0D237E" w14:textId="77777777" w:rsidR="00A55421" w:rsidRPr="006145DB" w:rsidRDefault="00A55421"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45178F9C" w14:textId="77777777" w:rsidR="00A55421" w:rsidRPr="006145DB" w:rsidRDefault="00A55421"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33ED30A9" w14:textId="77777777" w:rsidR="00A55421" w:rsidRPr="006145DB" w:rsidRDefault="00A55421" w:rsidP="005B435E">
                  <w:pPr>
                    <w:tabs>
                      <w:tab w:val="left" w:pos="709"/>
                    </w:tabs>
                    <w:contextualSpacing/>
                    <w:jc w:val="center"/>
                    <w:rPr>
                      <w:rFonts w:cs="Arial"/>
                      <w:sz w:val="16"/>
                      <w:szCs w:val="16"/>
                      <w:lang w:eastAsia="es-CO"/>
                    </w:rPr>
                  </w:pPr>
                </w:p>
              </w:tc>
              <w:tc>
                <w:tcPr>
                  <w:tcW w:w="1276" w:type="dxa"/>
                  <w:tcBorders>
                    <w:top w:val="nil"/>
                    <w:left w:val="nil"/>
                    <w:right w:val="nil"/>
                  </w:tcBorders>
                  <w:vAlign w:val="center"/>
                </w:tcPr>
                <w:p w14:paraId="2D7086D5" w14:textId="77777777" w:rsidR="00A55421" w:rsidRPr="006145DB" w:rsidRDefault="00A55421" w:rsidP="005B435E">
                  <w:pPr>
                    <w:tabs>
                      <w:tab w:val="left" w:pos="709"/>
                    </w:tabs>
                    <w:contextualSpacing/>
                    <w:jc w:val="center"/>
                    <w:rPr>
                      <w:rFonts w:cs="Arial"/>
                      <w:sz w:val="16"/>
                      <w:szCs w:val="16"/>
                      <w:lang w:eastAsia="es-CO"/>
                    </w:rPr>
                  </w:pPr>
                </w:p>
              </w:tc>
            </w:tr>
            <w:tr w:rsidR="00F70D8E" w:rsidRPr="006145DB" w14:paraId="2A4A2494" w14:textId="77777777" w:rsidTr="000D675D">
              <w:trPr>
                <w:trHeight w:val="380"/>
              </w:trPr>
              <w:tc>
                <w:tcPr>
                  <w:tcW w:w="3577" w:type="dxa"/>
                  <w:tcBorders>
                    <w:top w:val="nil"/>
                  </w:tcBorders>
                  <w:vAlign w:val="center"/>
                </w:tcPr>
                <w:p w14:paraId="65316ECE"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134" w:type="dxa"/>
                  <w:tcBorders>
                    <w:top w:val="nil"/>
                  </w:tcBorders>
                  <w:vAlign w:val="center"/>
                </w:tcPr>
                <w:p w14:paraId="3474CF0C"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0037BCA8"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tcBorders>
                    <w:top w:val="nil"/>
                  </w:tcBorders>
                  <w:vAlign w:val="center"/>
                </w:tcPr>
                <w:p w14:paraId="754D1C78"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F70D8E" w:rsidRPr="006145DB" w14:paraId="7DE89A62" w14:textId="77777777" w:rsidTr="000D675D">
              <w:trPr>
                <w:trHeight w:val="243"/>
              </w:trPr>
              <w:tc>
                <w:tcPr>
                  <w:tcW w:w="3577" w:type="dxa"/>
                  <w:tcBorders>
                    <w:bottom w:val="single" w:sz="4" w:space="0" w:color="auto"/>
                  </w:tcBorders>
                  <w:vAlign w:val="center"/>
                </w:tcPr>
                <w:p w14:paraId="796A02BA" w14:textId="77777777" w:rsidR="00FD2696" w:rsidRPr="006145DB" w:rsidRDefault="00FD2696" w:rsidP="005B435E">
                  <w:pPr>
                    <w:tabs>
                      <w:tab w:val="left" w:pos="709"/>
                    </w:tabs>
                    <w:contextualSpacing/>
                    <w:jc w:val="both"/>
                    <w:rPr>
                      <w:rFonts w:cs="Arial"/>
                      <w:bCs/>
                      <w:sz w:val="16"/>
                      <w:szCs w:val="16"/>
                      <w:lang w:eastAsia="es-CO"/>
                    </w:rPr>
                  </w:pPr>
                  <w:r w:rsidRPr="006145DB">
                    <w:rPr>
                      <w:rFonts w:cs="Arial"/>
                      <w:bCs/>
                      <w:sz w:val="16"/>
                      <w:szCs w:val="16"/>
                      <w:lang w:eastAsia="es-CO"/>
                    </w:rPr>
                    <w:t>No se establecen criterios de egreso, dado que la atención brindada a las niñas y niños se recibe solo los días en que sus cuidadoras o cuidadores participan en las actividades de las Manzanas del Cuidado o las Unidades Móviles de Servicios de Cuidado sin que se tenga que cumplir con un mínimo de presencialidad para asegurar su permanencia en el servicio.</w:t>
                  </w:r>
                </w:p>
              </w:tc>
              <w:tc>
                <w:tcPr>
                  <w:tcW w:w="1134" w:type="dxa"/>
                  <w:tcBorders>
                    <w:bottom w:val="single" w:sz="4" w:space="0" w:color="auto"/>
                  </w:tcBorders>
                  <w:vAlign w:val="center"/>
                </w:tcPr>
                <w:p w14:paraId="72F785EA"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No aplica</w:t>
                  </w:r>
                </w:p>
              </w:tc>
              <w:tc>
                <w:tcPr>
                  <w:tcW w:w="1134" w:type="dxa"/>
                  <w:tcBorders>
                    <w:bottom w:val="single" w:sz="4" w:space="0" w:color="auto"/>
                  </w:tcBorders>
                  <w:vAlign w:val="center"/>
                </w:tcPr>
                <w:p w14:paraId="1CD95506"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No aplica</w:t>
                  </w:r>
                </w:p>
              </w:tc>
              <w:tc>
                <w:tcPr>
                  <w:tcW w:w="1276" w:type="dxa"/>
                  <w:tcBorders>
                    <w:bottom w:val="single" w:sz="4" w:space="0" w:color="auto"/>
                  </w:tcBorders>
                  <w:vAlign w:val="center"/>
                </w:tcPr>
                <w:p w14:paraId="589F9A20"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No aplica</w:t>
                  </w:r>
                </w:p>
              </w:tc>
            </w:tr>
            <w:tr w:rsidR="007756FD" w:rsidRPr="006145DB" w14:paraId="531BEC08" w14:textId="77777777" w:rsidTr="000D675D">
              <w:trPr>
                <w:trHeight w:val="70"/>
              </w:trPr>
              <w:tc>
                <w:tcPr>
                  <w:tcW w:w="3577" w:type="dxa"/>
                  <w:tcBorders>
                    <w:left w:val="nil"/>
                    <w:bottom w:val="nil"/>
                    <w:right w:val="nil"/>
                  </w:tcBorders>
                  <w:vAlign w:val="center"/>
                </w:tcPr>
                <w:p w14:paraId="02EE741F" w14:textId="77777777" w:rsidR="007756FD" w:rsidRPr="006145DB" w:rsidRDefault="007756FD" w:rsidP="005B435E">
                  <w:pPr>
                    <w:tabs>
                      <w:tab w:val="left" w:pos="709"/>
                    </w:tabs>
                    <w:contextualSpacing/>
                    <w:jc w:val="both"/>
                    <w:rPr>
                      <w:rFonts w:cs="Arial"/>
                      <w:bCs/>
                      <w:sz w:val="16"/>
                      <w:szCs w:val="16"/>
                      <w:lang w:eastAsia="es-CO"/>
                    </w:rPr>
                  </w:pPr>
                </w:p>
              </w:tc>
              <w:tc>
                <w:tcPr>
                  <w:tcW w:w="1134" w:type="dxa"/>
                  <w:tcBorders>
                    <w:left w:val="nil"/>
                    <w:bottom w:val="nil"/>
                    <w:right w:val="nil"/>
                  </w:tcBorders>
                  <w:vAlign w:val="center"/>
                </w:tcPr>
                <w:p w14:paraId="10E988BB" w14:textId="77777777" w:rsidR="007756FD" w:rsidRPr="006145DB" w:rsidRDefault="007756FD" w:rsidP="005B435E">
                  <w:pPr>
                    <w:tabs>
                      <w:tab w:val="left" w:pos="709"/>
                    </w:tabs>
                    <w:contextualSpacing/>
                    <w:jc w:val="center"/>
                    <w:rPr>
                      <w:rFonts w:cs="Arial"/>
                      <w:bCs/>
                      <w:sz w:val="16"/>
                      <w:szCs w:val="16"/>
                      <w:lang w:eastAsia="es-CO"/>
                    </w:rPr>
                  </w:pPr>
                </w:p>
              </w:tc>
              <w:tc>
                <w:tcPr>
                  <w:tcW w:w="1134" w:type="dxa"/>
                  <w:tcBorders>
                    <w:left w:val="nil"/>
                    <w:bottom w:val="nil"/>
                    <w:right w:val="nil"/>
                  </w:tcBorders>
                  <w:vAlign w:val="center"/>
                </w:tcPr>
                <w:p w14:paraId="6A2F1BA4" w14:textId="77777777" w:rsidR="007756FD" w:rsidRPr="006145DB" w:rsidRDefault="007756FD" w:rsidP="005B435E">
                  <w:pPr>
                    <w:tabs>
                      <w:tab w:val="left" w:pos="709"/>
                    </w:tabs>
                    <w:contextualSpacing/>
                    <w:jc w:val="center"/>
                    <w:rPr>
                      <w:rFonts w:cs="Arial"/>
                      <w:bCs/>
                      <w:sz w:val="16"/>
                      <w:szCs w:val="16"/>
                      <w:lang w:eastAsia="es-CO"/>
                    </w:rPr>
                  </w:pPr>
                </w:p>
              </w:tc>
              <w:tc>
                <w:tcPr>
                  <w:tcW w:w="1276" w:type="dxa"/>
                  <w:tcBorders>
                    <w:left w:val="nil"/>
                    <w:bottom w:val="nil"/>
                    <w:right w:val="nil"/>
                  </w:tcBorders>
                  <w:vAlign w:val="center"/>
                </w:tcPr>
                <w:p w14:paraId="2C444BC7" w14:textId="77777777" w:rsidR="007756FD" w:rsidRPr="006145DB" w:rsidRDefault="007756FD" w:rsidP="005B435E">
                  <w:pPr>
                    <w:tabs>
                      <w:tab w:val="left" w:pos="709"/>
                    </w:tabs>
                    <w:contextualSpacing/>
                    <w:jc w:val="center"/>
                    <w:rPr>
                      <w:rFonts w:cs="Arial"/>
                      <w:bCs/>
                      <w:sz w:val="16"/>
                      <w:szCs w:val="16"/>
                      <w:lang w:eastAsia="es-CO"/>
                    </w:rPr>
                  </w:pPr>
                </w:p>
              </w:tc>
            </w:tr>
          </w:tbl>
          <w:p w14:paraId="5F779CDB" w14:textId="77777777" w:rsidR="00FD2696" w:rsidRPr="006145DB" w:rsidRDefault="00FD2696" w:rsidP="005B435E">
            <w:pPr>
              <w:tabs>
                <w:tab w:val="left" w:pos="709"/>
              </w:tabs>
              <w:spacing w:after="0" w:line="240" w:lineRule="auto"/>
              <w:contextualSpacing/>
              <w:jc w:val="both"/>
              <w:rPr>
                <w:rFonts w:cs="Arial"/>
                <w:bCs/>
                <w:sz w:val="18"/>
                <w:szCs w:val="18"/>
                <w:lang w:eastAsia="es-CO"/>
              </w:rPr>
            </w:pPr>
          </w:p>
        </w:tc>
      </w:tr>
      <w:tr w:rsidR="00FD2696" w:rsidRPr="006145DB" w14:paraId="1DC923BD" w14:textId="77777777" w:rsidTr="00904888">
        <w:trPr>
          <w:trHeight w:val="1539"/>
          <w:jc w:val="center"/>
        </w:trPr>
        <w:tc>
          <w:tcPr>
            <w:tcW w:w="2122" w:type="dxa"/>
            <w:vAlign w:val="center"/>
          </w:tcPr>
          <w:p w14:paraId="6DC540B3"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371" w:type="dxa"/>
            <w:tcBorders>
              <w:top w:val="single" w:sz="4" w:space="0" w:color="auto"/>
            </w:tcBorders>
          </w:tcPr>
          <w:tbl>
            <w:tblPr>
              <w:tblStyle w:val="Tablaconcuadrcula"/>
              <w:tblW w:w="7121" w:type="dxa"/>
              <w:tblLayout w:type="fixed"/>
              <w:tblLook w:val="04A0" w:firstRow="1" w:lastRow="0" w:firstColumn="1" w:lastColumn="0" w:noHBand="0" w:noVBand="1"/>
            </w:tblPr>
            <w:tblGrid>
              <w:gridCol w:w="3577"/>
              <w:gridCol w:w="1134"/>
              <w:gridCol w:w="1134"/>
              <w:gridCol w:w="1276"/>
            </w:tblGrid>
            <w:tr w:rsidR="00A55421" w:rsidRPr="006145DB" w14:paraId="085D2CD7" w14:textId="77777777" w:rsidTr="004A33A6">
              <w:trPr>
                <w:trHeight w:val="80"/>
              </w:trPr>
              <w:tc>
                <w:tcPr>
                  <w:tcW w:w="3577" w:type="dxa"/>
                  <w:tcBorders>
                    <w:top w:val="nil"/>
                    <w:left w:val="nil"/>
                    <w:bottom w:val="single" w:sz="4" w:space="0" w:color="auto"/>
                    <w:right w:val="nil"/>
                  </w:tcBorders>
                  <w:vAlign w:val="center"/>
                </w:tcPr>
                <w:p w14:paraId="4D5653E8" w14:textId="77777777" w:rsidR="00A55421" w:rsidRPr="006145DB" w:rsidRDefault="00A55421"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03DDB923" w14:textId="77777777" w:rsidR="00A55421" w:rsidRPr="006145DB" w:rsidRDefault="00A55421"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6C141CA0" w14:textId="77777777" w:rsidR="00A55421" w:rsidRPr="006145DB" w:rsidRDefault="00A55421" w:rsidP="005B435E">
                  <w:pPr>
                    <w:tabs>
                      <w:tab w:val="left" w:pos="709"/>
                    </w:tabs>
                    <w:contextualSpacing/>
                    <w:jc w:val="center"/>
                    <w:rPr>
                      <w:rFonts w:cs="Arial"/>
                      <w:sz w:val="16"/>
                      <w:szCs w:val="16"/>
                      <w:lang w:eastAsia="es-CO"/>
                    </w:rPr>
                  </w:pPr>
                </w:p>
              </w:tc>
              <w:tc>
                <w:tcPr>
                  <w:tcW w:w="1276" w:type="dxa"/>
                  <w:tcBorders>
                    <w:top w:val="nil"/>
                    <w:left w:val="nil"/>
                    <w:bottom w:val="single" w:sz="4" w:space="0" w:color="auto"/>
                    <w:right w:val="nil"/>
                  </w:tcBorders>
                  <w:vAlign w:val="center"/>
                </w:tcPr>
                <w:p w14:paraId="5A9B06B5" w14:textId="77777777" w:rsidR="00A55421" w:rsidRPr="006145DB" w:rsidRDefault="00A55421" w:rsidP="005B435E">
                  <w:pPr>
                    <w:tabs>
                      <w:tab w:val="left" w:pos="709"/>
                    </w:tabs>
                    <w:contextualSpacing/>
                    <w:jc w:val="center"/>
                    <w:rPr>
                      <w:rFonts w:cs="Arial"/>
                      <w:sz w:val="16"/>
                      <w:szCs w:val="16"/>
                      <w:lang w:eastAsia="es-CO"/>
                    </w:rPr>
                  </w:pPr>
                </w:p>
              </w:tc>
            </w:tr>
            <w:tr w:rsidR="00F70D8E" w:rsidRPr="006145DB" w14:paraId="230B407B" w14:textId="77777777" w:rsidTr="004A33A6">
              <w:trPr>
                <w:trHeight w:val="372"/>
              </w:trPr>
              <w:tc>
                <w:tcPr>
                  <w:tcW w:w="3577" w:type="dxa"/>
                  <w:tcBorders>
                    <w:top w:val="nil"/>
                    <w:bottom w:val="single" w:sz="4" w:space="0" w:color="auto"/>
                  </w:tcBorders>
                  <w:vAlign w:val="center"/>
                </w:tcPr>
                <w:p w14:paraId="43501122"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134" w:type="dxa"/>
                  <w:tcBorders>
                    <w:top w:val="nil"/>
                    <w:bottom w:val="single" w:sz="4" w:space="0" w:color="auto"/>
                  </w:tcBorders>
                  <w:vAlign w:val="center"/>
                </w:tcPr>
                <w:p w14:paraId="71AE13CC"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auto"/>
                  </w:tcBorders>
                  <w:vAlign w:val="center"/>
                </w:tcPr>
                <w:p w14:paraId="3E3A8021"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tcBorders>
                    <w:top w:val="nil"/>
                    <w:bottom w:val="single" w:sz="4" w:space="0" w:color="auto"/>
                  </w:tcBorders>
                  <w:vAlign w:val="center"/>
                </w:tcPr>
                <w:p w14:paraId="6552581D" w14:textId="77777777" w:rsidR="00FD2696" w:rsidRPr="006145DB" w:rsidRDefault="00FD2696"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F70D8E" w:rsidRPr="006145DB" w14:paraId="205A41A7" w14:textId="77777777" w:rsidTr="004A33A6">
              <w:trPr>
                <w:trHeight w:val="221"/>
              </w:trPr>
              <w:tc>
                <w:tcPr>
                  <w:tcW w:w="3577" w:type="dxa"/>
                  <w:tcBorders>
                    <w:bottom w:val="single" w:sz="4" w:space="0" w:color="auto"/>
                  </w:tcBorders>
                  <w:vAlign w:val="center"/>
                </w:tcPr>
                <w:p w14:paraId="01B57066" w14:textId="77777777" w:rsidR="00FD2696" w:rsidRPr="006145DB" w:rsidRDefault="00FD2696" w:rsidP="005B435E">
                  <w:pPr>
                    <w:tabs>
                      <w:tab w:val="left" w:pos="709"/>
                    </w:tabs>
                    <w:contextualSpacing/>
                    <w:jc w:val="both"/>
                    <w:rPr>
                      <w:rFonts w:cs="Arial"/>
                      <w:bCs/>
                      <w:sz w:val="16"/>
                      <w:szCs w:val="16"/>
                      <w:lang w:eastAsia="es-CO"/>
                    </w:rPr>
                  </w:pPr>
                  <w:r w:rsidRPr="006145DB">
                    <w:rPr>
                      <w:rFonts w:cs="Arial"/>
                      <w:bCs/>
                      <w:sz w:val="16"/>
                      <w:szCs w:val="16"/>
                      <w:lang w:eastAsia="es-CO"/>
                    </w:rPr>
                    <w:t>Niña o niño que presente una restricción médica certificada para interactuar con pares, poniendo en riesgo su salud o la de otras niñas y niños.</w:t>
                  </w:r>
                </w:p>
              </w:tc>
              <w:tc>
                <w:tcPr>
                  <w:tcW w:w="1134" w:type="dxa"/>
                  <w:tcBorders>
                    <w:bottom w:val="single" w:sz="4" w:space="0" w:color="auto"/>
                  </w:tcBorders>
                  <w:vAlign w:val="center"/>
                </w:tcPr>
                <w:p w14:paraId="28A5B7FF"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Certificado médico</w:t>
                  </w:r>
                </w:p>
              </w:tc>
              <w:tc>
                <w:tcPr>
                  <w:tcW w:w="1134" w:type="dxa"/>
                  <w:tcBorders>
                    <w:bottom w:val="single" w:sz="4" w:space="0" w:color="auto"/>
                  </w:tcBorders>
                  <w:vAlign w:val="center"/>
                </w:tcPr>
                <w:p w14:paraId="78907B4A" w14:textId="77777777"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276" w:type="dxa"/>
                  <w:tcBorders>
                    <w:bottom w:val="single" w:sz="4" w:space="0" w:color="auto"/>
                  </w:tcBorders>
                  <w:vAlign w:val="center"/>
                </w:tcPr>
                <w:p w14:paraId="59D6CBEE" w14:textId="483ACB2B" w:rsidR="00FD2696" w:rsidRPr="006145DB" w:rsidRDefault="00FD2696"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bl>
          <w:p w14:paraId="4195757D" w14:textId="77777777" w:rsidR="00FD2696" w:rsidRPr="006145DB" w:rsidRDefault="00FD2696" w:rsidP="005B435E">
            <w:pPr>
              <w:tabs>
                <w:tab w:val="left" w:pos="709"/>
              </w:tabs>
              <w:spacing w:after="0" w:line="240" w:lineRule="auto"/>
              <w:contextualSpacing/>
              <w:jc w:val="both"/>
              <w:rPr>
                <w:rFonts w:eastAsia="Calibri" w:cs="Arial"/>
                <w:bCs/>
                <w:sz w:val="18"/>
                <w:szCs w:val="18"/>
                <w:lang w:eastAsia="es-CO"/>
              </w:rPr>
            </w:pPr>
          </w:p>
        </w:tc>
      </w:tr>
      <w:tr w:rsidR="00FD2696" w:rsidRPr="006145DB" w14:paraId="3081871D" w14:textId="77777777" w:rsidTr="001F6233">
        <w:trPr>
          <w:trHeight w:val="728"/>
          <w:jc w:val="center"/>
        </w:trPr>
        <w:tc>
          <w:tcPr>
            <w:tcW w:w="2122" w:type="dxa"/>
            <w:vAlign w:val="center"/>
          </w:tcPr>
          <w:p w14:paraId="486CCFA5"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371" w:type="dxa"/>
          </w:tcPr>
          <w:p w14:paraId="1166B972" w14:textId="77777777" w:rsidR="00FD2696" w:rsidRPr="006145DB" w:rsidRDefault="00FD2696" w:rsidP="005B435E">
            <w:pPr>
              <w:tabs>
                <w:tab w:val="left" w:pos="709"/>
              </w:tabs>
              <w:spacing w:after="0" w:line="240" w:lineRule="auto"/>
              <w:contextualSpacing/>
              <w:jc w:val="both"/>
              <w:rPr>
                <w:rFonts w:cs="Arial"/>
                <w:sz w:val="20"/>
                <w:szCs w:val="20"/>
                <w:lang w:eastAsia="es-CO"/>
              </w:rPr>
            </w:pPr>
            <w:bookmarkStart w:id="84" w:name="_Hlk180478185"/>
            <w:r w:rsidRPr="006145DB">
              <w:rPr>
                <w:rFonts w:cs="Arial"/>
                <w:sz w:val="20"/>
                <w:szCs w:val="20"/>
                <w:lang w:eastAsia="es-CO"/>
              </w:rPr>
              <w:t xml:space="preserve">Durante la atención se desarrolla el componente pedagógico con el propósito promover procesos de desarrollo a través de experiencias artísticas, lúdicas y literarias en escenarios protectores para la niñez que favorezcan el vínculo afectivo con sus familias y la crianza amorosa para la configuración de entornos protectores familiares y comunitarios. De esta manera, se redistribuyen los tiempos de cuidado, generando posibilidades para el desarrollo personal de sus madres, padres o personas cuidadoras. </w:t>
            </w:r>
          </w:p>
          <w:p w14:paraId="2CE50F59" w14:textId="77777777" w:rsidR="00FD2696" w:rsidRPr="006145DB" w:rsidRDefault="00FD2696" w:rsidP="005B435E">
            <w:pPr>
              <w:tabs>
                <w:tab w:val="left" w:pos="709"/>
              </w:tabs>
              <w:spacing w:after="0" w:line="240" w:lineRule="auto"/>
              <w:contextualSpacing/>
              <w:jc w:val="both"/>
              <w:rPr>
                <w:rFonts w:cs="Arial"/>
                <w:bCs/>
                <w:sz w:val="20"/>
                <w:szCs w:val="20"/>
                <w:lang w:eastAsia="es-CO"/>
              </w:rPr>
            </w:pPr>
          </w:p>
          <w:p w14:paraId="6A8AA75D" w14:textId="77777777" w:rsidR="00FD2696" w:rsidRPr="006145DB" w:rsidRDefault="00FD2696" w:rsidP="005B435E">
            <w:pPr>
              <w:tabs>
                <w:tab w:val="left" w:pos="709"/>
              </w:tabs>
              <w:spacing w:after="0" w:line="240" w:lineRule="auto"/>
              <w:contextualSpacing/>
              <w:jc w:val="both"/>
              <w:rPr>
                <w:rFonts w:cs="Arial"/>
                <w:bCs/>
                <w:sz w:val="20"/>
                <w:szCs w:val="20"/>
                <w:lang w:eastAsia="es-CO"/>
              </w:rPr>
            </w:pPr>
            <w:r w:rsidRPr="006145DB">
              <w:rPr>
                <w:rFonts w:cs="Arial"/>
                <w:sz w:val="20"/>
                <w:szCs w:val="20"/>
                <w:lang w:eastAsia="es-CO"/>
              </w:rPr>
              <w:t xml:space="preserve">La atención se implementa de lunes a sábado, en espacios físicos ambientados para el desarrollo de experiencias artísticas, lúdicas o literarias, </w:t>
            </w:r>
            <w:r w:rsidRPr="006145DB">
              <w:rPr>
                <w:rFonts w:cs="Arial"/>
                <w:bCs/>
                <w:sz w:val="20"/>
                <w:szCs w:val="20"/>
                <w:lang w:eastAsia="es-CO"/>
              </w:rPr>
              <w:t xml:space="preserve">en las Manzanas de Cuidado o en espacios cercanos al equipamiento ancla, mientras que, en las Unidades Móviles de Servicios de Cuidado, el servicio es itinerante, utilizando un Bus del Cuidado para desplegar actividades en espacios públicos y comunitarios, acercando las experiencias de aprendizaje a las niñas y los niños en sus entornos cotidianos </w:t>
            </w:r>
            <w:r w:rsidRPr="006145DB">
              <w:rPr>
                <w:rFonts w:cs="Arial"/>
                <w:sz w:val="20"/>
                <w:szCs w:val="20"/>
                <w:lang w:eastAsia="es-CO"/>
              </w:rPr>
              <w:t xml:space="preserve">en la zona urbana o rural. </w:t>
            </w:r>
            <w:r w:rsidRPr="006145DB">
              <w:rPr>
                <w:rFonts w:cs="Arial"/>
                <w:bCs/>
                <w:sz w:val="20"/>
                <w:szCs w:val="20"/>
                <w:lang w:eastAsia="es-CO"/>
              </w:rPr>
              <w:t xml:space="preserve">Ahora bien, la operación en las unidades móviles de servicios de cuidado depende del calendario establecido por la Secretaría Distrital de la Mujer para la movilidad de los Buses del Cuidado. </w:t>
            </w:r>
          </w:p>
          <w:p w14:paraId="1061504D" w14:textId="77777777" w:rsidR="00FD2696" w:rsidRPr="006145DB" w:rsidRDefault="00FD2696" w:rsidP="005B435E">
            <w:pPr>
              <w:tabs>
                <w:tab w:val="left" w:pos="709"/>
              </w:tabs>
              <w:spacing w:after="0" w:line="240" w:lineRule="auto"/>
              <w:contextualSpacing/>
              <w:jc w:val="both"/>
              <w:rPr>
                <w:rFonts w:cs="Arial"/>
                <w:sz w:val="20"/>
                <w:szCs w:val="20"/>
              </w:rPr>
            </w:pPr>
            <w:r w:rsidRPr="006145DB">
              <w:rPr>
                <w:rFonts w:cs="Arial"/>
                <w:sz w:val="20"/>
                <w:szCs w:val="20"/>
                <w:lang w:eastAsia="es-CO"/>
              </w:rPr>
              <w:t>La flexibilidad en los horarios permite el ingreso de las niñas y los niños en cualquier momento de la jornada de atención, con una permanencia máxima de 4 horas por franja horaria (mañana y/o tarde). Su asistencia a la semana depende de la frecuencia de participación de sus cuidadoras o cuidadores en las ofertas de los servicios que ofrecen las Manzanas de Cuidado o de la frecuencia con la que el Bus del Cuidado visite la zona urbana o rural s</w:t>
            </w:r>
            <w:r w:rsidRPr="006145DB">
              <w:rPr>
                <w:rFonts w:cs="Arial"/>
                <w:sz w:val="20"/>
                <w:szCs w:val="20"/>
              </w:rPr>
              <w:t xml:space="preserve">in que las niñas, niños o sus personas cuidadoras deban cumplir con un número de asistencia al servicio en la semana para conservar la permanencia. </w:t>
            </w:r>
          </w:p>
          <w:p w14:paraId="005256D2" w14:textId="77777777" w:rsidR="00FD2696" w:rsidRPr="006145DB" w:rsidRDefault="00FD2696" w:rsidP="005B435E">
            <w:pPr>
              <w:tabs>
                <w:tab w:val="left" w:pos="709"/>
              </w:tabs>
              <w:spacing w:after="0" w:line="240" w:lineRule="auto"/>
              <w:contextualSpacing/>
              <w:jc w:val="both"/>
              <w:rPr>
                <w:rFonts w:cs="Arial"/>
                <w:bCs/>
                <w:sz w:val="20"/>
                <w:szCs w:val="20"/>
                <w:lang w:eastAsia="es-CO"/>
              </w:rPr>
            </w:pPr>
          </w:p>
          <w:p w14:paraId="71D95648" w14:textId="77777777" w:rsidR="00FD2696" w:rsidRPr="006145DB" w:rsidRDefault="00FD2696"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En el marco de esta atención, se implementa el enfoque diferencial y de derechos con las siguientes acciones: </w:t>
            </w:r>
          </w:p>
          <w:p w14:paraId="39CFF780" w14:textId="77777777" w:rsidR="00FD2696" w:rsidRPr="006145DB" w:rsidRDefault="00FD2696" w:rsidP="005B435E">
            <w:pPr>
              <w:tabs>
                <w:tab w:val="left" w:pos="709"/>
              </w:tabs>
              <w:spacing w:after="0" w:line="240" w:lineRule="auto"/>
              <w:contextualSpacing/>
              <w:jc w:val="both"/>
              <w:rPr>
                <w:rFonts w:cs="Arial"/>
                <w:bCs/>
                <w:sz w:val="20"/>
                <w:szCs w:val="20"/>
                <w:lang w:eastAsia="es-CO"/>
              </w:rPr>
            </w:pPr>
          </w:p>
          <w:p w14:paraId="7A56CE93" w14:textId="77777777" w:rsidR="00FD2696" w:rsidRPr="006145DB" w:rsidRDefault="00FD2696">
            <w:pPr>
              <w:pStyle w:val="Prrafodelista"/>
              <w:numPr>
                <w:ilvl w:val="0"/>
                <w:numId w:val="30"/>
              </w:numPr>
              <w:tabs>
                <w:tab w:val="left" w:pos="709"/>
              </w:tabs>
              <w:spacing w:after="0" w:line="240" w:lineRule="auto"/>
              <w:jc w:val="both"/>
              <w:rPr>
                <w:rFonts w:cs="Arial"/>
                <w:sz w:val="20"/>
                <w:szCs w:val="20"/>
                <w:lang w:eastAsia="es-CO"/>
              </w:rPr>
            </w:pPr>
            <w:r w:rsidRPr="006145DB">
              <w:rPr>
                <w:rFonts w:cs="Arial"/>
                <w:sz w:val="20"/>
                <w:szCs w:val="20"/>
                <w:lang w:eastAsia="es-CO"/>
              </w:rPr>
              <w:t>La estrategia para la Prevención de Violencias contra la Niñez para la prevención, acompañamiento y seguimiento a presuntas vulneraciones de derechos.</w:t>
            </w:r>
          </w:p>
          <w:p w14:paraId="6F3FDEE0" w14:textId="77777777" w:rsidR="00FD2696" w:rsidRPr="006145DB" w:rsidRDefault="00FD2696">
            <w:pPr>
              <w:pStyle w:val="Prrafodelista"/>
              <w:numPr>
                <w:ilvl w:val="0"/>
                <w:numId w:val="30"/>
              </w:numPr>
              <w:tabs>
                <w:tab w:val="left" w:pos="709"/>
              </w:tabs>
              <w:spacing w:after="0" w:line="240" w:lineRule="auto"/>
              <w:jc w:val="both"/>
              <w:rPr>
                <w:rFonts w:cs="Arial"/>
                <w:sz w:val="20"/>
                <w:szCs w:val="20"/>
                <w:lang w:eastAsia="es-CO"/>
              </w:rPr>
            </w:pPr>
            <w:r w:rsidRPr="006145DB">
              <w:rPr>
                <w:rFonts w:cs="Arial"/>
                <w:sz w:val="20"/>
                <w:szCs w:val="20"/>
                <w:lang w:eastAsia="es-CO"/>
              </w:rPr>
              <w:t>Acompañamientos de la estrategia Entre Pares, como respuesta flexible y  diferencial  dirigido a la primera infancia con discapacidad,  alteraciones en el desarrollo y restricciones médicas, infancia y adolescencia con discapacidad, que permite vivir y celebrar la diversidad, así como consolidar el camino hacia el fortalecimiento de la inclusión social donde todas las personas comparten, reconocen, disfrutan, crecen y gozan de derechos en ambientes enriquecidos libres de discriminación y segregación, desde la implementación y seguimiento de ajustes pedagógicos y razonables para la  participación.</w:t>
            </w:r>
            <w:r w:rsidRPr="006145DB">
              <w:rPr>
                <w:rFonts w:cs="Arial"/>
                <w:sz w:val="20"/>
                <w:szCs w:val="20"/>
              </w:rPr>
              <w:t xml:space="preserve"> </w:t>
            </w:r>
            <w:r w:rsidRPr="006145DB">
              <w:rPr>
                <w:rFonts w:cs="Arial"/>
                <w:sz w:val="20"/>
                <w:szCs w:val="20"/>
                <w:lang w:eastAsia="es-CO"/>
              </w:rPr>
              <w:t>Se generan espacios de articulación con el Servicio, donde también se realiza un fortalecimiento técnico sobre educación inclusiva dialogado con los profesionales respecto a dudas e inquietudes que ellos tengan frente a la atención de niñas, niños y adolescentes con discapacidad.</w:t>
            </w:r>
          </w:p>
          <w:p w14:paraId="005632C9" w14:textId="77777777" w:rsidR="00FD2696" w:rsidRPr="006145DB" w:rsidRDefault="00FD2696">
            <w:pPr>
              <w:numPr>
                <w:ilvl w:val="0"/>
                <w:numId w:val="30"/>
              </w:numPr>
              <w:tabs>
                <w:tab w:val="left" w:pos="709"/>
              </w:tabs>
              <w:spacing w:after="0" w:line="240" w:lineRule="auto"/>
              <w:jc w:val="both"/>
              <w:rPr>
                <w:rFonts w:cs="Arial"/>
                <w:sz w:val="20"/>
                <w:szCs w:val="20"/>
                <w:lang w:eastAsia="es-CO"/>
              </w:rPr>
            </w:pPr>
            <w:r w:rsidRPr="006145DB">
              <w:rPr>
                <w:rFonts w:cs="Arial"/>
                <w:sz w:val="20"/>
                <w:szCs w:val="20"/>
                <w:lang w:eastAsia="es-CO"/>
              </w:rPr>
              <w:t>Estrategia Raizal Aidentity: Fortalece el reconocimiento de la cultura raizal al brindar espacios para compartir saberes y tradiciones, que busca ofrecer a niñas, niños y adolescentes una perspectiva amplia y empática de la sociedad, facilitando su autorreconocimiento, valoración personal y aprecio por las prácticas culturales.</w:t>
            </w:r>
          </w:p>
          <w:p w14:paraId="05E702CB" w14:textId="77777777" w:rsidR="00FD2696" w:rsidRPr="006145DB" w:rsidRDefault="00FD2696">
            <w:pPr>
              <w:numPr>
                <w:ilvl w:val="0"/>
                <w:numId w:val="30"/>
              </w:numPr>
              <w:tabs>
                <w:tab w:val="left" w:pos="709"/>
              </w:tabs>
              <w:spacing w:after="0" w:line="240" w:lineRule="auto"/>
              <w:jc w:val="both"/>
              <w:rPr>
                <w:rFonts w:cs="Arial"/>
                <w:sz w:val="20"/>
                <w:szCs w:val="20"/>
                <w:lang w:eastAsia="es-CO"/>
              </w:rPr>
            </w:pPr>
            <w:r w:rsidRPr="006145DB">
              <w:rPr>
                <w:rFonts w:cs="Arial"/>
                <w:sz w:val="20"/>
                <w:szCs w:val="20"/>
                <w:lang w:eastAsia="es-CO"/>
              </w:rPr>
              <w:t xml:space="preserve">Estrategia de Pervivencia Cultural Sawabona: Permite celebrar la diversidad y reconocer las diferencias como una oportunidad de desarrollo, generando procesos de fortalecimiento de las experiencias de educación inicial, desde una mirada intra e intercultural enfocada a los saberes y conocimientos de las comunidades negras y afrocolombianas. </w:t>
            </w:r>
          </w:p>
          <w:p w14:paraId="0A62DAF3" w14:textId="77777777" w:rsidR="00FD2696" w:rsidRPr="006145DB" w:rsidRDefault="00FD2696">
            <w:pPr>
              <w:numPr>
                <w:ilvl w:val="0"/>
                <w:numId w:val="30"/>
              </w:numPr>
              <w:tabs>
                <w:tab w:val="left" w:pos="709"/>
              </w:tabs>
              <w:spacing w:after="0" w:line="240" w:lineRule="auto"/>
              <w:jc w:val="both"/>
              <w:rPr>
                <w:rFonts w:cs="Arial"/>
                <w:sz w:val="20"/>
                <w:szCs w:val="20"/>
                <w:lang w:eastAsia="es-CO"/>
              </w:rPr>
            </w:pPr>
            <w:r w:rsidRPr="006145DB">
              <w:rPr>
                <w:rFonts w:cs="Arial"/>
                <w:sz w:val="20"/>
                <w:szCs w:val="20"/>
                <w:lang w:eastAsia="es-CO"/>
              </w:rPr>
              <w:t xml:space="preserve">Estrategia Muge Chave Ava Varele: Estrategia con enfoque diferencial dirigida a madres gestantes y primera infancia del pueblo gitano, ya que el pueblo gitano tiene sus propias tradiciones y prácticas culturales en relación con el embarazo, el parto y el cuidado infantil promover la inclusión cultural desde la primera infancia. </w:t>
            </w:r>
          </w:p>
          <w:p w14:paraId="0D765CC8" w14:textId="77777777" w:rsidR="00FD2696" w:rsidRPr="006145DB" w:rsidRDefault="00FD2696" w:rsidP="005B435E">
            <w:pPr>
              <w:tabs>
                <w:tab w:val="left" w:pos="709"/>
              </w:tabs>
              <w:spacing w:after="0" w:line="240" w:lineRule="auto"/>
              <w:contextualSpacing/>
              <w:jc w:val="both"/>
              <w:rPr>
                <w:rFonts w:cs="Arial"/>
                <w:bCs/>
                <w:sz w:val="20"/>
                <w:szCs w:val="20"/>
                <w:lang w:eastAsia="es-CO"/>
              </w:rPr>
            </w:pPr>
          </w:p>
          <w:p w14:paraId="10D2104E" w14:textId="7B1F4AB3" w:rsidR="00FD2696" w:rsidRPr="006145DB" w:rsidRDefault="00FD2696" w:rsidP="005B435E">
            <w:pPr>
              <w:tabs>
                <w:tab w:val="left" w:pos="709"/>
              </w:tabs>
              <w:spacing w:after="0" w:line="240" w:lineRule="auto"/>
              <w:contextualSpacing/>
              <w:jc w:val="both"/>
              <w:rPr>
                <w:rFonts w:cs="Arial"/>
                <w:sz w:val="20"/>
                <w:szCs w:val="20"/>
                <w:lang w:eastAsia="es-CO"/>
              </w:rPr>
            </w:pPr>
            <w:r w:rsidRPr="006145DB">
              <w:rPr>
                <w:rFonts w:cs="Arial"/>
                <w:bCs/>
                <w:sz w:val="20"/>
                <w:szCs w:val="20"/>
                <w:lang w:eastAsia="es-CO"/>
              </w:rPr>
              <w:t>Beneficios</w:t>
            </w:r>
            <w:r w:rsidRPr="006145DB">
              <w:rPr>
                <w:rFonts w:cs="Arial"/>
                <w:sz w:val="20"/>
                <w:szCs w:val="20"/>
                <w:lang w:eastAsia="es-CO"/>
              </w:rPr>
              <w:t xml:space="preserve"> tangibles que se otorgan: refrigerios para las personas participantes de cada encuentro en las Manzanas del Cuidado</w:t>
            </w:r>
            <w:r w:rsidR="000D675D">
              <w:rPr>
                <w:rFonts w:cs="Arial"/>
                <w:sz w:val="20"/>
                <w:szCs w:val="20"/>
                <w:lang w:eastAsia="es-CO"/>
              </w:rPr>
              <w:t>.</w:t>
            </w:r>
            <w:r w:rsidRPr="006145DB">
              <w:rPr>
                <w:rFonts w:cs="Arial"/>
                <w:sz w:val="20"/>
                <w:szCs w:val="20"/>
                <w:lang w:eastAsia="es-CO"/>
              </w:rPr>
              <w:t xml:space="preserve"> </w:t>
            </w:r>
          </w:p>
          <w:p w14:paraId="5CEA2BFD" w14:textId="77777777" w:rsidR="000D675D" w:rsidRDefault="000D675D" w:rsidP="005B435E">
            <w:pPr>
              <w:spacing w:after="0" w:line="240" w:lineRule="auto"/>
              <w:jc w:val="both"/>
              <w:rPr>
                <w:rFonts w:cs="Arial"/>
                <w:sz w:val="20"/>
                <w:szCs w:val="20"/>
              </w:rPr>
            </w:pPr>
          </w:p>
          <w:p w14:paraId="4E3A5FFF" w14:textId="7A81B42D" w:rsidR="00FD2696" w:rsidRPr="006145DB" w:rsidRDefault="00FD2696" w:rsidP="005B435E">
            <w:pPr>
              <w:spacing w:after="0" w:line="240" w:lineRule="auto"/>
              <w:jc w:val="both"/>
              <w:rPr>
                <w:rFonts w:cs="Arial"/>
                <w:sz w:val="20"/>
                <w:szCs w:val="20"/>
              </w:rPr>
            </w:pPr>
            <w:r w:rsidRPr="006145DB">
              <w:rPr>
                <w:rFonts w:cs="Arial"/>
                <w:sz w:val="20"/>
                <w:szCs w:val="20"/>
              </w:rPr>
              <w:t>En caso de interrupción parcial o total en la prestación del servicio social El Arte de Cuidar-te se implementa el plan operativo de continuidad correspondiente, siguiendo la uniformidad de las fichas aprobadas.</w:t>
            </w:r>
            <w:bookmarkEnd w:id="84"/>
          </w:p>
        </w:tc>
      </w:tr>
      <w:tr w:rsidR="00FD2696" w:rsidRPr="006145DB" w14:paraId="22250EC0" w14:textId="77777777" w:rsidTr="001F6233">
        <w:trPr>
          <w:trHeight w:val="445"/>
          <w:jc w:val="center"/>
        </w:trPr>
        <w:tc>
          <w:tcPr>
            <w:tcW w:w="2122" w:type="dxa"/>
            <w:vAlign w:val="center"/>
          </w:tcPr>
          <w:p w14:paraId="74293654" w14:textId="77777777" w:rsidR="00FD2696" w:rsidRPr="006145DB" w:rsidRDefault="00FD2696" w:rsidP="005B435E">
            <w:pPr>
              <w:spacing w:after="0" w:line="240" w:lineRule="auto"/>
              <w:contextualSpacing/>
              <w:rPr>
                <w:rFonts w:cs="Arial"/>
                <w:bCs/>
                <w:sz w:val="20"/>
                <w:szCs w:val="20"/>
                <w:lang w:eastAsia="es-CO"/>
              </w:rPr>
            </w:pPr>
            <w:r w:rsidRPr="006145DB">
              <w:rPr>
                <w:rFonts w:cs="Arial"/>
                <w:bCs/>
                <w:sz w:val="20"/>
                <w:szCs w:val="20"/>
                <w:lang w:eastAsia="es-CO"/>
              </w:rPr>
              <w:t>Estándares transversales de calidad</w:t>
            </w:r>
          </w:p>
        </w:tc>
        <w:tc>
          <w:tcPr>
            <w:tcW w:w="7371" w:type="dxa"/>
          </w:tcPr>
          <w:p w14:paraId="6C1629B3" w14:textId="77777777" w:rsidR="00FD2696" w:rsidRPr="006145DB" w:rsidRDefault="00FD2696"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Las categorías que aplican para el servicio son:</w:t>
            </w:r>
          </w:p>
          <w:p w14:paraId="5A0DE1BB" w14:textId="77777777" w:rsidR="005B435E" w:rsidRPr="006145DB" w:rsidRDefault="005B435E" w:rsidP="005B435E">
            <w:pPr>
              <w:pStyle w:val="Ttulo1"/>
              <w:rPr>
                <w:sz w:val="20"/>
                <w:lang w:eastAsia="es-CO"/>
              </w:rPr>
            </w:pPr>
          </w:p>
          <w:p w14:paraId="294ABB87" w14:textId="77777777" w:rsidR="00FD2696" w:rsidRPr="006145DB" w:rsidRDefault="00FD2696">
            <w:pPr>
              <w:numPr>
                <w:ilvl w:val="0"/>
                <w:numId w:val="31"/>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Gestión administrativa  </w:t>
            </w:r>
          </w:p>
          <w:p w14:paraId="3308FB7E" w14:textId="77777777" w:rsidR="00FD2696" w:rsidRPr="006145DB" w:rsidRDefault="00FD2696">
            <w:pPr>
              <w:numPr>
                <w:ilvl w:val="0"/>
                <w:numId w:val="31"/>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Ambientes adecuados y seguros.</w:t>
            </w:r>
          </w:p>
          <w:p w14:paraId="7AA4D541" w14:textId="77777777" w:rsidR="00FD2696" w:rsidRPr="006145DB" w:rsidRDefault="00FD2696">
            <w:pPr>
              <w:numPr>
                <w:ilvl w:val="0"/>
                <w:numId w:val="31"/>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Atención social.</w:t>
            </w:r>
          </w:p>
          <w:p w14:paraId="20961F91" w14:textId="77777777" w:rsidR="00FD2696" w:rsidRPr="006145DB" w:rsidRDefault="00FD2696">
            <w:pPr>
              <w:numPr>
                <w:ilvl w:val="0"/>
                <w:numId w:val="31"/>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Nutrición y salubridad.</w:t>
            </w:r>
          </w:p>
          <w:p w14:paraId="3A45C861" w14:textId="77777777" w:rsidR="00FD2696" w:rsidRPr="006145DB" w:rsidRDefault="00FD2696">
            <w:pPr>
              <w:numPr>
                <w:ilvl w:val="0"/>
                <w:numId w:val="31"/>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Talento humano</w:t>
            </w:r>
          </w:p>
        </w:tc>
      </w:tr>
    </w:tbl>
    <w:p w14:paraId="004C4041" w14:textId="77777777" w:rsidR="00F51917" w:rsidRPr="006145DB" w:rsidRDefault="00F51917" w:rsidP="005B435E">
      <w:pPr>
        <w:pStyle w:val="commentcontentpara"/>
        <w:spacing w:before="0" w:beforeAutospacing="0" w:after="0" w:afterAutospacing="0"/>
        <w:rPr>
          <w:rFonts w:ascii="Arial" w:hAnsi="Arial" w:cs="Arial"/>
          <w:sz w:val="22"/>
          <w:szCs w:val="22"/>
        </w:rPr>
      </w:pPr>
    </w:p>
    <w:p w14:paraId="696DEF70" w14:textId="5B36FA41" w:rsidR="00382556" w:rsidRPr="006145DB" w:rsidRDefault="008661D6">
      <w:pPr>
        <w:pStyle w:val="Ttulo1"/>
        <w:numPr>
          <w:ilvl w:val="2"/>
          <w:numId w:val="68"/>
        </w:numPr>
        <w:ind w:left="567" w:hanging="579"/>
        <w:jc w:val="center"/>
        <w:rPr>
          <w:lang w:val="es-CO"/>
        </w:rPr>
      </w:pPr>
      <w:bookmarkStart w:id="85" w:name="_Toc193527365"/>
      <w:bookmarkEnd w:id="85"/>
      <w:r w:rsidRPr="006145DB">
        <w:rPr>
          <w:lang w:val="es-CO"/>
        </w:rPr>
        <w:t xml:space="preserve"> </w:t>
      </w:r>
      <w:bookmarkStart w:id="86" w:name="_Toc210213181"/>
      <w:bookmarkStart w:id="87" w:name="_Toc213273455"/>
      <w:bookmarkStart w:id="88" w:name="_Toc213276082"/>
      <w:bookmarkStart w:id="89" w:name="_Toc216902415"/>
      <w:r w:rsidR="005B5745" w:rsidRPr="006145DB">
        <w:rPr>
          <w:lang w:val="es-CO"/>
        </w:rPr>
        <w:t>Servicio Atrapasueños</w:t>
      </w:r>
      <w:bookmarkEnd w:id="86"/>
      <w:bookmarkEnd w:id="87"/>
      <w:bookmarkEnd w:id="88"/>
      <w:bookmarkEnd w:id="8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7411"/>
      </w:tblGrid>
      <w:tr w:rsidR="00115DA4" w:rsidRPr="006145DB" w14:paraId="6164FB06" w14:textId="77777777" w:rsidTr="00F51917">
        <w:trPr>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22D4A0EE" w14:textId="77777777" w:rsidR="000F67D6" w:rsidRPr="006145DB" w:rsidRDefault="000F67D6" w:rsidP="005B435E">
            <w:pPr>
              <w:spacing w:after="0" w:line="240" w:lineRule="auto"/>
              <w:rPr>
                <w:rFonts w:eastAsia="Times New Roman" w:cs="Arial"/>
                <w:bCs/>
                <w:sz w:val="20"/>
                <w:szCs w:val="20"/>
                <w:lang w:eastAsia="es-CO"/>
              </w:rPr>
            </w:pPr>
            <w:r w:rsidRPr="006145DB">
              <w:rPr>
                <w:rFonts w:cs="Arial"/>
                <w:sz w:val="20"/>
                <w:szCs w:val="20"/>
                <w:lang w:eastAsia="es-CO"/>
              </w:rPr>
              <w:t>Objeto del Servicio Social</w:t>
            </w:r>
          </w:p>
        </w:tc>
        <w:tc>
          <w:tcPr>
            <w:tcW w:w="3944" w:type="pct"/>
            <w:tcBorders>
              <w:top w:val="single" w:sz="4" w:space="0" w:color="auto"/>
              <w:left w:val="single" w:sz="4" w:space="0" w:color="auto"/>
              <w:bottom w:val="single" w:sz="4" w:space="0" w:color="auto"/>
              <w:right w:val="single" w:sz="4" w:space="0" w:color="auto"/>
            </w:tcBorders>
            <w:vAlign w:val="center"/>
            <w:hideMark/>
          </w:tcPr>
          <w:p w14:paraId="522E9DB5" w14:textId="77777777" w:rsidR="000F67D6" w:rsidRPr="006145DB" w:rsidRDefault="000F67D6" w:rsidP="005B435E">
            <w:pPr>
              <w:pStyle w:val="commentcontentpara"/>
              <w:spacing w:before="0" w:beforeAutospacing="0" w:after="0" w:afterAutospacing="0"/>
              <w:jc w:val="both"/>
              <w:rPr>
                <w:rFonts w:ascii="Arial" w:hAnsi="Arial" w:cs="Arial"/>
                <w:sz w:val="20"/>
                <w:szCs w:val="20"/>
                <w:lang w:eastAsia="es-CO"/>
              </w:rPr>
            </w:pPr>
            <w:r w:rsidRPr="006145DB">
              <w:rPr>
                <w:rStyle w:val="normaltextrun"/>
                <w:rFonts w:ascii="Arial" w:hAnsi="Arial" w:cs="Arial"/>
                <w:sz w:val="20"/>
                <w:szCs w:val="20"/>
                <w:shd w:val="clear" w:color="auto" w:fill="FFFFFF"/>
              </w:rPr>
              <w:t>Aportar a la reparación integral y construcción de paz territorial de niñas, niños, adolescentes y sus familias víctimas y afectadas por el conflicto armado interno, a través, de la articulación de acciones y el acompañamiento psicosocial desde el arte, la pedagogía y la lúdica propiciando el reconocimiento de sus potencialidades, la garantía de sus derechos y el abordaje de las necesidades y problemáticas para la generación de espacios de resignificación de vivencias y afectaciones ocurridas en el conflicto armado.</w:t>
            </w:r>
            <w:r w:rsidRPr="006145DB">
              <w:rPr>
                <w:rStyle w:val="eop"/>
                <w:rFonts w:ascii="Arial" w:hAnsi="Arial" w:cs="Arial"/>
                <w:sz w:val="20"/>
                <w:szCs w:val="20"/>
                <w:shd w:val="clear" w:color="auto" w:fill="FFFFFF"/>
              </w:rPr>
              <w:t> </w:t>
            </w:r>
          </w:p>
        </w:tc>
      </w:tr>
      <w:tr w:rsidR="00115DA4" w:rsidRPr="006145DB" w14:paraId="0ABE03C8" w14:textId="77777777" w:rsidTr="002C1CA1">
        <w:trPr>
          <w:trHeight w:val="20"/>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79FEFFF3" w14:textId="77777777" w:rsidR="000F67D6" w:rsidRPr="006145DB" w:rsidRDefault="000F67D6" w:rsidP="005B435E">
            <w:pPr>
              <w:spacing w:after="0" w:line="240" w:lineRule="auto"/>
              <w:rPr>
                <w:rFonts w:cs="Arial"/>
                <w:bCs/>
                <w:sz w:val="20"/>
                <w:szCs w:val="20"/>
                <w:lang w:eastAsia="es-CO"/>
              </w:rPr>
            </w:pPr>
            <w:r w:rsidRPr="006145DB">
              <w:rPr>
                <w:rFonts w:cs="Arial"/>
                <w:sz w:val="20"/>
                <w:szCs w:val="20"/>
                <w:lang w:eastAsia="es-CO"/>
              </w:rPr>
              <w:t xml:space="preserve">Oferta </w:t>
            </w:r>
          </w:p>
        </w:tc>
        <w:tc>
          <w:tcPr>
            <w:tcW w:w="3944" w:type="pct"/>
            <w:tcBorders>
              <w:top w:val="single" w:sz="4" w:space="0" w:color="auto"/>
              <w:left w:val="single" w:sz="4" w:space="0" w:color="auto"/>
              <w:bottom w:val="single" w:sz="4" w:space="0" w:color="auto"/>
              <w:right w:val="single" w:sz="4" w:space="0" w:color="auto"/>
            </w:tcBorders>
            <w:hideMark/>
          </w:tcPr>
          <w:p w14:paraId="46AE0743" w14:textId="77777777" w:rsidR="000F67D6" w:rsidRPr="006145DB" w:rsidRDefault="000F67D6" w:rsidP="005B435E">
            <w:pPr>
              <w:pStyle w:val="paragraph"/>
              <w:spacing w:before="0" w:beforeAutospacing="0" w:after="0" w:afterAutospacing="0"/>
              <w:jc w:val="both"/>
              <w:textAlignment w:val="baseline"/>
              <w:rPr>
                <w:rStyle w:val="eop"/>
                <w:rFonts w:ascii="Arial" w:hAnsi="Arial" w:cs="Arial"/>
                <w:sz w:val="20"/>
                <w:szCs w:val="20"/>
                <w:lang w:eastAsia="ja-JP"/>
              </w:rPr>
            </w:pPr>
            <w:r w:rsidRPr="006145DB">
              <w:rPr>
                <w:rStyle w:val="normaltextrun"/>
                <w:rFonts w:ascii="Arial" w:hAnsi="Arial" w:cs="Arial"/>
                <w:sz w:val="20"/>
                <w:szCs w:val="20"/>
                <w:lang w:eastAsia="ja-JP"/>
              </w:rPr>
              <w:t>Grupos de encuentro y atenciones en domicilio o comunitarias implementadas por equipos territoriales en 12 localidades priorizadas del Distrito por las alertas tempranas de la Defensoría del Pueblo o con mayor concentración de la población objetivo; especialmente en Proyecto de Vivienda Gratuita –PVG- u Organizaciones Comunitarias, donde se realiza:</w:t>
            </w:r>
            <w:r w:rsidRPr="006145DB">
              <w:rPr>
                <w:rStyle w:val="eop"/>
                <w:rFonts w:ascii="Arial" w:hAnsi="Arial" w:cs="Arial"/>
                <w:sz w:val="20"/>
                <w:szCs w:val="20"/>
                <w:lang w:eastAsia="ja-JP"/>
              </w:rPr>
              <w:t> </w:t>
            </w:r>
          </w:p>
          <w:p w14:paraId="0E5AE5A6" w14:textId="77777777" w:rsidR="005E4C92" w:rsidRPr="006145DB" w:rsidRDefault="005E4C92" w:rsidP="005B435E">
            <w:pPr>
              <w:pStyle w:val="paragraph"/>
              <w:spacing w:before="0" w:beforeAutospacing="0" w:after="0" w:afterAutospacing="0"/>
              <w:jc w:val="both"/>
              <w:textAlignment w:val="baseline"/>
              <w:rPr>
                <w:rStyle w:val="eop"/>
                <w:rFonts w:ascii="Arial" w:hAnsi="Arial" w:cs="Arial"/>
                <w:sz w:val="20"/>
                <w:szCs w:val="20"/>
                <w:lang w:eastAsia="ja-JP"/>
              </w:rPr>
            </w:pPr>
          </w:p>
          <w:p w14:paraId="1D596418"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Acompañamiento psicosocial desde el arte, la pedagogía y la lúdica. </w:t>
            </w:r>
          </w:p>
          <w:p w14:paraId="09619C87"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Implementación de acciones inmediatas y activación de rutas para la garantía de derechos de niñas, niños y adolescentes víctimas y afectados por el conflicto armado. </w:t>
            </w:r>
          </w:p>
          <w:p w14:paraId="00BE962D"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Implementación de acciones que aportan a la reparación simbólica, desde la recuperación de la memoria histórica. </w:t>
            </w:r>
          </w:p>
          <w:p w14:paraId="2A93F97E"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Desarrollo de Diálogos intergeneracionales e interculturales que favorecen la convivencia y la reconciliación. </w:t>
            </w:r>
          </w:p>
          <w:p w14:paraId="09D712A5"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Atención individual, comunitaria y familiar según se identifique la necesidad en el proceso de atención </w:t>
            </w:r>
          </w:p>
          <w:p w14:paraId="1AF307F1"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Acompañamientos de la estrategia Entre Pares como respuesta flexible y diferencial para niñas, niños y adolescentes con discapacidad que permite la equiparación de oportunidades a través del fortalecimiento de las prácticas incluyentes, así como el diseño y seguimiento a la implementación de ajustes razonables para la participación.</w:t>
            </w:r>
          </w:p>
          <w:p w14:paraId="78846906" w14:textId="77777777" w:rsidR="000F67D6" w:rsidRPr="006145DB" w:rsidRDefault="000F67D6">
            <w:pPr>
              <w:numPr>
                <w:ilvl w:val="0"/>
                <w:numId w:val="1"/>
              </w:numPr>
              <w:spacing w:after="0" w:line="240" w:lineRule="auto"/>
              <w:jc w:val="both"/>
              <w:rPr>
                <w:rFonts w:cs="Arial"/>
                <w:sz w:val="20"/>
                <w:szCs w:val="20"/>
              </w:rPr>
            </w:pPr>
            <w:r w:rsidRPr="006145DB">
              <w:rPr>
                <w:rStyle w:val="normaltextrun"/>
                <w:rFonts w:cs="Arial"/>
                <w:sz w:val="20"/>
                <w:szCs w:val="20"/>
              </w:rPr>
              <w:t>Prevención, Acompañamiento y Seguimiento desde la estrategia PAS a presuntas vulneraciones de derechos de niños, niñas y adolescentes</w:t>
            </w:r>
          </w:p>
        </w:tc>
      </w:tr>
      <w:tr w:rsidR="00115DA4" w:rsidRPr="006145DB" w14:paraId="26EF6CE1" w14:textId="77777777" w:rsidTr="002C1CA1">
        <w:trPr>
          <w:trHeight w:val="20"/>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36A3BD70" w14:textId="66A32D58" w:rsidR="000F67D6" w:rsidRPr="006145DB" w:rsidRDefault="000F67D6" w:rsidP="005B435E">
            <w:pPr>
              <w:pStyle w:val="commentcontentpara"/>
              <w:spacing w:before="0" w:beforeAutospacing="0" w:after="0" w:afterAutospacing="0"/>
              <w:rPr>
                <w:rFonts w:ascii="Arial" w:hAnsi="Arial" w:cs="Arial"/>
                <w:bCs/>
                <w:sz w:val="20"/>
                <w:szCs w:val="20"/>
                <w:lang w:eastAsia="es-CO"/>
              </w:rPr>
            </w:pPr>
            <w:r w:rsidRPr="006145DB">
              <w:rPr>
                <w:rFonts w:ascii="Arial" w:hAnsi="Arial" w:cs="Arial"/>
                <w:sz w:val="20"/>
                <w:szCs w:val="20"/>
                <w:lang w:eastAsia="es-CO"/>
              </w:rPr>
              <w:t>Tipo de Focalización</w:t>
            </w:r>
          </w:p>
        </w:tc>
        <w:tc>
          <w:tcPr>
            <w:tcW w:w="3944" w:type="pct"/>
            <w:tcBorders>
              <w:top w:val="single" w:sz="4" w:space="0" w:color="auto"/>
              <w:left w:val="single" w:sz="4" w:space="0" w:color="auto"/>
              <w:bottom w:val="single" w:sz="4" w:space="0" w:color="auto"/>
              <w:right w:val="single" w:sz="4" w:space="0" w:color="auto"/>
            </w:tcBorders>
            <w:vAlign w:val="center"/>
            <w:hideMark/>
          </w:tcPr>
          <w:p w14:paraId="42A74ADA" w14:textId="77777777" w:rsidR="000F67D6" w:rsidRPr="006145DB" w:rsidRDefault="000F67D6" w:rsidP="005B435E">
            <w:pPr>
              <w:pStyle w:val="commentcontentpara"/>
              <w:spacing w:before="0" w:beforeAutospacing="0" w:after="0" w:afterAutospacing="0"/>
              <w:rPr>
                <w:rFonts w:ascii="Arial" w:hAnsi="Arial" w:cs="Arial"/>
                <w:sz w:val="20"/>
                <w:szCs w:val="20"/>
                <w:lang w:eastAsia="es-CO"/>
              </w:rPr>
            </w:pPr>
            <w:r w:rsidRPr="006145DB">
              <w:rPr>
                <w:rFonts w:ascii="Arial" w:hAnsi="Arial" w:cs="Arial"/>
                <w:sz w:val="20"/>
                <w:szCs w:val="20"/>
                <w:lang w:eastAsia="es-CO"/>
              </w:rPr>
              <w:t>Focalización por abordaje territorial.</w:t>
            </w:r>
          </w:p>
        </w:tc>
      </w:tr>
      <w:tr w:rsidR="00115DA4" w:rsidRPr="006145DB" w14:paraId="7EDDAAD3" w14:textId="77777777" w:rsidTr="00893662">
        <w:trPr>
          <w:trHeight w:val="547"/>
          <w:jc w:val="center"/>
        </w:trPr>
        <w:tc>
          <w:tcPr>
            <w:tcW w:w="1056" w:type="pct"/>
            <w:tcBorders>
              <w:top w:val="single" w:sz="4" w:space="0" w:color="auto"/>
              <w:left w:val="single" w:sz="4" w:space="0" w:color="auto"/>
              <w:bottom w:val="single" w:sz="4" w:space="0" w:color="auto"/>
              <w:right w:val="single" w:sz="4" w:space="0" w:color="auto"/>
            </w:tcBorders>
            <w:vAlign w:val="center"/>
          </w:tcPr>
          <w:p w14:paraId="4D095B69" w14:textId="77777777" w:rsidR="000F67D6" w:rsidRPr="006145DB" w:rsidRDefault="000F67D6" w:rsidP="005B435E">
            <w:pPr>
              <w:pStyle w:val="commentcontentpara"/>
              <w:spacing w:before="0" w:beforeAutospacing="0" w:after="0" w:afterAutospacing="0"/>
              <w:rPr>
                <w:rFonts w:ascii="Arial" w:hAnsi="Arial" w:cs="Arial"/>
                <w:sz w:val="20"/>
                <w:szCs w:val="20"/>
                <w:lang w:eastAsia="es-CO"/>
              </w:rPr>
            </w:pPr>
            <w:r w:rsidRPr="006145DB">
              <w:rPr>
                <w:rFonts w:ascii="Arial" w:hAnsi="Arial" w:cs="Arial"/>
                <w:sz w:val="20"/>
                <w:szCs w:val="20"/>
                <w:lang w:eastAsia="es-CO"/>
              </w:rPr>
              <w:t>Población Objetivo</w:t>
            </w:r>
          </w:p>
        </w:tc>
        <w:tc>
          <w:tcPr>
            <w:tcW w:w="3944" w:type="pct"/>
            <w:tcBorders>
              <w:top w:val="single" w:sz="4" w:space="0" w:color="auto"/>
              <w:left w:val="single" w:sz="4" w:space="0" w:color="auto"/>
              <w:bottom w:val="single" w:sz="4" w:space="0" w:color="auto"/>
              <w:right w:val="single" w:sz="4" w:space="0" w:color="auto"/>
            </w:tcBorders>
            <w:vAlign w:val="center"/>
            <w:hideMark/>
          </w:tcPr>
          <w:p w14:paraId="7B04B697" w14:textId="77777777" w:rsidR="000F67D6" w:rsidRPr="006145DB" w:rsidRDefault="000F67D6" w:rsidP="005B435E">
            <w:pPr>
              <w:pStyle w:val="commentcontentpara"/>
              <w:spacing w:before="0" w:beforeAutospacing="0" w:after="0" w:afterAutospacing="0"/>
              <w:jc w:val="both"/>
              <w:rPr>
                <w:rFonts w:ascii="Arial" w:hAnsi="Arial" w:cs="Arial"/>
                <w:sz w:val="20"/>
                <w:szCs w:val="20"/>
                <w:lang w:eastAsia="es-CO"/>
              </w:rPr>
            </w:pPr>
            <w:r w:rsidRPr="006145DB">
              <w:rPr>
                <w:rStyle w:val="normaltextrun"/>
                <w:rFonts w:ascii="Arial" w:hAnsi="Arial" w:cs="Arial"/>
                <w:sz w:val="20"/>
                <w:szCs w:val="20"/>
                <w:shd w:val="clear" w:color="auto" w:fill="FFFFFF"/>
              </w:rPr>
              <w:t>Niñas, niños y adolescentes, víctimas y afectados por el conflicto armado interno, residentes de la ciudad de Bogotá.</w:t>
            </w:r>
            <w:r w:rsidRPr="006145DB">
              <w:rPr>
                <w:rStyle w:val="eop"/>
                <w:rFonts w:ascii="Arial" w:hAnsi="Arial" w:cs="Arial"/>
                <w:sz w:val="20"/>
                <w:szCs w:val="20"/>
                <w:shd w:val="clear" w:color="auto" w:fill="FFFFFF"/>
              </w:rPr>
              <w:t> </w:t>
            </w:r>
          </w:p>
        </w:tc>
      </w:tr>
      <w:tr w:rsidR="00115DA4" w:rsidRPr="006145DB" w14:paraId="37891C76" w14:textId="77777777" w:rsidTr="00A11939">
        <w:trPr>
          <w:trHeight w:val="1862"/>
          <w:jc w:val="center"/>
        </w:trPr>
        <w:tc>
          <w:tcPr>
            <w:tcW w:w="1056" w:type="pct"/>
            <w:tcBorders>
              <w:top w:val="single" w:sz="4" w:space="0" w:color="auto"/>
              <w:left w:val="single" w:sz="4" w:space="0" w:color="auto"/>
              <w:bottom w:val="single" w:sz="4" w:space="0" w:color="auto"/>
              <w:right w:val="single" w:sz="4" w:space="0" w:color="auto"/>
            </w:tcBorders>
            <w:vAlign w:val="center"/>
          </w:tcPr>
          <w:p w14:paraId="30EDD41E" w14:textId="77777777" w:rsidR="000F67D6" w:rsidRPr="006145DB" w:rsidRDefault="000F67D6" w:rsidP="005B435E">
            <w:pPr>
              <w:spacing w:after="0" w:line="240" w:lineRule="auto"/>
              <w:rPr>
                <w:rFonts w:cs="Arial"/>
                <w:sz w:val="20"/>
                <w:szCs w:val="20"/>
                <w:lang w:eastAsia="es-CO"/>
              </w:rPr>
            </w:pPr>
            <w:r w:rsidRPr="006145DB">
              <w:rPr>
                <w:rFonts w:cs="Arial"/>
                <w:sz w:val="20"/>
                <w:szCs w:val="20"/>
                <w:lang w:eastAsia="es-CO"/>
              </w:rPr>
              <w:t>Criterios de priorización</w:t>
            </w:r>
          </w:p>
        </w:tc>
        <w:tc>
          <w:tcPr>
            <w:tcW w:w="3944" w:type="pct"/>
            <w:tcBorders>
              <w:top w:val="single" w:sz="4" w:space="0" w:color="auto"/>
              <w:left w:val="single" w:sz="4" w:space="0" w:color="auto"/>
              <w:bottom w:val="single" w:sz="4" w:space="0" w:color="auto"/>
              <w:right w:val="single" w:sz="4" w:space="0" w:color="auto"/>
            </w:tcBorders>
            <w:hideMark/>
          </w:tcPr>
          <w:p w14:paraId="2EEF61E9" w14:textId="5872DB05" w:rsidR="000F67D6" w:rsidRPr="006145DB" w:rsidRDefault="000F67D6">
            <w:pPr>
              <w:numPr>
                <w:ilvl w:val="0"/>
                <w:numId w:val="5"/>
              </w:numPr>
              <w:spacing w:after="0" w:line="240" w:lineRule="auto"/>
              <w:jc w:val="both"/>
              <w:rPr>
                <w:rFonts w:eastAsia="Arial" w:cs="Arial"/>
                <w:sz w:val="20"/>
                <w:szCs w:val="20"/>
              </w:rPr>
            </w:pPr>
            <w:r w:rsidRPr="006145DB">
              <w:rPr>
                <w:rFonts w:eastAsia="Arial" w:cs="Arial"/>
                <w:sz w:val="20"/>
                <w:szCs w:val="20"/>
              </w:rPr>
              <w:t>Niña, niño o adolescente Víctima de hechos violentos asociados con el conflicto armado, de acuerdo con las directrices establecidas en la Ley 1448/2011 y los Decretos Nacionales 4633, 4634 y 4635 de 2011. </w:t>
            </w:r>
          </w:p>
          <w:p w14:paraId="308BE769" w14:textId="33F90D91" w:rsidR="000F67D6" w:rsidRPr="006145DB" w:rsidRDefault="000F67D6">
            <w:pPr>
              <w:numPr>
                <w:ilvl w:val="0"/>
                <w:numId w:val="5"/>
              </w:numPr>
              <w:spacing w:after="0" w:line="240" w:lineRule="auto"/>
              <w:jc w:val="both"/>
              <w:rPr>
                <w:rFonts w:eastAsia="Arial" w:cs="Arial"/>
                <w:sz w:val="20"/>
                <w:szCs w:val="20"/>
              </w:rPr>
            </w:pPr>
            <w:r w:rsidRPr="006145DB">
              <w:rPr>
                <w:rFonts w:eastAsia="Arial" w:cs="Arial"/>
                <w:sz w:val="20"/>
                <w:szCs w:val="20"/>
              </w:rPr>
              <w:t>Niña, niño o adolescente en riesgo de utilización por grupos armados organizados al margen de la ley o grupos delictivos organizados</w:t>
            </w:r>
            <w:r w:rsidR="00525AAC" w:rsidRPr="006145DB">
              <w:rPr>
                <w:rFonts w:eastAsia="Arial" w:cs="Arial"/>
                <w:sz w:val="20"/>
                <w:szCs w:val="20"/>
              </w:rPr>
              <w:t>.</w:t>
            </w:r>
            <w:r w:rsidRPr="006145DB">
              <w:rPr>
                <w:rFonts w:eastAsia="Arial" w:cs="Arial"/>
                <w:sz w:val="20"/>
                <w:szCs w:val="20"/>
              </w:rPr>
              <w:t> </w:t>
            </w:r>
          </w:p>
          <w:p w14:paraId="023970BA" w14:textId="13D6D6BF" w:rsidR="000F67D6" w:rsidRPr="006145DB" w:rsidRDefault="000F67D6">
            <w:pPr>
              <w:numPr>
                <w:ilvl w:val="0"/>
                <w:numId w:val="5"/>
              </w:numPr>
              <w:spacing w:after="0" w:line="240" w:lineRule="auto"/>
              <w:jc w:val="both"/>
              <w:rPr>
                <w:rFonts w:eastAsia="Arial" w:cs="Arial"/>
                <w:sz w:val="20"/>
                <w:szCs w:val="20"/>
              </w:rPr>
            </w:pPr>
            <w:r w:rsidRPr="006145DB">
              <w:rPr>
                <w:rFonts w:eastAsia="Arial" w:cs="Arial"/>
                <w:sz w:val="20"/>
                <w:szCs w:val="20"/>
              </w:rPr>
              <w:t>Niña, niño o adolescente con amenaza por grupos armados organizados al margen de la ley o grupos delictivos organizados</w:t>
            </w:r>
            <w:r w:rsidR="00525AAC" w:rsidRPr="006145DB">
              <w:rPr>
                <w:rFonts w:eastAsia="Arial" w:cs="Arial"/>
                <w:sz w:val="20"/>
                <w:szCs w:val="20"/>
              </w:rPr>
              <w:t>.</w:t>
            </w:r>
            <w:r w:rsidRPr="006145DB">
              <w:rPr>
                <w:rFonts w:eastAsia="Arial" w:cs="Arial"/>
                <w:sz w:val="20"/>
                <w:szCs w:val="20"/>
              </w:rPr>
              <w:t> </w:t>
            </w:r>
          </w:p>
          <w:p w14:paraId="70A65148" w14:textId="154A6F14" w:rsidR="000F67D6" w:rsidRPr="006145DB" w:rsidRDefault="000F67D6">
            <w:pPr>
              <w:numPr>
                <w:ilvl w:val="0"/>
                <w:numId w:val="5"/>
              </w:numPr>
              <w:spacing w:after="0" w:line="240" w:lineRule="auto"/>
              <w:jc w:val="both"/>
              <w:rPr>
                <w:rFonts w:eastAsia="Arial" w:cs="Arial"/>
                <w:sz w:val="20"/>
                <w:szCs w:val="20"/>
              </w:rPr>
            </w:pPr>
            <w:r w:rsidRPr="006145DB">
              <w:rPr>
                <w:rFonts w:eastAsia="Arial" w:cs="Arial"/>
                <w:sz w:val="20"/>
                <w:szCs w:val="20"/>
              </w:rPr>
              <w:t>Niña, niño o adolescente hija o hijo de excombatientes</w:t>
            </w:r>
            <w:r w:rsidR="00525AAC" w:rsidRPr="006145DB">
              <w:rPr>
                <w:rFonts w:eastAsia="Arial" w:cs="Arial"/>
                <w:sz w:val="20"/>
                <w:szCs w:val="20"/>
              </w:rPr>
              <w:t>.</w:t>
            </w:r>
          </w:p>
        </w:tc>
      </w:tr>
      <w:tr w:rsidR="00115DA4" w:rsidRPr="006145DB" w14:paraId="1262FDCB" w14:textId="77777777" w:rsidTr="00A11939">
        <w:trPr>
          <w:trHeight w:val="980"/>
          <w:jc w:val="center"/>
        </w:trPr>
        <w:tc>
          <w:tcPr>
            <w:tcW w:w="1056" w:type="pct"/>
            <w:tcBorders>
              <w:top w:val="single" w:sz="4" w:space="0" w:color="auto"/>
              <w:left w:val="single" w:sz="4" w:space="0" w:color="auto"/>
              <w:bottom w:val="single" w:sz="4" w:space="0" w:color="auto"/>
              <w:right w:val="single" w:sz="4" w:space="0" w:color="auto"/>
            </w:tcBorders>
            <w:vAlign w:val="center"/>
          </w:tcPr>
          <w:p w14:paraId="36CAC987" w14:textId="597B34BD" w:rsidR="000F67D6" w:rsidRPr="006145DB" w:rsidRDefault="001125F5" w:rsidP="005B435E">
            <w:pPr>
              <w:spacing w:after="0" w:line="240" w:lineRule="auto"/>
              <w:rPr>
                <w:rFonts w:cs="Arial"/>
                <w:sz w:val="20"/>
                <w:szCs w:val="20"/>
                <w:lang w:eastAsia="es-CO"/>
              </w:rPr>
            </w:pPr>
            <w:r w:rsidRPr="006145DB">
              <w:rPr>
                <w:rFonts w:cs="Arial"/>
                <w:sz w:val="20"/>
                <w:szCs w:val="20"/>
                <w:lang w:eastAsia="es-CO"/>
              </w:rPr>
              <w:t>C</w:t>
            </w:r>
            <w:r w:rsidR="000F67D6" w:rsidRPr="006145DB">
              <w:rPr>
                <w:rFonts w:cs="Arial"/>
                <w:sz w:val="20"/>
                <w:szCs w:val="20"/>
                <w:lang w:eastAsia="es-CO"/>
              </w:rPr>
              <w:t>riterios de Ingreso</w:t>
            </w:r>
          </w:p>
        </w:tc>
        <w:tc>
          <w:tcPr>
            <w:tcW w:w="3944" w:type="pct"/>
            <w:tcBorders>
              <w:top w:val="single" w:sz="4" w:space="0" w:color="auto"/>
              <w:left w:val="single" w:sz="4" w:space="0" w:color="auto"/>
              <w:bottom w:val="single" w:sz="4" w:space="0" w:color="auto"/>
              <w:right w:val="single" w:sz="4" w:space="0" w:color="auto"/>
            </w:tcBorders>
            <w:vAlign w:val="center"/>
            <w:hideMark/>
          </w:tcPr>
          <w:p w14:paraId="1CA21DEE" w14:textId="77777777" w:rsidR="000F67D6" w:rsidRPr="006145DB" w:rsidRDefault="000F67D6" w:rsidP="005B435E">
            <w:pPr>
              <w:pStyle w:val="commentcontentpara"/>
              <w:spacing w:before="0" w:beforeAutospacing="0" w:after="0" w:afterAutospacing="0"/>
              <w:jc w:val="both"/>
              <w:rPr>
                <w:rStyle w:val="normaltextrun"/>
                <w:rFonts w:ascii="Arial" w:hAnsi="Arial" w:cs="Arial"/>
                <w:sz w:val="20"/>
                <w:szCs w:val="20"/>
                <w:lang w:eastAsia="es-MX"/>
              </w:rPr>
            </w:pPr>
            <w:r w:rsidRPr="006145DB">
              <w:rPr>
                <w:rStyle w:val="normaltextrun"/>
                <w:rFonts w:ascii="Arial" w:hAnsi="Arial" w:cs="Arial"/>
                <w:sz w:val="20"/>
                <w:szCs w:val="20"/>
              </w:rPr>
              <w:t>Niña, niño o adolescente desde el nacimiento hasta los diecisiete (17) años once (11) meses y veintinueve (29) días, víctima o afectado por el conflicto armado interno ubicado en los territorios priorizados para la implementación de los grupos de encuentro, que resida en la ciudad de Bogotá.</w:t>
            </w:r>
          </w:p>
        </w:tc>
      </w:tr>
      <w:tr w:rsidR="00115DA4" w:rsidRPr="006145DB" w14:paraId="689B6FEA" w14:textId="77777777" w:rsidTr="00C71A2E">
        <w:trPr>
          <w:trHeight w:val="2358"/>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7AAF0F69" w14:textId="77777777" w:rsidR="000F67D6" w:rsidRPr="006145DB" w:rsidRDefault="000F67D6" w:rsidP="005B435E">
            <w:pPr>
              <w:spacing w:after="0" w:line="240" w:lineRule="auto"/>
              <w:rPr>
                <w:rFonts w:cs="Arial"/>
                <w:sz w:val="20"/>
                <w:szCs w:val="20"/>
                <w:lang w:eastAsia="es-CO"/>
              </w:rPr>
            </w:pPr>
            <w:r w:rsidRPr="006145DB">
              <w:rPr>
                <w:rFonts w:cs="Arial"/>
                <w:sz w:val="20"/>
                <w:szCs w:val="20"/>
                <w:lang w:eastAsia="es-CO"/>
              </w:rPr>
              <w:t>Criterios de Egreso</w:t>
            </w:r>
          </w:p>
        </w:tc>
        <w:tc>
          <w:tcPr>
            <w:tcW w:w="3944" w:type="pct"/>
            <w:tcBorders>
              <w:top w:val="single" w:sz="4" w:space="0" w:color="auto"/>
              <w:left w:val="single" w:sz="4" w:space="0" w:color="auto"/>
              <w:bottom w:val="single" w:sz="4" w:space="0" w:color="auto"/>
              <w:right w:val="single" w:sz="4" w:space="0" w:color="auto"/>
            </w:tcBorders>
            <w:hideMark/>
          </w:tcPr>
          <w:p w14:paraId="28EF37F7"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Finalización del proceso de atención</w:t>
            </w:r>
          </w:p>
          <w:p w14:paraId="7C42CC47"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Inasistencia injustificada en cuatro (4) o más ocasiones a las actividades programadas para la atención en la prestación del servicio, dentro un periodo de tiempo de un (1) mes.</w:t>
            </w:r>
          </w:p>
          <w:p w14:paraId="29A3BFEC"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Traslado del lugar de residencia de niña, niño o adolescente a un municipio fuera de Bogotá</w:t>
            </w:r>
          </w:p>
          <w:p w14:paraId="0A068B97"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Retiro voluntario manifestado libre y expresamente por escrito.</w:t>
            </w:r>
          </w:p>
          <w:p w14:paraId="3825E4F1"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Fallecimiento de la niña, niño o adolescente</w:t>
            </w:r>
          </w:p>
          <w:p w14:paraId="20CCB729"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Adolescente que supere la edad establecida para el servicio, diecisiete (17) años, once (11) meses y veintinueve (29) días.</w:t>
            </w:r>
          </w:p>
        </w:tc>
      </w:tr>
      <w:tr w:rsidR="00115DA4" w:rsidRPr="006145DB" w14:paraId="4E3871B6" w14:textId="77777777" w:rsidTr="002C1CA1">
        <w:trPr>
          <w:trHeight w:val="704"/>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2E2163E9" w14:textId="593D663C" w:rsidR="000F67D6" w:rsidRPr="006145DB" w:rsidRDefault="000F67D6" w:rsidP="005B435E">
            <w:pPr>
              <w:spacing w:after="0" w:line="240" w:lineRule="auto"/>
              <w:rPr>
                <w:rFonts w:cs="Arial"/>
                <w:sz w:val="20"/>
                <w:szCs w:val="20"/>
                <w:lang w:eastAsia="es-CO"/>
              </w:rPr>
            </w:pPr>
            <w:r w:rsidRPr="006145DB">
              <w:rPr>
                <w:rFonts w:cs="Arial"/>
                <w:sz w:val="20"/>
                <w:szCs w:val="20"/>
                <w:lang w:eastAsia="es-CO"/>
              </w:rPr>
              <w:t>Restricciones</w:t>
            </w:r>
          </w:p>
        </w:tc>
        <w:tc>
          <w:tcPr>
            <w:tcW w:w="3944" w:type="pct"/>
            <w:tcBorders>
              <w:top w:val="single" w:sz="4" w:space="0" w:color="auto"/>
              <w:left w:val="single" w:sz="4" w:space="0" w:color="auto"/>
              <w:bottom w:val="single" w:sz="4" w:space="0" w:color="auto"/>
              <w:right w:val="single" w:sz="4" w:space="0" w:color="auto"/>
            </w:tcBorders>
            <w:vAlign w:val="center"/>
            <w:hideMark/>
          </w:tcPr>
          <w:p w14:paraId="5202BDCE" w14:textId="1D9D525D" w:rsidR="000F67D6" w:rsidRPr="006145DB" w:rsidRDefault="000F67D6" w:rsidP="005B435E">
            <w:pPr>
              <w:tabs>
                <w:tab w:val="left" w:pos="709"/>
              </w:tabs>
              <w:spacing w:after="0" w:line="240" w:lineRule="auto"/>
              <w:jc w:val="both"/>
              <w:rPr>
                <w:rFonts w:cs="Arial"/>
                <w:sz w:val="20"/>
                <w:szCs w:val="20"/>
                <w:lang w:eastAsia="es-CO"/>
              </w:rPr>
            </w:pPr>
            <w:r w:rsidRPr="006145DB">
              <w:rPr>
                <w:rFonts w:cs="Arial"/>
                <w:sz w:val="20"/>
                <w:szCs w:val="20"/>
                <w:lang w:eastAsia="es-CO"/>
              </w:rPr>
              <w:t xml:space="preserve">En el marco de la complementariedad de acciones para la resignificación de las afectaciones del conflicto armado no presenta restricciones por simultaneidad o por disposiciones de carácter legal, constitucional o reglamentario. </w:t>
            </w:r>
          </w:p>
        </w:tc>
      </w:tr>
      <w:tr w:rsidR="00115DA4" w:rsidRPr="006145DB" w14:paraId="31565D13" w14:textId="77777777" w:rsidTr="002C1CA1">
        <w:trPr>
          <w:trHeight w:val="378"/>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666F1FD7" w14:textId="0296A569" w:rsidR="000F67D6" w:rsidRPr="006145DB" w:rsidRDefault="000F67D6" w:rsidP="005B435E">
            <w:pPr>
              <w:pStyle w:val="paragraph"/>
              <w:spacing w:before="0" w:beforeAutospacing="0" w:after="0" w:afterAutospacing="0"/>
              <w:jc w:val="both"/>
              <w:rPr>
                <w:rStyle w:val="normaltextrun"/>
                <w:rFonts w:ascii="Arial" w:hAnsi="Arial" w:cs="Arial"/>
                <w:sz w:val="20"/>
                <w:szCs w:val="20"/>
                <w:lang w:eastAsia="ja-JP"/>
              </w:rPr>
            </w:pPr>
            <w:r w:rsidRPr="006145DB">
              <w:rPr>
                <w:rStyle w:val="normaltextrun"/>
                <w:rFonts w:ascii="Arial" w:hAnsi="Arial" w:cs="Arial"/>
                <w:sz w:val="20"/>
                <w:szCs w:val="20"/>
                <w:lang w:eastAsia="ja-JP"/>
              </w:rPr>
              <w:t xml:space="preserve">Ejecución </w:t>
            </w:r>
          </w:p>
        </w:tc>
        <w:tc>
          <w:tcPr>
            <w:tcW w:w="3944" w:type="pct"/>
            <w:tcBorders>
              <w:top w:val="single" w:sz="4" w:space="0" w:color="auto"/>
              <w:left w:val="single" w:sz="4" w:space="0" w:color="auto"/>
              <w:bottom w:val="single" w:sz="4" w:space="0" w:color="auto"/>
              <w:right w:val="single" w:sz="4" w:space="0" w:color="auto"/>
            </w:tcBorders>
          </w:tcPr>
          <w:p w14:paraId="48F8575F" w14:textId="77777777" w:rsidR="000F67D6" w:rsidRPr="006145DB" w:rsidRDefault="000F67D6" w:rsidP="005B435E">
            <w:pPr>
              <w:pStyle w:val="paragraph"/>
              <w:spacing w:before="0" w:beforeAutospacing="0" w:after="0" w:afterAutospacing="0"/>
              <w:jc w:val="both"/>
              <w:rPr>
                <w:rStyle w:val="normaltextrun"/>
                <w:rFonts w:ascii="Arial" w:hAnsi="Arial" w:cs="Arial"/>
                <w:sz w:val="20"/>
                <w:szCs w:val="20"/>
                <w:lang w:eastAsia="ja-JP"/>
              </w:rPr>
            </w:pPr>
            <w:r w:rsidRPr="006145DB">
              <w:rPr>
                <w:rStyle w:val="normaltextrun"/>
                <w:rFonts w:ascii="Arial" w:hAnsi="Arial" w:cs="Arial"/>
                <w:sz w:val="20"/>
                <w:szCs w:val="20"/>
                <w:lang w:eastAsia="ja-JP"/>
              </w:rPr>
              <w:t>Equipos territoriales denominados Papalotl de sueños, que implementan grupos de encuentro, atenciones en domicilio o comunitarias a partir del desarrollo de cuatro fases i. Identificación. ii particularizar. iii. Diseño e implementación de estrategias pedagógicas y psicosociales desde el arte y iv Cierre, ligado a construcción colectiva.</w:t>
            </w:r>
          </w:p>
          <w:p w14:paraId="055B5C26" w14:textId="77777777" w:rsidR="000F67D6" w:rsidRPr="006145DB" w:rsidRDefault="000F67D6" w:rsidP="005B435E">
            <w:pPr>
              <w:pStyle w:val="paragraph"/>
              <w:spacing w:before="0" w:beforeAutospacing="0" w:after="0" w:afterAutospacing="0"/>
              <w:jc w:val="both"/>
              <w:rPr>
                <w:rStyle w:val="normaltextrun"/>
                <w:rFonts w:ascii="Arial" w:hAnsi="Arial" w:cs="Arial"/>
                <w:sz w:val="20"/>
                <w:szCs w:val="20"/>
                <w:lang w:eastAsia="ja-JP"/>
              </w:rPr>
            </w:pPr>
            <w:r w:rsidRPr="006145DB">
              <w:rPr>
                <w:rStyle w:val="normaltextrun"/>
                <w:rFonts w:ascii="Arial" w:hAnsi="Arial" w:cs="Arial"/>
                <w:sz w:val="20"/>
                <w:szCs w:val="20"/>
                <w:lang w:eastAsia="ja-JP"/>
              </w:rPr>
              <w:t>Durante los encuentros u acompañamientos realizados se aborda la historia de vida para reconstruir la confianza, trabajo conversacional para celebrar la diferencia, duelo y vida, cuerpo y territorio, memoria e identidad y reparación de sueños.  </w:t>
            </w:r>
          </w:p>
          <w:p w14:paraId="19151689" w14:textId="77777777" w:rsidR="008C7CF7" w:rsidRPr="006145DB" w:rsidRDefault="008C7CF7" w:rsidP="005B435E">
            <w:pPr>
              <w:pStyle w:val="paragraph"/>
              <w:spacing w:before="0" w:beforeAutospacing="0" w:after="0" w:afterAutospacing="0"/>
              <w:jc w:val="both"/>
              <w:rPr>
                <w:rStyle w:val="normaltextrun"/>
                <w:rFonts w:ascii="Arial" w:hAnsi="Arial" w:cs="Arial"/>
                <w:sz w:val="20"/>
                <w:szCs w:val="20"/>
                <w:lang w:eastAsia="ja-JP"/>
              </w:rPr>
            </w:pPr>
          </w:p>
          <w:p w14:paraId="4C90ABF6" w14:textId="2D11A5DF" w:rsidR="000F67D6" w:rsidRPr="006145DB" w:rsidRDefault="000F67D6" w:rsidP="005B435E">
            <w:pPr>
              <w:pStyle w:val="paragraph"/>
              <w:spacing w:before="0" w:beforeAutospacing="0" w:after="0" w:afterAutospacing="0"/>
              <w:jc w:val="both"/>
              <w:rPr>
                <w:rStyle w:val="normaltextrun"/>
                <w:rFonts w:ascii="Arial" w:hAnsi="Arial" w:cs="Arial"/>
                <w:sz w:val="20"/>
                <w:szCs w:val="20"/>
                <w:lang w:eastAsia="ja-JP"/>
              </w:rPr>
            </w:pPr>
            <w:r w:rsidRPr="006145DB">
              <w:rPr>
                <w:rStyle w:val="normaltextrun"/>
                <w:rFonts w:ascii="Arial" w:hAnsi="Arial" w:cs="Arial"/>
                <w:sz w:val="20"/>
                <w:szCs w:val="20"/>
                <w:lang w:eastAsia="ja-JP"/>
              </w:rPr>
              <w:t xml:space="preserve">Los grupos de encuentro se realizan de manera semanal con máximo 20 niñas, niños y adolescentes; con una duración promedio de 90 minutos. Las atenciones en domicilio son mensuales priorizado situaciones que requieren un abordaje individual o familiar. y la atención comunitaria de acuerdo con las concertaciones </w:t>
            </w:r>
          </w:p>
          <w:p w14:paraId="5E90BC03" w14:textId="77777777" w:rsidR="000F67D6" w:rsidRPr="006145DB" w:rsidRDefault="000F67D6" w:rsidP="005B435E">
            <w:pPr>
              <w:pStyle w:val="paragraph"/>
              <w:spacing w:before="0" w:beforeAutospacing="0" w:after="0" w:afterAutospacing="0"/>
              <w:jc w:val="both"/>
              <w:rPr>
                <w:rStyle w:val="normaltextrun"/>
                <w:rFonts w:ascii="Arial" w:hAnsi="Arial" w:cs="Arial"/>
                <w:sz w:val="20"/>
                <w:szCs w:val="20"/>
                <w:lang w:eastAsia="ja-JP"/>
              </w:rPr>
            </w:pPr>
            <w:r w:rsidRPr="006145DB">
              <w:rPr>
                <w:rStyle w:val="normaltextrun"/>
                <w:rFonts w:ascii="Arial" w:hAnsi="Arial" w:cs="Arial"/>
                <w:sz w:val="20"/>
                <w:szCs w:val="20"/>
                <w:lang w:eastAsia="ja-JP"/>
              </w:rPr>
              <w:t>Beneficios tangibles que se otorgan: refrigerios para los participantes de cada encuentro. </w:t>
            </w:r>
          </w:p>
          <w:p w14:paraId="17DA6DAF" w14:textId="77777777" w:rsidR="008C7CF7" w:rsidRPr="006145DB" w:rsidRDefault="008C7CF7" w:rsidP="005B435E">
            <w:pPr>
              <w:spacing w:after="0" w:line="240" w:lineRule="auto"/>
              <w:jc w:val="both"/>
              <w:rPr>
                <w:rFonts w:eastAsia="Arial" w:cs="Arial"/>
                <w:sz w:val="20"/>
                <w:szCs w:val="20"/>
              </w:rPr>
            </w:pPr>
          </w:p>
          <w:p w14:paraId="4632BA57" w14:textId="7EC99EB4" w:rsidR="000F67D6" w:rsidRPr="006145DB" w:rsidRDefault="000F67D6" w:rsidP="005B435E">
            <w:pPr>
              <w:spacing w:after="0" w:line="240" w:lineRule="auto"/>
              <w:jc w:val="both"/>
              <w:rPr>
                <w:rFonts w:eastAsia="Arial" w:cs="Arial"/>
                <w:sz w:val="20"/>
                <w:szCs w:val="20"/>
              </w:rPr>
            </w:pPr>
            <w:r w:rsidRPr="006145DB">
              <w:rPr>
                <w:rFonts w:eastAsia="Arial" w:cs="Arial"/>
                <w:sz w:val="20"/>
                <w:szCs w:val="20"/>
              </w:rPr>
              <w:t>Cuando por factores ajenos a la SDIS que tengan impacto negativo en la adquisición y distribución de alimentos para los servicios sociales y modalidades de atención de la Secretaría Distrital de Integración Social, la Dirección de Nutrición y Abastecimiento en articulación con las áreas técnicas, podrá modificar la oferta relacionada con el suministro de apoyos alimentarios, buscando la continuidad de la oferta integral en la prestación del servicio social o modalidad de atención.</w:t>
            </w:r>
          </w:p>
          <w:p w14:paraId="2E6077F7" w14:textId="77777777" w:rsidR="003C6E56" w:rsidRPr="006145DB" w:rsidRDefault="003C6E56" w:rsidP="005B435E">
            <w:pPr>
              <w:pStyle w:val="Ttulo1"/>
              <w:rPr>
                <w:sz w:val="20"/>
                <w:szCs w:val="20"/>
              </w:rPr>
            </w:pPr>
          </w:p>
          <w:p w14:paraId="2337DE42" w14:textId="266DB20A" w:rsidR="00021152" w:rsidRPr="006145DB" w:rsidRDefault="000F67D6" w:rsidP="005B435E">
            <w:pPr>
              <w:spacing w:after="0" w:line="240" w:lineRule="auto"/>
              <w:jc w:val="both"/>
              <w:rPr>
                <w:rFonts w:eastAsia="Arial" w:cs="Arial"/>
                <w:sz w:val="20"/>
                <w:szCs w:val="20"/>
              </w:rPr>
            </w:pPr>
            <w:r w:rsidRPr="006145DB">
              <w:rPr>
                <w:rFonts w:eastAsia="Arial" w:cs="Arial"/>
                <w:sz w:val="20"/>
                <w:szCs w:val="20"/>
              </w:rPr>
              <w:t>En caso de interrupción total o parcial del servicio por un evento de alto impacto o de otro tipo: se cuenta con Acompañamiento y seguimiento telefónico, acompañamiento en casa - atención en domicilio y atención Comunitaria con variabilidad de los tiempos y días de la atención.</w:t>
            </w:r>
          </w:p>
        </w:tc>
      </w:tr>
    </w:tbl>
    <w:p w14:paraId="77AE2AB2" w14:textId="77777777" w:rsidR="008661D6" w:rsidRPr="006145DB" w:rsidRDefault="008661D6" w:rsidP="005B435E">
      <w:pPr>
        <w:pStyle w:val="Ttulo1"/>
        <w:rPr>
          <w:lang w:val="es-CO"/>
        </w:rPr>
      </w:pPr>
    </w:p>
    <w:p w14:paraId="34F9CCA5" w14:textId="120083CC" w:rsidR="00382556" w:rsidRPr="006145DB" w:rsidRDefault="008661D6">
      <w:pPr>
        <w:pStyle w:val="Ttulo1"/>
        <w:numPr>
          <w:ilvl w:val="3"/>
          <w:numId w:val="68"/>
        </w:numPr>
        <w:ind w:left="709"/>
        <w:jc w:val="center"/>
        <w:rPr>
          <w:lang w:val="es-CO"/>
        </w:rPr>
      </w:pPr>
      <w:r w:rsidRPr="006145DB">
        <w:rPr>
          <w:lang w:val="es-CO"/>
        </w:rPr>
        <w:t xml:space="preserve"> </w:t>
      </w:r>
      <w:bookmarkStart w:id="90" w:name="_Toc210213182"/>
      <w:bookmarkStart w:id="91" w:name="_Toc213273456"/>
      <w:bookmarkStart w:id="92" w:name="_Toc213276083"/>
      <w:bookmarkStart w:id="93" w:name="_Toc216902416"/>
      <w:r w:rsidR="008F2A9F" w:rsidRPr="006145DB">
        <w:rPr>
          <w:lang w:val="es-CO"/>
        </w:rPr>
        <w:t xml:space="preserve">Modalidad </w:t>
      </w:r>
      <w:r w:rsidR="00A518A9" w:rsidRPr="006145DB">
        <w:rPr>
          <w:lang w:val="es-CO"/>
        </w:rPr>
        <w:t>Casa</w:t>
      </w:r>
      <w:r w:rsidR="00FE1939" w:rsidRPr="006145DB">
        <w:rPr>
          <w:lang w:val="es-CO"/>
        </w:rPr>
        <w:t>s</w:t>
      </w:r>
      <w:r w:rsidR="00A518A9" w:rsidRPr="006145DB">
        <w:rPr>
          <w:lang w:val="es-CO"/>
        </w:rPr>
        <w:t xml:space="preserve"> de </w:t>
      </w:r>
      <w:r w:rsidR="00331406" w:rsidRPr="006145DB">
        <w:rPr>
          <w:lang w:val="es-CO"/>
        </w:rPr>
        <w:t>memoria y lúdica</w:t>
      </w:r>
      <w:bookmarkEnd w:id="90"/>
      <w:bookmarkEnd w:id="91"/>
      <w:bookmarkEnd w:id="92"/>
      <w:bookmarkEnd w:id="93"/>
    </w:p>
    <w:tbl>
      <w:tblPr>
        <w:tblW w:w="5000" w:type="pct"/>
        <w:jc w:val="center"/>
        <w:tblLook w:val="0400" w:firstRow="0" w:lastRow="0" w:firstColumn="0" w:lastColumn="0" w:noHBand="0" w:noVBand="1"/>
      </w:tblPr>
      <w:tblGrid>
        <w:gridCol w:w="1983"/>
        <w:gridCol w:w="7406"/>
      </w:tblGrid>
      <w:tr w:rsidR="00115DA4" w:rsidRPr="006145DB" w14:paraId="1D0518D8" w14:textId="77777777" w:rsidTr="00F51917">
        <w:trPr>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3BF1BA15" w14:textId="77777777" w:rsidR="000F67D6" w:rsidRPr="006145DB" w:rsidRDefault="000F67D6" w:rsidP="005B435E">
            <w:pPr>
              <w:spacing w:after="0" w:line="240" w:lineRule="auto"/>
              <w:rPr>
                <w:rFonts w:eastAsia="Arial" w:cs="Arial"/>
                <w:sz w:val="20"/>
                <w:szCs w:val="20"/>
              </w:rPr>
            </w:pPr>
            <w:r w:rsidRPr="006145DB">
              <w:rPr>
                <w:rFonts w:eastAsia="Arial" w:cs="Arial"/>
                <w:sz w:val="20"/>
                <w:szCs w:val="20"/>
              </w:rPr>
              <w:t>Objeto del Servicio Social</w:t>
            </w:r>
          </w:p>
        </w:tc>
        <w:tc>
          <w:tcPr>
            <w:tcW w:w="3944" w:type="pct"/>
            <w:tcBorders>
              <w:top w:val="single" w:sz="6" w:space="0" w:color="000000"/>
              <w:left w:val="single" w:sz="6" w:space="0" w:color="000000"/>
              <w:bottom w:val="single" w:sz="6" w:space="0" w:color="000000"/>
              <w:right w:val="single" w:sz="6" w:space="0" w:color="000000"/>
            </w:tcBorders>
            <w:hideMark/>
          </w:tcPr>
          <w:p w14:paraId="437C924B" w14:textId="4ACFE670" w:rsidR="000F67D6" w:rsidRPr="006145DB" w:rsidRDefault="000F67D6" w:rsidP="005B435E">
            <w:pPr>
              <w:spacing w:after="0" w:line="240" w:lineRule="auto"/>
              <w:jc w:val="both"/>
              <w:rPr>
                <w:rFonts w:eastAsia="Arial" w:cs="Arial"/>
                <w:sz w:val="20"/>
                <w:szCs w:val="20"/>
              </w:rPr>
            </w:pPr>
            <w:r w:rsidRPr="006145DB">
              <w:rPr>
                <w:rFonts w:eastAsia="Arial" w:cs="Arial"/>
                <w:sz w:val="20"/>
                <w:szCs w:val="20"/>
              </w:rPr>
              <w:t>Esta modalidad hace parte del servicio social Atrapasueños cuyo objeto es: Aportar a la reparación integral y construcción de paz territorial de niñas, niños, adolescentes y sus familias víctimas y afectadas por el conflicto armado interno, a través, de la articulación de acciones y el acompañamiento psicosocial desde el arte, la pedagogía y la lúdica propiciando el reconocimiento de sus potencialidades, la garantía de sus derechos y el abordaje de las necesidades y problemáticas para la generación de espacios de re significación de vivencias y afectaciones ocurridas en el conflicto armado.</w:t>
            </w:r>
          </w:p>
        </w:tc>
      </w:tr>
      <w:tr w:rsidR="00115DA4" w:rsidRPr="006145DB" w14:paraId="0D8B3105" w14:textId="77777777" w:rsidTr="002C1CA1">
        <w:trPr>
          <w:trHeight w:val="1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6796E8E3" w14:textId="77777777" w:rsidR="000F67D6" w:rsidRPr="006145DB" w:rsidRDefault="000F67D6" w:rsidP="005B435E">
            <w:pPr>
              <w:spacing w:after="0" w:line="240" w:lineRule="auto"/>
              <w:rPr>
                <w:rFonts w:eastAsia="Arial" w:cs="Arial"/>
                <w:sz w:val="20"/>
                <w:szCs w:val="20"/>
              </w:rPr>
            </w:pPr>
            <w:r w:rsidRPr="006145DB">
              <w:rPr>
                <w:rFonts w:eastAsia="Arial" w:cs="Arial"/>
                <w:sz w:val="20"/>
                <w:szCs w:val="20"/>
              </w:rPr>
              <w:t xml:space="preserve">Oferta </w:t>
            </w:r>
          </w:p>
        </w:tc>
        <w:tc>
          <w:tcPr>
            <w:tcW w:w="3944" w:type="pct"/>
            <w:tcBorders>
              <w:top w:val="single" w:sz="6" w:space="0" w:color="000000"/>
              <w:left w:val="single" w:sz="6" w:space="0" w:color="000000"/>
              <w:bottom w:val="single" w:sz="6" w:space="0" w:color="000000"/>
              <w:right w:val="single" w:sz="6" w:space="0" w:color="000000"/>
            </w:tcBorders>
            <w:hideMark/>
          </w:tcPr>
          <w:p w14:paraId="2371452D" w14:textId="77777777" w:rsidR="000F67D6" w:rsidRPr="006145DB" w:rsidRDefault="000F67D6" w:rsidP="005B435E">
            <w:pPr>
              <w:spacing w:after="0" w:line="240" w:lineRule="auto"/>
              <w:jc w:val="both"/>
              <w:rPr>
                <w:rFonts w:eastAsia="Arial" w:cs="Arial"/>
                <w:sz w:val="20"/>
                <w:szCs w:val="20"/>
              </w:rPr>
            </w:pPr>
            <w:r w:rsidRPr="006145DB">
              <w:rPr>
                <w:rFonts w:eastAsia="Arial" w:cs="Arial"/>
                <w:sz w:val="20"/>
                <w:szCs w:val="20"/>
              </w:rPr>
              <w:t>Espacios físicos y una unidad itinerante que operan en articulación con la Alta Consejería para los Derechos de las Víctimas, la Paz y la Reconciliación y en convenio marco con la fiscalía general de la Nación. En donde se brinda: </w:t>
            </w:r>
          </w:p>
          <w:p w14:paraId="3E5A6898" w14:textId="77777777" w:rsidR="00583ECF" w:rsidRPr="006145DB" w:rsidRDefault="00583ECF" w:rsidP="005B435E">
            <w:pPr>
              <w:pStyle w:val="Ttulo1"/>
              <w:rPr>
                <w:sz w:val="20"/>
                <w:szCs w:val="20"/>
              </w:rPr>
            </w:pPr>
          </w:p>
          <w:p w14:paraId="4B779ABA"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Acompañamiento psicosocial desde el arte, la pedagogía y la lúdica. </w:t>
            </w:r>
          </w:p>
          <w:p w14:paraId="4677A112"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Implementación de acciones inmediatas y activación de rutas para la garantía de derechos de niñas, niños y adolescentes víctimas y afectados por el conflicto armado. </w:t>
            </w:r>
          </w:p>
          <w:p w14:paraId="766AFEA9"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Implementación de acciones que aportan a la reparación simbólica, desde la recuperación de la memoria histórica. </w:t>
            </w:r>
          </w:p>
          <w:p w14:paraId="01B89268"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Desarrollo de Diálogos intergeneracionales e interculturales que favorecen la convivencia y la reconciliación. </w:t>
            </w:r>
          </w:p>
          <w:p w14:paraId="20D560BF"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Atención individual, comunitaria y familiar según se identifique la necesidad en el proceso de atención. </w:t>
            </w:r>
          </w:p>
          <w:p w14:paraId="34ED4560" w14:textId="77777777" w:rsidR="000F67D6" w:rsidRPr="006145DB" w:rsidRDefault="000F67D6">
            <w:pPr>
              <w:numPr>
                <w:ilvl w:val="0"/>
                <w:numId w:val="1"/>
              </w:numPr>
              <w:spacing w:after="0" w:line="240" w:lineRule="auto"/>
              <w:jc w:val="both"/>
              <w:rPr>
                <w:rFonts w:eastAsia="Calibri" w:cs="Arial"/>
                <w:sz w:val="20"/>
                <w:szCs w:val="20"/>
              </w:rPr>
            </w:pPr>
            <w:r w:rsidRPr="006145DB">
              <w:rPr>
                <w:rStyle w:val="normaltextrun"/>
                <w:rFonts w:cs="Arial"/>
                <w:sz w:val="20"/>
                <w:szCs w:val="20"/>
              </w:rPr>
              <w:t>Prevención, Acompañamiento y Seguimiento desde la estrategia PAS a presuntas vulneraciones de derechos de niños, niñas y adolescentes</w:t>
            </w:r>
          </w:p>
        </w:tc>
      </w:tr>
      <w:tr w:rsidR="00115DA4" w:rsidRPr="006145DB" w14:paraId="2145BA84" w14:textId="77777777" w:rsidTr="002C1CA1">
        <w:trPr>
          <w:trHeight w:val="228"/>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2FE448AF" w14:textId="77777777" w:rsidR="000F67D6" w:rsidRPr="006145DB" w:rsidRDefault="000F67D6"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 xml:space="preserve">Tipo de Focalización </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63C5406E" w14:textId="4444E7DC" w:rsidR="000F67D6" w:rsidRPr="006145DB" w:rsidRDefault="000F67D6"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Focalización por demanda y abordaje territorial</w:t>
            </w:r>
            <w:r w:rsidR="00525AAC" w:rsidRPr="006145DB">
              <w:rPr>
                <w:rFonts w:ascii="Arial" w:hAnsi="Arial" w:cs="Arial"/>
                <w:sz w:val="20"/>
                <w:szCs w:val="20"/>
              </w:rPr>
              <w:t>.</w:t>
            </w:r>
          </w:p>
        </w:tc>
      </w:tr>
      <w:tr w:rsidR="00115DA4" w:rsidRPr="006145DB" w14:paraId="3D99D3F6" w14:textId="77777777" w:rsidTr="002C1CA1">
        <w:trPr>
          <w:trHeight w:val="56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0B112BC7" w14:textId="77777777" w:rsidR="000F67D6" w:rsidRPr="006145DB" w:rsidRDefault="000F67D6"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Población Objetivo</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2CC93242" w14:textId="77777777" w:rsidR="000F67D6" w:rsidRPr="006145DB" w:rsidRDefault="000F67D6" w:rsidP="005B435E">
            <w:pPr>
              <w:pStyle w:val="commentcontentpara"/>
              <w:spacing w:before="0" w:beforeAutospacing="0" w:after="0" w:afterAutospacing="0"/>
              <w:jc w:val="both"/>
              <w:rPr>
                <w:rFonts w:ascii="Arial" w:hAnsi="Arial" w:cs="Arial"/>
                <w:sz w:val="20"/>
                <w:szCs w:val="20"/>
              </w:rPr>
            </w:pPr>
            <w:r w:rsidRPr="006145DB">
              <w:rPr>
                <w:rFonts w:ascii="Arial" w:hAnsi="Arial" w:cs="Arial"/>
                <w:sz w:val="20"/>
                <w:szCs w:val="20"/>
              </w:rPr>
              <w:t>Niñas, niños y adolescentes víctimas y afectados por el conflicto armado interno, residentes de la ciudad de Bogotá.</w:t>
            </w:r>
          </w:p>
        </w:tc>
      </w:tr>
      <w:tr w:rsidR="00115DA4" w:rsidRPr="006145DB" w14:paraId="3A8E04F3" w14:textId="77777777" w:rsidTr="002C1CA1">
        <w:trPr>
          <w:trHeight w:val="1231"/>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516550DE" w14:textId="77777777" w:rsidR="000F67D6" w:rsidRPr="006145DB" w:rsidRDefault="000F67D6"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Criterios de priorización</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36DC3FF2" w14:textId="77777777" w:rsidR="000F67D6" w:rsidRPr="006145DB" w:rsidRDefault="000F67D6" w:rsidP="005B435E">
            <w:pPr>
              <w:pStyle w:val="commentcontentpara"/>
              <w:spacing w:before="0" w:beforeAutospacing="0" w:after="0" w:afterAutospacing="0"/>
              <w:jc w:val="both"/>
              <w:rPr>
                <w:rFonts w:ascii="Arial" w:hAnsi="Arial" w:cs="Arial"/>
                <w:sz w:val="20"/>
                <w:szCs w:val="20"/>
              </w:rPr>
            </w:pPr>
            <w:r w:rsidRPr="006145DB">
              <w:rPr>
                <w:rFonts w:ascii="Arial" w:hAnsi="Arial" w:cs="Arial"/>
                <w:sz w:val="20"/>
                <w:szCs w:val="20"/>
              </w:rPr>
              <w:t>No requiere. La atención se realiza en orden de llegada para un máximo de 20 niñas, niños y adolescentes de manera simultánea, la frecuencia depende de la asistencia de sus familias a los escenarios en los cuales opera la modalidad, o a las programaciones de los recorridos territoriales de la Casa de memoria y lúdica itinerante.</w:t>
            </w:r>
          </w:p>
        </w:tc>
      </w:tr>
      <w:tr w:rsidR="00115DA4" w:rsidRPr="006145DB" w14:paraId="14628FCD" w14:textId="77777777" w:rsidTr="002C1CA1">
        <w:trPr>
          <w:trHeight w:val="688"/>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7560B68A" w14:textId="77777777" w:rsidR="000F67D6" w:rsidRPr="006145DB" w:rsidRDefault="000F67D6" w:rsidP="005B435E">
            <w:pPr>
              <w:spacing w:after="0" w:line="240" w:lineRule="auto"/>
              <w:rPr>
                <w:rFonts w:eastAsia="Arial" w:cs="Arial"/>
                <w:sz w:val="20"/>
                <w:szCs w:val="20"/>
              </w:rPr>
            </w:pPr>
            <w:r w:rsidRPr="006145DB">
              <w:rPr>
                <w:rFonts w:eastAsia="Arial" w:cs="Arial"/>
                <w:sz w:val="20"/>
                <w:szCs w:val="20"/>
              </w:rPr>
              <w:t>Criterios de Ingreso</w:t>
            </w:r>
          </w:p>
        </w:tc>
        <w:tc>
          <w:tcPr>
            <w:tcW w:w="3944" w:type="pct"/>
            <w:tcBorders>
              <w:top w:val="single" w:sz="6" w:space="0" w:color="000000"/>
              <w:left w:val="single" w:sz="6" w:space="0" w:color="000000"/>
              <w:bottom w:val="single" w:sz="6" w:space="0" w:color="000000"/>
              <w:right w:val="single" w:sz="6" w:space="0" w:color="000000"/>
            </w:tcBorders>
            <w:hideMark/>
          </w:tcPr>
          <w:p w14:paraId="1A47CB4A" w14:textId="77777777" w:rsidR="000F67D6" w:rsidRPr="006145DB" w:rsidRDefault="000F67D6">
            <w:pPr>
              <w:numPr>
                <w:ilvl w:val="0"/>
                <w:numId w:val="6"/>
              </w:numPr>
              <w:spacing w:after="0" w:line="240" w:lineRule="auto"/>
              <w:jc w:val="both"/>
              <w:rPr>
                <w:rFonts w:eastAsia="Arial" w:cs="Arial"/>
                <w:sz w:val="20"/>
                <w:szCs w:val="20"/>
              </w:rPr>
            </w:pPr>
            <w:r w:rsidRPr="006145DB">
              <w:rPr>
                <w:rFonts w:eastAsia="Arial" w:cs="Arial"/>
                <w:sz w:val="20"/>
                <w:szCs w:val="20"/>
              </w:rPr>
              <w:t>Niña, niño o adolescente desde el nacimiento hasta menores de dieciocho (18) años, víctima o afectado por el conflicto armado interno, que asiste con su familia a los Centros Locales para la Paz y la Integración Local de Víctimas del conflicto armado Interno, al Centro de Atención Penal Integral para Victimas o alguna otra entidad con la que se articule la acción. </w:t>
            </w:r>
          </w:p>
          <w:p w14:paraId="4F4E92CD" w14:textId="691994AF" w:rsidR="00021152" w:rsidRPr="006145DB" w:rsidRDefault="000F67D6">
            <w:pPr>
              <w:numPr>
                <w:ilvl w:val="0"/>
                <w:numId w:val="6"/>
              </w:numPr>
              <w:spacing w:after="0" w:line="240" w:lineRule="auto"/>
              <w:jc w:val="both"/>
              <w:rPr>
                <w:rFonts w:eastAsia="Arial" w:cs="Arial"/>
                <w:sz w:val="20"/>
                <w:szCs w:val="20"/>
              </w:rPr>
            </w:pPr>
            <w:r w:rsidRPr="006145DB">
              <w:rPr>
                <w:rFonts w:eastAsia="Arial" w:cs="Arial"/>
                <w:sz w:val="20"/>
                <w:szCs w:val="20"/>
              </w:rPr>
              <w:t xml:space="preserve">Niña, niño o adolescente desde el nacimiento hasta menores de dieciocho (18) años, víctima o afectado por el conflicto armado interno, abordado por la Casa </w:t>
            </w:r>
            <w:r w:rsidR="00C51F73" w:rsidRPr="006145DB">
              <w:rPr>
                <w:rFonts w:eastAsia="Arial" w:cs="Arial"/>
                <w:sz w:val="20"/>
                <w:szCs w:val="20"/>
              </w:rPr>
              <w:t>de Memoria y Lúdica itinerante.</w:t>
            </w:r>
          </w:p>
        </w:tc>
      </w:tr>
      <w:tr w:rsidR="00115DA4" w:rsidRPr="006145DB" w14:paraId="3560774D" w14:textId="77777777" w:rsidTr="002C1CA1">
        <w:trPr>
          <w:trHeight w:val="1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24337055" w14:textId="77777777" w:rsidR="000F67D6" w:rsidRPr="006145DB" w:rsidRDefault="000F67D6" w:rsidP="005B435E">
            <w:pPr>
              <w:spacing w:after="0" w:line="240" w:lineRule="auto"/>
              <w:rPr>
                <w:rFonts w:eastAsia="Arial" w:cs="Arial"/>
                <w:sz w:val="20"/>
                <w:szCs w:val="20"/>
              </w:rPr>
            </w:pPr>
            <w:r w:rsidRPr="006145DB">
              <w:rPr>
                <w:rFonts w:eastAsia="Arial" w:cs="Arial"/>
                <w:sz w:val="20"/>
                <w:szCs w:val="20"/>
              </w:rPr>
              <w:t>Criterios de Egreso</w:t>
            </w:r>
          </w:p>
        </w:tc>
        <w:tc>
          <w:tcPr>
            <w:tcW w:w="3944" w:type="pct"/>
            <w:tcBorders>
              <w:top w:val="single" w:sz="6" w:space="0" w:color="000000"/>
              <w:left w:val="single" w:sz="6" w:space="0" w:color="000000"/>
              <w:bottom w:val="single" w:sz="6" w:space="0" w:color="000000"/>
              <w:right w:val="single" w:sz="6" w:space="0" w:color="000000"/>
            </w:tcBorders>
            <w:hideMark/>
          </w:tcPr>
          <w:p w14:paraId="646943F2" w14:textId="114D6C80" w:rsidR="00021152" w:rsidRPr="006145DB" w:rsidRDefault="000F67D6" w:rsidP="005B435E">
            <w:pPr>
              <w:tabs>
                <w:tab w:val="left" w:pos="709"/>
              </w:tabs>
              <w:spacing w:after="0" w:line="240" w:lineRule="auto"/>
              <w:jc w:val="both"/>
              <w:rPr>
                <w:rFonts w:eastAsia="Arial" w:cs="Arial"/>
                <w:sz w:val="20"/>
                <w:szCs w:val="20"/>
              </w:rPr>
            </w:pPr>
            <w:r w:rsidRPr="006145DB">
              <w:rPr>
                <w:rFonts w:eastAsia="Arial" w:cs="Arial"/>
                <w:sz w:val="20"/>
                <w:szCs w:val="20"/>
              </w:rPr>
              <w:t>No requiere, la atención de la niña, niño o adolescente es intermitente, se brinda de acuerdo con la asistencia de sus familias a los escenarios en los cuales opera la modalidad, o a las programaciones de los recorridos territoriales de la Casa de memoria y lúdica itinerante; por tratarse de una atención día, no presenta criterios de egreso.</w:t>
            </w:r>
          </w:p>
        </w:tc>
      </w:tr>
      <w:tr w:rsidR="00115DA4" w:rsidRPr="006145DB" w14:paraId="737BF243" w14:textId="77777777" w:rsidTr="002C1CA1">
        <w:trPr>
          <w:trHeight w:val="760"/>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50CD9D63" w14:textId="77777777" w:rsidR="000F67D6" w:rsidRPr="006145DB" w:rsidRDefault="000F67D6" w:rsidP="005B435E">
            <w:pPr>
              <w:spacing w:after="0" w:line="240" w:lineRule="auto"/>
              <w:rPr>
                <w:rFonts w:eastAsia="Arial" w:cs="Arial"/>
                <w:sz w:val="20"/>
                <w:szCs w:val="20"/>
              </w:rPr>
            </w:pPr>
            <w:r w:rsidRPr="006145DB">
              <w:rPr>
                <w:rFonts w:eastAsia="Arial" w:cs="Arial"/>
                <w:sz w:val="20"/>
                <w:szCs w:val="20"/>
              </w:rPr>
              <w:t>Restricciones</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7B1BC5B0" w14:textId="5424707C" w:rsidR="000F67D6" w:rsidRPr="006145DB" w:rsidRDefault="000F67D6" w:rsidP="005B435E">
            <w:pPr>
              <w:tabs>
                <w:tab w:val="left" w:pos="709"/>
              </w:tabs>
              <w:spacing w:after="0" w:line="240" w:lineRule="auto"/>
              <w:jc w:val="both"/>
              <w:rPr>
                <w:rFonts w:eastAsia="Arial" w:cs="Arial"/>
                <w:sz w:val="20"/>
                <w:szCs w:val="20"/>
              </w:rPr>
            </w:pPr>
            <w:r w:rsidRPr="006145DB">
              <w:rPr>
                <w:rFonts w:eastAsia="Arial" w:cs="Arial"/>
                <w:sz w:val="20"/>
                <w:szCs w:val="20"/>
              </w:rPr>
              <w:t xml:space="preserve">En el marco de la complementariedad de acciones para la resignificación de las afectaciones del conflicto armado no presenta restricciones por simultaneidad o por disposiciones de carácter legal, constitucional o reglamentario. </w:t>
            </w:r>
          </w:p>
        </w:tc>
      </w:tr>
      <w:tr w:rsidR="000F67D6" w:rsidRPr="006145DB" w14:paraId="14F4EF2F" w14:textId="77777777" w:rsidTr="002C1CA1">
        <w:trPr>
          <w:trHeight w:val="515"/>
          <w:jc w:val="center"/>
        </w:trPr>
        <w:tc>
          <w:tcPr>
            <w:tcW w:w="1056" w:type="pct"/>
            <w:tcBorders>
              <w:top w:val="single" w:sz="6" w:space="0" w:color="000000"/>
              <w:left w:val="single" w:sz="6" w:space="0" w:color="000000"/>
              <w:bottom w:val="single" w:sz="6" w:space="0" w:color="000000"/>
              <w:right w:val="single" w:sz="6" w:space="0" w:color="000000"/>
            </w:tcBorders>
            <w:vAlign w:val="center"/>
          </w:tcPr>
          <w:p w14:paraId="7DBED935" w14:textId="1120269F" w:rsidR="000F67D6" w:rsidRPr="006145DB" w:rsidRDefault="000F67D6" w:rsidP="005B435E">
            <w:pPr>
              <w:spacing w:after="0" w:line="240" w:lineRule="auto"/>
              <w:rPr>
                <w:rFonts w:eastAsia="Arial" w:cs="Arial"/>
                <w:sz w:val="20"/>
                <w:szCs w:val="20"/>
              </w:rPr>
            </w:pPr>
            <w:r w:rsidRPr="006145DB">
              <w:rPr>
                <w:rFonts w:eastAsia="Arial" w:cs="Arial"/>
                <w:sz w:val="20"/>
                <w:szCs w:val="20"/>
              </w:rPr>
              <w:t>Ejecución</w:t>
            </w:r>
          </w:p>
        </w:tc>
        <w:tc>
          <w:tcPr>
            <w:tcW w:w="3944" w:type="pct"/>
            <w:tcBorders>
              <w:top w:val="single" w:sz="6" w:space="0" w:color="000000"/>
              <w:left w:val="single" w:sz="6" w:space="0" w:color="000000"/>
              <w:bottom w:val="single" w:sz="6" w:space="0" w:color="000000"/>
              <w:right w:val="single" w:sz="6" w:space="0" w:color="000000"/>
            </w:tcBorders>
            <w:vAlign w:val="center"/>
          </w:tcPr>
          <w:p w14:paraId="3E24D3CF" w14:textId="77777777" w:rsidR="000F67D6" w:rsidRPr="006145DB" w:rsidRDefault="000F67D6" w:rsidP="005B435E">
            <w:pPr>
              <w:spacing w:after="0" w:line="240" w:lineRule="auto"/>
              <w:jc w:val="both"/>
              <w:rPr>
                <w:rFonts w:eastAsia="Arial" w:cs="Arial"/>
                <w:sz w:val="20"/>
                <w:szCs w:val="20"/>
              </w:rPr>
            </w:pPr>
            <w:r w:rsidRPr="006145DB">
              <w:rPr>
                <w:rFonts w:eastAsia="Arial" w:cs="Arial"/>
                <w:sz w:val="20"/>
                <w:szCs w:val="20"/>
              </w:rPr>
              <w:t>En las Casas de Memoria y Lúdica - CML, se implementan atenciones desde el reconocimiento de la historia de vida para reconstruir la confianza, trabajo conversacional para celebrar la diferencia, duelo y vida, cuerpo y territorio, memoria e identidad y reparación de sueños.</w:t>
            </w:r>
          </w:p>
          <w:p w14:paraId="25DE9207" w14:textId="77777777"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La atención se desarrolla de lunes a viernes de 7:30 am a 4:00 pm en cinco (5) Centros Locales para la Paz y la Integración Local de Víctimas del Conflicto Armado Interno, un (1) Centro de Atención Penal Integral para Victimas CAPIV de la Fiscalía, una (1) Casas de Memoria y Lúdica itinerante que se traslada al territorio o a entidades con la que se articulen las acciones. </w:t>
            </w:r>
          </w:p>
          <w:p w14:paraId="79F95B3A" w14:textId="0B748200" w:rsidR="000F67D6" w:rsidRPr="006145DB" w:rsidRDefault="000F67D6">
            <w:pPr>
              <w:numPr>
                <w:ilvl w:val="0"/>
                <w:numId w:val="1"/>
              </w:numPr>
              <w:spacing w:after="0" w:line="240" w:lineRule="auto"/>
              <w:jc w:val="both"/>
              <w:rPr>
                <w:rStyle w:val="normaltextrun"/>
                <w:rFonts w:cs="Arial"/>
                <w:sz w:val="20"/>
                <w:szCs w:val="20"/>
              </w:rPr>
            </w:pPr>
            <w:r w:rsidRPr="006145DB">
              <w:rPr>
                <w:rStyle w:val="normaltextrun"/>
                <w:rFonts w:cs="Arial"/>
                <w:sz w:val="20"/>
                <w:szCs w:val="20"/>
              </w:rPr>
              <w:t>Las niñas, niños y adolescentes reciben la atención en cualquier momento de la jornada y la frecuencia depende de la asistencia de sus familias a los escenarios en los cuales opera la modalidad, o a las programaciones de los recorridos territoriales de la CML itinerante. </w:t>
            </w:r>
          </w:p>
          <w:p w14:paraId="6B76DEB2" w14:textId="77777777" w:rsidR="00D25441" w:rsidRPr="006145DB" w:rsidRDefault="00D25441" w:rsidP="005B435E">
            <w:pPr>
              <w:spacing w:after="0" w:line="240" w:lineRule="auto"/>
              <w:jc w:val="both"/>
              <w:rPr>
                <w:rStyle w:val="normaltextrun"/>
                <w:rFonts w:cs="Arial"/>
                <w:sz w:val="20"/>
                <w:szCs w:val="20"/>
              </w:rPr>
            </w:pPr>
          </w:p>
          <w:p w14:paraId="6E2DCA3C" w14:textId="77777777" w:rsidR="000F67D6" w:rsidRPr="006145DB" w:rsidRDefault="000F67D6" w:rsidP="005B435E">
            <w:pPr>
              <w:spacing w:after="0" w:line="240" w:lineRule="auto"/>
              <w:jc w:val="both"/>
              <w:rPr>
                <w:rFonts w:eastAsia="Arial" w:cs="Arial"/>
                <w:sz w:val="20"/>
                <w:szCs w:val="20"/>
              </w:rPr>
            </w:pPr>
            <w:r w:rsidRPr="006145DB">
              <w:rPr>
                <w:rFonts w:eastAsia="Arial" w:cs="Arial"/>
                <w:sz w:val="20"/>
                <w:szCs w:val="20"/>
              </w:rPr>
              <w:t>Beneficios tangibles que se otorgan: refrigerios para los participantes de cada encuentro. </w:t>
            </w:r>
          </w:p>
          <w:p w14:paraId="6DB45DE6" w14:textId="77777777" w:rsidR="000F67D6" w:rsidRPr="006145DB" w:rsidRDefault="000F67D6" w:rsidP="005B435E">
            <w:pPr>
              <w:spacing w:after="0" w:line="240" w:lineRule="auto"/>
              <w:jc w:val="both"/>
              <w:rPr>
                <w:rFonts w:eastAsia="Arial" w:cs="Arial"/>
                <w:sz w:val="20"/>
                <w:szCs w:val="20"/>
              </w:rPr>
            </w:pPr>
          </w:p>
          <w:p w14:paraId="1CF9FC75" w14:textId="77777777" w:rsidR="00F25D84" w:rsidRPr="006145DB" w:rsidRDefault="000F67D6" w:rsidP="005B435E">
            <w:pPr>
              <w:spacing w:after="0" w:line="240" w:lineRule="auto"/>
              <w:jc w:val="both"/>
              <w:rPr>
                <w:rFonts w:eastAsia="Arial" w:cs="Arial"/>
                <w:sz w:val="20"/>
                <w:szCs w:val="20"/>
              </w:rPr>
            </w:pPr>
            <w:r w:rsidRPr="006145DB">
              <w:rPr>
                <w:rFonts w:eastAsia="Arial" w:cs="Arial"/>
                <w:sz w:val="20"/>
                <w:szCs w:val="20"/>
              </w:rPr>
              <w:t>Cuando por factores ajenos a la SDIS que tengan impacto negativo en la adquisición y distribución de alimentos para los servicios sociales y modalidades de atención de la Secretaría Distrital de Integración Social, la Dirección de Nutrición y Abastecimiento en articulación con las áreas técnicas, podrá modificar la oferta relacionada con el suministro de apoyos alimentarios, buscando la continuidad de la oferta integral en la prestación del servicio social o modalidad de atención.</w:t>
            </w:r>
          </w:p>
          <w:p w14:paraId="6199A996" w14:textId="77777777" w:rsidR="005B435E" w:rsidRPr="006145DB" w:rsidRDefault="005B435E" w:rsidP="005B435E">
            <w:pPr>
              <w:spacing w:after="0" w:line="240" w:lineRule="auto"/>
              <w:jc w:val="both"/>
              <w:rPr>
                <w:rFonts w:eastAsia="Arial" w:cs="Arial"/>
                <w:sz w:val="20"/>
                <w:szCs w:val="20"/>
              </w:rPr>
            </w:pPr>
          </w:p>
          <w:p w14:paraId="1D9FC27D" w14:textId="3D56E2A8" w:rsidR="000F67D6" w:rsidRPr="006145DB" w:rsidRDefault="000F67D6" w:rsidP="005B435E">
            <w:pPr>
              <w:spacing w:after="0" w:line="240" w:lineRule="auto"/>
              <w:jc w:val="both"/>
              <w:rPr>
                <w:rFonts w:eastAsia="Arial" w:cs="Arial"/>
                <w:sz w:val="20"/>
                <w:szCs w:val="20"/>
              </w:rPr>
            </w:pPr>
            <w:r w:rsidRPr="006145DB">
              <w:rPr>
                <w:rFonts w:eastAsia="Arial" w:cs="Arial"/>
                <w:sz w:val="20"/>
                <w:szCs w:val="20"/>
              </w:rPr>
              <w:t>En caso de interrupción total o parcial del servicio por un evento de alto impacto o de otro tipo: se cuenta se cuenta se cuenta con atención presencial con variabilidad de los horarios y días de la atención, acompañamientos y seguimiento telefónico, acompañamiento en casa - atención en domicilio.</w:t>
            </w:r>
          </w:p>
        </w:tc>
      </w:tr>
    </w:tbl>
    <w:p w14:paraId="498902E5" w14:textId="77777777" w:rsidR="005E4C92" w:rsidRPr="006145DB" w:rsidRDefault="005E4C92" w:rsidP="005E4C92">
      <w:pPr>
        <w:pStyle w:val="Ttulo1"/>
        <w:rPr>
          <w:lang w:val="es-CO"/>
        </w:rPr>
      </w:pPr>
    </w:p>
    <w:p w14:paraId="449B3A9E" w14:textId="03B4C8D3" w:rsidR="00CE631C" w:rsidRPr="006145DB" w:rsidRDefault="008661D6">
      <w:pPr>
        <w:pStyle w:val="Ttulo1"/>
        <w:numPr>
          <w:ilvl w:val="2"/>
          <w:numId w:val="68"/>
        </w:numPr>
        <w:ind w:left="567" w:hanging="579"/>
        <w:jc w:val="center"/>
        <w:rPr>
          <w:lang w:val="es-CO"/>
        </w:rPr>
      </w:pPr>
      <w:r w:rsidRPr="006145DB">
        <w:rPr>
          <w:lang w:val="es-CO"/>
        </w:rPr>
        <w:t xml:space="preserve"> </w:t>
      </w:r>
      <w:bookmarkStart w:id="94" w:name="_Toc210213183"/>
      <w:bookmarkStart w:id="95" w:name="_Toc213273457"/>
      <w:bookmarkStart w:id="96" w:name="_Toc213276084"/>
      <w:bookmarkStart w:id="97" w:name="_Toc216902417"/>
      <w:r w:rsidR="00181092" w:rsidRPr="006145DB">
        <w:rPr>
          <w:lang w:val="es-CO"/>
        </w:rPr>
        <w:t xml:space="preserve">Servicio Centro </w:t>
      </w:r>
      <w:r w:rsidR="00331406" w:rsidRPr="006145DB">
        <w:rPr>
          <w:lang w:val="es-CO"/>
        </w:rPr>
        <w:t>abrazar</w:t>
      </w:r>
      <w:bookmarkEnd w:id="94"/>
      <w:bookmarkEnd w:id="95"/>
      <w:bookmarkEnd w:id="96"/>
      <w:bookmarkEnd w:id="97"/>
    </w:p>
    <w:tbl>
      <w:tblPr>
        <w:tblW w:w="939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115" w:type="dxa"/>
          <w:right w:w="115" w:type="dxa"/>
        </w:tblCellMar>
        <w:tblLook w:val="0400" w:firstRow="0" w:lastRow="0" w:firstColumn="0" w:lastColumn="0" w:noHBand="0" w:noVBand="1"/>
      </w:tblPr>
      <w:tblGrid>
        <w:gridCol w:w="1940"/>
        <w:gridCol w:w="7455"/>
      </w:tblGrid>
      <w:tr w:rsidR="00E316DE" w:rsidRPr="006145DB" w14:paraId="349D1CD6" w14:textId="77777777" w:rsidTr="005E4C92">
        <w:trPr>
          <w:trHeight w:val="388"/>
          <w:jc w:val="center"/>
        </w:trPr>
        <w:tc>
          <w:tcPr>
            <w:tcW w:w="1940" w:type="dxa"/>
            <w:vAlign w:val="center"/>
          </w:tcPr>
          <w:p w14:paraId="4D460992" w14:textId="77777777" w:rsidR="00892065" w:rsidRPr="006145DB" w:rsidRDefault="00892065" w:rsidP="005B435E">
            <w:pPr>
              <w:spacing w:after="0" w:line="240" w:lineRule="auto"/>
              <w:rPr>
                <w:rFonts w:eastAsia="Arial" w:cs="Arial"/>
                <w:sz w:val="20"/>
                <w:szCs w:val="20"/>
              </w:rPr>
            </w:pPr>
            <w:r w:rsidRPr="006145DB">
              <w:rPr>
                <w:rFonts w:eastAsia="Arial" w:cs="Arial"/>
                <w:sz w:val="20"/>
                <w:szCs w:val="20"/>
              </w:rPr>
              <w:t>Nombre del servicio social</w:t>
            </w:r>
          </w:p>
        </w:tc>
        <w:tc>
          <w:tcPr>
            <w:tcW w:w="7455" w:type="dxa"/>
            <w:vAlign w:val="center"/>
          </w:tcPr>
          <w:p w14:paraId="12E9F65E" w14:textId="283E87CF" w:rsidR="00892065" w:rsidRPr="006145DB" w:rsidRDefault="00331406" w:rsidP="005B435E">
            <w:pPr>
              <w:pBdr>
                <w:top w:val="nil"/>
                <w:left w:val="nil"/>
                <w:bottom w:val="nil"/>
                <w:right w:val="nil"/>
                <w:between w:val="nil"/>
              </w:pBdr>
              <w:spacing w:after="0" w:line="240" w:lineRule="auto"/>
              <w:ind w:left="1"/>
              <w:rPr>
                <w:rFonts w:eastAsia="Arial" w:cs="Arial"/>
                <w:sz w:val="20"/>
                <w:szCs w:val="20"/>
              </w:rPr>
            </w:pPr>
            <w:r w:rsidRPr="006145DB">
              <w:rPr>
                <w:rFonts w:eastAsia="Arial" w:cs="Arial"/>
                <w:sz w:val="20"/>
                <w:szCs w:val="20"/>
              </w:rPr>
              <w:t>Centro a</w:t>
            </w:r>
            <w:r w:rsidR="00892065" w:rsidRPr="006145DB">
              <w:rPr>
                <w:rFonts w:eastAsia="Arial" w:cs="Arial"/>
                <w:sz w:val="20"/>
                <w:szCs w:val="20"/>
              </w:rPr>
              <w:t>brazar</w:t>
            </w:r>
            <w:r w:rsidR="002C51A6" w:rsidRPr="006145DB">
              <w:rPr>
                <w:rFonts w:eastAsia="Arial" w:cs="Arial"/>
                <w:sz w:val="20"/>
                <w:szCs w:val="20"/>
              </w:rPr>
              <w:t>.</w:t>
            </w:r>
            <w:r w:rsidR="00892065" w:rsidRPr="006145DB">
              <w:rPr>
                <w:rFonts w:eastAsia="Arial" w:cs="Arial"/>
                <w:sz w:val="20"/>
                <w:szCs w:val="20"/>
              </w:rPr>
              <w:t xml:space="preserve"> </w:t>
            </w:r>
          </w:p>
        </w:tc>
      </w:tr>
      <w:tr w:rsidR="00E316DE" w:rsidRPr="006145DB" w14:paraId="7226E486" w14:textId="77777777" w:rsidTr="00F16DD6">
        <w:trPr>
          <w:trHeight w:val="515"/>
          <w:jc w:val="center"/>
        </w:trPr>
        <w:tc>
          <w:tcPr>
            <w:tcW w:w="1940" w:type="dxa"/>
            <w:vAlign w:val="center"/>
          </w:tcPr>
          <w:p w14:paraId="0A68096C" w14:textId="77777777" w:rsidR="00892065" w:rsidRPr="006145DB" w:rsidRDefault="00892065" w:rsidP="005B435E">
            <w:pPr>
              <w:spacing w:after="0" w:line="240" w:lineRule="auto"/>
              <w:rPr>
                <w:rFonts w:eastAsia="Arial" w:cs="Arial"/>
                <w:sz w:val="20"/>
                <w:szCs w:val="20"/>
              </w:rPr>
            </w:pPr>
            <w:r w:rsidRPr="006145DB">
              <w:rPr>
                <w:rFonts w:eastAsia="Arial" w:cs="Arial"/>
                <w:sz w:val="20"/>
                <w:szCs w:val="20"/>
              </w:rPr>
              <w:t>Objeto del Servicio Social</w:t>
            </w:r>
          </w:p>
        </w:tc>
        <w:tc>
          <w:tcPr>
            <w:tcW w:w="7455" w:type="dxa"/>
          </w:tcPr>
          <w:p w14:paraId="543E393E" w14:textId="77777777" w:rsidR="00892065" w:rsidRPr="006145DB" w:rsidRDefault="00892065" w:rsidP="005B435E">
            <w:pPr>
              <w:spacing w:after="0" w:line="240" w:lineRule="auto"/>
              <w:jc w:val="both"/>
              <w:rPr>
                <w:rFonts w:eastAsia="Arial" w:cs="Arial"/>
              </w:rPr>
            </w:pPr>
            <w:bookmarkStart w:id="98" w:name="_Hlk180500312"/>
            <w:r w:rsidRPr="006145DB">
              <w:rPr>
                <w:rFonts w:eastAsia="Arial" w:cs="Arial"/>
                <w:sz w:val="20"/>
                <w:szCs w:val="20"/>
              </w:rPr>
              <w:t>Brindar atención de manera transitoria a personas gestantes, niñas, niños y adolescentes, provenientes de flujos migratorios mixtos, en riesgo de vulneración o inobservancia de derechos, con enfoque diferencial e intercultural.</w:t>
            </w:r>
            <w:bookmarkEnd w:id="98"/>
          </w:p>
        </w:tc>
      </w:tr>
      <w:tr w:rsidR="00E316DE" w:rsidRPr="006145DB" w14:paraId="4F83F27E" w14:textId="77777777" w:rsidTr="00E316DE">
        <w:trPr>
          <w:trHeight w:val="303"/>
          <w:jc w:val="center"/>
        </w:trPr>
        <w:tc>
          <w:tcPr>
            <w:tcW w:w="1940" w:type="dxa"/>
            <w:vAlign w:val="center"/>
          </w:tcPr>
          <w:p w14:paraId="5919E330" w14:textId="77777777" w:rsidR="00892065" w:rsidRPr="006145DB" w:rsidRDefault="00892065" w:rsidP="005B435E">
            <w:pPr>
              <w:spacing w:after="0" w:line="240" w:lineRule="auto"/>
              <w:rPr>
                <w:rFonts w:eastAsia="Arial" w:cs="Arial"/>
                <w:sz w:val="20"/>
                <w:szCs w:val="20"/>
              </w:rPr>
            </w:pPr>
            <w:r w:rsidRPr="006145DB">
              <w:rPr>
                <w:rFonts w:eastAsia="Arial" w:cs="Arial"/>
                <w:sz w:val="20"/>
                <w:szCs w:val="20"/>
              </w:rPr>
              <w:t>Oferta servicio social</w:t>
            </w:r>
          </w:p>
        </w:tc>
        <w:tc>
          <w:tcPr>
            <w:tcW w:w="7455" w:type="dxa"/>
            <w:tcBorders>
              <w:bottom w:val="single" w:sz="6" w:space="0" w:color="000000" w:themeColor="text1"/>
            </w:tcBorders>
          </w:tcPr>
          <w:p w14:paraId="512D81AD" w14:textId="77777777" w:rsidR="00892065" w:rsidRPr="006145DB" w:rsidRDefault="00892065" w:rsidP="005B435E">
            <w:pPr>
              <w:pStyle w:val="Textocomentario"/>
              <w:spacing w:after="0"/>
              <w:jc w:val="both"/>
              <w:rPr>
                <w:rFonts w:cs="Arial"/>
              </w:rPr>
            </w:pPr>
            <w:bookmarkStart w:id="99" w:name="_Hlk180500351"/>
            <w:r w:rsidRPr="006145DB">
              <w:rPr>
                <w:rFonts w:cs="Arial"/>
              </w:rPr>
              <w:t>Servicio en el marco de la atención en Primera Infancia, Infancia y Adolescencia, dirigido a personas gestantes, niñas, niños y adolescentes provenientes de flujos migratorios mixtos que se encuentran en riesgo de vulneración o inobservancia de derechos. Ofrece acompañamiento psicosocial, jurídico, pedagógico y nutricional con enfoque intercultural y diferencial. Las acciones contemplan el apoyo en la superación del duelo migratorio, la referenciación a servicios distritales y la articulación con instituciones para garantizar la protección y el bienestar de los participantes.</w:t>
            </w:r>
          </w:p>
          <w:p w14:paraId="59D4B080" w14:textId="58529A1D" w:rsidR="00892065" w:rsidRPr="006145DB" w:rsidRDefault="00892065" w:rsidP="005B435E">
            <w:pPr>
              <w:pStyle w:val="Textocomentario"/>
              <w:spacing w:after="0"/>
              <w:jc w:val="both"/>
              <w:rPr>
                <w:rFonts w:eastAsia="Times New Roman" w:cs="Arial"/>
                <w:lang w:val="es-ES_tradnl"/>
              </w:rPr>
            </w:pPr>
            <w:r w:rsidRPr="006145DB">
              <w:rPr>
                <w:rFonts w:cs="Arial"/>
              </w:rPr>
              <w:t xml:space="preserve">Además, se llevarán a cabo abordajes territoriales en el Distrito, facilitando la canalización de personas gestantes, niñas, niños y adolescentes en situación de riesgo al Centro Abrazar u otras ofertas del </w:t>
            </w:r>
            <w:r w:rsidR="008C7CF7" w:rsidRPr="006145DB">
              <w:rPr>
                <w:rFonts w:cs="Arial"/>
              </w:rPr>
              <w:t>D</w:t>
            </w:r>
            <w:r w:rsidRPr="006145DB">
              <w:rPr>
                <w:rFonts w:cs="Arial"/>
              </w:rPr>
              <w:t>istrito, asegurando así un entorno protector y seguro de manera transitoria. Este enfoque busca no solo atender las necesidades inmediatas, sino también promover el desarrollo integral y el fortalecimiento de capacidades, favoreciendo una inclusión efectiva en la comunidad.</w:t>
            </w:r>
            <w:bookmarkEnd w:id="99"/>
          </w:p>
        </w:tc>
      </w:tr>
      <w:tr w:rsidR="00E316DE" w:rsidRPr="006145DB" w14:paraId="7D5B6FF1" w14:textId="77777777" w:rsidTr="00E316DE">
        <w:trPr>
          <w:trHeight w:val="390"/>
          <w:jc w:val="center"/>
        </w:trPr>
        <w:tc>
          <w:tcPr>
            <w:tcW w:w="1940" w:type="dxa"/>
            <w:tcBorders>
              <w:right w:val="single" w:sz="6" w:space="0" w:color="000000" w:themeColor="text1"/>
            </w:tcBorders>
            <w:vAlign w:val="center"/>
          </w:tcPr>
          <w:p w14:paraId="13FABD5E" w14:textId="77777777" w:rsidR="00892065" w:rsidRPr="006145DB" w:rsidRDefault="00892065" w:rsidP="005B435E">
            <w:pPr>
              <w:spacing w:after="0" w:line="240" w:lineRule="auto"/>
              <w:rPr>
                <w:rFonts w:eastAsia="Arial" w:cs="Arial"/>
                <w:sz w:val="20"/>
                <w:szCs w:val="20"/>
              </w:rPr>
            </w:pPr>
            <w:r w:rsidRPr="006145DB">
              <w:rPr>
                <w:rFonts w:eastAsia="Arial" w:cs="Arial"/>
                <w:sz w:val="20"/>
                <w:szCs w:val="20"/>
              </w:rPr>
              <w:t xml:space="preserve">Tipo de Focalización </w:t>
            </w:r>
          </w:p>
        </w:tc>
        <w:tc>
          <w:tcPr>
            <w:tcW w:w="74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0" w:type="dxa"/>
              <w:left w:w="100" w:type="dxa"/>
              <w:bottom w:w="0" w:type="dxa"/>
              <w:right w:w="100" w:type="dxa"/>
            </w:tcMar>
          </w:tcPr>
          <w:p w14:paraId="153F80B7" w14:textId="77777777" w:rsidR="00892065" w:rsidRPr="006145DB" w:rsidRDefault="00892065" w:rsidP="005B435E">
            <w:pPr>
              <w:tabs>
                <w:tab w:val="left" w:pos="397"/>
                <w:tab w:val="left" w:pos="709"/>
              </w:tabs>
              <w:spacing w:after="0" w:line="240" w:lineRule="auto"/>
              <w:jc w:val="both"/>
              <w:rPr>
                <w:rFonts w:eastAsia="Arial" w:cs="Arial"/>
                <w:sz w:val="20"/>
                <w:szCs w:val="20"/>
              </w:rPr>
            </w:pPr>
            <w:r w:rsidRPr="006145DB">
              <w:rPr>
                <w:rFonts w:eastAsia="Arial" w:cs="Arial"/>
                <w:sz w:val="20"/>
                <w:szCs w:val="20"/>
              </w:rPr>
              <w:t>Focalización por demanda.</w:t>
            </w:r>
          </w:p>
          <w:p w14:paraId="40399D7C" w14:textId="77777777" w:rsidR="00892065" w:rsidRPr="006145DB" w:rsidRDefault="00892065" w:rsidP="005B435E">
            <w:pPr>
              <w:spacing w:after="0" w:line="240" w:lineRule="auto"/>
              <w:jc w:val="both"/>
              <w:rPr>
                <w:rFonts w:eastAsia="Arial" w:cs="Arial"/>
                <w:sz w:val="20"/>
                <w:szCs w:val="20"/>
              </w:rPr>
            </w:pPr>
            <w:r w:rsidRPr="006145DB">
              <w:rPr>
                <w:rFonts w:eastAsia="Arial" w:cs="Arial"/>
                <w:sz w:val="20"/>
                <w:szCs w:val="20"/>
                <w:lang w:val="es-CO"/>
              </w:rPr>
              <w:t>Focalización por abordaje territorial.</w:t>
            </w:r>
          </w:p>
        </w:tc>
      </w:tr>
      <w:tr w:rsidR="00E316DE" w:rsidRPr="006145DB" w14:paraId="551FB58A" w14:textId="77777777" w:rsidTr="00892065">
        <w:trPr>
          <w:trHeight w:val="330"/>
          <w:jc w:val="center"/>
        </w:trPr>
        <w:tc>
          <w:tcPr>
            <w:tcW w:w="1940" w:type="dxa"/>
            <w:vAlign w:val="center"/>
          </w:tcPr>
          <w:p w14:paraId="37E25ED9" w14:textId="77777777" w:rsidR="00892065" w:rsidRPr="006145DB" w:rsidRDefault="00892065" w:rsidP="005B435E">
            <w:pPr>
              <w:spacing w:after="0" w:line="240" w:lineRule="auto"/>
              <w:rPr>
                <w:rFonts w:eastAsia="Arial" w:cs="Arial"/>
                <w:sz w:val="20"/>
                <w:szCs w:val="20"/>
              </w:rPr>
            </w:pPr>
            <w:r w:rsidRPr="006145DB">
              <w:rPr>
                <w:rFonts w:eastAsia="Arial" w:cs="Arial"/>
                <w:sz w:val="20"/>
                <w:szCs w:val="20"/>
              </w:rPr>
              <w:t>Población Objetivo</w:t>
            </w:r>
          </w:p>
        </w:tc>
        <w:tc>
          <w:tcPr>
            <w:tcW w:w="7455" w:type="dxa"/>
            <w:tcBorders>
              <w:top w:val="single" w:sz="6" w:space="0" w:color="000000" w:themeColor="text1"/>
            </w:tcBorders>
          </w:tcPr>
          <w:p w14:paraId="025D6CB3" w14:textId="77777777" w:rsidR="00892065" w:rsidRPr="006145DB" w:rsidRDefault="00892065" w:rsidP="005B435E">
            <w:pPr>
              <w:tabs>
                <w:tab w:val="left" w:pos="709"/>
              </w:tabs>
              <w:spacing w:after="0" w:line="240" w:lineRule="auto"/>
              <w:jc w:val="both"/>
              <w:rPr>
                <w:rFonts w:eastAsia="Arial" w:cs="Arial"/>
                <w:sz w:val="20"/>
                <w:szCs w:val="20"/>
              </w:rPr>
            </w:pPr>
            <w:r w:rsidRPr="006145DB">
              <w:rPr>
                <w:rFonts w:eastAsia="Arial" w:cs="Arial"/>
                <w:sz w:val="20"/>
                <w:szCs w:val="20"/>
              </w:rPr>
              <w:t xml:space="preserve">Personas gestantes, niñas, niños, adolescentes de cero (0) meses a diecisiete (17) años, once (11) meses, veintinueve (29) días provenientes de flujos migratorios mixtos, en riesgo de vulneración o inobservancia de derechos con vocación de permanencia o tránsito por Bogotá. </w:t>
            </w:r>
          </w:p>
        </w:tc>
      </w:tr>
      <w:tr w:rsidR="00E316DE" w:rsidRPr="006145DB" w14:paraId="11933B61" w14:textId="77777777" w:rsidTr="00A249BB">
        <w:trPr>
          <w:trHeight w:val="728"/>
          <w:jc w:val="center"/>
        </w:trPr>
        <w:tc>
          <w:tcPr>
            <w:tcW w:w="1940" w:type="dxa"/>
            <w:vAlign w:val="center"/>
          </w:tcPr>
          <w:p w14:paraId="3C8456E9" w14:textId="77777777" w:rsidR="00892065" w:rsidRPr="006145DB" w:rsidRDefault="00892065" w:rsidP="005B435E">
            <w:pPr>
              <w:spacing w:after="0" w:line="240" w:lineRule="auto"/>
              <w:rPr>
                <w:rFonts w:eastAsia="Arial" w:cs="Arial"/>
                <w:sz w:val="20"/>
                <w:szCs w:val="20"/>
              </w:rPr>
            </w:pPr>
            <w:r w:rsidRPr="006145DB">
              <w:rPr>
                <w:rFonts w:eastAsia="Arial" w:cs="Arial"/>
                <w:sz w:val="20"/>
                <w:szCs w:val="20"/>
              </w:rPr>
              <w:t>Fuentes de Información Población Objetivo</w:t>
            </w:r>
          </w:p>
        </w:tc>
        <w:tc>
          <w:tcPr>
            <w:tcW w:w="7455" w:type="dxa"/>
          </w:tcPr>
          <w:p w14:paraId="3C070914" w14:textId="77777777" w:rsidR="00892065" w:rsidRPr="005D4645" w:rsidRDefault="00892065" w:rsidP="005B435E">
            <w:pPr>
              <w:widowControl w:val="0"/>
              <w:pBdr>
                <w:top w:val="nil"/>
                <w:left w:val="nil"/>
                <w:bottom w:val="nil"/>
                <w:right w:val="nil"/>
                <w:between w:val="nil"/>
              </w:pBdr>
              <w:spacing w:after="0" w:line="240" w:lineRule="auto"/>
              <w:rPr>
                <w:rFonts w:eastAsia="Arial" w:cs="Arial"/>
                <w:sz w:val="14"/>
                <w:szCs w:val="14"/>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469"/>
              <w:gridCol w:w="1134"/>
              <w:gridCol w:w="1134"/>
              <w:gridCol w:w="1463"/>
            </w:tblGrid>
            <w:tr w:rsidR="00E316DE" w:rsidRPr="006145DB" w14:paraId="1361BB76" w14:textId="77777777" w:rsidTr="005D4645">
              <w:trPr>
                <w:trHeight w:val="372"/>
              </w:trPr>
              <w:tc>
                <w:tcPr>
                  <w:tcW w:w="3469" w:type="dxa"/>
                  <w:vAlign w:val="center"/>
                </w:tcPr>
                <w:p w14:paraId="74F41556"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Categoría de Población Objetivo</w:t>
                  </w:r>
                </w:p>
              </w:tc>
              <w:tc>
                <w:tcPr>
                  <w:tcW w:w="1134" w:type="dxa"/>
                  <w:vAlign w:val="center"/>
                </w:tcPr>
                <w:p w14:paraId="52E3729C"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Fuente de Información</w:t>
                  </w:r>
                </w:p>
              </w:tc>
              <w:tc>
                <w:tcPr>
                  <w:tcW w:w="1134" w:type="dxa"/>
                  <w:vAlign w:val="center"/>
                </w:tcPr>
                <w:p w14:paraId="7AB0B9F0" w14:textId="77777777" w:rsidR="00892065" w:rsidRPr="006145DB" w:rsidRDefault="00892065" w:rsidP="005B435E">
                  <w:pPr>
                    <w:tabs>
                      <w:tab w:val="left" w:pos="709"/>
                    </w:tabs>
                    <w:spacing w:after="0" w:line="240" w:lineRule="auto"/>
                    <w:ind w:left="-101"/>
                    <w:jc w:val="center"/>
                    <w:rPr>
                      <w:rFonts w:eastAsia="Arial" w:cs="Arial"/>
                      <w:bCs/>
                      <w:sz w:val="16"/>
                      <w:szCs w:val="16"/>
                    </w:rPr>
                  </w:pPr>
                  <w:r w:rsidRPr="006145DB">
                    <w:rPr>
                      <w:rFonts w:eastAsia="Arial" w:cs="Arial"/>
                      <w:bCs/>
                      <w:sz w:val="16"/>
                      <w:szCs w:val="16"/>
                    </w:rPr>
                    <w:t>Periodicidad</w:t>
                  </w:r>
                </w:p>
              </w:tc>
              <w:tc>
                <w:tcPr>
                  <w:tcW w:w="1463" w:type="dxa"/>
                  <w:vAlign w:val="center"/>
                </w:tcPr>
                <w:p w14:paraId="68DA2246"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Administrador</w:t>
                  </w:r>
                </w:p>
              </w:tc>
            </w:tr>
            <w:tr w:rsidR="00E316DE" w:rsidRPr="006145DB" w14:paraId="68447CFD" w14:textId="77777777" w:rsidTr="005D4645">
              <w:trPr>
                <w:trHeight w:val="221"/>
              </w:trPr>
              <w:tc>
                <w:tcPr>
                  <w:tcW w:w="3469" w:type="dxa"/>
                </w:tcPr>
                <w:p w14:paraId="27616427" w14:textId="2E485025" w:rsidR="00892065" w:rsidRPr="006145DB" w:rsidRDefault="00892065" w:rsidP="005B435E">
                  <w:pPr>
                    <w:tabs>
                      <w:tab w:val="left" w:pos="709"/>
                    </w:tabs>
                    <w:spacing w:after="0" w:line="240" w:lineRule="auto"/>
                    <w:ind w:left="-48"/>
                    <w:jc w:val="both"/>
                    <w:rPr>
                      <w:rFonts w:eastAsia="Arial" w:cs="Arial"/>
                      <w:sz w:val="16"/>
                      <w:szCs w:val="16"/>
                    </w:rPr>
                  </w:pPr>
                  <w:r w:rsidRPr="006145DB">
                    <w:rPr>
                      <w:rFonts w:eastAsia="Arial" w:cs="Arial"/>
                      <w:sz w:val="16"/>
                      <w:szCs w:val="16"/>
                    </w:rPr>
                    <w:t xml:space="preserve">Personas gestantes, niñas, niños, adolescentes de 0 meses a 17 años, 11 meses, 29 días provenientes de flujos migratorios mixtos. </w:t>
                  </w:r>
                </w:p>
              </w:tc>
              <w:tc>
                <w:tcPr>
                  <w:tcW w:w="1134" w:type="dxa"/>
                  <w:vAlign w:val="center"/>
                </w:tcPr>
                <w:p w14:paraId="21FD3587" w14:textId="0ECAB902"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de campo</w:t>
                  </w:r>
                </w:p>
              </w:tc>
              <w:tc>
                <w:tcPr>
                  <w:tcW w:w="1134" w:type="dxa"/>
                  <w:vAlign w:val="center"/>
                </w:tcPr>
                <w:p w14:paraId="09FB3538" w14:textId="77777777" w:rsidR="00892065" w:rsidRPr="006145DB" w:rsidRDefault="00892065" w:rsidP="005B435E">
                  <w:pPr>
                    <w:tabs>
                      <w:tab w:val="left" w:pos="709"/>
                    </w:tabs>
                    <w:spacing w:after="0" w:line="240" w:lineRule="auto"/>
                    <w:ind w:left="-101"/>
                    <w:jc w:val="center"/>
                    <w:rPr>
                      <w:rFonts w:eastAsia="Arial" w:cs="Arial"/>
                      <w:sz w:val="16"/>
                      <w:szCs w:val="16"/>
                    </w:rPr>
                  </w:pPr>
                  <w:r w:rsidRPr="006145DB">
                    <w:rPr>
                      <w:rFonts w:eastAsia="Arial" w:cs="Arial"/>
                      <w:sz w:val="16"/>
                      <w:szCs w:val="16"/>
                    </w:rPr>
                    <w:t>Demanda</w:t>
                  </w:r>
                </w:p>
              </w:tc>
              <w:tc>
                <w:tcPr>
                  <w:tcW w:w="1463" w:type="dxa"/>
                  <w:vAlign w:val="center"/>
                </w:tcPr>
                <w:p w14:paraId="0535492A" w14:textId="77777777"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E316DE" w:rsidRPr="006145DB" w14:paraId="5D79EBA2" w14:textId="77777777" w:rsidTr="005D4645">
              <w:trPr>
                <w:trHeight w:val="221"/>
              </w:trPr>
              <w:tc>
                <w:tcPr>
                  <w:tcW w:w="3469" w:type="dxa"/>
                  <w:tcBorders>
                    <w:bottom w:val="single" w:sz="4" w:space="0" w:color="auto"/>
                  </w:tcBorders>
                </w:tcPr>
                <w:p w14:paraId="267BE09C" w14:textId="77777777" w:rsidR="00892065" w:rsidRPr="006145DB" w:rsidRDefault="00892065" w:rsidP="005B435E">
                  <w:pPr>
                    <w:spacing w:after="0" w:line="240" w:lineRule="auto"/>
                    <w:ind w:left="-48"/>
                    <w:jc w:val="both"/>
                    <w:rPr>
                      <w:rFonts w:eastAsia="Arial" w:cs="Arial"/>
                      <w:sz w:val="16"/>
                      <w:szCs w:val="16"/>
                    </w:rPr>
                  </w:pPr>
                  <w:r w:rsidRPr="006145DB">
                    <w:rPr>
                      <w:rFonts w:eastAsia="Arial" w:cs="Arial"/>
                      <w:sz w:val="16"/>
                      <w:szCs w:val="16"/>
                    </w:rPr>
                    <w:t xml:space="preserve">Personas gestantes, niñas, niños, adolescentes de 0 meses a 17 años, 11 meses, 29 días, provenientes de flujos migratorios mixtos. en riesgo de vulneración o Inobservancia de derechos </w:t>
                  </w:r>
                </w:p>
              </w:tc>
              <w:tc>
                <w:tcPr>
                  <w:tcW w:w="1134" w:type="dxa"/>
                  <w:tcBorders>
                    <w:bottom w:val="single" w:sz="4" w:space="0" w:color="auto"/>
                  </w:tcBorders>
                  <w:vAlign w:val="center"/>
                </w:tcPr>
                <w:p w14:paraId="218E7C06" w14:textId="61E7089D"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de camp</w:t>
                  </w:r>
                  <w:r w:rsidR="00E316DE" w:rsidRPr="006145DB">
                    <w:rPr>
                      <w:rFonts w:eastAsia="Arial" w:cs="Arial"/>
                      <w:sz w:val="16"/>
                      <w:szCs w:val="16"/>
                    </w:rPr>
                    <w:t>o</w:t>
                  </w:r>
                </w:p>
              </w:tc>
              <w:tc>
                <w:tcPr>
                  <w:tcW w:w="1134" w:type="dxa"/>
                  <w:tcBorders>
                    <w:bottom w:val="single" w:sz="4" w:space="0" w:color="auto"/>
                  </w:tcBorders>
                  <w:vAlign w:val="center"/>
                </w:tcPr>
                <w:p w14:paraId="7238C81F" w14:textId="77777777" w:rsidR="00892065" w:rsidRPr="006145DB" w:rsidRDefault="00892065" w:rsidP="005B435E">
                  <w:pPr>
                    <w:spacing w:after="0" w:line="240" w:lineRule="auto"/>
                    <w:ind w:left="-101"/>
                    <w:jc w:val="center"/>
                    <w:rPr>
                      <w:rFonts w:eastAsia="Arial" w:cs="Arial"/>
                      <w:sz w:val="16"/>
                      <w:szCs w:val="16"/>
                    </w:rPr>
                  </w:pPr>
                  <w:r w:rsidRPr="006145DB">
                    <w:rPr>
                      <w:rFonts w:eastAsia="Arial" w:cs="Arial"/>
                      <w:sz w:val="16"/>
                      <w:szCs w:val="16"/>
                    </w:rPr>
                    <w:t>Demanda</w:t>
                  </w:r>
                </w:p>
              </w:tc>
              <w:tc>
                <w:tcPr>
                  <w:tcW w:w="1463" w:type="dxa"/>
                  <w:tcBorders>
                    <w:bottom w:val="single" w:sz="4" w:space="0" w:color="auto"/>
                  </w:tcBorders>
                  <w:vAlign w:val="center"/>
                </w:tcPr>
                <w:p w14:paraId="07623438" w14:textId="28384AB2" w:rsidR="00892065" w:rsidRPr="006145DB" w:rsidRDefault="00892065"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E316DE" w:rsidRPr="006145DB" w14:paraId="3BEF1E64" w14:textId="77777777" w:rsidTr="005D4645">
              <w:trPr>
                <w:trHeight w:val="221"/>
              </w:trPr>
              <w:tc>
                <w:tcPr>
                  <w:tcW w:w="3469" w:type="dxa"/>
                  <w:tcBorders>
                    <w:bottom w:val="single" w:sz="4" w:space="0" w:color="auto"/>
                  </w:tcBorders>
                </w:tcPr>
                <w:p w14:paraId="295194E6" w14:textId="04C607A3" w:rsidR="00892065" w:rsidRPr="006145DB" w:rsidRDefault="00892065" w:rsidP="005B435E">
                  <w:pPr>
                    <w:spacing w:after="0" w:line="240" w:lineRule="auto"/>
                    <w:ind w:left="-48"/>
                    <w:jc w:val="both"/>
                    <w:rPr>
                      <w:rFonts w:eastAsia="Arial" w:cs="Arial"/>
                      <w:sz w:val="16"/>
                      <w:szCs w:val="16"/>
                    </w:rPr>
                  </w:pPr>
                  <w:r w:rsidRPr="006145DB">
                    <w:rPr>
                      <w:rFonts w:eastAsia="Arial" w:cs="Arial"/>
                      <w:sz w:val="16"/>
                      <w:szCs w:val="16"/>
                    </w:rPr>
                    <w:t>Personas gestantes, niñas, niños, adolescentes de 0 meses a 17 años, 11 meses, 29 días, provenientes de flujos migratorios mixtos. Con vocación de permanencia o tránsito por Bogotá.</w:t>
                  </w:r>
                </w:p>
              </w:tc>
              <w:tc>
                <w:tcPr>
                  <w:tcW w:w="1134" w:type="dxa"/>
                  <w:tcBorders>
                    <w:bottom w:val="single" w:sz="4" w:space="0" w:color="auto"/>
                  </w:tcBorders>
                  <w:vAlign w:val="center"/>
                </w:tcPr>
                <w:p w14:paraId="13FD8AE8" w14:textId="3D548310"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de campo</w:t>
                  </w:r>
                </w:p>
              </w:tc>
              <w:tc>
                <w:tcPr>
                  <w:tcW w:w="1134" w:type="dxa"/>
                  <w:tcBorders>
                    <w:bottom w:val="single" w:sz="4" w:space="0" w:color="auto"/>
                  </w:tcBorders>
                  <w:vAlign w:val="center"/>
                </w:tcPr>
                <w:p w14:paraId="00C6AB72" w14:textId="77777777" w:rsidR="00892065" w:rsidRPr="006145DB" w:rsidRDefault="00892065" w:rsidP="005B435E">
                  <w:pPr>
                    <w:spacing w:after="0" w:line="240" w:lineRule="auto"/>
                    <w:ind w:left="-101"/>
                    <w:jc w:val="center"/>
                    <w:rPr>
                      <w:rFonts w:eastAsia="Arial" w:cs="Arial"/>
                      <w:sz w:val="16"/>
                      <w:szCs w:val="16"/>
                    </w:rPr>
                  </w:pPr>
                  <w:r w:rsidRPr="006145DB">
                    <w:rPr>
                      <w:rFonts w:eastAsia="Arial" w:cs="Arial"/>
                      <w:sz w:val="16"/>
                      <w:szCs w:val="16"/>
                    </w:rPr>
                    <w:t>Demanda</w:t>
                  </w:r>
                </w:p>
              </w:tc>
              <w:tc>
                <w:tcPr>
                  <w:tcW w:w="1463" w:type="dxa"/>
                  <w:tcBorders>
                    <w:bottom w:val="single" w:sz="4" w:space="0" w:color="auto"/>
                  </w:tcBorders>
                  <w:vAlign w:val="center"/>
                </w:tcPr>
                <w:p w14:paraId="60ABDAA0" w14:textId="77777777" w:rsidR="00892065" w:rsidRPr="006145DB" w:rsidRDefault="00892065"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D13004" w:rsidRPr="006145DB" w14:paraId="22DB415F" w14:textId="77777777" w:rsidTr="005D4645">
              <w:trPr>
                <w:trHeight w:val="221"/>
              </w:trPr>
              <w:tc>
                <w:tcPr>
                  <w:tcW w:w="3469" w:type="dxa"/>
                  <w:tcBorders>
                    <w:left w:val="nil"/>
                    <w:bottom w:val="nil"/>
                    <w:right w:val="nil"/>
                  </w:tcBorders>
                </w:tcPr>
                <w:p w14:paraId="6F5683D6" w14:textId="77777777" w:rsidR="00D13004" w:rsidRPr="006145DB" w:rsidRDefault="00D13004" w:rsidP="005B435E">
                  <w:pPr>
                    <w:spacing w:after="0" w:line="240" w:lineRule="auto"/>
                    <w:jc w:val="both"/>
                    <w:rPr>
                      <w:rFonts w:eastAsia="Arial" w:cs="Arial"/>
                      <w:sz w:val="16"/>
                      <w:szCs w:val="16"/>
                    </w:rPr>
                  </w:pPr>
                </w:p>
              </w:tc>
              <w:tc>
                <w:tcPr>
                  <w:tcW w:w="1134" w:type="dxa"/>
                  <w:tcBorders>
                    <w:left w:val="nil"/>
                    <w:bottom w:val="nil"/>
                    <w:right w:val="nil"/>
                  </w:tcBorders>
                  <w:vAlign w:val="center"/>
                </w:tcPr>
                <w:p w14:paraId="650C9CCE" w14:textId="77777777" w:rsidR="00D13004" w:rsidRPr="006145DB" w:rsidRDefault="00D13004" w:rsidP="005B435E">
                  <w:pPr>
                    <w:tabs>
                      <w:tab w:val="left" w:pos="709"/>
                    </w:tabs>
                    <w:spacing w:after="0" w:line="240" w:lineRule="auto"/>
                    <w:jc w:val="center"/>
                    <w:rPr>
                      <w:rFonts w:eastAsia="Arial" w:cs="Arial"/>
                      <w:sz w:val="16"/>
                      <w:szCs w:val="16"/>
                    </w:rPr>
                  </w:pPr>
                </w:p>
              </w:tc>
              <w:tc>
                <w:tcPr>
                  <w:tcW w:w="1134" w:type="dxa"/>
                  <w:tcBorders>
                    <w:left w:val="nil"/>
                    <w:bottom w:val="nil"/>
                    <w:right w:val="nil"/>
                  </w:tcBorders>
                  <w:vAlign w:val="center"/>
                </w:tcPr>
                <w:p w14:paraId="2FE8729D" w14:textId="77777777" w:rsidR="00D13004" w:rsidRPr="006145DB" w:rsidRDefault="00D13004" w:rsidP="005B435E">
                  <w:pPr>
                    <w:spacing w:after="0" w:line="240" w:lineRule="auto"/>
                    <w:jc w:val="center"/>
                    <w:rPr>
                      <w:rFonts w:eastAsia="Arial" w:cs="Arial"/>
                      <w:sz w:val="16"/>
                      <w:szCs w:val="16"/>
                    </w:rPr>
                  </w:pPr>
                </w:p>
              </w:tc>
              <w:tc>
                <w:tcPr>
                  <w:tcW w:w="1463" w:type="dxa"/>
                  <w:tcBorders>
                    <w:left w:val="nil"/>
                    <w:bottom w:val="nil"/>
                    <w:right w:val="nil"/>
                  </w:tcBorders>
                  <w:vAlign w:val="center"/>
                </w:tcPr>
                <w:p w14:paraId="0381BA78" w14:textId="77777777" w:rsidR="00D13004" w:rsidRPr="006145DB" w:rsidRDefault="00D13004" w:rsidP="005B435E">
                  <w:pPr>
                    <w:spacing w:after="0" w:line="240" w:lineRule="auto"/>
                    <w:jc w:val="center"/>
                    <w:rPr>
                      <w:rFonts w:eastAsia="Arial" w:cs="Arial"/>
                      <w:sz w:val="16"/>
                      <w:szCs w:val="16"/>
                    </w:rPr>
                  </w:pPr>
                </w:p>
              </w:tc>
            </w:tr>
          </w:tbl>
          <w:p w14:paraId="5F6DC7B4" w14:textId="77777777" w:rsidR="00892065" w:rsidRPr="006145DB" w:rsidRDefault="00892065" w:rsidP="005B435E">
            <w:pPr>
              <w:tabs>
                <w:tab w:val="left" w:pos="709"/>
              </w:tabs>
              <w:spacing w:after="0" w:line="240" w:lineRule="auto"/>
              <w:jc w:val="both"/>
              <w:rPr>
                <w:rFonts w:eastAsia="Arial" w:cs="Arial"/>
                <w:sz w:val="18"/>
                <w:szCs w:val="18"/>
              </w:rPr>
            </w:pPr>
          </w:p>
        </w:tc>
      </w:tr>
      <w:tr w:rsidR="00E316DE" w:rsidRPr="006145DB" w14:paraId="6CFA1327" w14:textId="77777777" w:rsidTr="00A70BDC">
        <w:trPr>
          <w:trHeight w:val="3435"/>
          <w:jc w:val="center"/>
        </w:trPr>
        <w:tc>
          <w:tcPr>
            <w:tcW w:w="1940" w:type="dxa"/>
            <w:vAlign w:val="center"/>
          </w:tcPr>
          <w:p w14:paraId="5859BCCC" w14:textId="77777777" w:rsidR="00892065" w:rsidRPr="006145DB" w:rsidRDefault="00892065"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t>Criterios de Priorización y Fuentes de Información</w:t>
            </w:r>
          </w:p>
        </w:tc>
        <w:tc>
          <w:tcPr>
            <w:tcW w:w="7455" w:type="dxa"/>
          </w:tcPr>
          <w:p w14:paraId="05ACBFAB" w14:textId="77777777" w:rsidR="00892065" w:rsidRPr="006145DB" w:rsidRDefault="00892065" w:rsidP="005B435E">
            <w:pPr>
              <w:widowControl w:val="0"/>
              <w:pBdr>
                <w:top w:val="nil"/>
                <w:left w:val="nil"/>
                <w:bottom w:val="nil"/>
                <w:right w:val="nil"/>
                <w:between w:val="nil"/>
              </w:pBdr>
              <w:spacing w:after="0" w:line="240" w:lineRule="auto"/>
              <w:rPr>
                <w:rFonts w:eastAsia="Arial" w:cs="Arial"/>
                <w:sz w:val="16"/>
                <w:szCs w:val="16"/>
              </w:rPr>
            </w:pPr>
          </w:p>
          <w:tbl>
            <w:tblPr>
              <w:tblW w:w="7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458"/>
              <w:gridCol w:w="1134"/>
              <w:gridCol w:w="1134"/>
              <w:gridCol w:w="1525"/>
            </w:tblGrid>
            <w:tr w:rsidR="00E316DE" w:rsidRPr="006145DB" w14:paraId="50A7A055" w14:textId="77777777" w:rsidTr="005844E3">
              <w:trPr>
                <w:trHeight w:val="379"/>
              </w:trPr>
              <w:tc>
                <w:tcPr>
                  <w:tcW w:w="3458" w:type="dxa"/>
                  <w:vAlign w:val="center"/>
                </w:tcPr>
                <w:p w14:paraId="4F41C9A1"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Criterios de Priorización</w:t>
                  </w:r>
                </w:p>
              </w:tc>
              <w:tc>
                <w:tcPr>
                  <w:tcW w:w="1134" w:type="dxa"/>
                  <w:vAlign w:val="center"/>
                </w:tcPr>
                <w:p w14:paraId="29E0FC68"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Fuente de Información</w:t>
                  </w:r>
                </w:p>
              </w:tc>
              <w:tc>
                <w:tcPr>
                  <w:tcW w:w="1134" w:type="dxa"/>
                  <w:vAlign w:val="center"/>
                </w:tcPr>
                <w:p w14:paraId="373FF03B" w14:textId="77777777" w:rsidR="00892065" w:rsidRPr="006145DB" w:rsidRDefault="00892065" w:rsidP="005B435E">
                  <w:pPr>
                    <w:tabs>
                      <w:tab w:val="left" w:pos="709"/>
                    </w:tabs>
                    <w:spacing w:after="0" w:line="240" w:lineRule="auto"/>
                    <w:ind w:left="-108"/>
                    <w:jc w:val="center"/>
                    <w:rPr>
                      <w:rFonts w:eastAsia="Arial" w:cs="Arial"/>
                      <w:bCs/>
                      <w:sz w:val="16"/>
                      <w:szCs w:val="16"/>
                    </w:rPr>
                  </w:pPr>
                  <w:r w:rsidRPr="006145DB">
                    <w:rPr>
                      <w:rFonts w:eastAsia="Arial" w:cs="Arial"/>
                      <w:bCs/>
                      <w:sz w:val="16"/>
                      <w:szCs w:val="16"/>
                    </w:rPr>
                    <w:t>Periodicidad</w:t>
                  </w:r>
                </w:p>
              </w:tc>
              <w:tc>
                <w:tcPr>
                  <w:tcW w:w="1525" w:type="dxa"/>
                  <w:vAlign w:val="center"/>
                </w:tcPr>
                <w:p w14:paraId="2AEFE818"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Administrador</w:t>
                  </w:r>
                </w:p>
              </w:tc>
            </w:tr>
            <w:tr w:rsidR="00E316DE" w:rsidRPr="006145DB" w14:paraId="6DB4BA26" w14:textId="77777777" w:rsidTr="005844E3">
              <w:trPr>
                <w:trHeight w:val="1615"/>
              </w:trPr>
              <w:tc>
                <w:tcPr>
                  <w:tcW w:w="3458" w:type="dxa"/>
                  <w:vAlign w:val="center"/>
                </w:tcPr>
                <w:p w14:paraId="49BEBEE3" w14:textId="3C1F9CB5" w:rsidR="00892065" w:rsidRPr="006145DB" w:rsidRDefault="00892065" w:rsidP="005B435E">
                  <w:pPr>
                    <w:tabs>
                      <w:tab w:val="left" w:pos="709"/>
                    </w:tabs>
                    <w:spacing w:after="0" w:line="240" w:lineRule="auto"/>
                    <w:ind w:left="-48"/>
                    <w:jc w:val="both"/>
                    <w:rPr>
                      <w:rFonts w:eastAsia="Arial" w:cs="Arial"/>
                      <w:sz w:val="16"/>
                      <w:szCs w:val="16"/>
                    </w:rPr>
                  </w:pPr>
                  <w:r w:rsidRPr="006145DB">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134" w:type="dxa"/>
                  <w:vAlign w:val="center"/>
                </w:tcPr>
                <w:p w14:paraId="35ADD46C" w14:textId="77777777" w:rsidR="00892065" w:rsidRPr="006145DB" w:rsidRDefault="00892065" w:rsidP="005B435E">
                  <w:pPr>
                    <w:spacing w:after="0" w:line="240" w:lineRule="auto"/>
                    <w:jc w:val="center"/>
                    <w:rPr>
                      <w:rFonts w:eastAsia="Arial" w:cs="Arial"/>
                      <w:sz w:val="16"/>
                      <w:szCs w:val="16"/>
                    </w:rPr>
                  </w:pPr>
                  <w:r w:rsidRPr="006145DB">
                    <w:rPr>
                      <w:rFonts w:eastAsia="Arial" w:cs="Arial"/>
                      <w:sz w:val="16"/>
                      <w:szCs w:val="16"/>
                    </w:rPr>
                    <w:t>Registro Único de Victimas – RUV, de la Unidad para la Atención y Reparación Integral a las Víctimas</w:t>
                  </w:r>
                </w:p>
              </w:tc>
              <w:tc>
                <w:tcPr>
                  <w:tcW w:w="1134" w:type="dxa"/>
                  <w:vAlign w:val="center"/>
                </w:tcPr>
                <w:p w14:paraId="68BAF16C" w14:textId="77777777" w:rsidR="00892065" w:rsidRPr="006145DB" w:rsidRDefault="00892065" w:rsidP="005B435E">
                  <w:pPr>
                    <w:tabs>
                      <w:tab w:val="left" w:pos="709"/>
                    </w:tabs>
                    <w:spacing w:after="0" w:line="240" w:lineRule="auto"/>
                    <w:ind w:left="-108"/>
                    <w:jc w:val="center"/>
                    <w:rPr>
                      <w:rFonts w:eastAsia="Arial" w:cs="Arial"/>
                      <w:sz w:val="16"/>
                      <w:szCs w:val="16"/>
                    </w:rPr>
                  </w:pPr>
                  <w:r w:rsidRPr="006145DB">
                    <w:rPr>
                      <w:rFonts w:eastAsia="Arial" w:cs="Arial"/>
                      <w:sz w:val="16"/>
                      <w:szCs w:val="16"/>
                    </w:rPr>
                    <w:t>Trimestral</w:t>
                  </w:r>
                </w:p>
              </w:tc>
              <w:tc>
                <w:tcPr>
                  <w:tcW w:w="1525" w:type="dxa"/>
                  <w:vAlign w:val="center"/>
                </w:tcPr>
                <w:p w14:paraId="56073623" w14:textId="6EE5CA10" w:rsidR="00892065" w:rsidRPr="006145DB" w:rsidRDefault="00892065" w:rsidP="005B435E">
                  <w:pPr>
                    <w:spacing w:after="0" w:line="240" w:lineRule="auto"/>
                    <w:jc w:val="center"/>
                    <w:rPr>
                      <w:rFonts w:eastAsia="Arial" w:cs="Arial"/>
                      <w:sz w:val="16"/>
                      <w:szCs w:val="16"/>
                    </w:rPr>
                  </w:pPr>
                  <w:r w:rsidRPr="006145DB">
                    <w:rPr>
                      <w:rFonts w:eastAsia="Arial" w:cs="Arial"/>
                      <w:sz w:val="16"/>
                      <w:szCs w:val="16"/>
                    </w:rPr>
                    <w:t>Oficina Consejería Distrital de Paz, Víctimas y Reconciliación</w:t>
                  </w:r>
                </w:p>
              </w:tc>
            </w:tr>
            <w:tr w:rsidR="00E316DE" w:rsidRPr="006145DB" w14:paraId="3BAF78AE" w14:textId="77777777" w:rsidTr="005844E3">
              <w:trPr>
                <w:trHeight w:val="70"/>
              </w:trPr>
              <w:tc>
                <w:tcPr>
                  <w:tcW w:w="3458" w:type="dxa"/>
                  <w:vAlign w:val="center"/>
                </w:tcPr>
                <w:p w14:paraId="4956310D" w14:textId="77777777" w:rsidR="00892065" w:rsidRPr="006145DB" w:rsidRDefault="00892065" w:rsidP="005B435E">
                  <w:pPr>
                    <w:tabs>
                      <w:tab w:val="left" w:pos="709"/>
                    </w:tabs>
                    <w:spacing w:after="0" w:line="240" w:lineRule="auto"/>
                    <w:ind w:left="-48"/>
                    <w:jc w:val="both"/>
                    <w:rPr>
                      <w:rFonts w:eastAsia="Arial" w:cs="Arial"/>
                      <w:sz w:val="16"/>
                      <w:szCs w:val="16"/>
                    </w:rPr>
                  </w:pPr>
                  <w:r w:rsidRPr="006145DB">
                    <w:rPr>
                      <w:rFonts w:eastAsia="Arial" w:cs="Arial"/>
                      <w:sz w:val="16"/>
                      <w:szCs w:val="16"/>
                    </w:rPr>
                    <w:t>Identificación y remisión por las autoridades competentes para el restablecimiento de derechos.</w:t>
                  </w:r>
                </w:p>
              </w:tc>
              <w:tc>
                <w:tcPr>
                  <w:tcW w:w="1134" w:type="dxa"/>
                  <w:vAlign w:val="center"/>
                </w:tcPr>
                <w:p w14:paraId="69C5B01E" w14:textId="7A3EE801"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de campo</w:t>
                  </w:r>
                </w:p>
              </w:tc>
              <w:tc>
                <w:tcPr>
                  <w:tcW w:w="1134" w:type="dxa"/>
                  <w:vAlign w:val="center"/>
                </w:tcPr>
                <w:p w14:paraId="57B7F243" w14:textId="77777777" w:rsidR="00892065" w:rsidRPr="006145DB" w:rsidRDefault="00892065" w:rsidP="005B435E">
                  <w:pPr>
                    <w:tabs>
                      <w:tab w:val="left" w:pos="709"/>
                    </w:tabs>
                    <w:spacing w:after="0" w:line="240" w:lineRule="auto"/>
                    <w:ind w:left="-108"/>
                    <w:jc w:val="center"/>
                    <w:rPr>
                      <w:rFonts w:eastAsia="Arial" w:cs="Arial"/>
                      <w:sz w:val="16"/>
                      <w:szCs w:val="16"/>
                    </w:rPr>
                  </w:pPr>
                  <w:r w:rsidRPr="006145DB">
                    <w:rPr>
                      <w:rFonts w:eastAsia="Arial" w:cs="Arial"/>
                      <w:sz w:val="16"/>
                      <w:szCs w:val="16"/>
                    </w:rPr>
                    <w:t>Demanda</w:t>
                  </w:r>
                </w:p>
              </w:tc>
              <w:tc>
                <w:tcPr>
                  <w:tcW w:w="1525" w:type="dxa"/>
                  <w:vAlign w:val="center"/>
                </w:tcPr>
                <w:p w14:paraId="17ABFA56" w14:textId="77777777"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E316DE" w:rsidRPr="006145DB" w14:paraId="74E5A31C" w14:textId="77777777" w:rsidTr="005844E3">
              <w:trPr>
                <w:trHeight w:val="70"/>
              </w:trPr>
              <w:tc>
                <w:tcPr>
                  <w:tcW w:w="3458" w:type="dxa"/>
                </w:tcPr>
                <w:p w14:paraId="55B570F8" w14:textId="77777777" w:rsidR="00892065" w:rsidRPr="006145DB" w:rsidRDefault="00892065" w:rsidP="005B435E">
                  <w:pPr>
                    <w:tabs>
                      <w:tab w:val="left" w:pos="709"/>
                    </w:tabs>
                    <w:spacing w:after="0" w:line="240" w:lineRule="auto"/>
                    <w:ind w:left="-48"/>
                    <w:jc w:val="both"/>
                    <w:rPr>
                      <w:rFonts w:eastAsia="Arial" w:cs="Arial"/>
                      <w:sz w:val="16"/>
                      <w:szCs w:val="16"/>
                    </w:rPr>
                  </w:pPr>
                  <w:r w:rsidRPr="006145DB">
                    <w:rPr>
                      <w:rFonts w:eastAsia="Arial" w:cs="Arial"/>
                      <w:sz w:val="16"/>
                      <w:szCs w:val="16"/>
                    </w:rPr>
                    <w:t>Remitidos por equipos institucionales de abordaje territorial de la Secretaría Distrital de Integración Social</w:t>
                  </w:r>
                </w:p>
              </w:tc>
              <w:tc>
                <w:tcPr>
                  <w:tcW w:w="1134" w:type="dxa"/>
                  <w:vAlign w:val="center"/>
                </w:tcPr>
                <w:p w14:paraId="3890C262" w14:textId="55A963EC"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de campo</w:t>
                  </w:r>
                </w:p>
              </w:tc>
              <w:tc>
                <w:tcPr>
                  <w:tcW w:w="1134" w:type="dxa"/>
                  <w:vAlign w:val="center"/>
                </w:tcPr>
                <w:p w14:paraId="247E0684" w14:textId="77777777" w:rsidR="00892065" w:rsidRPr="006145DB" w:rsidRDefault="00892065" w:rsidP="005B435E">
                  <w:pPr>
                    <w:tabs>
                      <w:tab w:val="left" w:pos="709"/>
                    </w:tabs>
                    <w:spacing w:after="0" w:line="240" w:lineRule="auto"/>
                    <w:ind w:left="-108"/>
                    <w:jc w:val="center"/>
                    <w:rPr>
                      <w:rFonts w:eastAsia="Arial" w:cs="Arial"/>
                      <w:sz w:val="16"/>
                      <w:szCs w:val="16"/>
                    </w:rPr>
                  </w:pPr>
                  <w:r w:rsidRPr="006145DB">
                    <w:rPr>
                      <w:rFonts w:eastAsia="Arial" w:cs="Arial"/>
                      <w:sz w:val="16"/>
                      <w:szCs w:val="16"/>
                    </w:rPr>
                    <w:t>Demanda</w:t>
                  </w:r>
                </w:p>
              </w:tc>
              <w:tc>
                <w:tcPr>
                  <w:tcW w:w="1525" w:type="dxa"/>
                  <w:vAlign w:val="center"/>
                </w:tcPr>
                <w:p w14:paraId="11CCB26C" w14:textId="77777777"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bl>
          <w:p w14:paraId="28AF6D1F" w14:textId="77777777" w:rsidR="00892065" w:rsidRPr="006145DB" w:rsidRDefault="00892065" w:rsidP="005B435E">
            <w:pPr>
              <w:tabs>
                <w:tab w:val="left" w:pos="709"/>
              </w:tabs>
              <w:spacing w:after="0" w:line="240" w:lineRule="auto"/>
              <w:jc w:val="both"/>
              <w:rPr>
                <w:rFonts w:eastAsia="Arial" w:cs="Arial"/>
                <w:sz w:val="18"/>
                <w:szCs w:val="18"/>
              </w:rPr>
            </w:pPr>
          </w:p>
        </w:tc>
      </w:tr>
      <w:tr w:rsidR="00E316DE" w:rsidRPr="006145DB" w14:paraId="4B130DDA" w14:textId="77777777" w:rsidTr="002C163D">
        <w:trPr>
          <w:trHeight w:val="3810"/>
          <w:jc w:val="center"/>
        </w:trPr>
        <w:tc>
          <w:tcPr>
            <w:tcW w:w="1940" w:type="dxa"/>
            <w:vAlign w:val="center"/>
          </w:tcPr>
          <w:p w14:paraId="50BDB7A7" w14:textId="77777777" w:rsidR="00892065" w:rsidRPr="006145DB" w:rsidRDefault="00892065" w:rsidP="005B435E">
            <w:pPr>
              <w:pBdr>
                <w:top w:val="nil"/>
                <w:left w:val="nil"/>
                <w:bottom w:val="nil"/>
                <w:right w:val="nil"/>
                <w:between w:val="nil"/>
              </w:pBdr>
              <w:spacing w:after="0" w:line="240" w:lineRule="auto"/>
              <w:rPr>
                <w:rFonts w:eastAsia="Arial" w:cs="Arial"/>
                <w:sz w:val="20"/>
                <w:szCs w:val="20"/>
              </w:rPr>
            </w:pPr>
            <w:r w:rsidRPr="006145DB">
              <w:rPr>
                <w:rFonts w:eastAsia="Arial" w:cs="Arial"/>
                <w:sz w:val="20"/>
                <w:szCs w:val="20"/>
              </w:rPr>
              <w:t>Criterios de Ingreso y Fuentes de Información</w:t>
            </w:r>
          </w:p>
        </w:tc>
        <w:tc>
          <w:tcPr>
            <w:tcW w:w="7455" w:type="dxa"/>
          </w:tcPr>
          <w:p w14:paraId="193B5E82" w14:textId="77777777" w:rsidR="00892065" w:rsidRPr="006145DB" w:rsidRDefault="00892065" w:rsidP="005B435E">
            <w:pPr>
              <w:widowControl w:val="0"/>
              <w:pBdr>
                <w:top w:val="nil"/>
                <w:left w:val="nil"/>
                <w:bottom w:val="nil"/>
                <w:right w:val="nil"/>
                <w:between w:val="nil"/>
              </w:pBdr>
              <w:spacing w:after="0" w:line="240" w:lineRule="auto"/>
              <w:rPr>
                <w:rFonts w:eastAsia="Arial" w:cs="Arial"/>
                <w:sz w:val="16"/>
                <w:szCs w:val="16"/>
              </w:rPr>
            </w:pPr>
          </w:p>
          <w:tbl>
            <w:tblPr>
              <w:tblW w:w="7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458"/>
              <w:gridCol w:w="1134"/>
              <w:gridCol w:w="1134"/>
              <w:gridCol w:w="1516"/>
            </w:tblGrid>
            <w:tr w:rsidR="00E316DE" w:rsidRPr="006145DB" w14:paraId="54D9AF9E" w14:textId="77777777" w:rsidTr="005844E3">
              <w:trPr>
                <w:trHeight w:val="300"/>
              </w:trPr>
              <w:tc>
                <w:tcPr>
                  <w:tcW w:w="3458" w:type="dxa"/>
                  <w:vAlign w:val="center"/>
                </w:tcPr>
                <w:p w14:paraId="15A556BA"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Criterios de Ingreso</w:t>
                  </w:r>
                </w:p>
              </w:tc>
              <w:tc>
                <w:tcPr>
                  <w:tcW w:w="1134" w:type="dxa"/>
                  <w:vAlign w:val="center"/>
                </w:tcPr>
                <w:p w14:paraId="02FCEB93"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Fuente de Información</w:t>
                  </w:r>
                </w:p>
              </w:tc>
              <w:tc>
                <w:tcPr>
                  <w:tcW w:w="1134" w:type="dxa"/>
                  <w:vAlign w:val="center"/>
                </w:tcPr>
                <w:p w14:paraId="3BE61D40"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Periodicidad</w:t>
                  </w:r>
                </w:p>
              </w:tc>
              <w:tc>
                <w:tcPr>
                  <w:tcW w:w="1516" w:type="dxa"/>
                  <w:vAlign w:val="center"/>
                </w:tcPr>
                <w:p w14:paraId="05FCF899" w14:textId="77777777" w:rsidR="00892065" w:rsidRPr="006145DB" w:rsidRDefault="00892065" w:rsidP="005B435E">
                  <w:pPr>
                    <w:tabs>
                      <w:tab w:val="left" w:pos="709"/>
                    </w:tabs>
                    <w:spacing w:after="0" w:line="240" w:lineRule="auto"/>
                    <w:jc w:val="center"/>
                    <w:rPr>
                      <w:rFonts w:eastAsia="Arial" w:cs="Arial"/>
                      <w:bCs/>
                      <w:sz w:val="16"/>
                      <w:szCs w:val="16"/>
                    </w:rPr>
                  </w:pPr>
                  <w:r w:rsidRPr="006145DB">
                    <w:rPr>
                      <w:rFonts w:eastAsia="Arial" w:cs="Arial"/>
                      <w:bCs/>
                      <w:sz w:val="16"/>
                      <w:szCs w:val="16"/>
                    </w:rPr>
                    <w:t>Administrador</w:t>
                  </w:r>
                </w:p>
              </w:tc>
            </w:tr>
            <w:tr w:rsidR="00E316DE" w:rsidRPr="006145DB" w14:paraId="43B05DAE" w14:textId="77777777" w:rsidTr="005844E3">
              <w:trPr>
                <w:trHeight w:val="301"/>
              </w:trPr>
              <w:tc>
                <w:tcPr>
                  <w:tcW w:w="3458" w:type="dxa"/>
                  <w:tcMar>
                    <w:top w:w="0" w:type="dxa"/>
                    <w:left w:w="100" w:type="dxa"/>
                    <w:bottom w:w="0" w:type="dxa"/>
                    <w:right w:w="100" w:type="dxa"/>
                  </w:tcMar>
                </w:tcPr>
                <w:p w14:paraId="3E33166B" w14:textId="17B1688B" w:rsidR="00892065" w:rsidRPr="006145DB" w:rsidRDefault="00892065" w:rsidP="005B435E">
                  <w:pPr>
                    <w:tabs>
                      <w:tab w:val="left" w:pos="709"/>
                    </w:tabs>
                    <w:spacing w:after="0" w:line="240" w:lineRule="auto"/>
                    <w:jc w:val="both"/>
                    <w:rPr>
                      <w:rFonts w:eastAsia="Arial" w:cs="Arial"/>
                      <w:sz w:val="16"/>
                      <w:szCs w:val="16"/>
                    </w:rPr>
                  </w:pPr>
                  <w:bookmarkStart w:id="100" w:name="_Hlk180500400"/>
                  <w:r w:rsidRPr="006145DB">
                    <w:rPr>
                      <w:rFonts w:eastAsia="Arial" w:cs="Arial"/>
                      <w:sz w:val="16"/>
                      <w:szCs w:val="16"/>
                    </w:rPr>
                    <w:t xml:space="preserve">Personas gestantes, niñas, niños, adolescentes de 0 meses a 17 años, 11 meses, 29 días provenientes de flujos migratorios mixtos. </w:t>
                  </w:r>
                </w:p>
              </w:tc>
              <w:tc>
                <w:tcPr>
                  <w:tcW w:w="1134" w:type="dxa"/>
                  <w:tcMar>
                    <w:top w:w="0" w:type="dxa"/>
                    <w:left w:w="100" w:type="dxa"/>
                    <w:bottom w:w="0" w:type="dxa"/>
                    <w:right w:w="100" w:type="dxa"/>
                  </w:tcMar>
                  <w:vAlign w:val="center"/>
                </w:tcPr>
                <w:p w14:paraId="48EFCE6D" w14:textId="77777777" w:rsidR="00892065" w:rsidRPr="006145DB" w:rsidRDefault="00892065" w:rsidP="005B435E">
                  <w:pPr>
                    <w:tabs>
                      <w:tab w:val="left" w:pos="709"/>
                    </w:tabs>
                    <w:spacing w:after="0" w:line="240" w:lineRule="auto"/>
                    <w:jc w:val="center"/>
                    <w:rPr>
                      <w:rFonts w:eastAsia="Arial" w:cs="Arial"/>
                      <w:sz w:val="16"/>
                      <w:szCs w:val="16"/>
                      <w:lang w:val="es-ES_tradnl"/>
                    </w:rPr>
                  </w:pPr>
                  <w:r w:rsidRPr="006145DB">
                    <w:rPr>
                      <w:rFonts w:eastAsia="Arial" w:cs="Arial"/>
                      <w:sz w:val="16"/>
                      <w:szCs w:val="16"/>
                    </w:rPr>
                    <w:t>Verificación de campo</w:t>
                  </w:r>
                </w:p>
              </w:tc>
              <w:tc>
                <w:tcPr>
                  <w:tcW w:w="1134" w:type="dxa"/>
                  <w:tcMar>
                    <w:top w:w="0" w:type="dxa"/>
                    <w:left w:w="100" w:type="dxa"/>
                    <w:bottom w:w="0" w:type="dxa"/>
                    <w:right w:w="100" w:type="dxa"/>
                  </w:tcMar>
                  <w:vAlign w:val="center"/>
                </w:tcPr>
                <w:p w14:paraId="32CF1758" w14:textId="77777777"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16" w:type="dxa"/>
                  <w:tcMar>
                    <w:top w:w="0" w:type="dxa"/>
                    <w:left w:w="100" w:type="dxa"/>
                    <w:bottom w:w="0" w:type="dxa"/>
                    <w:right w:w="100" w:type="dxa"/>
                  </w:tcMar>
                  <w:vAlign w:val="center"/>
                </w:tcPr>
                <w:p w14:paraId="4DBF6C73" w14:textId="77777777"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E316DE" w:rsidRPr="006145DB" w14:paraId="233E8016" w14:textId="77777777" w:rsidTr="00E954A3">
              <w:trPr>
                <w:trHeight w:val="1295"/>
              </w:trPr>
              <w:tc>
                <w:tcPr>
                  <w:tcW w:w="3458" w:type="dxa"/>
                  <w:tcBorders>
                    <w:bottom w:val="single" w:sz="4" w:space="0" w:color="auto"/>
                  </w:tcBorders>
                  <w:tcMar>
                    <w:top w:w="0" w:type="dxa"/>
                    <w:left w:w="100" w:type="dxa"/>
                    <w:bottom w:w="0" w:type="dxa"/>
                    <w:right w:w="100" w:type="dxa"/>
                  </w:tcMar>
                  <w:vAlign w:val="center"/>
                </w:tcPr>
                <w:p w14:paraId="6006B73F" w14:textId="184BA94F" w:rsidR="00892065" w:rsidRPr="006145DB" w:rsidRDefault="00892065" w:rsidP="005B435E">
                  <w:pPr>
                    <w:spacing w:after="0" w:line="240" w:lineRule="auto"/>
                    <w:jc w:val="both"/>
                    <w:rPr>
                      <w:rFonts w:eastAsia="Arial" w:cs="Arial"/>
                      <w:sz w:val="16"/>
                      <w:szCs w:val="16"/>
                    </w:rPr>
                  </w:pPr>
                  <w:r w:rsidRPr="006145DB">
                    <w:rPr>
                      <w:rFonts w:eastAsia="Arial" w:cs="Arial"/>
                      <w:sz w:val="16"/>
                      <w:szCs w:val="16"/>
                    </w:rPr>
                    <w:t>Personas gestantes, niñas, niños, adolescentes de 0 meses a 17 años, 11 meses, 29 días, provenientes de fl</w:t>
                  </w:r>
                  <w:r w:rsidR="00830D02" w:rsidRPr="006145DB">
                    <w:rPr>
                      <w:rFonts w:eastAsia="Arial" w:cs="Arial"/>
                      <w:sz w:val="16"/>
                      <w:szCs w:val="16"/>
                    </w:rPr>
                    <w:t>ujos migratorios mixtos</w:t>
                  </w:r>
                  <w:r w:rsidRPr="006145DB">
                    <w:rPr>
                      <w:rFonts w:eastAsia="Arial" w:cs="Arial"/>
                      <w:sz w:val="16"/>
                      <w:szCs w:val="16"/>
                    </w:rPr>
                    <w:t xml:space="preserve"> en riesgo de vulneración o Inobservancia de derechos</w:t>
                  </w:r>
                  <w:r w:rsidR="001241E7" w:rsidRPr="006145DB">
                    <w:rPr>
                      <w:rFonts w:eastAsia="Arial" w:cs="Arial"/>
                      <w:sz w:val="16"/>
                      <w:szCs w:val="16"/>
                    </w:rPr>
                    <w:t>.</w:t>
                  </w:r>
                </w:p>
              </w:tc>
              <w:tc>
                <w:tcPr>
                  <w:tcW w:w="1134" w:type="dxa"/>
                  <w:tcBorders>
                    <w:bottom w:val="single" w:sz="4" w:space="0" w:color="auto"/>
                  </w:tcBorders>
                  <w:tcMar>
                    <w:top w:w="0" w:type="dxa"/>
                    <w:left w:w="100" w:type="dxa"/>
                    <w:bottom w:w="0" w:type="dxa"/>
                    <w:right w:w="100" w:type="dxa"/>
                  </w:tcMar>
                  <w:vAlign w:val="center"/>
                </w:tcPr>
                <w:p w14:paraId="7CB0E052" w14:textId="77777777" w:rsidR="00892065" w:rsidRPr="006145DB" w:rsidRDefault="00892065" w:rsidP="005B435E">
                  <w:pPr>
                    <w:tabs>
                      <w:tab w:val="left" w:pos="709"/>
                    </w:tabs>
                    <w:spacing w:after="0" w:line="240" w:lineRule="auto"/>
                    <w:jc w:val="center"/>
                    <w:rPr>
                      <w:rFonts w:eastAsia="Arial" w:cs="Arial"/>
                      <w:sz w:val="16"/>
                      <w:szCs w:val="16"/>
                      <w:lang w:val="es-ES_tradnl"/>
                    </w:rPr>
                  </w:pPr>
                  <w:r w:rsidRPr="006145DB">
                    <w:rPr>
                      <w:rFonts w:eastAsia="Arial" w:cs="Arial"/>
                      <w:sz w:val="16"/>
                      <w:szCs w:val="16"/>
                    </w:rPr>
                    <w:t>Verificación de campo</w:t>
                  </w:r>
                </w:p>
              </w:tc>
              <w:tc>
                <w:tcPr>
                  <w:tcW w:w="1134" w:type="dxa"/>
                  <w:tcBorders>
                    <w:bottom w:val="single" w:sz="4" w:space="0" w:color="auto"/>
                  </w:tcBorders>
                  <w:tcMar>
                    <w:top w:w="0" w:type="dxa"/>
                    <w:left w:w="100" w:type="dxa"/>
                    <w:bottom w:w="0" w:type="dxa"/>
                    <w:right w:w="100" w:type="dxa"/>
                  </w:tcMar>
                  <w:vAlign w:val="center"/>
                </w:tcPr>
                <w:p w14:paraId="289AB455" w14:textId="77777777" w:rsidR="00892065" w:rsidRPr="006145DB" w:rsidRDefault="00892065" w:rsidP="005B435E">
                  <w:pPr>
                    <w:spacing w:after="0" w:line="240" w:lineRule="auto"/>
                    <w:jc w:val="center"/>
                    <w:rPr>
                      <w:rFonts w:eastAsia="Arial" w:cs="Arial"/>
                      <w:sz w:val="16"/>
                      <w:szCs w:val="16"/>
                    </w:rPr>
                  </w:pPr>
                  <w:r w:rsidRPr="006145DB">
                    <w:rPr>
                      <w:rFonts w:eastAsia="Arial" w:cs="Arial"/>
                      <w:sz w:val="16"/>
                      <w:szCs w:val="16"/>
                    </w:rPr>
                    <w:t>Demanda</w:t>
                  </w:r>
                </w:p>
              </w:tc>
              <w:tc>
                <w:tcPr>
                  <w:tcW w:w="1516" w:type="dxa"/>
                  <w:tcBorders>
                    <w:bottom w:val="single" w:sz="4" w:space="0" w:color="auto"/>
                  </w:tcBorders>
                  <w:tcMar>
                    <w:top w:w="0" w:type="dxa"/>
                    <w:left w:w="100" w:type="dxa"/>
                    <w:bottom w:w="0" w:type="dxa"/>
                    <w:right w:w="100" w:type="dxa"/>
                  </w:tcMar>
                  <w:vAlign w:val="center"/>
                </w:tcPr>
                <w:p w14:paraId="5204F52C" w14:textId="77777777" w:rsidR="00892065" w:rsidRPr="006145DB" w:rsidRDefault="00892065"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E316DE" w:rsidRPr="006145DB" w14:paraId="3F2F8A31" w14:textId="77777777" w:rsidTr="002C163D">
              <w:trPr>
                <w:trHeight w:val="1040"/>
              </w:trPr>
              <w:tc>
                <w:tcPr>
                  <w:tcW w:w="3458" w:type="dxa"/>
                  <w:tcBorders>
                    <w:bottom w:val="single" w:sz="4" w:space="0" w:color="auto"/>
                  </w:tcBorders>
                  <w:tcMar>
                    <w:top w:w="0" w:type="dxa"/>
                    <w:left w:w="100" w:type="dxa"/>
                    <w:bottom w:w="0" w:type="dxa"/>
                    <w:right w:w="100" w:type="dxa"/>
                  </w:tcMar>
                  <w:vAlign w:val="center"/>
                </w:tcPr>
                <w:p w14:paraId="2FC4A36F" w14:textId="25AB8DDE" w:rsidR="00892065" w:rsidRPr="006145DB" w:rsidRDefault="00892065" w:rsidP="005B435E">
                  <w:pPr>
                    <w:spacing w:after="0" w:line="240" w:lineRule="auto"/>
                    <w:jc w:val="both"/>
                    <w:rPr>
                      <w:rFonts w:eastAsia="Arial" w:cs="Arial"/>
                      <w:sz w:val="16"/>
                      <w:szCs w:val="16"/>
                    </w:rPr>
                  </w:pPr>
                  <w:r w:rsidRPr="006145DB">
                    <w:rPr>
                      <w:rFonts w:eastAsia="Arial" w:cs="Arial"/>
                      <w:sz w:val="16"/>
                      <w:szCs w:val="16"/>
                    </w:rPr>
                    <w:t>Personas gestantes, niñas, niños, adolescentes de 0 meses a 17 años, 11 meses, 29 días, provenientes de flujos migratorios mixtos. Con vocación de permanencia o tránsito por Bogotá.</w:t>
                  </w:r>
                </w:p>
              </w:tc>
              <w:tc>
                <w:tcPr>
                  <w:tcW w:w="1134" w:type="dxa"/>
                  <w:tcBorders>
                    <w:bottom w:val="single" w:sz="4" w:space="0" w:color="auto"/>
                  </w:tcBorders>
                  <w:tcMar>
                    <w:top w:w="0" w:type="dxa"/>
                    <w:left w:w="100" w:type="dxa"/>
                    <w:bottom w:w="0" w:type="dxa"/>
                    <w:right w:w="100" w:type="dxa"/>
                  </w:tcMar>
                  <w:vAlign w:val="center"/>
                </w:tcPr>
                <w:p w14:paraId="1FC6C59D" w14:textId="0379F995" w:rsidR="00892065" w:rsidRPr="006145DB" w:rsidRDefault="00892065"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de camp</w:t>
                  </w:r>
                  <w:r w:rsidR="00E316DE" w:rsidRPr="006145DB">
                    <w:rPr>
                      <w:rFonts w:eastAsia="Arial" w:cs="Arial"/>
                      <w:sz w:val="16"/>
                      <w:szCs w:val="16"/>
                    </w:rPr>
                    <w:t>o</w:t>
                  </w:r>
                </w:p>
              </w:tc>
              <w:tc>
                <w:tcPr>
                  <w:tcW w:w="1134" w:type="dxa"/>
                  <w:tcBorders>
                    <w:bottom w:val="single" w:sz="4" w:space="0" w:color="auto"/>
                  </w:tcBorders>
                  <w:tcMar>
                    <w:top w:w="0" w:type="dxa"/>
                    <w:left w:w="100" w:type="dxa"/>
                    <w:bottom w:w="0" w:type="dxa"/>
                    <w:right w:w="100" w:type="dxa"/>
                  </w:tcMar>
                  <w:vAlign w:val="center"/>
                </w:tcPr>
                <w:p w14:paraId="2797DA46" w14:textId="77777777" w:rsidR="00892065" w:rsidRPr="006145DB" w:rsidRDefault="00892065" w:rsidP="005B435E">
                  <w:pPr>
                    <w:spacing w:after="0" w:line="240" w:lineRule="auto"/>
                    <w:jc w:val="center"/>
                    <w:rPr>
                      <w:rFonts w:eastAsia="Arial" w:cs="Arial"/>
                      <w:sz w:val="16"/>
                      <w:szCs w:val="16"/>
                    </w:rPr>
                  </w:pPr>
                  <w:r w:rsidRPr="006145DB">
                    <w:rPr>
                      <w:rFonts w:eastAsia="Arial" w:cs="Arial"/>
                      <w:sz w:val="16"/>
                      <w:szCs w:val="16"/>
                    </w:rPr>
                    <w:t>Demanda</w:t>
                  </w:r>
                </w:p>
              </w:tc>
              <w:tc>
                <w:tcPr>
                  <w:tcW w:w="1516" w:type="dxa"/>
                  <w:tcBorders>
                    <w:bottom w:val="single" w:sz="4" w:space="0" w:color="auto"/>
                  </w:tcBorders>
                  <w:tcMar>
                    <w:top w:w="0" w:type="dxa"/>
                    <w:left w:w="100" w:type="dxa"/>
                    <w:bottom w:w="0" w:type="dxa"/>
                    <w:right w:w="100" w:type="dxa"/>
                  </w:tcMar>
                  <w:vAlign w:val="center"/>
                </w:tcPr>
                <w:p w14:paraId="079D78CA" w14:textId="77777777" w:rsidR="00892065" w:rsidRPr="006145DB" w:rsidRDefault="00892065"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bookmarkEnd w:id="100"/>
          </w:tbl>
          <w:p w14:paraId="19C8E558" w14:textId="77777777" w:rsidR="00892065" w:rsidRPr="006145DB" w:rsidRDefault="00892065" w:rsidP="005B435E">
            <w:pPr>
              <w:spacing w:after="0" w:line="240" w:lineRule="auto"/>
              <w:rPr>
                <w:rFonts w:eastAsia="Arial" w:cs="Arial"/>
                <w:sz w:val="18"/>
                <w:szCs w:val="18"/>
              </w:rPr>
            </w:pPr>
          </w:p>
        </w:tc>
      </w:tr>
      <w:tr w:rsidR="008C7CF7" w:rsidRPr="006145DB" w14:paraId="610E761E" w14:textId="77777777" w:rsidTr="002C163D">
        <w:trPr>
          <w:trHeight w:val="1734"/>
          <w:jc w:val="center"/>
        </w:trPr>
        <w:tc>
          <w:tcPr>
            <w:tcW w:w="1940" w:type="dxa"/>
            <w:vAlign w:val="center"/>
          </w:tcPr>
          <w:p w14:paraId="3A84E2EF" w14:textId="6F35EF43" w:rsidR="008C7CF7" w:rsidRPr="006145DB" w:rsidRDefault="008C7CF7" w:rsidP="005B435E">
            <w:pPr>
              <w:spacing w:after="0" w:line="240" w:lineRule="auto"/>
              <w:rPr>
                <w:rFonts w:eastAsia="Arial" w:cs="Arial"/>
                <w:sz w:val="20"/>
                <w:szCs w:val="20"/>
              </w:rPr>
            </w:pPr>
            <w:r w:rsidRPr="006145DB">
              <w:rPr>
                <w:rFonts w:eastAsia="Arial" w:cs="Arial"/>
                <w:sz w:val="18"/>
                <w:szCs w:val="18"/>
              </w:rPr>
              <w:t>Criterios de Egreso y Fuentes de Información</w:t>
            </w:r>
          </w:p>
        </w:tc>
        <w:tc>
          <w:tcPr>
            <w:tcW w:w="7455" w:type="dxa"/>
          </w:tcPr>
          <w:p w14:paraId="0328D754" w14:textId="77777777" w:rsidR="008C7CF7" w:rsidRPr="006145DB" w:rsidRDefault="008C7CF7" w:rsidP="005B435E">
            <w:pPr>
              <w:widowControl w:val="0"/>
              <w:pBdr>
                <w:top w:val="nil"/>
                <w:left w:val="nil"/>
                <w:bottom w:val="nil"/>
                <w:right w:val="nil"/>
                <w:between w:val="nil"/>
              </w:pBdr>
              <w:spacing w:after="0" w:line="240" w:lineRule="auto"/>
              <w:rPr>
                <w:rFonts w:eastAsia="Arial" w:cs="Arial"/>
                <w:sz w:val="16"/>
                <w:szCs w:val="16"/>
              </w:rPr>
            </w:pPr>
          </w:p>
          <w:tbl>
            <w:tblPr>
              <w:tblW w:w="7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458"/>
              <w:gridCol w:w="1134"/>
              <w:gridCol w:w="1134"/>
              <w:gridCol w:w="1531"/>
            </w:tblGrid>
            <w:tr w:rsidR="008C7CF7" w:rsidRPr="006145DB" w14:paraId="71A66DE2" w14:textId="77777777" w:rsidTr="005844E3">
              <w:trPr>
                <w:trHeight w:val="380"/>
              </w:trPr>
              <w:tc>
                <w:tcPr>
                  <w:tcW w:w="3458" w:type="dxa"/>
                  <w:vAlign w:val="center"/>
                </w:tcPr>
                <w:p w14:paraId="50D959E7" w14:textId="77777777" w:rsidR="008C7CF7" w:rsidRPr="006145DB" w:rsidRDefault="008C7CF7" w:rsidP="005B435E">
                  <w:pPr>
                    <w:tabs>
                      <w:tab w:val="left" w:pos="709"/>
                    </w:tabs>
                    <w:spacing w:after="0" w:line="240" w:lineRule="auto"/>
                    <w:jc w:val="center"/>
                    <w:rPr>
                      <w:rFonts w:eastAsia="Arial" w:cs="Arial"/>
                      <w:bCs/>
                      <w:sz w:val="16"/>
                      <w:szCs w:val="16"/>
                    </w:rPr>
                  </w:pPr>
                  <w:r w:rsidRPr="006145DB">
                    <w:rPr>
                      <w:rFonts w:eastAsia="Arial" w:cs="Arial"/>
                      <w:bCs/>
                      <w:sz w:val="16"/>
                      <w:szCs w:val="16"/>
                    </w:rPr>
                    <w:t>Criterios de Egreso</w:t>
                  </w:r>
                </w:p>
              </w:tc>
              <w:tc>
                <w:tcPr>
                  <w:tcW w:w="1134" w:type="dxa"/>
                  <w:vAlign w:val="center"/>
                </w:tcPr>
                <w:p w14:paraId="3D5AC917" w14:textId="77777777" w:rsidR="008C7CF7" w:rsidRPr="006145DB" w:rsidRDefault="008C7CF7" w:rsidP="005B435E">
                  <w:pPr>
                    <w:tabs>
                      <w:tab w:val="left" w:pos="709"/>
                    </w:tabs>
                    <w:spacing w:after="0" w:line="240" w:lineRule="auto"/>
                    <w:jc w:val="center"/>
                    <w:rPr>
                      <w:rFonts w:eastAsia="Arial" w:cs="Arial"/>
                      <w:bCs/>
                      <w:sz w:val="16"/>
                      <w:szCs w:val="16"/>
                    </w:rPr>
                  </w:pPr>
                  <w:r w:rsidRPr="006145DB">
                    <w:rPr>
                      <w:rFonts w:eastAsia="Arial" w:cs="Arial"/>
                      <w:bCs/>
                      <w:sz w:val="16"/>
                      <w:szCs w:val="16"/>
                    </w:rPr>
                    <w:t>Fuente de Información</w:t>
                  </w:r>
                </w:p>
              </w:tc>
              <w:tc>
                <w:tcPr>
                  <w:tcW w:w="1134" w:type="dxa"/>
                  <w:vAlign w:val="center"/>
                </w:tcPr>
                <w:p w14:paraId="5EE13D7D" w14:textId="77777777" w:rsidR="008C7CF7" w:rsidRPr="006145DB" w:rsidRDefault="008C7CF7" w:rsidP="005B435E">
                  <w:pPr>
                    <w:tabs>
                      <w:tab w:val="left" w:pos="709"/>
                    </w:tabs>
                    <w:spacing w:after="0" w:line="240" w:lineRule="auto"/>
                    <w:jc w:val="center"/>
                    <w:rPr>
                      <w:rFonts w:eastAsia="Arial" w:cs="Arial"/>
                      <w:bCs/>
                      <w:sz w:val="16"/>
                      <w:szCs w:val="16"/>
                    </w:rPr>
                  </w:pPr>
                  <w:r w:rsidRPr="006145DB">
                    <w:rPr>
                      <w:rFonts w:eastAsia="Arial" w:cs="Arial"/>
                      <w:bCs/>
                      <w:sz w:val="16"/>
                      <w:szCs w:val="16"/>
                    </w:rPr>
                    <w:t>Periodicidad</w:t>
                  </w:r>
                </w:p>
              </w:tc>
              <w:tc>
                <w:tcPr>
                  <w:tcW w:w="1531" w:type="dxa"/>
                  <w:vAlign w:val="center"/>
                </w:tcPr>
                <w:p w14:paraId="0200BEDA" w14:textId="77777777" w:rsidR="008C7CF7" w:rsidRPr="006145DB" w:rsidRDefault="008C7CF7" w:rsidP="005B435E">
                  <w:pPr>
                    <w:tabs>
                      <w:tab w:val="left" w:pos="709"/>
                    </w:tabs>
                    <w:spacing w:after="0" w:line="240" w:lineRule="auto"/>
                    <w:jc w:val="center"/>
                    <w:rPr>
                      <w:rFonts w:eastAsia="Arial" w:cs="Arial"/>
                      <w:bCs/>
                      <w:sz w:val="16"/>
                      <w:szCs w:val="16"/>
                    </w:rPr>
                  </w:pPr>
                  <w:r w:rsidRPr="006145DB">
                    <w:rPr>
                      <w:rFonts w:eastAsia="Arial" w:cs="Arial"/>
                      <w:bCs/>
                      <w:sz w:val="16"/>
                      <w:szCs w:val="16"/>
                    </w:rPr>
                    <w:t>Administrador</w:t>
                  </w:r>
                </w:p>
              </w:tc>
            </w:tr>
            <w:tr w:rsidR="008C7CF7" w:rsidRPr="006145DB" w14:paraId="1CE3CBFC" w14:textId="77777777" w:rsidTr="005844E3">
              <w:trPr>
                <w:trHeight w:val="386"/>
              </w:trPr>
              <w:tc>
                <w:tcPr>
                  <w:tcW w:w="3458" w:type="dxa"/>
                  <w:vMerge w:val="restart"/>
                  <w:tcMar>
                    <w:top w:w="0" w:type="dxa"/>
                    <w:left w:w="100" w:type="dxa"/>
                    <w:bottom w:w="0" w:type="dxa"/>
                    <w:right w:w="100" w:type="dxa"/>
                  </w:tcMar>
                  <w:vAlign w:val="center"/>
                </w:tcPr>
                <w:p w14:paraId="18D27C41" w14:textId="77777777" w:rsidR="008C7CF7" w:rsidRPr="006145DB" w:rsidRDefault="008C7CF7" w:rsidP="005B435E">
                  <w:pPr>
                    <w:tabs>
                      <w:tab w:val="left" w:pos="709"/>
                    </w:tabs>
                    <w:spacing w:after="0" w:line="240" w:lineRule="auto"/>
                    <w:jc w:val="both"/>
                    <w:rPr>
                      <w:rFonts w:eastAsia="Arial" w:cs="Arial"/>
                      <w:sz w:val="16"/>
                      <w:szCs w:val="16"/>
                    </w:rPr>
                  </w:pPr>
                  <w:bookmarkStart w:id="101" w:name="_Hlk180500459"/>
                  <w:r w:rsidRPr="006145DB">
                    <w:rPr>
                      <w:rFonts w:eastAsia="Arial" w:cs="Arial"/>
                      <w:sz w:val="16"/>
                      <w:szCs w:val="16"/>
                    </w:rPr>
                    <w:t>Ingreso a otro servicio social, estrategia, modalidad o programa del Distrito o servicio especializado en la atención a población proveniente de flujos migratorios mixtos del orden internacional o nacional público o privado.</w:t>
                  </w:r>
                </w:p>
              </w:tc>
              <w:tc>
                <w:tcPr>
                  <w:tcW w:w="1134" w:type="dxa"/>
                  <w:tcMar>
                    <w:top w:w="0" w:type="dxa"/>
                    <w:left w:w="100" w:type="dxa"/>
                    <w:bottom w:w="0" w:type="dxa"/>
                    <w:right w:w="100" w:type="dxa"/>
                  </w:tcMar>
                  <w:vAlign w:val="center"/>
                </w:tcPr>
                <w:p w14:paraId="5DF58B79"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de campo</w:t>
                  </w:r>
                </w:p>
              </w:tc>
              <w:tc>
                <w:tcPr>
                  <w:tcW w:w="1134" w:type="dxa"/>
                  <w:tcMar>
                    <w:top w:w="0" w:type="dxa"/>
                    <w:left w:w="100" w:type="dxa"/>
                    <w:bottom w:w="0" w:type="dxa"/>
                    <w:right w:w="100" w:type="dxa"/>
                  </w:tcMar>
                  <w:vAlign w:val="center"/>
                </w:tcPr>
                <w:p w14:paraId="2FF49433"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31" w:type="dxa"/>
                  <w:tcMar>
                    <w:top w:w="0" w:type="dxa"/>
                    <w:left w:w="100" w:type="dxa"/>
                    <w:bottom w:w="0" w:type="dxa"/>
                    <w:right w:w="100" w:type="dxa"/>
                  </w:tcMar>
                  <w:vAlign w:val="center"/>
                </w:tcPr>
                <w:p w14:paraId="54E629F0"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32A53113" w14:textId="77777777" w:rsidTr="005844E3">
              <w:trPr>
                <w:trHeight w:val="386"/>
              </w:trPr>
              <w:tc>
                <w:tcPr>
                  <w:tcW w:w="3458" w:type="dxa"/>
                  <w:vMerge/>
                  <w:tcMar>
                    <w:top w:w="0" w:type="dxa"/>
                    <w:left w:w="100" w:type="dxa"/>
                    <w:bottom w:w="0" w:type="dxa"/>
                    <w:right w:w="100" w:type="dxa"/>
                  </w:tcMar>
                  <w:vAlign w:val="center"/>
                </w:tcPr>
                <w:p w14:paraId="6A153652" w14:textId="77777777" w:rsidR="008C7CF7" w:rsidRPr="006145DB" w:rsidRDefault="008C7CF7" w:rsidP="005B435E">
                  <w:pPr>
                    <w:tabs>
                      <w:tab w:val="left" w:pos="709"/>
                    </w:tabs>
                    <w:spacing w:after="0" w:line="240" w:lineRule="auto"/>
                    <w:jc w:val="both"/>
                    <w:rPr>
                      <w:rFonts w:eastAsia="Arial" w:cs="Arial"/>
                      <w:sz w:val="16"/>
                      <w:szCs w:val="16"/>
                    </w:rPr>
                  </w:pPr>
                </w:p>
              </w:tc>
              <w:tc>
                <w:tcPr>
                  <w:tcW w:w="1134" w:type="dxa"/>
                  <w:tcMar>
                    <w:top w:w="0" w:type="dxa"/>
                    <w:left w:w="100" w:type="dxa"/>
                    <w:bottom w:w="0" w:type="dxa"/>
                    <w:right w:w="100" w:type="dxa"/>
                  </w:tcMar>
                  <w:vAlign w:val="center"/>
                </w:tcPr>
                <w:p w14:paraId="4AD1D555"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tcMar>
                    <w:top w:w="0" w:type="dxa"/>
                    <w:left w:w="100" w:type="dxa"/>
                    <w:bottom w:w="0" w:type="dxa"/>
                    <w:right w:w="100" w:type="dxa"/>
                  </w:tcMar>
                  <w:vAlign w:val="center"/>
                </w:tcPr>
                <w:p w14:paraId="6EF20D25"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31" w:type="dxa"/>
                  <w:tcMar>
                    <w:top w:w="0" w:type="dxa"/>
                    <w:left w:w="100" w:type="dxa"/>
                    <w:bottom w:w="0" w:type="dxa"/>
                    <w:right w:w="100" w:type="dxa"/>
                  </w:tcMar>
                  <w:vAlign w:val="center"/>
                </w:tcPr>
                <w:p w14:paraId="56EF3A87"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4EBE7782" w14:textId="77777777" w:rsidTr="005844E3">
              <w:trPr>
                <w:trHeight w:val="386"/>
              </w:trPr>
              <w:tc>
                <w:tcPr>
                  <w:tcW w:w="3458" w:type="dxa"/>
                  <w:vMerge/>
                  <w:tcMar>
                    <w:top w:w="0" w:type="dxa"/>
                    <w:left w:w="100" w:type="dxa"/>
                    <w:bottom w:w="0" w:type="dxa"/>
                    <w:right w:w="100" w:type="dxa"/>
                  </w:tcMar>
                  <w:vAlign w:val="center"/>
                </w:tcPr>
                <w:p w14:paraId="06586C30" w14:textId="77777777" w:rsidR="008C7CF7" w:rsidRPr="006145DB" w:rsidRDefault="008C7CF7" w:rsidP="005B435E">
                  <w:pPr>
                    <w:tabs>
                      <w:tab w:val="left" w:pos="709"/>
                    </w:tabs>
                    <w:spacing w:after="0" w:line="240" w:lineRule="auto"/>
                    <w:jc w:val="both"/>
                    <w:rPr>
                      <w:rFonts w:eastAsia="Arial" w:cs="Arial"/>
                      <w:sz w:val="16"/>
                      <w:szCs w:val="16"/>
                    </w:rPr>
                  </w:pPr>
                </w:p>
              </w:tc>
              <w:tc>
                <w:tcPr>
                  <w:tcW w:w="1134" w:type="dxa"/>
                  <w:tcMar>
                    <w:top w:w="0" w:type="dxa"/>
                    <w:left w:w="100" w:type="dxa"/>
                    <w:bottom w:w="0" w:type="dxa"/>
                    <w:right w:w="100" w:type="dxa"/>
                  </w:tcMar>
                  <w:vAlign w:val="center"/>
                </w:tcPr>
                <w:p w14:paraId="093B2F74"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SIMAT</w:t>
                  </w:r>
                </w:p>
              </w:tc>
              <w:tc>
                <w:tcPr>
                  <w:tcW w:w="1134" w:type="dxa"/>
                  <w:tcMar>
                    <w:top w:w="0" w:type="dxa"/>
                    <w:left w:w="100" w:type="dxa"/>
                    <w:bottom w:w="0" w:type="dxa"/>
                    <w:right w:w="100" w:type="dxa"/>
                  </w:tcMar>
                  <w:vAlign w:val="center"/>
                </w:tcPr>
                <w:p w14:paraId="3E982997"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31" w:type="dxa"/>
                  <w:tcMar>
                    <w:top w:w="0" w:type="dxa"/>
                    <w:left w:w="100" w:type="dxa"/>
                    <w:bottom w:w="0" w:type="dxa"/>
                    <w:right w:w="100" w:type="dxa"/>
                  </w:tcMar>
                  <w:vAlign w:val="center"/>
                </w:tcPr>
                <w:p w14:paraId="6E806563"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47916EC2" w14:textId="77777777" w:rsidTr="005844E3">
              <w:trPr>
                <w:trHeight w:val="70"/>
              </w:trPr>
              <w:tc>
                <w:tcPr>
                  <w:tcW w:w="3458" w:type="dxa"/>
                  <w:tcMar>
                    <w:top w:w="0" w:type="dxa"/>
                    <w:left w:w="100" w:type="dxa"/>
                    <w:bottom w:w="0" w:type="dxa"/>
                    <w:right w:w="100" w:type="dxa"/>
                  </w:tcMar>
                  <w:vAlign w:val="center"/>
                </w:tcPr>
                <w:p w14:paraId="7BFB8978" w14:textId="63653BEE" w:rsidR="008C7CF7" w:rsidRPr="006145DB" w:rsidRDefault="008C7CF7" w:rsidP="005B435E">
                  <w:pPr>
                    <w:tabs>
                      <w:tab w:val="left" w:pos="709"/>
                    </w:tabs>
                    <w:spacing w:after="0" w:line="240" w:lineRule="auto"/>
                    <w:jc w:val="both"/>
                    <w:rPr>
                      <w:rFonts w:eastAsia="Arial" w:cs="Arial"/>
                      <w:sz w:val="16"/>
                      <w:szCs w:val="16"/>
                    </w:rPr>
                  </w:pPr>
                  <w:r w:rsidRPr="006145DB">
                    <w:rPr>
                      <w:rFonts w:eastAsia="Arial" w:cs="Arial"/>
                      <w:sz w:val="16"/>
                      <w:szCs w:val="16"/>
                    </w:rPr>
                    <w:t>Fallecimiento</w:t>
                  </w:r>
                  <w:r w:rsidR="00E954A3" w:rsidRPr="006145DB">
                    <w:rPr>
                      <w:rFonts w:eastAsia="Arial" w:cs="Arial"/>
                      <w:sz w:val="16"/>
                      <w:szCs w:val="16"/>
                    </w:rPr>
                    <w:t>.</w:t>
                  </w:r>
                </w:p>
              </w:tc>
              <w:tc>
                <w:tcPr>
                  <w:tcW w:w="1134" w:type="dxa"/>
                  <w:tcMar>
                    <w:top w:w="0" w:type="dxa"/>
                    <w:left w:w="100" w:type="dxa"/>
                    <w:bottom w:w="0" w:type="dxa"/>
                    <w:right w:w="100" w:type="dxa"/>
                  </w:tcMar>
                  <w:vAlign w:val="center"/>
                </w:tcPr>
                <w:p w14:paraId="7BD5B93A" w14:textId="77777777" w:rsidR="008C7CF7" w:rsidRPr="006145DB" w:rsidRDefault="008C7CF7" w:rsidP="005B435E">
                  <w:pPr>
                    <w:tabs>
                      <w:tab w:val="left" w:pos="709"/>
                    </w:tabs>
                    <w:spacing w:after="0" w:line="240" w:lineRule="auto"/>
                    <w:jc w:val="center"/>
                    <w:rPr>
                      <w:rFonts w:eastAsia="Arial" w:cs="Arial"/>
                      <w:sz w:val="16"/>
                      <w:szCs w:val="16"/>
                      <w:u w:val="single"/>
                    </w:rPr>
                  </w:pPr>
                  <w:r w:rsidRPr="006145DB">
                    <w:rPr>
                      <w:rFonts w:eastAsia="Arial" w:cs="Arial"/>
                      <w:sz w:val="16"/>
                      <w:szCs w:val="16"/>
                    </w:rPr>
                    <w:t>Registro</w:t>
                  </w:r>
                  <w:r w:rsidRPr="006145DB">
                    <w:rPr>
                      <w:rFonts w:eastAsia="Arial" w:cs="Arial"/>
                      <w:sz w:val="16"/>
                      <w:szCs w:val="16"/>
                      <w:u w:val="single"/>
                    </w:rPr>
                    <w:t xml:space="preserve"> </w:t>
                  </w:r>
                  <w:r w:rsidRPr="006145DB">
                    <w:rPr>
                      <w:rFonts w:eastAsia="Arial" w:cs="Arial"/>
                      <w:sz w:val="16"/>
                      <w:szCs w:val="16"/>
                    </w:rPr>
                    <w:t>inhumados</w:t>
                  </w:r>
                </w:p>
              </w:tc>
              <w:tc>
                <w:tcPr>
                  <w:tcW w:w="1134" w:type="dxa"/>
                  <w:tcMar>
                    <w:top w:w="0" w:type="dxa"/>
                    <w:left w:w="100" w:type="dxa"/>
                    <w:bottom w:w="0" w:type="dxa"/>
                    <w:right w:w="100" w:type="dxa"/>
                  </w:tcMar>
                  <w:vAlign w:val="center"/>
                </w:tcPr>
                <w:p w14:paraId="512FD0FE"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Mensual (Mes Vencido)</w:t>
                  </w:r>
                </w:p>
              </w:tc>
              <w:tc>
                <w:tcPr>
                  <w:tcW w:w="1531" w:type="dxa"/>
                  <w:tcMar>
                    <w:top w:w="0" w:type="dxa"/>
                    <w:left w:w="100" w:type="dxa"/>
                    <w:bottom w:w="0" w:type="dxa"/>
                    <w:right w:w="100" w:type="dxa"/>
                  </w:tcMar>
                  <w:vAlign w:val="center"/>
                </w:tcPr>
                <w:p w14:paraId="327181E8"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Secretaría Distrital de Salud</w:t>
                  </w:r>
                </w:p>
              </w:tc>
            </w:tr>
            <w:tr w:rsidR="008C7CF7" w:rsidRPr="006145DB" w14:paraId="599E9524" w14:textId="77777777" w:rsidTr="005844E3">
              <w:trPr>
                <w:trHeight w:val="243"/>
              </w:trPr>
              <w:tc>
                <w:tcPr>
                  <w:tcW w:w="3458" w:type="dxa"/>
                  <w:tcMar>
                    <w:top w:w="0" w:type="dxa"/>
                    <w:left w:w="100" w:type="dxa"/>
                    <w:bottom w:w="0" w:type="dxa"/>
                    <w:right w:w="100" w:type="dxa"/>
                  </w:tcMar>
                  <w:vAlign w:val="center"/>
                </w:tcPr>
                <w:p w14:paraId="3152DB46" w14:textId="77777777" w:rsidR="008C7CF7" w:rsidRPr="006145DB" w:rsidRDefault="008C7CF7" w:rsidP="005B435E">
                  <w:pPr>
                    <w:tabs>
                      <w:tab w:val="left" w:pos="709"/>
                    </w:tabs>
                    <w:spacing w:after="0" w:line="240" w:lineRule="auto"/>
                    <w:jc w:val="both"/>
                    <w:rPr>
                      <w:rFonts w:eastAsia="Arial" w:cs="Arial"/>
                      <w:sz w:val="16"/>
                      <w:szCs w:val="16"/>
                    </w:rPr>
                  </w:pPr>
                  <w:r w:rsidRPr="006145DB">
                    <w:rPr>
                      <w:rFonts w:eastAsia="Arial" w:cs="Arial"/>
                      <w:sz w:val="16"/>
                      <w:szCs w:val="16"/>
                    </w:rPr>
                    <w:t>Inasistencia injustificada al servicio durante quince (15) días de continua o intermitente en 30 días calendario.</w:t>
                  </w:r>
                </w:p>
              </w:tc>
              <w:tc>
                <w:tcPr>
                  <w:tcW w:w="1134" w:type="dxa"/>
                  <w:tcMar>
                    <w:top w:w="0" w:type="dxa"/>
                    <w:left w:w="100" w:type="dxa"/>
                    <w:bottom w:w="0" w:type="dxa"/>
                    <w:right w:w="100" w:type="dxa"/>
                  </w:tcMar>
                  <w:vAlign w:val="center"/>
                </w:tcPr>
                <w:p w14:paraId="52B2DB41" w14:textId="77777777" w:rsidR="008C7CF7" w:rsidRPr="006145DB" w:rsidRDefault="008C7CF7" w:rsidP="005B435E">
                  <w:pPr>
                    <w:tabs>
                      <w:tab w:val="left" w:pos="709"/>
                    </w:tabs>
                    <w:spacing w:after="0" w:line="240" w:lineRule="auto"/>
                    <w:jc w:val="center"/>
                    <w:rPr>
                      <w:rFonts w:cs="Arial"/>
                      <w:sz w:val="16"/>
                      <w:szCs w:val="16"/>
                    </w:rPr>
                  </w:pPr>
                  <w:r w:rsidRPr="006145DB">
                    <w:rPr>
                      <w:rFonts w:eastAsia="Arial" w:cs="Arial"/>
                      <w:sz w:val="16"/>
                      <w:szCs w:val="16"/>
                    </w:rPr>
                    <w:t>Verificación en campo</w:t>
                  </w:r>
                </w:p>
              </w:tc>
              <w:tc>
                <w:tcPr>
                  <w:tcW w:w="1134" w:type="dxa"/>
                  <w:tcMar>
                    <w:top w:w="0" w:type="dxa"/>
                    <w:left w:w="100" w:type="dxa"/>
                    <w:bottom w:w="0" w:type="dxa"/>
                    <w:right w:w="100" w:type="dxa"/>
                  </w:tcMar>
                  <w:vAlign w:val="center"/>
                </w:tcPr>
                <w:p w14:paraId="329229C0"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31" w:type="dxa"/>
                  <w:tcMar>
                    <w:top w:w="0" w:type="dxa"/>
                    <w:left w:w="100" w:type="dxa"/>
                    <w:bottom w:w="0" w:type="dxa"/>
                    <w:right w:w="100" w:type="dxa"/>
                  </w:tcMar>
                  <w:vAlign w:val="center"/>
                </w:tcPr>
                <w:p w14:paraId="2C587C20"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4E7CD98A" w14:textId="77777777" w:rsidTr="002C163D">
              <w:trPr>
                <w:trHeight w:val="243"/>
              </w:trPr>
              <w:tc>
                <w:tcPr>
                  <w:tcW w:w="3458" w:type="dxa"/>
                  <w:tcBorders>
                    <w:bottom w:val="single" w:sz="4" w:space="0" w:color="auto"/>
                  </w:tcBorders>
                  <w:tcMar>
                    <w:top w:w="0" w:type="dxa"/>
                    <w:left w:w="100" w:type="dxa"/>
                    <w:bottom w:w="0" w:type="dxa"/>
                    <w:right w:w="100" w:type="dxa"/>
                  </w:tcMar>
                  <w:vAlign w:val="center"/>
                </w:tcPr>
                <w:p w14:paraId="33CC64CA" w14:textId="77777777" w:rsidR="008C7CF7" w:rsidRPr="006145DB" w:rsidRDefault="008C7CF7" w:rsidP="005B435E">
                  <w:pPr>
                    <w:spacing w:after="0" w:line="240" w:lineRule="auto"/>
                    <w:jc w:val="both"/>
                    <w:rPr>
                      <w:rFonts w:eastAsia="Arial" w:cs="Arial"/>
                      <w:sz w:val="16"/>
                      <w:szCs w:val="16"/>
                    </w:rPr>
                  </w:pPr>
                  <w:r w:rsidRPr="006145DB">
                    <w:rPr>
                      <w:rFonts w:eastAsia="Arial" w:cs="Arial"/>
                      <w:sz w:val="16"/>
                      <w:szCs w:val="16"/>
                      <w:lang w:val="es-CO"/>
                    </w:rPr>
                    <w:t>Traslado o cambio de residencia fuera de Bogotá D.C</w:t>
                  </w:r>
                </w:p>
              </w:tc>
              <w:tc>
                <w:tcPr>
                  <w:tcW w:w="1134" w:type="dxa"/>
                  <w:tcBorders>
                    <w:bottom w:val="single" w:sz="4" w:space="0" w:color="auto"/>
                  </w:tcBorders>
                  <w:tcMar>
                    <w:top w:w="0" w:type="dxa"/>
                    <w:left w:w="100" w:type="dxa"/>
                    <w:bottom w:w="0" w:type="dxa"/>
                    <w:right w:w="100" w:type="dxa"/>
                  </w:tcMar>
                  <w:vAlign w:val="center"/>
                </w:tcPr>
                <w:p w14:paraId="434363A3"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bottom w:val="single" w:sz="4" w:space="0" w:color="auto"/>
                  </w:tcBorders>
                  <w:tcMar>
                    <w:top w:w="0" w:type="dxa"/>
                    <w:left w:w="100" w:type="dxa"/>
                    <w:bottom w:w="0" w:type="dxa"/>
                    <w:right w:w="100" w:type="dxa"/>
                  </w:tcMar>
                  <w:vAlign w:val="center"/>
                </w:tcPr>
                <w:p w14:paraId="0B523E48"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31" w:type="dxa"/>
                  <w:tcBorders>
                    <w:bottom w:val="single" w:sz="4" w:space="0" w:color="auto"/>
                  </w:tcBorders>
                  <w:tcMar>
                    <w:top w:w="0" w:type="dxa"/>
                    <w:left w:w="100" w:type="dxa"/>
                    <w:bottom w:w="0" w:type="dxa"/>
                    <w:right w:w="100" w:type="dxa"/>
                  </w:tcMar>
                  <w:vAlign w:val="center"/>
                </w:tcPr>
                <w:p w14:paraId="6D2C105E"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4F049D53" w14:textId="77777777" w:rsidTr="002C163D">
              <w:trPr>
                <w:trHeight w:val="259"/>
              </w:trPr>
              <w:tc>
                <w:tcPr>
                  <w:tcW w:w="3458" w:type="dxa"/>
                  <w:tcBorders>
                    <w:bottom w:val="nil"/>
                  </w:tcBorders>
                  <w:tcMar>
                    <w:top w:w="0" w:type="dxa"/>
                    <w:left w:w="100" w:type="dxa"/>
                    <w:bottom w:w="0" w:type="dxa"/>
                    <w:right w:w="100" w:type="dxa"/>
                  </w:tcMar>
                  <w:vAlign w:val="center"/>
                </w:tcPr>
                <w:p w14:paraId="26B2527C" w14:textId="77777777" w:rsidR="008C7CF7" w:rsidRPr="006145DB" w:rsidRDefault="008C7CF7" w:rsidP="005B435E">
                  <w:pPr>
                    <w:tabs>
                      <w:tab w:val="left" w:pos="709"/>
                    </w:tabs>
                    <w:spacing w:after="0" w:line="240" w:lineRule="auto"/>
                    <w:jc w:val="both"/>
                    <w:rPr>
                      <w:rFonts w:eastAsia="Arial" w:cs="Arial"/>
                      <w:sz w:val="16"/>
                      <w:szCs w:val="16"/>
                    </w:rPr>
                  </w:pPr>
                  <w:r w:rsidRPr="006145DB">
                    <w:rPr>
                      <w:rFonts w:eastAsia="Arial" w:cs="Arial"/>
                      <w:sz w:val="16"/>
                      <w:szCs w:val="16"/>
                    </w:rPr>
                    <w:t>Medida de protección por restablecimiento de derechos en modalidad institucional.</w:t>
                  </w:r>
                </w:p>
              </w:tc>
              <w:tc>
                <w:tcPr>
                  <w:tcW w:w="1134" w:type="dxa"/>
                  <w:tcBorders>
                    <w:bottom w:val="nil"/>
                  </w:tcBorders>
                  <w:tcMar>
                    <w:top w:w="0" w:type="dxa"/>
                    <w:left w:w="100" w:type="dxa"/>
                    <w:bottom w:w="0" w:type="dxa"/>
                    <w:right w:w="100" w:type="dxa"/>
                  </w:tcMar>
                  <w:vAlign w:val="center"/>
                </w:tcPr>
                <w:p w14:paraId="2213203D"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bottom w:val="nil"/>
                  </w:tcBorders>
                  <w:tcMar>
                    <w:top w:w="0" w:type="dxa"/>
                    <w:left w:w="100" w:type="dxa"/>
                    <w:bottom w:w="0" w:type="dxa"/>
                    <w:right w:w="100" w:type="dxa"/>
                  </w:tcMar>
                  <w:vAlign w:val="center"/>
                </w:tcPr>
                <w:p w14:paraId="52C878AF"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31" w:type="dxa"/>
                  <w:tcBorders>
                    <w:bottom w:val="nil"/>
                  </w:tcBorders>
                  <w:tcMar>
                    <w:top w:w="0" w:type="dxa"/>
                    <w:left w:w="100" w:type="dxa"/>
                    <w:bottom w:w="0" w:type="dxa"/>
                    <w:right w:w="100" w:type="dxa"/>
                  </w:tcMar>
                  <w:vAlign w:val="center"/>
                </w:tcPr>
                <w:p w14:paraId="6FCAB813"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6BD66AD9" w14:textId="77777777" w:rsidTr="002C163D">
              <w:trPr>
                <w:trHeight w:val="58"/>
              </w:trPr>
              <w:tc>
                <w:tcPr>
                  <w:tcW w:w="3458" w:type="dxa"/>
                  <w:tcBorders>
                    <w:top w:val="nil"/>
                  </w:tcBorders>
                  <w:tcMar>
                    <w:top w:w="0" w:type="dxa"/>
                    <w:left w:w="100" w:type="dxa"/>
                    <w:bottom w:w="0" w:type="dxa"/>
                    <w:right w:w="100" w:type="dxa"/>
                  </w:tcMar>
                  <w:vAlign w:val="center"/>
                </w:tcPr>
                <w:p w14:paraId="7F144CB2" w14:textId="77777777" w:rsidR="008C7CF7" w:rsidRPr="006145DB" w:rsidRDefault="008C7CF7" w:rsidP="005B435E">
                  <w:pPr>
                    <w:spacing w:after="0" w:line="240" w:lineRule="auto"/>
                    <w:jc w:val="both"/>
                    <w:rPr>
                      <w:rFonts w:eastAsia="Arial" w:cs="Arial"/>
                      <w:sz w:val="16"/>
                      <w:szCs w:val="16"/>
                    </w:rPr>
                  </w:pPr>
                  <w:r w:rsidRPr="006145DB">
                    <w:rPr>
                      <w:rFonts w:eastAsia="Arial" w:cs="Arial"/>
                      <w:sz w:val="16"/>
                      <w:szCs w:val="16"/>
                      <w:lang w:val="es-CO"/>
                    </w:rPr>
                    <w:t>Retiro voluntario manifestado libre y expresamente por escrito.</w:t>
                  </w:r>
                </w:p>
              </w:tc>
              <w:tc>
                <w:tcPr>
                  <w:tcW w:w="1134" w:type="dxa"/>
                  <w:tcBorders>
                    <w:top w:val="nil"/>
                  </w:tcBorders>
                  <w:tcMar>
                    <w:top w:w="0" w:type="dxa"/>
                    <w:left w:w="100" w:type="dxa"/>
                    <w:bottom w:w="0" w:type="dxa"/>
                    <w:right w:w="100" w:type="dxa"/>
                  </w:tcMar>
                  <w:vAlign w:val="center"/>
                </w:tcPr>
                <w:p w14:paraId="48CF36CF"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Borders>
                    <w:top w:val="nil"/>
                  </w:tcBorders>
                  <w:tcMar>
                    <w:top w:w="0" w:type="dxa"/>
                    <w:left w:w="100" w:type="dxa"/>
                    <w:bottom w:w="0" w:type="dxa"/>
                    <w:right w:w="100" w:type="dxa"/>
                  </w:tcMar>
                  <w:vAlign w:val="center"/>
                </w:tcPr>
                <w:p w14:paraId="50767DA3"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Demanda</w:t>
                  </w:r>
                </w:p>
              </w:tc>
              <w:tc>
                <w:tcPr>
                  <w:tcW w:w="1531" w:type="dxa"/>
                  <w:tcBorders>
                    <w:top w:val="nil"/>
                  </w:tcBorders>
                  <w:tcMar>
                    <w:top w:w="0" w:type="dxa"/>
                    <w:left w:w="100" w:type="dxa"/>
                    <w:bottom w:w="0" w:type="dxa"/>
                    <w:right w:w="100" w:type="dxa"/>
                  </w:tcMar>
                  <w:vAlign w:val="center"/>
                </w:tcPr>
                <w:p w14:paraId="6CBEB945"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05A91430" w14:textId="77777777" w:rsidTr="005844E3">
              <w:trPr>
                <w:trHeight w:val="120"/>
              </w:trPr>
              <w:tc>
                <w:tcPr>
                  <w:tcW w:w="3458" w:type="dxa"/>
                  <w:tcMar>
                    <w:top w:w="0" w:type="dxa"/>
                    <w:left w:w="100" w:type="dxa"/>
                    <w:bottom w:w="0" w:type="dxa"/>
                    <w:right w:w="100" w:type="dxa"/>
                  </w:tcMar>
                  <w:vAlign w:val="center"/>
                </w:tcPr>
                <w:p w14:paraId="1BCDFE7F" w14:textId="77777777" w:rsidR="008C7CF7" w:rsidRPr="006145DB" w:rsidRDefault="008C7CF7" w:rsidP="005B435E">
                  <w:pPr>
                    <w:spacing w:after="0" w:line="240" w:lineRule="auto"/>
                    <w:jc w:val="both"/>
                    <w:rPr>
                      <w:rFonts w:eastAsia="Arial" w:cs="Arial"/>
                      <w:sz w:val="16"/>
                      <w:szCs w:val="16"/>
                      <w:lang w:val="es-CO"/>
                    </w:rPr>
                  </w:pPr>
                  <w:r w:rsidRPr="006145DB">
                    <w:rPr>
                      <w:rFonts w:eastAsia="Arial" w:cs="Arial"/>
                      <w:sz w:val="16"/>
                      <w:szCs w:val="16"/>
                    </w:rPr>
                    <w:t>Incumplimiento del acuerdo de corresponsabilidad.</w:t>
                  </w:r>
                </w:p>
              </w:tc>
              <w:tc>
                <w:tcPr>
                  <w:tcW w:w="1134" w:type="dxa"/>
                  <w:tcMar>
                    <w:top w:w="0" w:type="dxa"/>
                    <w:left w:w="100" w:type="dxa"/>
                    <w:bottom w:w="0" w:type="dxa"/>
                    <w:right w:w="100" w:type="dxa"/>
                  </w:tcMar>
                  <w:vAlign w:val="center"/>
                </w:tcPr>
                <w:p w14:paraId="48A904C2"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Verificación en campo</w:t>
                  </w:r>
                </w:p>
              </w:tc>
              <w:tc>
                <w:tcPr>
                  <w:tcW w:w="1134" w:type="dxa"/>
                  <w:tcMar>
                    <w:top w:w="0" w:type="dxa"/>
                    <w:left w:w="100" w:type="dxa"/>
                    <w:bottom w:w="0" w:type="dxa"/>
                    <w:right w:w="100" w:type="dxa"/>
                  </w:tcMar>
                  <w:vAlign w:val="center"/>
                </w:tcPr>
                <w:p w14:paraId="17287047"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Demanda</w:t>
                  </w:r>
                </w:p>
              </w:tc>
              <w:tc>
                <w:tcPr>
                  <w:tcW w:w="1531" w:type="dxa"/>
                  <w:tcMar>
                    <w:top w:w="0" w:type="dxa"/>
                    <w:left w:w="100" w:type="dxa"/>
                    <w:bottom w:w="0" w:type="dxa"/>
                    <w:right w:w="100" w:type="dxa"/>
                  </w:tcMar>
                  <w:vAlign w:val="center"/>
                </w:tcPr>
                <w:p w14:paraId="0568198E"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4B83F3AC" w14:textId="77777777" w:rsidTr="005844E3">
              <w:trPr>
                <w:trHeight w:val="538"/>
              </w:trPr>
              <w:tc>
                <w:tcPr>
                  <w:tcW w:w="3458" w:type="dxa"/>
                  <w:tcMar>
                    <w:top w:w="0" w:type="dxa"/>
                    <w:left w:w="100" w:type="dxa"/>
                    <w:bottom w:w="0" w:type="dxa"/>
                    <w:right w:w="100" w:type="dxa"/>
                  </w:tcMar>
                  <w:vAlign w:val="center"/>
                </w:tcPr>
                <w:p w14:paraId="4278205F" w14:textId="77777777" w:rsidR="008C7CF7" w:rsidRPr="006145DB" w:rsidRDefault="008C7CF7" w:rsidP="005B435E">
                  <w:pPr>
                    <w:spacing w:after="0" w:line="240" w:lineRule="auto"/>
                    <w:jc w:val="both"/>
                    <w:rPr>
                      <w:rFonts w:eastAsia="Arial" w:cs="Arial"/>
                      <w:sz w:val="16"/>
                      <w:szCs w:val="16"/>
                      <w:lang w:val="es-CO"/>
                    </w:rPr>
                  </w:pPr>
                  <w:r w:rsidRPr="006145DB">
                    <w:rPr>
                      <w:rFonts w:eastAsia="Arial" w:cs="Arial"/>
                      <w:sz w:val="16"/>
                      <w:szCs w:val="16"/>
                    </w:rPr>
                    <w:t>Superar la edad establecida para el servicio social.</w:t>
                  </w:r>
                </w:p>
              </w:tc>
              <w:tc>
                <w:tcPr>
                  <w:tcW w:w="1134" w:type="dxa"/>
                  <w:tcMar>
                    <w:top w:w="0" w:type="dxa"/>
                    <w:left w:w="100" w:type="dxa"/>
                    <w:bottom w:w="0" w:type="dxa"/>
                    <w:right w:w="100" w:type="dxa"/>
                  </w:tcMar>
                  <w:vAlign w:val="center"/>
                </w:tcPr>
                <w:p w14:paraId="157EB96D" w14:textId="77777777" w:rsidR="008C7CF7" w:rsidRPr="006145DB" w:rsidRDefault="008C7CF7" w:rsidP="005B435E">
                  <w:pPr>
                    <w:spacing w:after="0" w:line="240" w:lineRule="auto"/>
                    <w:jc w:val="center"/>
                    <w:rPr>
                      <w:rFonts w:eastAsia="Arial" w:cs="Arial"/>
                      <w:sz w:val="16"/>
                      <w:szCs w:val="16"/>
                      <w:lang w:val="es-CO"/>
                    </w:rPr>
                  </w:pPr>
                  <w:r w:rsidRPr="006145DB">
                    <w:rPr>
                      <w:rFonts w:eastAsia="Arial" w:cs="Arial"/>
                      <w:sz w:val="16"/>
                      <w:szCs w:val="16"/>
                      <w:lang w:val="es-CO"/>
                    </w:rPr>
                    <w:t>SIRBE</w:t>
                  </w:r>
                </w:p>
              </w:tc>
              <w:tc>
                <w:tcPr>
                  <w:tcW w:w="1134" w:type="dxa"/>
                  <w:tcMar>
                    <w:top w:w="0" w:type="dxa"/>
                    <w:left w:w="100" w:type="dxa"/>
                    <w:bottom w:w="0" w:type="dxa"/>
                    <w:right w:w="100" w:type="dxa"/>
                  </w:tcMar>
                  <w:vAlign w:val="center"/>
                </w:tcPr>
                <w:p w14:paraId="399C4711"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Demanda</w:t>
                  </w:r>
                </w:p>
              </w:tc>
              <w:tc>
                <w:tcPr>
                  <w:tcW w:w="1531" w:type="dxa"/>
                  <w:tcMar>
                    <w:top w:w="0" w:type="dxa"/>
                    <w:left w:w="100" w:type="dxa"/>
                    <w:bottom w:w="0" w:type="dxa"/>
                    <w:right w:w="100" w:type="dxa"/>
                  </w:tcMar>
                  <w:vAlign w:val="center"/>
                </w:tcPr>
                <w:p w14:paraId="3B5F210E" w14:textId="77777777" w:rsidR="008C7CF7" w:rsidRPr="006145DB" w:rsidRDefault="008C7CF7" w:rsidP="005B435E">
                  <w:pPr>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bookmarkEnd w:id="101"/>
          </w:tbl>
          <w:p w14:paraId="1702CA10" w14:textId="77777777" w:rsidR="008C7CF7" w:rsidRPr="006145DB" w:rsidRDefault="008C7CF7" w:rsidP="005B435E">
            <w:pPr>
              <w:pBdr>
                <w:top w:val="nil"/>
                <w:left w:val="nil"/>
                <w:bottom w:val="nil"/>
                <w:right w:val="nil"/>
                <w:between w:val="nil"/>
              </w:pBdr>
              <w:spacing w:after="0" w:line="240" w:lineRule="auto"/>
              <w:jc w:val="both"/>
              <w:rPr>
                <w:rFonts w:eastAsia="Arial" w:cs="Arial"/>
                <w:sz w:val="20"/>
                <w:szCs w:val="20"/>
              </w:rPr>
            </w:pPr>
          </w:p>
        </w:tc>
      </w:tr>
      <w:tr w:rsidR="008C7CF7" w:rsidRPr="006145DB" w14:paraId="09DC6EF6" w14:textId="77777777" w:rsidTr="00583ECF">
        <w:trPr>
          <w:trHeight w:val="884"/>
          <w:jc w:val="center"/>
        </w:trPr>
        <w:tc>
          <w:tcPr>
            <w:tcW w:w="1940" w:type="dxa"/>
            <w:vAlign w:val="center"/>
          </w:tcPr>
          <w:p w14:paraId="165349A6" w14:textId="77777777" w:rsidR="008C7CF7" w:rsidRPr="006145DB" w:rsidRDefault="008C7CF7" w:rsidP="005B435E">
            <w:pPr>
              <w:spacing w:after="0" w:line="240" w:lineRule="auto"/>
              <w:rPr>
                <w:rFonts w:eastAsia="Arial" w:cs="Arial"/>
                <w:sz w:val="20"/>
                <w:szCs w:val="20"/>
              </w:rPr>
            </w:pPr>
            <w:r w:rsidRPr="006145DB">
              <w:rPr>
                <w:rFonts w:eastAsia="Arial" w:cs="Arial"/>
                <w:sz w:val="20"/>
                <w:szCs w:val="20"/>
              </w:rPr>
              <w:t>Restricciones y fuentes de información</w:t>
            </w:r>
          </w:p>
        </w:tc>
        <w:tc>
          <w:tcPr>
            <w:tcW w:w="7455" w:type="dxa"/>
          </w:tcPr>
          <w:p w14:paraId="143D1842" w14:textId="77777777" w:rsidR="008C7CF7" w:rsidRPr="006145DB" w:rsidRDefault="008C7CF7" w:rsidP="005B435E">
            <w:pPr>
              <w:pBdr>
                <w:top w:val="nil"/>
                <w:left w:val="nil"/>
                <w:bottom w:val="nil"/>
                <w:right w:val="nil"/>
                <w:between w:val="nil"/>
              </w:pBdr>
              <w:spacing w:after="0" w:line="240" w:lineRule="auto"/>
              <w:jc w:val="both"/>
              <w:rPr>
                <w:rFonts w:eastAsia="Arial" w:cs="Arial"/>
                <w:sz w:val="20"/>
                <w:szCs w:val="20"/>
              </w:rPr>
            </w:pPr>
            <w:r w:rsidRPr="006145DB">
              <w:rPr>
                <w:rFonts w:eastAsia="Arial" w:cs="Arial"/>
                <w:sz w:val="20"/>
                <w:szCs w:val="20"/>
              </w:rPr>
              <w:t xml:space="preserve">Por participar en los siguientes servicios, modalidades o recibir los siguientes beneficios: </w:t>
            </w:r>
          </w:p>
          <w:p w14:paraId="06D8633D" w14:textId="77777777" w:rsidR="008C7CF7" w:rsidRPr="006145DB" w:rsidRDefault="008C7CF7" w:rsidP="005B435E">
            <w:pPr>
              <w:pBdr>
                <w:top w:val="nil"/>
                <w:left w:val="nil"/>
                <w:bottom w:val="nil"/>
                <w:right w:val="nil"/>
                <w:between w:val="nil"/>
              </w:pBdr>
              <w:spacing w:after="0" w:line="240" w:lineRule="auto"/>
              <w:jc w:val="both"/>
              <w:rPr>
                <w:rFonts w:eastAsia="Arial" w:cs="Arial"/>
                <w:sz w:val="16"/>
                <w:szCs w:val="16"/>
              </w:rPr>
            </w:pPr>
          </w:p>
          <w:tbl>
            <w:tblPr>
              <w:tblW w:w="7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760"/>
              <w:gridCol w:w="1134"/>
              <w:gridCol w:w="992"/>
              <w:gridCol w:w="2365"/>
            </w:tblGrid>
            <w:tr w:rsidR="008C7CF7" w:rsidRPr="006145DB" w14:paraId="2C43B2B2" w14:textId="77777777" w:rsidTr="00331406">
              <w:trPr>
                <w:trHeight w:val="372"/>
              </w:trPr>
              <w:tc>
                <w:tcPr>
                  <w:tcW w:w="2760" w:type="dxa"/>
                  <w:vAlign w:val="center"/>
                </w:tcPr>
                <w:p w14:paraId="3663C4AC"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Restricciones</w:t>
                  </w:r>
                </w:p>
              </w:tc>
              <w:tc>
                <w:tcPr>
                  <w:tcW w:w="1134" w:type="dxa"/>
                  <w:vAlign w:val="center"/>
                </w:tcPr>
                <w:p w14:paraId="2C7CC617"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Fuente de Información</w:t>
                  </w:r>
                </w:p>
              </w:tc>
              <w:tc>
                <w:tcPr>
                  <w:tcW w:w="992" w:type="dxa"/>
                  <w:vAlign w:val="center"/>
                </w:tcPr>
                <w:p w14:paraId="49C81E65"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Periodicidad</w:t>
                  </w:r>
                </w:p>
              </w:tc>
              <w:tc>
                <w:tcPr>
                  <w:tcW w:w="2365" w:type="dxa"/>
                  <w:vAlign w:val="center"/>
                </w:tcPr>
                <w:p w14:paraId="1D42F1D1"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Administrador</w:t>
                  </w:r>
                </w:p>
              </w:tc>
            </w:tr>
            <w:tr w:rsidR="008C7CF7" w:rsidRPr="006145DB" w14:paraId="049AC70A" w14:textId="77777777" w:rsidTr="00331406">
              <w:trPr>
                <w:trHeight w:val="360"/>
              </w:trPr>
              <w:tc>
                <w:tcPr>
                  <w:tcW w:w="2760" w:type="dxa"/>
                  <w:tcMar>
                    <w:top w:w="0" w:type="dxa"/>
                    <w:left w:w="100" w:type="dxa"/>
                    <w:bottom w:w="0" w:type="dxa"/>
                    <w:right w:w="100" w:type="dxa"/>
                  </w:tcMar>
                  <w:vAlign w:val="center"/>
                </w:tcPr>
                <w:p w14:paraId="3C2B335A" w14:textId="77777777" w:rsidR="008C7CF7" w:rsidRPr="006145DB" w:rsidRDefault="008C7CF7" w:rsidP="005B435E">
                  <w:pPr>
                    <w:spacing w:after="0" w:line="240" w:lineRule="auto"/>
                    <w:jc w:val="both"/>
                    <w:rPr>
                      <w:rFonts w:eastAsia="Arial" w:cs="Arial"/>
                      <w:sz w:val="16"/>
                      <w:szCs w:val="16"/>
                    </w:rPr>
                  </w:pPr>
                  <w:r w:rsidRPr="006145DB">
                    <w:rPr>
                      <w:rFonts w:eastAsia="Arial" w:cs="Arial"/>
                      <w:sz w:val="16"/>
                      <w:szCs w:val="16"/>
                    </w:rPr>
                    <w:t>Servicio creciendo juntos.</w:t>
                  </w:r>
                </w:p>
              </w:tc>
              <w:tc>
                <w:tcPr>
                  <w:tcW w:w="1134" w:type="dxa"/>
                  <w:tcMar>
                    <w:top w:w="0" w:type="dxa"/>
                    <w:left w:w="100" w:type="dxa"/>
                    <w:bottom w:w="0" w:type="dxa"/>
                    <w:right w:w="100" w:type="dxa"/>
                  </w:tcMar>
                  <w:vAlign w:val="center"/>
                </w:tcPr>
                <w:p w14:paraId="605DD19E"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992" w:type="dxa"/>
                  <w:tcMar>
                    <w:top w:w="0" w:type="dxa"/>
                    <w:left w:w="100" w:type="dxa"/>
                    <w:bottom w:w="0" w:type="dxa"/>
                    <w:right w:w="100" w:type="dxa"/>
                  </w:tcMar>
                  <w:vAlign w:val="center"/>
                </w:tcPr>
                <w:p w14:paraId="0A3F9702"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2365" w:type="dxa"/>
                  <w:tcMar>
                    <w:top w:w="0" w:type="dxa"/>
                    <w:left w:w="100" w:type="dxa"/>
                    <w:bottom w:w="0" w:type="dxa"/>
                    <w:right w:w="100" w:type="dxa"/>
                  </w:tcMar>
                  <w:vAlign w:val="center"/>
                </w:tcPr>
                <w:p w14:paraId="4490DDD3"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35ECF5BB" w14:textId="77777777" w:rsidTr="00331406">
              <w:trPr>
                <w:trHeight w:val="70"/>
              </w:trPr>
              <w:tc>
                <w:tcPr>
                  <w:tcW w:w="2760" w:type="dxa"/>
                  <w:tcMar>
                    <w:top w:w="0" w:type="dxa"/>
                    <w:left w:w="100" w:type="dxa"/>
                    <w:bottom w:w="0" w:type="dxa"/>
                    <w:right w:w="100" w:type="dxa"/>
                  </w:tcMar>
                  <w:vAlign w:val="center"/>
                </w:tcPr>
                <w:p w14:paraId="40D286E0" w14:textId="77777777" w:rsidR="008C7CF7" w:rsidRPr="006145DB" w:rsidRDefault="008C7CF7" w:rsidP="005B435E">
                  <w:pPr>
                    <w:spacing w:after="0" w:line="240" w:lineRule="auto"/>
                    <w:jc w:val="both"/>
                    <w:rPr>
                      <w:rFonts w:eastAsia="Arial" w:cs="Arial"/>
                      <w:sz w:val="16"/>
                      <w:szCs w:val="16"/>
                    </w:rPr>
                  </w:pPr>
                  <w:r w:rsidRPr="006145DB">
                    <w:rPr>
                      <w:rFonts w:eastAsia="Arial" w:cs="Arial"/>
                      <w:sz w:val="16"/>
                      <w:szCs w:val="16"/>
                    </w:rPr>
                    <w:t>Modalidad Crecemos en la ruralidad</w:t>
                  </w:r>
                </w:p>
              </w:tc>
              <w:tc>
                <w:tcPr>
                  <w:tcW w:w="1134" w:type="dxa"/>
                  <w:tcMar>
                    <w:top w:w="0" w:type="dxa"/>
                    <w:left w:w="100" w:type="dxa"/>
                    <w:bottom w:w="0" w:type="dxa"/>
                    <w:right w:w="100" w:type="dxa"/>
                  </w:tcMar>
                  <w:vAlign w:val="center"/>
                </w:tcPr>
                <w:p w14:paraId="678D1AB6"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992" w:type="dxa"/>
                  <w:tcMar>
                    <w:top w:w="0" w:type="dxa"/>
                    <w:left w:w="100" w:type="dxa"/>
                    <w:bottom w:w="0" w:type="dxa"/>
                    <w:right w:w="100" w:type="dxa"/>
                  </w:tcMar>
                  <w:vAlign w:val="center"/>
                </w:tcPr>
                <w:p w14:paraId="2B46A211"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2365" w:type="dxa"/>
                  <w:tcMar>
                    <w:top w:w="0" w:type="dxa"/>
                    <w:left w:w="100" w:type="dxa"/>
                    <w:bottom w:w="0" w:type="dxa"/>
                    <w:right w:w="100" w:type="dxa"/>
                  </w:tcMar>
                  <w:vAlign w:val="center"/>
                </w:tcPr>
                <w:p w14:paraId="4FC439DF"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6F6EFBF8" w14:textId="77777777" w:rsidTr="00331406">
              <w:trPr>
                <w:trHeight w:val="221"/>
              </w:trPr>
              <w:tc>
                <w:tcPr>
                  <w:tcW w:w="2760" w:type="dxa"/>
                  <w:tcMar>
                    <w:top w:w="0" w:type="dxa"/>
                    <w:left w:w="100" w:type="dxa"/>
                    <w:bottom w:w="0" w:type="dxa"/>
                    <w:right w:w="100" w:type="dxa"/>
                  </w:tcMar>
                  <w:vAlign w:val="center"/>
                </w:tcPr>
                <w:p w14:paraId="5E9BD8FB" w14:textId="77777777" w:rsidR="008C7CF7" w:rsidRPr="006145DB" w:rsidRDefault="008C7CF7" w:rsidP="005B435E">
                  <w:pPr>
                    <w:tabs>
                      <w:tab w:val="left" w:pos="709"/>
                    </w:tabs>
                    <w:spacing w:after="0" w:line="240" w:lineRule="auto"/>
                    <w:jc w:val="both"/>
                    <w:rPr>
                      <w:rFonts w:eastAsia="Arial" w:cs="Arial"/>
                      <w:sz w:val="16"/>
                      <w:szCs w:val="16"/>
                    </w:rPr>
                  </w:pPr>
                  <w:r w:rsidRPr="006145DB">
                    <w:rPr>
                      <w:rFonts w:eastAsia="Arial" w:cs="Arial"/>
                      <w:sz w:val="16"/>
                      <w:szCs w:val="16"/>
                    </w:rPr>
                    <w:t>Servicio Centros Crecer</w:t>
                  </w:r>
                </w:p>
              </w:tc>
              <w:tc>
                <w:tcPr>
                  <w:tcW w:w="1134" w:type="dxa"/>
                  <w:tcMar>
                    <w:top w:w="0" w:type="dxa"/>
                    <w:left w:w="100" w:type="dxa"/>
                    <w:bottom w:w="0" w:type="dxa"/>
                    <w:right w:w="100" w:type="dxa"/>
                  </w:tcMar>
                  <w:vAlign w:val="center"/>
                </w:tcPr>
                <w:p w14:paraId="1BDFEB0E"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992" w:type="dxa"/>
                  <w:tcMar>
                    <w:top w:w="0" w:type="dxa"/>
                    <w:left w:w="100" w:type="dxa"/>
                    <w:bottom w:w="0" w:type="dxa"/>
                    <w:right w:w="100" w:type="dxa"/>
                  </w:tcMar>
                  <w:vAlign w:val="center"/>
                </w:tcPr>
                <w:p w14:paraId="784931B4"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2365" w:type="dxa"/>
                  <w:tcMar>
                    <w:top w:w="0" w:type="dxa"/>
                    <w:left w:w="100" w:type="dxa"/>
                    <w:bottom w:w="0" w:type="dxa"/>
                    <w:right w:w="100" w:type="dxa"/>
                  </w:tcMar>
                  <w:vAlign w:val="center"/>
                </w:tcPr>
                <w:p w14:paraId="2B04BA62"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36003452" w14:textId="77777777" w:rsidTr="00331406">
              <w:trPr>
                <w:trHeight w:val="221"/>
              </w:trPr>
              <w:tc>
                <w:tcPr>
                  <w:tcW w:w="2760" w:type="dxa"/>
                  <w:tcBorders>
                    <w:bottom w:val="single" w:sz="4" w:space="0" w:color="auto"/>
                  </w:tcBorders>
                  <w:tcMar>
                    <w:top w:w="0" w:type="dxa"/>
                    <w:left w:w="100" w:type="dxa"/>
                    <w:bottom w:w="0" w:type="dxa"/>
                    <w:right w:w="100" w:type="dxa"/>
                  </w:tcMar>
                  <w:vAlign w:val="center"/>
                </w:tcPr>
                <w:p w14:paraId="0FC5460B" w14:textId="77777777" w:rsidR="008C7CF7" w:rsidRPr="006145DB" w:rsidRDefault="008C7CF7" w:rsidP="005B435E">
                  <w:pPr>
                    <w:tabs>
                      <w:tab w:val="left" w:pos="709"/>
                    </w:tabs>
                    <w:spacing w:after="0" w:line="240" w:lineRule="auto"/>
                    <w:jc w:val="both"/>
                    <w:rPr>
                      <w:rFonts w:eastAsia="Arial" w:cs="Arial"/>
                      <w:sz w:val="16"/>
                      <w:szCs w:val="16"/>
                    </w:rPr>
                  </w:pPr>
                  <w:r w:rsidRPr="006145DB">
                    <w:rPr>
                      <w:rFonts w:eastAsia="Arial" w:cs="Arial"/>
                      <w:sz w:val="16"/>
                      <w:szCs w:val="16"/>
                    </w:rPr>
                    <w:t>Servicios comedores comunitarios.</w:t>
                  </w:r>
                </w:p>
              </w:tc>
              <w:tc>
                <w:tcPr>
                  <w:tcW w:w="1134" w:type="dxa"/>
                  <w:tcBorders>
                    <w:bottom w:val="single" w:sz="4" w:space="0" w:color="auto"/>
                  </w:tcBorders>
                  <w:tcMar>
                    <w:top w:w="0" w:type="dxa"/>
                    <w:left w:w="100" w:type="dxa"/>
                    <w:bottom w:w="0" w:type="dxa"/>
                    <w:right w:w="100" w:type="dxa"/>
                  </w:tcMar>
                  <w:vAlign w:val="center"/>
                </w:tcPr>
                <w:p w14:paraId="1E1CCBAC"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992" w:type="dxa"/>
                  <w:tcBorders>
                    <w:bottom w:val="single" w:sz="4" w:space="0" w:color="auto"/>
                  </w:tcBorders>
                  <w:tcMar>
                    <w:top w:w="0" w:type="dxa"/>
                    <w:left w:w="100" w:type="dxa"/>
                    <w:bottom w:w="0" w:type="dxa"/>
                    <w:right w:w="100" w:type="dxa"/>
                  </w:tcMar>
                  <w:vAlign w:val="center"/>
                </w:tcPr>
                <w:p w14:paraId="51BE3763"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2365" w:type="dxa"/>
                  <w:tcBorders>
                    <w:bottom w:val="single" w:sz="4" w:space="0" w:color="auto"/>
                  </w:tcBorders>
                  <w:tcMar>
                    <w:top w:w="0" w:type="dxa"/>
                    <w:left w:w="100" w:type="dxa"/>
                    <w:bottom w:w="0" w:type="dxa"/>
                    <w:right w:w="100" w:type="dxa"/>
                  </w:tcMar>
                  <w:vAlign w:val="center"/>
                </w:tcPr>
                <w:p w14:paraId="095FA9C2"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7AD59432" w14:textId="77777777" w:rsidTr="00331406">
              <w:trPr>
                <w:trHeight w:val="221"/>
              </w:trPr>
              <w:tc>
                <w:tcPr>
                  <w:tcW w:w="2760" w:type="dxa"/>
                  <w:tcBorders>
                    <w:bottom w:val="single" w:sz="4" w:space="0" w:color="auto"/>
                  </w:tcBorders>
                  <w:tcMar>
                    <w:top w:w="0" w:type="dxa"/>
                    <w:left w:w="100" w:type="dxa"/>
                    <w:bottom w:w="0" w:type="dxa"/>
                    <w:right w:w="100" w:type="dxa"/>
                  </w:tcMar>
                  <w:vAlign w:val="center"/>
                </w:tcPr>
                <w:p w14:paraId="40E3F426" w14:textId="77777777" w:rsidR="008C7CF7" w:rsidRPr="006145DB" w:rsidRDefault="008C7CF7" w:rsidP="005B435E">
                  <w:pPr>
                    <w:tabs>
                      <w:tab w:val="left" w:pos="709"/>
                    </w:tabs>
                    <w:spacing w:after="0" w:line="240" w:lineRule="auto"/>
                    <w:jc w:val="both"/>
                    <w:rPr>
                      <w:rFonts w:eastAsia="Arial" w:cs="Arial"/>
                      <w:sz w:val="16"/>
                      <w:szCs w:val="16"/>
                    </w:rPr>
                  </w:pPr>
                  <w:r w:rsidRPr="006145DB">
                    <w:rPr>
                      <w:rFonts w:eastAsia="Arial" w:cs="Arial"/>
                      <w:sz w:val="16"/>
                      <w:szCs w:val="16"/>
                    </w:rPr>
                    <w:t>Servicio Centro Amar jornada de atención diurna</w:t>
                  </w:r>
                </w:p>
              </w:tc>
              <w:tc>
                <w:tcPr>
                  <w:tcW w:w="1134" w:type="dxa"/>
                  <w:tcBorders>
                    <w:bottom w:val="single" w:sz="4" w:space="0" w:color="auto"/>
                  </w:tcBorders>
                  <w:tcMar>
                    <w:top w:w="0" w:type="dxa"/>
                    <w:left w:w="100" w:type="dxa"/>
                    <w:bottom w:w="0" w:type="dxa"/>
                    <w:right w:w="100" w:type="dxa"/>
                  </w:tcMar>
                  <w:vAlign w:val="center"/>
                </w:tcPr>
                <w:p w14:paraId="041A1ECA"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992" w:type="dxa"/>
                  <w:tcBorders>
                    <w:bottom w:val="single" w:sz="4" w:space="0" w:color="auto"/>
                  </w:tcBorders>
                  <w:tcMar>
                    <w:top w:w="0" w:type="dxa"/>
                    <w:left w:w="100" w:type="dxa"/>
                    <w:bottom w:w="0" w:type="dxa"/>
                    <w:right w:w="100" w:type="dxa"/>
                  </w:tcMar>
                  <w:vAlign w:val="center"/>
                </w:tcPr>
                <w:p w14:paraId="791BDBB5"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2365" w:type="dxa"/>
                  <w:tcBorders>
                    <w:bottom w:val="single" w:sz="4" w:space="0" w:color="auto"/>
                  </w:tcBorders>
                  <w:tcMar>
                    <w:top w:w="0" w:type="dxa"/>
                    <w:left w:w="100" w:type="dxa"/>
                    <w:bottom w:w="0" w:type="dxa"/>
                    <w:right w:w="100" w:type="dxa"/>
                  </w:tcMar>
                  <w:vAlign w:val="center"/>
                </w:tcPr>
                <w:p w14:paraId="3CC8B507" w14:textId="77777777" w:rsidR="008C7CF7" w:rsidRPr="006145DB" w:rsidRDefault="008C7CF7" w:rsidP="005B435E">
                  <w:pPr>
                    <w:tabs>
                      <w:tab w:val="left" w:pos="709"/>
                    </w:tabs>
                    <w:spacing w:after="0" w:line="240" w:lineRule="auto"/>
                    <w:jc w:val="center"/>
                    <w:rPr>
                      <w:rFonts w:eastAsia="Arial" w:cs="Arial"/>
                      <w:sz w:val="16"/>
                      <w:szCs w:val="16"/>
                    </w:rPr>
                  </w:pPr>
                  <w:r w:rsidRPr="006145DB">
                    <w:rPr>
                      <w:rFonts w:eastAsia="Arial" w:cs="Arial"/>
                      <w:sz w:val="16"/>
                      <w:szCs w:val="16"/>
                    </w:rPr>
                    <w:t>Subdirección para la infancia-equipo del servicio social</w:t>
                  </w:r>
                </w:p>
              </w:tc>
            </w:tr>
            <w:tr w:rsidR="008C7CF7" w:rsidRPr="006145DB" w14:paraId="7708BF89" w14:textId="77777777" w:rsidTr="00331406">
              <w:trPr>
                <w:trHeight w:val="98"/>
              </w:trPr>
              <w:tc>
                <w:tcPr>
                  <w:tcW w:w="2760" w:type="dxa"/>
                  <w:tcBorders>
                    <w:left w:val="nil"/>
                    <w:bottom w:val="nil"/>
                    <w:right w:val="nil"/>
                  </w:tcBorders>
                  <w:tcMar>
                    <w:top w:w="0" w:type="dxa"/>
                    <w:left w:w="100" w:type="dxa"/>
                    <w:bottom w:w="0" w:type="dxa"/>
                    <w:right w:w="100" w:type="dxa"/>
                  </w:tcMar>
                  <w:vAlign w:val="center"/>
                </w:tcPr>
                <w:p w14:paraId="43C79751" w14:textId="77777777" w:rsidR="008C7CF7" w:rsidRPr="006145DB" w:rsidRDefault="008C7CF7" w:rsidP="005B435E">
                  <w:pPr>
                    <w:tabs>
                      <w:tab w:val="left" w:pos="709"/>
                    </w:tabs>
                    <w:spacing w:after="0" w:line="240" w:lineRule="auto"/>
                    <w:jc w:val="both"/>
                    <w:rPr>
                      <w:rFonts w:eastAsia="Arial" w:cs="Arial"/>
                      <w:sz w:val="16"/>
                      <w:szCs w:val="16"/>
                    </w:rPr>
                  </w:pPr>
                </w:p>
              </w:tc>
              <w:tc>
                <w:tcPr>
                  <w:tcW w:w="1134" w:type="dxa"/>
                  <w:tcBorders>
                    <w:left w:val="nil"/>
                    <w:bottom w:val="nil"/>
                    <w:right w:val="nil"/>
                  </w:tcBorders>
                  <w:tcMar>
                    <w:top w:w="0" w:type="dxa"/>
                    <w:left w:w="100" w:type="dxa"/>
                    <w:bottom w:w="0" w:type="dxa"/>
                    <w:right w:w="100" w:type="dxa"/>
                  </w:tcMar>
                  <w:vAlign w:val="center"/>
                </w:tcPr>
                <w:p w14:paraId="5B04D797" w14:textId="77777777" w:rsidR="008C7CF7" w:rsidRPr="006145DB" w:rsidRDefault="008C7CF7" w:rsidP="005B435E">
                  <w:pPr>
                    <w:tabs>
                      <w:tab w:val="left" w:pos="709"/>
                    </w:tabs>
                    <w:spacing w:after="0" w:line="240" w:lineRule="auto"/>
                    <w:jc w:val="center"/>
                    <w:rPr>
                      <w:rFonts w:eastAsia="Arial" w:cs="Arial"/>
                      <w:sz w:val="16"/>
                      <w:szCs w:val="16"/>
                    </w:rPr>
                  </w:pPr>
                </w:p>
              </w:tc>
              <w:tc>
                <w:tcPr>
                  <w:tcW w:w="992" w:type="dxa"/>
                  <w:tcBorders>
                    <w:left w:val="nil"/>
                    <w:bottom w:val="nil"/>
                    <w:right w:val="nil"/>
                  </w:tcBorders>
                  <w:tcMar>
                    <w:top w:w="0" w:type="dxa"/>
                    <w:left w:w="100" w:type="dxa"/>
                    <w:bottom w:w="0" w:type="dxa"/>
                    <w:right w:w="100" w:type="dxa"/>
                  </w:tcMar>
                  <w:vAlign w:val="center"/>
                </w:tcPr>
                <w:p w14:paraId="63CFB28A" w14:textId="77777777" w:rsidR="008C7CF7" w:rsidRPr="006145DB" w:rsidRDefault="008C7CF7" w:rsidP="005B435E">
                  <w:pPr>
                    <w:tabs>
                      <w:tab w:val="left" w:pos="709"/>
                    </w:tabs>
                    <w:spacing w:after="0" w:line="240" w:lineRule="auto"/>
                    <w:jc w:val="center"/>
                    <w:rPr>
                      <w:rFonts w:eastAsia="Arial" w:cs="Arial"/>
                      <w:sz w:val="16"/>
                      <w:szCs w:val="16"/>
                    </w:rPr>
                  </w:pPr>
                </w:p>
              </w:tc>
              <w:tc>
                <w:tcPr>
                  <w:tcW w:w="2365" w:type="dxa"/>
                  <w:tcBorders>
                    <w:left w:val="nil"/>
                    <w:bottom w:val="nil"/>
                    <w:right w:val="nil"/>
                  </w:tcBorders>
                  <w:tcMar>
                    <w:top w:w="0" w:type="dxa"/>
                    <w:left w:w="100" w:type="dxa"/>
                    <w:bottom w:w="0" w:type="dxa"/>
                    <w:right w:w="100" w:type="dxa"/>
                  </w:tcMar>
                  <w:vAlign w:val="center"/>
                </w:tcPr>
                <w:p w14:paraId="32014D8C" w14:textId="77777777" w:rsidR="008C7CF7" w:rsidRPr="006145DB" w:rsidRDefault="008C7CF7" w:rsidP="005B435E">
                  <w:pPr>
                    <w:tabs>
                      <w:tab w:val="left" w:pos="709"/>
                    </w:tabs>
                    <w:spacing w:after="0" w:line="240" w:lineRule="auto"/>
                    <w:jc w:val="center"/>
                    <w:rPr>
                      <w:rFonts w:eastAsia="Arial" w:cs="Arial"/>
                      <w:sz w:val="16"/>
                      <w:szCs w:val="16"/>
                    </w:rPr>
                  </w:pPr>
                </w:p>
              </w:tc>
            </w:tr>
          </w:tbl>
          <w:p w14:paraId="6EA34D61" w14:textId="77777777" w:rsidR="008C7CF7" w:rsidRPr="006145DB" w:rsidRDefault="008C7CF7" w:rsidP="005B435E">
            <w:pPr>
              <w:tabs>
                <w:tab w:val="left" w:pos="709"/>
              </w:tabs>
              <w:spacing w:after="0" w:line="240" w:lineRule="auto"/>
              <w:jc w:val="both"/>
              <w:rPr>
                <w:rFonts w:eastAsia="Arial" w:cs="Arial"/>
                <w:sz w:val="18"/>
                <w:szCs w:val="18"/>
              </w:rPr>
            </w:pPr>
          </w:p>
        </w:tc>
      </w:tr>
      <w:tr w:rsidR="008C7CF7" w:rsidRPr="006145DB" w14:paraId="3D911DC2" w14:textId="77777777" w:rsidTr="00A249BB">
        <w:trPr>
          <w:trHeight w:val="65"/>
          <w:jc w:val="center"/>
        </w:trPr>
        <w:tc>
          <w:tcPr>
            <w:tcW w:w="1940" w:type="dxa"/>
            <w:vAlign w:val="center"/>
          </w:tcPr>
          <w:p w14:paraId="68999C6C" w14:textId="77777777" w:rsidR="008C7CF7" w:rsidRPr="006145DB" w:rsidRDefault="008C7CF7" w:rsidP="005B435E">
            <w:pPr>
              <w:spacing w:after="0" w:line="240" w:lineRule="auto"/>
              <w:rPr>
                <w:rFonts w:eastAsia="Arial" w:cs="Arial"/>
                <w:sz w:val="20"/>
                <w:szCs w:val="20"/>
              </w:rPr>
            </w:pPr>
            <w:r w:rsidRPr="006145DB">
              <w:rPr>
                <w:rFonts w:eastAsia="Arial" w:cs="Arial"/>
                <w:sz w:val="20"/>
                <w:szCs w:val="20"/>
              </w:rPr>
              <w:t>Ejecución</w:t>
            </w:r>
          </w:p>
        </w:tc>
        <w:tc>
          <w:tcPr>
            <w:tcW w:w="7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vAlign w:val="center"/>
          </w:tcPr>
          <w:p w14:paraId="6812B8E5" w14:textId="288909E7" w:rsidR="008C7CF7" w:rsidRPr="006145DB" w:rsidRDefault="008C7CF7" w:rsidP="005B435E">
            <w:pPr>
              <w:tabs>
                <w:tab w:val="left" w:pos="709"/>
              </w:tabs>
              <w:spacing w:after="0" w:line="240" w:lineRule="auto"/>
              <w:jc w:val="both"/>
              <w:rPr>
                <w:rFonts w:eastAsia="Arial" w:cs="Arial"/>
                <w:sz w:val="20"/>
                <w:szCs w:val="20"/>
              </w:rPr>
            </w:pPr>
            <w:r w:rsidRPr="006145DB">
              <w:rPr>
                <w:rFonts w:cs="Arial"/>
                <w:sz w:val="20"/>
                <w:szCs w:val="20"/>
              </w:rPr>
              <w:t>Servicio en el marco de la atención en Primera Infancia, Infancia y Adolescentes, dirigido a personas gestantes, niñas, niños y adolescentes provenientes de flujos migratorios mixtos que se encuentran en riesgo de vulneración o inobservancia de derechos. La atención incluye acompañamiento psicosocial, jurídico, pedagógico y nutricional con enfoque intercultural y diferencial. Las acciones contemplan el apoyo en la superación del duelo migratorio, la referenciación a servicios distritales y la articulación con instituciones para garantizar la protección y el bienestar de los participantes,</w:t>
            </w:r>
            <w:r w:rsidRPr="006145DB">
              <w:rPr>
                <w:rFonts w:eastAsia="Arial" w:cs="Arial"/>
                <w:sz w:val="20"/>
                <w:szCs w:val="20"/>
              </w:rPr>
              <w:t xml:space="preserve"> esto se ejecuta en Unidades Operativas, en jornada continua diurna; de lunes a sábado desde las ocho (8) de la mañana hasta las cinco (5) de la tarde; domingos y festivos de nueve (9) de la mañana hasta las cuatro (4) de la tarde.  </w:t>
            </w:r>
          </w:p>
          <w:p w14:paraId="314C04FB" w14:textId="77777777" w:rsidR="008C7CF7" w:rsidRPr="006145DB" w:rsidRDefault="008C7CF7" w:rsidP="005B435E">
            <w:pPr>
              <w:pStyle w:val="Textocomentario"/>
              <w:spacing w:after="0"/>
              <w:jc w:val="both"/>
              <w:rPr>
                <w:rFonts w:cs="Arial"/>
              </w:rPr>
            </w:pPr>
            <w:r w:rsidRPr="006145DB">
              <w:rPr>
                <w:rFonts w:eastAsia="Arial" w:cs="Arial"/>
              </w:rPr>
              <w:t>El servicio tiene una duración máxima de seis (6) meses o hasta que se garanticen las condiciones para el egreso, en función de las necesidades individuales y la situación de emergencia que afecta a la población participante.</w:t>
            </w:r>
          </w:p>
          <w:p w14:paraId="2666E631" w14:textId="77777777" w:rsidR="008C7CF7" w:rsidRPr="006145DB" w:rsidRDefault="008C7CF7" w:rsidP="005B435E">
            <w:pPr>
              <w:tabs>
                <w:tab w:val="left" w:pos="709"/>
              </w:tabs>
              <w:spacing w:after="0" w:line="240" w:lineRule="auto"/>
              <w:jc w:val="both"/>
              <w:rPr>
                <w:rFonts w:cs="Arial"/>
                <w:sz w:val="20"/>
                <w:szCs w:val="20"/>
              </w:rPr>
            </w:pPr>
          </w:p>
          <w:p w14:paraId="4C67D837" w14:textId="4678E145" w:rsidR="008C7CF7" w:rsidRPr="006145DB" w:rsidRDefault="008C7CF7" w:rsidP="005B435E">
            <w:pPr>
              <w:tabs>
                <w:tab w:val="left" w:pos="709"/>
              </w:tabs>
              <w:spacing w:after="0" w:line="240" w:lineRule="auto"/>
              <w:jc w:val="both"/>
              <w:rPr>
                <w:rFonts w:cs="Arial"/>
                <w:sz w:val="20"/>
                <w:szCs w:val="20"/>
              </w:rPr>
            </w:pPr>
            <w:r w:rsidRPr="006145DB">
              <w:rPr>
                <w:rFonts w:cs="Arial"/>
                <w:sz w:val="20"/>
                <w:szCs w:val="20"/>
              </w:rPr>
              <w:t>Además, se llevan a cabo abordajes territoriales en el Distrito, facilitando la canalización de personas gestantes, niñas, niños y adolescentes en situación de riesgo al Centro Abrazar u otras ofertas del distrito, asegurando así un entorno protector y seguro de manera transitoria. Este enfoque busca no solo atender las necesidades inmediatas, sino también promover el desarrollo integral y el fortalecimiento de capacidades, favoreciendo una inclusión efectiva en la comunidad</w:t>
            </w:r>
            <w:r w:rsidRPr="006145DB">
              <w:rPr>
                <w:rFonts w:eastAsia="Arial" w:cs="Arial"/>
                <w:sz w:val="20"/>
                <w:szCs w:val="20"/>
              </w:rPr>
              <w:t xml:space="preserve"> Este equipo ejecuta acciones enfocadas en la atención transitoria de la población migrante, garantizando una respuesta integral a sus necesidades</w:t>
            </w:r>
            <w:r w:rsidRPr="006145DB">
              <w:rPr>
                <w:rStyle w:val="Refdecomentario"/>
                <w:rFonts w:cs="Arial"/>
              </w:rPr>
              <w:t xml:space="preserve">, </w:t>
            </w:r>
            <w:r w:rsidRPr="006145DB">
              <w:rPr>
                <w:rFonts w:cs="Arial"/>
                <w:sz w:val="20"/>
                <w:szCs w:val="20"/>
              </w:rPr>
              <w:t>desde los componentes descritos a continuación:</w:t>
            </w:r>
          </w:p>
          <w:p w14:paraId="4AD9BF66" w14:textId="77777777" w:rsidR="008C7CF7" w:rsidRPr="006145DB" w:rsidRDefault="008C7CF7" w:rsidP="005B435E">
            <w:pPr>
              <w:pStyle w:val="Ttulo1"/>
              <w:rPr>
                <w:sz w:val="20"/>
                <w:szCs w:val="20"/>
              </w:rPr>
            </w:pPr>
          </w:p>
          <w:p w14:paraId="46DE9750" w14:textId="77777777" w:rsidR="008C7CF7" w:rsidRPr="006145DB" w:rsidRDefault="008C7CF7" w:rsidP="005B435E">
            <w:pPr>
              <w:tabs>
                <w:tab w:val="left" w:pos="709"/>
              </w:tabs>
              <w:spacing w:after="0" w:line="240" w:lineRule="auto"/>
              <w:jc w:val="both"/>
              <w:rPr>
                <w:rFonts w:eastAsia="Arial" w:cs="Arial"/>
                <w:sz w:val="20"/>
                <w:szCs w:val="20"/>
              </w:rPr>
            </w:pPr>
            <w:r w:rsidRPr="006145DB">
              <w:rPr>
                <w:rFonts w:eastAsia="Arial" w:cs="Arial"/>
                <w:sz w:val="20"/>
                <w:szCs w:val="20"/>
              </w:rPr>
              <w:t>Componente Psicosocial: Acompañamiento psicosocial para la prevención de vulneración de derechos y la promoción de la corresponsabilidad, acompañando los impactos emocionales y sociales derivados del proceso migratorio de las personas gestantes, niñas, niños y adolescentes a partir de la atención transitoria reconociendo sus historias de vida, particularidades, necesidades individuales de cada persona gestante, niña, niño o adolescente.</w:t>
            </w:r>
          </w:p>
          <w:p w14:paraId="645FB007" w14:textId="76FEDB9A" w:rsidR="008C7CF7" w:rsidRPr="006145DB" w:rsidRDefault="008C7CF7" w:rsidP="005B435E">
            <w:pPr>
              <w:tabs>
                <w:tab w:val="left" w:pos="709"/>
              </w:tabs>
              <w:spacing w:after="0" w:line="240" w:lineRule="auto"/>
              <w:jc w:val="both"/>
              <w:rPr>
                <w:rFonts w:eastAsia="Arial" w:cs="Arial"/>
                <w:sz w:val="20"/>
                <w:szCs w:val="20"/>
              </w:rPr>
            </w:pPr>
            <w:r w:rsidRPr="006145DB">
              <w:rPr>
                <w:rFonts w:eastAsia="Arial" w:cs="Arial"/>
                <w:sz w:val="20"/>
                <w:szCs w:val="20"/>
              </w:rPr>
              <w:t>Así mismo se construyen movilizaciones de redes sociales y jurídicas que permiten que desde el Componente jurídico se realice orientación jurídica para la regularización</w:t>
            </w:r>
            <w:r w:rsidRPr="006145DB">
              <w:rPr>
                <w:rFonts w:eastAsia="Arial" w:cs="Arial"/>
                <w:sz w:val="18"/>
                <w:szCs w:val="18"/>
              </w:rPr>
              <w:t xml:space="preserve"> </w:t>
            </w:r>
            <w:r w:rsidRPr="006145DB">
              <w:rPr>
                <w:rFonts w:eastAsia="Arial" w:cs="Arial"/>
                <w:sz w:val="20"/>
                <w:szCs w:val="20"/>
              </w:rPr>
              <w:t>de la situación migratoria de las personas gestantes, niñas, niños, adolescentes y sus familias, facilitando el acceso a derechos básicos como la educación y los servicios de protección. Este proceso se acompaña de un seguimiento continuo para garantizar la defensa de sus derechos.</w:t>
            </w:r>
          </w:p>
          <w:p w14:paraId="04032BA7" w14:textId="77777777" w:rsidR="008C7CF7" w:rsidRPr="006145DB" w:rsidRDefault="008C7CF7" w:rsidP="005B435E">
            <w:pPr>
              <w:tabs>
                <w:tab w:val="left" w:pos="709"/>
              </w:tabs>
              <w:spacing w:after="0" w:line="240" w:lineRule="auto"/>
              <w:jc w:val="both"/>
              <w:rPr>
                <w:rFonts w:eastAsia="Arial" w:cs="Arial"/>
                <w:sz w:val="20"/>
                <w:szCs w:val="20"/>
              </w:rPr>
            </w:pPr>
          </w:p>
          <w:p w14:paraId="45F0DFD3" w14:textId="4909475A" w:rsidR="008C7CF7" w:rsidRPr="006145DB" w:rsidRDefault="008C7CF7" w:rsidP="005B435E">
            <w:pPr>
              <w:tabs>
                <w:tab w:val="left" w:pos="709"/>
              </w:tabs>
              <w:spacing w:after="0" w:line="240" w:lineRule="auto"/>
              <w:jc w:val="both"/>
              <w:rPr>
                <w:rFonts w:eastAsia="Arial" w:cs="Arial"/>
                <w:sz w:val="20"/>
                <w:szCs w:val="20"/>
              </w:rPr>
            </w:pPr>
            <w:r w:rsidRPr="006145DB">
              <w:rPr>
                <w:rFonts w:eastAsia="Arial" w:cs="Arial"/>
                <w:sz w:val="20"/>
                <w:szCs w:val="20"/>
              </w:rPr>
              <w:t>Componente pedagógico: se implementa desde el arte (escénico, plástico, danzario, musical) y la interculturalidad permitiendo así el dialogo, la transformación y resignificación de los efectos de la crisis humanitaria y migratoria aportando, a la reparación simbólica ante la vulneración de los derechos, además se generan procesos de educación en emergencia el cual contribuye a mitigar el impacto social de la situación en la vida de las personas gestantes, niñas, niños y adolescentes provenientes de flujos migratorios mixtos.</w:t>
            </w:r>
          </w:p>
          <w:p w14:paraId="2564DDAF" w14:textId="77777777" w:rsidR="008C7CF7" w:rsidRPr="006145DB" w:rsidRDefault="008C7CF7" w:rsidP="005B435E">
            <w:pPr>
              <w:spacing w:after="0" w:line="240" w:lineRule="auto"/>
              <w:jc w:val="both"/>
              <w:rPr>
                <w:rFonts w:eastAsia="Arial" w:cs="Arial"/>
                <w:sz w:val="20"/>
                <w:szCs w:val="20"/>
              </w:rPr>
            </w:pPr>
          </w:p>
          <w:p w14:paraId="44C76EFA" w14:textId="08AE64FC" w:rsidR="008C7CF7" w:rsidRPr="006145DB" w:rsidRDefault="008C7CF7" w:rsidP="005B435E">
            <w:pPr>
              <w:spacing w:after="0" w:line="240" w:lineRule="auto"/>
              <w:jc w:val="both"/>
              <w:rPr>
                <w:rFonts w:eastAsia="Arial" w:cs="Arial"/>
                <w:sz w:val="20"/>
                <w:szCs w:val="20"/>
              </w:rPr>
            </w:pPr>
            <w:r w:rsidRPr="006145DB">
              <w:rPr>
                <w:rFonts w:eastAsia="Arial" w:cs="Arial"/>
                <w:sz w:val="20"/>
                <w:szCs w:val="20"/>
              </w:rPr>
              <w:t>Componente de salubridad y nutrición:  Promueve orientación y prácticas que contribuyen al bienestar integral (alimentación saludable, hábitos de higiene y cuidado personal), realiza monitoreo del estado nutricional de las personas gestantes, niñas, niños y adolescentes provenientes de flujos migratorios mixtos y garantizar una alimentación adecuada para el desarrollo físico y mental de la población, siguiendo estándares de calidad y brindando un aporte nutricional acorde al tiempo de permanencia en el servicio.</w:t>
            </w:r>
          </w:p>
          <w:p w14:paraId="75D2615B" w14:textId="77777777" w:rsidR="008C7CF7" w:rsidRPr="006145DB" w:rsidRDefault="008C7CF7" w:rsidP="005B435E">
            <w:pPr>
              <w:spacing w:after="0" w:line="240" w:lineRule="auto"/>
              <w:jc w:val="both"/>
              <w:rPr>
                <w:rFonts w:eastAsia="Arial" w:cs="Arial"/>
                <w:sz w:val="20"/>
                <w:szCs w:val="20"/>
              </w:rPr>
            </w:pPr>
          </w:p>
          <w:p w14:paraId="31F9580B" w14:textId="299936A7" w:rsidR="008C7CF7" w:rsidRPr="006145DB" w:rsidRDefault="008C7CF7" w:rsidP="005B435E">
            <w:pPr>
              <w:spacing w:after="0" w:line="240" w:lineRule="auto"/>
              <w:jc w:val="both"/>
              <w:rPr>
                <w:rFonts w:eastAsia="Arial" w:cs="Arial"/>
                <w:sz w:val="20"/>
                <w:szCs w:val="20"/>
              </w:rPr>
            </w:pPr>
            <w:r w:rsidRPr="006145DB">
              <w:rPr>
                <w:rFonts w:eastAsia="Arial" w:cs="Arial"/>
                <w:sz w:val="20"/>
                <w:szCs w:val="20"/>
              </w:rPr>
              <w:t>Componente territorial: Se da a partir de recorridos territoriales en la ciudad de Bogotá, para la identificación de personas gestantes, niñas, niños y adolescentes provenientes de flujos migratorios mixtos en riesgo de vulneración de derechos, referenciándolos hacia el Centro Abrazar o a otros servicios distritales, garantizándoles un entorno seguro y protector.</w:t>
            </w:r>
          </w:p>
          <w:p w14:paraId="1B7EF38E" w14:textId="77777777" w:rsidR="008C7CF7" w:rsidRPr="006145DB" w:rsidRDefault="008C7CF7" w:rsidP="005B435E">
            <w:pPr>
              <w:spacing w:after="0" w:line="240" w:lineRule="auto"/>
              <w:jc w:val="both"/>
              <w:rPr>
                <w:rFonts w:eastAsia="Arial" w:cs="Arial"/>
                <w:sz w:val="20"/>
                <w:szCs w:val="20"/>
              </w:rPr>
            </w:pPr>
          </w:p>
          <w:p w14:paraId="45B37510" w14:textId="22EDE535" w:rsidR="008C7CF7" w:rsidRPr="006145DB" w:rsidRDefault="008C7CF7" w:rsidP="005B435E">
            <w:pPr>
              <w:spacing w:after="0" w:line="240" w:lineRule="auto"/>
              <w:jc w:val="both"/>
              <w:rPr>
                <w:rFonts w:eastAsia="Arial" w:cs="Arial"/>
                <w:sz w:val="20"/>
                <w:szCs w:val="20"/>
              </w:rPr>
            </w:pPr>
            <w:r w:rsidRPr="006145DB">
              <w:rPr>
                <w:rFonts w:eastAsia="Arial" w:cs="Arial"/>
                <w:sz w:val="20"/>
                <w:szCs w:val="20"/>
              </w:rPr>
              <w:t>Componente de articulación y referenciación: Gestión interinstitucional, donde se articula con diversas entidades para garantizar los derechos de las personas gestantes, niñas, niños, adolescentes y sus familias provenientes de flujos migratorios mixtos en riesgo de vulneración de derechos, asegurando acceso a servicios específicos que respondan a sus necesidades.</w:t>
            </w:r>
          </w:p>
          <w:p w14:paraId="1F330C2F" w14:textId="77777777" w:rsidR="008C7CF7" w:rsidRPr="006145DB" w:rsidRDefault="008C7CF7" w:rsidP="005B435E">
            <w:pPr>
              <w:spacing w:after="0" w:line="240" w:lineRule="auto"/>
              <w:jc w:val="both"/>
              <w:rPr>
                <w:rFonts w:eastAsia="Arial" w:cs="Arial"/>
                <w:sz w:val="20"/>
                <w:szCs w:val="20"/>
              </w:rPr>
            </w:pPr>
          </w:p>
          <w:p w14:paraId="35B353F2" w14:textId="395AAD3E" w:rsidR="008C7CF7" w:rsidRPr="006145DB" w:rsidRDefault="008C7CF7" w:rsidP="005B435E">
            <w:pPr>
              <w:spacing w:after="0" w:line="240" w:lineRule="auto"/>
              <w:jc w:val="both"/>
              <w:rPr>
                <w:rFonts w:eastAsia="Arial" w:cs="Arial"/>
                <w:sz w:val="20"/>
                <w:szCs w:val="20"/>
              </w:rPr>
            </w:pPr>
            <w:r w:rsidRPr="006145DB">
              <w:rPr>
                <w:rFonts w:eastAsia="Arial" w:cs="Arial"/>
                <w:sz w:val="20"/>
                <w:szCs w:val="20"/>
              </w:rPr>
              <w:t>Beneficios tangibles: Complemento alimentario listo para el consumo en el servicio.</w:t>
            </w:r>
          </w:p>
          <w:p w14:paraId="278A94A1" w14:textId="77777777" w:rsidR="00583ECF" w:rsidRPr="006145DB" w:rsidRDefault="00583ECF" w:rsidP="005B435E">
            <w:pPr>
              <w:spacing w:after="0" w:line="240" w:lineRule="auto"/>
              <w:jc w:val="both"/>
              <w:rPr>
                <w:rFonts w:eastAsia="Arial" w:cs="Arial"/>
                <w:sz w:val="20"/>
                <w:szCs w:val="20"/>
              </w:rPr>
            </w:pPr>
            <w:bookmarkStart w:id="102" w:name="_Hlk184803377"/>
          </w:p>
          <w:p w14:paraId="3BA82B47" w14:textId="77777777" w:rsidR="008C7CF7" w:rsidRPr="006145DB" w:rsidRDefault="008C7CF7" w:rsidP="005B435E">
            <w:pPr>
              <w:spacing w:after="0" w:line="240" w:lineRule="auto"/>
              <w:jc w:val="both"/>
              <w:rPr>
                <w:rFonts w:eastAsia="Arial" w:cs="Arial"/>
                <w:sz w:val="20"/>
                <w:szCs w:val="20"/>
              </w:rPr>
            </w:pPr>
            <w:r w:rsidRPr="006145DB">
              <w:rPr>
                <w:rFonts w:eastAsia="Arial" w:cs="Arial"/>
                <w:sz w:val="20"/>
                <w:szCs w:val="20"/>
              </w:rPr>
              <w:t>En caso de interrupción parcial total en la prestación del servicio social Centro Abrazar implementar el plan operativo de continuidad correspondiente.</w:t>
            </w:r>
            <w:bookmarkEnd w:id="102"/>
          </w:p>
        </w:tc>
      </w:tr>
      <w:tr w:rsidR="008C7CF7" w:rsidRPr="006145DB" w14:paraId="091C3390" w14:textId="77777777" w:rsidTr="00A249BB">
        <w:trPr>
          <w:trHeight w:val="300"/>
          <w:jc w:val="center"/>
        </w:trPr>
        <w:tc>
          <w:tcPr>
            <w:tcW w:w="1940" w:type="dxa"/>
            <w:vAlign w:val="center"/>
          </w:tcPr>
          <w:p w14:paraId="032F6296" w14:textId="77777777" w:rsidR="008C7CF7" w:rsidRPr="006145DB" w:rsidRDefault="008C7CF7" w:rsidP="005B435E">
            <w:pPr>
              <w:spacing w:after="0" w:line="240" w:lineRule="auto"/>
              <w:rPr>
                <w:rFonts w:eastAsia="Arial" w:cs="Arial"/>
                <w:sz w:val="20"/>
                <w:szCs w:val="20"/>
              </w:rPr>
            </w:pPr>
            <w:r w:rsidRPr="006145DB">
              <w:rPr>
                <w:rFonts w:eastAsia="Arial" w:cs="Arial"/>
                <w:sz w:val="20"/>
                <w:szCs w:val="20"/>
              </w:rPr>
              <w:t>Estándares transversales de calidad</w:t>
            </w:r>
          </w:p>
        </w:tc>
        <w:tc>
          <w:tcPr>
            <w:tcW w:w="7455" w:type="dxa"/>
          </w:tcPr>
          <w:p w14:paraId="4BE5D66E" w14:textId="77777777" w:rsidR="008C7CF7" w:rsidRPr="006145DB" w:rsidRDefault="008C7CF7" w:rsidP="005B435E">
            <w:pPr>
              <w:spacing w:after="0" w:line="240" w:lineRule="auto"/>
              <w:jc w:val="both"/>
              <w:rPr>
                <w:rFonts w:eastAsia="Arial" w:cs="Arial"/>
                <w:sz w:val="20"/>
                <w:szCs w:val="20"/>
              </w:rPr>
            </w:pPr>
            <w:r w:rsidRPr="006145DB">
              <w:rPr>
                <w:rFonts w:eastAsia="Arial" w:cs="Arial"/>
                <w:sz w:val="20"/>
                <w:szCs w:val="20"/>
              </w:rPr>
              <w:t>Las categorías que aplican para el servicio son:</w:t>
            </w:r>
          </w:p>
          <w:p w14:paraId="4B600DCF" w14:textId="31E997DA" w:rsidR="008C7CF7" w:rsidRPr="006145DB" w:rsidRDefault="008C7CF7">
            <w:pPr>
              <w:pStyle w:val="Prrafodelista"/>
              <w:numPr>
                <w:ilvl w:val="0"/>
                <w:numId w:val="91"/>
              </w:numPr>
              <w:spacing w:after="0" w:line="240" w:lineRule="auto"/>
              <w:ind w:left="356"/>
              <w:jc w:val="both"/>
              <w:rPr>
                <w:rFonts w:eastAsia="Arial" w:cs="Arial"/>
                <w:sz w:val="20"/>
                <w:szCs w:val="20"/>
              </w:rPr>
            </w:pPr>
            <w:r w:rsidRPr="006145DB">
              <w:rPr>
                <w:rFonts w:eastAsia="Arial" w:cs="Arial"/>
                <w:sz w:val="20"/>
                <w:szCs w:val="20"/>
              </w:rPr>
              <w:t xml:space="preserve">Gestión administrativa </w:t>
            </w:r>
          </w:p>
          <w:p w14:paraId="3EFE927E" w14:textId="69734FEC" w:rsidR="008C7CF7" w:rsidRPr="006145DB" w:rsidRDefault="008C7CF7">
            <w:pPr>
              <w:pStyle w:val="Prrafodelista"/>
              <w:numPr>
                <w:ilvl w:val="0"/>
                <w:numId w:val="91"/>
              </w:numPr>
              <w:spacing w:after="0" w:line="240" w:lineRule="auto"/>
              <w:ind w:left="356"/>
              <w:jc w:val="both"/>
              <w:rPr>
                <w:rFonts w:eastAsia="Arial" w:cs="Arial"/>
                <w:sz w:val="20"/>
                <w:szCs w:val="20"/>
              </w:rPr>
            </w:pPr>
            <w:r w:rsidRPr="006145DB">
              <w:rPr>
                <w:rFonts w:eastAsia="Arial" w:cs="Arial"/>
                <w:sz w:val="20"/>
                <w:szCs w:val="20"/>
              </w:rPr>
              <w:t>Ambientes adecuados y seguros.</w:t>
            </w:r>
          </w:p>
          <w:p w14:paraId="4746D2E0" w14:textId="07CE06C0" w:rsidR="008C7CF7" w:rsidRPr="006145DB" w:rsidRDefault="008C7CF7">
            <w:pPr>
              <w:pStyle w:val="Prrafodelista"/>
              <w:numPr>
                <w:ilvl w:val="0"/>
                <w:numId w:val="91"/>
              </w:numPr>
              <w:spacing w:after="0" w:line="240" w:lineRule="auto"/>
              <w:ind w:left="356"/>
              <w:jc w:val="both"/>
              <w:rPr>
                <w:rFonts w:eastAsia="Arial" w:cs="Arial"/>
                <w:sz w:val="20"/>
                <w:szCs w:val="20"/>
              </w:rPr>
            </w:pPr>
            <w:r w:rsidRPr="006145DB">
              <w:rPr>
                <w:rFonts w:eastAsia="Arial" w:cs="Arial"/>
                <w:sz w:val="20"/>
                <w:szCs w:val="20"/>
              </w:rPr>
              <w:t>Atención social.</w:t>
            </w:r>
          </w:p>
          <w:p w14:paraId="0314B2D2" w14:textId="05E5AA74" w:rsidR="008C7CF7" w:rsidRPr="006145DB" w:rsidRDefault="008C7CF7">
            <w:pPr>
              <w:pStyle w:val="Prrafodelista"/>
              <w:numPr>
                <w:ilvl w:val="0"/>
                <w:numId w:val="91"/>
              </w:numPr>
              <w:spacing w:after="0" w:line="240" w:lineRule="auto"/>
              <w:ind w:left="356"/>
              <w:jc w:val="both"/>
              <w:rPr>
                <w:rFonts w:eastAsia="Arial" w:cs="Arial"/>
                <w:sz w:val="20"/>
                <w:szCs w:val="20"/>
              </w:rPr>
            </w:pPr>
            <w:r w:rsidRPr="006145DB">
              <w:rPr>
                <w:rFonts w:eastAsia="Arial" w:cs="Arial"/>
                <w:sz w:val="20"/>
                <w:szCs w:val="20"/>
              </w:rPr>
              <w:t>Nutrición y salubridad.</w:t>
            </w:r>
          </w:p>
          <w:p w14:paraId="4C1CD4CA" w14:textId="56C8C82E" w:rsidR="008C7CF7" w:rsidRPr="006145DB" w:rsidRDefault="008C7CF7">
            <w:pPr>
              <w:pStyle w:val="Prrafodelista"/>
              <w:numPr>
                <w:ilvl w:val="0"/>
                <w:numId w:val="91"/>
              </w:numPr>
              <w:spacing w:after="0" w:line="240" w:lineRule="auto"/>
              <w:ind w:left="356"/>
              <w:jc w:val="both"/>
              <w:rPr>
                <w:rFonts w:eastAsia="Arial" w:cs="Arial"/>
                <w:sz w:val="20"/>
                <w:szCs w:val="20"/>
              </w:rPr>
            </w:pPr>
            <w:r w:rsidRPr="006145DB">
              <w:rPr>
                <w:rFonts w:eastAsia="Arial" w:cs="Arial"/>
                <w:sz w:val="20"/>
                <w:szCs w:val="20"/>
              </w:rPr>
              <w:t>Talento humano</w:t>
            </w:r>
          </w:p>
        </w:tc>
      </w:tr>
    </w:tbl>
    <w:p w14:paraId="39EF5EA0" w14:textId="77777777" w:rsidR="002C163D" w:rsidRPr="006145DB" w:rsidRDefault="002C163D" w:rsidP="005B435E">
      <w:pPr>
        <w:pStyle w:val="Ttulo1"/>
        <w:ind w:left="426"/>
        <w:rPr>
          <w:lang w:val="es-CO"/>
        </w:rPr>
      </w:pPr>
      <w:bookmarkStart w:id="103" w:name="_Toc193524703"/>
      <w:bookmarkStart w:id="104" w:name="_Toc193527371"/>
      <w:bookmarkEnd w:id="103"/>
      <w:bookmarkEnd w:id="104"/>
    </w:p>
    <w:p w14:paraId="11DBB5C6" w14:textId="48E43F22" w:rsidR="005F44BC" w:rsidRPr="006145DB" w:rsidRDefault="00E32149">
      <w:pPr>
        <w:pStyle w:val="Ttulo1"/>
        <w:numPr>
          <w:ilvl w:val="1"/>
          <w:numId w:val="68"/>
        </w:numPr>
        <w:ind w:left="426" w:hanging="426"/>
        <w:rPr>
          <w:lang w:val="es-CO"/>
        </w:rPr>
      </w:pPr>
      <w:bookmarkStart w:id="105" w:name="_Toc210213184"/>
      <w:bookmarkStart w:id="106" w:name="_Toc213273458"/>
      <w:bookmarkStart w:id="107" w:name="_Toc213276085"/>
      <w:bookmarkStart w:id="108" w:name="_Toc216902418"/>
      <w:r w:rsidRPr="006145DB">
        <w:rPr>
          <w:lang w:val="es-CO"/>
        </w:rPr>
        <w:t xml:space="preserve">Servicios para la </w:t>
      </w:r>
      <w:r w:rsidR="00331406" w:rsidRPr="006145DB">
        <w:rPr>
          <w:lang w:val="es-CO"/>
        </w:rPr>
        <w:t>atención de jóvenes</w:t>
      </w:r>
      <w:bookmarkEnd w:id="105"/>
      <w:bookmarkEnd w:id="106"/>
      <w:bookmarkEnd w:id="107"/>
      <w:bookmarkEnd w:id="108"/>
    </w:p>
    <w:p w14:paraId="3B555EBD" w14:textId="77777777" w:rsidR="00331406" w:rsidRPr="006145DB" w:rsidRDefault="00331406" w:rsidP="00331406">
      <w:pPr>
        <w:spacing w:after="0"/>
        <w:rPr>
          <w:rFonts w:cs="Arial"/>
          <w:lang w:val="es-CO"/>
        </w:rPr>
      </w:pPr>
    </w:p>
    <w:p w14:paraId="07013308" w14:textId="2D9F88D1" w:rsidR="00765DAC" w:rsidRPr="006145DB" w:rsidRDefault="007D6F82" w:rsidP="005B435E">
      <w:pPr>
        <w:pStyle w:val="Ttulo1"/>
        <w:ind w:left="709" w:hanging="425"/>
        <w:jc w:val="center"/>
        <w:rPr>
          <w:lang w:val="es-CO"/>
        </w:rPr>
      </w:pPr>
      <w:bookmarkStart w:id="109" w:name="_Toc210213185"/>
      <w:bookmarkStart w:id="110" w:name="_Toc213273459"/>
      <w:bookmarkStart w:id="111" w:name="_Toc213276086"/>
      <w:bookmarkStart w:id="112" w:name="_Toc216902419"/>
      <w:r w:rsidRPr="006145DB">
        <w:rPr>
          <w:lang w:val="es-CO"/>
        </w:rPr>
        <w:t>7.2.1.</w:t>
      </w:r>
      <w:r w:rsidR="00576FDD" w:rsidRPr="006145DB">
        <w:rPr>
          <w:lang w:val="es-CO"/>
        </w:rPr>
        <w:t xml:space="preserve"> </w:t>
      </w:r>
      <w:r w:rsidR="00096D7C" w:rsidRPr="006145DB">
        <w:rPr>
          <w:lang w:val="es-CO"/>
        </w:rPr>
        <w:t xml:space="preserve">Servicio Forjar </w:t>
      </w:r>
      <w:r w:rsidR="00331406" w:rsidRPr="006145DB">
        <w:rPr>
          <w:lang w:val="es-CO"/>
        </w:rPr>
        <w:t>restaurativo</w:t>
      </w:r>
      <w:bookmarkEnd w:id="109"/>
      <w:bookmarkEnd w:id="110"/>
      <w:bookmarkEnd w:id="111"/>
      <w:bookmarkEnd w:id="11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7411"/>
      </w:tblGrid>
      <w:tr w:rsidR="00115DA4" w:rsidRPr="006145DB" w14:paraId="5CCB007F" w14:textId="77777777" w:rsidTr="002C1CA1">
        <w:trPr>
          <w:trHeight w:val="268"/>
          <w:jc w:val="center"/>
        </w:trPr>
        <w:tc>
          <w:tcPr>
            <w:tcW w:w="1056" w:type="pct"/>
            <w:vAlign w:val="center"/>
          </w:tcPr>
          <w:p w14:paraId="2546C4EB" w14:textId="0133513A" w:rsidR="00735C81" w:rsidRPr="006145DB" w:rsidRDefault="00735C81" w:rsidP="005B435E">
            <w:pPr>
              <w:spacing w:after="0" w:line="240" w:lineRule="auto"/>
              <w:rPr>
                <w:rFonts w:eastAsia="Arial" w:cs="Arial"/>
                <w:sz w:val="20"/>
                <w:szCs w:val="20"/>
              </w:rPr>
            </w:pPr>
            <w:r w:rsidRPr="006145DB">
              <w:rPr>
                <w:rFonts w:eastAsia="Arial" w:cs="Arial"/>
                <w:sz w:val="20"/>
                <w:szCs w:val="20"/>
              </w:rPr>
              <w:t xml:space="preserve">Objeto </w:t>
            </w:r>
            <w:r w:rsidR="00766A9F" w:rsidRPr="006145DB">
              <w:rPr>
                <w:rFonts w:eastAsia="Arial" w:cs="Arial"/>
                <w:sz w:val="20"/>
                <w:szCs w:val="20"/>
              </w:rPr>
              <w:t>del S</w:t>
            </w:r>
            <w:r w:rsidR="004936D4" w:rsidRPr="006145DB">
              <w:rPr>
                <w:rFonts w:eastAsia="Arial" w:cs="Arial"/>
                <w:sz w:val="20"/>
                <w:szCs w:val="20"/>
              </w:rPr>
              <w:t xml:space="preserve">ervicio </w:t>
            </w:r>
            <w:r w:rsidR="00766A9F" w:rsidRPr="006145DB">
              <w:rPr>
                <w:rFonts w:eastAsia="Arial" w:cs="Arial"/>
                <w:sz w:val="20"/>
                <w:szCs w:val="20"/>
              </w:rPr>
              <w:t>S</w:t>
            </w:r>
            <w:r w:rsidR="004936D4" w:rsidRPr="006145DB">
              <w:rPr>
                <w:rFonts w:eastAsia="Arial" w:cs="Arial"/>
                <w:sz w:val="20"/>
                <w:szCs w:val="20"/>
              </w:rPr>
              <w:t>ocial</w:t>
            </w:r>
          </w:p>
        </w:tc>
        <w:tc>
          <w:tcPr>
            <w:tcW w:w="3944" w:type="pct"/>
            <w:vAlign w:val="center"/>
          </w:tcPr>
          <w:p w14:paraId="26FD419E" w14:textId="0DCEF31E" w:rsidR="00735C81" w:rsidRPr="006145DB" w:rsidRDefault="006D7402" w:rsidP="005B435E">
            <w:pPr>
              <w:spacing w:after="0" w:line="240" w:lineRule="auto"/>
              <w:jc w:val="both"/>
              <w:rPr>
                <w:rFonts w:cs="Arial"/>
                <w:sz w:val="20"/>
                <w:szCs w:val="20"/>
              </w:rPr>
            </w:pPr>
            <w:r w:rsidRPr="006145DB">
              <w:rPr>
                <w:rFonts w:cs="Arial"/>
                <w:sz w:val="20"/>
                <w:szCs w:val="20"/>
              </w:rPr>
              <w:t>El servicio forjar busca brindar atención</w:t>
            </w:r>
            <w:r w:rsidRPr="006145DB">
              <w:rPr>
                <w:rFonts w:cs="Arial"/>
                <w:spacing w:val="1"/>
                <w:sz w:val="20"/>
                <w:szCs w:val="20"/>
              </w:rPr>
              <w:t xml:space="preserve"> </w:t>
            </w:r>
            <w:r w:rsidRPr="006145DB">
              <w:rPr>
                <w:rFonts w:cs="Arial"/>
                <w:sz w:val="20"/>
                <w:szCs w:val="20"/>
              </w:rPr>
              <w:t>especializada y diferenciada a los</w:t>
            </w:r>
            <w:r w:rsidRPr="006145DB">
              <w:rPr>
                <w:rFonts w:cs="Arial"/>
                <w:spacing w:val="1"/>
                <w:sz w:val="20"/>
                <w:szCs w:val="20"/>
              </w:rPr>
              <w:t xml:space="preserve"> </w:t>
            </w:r>
            <w:r w:rsidRPr="006145DB">
              <w:rPr>
                <w:rFonts w:cs="Arial"/>
                <w:sz w:val="20"/>
                <w:szCs w:val="20"/>
              </w:rPr>
              <w:t>adolescentes</w:t>
            </w:r>
            <w:r w:rsidRPr="006145DB">
              <w:rPr>
                <w:rFonts w:cs="Arial"/>
                <w:spacing w:val="-13"/>
                <w:sz w:val="20"/>
                <w:szCs w:val="20"/>
              </w:rPr>
              <w:t xml:space="preserve"> </w:t>
            </w:r>
            <w:r w:rsidRPr="006145DB">
              <w:rPr>
                <w:rFonts w:cs="Arial"/>
                <w:sz w:val="20"/>
                <w:szCs w:val="20"/>
              </w:rPr>
              <w:t>y</w:t>
            </w:r>
            <w:r w:rsidRPr="006145DB">
              <w:rPr>
                <w:rFonts w:cs="Arial"/>
                <w:spacing w:val="-11"/>
                <w:sz w:val="20"/>
                <w:szCs w:val="20"/>
              </w:rPr>
              <w:t xml:space="preserve"> </w:t>
            </w:r>
            <w:r w:rsidRPr="006145DB">
              <w:rPr>
                <w:rFonts w:cs="Arial"/>
                <w:sz w:val="20"/>
                <w:szCs w:val="20"/>
              </w:rPr>
              <w:t>jóvenes</w:t>
            </w:r>
            <w:r w:rsidRPr="006145DB">
              <w:rPr>
                <w:rFonts w:cs="Arial"/>
                <w:spacing w:val="-12"/>
                <w:sz w:val="20"/>
                <w:szCs w:val="20"/>
              </w:rPr>
              <w:t xml:space="preserve"> </w:t>
            </w:r>
            <w:r w:rsidRPr="006145DB">
              <w:rPr>
                <w:rFonts w:cs="Arial"/>
                <w:sz w:val="20"/>
                <w:szCs w:val="20"/>
              </w:rPr>
              <w:t>remitidos</w:t>
            </w:r>
            <w:r w:rsidRPr="006145DB">
              <w:rPr>
                <w:rFonts w:cs="Arial"/>
                <w:spacing w:val="-11"/>
                <w:sz w:val="20"/>
                <w:szCs w:val="20"/>
              </w:rPr>
              <w:t xml:space="preserve"> </w:t>
            </w:r>
            <w:r w:rsidRPr="006145DB">
              <w:rPr>
                <w:rFonts w:cs="Arial"/>
                <w:sz w:val="20"/>
                <w:szCs w:val="20"/>
              </w:rPr>
              <w:t>por</w:t>
            </w:r>
            <w:r w:rsidRPr="006145DB">
              <w:rPr>
                <w:rFonts w:cs="Arial"/>
                <w:spacing w:val="-9"/>
                <w:sz w:val="20"/>
                <w:szCs w:val="20"/>
              </w:rPr>
              <w:t xml:space="preserve"> </w:t>
            </w:r>
            <w:r w:rsidRPr="006145DB">
              <w:rPr>
                <w:rFonts w:cs="Arial"/>
                <w:sz w:val="20"/>
                <w:szCs w:val="20"/>
              </w:rPr>
              <w:t>las</w:t>
            </w:r>
            <w:r w:rsidRPr="006145DB">
              <w:rPr>
                <w:rFonts w:cs="Arial"/>
                <w:spacing w:val="-12"/>
                <w:sz w:val="20"/>
                <w:szCs w:val="20"/>
              </w:rPr>
              <w:t xml:space="preserve"> </w:t>
            </w:r>
            <w:r w:rsidRPr="006145DB">
              <w:rPr>
                <w:rFonts w:cs="Arial"/>
                <w:sz w:val="20"/>
                <w:szCs w:val="20"/>
              </w:rPr>
              <w:t>Defensorías</w:t>
            </w:r>
            <w:r w:rsidRPr="006145DB">
              <w:rPr>
                <w:rFonts w:cs="Arial"/>
                <w:spacing w:val="-9"/>
                <w:sz w:val="20"/>
                <w:szCs w:val="20"/>
              </w:rPr>
              <w:t xml:space="preserve"> </w:t>
            </w:r>
            <w:r w:rsidRPr="006145DB">
              <w:rPr>
                <w:rFonts w:cs="Arial"/>
                <w:sz w:val="20"/>
                <w:szCs w:val="20"/>
              </w:rPr>
              <w:t>de</w:t>
            </w:r>
            <w:r w:rsidRPr="006145DB">
              <w:rPr>
                <w:rFonts w:cs="Arial"/>
                <w:spacing w:val="-13"/>
                <w:sz w:val="20"/>
                <w:szCs w:val="20"/>
              </w:rPr>
              <w:t xml:space="preserve"> </w:t>
            </w:r>
            <w:r w:rsidRPr="006145DB">
              <w:rPr>
                <w:rFonts w:cs="Arial"/>
                <w:sz w:val="20"/>
                <w:szCs w:val="20"/>
              </w:rPr>
              <w:t>Familia</w:t>
            </w:r>
            <w:r w:rsidRPr="006145DB">
              <w:rPr>
                <w:rFonts w:cs="Arial"/>
                <w:spacing w:val="-13"/>
                <w:sz w:val="20"/>
                <w:szCs w:val="20"/>
              </w:rPr>
              <w:t xml:space="preserve"> </w:t>
            </w:r>
            <w:r w:rsidRPr="006145DB">
              <w:rPr>
                <w:rFonts w:cs="Arial"/>
                <w:sz w:val="20"/>
                <w:szCs w:val="20"/>
              </w:rPr>
              <w:t>y</w:t>
            </w:r>
            <w:r w:rsidRPr="006145DB">
              <w:rPr>
                <w:rFonts w:cs="Arial"/>
                <w:spacing w:val="-12"/>
                <w:sz w:val="20"/>
                <w:szCs w:val="20"/>
              </w:rPr>
              <w:t xml:space="preserve"> </w:t>
            </w:r>
            <w:r w:rsidRPr="006145DB">
              <w:rPr>
                <w:rFonts w:cs="Arial"/>
                <w:sz w:val="20"/>
                <w:szCs w:val="20"/>
              </w:rPr>
              <w:t>los</w:t>
            </w:r>
            <w:r w:rsidRPr="006145DB">
              <w:rPr>
                <w:rFonts w:cs="Arial"/>
                <w:spacing w:val="-12"/>
                <w:sz w:val="20"/>
                <w:szCs w:val="20"/>
              </w:rPr>
              <w:t xml:space="preserve"> </w:t>
            </w:r>
            <w:r w:rsidRPr="006145DB">
              <w:rPr>
                <w:rFonts w:cs="Arial"/>
                <w:sz w:val="20"/>
                <w:szCs w:val="20"/>
              </w:rPr>
              <w:t>Juzgados</w:t>
            </w:r>
            <w:r w:rsidRPr="006145DB">
              <w:rPr>
                <w:rFonts w:cs="Arial"/>
                <w:spacing w:val="-53"/>
                <w:sz w:val="20"/>
                <w:szCs w:val="20"/>
              </w:rPr>
              <w:t xml:space="preserve"> </w:t>
            </w:r>
            <w:r w:rsidRPr="006145DB">
              <w:rPr>
                <w:rFonts w:cs="Arial"/>
                <w:sz w:val="20"/>
                <w:szCs w:val="20"/>
              </w:rPr>
              <w:t>penales para adolescentes adscritos al</w:t>
            </w:r>
            <w:r w:rsidRPr="006145DB">
              <w:rPr>
                <w:rFonts w:cs="Arial"/>
                <w:spacing w:val="1"/>
                <w:sz w:val="20"/>
                <w:szCs w:val="20"/>
              </w:rPr>
              <w:t xml:space="preserve"> </w:t>
            </w:r>
            <w:r w:rsidRPr="006145DB">
              <w:rPr>
                <w:rFonts w:cs="Arial"/>
                <w:sz w:val="20"/>
                <w:szCs w:val="20"/>
              </w:rPr>
              <w:t>SRPA, para dar cumplimiento a las</w:t>
            </w:r>
            <w:r w:rsidRPr="006145DB">
              <w:rPr>
                <w:rFonts w:cs="Arial"/>
                <w:spacing w:val="1"/>
                <w:sz w:val="20"/>
                <w:szCs w:val="20"/>
              </w:rPr>
              <w:t xml:space="preserve"> </w:t>
            </w:r>
            <w:r w:rsidRPr="006145DB">
              <w:rPr>
                <w:rFonts w:cs="Arial"/>
                <w:sz w:val="20"/>
                <w:szCs w:val="20"/>
              </w:rPr>
              <w:t>sanciones no privativas de la libertad</w:t>
            </w:r>
            <w:r w:rsidRPr="006145DB">
              <w:rPr>
                <w:rFonts w:cs="Arial"/>
                <w:spacing w:val="1"/>
                <w:sz w:val="20"/>
                <w:szCs w:val="20"/>
              </w:rPr>
              <w:t xml:space="preserve"> </w:t>
            </w:r>
            <w:r w:rsidRPr="006145DB">
              <w:rPr>
                <w:rFonts w:cs="Arial"/>
                <w:sz w:val="20"/>
                <w:szCs w:val="20"/>
              </w:rPr>
              <w:t>y a las medidas de restablecimiento de</w:t>
            </w:r>
            <w:r w:rsidRPr="006145DB">
              <w:rPr>
                <w:rFonts w:cs="Arial"/>
                <w:spacing w:val="1"/>
                <w:sz w:val="20"/>
                <w:szCs w:val="20"/>
              </w:rPr>
              <w:t xml:space="preserve"> </w:t>
            </w:r>
            <w:r w:rsidRPr="006145DB">
              <w:rPr>
                <w:rFonts w:cs="Arial"/>
                <w:sz w:val="20"/>
                <w:szCs w:val="20"/>
              </w:rPr>
              <w:t>derechos</w:t>
            </w:r>
            <w:r w:rsidRPr="006145DB">
              <w:rPr>
                <w:rFonts w:cs="Arial"/>
                <w:spacing w:val="1"/>
                <w:sz w:val="20"/>
                <w:szCs w:val="20"/>
              </w:rPr>
              <w:t xml:space="preserve"> </w:t>
            </w:r>
            <w:r w:rsidRPr="006145DB">
              <w:rPr>
                <w:rFonts w:cs="Arial"/>
                <w:sz w:val="20"/>
                <w:szCs w:val="20"/>
              </w:rPr>
              <w:t>en</w:t>
            </w:r>
            <w:r w:rsidRPr="006145DB">
              <w:rPr>
                <w:rFonts w:cs="Arial"/>
                <w:spacing w:val="1"/>
                <w:sz w:val="20"/>
                <w:szCs w:val="20"/>
              </w:rPr>
              <w:t xml:space="preserve"> </w:t>
            </w:r>
            <w:r w:rsidRPr="006145DB">
              <w:rPr>
                <w:rFonts w:cs="Arial"/>
                <w:sz w:val="20"/>
                <w:szCs w:val="20"/>
              </w:rPr>
              <w:t>el</w:t>
            </w:r>
            <w:r w:rsidRPr="006145DB">
              <w:rPr>
                <w:rFonts w:cs="Arial"/>
                <w:spacing w:val="1"/>
                <w:sz w:val="20"/>
                <w:szCs w:val="20"/>
              </w:rPr>
              <w:t xml:space="preserve"> </w:t>
            </w:r>
            <w:r w:rsidRPr="006145DB">
              <w:rPr>
                <w:rFonts w:cs="Arial"/>
                <w:sz w:val="20"/>
                <w:szCs w:val="20"/>
              </w:rPr>
              <w:t>marco</w:t>
            </w:r>
            <w:r w:rsidRPr="006145DB">
              <w:rPr>
                <w:rFonts w:cs="Arial"/>
                <w:spacing w:val="1"/>
                <w:sz w:val="20"/>
                <w:szCs w:val="20"/>
              </w:rPr>
              <w:t xml:space="preserve"> </w:t>
            </w:r>
            <w:r w:rsidRPr="006145DB">
              <w:rPr>
                <w:rFonts w:cs="Arial"/>
                <w:sz w:val="20"/>
                <w:szCs w:val="20"/>
              </w:rPr>
              <w:t>de</w:t>
            </w:r>
            <w:r w:rsidRPr="006145DB">
              <w:rPr>
                <w:rFonts w:cs="Arial"/>
                <w:spacing w:val="1"/>
                <w:sz w:val="20"/>
                <w:szCs w:val="20"/>
              </w:rPr>
              <w:t xml:space="preserve"> </w:t>
            </w:r>
            <w:r w:rsidRPr="006145DB">
              <w:rPr>
                <w:rFonts w:cs="Arial"/>
                <w:sz w:val="20"/>
                <w:szCs w:val="20"/>
              </w:rPr>
              <w:t>procesos</w:t>
            </w:r>
            <w:r w:rsidRPr="006145DB">
              <w:rPr>
                <w:rFonts w:cs="Arial"/>
                <w:spacing w:val="1"/>
                <w:sz w:val="20"/>
                <w:szCs w:val="20"/>
              </w:rPr>
              <w:t xml:space="preserve"> </w:t>
            </w:r>
            <w:r w:rsidRPr="006145DB">
              <w:rPr>
                <w:rFonts w:cs="Arial"/>
                <w:sz w:val="20"/>
                <w:szCs w:val="20"/>
              </w:rPr>
              <w:t>restaurativos,</w:t>
            </w:r>
            <w:r w:rsidRPr="006145DB">
              <w:rPr>
                <w:rFonts w:cs="Arial"/>
                <w:spacing w:val="1"/>
                <w:sz w:val="20"/>
                <w:szCs w:val="20"/>
              </w:rPr>
              <w:t xml:space="preserve"> </w:t>
            </w:r>
            <w:r w:rsidRPr="006145DB">
              <w:rPr>
                <w:rFonts w:cs="Arial"/>
                <w:sz w:val="20"/>
                <w:szCs w:val="20"/>
              </w:rPr>
              <w:t>que</w:t>
            </w:r>
            <w:r w:rsidRPr="006145DB">
              <w:rPr>
                <w:rFonts w:cs="Arial"/>
                <w:spacing w:val="1"/>
                <w:sz w:val="20"/>
                <w:szCs w:val="20"/>
              </w:rPr>
              <w:t xml:space="preserve"> </w:t>
            </w:r>
            <w:r w:rsidRPr="006145DB">
              <w:rPr>
                <w:rFonts w:cs="Arial"/>
                <w:sz w:val="20"/>
                <w:szCs w:val="20"/>
              </w:rPr>
              <w:t>garanticen</w:t>
            </w:r>
            <w:r w:rsidRPr="006145DB">
              <w:rPr>
                <w:rFonts w:cs="Arial"/>
                <w:spacing w:val="1"/>
                <w:sz w:val="20"/>
                <w:szCs w:val="20"/>
              </w:rPr>
              <w:t xml:space="preserve"> </w:t>
            </w:r>
            <w:r w:rsidRPr="006145DB">
              <w:rPr>
                <w:rFonts w:cs="Arial"/>
                <w:sz w:val="20"/>
                <w:szCs w:val="20"/>
              </w:rPr>
              <w:t>su</w:t>
            </w:r>
            <w:r w:rsidRPr="006145DB">
              <w:rPr>
                <w:rFonts w:cs="Arial"/>
                <w:spacing w:val="1"/>
                <w:sz w:val="20"/>
                <w:szCs w:val="20"/>
              </w:rPr>
              <w:t xml:space="preserve"> </w:t>
            </w:r>
            <w:r w:rsidRPr="006145DB">
              <w:rPr>
                <w:rFonts w:cs="Arial"/>
                <w:sz w:val="20"/>
                <w:szCs w:val="20"/>
              </w:rPr>
              <w:t>participación activa en los contextos familiares y sociales como sujetos de</w:t>
            </w:r>
            <w:r w:rsidRPr="006145DB">
              <w:rPr>
                <w:rFonts w:cs="Arial"/>
                <w:spacing w:val="1"/>
                <w:sz w:val="20"/>
                <w:szCs w:val="20"/>
              </w:rPr>
              <w:t xml:space="preserve"> </w:t>
            </w:r>
            <w:r w:rsidRPr="006145DB">
              <w:rPr>
                <w:rFonts w:cs="Arial"/>
                <w:sz w:val="20"/>
                <w:szCs w:val="20"/>
              </w:rPr>
              <w:t>derechos, posibilitando su responsabilización, la reparación e inclusión social</w:t>
            </w:r>
            <w:r w:rsidRPr="006145DB">
              <w:rPr>
                <w:rFonts w:cs="Arial"/>
                <w:spacing w:val="1"/>
                <w:sz w:val="20"/>
                <w:szCs w:val="20"/>
              </w:rPr>
              <w:t xml:space="preserve"> </w:t>
            </w:r>
            <w:r w:rsidRPr="006145DB">
              <w:rPr>
                <w:rFonts w:cs="Arial"/>
                <w:sz w:val="20"/>
                <w:szCs w:val="20"/>
              </w:rPr>
              <w:t>contribuyendo al desarrollo de sus comunidades, mediante la aplicación del</w:t>
            </w:r>
            <w:r w:rsidRPr="006145DB">
              <w:rPr>
                <w:rFonts w:cs="Arial"/>
                <w:spacing w:val="1"/>
                <w:sz w:val="20"/>
                <w:szCs w:val="20"/>
              </w:rPr>
              <w:t xml:space="preserve"> </w:t>
            </w:r>
            <w:r w:rsidRPr="006145DB">
              <w:rPr>
                <w:rFonts w:cs="Arial"/>
                <w:sz w:val="20"/>
                <w:szCs w:val="20"/>
              </w:rPr>
              <w:t>Modelo de</w:t>
            </w:r>
            <w:r w:rsidRPr="006145DB">
              <w:rPr>
                <w:rFonts w:cs="Arial"/>
                <w:spacing w:val="1"/>
                <w:sz w:val="20"/>
                <w:szCs w:val="20"/>
              </w:rPr>
              <w:t xml:space="preserve"> </w:t>
            </w:r>
            <w:r w:rsidRPr="006145DB">
              <w:rPr>
                <w:rFonts w:cs="Arial"/>
                <w:sz w:val="20"/>
                <w:szCs w:val="20"/>
              </w:rPr>
              <w:t>Atención</w:t>
            </w:r>
            <w:r w:rsidRPr="006145DB">
              <w:rPr>
                <w:rFonts w:cs="Arial"/>
                <w:spacing w:val="-1"/>
                <w:sz w:val="20"/>
                <w:szCs w:val="20"/>
              </w:rPr>
              <w:t xml:space="preserve"> </w:t>
            </w:r>
            <w:r w:rsidRPr="006145DB">
              <w:rPr>
                <w:rFonts w:cs="Arial"/>
                <w:sz w:val="20"/>
                <w:szCs w:val="20"/>
              </w:rPr>
              <w:t>del</w:t>
            </w:r>
            <w:r w:rsidRPr="006145DB">
              <w:rPr>
                <w:rFonts w:cs="Arial"/>
                <w:spacing w:val="-2"/>
                <w:sz w:val="20"/>
                <w:szCs w:val="20"/>
              </w:rPr>
              <w:t xml:space="preserve"> </w:t>
            </w:r>
            <w:r w:rsidRPr="006145DB">
              <w:rPr>
                <w:rFonts w:cs="Arial"/>
                <w:sz w:val="20"/>
                <w:szCs w:val="20"/>
              </w:rPr>
              <w:t>servicio</w:t>
            </w:r>
            <w:r w:rsidRPr="006145DB">
              <w:rPr>
                <w:rFonts w:cs="Arial"/>
                <w:spacing w:val="-2"/>
                <w:sz w:val="20"/>
                <w:szCs w:val="20"/>
              </w:rPr>
              <w:t xml:space="preserve"> </w:t>
            </w:r>
            <w:r w:rsidRPr="006145DB">
              <w:rPr>
                <w:rFonts w:cs="Arial"/>
                <w:sz w:val="20"/>
                <w:szCs w:val="20"/>
              </w:rPr>
              <w:t>Forjar</w:t>
            </w:r>
            <w:r w:rsidRPr="006145DB">
              <w:rPr>
                <w:rFonts w:cs="Arial"/>
                <w:spacing w:val="-1"/>
                <w:sz w:val="20"/>
                <w:szCs w:val="20"/>
              </w:rPr>
              <w:t xml:space="preserve"> </w:t>
            </w:r>
            <w:r w:rsidRPr="006145DB">
              <w:rPr>
                <w:rFonts w:cs="Arial"/>
                <w:sz w:val="20"/>
                <w:szCs w:val="20"/>
              </w:rPr>
              <w:t>Restaurativo.</w:t>
            </w:r>
          </w:p>
        </w:tc>
      </w:tr>
      <w:tr w:rsidR="00115DA4" w:rsidRPr="006145DB" w14:paraId="516A00CB" w14:textId="77777777" w:rsidTr="002C1CA1">
        <w:trPr>
          <w:trHeight w:val="15"/>
          <w:jc w:val="center"/>
        </w:trPr>
        <w:tc>
          <w:tcPr>
            <w:tcW w:w="1056" w:type="pct"/>
            <w:vAlign w:val="center"/>
          </w:tcPr>
          <w:p w14:paraId="72DEE785" w14:textId="7B242A98" w:rsidR="00735C81" w:rsidRPr="006145DB" w:rsidRDefault="00735C81" w:rsidP="005B435E">
            <w:pPr>
              <w:spacing w:after="0" w:line="240" w:lineRule="auto"/>
              <w:rPr>
                <w:rFonts w:eastAsia="Arial" w:cs="Arial"/>
                <w:sz w:val="20"/>
                <w:szCs w:val="20"/>
              </w:rPr>
            </w:pPr>
            <w:r w:rsidRPr="006145DB">
              <w:rPr>
                <w:rFonts w:eastAsia="Arial" w:cs="Arial"/>
                <w:sz w:val="20"/>
                <w:szCs w:val="20"/>
              </w:rPr>
              <w:t>Oferta</w:t>
            </w:r>
            <w:r w:rsidR="00766A9F" w:rsidRPr="006145DB">
              <w:rPr>
                <w:rFonts w:eastAsia="Arial" w:cs="Arial"/>
                <w:sz w:val="20"/>
                <w:szCs w:val="20"/>
              </w:rPr>
              <w:t xml:space="preserve"> del Servicio Social</w:t>
            </w:r>
          </w:p>
        </w:tc>
        <w:tc>
          <w:tcPr>
            <w:tcW w:w="3944" w:type="pct"/>
            <w:vAlign w:val="center"/>
          </w:tcPr>
          <w:p w14:paraId="1FA67F2F" w14:textId="29AAF2D9" w:rsidR="00183BDE" w:rsidRPr="006145DB" w:rsidRDefault="006D7402" w:rsidP="005B435E">
            <w:pPr>
              <w:spacing w:after="0" w:line="240" w:lineRule="auto"/>
              <w:jc w:val="both"/>
              <w:rPr>
                <w:rFonts w:cs="Arial"/>
                <w:sz w:val="20"/>
                <w:szCs w:val="20"/>
              </w:rPr>
            </w:pPr>
            <w:r w:rsidRPr="006145DB">
              <w:rPr>
                <w:rFonts w:cs="Arial"/>
                <w:sz w:val="20"/>
                <w:szCs w:val="20"/>
              </w:rPr>
              <w:t>Cuentan con la atención y ejecución de las sanciones no privativas de la</w:t>
            </w:r>
            <w:r w:rsidRPr="006145DB">
              <w:rPr>
                <w:rFonts w:cs="Arial"/>
                <w:spacing w:val="1"/>
                <w:sz w:val="20"/>
                <w:szCs w:val="20"/>
              </w:rPr>
              <w:t xml:space="preserve"> </w:t>
            </w:r>
            <w:r w:rsidRPr="006145DB">
              <w:rPr>
                <w:rFonts w:cs="Arial"/>
                <w:sz w:val="20"/>
                <w:szCs w:val="20"/>
              </w:rPr>
              <w:t>libertad de Libertad Asistida/Vigilada y Prestación de Servicios a la</w:t>
            </w:r>
            <w:r w:rsidRPr="006145DB">
              <w:rPr>
                <w:rFonts w:cs="Arial"/>
                <w:spacing w:val="1"/>
                <w:sz w:val="20"/>
                <w:szCs w:val="20"/>
              </w:rPr>
              <w:t xml:space="preserve"> </w:t>
            </w:r>
            <w:r w:rsidRPr="006145DB">
              <w:rPr>
                <w:rFonts w:cs="Arial"/>
                <w:sz w:val="20"/>
                <w:szCs w:val="20"/>
              </w:rPr>
              <w:t>Comunidad.</w:t>
            </w:r>
            <w:r w:rsidRPr="006145DB">
              <w:rPr>
                <w:rFonts w:cs="Arial"/>
                <w:spacing w:val="-1"/>
                <w:sz w:val="20"/>
                <w:szCs w:val="20"/>
              </w:rPr>
              <w:t xml:space="preserve"> </w:t>
            </w:r>
            <w:r w:rsidRPr="006145DB">
              <w:rPr>
                <w:rFonts w:cs="Arial"/>
                <w:sz w:val="20"/>
                <w:szCs w:val="20"/>
              </w:rPr>
              <w:t>Así</w:t>
            </w:r>
            <w:r w:rsidRPr="006145DB">
              <w:rPr>
                <w:rFonts w:cs="Arial"/>
                <w:spacing w:val="-1"/>
                <w:sz w:val="20"/>
                <w:szCs w:val="20"/>
              </w:rPr>
              <w:t xml:space="preserve"> </w:t>
            </w:r>
            <w:r w:rsidRPr="006145DB">
              <w:rPr>
                <w:rFonts w:cs="Arial"/>
                <w:sz w:val="20"/>
                <w:szCs w:val="20"/>
              </w:rPr>
              <w:t>mismo,</w:t>
            </w:r>
            <w:r w:rsidRPr="006145DB">
              <w:rPr>
                <w:rFonts w:cs="Arial"/>
                <w:spacing w:val="-3"/>
                <w:sz w:val="20"/>
                <w:szCs w:val="20"/>
              </w:rPr>
              <w:t xml:space="preserve"> </w:t>
            </w:r>
            <w:r w:rsidRPr="006145DB">
              <w:rPr>
                <w:rFonts w:cs="Arial"/>
                <w:sz w:val="20"/>
                <w:szCs w:val="20"/>
              </w:rPr>
              <w:t>se</w:t>
            </w:r>
            <w:r w:rsidRPr="006145DB">
              <w:rPr>
                <w:rFonts w:cs="Arial"/>
                <w:spacing w:val="-1"/>
                <w:sz w:val="20"/>
                <w:szCs w:val="20"/>
              </w:rPr>
              <w:t xml:space="preserve"> </w:t>
            </w:r>
            <w:r w:rsidRPr="006145DB">
              <w:rPr>
                <w:rFonts w:cs="Arial"/>
                <w:sz w:val="20"/>
                <w:szCs w:val="20"/>
              </w:rPr>
              <w:t>brinda</w:t>
            </w:r>
            <w:r w:rsidRPr="006145DB">
              <w:rPr>
                <w:rFonts w:cs="Arial"/>
                <w:spacing w:val="-3"/>
                <w:sz w:val="20"/>
                <w:szCs w:val="20"/>
              </w:rPr>
              <w:t xml:space="preserve"> </w:t>
            </w:r>
            <w:r w:rsidRPr="006145DB">
              <w:rPr>
                <w:rFonts w:cs="Arial"/>
                <w:sz w:val="20"/>
                <w:szCs w:val="20"/>
              </w:rPr>
              <w:t>atención</w:t>
            </w:r>
            <w:r w:rsidRPr="006145DB">
              <w:rPr>
                <w:rFonts w:cs="Arial"/>
                <w:spacing w:val="-3"/>
                <w:sz w:val="20"/>
                <w:szCs w:val="20"/>
              </w:rPr>
              <w:t xml:space="preserve"> </w:t>
            </w:r>
            <w:r w:rsidRPr="006145DB">
              <w:rPr>
                <w:rFonts w:cs="Arial"/>
                <w:sz w:val="20"/>
                <w:szCs w:val="20"/>
              </w:rPr>
              <w:t>en</w:t>
            </w:r>
            <w:r w:rsidRPr="006145DB">
              <w:rPr>
                <w:rFonts w:cs="Arial"/>
                <w:spacing w:val="-3"/>
                <w:sz w:val="20"/>
                <w:szCs w:val="20"/>
              </w:rPr>
              <w:t xml:space="preserve"> </w:t>
            </w:r>
            <w:r w:rsidRPr="006145DB">
              <w:rPr>
                <w:rFonts w:cs="Arial"/>
                <w:sz w:val="20"/>
                <w:szCs w:val="20"/>
              </w:rPr>
              <w:t>modalidades</w:t>
            </w:r>
            <w:r w:rsidRPr="006145DB">
              <w:rPr>
                <w:rFonts w:cs="Arial"/>
                <w:spacing w:val="-2"/>
                <w:sz w:val="20"/>
                <w:szCs w:val="20"/>
              </w:rPr>
              <w:t xml:space="preserve"> </w:t>
            </w:r>
            <w:r w:rsidRPr="006145DB">
              <w:rPr>
                <w:rFonts w:cs="Arial"/>
                <w:sz w:val="20"/>
                <w:szCs w:val="20"/>
              </w:rPr>
              <w:t>de</w:t>
            </w:r>
            <w:r w:rsidRPr="006145DB">
              <w:rPr>
                <w:rFonts w:cs="Arial"/>
                <w:spacing w:val="-3"/>
                <w:sz w:val="20"/>
                <w:szCs w:val="20"/>
              </w:rPr>
              <w:t xml:space="preserve"> </w:t>
            </w:r>
            <w:r w:rsidRPr="006145DB">
              <w:rPr>
                <w:rFonts w:cs="Arial"/>
                <w:sz w:val="20"/>
                <w:szCs w:val="20"/>
              </w:rPr>
              <w:t>Intervención</w:t>
            </w:r>
            <w:r w:rsidRPr="006145DB">
              <w:rPr>
                <w:rFonts w:cs="Arial"/>
                <w:spacing w:val="-3"/>
                <w:sz w:val="20"/>
                <w:szCs w:val="20"/>
              </w:rPr>
              <w:t xml:space="preserve"> </w:t>
            </w:r>
            <w:r w:rsidRPr="006145DB">
              <w:rPr>
                <w:rFonts w:cs="Arial"/>
                <w:sz w:val="20"/>
                <w:szCs w:val="20"/>
              </w:rPr>
              <w:t>de</w:t>
            </w:r>
            <w:r w:rsidRPr="006145DB">
              <w:rPr>
                <w:rFonts w:cs="Arial"/>
                <w:spacing w:val="-52"/>
                <w:sz w:val="20"/>
                <w:szCs w:val="20"/>
              </w:rPr>
              <w:t xml:space="preserve"> </w:t>
            </w:r>
            <w:r w:rsidRPr="006145DB">
              <w:rPr>
                <w:rFonts w:cs="Arial"/>
                <w:sz w:val="20"/>
                <w:szCs w:val="20"/>
              </w:rPr>
              <w:t>Apoyo Restablecimiento en Administración de Justicia y la Ruta de Atención</w:t>
            </w:r>
            <w:r w:rsidRPr="006145DB">
              <w:rPr>
                <w:rFonts w:cs="Arial"/>
                <w:spacing w:val="1"/>
                <w:sz w:val="20"/>
                <w:szCs w:val="20"/>
              </w:rPr>
              <w:t xml:space="preserve"> </w:t>
            </w:r>
            <w:r w:rsidRPr="006145DB">
              <w:rPr>
                <w:rFonts w:cs="Arial"/>
                <w:sz w:val="20"/>
                <w:szCs w:val="20"/>
              </w:rPr>
              <w:t>Integral Juvenil para acción de garantía de derechos, mediante la</w:t>
            </w:r>
            <w:r w:rsidRPr="006145DB">
              <w:rPr>
                <w:rFonts w:cs="Arial"/>
                <w:spacing w:val="1"/>
                <w:sz w:val="20"/>
                <w:szCs w:val="20"/>
              </w:rPr>
              <w:t xml:space="preserve"> </w:t>
            </w:r>
            <w:r w:rsidRPr="006145DB">
              <w:rPr>
                <w:rFonts w:cs="Arial"/>
                <w:sz w:val="20"/>
                <w:szCs w:val="20"/>
              </w:rPr>
              <w:t>complementación</w:t>
            </w:r>
            <w:r w:rsidRPr="006145DB">
              <w:rPr>
                <w:rFonts w:cs="Arial"/>
                <w:spacing w:val="-1"/>
                <w:sz w:val="20"/>
                <w:szCs w:val="20"/>
              </w:rPr>
              <w:t xml:space="preserve"> </w:t>
            </w:r>
            <w:r w:rsidRPr="006145DB">
              <w:rPr>
                <w:rFonts w:cs="Arial"/>
                <w:sz w:val="20"/>
                <w:szCs w:val="20"/>
              </w:rPr>
              <w:t>del</w:t>
            </w:r>
            <w:r w:rsidRPr="006145DB">
              <w:rPr>
                <w:rFonts w:cs="Arial"/>
                <w:spacing w:val="-3"/>
                <w:sz w:val="20"/>
                <w:szCs w:val="20"/>
              </w:rPr>
              <w:t xml:space="preserve"> </w:t>
            </w:r>
            <w:r w:rsidRPr="006145DB">
              <w:rPr>
                <w:rFonts w:cs="Arial"/>
                <w:sz w:val="20"/>
                <w:szCs w:val="20"/>
              </w:rPr>
              <w:t>modelo</w:t>
            </w:r>
            <w:r w:rsidRPr="006145DB">
              <w:rPr>
                <w:rFonts w:cs="Arial"/>
                <w:spacing w:val="-2"/>
                <w:sz w:val="20"/>
                <w:szCs w:val="20"/>
              </w:rPr>
              <w:t xml:space="preserve"> </w:t>
            </w:r>
            <w:r w:rsidRPr="006145DB">
              <w:rPr>
                <w:rFonts w:cs="Arial"/>
                <w:sz w:val="20"/>
                <w:szCs w:val="20"/>
              </w:rPr>
              <w:t>en</w:t>
            </w:r>
            <w:r w:rsidRPr="006145DB">
              <w:rPr>
                <w:rFonts w:cs="Arial"/>
                <w:spacing w:val="-1"/>
                <w:sz w:val="20"/>
                <w:szCs w:val="20"/>
              </w:rPr>
              <w:t xml:space="preserve"> </w:t>
            </w:r>
            <w:r w:rsidRPr="006145DB">
              <w:rPr>
                <w:rFonts w:cs="Arial"/>
                <w:sz w:val="20"/>
                <w:szCs w:val="20"/>
              </w:rPr>
              <w:t>medio</w:t>
            </w:r>
            <w:r w:rsidRPr="006145DB">
              <w:rPr>
                <w:rFonts w:cs="Arial"/>
                <w:spacing w:val="-2"/>
                <w:sz w:val="20"/>
                <w:szCs w:val="20"/>
              </w:rPr>
              <w:t xml:space="preserve"> </w:t>
            </w:r>
            <w:r w:rsidRPr="006145DB">
              <w:rPr>
                <w:rFonts w:cs="Arial"/>
                <w:sz w:val="20"/>
                <w:szCs w:val="20"/>
              </w:rPr>
              <w:t>abierto</w:t>
            </w:r>
            <w:r w:rsidRPr="006145DB">
              <w:rPr>
                <w:rFonts w:cs="Arial"/>
                <w:spacing w:val="-2"/>
                <w:sz w:val="20"/>
                <w:szCs w:val="20"/>
              </w:rPr>
              <w:t xml:space="preserve"> </w:t>
            </w:r>
            <w:r w:rsidRPr="006145DB">
              <w:rPr>
                <w:rFonts w:cs="Arial"/>
                <w:sz w:val="20"/>
                <w:szCs w:val="20"/>
              </w:rPr>
              <w:t>y</w:t>
            </w:r>
            <w:r w:rsidRPr="006145DB">
              <w:rPr>
                <w:rFonts w:cs="Arial"/>
                <w:spacing w:val="-2"/>
                <w:sz w:val="20"/>
                <w:szCs w:val="20"/>
              </w:rPr>
              <w:t xml:space="preserve"> </w:t>
            </w:r>
            <w:r w:rsidRPr="006145DB">
              <w:rPr>
                <w:rFonts w:cs="Arial"/>
                <w:sz w:val="20"/>
                <w:szCs w:val="20"/>
              </w:rPr>
              <w:t>comunitario</w:t>
            </w:r>
            <w:r w:rsidRPr="006145DB">
              <w:rPr>
                <w:rFonts w:cs="Arial"/>
                <w:spacing w:val="-2"/>
                <w:sz w:val="20"/>
                <w:szCs w:val="20"/>
              </w:rPr>
              <w:t xml:space="preserve"> </w:t>
            </w:r>
            <w:r w:rsidRPr="006145DB">
              <w:rPr>
                <w:rFonts w:cs="Arial"/>
                <w:sz w:val="20"/>
                <w:szCs w:val="20"/>
              </w:rPr>
              <w:t>a</w:t>
            </w:r>
            <w:r w:rsidRPr="006145DB">
              <w:rPr>
                <w:rFonts w:cs="Arial"/>
                <w:spacing w:val="1"/>
                <w:sz w:val="20"/>
                <w:szCs w:val="20"/>
              </w:rPr>
              <w:t xml:space="preserve"> </w:t>
            </w:r>
            <w:r w:rsidRPr="006145DB">
              <w:rPr>
                <w:rFonts w:cs="Arial"/>
                <w:sz w:val="20"/>
                <w:szCs w:val="20"/>
              </w:rPr>
              <w:t>través</w:t>
            </w:r>
            <w:r w:rsidRPr="006145DB">
              <w:rPr>
                <w:rFonts w:cs="Arial"/>
                <w:spacing w:val="-1"/>
                <w:sz w:val="20"/>
                <w:szCs w:val="20"/>
              </w:rPr>
              <w:t xml:space="preserve"> </w:t>
            </w:r>
            <w:r w:rsidRPr="006145DB">
              <w:rPr>
                <w:rFonts w:cs="Arial"/>
                <w:sz w:val="20"/>
                <w:szCs w:val="20"/>
              </w:rPr>
              <w:t>de tres (3)</w:t>
            </w:r>
            <w:r w:rsidRPr="006145DB">
              <w:rPr>
                <w:rFonts w:cs="Arial"/>
                <w:spacing w:val="-3"/>
                <w:sz w:val="20"/>
                <w:szCs w:val="20"/>
              </w:rPr>
              <w:t xml:space="preserve"> </w:t>
            </w:r>
            <w:r w:rsidRPr="006145DB">
              <w:rPr>
                <w:rFonts w:cs="Arial"/>
                <w:sz w:val="20"/>
                <w:szCs w:val="20"/>
              </w:rPr>
              <w:t>unidades</w:t>
            </w:r>
            <w:r w:rsidRPr="006145DB">
              <w:rPr>
                <w:rFonts w:cs="Arial"/>
                <w:spacing w:val="-2"/>
                <w:sz w:val="20"/>
                <w:szCs w:val="20"/>
              </w:rPr>
              <w:t xml:space="preserve"> </w:t>
            </w:r>
            <w:r w:rsidRPr="006145DB">
              <w:rPr>
                <w:rFonts w:cs="Arial"/>
                <w:sz w:val="20"/>
                <w:szCs w:val="20"/>
              </w:rPr>
              <w:t>de</w:t>
            </w:r>
            <w:r w:rsidRPr="006145DB">
              <w:rPr>
                <w:rFonts w:cs="Arial"/>
                <w:spacing w:val="-3"/>
                <w:sz w:val="20"/>
                <w:szCs w:val="20"/>
              </w:rPr>
              <w:t xml:space="preserve"> </w:t>
            </w:r>
            <w:r w:rsidRPr="006145DB">
              <w:rPr>
                <w:rFonts w:cs="Arial"/>
                <w:sz w:val="20"/>
                <w:szCs w:val="20"/>
              </w:rPr>
              <w:t>servicios</w:t>
            </w:r>
            <w:r w:rsidRPr="006145DB">
              <w:rPr>
                <w:rFonts w:cs="Arial"/>
                <w:spacing w:val="-2"/>
                <w:sz w:val="20"/>
                <w:szCs w:val="20"/>
              </w:rPr>
              <w:t xml:space="preserve"> </w:t>
            </w:r>
            <w:r w:rsidRPr="006145DB">
              <w:rPr>
                <w:rFonts w:cs="Arial"/>
                <w:sz w:val="20"/>
                <w:szCs w:val="20"/>
              </w:rPr>
              <w:t>de</w:t>
            </w:r>
            <w:r w:rsidRPr="006145DB">
              <w:rPr>
                <w:rFonts w:cs="Arial"/>
                <w:spacing w:val="-2"/>
                <w:sz w:val="20"/>
                <w:szCs w:val="20"/>
              </w:rPr>
              <w:t xml:space="preserve"> </w:t>
            </w:r>
            <w:r w:rsidRPr="006145DB">
              <w:rPr>
                <w:rFonts w:cs="Arial"/>
                <w:sz w:val="20"/>
                <w:szCs w:val="20"/>
              </w:rPr>
              <w:t>Forjar</w:t>
            </w:r>
            <w:r w:rsidRPr="006145DB">
              <w:rPr>
                <w:rFonts w:cs="Arial"/>
                <w:spacing w:val="-3"/>
                <w:sz w:val="20"/>
                <w:szCs w:val="20"/>
              </w:rPr>
              <w:t xml:space="preserve"> </w:t>
            </w:r>
            <w:r w:rsidRPr="006145DB">
              <w:rPr>
                <w:rFonts w:cs="Arial"/>
                <w:sz w:val="20"/>
                <w:szCs w:val="20"/>
              </w:rPr>
              <w:t>ubicados</w:t>
            </w:r>
            <w:r w:rsidRPr="006145DB">
              <w:rPr>
                <w:rFonts w:cs="Arial"/>
                <w:spacing w:val="-2"/>
                <w:sz w:val="20"/>
                <w:szCs w:val="20"/>
              </w:rPr>
              <w:t xml:space="preserve"> </w:t>
            </w:r>
            <w:r w:rsidRPr="006145DB">
              <w:rPr>
                <w:rFonts w:cs="Arial"/>
                <w:sz w:val="20"/>
                <w:szCs w:val="20"/>
              </w:rPr>
              <w:t>en</w:t>
            </w:r>
            <w:r w:rsidRPr="006145DB">
              <w:rPr>
                <w:rFonts w:cs="Arial"/>
                <w:spacing w:val="-3"/>
                <w:sz w:val="20"/>
                <w:szCs w:val="20"/>
              </w:rPr>
              <w:t xml:space="preserve"> </w:t>
            </w:r>
            <w:r w:rsidRPr="006145DB">
              <w:rPr>
                <w:rFonts w:cs="Arial"/>
                <w:sz w:val="20"/>
                <w:szCs w:val="20"/>
              </w:rPr>
              <w:t>las</w:t>
            </w:r>
            <w:r w:rsidRPr="006145DB">
              <w:rPr>
                <w:rFonts w:cs="Arial"/>
                <w:spacing w:val="-1"/>
                <w:sz w:val="20"/>
                <w:szCs w:val="20"/>
              </w:rPr>
              <w:t xml:space="preserve"> </w:t>
            </w:r>
            <w:r w:rsidRPr="006145DB">
              <w:rPr>
                <w:rFonts w:cs="Arial"/>
                <w:sz w:val="20"/>
                <w:szCs w:val="20"/>
              </w:rPr>
              <w:t>localidades</w:t>
            </w:r>
            <w:r w:rsidRPr="006145DB">
              <w:rPr>
                <w:rFonts w:cs="Arial"/>
                <w:spacing w:val="-2"/>
                <w:sz w:val="20"/>
                <w:szCs w:val="20"/>
              </w:rPr>
              <w:t xml:space="preserve"> </w:t>
            </w:r>
            <w:r w:rsidRPr="006145DB">
              <w:rPr>
                <w:rFonts w:cs="Arial"/>
                <w:sz w:val="20"/>
                <w:szCs w:val="20"/>
              </w:rPr>
              <w:t>de</w:t>
            </w:r>
            <w:r w:rsidRPr="006145DB">
              <w:rPr>
                <w:rFonts w:cs="Arial"/>
                <w:spacing w:val="-1"/>
                <w:sz w:val="20"/>
                <w:szCs w:val="20"/>
              </w:rPr>
              <w:t xml:space="preserve"> </w:t>
            </w:r>
            <w:r w:rsidRPr="006145DB">
              <w:rPr>
                <w:rFonts w:cs="Arial"/>
                <w:sz w:val="20"/>
                <w:szCs w:val="20"/>
              </w:rPr>
              <w:t>Ciudad</w:t>
            </w:r>
            <w:r w:rsidRPr="006145DB">
              <w:rPr>
                <w:rFonts w:cs="Arial"/>
                <w:spacing w:val="-53"/>
                <w:sz w:val="20"/>
                <w:szCs w:val="20"/>
              </w:rPr>
              <w:t xml:space="preserve"> </w:t>
            </w:r>
            <w:r w:rsidRPr="006145DB">
              <w:rPr>
                <w:rFonts w:cs="Arial"/>
                <w:sz w:val="20"/>
                <w:szCs w:val="20"/>
              </w:rPr>
              <w:t>Bolívar,</w:t>
            </w:r>
            <w:r w:rsidRPr="006145DB">
              <w:rPr>
                <w:rFonts w:cs="Arial"/>
                <w:spacing w:val="-2"/>
                <w:sz w:val="20"/>
                <w:szCs w:val="20"/>
              </w:rPr>
              <w:t xml:space="preserve"> </w:t>
            </w:r>
            <w:r w:rsidRPr="006145DB">
              <w:rPr>
                <w:rFonts w:cs="Arial"/>
                <w:sz w:val="20"/>
                <w:szCs w:val="20"/>
              </w:rPr>
              <w:t>Rafael</w:t>
            </w:r>
            <w:r w:rsidRPr="006145DB">
              <w:rPr>
                <w:rFonts w:cs="Arial"/>
                <w:spacing w:val="-2"/>
                <w:sz w:val="20"/>
                <w:szCs w:val="20"/>
              </w:rPr>
              <w:t xml:space="preserve"> </w:t>
            </w:r>
            <w:r w:rsidRPr="006145DB">
              <w:rPr>
                <w:rFonts w:cs="Arial"/>
                <w:sz w:val="20"/>
                <w:szCs w:val="20"/>
              </w:rPr>
              <w:t>Uribe</w:t>
            </w:r>
            <w:r w:rsidRPr="006145DB">
              <w:rPr>
                <w:rFonts w:cs="Arial"/>
                <w:spacing w:val="1"/>
                <w:sz w:val="20"/>
                <w:szCs w:val="20"/>
              </w:rPr>
              <w:t xml:space="preserve"> </w:t>
            </w:r>
            <w:r w:rsidRPr="006145DB">
              <w:rPr>
                <w:rFonts w:cs="Arial"/>
                <w:sz w:val="20"/>
                <w:szCs w:val="20"/>
              </w:rPr>
              <w:t>y Suba.</w:t>
            </w:r>
          </w:p>
        </w:tc>
      </w:tr>
      <w:tr w:rsidR="00115DA4" w:rsidRPr="006145DB" w14:paraId="07FA6FE9" w14:textId="77777777" w:rsidTr="002C1CA1">
        <w:trPr>
          <w:trHeight w:val="228"/>
          <w:jc w:val="center"/>
        </w:trPr>
        <w:tc>
          <w:tcPr>
            <w:tcW w:w="1056" w:type="pct"/>
            <w:vAlign w:val="center"/>
          </w:tcPr>
          <w:p w14:paraId="6AAD59F7" w14:textId="7AD3B836" w:rsidR="00735C81" w:rsidRPr="006145DB" w:rsidRDefault="00115035" w:rsidP="005B435E">
            <w:pPr>
              <w:spacing w:after="0" w:line="240" w:lineRule="auto"/>
              <w:rPr>
                <w:rFonts w:eastAsia="Arial" w:cs="Arial"/>
                <w:sz w:val="20"/>
                <w:szCs w:val="20"/>
              </w:rPr>
            </w:pPr>
            <w:r w:rsidRPr="006145DB">
              <w:rPr>
                <w:rFonts w:eastAsia="Arial" w:cs="Arial"/>
                <w:sz w:val="20"/>
                <w:szCs w:val="20"/>
              </w:rPr>
              <w:t>Tipo de Focalización</w:t>
            </w:r>
          </w:p>
        </w:tc>
        <w:tc>
          <w:tcPr>
            <w:tcW w:w="3944" w:type="pct"/>
            <w:vAlign w:val="center"/>
          </w:tcPr>
          <w:p w14:paraId="176139FD" w14:textId="36120853" w:rsidR="00735C81" w:rsidRPr="006145DB" w:rsidRDefault="006D7402" w:rsidP="005B435E">
            <w:pPr>
              <w:tabs>
                <w:tab w:val="left" w:pos="397"/>
                <w:tab w:val="left" w:pos="709"/>
              </w:tabs>
              <w:spacing w:after="0" w:line="240" w:lineRule="auto"/>
              <w:jc w:val="both"/>
              <w:rPr>
                <w:rFonts w:eastAsia="Arial" w:cs="Arial"/>
                <w:sz w:val="20"/>
                <w:szCs w:val="20"/>
              </w:rPr>
            </w:pPr>
            <w:r w:rsidRPr="006145DB">
              <w:rPr>
                <w:rFonts w:cs="Arial"/>
                <w:sz w:val="20"/>
                <w:szCs w:val="20"/>
              </w:rPr>
              <w:t>El</w:t>
            </w:r>
            <w:r w:rsidRPr="006145DB">
              <w:rPr>
                <w:rFonts w:cs="Arial"/>
                <w:spacing w:val="1"/>
                <w:sz w:val="20"/>
                <w:szCs w:val="20"/>
              </w:rPr>
              <w:t xml:space="preserve"> </w:t>
            </w:r>
            <w:r w:rsidRPr="006145DB">
              <w:rPr>
                <w:rFonts w:cs="Arial"/>
                <w:sz w:val="20"/>
                <w:szCs w:val="20"/>
              </w:rPr>
              <w:t>servicio</w:t>
            </w:r>
            <w:r w:rsidRPr="006145DB">
              <w:rPr>
                <w:rFonts w:cs="Arial"/>
                <w:spacing w:val="1"/>
                <w:sz w:val="20"/>
                <w:szCs w:val="20"/>
              </w:rPr>
              <w:t xml:space="preserve"> </w:t>
            </w:r>
            <w:r w:rsidR="00183BDE" w:rsidRPr="006145DB">
              <w:rPr>
                <w:rFonts w:cs="Arial"/>
                <w:sz w:val="20"/>
                <w:szCs w:val="20"/>
              </w:rPr>
              <w:t>C</w:t>
            </w:r>
            <w:r w:rsidRPr="006145DB">
              <w:rPr>
                <w:rFonts w:cs="Arial"/>
                <w:sz w:val="20"/>
                <w:szCs w:val="20"/>
              </w:rPr>
              <w:t>entros</w:t>
            </w:r>
            <w:r w:rsidRPr="006145DB">
              <w:rPr>
                <w:rFonts w:cs="Arial"/>
                <w:spacing w:val="1"/>
                <w:sz w:val="20"/>
                <w:szCs w:val="20"/>
              </w:rPr>
              <w:t xml:space="preserve"> </w:t>
            </w:r>
            <w:r w:rsidR="00183BDE" w:rsidRPr="006145DB">
              <w:rPr>
                <w:rFonts w:cs="Arial"/>
                <w:sz w:val="20"/>
                <w:szCs w:val="20"/>
              </w:rPr>
              <w:t>F</w:t>
            </w:r>
            <w:r w:rsidRPr="006145DB">
              <w:rPr>
                <w:rFonts w:cs="Arial"/>
                <w:sz w:val="20"/>
                <w:szCs w:val="20"/>
              </w:rPr>
              <w:t>orjar</w:t>
            </w:r>
            <w:r w:rsidRPr="006145DB">
              <w:rPr>
                <w:rFonts w:cs="Arial"/>
                <w:spacing w:val="1"/>
                <w:sz w:val="20"/>
                <w:szCs w:val="20"/>
              </w:rPr>
              <w:t xml:space="preserve"> </w:t>
            </w:r>
            <w:r w:rsidRPr="006145DB">
              <w:rPr>
                <w:rFonts w:cs="Arial"/>
                <w:sz w:val="20"/>
                <w:szCs w:val="20"/>
              </w:rPr>
              <w:t>recibe</w:t>
            </w:r>
            <w:r w:rsidRPr="006145DB">
              <w:rPr>
                <w:rFonts w:cs="Arial"/>
                <w:spacing w:val="1"/>
                <w:sz w:val="20"/>
                <w:szCs w:val="20"/>
              </w:rPr>
              <w:t xml:space="preserve"> </w:t>
            </w:r>
            <w:r w:rsidRPr="006145DB">
              <w:rPr>
                <w:rFonts w:cs="Arial"/>
                <w:sz w:val="20"/>
                <w:szCs w:val="20"/>
              </w:rPr>
              <w:t>a</w:t>
            </w:r>
            <w:r w:rsidRPr="006145DB">
              <w:rPr>
                <w:rFonts w:cs="Arial"/>
                <w:spacing w:val="1"/>
                <w:sz w:val="20"/>
                <w:szCs w:val="20"/>
              </w:rPr>
              <w:t xml:space="preserve"> </w:t>
            </w:r>
            <w:r w:rsidRPr="006145DB">
              <w:rPr>
                <w:rFonts w:cs="Arial"/>
                <w:sz w:val="20"/>
                <w:szCs w:val="20"/>
              </w:rPr>
              <w:t>los</w:t>
            </w:r>
            <w:r w:rsidRPr="006145DB">
              <w:rPr>
                <w:rFonts w:cs="Arial"/>
                <w:spacing w:val="1"/>
                <w:sz w:val="20"/>
                <w:szCs w:val="20"/>
              </w:rPr>
              <w:t xml:space="preserve"> </w:t>
            </w:r>
            <w:r w:rsidRPr="006145DB">
              <w:rPr>
                <w:rFonts w:cs="Arial"/>
                <w:sz w:val="20"/>
                <w:szCs w:val="20"/>
              </w:rPr>
              <w:t>y</w:t>
            </w:r>
            <w:r w:rsidRPr="006145DB">
              <w:rPr>
                <w:rFonts w:cs="Arial"/>
                <w:spacing w:val="1"/>
                <w:sz w:val="20"/>
                <w:szCs w:val="20"/>
              </w:rPr>
              <w:t xml:space="preserve"> </w:t>
            </w:r>
            <w:r w:rsidRPr="006145DB">
              <w:rPr>
                <w:rFonts w:cs="Arial"/>
                <w:sz w:val="20"/>
                <w:szCs w:val="20"/>
              </w:rPr>
              <w:t>las</w:t>
            </w:r>
            <w:r w:rsidRPr="006145DB">
              <w:rPr>
                <w:rFonts w:cs="Arial"/>
                <w:spacing w:val="1"/>
                <w:sz w:val="20"/>
                <w:szCs w:val="20"/>
              </w:rPr>
              <w:t xml:space="preserve"> </w:t>
            </w:r>
            <w:r w:rsidRPr="006145DB">
              <w:rPr>
                <w:rFonts w:cs="Arial"/>
                <w:sz w:val="20"/>
                <w:szCs w:val="20"/>
              </w:rPr>
              <w:t>jóvenes</w:t>
            </w:r>
            <w:r w:rsidRPr="006145DB">
              <w:rPr>
                <w:rFonts w:cs="Arial"/>
                <w:spacing w:val="1"/>
                <w:sz w:val="20"/>
                <w:szCs w:val="20"/>
              </w:rPr>
              <w:t xml:space="preserve"> </w:t>
            </w:r>
            <w:r w:rsidRPr="006145DB">
              <w:rPr>
                <w:rFonts w:cs="Arial"/>
                <w:sz w:val="20"/>
                <w:szCs w:val="20"/>
              </w:rPr>
              <w:t>del</w:t>
            </w:r>
            <w:r w:rsidRPr="006145DB">
              <w:rPr>
                <w:rFonts w:cs="Arial"/>
                <w:spacing w:val="1"/>
                <w:sz w:val="20"/>
                <w:szCs w:val="20"/>
              </w:rPr>
              <w:t xml:space="preserve"> </w:t>
            </w:r>
            <w:r w:rsidRPr="006145DB">
              <w:rPr>
                <w:rFonts w:cs="Arial"/>
                <w:sz w:val="20"/>
                <w:szCs w:val="20"/>
              </w:rPr>
              <w:t>sistema</w:t>
            </w:r>
            <w:r w:rsidRPr="006145DB">
              <w:rPr>
                <w:rFonts w:cs="Arial"/>
                <w:spacing w:val="1"/>
                <w:sz w:val="20"/>
                <w:szCs w:val="20"/>
              </w:rPr>
              <w:t xml:space="preserve"> </w:t>
            </w:r>
            <w:r w:rsidRPr="006145DB">
              <w:rPr>
                <w:rFonts w:cs="Arial"/>
                <w:sz w:val="20"/>
                <w:szCs w:val="20"/>
              </w:rPr>
              <w:t>de</w:t>
            </w:r>
            <w:r w:rsidRPr="006145DB">
              <w:rPr>
                <w:rFonts w:cs="Arial"/>
                <w:spacing w:val="1"/>
                <w:sz w:val="20"/>
                <w:szCs w:val="20"/>
              </w:rPr>
              <w:t xml:space="preserve"> </w:t>
            </w:r>
            <w:r w:rsidRPr="006145DB">
              <w:rPr>
                <w:rFonts w:cs="Arial"/>
                <w:sz w:val="20"/>
                <w:szCs w:val="20"/>
              </w:rPr>
              <w:t>responsabilidad</w:t>
            </w:r>
            <w:r w:rsidRPr="006145DB">
              <w:rPr>
                <w:rFonts w:cs="Arial"/>
                <w:spacing w:val="1"/>
                <w:sz w:val="20"/>
                <w:szCs w:val="20"/>
              </w:rPr>
              <w:t xml:space="preserve"> </w:t>
            </w:r>
            <w:r w:rsidRPr="006145DB">
              <w:rPr>
                <w:rFonts w:cs="Arial"/>
                <w:sz w:val="20"/>
                <w:szCs w:val="20"/>
              </w:rPr>
              <w:t>adolescente</w:t>
            </w:r>
            <w:r w:rsidRPr="006145DB">
              <w:rPr>
                <w:rFonts w:cs="Arial"/>
                <w:spacing w:val="1"/>
                <w:sz w:val="20"/>
                <w:szCs w:val="20"/>
              </w:rPr>
              <w:t xml:space="preserve"> </w:t>
            </w:r>
            <w:r w:rsidRPr="006145DB">
              <w:rPr>
                <w:rFonts w:cs="Arial"/>
                <w:sz w:val="20"/>
                <w:szCs w:val="20"/>
              </w:rPr>
              <w:t>que</w:t>
            </w:r>
            <w:r w:rsidRPr="006145DB">
              <w:rPr>
                <w:rFonts w:cs="Arial"/>
                <w:spacing w:val="1"/>
                <w:sz w:val="20"/>
                <w:szCs w:val="20"/>
              </w:rPr>
              <w:t xml:space="preserve"> </w:t>
            </w:r>
            <w:r w:rsidRPr="006145DB">
              <w:rPr>
                <w:rFonts w:cs="Arial"/>
                <w:sz w:val="20"/>
                <w:szCs w:val="20"/>
              </w:rPr>
              <w:t>son</w:t>
            </w:r>
            <w:r w:rsidRPr="006145DB">
              <w:rPr>
                <w:rFonts w:cs="Arial"/>
                <w:spacing w:val="1"/>
                <w:sz w:val="20"/>
                <w:szCs w:val="20"/>
              </w:rPr>
              <w:t xml:space="preserve"> </w:t>
            </w:r>
            <w:r w:rsidRPr="006145DB">
              <w:rPr>
                <w:rFonts w:cs="Arial"/>
                <w:sz w:val="20"/>
                <w:szCs w:val="20"/>
              </w:rPr>
              <w:t>remitidos</w:t>
            </w:r>
            <w:r w:rsidRPr="006145DB">
              <w:rPr>
                <w:rFonts w:cs="Arial"/>
                <w:spacing w:val="1"/>
                <w:sz w:val="20"/>
                <w:szCs w:val="20"/>
              </w:rPr>
              <w:t xml:space="preserve"> </w:t>
            </w:r>
            <w:r w:rsidRPr="006145DB">
              <w:rPr>
                <w:rFonts w:cs="Arial"/>
                <w:sz w:val="20"/>
                <w:szCs w:val="20"/>
              </w:rPr>
              <w:t>por</w:t>
            </w:r>
            <w:r w:rsidRPr="006145DB">
              <w:rPr>
                <w:rFonts w:cs="Arial"/>
                <w:spacing w:val="1"/>
                <w:sz w:val="20"/>
                <w:szCs w:val="20"/>
              </w:rPr>
              <w:t xml:space="preserve"> </w:t>
            </w:r>
            <w:r w:rsidRPr="006145DB">
              <w:rPr>
                <w:rFonts w:cs="Arial"/>
                <w:sz w:val="20"/>
                <w:szCs w:val="20"/>
              </w:rPr>
              <w:t>las</w:t>
            </w:r>
            <w:r w:rsidRPr="006145DB">
              <w:rPr>
                <w:rFonts w:cs="Arial"/>
                <w:spacing w:val="1"/>
                <w:sz w:val="20"/>
                <w:szCs w:val="20"/>
              </w:rPr>
              <w:t xml:space="preserve"> </w:t>
            </w:r>
            <w:r w:rsidRPr="006145DB">
              <w:rPr>
                <w:rFonts w:cs="Arial"/>
                <w:sz w:val="20"/>
                <w:szCs w:val="20"/>
              </w:rPr>
              <w:t>autoridades</w:t>
            </w:r>
            <w:r w:rsidRPr="006145DB">
              <w:rPr>
                <w:rFonts w:cs="Arial"/>
                <w:spacing w:val="-53"/>
                <w:sz w:val="20"/>
                <w:szCs w:val="20"/>
              </w:rPr>
              <w:t xml:space="preserve"> </w:t>
            </w:r>
            <w:r w:rsidRPr="006145DB">
              <w:rPr>
                <w:rFonts w:cs="Arial"/>
                <w:sz w:val="20"/>
                <w:szCs w:val="20"/>
              </w:rPr>
              <w:t>administrativas</w:t>
            </w:r>
            <w:r w:rsidRPr="006145DB">
              <w:rPr>
                <w:rFonts w:cs="Arial"/>
                <w:spacing w:val="-1"/>
                <w:sz w:val="20"/>
                <w:szCs w:val="20"/>
              </w:rPr>
              <w:t xml:space="preserve"> </w:t>
            </w:r>
            <w:r w:rsidRPr="006145DB">
              <w:rPr>
                <w:rFonts w:cs="Arial"/>
                <w:sz w:val="20"/>
                <w:szCs w:val="20"/>
              </w:rPr>
              <w:t>y judiciales</w:t>
            </w:r>
            <w:r w:rsidRPr="006145DB">
              <w:rPr>
                <w:rFonts w:cs="Arial"/>
                <w:spacing w:val="2"/>
                <w:sz w:val="20"/>
                <w:szCs w:val="20"/>
              </w:rPr>
              <w:t xml:space="preserve"> </w:t>
            </w:r>
            <w:r w:rsidRPr="006145DB">
              <w:rPr>
                <w:rFonts w:cs="Arial"/>
                <w:sz w:val="20"/>
                <w:szCs w:val="20"/>
              </w:rPr>
              <w:t>de</w:t>
            </w:r>
            <w:r w:rsidRPr="006145DB">
              <w:rPr>
                <w:rFonts w:cs="Arial"/>
                <w:spacing w:val="-1"/>
                <w:sz w:val="20"/>
                <w:szCs w:val="20"/>
              </w:rPr>
              <w:t xml:space="preserve"> </w:t>
            </w:r>
            <w:r w:rsidRPr="006145DB">
              <w:rPr>
                <w:rFonts w:cs="Arial"/>
                <w:sz w:val="20"/>
                <w:szCs w:val="20"/>
              </w:rPr>
              <w:t>Bogotá</w:t>
            </w:r>
            <w:r w:rsidR="00710EB7" w:rsidRPr="006145DB">
              <w:rPr>
                <w:rFonts w:cs="Arial"/>
                <w:sz w:val="20"/>
                <w:szCs w:val="20"/>
              </w:rPr>
              <w:t>.</w:t>
            </w:r>
          </w:p>
        </w:tc>
      </w:tr>
      <w:tr w:rsidR="00115DA4" w:rsidRPr="006145DB" w14:paraId="2D7A9F6D" w14:textId="77777777" w:rsidTr="002C1CA1">
        <w:trPr>
          <w:trHeight w:val="495"/>
          <w:jc w:val="center"/>
        </w:trPr>
        <w:tc>
          <w:tcPr>
            <w:tcW w:w="1056" w:type="pct"/>
            <w:vAlign w:val="center"/>
          </w:tcPr>
          <w:p w14:paraId="2DA3FEAF" w14:textId="77777777" w:rsidR="00735C81" w:rsidRPr="006145DB" w:rsidRDefault="00735C81" w:rsidP="005B435E">
            <w:pPr>
              <w:spacing w:after="0" w:line="240" w:lineRule="auto"/>
              <w:rPr>
                <w:rFonts w:eastAsia="Arial" w:cs="Arial"/>
                <w:sz w:val="20"/>
                <w:szCs w:val="20"/>
              </w:rPr>
            </w:pPr>
            <w:r w:rsidRPr="006145DB">
              <w:rPr>
                <w:rFonts w:eastAsia="Arial" w:cs="Arial"/>
                <w:sz w:val="20"/>
                <w:szCs w:val="20"/>
              </w:rPr>
              <w:t>Población Objetivo</w:t>
            </w:r>
          </w:p>
        </w:tc>
        <w:tc>
          <w:tcPr>
            <w:tcW w:w="3944" w:type="pct"/>
            <w:vAlign w:val="center"/>
          </w:tcPr>
          <w:p w14:paraId="076E4C88" w14:textId="4F325AC5" w:rsidR="00735C81" w:rsidRPr="006145DB" w:rsidRDefault="006D7402" w:rsidP="005B435E">
            <w:pPr>
              <w:spacing w:after="0" w:line="240" w:lineRule="auto"/>
              <w:jc w:val="both"/>
              <w:rPr>
                <w:rFonts w:cs="Arial"/>
                <w:sz w:val="20"/>
                <w:szCs w:val="20"/>
              </w:rPr>
            </w:pPr>
            <w:r w:rsidRPr="006145DB">
              <w:rPr>
                <w:rFonts w:cs="Arial"/>
                <w:sz w:val="20"/>
                <w:szCs w:val="20"/>
              </w:rPr>
              <w:t>Adolescentes</w:t>
            </w:r>
            <w:r w:rsidRPr="006145DB">
              <w:rPr>
                <w:rFonts w:cs="Arial"/>
                <w:spacing w:val="1"/>
                <w:sz w:val="20"/>
                <w:szCs w:val="20"/>
              </w:rPr>
              <w:t xml:space="preserve"> </w:t>
            </w:r>
            <w:r w:rsidRPr="006145DB">
              <w:rPr>
                <w:rFonts w:cs="Arial"/>
                <w:sz w:val="20"/>
                <w:szCs w:val="20"/>
              </w:rPr>
              <w:t>y</w:t>
            </w:r>
            <w:r w:rsidRPr="006145DB">
              <w:rPr>
                <w:rFonts w:cs="Arial"/>
                <w:spacing w:val="1"/>
                <w:sz w:val="20"/>
                <w:szCs w:val="20"/>
              </w:rPr>
              <w:t xml:space="preserve"> </w:t>
            </w:r>
            <w:r w:rsidRPr="006145DB">
              <w:rPr>
                <w:rFonts w:cs="Arial"/>
                <w:sz w:val="20"/>
                <w:szCs w:val="20"/>
              </w:rPr>
              <w:t>jóvenes</w:t>
            </w:r>
            <w:r w:rsidRPr="006145DB">
              <w:rPr>
                <w:rFonts w:cs="Arial"/>
                <w:spacing w:val="1"/>
                <w:sz w:val="20"/>
                <w:szCs w:val="20"/>
              </w:rPr>
              <w:t xml:space="preserve"> </w:t>
            </w:r>
            <w:r w:rsidRPr="006145DB">
              <w:rPr>
                <w:rFonts w:cs="Arial"/>
                <w:sz w:val="20"/>
                <w:szCs w:val="20"/>
              </w:rPr>
              <w:t>del</w:t>
            </w:r>
            <w:r w:rsidRPr="006145DB">
              <w:rPr>
                <w:rFonts w:cs="Arial"/>
                <w:spacing w:val="1"/>
                <w:sz w:val="20"/>
                <w:szCs w:val="20"/>
              </w:rPr>
              <w:t xml:space="preserve"> </w:t>
            </w:r>
            <w:r w:rsidRPr="006145DB">
              <w:rPr>
                <w:rFonts w:cs="Arial"/>
                <w:sz w:val="20"/>
                <w:szCs w:val="20"/>
              </w:rPr>
              <w:t>Sistema</w:t>
            </w:r>
            <w:r w:rsidRPr="006145DB">
              <w:rPr>
                <w:rFonts w:cs="Arial"/>
                <w:spacing w:val="1"/>
                <w:sz w:val="20"/>
                <w:szCs w:val="20"/>
              </w:rPr>
              <w:t xml:space="preserve"> de </w:t>
            </w:r>
            <w:r w:rsidRPr="006145DB">
              <w:rPr>
                <w:rFonts w:cs="Arial"/>
                <w:sz w:val="20"/>
                <w:szCs w:val="20"/>
              </w:rPr>
              <w:t>Responsabilidad</w:t>
            </w:r>
            <w:r w:rsidRPr="006145DB">
              <w:rPr>
                <w:rFonts w:cs="Arial"/>
                <w:spacing w:val="1"/>
                <w:sz w:val="20"/>
                <w:szCs w:val="20"/>
              </w:rPr>
              <w:t xml:space="preserve"> </w:t>
            </w:r>
            <w:r w:rsidRPr="006145DB">
              <w:rPr>
                <w:rFonts w:cs="Arial"/>
                <w:sz w:val="20"/>
                <w:szCs w:val="20"/>
              </w:rPr>
              <w:t>Penal</w:t>
            </w:r>
            <w:r w:rsidRPr="006145DB">
              <w:rPr>
                <w:rFonts w:cs="Arial"/>
                <w:spacing w:val="1"/>
                <w:sz w:val="20"/>
                <w:szCs w:val="20"/>
              </w:rPr>
              <w:t xml:space="preserve"> </w:t>
            </w:r>
            <w:r w:rsidRPr="006145DB">
              <w:rPr>
                <w:rFonts w:cs="Arial"/>
                <w:sz w:val="20"/>
                <w:szCs w:val="20"/>
              </w:rPr>
              <w:t>Adolescente-SRPA,</w:t>
            </w:r>
            <w:r w:rsidRPr="006145DB">
              <w:rPr>
                <w:rFonts w:cs="Arial"/>
                <w:spacing w:val="-6"/>
                <w:sz w:val="20"/>
                <w:szCs w:val="20"/>
              </w:rPr>
              <w:t xml:space="preserve"> </w:t>
            </w:r>
            <w:r w:rsidRPr="006145DB">
              <w:rPr>
                <w:rFonts w:cs="Arial"/>
                <w:sz w:val="20"/>
                <w:szCs w:val="20"/>
              </w:rPr>
              <w:t>entre</w:t>
            </w:r>
            <w:r w:rsidRPr="006145DB">
              <w:rPr>
                <w:rFonts w:cs="Arial"/>
                <w:spacing w:val="-9"/>
                <w:sz w:val="20"/>
                <w:szCs w:val="20"/>
              </w:rPr>
              <w:t xml:space="preserve"> </w:t>
            </w:r>
            <w:r w:rsidRPr="006145DB">
              <w:rPr>
                <w:rFonts w:cs="Arial"/>
                <w:sz w:val="20"/>
                <w:szCs w:val="20"/>
              </w:rPr>
              <w:t>catorce</w:t>
            </w:r>
            <w:r w:rsidRPr="006145DB">
              <w:rPr>
                <w:rFonts w:cs="Arial"/>
                <w:spacing w:val="-8"/>
                <w:sz w:val="20"/>
                <w:szCs w:val="20"/>
              </w:rPr>
              <w:t xml:space="preserve"> </w:t>
            </w:r>
            <w:r w:rsidRPr="006145DB">
              <w:rPr>
                <w:rFonts w:cs="Arial"/>
                <w:sz w:val="20"/>
                <w:szCs w:val="20"/>
              </w:rPr>
              <w:t>(14)</w:t>
            </w:r>
            <w:r w:rsidRPr="006145DB">
              <w:rPr>
                <w:rFonts w:cs="Arial"/>
                <w:spacing w:val="-8"/>
                <w:sz w:val="20"/>
                <w:szCs w:val="20"/>
              </w:rPr>
              <w:t xml:space="preserve"> </w:t>
            </w:r>
            <w:r w:rsidRPr="006145DB">
              <w:rPr>
                <w:rFonts w:cs="Arial"/>
                <w:sz w:val="20"/>
                <w:szCs w:val="20"/>
              </w:rPr>
              <w:t>y</w:t>
            </w:r>
            <w:r w:rsidRPr="006145DB">
              <w:rPr>
                <w:rFonts w:cs="Arial"/>
                <w:spacing w:val="-7"/>
                <w:sz w:val="20"/>
                <w:szCs w:val="20"/>
              </w:rPr>
              <w:t xml:space="preserve"> </w:t>
            </w:r>
            <w:r w:rsidRPr="006145DB">
              <w:rPr>
                <w:rFonts w:cs="Arial"/>
                <w:sz w:val="20"/>
                <w:szCs w:val="20"/>
              </w:rPr>
              <w:t>veintiocho</w:t>
            </w:r>
            <w:r w:rsidRPr="006145DB">
              <w:rPr>
                <w:rFonts w:cs="Arial"/>
                <w:spacing w:val="-7"/>
                <w:sz w:val="20"/>
                <w:szCs w:val="20"/>
              </w:rPr>
              <w:t xml:space="preserve"> </w:t>
            </w:r>
            <w:r w:rsidRPr="006145DB">
              <w:rPr>
                <w:rFonts w:cs="Arial"/>
                <w:sz w:val="20"/>
                <w:szCs w:val="20"/>
              </w:rPr>
              <w:t>(28)</w:t>
            </w:r>
            <w:r w:rsidRPr="006145DB">
              <w:rPr>
                <w:rFonts w:cs="Arial"/>
                <w:spacing w:val="-7"/>
                <w:sz w:val="20"/>
                <w:szCs w:val="20"/>
              </w:rPr>
              <w:t xml:space="preserve"> </w:t>
            </w:r>
            <w:r w:rsidRPr="006145DB">
              <w:rPr>
                <w:rFonts w:cs="Arial"/>
                <w:sz w:val="20"/>
                <w:szCs w:val="20"/>
              </w:rPr>
              <w:t>años</w:t>
            </w:r>
            <w:r w:rsidRPr="006145DB">
              <w:rPr>
                <w:rFonts w:cs="Arial"/>
                <w:spacing w:val="-8"/>
                <w:sz w:val="20"/>
                <w:szCs w:val="20"/>
              </w:rPr>
              <w:t xml:space="preserve"> </w:t>
            </w:r>
            <w:r w:rsidRPr="006145DB">
              <w:rPr>
                <w:rFonts w:cs="Arial"/>
                <w:sz w:val="20"/>
                <w:szCs w:val="20"/>
              </w:rPr>
              <w:t>11</w:t>
            </w:r>
            <w:r w:rsidRPr="006145DB">
              <w:rPr>
                <w:rFonts w:cs="Arial"/>
                <w:spacing w:val="-6"/>
                <w:sz w:val="20"/>
                <w:szCs w:val="20"/>
              </w:rPr>
              <w:t xml:space="preserve"> </w:t>
            </w:r>
            <w:r w:rsidRPr="006145DB">
              <w:rPr>
                <w:rFonts w:cs="Arial"/>
                <w:sz w:val="20"/>
                <w:szCs w:val="20"/>
              </w:rPr>
              <w:t>meses</w:t>
            </w:r>
            <w:r w:rsidRPr="006145DB">
              <w:rPr>
                <w:rFonts w:cs="Arial"/>
                <w:spacing w:val="-8"/>
                <w:sz w:val="20"/>
                <w:szCs w:val="20"/>
              </w:rPr>
              <w:t xml:space="preserve"> </w:t>
            </w:r>
            <w:r w:rsidRPr="006145DB">
              <w:rPr>
                <w:rFonts w:cs="Arial"/>
                <w:sz w:val="20"/>
                <w:szCs w:val="20"/>
              </w:rPr>
              <w:t>y</w:t>
            </w:r>
            <w:r w:rsidRPr="006145DB">
              <w:rPr>
                <w:rFonts w:cs="Arial"/>
                <w:spacing w:val="-7"/>
                <w:sz w:val="20"/>
                <w:szCs w:val="20"/>
              </w:rPr>
              <w:t xml:space="preserve"> </w:t>
            </w:r>
            <w:r w:rsidRPr="006145DB">
              <w:rPr>
                <w:rFonts w:cs="Arial"/>
                <w:sz w:val="20"/>
                <w:szCs w:val="20"/>
              </w:rPr>
              <w:t>29</w:t>
            </w:r>
            <w:r w:rsidRPr="006145DB">
              <w:rPr>
                <w:rFonts w:cs="Arial"/>
                <w:spacing w:val="-53"/>
                <w:sz w:val="20"/>
                <w:szCs w:val="20"/>
              </w:rPr>
              <w:t xml:space="preserve"> </w:t>
            </w:r>
            <w:r w:rsidRPr="006145DB">
              <w:rPr>
                <w:rFonts w:cs="Arial"/>
                <w:spacing w:val="-1"/>
                <w:sz w:val="20"/>
                <w:szCs w:val="20"/>
              </w:rPr>
              <w:t>días</w:t>
            </w:r>
            <w:r w:rsidRPr="006145DB">
              <w:rPr>
                <w:rFonts w:cs="Arial"/>
                <w:spacing w:val="-13"/>
                <w:sz w:val="20"/>
                <w:szCs w:val="20"/>
              </w:rPr>
              <w:t xml:space="preserve"> </w:t>
            </w:r>
            <w:r w:rsidRPr="006145DB">
              <w:rPr>
                <w:rFonts w:cs="Arial"/>
                <w:spacing w:val="-1"/>
                <w:sz w:val="20"/>
                <w:szCs w:val="20"/>
              </w:rPr>
              <w:t>remitidos</w:t>
            </w:r>
            <w:r w:rsidRPr="006145DB">
              <w:rPr>
                <w:rFonts w:cs="Arial"/>
                <w:spacing w:val="-10"/>
                <w:sz w:val="20"/>
                <w:szCs w:val="20"/>
              </w:rPr>
              <w:t xml:space="preserve"> </w:t>
            </w:r>
            <w:r w:rsidRPr="006145DB">
              <w:rPr>
                <w:rFonts w:cs="Arial"/>
                <w:spacing w:val="-1"/>
                <w:sz w:val="20"/>
                <w:szCs w:val="20"/>
              </w:rPr>
              <w:t>por</w:t>
            </w:r>
            <w:r w:rsidRPr="006145DB">
              <w:rPr>
                <w:rFonts w:cs="Arial"/>
                <w:spacing w:val="-11"/>
                <w:sz w:val="20"/>
                <w:szCs w:val="20"/>
              </w:rPr>
              <w:t xml:space="preserve"> </w:t>
            </w:r>
            <w:r w:rsidRPr="006145DB">
              <w:rPr>
                <w:rFonts w:cs="Arial"/>
                <w:spacing w:val="-1"/>
                <w:sz w:val="20"/>
                <w:szCs w:val="20"/>
              </w:rPr>
              <w:t>las</w:t>
            </w:r>
            <w:r w:rsidRPr="006145DB">
              <w:rPr>
                <w:rFonts w:cs="Arial"/>
                <w:spacing w:val="-12"/>
                <w:sz w:val="20"/>
                <w:szCs w:val="20"/>
              </w:rPr>
              <w:t xml:space="preserve"> </w:t>
            </w:r>
            <w:r w:rsidRPr="006145DB">
              <w:rPr>
                <w:rFonts w:cs="Arial"/>
                <w:sz w:val="20"/>
                <w:szCs w:val="20"/>
              </w:rPr>
              <w:t>autoridades</w:t>
            </w:r>
            <w:r w:rsidRPr="006145DB">
              <w:rPr>
                <w:rFonts w:cs="Arial"/>
                <w:spacing w:val="-10"/>
                <w:sz w:val="20"/>
                <w:szCs w:val="20"/>
              </w:rPr>
              <w:t xml:space="preserve"> </w:t>
            </w:r>
            <w:r w:rsidRPr="006145DB">
              <w:rPr>
                <w:rFonts w:cs="Arial"/>
                <w:sz w:val="20"/>
                <w:szCs w:val="20"/>
              </w:rPr>
              <w:t>administrativas</w:t>
            </w:r>
            <w:r w:rsidRPr="006145DB">
              <w:rPr>
                <w:rFonts w:cs="Arial"/>
                <w:spacing w:val="-13"/>
                <w:sz w:val="20"/>
                <w:szCs w:val="20"/>
              </w:rPr>
              <w:t xml:space="preserve"> </w:t>
            </w:r>
            <w:r w:rsidRPr="006145DB">
              <w:rPr>
                <w:rFonts w:cs="Arial"/>
                <w:sz w:val="20"/>
                <w:szCs w:val="20"/>
              </w:rPr>
              <w:t>y</w:t>
            </w:r>
            <w:r w:rsidRPr="006145DB">
              <w:rPr>
                <w:rFonts w:cs="Arial"/>
                <w:spacing w:val="-13"/>
                <w:sz w:val="20"/>
                <w:szCs w:val="20"/>
              </w:rPr>
              <w:t xml:space="preserve"> </w:t>
            </w:r>
            <w:r w:rsidRPr="006145DB">
              <w:rPr>
                <w:rFonts w:cs="Arial"/>
                <w:sz w:val="20"/>
                <w:szCs w:val="20"/>
              </w:rPr>
              <w:t>judiciales</w:t>
            </w:r>
            <w:r w:rsidRPr="006145DB">
              <w:rPr>
                <w:rFonts w:cs="Arial"/>
                <w:spacing w:val="-10"/>
                <w:sz w:val="20"/>
                <w:szCs w:val="20"/>
              </w:rPr>
              <w:t xml:space="preserve"> </w:t>
            </w:r>
            <w:r w:rsidRPr="006145DB">
              <w:rPr>
                <w:rFonts w:cs="Arial"/>
                <w:sz w:val="20"/>
                <w:szCs w:val="20"/>
              </w:rPr>
              <w:t>de</w:t>
            </w:r>
            <w:r w:rsidRPr="006145DB">
              <w:rPr>
                <w:rFonts w:cs="Arial"/>
                <w:spacing w:val="-12"/>
                <w:sz w:val="20"/>
                <w:szCs w:val="20"/>
              </w:rPr>
              <w:t xml:space="preserve"> </w:t>
            </w:r>
            <w:r w:rsidRPr="006145DB">
              <w:rPr>
                <w:rFonts w:cs="Arial"/>
                <w:sz w:val="20"/>
                <w:szCs w:val="20"/>
              </w:rPr>
              <w:t>Bogotá;</w:t>
            </w:r>
            <w:r w:rsidRPr="006145DB">
              <w:rPr>
                <w:rFonts w:cs="Arial"/>
                <w:spacing w:val="-14"/>
                <w:sz w:val="20"/>
                <w:szCs w:val="20"/>
              </w:rPr>
              <w:t xml:space="preserve"> </w:t>
            </w:r>
            <w:r w:rsidRPr="006145DB">
              <w:rPr>
                <w:rFonts w:cs="Arial"/>
                <w:sz w:val="20"/>
                <w:szCs w:val="20"/>
              </w:rPr>
              <w:t>cuentan</w:t>
            </w:r>
            <w:r w:rsidRPr="006145DB">
              <w:rPr>
                <w:rFonts w:cs="Arial"/>
                <w:spacing w:val="-53"/>
                <w:sz w:val="20"/>
                <w:szCs w:val="20"/>
              </w:rPr>
              <w:t xml:space="preserve"> </w:t>
            </w:r>
            <w:r w:rsidRPr="006145DB">
              <w:rPr>
                <w:rFonts w:cs="Arial"/>
                <w:sz w:val="20"/>
                <w:szCs w:val="20"/>
              </w:rPr>
              <w:t>con la atención y ejecución de las sanciones no privativas de la libertad de</w:t>
            </w:r>
            <w:r w:rsidRPr="006145DB">
              <w:rPr>
                <w:rFonts w:cs="Arial"/>
                <w:spacing w:val="1"/>
                <w:sz w:val="20"/>
                <w:szCs w:val="20"/>
              </w:rPr>
              <w:t xml:space="preserve"> </w:t>
            </w:r>
            <w:r w:rsidRPr="006145DB">
              <w:rPr>
                <w:rFonts w:cs="Arial"/>
                <w:sz w:val="20"/>
                <w:szCs w:val="20"/>
              </w:rPr>
              <w:t>Libertad</w:t>
            </w:r>
            <w:r w:rsidRPr="006145DB">
              <w:rPr>
                <w:rFonts w:cs="Arial"/>
                <w:spacing w:val="-2"/>
                <w:sz w:val="20"/>
                <w:szCs w:val="20"/>
              </w:rPr>
              <w:t xml:space="preserve"> </w:t>
            </w:r>
            <w:r w:rsidRPr="006145DB">
              <w:rPr>
                <w:rFonts w:cs="Arial"/>
                <w:sz w:val="20"/>
                <w:szCs w:val="20"/>
              </w:rPr>
              <w:t>Asistida/Vigilada</w:t>
            </w:r>
            <w:r w:rsidRPr="006145DB">
              <w:rPr>
                <w:rFonts w:cs="Arial"/>
                <w:spacing w:val="-3"/>
                <w:sz w:val="20"/>
                <w:szCs w:val="20"/>
              </w:rPr>
              <w:t xml:space="preserve"> </w:t>
            </w:r>
            <w:r w:rsidRPr="006145DB">
              <w:rPr>
                <w:rFonts w:cs="Arial"/>
                <w:sz w:val="20"/>
                <w:szCs w:val="20"/>
              </w:rPr>
              <w:t>y</w:t>
            </w:r>
            <w:r w:rsidRPr="006145DB">
              <w:rPr>
                <w:rFonts w:cs="Arial"/>
                <w:spacing w:val="-3"/>
                <w:sz w:val="20"/>
                <w:szCs w:val="20"/>
              </w:rPr>
              <w:t xml:space="preserve"> </w:t>
            </w:r>
            <w:r w:rsidRPr="006145DB">
              <w:rPr>
                <w:rFonts w:cs="Arial"/>
                <w:sz w:val="20"/>
                <w:szCs w:val="20"/>
              </w:rPr>
              <w:t>Prestación</w:t>
            </w:r>
            <w:r w:rsidRPr="006145DB">
              <w:rPr>
                <w:rFonts w:cs="Arial"/>
                <w:spacing w:val="-3"/>
                <w:sz w:val="20"/>
                <w:szCs w:val="20"/>
              </w:rPr>
              <w:t xml:space="preserve"> </w:t>
            </w:r>
            <w:r w:rsidRPr="006145DB">
              <w:rPr>
                <w:rFonts w:cs="Arial"/>
                <w:sz w:val="20"/>
                <w:szCs w:val="20"/>
              </w:rPr>
              <w:t>de</w:t>
            </w:r>
            <w:r w:rsidRPr="006145DB">
              <w:rPr>
                <w:rFonts w:cs="Arial"/>
                <w:spacing w:val="-2"/>
                <w:sz w:val="20"/>
                <w:szCs w:val="20"/>
              </w:rPr>
              <w:t xml:space="preserve"> </w:t>
            </w:r>
            <w:r w:rsidRPr="006145DB">
              <w:rPr>
                <w:rFonts w:cs="Arial"/>
                <w:sz w:val="20"/>
                <w:szCs w:val="20"/>
              </w:rPr>
              <w:t>Servicios</w:t>
            </w:r>
            <w:r w:rsidRPr="006145DB">
              <w:rPr>
                <w:rFonts w:cs="Arial"/>
                <w:spacing w:val="-2"/>
                <w:sz w:val="20"/>
                <w:szCs w:val="20"/>
              </w:rPr>
              <w:t xml:space="preserve"> </w:t>
            </w:r>
            <w:r w:rsidRPr="006145DB">
              <w:rPr>
                <w:rFonts w:cs="Arial"/>
                <w:sz w:val="20"/>
                <w:szCs w:val="20"/>
              </w:rPr>
              <w:t>a</w:t>
            </w:r>
            <w:r w:rsidRPr="006145DB">
              <w:rPr>
                <w:rFonts w:cs="Arial"/>
                <w:spacing w:val="-3"/>
                <w:sz w:val="20"/>
                <w:szCs w:val="20"/>
              </w:rPr>
              <w:t xml:space="preserve"> </w:t>
            </w:r>
            <w:r w:rsidRPr="006145DB">
              <w:rPr>
                <w:rFonts w:cs="Arial"/>
                <w:sz w:val="20"/>
                <w:szCs w:val="20"/>
              </w:rPr>
              <w:t>la</w:t>
            </w:r>
            <w:r w:rsidRPr="006145DB">
              <w:rPr>
                <w:rFonts w:cs="Arial"/>
                <w:spacing w:val="-4"/>
                <w:sz w:val="20"/>
                <w:szCs w:val="20"/>
              </w:rPr>
              <w:t xml:space="preserve"> </w:t>
            </w:r>
            <w:r w:rsidRPr="006145DB">
              <w:rPr>
                <w:rFonts w:cs="Arial"/>
                <w:sz w:val="20"/>
                <w:szCs w:val="20"/>
              </w:rPr>
              <w:t>Comunidad.</w:t>
            </w:r>
            <w:r w:rsidRPr="006145DB">
              <w:rPr>
                <w:rFonts w:cs="Arial"/>
                <w:spacing w:val="-3"/>
                <w:sz w:val="20"/>
                <w:szCs w:val="20"/>
              </w:rPr>
              <w:t xml:space="preserve"> </w:t>
            </w:r>
            <w:r w:rsidRPr="006145DB">
              <w:rPr>
                <w:rFonts w:cs="Arial"/>
                <w:sz w:val="20"/>
                <w:szCs w:val="20"/>
              </w:rPr>
              <w:t>Así</w:t>
            </w:r>
            <w:r w:rsidRPr="006145DB">
              <w:rPr>
                <w:rFonts w:cs="Arial"/>
                <w:spacing w:val="-2"/>
                <w:sz w:val="20"/>
                <w:szCs w:val="20"/>
              </w:rPr>
              <w:t xml:space="preserve"> </w:t>
            </w:r>
            <w:r w:rsidRPr="006145DB">
              <w:rPr>
                <w:rFonts w:cs="Arial"/>
                <w:sz w:val="20"/>
                <w:szCs w:val="20"/>
              </w:rPr>
              <w:t>mismo,</w:t>
            </w:r>
            <w:r w:rsidRPr="006145DB">
              <w:rPr>
                <w:rFonts w:cs="Arial"/>
                <w:spacing w:val="-53"/>
                <w:sz w:val="20"/>
                <w:szCs w:val="20"/>
              </w:rPr>
              <w:t xml:space="preserve"> </w:t>
            </w:r>
            <w:r w:rsidRPr="006145DB">
              <w:rPr>
                <w:rFonts w:cs="Arial"/>
                <w:sz w:val="20"/>
                <w:szCs w:val="20"/>
              </w:rPr>
              <w:t>se brinda atención en modalidades de Intervención de Apoyo Restablecimiento</w:t>
            </w:r>
            <w:r w:rsidRPr="006145DB">
              <w:rPr>
                <w:rFonts w:cs="Arial"/>
                <w:spacing w:val="1"/>
                <w:sz w:val="20"/>
                <w:szCs w:val="20"/>
              </w:rPr>
              <w:t xml:space="preserve"> </w:t>
            </w:r>
            <w:r w:rsidRPr="006145DB">
              <w:rPr>
                <w:rFonts w:cs="Arial"/>
                <w:sz w:val="20"/>
                <w:szCs w:val="20"/>
              </w:rPr>
              <w:t>en Administración de Justicia y la Ruta de Atención Integral Juvenil para acción</w:t>
            </w:r>
            <w:r w:rsidRPr="006145DB">
              <w:rPr>
                <w:rFonts w:cs="Arial"/>
                <w:spacing w:val="1"/>
                <w:sz w:val="20"/>
                <w:szCs w:val="20"/>
              </w:rPr>
              <w:t xml:space="preserve"> </w:t>
            </w:r>
            <w:r w:rsidRPr="006145DB">
              <w:rPr>
                <w:rFonts w:cs="Arial"/>
                <w:sz w:val="20"/>
                <w:szCs w:val="20"/>
              </w:rPr>
              <w:t>de</w:t>
            </w:r>
            <w:r w:rsidRPr="006145DB">
              <w:rPr>
                <w:rFonts w:cs="Arial"/>
                <w:spacing w:val="23"/>
                <w:sz w:val="20"/>
                <w:szCs w:val="20"/>
              </w:rPr>
              <w:t xml:space="preserve"> </w:t>
            </w:r>
            <w:r w:rsidRPr="006145DB">
              <w:rPr>
                <w:rFonts w:cs="Arial"/>
                <w:sz w:val="20"/>
                <w:szCs w:val="20"/>
              </w:rPr>
              <w:t>garantía</w:t>
            </w:r>
            <w:r w:rsidRPr="006145DB">
              <w:rPr>
                <w:rFonts w:cs="Arial"/>
                <w:spacing w:val="22"/>
                <w:sz w:val="20"/>
                <w:szCs w:val="20"/>
              </w:rPr>
              <w:t xml:space="preserve"> </w:t>
            </w:r>
            <w:r w:rsidRPr="006145DB">
              <w:rPr>
                <w:rFonts w:cs="Arial"/>
                <w:sz w:val="20"/>
                <w:szCs w:val="20"/>
              </w:rPr>
              <w:t>de</w:t>
            </w:r>
            <w:r w:rsidRPr="006145DB">
              <w:rPr>
                <w:rFonts w:cs="Arial"/>
                <w:spacing w:val="22"/>
                <w:sz w:val="20"/>
                <w:szCs w:val="20"/>
              </w:rPr>
              <w:t xml:space="preserve"> </w:t>
            </w:r>
            <w:r w:rsidRPr="006145DB">
              <w:rPr>
                <w:rFonts w:cs="Arial"/>
                <w:sz w:val="20"/>
                <w:szCs w:val="20"/>
              </w:rPr>
              <w:t>derechos.</w:t>
            </w:r>
          </w:p>
        </w:tc>
      </w:tr>
      <w:tr w:rsidR="00115DA4" w:rsidRPr="006145DB" w14:paraId="759440C4" w14:textId="77777777" w:rsidTr="002C1CA1">
        <w:trPr>
          <w:trHeight w:val="523"/>
          <w:jc w:val="center"/>
        </w:trPr>
        <w:tc>
          <w:tcPr>
            <w:tcW w:w="1056" w:type="pct"/>
            <w:vAlign w:val="center"/>
          </w:tcPr>
          <w:p w14:paraId="5442DDE8" w14:textId="77777777" w:rsidR="00735C81" w:rsidRPr="006145DB" w:rsidRDefault="00735C81" w:rsidP="005B435E">
            <w:pPr>
              <w:spacing w:after="0" w:line="240" w:lineRule="auto"/>
              <w:rPr>
                <w:rFonts w:eastAsia="Arial" w:cs="Arial"/>
                <w:sz w:val="20"/>
                <w:szCs w:val="20"/>
              </w:rPr>
            </w:pPr>
            <w:r w:rsidRPr="006145DB">
              <w:rPr>
                <w:rFonts w:eastAsia="Arial" w:cs="Arial"/>
                <w:sz w:val="20"/>
                <w:szCs w:val="20"/>
              </w:rPr>
              <w:t>Criterios de priorización</w:t>
            </w:r>
          </w:p>
        </w:tc>
        <w:tc>
          <w:tcPr>
            <w:tcW w:w="3944" w:type="pct"/>
            <w:vAlign w:val="center"/>
          </w:tcPr>
          <w:p w14:paraId="2447E7CC" w14:textId="14D20B08" w:rsidR="00735C81" w:rsidRPr="006145DB" w:rsidRDefault="006D7402" w:rsidP="005B435E">
            <w:pPr>
              <w:spacing w:after="0" w:line="240" w:lineRule="auto"/>
              <w:ind w:left="1"/>
              <w:rPr>
                <w:rFonts w:eastAsia="Arial" w:cs="Arial"/>
                <w:sz w:val="20"/>
                <w:szCs w:val="20"/>
              </w:rPr>
            </w:pPr>
            <w:r w:rsidRPr="006145DB">
              <w:rPr>
                <w:rFonts w:cs="Arial"/>
                <w:sz w:val="20"/>
                <w:szCs w:val="20"/>
              </w:rPr>
              <w:t>No</w:t>
            </w:r>
            <w:r w:rsidRPr="006145DB">
              <w:rPr>
                <w:rFonts w:cs="Arial"/>
                <w:spacing w:val="-3"/>
                <w:sz w:val="20"/>
                <w:szCs w:val="20"/>
              </w:rPr>
              <w:t xml:space="preserve"> </w:t>
            </w:r>
            <w:r w:rsidRPr="006145DB">
              <w:rPr>
                <w:rFonts w:cs="Arial"/>
                <w:sz w:val="20"/>
                <w:szCs w:val="20"/>
              </w:rPr>
              <w:t>aplican</w:t>
            </w:r>
            <w:r w:rsidR="00692FE4" w:rsidRPr="006145DB">
              <w:rPr>
                <w:rFonts w:cs="Arial"/>
                <w:sz w:val="20"/>
                <w:szCs w:val="20"/>
              </w:rPr>
              <w:t>.</w:t>
            </w:r>
          </w:p>
        </w:tc>
      </w:tr>
      <w:tr w:rsidR="00115DA4" w:rsidRPr="006145DB" w14:paraId="1FDEDEA5" w14:textId="77777777" w:rsidTr="008A7622">
        <w:trPr>
          <w:trHeight w:val="595"/>
          <w:jc w:val="center"/>
        </w:trPr>
        <w:tc>
          <w:tcPr>
            <w:tcW w:w="1056" w:type="pct"/>
            <w:vAlign w:val="center"/>
          </w:tcPr>
          <w:p w14:paraId="5385A03B" w14:textId="77777777" w:rsidR="00735C81" w:rsidRPr="006145DB" w:rsidRDefault="00735C81" w:rsidP="005B435E">
            <w:pPr>
              <w:spacing w:after="0" w:line="240" w:lineRule="auto"/>
              <w:rPr>
                <w:rFonts w:eastAsia="Arial" w:cs="Arial"/>
                <w:sz w:val="20"/>
                <w:szCs w:val="20"/>
              </w:rPr>
            </w:pPr>
            <w:r w:rsidRPr="006145DB">
              <w:rPr>
                <w:rFonts w:eastAsia="Arial" w:cs="Arial"/>
                <w:sz w:val="20"/>
                <w:szCs w:val="20"/>
              </w:rPr>
              <w:t>Criterios de Ingreso</w:t>
            </w:r>
          </w:p>
        </w:tc>
        <w:tc>
          <w:tcPr>
            <w:tcW w:w="3944" w:type="pct"/>
            <w:vAlign w:val="center"/>
          </w:tcPr>
          <w:p w14:paraId="4412CA12" w14:textId="3B598779" w:rsidR="00735C81" w:rsidRPr="006145DB" w:rsidRDefault="006D7402" w:rsidP="005B435E">
            <w:pPr>
              <w:spacing w:after="0" w:line="240" w:lineRule="auto"/>
              <w:jc w:val="both"/>
              <w:rPr>
                <w:rFonts w:cs="Arial"/>
                <w:sz w:val="20"/>
                <w:szCs w:val="20"/>
              </w:rPr>
            </w:pPr>
            <w:r w:rsidRPr="006145DB">
              <w:rPr>
                <w:rFonts w:cs="Arial"/>
                <w:spacing w:val="-1"/>
                <w:sz w:val="20"/>
                <w:szCs w:val="20"/>
              </w:rPr>
              <w:t>Adolescentes y jóvenes del Sistema de Responsabilidad Penal Adolescente con sentencia proferida por juez o un acto administrativo de restablecimiento de derechos, en las modalidades: Intervención de Apoyo Restablecimiento en Administración de Justicia, Ruta de Atención Integral Juvenil para acción de garantía de derechos; y sanciones Libertad Asistida/ Vigilada y Prestación de Servicios a la Comunidad.</w:t>
            </w:r>
          </w:p>
        </w:tc>
      </w:tr>
      <w:tr w:rsidR="00115DA4" w:rsidRPr="006145DB" w14:paraId="711CE0E9" w14:textId="77777777" w:rsidTr="002C1CA1">
        <w:trPr>
          <w:trHeight w:val="15"/>
          <w:jc w:val="center"/>
        </w:trPr>
        <w:tc>
          <w:tcPr>
            <w:tcW w:w="1056" w:type="pct"/>
            <w:vAlign w:val="center"/>
          </w:tcPr>
          <w:p w14:paraId="44102C12" w14:textId="77777777" w:rsidR="00735C81" w:rsidRPr="006145DB" w:rsidRDefault="00735C81" w:rsidP="005B435E">
            <w:pPr>
              <w:spacing w:after="0" w:line="240" w:lineRule="auto"/>
              <w:rPr>
                <w:rFonts w:eastAsia="Arial" w:cs="Arial"/>
                <w:sz w:val="20"/>
                <w:szCs w:val="20"/>
              </w:rPr>
            </w:pPr>
            <w:r w:rsidRPr="006145DB">
              <w:rPr>
                <w:rFonts w:eastAsia="Arial" w:cs="Arial"/>
                <w:sz w:val="20"/>
                <w:szCs w:val="20"/>
              </w:rPr>
              <w:t>Criterios de Egreso</w:t>
            </w:r>
          </w:p>
        </w:tc>
        <w:tc>
          <w:tcPr>
            <w:tcW w:w="3944" w:type="pct"/>
            <w:vAlign w:val="center"/>
          </w:tcPr>
          <w:p w14:paraId="22510BC3" w14:textId="64AAC117" w:rsidR="006D7402" w:rsidRPr="006145DB" w:rsidRDefault="006D7402" w:rsidP="005B435E">
            <w:pPr>
              <w:spacing w:after="0" w:line="240" w:lineRule="auto"/>
              <w:ind w:right="34"/>
              <w:jc w:val="both"/>
              <w:rPr>
                <w:rFonts w:cs="Arial"/>
                <w:sz w:val="20"/>
                <w:szCs w:val="20"/>
              </w:rPr>
            </w:pPr>
            <w:r w:rsidRPr="006145DB">
              <w:rPr>
                <w:rFonts w:cs="Arial"/>
                <w:sz w:val="20"/>
                <w:szCs w:val="20"/>
              </w:rPr>
              <w:t>Los</w:t>
            </w:r>
            <w:r w:rsidRPr="006145DB">
              <w:rPr>
                <w:rFonts w:cs="Arial"/>
                <w:spacing w:val="-3"/>
                <w:sz w:val="20"/>
                <w:szCs w:val="20"/>
              </w:rPr>
              <w:t xml:space="preserve"> </w:t>
            </w:r>
            <w:r w:rsidRPr="006145DB">
              <w:rPr>
                <w:rFonts w:cs="Arial"/>
                <w:sz w:val="20"/>
                <w:szCs w:val="20"/>
              </w:rPr>
              <w:t>criterios</w:t>
            </w:r>
            <w:r w:rsidRPr="006145DB">
              <w:rPr>
                <w:rFonts w:cs="Arial"/>
                <w:spacing w:val="-2"/>
                <w:sz w:val="20"/>
                <w:szCs w:val="20"/>
              </w:rPr>
              <w:t xml:space="preserve"> </w:t>
            </w:r>
            <w:r w:rsidRPr="006145DB">
              <w:rPr>
                <w:rFonts w:cs="Arial"/>
                <w:sz w:val="20"/>
                <w:szCs w:val="20"/>
              </w:rPr>
              <w:t>de</w:t>
            </w:r>
            <w:r w:rsidRPr="006145DB">
              <w:rPr>
                <w:rFonts w:cs="Arial"/>
                <w:spacing w:val="-1"/>
                <w:sz w:val="20"/>
                <w:szCs w:val="20"/>
              </w:rPr>
              <w:t xml:space="preserve"> </w:t>
            </w:r>
            <w:r w:rsidRPr="006145DB">
              <w:rPr>
                <w:rFonts w:cs="Arial"/>
                <w:sz w:val="20"/>
                <w:szCs w:val="20"/>
              </w:rPr>
              <w:t>egreso</w:t>
            </w:r>
            <w:r w:rsidRPr="006145DB">
              <w:rPr>
                <w:rFonts w:cs="Arial"/>
                <w:spacing w:val="-1"/>
                <w:sz w:val="20"/>
                <w:szCs w:val="20"/>
              </w:rPr>
              <w:t xml:space="preserve"> </w:t>
            </w:r>
            <w:r w:rsidRPr="006145DB">
              <w:rPr>
                <w:rFonts w:cs="Arial"/>
                <w:sz w:val="20"/>
                <w:szCs w:val="20"/>
              </w:rPr>
              <w:t>para</w:t>
            </w:r>
            <w:r w:rsidRPr="006145DB">
              <w:rPr>
                <w:rFonts w:cs="Arial"/>
                <w:spacing w:val="-3"/>
                <w:sz w:val="20"/>
                <w:szCs w:val="20"/>
              </w:rPr>
              <w:t xml:space="preserve"> </w:t>
            </w:r>
            <w:r w:rsidRPr="006145DB">
              <w:rPr>
                <w:rFonts w:cs="Arial"/>
                <w:sz w:val="20"/>
                <w:szCs w:val="20"/>
              </w:rPr>
              <w:t>la</w:t>
            </w:r>
            <w:r w:rsidRPr="006145DB">
              <w:rPr>
                <w:rFonts w:cs="Arial"/>
                <w:spacing w:val="-1"/>
                <w:sz w:val="20"/>
                <w:szCs w:val="20"/>
              </w:rPr>
              <w:t xml:space="preserve"> </w:t>
            </w:r>
            <w:r w:rsidRPr="006145DB">
              <w:rPr>
                <w:rFonts w:cs="Arial"/>
                <w:sz w:val="20"/>
                <w:szCs w:val="20"/>
              </w:rPr>
              <w:t>modalidad</w:t>
            </w:r>
            <w:r w:rsidRPr="006145DB">
              <w:rPr>
                <w:rFonts w:cs="Arial"/>
                <w:spacing w:val="-1"/>
                <w:sz w:val="20"/>
                <w:szCs w:val="20"/>
              </w:rPr>
              <w:t xml:space="preserve"> </w:t>
            </w:r>
            <w:r w:rsidRPr="006145DB">
              <w:rPr>
                <w:rFonts w:cs="Arial"/>
                <w:sz w:val="20"/>
                <w:szCs w:val="20"/>
              </w:rPr>
              <w:t>proceso Intervención</w:t>
            </w:r>
            <w:r w:rsidRPr="006145DB">
              <w:rPr>
                <w:rFonts w:cs="Arial"/>
                <w:spacing w:val="-7"/>
                <w:sz w:val="20"/>
                <w:szCs w:val="20"/>
              </w:rPr>
              <w:t xml:space="preserve"> </w:t>
            </w:r>
            <w:r w:rsidRPr="006145DB">
              <w:rPr>
                <w:rFonts w:cs="Arial"/>
                <w:sz w:val="20"/>
                <w:szCs w:val="20"/>
              </w:rPr>
              <w:t>de</w:t>
            </w:r>
            <w:r w:rsidRPr="006145DB">
              <w:rPr>
                <w:rFonts w:cs="Arial"/>
                <w:spacing w:val="-3"/>
                <w:sz w:val="20"/>
                <w:szCs w:val="20"/>
              </w:rPr>
              <w:t xml:space="preserve"> </w:t>
            </w:r>
            <w:r w:rsidR="00692FE4" w:rsidRPr="006145DB">
              <w:rPr>
                <w:rFonts w:cs="Arial"/>
                <w:sz w:val="20"/>
                <w:szCs w:val="20"/>
              </w:rPr>
              <w:t>Apoyo</w:t>
            </w:r>
            <w:r w:rsidR="001733FA" w:rsidRPr="006145DB">
              <w:rPr>
                <w:rFonts w:cs="Arial"/>
                <w:sz w:val="20"/>
                <w:szCs w:val="20"/>
              </w:rPr>
              <w:t xml:space="preserve"> Restablecimiento </w:t>
            </w:r>
            <w:r w:rsidR="00692FE4" w:rsidRPr="006145DB">
              <w:rPr>
                <w:rFonts w:cs="Arial"/>
                <w:spacing w:val="-9"/>
                <w:sz w:val="20"/>
                <w:szCs w:val="20"/>
              </w:rPr>
              <w:t>en</w:t>
            </w:r>
            <w:r w:rsidRPr="006145DB">
              <w:rPr>
                <w:rFonts w:cs="Arial"/>
                <w:spacing w:val="-8"/>
                <w:sz w:val="20"/>
                <w:szCs w:val="20"/>
              </w:rPr>
              <w:t xml:space="preserve"> </w:t>
            </w:r>
            <w:r w:rsidRPr="006145DB">
              <w:rPr>
                <w:rFonts w:cs="Arial"/>
                <w:sz w:val="20"/>
                <w:szCs w:val="20"/>
              </w:rPr>
              <w:t>Administración</w:t>
            </w:r>
            <w:r w:rsidRPr="006145DB">
              <w:rPr>
                <w:rFonts w:cs="Arial"/>
                <w:spacing w:val="-7"/>
                <w:sz w:val="20"/>
                <w:szCs w:val="20"/>
              </w:rPr>
              <w:t xml:space="preserve"> </w:t>
            </w:r>
            <w:r w:rsidRPr="006145DB">
              <w:rPr>
                <w:rFonts w:cs="Arial"/>
                <w:sz w:val="20"/>
                <w:szCs w:val="20"/>
              </w:rPr>
              <w:t>de</w:t>
            </w:r>
            <w:r w:rsidRPr="006145DB">
              <w:rPr>
                <w:rFonts w:cs="Arial"/>
                <w:spacing w:val="-3"/>
                <w:sz w:val="20"/>
                <w:szCs w:val="20"/>
              </w:rPr>
              <w:t xml:space="preserve"> </w:t>
            </w:r>
            <w:r w:rsidRPr="006145DB">
              <w:rPr>
                <w:rFonts w:cs="Arial"/>
                <w:sz w:val="20"/>
                <w:szCs w:val="20"/>
              </w:rPr>
              <w:t>justicia</w:t>
            </w:r>
            <w:r w:rsidRPr="006145DB">
              <w:rPr>
                <w:rFonts w:cs="Arial"/>
                <w:spacing w:val="-3"/>
                <w:sz w:val="20"/>
                <w:szCs w:val="20"/>
              </w:rPr>
              <w:t xml:space="preserve"> </w:t>
            </w:r>
            <w:r w:rsidRPr="006145DB">
              <w:rPr>
                <w:rFonts w:cs="Arial"/>
                <w:sz w:val="20"/>
                <w:szCs w:val="20"/>
              </w:rPr>
              <w:t>se</w:t>
            </w:r>
            <w:r w:rsidRPr="006145DB">
              <w:rPr>
                <w:rFonts w:cs="Arial"/>
                <w:spacing w:val="-2"/>
                <w:sz w:val="20"/>
                <w:szCs w:val="20"/>
              </w:rPr>
              <w:t xml:space="preserve"> </w:t>
            </w:r>
            <w:r w:rsidRPr="006145DB">
              <w:rPr>
                <w:rFonts w:cs="Arial"/>
                <w:sz w:val="20"/>
                <w:szCs w:val="20"/>
              </w:rPr>
              <w:t>dan</w:t>
            </w:r>
            <w:r w:rsidRPr="006145DB">
              <w:rPr>
                <w:rFonts w:cs="Arial"/>
                <w:spacing w:val="1"/>
                <w:sz w:val="20"/>
                <w:szCs w:val="20"/>
              </w:rPr>
              <w:t xml:space="preserve"> </w:t>
            </w:r>
            <w:r w:rsidRPr="006145DB">
              <w:rPr>
                <w:rFonts w:cs="Arial"/>
                <w:sz w:val="20"/>
                <w:szCs w:val="20"/>
              </w:rPr>
              <w:t>por</w:t>
            </w:r>
            <w:r w:rsidRPr="006145DB">
              <w:rPr>
                <w:rFonts w:cs="Arial"/>
                <w:spacing w:val="-9"/>
                <w:sz w:val="20"/>
                <w:szCs w:val="20"/>
              </w:rPr>
              <w:t xml:space="preserve"> </w:t>
            </w:r>
            <w:r w:rsidRPr="006145DB">
              <w:rPr>
                <w:rFonts w:cs="Arial"/>
                <w:sz w:val="20"/>
                <w:szCs w:val="20"/>
              </w:rPr>
              <w:t>finalización</w:t>
            </w:r>
            <w:r w:rsidRPr="006145DB">
              <w:rPr>
                <w:rFonts w:cs="Arial"/>
                <w:spacing w:val="-3"/>
                <w:sz w:val="20"/>
                <w:szCs w:val="20"/>
              </w:rPr>
              <w:t xml:space="preserve"> </w:t>
            </w:r>
            <w:r w:rsidRPr="006145DB">
              <w:rPr>
                <w:rFonts w:cs="Arial"/>
                <w:sz w:val="20"/>
                <w:szCs w:val="20"/>
              </w:rPr>
              <w:t>del proceso:</w:t>
            </w:r>
          </w:p>
          <w:p w14:paraId="1A3CEA1F" w14:textId="38A3B9E7" w:rsidR="006D7402"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Cam</w:t>
            </w:r>
            <w:r w:rsidR="00C27D66" w:rsidRPr="006145DB">
              <w:rPr>
                <w:rStyle w:val="normaltextrun"/>
                <w:rFonts w:cs="Arial"/>
                <w:sz w:val="20"/>
                <w:szCs w:val="20"/>
              </w:rPr>
              <w:t xml:space="preserve">bio de medida en el marco del </w:t>
            </w:r>
            <w:r w:rsidRPr="006145DB">
              <w:rPr>
                <w:rStyle w:val="normaltextrun"/>
                <w:rFonts w:cs="Arial"/>
                <w:sz w:val="20"/>
                <w:szCs w:val="20"/>
              </w:rPr>
              <w:t>Proceso Administrativo de Restablecimiento de Derecho.</w:t>
            </w:r>
          </w:p>
          <w:p w14:paraId="2DEE562B" w14:textId="0297EC83" w:rsidR="006D7402"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Orden de la autoridad administrativa competente.</w:t>
            </w:r>
          </w:p>
          <w:p w14:paraId="09DBB22E" w14:textId="6BFA71FD" w:rsidR="006D7402"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Fallecimiento del o la adolescente o joven.</w:t>
            </w:r>
          </w:p>
          <w:p w14:paraId="69F7BDE7" w14:textId="77777777" w:rsidR="001F40DD" w:rsidRPr="006145DB" w:rsidRDefault="001F40DD" w:rsidP="005B435E">
            <w:pPr>
              <w:spacing w:after="0" w:line="240" w:lineRule="auto"/>
              <w:ind w:left="360"/>
              <w:jc w:val="both"/>
              <w:rPr>
                <w:rStyle w:val="normaltextrun"/>
                <w:rFonts w:cs="Arial"/>
                <w:sz w:val="20"/>
                <w:szCs w:val="20"/>
              </w:rPr>
            </w:pPr>
          </w:p>
          <w:p w14:paraId="1D54BC87" w14:textId="64BB2B51" w:rsidR="006D7402" w:rsidRPr="006145DB" w:rsidRDefault="006D7402" w:rsidP="005B435E">
            <w:pPr>
              <w:spacing w:after="0" w:line="240" w:lineRule="auto"/>
              <w:jc w:val="both"/>
              <w:rPr>
                <w:rFonts w:cs="Arial"/>
                <w:sz w:val="20"/>
                <w:szCs w:val="20"/>
              </w:rPr>
            </w:pPr>
            <w:r w:rsidRPr="006145DB">
              <w:rPr>
                <w:rFonts w:cs="Arial"/>
                <w:sz w:val="20"/>
                <w:szCs w:val="20"/>
              </w:rPr>
              <w:t>En</w:t>
            </w:r>
            <w:r w:rsidRPr="006145DB">
              <w:rPr>
                <w:rFonts w:cs="Arial"/>
                <w:spacing w:val="-9"/>
                <w:sz w:val="20"/>
                <w:szCs w:val="20"/>
              </w:rPr>
              <w:t xml:space="preserve"> </w:t>
            </w:r>
            <w:r w:rsidRPr="006145DB">
              <w:rPr>
                <w:rFonts w:cs="Arial"/>
                <w:sz w:val="20"/>
                <w:szCs w:val="20"/>
              </w:rPr>
              <w:t>el</w:t>
            </w:r>
            <w:r w:rsidRPr="006145DB">
              <w:rPr>
                <w:rFonts w:cs="Arial"/>
                <w:spacing w:val="-6"/>
                <w:sz w:val="20"/>
                <w:szCs w:val="20"/>
              </w:rPr>
              <w:t xml:space="preserve"> </w:t>
            </w:r>
            <w:r w:rsidRPr="006145DB">
              <w:rPr>
                <w:rFonts w:cs="Arial"/>
                <w:sz w:val="20"/>
                <w:szCs w:val="20"/>
              </w:rPr>
              <w:t>caso</w:t>
            </w:r>
            <w:r w:rsidRPr="006145DB">
              <w:rPr>
                <w:rFonts w:cs="Arial"/>
                <w:spacing w:val="-6"/>
                <w:sz w:val="20"/>
                <w:szCs w:val="20"/>
              </w:rPr>
              <w:t xml:space="preserve"> </w:t>
            </w:r>
            <w:r w:rsidRPr="006145DB">
              <w:rPr>
                <w:rFonts w:cs="Arial"/>
                <w:sz w:val="20"/>
                <w:szCs w:val="20"/>
              </w:rPr>
              <w:t>de</w:t>
            </w:r>
            <w:r w:rsidRPr="006145DB">
              <w:rPr>
                <w:rFonts w:cs="Arial"/>
                <w:spacing w:val="-6"/>
                <w:sz w:val="20"/>
                <w:szCs w:val="20"/>
              </w:rPr>
              <w:t xml:space="preserve"> </w:t>
            </w:r>
            <w:r w:rsidRPr="006145DB">
              <w:rPr>
                <w:rFonts w:cs="Arial"/>
                <w:sz w:val="20"/>
                <w:szCs w:val="20"/>
              </w:rPr>
              <w:t>las</w:t>
            </w:r>
            <w:r w:rsidRPr="006145DB">
              <w:rPr>
                <w:rFonts w:cs="Arial"/>
                <w:spacing w:val="-2"/>
                <w:sz w:val="20"/>
                <w:szCs w:val="20"/>
              </w:rPr>
              <w:t xml:space="preserve"> </w:t>
            </w:r>
            <w:r w:rsidRPr="006145DB">
              <w:rPr>
                <w:rFonts w:cs="Arial"/>
                <w:sz w:val="20"/>
                <w:szCs w:val="20"/>
              </w:rPr>
              <w:t>sanciones</w:t>
            </w:r>
            <w:r w:rsidRPr="006145DB">
              <w:rPr>
                <w:rFonts w:cs="Arial"/>
                <w:spacing w:val="-8"/>
                <w:sz w:val="20"/>
                <w:szCs w:val="20"/>
              </w:rPr>
              <w:t xml:space="preserve"> </w:t>
            </w:r>
            <w:r w:rsidRPr="006145DB">
              <w:rPr>
                <w:rFonts w:cs="Arial"/>
                <w:sz w:val="20"/>
                <w:szCs w:val="20"/>
              </w:rPr>
              <w:t>Libertad</w:t>
            </w:r>
            <w:r w:rsidRPr="006145DB">
              <w:rPr>
                <w:rFonts w:cs="Arial"/>
                <w:spacing w:val="-1"/>
                <w:sz w:val="20"/>
                <w:szCs w:val="20"/>
              </w:rPr>
              <w:t xml:space="preserve"> </w:t>
            </w:r>
            <w:r w:rsidRPr="006145DB">
              <w:rPr>
                <w:rFonts w:cs="Arial"/>
                <w:sz w:val="20"/>
                <w:szCs w:val="20"/>
              </w:rPr>
              <w:t>Asistida/</w:t>
            </w:r>
            <w:r w:rsidRPr="006145DB">
              <w:rPr>
                <w:rFonts w:cs="Arial"/>
                <w:spacing w:val="-2"/>
                <w:sz w:val="20"/>
                <w:szCs w:val="20"/>
              </w:rPr>
              <w:t xml:space="preserve"> </w:t>
            </w:r>
            <w:r w:rsidRPr="006145DB">
              <w:rPr>
                <w:rFonts w:cs="Arial"/>
                <w:sz w:val="20"/>
                <w:szCs w:val="20"/>
              </w:rPr>
              <w:t>Vigilada</w:t>
            </w:r>
            <w:r w:rsidR="00183BDE" w:rsidRPr="006145DB">
              <w:rPr>
                <w:rFonts w:cs="Arial"/>
                <w:spacing w:val="-5"/>
                <w:sz w:val="20"/>
                <w:szCs w:val="20"/>
              </w:rPr>
              <w:t xml:space="preserve"> </w:t>
            </w:r>
            <w:r w:rsidRPr="006145DB">
              <w:rPr>
                <w:rFonts w:cs="Arial"/>
                <w:sz w:val="20"/>
                <w:szCs w:val="20"/>
              </w:rPr>
              <w:t>prestación de</w:t>
            </w:r>
            <w:r w:rsidRPr="006145DB">
              <w:rPr>
                <w:rFonts w:cs="Arial"/>
                <w:spacing w:val="-5"/>
                <w:sz w:val="20"/>
                <w:szCs w:val="20"/>
              </w:rPr>
              <w:t xml:space="preserve"> </w:t>
            </w:r>
            <w:r w:rsidRPr="006145DB">
              <w:rPr>
                <w:rFonts w:cs="Arial"/>
                <w:sz w:val="20"/>
                <w:szCs w:val="20"/>
              </w:rPr>
              <w:t>servicios</w:t>
            </w:r>
            <w:r w:rsidRPr="006145DB">
              <w:rPr>
                <w:rFonts w:cs="Arial"/>
                <w:spacing w:val="-4"/>
                <w:sz w:val="20"/>
                <w:szCs w:val="20"/>
              </w:rPr>
              <w:t xml:space="preserve"> </w:t>
            </w:r>
            <w:r w:rsidRPr="006145DB">
              <w:rPr>
                <w:rFonts w:cs="Arial"/>
                <w:sz w:val="20"/>
                <w:szCs w:val="20"/>
              </w:rPr>
              <w:t>a</w:t>
            </w:r>
            <w:r w:rsidRPr="006145DB">
              <w:rPr>
                <w:rFonts w:cs="Arial"/>
                <w:spacing w:val="-1"/>
                <w:sz w:val="20"/>
                <w:szCs w:val="20"/>
              </w:rPr>
              <w:t xml:space="preserve"> </w:t>
            </w:r>
            <w:r w:rsidRPr="006145DB">
              <w:rPr>
                <w:rFonts w:cs="Arial"/>
                <w:sz w:val="20"/>
                <w:szCs w:val="20"/>
              </w:rPr>
              <w:t>la</w:t>
            </w:r>
            <w:r w:rsidRPr="006145DB">
              <w:rPr>
                <w:rFonts w:cs="Arial"/>
                <w:spacing w:val="1"/>
                <w:sz w:val="20"/>
                <w:szCs w:val="20"/>
              </w:rPr>
              <w:t xml:space="preserve"> </w:t>
            </w:r>
            <w:r w:rsidRPr="006145DB">
              <w:rPr>
                <w:rFonts w:cs="Arial"/>
                <w:sz w:val="20"/>
                <w:szCs w:val="20"/>
              </w:rPr>
              <w:t>comunidad se</w:t>
            </w:r>
            <w:r w:rsidRPr="006145DB">
              <w:rPr>
                <w:rFonts w:cs="Arial"/>
                <w:spacing w:val="-1"/>
                <w:sz w:val="20"/>
                <w:szCs w:val="20"/>
              </w:rPr>
              <w:t xml:space="preserve"> </w:t>
            </w:r>
            <w:r w:rsidR="007B3B0F" w:rsidRPr="006145DB">
              <w:rPr>
                <w:rFonts w:cs="Arial"/>
                <w:sz w:val="20"/>
                <w:szCs w:val="20"/>
              </w:rPr>
              <w:t>da:</w:t>
            </w:r>
          </w:p>
          <w:p w14:paraId="56C3B08E" w14:textId="1912A20C" w:rsidR="006D7402"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Cumplimiento de la sanción</w:t>
            </w:r>
            <w:r w:rsidR="001733FA" w:rsidRPr="006145DB">
              <w:rPr>
                <w:rStyle w:val="normaltextrun"/>
                <w:rFonts w:cs="Arial"/>
                <w:sz w:val="20"/>
                <w:szCs w:val="20"/>
              </w:rPr>
              <w:t>.</w:t>
            </w:r>
          </w:p>
          <w:p w14:paraId="2C59152C" w14:textId="7ADF54A9" w:rsidR="006D7402"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Incumplimiento de la sanción</w:t>
            </w:r>
            <w:r w:rsidR="001733FA" w:rsidRPr="006145DB">
              <w:rPr>
                <w:rStyle w:val="normaltextrun"/>
                <w:rFonts w:cs="Arial"/>
                <w:sz w:val="20"/>
                <w:szCs w:val="20"/>
              </w:rPr>
              <w:t>.</w:t>
            </w:r>
          </w:p>
          <w:p w14:paraId="19612818" w14:textId="64BFE156" w:rsidR="00C27D66"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Sustitución de la sanción</w:t>
            </w:r>
            <w:r w:rsidR="001733FA" w:rsidRPr="006145DB">
              <w:rPr>
                <w:rStyle w:val="normaltextrun"/>
                <w:rFonts w:cs="Arial"/>
                <w:sz w:val="20"/>
                <w:szCs w:val="20"/>
              </w:rPr>
              <w:t>.</w:t>
            </w:r>
          </w:p>
          <w:p w14:paraId="71DC8033" w14:textId="3F4BEE92" w:rsidR="00C27D66"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 xml:space="preserve">Traslado del proceso a otros servicios para el cumplimiento de la sanción ordenada por la autoridad </w:t>
            </w:r>
            <w:r w:rsidR="00C27D66" w:rsidRPr="006145DB">
              <w:rPr>
                <w:rStyle w:val="normaltextrun"/>
                <w:rFonts w:cs="Arial"/>
                <w:sz w:val="20"/>
                <w:szCs w:val="20"/>
              </w:rPr>
              <w:t>competente.</w:t>
            </w:r>
          </w:p>
          <w:p w14:paraId="36E39DC0" w14:textId="30348985" w:rsidR="00C27D66"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Traslado del proceso a otra jurisdicción</w:t>
            </w:r>
            <w:r w:rsidR="001733FA" w:rsidRPr="006145DB">
              <w:rPr>
                <w:rStyle w:val="normaltextrun"/>
                <w:rFonts w:cs="Arial"/>
                <w:sz w:val="20"/>
                <w:szCs w:val="20"/>
              </w:rPr>
              <w:t>.</w:t>
            </w:r>
          </w:p>
          <w:p w14:paraId="78D2CDE9" w14:textId="6A8C6EA8" w:rsidR="00C27D66" w:rsidRPr="006145DB" w:rsidRDefault="006D740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Terminación o archivo del proceso judicial</w:t>
            </w:r>
            <w:r w:rsidR="001733FA" w:rsidRPr="006145DB">
              <w:rPr>
                <w:rStyle w:val="normaltextrun"/>
                <w:rFonts w:cs="Arial"/>
                <w:sz w:val="20"/>
                <w:szCs w:val="20"/>
              </w:rPr>
              <w:t>.</w:t>
            </w:r>
          </w:p>
          <w:p w14:paraId="3B7776FF" w14:textId="287E1DD7" w:rsidR="00735C81" w:rsidRPr="006145DB" w:rsidRDefault="006D7402">
            <w:pPr>
              <w:numPr>
                <w:ilvl w:val="0"/>
                <w:numId w:val="1"/>
              </w:numPr>
              <w:spacing w:after="0" w:line="240" w:lineRule="auto"/>
              <w:jc w:val="both"/>
              <w:rPr>
                <w:rFonts w:cs="Arial"/>
                <w:sz w:val="20"/>
                <w:szCs w:val="20"/>
              </w:rPr>
            </w:pPr>
            <w:r w:rsidRPr="006145DB">
              <w:rPr>
                <w:rStyle w:val="normaltextrun"/>
                <w:rFonts w:cs="Arial"/>
                <w:sz w:val="20"/>
                <w:szCs w:val="20"/>
              </w:rPr>
              <w:t>Fallecimiento del o la adolescente o joven</w:t>
            </w:r>
            <w:r w:rsidR="001733FA" w:rsidRPr="006145DB">
              <w:rPr>
                <w:rStyle w:val="normaltextrun"/>
                <w:rFonts w:cs="Arial"/>
                <w:sz w:val="20"/>
                <w:szCs w:val="20"/>
              </w:rPr>
              <w:t>.</w:t>
            </w:r>
          </w:p>
        </w:tc>
      </w:tr>
      <w:tr w:rsidR="00115DA4" w:rsidRPr="006145DB" w14:paraId="17A95F3B" w14:textId="77777777" w:rsidTr="002C1CA1">
        <w:trPr>
          <w:trHeight w:val="268"/>
          <w:jc w:val="center"/>
        </w:trPr>
        <w:tc>
          <w:tcPr>
            <w:tcW w:w="1056" w:type="pct"/>
            <w:vAlign w:val="center"/>
          </w:tcPr>
          <w:p w14:paraId="7BED4766" w14:textId="06367C35" w:rsidR="00735C81" w:rsidRPr="006145DB" w:rsidRDefault="00735C81" w:rsidP="005B435E">
            <w:pPr>
              <w:spacing w:after="0" w:line="240" w:lineRule="auto"/>
              <w:rPr>
                <w:rFonts w:eastAsia="Arial" w:cs="Arial"/>
                <w:sz w:val="20"/>
                <w:szCs w:val="20"/>
              </w:rPr>
            </w:pPr>
            <w:r w:rsidRPr="006145DB">
              <w:rPr>
                <w:rFonts w:eastAsia="Arial" w:cs="Arial"/>
                <w:sz w:val="20"/>
                <w:szCs w:val="20"/>
              </w:rPr>
              <w:t>Restricciones</w:t>
            </w:r>
          </w:p>
        </w:tc>
        <w:tc>
          <w:tcPr>
            <w:tcW w:w="3944" w:type="pct"/>
            <w:vAlign w:val="center"/>
          </w:tcPr>
          <w:p w14:paraId="58D8FE87" w14:textId="094B8FC9" w:rsidR="00735C81" w:rsidRPr="006145DB" w:rsidRDefault="006D7402" w:rsidP="005B435E">
            <w:pPr>
              <w:tabs>
                <w:tab w:val="left" w:pos="709"/>
              </w:tabs>
              <w:spacing w:after="0" w:line="240" w:lineRule="auto"/>
              <w:rPr>
                <w:rFonts w:eastAsia="Arial" w:cs="Arial"/>
                <w:sz w:val="20"/>
                <w:szCs w:val="20"/>
              </w:rPr>
            </w:pPr>
            <w:r w:rsidRPr="006145DB">
              <w:rPr>
                <w:rFonts w:cs="Arial"/>
                <w:sz w:val="20"/>
                <w:szCs w:val="20"/>
              </w:rPr>
              <w:t>No</w:t>
            </w:r>
            <w:r w:rsidRPr="006145DB">
              <w:rPr>
                <w:rFonts w:cs="Arial"/>
                <w:spacing w:val="-3"/>
                <w:sz w:val="20"/>
                <w:szCs w:val="20"/>
              </w:rPr>
              <w:t xml:space="preserve"> </w:t>
            </w:r>
            <w:r w:rsidR="004936D4" w:rsidRPr="006145DB">
              <w:rPr>
                <w:rFonts w:cs="Arial"/>
                <w:sz w:val="20"/>
                <w:szCs w:val="20"/>
              </w:rPr>
              <w:t>aplican</w:t>
            </w:r>
            <w:r w:rsidR="001733FA" w:rsidRPr="006145DB">
              <w:rPr>
                <w:rFonts w:cs="Arial"/>
                <w:sz w:val="20"/>
                <w:szCs w:val="20"/>
              </w:rPr>
              <w:t>.</w:t>
            </w:r>
          </w:p>
        </w:tc>
      </w:tr>
      <w:tr w:rsidR="00735C81" w:rsidRPr="006145DB" w14:paraId="383041E4" w14:textId="77777777" w:rsidTr="002C1CA1">
        <w:trPr>
          <w:trHeight w:val="515"/>
          <w:jc w:val="center"/>
        </w:trPr>
        <w:tc>
          <w:tcPr>
            <w:tcW w:w="1056" w:type="pct"/>
            <w:vAlign w:val="center"/>
          </w:tcPr>
          <w:p w14:paraId="57B71A45" w14:textId="35830992" w:rsidR="00735C81" w:rsidRPr="006145DB" w:rsidRDefault="00735C81" w:rsidP="005B435E">
            <w:pPr>
              <w:spacing w:after="0" w:line="240" w:lineRule="auto"/>
              <w:rPr>
                <w:rFonts w:eastAsia="Arial" w:cs="Arial"/>
                <w:sz w:val="20"/>
                <w:szCs w:val="20"/>
              </w:rPr>
            </w:pPr>
            <w:r w:rsidRPr="006145DB">
              <w:rPr>
                <w:rFonts w:eastAsia="Arial" w:cs="Arial"/>
                <w:sz w:val="20"/>
                <w:szCs w:val="20"/>
              </w:rPr>
              <w:t xml:space="preserve">Ejecución </w:t>
            </w:r>
          </w:p>
        </w:tc>
        <w:tc>
          <w:tcPr>
            <w:tcW w:w="3944" w:type="pct"/>
            <w:vAlign w:val="center"/>
          </w:tcPr>
          <w:p w14:paraId="45314A86" w14:textId="2CA2C5FE" w:rsidR="004936D4" w:rsidRPr="006145DB" w:rsidRDefault="004936D4" w:rsidP="005B435E">
            <w:pPr>
              <w:spacing w:after="0" w:line="240" w:lineRule="auto"/>
              <w:jc w:val="both"/>
              <w:rPr>
                <w:rFonts w:cs="Arial"/>
                <w:spacing w:val="-1"/>
                <w:sz w:val="20"/>
                <w:szCs w:val="20"/>
              </w:rPr>
            </w:pPr>
            <w:r w:rsidRPr="006145DB">
              <w:rPr>
                <w:rFonts w:cs="Arial"/>
                <w:spacing w:val="-1"/>
                <w:sz w:val="20"/>
                <w:szCs w:val="20"/>
              </w:rPr>
              <w:t>En el proceso de atención los y las participantes cuentan con un equipo de atención integral, compuesto por Psicosocial, Pedagogía, Nutrición, Enfermería, Ruta de Oportunidades Juveniles, área Administrativa y Apoyo Jurídico, quienes se encargan de la atención, orientación e intervención de la población y sus familias, favoreciendo el cumplimiento y ejecución de los procesos y la reducción de la brecha social a través de su inclusión social.</w:t>
            </w:r>
          </w:p>
          <w:p w14:paraId="0A74A23C" w14:textId="77777777" w:rsidR="00583ECF" w:rsidRPr="006145DB" w:rsidRDefault="00583ECF" w:rsidP="005B435E">
            <w:pPr>
              <w:pStyle w:val="Ttulo1"/>
              <w:rPr>
                <w:sz w:val="20"/>
                <w:szCs w:val="20"/>
              </w:rPr>
            </w:pPr>
          </w:p>
          <w:p w14:paraId="52D7BAB0" w14:textId="7B92641B" w:rsidR="00115035" w:rsidRPr="006145DB" w:rsidRDefault="004936D4" w:rsidP="005B435E">
            <w:pPr>
              <w:spacing w:after="0" w:line="240" w:lineRule="auto"/>
              <w:jc w:val="both"/>
              <w:rPr>
                <w:rFonts w:cs="Arial"/>
                <w:spacing w:val="-1"/>
                <w:sz w:val="20"/>
                <w:szCs w:val="20"/>
              </w:rPr>
            </w:pPr>
            <w:r w:rsidRPr="006145DB">
              <w:rPr>
                <w:rFonts w:cs="Arial"/>
                <w:spacing w:val="-1"/>
                <w:sz w:val="20"/>
                <w:szCs w:val="20"/>
              </w:rPr>
              <w:t xml:space="preserve">En la operatividad, posterior a la remisión de los casos por parte de las autoridades administrativas y judiciales, el profesional de Enlace CESPA, establece el primer contacto con los adolescentes, jóvenes y sus acudientes o representantes legales, a partir de la información consignada en la remisión remitida, la cual cuenta con los documentos necesarios. Una vez se logra el contacto efectivo, se programa citación de ingreso a la unidad operativa correspondiente, en donde se realiza inducción por parte del </w:t>
            </w:r>
            <w:r w:rsidR="001733FA" w:rsidRPr="006145DB">
              <w:rPr>
                <w:rFonts w:cs="Arial"/>
                <w:spacing w:val="-1"/>
                <w:sz w:val="20"/>
                <w:szCs w:val="20"/>
              </w:rPr>
              <w:t>r</w:t>
            </w:r>
            <w:r w:rsidRPr="006145DB">
              <w:rPr>
                <w:rFonts w:cs="Arial"/>
                <w:spacing w:val="-1"/>
                <w:sz w:val="20"/>
                <w:szCs w:val="20"/>
              </w:rPr>
              <w:t xml:space="preserve">esponsable del </w:t>
            </w:r>
            <w:r w:rsidR="001733FA" w:rsidRPr="006145DB">
              <w:rPr>
                <w:rFonts w:cs="Arial"/>
                <w:spacing w:val="-1"/>
                <w:sz w:val="20"/>
                <w:szCs w:val="20"/>
              </w:rPr>
              <w:t>s</w:t>
            </w:r>
            <w:r w:rsidRPr="006145DB">
              <w:rPr>
                <w:rFonts w:cs="Arial"/>
                <w:spacing w:val="-1"/>
                <w:sz w:val="20"/>
                <w:szCs w:val="20"/>
              </w:rPr>
              <w:t xml:space="preserve">ervicio con los adolescentes/jóvenes y sus familias. </w:t>
            </w:r>
          </w:p>
          <w:p w14:paraId="428E0384" w14:textId="77777777" w:rsidR="00D76C75" w:rsidRPr="006145DB" w:rsidRDefault="00D76C75" w:rsidP="005B435E">
            <w:pPr>
              <w:pStyle w:val="Ttulo1"/>
              <w:rPr>
                <w:sz w:val="20"/>
                <w:szCs w:val="20"/>
              </w:rPr>
            </w:pPr>
          </w:p>
          <w:p w14:paraId="4977F0B1" w14:textId="3A1760E9" w:rsidR="004936D4" w:rsidRPr="006145DB" w:rsidRDefault="004936D4" w:rsidP="005B435E">
            <w:pPr>
              <w:spacing w:after="0" w:line="240" w:lineRule="auto"/>
              <w:jc w:val="both"/>
              <w:rPr>
                <w:rFonts w:cs="Arial"/>
                <w:spacing w:val="-1"/>
                <w:sz w:val="20"/>
                <w:szCs w:val="20"/>
              </w:rPr>
            </w:pPr>
            <w:r w:rsidRPr="006145DB">
              <w:rPr>
                <w:rFonts w:cs="Arial"/>
                <w:spacing w:val="-1"/>
                <w:sz w:val="20"/>
                <w:szCs w:val="20"/>
              </w:rPr>
              <w:t xml:space="preserve">Posterior </w:t>
            </w:r>
            <w:r w:rsidR="00183BDE" w:rsidRPr="006145DB">
              <w:rPr>
                <w:rFonts w:cs="Arial"/>
                <w:spacing w:val="-1"/>
                <w:sz w:val="20"/>
                <w:szCs w:val="20"/>
              </w:rPr>
              <w:t xml:space="preserve">a la inducción, se da paso al </w:t>
            </w:r>
            <w:r w:rsidRPr="006145DB">
              <w:rPr>
                <w:rFonts w:cs="Arial"/>
                <w:spacing w:val="-1"/>
                <w:sz w:val="20"/>
                <w:szCs w:val="20"/>
              </w:rPr>
              <w:t xml:space="preserve">registro del mismo en las bases de información internas del servicio y de SDIS, como la valija de información y la ficha SIRBE, lo cual relaciona al adolescente o joven, como activo y en cumplimiento de medida o sanción en el servicio. Posteriormente éstos pasan a entrevistas y valoraciones iniciales con el equipo de atención integral mencionado previamente, </w:t>
            </w:r>
            <w:r w:rsidR="00021152" w:rsidRPr="006145DB">
              <w:rPr>
                <w:rFonts w:cs="Arial"/>
                <w:spacing w:val="-1"/>
                <w:sz w:val="20"/>
                <w:szCs w:val="20"/>
              </w:rPr>
              <w:t>quienes,</w:t>
            </w:r>
            <w:r w:rsidRPr="006145DB">
              <w:rPr>
                <w:rFonts w:cs="Arial"/>
                <w:spacing w:val="-1"/>
                <w:sz w:val="20"/>
                <w:szCs w:val="20"/>
              </w:rPr>
              <w:t xml:space="preserve"> a partir de los conceptos profesionales, construyen el Plan de Atención Inicial Individual, el cual se reporta a las Defensorías de Familia y Juzgados a cargo de cada caso.</w:t>
            </w:r>
          </w:p>
          <w:p w14:paraId="5B3DD51F" w14:textId="77777777" w:rsidR="00D76C75" w:rsidRPr="006145DB" w:rsidRDefault="00D76C75" w:rsidP="005B435E">
            <w:pPr>
              <w:pStyle w:val="Ttulo1"/>
              <w:rPr>
                <w:sz w:val="20"/>
                <w:szCs w:val="20"/>
              </w:rPr>
            </w:pPr>
          </w:p>
          <w:p w14:paraId="1BF00745" w14:textId="2DEDA349" w:rsidR="004936D4" w:rsidRPr="006145DB" w:rsidRDefault="004936D4" w:rsidP="005B435E">
            <w:pPr>
              <w:spacing w:after="0" w:line="240" w:lineRule="auto"/>
              <w:jc w:val="both"/>
              <w:rPr>
                <w:rFonts w:cs="Arial"/>
                <w:spacing w:val="-1"/>
                <w:sz w:val="20"/>
                <w:szCs w:val="20"/>
              </w:rPr>
            </w:pPr>
            <w:r w:rsidRPr="006145DB">
              <w:rPr>
                <w:rFonts w:cs="Arial"/>
                <w:spacing w:val="-1"/>
                <w:sz w:val="20"/>
                <w:szCs w:val="20"/>
              </w:rPr>
              <w:t>Posteriormente</w:t>
            </w:r>
            <w:r w:rsidR="00765DAC" w:rsidRPr="006145DB">
              <w:rPr>
                <w:rFonts w:cs="Arial"/>
                <w:spacing w:val="-1"/>
                <w:sz w:val="20"/>
                <w:szCs w:val="20"/>
              </w:rPr>
              <w:t>,</w:t>
            </w:r>
            <w:r w:rsidRPr="006145DB">
              <w:rPr>
                <w:rFonts w:cs="Arial"/>
                <w:spacing w:val="-1"/>
                <w:sz w:val="20"/>
                <w:szCs w:val="20"/>
              </w:rPr>
              <w:t xml:space="preserve"> durante el primer mes, participa de escenario individual y grupal de Acogida e inicia el desarrollo del PAI a través de atenciones individuales, grupales, familiares y en contexto o de gestión social y territorial, las cuales deben reposar en cuanto a evidencias y formatos correspondientes en la historia de atención de cada adolescente/joven.</w:t>
            </w:r>
          </w:p>
          <w:p w14:paraId="6DDF79C7" w14:textId="77777777" w:rsidR="00D76C75" w:rsidRPr="006145DB" w:rsidRDefault="00D76C75" w:rsidP="005B435E">
            <w:pPr>
              <w:pStyle w:val="Ttulo1"/>
              <w:rPr>
                <w:sz w:val="20"/>
                <w:szCs w:val="20"/>
              </w:rPr>
            </w:pPr>
          </w:p>
          <w:p w14:paraId="1232A809" w14:textId="109DFCCB" w:rsidR="004936D4" w:rsidRPr="006145DB" w:rsidRDefault="004936D4" w:rsidP="005B435E">
            <w:pPr>
              <w:spacing w:after="0" w:line="240" w:lineRule="auto"/>
              <w:jc w:val="both"/>
              <w:rPr>
                <w:rFonts w:cs="Arial"/>
                <w:spacing w:val="-1"/>
                <w:sz w:val="20"/>
                <w:szCs w:val="20"/>
              </w:rPr>
            </w:pPr>
            <w:r w:rsidRPr="006145DB">
              <w:rPr>
                <w:rFonts w:cs="Arial"/>
                <w:spacing w:val="-1"/>
                <w:sz w:val="20"/>
                <w:szCs w:val="20"/>
              </w:rPr>
              <w:t>Periódicamente se debe reportar a las autoridades administrativas y judiciales a cargo, los avances o dificultades presentadas con cada caso, a través del informe de seguimiento al PAI, construido con el liderazgo del equipo Psicosocial a cargo, pero que cuenta con insumos de la atención de todo el equipo de atención integral. Según sea el tiempo que debe cumplir o ejecutar en el servicio, cuando se determine que dio cumplimiento a los objetivos planteados en restablecimiento de derechos o al tiempo de sanción, se reporta el Informe correspondiente de Egreso.</w:t>
            </w:r>
          </w:p>
          <w:p w14:paraId="7AC43193" w14:textId="17F79FFC" w:rsidR="004936D4" w:rsidRPr="006145DB" w:rsidRDefault="004936D4" w:rsidP="005B435E">
            <w:pPr>
              <w:spacing w:after="0" w:line="240" w:lineRule="auto"/>
              <w:jc w:val="both"/>
              <w:rPr>
                <w:rFonts w:cs="Arial"/>
                <w:sz w:val="20"/>
                <w:szCs w:val="20"/>
              </w:rPr>
            </w:pPr>
            <w:r w:rsidRPr="006145DB">
              <w:rPr>
                <w:rFonts w:cs="Arial"/>
                <w:spacing w:val="-1"/>
                <w:sz w:val="20"/>
                <w:szCs w:val="20"/>
              </w:rPr>
              <w:t>En donde como un plus de SDIS y el servicio Forjar, se ofrece continuar con el acompañamiento Psicosocial y en garantía de derechos en torno a las gestiones que se requieran, por parte del equipo de la Ruta de Oportunidades</w:t>
            </w:r>
            <w:r w:rsidRPr="006145DB">
              <w:rPr>
                <w:rFonts w:cs="Arial"/>
                <w:sz w:val="20"/>
                <w:szCs w:val="20"/>
              </w:rPr>
              <w:t xml:space="preserve"> Juveniles,</w:t>
            </w:r>
            <w:r w:rsidRPr="006145DB">
              <w:rPr>
                <w:rFonts w:cs="Arial"/>
                <w:spacing w:val="1"/>
                <w:sz w:val="20"/>
                <w:szCs w:val="20"/>
              </w:rPr>
              <w:t xml:space="preserve"> </w:t>
            </w:r>
            <w:r w:rsidRPr="006145DB">
              <w:rPr>
                <w:rFonts w:cs="Arial"/>
                <w:sz w:val="20"/>
                <w:szCs w:val="20"/>
              </w:rPr>
              <w:t>siendo</w:t>
            </w:r>
            <w:r w:rsidRPr="006145DB">
              <w:rPr>
                <w:rFonts w:cs="Arial"/>
                <w:spacing w:val="1"/>
                <w:sz w:val="20"/>
                <w:szCs w:val="20"/>
              </w:rPr>
              <w:t xml:space="preserve"> </w:t>
            </w:r>
            <w:r w:rsidRPr="006145DB">
              <w:rPr>
                <w:rFonts w:cs="Arial"/>
                <w:sz w:val="20"/>
                <w:szCs w:val="20"/>
              </w:rPr>
              <w:t>una</w:t>
            </w:r>
            <w:r w:rsidRPr="006145DB">
              <w:rPr>
                <w:rFonts w:cs="Arial"/>
                <w:spacing w:val="1"/>
                <w:sz w:val="20"/>
                <w:szCs w:val="20"/>
              </w:rPr>
              <w:t xml:space="preserve"> </w:t>
            </w:r>
            <w:r w:rsidRPr="006145DB">
              <w:rPr>
                <w:rFonts w:cs="Arial"/>
                <w:sz w:val="20"/>
                <w:szCs w:val="20"/>
              </w:rPr>
              <w:t>atención</w:t>
            </w:r>
            <w:r w:rsidRPr="006145DB">
              <w:rPr>
                <w:rFonts w:cs="Arial"/>
                <w:spacing w:val="1"/>
                <w:sz w:val="20"/>
                <w:szCs w:val="20"/>
              </w:rPr>
              <w:t xml:space="preserve"> </w:t>
            </w:r>
            <w:r w:rsidRPr="006145DB">
              <w:rPr>
                <w:rFonts w:cs="Arial"/>
                <w:sz w:val="20"/>
                <w:szCs w:val="20"/>
              </w:rPr>
              <w:t>post-egreso, de</w:t>
            </w:r>
            <w:r w:rsidRPr="006145DB">
              <w:rPr>
                <w:rFonts w:cs="Arial"/>
                <w:spacing w:val="1"/>
                <w:sz w:val="20"/>
                <w:szCs w:val="20"/>
              </w:rPr>
              <w:t xml:space="preserve"> </w:t>
            </w:r>
            <w:r w:rsidRPr="006145DB">
              <w:rPr>
                <w:rFonts w:cs="Arial"/>
                <w:sz w:val="20"/>
                <w:szCs w:val="20"/>
              </w:rPr>
              <w:t>continuidad</w:t>
            </w:r>
            <w:r w:rsidRPr="006145DB">
              <w:rPr>
                <w:rFonts w:cs="Arial"/>
                <w:spacing w:val="1"/>
                <w:sz w:val="20"/>
                <w:szCs w:val="20"/>
              </w:rPr>
              <w:t xml:space="preserve"> </w:t>
            </w:r>
            <w:r w:rsidRPr="006145DB">
              <w:rPr>
                <w:rFonts w:cs="Arial"/>
                <w:sz w:val="20"/>
                <w:szCs w:val="20"/>
              </w:rPr>
              <w:t>ante</w:t>
            </w:r>
            <w:r w:rsidRPr="006145DB">
              <w:rPr>
                <w:rFonts w:cs="Arial"/>
                <w:spacing w:val="1"/>
                <w:sz w:val="20"/>
                <w:szCs w:val="20"/>
              </w:rPr>
              <w:t xml:space="preserve"> </w:t>
            </w:r>
            <w:r w:rsidRPr="006145DB">
              <w:rPr>
                <w:rFonts w:cs="Arial"/>
                <w:sz w:val="20"/>
                <w:szCs w:val="20"/>
              </w:rPr>
              <w:t>necesidades</w:t>
            </w:r>
            <w:r w:rsidRPr="006145DB">
              <w:rPr>
                <w:rFonts w:cs="Arial"/>
                <w:spacing w:val="1"/>
                <w:sz w:val="20"/>
                <w:szCs w:val="20"/>
              </w:rPr>
              <w:t xml:space="preserve"> </w:t>
            </w:r>
            <w:r w:rsidRPr="006145DB">
              <w:rPr>
                <w:rFonts w:cs="Arial"/>
                <w:sz w:val="20"/>
                <w:szCs w:val="20"/>
              </w:rPr>
              <w:t>u</w:t>
            </w:r>
            <w:r w:rsidRPr="006145DB">
              <w:rPr>
                <w:rFonts w:cs="Arial"/>
                <w:spacing w:val="1"/>
                <w:sz w:val="20"/>
                <w:szCs w:val="20"/>
              </w:rPr>
              <w:t xml:space="preserve"> </w:t>
            </w:r>
            <w:r w:rsidRPr="006145DB">
              <w:rPr>
                <w:rFonts w:cs="Arial"/>
                <w:sz w:val="20"/>
                <w:szCs w:val="20"/>
              </w:rPr>
              <w:t>otras</w:t>
            </w:r>
            <w:r w:rsidRPr="006145DB">
              <w:rPr>
                <w:rFonts w:cs="Arial"/>
                <w:spacing w:val="1"/>
                <w:sz w:val="20"/>
                <w:szCs w:val="20"/>
              </w:rPr>
              <w:t xml:space="preserve"> </w:t>
            </w:r>
            <w:r w:rsidRPr="006145DB">
              <w:rPr>
                <w:rFonts w:cs="Arial"/>
                <w:sz w:val="20"/>
                <w:szCs w:val="20"/>
              </w:rPr>
              <w:t>pendientes</w:t>
            </w:r>
            <w:r w:rsidRPr="006145DB">
              <w:rPr>
                <w:rFonts w:cs="Arial"/>
                <w:spacing w:val="-1"/>
                <w:sz w:val="20"/>
                <w:szCs w:val="20"/>
              </w:rPr>
              <w:t xml:space="preserve"> </w:t>
            </w:r>
            <w:r w:rsidRPr="006145DB">
              <w:rPr>
                <w:rFonts w:cs="Arial"/>
                <w:sz w:val="20"/>
                <w:szCs w:val="20"/>
              </w:rPr>
              <w:t>a</w:t>
            </w:r>
            <w:r w:rsidRPr="006145DB">
              <w:rPr>
                <w:rFonts w:cs="Arial"/>
                <w:spacing w:val="1"/>
                <w:sz w:val="20"/>
                <w:szCs w:val="20"/>
              </w:rPr>
              <w:t xml:space="preserve"> </w:t>
            </w:r>
            <w:r w:rsidRPr="006145DB">
              <w:rPr>
                <w:rFonts w:cs="Arial"/>
                <w:sz w:val="20"/>
                <w:szCs w:val="20"/>
              </w:rPr>
              <w:t>nivel</w:t>
            </w:r>
            <w:r w:rsidRPr="006145DB">
              <w:rPr>
                <w:rFonts w:cs="Arial"/>
                <w:spacing w:val="-2"/>
                <w:sz w:val="20"/>
                <w:szCs w:val="20"/>
              </w:rPr>
              <w:t xml:space="preserve"> </w:t>
            </w:r>
            <w:r w:rsidRPr="006145DB">
              <w:rPr>
                <w:rFonts w:cs="Arial"/>
                <w:sz w:val="20"/>
                <w:szCs w:val="20"/>
              </w:rPr>
              <w:t>de</w:t>
            </w:r>
            <w:r w:rsidRPr="006145DB">
              <w:rPr>
                <w:rFonts w:cs="Arial"/>
                <w:spacing w:val="-1"/>
                <w:sz w:val="20"/>
                <w:szCs w:val="20"/>
              </w:rPr>
              <w:t xml:space="preserve"> </w:t>
            </w:r>
            <w:r w:rsidRPr="006145DB">
              <w:rPr>
                <w:rFonts w:cs="Arial"/>
                <w:sz w:val="20"/>
                <w:szCs w:val="20"/>
              </w:rPr>
              <w:t>oferta</w:t>
            </w:r>
            <w:r w:rsidRPr="006145DB">
              <w:rPr>
                <w:rFonts w:cs="Arial"/>
                <w:spacing w:val="-1"/>
                <w:sz w:val="20"/>
                <w:szCs w:val="20"/>
              </w:rPr>
              <w:t xml:space="preserve"> </w:t>
            </w:r>
            <w:r w:rsidRPr="006145DB">
              <w:rPr>
                <w:rFonts w:cs="Arial"/>
                <w:sz w:val="20"/>
                <w:szCs w:val="20"/>
              </w:rPr>
              <w:t>distrital.</w:t>
            </w:r>
          </w:p>
          <w:p w14:paraId="2560CCE2" w14:textId="77777777" w:rsidR="00D76C75" w:rsidRPr="006145DB" w:rsidRDefault="00D76C75" w:rsidP="005B435E">
            <w:pPr>
              <w:pStyle w:val="Ttulo1"/>
              <w:rPr>
                <w:sz w:val="20"/>
                <w:szCs w:val="20"/>
              </w:rPr>
            </w:pPr>
          </w:p>
          <w:p w14:paraId="23B18C2B" w14:textId="32733357" w:rsidR="004936D4" w:rsidRPr="006145DB" w:rsidRDefault="004936D4" w:rsidP="005B435E">
            <w:pPr>
              <w:tabs>
                <w:tab w:val="left" w:pos="709"/>
              </w:tabs>
              <w:spacing w:after="0" w:line="240" w:lineRule="auto"/>
              <w:jc w:val="both"/>
              <w:rPr>
                <w:rFonts w:eastAsia="Arial" w:cs="Arial"/>
                <w:spacing w:val="-1"/>
                <w:sz w:val="20"/>
                <w:szCs w:val="20"/>
              </w:rPr>
            </w:pPr>
            <w:r w:rsidRPr="006145DB">
              <w:rPr>
                <w:rFonts w:cs="Arial"/>
                <w:sz w:val="20"/>
                <w:szCs w:val="20"/>
              </w:rPr>
              <w:t>La</w:t>
            </w:r>
            <w:r w:rsidRPr="006145DB">
              <w:rPr>
                <w:rFonts w:cs="Arial"/>
                <w:spacing w:val="28"/>
                <w:sz w:val="20"/>
                <w:szCs w:val="20"/>
              </w:rPr>
              <w:t xml:space="preserve"> </w:t>
            </w:r>
            <w:r w:rsidRPr="006145DB">
              <w:rPr>
                <w:rFonts w:cs="Arial"/>
                <w:sz w:val="20"/>
                <w:szCs w:val="20"/>
              </w:rPr>
              <w:t>oferta</w:t>
            </w:r>
            <w:r w:rsidRPr="006145DB">
              <w:rPr>
                <w:rFonts w:cs="Arial"/>
                <w:spacing w:val="29"/>
                <w:sz w:val="20"/>
                <w:szCs w:val="20"/>
              </w:rPr>
              <w:t xml:space="preserve"> </w:t>
            </w:r>
            <w:r w:rsidRPr="006145DB">
              <w:rPr>
                <w:rFonts w:cs="Arial"/>
                <w:sz w:val="20"/>
                <w:szCs w:val="20"/>
              </w:rPr>
              <w:t>del</w:t>
            </w:r>
            <w:r w:rsidRPr="006145DB">
              <w:rPr>
                <w:rFonts w:cs="Arial"/>
                <w:spacing w:val="28"/>
                <w:sz w:val="20"/>
                <w:szCs w:val="20"/>
              </w:rPr>
              <w:t xml:space="preserve"> </w:t>
            </w:r>
            <w:r w:rsidRPr="006145DB">
              <w:rPr>
                <w:rFonts w:cs="Arial"/>
                <w:sz w:val="20"/>
                <w:szCs w:val="20"/>
              </w:rPr>
              <w:t>servicio</w:t>
            </w:r>
            <w:r w:rsidRPr="006145DB">
              <w:rPr>
                <w:rFonts w:cs="Arial"/>
                <w:spacing w:val="29"/>
                <w:sz w:val="20"/>
                <w:szCs w:val="20"/>
              </w:rPr>
              <w:t xml:space="preserve"> </w:t>
            </w:r>
            <w:r w:rsidRPr="006145DB">
              <w:rPr>
                <w:rFonts w:cs="Arial"/>
                <w:sz w:val="20"/>
                <w:szCs w:val="20"/>
              </w:rPr>
              <w:t>Forjar</w:t>
            </w:r>
            <w:r w:rsidRPr="006145DB">
              <w:rPr>
                <w:rFonts w:cs="Arial"/>
                <w:spacing w:val="28"/>
                <w:sz w:val="20"/>
                <w:szCs w:val="20"/>
              </w:rPr>
              <w:t xml:space="preserve"> </w:t>
            </w:r>
            <w:r w:rsidRPr="006145DB">
              <w:rPr>
                <w:rFonts w:eastAsia="Arial" w:cs="Arial"/>
                <w:spacing w:val="-1"/>
                <w:sz w:val="20"/>
                <w:szCs w:val="20"/>
              </w:rPr>
              <w:t>Restaurativo se desarrolla en el marco de los instructivos establecidos para la prestación del servicio, que son los siguientes:</w:t>
            </w:r>
          </w:p>
          <w:p w14:paraId="6D5B1E9E" w14:textId="62385123" w:rsidR="004936D4"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Instructivo de libertad asistida</w:t>
            </w:r>
            <w:r w:rsidR="00A779D2" w:rsidRPr="006145DB">
              <w:rPr>
                <w:rStyle w:val="normaltextrun"/>
                <w:rFonts w:cs="Arial"/>
                <w:sz w:val="20"/>
                <w:szCs w:val="20"/>
              </w:rPr>
              <w:t>.</w:t>
            </w:r>
          </w:p>
          <w:p w14:paraId="5BB27ACC" w14:textId="13B33B40" w:rsidR="004936D4" w:rsidRPr="006145DB" w:rsidRDefault="00021152">
            <w:pPr>
              <w:numPr>
                <w:ilvl w:val="0"/>
                <w:numId w:val="1"/>
              </w:numPr>
              <w:spacing w:after="0" w:line="240" w:lineRule="auto"/>
              <w:jc w:val="both"/>
              <w:rPr>
                <w:rStyle w:val="normaltextrun"/>
                <w:rFonts w:cs="Arial"/>
                <w:sz w:val="20"/>
                <w:szCs w:val="20"/>
              </w:rPr>
            </w:pPr>
            <w:r w:rsidRPr="006145DB">
              <w:rPr>
                <w:rStyle w:val="normaltextrun"/>
                <w:rFonts w:cs="Arial"/>
                <w:sz w:val="20"/>
                <w:szCs w:val="20"/>
              </w:rPr>
              <w:t xml:space="preserve">Instructivo </w:t>
            </w:r>
            <w:r w:rsidR="003A7BDE" w:rsidRPr="006145DB">
              <w:rPr>
                <w:rStyle w:val="normaltextrun"/>
                <w:rFonts w:cs="Arial"/>
                <w:sz w:val="20"/>
                <w:szCs w:val="20"/>
              </w:rPr>
              <w:t>P</w:t>
            </w:r>
            <w:r w:rsidRPr="006145DB">
              <w:rPr>
                <w:rStyle w:val="normaltextrun"/>
                <w:rFonts w:cs="Arial"/>
                <w:sz w:val="20"/>
                <w:szCs w:val="20"/>
              </w:rPr>
              <w:t>restación</w:t>
            </w:r>
            <w:r w:rsidR="004936D4" w:rsidRPr="006145DB">
              <w:rPr>
                <w:rStyle w:val="normaltextrun"/>
                <w:rFonts w:cs="Arial"/>
                <w:sz w:val="20"/>
                <w:szCs w:val="20"/>
              </w:rPr>
              <w:t xml:space="preserve"> de servicios a la comunidad</w:t>
            </w:r>
            <w:r w:rsidR="00A779D2" w:rsidRPr="006145DB">
              <w:rPr>
                <w:rStyle w:val="normaltextrun"/>
                <w:rFonts w:cs="Arial"/>
                <w:sz w:val="20"/>
                <w:szCs w:val="20"/>
              </w:rPr>
              <w:t>.</w:t>
            </w:r>
          </w:p>
          <w:p w14:paraId="691DD76C" w14:textId="3511B09A" w:rsidR="004936D4" w:rsidRPr="006145DB" w:rsidRDefault="004936D4">
            <w:pPr>
              <w:numPr>
                <w:ilvl w:val="0"/>
                <w:numId w:val="1"/>
              </w:numPr>
              <w:spacing w:after="0" w:line="240" w:lineRule="auto"/>
              <w:rPr>
                <w:rStyle w:val="normaltextrun"/>
                <w:rFonts w:cs="Arial"/>
                <w:sz w:val="20"/>
                <w:szCs w:val="20"/>
              </w:rPr>
            </w:pPr>
            <w:r w:rsidRPr="006145DB">
              <w:rPr>
                <w:rStyle w:val="normaltextrun"/>
                <w:rFonts w:cs="Arial"/>
                <w:sz w:val="20"/>
                <w:szCs w:val="20"/>
              </w:rPr>
              <w:t>Instructivo</w:t>
            </w:r>
            <w:r w:rsidRPr="006145DB">
              <w:rPr>
                <w:rStyle w:val="normaltextrun"/>
                <w:rFonts w:cs="Arial"/>
                <w:sz w:val="20"/>
                <w:szCs w:val="20"/>
              </w:rPr>
              <w:tab/>
              <w:t>de</w:t>
            </w:r>
            <w:r w:rsidR="00021152" w:rsidRPr="006145DB">
              <w:rPr>
                <w:rStyle w:val="normaltextrun"/>
                <w:rFonts w:cs="Arial"/>
                <w:sz w:val="20"/>
                <w:szCs w:val="20"/>
              </w:rPr>
              <w:t xml:space="preserve"> </w:t>
            </w:r>
            <w:r w:rsidRPr="006145DB">
              <w:rPr>
                <w:rStyle w:val="normaltextrun"/>
                <w:rFonts w:cs="Arial"/>
                <w:sz w:val="20"/>
                <w:szCs w:val="20"/>
              </w:rPr>
              <w:t>intervención</w:t>
            </w:r>
            <w:r w:rsidR="00021152" w:rsidRPr="006145DB">
              <w:rPr>
                <w:rStyle w:val="normaltextrun"/>
                <w:rFonts w:cs="Arial"/>
                <w:sz w:val="20"/>
                <w:szCs w:val="20"/>
              </w:rPr>
              <w:t xml:space="preserve"> </w:t>
            </w:r>
            <w:r w:rsidRPr="006145DB">
              <w:rPr>
                <w:rStyle w:val="normaltextrun"/>
                <w:rFonts w:cs="Arial"/>
                <w:sz w:val="20"/>
                <w:szCs w:val="20"/>
              </w:rPr>
              <w:t>de</w:t>
            </w:r>
            <w:r w:rsidR="00021152" w:rsidRPr="006145DB">
              <w:rPr>
                <w:rStyle w:val="normaltextrun"/>
                <w:rFonts w:cs="Arial"/>
                <w:sz w:val="20"/>
                <w:szCs w:val="20"/>
              </w:rPr>
              <w:t xml:space="preserve"> </w:t>
            </w:r>
            <w:r w:rsidRPr="006145DB">
              <w:rPr>
                <w:rStyle w:val="normaltextrun"/>
                <w:rFonts w:cs="Arial"/>
                <w:sz w:val="20"/>
                <w:szCs w:val="20"/>
              </w:rPr>
              <w:t>apoyo</w:t>
            </w:r>
            <w:r w:rsidR="00021152" w:rsidRPr="006145DB">
              <w:rPr>
                <w:rStyle w:val="normaltextrun"/>
                <w:rFonts w:cs="Arial"/>
                <w:sz w:val="20"/>
                <w:szCs w:val="20"/>
              </w:rPr>
              <w:t xml:space="preserve"> </w:t>
            </w:r>
            <w:r w:rsidRPr="006145DB">
              <w:rPr>
                <w:rStyle w:val="normaltextrun"/>
                <w:rFonts w:cs="Arial"/>
                <w:sz w:val="20"/>
                <w:szCs w:val="20"/>
              </w:rPr>
              <w:t>restablecimiento en administración de justicia.</w:t>
            </w:r>
          </w:p>
          <w:p w14:paraId="058CDA4D" w14:textId="3B561FBD" w:rsidR="007364FC"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Ruta de Atención Integral Juvenil para acción de garantía de derechos.</w:t>
            </w:r>
          </w:p>
          <w:p w14:paraId="603D2E9E" w14:textId="77777777" w:rsidR="001F40DD" w:rsidRPr="006145DB" w:rsidRDefault="001F40DD" w:rsidP="005B435E">
            <w:pPr>
              <w:tabs>
                <w:tab w:val="left" w:pos="948"/>
                <w:tab w:val="left" w:pos="949"/>
              </w:tabs>
              <w:spacing w:after="0" w:line="240" w:lineRule="auto"/>
              <w:jc w:val="both"/>
              <w:rPr>
                <w:rFonts w:cs="Arial"/>
                <w:sz w:val="20"/>
                <w:szCs w:val="20"/>
              </w:rPr>
            </w:pPr>
          </w:p>
          <w:p w14:paraId="730264E6" w14:textId="11C14EC8" w:rsidR="001F40DD" w:rsidRPr="006145DB" w:rsidRDefault="004936D4" w:rsidP="005B435E">
            <w:pPr>
              <w:tabs>
                <w:tab w:val="left" w:pos="948"/>
                <w:tab w:val="left" w:pos="949"/>
              </w:tabs>
              <w:spacing w:after="0" w:line="240" w:lineRule="auto"/>
              <w:jc w:val="both"/>
              <w:rPr>
                <w:rFonts w:cs="Arial"/>
                <w:sz w:val="20"/>
                <w:szCs w:val="20"/>
              </w:rPr>
            </w:pPr>
            <w:r w:rsidRPr="006145DB">
              <w:rPr>
                <w:rFonts w:cs="Arial"/>
                <w:sz w:val="20"/>
                <w:szCs w:val="20"/>
              </w:rPr>
              <w:t>Con</w:t>
            </w:r>
            <w:r w:rsidRPr="006145DB">
              <w:rPr>
                <w:rFonts w:cs="Arial"/>
                <w:spacing w:val="-1"/>
                <w:sz w:val="20"/>
                <w:szCs w:val="20"/>
              </w:rPr>
              <w:t xml:space="preserve"> </w:t>
            </w:r>
            <w:r w:rsidRPr="006145DB">
              <w:rPr>
                <w:rFonts w:cs="Arial"/>
                <w:sz w:val="20"/>
                <w:szCs w:val="20"/>
              </w:rPr>
              <w:t>la</w:t>
            </w:r>
            <w:r w:rsidRPr="006145DB">
              <w:rPr>
                <w:rFonts w:cs="Arial"/>
                <w:spacing w:val="-3"/>
                <w:sz w:val="20"/>
                <w:szCs w:val="20"/>
              </w:rPr>
              <w:t xml:space="preserve"> </w:t>
            </w:r>
            <w:r w:rsidRPr="006145DB">
              <w:rPr>
                <w:rFonts w:cs="Arial"/>
                <w:sz w:val="20"/>
                <w:szCs w:val="20"/>
              </w:rPr>
              <w:t>siguiente</w:t>
            </w:r>
            <w:r w:rsidRPr="006145DB">
              <w:rPr>
                <w:rFonts w:cs="Arial"/>
                <w:spacing w:val="-3"/>
                <w:sz w:val="20"/>
                <w:szCs w:val="20"/>
              </w:rPr>
              <w:t xml:space="preserve"> </w:t>
            </w:r>
            <w:r w:rsidRPr="006145DB">
              <w:rPr>
                <w:rFonts w:cs="Arial"/>
                <w:sz w:val="20"/>
                <w:szCs w:val="20"/>
              </w:rPr>
              <w:t>oferta</w:t>
            </w:r>
            <w:r w:rsidRPr="006145DB">
              <w:rPr>
                <w:rFonts w:cs="Arial"/>
                <w:spacing w:val="-2"/>
                <w:sz w:val="20"/>
                <w:szCs w:val="20"/>
              </w:rPr>
              <w:t xml:space="preserve"> </w:t>
            </w:r>
            <w:r w:rsidRPr="006145DB">
              <w:rPr>
                <w:rFonts w:cs="Arial"/>
                <w:sz w:val="20"/>
                <w:szCs w:val="20"/>
              </w:rPr>
              <w:t>de</w:t>
            </w:r>
            <w:r w:rsidRPr="006145DB">
              <w:rPr>
                <w:rFonts w:cs="Arial"/>
                <w:spacing w:val="-3"/>
                <w:sz w:val="20"/>
                <w:szCs w:val="20"/>
              </w:rPr>
              <w:t xml:space="preserve"> </w:t>
            </w:r>
            <w:r w:rsidRPr="006145DB">
              <w:rPr>
                <w:rFonts w:cs="Arial"/>
                <w:sz w:val="20"/>
                <w:szCs w:val="20"/>
              </w:rPr>
              <w:t>prestación</w:t>
            </w:r>
            <w:r w:rsidRPr="006145DB">
              <w:rPr>
                <w:rFonts w:cs="Arial"/>
                <w:spacing w:val="-1"/>
                <w:sz w:val="20"/>
                <w:szCs w:val="20"/>
              </w:rPr>
              <w:t xml:space="preserve"> </w:t>
            </w:r>
            <w:r w:rsidRPr="006145DB">
              <w:rPr>
                <w:rFonts w:cs="Arial"/>
                <w:sz w:val="20"/>
                <w:szCs w:val="20"/>
              </w:rPr>
              <w:t>de</w:t>
            </w:r>
            <w:r w:rsidRPr="006145DB">
              <w:rPr>
                <w:rFonts w:cs="Arial"/>
                <w:spacing w:val="-2"/>
                <w:sz w:val="20"/>
                <w:szCs w:val="20"/>
              </w:rPr>
              <w:t xml:space="preserve"> </w:t>
            </w:r>
            <w:r w:rsidRPr="006145DB">
              <w:rPr>
                <w:rFonts w:cs="Arial"/>
                <w:sz w:val="20"/>
                <w:szCs w:val="20"/>
              </w:rPr>
              <w:t>servicios:</w:t>
            </w:r>
          </w:p>
          <w:p w14:paraId="64E1195C" w14:textId="77777777" w:rsidR="004936D4"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Apoyos alimentarios para los y las jóvenes.</w:t>
            </w:r>
          </w:p>
          <w:p w14:paraId="2A96D33D" w14:textId="77777777" w:rsidR="004936D4"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Apoyo en transporte para la operatividad del servicio.</w:t>
            </w:r>
          </w:p>
          <w:p w14:paraId="77328574" w14:textId="720C6B00" w:rsidR="004936D4"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Acompañamiento psicosocial de cada beneficiario</w:t>
            </w:r>
            <w:r w:rsidR="001733FA" w:rsidRPr="006145DB">
              <w:rPr>
                <w:rStyle w:val="normaltextrun"/>
                <w:rFonts w:cs="Arial"/>
                <w:sz w:val="20"/>
                <w:szCs w:val="20"/>
              </w:rPr>
              <w:t>.</w:t>
            </w:r>
          </w:p>
          <w:p w14:paraId="6836991E" w14:textId="6171DAEE" w:rsidR="004936D4"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Acompañamiento y asesoría jurídica</w:t>
            </w:r>
            <w:r w:rsidR="001733FA" w:rsidRPr="006145DB">
              <w:rPr>
                <w:rStyle w:val="normaltextrun"/>
                <w:rFonts w:cs="Arial"/>
                <w:sz w:val="20"/>
                <w:szCs w:val="20"/>
              </w:rPr>
              <w:t>.</w:t>
            </w:r>
          </w:p>
          <w:p w14:paraId="09F5EA3C" w14:textId="67E8C715" w:rsidR="007364FC"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Atención en crisis</w:t>
            </w:r>
            <w:r w:rsidR="001733FA" w:rsidRPr="006145DB">
              <w:rPr>
                <w:rStyle w:val="normaltextrun"/>
                <w:rFonts w:cs="Arial"/>
                <w:sz w:val="20"/>
                <w:szCs w:val="20"/>
              </w:rPr>
              <w:t>.</w:t>
            </w:r>
          </w:p>
          <w:p w14:paraId="4D956F1B" w14:textId="3A27B4FF" w:rsidR="004936D4"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Acompañamiento pedagógico y terapia ocupacional.</w:t>
            </w:r>
          </w:p>
          <w:p w14:paraId="78D43F3D" w14:textId="682A5CAC" w:rsidR="004936D4"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Prácticas y procesos restaurativos</w:t>
            </w:r>
            <w:r w:rsidR="001733FA" w:rsidRPr="006145DB">
              <w:rPr>
                <w:rStyle w:val="normaltextrun"/>
                <w:rFonts w:cs="Arial"/>
                <w:sz w:val="20"/>
                <w:szCs w:val="20"/>
              </w:rPr>
              <w:t>.</w:t>
            </w:r>
          </w:p>
          <w:p w14:paraId="6F732B81" w14:textId="77CD27E7" w:rsidR="00C27D66" w:rsidRPr="006145DB" w:rsidRDefault="004936D4">
            <w:pPr>
              <w:numPr>
                <w:ilvl w:val="0"/>
                <w:numId w:val="1"/>
              </w:numPr>
              <w:spacing w:after="0" w:line="240" w:lineRule="auto"/>
              <w:jc w:val="both"/>
              <w:rPr>
                <w:rStyle w:val="normaltextrun"/>
                <w:rFonts w:cs="Arial"/>
                <w:sz w:val="20"/>
                <w:szCs w:val="20"/>
              </w:rPr>
            </w:pPr>
            <w:r w:rsidRPr="006145DB">
              <w:rPr>
                <w:rStyle w:val="normaltextrun"/>
                <w:rFonts w:cs="Arial"/>
                <w:sz w:val="20"/>
                <w:szCs w:val="20"/>
              </w:rPr>
              <w:t>Inclusión de las y los jóvenes en la ruta de oportunidades juveniles para favorecer su integración familiar e inclusión social en cumplimiento del artículo 19 de la ley 1098 del 2006.</w:t>
            </w:r>
          </w:p>
          <w:p w14:paraId="26324C3A" w14:textId="77777777" w:rsidR="001F40DD" w:rsidRPr="006145DB" w:rsidRDefault="001F40DD" w:rsidP="005B435E">
            <w:pPr>
              <w:tabs>
                <w:tab w:val="left" w:pos="709"/>
              </w:tabs>
              <w:spacing w:after="0" w:line="240" w:lineRule="auto"/>
              <w:jc w:val="both"/>
              <w:rPr>
                <w:rFonts w:cs="Arial"/>
                <w:sz w:val="20"/>
                <w:szCs w:val="20"/>
              </w:rPr>
            </w:pPr>
          </w:p>
          <w:p w14:paraId="4CC8389A" w14:textId="20577321" w:rsidR="004936D4" w:rsidRPr="006145DB" w:rsidRDefault="004936D4" w:rsidP="005B435E">
            <w:pPr>
              <w:tabs>
                <w:tab w:val="left" w:pos="709"/>
              </w:tabs>
              <w:spacing w:after="0" w:line="240" w:lineRule="auto"/>
              <w:jc w:val="both"/>
              <w:rPr>
                <w:rFonts w:eastAsia="Arial" w:cs="Arial"/>
                <w:sz w:val="20"/>
                <w:szCs w:val="20"/>
              </w:rPr>
            </w:pPr>
            <w:r w:rsidRPr="006145DB">
              <w:rPr>
                <w:rFonts w:cs="Arial"/>
                <w:sz w:val="20"/>
                <w:szCs w:val="20"/>
              </w:rPr>
              <w:t>En caso de posibilidad de suspensión total o parcial en la prestación del</w:t>
            </w:r>
            <w:r w:rsidRPr="006145DB">
              <w:rPr>
                <w:rFonts w:cs="Arial"/>
                <w:spacing w:val="1"/>
                <w:sz w:val="20"/>
                <w:szCs w:val="20"/>
              </w:rPr>
              <w:t xml:space="preserve"> </w:t>
            </w:r>
            <w:r w:rsidRPr="006145DB">
              <w:rPr>
                <w:rFonts w:cs="Arial"/>
                <w:sz w:val="20"/>
                <w:szCs w:val="20"/>
              </w:rPr>
              <w:t>servicio social, se contempla siempre poder facilitar la atención de los y las</w:t>
            </w:r>
            <w:r w:rsidRPr="006145DB">
              <w:rPr>
                <w:rFonts w:cs="Arial"/>
                <w:spacing w:val="1"/>
                <w:sz w:val="20"/>
                <w:szCs w:val="20"/>
              </w:rPr>
              <w:t xml:space="preserve"> </w:t>
            </w:r>
            <w:r w:rsidRPr="006145DB">
              <w:rPr>
                <w:rFonts w:cs="Arial"/>
                <w:sz w:val="20"/>
                <w:szCs w:val="20"/>
              </w:rPr>
              <w:t>jóvenes en el marco los distintos componentes del servicio de manera virtual</w:t>
            </w:r>
            <w:r w:rsidRPr="006145DB">
              <w:rPr>
                <w:rFonts w:cs="Arial"/>
                <w:spacing w:val="-53"/>
                <w:sz w:val="20"/>
                <w:szCs w:val="20"/>
              </w:rPr>
              <w:t xml:space="preserve"> </w:t>
            </w:r>
            <w:r w:rsidRPr="006145DB">
              <w:rPr>
                <w:rFonts w:cs="Arial"/>
                <w:sz w:val="20"/>
                <w:szCs w:val="20"/>
              </w:rPr>
              <w:t>o</w:t>
            </w:r>
            <w:r w:rsidRPr="006145DB">
              <w:rPr>
                <w:rFonts w:cs="Arial"/>
                <w:spacing w:val="-2"/>
                <w:sz w:val="20"/>
                <w:szCs w:val="20"/>
              </w:rPr>
              <w:t xml:space="preserve"> </w:t>
            </w:r>
            <w:r w:rsidRPr="006145DB">
              <w:rPr>
                <w:rFonts w:cs="Arial"/>
                <w:sz w:val="20"/>
                <w:szCs w:val="20"/>
              </w:rPr>
              <w:t>asistida</w:t>
            </w:r>
            <w:r w:rsidRPr="006145DB">
              <w:rPr>
                <w:rFonts w:cs="Arial"/>
                <w:spacing w:val="1"/>
                <w:sz w:val="20"/>
                <w:szCs w:val="20"/>
              </w:rPr>
              <w:t xml:space="preserve"> </w:t>
            </w:r>
            <w:r w:rsidRPr="006145DB">
              <w:rPr>
                <w:rFonts w:cs="Arial"/>
                <w:sz w:val="20"/>
                <w:szCs w:val="20"/>
              </w:rPr>
              <w:t>mediante</w:t>
            </w:r>
            <w:r w:rsidRPr="006145DB">
              <w:rPr>
                <w:rFonts w:cs="Arial"/>
                <w:spacing w:val="1"/>
                <w:sz w:val="20"/>
                <w:szCs w:val="20"/>
              </w:rPr>
              <w:t xml:space="preserve"> </w:t>
            </w:r>
            <w:r w:rsidRPr="006145DB">
              <w:rPr>
                <w:rFonts w:cs="Arial"/>
                <w:sz w:val="20"/>
                <w:szCs w:val="20"/>
              </w:rPr>
              <w:t>guías</w:t>
            </w:r>
            <w:r w:rsidRPr="006145DB">
              <w:rPr>
                <w:rFonts w:cs="Arial"/>
                <w:spacing w:val="2"/>
                <w:sz w:val="20"/>
                <w:szCs w:val="20"/>
              </w:rPr>
              <w:t xml:space="preserve"> </w:t>
            </w:r>
            <w:r w:rsidRPr="006145DB">
              <w:rPr>
                <w:rFonts w:cs="Arial"/>
                <w:sz w:val="20"/>
                <w:szCs w:val="20"/>
              </w:rPr>
              <w:t>pedagógicas</w:t>
            </w:r>
            <w:r w:rsidR="007364FC" w:rsidRPr="006145DB">
              <w:rPr>
                <w:rFonts w:cs="Arial"/>
                <w:sz w:val="20"/>
                <w:szCs w:val="20"/>
              </w:rPr>
              <w:t>.</w:t>
            </w:r>
          </w:p>
        </w:tc>
      </w:tr>
    </w:tbl>
    <w:p w14:paraId="19646554" w14:textId="21FD0409" w:rsidR="00E954A3" w:rsidRPr="006145DB" w:rsidRDefault="00E954A3" w:rsidP="005B435E">
      <w:pPr>
        <w:spacing w:after="0" w:line="240" w:lineRule="auto"/>
        <w:rPr>
          <w:rFonts w:cs="Arial"/>
          <w:lang w:val="es-CO"/>
        </w:rPr>
      </w:pPr>
    </w:p>
    <w:p w14:paraId="5D01A826" w14:textId="0709FFE7" w:rsidR="00C870A6" w:rsidRPr="006145DB" w:rsidRDefault="00BF1640">
      <w:pPr>
        <w:pStyle w:val="Ttulo1"/>
        <w:numPr>
          <w:ilvl w:val="2"/>
          <w:numId w:val="69"/>
        </w:numPr>
        <w:ind w:left="709"/>
        <w:jc w:val="center"/>
        <w:rPr>
          <w:lang w:val="es-CO"/>
        </w:rPr>
      </w:pPr>
      <w:bookmarkStart w:id="113" w:name="_Toc210213186"/>
      <w:bookmarkStart w:id="114" w:name="_Toc213273460"/>
      <w:bookmarkStart w:id="115" w:name="_Toc213276087"/>
      <w:bookmarkStart w:id="116" w:name="_Toc216902420"/>
      <w:r w:rsidRPr="006145DB">
        <w:rPr>
          <w:lang w:val="es-CO"/>
        </w:rPr>
        <w:t>Servicio Casas de</w:t>
      </w:r>
      <w:r w:rsidR="00331406" w:rsidRPr="006145DB">
        <w:rPr>
          <w:lang w:val="es-CO"/>
        </w:rPr>
        <w:t xml:space="preserve"> juventud</w:t>
      </w:r>
      <w:bookmarkEnd w:id="113"/>
      <w:bookmarkEnd w:id="114"/>
      <w:bookmarkEnd w:id="115"/>
      <w:bookmarkEnd w:id="116"/>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1"/>
        <w:gridCol w:w="7634"/>
      </w:tblGrid>
      <w:tr w:rsidR="00331406" w:rsidRPr="006145DB" w14:paraId="1760B20A" w14:textId="77777777" w:rsidTr="00777384">
        <w:trPr>
          <w:trHeight w:val="300"/>
        </w:trPr>
        <w:tc>
          <w:tcPr>
            <w:tcW w:w="1761" w:type="dxa"/>
            <w:vAlign w:val="center"/>
          </w:tcPr>
          <w:p w14:paraId="0AFE244A"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Nombre del servicio social</w:t>
            </w:r>
          </w:p>
        </w:tc>
        <w:tc>
          <w:tcPr>
            <w:tcW w:w="7634" w:type="dxa"/>
            <w:vAlign w:val="center"/>
          </w:tcPr>
          <w:p w14:paraId="52C2D48B" w14:textId="77777777" w:rsidR="00331406" w:rsidRPr="006145DB" w:rsidRDefault="00331406" w:rsidP="00777384">
            <w:pPr>
              <w:pStyle w:val="Prrafodelista"/>
              <w:spacing w:after="0" w:line="240" w:lineRule="auto"/>
              <w:ind w:left="1"/>
              <w:rPr>
                <w:rFonts w:eastAsia="Arial" w:cs="Arial"/>
                <w:sz w:val="20"/>
                <w:szCs w:val="20"/>
                <w:lang w:eastAsia="es-CO"/>
              </w:rPr>
            </w:pPr>
            <w:r w:rsidRPr="006145DB">
              <w:rPr>
                <w:rFonts w:eastAsia="Arial" w:cs="Arial"/>
                <w:sz w:val="20"/>
                <w:szCs w:val="20"/>
                <w:lang w:eastAsia="es-CO"/>
              </w:rPr>
              <w:t xml:space="preserve">Casas de Juventud </w:t>
            </w:r>
          </w:p>
        </w:tc>
      </w:tr>
      <w:tr w:rsidR="00331406" w:rsidRPr="006145DB" w14:paraId="4E14A68B" w14:textId="77777777" w:rsidTr="00777384">
        <w:trPr>
          <w:trHeight w:val="300"/>
        </w:trPr>
        <w:tc>
          <w:tcPr>
            <w:tcW w:w="1761" w:type="dxa"/>
            <w:vAlign w:val="center"/>
          </w:tcPr>
          <w:p w14:paraId="739ADF6E"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Objeto del Servicio Social</w:t>
            </w:r>
          </w:p>
        </w:tc>
        <w:tc>
          <w:tcPr>
            <w:tcW w:w="7634" w:type="dxa"/>
            <w:vAlign w:val="center"/>
          </w:tcPr>
          <w:p w14:paraId="177A68D6" w14:textId="77777777" w:rsidR="00331406" w:rsidRPr="006145DB" w:rsidRDefault="00331406" w:rsidP="00777384">
            <w:pPr>
              <w:spacing w:after="0" w:line="240" w:lineRule="auto"/>
              <w:contextualSpacing/>
              <w:jc w:val="both"/>
              <w:rPr>
                <w:rFonts w:eastAsia="Arial" w:cs="Arial"/>
                <w:sz w:val="20"/>
                <w:szCs w:val="20"/>
              </w:rPr>
            </w:pPr>
            <w:r w:rsidRPr="006145DB">
              <w:rPr>
                <w:rFonts w:eastAsia="Arial" w:cs="Arial"/>
                <w:sz w:val="20"/>
                <w:szCs w:val="20"/>
              </w:rPr>
              <w:t xml:space="preserve">Fortalecer los proyectos de vida de los jóvenes a través del desarrollo de capacidades y habilidades, promoviendo su participación en los ámbitos social, cultural y productivo de la ciudad, desde una perspectiva diferencial, de prevención de riesgos, promoción de derechos y de género.  </w:t>
            </w:r>
          </w:p>
        </w:tc>
      </w:tr>
      <w:tr w:rsidR="00331406" w:rsidRPr="006145DB" w14:paraId="4AD1A23B" w14:textId="77777777" w:rsidTr="00777384">
        <w:trPr>
          <w:trHeight w:val="300"/>
        </w:trPr>
        <w:tc>
          <w:tcPr>
            <w:tcW w:w="1761" w:type="dxa"/>
            <w:vAlign w:val="center"/>
          </w:tcPr>
          <w:p w14:paraId="0946034F"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Oferta servicio social</w:t>
            </w:r>
          </w:p>
        </w:tc>
        <w:tc>
          <w:tcPr>
            <w:tcW w:w="7634" w:type="dxa"/>
            <w:vAlign w:val="center"/>
          </w:tcPr>
          <w:p w14:paraId="5DF994E3" w14:textId="77777777" w:rsidR="00331406" w:rsidRPr="006145DB" w:rsidRDefault="00331406" w:rsidP="00777384">
            <w:pPr>
              <w:keepNext/>
              <w:keepLines/>
              <w:spacing w:after="0" w:line="240" w:lineRule="auto"/>
              <w:jc w:val="both"/>
              <w:rPr>
                <w:rFonts w:eastAsia="Arial" w:cs="Arial"/>
                <w:sz w:val="20"/>
                <w:szCs w:val="20"/>
              </w:rPr>
            </w:pPr>
            <w:r w:rsidRPr="006145DB">
              <w:rPr>
                <w:rFonts w:eastAsia="Arial" w:cs="Arial"/>
                <w:sz w:val="20"/>
                <w:szCs w:val="20"/>
              </w:rPr>
              <w:t>Brindar atención en las unidades operativas y actividades territoriales e itinerantes, para promover el desarrollo de capacidades y habilidades mediante espacios de formación y práctica que fomentan el desarrollo cultural, social y productivo, además de la creación de entornos de bienestar, así como promover el acceso a oportunidades productivas según los intereses y necesidades de la población joven. Adicionalmente, busca prevenir factores de riesgo asociados a los proyectos de vida relacionados con las maternidades y paternidades tempranas, la salud mental, el consumo de sustancias psicoactivas y la prevención de violencias mediante acciones con los jóvenes y su contexto familiar y comunitario.</w:t>
            </w:r>
          </w:p>
        </w:tc>
      </w:tr>
      <w:tr w:rsidR="00331406" w:rsidRPr="006145DB" w14:paraId="47E65B02" w14:textId="77777777" w:rsidTr="00777384">
        <w:trPr>
          <w:trHeight w:val="300"/>
        </w:trPr>
        <w:tc>
          <w:tcPr>
            <w:tcW w:w="1761" w:type="dxa"/>
            <w:vAlign w:val="center"/>
          </w:tcPr>
          <w:p w14:paraId="67497C23"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 xml:space="preserve">Tipo de Focalización </w:t>
            </w:r>
          </w:p>
        </w:tc>
        <w:tc>
          <w:tcPr>
            <w:tcW w:w="7634" w:type="dxa"/>
          </w:tcPr>
          <w:p w14:paraId="092C283B" w14:textId="77777777" w:rsidR="00331406" w:rsidRPr="006145DB" w:rsidRDefault="00331406" w:rsidP="00777384">
            <w:pPr>
              <w:tabs>
                <w:tab w:val="left" w:pos="397"/>
                <w:tab w:val="left" w:pos="709"/>
              </w:tabs>
              <w:spacing w:after="0" w:line="240" w:lineRule="auto"/>
              <w:contextualSpacing/>
              <w:jc w:val="both"/>
              <w:rPr>
                <w:rFonts w:eastAsia="Arial" w:cs="Arial"/>
                <w:sz w:val="20"/>
                <w:szCs w:val="20"/>
              </w:rPr>
            </w:pPr>
            <w:r w:rsidRPr="006145DB">
              <w:rPr>
                <w:rFonts w:eastAsia="Arial" w:cs="Arial"/>
                <w:sz w:val="20"/>
                <w:szCs w:val="20"/>
              </w:rPr>
              <w:t xml:space="preserve">Focalización por demanda </w:t>
            </w:r>
          </w:p>
          <w:p w14:paraId="7E1006EB" w14:textId="77777777" w:rsidR="00331406" w:rsidRPr="006145DB" w:rsidRDefault="00331406" w:rsidP="00777384">
            <w:pPr>
              <w:tabs>
                <w:tab w:val="left" w:pos="397"/>
                <w:tab w:val="left" w:pos="709"/>
              </w:tabs>
              <w:spacing w:after="0" w:line="240" w:lineRule="auto"/>
              <w:contextualSpacing/>
              <w:jc w:val="both"/>
              <w:rPr>
                <w:rFonts w:eastAsia="Arial" w:cs="Arial"/>
                <w:sz w:val="20"/>
                <w:szCs w:val="20"/>
              </w:rPr>
            </w:pPr>
            <w:r w:rsidRPr="006145DB">
              <w:rPr>
                <w:rFonts w:eastAsia="Arial" w:cs="Arial"/>
                <w:sz w:val="20"/>
                <w:szCs w:val="20"/>
              </w:rPr>
              <w:t>Focalización por abordaje territorial</w:t>
            </w:r>
          </w:p>
        </w:tc>
      </w:tr>
      <w:tr w:rsidR="00331406" w:rsidRPr="006145DB" w14:paraId="64B5B6CF" w14:textId="77777777" w:rsidTr="00777384">
        <w:trPr>
          <w:trHeight w:val="300"/>
        </w:trPr>
        <w:tc>
          <w:tcPr>
            <w:tcW w:w="1761" w:type="dxa"/>
            <w:vAlign w:val="center"/>
          </w:tcPr>
          <w:p w14:paraId="6B3E3C75"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Población Objetivo</w:t>
            </w:r>
          </w:p>
        </w:tc>
        <w:tc>
          <w:tcPr>
            <w:tcW w:w="7634" w:type="dxa"/>
          </w:tcPr>
          <w:p w14:paraId="4DA24173" w14:textId="77777777" w:rsidR="00331406" w:rsidRPr="006145DB" w:rsidRDefault="00331406" w:rsidP="00777384">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rPr>
              <w:t xml:space="preserve">Jóvenes entre 14 y 28 años, residentes en Bogotá D.C., así como miembros de colectivos o agrupaciones juveniles. </w:t>
            </w:r>
          </w:p>
        </w:tc>
      </w:tr>
      <w:tr w:rsidR="00331406" w:rsidRPr="006145DB" w14:paraId="32638D19" w14:textId="77777777" w:rsidTr="00777384">
        <w:trPr>
          <w:trHeight w:val="300"/>
        </w:trPr>
        <w:tc>
          <w:tcPr>
            <w:tcW w:w="1761" w:type="dxa"/>
            <w:vAlign w:val="center"/>
          </w:tcPr>
          <w:p w14:paraId="2A3321D4"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Fuentes de Información Población Objetivo</w:t>
            </w:r>
          </w:p>
        </w:tc>
        <w:tc>
          <w:tcPr>
            <w:tcW w:w="7634" w:type="dxa"/>
          </w:tcPr>
          <w:tbl>
            <w:tblPr>
              <w:tblStyle w:val="Tablaconcuadrcula"/>
              <w:tblW w:w="0" w:type="auto"/>
              <w:tblLayout w:type="fixed"/>
              <w:tblLook w:val="04A0" w:firstRow="1" w:lastRow="0" w:firstColumn="1" w:lastColumn="0" w:noHBand="0" w:noVBand="1"/>
            </w:tblPr>
            <w:tblGrid>
              <w:gridCol w:w="2011"/>
              <w:gridCol w:w="1703"/>
              <w:gridCol w:w="1323"/>
              <w:gridCol w:w="2381"/>
            </w:tblGrid>
            <w:tr w:rsidR="00331406" w:rsidRPr="006145DB" w14:paraId="4351E253" w14:textId="77777777" w:rsidTr="00777384">
              <w:trPr>
                <w:trHeight w:val="174"/>
              </w:trPr>
              <w:tc>
                <w:tcPr>
                  <w:tcW w:w="2011" w:type="dxa"/>
                  <w:tcBorders>
                    <w:top w:val="nil"/>
                    <w:left w:val="nil"/>
                    <w:right w:val="nil"/>
                  </w:tcBorders>
                  <w:vAlign w:val="center"/>
                </w:tcPr>
                <w:p w14:paraId="06A59ACF"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lang w:eastAsia="es-CO"/>
                    </w:rPr>
                  </w:pPr>
                </w:p>
              </w:tc>
              <w:tc>
                <w:tcPr>
                  <w:tcW w:w="1703" w:type="dxa"/>
                  <w:tcBorders>
                    <w:top w:val="nil"/>
                    <w:left w:val="nil"/>
                    <w:right w:val="nil"/>
                  </w:tcBorders>
                  <w:vAlign w:val="center"/>
                </w:tcPr>
                <w:p w14:paraId="1A30B40B"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lang w:eastAsia="es-CO"/>
                    </w:rPr>
                  </w:pPr>
                </w:p>
              </w:tc>
              <w:tc>
                <w:tcPr>
                  <w:tcW w:w="1323" w:type="dxa"/>
                  <w:tcBorders>
                    <w:top w:val="nil"/>
                    <w:left w:val="nil"/>
                    <w:right w:val="nil"/>
                  </w:tcBorders>
                  <w:vAlign w:val="center"/>
                </w:tcPr>
                <w:p w14:paraId="5977D05A"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lang w:eastAsia="es-CO"/>
                    </w:rPr>
                  </w:pPr>
                </w:p>
              </w:tc>
              <w:tc>
                <w:tcPr>
                  <w:tcW w:w="2381" w:type="dxa"/>
                  <w:tcBorders>
                    <w:top w:val="nil"/>
                    <w:left w:val="nil"/>
                    <w:right w:val="nil"/>
                  </w:tcBorders>
                  <w:vAlign w:val="center"/>
                </w:tcPr>
                <w:p w14:paraId="6480FC09"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lang w:eastAsia="es-CO"/>
                    </w:rPr>
                  </w:pPr>
                </w:p>
              </w:tc>
            </w:tr>
            <w:tr w:rsidR="00331406" w:rsidRPr="006145DB" w14:paraId="252947F5" w14:textId="77777777" w:rsidTr="00777384">
              <w:trPr>
                <w:trHeight w:val="372"/>
              </w:trPr>
              <w:tc>
                <w:tcPr>
                  <w:tcW w:w="2011" w:type="dxa"/>
                  <w:vAlign w:val="center"/>
                </w:tcPr>
                <w:p w14:paraId="37646A10"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lang w:eastAsia="es-CO"/>
                    </w:rPr>
                  </w:pPr>
                  <w:r w:rsidRPr="006145DB">
                    <w:rPr>
                      <w:rFonts w:eastAsia="Arial" w:cs="Arial"/>
                      <w:sz w:val="16"/>
                      <w:szCs w:val="16"/>
                      <w:lang w:eastAsia="es-CO"/>
                    </w:rPr>
                    <w:t>Categoría de Población Objetivo</w:t>
                  </w:r>
                </w:p>
              </w:tc>
              <w:tc>
                <w:tcPr>
                  <w:tcW w:w="1703" w:type="dxa"/>
                  <w:vAlign w:val="center"/>
                </w:tcPr>
                <w:p w14:paraId="2245AE79"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lang w:eastAsia="es-CO"/>
                    </w:rPr>
                  </w:pPr>
                  <w:r w:rsidRPr="006145DB">
                    <w:rPr>
                      <w:rFonts w:eastAsia="Arial" w:cs="Arial"/>
                      <w:sz w:val="16"/>
                      <w:szCs w:val="16"/>
                      <w:lang w:eastAsia="es-CO"/>
                    </w:rPr>
                    <w:t>Fuente de Información</w:t>
                  </w:r>
                </w:p>
              </w:tc>
              <w:tc>
                <w:tcPr>
                  <w:tcW w:w="1323" w:type="dxa"/>
                  <w:vAlign w:val="center"/>
                </w:tcPr>
                <w:p w14:paraId="66431672"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lang w:eastAsia="es-CO"/>
                    </w:rPr>
                  </w:pPr>
                  <w:r w:rsidRPr="006145DB">
                    <w:rPr>
                      <w:rFonts w:eastAsia="Arial" w:cs="Arial"/>
                      <w:sz w:val="16"/>
                      <w:szCs w:val="16"/>
                      <w:lang w:eastAsia="es-CO"/>
                    </w:rPr>
                    <w:t>Periodicidad</w:t>
                  </w:r>
                </w:p>
              </w:tc>
              <w:tc>
                <w:tcPr>
                  <w:tcW w:w="2381" w:type="dxa"/>
                  <w:vAlign w:val="center"/>
                </w:tcPr>
                <w:p w14:paraId="36C0FFFC"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lang w:eastAsia="es-CO"/>
                    </w:rPr>
                  </w:pPr>
                  <w:r w:rsidRPr="006145DB">
                    <w:rPr>
                      <w:rFonts w:eastAsia="Arial" w:cs="Arial"/>
                      <w:sz w:val="16"/>
                      <w:szCs w:val="16"/>
                      <w:lang w:eastAsia="es-CO"/>
                    </w:rPr>
                    <w:t>Administrador</w:t>
                  </w:r>
                </w:p>
              </w:tc>
            </w:tr>
            <w:tr w:rsidR="00331406" w:rsidRPr="006145DB" w14:paraId="067A8A15" w14:textId="77777777" w:rsidTr="00777384">
              <w:trPr>
                <w:trHeight w:val="210"/>
              </w:trPr>
              <w:tc>
                <w:tcPr>
                  <w:tcW w:w="2011" w:type="dxa"/>
                  <w:vMerge w:val="restart"/>
                  <w:vAlign w:val="center"/>
                  <w:hideMark/>
                </w:tcPr>
                <w:p w14:paraId="3BBA3A93" w14:textId="77777777" w:rsidR="00331406" w:rsidRPr="006145DB" w:rsidRDefault="00331406" w:rsidP="00751969">
                  <w:pPr>
                    <w:framePr w:hSpace="180" w:wrap="around" w:vAnchor="text" w:hAnchor="text" w:xAlign="center" w:y="1"/>
                    <w:suppressOverlap/>
                    <w:jc w:val="both"/>
                    <w:rPr>
                      <w:rFonts w:eastAsia="Arial" w:cs="Arial"/>
                      <w:sz w:val="16"/>
                      <w:szCs w:val="16"/>
                    </w:rPr>
                  </w:pPr>
                  <w:r w:rsidRPr="006145DB">
                    <w:rPr>
                      <w:rFonts w:eastAsia="Arial" w:cs="Arial"/>
                      <w:sz w:val="16"/>
                      <w:szCs w:val="16"/>
                    </w:rPr>
                    <w:t>Jóvenes entre los 14 y 28 años residentes en el Distrito Capital</w:t>
                  </w:r>
                </w:p>
              </w:tc>
              <w:tc>
                <w:tcPr>
                  <w:tcW w:w="1703" w:type="dxa"/>
                  <w:vAlign w:val="center"/>
                  <w:hideMark/>
                </w:tcPr>
                <w:p w14:paraId="7265F88F"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SISBEN IV de Bogotá</w:t>
                  </w:r>
                </w:p>
              </w:tc>
              <w:tc>
                <w:tcPr>
                  <w:tcW w:w="1323" w:type="dxa"/>
                  <w:vAlign w:val="center"/>
                  <w:hideMark/>
                </w:tcPr>
                <w:p w14:paraId="4CFD7A03" w14:textId="77777777" w:rsidR="00331406" w:rsidRPr="006145DB" w:rsidRDefault="00331406" w:rsidP="00751969">
                  <w:pPr>
                    <w:framePr w:hSpace="180" w:wrap="around" w:vAnchor="text" w:hAnchor="text" w:xAlign="center" w:y="1"/>
                    <w:suppressOverlap/>
                    <w:jc w:val="center"/>
                    <w:rPr>
                      <w:rFonts w:eastAsia="Arial" w:cs="Arial"/>
                      <w:sz w:val="16"/>
                      <w:szCs w:val="16"/>
                    </w:rPr>
                  </w:pPr>
                  <w:r w:rsidRPr="006145DB">
                    <w:rPr>
                      <w:rFonts w:eastAsia="Arial" w:cs="Arial"/>
                      <w:sz w:val="16"/>
                      <w:szCs w:val="16"/>
                    </w:rPr>
                    <w:t>Mensual (Mes Vencido)</w:t>
                  </w:r>
                </w:p>
              </w:tc>
              <w:tc>
                <w:tcPr>
                  <w:tcW w:w="2381" w:type="dxa"/>
                  <w:vAlign w:val="center"/>
                  <w:hideMark/>
                </w:tcPr>
                <w:p w14:paraId="333EACDE"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Secretaría Distrital de Planeación - SDP</w:t>
                  </w:r>
                </w:p>
              </w:tc>
            </w:tr>
            <w:tr w:rsidR="00331406" w:rsidRPr="006145DB" w14:paraId="34CB8A38" w14:textId="77777777" w:rsidTr="00777384">
              <w:trPr>
                <w:trHeight w:val="740"/>
              </w:trPr>
              <w:tc>
                <w:tcPr>
                  <w:tcW w:w="2011" w:type="dxa"/>
                  <w:vMerge/>
                </w:tcPr>
                <w:p w14:paraId="260FFB68" w14:textId="77777777" w:rsidR="00331406" w:rsidRPr="006145DB" w:rsidRDefault="00331406" w:rsidP="00751969">
                  <w:pPr>
                    <w:framePr w:hSpace="180" w:wrap="around" w:vAnchor="text" w:hAnchor="text" w:xAlign="center" w:y="1"/>
                    <w:suppressOverlap/>
                    <w:jc w:val="both"/>
                    <w:rPr>
                      <w:rFonts w:eastAsia="Arial" w:cs="Arial"/>
                      <w:sz w:val="16"/>
                      <w:szCs w:val="16"/>
                    </w:rPr>
                  </w:pPr>
                </w:p>
              </w:tc>
              <w:tc>
                <w:tcPr>
                  <w:tcW w:w="1703" w:type="dxa"/>
                  <w:vAlign w:val="center"/>
                </w:tcPr>
                <w:p w14:paraId="4E2C8BF6"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Base de caracterización de jóvenes</w:t>
                  </w:r>
                </w:p>
              </w:tc>
              <w:tc>
                <w:tcPr>
                  <w:tcW w:w="1323" w:type="dxa"/>
                  <w:vAlign w:val="center"/>
                </w:tcPr>
                <w:p w14:paraId="1E024BA3" w14:textId="77777777" w:rsidR="00331406" w:rsidRPr="006145DB" w:rsidRDefault="00331406" w:rsidP="00751969">
                  <w:pPr>
                    <w:framePr w:hSpace="180" w:wrap="around" w:vAnchor="text" w:hAnchor="text" w:xAlign="center" w:y="1"/>
                    <w:suppressOverlap/>
                    <w:jc w:val="center"/>
                    <w:rPr>
                      <w:rFonts w:eastAsia="Arial" w:cs="Arial"/>
                      <w:sz w:val="16"/>
                      <w:szCs w:val="16"/>
                    </w:rPr>
                  </w:pPr>
                  <w:r w:rsidRPr="006145DB">
                    <w:rPr>
                      <w:rFonts w:eastAsia="Arial" w:cs="Arial"/>
                      <w:sz w:val="16"/>
                      <w:szCs w:val="16"/>
                    </w:rPr>
                    <w:t>Demanda</w:t>
                  </w:r>
                </w:p>
              </w:tc>
              <w:tc>
                <w:tcPr>
                  <w:tcW w:w="2381" w:type="dxa"/>
                  <w:vAlign w:val="center"/>
                </w:tcPr>
                <w:p w14:paraId="591C7BF0"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Secretaría Distrital de Integración Social - Subdirección para la Juventud</w:t>
                  </w:r>
                </w:p>
              </w:tc>
            </w:tr>
            <w:tr w:rsidR="00331406" w:rsidRPr="006145DB" w14:paraId="602294A6" w14:textId="77777777" w:rsidTr="00777384">
              <w:trPr>
                <w:trHeight w:val="210"/>
              </w:trPr>
              <w:tc>
                <w:tcPr>
                  <w:tcW w:w="2011" w:type="dxa"/>
                  <w:vMerge/>
                </w:tcPr>
                <w:p w14:paraId="7F824C9F" w14:textId="77777777" w:rsidR="00331406" w:rsidRPr="006145DB" w:rsidRDefault="00331406" w:rsidP="00751969">
                  <w:pPr>
                    <w:framePr w:hSpace="180" w:wrap="around" w:vAnchor="text" w:hAnchor="text" w:xAlign="center" w:y="1"/>
                    <w:suppressOverlap/>
                    <w:jc w:val="both"/>
                    <w:rPr>
                      <w:rFonts w:eastAsia="Arial" w:cs="Arial"/>
                      <w:sz w:val="16"/>
                      <w:szCs w:val="16"/>
                    </w:rPr>
                  </w:pPr>
                </w:p>
              </w:tc>
              <w:tc>
                <w:tcPr>
                  <w:tcW w:w="1703" w:type="dxa"/>
                  <w:vAlign w:val="center"/>
                </w:tcPr>
                <w:p w14:paraId="44C27E80"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Verificación en Campo</w:t>
                  </w:r>
                </w:p>
              </w:tc>
              <w:tc>
                <w:tcPr>
                  <w:tcW w:w="1323" w:type="dxa"/>
                  <w:vAlign w:val="center"/>
                </w:tcPr>
                <w:p w14:paraId="747BCF63" w14:textId="77777777" w:rsidR="00331406" w:rsidRPr="006145DB" w:rsidRDefault="00331406" w:rsidP="00751969">
                  <w:pPr>
                    <w:framePr w:hSpace="180" w:wrap="around" w:vAnchor="text" w:hAnchor="text" w:xAlign="center" w:y="1"/>
                    <w:suppressOverlap/>
                    <w:jc w:val="center"/>
                    <w:rPr>
                      <w:rFonts w:eastAsia="Arial" w:cs="Arial"/>
                      <w:sz w:val="16"/>
                      <w:szCs w:val="16"/>
                    </w:rPr>
                  </w:pPr>
                  <w:r w:rsidRPr="006145DB">
                    <w:rPr>
                      <w:rFonts w:eastAsia="Arial" w:cs="Arial"/>
                      <w:sz w:val="16"/>
                      <w:szCs w:val="16"/>
                    </w:rPr>
                    <w:t>Demanda</w:t>
                  </w:r>
                </w:p>
              </w:tc>
              <w:tc>
                <w:tcPr>
                  <w:tcW w:w="2381" w:type="dxa"/>
                  <w:vAlign w:val="center"/>
                </w:tcPr>
                <w:p w14:paraId="4CCFEF77"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Subdirección para la Juventud</w:t>
                  </w:r>
                </w:p>
              </w:tc>
            </w:tr>
            <w:tr w:rsidR="00331406" w:rsidRPr="006145DB" w14:paraId="5220688A" w14:textId="77777777" w:rsidTr="00777384">
              <w:trPr>
                <w:trHeight w:val="210"/>
              </w:trPr>
              <w:tc>
                <w:tcPr>
                  <w:tcW w:w="2011" w:type="dxa"/>
                  <w:vMerge/>
                  <w:tcBorders>
                    <w:bottom w:val="single" w:sz="4" w:space="0" w:color="auto"/>
                  </w:tcBorders>
                </w:tcPr>
                <w:p w14:paraId="29AD9E24" w14:textId="77777777" w:rsidR="00331406" w:rsidRPr="006145DB" w:rsidRDefault="00331406" w:rsidP="00751969">
                  <w:pPr>
                    <w:framePr w:hSpace="180" w:wrap="around" w:vAnchor="text" w:hAnchor="text" w:xAlign="center" w:y="1"/>
                    <w:suppressOverlap/>
                    <w:jc w:val="both"/>
                    <w:rPr>
                      <w:rFonts w:eastAsia="Arial" w:cs="Arial"/>
                      <w:sz w:val="16"/>
                      <w:szCs w:val="16"/>
                    </w:rPr>
                  </w:pPr>
                </w:p>
              </w:tc>
              <w:tc>
                <w:tcPr>
                  <w:tcW w:w="1703" w:type="dxa"/>
                  <w:tcBorders>
                    <w:bottom w:val="single" w:sz="4" w:space="0" w:color="auto"/>
                  </w:tcBorders>
                  <w:vAlign w:val="center"/>
                </w:tcPr>
                <w:p w14:paraId="04988BE5"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Registro Social de Hogares</w:t>
                  </w:r>
                </w:p>
              </w:tc>
              <w:tc>
                <w:tcPr>
                  <w:tcW w:w="1323" w:type="dxa"/>
                  <w:tcBorders>
                    <w:bottom w:val="single" w:sz="4" w:space="0" w:color="auto"/>
                  </w:tcBorders>
                  <w:vAlign w:val="center"/>
                </w:tcPr>
                <w:p w14:paraId="6B3B883C" w14:textId="77777777" w:rsidR="00331406" w:rsidRPr="006145DB" w:rsidRDefault="00331406" w:rsidP="00751969">
                  <w:pPr>
                    <w:framePr w:hSpace="180" w:wrap="around" w:vAnchor="text" w:hAnchor="text" w:xAlign="center" w:y="1"/>
                    <w:suppressOverlap/>
                    <w:jc w:val="center"/>
                    <w:rPr>
                      <w:rFonts w:eastAsia="Arial" w:cs="Arial"/>
                      <w:sz w:val="16"/>
                      <w:szCs w:val="16"/>
                    </w:rPr>
                  </w:pPr>
                  <w:r w:rsidRPr="006145DB">
                    <w:rPr>
                      <w:rFonts w:eastAsia="Arial" w:cs="Arial"/>
                      <w:sz w:val="16"/>
                      <w:szCs w:val="16"/>
                    </w:rPr>
                    <w:t>Mensual (Mes Vencido)</w:t>
                  </w:r>
                </w:p>
              </w:tc>
              <w:tc>
                <w:tcPr>
                  <w:tcW w:w="2381" w:type="dxa"/>
                  <w:tcBorders>
                    <w:bottom w:val="single" w:sz="4" w:space="0" w:color="auto"/>
                  </w:tcBorders>
                  <w:vAlign w:val="center"/>
                </w:tcPr>
                <w:p w14:paraId="65E660E7"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Secretaría Distrital de Planeación - SDP</w:t>
                  </w:r>
                </w:p>
              </w:tc>
            </w:tr>
            <w:tr w:rsidR="00331406" w:rsidRPr="006145DB" w14:paraId="671636A6" w14:textId="77777777" w:rsidTr="00777384">
              <w:trPr>
                <w:trHeight w:val="70"/>
              </w:trPr>
              <w:tc>
                <w:tcPr>
                  <w:tcW w:w="2011" w:type="dxa"/>
                  <w:tcBorders>
                    <w:left w:val="nil"/>
                    <w:bottom w:val="nil"/>
                    <w:right w:val="nil"/>
                  </w:tcBorders>
                </w:tcPr>
                <w:p w14:paraId="4057622E" w14:textId="77777777" w:rsidR="00331406" w:rsidRPr="006145DB" w:rsidRDefault="00331406" w:rsidP="00751969">
                  <w:pPr>
                    <w:framePr w:hSpace="180" w:wrap="around" w:vAnchor="text" w:hAnchor="text" w:xAlign="center" w:y="1"/>
                    <w:suppressOverlap/>
                    <w:jc w:val="both"/>
                    <w:rPr>
                      <w:rFonts w:eastAsia="Arial" w:cs="Arial"/>
                      <w:sz w:val="16"/>
                      <w:szCs w:val="16"/>
                    </w:rPr>
                  </w:pPr>
                </w:p>
              </w:tc>
              <w:tc>
                <w:tcPr>
                  <w:tcW w:w="1703" w:type="dxa"/>
                  <w:tcBorders>
                    <w:left w:val="nil"/>
                    <w:bottom w:val="nil"/>
                    <w:right w:val="nil"/>
                  </w:tcBorders>
                  <w:vAlign w:val="center"/>
                </w:tcPr>
                <w:p w14:paraId="735E55B3"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rPr>
                  </w:pPr>
                </w:p>
              </w:tc>
              <w:tc>
                <w:tcPr>
                  <w:tcW w:w="1323" w:type="dxa"/>
                  <w:tcBorders>
                    <w:left w:val="nil"/>
                    <w:bottom w:val="nil"/>
                    <w:right w:val="nil"/>
                  </w:tcBorders>
                  <w:vAlign w:val="center"/>
                </w:tcPr>
                <w:p w14:paraId="050AAFD0" w14:textId="77777777" w:rsidR="00331406" w:rsidRPr="006145DB" w:rsidRDefault="00331406" w:rsidP="00751969">
                  <w:pPr>
                    <w:framePr w:hSpace="180" w:wrap="around" w:vAnchor="text" w:hAnchor="text" w:xAlign="center" w:y="1"/>
                    <w:suppressOverlap/>
                    <w:jc w:val="center"/>
                    <w:rPr>
                      <w:rFonts w:eastAsia="Arial" w:cs="Arial"/>
                      <w:sz w:val="16"/>
                      <w:szCs w:val="16"/>
                    </w:rPr>
                  </w:pPr>
                </w:p>
              </w:tc>
              <w:tc>
                <w:tcPr>
                  <w:tcW w:w="2381" w:type="dxa"/>
                  <w:tcBorders>
                    <w:left w:val="nil"/>
                    <w:bottom w:val="nil"/>
                    <w:right w:val="nil"/>
                  </w:tcBorders>
                  <w:vAlign w:val="center"/>
                </w:tcPr>
                <w:p w14:paraId="060774BD"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rPr>
                  </w:pPr>
                </w:p>
              </w:tc>
            </w:tr>
          </w:tbl>
          <w:p w14:paraId="5A3B5CCA" w14:textId="77777777" w:rsidR="00331406" w:rsidRPr="006145DB" w:rsidRDefault="00331406" w:rsidP="00777384">
            <w:pPr>
              <w:tabs>
                <w:tab w:val="left" w:pos="709"/>
              </w:tabs>
              <w:spacing w:after="0" w:line="240" w:lineRule="auto"/>
              <w:contextualSpacing/>
              <w:jc w:val="both"/>
              <w:rPr>
                <w:rFonts w:eastAsia="Arial" w:cs="Arial"/>
                <w:sz w:val="20"/>
                <w:szCs w:val="20"/>
                <w:lang w:eastAsia="es-CO"/>
              </w:rPr>
            </w:pPr>
          </w:p>
        </w:tc>
      </w:tr>
      <w:tr w:rsidR="00331406" w:rsidRPr="006145DB" w14:paraId="555250C8" w14:textId="77777777" w:rsidTr="00777384">
        <w:trPr>
          <w:trHeight w:val="980"/>
        </w:trPr>
        <w:tc>
          <w:tcPr>
            <w:tcW w:w="1761" w:type="dxa"/>
            <w:vAlign w:val="center"/>
          </w:tcPr>
          <w:p w14:paraId="3028B826" w14:textId="77777777" w:rsidR="00331406" w:rsidRPr="006145DB" w:rsidRDefault="00331406" w:rsidP="00777384">
            <w:pPr>
              <w:spacing w:after="0" w:line="240" w:lineRule="auto"/>
              <w:rPr>
                <w:rFonts w:eastAsia="Arial" w:cs="Arial"/>
                <w:sz w:val="20"/>
                <w:szCs w:val="20"/>
                <w:lang w:eastAsia="es-CO"/>
              </w:rPr>
            </w:pPr>
            <w:r w:rsidRPr="006145DB">
              <w:rPr>
                <w:rFonts w:eastAsia="Arial" w:cs="Arial"/>
                <w:sz w:val="20"/>
                <w:szCs w:val="20"/>
                <w:lang w:eastAsia="es-CO"/>
              </w:rPr>
              <w:t>Criterios de Priorización y Fuentes de Información</w:t>
            </w:r>
          </w:p>
        </w:tc>
        <w:tc>
          <w:tcPr>
            <w:tcW w:w="7634" w:type="dxa"/>
            <w:vAlign w:val="center"/>
          </w:tcPr>
          <w:p w14:paraId="252D48E5" w14:textId="77777777" w:rsidR="00331406" w:rsidRPr="006145DB" w:rsidRDefault="00331406" w:rsidP="00777384">
            <w:pPr>
              <w:tabs>
                <w:tab w:val="left" w:pos="709"/>
              </w:tabs>
              <w:spacing w:after="0" w:line="240" w:lineRule="auto"/>
              <w:contextualSpacing/>
              <w:rPr>
                <w:rFonts w:eastAsia="Arial" w:cs="Arial"/>
                <w:sz w:val="20"/>
                <w:szCs w:val="20"/>
                <w:lang w:eastAsia="es-CO"/>
              </w:rPr>
            </w:pPr>
            <w:r w:rsidRPr="006145DB">
              <w:rPr>
                <w:rFonts w:eastAsia="Arial" w:cs="Arial"/>
                <w:sz w:val="20"/>
                <w:szCs w:val="20"/>
                <w:lang w:eastAsia="es-CO"/>
              </w:rPr>
              <w:t>No aplica</w:t>
            </w:r>
          </w:p>
        </w:tc>
      </w:tr>
      <w:tr w:rsidR="00331406" w:rsidRPr="006145DB" w14:paraId="4E8C43CC" w14:textId="77777777" w:rsidTr="00777384">
        <w:trPr>
          <w:trHeight w:val="2103"/>
        </w:trPr>
        <w:tc>
          <w:tcPr>
            <w:tcW w:w="1761" w:type="dxa"/>
            <w:vAlign w:val="center"/>
          </w:tcPr>
          <w:p w14:paraId="51F1EF75" w14:textId="77777777" w:rsidR="00331406" w:rsidRPr="006145DB" w:rsidRDefault="00331406" w:rsidP="00777384">
            <w:pPr>
              <w:spacing w:after="0" w:line="240" w:lineRule="auto"/>
              <w:rPr>
                <w:rFonts w:eastAsia="Arial" w:cs="Arial"/>
                <w:sz w:val="20"/>
                <w:szCs w:val="20"/>
                <w:lang w:eastAsia="es-CO"/>
              </w:rPr>
            </w:pPr>
            <w:r w:rsidRPr="006145DB">
              <w:rPr>
                <w:rFonts w:eastAsia="Arial" w:cs="Arial"/>
                <w:sz w:val="20"/>
                <w:szCs w:val="20"/>
                <w:lang w:eastAsia="es-CO"/>
              </w:rPr>
              <w:t>Criterios de Ingreso y Fuentes de Información</w:t>
            </w:r>
          </w:p>
        </w:tc>
        <w:tc>
          <w:tcPr>
            <w:tcW w:w="7634" w:type="dxa"/>
          </w:tcPr>
          <w:p w14:paraId="497C3D6F" w14:textId="77777777" w:rsidR="00331406" w:rsidRPr="006145DB" w:rsidRDefault="00331406" w:rsidP="00777384">
            <w:pPr>
              <w:pStyle w:val="Textoindependiente"/>
              <w:spacing w:after="0" w:line="240" w:lineRule="auto"/>
              <w:ind w:right="112"/>
              <w:jc w:val="both"/>
              <w:rPr>
                <w:rFonts w:eastAsia="Arial" w:cs="Arial"/>
                <w:sz w:val="16"/>
                <w:szCs w:val="16"/>
                <w:lang w:eastAsia="es-CO"/>
              </w:rPr>
            </w:pPr>
          </w:p>
          <w:tbl>
            <w:tblPr>
              <w:tblStyle w:val="Tablaconcuadrcula"/>
              <w:tblW w:w="0" w:type="auto"/>
              <w:tblLayout w:type="fixed"/>
              <w:tblLook w:val="06A0" w:firstRow="1" w:lastRow="0" w:firstColumn="1" w:lastColumn="0" w:noHBand="1" w:noVBand="1"/>
            </w:tblPr>
            <w:tblGrid>
              <w:gridCol w:w="2004"/>
              <w:gridCol w:w="1708"/>
              <w:gridCol w:w="1322"/>
              <w:gridCol w:w="2374"/>
            </w:tblGrid>
            <w:tr w:rsidR="00331406" w:rsidRPr="006145DB" w14:paraId="417A315F" w14:textId="77777777" w:rsidTr="00777384">
              <w:trPr>
                <w:trHeight w:val="300"/>
              </w:trPr>
              <w:tc>
                <w:tcPr>
                  <w:tcW w:w="2004" w:type="dxa"/>
                  <w:vAlign w:val="center"/>
                </w:tcPr>
                <w:p w14:paraId="3E4DB4AC" w14:textId="77777777" w:rsidR="00331406" w:rsidRPr="006145DB" w:rsidRDefault="00331406" w:rsidP="00751969">
                  <w:pPr>
                    <w:pStyle w:val="Textoindependiente"/>
                    <w:framePr w:hSpace="180" w:wrap="around" w:vAnchor="text" w:hAnchor="text" w:xAlign="center" w:y="1"/>
                    <w:spacing w:after="0"/>
                    <w:suppressOverlap/>
                    <w:jc w:val="center"/>
                    <w:rPr>
                      <w:rFonts w:eastAsiaTheme="minorEastAsia" w:cs="Arial"/>
                      <w:sz w:val="16"/>
                      <w:szCs w:val="16"/>
                    </w:rPr>
                  </w:pPr>
                  <w:r w:rsidRPr="006145DB">
                    <w:rPr>
                      <w:rFonts w:eastAsiaTheme="minorEastAsia" w:cs="Arial"/>
                      <w:sz w:val="16"/>
                      <w:szCs w:val="16"/>
                    </w:rPr>
                    <w:t>Criterios de ingreso</w:t>
                  </w:r>
                </w:p>
              </w:tc>
              <w:tc>
                <w:tcPr>
                  <w:tcW w:w="1708" w:type="dxa"/>
                  <w:vAlign w:val="center"/>
                </w:tcPr>
                <w:p w14:paraId="46191329" w14:textId="77777777" w:rsidR="00331406" w:rsidRPr="006145DB" w:rsidRDefault="00331406" w:rsidP="00751969">
                  <w:pPr>
                    <w:pStyle w:val="Textoindependiente"/>
                    <w:framePr w:hSpace="180" w:wrap="around" w:vAnchor="text" w:hAnchor="text" w:xAlign="center" w:y="1"/>
                    <w:spacing w:after="0"/>
                    <w:suppressOverlap/>
                    <w:jc w:val="center"/>
                    <w:rPr>
                      <w:rFonts w:eastAsiaTheme="minorEastAsia" w:cs="Arial"/>
                      <w:sz w:val="16"/>
                      <w:szCs w:val="16"/>
                    </w:rPr>
                  </w:pPr>
                  <w:r w:rsidRPr="006145DB">
                    <w:rPr>
                      <w:rFonts w:eastAsiaTheme="minorEastAsia" w:cs="Arial"/>
                      <w:sz w:val="16"/>
                      <w:szCs w:val="16"/>
                    </w:rPr>
                    <w:t>Fuente de información</w:t>
                  </w:r>
                </w:p>
              </w:tc>
              <w:tc>
                <w:tcPr>
                  <w:tcW w:w="1322" w:type="dxa"/>
                  <w:vAlign w:val="center"/>
                </w:tcPr>
                <w:p w14:paraId="4B00DC38" w14:textId="77777777" w:rsidR="00331406" w:rsidRPr="006145DB" w:rsidRDefault="00331406" w:rsidP="00751969">
                  <w:pPr>
                    <w:pStyle w:val="Textoindependiente"/>
                    <w:framePr w:hSpace="180" w:wrap="around" w:vAnchor="text" w:hAnchor="text" w:xAlign="center" w:y="1"/>
                    <w:spacing w:after="0"/>
                    <w:suppressOverlap/>
                    <w:jc w:val="center"/>
                    <w:rPr>
                      <w:rFonts w:eastAsiaTheme="minorEastAsia" w:cs="Arial"/>
                      <w:sz w:val="16"/>
                      <w:szCs w:val="16"/>
                    </w:rPr>
                  </w:pPr>
                  <w:r w:rsidRPr="006145DB">
                    <w:rPr>
                      <w:rFonts w:eastAsiaTheme="minorEastAsia" w:cs="Arial"/>
                      <w:sz w:val="16"/>
                      <w:szCs w:val="16"/>
                    </w:rPr>
                    <w:t>Periodicidad</w:t>
                  </w:r>
                </w:p>
              </w:tc>
              <w:tc>
                <w:tcPr>
                  <w:tcW w:w="2374" w:type="dxa"/>
                  <w:vAlign w:val="center"/>
                </w:tcPr>
                <w:p w14:paraId="7B0D1F64" w14:textId="77777777" w:rsidR="00331406" w:rsidRPr="006145DB" w:rsidRDefault="00331406" w:rsidP="00751969">
                  <w:pPr>
                    <w:pStyle w:val="Textoindependiente"/>
                    <w:framePr w:hSpace="180" w:wrap="around" w:vAnchor="text" w:hAnchor="text" w:xAlign="center" w:y="1"/>
                    <w:spacing w:after="0"/>
                    <w:suppressOverlap/>
                    <w:jc w:val="center"/>
                    <w:rPr>
                      <w:rFonts w:eastAsiaTheme="minorEastAsia" w:cs="Arial"/>
                      <w:sz w:val="16"/>
                      <w:szCs w:val="16"/>
                    </w:rPr>
                  </w:pPr>
                  <w:r w:rsidRPr="006145DB">
                    <w:rPr>
                      <w:rFonts w:eastAsiaTheme="minorEastAsia" w:cs="Arial"/>
                      <w:sz w:val="16"/>
                      <w:szCs w:val="16"/>
                    </w:rPr>
                    <w:t>Administrador</w:t>
                  </w:r>
                </w:p>
              </w:tc>
            </w:tr>
            <w:tr w:rsidR="00331406" w:rsidRPr="006145DB" w14:paraId="1262EF56" w14:textId="77777777" w:rsidTr="00777384">
              <w:trPr>
                <w:trHeight w:val="300"/>
              </w:trPr>
              <w:tc>
                <w:tcPr>
                  <w:tcW w:w="2004" w:type="dxa"/>
                  <w:vMerge w:val="restart"/>
                  <w:vAlign w:val="center"/>
                </w:tcPr>
                <w:p w14:paraId="07C4CEAD" w14:textId="77777777" w:rsidR="00331406" w:rsidRPr="006145DB" w:rsidRDefault="00331406" w:rsidP="00751969">
                  <w:pPr>
                    <w:framePr w:hSpace="180" w:wrap="around" w:vAnchor="text" w:hAnchor="text" w:xAlign="center" w:y="1"/>
                    <w:suppressOverlap/>
                    <w:jc w:val="both"/>
                    <w:rPr>
                      <w:rFonts w:eastAsia="Calibri" w:cs="Arial"/>
                      <w:sz w:val="16"/>
                      <w:szCs w:val="16"/>
                    </w:rPr>
                  </w:pPr>
                  <w:r w:rsidRPr="006145DB">
                    <w:rPr>
                      <w:rFonts w:eastAsia="Arial" w:cs="Arial"/>
                      <w:sz w:val="16"/>
                      <w:szCs w:val="16"/>
                    </w:rPr>
                    <w:t>Jóvenes entre los 14 y 28 años residentes en el Distrito Capital</w:t>
                  </w:r>
                </w:p>
              </w:tc>
              <w:tc>
                <w:tcPr>
                  <w:tcW w:w="1708" w:type="dxa"/>
                  <w:vAlign w:val="center"/>
                </w:tcPr>
                <w:p w14:paraId="24396910"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SISBEN IV de Bogotá</w:t>
                  </w:r>
                </w:p>
              </w:tc>
              <w:tc>
                <w:tcPr>
                  <w:tcW w:w="1322" w:type="dxa"/>
                  <w:vAlign w:val="center"/>
                </w:tcPr>
                <w:p w14:paraId="498056B7" w14:textId="77777777" w:rsidR="00331406" w:rsidRPr="006145DB" w:rsidRDefault="00331406" w:rsidP="00751969">
                  <w:pPr>
                    <w:framePr w:hSpace="180" w:wrap="around" w:vAnchor="text" w:hAnchor="text" w:xAlign="center" w:y="1"/>
                    <w:suppressOverlap/>
                    <w:jc w:val="center"/>
                    <w:rPr>
                      <w:rFonts w:eastAsia="Arial" w:cs="Arial"/>
                      <w:sz w:val="16"/>
                      <w:szCs w:val="16"/>
                    </w:rPr>
                  </w:pPr>
                  <w:r w:rsidRPr="006145DB">
                    <w:rPr>
                      <w:rFonts w:eastAsia="Arial" w:cs="Arial"/>
                      <w:sz w:val="16"/>
                      <w:szCs w:val="16"/>
                    </w:rPr>
                    <w:t>Mensual (Mes Vencido)</w:t>
                  </w:r>
                </w:p>
              </w:tc>
              <w:tc>
                <w:tcPr>
                  <w:tcW w:w="2374" w:type="dxa"/>
                  <w:vAlign w:val="center"/>
                </w:tcPr>
                <w:p w14:paraId="5B8B8465"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Secretaría Distrital de Planeación - SDP</w:t>
                  </w:r>
                </w:p>
              </w:tc>
            </w:tr>
            <w:tr w:rsidR="00331406" w:rsidRPr="006145DB" w14:paraId="77EABE4C" w14:textId="77777777" w:rsidTr="00777384">
              <w:trPr>
                <w:trHeight w:val="300"/>
              </w:trPr>
              <w:tc>
                <w:tcPr>
                  <w:tcW w:w="2004" w:type="dxa"/>
                  <w:vMerge/>
                </w:tcPr>
                <w:p w14:paraId="78846525" w14:textId="77777777" w:rsidR="00331406" w:rsidRPr="006145DB" w:rsidRDefault="00331406" w:rsidP="00751969">
                  <w:pPr>
                    <w:framePr w:hSpace="180" w:wrap="around" w:vAnchor="text" w:hAnchor="text" w:xAlign="center" w:y="1"/>
                    <w:suppressOverlap/>
                    <w:rPr>
                      <w:rFonts w:cs="Arial"/>
                      <w:sz w:val="16"/>
                      <w:szCs w:val="16"/>
                    </w:rPr>
                  </w:pPr>
                </w:p>
              </w:tc>
              <w:tc>
                <w:tcPr>
                  <w:tcW w:w="1708" w:type="dxa"/>
                  <w:vAlign w:val="center"/>
                </w:tcPr>
                <w:p w14:paraId="0A293168"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Registro Social de Hogares (RNEC)</w:t>
                  </w:r>
                </w:p>
              </w:tc>
              <w:tc>
                <w:tcPr>
                  <w:tcW w:w="1322" w:type="dxa"/>
                  <w:vAlign w:val="center"/>
                </w:tcPr>
                <w:p w14:paraId="69592B16" w14:textId="77777777" w:rsidR="00331406" w:rsidRPr="006145DB" w:rsidRDefault="00331406" w:rsidP="00751969">
                  <w:pPr>
                    <w:framePr w:hSpace="180" w:wrap="around" w:vAnchor="text" w:hAnchor="text" w:xAlign="center" w:y="1"/>
                    <w:suppressOverlap/>
                    <w:jc w:val="center"/>
                    <w:rPr>
                      <w:rFonts w:eastAsia="Arial" w:cs="Arial"/>
                      <w:sz w:val="16"/>
                      <w:szCs w:val="16"/>
                    </w:rPr>
                  </w:pPr>
                  <w:r w:rsidRPr="006145DB">
                    <w:rPr>
                      <w:rFonts w:eastAsia="Arial" w:cs="Arial"/>
                      <w:sz w:val="16"/>
                      <w:szCs w:val="16"/>
                    </w:rPr>
                    <w:t>Mensual (Mes Vencido)</w:t>
                  </w:r>
                </w:p>
              </w:tc>
              <w:tc>
                <w:tcPr>
                  <w:tcW w:w="2374" w:type="dxa"/>
                  <w:vAlign w:val="center"/>
                </w:tcPr>
                <w:p w14:paraId="1CD6CFB3"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Secretaría Distrital de Planeación - SDP</w:t>
                  </w:r>
                </w:p>
              </w:tc>
            </w:tr>
            <w:tr w:rsidR="00331406" w:rsidRPr="006145DB" w14:paraId="38BBC7D9" w14:textId="77777777" w:rsidTr="00777384">
              <w:trPr>
                <w:trHeight w:val="300"/>
              </w:trPr>
              <w:tc>
                <w:tcPr>
                  <w:tcW w:w="2004" w:type="dxa"/>
                  <w:vMerge/>
                  <w:tcBorders>
                    <w:bottom w:val="single" w:sz="4" w:space="0" w:color="auto"/>
                  </w:tcBorders>
                </w:tcPr>
                <w:p w14:paraId="03935343" w14:textId="77777777" w:rsidR="00331406" w:rsidRPr="006145DB" w:rsidRDefault="00331406" w:rsidP="00751969">
                  <w:pPr>
                    <w:framePr w:hSpace="180" w:wrap="around" w:vAnchor="text" w:hAnchor="text" w:xAlign="center" w:y="1"/>
                    <w:suppressOverlap/>
                    <w:rPr>
                      <w:rFonts w:cs="Arial"/>
                      <w:sz w:val="16"/>
                      <w:szCs w:val="16"/>
                    </w:rPr>
                  </w:pPr>
                </w:p>
              </w:tc>
              <w:tc>
                <w:tcPr>
                  <w:tcW w:w="1708" w:type="dxa"/>
                  <w:tcBorders>
                    <w:bottom w:val="single" w:sz="4" w:space="0" w:color="auto"/>
                  </w:tcBorders>
                  <w:vAlign w:val="center"/>
                </w:tcPr>
                <w:p w14:paraId="45EDE950"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Base de caracterización de jóvenes</w:t>
                  </w:r>
                </w:p>
              </w:tc>
              <w:tc>
                <w:tcPr>
                  <w:tcW w:w="1322" w:type="dxa"/>
                  <w:tcBorders>
                    <w:bottom w:val="single" w:sz="4" w:space="0" w:color="auto"/>
                  </w:tcBorders>
                  <w:vAlign w:val="center"/>
                </w:tcPr>
                <w:p w14:paraId="531C6FD6" w14:textId="77777777" w:rsidR="00331406" w:rsidRPr="006145DB" w:rsidRDefault="00331406" w:rsidP="00751969">
                  <w:pPr>
                    <w:framePr w:hSpace="180" w:wrap="around" w:vAnchor="text" w:hAnchor="text" w:xAlign="center" w:y="1"/>
                    <w:suppressOverlap/>
                    <w:jc w:val="center"/>
                    <w:rPr>
                      <w:rFonts w:eastAsia="Arial" w:cs="Arial"/>
                      <w:sz w:val="16"/>
                      <w:szCs w:val="16"/>
                    </w:rPr>
                  </w:pPr>
                  <w:r w:rsidRPr="006145DB">
                    <w:rPr>
                      <w:rFonts w:eastAsia="Arial" w:cs="Arial"/>
                      <w:sz w:val="16"/>
                      <w:szCs w:val="16"/>
                    </w:rPr>
                    <w:t>Demanda</w:t>
                  </w:r>
                </w:p>
              </w:tc>
              <w:tc>
                <w:tcPr>
                  <w:tcW w:w="2374" w:type="dxa"/>
                  <w:tcBorders>
                    <w:bottom w:val="single" w:sz="4" w:space="0" w:color="auto"/>
                  </w:tcBorders>
                  <w:vAlign w:val="center"/>
                </w:tcPr>
                <w:p w14:paraId="04FB536A"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Arial" w:cs="Arial"/>
                      <w:sz w:val="16"/>
                      <w:szCs w:val="16"/>
                    </w:rPr>
                    <w:t>Secretaría Distrital de Integración Social - Subdirección para la Juventud</w:t>
                  </w:r>
                </w:p>
              </w:tc>
            </w:tr>
            <w:tr w:rsidR="00331406" w:rsidRPr="006145DB" w14:paraId="3326DFBD" w14:textId="77777777" w:rsidTr="00777384">
              <w:trPr>
                <w:trHeight w:val="73"/>
              </w:trPr>
              <w:tc>
                <w:tcPr>
                  <w:tcW w:w="2004" w:type="dxa"/>
                  <w:tcBorders>
                    <w:left w:val="nil"/>
                    <w:bottom w:val="nil"/>
                    <w:right w:val="nil"/>
                  </w:tcBorders>
                </w:tcPr>
                <w:p w14:paraId="16EEAE78" w14:textId="77777777" w:rsidR="00331406" w:rsidRPr="006145DB" w:rsidRDefault="00331406" w:rsidP="00751969">
                  <w:pPr>
                    <w:framePr w:hSpace="180" w:wrap="around" w:vAnchor="text" w:hAnchor="text" w:xAlign="center" w:y="1"/>
                    <w:suppressOverlap/>
                    <w:rPr>
                      <w:rFonts w:cs="Arial"/>
                      <w:sz w:val="16"/>
                      <w:szCs w:val="16"/>
                    </w:rPr>
                  </w:pPr>
                </w:p>
              </w:tc>
              <w:tc>
                <w:tcPr>
                  <w:tcW w:w="1708" w:type="dxa"/>
                  <w:tcBorders>
                    <w:left w:val="nil"/>
                    <w:bottom w:val="nil"/>
                    <w:right w:val="nil"/>
                  </w:tcBorders>
                  <w:vAlign w:val="center"/>
                </w:tcPr>
                <w:p w14:paraId="5DA7F4E1"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rPr>
                  </w:pPr>
                </w:p>
              </w:tc>
              <w:tc>
                <w:tcPr>
                  <w:tcW w:w="1322" w:type="dxa"/>
                  <w:tcBorders>
                    <w:left w:val="nil"/>
                    <w:bottom w:val="nil"/>
                    <w:right w:val="nil"/>
                  </w:tcBorders>
                  <w:vAlign w:val="center"/>
                </w:tcPr>
                <w:p w14:paraId="0F6A39ED" w14:textId="77777777" w:rsidR="00331406" w:rsidRPr="006145DB" w:rsidRDefault="00331406" w:rsidP="00751969">
                  <w:pPr>
                    <w:framePr w:hSpace="180" w:wrap="around" w:vAnchor="text" w:hAnchor="text" w:xAlign="center" w:y="1"/>
                    <w:suppressOverlap/>
                    <w:jc w:val="center"/>
                    <w:rPr>
                      <w:rFonts w:eastAsia="Arial" w:cs="Arial"/>
                      <w:sz w:val="16"/>
                      <w:szCs w:val="16"/>
                    </w:rPr>
                  </w:pPr>
                </w:p>
              </w:tc>
              <w:tc>
                <w:tcPr>
                  <w:tcW w:w="2374" w:type="dxa"/>
                  <w:tcBorders>
                    <w:left w:val="nil"/>
                    <w:bottom w:val="nil"/>
                    <w:right w:val="nil"/>
                  </w:tcBorders>
                  <w:vAlign w:val="center"/>
                </w:tcPr>
                <w:p w14:paraId="793CF8EF"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rPr>
                  </w:pPr>
                </w:p>
              </w:tc>
            </w:tr>
          </w:tbl>
          <w:p w14:paraId="75621353" w14:textId="77777777" w:rsidR="00331406" w:rsidRPr="006145DB" w:rsidRDefault="00331406" w:rsidP="00777384">
            <w:pPr>
              <w:pStyle w:val="Textoindependiente"/>
              <w:spacing w:after="0" w:line="240" w:lineRule="auto"/>
              <w:rPr>
                <w:rFonts w:eastAsia="Arial" w:cs="Arial"/>
                <w:lang w:val="es-CO" w:eastAsia="es-CO"/>
              </w:rPr>
            </w:pPr>
          </w:p>
        </w:tc>
      </w:tr>
      <w:tr w:rsidR="00331406" w:rsidRPr="006145DB" w14:paraId="6F9AE5E5" w14:textId="77777777" w:rsidTr="00777384">
        <w:trPr>
          <w:trHeight w:val="300"/>
        </w:trPr>
        <w:tc>
          <w:tcPr>
            <w:tcW w:w="1761" w:type="dxa"/>
            <w:vAlign w:val="center"/>
          </w:tcPr>
          <w:p w14:paraId="7611D1A2"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Criterios de Egreso y Fuentes de Información</w:t>
            </w:r>
          </w:p>
        </w:tc>
        <w:tc>
          <w:tcPr>
            <w:tcW w:w="7634" w:type="dxa"/>
          </w:tcPr>
          <w:p w14:paraId="24A41C9A" w14:textId="77777777" w:rsidR="00331406" w:rsidRPr="006145DB" w:rsidRDefault="00331406" w:rsidP="00777384">
            <w:pPr>
              <w:spacing w:after="0" w:line="240" w:lineRule="auto"/>
              <w:jc w:val="both"/>
              <w:rPr>
                <w:rFonts w:eastAsia="Arial" w:cs="Arial"/>
                <w:sz w:val="16"/>
                <w:szCs w:val="16"/>
              </w:rPr>
            </w:pPr>
          </w:p>
          <w:tbl>
            <w:tblPr>
              <w:tblStyle w:val="Tablaconcuadrcula"/>
              <w:tblW w:w="0" w:type="auto"/>
              <w:tblLayout w:type="fixed"/>
              <w:tblLook w:val="06A0" w:firstRow="1" w:lastRow="0" w:firstColumn="1" w:lastColumn="0" w:noHBand="1" w:noVBand="1"/>
            </w:tblPr>
            <w:tblGrid>
              <w:gridCol w:w="2004"/>
              <w:gridCol w:w="1708"/>
              <w:gridCol w:w="1322"/>
              <w:gridCol w:w="2374"/>
            </w:tblGrid>
            <w:tr w:rsidR="00331406" w:rsidRPr="006145DB" w14:paraId="57584EFD" w14:textId="77777777" w:rsidTr="00777384">
              <w:trPr>
                <w:trHeight w:val="300"/>
              </w:trPr>
              <w:tc>
                <w:tcPr>
                  <w:tcW w:w="2004" w:type="dxa"/>
                  <w:tcBorders>
                    <w:bottom w:val="single" w:sz="4" w:space="0" w:color="auto"/>
                  </w:tcBorders>
                  <w:vAlign w:val="center"/>
                </w:tcPr>
                <w:p w14:paraId="46EA1763" w14:textId="77777777" w:rsidR="00331406" w:rsidRPr="006145DB" w:rsidRDefault="00331406" w:rsidP="00751969">
                  <w:pPr>
                    <w:pStyle w:val="Textoindependiente"/>
                    <w:framePr w:hSpace="180" w:wrap="around" w:vAnchor="text" w:hAnchor="text" w:xAlign="center" w:y="1"/>
                    <w:spacing w:after="0"/>
                    <w:suppressOverlap/>
                    <w:jc w:val="center"/>
                    <w:rPr>
                      <w:rFonts w:eastAsiaTheme="minorEastAsia" w:cs="Arial"/>
                      <w:sz w:val="16"/>
                      <w:szCs w:val="16"/>
                    </w:rPr>
                  </w:pPr>
                  <w:r w:rsidRPr="006145DB">
                    <w:rPr>
                      <w:rFonts w:eastAsiaTheme="minorEastAsia" w:cs="Arial"/>
                      <w:sz w:val="16"/>
                      <w:szCs w:val="16"/>
                    </w:rPr>
                    <w:t>Criterios de egreso</w:t>
                  </w:r>
                </w:p>
              </w:tc>
              <w:tc>
                <w:tcPr>
                  <w:tcW w:w="1708" w:type="dxa"/>
                  <w:tcBorders>
                    <w:bottom w:val="single" w:sz="4" w:space="0" w:color="auto"/>
                  </w:tcBorders>
                  <w:vAlign w:val="center"/>
                </w:tcPr>
                <w:p w14:paraId="1D9009D5" w14:textId="77777777" w:rsidR="00331406" w:rsidRPr="006145DB" w:rsidRDefault="00331406" w:rsidP="00751969">
                  <w:pPr>
                    <w:pStyle w:val="Textoindependiente"/>
                    <w:framePr w:hSpace="180" w:wrap="around" w:vAnchor="text" w:hAnchor="text" w:xAlign="center" w:y="1"/>
                    <w:spacing w:after="0"/>
                    <w:suppressOverlap/>
                    <w:jc w:val="center"/>
                    <w:rPr>
                      <w:rFonts w:eastAsiaTheme="minorEastAsia" w:cs="Arial"/>
                      <w:sz w:val="16"/>
                      <w:szCs w:val="16"/>
                    </w:rPr>
                  </w:pPr>
                  <w:r w:rsidRPr="006145DB">
                    <w:rPr>
                      <w:rFonts w:eastAsiaTheme="minorEastAsia" w:cs="Arial"/>
                      <w:sz w:val="16"/>
                      <w:szCs w:val="16"/>
                    </w:rPr>
                    <w:t>Fuente de información</w:t>
                  </w:r>
                </w:p>
              </w:tc>
              <w:tc>
                <w:tcPr>
                  <w:tcW w:w="1322" w:type="dxa"/>
                  <w:tcBorders>
                    <w:bottom w:val="single" w:sz="4" w:space="0" w:color="auto"/>
                  </w:tcBorders>
                  <w:vAlign w:val="center"/>
                </w:tcPr>
                <w:p w14:paraId="39D5F431" w14:textId="77777777" w:rsidR="00331406" w:rsidRPr="006145DB" w:rsidRDefault="00331406" w:rsidP="00751969">
                  <w:pPr>
                    <w:pStyle w:val="Textoindependiente"/>
                    <w:framePr w:hSpace="180" w:wrap="around" w:vAnchor="text" w:hAnchor="text" w:xAlign="center" w:y="1"/>
                    <w:spacing w:after="0"/>
                    <w:suppressOverlap/>
                    <w:jc w:val="center"/>
                    <w:rPr>
                      <w:rFonts w:eastAsiaTheme="minorEastAsia" w:cs="Arial"/>
                      <w:sz w:val="16"/>
                      <w:szCs w:val="16"/>
                    </w:rPr>
                  </w:pPr>
                  <w:r w:rsidRPr="006145DB">
                    <w:rPr>
                      <w:rFonts w:eastAsiaTheme="minorEastAsia" w:cs="Arial"/>
                      <w:sz w:val="16"/>
                      <w:szCs w:val="16"/>
                    </w:rPr>
                    <w:t>Periodicidad</w:t>
                  </w:r>
                </w:p>
              </w:tc>
              <w:tc>
                <w:tcPr>
                  <w:tcW w:w="2374" w:type="dxa"/>
                  <w:tcBorders>
                    <w:bottom w:val="single" w:sz="4" w:space="0" w:color="auto"/>
                  </w:tcBorders>
                  <w:vAlign w:val="center"/>
                </w:tcPr>
                <w:p w14:paraId="6005BE09" w14:textId="77777777" w:rsidR="00331406" w:rsidRPr="006145DB" w:rsidRDefault="00331406" w:rsidP="00751969">
                  <w:pPr>
                    <w:pStyle w:val="Textoindependiente"/>
                    <w:framePr w:hSpace="180" w:wrap="around" w:vAnchor="text" w:hAnchor="text" w:xAlign="center" w:y="1"/>
                    <w:spacing w:after="0"/>
                    <w:suppressOverlap/>
                    <w:jc w:val="center"/>
                    <w:rPr>
                      <w:rFonts w:eastAsiaTheme="minorEastAsia" w:cs="Arial"/>
                      <w:sz w:val="16"/>
                      <w:szCs w:val="16"/>
                    </w:rPr>
                  </w:pPr>
                  <w:r w:rsidRPr="006145DB">
                    <w:rPr>
                      <w:rFonts w:eastAsiaTheme="minorEastAsia" w:cs="Arial"/>
                      <w:sz w:val="16"/>
                      <w:szCs w:val="16"/>
                    </w:rPr>
                    <w:t>Administrador</w:t>
                  </w:r>
                </w:p>
              </w:tc>
            </w:tr>
            <w:tr w:rsidR="00331406" w:rsidRPr="006145DB" w14:paraId="73EEFE5E" w14:textId="77777777" w:rsidTr="00777384">
              <w:trPr>
                <w:trHeight w:val="300"/>
              </w:trPr>
              <w:tc>
                <w:tcPr>
                  <w:tcW w:w="2004" w:type="dxa"/>
                  <w:tcBorders>
                    <w:bottom w:val="nil"/>
                  </w:tcBorders>
                  <w:vAlign w:val="center"/>
                </w:tcPr>
                <w:p w14:paraId="71DB1314" w14:textId="77777777" w:rsidR="00331406" w:rsidRPr="006145DB" w:rsidRDefault="00331406" w:rsidP="00751969">
                  <w:pPr>
                    <w:framePr w:hSpace="180" w:wrap="around" w:vAnchor="text" w:hAnchor="text" w:xAlign="center" w:y="1"/>
                    <w:suppressOverlap/>
                    <w:jc w:val="both"/>
                    <w:rPr>
                      <w:rFonts w:eastAsia="Calibri" w:cs="Arial"/>
                      <w:sz w:val="16"/>
                      <w:szCs w:val="16"/>
                    </w:rPr>
                  </w:pPr>
                  <w:r w:rsidRPr="006145DB">
                    <w:rPr>
                      <w:rFonts w:eastAsiaTheme="minorEastAsia" w:cs="Arial"/>
                      <w:sz w:val="16"/>
                      <w:szCs w:val="16"/>
                    </w:rPr>
                    <w:t>Finalización del tiempo de atención establecido en el servicio social</w:t>
                  </w:r>
                </w:p>
              </w:tc>
              <w:tc>
                <w:tcPr>
                  <w:tcW w:w="1708" w:type="dxa"/>
                  <w:tcBorders>
                    <w:bottom w:val="nil"/>
                  </w:tcBorders>
                  <w:vAlign w:val="center"/>
                </w:tcPr>
                <w:p w14:paraId="7C77D7EE"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Theme="minorEastAsia" w:cs="Arial"/>
                      <w:sz w:val="16"/>
                      <w:szCs w:val="16"/>
                    </w:rPr>
                    <w:t>SIRBE</w:t>
                  </w:r>
                </w:p>
              </w:tc>
              <w:tc>
                <w:tcPr>
                  <w:tcW w:w="1322" w:type="dxa"/>
                  <w:tcBorders>
                    <w:bottom w:val="nil"/>
                  </w:tcBorders>
                  <w:vAlign w:val="center"/>
                </w:tcPr>
                <w:p w14:paraId="1CA3B46F" w14:textId="77777777" w:rsidR="00331406" w:rsidRPr="006145DB" w:rsidRDefault="00331406" w:rsidP="00751969">
                  <w:pPr>
                    <w:framePr w:hSpace="180" w:wrap="around" w:vAnchor="text" w:hAnchor="text" w:xAlign="center" w:y="1"/>
                    <w:suppressOverlap/>
                    <w:jc w:val="center"/>
                    <w:rPr>
                      <w:rFonts w:eastAsia="Arial" w:cs="Arial"/>
                      <w:sz w:val="16"/>
                      <w:szCs w:val="16"/>
                    </w:rPr>
                  </w:pPr>
                  <w:r w:rsidRPr="006145DB">
                    <w:rPr>
                      <w:rFonts w:eastAsiaTheme="minorEastAsia" w:cs="Arial"/>
                      <w:sz w:val="16"/>
                      <w:szCs w:val="16"/>
                    </w:rPr>
                    <w:t>Demanda</w:t>
                  </w:r>
                </w:p>
              </w:tc>
              <w:tc>
                <w:tcPr>
                  <w:tcW w:w="2374" w:type="dxa"/>
                  <w:tcBorders>
                    <w:bottom w:val="nil"/>
                  </w:tcBorders>
                  <w:vAlign w:val="center"/>
                </w:tcPr>
                <w:p w14:paraId="4F4DBA40" w14:textId="77777777" w:rsidR="00331406" w:rsidRPr="006145DB" w:rsidRDefault="00331406" w:rsidP="00751969">
                  <w:pPr>
                    <w:framePr w:hSpace="180" w:wrap="around" w:vAnchor="text" w:hAnchor="text" w:xAlign="center" w:y="1"/>
                    <w:tabs>
                      <w:tab w:val="left" w:pos="709"/>
                    </w:tabs>
                    <w:contextualSpacing/>
                    <w:suppressOverlap/>
                    <w:jc w:val="center"/>
                    <w:rPr>
                      <w:rFonts w:eastAsia="Arial" w:cs="Arial"/>
                      <w:sz w:val="16"/>
                      <w:szCs w:val="16"/>
                    </w:rPr>
                  </w:pPr>
                  <w:r w:rsidRPr="006145DB">
                    <w:rPr>
                      <w:rFonts w:eastAsiaTheme="minorEastAsia" w:cs="Arial"/>
                      <w:sz w:val="16"/>
                      <w:szCs w:val="16"/>
                    </w:rPr>
                    <w:t>Secretaría Distrital de Integración Social</w:t>
                  </w:r>
                </w:p>
              </w:tc>
            </w:tr>
          </w:tbl>
          <w:p w14:paraId="32A1432D" w14:textId="77777777" w:rsidR="00331406" w:rsidRPr="006145DB" w:rsidRDefault="00331406" w:rsidP="00777384">
            <w:pPr>
              <w:spacing w:after="0" w:line="240" w:lineRule="auto"/>
              <w:rPr>
                <w:rFonts w:eastAsia="Calibri" w:cs="Arial"/>
                <w:sz w:val="20"/>
                <w:szCs w:val="20"/>
                <w:lang w:eastAsia="es-CO"/>
              </w:rPr>
            </w:pPr>
          </w:p>
        </w:tc>
      </w:tr>
      <w:tr w:rsidR="00331406" w:rsidRPr="006145DB" w14:paraId="5AB04E22" w14:textId="77777777" w:rsidTr="00777384">
        <w:trPr>
          <w:trHeight w:val="300"/>
        </w:trPr>
        <w:tc>
          <w:tcPr>
            <w:tcW w:w="1761" w:type="dxa"/>
            <w:vAlign w:val="center"/>
          </w:tcPr>
          <w:p w14:paraId="24726626"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Restricciones y fuentes de información</w:t>
            </w:r>
          </w:p>
        </w:tc>
        <w:tc>
          <w:tcPr>
            <w:tcW w:w="7634" w:type="dxa"/>
            <w:vAlign w:val="center"/>
          </w:tcPr>
          <w:p w14:paraId="53C57F45" w14:textId="72327288" w:rsidR="00331406" w:rsidRPr="006145DB" w:rsidRDefault="00331406" w:rsidP="00777384">
            <w:pPr>
              <w:spacing w:after="0" w:line="240" w:lineRule="auto"/>
              <w:jc w:val="both"/>
              <w:rPr>
                <w:rFonts w:eastAsia="Arial" w:cs="Arial"/>
                <w:sz w:val="20"/>
                <w:szCs w:val="20"/>
              </w:rPr>
            </w:pPr>
            <w:r w:rsidRPr="006145DB">
              <w:rPr>
                <w:rFonts w:eastAsia="Arial" w:cs="Arial"/>
                <w:sz w:val="20"/>
                <w:szCs w:val="20"/>
              </w:rPr>
              <w:t>No Aplica</w:t>
            </w:r>
            <w:r w:rsidR="00FF56D0" w:rsidRPr="006145DB">
              <w:rPr>
                <w:rFonts w:eastAsia="Arial" w:cs="Arial"/>
                <w:sz w:val="20"/>
                <w:szCs w:val="20"/>
              </w:rPr>
              <w:t>.</w:t>
            </w:r>
          </w:p>
        </w:tc>
      </w:tr>
      <w:tr w:rsidR="00331406" w:rsidRPr="006145DB" w14:paraId="74A9591D" w14:textId="77777777" w:rsidTr="00777384">
        <w:tc>
          <w:tcPr>
            <w:tcW w:w="1761" w:type="dxa"/>
            <w:vAlign w:val="center"/>
          </w:tcPr>
          <w:p w14:paraId="38B266E9"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Ejecución</w:t>
            </w:r>
          </w:p>
        </w:tc>
        <w:tc>
          <w:tcPr>
            <w:tcW w:w="7634" w:type="dxa"/>
            <w:vAlign w:val="center"/>
          </w:tcPr>
          <w:p w14:paraId="2F22DC73" w14:textId="77777777" w:rsidR="00331406" w:rsidRPr="006145DB" w:rsidRDefault="00331406" w:rsidP="00777384">
            <w:pPr>
              <w:keepNext/>
              <w:keepLines/>
              <w:spacing w:after="0" w:line="240" w:lineRule="auto"/>
              <w:jc w:val="both"/>
              <w:rPr>
                <w:rFonts w:cs="Arial"/>
                <w:sz w:val="20"/>
                <w:szCs w:val="20"/>
              </w:rPr>
            </w:pPr>
            <w:r w:rsidRPr="006145DB">
              <w:rPr>
                <w:rFonts w:eastAsia="Arial" w:cs="Arial"/>
                <w:sz w:val="20"/>
                <w:szCs w:val="20"/>
              </w:rPr>
              <w:t xml:space="preserve">Las Casas de Juventud implementan acciones en las unidades operativas del servicio, así como acciones territoriales e itinerantes, con el fin de promover el acceso a poblaciones en zonas de alta vulnerabilidad y de difícil acceso a servicios, favoreciendo a su vez, la implementación de la política pública y las dimensiones establecida por el CONPES 08 </w:t>
            </w:r>
            <w:r w:rsidRPr="006145DB">
              <w:rPr>
                <w:rFonts w:cs="Arial"/>
                <w:sz w:val="20"/>
                <w:szCs w:val="20"/>
              </w:rPr>
              <w:t>“</w:t>
            </w:r>
            <w:r w:rsidRPr="006145DB">
              <w:rPr>
                <w:rFonts w:eastAsia="Arial" w:cs="Arial"/>
                <w:sz w:val="20"/>
                <w:szCs w:val="20"/>
              </w:rPr>
              <w:t xml:space="preserve">Política Pública Distrital De Juventud 2019–2030”. Esta oferta se fortalece con alianzas público-privadas que amplían su alcance y complementan los servicios ofrecidos, contribuyendo a la proyección y bienestar de las juventudes. </w:t>
            </w:r>
            <w:r w:rsidRPr="006145DB">
              <w:rPr>
                <w:rFonts w:cs="Arial"/>
                <w:sz w:val="20"/>
                <w:szCs w:val="20"/>
              </w:rPr>
              <w:t>Para la ejecución del servicio, se adoptan tres enfoques: en primer lugar, el enfoque territorial que permite ampliar la cobertura y contribuir a reducir la segregación espacial en el acceso a oportunidades. Este enfoque asegura una mejor adaptación a las dinámicas locales y a las necesidades específicas de cada territorio. Además, se fomenta la integración intersectorial, promoviendo la articulación con servicios complementarios y la colaboración con diversos actores a nivel territorial, lo que fortalece la eficacia y el impacto del servicio.</w:t>
            </w:r>
          </w:p>
          <w:p w14:paraId="676FFF84" w14:textId="77777777" w:rsidR="00331406" w:rsidRPr="006145DB" w:rsidRDefault="00331406" w:rsidP="00777384">
            <w:pPr>
              <w:spacing w:after="0" w:line="240" w:lineRule="auto"/>
              <w:jc w:val="both"/>
              <w:rPr>
                <w:rFonts w:eastAsia="Arial" w:cs="Arial"/>
                <w:sz w:val="20"/>
                <w:szCs w:val="20"/>
              </w:rPr>
            </w:pPr>
          </w:p>
          <w:p w14:paraId="4EAA5FB1" w14:textId="77777777" w:rsidR="00331406" w:rsidRPr="006145DB" w:rsidRDefault="00331406" w:rsidP="00777384">
            <w:pPr>
              <w:spacing w:after="0" w:line="240" w:lineRule="auto"/>
              <w:jc w:val="both"/>
              <w:rPr>
                <w:rFonts w:eastAsia="Arial" w:cs="Arial"/>
                <w:sz w:val="20"/>
                <w:szCs w:val="20"/>
              </w:rPr>
            </w:pPr>
            <w:r w:rsidRPr="006145DB">
              <w:rPr>
                <w:rFonts w:eastAsia="Arial" w:cs="Arial"/>
                <w:sz w:val="20"/>
                <w:szCs w:val="20"/>
              </w:rPr>
              <w:t>En segundo lugar, el servicio social busca incorporar un enfoque diferencial para facilitar y promover la participación a diversos segmentos de la población joven en la ciudad, tales como personas con discapacidad, víctimas del conflicto armado, grupos étnicos, población LGBTIQ+, mujeres y hombres jóvenes cuidadores entendiendo sus necesidades y dinámicas particulares para que puedan acceder a la oferta que brindan las Casas de Juventud.</w:t>
            </w:r>
          </w:p>
          <w:p w14:paraId="7925E2FD" w14:textId="77777777" w:rsidR="00331406" w:rsidRPr="006145DB" w:rsidRDefault="00331406" w:rsidP="00777384">
            <w:pPr>
              <w:spacing w:after="0" w:line="240" w:lineRule="auto"/>
              <w:jc w:val="both"/>
              <w:rPr>
                <w:rFonts w:cs="Arial"/>
                <w:sz w:val="20"/>
                <w:szCs w:val="20"/>
              </w:rPr>
            </w:pPr>
          </w:p>
          <w:p w14:paraId="3D81EE02" w14:textId="77777777" w:rsidR="00331406" w:rsidRPr="006145DB" w:rsidRDefault="00331406" w:rsidP="00777384">
            <w:pPr>
              <w:spacing w:after="0" w:line="240" w:lineRule="auto"/>
              <w:jc w:val="both"/>
              <w:rPr>
                <w:rFonts w:cs="Arial"/>
                <w:sz w:val="20"/>
                <w:szCs w:val="20"/>
              </w:rPr>
            </w:pPr>
            <w:r w:rsidRPr="006145DB">
              <w:rPr>
                <w:rFonts w:cs="Arial"/>
                <w:sz w:val="20"/>
                <w:szCs w:val="20"/>
              </w:rPr>
              <w:t xml:space="preserve">En tercer lugar, la ejecución del servicio se basa en un enfoque de derechos humanos que promueve la participación juvenil en la prevención de riesgos asociados a las trayectorias de la población joven. Esto abarca el énfasis en la prevención de maternidades y paternidades tempranas y la prevención de los derechos sexuales y derechos reproductivos, el cuidado de la salud mental, la prevención del consumo problemático de sustancias psicoactivas y la lucha contra las diferentes violencias que experimenta la población joven. </w:t>
            </w:r>
          </w:p>
          <w:p w14:paraId="3C94A45C" w14:textId="77777777" w:rsidR="00331406" w:rsidRPr="006145DB" w:rsidRDefault="00331406" w:rsidP="00777384">
            <w:pPr>
              <w:spacing w:after="0" w:line="240" w:lineRule="auto"/>
              <w:jc w:val="both"/>
              <w:rPr>
                <w:rFonts w:cs="Arial"/>
                <w:sz w:val="20"/>
                <w:szCs w:val="20"/>
              </w:rPr>
            </w:pPr>
          </w:p>
          <w:p w14:paraId="2D722AE6" w14:textId="77777777" w:rsidR="00331406" w:rsidRPr="006145DB" w:rsidRDefault="00331406" w:rsidP="00777384">
            <w:pPr>
              <w:spacing w:after="0" w:line="240" w:lineRule="auto"/>
              <w:jc w:val="both"/>
              <w:rPr>
                <w:rFonts w:cs="Arial"/>
                <w:sz w:val="20"/>
                <w:szCs w:val="20"/>
              </w:rPr>
            </w:pPr>
            <w:r w:rsidRPr="006145DB">
              <w:rPr>
                <w:rFonts w:cs="Arial"/>
                <w:sz w:val="20"/>
                <w:szCs w:val="20"/>
              </w:rPr>
              <w:t>En línea con lo anterior, bajo este enfoque se realizan acciones informativas y también se profundiza en formación, orientación y acompañamiento de las y los jóvenes, tanto a nivel individual como familiar y comunitario. Dichas acciones las realiza un equipo territorial que cuenta con experiencia y experticia en la prevención y atención sobre las problemáticas adyacentes a las maternidades y paternidades tempranas.</w:t>
            </w:r>
          </w:p>
          <w:p w14:paraId="0FE48C5B" w14:textId="77777777" w:rsidR="00331406" w:rsidRPr="006145DB" w:rsidRDefault="00331406" w:rsidP="00777384">
            <w:pPr>
              <w:spacing w:after="0" w:line="240" w:lineRule="auto"/>
              <w:rPr>
                <w:rFonts w:eastAsia="Arial" w:cs="Arial"/>
                <w:sz w:val="20"/>
                <w:szCs w:val="20"/>
              </w:rPr>
            </w:pPr>
          </w:p>
          <w:p w14:paraId="4DE92785" w14:textId="77777777" w:rsidR="00331406" w:rsidRPr="006145DB" w:rsidRDefault="00331406" w:rsidP="00777384">
            <w:pPr>
              <w:spacing w:after="0" w:line="240" w:lineRule="auto"/>
              <w:rPr>
                <w:rFonts w:eastAsia="Arial" w:cs="Arial"/>
                <w:sz w:val="20"/>
                <w:szCs w:val="20"/>
              </w:rPr>
            </w:pPr>
            <w:r w:rsidRPr="006145DB">
              <w:rPr>
                <w:rFonts w:eastAsia="Arial" w:cs="Arial"/>
                <w:sz w:val="20"/>
                <w:szCs w:val="20"/>
              </w:rPr>
              <w:t>El servicio social contempla los siguientes ejes:</w:t>
            </w:r>
          </w:p>
          <w:p w14:paraId="049DF675" w14:textId="77777777" w:rsidR="00331406" w:rsidRPr="006145DB" w:rsidRDefault="00331406" w:rsidP="00777384">
            <w:pPr>
              <w:pStyle w:val="Ttulo1"/>
              <w:rPr>
                <w:sz w:val="20"/>
                <w:szCs w:val="20"/>
              </w:rPr>
            </w:pPr>
          </w:p>
          <w:p w14:paraId="3B049183" w14:textId="77777777" w:rsidR="00331406" w:rsidRPr="006145DB" w:rsidRDefault="00331406">
            <w:pPr>
              <w:pStyle w:val="Prrafodelista"/>
              <w:keepNext/>
              <w:keepLines/>
              <w:numPr>
                <w:ilvl w:val="0"/>
                <w:numId w:val="61"/>
              </w:numPr>
              <w:spacing w:after="0" w:line="240" w:lineRule="auto"/>
              <w:jc w:val="both"/>
              <w:rPr>
                <w:rFonts w:eastAsia="Arial" w:cs="Arial"/>
                <w:sz w:val="20"/>
                <w:szCs w:val="20"/>
              </w:rPr>
            </w:pPr>
            <w:r w:rsidRPr="006145DB">
              <w:rPr>
                <w:rFonts w:eastAsia="Arial" w:cs="Arial"/>
                <w:sz w:val="20"/>
                <w:szCs w:val="20"/>
              </w:rPr>
              <w:t>Orientación y proyecto de vida: se acompaña a los y las jóvenes en el fortalecimiento de sus metas personales, educativas y profesionales, brindándoles herramientas que potencien su capacidad para construir un proyecto de vida sólido. Asimismo, se promueve la toma de decisiones conscientes, autónomas e informadas, fundamentadas en el conocimiento y ejercicio pleno de sus derechos.</w:t>
            </w:r>
          </w:p>
          <w:p w14:paraId="394F3278" w14:textId="77777777" w:rsidR="00331406" w:rsidRPr="006145DB" w:rsidRDefault="00331406">
            <w:pPr>
              <w:pStyle w:val="Prrafodelista"/>
              <w:keepNext/>
              <w:keepLines/>
              <w:numPr>
                <w:ilvl w:val="0"/>
                <w:numId w:val="61"/>
              </w:numPr>
              <w:spacing w:after="0" w:line="240" w:lineRule="auto"/>
              <w:jc w:val="both"/>
              <w:rPr>
                <w:rFonts w:eastAsia="Arial" w:cs="Arial"/>
                <w:sz w:val="20"/>
                <w:szCs w:val="20"/>
              </w:rPr>
            </w:pPr>
            <w:r w:rsidRPr="006145DB">
              <w:rPr>
                <w:rFonts w:eastAsia="Arial" w:cs="Arial"/>
                <w:sz w:val="20"/>
                <w:szCs w:val="20"/>
              </w:rPr>
              <w:t xml:space="preserve">Inclusión productiva: se promueve la inserción de los y las jóvenes en actividades económicas mediante alianzas y procesos de formación para el empleo y emprendimiento. </w:t>
            </w:r>
          </w:p>
          <w:p w14:paraId="2E50044E" w14:textId="77777777" w:rsidR="00331406" w:rsidRPr="006145DB" w:rsidRDefault="00331406">
            <w:pPr>
              <w:pStyle w:val="Prrafodelista"/>
              <w:keepNext/>
              <w:keepLines/>
              <w:numPr>
                <w:ilvl w:val="0"/>
                <w:numId w:val="60"/>
              </w:numPr>
              <w:spacing w:after="0" w:line="240" w:lineRule="auto"/>
              <w:jc w:val="both"/>
              <w:rPr>
                <w:rFonts w:eastAsia="Arial" w:cs="Arial"/>
                <w:sz w:val="20"/>
                <w:szCs w:val="20"/>
              </w:rPr>
            </w:pPr>
            <w:r w:rsidRPr="006145DB">
              <w:rPr>
                <w:rFonts w:eastAsia="Arial" w:cs="Arial"/>
                <w:sz w:val="20"/>
                <w:szCs w:val="20"/>
              </w:rPr>
              <w:t xml:space="preserve">Cultura, creatividad y recreación: se promueve la participación de los y las jóvenes en espacios y actividades culturales, artísticas y recreativas, fomentando y fortaleciendo el desarrollo de talentos, la innovación y el manejo del tiempo libre.  </w:t>
            </w:r>
          </w:p>
          <w:p w14:paraId="4EC1EE97" w14:textId="77777777" w:rsidR="00331406" w:rsidRPr="006145DB" w:rsidRDefault="00331406">
            <w:pPr>
              <w:pStyle w:val="Prrafodelista"/>
              <w:keepNext/>
              <w:keepLines/>
              <w:numPr>
                <w:ilvl w:val="0"/>
                <w:numId w:val="60"/>
              </w:numPr>
              <w:spacing w:after="0" w:line="240" w:lineRule="auto"/>
              <w:jc w:val="both"/>
              <w:rPr>
                <w:rFonts w:eastAsia="Arial" w:cs="Arial"/>
                <w:sz w:val="20"/>
                <w:szCs w:val="20"/>
              </w:rPr>
            </w:pPr>
            <w:r w:rsidRPr="006145DB">
              <w:rPr>
                <w:rFonts w:eastAsia="Arial" w:cs="Arial"/>
                <w:sz w:val="20"/>
                <w:szCs w:val="20"/>
              </w:rPr>
              <w:t>Acceso a tecnologías y recursos digitales (TIC):</w:t>
            </w:r>
            <w:r w:rsidRPr="006145DB">
              <w:rPr>
                <w:rFonts w:eastAsia="Arial" w:cs="Arial"/>
                <w:b/>
                <w:bCs/>
                <w:sz w:val="20"/>
                <w:szCs w:val="20"/>
              </w:rPr>
              <w:t xml:space="preserve"> </w:t>
            </w:r>
            <w:r w:rsidRPr="006145DB">
              <w:rPr>
                <w:rFonts w:eastAsia="Arial" w:cs="Arial"/>
                <w:bCs/>
                <w:sz w:val="20"/>
                <w:szCs w:val="20"/>
              </w:rPr>
              <w:t>e</w:t>
            </w:r>
            <w:r w:rsidRPr="006145DB">
              <w:rPr>
                <w:rFonts w:eastAsia="Arial" w:cs="Arial"/>
                <w:sz w:val="20"/>
                <w:szCs w:val="20"/>
              </w:rPr>
              <w:t xml:space="preserve">ntre las acciones impulsadas en las Casas de Juventud, se brindará acceso a herramientas tecnológicas y se ofertarán capacitaciones en habilidades digitales para el fomento de la innovación, siempre y cuando las condiciones de acceso a las TIC lo permitan en las unidades operativas. </w:t>
            </w:r>
          </w:p>
          <w:p w14:paraId="00EAF0EC" w14:textId="77777777" w:rsidR="00331406" w:rsidRPr="006145DB" w:rsidRDefault="00331406">
            <w:pPr>
              <w:pStyle w:val="Prrafodelista"/>
              <w:keepNext/>
              <w:keepLines/>
              <w:numPr>
                <w:ilvl w:val="0"/>
                <w:numId w:val="60"/>
              </w:numPr>
              <w:spacing w:after="0" w:line="240" w:lineRule="auto"/>
              <w:jc w:val="both"/>
              <w:rPr>
                <w:rFonts w:eastAsia="Arial" w:cs="Arial"/>
                <w:sz w:val="20"/>
                <w:szCs w:val="20"/>
              </w:rPr>
            </w:pPr>
            <w:r w:rsidRPr="006145DB">
              <w:rPr>
                <w:rFonts w:eastAsia="Arial" w:cs="Arial"/>
                <w:sz w:val="20"/>
                <w:szCs w:val="20"/>
              </w:rPr>
              <w:t>Incidencia, participación y liderazgo juvenil:</w:t>
            </w:r>
            <w:r w:rsidRPr="006145DB">
              <w:rPr>
                <w:rFonts w:eastAsia="Arial" w:cs="Arial"/>
                <w:b/>
                <w:bCs/>
                <w:sz w:val="20"/>
                <w:szCs w:val="20"/>
              </w:rPr>
              <w:t xml:space="preserve"> </w:t>
            </w:r>
            <w:r w:rsidRPr="006145DB">
              <w:rPr>
                <w:rFonts w:eastAsia="Arial" w:cs="Arial"/>
                <w:sz w:val="20"/>
                <w:szCs w:val="20"/>
              </w:rPr>
              <w:t>se fortalecen los procesos de organización y participación de los y las jóvenes en la toma de decisiones, promoviendo su liderazgo en espacios comunitarios, sociales y políticos.</w:t>
            </w:r>
          </w:p>
          <w:p w14:paraId="50294DF2" w14:textId="77777777" w:rsidR="00331406" w:rsidRPr="006145DB" w:rsidRDefault="00331406">
            <w:pPr>
              <w:pStyle w:val="Prrafodelista"/>
              <w:keepNext/>
              <w:keepLines/>
              <w:numPr>
                <w:ilvl w:val="0"/>
                <w:numId w:val="60"/>
              </w:numPr>
              <w:spacing w:after="0" w:line="240" w:lineRule="auto"/>
              <w:jc w:val="both"/>
              <w:rPr>
                <w:rFonts w:eastAsia="Arial" w:cs="Arial"/>
                <w:sz w:val="20"/>
                <w:szCs w:val="20"/>
              </w:rPr>
            </w:pPr>
            <w:r w:rsidRPr="006145DB">
              <w:rPr>
                <w:rFonts w:eastAsia="Arial" w:cs="Arial"/>
                <w:sz w:val="20"/>
                <w:szCs w:val="20"/>
              </w:rPr>
              <w:t xml:space="preserve">Bienestar: se promueve el bienestar integral de los y las jóvenes por medio del desarrollo de habilidades en el marco de la promoción de sus derechos sexuales y reproductivos, salud mental, prevención de violencias basadas en género, prevención de las maternidades y paternidades tempranas y prevención de consumo de sustancias psicoactivas. </w:t>
            </w:r>
          </w:p>
          <w:p w14:paraId="5BA0304E" w14:textId="77777777" w:rsidR="00331406" w:rsidRPr="006145DB" w:rsidRDefault="00331406" w:rsidP="00777384">
            <w:pPr>
              <w:keepNext/>
              <w:keepLines/>
              <w:spacing w:after="0" w:line="240" w:lineRule="auto"/>
              <w:jc w:val="both"/>
              <w:rPr>
                <w:rFonts w:eastAsia="Arial" w:cs="Arial"/>
                <w:sz w:val="20"/>
                <w:szCs w:val="20"/>
              </w:rPr>
            </w:pPr>
          </w:p>
          <w:p w14:paraId="2B69FB27" w14:textId="77777777" w:rsidR="00331406" w:rsidRPr="006145DB" w:rsidRDefault="00331406" w:rsidP="00777384">
            <w:pPr>
              <w:keepNext/>
              <w:keepLines/>
              <w:spacing w:after="0" w:line="240" w:lineRule="auto"/>
              <w:jc w:val="both"/>
              <w:rPr>
                <w:rFonts w:eastAsia="Arial" w:cs="Arial"/>
                <w:sz w:val="20"/>
                <w:szCs w:val="20"/>
              </w:rPr>
            </w:pPr>
            <w:r w:rsidRPr="006145DB">
              <w:rPr>
                <w:rFonts w:eastAsia="Arial" w:cs="Arial"/>
                <w:sz w:val="20"/>
                <w:szCs w:val="20"/>
              </w:rPr>
              <w:t>Los ejes descritos, se implementarán a través de una o varias acciones que permitan dar cumplimiento a por lo menos uno de estos, según el tipo de atención que requiera el (la) joven.</w:t>
            </w:r>
          </w:p>
          <w:p w14:paraId="1BD4C057" w14:textId="77777777" w:rsidR="00331406" w:rsidRPr="006145DB" w:rsidRDefault="00331406" w:rsidP="00777384">
            <w:pPr>
              <w:pStyle w:val="Ttulo1"/>
              <w:rPr>
                <w:sz w:val="20"/>
                <w:szCs w:val="20"/>
              </w:rPr>
            </w:pPr>
          </w:p>
          <w:p w14:paraId="4BE393C9" w14:textId="77777777" w:rsidR="00331406" w:rsidRPr="006145DB" w:rsidRDefault="00331406" w:rsidP="00777384">
            <w:pPr>
              <w:spacing w:after="0" w:line="240" w:lineRule="auto"/>
              <w:jc w:val="both"/>
              <w:rPr>
                <w:rFonts w:cs="Arial"/>
                <w:sz w:val="20"/>
                <w:szCs w:val="20"/>
              </w:rPr>
            </w:pPr>
            <w:r w:rsidRPr="006145DB">
              <w:rPr>
                <w:rFonts w:cs="Arial"/>
                <w:sz w:val="20"/>
                <w:szCs w:val="20"/>
              </w:rPr>
              <w:t>En caso de interrupción parcial o total en la prestación del servicio social Casas de Juventud se implementará el plan operativo de continuidad correspondiente.</w:t>
            </w:r>
          </w:p>
        </w:tc>
      </w:tr>
      <w:tr w:rsidR="00331406" w:rsidRPr="006145DB" w14:paraId="1C44E3FB" w14:textId="77777777" w:rsidTr="00777384">
        <w:trPr>
          <w:trHeight w:val="300"/>
        </w:trPr>
        <w:tc>
          <w:tcPr>
            <w:tcW w:w="1761" w:type="dxa"/>
            <w:vAlign w:val="center"/>
          </w:tcPr>
          <w:p w14:paraId="1FCC983C" w14:textId="77777777" w:rsidR="00331406" w:rsidRPr="006145DB" w:rsidRDefault="00331406" w:rsidP="00777384">
            <w:pPr>
              <w:spacing w:after="0" w:line="240" w:lineRule="auto"/>
              <w:contextualSpacing/>
              <w:rPr>
                <w:rFonts w:eastAsia="Arial" w:cs="Arial"/>
                <w:sz w:val="20"/>
                <w:szCs w:val="20"/>
                <w:lang w:eastAsia="es-CO"/>
              </w:rPr>
            </w:pPr>
            <w:r w:rsidRPr="006145DB">
              <w:rPr>
                <w:rFonts w:eastAsia="Arial" w:cs="Arial"/>
                <w:sz w:val="20"/>
                <w:szCs w:val="20"/>
                <w:lang w:eastAsia="es-CO"/>
              </w:rPr>
              <w:t>Estándares transversales de calidad</w:t>
            </w:r>
          </w:p>
        </w:tc>
        <w:tc>
          <w:tcPr>
            <w:tcW w:w="7634" w:type="dxa"/>
          </w:tcPr>
          <w:p w14:paraId="06F90274" w14:textId="77777777" w:rsidR="00331406" w:rsidRDefault="00331406" w:rsidP="00777384">
            <w:pPr>
              <w:keepNext/>
              <w:keepLines/>
              <w:spacing w:after="0" w:line="240" w:lineRule="auto"/>
              <w:jc w:val="both"/>
              <w:rPr>
                <w:rFonts w:eastAsia="Arial" w:cs="Arial"/>
                <w:sz w:val="20"/>
                <w:szCs w:val="20"/>
              </w:rPr>
            </w:pPr>
            <w:r w:rsidRPr="006145DB">
              <w:rPr>
                <w:rFonts w:eastAsia="Arial" w:cs="Arial"/>
                <w:sz w:val="20"/>
                <w:szCs w:val="20"/>
              </w:rPr>
              <w:t xml:space="preserve">Para el servicio aplican las siguientes categorías: </w:t>
            </w:r>
          </w:p>
          <w:p w14:paraId="3788AEB1" w14:textId="77777777" w:rsidR="00CA4DC3" w:rsidRPr="00CA4DC3" w:rsidRDefault="00CA4DC3" w:rsidP="00CA4DC3">
            <w:pPr>
              <w:pStyle w:val="Ttulo1"/>
              <w:rPr>
                <w:sz w:val="20"/>
                <w:szCs w:val="20"/>
              </w:rPr>
            </w:pPr>
          </w:p>
          <w:p w14:paraId="19DFC8A7" w14:textId="77777777" w:rsidR="00331406" w:rsidRPr="006145DB" w:rsidRDefault="00331406">
            <w:pPr>
              <w:pStyle w:val="Prrafodelista"/>
              <w:keepNext/>
              <w:keepLines/>
              <w:numPr>
                <w:ilvl w:val="0"/>
                <w:numId w:val="62"/>
              </w:numPr>
              <w:spacing w:after="0" w:line="240" w:lineRule="auto"/>
              <w:jc w:val="both"/>
              <w:rPr>
                <w:rFonts w:eastAsia="Arial" w:cs="Arial"/>
                <w:sz w:val="20"/>
                <w:szCs w:val="20"/>
              </w:rPr>
            </w:pPr>
            <w:r w:rsidRPr="006145DB">
              <w:rPr>
                <w:rFonts w:eastAsia="Arial" w:cs="Arial"/>
                <w:sz w:val="20"/>
                <w:szCs w:val="20"/>
              </w:rPr>
              <w:t>Talento humano.</w:t>
            </w:r>
          </w:p>
          <w:p w14:paraId="39215E19" w14:textId="77777777" w:rsidR="00331406" w:rsidRPr="006145DB" w:rsidRDefault="00331406">
            <w:pPr>
              <w:pStyle w:val="Prrafodelista"/>
              <w:keepNext/>
              <w:keepLines/>
              <w:numPr>
                <w:ilvl w:val="0"/>
                <w:numId w:val="62"/>
              </w:numPr>
              <w:spacing w:after="0" w:line="240" w:lineRule="auto"/>
              <w:jc w:val="both"/>
              <w:rPr>
                <w:rFonts w:eastAsia="Arial" w:cs="Arial"/>
                <w:sz w:val="20"/>
                <w:szCs w:val="20"/>
              </w:rPr>
            </w:pPr>
            <w:r w:rsidRPr="006145DB">
              <w:rPr>
                <w:rFonts w:eastAsia="Arial" w:cs="Arial"/>
                <w:sz w:val="20"/>
                <w:szCs w:val="20"/>
              </w:rPr>
              <w:t>Atención social.</w:t>
            </w:r>
          </w:p>
          <w:p w14:paraId="5023BE19" w14:textId="77777777" w:rsidR="00331406" w:rsidRPr="006145DB" w:rsidRDefault="00331406">
            <w:pPr>
              <w:pStyle w:val="Prrafodelista"/>
              <w:keepNext/>
              <w:keepLines/>
              <w:numPr>
                <w:ilvl w:val="0"/>
                <w:numId w:val="62"/>
              </w:numPr>
              <w:spacing w:after="0" w:line="240" w:lineRule="auto"/>
              <w:jc w:val="both"/>
              <w:rPr>
                <w:rFonts w:eastAsia="Arial" w:cs="Arial"/>
                <w:sz w:val="20"/>
                <w:szCs w:val="20"/>
              </w:rPr>
            </w:pPr>
            <w:r w:rsidRPr="006145DB">
              <w:rPr>
                <w:rFonts w:eastAsia="Arial" w:cs="Arial"/>
                <w:sz w:val="20"/>
                <w:szCs w:val="20"/>
              </w:rPr>
              <w:t>Gestión administrativa.</w:t>
            </w:r>
          </w:p>
          <w:p w14:paraId="064096D5" w14:textId="77777777" w:rsidR="00331406" w:rsidRPr="006145DB" w:rsidRDefault="00331406">
            <w:pPr>
              <w:pStyle w:val="Prrafodelista"/>
              <w:keepNext/>
              <w:keepLines/>
              <w:numPr>
                <w:ilvl w:val="0"/>
                <w:numId w:val="62"/>
              </w:numPr>
              <w:spacing w:after="0" w:line="240" w:lineRule="auto"/>
              <w:jc w:val="both"/>
              <w:rPr>
                <w:rFonts w:eastAsia="Arial" w:cs="Arial"/>
                <w:sz w:val="20"/>
                <w:szCs w:val="20"/>
              </w:rPr>
            </w:pPr>
            <w:r w:rsidRPr="006145DB">
              <w:rPr>
                <w:rFonts w:eastAsia="Arial" w:cs="Arial"/>
                <w:sz w:val="20"/>
                <w:szCs w:val="20"/>
              </w:rPr>
              <w:t>Ambientes adecuados y seguros.</w:t>
            </w:r>
          </w:p>
          <w:p w14:paraId="76E7235F" w14:textId="77777777" w:rsidR="00331406" w:rsidRPr="006145DB" w:rsidRDefault="00331406">
            <w:pPr>
              <w:pStyle w:val="Prrafodelista"/>
              <w:keepNext/>
              <w:keepLines/>
              <w:numPr>
                <w:ilvl w:val="0"/>
                <w:numId w:val="62"/>
              </w:numPr>
              <w:spacing w:after="0" w:line="240" w:lineRule="auto"/>
              <w:jc w:val="both"/>
              <w:rPr>
                <w:rFonts w:eastAsia="Arial" w:cs="Arial"/>
                <w:sz w:val="20"/>
                <w:szCs w:val="20"/>
              </w:rPr>
            </w:pPr>
            <w:r w:rsidRPr="006145DB">
              <w:rPr>
                <w:rFonts w:eastAsia="Arial" w:cs="Arial"/>
                <w:sz w:val="20"/>
                <w:szCs w:val="20"/>
              </w:rPr>
              <w:t>Salubridad</w:t>
            </w:r>
          </w:p>
        </w:tc>
      </w:tr>
    </w:tbl>
    <w:p w14:paraId="4DC7F490" w14:textId="77777777" w:rsidR="00331406" w:rsidRPr="006145DB" w:rsidRDefault="00331406" w:rsidP="00331406">
      <w:pPr>
        <w:spacing w:after="0"/>
        <w:rPr>
          <w:rFonts w:cs="Arial"/>
          <w:lang w:val="es-CO"/>
        </w:rPr>
      </w:pPr>
    </w:p>
    <w:p w14:paraId="1D37F4F1" w14:textId="43CB7159" w:rsidR="005359EC" w:rsidRPr="006145DB" w:rsidRDefault="004538AB">
      <w:pPr>
        <w:pStyle w:val="Ttulo1"/>
        <w:numPr>
          <w:ilvl w:val="2"/>
          <w:numId w:val="69"/>
        </w:numPr>
        <w:ind w:left="567" w:hanging="579"/>
        <w:jc w:val="center"/>
        <w:rPr>
          <w:lang w:val="es-CO"/>
        </w:rPr>
      </w:pPr>
      <w:r w:rsidRPr="006145DB">
        <w:rPr>
          <w:lang w:val="es-CO"/>
        </w:rPr>
        <w:t xml:space="preserve"> </w:t>
      </w:r>
      <w:bookmarkStart w:id="117" w:name="_Toc210213187"/>
      <w:bookmarkStart w:id="118" w:name="_Toc213273461"/>
      <w:bookmarkStart w:id="119" w:name="_Toc213276088"/>
      <w:bookmarkStart w:id="120" w:name="_Toc216902421"/>
      <w:r w:rsidR="00D12B48" w:rsidRPr="006145DB">
        <w:rPr>
          <w:lang w:val="es-CO"/>
        </w:rPr>
        <w:t xml:space="preserve">Servicio </w:t>
      </w:r>
      <w:r w:rsidR="00AB2221" w:rsidRPr="006145DB">
        <w:rPr>
          <w:lang w:val="es-CO"/>
        </w:rPr>
        <w:t>Jóvenes con Oportunidades</w:t>
      </w:r>
      <w:bookmarkEnd w:id="117"/>
      <w:bookmarkEnd w:id="118"/>
      <w:bookmarkEnd w:id="119"/>
      <w:bookmarkEnd w:id="120"/>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7655"/>
      </w:tblGrid>
      <w:tr w:rsidR="00693E35" w:rsidRPr="006145DB" w14:paraId="037D5081" w14:textId="77777777" w:rsidTr="002C665D">
        <w:trPr>
          <w:trHeight w:val="308"/>
          <w:jc w:val="center"/>
        </w:trPr>
        <w:tc>
          <w:tcPr>
            <w:tcW w:w="1838" w:type="dxa"/>
            <w:vAlign w:val="center"/>
          </w:tcPr>
          <w:p w14:paraId="2A232CEC" w14:textId="77777777" w:rsidR="00693E35" w:rsidRPr="006145DB" w:rsidRDefault="00693E35" w:rsidP="000343B6">
            <w:pPr>
              <w:spacing w:after="0" w:line="240" w:lineRule="auto"/>
              <w:contextualSpacing/>
              <w:rPr>
                <w:rFonts w:cs="Arial"/>
                <w:sz w:val="20"/>
                <w:szCs w:val="18"/>
                <w:lang w:eastAsia="es-CO"/>
              </w:rPr>
            </w:pPr>
            <w:r w:rsidRPr="006145DB">
              <w:rPr>
                <w:rFonts w:eastAsia="Arial" w:cs="Arial"/>
                <w:sz w:val="20"/>
                <w:szCs w:val="20"/>
                <w:lang w:eastAsia="es-CO"/>
              </w:rPr>
              <w:t>Nombre del servicio</w:t>
            </w:r>
          </w:p>
        </w:tc>
        <w:tc>
          <w:tcPr>
            <w:tcW w:w="7655" w:type="dxa"/>
            <w:vAlign w:val="center"/>
          </w:tcPr>
          <w:p w14:paraId="227F2A0F" w14:textId="1D2355B8" w:rsidR="00693E35" w:rsidRPr="006145DB" w:rsidRDefault="00331406" w:rsidP="000343B6">
            <w:pPr>
              <w:pStyle w:val="Textoindependiente"/>
              <w:spacing w:after="0" w:line="240" w:lineRule="auto"/>
              <w:jc w:val="both"/>
              <w:rPr>
                <w:rFonts w:eastAsia="Lucida Sans Unicode" w:cs="Arial"/>
                <w:szCs w:val="18"/>
              </w:rPr>
            </w:pPr>
            <w:r w:rsidRPr="006145DB">
              <w:rPr>
                <w:rFonts w:cs="Arial"/>
                <w:sz w:val="20"/>
                <w:szCs w:val="18"/>
                <w:lang w:eastAsia="es-CO"/>
              </w:rPr>
              <w:t>Jóvenes con o</w:t>
            </w:r>
            <w:r w:rsidR="00693E35" w:rsidRPr="006145DB">
              <w:rPr>
                <w:rFonts w:cs="Arial"/>
                <w:sz w:val="20"/>
                <w:szCs w:val="18"/>
                <w:lang w:eastAsia="es-CO"/>
              </w:rPr>
              <w:t>portunidades</w:t>
            </w:r>
            <w:r w:rsidR="000343B6" w:rsidRPr="006145DB">
              <w:rPr>
                <w:rFonts w:cs="Arial"/>
                <w:sz w:val="20"/>
                <w:szCs w:val="18"/>
                <w:lang w:eastAsia="es-CO"/>
              </w:rPr>
              <w:t>.</w:t>
            </w:r>
          </w:p>
        </w:tc>
      </w:tr>
      <w:tr w:rsidR="00693E35" w:rsidRPr="006145DB" w14:paraId="3202B6EC" w14:textId="77777777" w:rsidTr="002C665D">
        <w:trPr>
          <w:trHeight w:val="585"/>
          <w:jc w:val="center"/>
        </w:trPr>
        <w:tc>
          <w:tcPr>
            <w:tcW w:w="1838" w:type="dxa"/>
            <w:vAlign w:val="center"/>
          </w:tcPr>
          <w:p w14:paraId="79860A2D" w14:textId="77777777" w:rsidR="00693E35" w:rsidRPr="006145DB" w:rsidRDefault="00693E35" w:rsidP="000343B6">
            <w:pPr>
              <w:spacing w:after="0" w:line="240" w:lineRule="auto"/>
              <w:contextualSpacing/>
              <w:rPr>
                <w:rFonts w:cs="Arial"/>
                <w:sz w:val="20"/>
                <w:szCs w:val="18"/>
                <w:lang w:eastAsia="es-CO"/>
              </w:rPr>
            </w:pPr>
            <w:r w:rsidRPr="006145DB">
              <w:rPr>
                <w:rFonts w:eastAsia="Arial" w:cs="Arial"/>
                <w:sz w:val="20"/>
                <w:szCs w:val="20"/>
                <w:lang w:eastAsia="es-CO"/>
              </w:rPr>
              <w:t>Objeto del servicio</w:t>
            </w:r>
          </w:p>
        </w:tc>
        <w:tc>
          <w:tcPr>
            <w:tcW w:w="7655" w:type="dxa"/>
            <w:vAlign w:val="center"/>
          </w:tcPr>
          <w:p w14:paraId="26414BB9" w14:textId="77777777" w:rsidR="00693E35" w:rsidRPr="006145DB" w:rsidRDefault="00693E35" w:rsidP="000343B6">
            <w:pPr>
              <w:spacing w:line="240" w:lineRule="auto"/>
              <w:contextualSpacing/>
              <w:jc w:val="both"/>
              <w:rPr>
                <w:rFonts w:cs="Arial"/>
                <w:sz w:val="20"/>
                <w:szCs w:val="18"/>
                <w:lang w:eastAsia="es-CO"/>
              </w:rPr>
            </w:pPr>
            <w:r w:rsidRPr="006145DB">
              <w:rPr>
                <w:rFonts w:cs="Arial"/>
                <w:sz w:val="20"/>
                <w:szCs w:val="18"/>
                <w:lang w:eastAsia="es-CO"/>
              </w:rPr>
              <w:t>Contribuir a la inclusión social y productiva de jóvenes en pobreza extrema, pobreza moderada y vulnerabilidad por inseguridad alimentaria, a través de una estrategia intersectorial que incluye transferencias monetarias condicionadas, para el acceso y finalización del ciclo formativo de la población distrital beneficiada, garantizándole acompañamiento psicosocial durante su tiempo de permanencia en el servicio, con el fin de brindarles oportunidades de formación e intermediación laboral.</w:t>
            </w:r>
          </w:p>
        </w:tc>
      </w:tr>
      <w:tr w:rsidR="00693E35" w:rsidRPr="006145DB" w14:paraId="59086D0F" w14:textId="77777777" w:rsidTr="002C665D">
        <w:trPr>
          <w:trHeight w:val="20"/>
          <w:jc w:val="center"/>
        </w:trPr>
        <w:tc>
          <w:tcPr>
            <w:tcW w:w="1838" w:type="dxa"/>
            <w:vAlign w:val="center"/>
          </w:tcPr>
          <w:p w14:paraId="328097E0" w14:textId="2F96EDB2" w:rsidR="00693E35" w:rsidRPr="006145DB" w:rsidRDefault="005B435E" w:rsidP="000343B6">
            <w:pPr>
              <w:spacing w:after="0" w:line="240" w:lineRule="auto"/>
              <w:contextualSpacing/>
              <w:rPr>
                <w:rFonts w:eastAsia="Arial" w:cs="Arial"/>
                <w:sz w:val="20"/>
                <w:szCs w:val="20"/>
                <w:lang w:eastAsia="es-CO"/>
              </w:rPr>
            </w:pPr>
            <w:r w:rsidRPr="006145DB">
              <w:rPr>
                <w:rFonts w:eastAsia="Arial" w:cs="Arial"/>
                <w:sz w:val="20"/>
                <w:szCs w:val="20"/>
                <w:lang w:eastAsia="es-CO"/>
              </w:rPr>
              <w:t>Oferta servicio</w:t>
            </w:r>
          </w:p>
        </w:tc>
        <w:tc>
          <w:tcPr>
            <w:tcW w:w="7655" w:type="dxa"/>
            <w:vAlign w:val="center"/>
          </w:tcPr>
          <w:p w14:paraId="1F3412EC" w14:textId="3A7B5239" w:rsidR="00693E35" w:rsidRPr="006145DB" w:rsidRDefault="00693E35" w:rsidP="000343B6">
            <w:pPr>
              <w:keepNext/>
              <w:keepLines/>
              <w:spacing w:after="0" w:line="240" w:lineRule="auto"/>
              <w:jc w:val="both"/>
              <w:rPr>
                <w:rFonts w:eastAsia="Arial" w:cs="Arial"/>
                <w:sz w:val="20"/>
                <w:szCs w:val="18"/>
              </w:rPr>
            </w:pPr>
            <w:r w:rsidRPr="006145DB">
              <w:rPr>
                <w:rFonts w:eastAsia="Arial" w:cs="Arial"/>
                <w:sz w:val="20"/>
                <w:szCs w:val="18"/>
              </w:rPr>
              <w:t>El servicio Jóvenes con Oportunidades surge de la articulación intersectorial entre la Secretaría Distrital de Integración Social, la Secretaría de Educación del Distrito, la Secretaría Distrital de Desarrollo Económico, la Agencia Distrital para la Educación Superior, la Ciencia y la Tecnología, y otros actores públicos o privados que se vinculen a la estrategia, con una oferta que contribuye a la inclusión social y productiva de esta población, a través de la vinculación a tres (3) rutas de formación, que exigen la realización de actividades para la asignación de transferencias monetarias condicionadas, posterior a la verificación del cumplimiento. El servicio Jóvenes con Oportunidades cuenta con cuatro (4) componentes:</w:t>
            </w:r>
          </w:p>
          <w:p w14:paraId="1A210C37" w14:textId="77777777" w:rsidR="00562504" w:rsidRPr="006145DB" w:rsidRDefault="00562504" w:rsidP="000343B6">
            <w:pPr>
              <w:pStyle w:val="Ttulo1"/>
              <w:rPr>
                <w:sz w:val="20"/>
              </w:rPr>
            </w:pPr>
          </w:p>
          <w:p w14:paraId="2BC69DFC" w14:textId="1CA8812D" w:rsidR="00693E35" w:rsidRPr="006145DB" w:rsidRDefault="00693E35" w:rsidP="000343B6">
            <w:pPr>
              <w:pStyle w:val="Prrafodelista"/>
              <w:keepNext/>
              <w:keepLines/>
              <w:numPr>
                <w:ilvl w:val="0"/>
                <w:numId w:val="113"/>
              </w:numPr>
              <w:spacing w:after="0" w:line="240" w:lineRule="auto"/>
              <w:ind w:left="319" w:hanging="319"/>
              <w:jc w:val="both"/>
              <w:rPr>
                <w:rFonts w:eastAsia="Arial" w:cs="Arial"/>
                <w:sz w:val="20"/>
                <w:szCs w:val="18"/>
              </w:rPr>
            </w:pPr>
            <w:r w:rsidRPr="006145DB">
              <w:rPr>
                <w:rFonts w:eastAsia="Arial" w:cs="Arial"/>
                <w:sz w:val="20"/>
                <w:szCs w:val="18"/>
              </w:rPr>
              <w:t>Acompañamient</w:t>
            </w:r>
            <w:r w:rsidR="005B435E" w:rsidRPr="006145DB">
              <w:rPr>
                <w:rFonts w:eastAsia="Arial" w:cs="Arial"/>
                <w:sz w:val="20"/>
                <w:szCs w:val="18"/>
              </w:rPr>
              <w:t>o psicosocial: en este componente los(</w:t>
            </w:r>
            <w:r w:rsidRPr="006145DB">
              <w:rPr>
                <w:rFonts w:eastAsia="Arial" w:cs="Arial"/>
                <w:sz w:val="20"/>
                <w:szCs w:val="18"/>
              </w:rPr>
              <w:t>as</w:t>
            </w:r>
            <w:r w:rsidR="005B435E" w:rsidRPr="006145DB">
              <w:rPr>
                <w:rFonts w:eastAsia="Arial" w:cs="Arial"/>
                <w:sz w:val="20"/>
                <w:szCs w:val="18"/>
              </w:rPr>
              <w:t>)</w:t>
            </w:r>
            <w:r w:rsidRPr="006145DB">
              <w:rPr>
                <w:rFonts w:eastAsia="Arial" w:cs="Arial"/>
                <w:sz w:val="20"/>
                <w:szCs w:val="18"/>
              </w:rPr>
              <w:t xml:space="preserve"> jóvenes accederán a formación en proyecto de vida, actividades complementarias de formación y acompañamiento psicosocial, aplicación del triage psicosocial e identificación, gestión y seguimiento de alertas de vulneración de derechos. Este componente será transversal a lo largo de la articulación intersectorial, y su implementación estará a cargo de la Secretaría Distrital de Integración Social </w:t>
            </w:r>
            <w:r w:rsidRPr="006145DB">
              <w:rPr>
                <w:rFonts w:eastAsia="Lucida Sans Unicode" w:cs="Arial"/>
                <w:sz w:val="20"/>
                <w:szCs w:val="18"/>
              </w:rPr>
              <w:t>y/o los aliados públicos y/o privados que se vinculen a la estrategia intersectorial.</w:t>
            </w:r>
          </w:p>
          <w:p w14:paraId="7DA79380" w14:textId="77777777" w:rsidR="00693E35" w:rsidRPr="006145DB" w:rsidRDefault="00693E35" w:rsidP="000343B6">
            <w:pPr>
              <w:pStyle w:val="Prrafodelista"/>
              <w:keepNext/>
              <w:keepLines/>
              <w:spacing w:after="0" w:line="240" w:lineRule="auto"/>
              <w:ind w:left="1080"/>
              <w:jc w:val="both"/>
              <w:rPr>
                <w:rFonts w:eastAsia="Arial" w:cs="Arial"/>
                <w:sz w:val="20"/>
                <w:szCs w:val="18"/>
              </w:rPr>
            </w:pPr>
          </w:p>
          <w:p w14:paraId="20D2963B" w14:textId="392F5D3E" w:rsidR="00693E35" w:rsidRPr="006145DB" w:rsidRDefault="005B435E" w:rsidP="000343B6">
            <w:pPr>
              <w:pStyle w:val="Prrafodelista"/>
              <w:keepNext/>
              <w:keepLines/>
              <w:numPr>
                <w:ilvl w:val="0"/>
                <w:numId w:val="113"/>
              </w:numPr>
              <w:spacing w:after="0" w:line="240" w:lineRule="auto"/>
              <w:ind w:left="319" w:hanging="319"/>
              <w:jc w:val="both"/>
              <w:rPr>
                <w:rFonts w:eastAsia="Arial" w:cs="Arial"/>
                <w:sz w:val="20"/>
                <w:szCs w:val="18"/>
              </w:rPr>
            </w:pPr>
            <w:r w:rsidRPr="006145DB">
              <w:rPr>
                <w:rFonts w:eastAsia="Arial" w:cs="Arial"/>
                <w:sz w:val="20"/>
                <w:szCs w:val="18"/>
              </w:rPr>
              <w:t>Acceso a rutas de formación: e</w:t>
            </w:r>
            <w:r w:rsidR="00693E35" w:rsidRPr="006145DB">
              <w:rPr>
                <w:rFonts w:eastAsia="Arial" w:cs="Arial"/>
                <w:sz w:val="20"/>
                <w:szCs w:val="18"/>
              </w:rPr>
              <w:t>n este componente los</w:t>
            </w:r>
            <w:r w:rsidRPr="006145DB">
              <w:rPr>
                <w:rFonts w:eastAsia="Arial" w:cs="Arial"/>
                <w:sz w:val="20"/>
                <w:szCs w:val="18"/>
              </w:rPr>
              <w:t>(</w:t>
            </w:r>
            <w:r w:rsidR="00693E35" w:rsidRPr="006145DB">
              <w:rPr>
                <w:rFonts w:eastAsia="Arial" w:cs="Arial"/>
                <w:sz w:val="20"/>
                <w:szCs w:val="18"/>
              </w:rPr>
              <w:t>as</w:t>
            </w:r>
            <w:r w:rsidRPr="006145DB">
              <w:rPr>
                <w:rFonts w:eastAsia="Arial" w:cs="Arial"/>
                <w:sz w:val="20"/>
                <w:szCs w:val="18"/>
              </w:rPr>
              <w:t>)</w:t>
            </w:r>
            <w:r w:rsidR="00693E35" w:rsidRPr="006145DB">
              <w:rPr>
                <w:rFonts w:eastAsia="Arial" w:cs="Arial"/>
                <w:sz w:val="20"/>
                <w:szCs w:val="18"/>
              </w:rPr>
              <w:t xml:space="preserve"> jóvenes accederán a alguna de las siguientes rutas de formación: 1. Ruta de educación para personas jóvenes y adultas, para la terminación de la educación media 2. Ruta de formación en curso corto 3. Ruta de educación pos media de ciclo largo.</w:t>
            </w:r>
            <w:r w:rsidR="00693E35" w:rsidRPr="006145DB">
              <w:rPr>
                <w:rFonts w:eastAsia="Lucida Sans Unicode" w:cs="Arial"/>
                <w:sz w:val="20"/>
                <w:szCs w:val="18"/>
              </w:rPr>
              <w:t xml:space="preserve"> La implementación de estas rutas estará a cargo de la Secretaría de Educación del Distrito (SED), la Secretaría Distrital de Desarrollo Económico (SDDE), la Agencia Distrital para la Educación Superior, la Ciencia y la Tecnología (ATENEA) y/o los aliados públicos y/o privados que se vinculen a la estrategia intersectorial. </w:t>
            </w:r>
          </w:p>
          <w:p w14:paraId="49DA0B4F" w14:textId="77777777" w:rsidR="00693E35" w:rsidRPr="006145DB" w:rsidRDefault="00693E35" w:rsidP="000343B6">
            <w:pPr>
              <w:pStyle w:val="Prrafodelista"/>
              <w:keepNext/>
              <w:keepLines/>
              <w:spacing w:after="0" w:line="240" w:lineRule="auto"/>
              <w:ind w:left="1080"/>
              <w:jc w:val="both"/>
              <w:rPr>
                <w:rFonts w:eastAsia="Arial" w:cs="Arial"/>
                <w:sz w:val="20"/>
                <w:szCs w:val="18"/>
              </w:rPr>
            </w:pPr>
          </w:p>
          <w:p w14:paraId="4CF0A02D" w14:textId="072AE7F3" w:rsidR="00693E35" w:rsidRPr="006145DB" w:rsidRDefault="00693E35" w:rsidP="000343B6">
            <w:pPr>
              <w:pStyle w:val="Prrafodelista"/>
              <w:keepNext/>
              <w:keepLines/>
              <w:spacing w:after="0" w:line="240" w:lineRule="auto"/>
              <w:ind w:left="319"/>
              <w:jc w:val="both"/>
              <w:rPr>
                <w:rFonts w:eastAsia="Arial" w:cs="Arial"/>
                <w:sz w:val="20"/>
                <w:szCs w:val="18"/>
              </w:rPr>
            </w:pPr>
            <w:r w:rsidRPr="006145DB">
              <w:rPr>
                <w:rFonts w:eastAsia="Arial" w:cs="Arial"/>
                <w:sz w:val="20"/>
                <w:szCs w:val="18"/>
              </w:rPr>
              <w:t xml:space="preserve">Las personas participantes del servicio que accedan a la ruta de educación para personas jóvenes y </w:t>
            </w:r>
            <w:r w:rsidR="0009430D" w:rsidRPr="006145DB">
              <w:rPr>
                <w:rFonts w:eastAsia="Arial" w:cs="Arial"/>
                <w:sz w:val="20"/>
                <w:szCs w:val="18"/>
              </w:rPr>
              <w:t>adultas</w:t>
            </w:r>
            <w:r w:rsidRPr="006145DB">
              <w:rPr>
                <w:rFonts w:eastAsia="Arial" w:cs="Arial"/>
                <w:sz w:val="20"/>
                <w:szCs w:val="18"/>
              </w:rPr>
              <w:t xml:space="preserve"> pueden continuar con el desarrollo de su trayectoria educativa en la ruta de formación en curso corto o en la ruta de educación pos media de ciclo largo, modalidad de educación y formación para el trabajo. </w:t>
            </w:r>
          </w:p>
          <w:p w14:paraId="463DCD51" w14:textId="77777777" w:rsidR="00693E35" w:rsidRPr="006145DB" w:rsidRDefault="00693E35" w:rsidP="000343B6">
            <w:pPr>
              <w:pStyle w:val="Prrafodelista"/>
              <w:spacing w:line="240" w:lineRule="auto"/>
              <w:jc w:val="both"/>
              <w:rPr>
                <w:rFonts w:eastAsia="Arial" w:cs="Arial"/>
                <w:sz w:val="20"/>
                <w:szCs w:val="18"/>
              </w:rPr>
            </w:pPr>
          </w:p>
          <w:p w14:paraId="4BFA76A4" w14:textId="77777777" w:rsidR="00693E35" w:rsidRPr="006145DB" w:rsidRDefault="00693E35" w:rsidP="000343B6">
            <w:pPr>
              <w:pStyle w:val="Prrafodelista"/>
              <w:keepNext/>
              <w:keepLines/>
              <w:numPr>
                <w:ilvl w:val="0"/>
                <w:numId w:val="113"/>
              </w:numPr>
              <w:spacing w:after="0" w:line="240" w:lineRule="auto"/>
              <w:ind w:left="319" w:hanging="319"/>
              <w:jc w:val="both"/>
              <w:rPr>
                <w:rFonts w:eastAsia="Lucida Sans Unicode" w:cs="Arial"/>
                <w:sz w:val="20"/>
                <w:szCs w:val="18"/>
              </w:rPr>
            </w:pPr>
            <w:r w:rsidRPr="006145DB">
              <w:rPr>
                <w:rFonts w:eastAsia="Arial" w:cs="Arial"/>
                <w:sz w:val="20"/>
                <w:szCs w:val="18"/>
              </w:rPr>
              <w:t>Intermediación laboral: Los-as jóvenes accederán a servicios de intermediación laboral, que serán implementados por la Secretaría Distrital de Desarrollo Económico (SDDE) y/o los aliados públicos y/o privados que se vinculen a la estrategia intersectorial.</w:t>
            </w:r>
          </w:p>
          <w:p w14:paraId="62A63FBA" w14:textId="77777777" w:rsidR="00693E35" w:rsidRPr="006145DB" w:rsidRDefault="00693E35" w:rsidP="000343B6">
            <w:pPr>
              <w:pStyle w:val="Prrafodelista"/>
              <w:spacing w:line="240" w:lineRule="auto"/>
              <w:jc w:val="both"/>
              <w:rPr>
                <w:rFonts w:eastAsia="Lucida Sans Unicode" w:cs="Arial"/>
                <w:sz w:val="20"/>
                <w:szCs w:val="18"/>
              </w:rPr>
            </w:pPr>
          </w:p>
          <w:p w14:paraId="39003BF1" w14:textId="4ED2E3C5" w:rsidR="00693E35" w:rsidRPr="006145DB" w:rsidRDefault="00693E35" w:rsidP="000343B6">
            <w:pPr>
              <w:pStyle w:val="Prrafodelista"/>
              <w:keepNext/>
              <w:keepLines/>
              <w:numPr>
                <w:ilvl w:val="0"/>
                <w:numId w:val="113"/>
              </w:numPr>
              <w:spacing w:after="0" w:line="240" w:lineRule="auto"/>
              <w:ind w:left="319" w:hanging="319"/>
              <w:jc w:val="both"/>
              <w:rPr>
                <w:rFonts w:eastAsia="Arial" w:cs="Arial"/>
                <w:sz w:val="20"/>
                <w:szCs w:val="18"/>
              </w:rPr>
            </w:pPr>
            <w:r w:rsidRPr="006145DB">
              <w:rPr>
                <w:rFonts w:eastAsia="Arial" w:cs="Arial"/>
                <w:sz w:val="20"/>
                <w:szCs w:val="18"/>
              </w:rPr>
              <w:t>Transferencias monetarias condicionadas: Los tres componentes anteriores estarán incentivados a través de transferencias monetarias condicionadas al cumplimiento por parte de los-as jóvenes de las actividades establecidas en estos.  Los montos de las transferencias monetarias condicionadas se determinarán según lo establecido por la Secretaría Distrital de Integración Social, de acuerdo con la disponibilidad presupuestal.</w:t>
            </w:r>
          </w:p>
        </w:tc>
      </w:tr>
      <w:tr w:rsidR="00693E35" w:rsidRPr="006145DB" w14:paraId="5D493D99" w14:textId="77777777" w:rsidTr="002C665D">
        <w:trPr>
          <w:trHeight w:val="20"/>
          <w:jc w:val="center"/>
        </w:trPr>
        <w:tc>
          <w:tcPr>
            <w:tcW w:w="1838" w:type="dxa"/>
            <w:vAlign w:val="center"/>
          </w:tcPr>
          <w:p w14:paraId="334CB07E" w14:textId="77777777" w:rsidR="00693E35" w:rsidRPr="006145DB" w:rsidRDefault="00693E35" w:rsidP="000343B6">
            <w:pPr>
              <w:spacing w:line="240" w:lineRule="auto"/>
              <w:contextualSpacing/>
              <w:rPr>
                <w:rFonts w:cs="Arial"/>
                <w:sz w:val="20"/>
                <w:szCs w:val="18"/>
                <w:lang w:eastAsia="es-CO"/>
              </w:rPr>
            </w:pPr>
            <w:r w:rsidRPr="006145DB">
              <w:rPr>
                <w:rFonts w:cs="Arial"/>
                <w:sz w:val="20"/>
                <w:szCs w:val="18"/>
                <w:lang w:eastAsia="es-CO"/>
              </w:rPr>
              <w:t xml:space="preserve">Tipo de Focalización </w:t>
            </w:r>
          </w:p>
        </w:tc>
        <w:tc>
          <w:tcPr>
            <w:tcW w:w="7655" w:type="dxa"/>
            <w:vAlign w:val="center"/>
          </w:tcPr>
          <w:p w14:paraId="201B95A9" w14:textId="77777777" w:rsidR="00693E35" w:rsidRPr="006145DB" w:rsidRDefault="00693E35" w:rsidP="000343B6">
            <w:pPr>
              <w:tabs>
                <w:tab w:val="left" w:pos="397"/>
                <w:tab w:val="left" w:pos="709"/>
              </w:tabs>
              <w:spacing w:line="240" w:lineRule="auto"/>
              <w:contextualSpacing/>
              <w:jc w:val="both"/>
              <w:rPr>
                <w:rFonts w:cs="Arial"/>
                <w:sz w:val="20"/>
                <w:szCs w:val="18"/>
                <w:lang w:eastAsia="es-CO"/>
              </w:rPr>
            </w:pPr>
            <w:r w:rsidRPr="006145DB">
              <w:rPr>
                <w:rFonts w:eastAsia="Arial" w:cs="Arial"/>
                <w:sz w:val="20"/>
                <w:szCs w:val="18"/>
                <w:lang w:val="es"/>
              </w:rPr>
              <w:t xml:space="preserve">Categórico para el grupo poblacional de jóvenes de 14 a 28 años, combinado con un instrumento de focalización individual y por hogares - proxy mean test (por instrumentos). </w:t>
            </w:r>
          </w:p>
        </w:tc>
      </w:tr>
      <w:tr w:rsidR="00693E35" w:rsidRPr="006145DB" w14:paraId="5D0115C2" w14:textId="77777777" w:rsidTr="002C665D">
        <w:trPr>
          <w:trHeight w:val="612"/>
          <w:jc w:val="center"/>
        </w:trPr>
        <w:tc>
          <w:tcPr>
            <w:tcW w:w="1838" w:type="dxa"/>
            <w:vAlign w:val="center"/>
          </w:tcPr>
          <w:p w14:paraId="5DCD022D" w14:textId="77777777" w:rsidR="00693E35" w:rsidRPr="006145DB" w:rsidRDefault="00693E35" w:rsidP="000343B6">
            <w:pPr>
              <w:spacing w:line="240" w:lineRule="auto"/>
              <w:contextualSpacing/>
              <w:rPr>
                <w:rFonts w:cs="Arial"/>
                <w:sz w:val="20"/>
                <w:szCs w:val="18"/>
                <w:lang w:eastAsia="es-CO"/>
              </w:rPr>
            </w:pPr>
            <w:r w:rsidRPr="006145DB">
              <w:rPr>
                <w:rFonts w:cs="Arial"/>
                <w:sz w:val="20"/>
                <w:szCs w:val="18"/>
                <w:lang w:eastAsia="es-CO"/>
              </w:rPr>
              <w:t>Población Objetivo</w:t>
            </w:r>
          </w:p>
        </w:tc>
        <w:tc>
          <w:tcPr>
            <w:tcW w:w="7655" w:type="dxa"/>
            <w:tcBorders>
              <w:bottom w:val="single" w:sz="4" w:space="0" w:color="auto"/>
            </w:tcBorders>
            <w:vAlign w:val="center"/>
          </w:tcPr>
          <w:p w14:paraId="1CD97242" w14:textId="77777777" w:rsidR="00693E35" w:rsidRPr="006145DB" w:rsidRDefault="00693E35" w:rsidP="000343B6">
            <w:pPr>
              <w:tabs>
                <w:tab w:val="left" w:pos="709"/>
              </w:tabs>
              <w:spacing w:line="240" w:lineRule="auto"/>
              <w:contextualSpacing/>
              <w:jc w:val="both"/>
              <w:rPr>
                <w:rFonts w:eastAsia="Arial" w:cs="Arial"/>
                <w:sz w:val="20"/>
                <w:szCs w:val="18"/>
              </w:rPr>
            </w:pPr>
            <w:r w:rsidRPr="006145DB">
              <w:rPr>
                <w:rFonts w:cs="Arial"/>
                <w:sz w:val="20"/>
                <w:szCs w:val="18"/>
                <w:lang w:eastAsia="es-CO"/>
              </w:rPr>
              <w:t xml:space="preserve">Jóvenes entre los 14 y 28 años </w:t>
            </w:r>
            <w:r w:rsidRPr="006145DB">
              <w:rPr>
                <w:rFonts w:eastAsia="Arial" w:cs="Arial"/>
                <w:sz w:val="20"/>
                <w:szCs w:val="18"/>
              </w:rPr>
              <w:t>en situación de pobreza extrema, pobreza moderada y vulnerabilidad por inseguridad alimentaria, residentes en la ciudad de Bogotá.</w:t>
            </w:r>
          </w:p>
        </w:tc>
      </w:tr>
      <w:tr w:rsidR="00693E35" w:rsidRPr="006145DB" w14:paraId="10B9C9D2" w14:textId="77777777" w:rsidTr="002C665D">
        <w:trPr>
          <w:trHeight w:val="101"/>
          <w:jc w:val="center"/>
        </w:trPr>
        <w:tc>
          <w:tcPr>
            <w:tcW w:w="1838" w:type="dxa"/>
            <w:vMerge w:val="restart"/>
            <w:tcBorders>
              <w:right w:val="single" w:sz="4" w:space="0" w:color="auto"/>
            </w:tcBorders>
            <w:vAlign w:val="center"/>
          </w:tcPr>
          <w:p w14:paraId="0DAC8DC5" w14:textId="77777777" w:rsidR="00693E35" w:rsidRPr="006145DB" w:rsidRDefault="00693E35" w:rsidP="000343B6">
            <w:pPr>
              <w:spacing w:line="240" w:lineRule="auto"/>
              <w:contextualSpacing/>
              <w:rPr>
                <w:rFonts w:cs="Arial"/>
                <w:sz w:val="20"/>
                <w:szCs w:val="18"/>
                <w:lang w:eastAsia="es-CO"/>
              </w:rPr>
            </w:pPr>
            <w:r w:rsidRPr="006145DB">
              <w:rPr>
                <w:rFonts w:cs="Arial"/>
                <w:sz w:val="20"/>
                <w:szCs w:val="18"/>
                <w:lang w:eastAsia="es-CO"/>
              </w:rPr>
              <w:t>Fuentes de Información de la Población Objetivo</w:t>
            </w:r>
          </w:p>
        </w:tc>
        <w:tc>
          <w:tcPr>
            <w:tcW w:w="7655" w:type="dxa"/>
            <w:tcBorders>
              <w:top w:val="single" w:sz="4" w:space="0" w:color="auto"/>
              <w:left w:val="single" w:sz="4" w:space="0" w:color="auto"/>
              <w:bottom w:val="nil"/>
              <w:right w:val="single" w:sz="4" w:space="0" w:color="auto"/>
            </w:tcBorders>
            <w:vAlign w:val="center"/>
          </w:tcPr>
          <w:p w14:paraId="2FC76D53" w14:textId="77777777" w:rsidR="00693E35" w:rsidRPr="006145DB" w:rsidRDefault="00693E35" w:rsidP="000343B6">
            <w:pPr>
              <w:tabs>
                <w:tab w:val="left" w:pos="709"/>
              </w:tabs>
              <w:spacing w:line="240" w:lineRule="auto"/>
              <w:contextualSpacing/>
              <w:jc w:val="center"/>
              <w:rPr>
                <w:rFonts w:cs="Arial"/>
                <w:sz w:val="10"/>
                <w:szCs w:val="18"/>
                <w:lang w:eastAsia="es-CO"/>
              </w:rPr>
            </w:pPr>
          </w:p>
        </w:tc>
      </w:tr>
      <w:tr w:rsidR="00693E35" w:rsidRPr="006145DB" w14:paraId="3FA95219" w14:textId="77777777" w:rsidTr="002C665D">
        <w:trPr>
          <w:trHeight w:val="828"/>
          <w:jc w:val="center"/>
        </w:trPr>
        <w:tc>
          <w:tcPr>
            <w:tcW w:w="1838" w:type="dxa"/>
            <w:vMerge/>
            <w:tcBorders>
              <w:right w:val="single" w:sz="4" w:space="0" w:color="auto"/>
            </w:tcBorders>
            <w:vAlign w:val="center"/>
          </w:tcPr>
          <w:p w14:paraId="42802766" w14:textId="77777777" w:rsidR="00693E35" w:rsidRPr="006145DB" w:rsidRDefault="00693E35" w:rsidP="000343B6">
            <w:pPr>
              <w:spacing w:line="240" w:lineRule="auto"/>
              <w:contextualSpacing/>
              <w:rPr>
                <w:rFonts w:cs="Arial"/>
                <w:sz w:val="18"/>
                <w:szCs w:val="18"/>
                <w:lang w:eastAsia="es-CO"/>
              </w:rPr>
            </w:pPr>
          </w:p>
        </w:tc>
        <w:tc>
          <w:tcPr>
            <w:tcW w:w="7655" w:type="dxa"/>
            <w:tcBorders>
              <w:top w:val="nil"/>
              <w:left w:val="single" w:sz="4" w:space="0" w:color="auto"/>
            </w:tcBorders>
            <w:vAlign w:val="center"/>
          </w:tcPr>
          <w:tbl>
            <w:tblPr>
              <w:tblStyle w:val="Tablaconcuadrcula"/>
              <w:tblW w:w="7401" w:type="dxa"/>
              <w:tblLayout w:type="fixed"/>
              <w:tblLook w:val="04A0" w:firstRow="1" w:lastRow="0" w:firstColumn="1" w:lastColumn="0" w:noHBand="0" w:noVBand="1"/>
            </w:tblPr>
            <w:tblGrid>
              <w:gridCol w:w="2722"/>
              <w:gridCol w:w="1560"/>
              <w:gridCol w:w="1417"/>
              <w:gridCol w:w="1702"/>
            </w:tblGrid>
            <w:tr w:rsidR="005B435E" w:rsidRPr="006145DB" w14:paraId="21225F28" w14:textId="77777777" w:rsidTr="004D74B7">
              <w:trPr>
                <w:trHeight w:val="340"/>
              </w:trPr>
              <w:tc>
                <w:tcPr>
                  <w:tcW w:w="2722" w:type="dxa"/>
                  <w:vAlign w:val="center"/>
                </w:tcPr>
                <w:p w14:paraId="4974510A" w14:textId="77777777" w:rsidR="00693E35" w:rsidRPr="006145DB" w:rsidRDefault="00693E35" w:rsidP="000343B6">
                  <w:pPr>
                    <w:tabs>
                      <w:tab w:val="left" w:pos="709"/>
                    </w:tabs>
                    <w:contextualSpacing/>
                    <w:jc w:val="center"/>
                    <w:rPr>
                      <w:rFonts w:cs="Arial"/>
                      <w:sz w:val="16"/>
                      <w:szCs w:val="16"/>
                      <w:lang w:eastAsia="es-CO"/>
                    </w:rPr>
                  </w:pPr>
                  <w:bookmarkStart w:id="121" w:name="_Hlk208915813"/>
                  <w:r w:rsidRPr="006145DB">
                    <w:rPr>
                      <w:rFonts w:cs="Arial"/>
                      <w:sz w:val="16"/>
                      <w:szCs w:val="16"/>
                      <w:lang w:eastAsia="es-CO"/>
                    </w:rPr>
                    <w:t>Categoría de Población Objetivo</w:t>
                  </w:r>
                </w:p>
              </w:tc>
              <w:tc>
                <w:tcPr>
                  <w:tcW w:w="1560" w:type="dxa"/>
                  <w:vAlign w:val="center"/>
                </w:tcPr>
                <w:p w14:paraId="0E55D66F"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417" w:type="dxa"/>
                  <w:vAlign w:val="center"/>
                </w:tcPr>
                <w:p w14:paraId="0E102616"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02" w:type="dxa"/>
                  <w:vAlign w:val="center"/>
                </w:tcPr>
                <w:p w14:paraId="1C91D197"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B435E" w:rsidRPr="006145DB" w14:paraId="21390ACE" w14:textId="77777777" w:rsidTr="004D74B7">
              <w:trPr>
                <w:trHeight w:val="300"/>
              </w:trPr>
              <w:tc>
                <w:tcPr>
                  <w:tcW w:w="2722" w:type="dxa"/>
                  <w:vMerge w:val="restart"/>
                  <w:vAlign w:val="center"/>
                </w:tcPr>
                <w:p w14:paraId="3EA93814" w14:textId="77777777" w:rsidR="00693E35" w:rsidRPr="006145DB" w:rsidRDefault="00693E35" w:rsidP="000343B6">
                  <w:pPr>
                    <w:jc w:val="both"/>
                    <w:rPr>
                      <w:rFonts w:eastAsia="Arial" w:cs="Arial"/>
                      <w:sz w:val="16"/>
                      <w:szCs w:val="16"/>
                    </w:rPr>
                  </w:pPr>
                  <w:r w:rsidRPr="006145DB">
                    <w:rPr>
                      <w:rFonts w:eastAsia="Arial" w:cs="Arial"/>
                      <w:sz w:val="16"/>
                      <w:szCs w:val="16"/>
                    </w:rPr>
                    <w:t>Persona de 14 a 28 años.</w:t>
                  </w:r>
                </w:p>
              </w:tc>
              <w:tc>
                <w:tcPr>
                  <w:tcW w:w="1560" w:type="dxa"/>
                  <w:vAlign w:val="center"/>
                </w:tcPr>
                <w:p w14:paraId="7CD93A18"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SISBÉN IV de Bogotá</w:t>
                  </w:r>
                </w:p>
              </w:tc>
              <w:tc>
                <w:tcPr>
                  <w:tcW w:w="1417" w:type="dxa"/>
                  <w:vAlign w:val="center"/>
                </w:tcPr>
                <w:p w14:paraId="34969AF6"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 xml:space="preserve">Mensual </w:t>
                  </w:r>
                </w:p>
                <w:p w14:paraId="10C3AD1B"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(mes vencido)</w:t>
                  </w:r>
                </w:p>
              </w:tc>
              <w:tc>
                <w:tcPr>
                  <w:tcW w:w="1702" w:type="dxa"/>
                  <w:vAlign w:val="center"/>
                </w:tcPr>
                <w:p w14:paraId="3DD4A134"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5B435E" w:rsidRPr="006145DB" w14:paraId="4128943E" w14:textId="77777777" w:rsidTr="004D74B7">
              <w:trPr>
                <w:trHeight w:val="300"/>
              </w:trPr>
              <w:tc>
                <w:tcPr>
                  <w:tcW w:w="2722" w:type="dxa"/>
                  <w:vMerge/>
                  <w:vAlign w:val="center"/>
                </w:tcPr>
                <w:p w14:paraId="24603C2E" w14:textId="77777777" w:rsidR="00693E35" w:rsidRPr="006145DB" w:rsidRDefault="00693E35" w:rsidP="000343B6">
                  <w:pPr>
                    <w:jc w:val="both"/>
                    <w:rPr>
                      <w:rFonts w:eastAsia="Arial" w:cs="Arial"/>
                      <w:sz w:val="16"/>
                      <w:szCs w:val="16"/>
                    </w:rPr>
                  </w:pPr>
                </w:p>
              </w:tc>
              <w:tc>
                <w:tcPr>
                  <w:tcW w:w="1560" w:type="dxa"/>
                  <w:vAlign w:val="center"/>
                </w:tcPr>
                <w:p w14:paraId="1AF18528"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Registro Social de Hogares</w:t>
                  </w:r>
                </w:p>
              </w:tc>
              <w:tc>
                <w:tcPr>
                  <w:tcW w:w="1417" w:type="dxa"/>
                  <w:vAlign w:val="center"/>
                </w:tcPr>
                <w:p w14:paraId="3E8E1E35"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 xml:space="preserve">Mensual </w:t>
                  </w:r>
                </w:p>
                <w:p w14:paraId="6D29A673"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(mes vencido)</w:t>
                  </w:r>
                </w:p>
              </w:tc>
              <w:tc>
                <w:tcPr>
                  <w:tcW w:w="1702" w:type="dxa"/>
                  <w:vAlign w:val="center"/>
                </w:tcPr>
                <w:p w14:paraId="71E389C1"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5B435E" w:rsidRPr="006145DB" w14:paraId="73F108A9" w14:textId="77777777" w:rsidTr="004D74B7">
              <w:trPr>
                <w:trHeight w:val="300"/>
              </w:trPr>
              <w:tc>
                <w:tcPr>
                  <w:tcW w:w="2722" w:type="dxa"/>
                  <w:vMerge/>
                  <w:vAlign w:val="center"/>
                </w:tcPr>
                <w:p w14:paraId="4CCBF45A" w14:textId="77777777" w:rsidR="00693E35" w:rsidRPr="006145DB" w:rsidRDefault="00693E35" w:rsidP="000343B6">
                  <w:pPr>
                    <w:rPr>
                      <w:rFonts w:cs="Arial"/>
                      <w:sz w:val="16"/>
                      <w:szCs w:val="16"/>
                    </w:rPr>
                  </w:pPr>
                </w:p>
              </w:tc>
              <w:tc>
                <w:tcPr>
                  <w:tcW w:w="1560" w:type="dxa"/>
                  <w:vAlign w:val="center"/>
                </w:tcPr>
                <w:p w14:paraId="4769F4C4" w14:textId="77777777" w:rsidR="00693E35" w:rsidRPr="006145DB" w:rsidRDefault="00693E35" w:rsidP="000343B6">
                  <w:pPr>
                    <w:jc w:val="center"/>
                    <w:rPr>
                      <w:rFonts w:eastAsia="Arial" w:cs="Arial"/>
                      <w:sz w:val="16"/>
                      <w:szCs w:val="16"/>
                    </w:rPr>
                  </w:pPr>
                  <w:r w:rsidRPr="006145DB">
                    <w:rPr>
                      <w:rFonts w:eastAsia="Arial" w:cs="Arial"/>
                      <w:sz w:val="16"/>
                      <w:szCs w:val="16"/>
                    </w:rPr>
                    <w:t>Base de Jóvenes Preinscritos / Registros administrativos</w:t>
                  </w:r>
                </w:p>
              </w:tc>
              <w:tc>
                <w:tcPr>
                  <w:tcW w:w="1417" w:type="dxa"/>
                  <w:vAlign w:val="center"/>
                </w:tcPr>
                <w:p w14:paraId="46DFD566" w14:textId="77777777" w:rsidR="00693E35" w:rsidRPr="006145DB" w:rsidRDefault="00693E35" w:rsidP="000343B6">
                  <w:pPr>
                    <w:jc w:val="center"/>
                    <w:rPr>
                      <w:rFonts w:eastAsia="Arial" w:cs="Arial"/>
                      <w:sz w:val="16"/>
                      <w:szCs w:val="16"/>
                    </w:rPr>
                  </w:pPr>
                  <w:r w:rsidRPr="006145DB">
                    <w:rPr>
                      <w:rFonts w:eastAsia="Arial" w:cs="Arial"/>
                      <w:sz w:val="16"/>
                      <w:szCs w:val="16"/>
                    </w:rPr>
                    <w:t>Demanda</w:t>
                  </w:r>
                </w:p>
              </w:tc>
              <w:tc>
                <w:tcPr>
                  <w:tcW w:w="1702" w:type="dxa"/>
                  <w:vAlign w:val="center"/>
                </w:tcPr>
                <w:p w14:paraId="140A8DDD" w14:textId="77777777" w:rsidR="00693E35" w:rsidRPr="006145DB" w:rsidRDefault="00693E35" w:rsidP="000343B6">
                  <w:pPr>
                    <w:jc w:val="center"/>
                    <w:rPr>
                      <w:rFonts w:eastAsia="Arial" w:cs="Arial"/>
                      <w:sz w:val="16"/>
                      <w:szCs w:val="16"/>
                    </w:rPr>
                  </w:pPr>
                  <w:r w:rsidRPr="006145DB">
                    <w:rPr>
                      <w:rFonts w:eastAsia="Arial" w:cs="Arial"/>
                      <w:sz w:val="16"/>
                      <w:szCs w:val="16"/>
                    </w:rPr>
                    <w:t>Subdirección para la Juventud</w:t>
                  </w:r>
                </w:p>
              </w:tc>
            </w:tr>
            <w:tr w:rsidR="005B435E" w:rsidRPr="006145DB" w14:paraId="2816AAB5" w14:textId="77777777" w:rsidTr="004D74B7">
              <w:trPr>
                <w:trHeight w:val="300"/>
              </w:trPr>
              <w:tc>
                <w:tcPr>
                  <w:tcW w:w="2722" w:type="dxa"/>
                  <w:vMerge/>
                  <w:vAlign w:val="center"/>
                </w:tcPr>
                <w:p w14:paraId="00E63023" w14:textId="77777777" w:rsidR="00693E35" w:rsidRPr="006145DB" w:rsidRDefault="00693E35" w:rsidP="000343B6">
                  <w:pPr>
                    <w:jc w:val="both"/>
                    <w:rPr>
                      <w:rFonts w:eastAsia="Arial" w:cs="Arial"/>
                      <w:sz w:val="16"/>
                      <w:szCs w:val="16"/>
                    </w:rPr>
                  </w:pPr>
                </w:p>
              </w:tc>
              <w:tc>
                <w:tcPr>
                  <w:tcW w:w="1560" w:type="dxa"/>
                  <w:vAlign w:val="center"/>
                </w:tcPr>
                <w:p w14:paraId="19D16231"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SIRBE</w:t>
                  </w:r>
                </w:p>
              </w:tc>
              <w:tc>
                <w:tcPr>
                  <w:tcW w:w="1417" w:type="dxa"/>
                  <w:vAlign w:val="center"/>
                </w:tcPr>
                <w:p w14:paraId="10B0C37A"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Demanda</w:t>
                  </w:r>
                </w:p>
              </w:tc>
              <w:tc>
                <w:tcPr>
                  <w:tcW w:w="1702" w:type="dxa"/>
                  <w:vAlign w:val="center"/>
                </w:tcPr>
                <w:p w14:paraId="6847DDD9"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Secretaria Distrital de Integración Social - SDIS</w:t>
                  </w:r>
                </w:p>
              </w:tc>
            </w:tr>
            <w:tr w:rsidR="005B435E" w:rsidRPr="006145DB" w14:paraId="5BC340A0" w14:textId="77777777" w:rsidTr="004D74B7">
              <w:trPr>
                <w:trHeight w:val="300"/>
              </w:trPr>
              <w:tc>
                <w:tcPr>
                  <w:tcW w:w="2722" w:type="dxa"/>
                  <w:vMerge w:val="restart"/>
                  <w:vAlign w:val="center"/>
                </w:tcPr>
                <w:p w14:paraId="089FADE2" w14:textId="77777777" w:rsidR="00693E35" w:rsidRPr="006145DB" w:rsidRDefault="00693E35" w:rsidP="000343B6">
                  <w:pPr>
                    <w:tabs>
                      <w:tab w:val="left" w:pos="709"/>
                    </w:tabs>
                    <w:contextualSpacing/>
                    <w:jc w:val="both"/>
                    <w:rPr>
                      <w:rFonts w:cs="Arial"/>
                      <w:sz w:val="16"/>
                      <w:szCs w:val="16"/>
                      <w:lang w:eastAsia="es-CO"/>
                    </w:rPr>
                  </w:pPr>
                  <w:r w:rsidRPr="006145DB">
                    <w:rPr>
                      <w:rFonts w:eastAsia="Arial" w:cs="Arial"/>
                      <w:sz w:val="16"/>
                      <w:szCs w:val="16"/>
                    </w:rPr>
                    <w:t>Persona residente en la ciudad de Bogotá.</w:t>
                  </w:r>
                </w:p>
              </w:tc>
              <w:tc>
                <w:tcPr>
                  <w:tcW w:w="1560" w:type="dxa"/>
                  <w:vAlign w:val="center"/>
                </w:tcPr>
                <w:p w14:paraId="70DE7F8E"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SISBÉN IV de Bogotá</w:t>
                  </w:r>
                </w:p>
              </w:tc>
              <w:tc>
                <w:tcPr>
                  <w:tcW w:w="1417" w:type="dxa"/>
                  <w:vAlign w:val="center"/>
                </w:tcPr>
                <w:p w14:paraId="22D05D3A"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 xml:space="preserve">Mensual </w:t>
                  </w:r>
                </w:p>
                <w:p w14:paraId="2E95509D"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(mes vencido)</w:t>
                  </w:r>
                </w:p>
              </w:tc>
              <w:tc>
                <w:tcPr>
                  <w:tcW w:w="1702" w:type="dxa"/>
                  <w:vAlign w:val="center"/>
                </w:tcPr>
                <w:p w14:paraId="31426902"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5B435E" w:rsidRPr="006145DB" w14:paraId="0E29A7CC" w14:textId="77777777" w:rsidTr="004D74B7">
              <w:trPr>
                <w:trHeight w:val="300"/>
              </w:trPr>
              <w:tc>
                <w:tcPr>
                  <w:tcW w:w="2722" w:type="dxa"/>
                  <w:vMerge/>
                  <w:vAlign w:val="center"/>
                </w:tcPr>
                <w:p w14:paraId="6C931E3A" w14:textId="77777777" w:rsidR="00693E35" w:rsidRPr="006145DB" w:rsidRDefault="00693E35" w:rsidP="000343B6">
                  <w:pPr>
                    <w:tabs>
                      <w:tab w:val="left" w:pos="709"/>
                    </w:tabs>
                    <w:contextualSpacing/>
                    <w:jc w:val="both"/>
                    <w:rPr>
                      <w:rFonts w:eastAsia="Arial" w:cs="Arial"/>
                      <w:sz w:val="16"/>
                      <w:szCs w:val="16"/>
                    </w:rPr>
                  </w:pPr>
                </w:p>
              </w:tc>
              <w:tc>
                <w:tcPr>
                  <w:tcW w:w="1560" w:type="dxa"/>
                  <w:vAlign w:val="center"/>
                </w:tcPr>
                <w:p w14:paraId="62FB8AAF" w14:textId="77777777" w:rsidR="00693E35" w:rsidRPr="006145DB" w:rsidRDefault="00693E35" w:rsidP="000343B6">
                  <w:pPr>
                    <w:tabs>
                      <w:tab w:val="left" w:pos="709"/>
                    </w:tabs>
                    <w:contextualSpacing/>
                    <w:jc w:val="center"/>
                    <w:rPr>
                      <w:rFonts w:eastAsia="Arial" w:cs="Arial"/>
                      <w:sz w:val="16"/>
                      <w:szCs w:val="16"/>
                    </w:rPr>
                  </w:pPr>
                  <w:r w:rsidRPr="006145DB">
                    <w:rPr>
                      <w:rFonts w:cs="Arial"/>
                      <w:sz w:val="16"/>
                      <w:szCs w:val="16"/>
                      <w:lang w:eastAsia="es-CO"/>
                    </w:rPr>
                    <w:t>Base Maestra</w:t>
                  </w:r>
                </w:p>
              </w:tc>
              <w:tc>
                <w:tcPr>
                  <w:tcW w:w="1417" w:type="dxa"/>
                  <w:vAlign w:val="center"/>
                </w:tcPr>
                <w:p w14:paraId="67043FE7"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Mensual</w:t>
                  </w:r>
                </w:p>
              </w:tc>
              <w:tc>
                <w:tcPr>
                  <w:tcW w:w="1702" w:type="dxa"/>
                  <w:vAlign w:val="center"/>
                </w:tcPr>
                <w:p w14:paraId="29146313"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5B435E" w:rsidRPr="006145DB" w14:paraId="02B5C7FE" w14:textId="77777777" w:rsidTr="004D74B7">
              <w:trPr>
                <w:trHeight w:val="300"/>
              </w:trPr>
              <w:tc>
                <w:tcPr>
                  <w:tcW w:w="2722" w:type="dxa"/>
                  <w:vMerge w:val="restart"/>
                  <w:vAlign w:val="center"/>
                </w:tcPr>
                <w:p w14:paraId="6F16F30E" w14:textId="77777777" w:rsidR="00693E35" w:rsidRPr="006145DB" w:rsidRDefault="00693E35" w:rsidP="000343B6">
                  <w:pPr>
                    <w:tabs>
                      <w:tab w:val="left" w:pos="709"/>
                    </w:tabs>
                    <w:contextualSpacing/>
                    <w:jc w:val="both"/>
                    <w:rPr>
                      <w:rFonts w:eastAsia="Arial" w:cs="Arial"/>
                      <w:sz w:val="16"/>
                      <w:szCs w:val="16"/>
                      <w:lang w:eastAsia="es-CO"/>
                    </w:rPr>
                  </w:pPr>
                  <w:r w:rsidRPr="006145DB">
                    <w:rPr>
                      <w:rFonts w:eastAsia="Arial" w:cs="Arial"/>
                      <w:sz w:val="16"/>
                      <w:szCs w:val="16"/>
                    </w:rPr>
                    <w:t>Persona en situación de pobreza extrema, clasificación A1 hasta A5.</w:t>
                  </w:r>
                </w:p>
              </w:tc>
              <w:tc>
                <w:tcPr>
                  <w:tcW w:w="1560" w:type="dxa"/>
                  <w:vAlign w:val="center"/>
                </w:tcPr>
                <w:p w14:paraId="5E7757E5" w14:textId="77777777" w:rsidR="00693E35" w:rsidRPr="006145DB" w:rsidRDefault="00693E35" w:rsidP="000343B6">
                  <w:pPr>
                    <w:tabs>
                      <w:tab w:val="left" w:pos="709"/>
                    </w:tabs>
                    <w:contextualSpacing/>
                    <w:jc w:val="center"/>
                    <w:rPr>
                      <w:rFonts w:eastAsia="Arial" w:cs="Arial"/>
                      <w:sz w:val="16"/>
                      <w:szCs w:val="16"/>
                      <w:lang w:eastAsia="es-CO"/>
                    </w:rPr>
                  </w:pPr>
                  <w:r w:rsidRPr="006145DB">
                    <w:rPr>
                      <w:rFonts w:eastAsia="Arial" w:cs="Arial"/>
                      <w:sz w:val="16"/>
                      <w:szCs w:val="16"/>
                    </w:rPr>
                    <w:t>SISBÉN IV de Bogotá</w:t>
                  </w:r>
                </w:p>
              </w:tc>
              <w:tc>
                <w:tcPr>
                  <w:tcW w:w="1417" w:type="dxa"/>
                  <w:vAlign w:val="center"/>
                </w:tcPr>
                <w:p w14:paraId="2373D71E"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 xml:space="preserve">Mensual </w:t>
                  </w:r>
                </w:p>
                <w:p w14:paraId="2E105518"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(mes vencido)</w:t>
                  </w:r>
                </w:p>
              </w:tc>
              <w:tc>
                <w:tcPr>
                  <w:tcW w:w="1702" w:type="dxa"/>
                  <w:vAlign w:val="center"/>
                </w:tcPr>
                <w:p w14:paraId="439D403A"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5B435E" w:rsidRPr="006145DB" w14:paraId="2AE6B5CC" w14:textId="77777777" w:rsidTr="004D74B7">
              <w:trPr>
                <w:trHeight w:val="300"/>
              </w:trPr>
              <w:tc>
                <w:tcPr>
                  <w:tcW w:w="2722" w:type="dxa"/>
                  <w:vMerge/>
                  <w:vAlign w:val="center"/>
                </w:tcPr>
                <w:p w14:paraId="12C6035D" w14:textId="77777777" w:rsidR="00693E35" w:rsidRPr="006145DB" w:rsidRDefault="00693E35" w:rsidP="000343B6">
                  <w:pPr>
                    <w:tabs>
                      <w:tab w:val="left" w:pos="709"/>
                    </w:tabs>
                    <w:contextualSpacing/>
                    <w:jc w:val="both"/>
                    <w:rPr>
                      <w:rFonts w:eastAsia="Arial" w:cs="Arial"/>
                      <w:sz w:val="16"/>
                      <w:szCs w:val="16"/>
                    </w:rPr>
                  </w:pPr>
                </w:p>
              </w:tc>
              <w:tc>
                <w:tcPr>
                  <w:tcW w:w="1560" w:type="dxa"/>
                  <w:vAlign w:val="center"/>
                </w:tcPr>
                <w:p w14:paraId="517BC115" w14:textId="77777777" w:rsidR="00693E35" w:rsidRPr="006145DB" w:rsidRDefault="00693E35" w:rsidP="000343B6">
                  <w:pPr>
                    <w:tabs>
                      <w:tab w:val="left" w:pos="709"/>
                    </w:tabs>
                    <w:contextualSpacing/>
                    <w:jc w:val="center"/>
                    <w:rPr>
                      <w:rFonts w:eastAsia="Arial" w:cs="Arial"/>
                      <w:sz w:val="16"/>
                      <w:szCs w:val="16"/>
                    </w:rPr>
                  </w:pPr>
                  <w:r w:rsidRPr="006145DB">
                    <w:rPr>
                      <w:rFonts w:cs="Arial"/>
                      <w:sz w:val="16"/>
                      <w:szCs w:val="16"/>
                      <w:lang w:eastAsia="es-CO"/>
                    </w:rPr>
                    <w:t>Base Maestra</w:t>
                  </w:r>
                </w:p>
              </w:tc>
              <w:tc>
                <w:tcPr>
                  <w:tcW w:w="1417" w:type="dxa"/>
                  <w:vAlign w:val="center"/>
                </w:tcPr>
                <w:p w14:paraId="13AB1940"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Mensual</w:t>
                  </w:r>
                </w:p>
              </w:tc>
              <w:tc>
                <w:tcPr>
                  <w:tcW w:w="1702" w:type="dxa"/>
                  <w:vAlign w:val="center"/>
                </w:tcPr>
                <w:p w14:paraId="25F45ED4"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5B435E" w:rsidRPr="006145DB" w14:paraId="7110BC79" w14:textId="77777777" w:rsidTr="004D74B7">
              <w:trPr>
                <w:trHeight w:val="300"/>
              </w:trPr>
              <w:tc>
                <w:tcPr>
                  <w:tcW w:w="2722" w:type="dxa"/>
                  <w:vMerge w:val="restart"/>
                  <w:vAlign w:val="center"/>
                </w:tcPr>
                <w:p w14:paraId="6FD91139" w14:textId="77777777" w:rsidR="00693E35" w:rsidRPr="006145DB" w:rsidRDefault="00693E35" w:rsidP="000343B6">
                  <w:pPr>
                    <w:tabs>
                      <w:tab w:val="left" w:pos="709"/>
                    </w:tabs>
                    <w:contextualSpacing/>
                    <w:jc w:val="both"/>
                    <w:rPr>
                      <w:rFonts w:eastAsia="Arial" w:cs="Arial"/>
                      <w:sz w:val="16"/>
                      <w:szCs w:val="16"/>
                      <w:lang w:eastAsia="es-CO"/>
                    </w:rPr>
                  </w:pPr>
                  <w:r w:rsidRPr="006145DB">
                    <w:rPr>
                      <w:rFonts w:eastAsia="Arial" w:cs="Arial"/>
                      <w:sz w:val="16"/>
                      <w:szCs w:val="16"/>
                    </w:rPr>
                    <w:t>Persona en situación de pobreza moderada, clasificación B1 hasta B7.</w:t>
                  </w:r>
                </w:p>
              </w:tc>
              <w:tc>
                <w:tcPr>
                  <w:tcW w:w="1560" w:type="dxa"/>
                  <w:vAlign w:val="center"/>
                </w:tcPr>
                <w:p w14:paraId="7576A7CC" w14:textId="77777777" w:rsidR="00693E35" w:rsidRPr="006145DB" w:rsidRDefault="00693E35" w:rsidP="000343B6">
                  <w:pPr>
                    <w:tabs>
                      <w:tab w:val="left" w:pos="709"/>
                    </w:tabs>
                    <w:contextualSpacing/>
                    <w:jc w:val="center"/>
                    <w:rPr>
                      <w:rFonts w:eastAsia="Arial" w:cs="Arial"/>
                      <w:sz w:val="16"/>
                      <w:szCs w:val="16"/>
                      <w:lang w:eastAsia="es-CO"/>
                    </w:rPr>
                  </w:pPr>
                  <w:r w:rsidRPr="006145DB">
                    <w:rPr>
                      <w:rFonts w:eastAsia="Arial" w:cs="Arial"/>
                      <w:sz w:val="16"/>
                      <w:szCs w:val="16"/>
                    </w:rPr>
                    <w:t>SISBÉN IV de Bogotá</w:t>
                  </w:r>
                </w:p>
              </w:tc>
              <w:tc>
                <w:tcPr>
                  <w:tcW w:w="1417" w:type="dxa"/>
                  <w:vAlign w:val="center"/>
                </w:tcPr>
                <w:p w14:paraId="6410331F" w14:textId="77777777" w:rsidR="00693E35" w:rsidRPr="006145DB" w:rsidRDefault="00693E35" w:rsidP="000343B6">
                  <w:pPr>
                    <w:jc w:val="center"/>
                    <w:rPr>
                      <w:rFonts w:eastAsia="Arial" w:cs="Arial"/>
                      <w:sz w:val="16"/>
                      <w:szCs w:val="16"/>
                    </w:rPr>
                  </w:pPr>
                  <w:r w:rsidRPr="006145DB">
                    <w:rPr>
                      <w:rFonts w:eastAsia="Arial" w:cs="Arial"/>
                      <w:sz w:val="16"/>
                      <w:szCs w:val="16"/>
                    </w:rPr>
                    <w:t>Mensual</w:t>
                  </w:r>
                </w:p>
                <w:p w14:paraId="5C860965"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(mes vencido)</w:t>
                  </w:r>
                </w:p>
              </w:tc>
              <w:tc>
                <w:tcPr>
                  <w:tcW w:w="1702" w:type="dxa"/>
                  <w:vAlign w:val="center"/>
                </w:tcPr>
                <w:p w14:paraId="1D235F6E"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5B435E" w:rsidRPr="006145DB" w14:paraId="6A882BE5" w14:textId="77777777" w:rsidTr="004D74B7">
              <w:trPr>
                <w:trHeight w:val="300"/>
              </w:trPr>
              <w:tc>
                <w:tcPr>
                  <w:tcW w:w="2722" w:type="dxa"/>
                  <w:vMerge/>
                  <w:vAlign w:val="center"/>
                </w:tcPr>
                <w:p w14:paraId="2A1B7308" w14:textId="77777777" w:rsidR="00693E35" w:rsidRPr="006145DB" w:rsidRDefault="00693E35" w:rsidP="000343B6">
                  <w:pPr>
                    <w:tabs>
                      <w:tab w:val="left" w:pos="709"/>
                    </w:tabs>
                    <w:contextualSpacing/>
                    <w:jc w:val="both"/>
                    <w:rPr>
                      <w:rFonts w:eastAsia="Arial" w:cs="Arial"/>
                      <w:sz w:val="16"/>
                      <w:szCs w:val="16"/>
                    </w:rPr>
                  </w:pPr>
                </w:p>
              </w:tc>
              <w:tc>
                <w:tcPr>
                  <w:tcW w:w="1560" w:type="dxa"/>
                  <w:vAlign w:val="center"/>
                </w:tcPr>
                <w:p w14:paraId="7A18C428" w14:textId="77777777" w:rsidR="00693E35" w:rsidRPr="006145DB" w:rsidRDefault="00693E35" w:rsidP="000343B6">
                  <w:pPr>
                    <w:tabs>
                      <w:tab w:val="left" w:pos="709"/>
                    </w:tabs>
                    <w:contextualSpacing/>
                    <w:jc w:val="center"/>
                    <w:rPr>
                      <w:rFonts w:eastAsia="Arial" w:cs="Arial"/>
                      <w:sz w:val="16"/>
                      <w:szCs w:val="16"/>
                    </w:rPr>
                  </w:pPr>
                  <w:r w:rsidRPr="006145DB">
                    <w:rPr>
                      <w:rFonts w:cs="Arial"/>
                      <w:sz w:val="16"/>
                      <w:szCs w:val="16"/>
                      <w:lang w:eastAsia="es-CO"/>
                    </w:rPr>
                    <w:t>Base Maestra</w:t>
                  </w:r>
                </w:p>
              </w:tc>
              <w:tc>
                <w:tcPr>
                  <w:tcW w:w="1417" w:type="dxa"/>
                  <w:vAlign w:val="center"/>
                </w:tcPr>
                <w:p w14:paraId="232A32F6" w14:textId="77777777" w:rsidR="00693E35" w:rsidRPr="006145DB" w:rsidRDefault="00693E35" w:rsidP="000343B6">
                  <w:pPr>
                    <w:jc w:val="center"/>
                    <w:rPr>
                      <w:rFonts w:eastAsia="Arial" w:cs="Arial"/>
                      <w:sz w:val="16"/>
                      <w:szCs w:val="16"/>
                    </w:rPr>
                  </w:pPr>
                  <w:r w:rsidRPr="006145DB">
                    <w:rPr>
                      <w:rFonts w:eastAsia="Arial" w:cs="Arial"/>
                      <w:sz w:val="16"/>
                      <w:szCs w:val="16"/>
                    </w:rPr>
                    <w:t>Mensual</w:t>
                  </w:r>
                </w:p>
              </w:tc>
              <w:tc>
                <w:tcPr>
                  <w:tcW w:w="1702" w:type="dxa"/>
                  <w:vAlign w:val="center"/>
                </w:tcPr>
                <w:p w14:paraId="24F1C7BC"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5B435E" w:rsidRPr="006145DB" w14:paraId="6CF557E5" w14:textId="77777777" w:rsidTr="004D74B7">
              <w:trPr>
                <w:trHeight w:val="300"/>
              </w:trPr>
              <w:tc>
                <w:tcPr>
                  <w:tcW w:w="2722" w:type="dxa"/>
                  <w:vMerge w:val="restart"/>
                  <w:vAlign w:val="center"/>
                </w:tcPr>
                <w:p w14:paraId="0508DDAA" w14:textId="77777777" w:rsidR="00693E35" w:rsidRPr="006145DB" w:rsidRDefault="00693E35" w:rsidP="000343B6">
                  <w:pPr>
                    <w:tabs>
                      <w:tab w:val="left" w:pos="709"/>
                    </w:tabs>
                    <w:contextualSpacing/>
                    <w:jc w:val="both"/>
                    <w:rPr>
                      <w:rFonts w:eastAsia="Arial" w:cs="Arial"/>
                      <w:sz w:val="16"/>
                      <w:szCs w:val="18"/>
                    </w:rPr>
                  </w:pPr>
                  <w:r w:rsidRPr="006145DB">
                    <w:rPr>
                      <w:rFonts w:eastAsia="Arial" w:cs="Arial"/>
                      <w:sz w:val="16"/>
                      <w:szCs w:val="18"/>
                    </w:rPr>
                    <w:t>Persona en situación de vulnerabilidad por inseguridad alimentaria, clasificación C1 hasta C9.</w:t>
                  </w:r>
                </w:p>
              </w:tc>
              <w:tc>
                <w:tcPr>
                  <w:tcW w:w="1560" w:type="dxa"/>
                  <w:vAlign w:val="center"/>
                </w:tcPr>
                <w:p w14:paraId="402C84B2"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SISBÉN IV de Bogotá.  ,</w:t>
                  </w:r>
                </w:p>
              </w:tc>
              <w:tc>
                <w:tcPr>
                  <w:tcW w:w="1417" w:type="dxa"/>
                  <w:vAlign w:val="center"/>
                </w:tcPr>
                <w:p w14:paraId="06EB7483" w14:textId="77777777" w:rsidR="00693E35" w:rsidRPr="006145DB" w:rsidRDefault="00693E35" w:rsidP="000343B6">
                  <w:pPr>
                    <w:jc w:val="center"/>
                    <w:rPr>
                      <w:rFonts w:eastAsia="Arial" w:cs="Arial"/>
                      <w:sz w:val="16"/>
                      <w:szCs w:val="18"/>
                    </w:rPr>
                  </w:pPr>
                  <w:r w:rsidRPr="006145DB">
                    <w:rPr>
                      <w:rFonts w:eastAsia="Arial" w:cs="Arial"/>
                      <w:sz w:val="16"/>
                      <w:szCs w:val="18"/>
                    </w:rPr>
                    <w:t>Mensual</w:t>
                  </w:r>
                </w:p>
                <w:p w14:paraId="11E182E2" w14:textId="77777777" w:rsidR="00693E35" w:rsidRPr="006145DB" w:rsidRDefault="00693E35" w:rsidP="000343B6">
                  <w:pPr>
                    <w:jc w:val="center"/>
                    <w:rPr>
                      <w:rFonts w:eastAsia="Arial" w:cs="Arial"/>
                      <w:sz w:val="16"/>
                      <w:szCs w:val="18"/>
                    </w:rPr>
                  </w:pPr>
                  <w:r w:rsidRPr="006145DB">
                    <w:rPr>
                      <w:rFonts w:eastAsia="Arial" w:cs="Arial"/>
                      <w:sz w:val="16"/>
                      <w:szCs w:val="18"/>
                    </w:rPr>
                    <w:t>(mes vencido)</w:t>
                  </w:r>
                </w:p>
              </w:tc>
              <w:tc>
                <w:tcPr>
                  <w:tcW w:w="1702" w:type="dxa"/>
                  <w:vAlign w:val="center"/>
                </w:tcPr>
                <w:p w14:paraId="1366E1E9"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Secretaría Distrital de Planeación - SDP</w:t>
                  </w:r>
                </w:p>
              </w:tc>
            </w:tr>
            <w:tr w:rsidR="005B435E" w:rsidRPr="006145DB" w14:paraId="139D27EF" w14:textId="77777777" w:rsidTr="004D74B7">
              <w:trPr>
                <w:trHeight w:val="300"/>
              </w:trPr>
              <w:tc>
                <w:tcPr>
                  <w:tcW w:w="2722" w:type="dxa"/>
                  <w:vMerge/>
                  <w:vAlign w:val="center"/>
                </w:tcPr>
                <w:p w14:paraId="1B39EB7F" w14:textId="77777777" w:rsidR="00693E35" w:rsidRPr="006145DB" w:rsidRDefault="00693E35" w:rsidP="000343B6">
                  <w:pPr>
                    <w:tabs>
                      <w:tab w:val="left" w:pos="709"/>
                    </w:tabs>
                    <w:contextualSpacing/>
                    <w:jc w:val="both"/>
                    <w:rPr>
                      <w:rFonts w:eastAsia="Arial" w:cs="Arial"/>
                      <w:sz w:val="20"/>
                      <w:szCs w:val="20"/>
                    </w:rPr>
                  </w:pPr>
                </w:p>
              </w:tc>
              <w:tc>
                <w:tcPr>
                  <w:tcW w:w="1560" w:type="dxa"/>
                  <w:vAlign w:val="center"/>
                </w:tcPr>
                <w:p w14:paraId="180C31FE"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lang w:eastAsia="es-CO"/>
                    </w:rPr>
                    <w:t>Base Maestra</w:t>
                  </w:r>
                </w:p>
              </w:tc>
              <w:tc>
                <w:tcPr>
                  <w:tcW w:w="1417" w:type="dxa"/>
                  <w:vAlign w:val="center"/>
                </w:tcPr>
                <w:p w14:paraId="26E6A25C" w14:textId="77777777" w:rsidR="00693E35" w:rsidRPr="006145DB" w:rsidRDefault="00693E35" w:rsidP="000343B6">
                  <w:pPr>
                    <w:jc w:val="center"/>
                    <w:rPr>
                      <w:rFonts w:eastAsia="Arial" w:cs="Arial"/>
                      <w:sz w:val="16"/>
                      <w:szCs w:val="18"/>
                    </w:rPr>
                  </w:pPr>
                  <w:r w:rsidRPr="006145DB">
                    <w:rPr>
                      <w:rFonts w:eastAsia="Arial" w:cs="Arial"/>
                      <w:sz w:val="16"/>
                      <w:szCs w:val="18"/>
                    </w:rPr>
                    <w:t>Mensual</w:t>
                  </w:r>
                </w:p>
              </w:tc>
              <w:tc>
                <w:tcPr>
                  <w:tcW w:w="1702" w:type="dxa"/>
                  <w:vAlign w:val="center"/>
                </w:tcPr>
                <w:p w14:paraId="78EF6907"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Secretaría Distrital de Planeación - SDP</w:t>
                  </w:r>
                </w:p>
              </w:tc>
            </w:tr>
            <w:bookmarkEnd w:id="121"/>
            <w:tr w:rsidR="005B435E" w:rsidRPr="006145DB" w14:paraId="38E90A16" w14:textId="77777777" w:rsidTr="004D74B7">
              <w:trPr>
                <w:trHeight w:val="300"/>
              </w:trPr>
              <w:tc>
                <w:tcPr>
                  <w:tcW w:w="2722" w:type="dxa"/>
                  <w:vAlign w:val="center"/>
                </w:tcPr>
                <w:p w14:paraId="0F11AF01" w14:textId="77777777" w:rsidR="00693E35" w:rsidRPr="006145DB" w:rsidRDefault="00693E35" w:rsidP="000343B6">
                  <w:pPr>
                    <w:tabs>
                      <w:tab w:val="left" w:pos="709"/>
                    </w:tabs>
                    <w:contextualSpacing/>
                    <w:jc w:val="both"/>
                    <w:rPr>
                      <w:rFonts w:cs="Arial"/>
                      <w:sz w:val="16"/>
                      <w:szCs w:val="18"/>
                      <w:lang w:eastAsia="es-CO"/>
                    </w:rPr>
                  </w:pPr>
                  <w:r w:rsidRPr="006145DB">
                    <w:rPr>
                      <w:rFonts w:cs="Arial"/>
                      <w:sz w:val="16"/>
                      <w:szCs w:val="18"/>
                      <w:shd w:val="clear" w:color="auto" w:fill="FFFFFF"/>
                    </w:rPr>
                    <w:t>Persona Indígena o– Rrom - Gitano</w:t>
                  </w:r>
                  <w:r w:rsidRPr="006145DB">
                    <w:rPr>
                      <w:rFonts w:cs="Arial"/>
                      <w:sz w:val="16"/>
                      <w:szCs w:val="18"/>
                    </w:rPr>
                    <w:t>,</w:t>
                  </w:r>
                  <w:r w:rsidRPr="006145DB">
                    <w:rPr>
                      <w:rFonts w:cs="Arial"/>
                      <w:sz w:val="16"/>
                      <w:szCs w:val="18"/>
                      <w:shd w:val="clear" w:color="auto" w:fill="FFFFFF"/>
                    </w:rPr>
                    <w:t xml:space="preserve"> registrada en los listados oficiales avalados por entidad gubernamental competente o listados enviados por las instancias de representación y participación de comunidades étnicas a la entidad distrital competente.</w:t>
                  </w:r>
                </w:p>
              </w:tc>
              <w:tc>
                <w:tcPr>
                  <w:tcW w:w="1560" w:type="dxa"/>
                  <w:vAlign w:val="center"/>
                </w:tcPr>
                <w:p w14:paraId="34736F2A"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shd w:val="clear" w:color="auto" w:fill="FFFFFF"/>
                    </w:rPr>
                    <w:t>Censos oficiales de comunidades étnicas: Indígena Cabildos reconocidos en la ciudad de Bogotá y Rrom Gitano</w:t>
                  </w:r>
                </w:p>
              </w:tc>
              <w:tc>
                <w:tcPr>
                  <w:tcW w:w="1417" w:type="dxa"/>
                  <w:vAlign w:val="center"/>
                </w:tcPr>
                <w:p w14:paraId="4B7C61C5"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2021</w:t>
                  </w:r>
                  <w:r w:rsidRPr="006145DB">
                    <w:rPr>
                      <w:rFonts w:cs="Arial"/>
                      <w:sz w:val="16"/>
                    </w:rPr>
                    <w:br/>
                  </w:r>
                  <w:r w:rsidRPr="006145DB">
                    <w:rPr>
                      <w:rFonts w:eastAsia="Arial" w:cs="Arial"/>
                      <w:sz w:val="16"/>
                      <w:szCs w:val="18"/>
                    </w:rPr>
                    <w:t>Entrega única</w:t>
                  </w:r>
                </w:p>
              </w:tc>
              <w:tc>
                <w:tcPr>
                  <w:tcW w:w="1702" w:type="dxa"/>
                  <w:vAlign w:val="center"/>
                </w:tcPr>
                <w:p w14:paraId="7DBF8F4A"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Ministerio del Interior</w:t>
                  </w:r>
                </w:p>
              </w:tc>
            </w:tr>
            <w:tr w:rsidR="005B435E" w:rsidRPr="006145DB" w14:paraId="7B3F8B5D" w14:textId="77777777" w:rsidTr="004D74B7">
              <w:trPr>
                <w:trHeight w:val="300"/>
              </w:trPr>
              <w:tc>
                <w:tcPr>
                  <w:tcW w:w="2722" w:type="dxa"/>
                  <w:vAlign w:val="center"/>
                </w:tcPr>
                <w:p w14:paraId="5F34BFBD" w14:textId="77777777" w:rsidR="00693E35" w:rsidRPr="006145DB" w:rsidRDefault="00693E35" w:rsidP="000343B6">
                  <w:pPr>
                    <w:tabs>
                      <w:tab w:val="left" w:pos="709"/>
                    </w:tabs>
                    <w:contextualSpacing/>
                    <w:jc w:val="both"/>
                    <w:rPr>
                      <w:rFonts w:cs="Arial"/>
                      <w:sz w:val="16"/>
                      <w:szCs w:val="18"/>
                      <w:lang w:eastAsia="es-CO"/>
                    </w:rPr>
                  </w:pPr>
                  <w:r w:rsidRPr="006145DB">
                    <w:rPr>
                      <w:rFonts w:cs="Arial"/>
                      <w:sz w:val="16"/>
                      <w:szCs w:val="18"/>
                      <w:shd w:val="clear" w:color="auto" w:fill="FFFFFF"/>
                    </w:rPr>
                    <w:t>Persona Indígena, registrada en los listados oficiales avalados por entidad gubernamental competente o listados enviados por las instancias de representación y participación de comunidades étnicas a la entidad distrital competente.</w:t>
                  </w:r>
                </w:p>
              </w:tc>
              <w:tc>
                <w:tcPr>
                  <w:tcW w:w="1560" w:type="dxa"/>
                  <w:vAlign w:val="center"/>
                </w:tcPr>
                <w:p w14:paraId="05AC9606" w14:textId="77777777" w:rsidR="00693E35" w:rsidRPr="006145DB" w:rsidRDefault="00693E35" w:rsidP="000343B6">
                  <w:pPr>
                    <w:jc w:val="center"/>
                    <w:textAlignment w:val="baseline"/>
                    <w:rPr>
                      <w:rFonts w:eastAsia="Arial" w:cs="Arial"/>
                      <w:sz w:val="16"/>
                      <w:szCs w:val="18"/>
                    </w:rPr>
                  </w:pPr>
                  <w:r w:rsidRPr="006145DB">
                    <w:rPr>
                      <w:rFonts w:eastAsia="Arial" w:cs="Arial"/>
                      <w:sz w:val="16"/>
                      <w:szCs w:val="18"/>
                    </w:rPr>
                    <w:t>Listados enviados por las instancias de</w:t>
                  </w:r>
                </w:p>
                <w:p w14:paraId="490407EC" w14:textId="77777777" w:rsidR="00693E35" w:rsidRPr="006145DB" w:rsidRDefault="00693E35" w:rsidP="000343B6">
                  <w:pPr>
                    <w:jc w:val="center"/>
                    <w:textAlignment w:val="baseline"/>
                    <w:rPr>
                      <w:rFonts w:eastAsia="Arial" w:cs="Arial"/>
                      <w:sz w:val="16"/>
                      <w:szCs w:val="18"/>
                    </w:rPr>
                  </w:pPr>
                  <w:r w:rsidRPr="006145DB">
                    <w:rPr>
                      <w:rFonts w:eastAsia="Arial" w:cs="Arial"/>
                      <w:sz w:val="16"/>
                      <w:szCs w:val="18"/>
                    </w:rPr>
                    <w:t>representación y participación de</w:t>
                  </w:r>
                </w:p>
                <w:p w14:paraId="3AB0B4DD"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cabildos indígenas en Bogotá.</w:t>
                  </w:r>
                </w:p>
              </w:tc>
              <w:tc>
                <w:tcPr>
                  <w:tcW w:w="1417" w:type="dxa"/>
                  <w:vAlign w:val="center"/>
                </w:tcPr>
                <w:p w14:paraId="28174ABE"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No Disponible</w:t>
                  </w:r>
                </w:p>
              </w:tc>
              <w:tc>
                <w:tcPr>
                  <w:tcW w:w="1702" w:type="dxa"/>
                  <w:vAlign w:val="center"/>
                </w:tcPr>
                <w:p w14:paraId="209B274D"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ptos" w:cs="Arial"/>
                      <w:sz w:val="16"/>
                      <w:szCs w:val="18"/>
                    </w:rPr>
                    <w:t>Dirección de Asuntos Étnicos. Secretaría Distrital de Gobierno</w:t>
                  </w:r>
                </w:p>
              </w:tc>
            </w:tr>
            <w:tr w:rsidR="005B435E" w:rsidRPr="006145DB" w14:paraId="0313E5E0" w14:textId="77777777" w:rsidTr="004D74B7">
              <w:trPr>
                <w:trHeight w:val="300"/>
              </w:trPr>
              <w:tc>
                <w:tcPr>
                  <w:tcW w:w="2722" w:type="dxa"/>
                  <w:vAlign w:val="center"/>
                </w:tcPr>
                <w:p w14:paraId="4FD2592F" w14:textId="77777777" w:rsidR="00693E35" w:rsidRPr="006145DB" w:rsidRDefault="00693E35" w:rsidP="000343B6">
                  <w:pPr>
                    <w:tabs>
                      <w:tab w:val="left" w:pos="709"/>
                    </w:tabs>
                    <w:contextualSpacing/>
                    <w:jc w:val="both"/>
                    <w:rPr>
                      <w:rFonts w:cs="Arial"/>
                      <w:sz w:val="16"/>
                      <w:szCs w:val="18"/>
                      <w:shd w:val="clear" w:color="auto" w:fill="FFFFFF"/>
                    </w:rPr>
                  </w:pPr>
                  <w:r w:rsidRPr="006145DB">
                    <w:rPr>
                      <w:rFonts w:cs="Arial"/>
                      <w:sz w:val="16"/>
                      <w:szCs w:val="18"/>
                      <w:shd w:val="clear" w:color="auto" w:fill="FFFFFF"/>
                    </w:rPr>
                    <w:t>Persona Afrocolombiana, registrada en los listados oficiales avalados por entidad gubernamental competente o listados enviados por las instancias de representación y participación de comunidades étnicas a la entidad distrital competente.</w:t>
                  </w:r>
                </w:p>
              </w:tc>
              <w:tc>
                <w:tcPr>
                  <w:tcW w:w="1560" w:type="dxa"/>
                  <w:vAlign w:val="center"/>
                </w:tcPr>
                <w:p w14:paraId="53B43737" w14:textId="77777777" w:rsidR="00693E35" w:rsidRPr="006145DB" w:rsidRDefault="00693E35" w:rsidP="000343B6">
                  <w:pPr>
                    <w:jc w:val="center"/>
                    <w:textAlignment w:val="baseline"/>
                    <w:rPr>
                      <w:rFonts w:eastAsia="Arial" w:cs="Arial"/>
                      <w:sz w:val="16"/>
                      <w:szCs w:val="18"/>
                    </w:rPr>
                  </w:pPr>
                  <w:r w:rsidRPr="006145DB">
                    <w:rPr>
                      <w:rFonts w:cs="Arial"/>
                      <w:sz w:val="16"/>
                      <w:szCs w:val="18"/>
                      <w:shd w:val="clear" w:color="auto" w:fill="FFFFFF"/>
                    </w:rPr>
                    <w:t>Listados enviados por las instancias de representación y participación de comunidades Negras, Afrocolombianas en Bogotá.</w:t>
                  </w:r>
                </w:p>
              </w:tc>
              <w:tc>
                <w:tcPr>
                  <w:tcW w:w="1417" w:type="dxa"/>
                  <w:vAlign w:val="center"/>
                </w:tcPr>
                <w:p w14:paraId="43B71C56"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shd w:val="clear" w:color="auto" w:fill="FFFFFF"/>
                    </w:rPr>
                    <w:t>No disponible</w:t>
                  </w:r>
                </w:p>
              </w:tc>
              <w:tc>
                <w:tcPr>
                  <w:tcW w:w="1702" w:type="dxa"/>
                  <w:vAlign w:val="center"/>
                </w:tcPr>
                <w:p w14:paraId="62C6E389" w14:textId="77777777" w:rsidR="00693E35" w:rsidRPr="006145DB" w:rsidRDefault="00693E35" w:rsidP="000343B6">
                  <w:pPr>
                    <w:tabs>
                      <w:tab w:val="left" w:pos="709"/>
                    </w:tabs>
                    <w:contextualSpacing/>
                    <w:jc w:val="center"/>
                    <w:rPr>
                      <w:rFonts w:eastAsia="Aptos" w:cs="Arial"/>
                      <w:sz w:val="16"/>
                      <w:szCs w:val="18"/>
                    </w:rPr>
                  </w:pPr>
                  <w:r w:rsidRPr="006145DB">
                    <w:rPr>
                      <w:rFonts w:cs="Arial"/>
                      <w:sz w:val="16"/>
                      <w:szCs w:val="18"/>
                      <w:shd w:val="clear" w:color="auto" w:fill="FFFFFF"/>
                    </w:rPr>
                    <w:t>Dirección de Asuntos Étnicos. Secretaría Distrital de Gobierno</w:t>
                  </w:r>
                </w:p>
              </w:tc>
            </w:tr>
            <w:tr w:rsidR="005B435E" w:rsidRPr="006145DB" w14:paraId="6CFB4C4C" w14:textId="77777777" w:rsidTr="004D74B7">
              <w:trPr>
                <w:trHeight w:val="300"/>
              </w:trPr>
              <w:tc>
                <w:tcPr>
                  <w:tcW w:w="2722" w:type="dxa"/>
                  <w:vAlign w:val="center"/>
                </w:tcPr>
                <w:p w14:paraId="2D667374" w14:textId="77777777" w:rsidR="00693E35" w:rsidRPr="006145DB" w:rsidRDefault="00693E35" w:rsidP="000343B6">
                  <w:pPr>
                    <w:tabs>
                      <w:tab w:val="left" w:pos="709"/>
                    </w:tabs>
                    <w:contextualSpacing/>
                    <w:jc w:val="both"/>
                    <w:rPr>
                      <w:rFonts w:cs="Arial"/>
                      <w:sz w:val="16"/>
                      <w:szCs w:val="18"/>
                      <w:shd w:val="clear" w:color="auto" w:fill="FFFFFF"/>
                    </w:rPr>
                  </w:pPr>
                  <w:r w:rsidRPr="006145DB">
                    <w:rPr>
                      <w:rFonts w:cs="Arial"/>
                      <w:sz w:val="16"/>
                      <w:szCs w:val="18"/>
                    </w:rPr>
                    <w:t>Persona Rrom o Gitana registrada en los listados oficiales avalados por entidad gubernamental competente o listados enviados por las instancias de representación y participación de comunidades étnicas a la entidad distrital competente.</w:t>
                  </w:r>
                </w:p>
              </w:tc>
              <w:tc>
                <w:tcPr>
                  <w:tcW w:w="1560" w:type="dxa"/>
                  <w:vAlign w:val="center"/>
                </w:tcPr>
                <w:p w14:paraId="4E680202" w14:textId="77777777" w:rsidR="00693E35" w:rsidRPr="006145DB" w:rsidRDefault="00693E35" w:rsidP="000343B6">
                  <w:pPr>
                    <w:jc w:val="center"/>
                    <w:textAlignment w:val="baseline"/>
                    <w:rPr>
                      <w:rFonts w:eastAsia="Arial" w:cs="Arial"/>
                      <w:sz w:val="16"/>
                      <w:szCs w:val="18"/>
                    </w:rPr>
                  </w:pPr>
                  <w:r w:rsidRPr="006145DB">
                    <w:rPr>
                      <w:rFonts w:cs="Arial"/>
                      <w:sz w:val="16"/>
                      <w:szCs w:val="18"/>
                      <w:shd w:val="clear" w:color="auto" w:fill="FFFFFF"/>
                    </w:rPr>
                    <w:t>Listados enviados por las instancias de representación y participación de comunidad Rrom o Gitana en Bogotá</w:t>
                  </w:r>
                </w:p>
              </w:tc>
              <w:tc>
                <w:tcPr>
                  <w:tcW w:w="1417" w:type="dxa"/>
                  <w:vAlign w:val="center"/>
                </w:tcPr>
                <w:p w14:paraId="0721E18B"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shd w:val="clear" w:color="auto" w:fill="FFFFFF"/>
                    </w:rPr>
                    <w:t>No disponible</w:t>
                  </w:r>
                </w:p>
              </w:tc>
              <w:tc>
                <w:tcPr>
                  <w:tcW w:w="1702" w:type="dxa"/>
                  <w:vAlign w:val="center"/>
                </w:tcPr>
                <w:p w14:paraId="39D64AAB" w14:textId="77777777" w:rsidR="00693E35" w:rsidRPr="006145DB" w:rsidRDefault="00693E35" w:rsidP="000343B6">
                  <w:pPr>
                    <w:tabs>
                      <w:tab w:val="left" w:pos="709"/>
                    </w:tabs>
                    <w:contextualSpacing/>
                    <w:jc w:val="center"/>
                    <w:rPr>
                      <w:rFonts w:eastAsia="Aptos" w:cs="Arial"/>
                      <w:sz w:val="16"/>
                      <w:szCs w:val="18"/>
                    </w:rPr>
                  </w:pPr>
                  <w:r w:rsidRPr="006145DB">
                    <w:rPr>
                      <w:rFonts w:cs="Arial"/>
                      <w:sz w:val="16"/>
                      <w:szCs w:val="18"/>
                      <w:shd w:val="clear" w:color="auto" w:fill="FFFFFF"/>
                    </w:rPr>
                    <w:t>Dirección de Asuntos Étnicos.  Secretaría Distrital de Gobierno</w:t>
                  </w:r>
                </w:p>
              </w:tc>
            </w:tr>
            <w:tr w:rsidR="005B435E" w:rsidRPr="006145DB" w14:paraId="26E2DA65" w14:textId="77777777" w:rsidTr="004D74B7">
              <w:trPr>
                <w:trHeight w:val="300"/>
              </w:trPr>
              <w:tc>
                <w:tcPr>
                  <w:tcW w:w="2722" w:type="dxa"/>
                  <w:vAlign w:val="center"/>
                </w:tcPr>
                <w:p w14:paraId="7FAAF911" w14:textId="77777777" w:rsidR="00693E35" w:rsidRPr="006145DB" w:rsidRDefault="00693E35" w:rsidP="000343B6">
                  <w:pPr>
                    <w:tabs>
                      <w:tab w:val="left" w:pos="709"/>
                    </w:tabs>
                    <w:contextualSpacing/>
                    <w:jc w:val="both"/>
                    <w:rPr>
                      <w:rFonts w:cs="Arial"/>
                      <w:sz w:val="16"/>
                      <w:szCs w:val="18"/>
                      <w:shd w:val="clear" w:color="auto" w:fill="FFFFFF"/>
                    </w:rPr>
                  </w:pPr>
                  <w:r w:rsidRPr="006145DB">
                    <w:rPr>
                      <w:rFonts w:cs="Arial"/>
                      <w:sz w:val="16"/>
                      <w:szCs w:val="18"/>
                    </w:rPr>
                    <w:t>Persona Palenquera registrada en los listados oficiales avalados por entidad gubernamental competente o listados enviados por las instancias de representación y participación de comunidades étnicas a la entidad distrital competente.</w:t>
                  </w:r>
                </w:p>
              </w:tc>
              <w:tc>
                <w:tcPr>
                  <w:tcW w:w="1560" w:type="dxa"/>
                  <w:vAlign w:val="center"/>
                </w:tcPr>
                <w:p w14:paraId="5D21EBF2" w14:textId="77777777" w:rsidR="00693E35" w:rsidRPr="006145DB" w:rsidRDefault="00693E35" w:rsidP="000343B6">
                  <w:pPr>
                    <w:jc w:val="center"/>
                    <w:textAlignment w:val="baseline"/>
                    <w:rPr>
                      <w:rFonts w:eastAsia="Arial" w:cs="Arial"/>
                      <w:sz w:val="16"/>
                      <w:szCs w:val="18"/>
                    </w:rPr>
                  </w:pPr>
                  <w:r w:rsidRPr="006145DB">
                    <w:rPr>
                      <w:rFonts w:cs="Arial"/>
                      <w:sz w:val="16"/>
                      <w:szCs w:val="18"/>
                      <w:shd w:val="clear" w:color="auto" w:fill="FFFFFF"/>
                    </w:rPr>
                    <w:t>Listados enviados por las instancias de representación y participación de comunidades Palenqueras en Bogotá</w:t>
                  </w:r>
                </w:p>
              </w:tc>
              <w:tc>
                <w:tcPr>
                  <w:tcW w:w="1417" w:type="dxa"/>
                  <w:vAlign w:val="center"/>
                </w:tcPr>
                <w:p w14:paraId="79659CF8"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shd w:val="clear" w:color="auto" w:fill="FFFFFF"/>
                    </w:rPr>
                    <w:t>No disponible</w:t>
                  </w:r>
                </w:p>
              </w:tc>
              <w:tc>
                <w:tcPr>
                  <w:tcW w:w="1702" w:type="dxa"/>
                  <w:vAlign w:val="center"/>
                </w:tcPr>
                <w:p w14:paraId="4A43D22D" w14:textId="77777777" w:rsidR="00693E35" w:rsidRPr="006145DB" w:rsidRDefault="00693E35" w:rsidP="000343B6">
                  <w:pPr>
                    <w:tabs>
                      <w:tab w:val="left" w:pos="709"/>
                    </w:tabs>
                    <w:contextualSpacing/>
                    <w:jc w:val="center"/>
                    <w:rPr>
                      <w:rFonts w:cs="Arial"/>
                      <w:sz w:val="16"/>
                      <w:szCs w:val="18"/>
                    </w:rPr>
                  </w:pPr>
                  <w:r w:rsidRPr="006145DB">
                    <w:rPr>
                      <w:rFonts w:cs="Arial"/>
                      <w:sz w:val="16"/>
                      <w:szCs w:val="18"/>
                    </w:rPr>
                    <w:t>Dirección de Asuntos Étnicos.  Secretaría Distrital de Gobierno</w:t>
                  </w:r>
                </w:p>
              </w:tc>
            </w:tr>
            <w:tr w:rsidR="005B435E" w:rsidRPr="006145DB" w14:paraId="7E976D2B" w14:textId="77777777" w:rsidTr="004D74B7">
              <w:trPr>
                <w:trHeight w:val="300"/>
              </w:trPr>
              <w:tc>
                <w:tcPr>
                  <w:tcW w:w="2722" w:type="dxa"/>
                  <w:tcBorders>
                    <w:bottom w:val="single" w:sz="4" w:space="0" w:color="auto"/>
                  </w:tcBorders>
                  <w:vAlign w:val="center"/>
                </w:tcPr>
                <w:p w14:paraId="67E12A8F" w14:textId="77777777" w:rsidR="00693E35" w:rsidRPr="006145DB" w:rsidRDefault="00693E35" w:rsidP="000343B6">
                  <w:pPr>
                    <w:tabs>
                      <w:tab w:val="left" w:pos="709"/>
                    </w:tabs>
                    <w:contextualSpacing/>
                    <w:jc w:val="both"/>
                    <w:rPr>
                      <w:rFonts w:cs="Arial"/>
                      <w:sz w:val="16"/>
                      <w:szCs w:val="18"/>
                      <w:shd w:val="clear" w:color="auto" w:fill="FFFFFF"/>
                    </w:rPr>
                  </w:pPr>
                  <w:r w:rsidRPr="006145DB">
                    <w:rPr>
                      <w:rFonts w:cs="Arial"/>
                      <w:sz w:val="16"/>
                      <w:szCs w:val="18"/>
                    </w:rPr>
                    <w:t>Persona raizal registrada en los listados oficiales avalados por entidad gubernamental competente o listados enviados por las instancias de representación y participación de comunidades étnicas a la entidad distrital competente.</w:t>
                  </w:r>
                </w:p>
              </w:tc>
              <w:tc>
                <w:tcPr>
                  <w:tcW w:w="1560" w:type="dxa"/>
                  <w:tcBorders>
                    <w:bottom w:val="single" w:sz="4" w:space="0" w:color="auto"/>
                  </w:tcBorders>
                  <w:vAlign w:val="center"/>
                </w:tcPr>
                <w:p w14:paraId="442A8FEF" w14:textId="77777777" w:rsidR="00693E35" w:rsidRPr="006145DB" w:rsidRDefault="00693E35" w:rsidP="000343B6">
                  <w:pPr>
                    <w:jc w:val="center"/>
                    <w:textAlignment w:val="baseline"/>
                    <w:rPr>
                      <w:rFonts w:eastAsia="Arial" w:cs="Arial"/>
                      <w:sz w:val="16"/>
                      <w:szCs w:val="18"/>
                    </w:rPr>
                  </w:pPr>
                  <w:r w:rsidRPr="006145DB">
                    <w:rPr>
                      <w:rFonts w:cs="Arial"/>
                      <w:sz w:val="16"/>
                      <w:szCs w:val="18"/>
                      <w:shd w:val="clear" w:color="auto" w:fill="FFFFFF"/>
                    </w:rPr>
                    <w:t>Listados enviados por las instancias de representación y participación de comunidades Raizales en Bogotá</w:t>
                  </w:r>
                </w:p>
              </w:tc>
              <w:tc>
                <w:tcPr>
                  <w:tcW w:w="1417" w:type="dxa"/>
                  <w:tcBorders>
                    <w:bottom w:val="single" w:sz="4" w:space="0" w:color="auto"/>
                  </w:tcBorders>
                  <w:vAlign w:val="center"/>
                </w:tcPr>
                <w:p w14:paraId="2FE09174"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shd w:val="clear" w:color="auto" w:fill="FFFFFF"/>
                    </w:rPr>
                    <w:t>No disponible</w:t>
                  </w:r>
                </w:p>
              </w:tc>
              <w:tc>
                <w:tcPr>
                  <w:tcW w:w="1702" w:type="dxa"/>
                  <w:tcBorders>
                    <w:bottom w:val="single" w:sz="4" w:space="0" w:color="auto"/>
                  </w:tcBorders>
                  <w:vAlign w:val="center"/>
                </w:tcPr>
                <w:p w14:paraId="5538C982" w14:textId="77777777" w:rsidR="00693E35" w:rsidRPr="006145DB" w:rsidRDefault="00693E35" w:rsidP="000343B6">
                  <w:pPr>
                    <w:tabs>
                      <w:tab w:val="left" w:pos="709"/>
                    </w:tabs>
                    <w:contextualSpacing/>
                    <w:jc w:val="center"/>
                    <w:rPr>
                      <w:rFonts w:cs="Arial"/>
                      <w:sz w:val="16"/>
                      <w:szCs w:val="18"/>
                    </w:rPr>
                  </w:pPr>
                  <w:r w:rsidRPr="006145DB">
                    <w:rPr>
                      <w:rFonts w:cs="Arial"/>
                      <w:sz w:val="16"/>
                      <w:szCs w:val="18"/>
                    </w:rPr>
                    <w:t>Dirección de Asuntos Étnicos.  Secretaría Distrital de Gobierno</w:t>
                  </w:r>
                </w:p>
              </w:tc>
            </w:tr>
            <w:tr w:rsidR="005B435E" w:rsidRPr="006145DB" w14:paraId="5F55C816" w14:textId="77777777" w:rsidTr="004D74B7">
              <w:trPr>
                <w:trHeight w:val="300"/>
              </w:trPr>
              <w:tc>
                <w:tcPr>
                  <w:tcW w:w="2722" w:type="dxa"/>
                  <w:tcBorders>
                    <w:bottom w:val="nil"/>
                  </w:tcBorders>
                  <w:vAlign w:val="center"/>
                </w:tcPr>
                <w:p w14:paraId="12440EDF" w14:textId="77777777" w:rsidR="00693E35" w:rsidRPr="006145DB" w:rsidRDefault="00693E35" w:rsidP="000343B6">
                  <w:pPr>
                    <w:tabs>
                      <w:tab w:val="left" w:pos="709"/>
                    </w:tabs>
                    <w:contextualSpacing/>
                    <w:jc w:val="both"/>
                    <w:rPr>
                      <w:rFonts w:cs="Arial"/>
                      <w:sz w:val="16"/>
                      <w:szCs w:val="18"/>
                    </w:rPr>
                  </w:pPr>
                  <w:r w:rsidRPr="006145DB">
                    <w:rPr>
                      <w:rFonts w:cs="Arial"/>
                      <w:sz w:val="16"/>
                      <w:szCs w:val="18"/>
                    </w:rPr>
                    <w:t>Persona que vive en residencias tipo paga diarios.</w:t>
                  </w:r>
                </w:p>
              </w:tc>
              <w:tc>
                <w:tcPr>
                  <w:tcW w:w="1560" w:type="dxa"/>
                  <w:tcBorders>
                    <w:bottom w:val="nil"/>
                  </w:tcBorders>
                  <w:vAlign w:val="center"/>
                </w:tcPr>
                <w:p w14:paraId="57FB4B6A" w14:textId="77777777" w:rsidR="00693E35" w:rsidRPr="006145DB" w:rsidRDefault="00693E35" w:rsidP="000343B6">
                  <w:pPr>
                    <w:jc w:val="center"/>
                    <w:textAlignment w:val="baseline"/>
                    <w:rPr>
                      <w:rFonts w:cs="Arial"/>
                      <w:sz w:val="16"/>
                      <w:szCs w:val="18"/>
                    </w:rPr>
                  </w:pPr>
                  <w:r w:rsidRPr="006145DB">
                    <w:rPr>
                      <w:rFonts w:cs="Arial"/>
                      <w:sz w:val="16"/>
                      <w:szCs w:val="18"/>
                    </w:rPr>
                    <w:t>Base de personas residentes en paga diarios</w:t>
                  </w:r>
                </w:p>
              </w:tc>
              <w:tc>
                <w:tcPr>
                  <w:tcW w:w="1417" w:type="dxa"/>
                  <w:tcBorders>
                    <w:bottom w:val="nil"/>
                  </w:tcBorders>
                  <w:vAlign w:val="center"/>
                </w:tcPr>
                <w:p w14:paraId="5E890982" w14:textId="77777777" w:rsidR="00693E35" w:rsidRPr="006145DB" w:rsidDel="00F879F6"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Vigente</w:t>
                  </w:r>
                </w:p>
              </w:tc>
              <w:tc>
                <w:tcPr>
                  <w:tcW w:w="1702" w:type="dxa"/>
                  <w:tcBorders>
                    <w:bottom w:val="nil"/>
                  </w:tcBorders>
                  <w:vAlign w:val="center"/>
                </w:tcPr>
                <w:p w14:paraId="4A3E9E90" w14:textId="77777777" w:rsidR="00693E35" w:rsidRPr="006145DB" w:rsidDel="00F879F6"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Secretaría Distrital de Planeación - SDP</w:t>
                  </w:r>
                </w:p>
              </w:tc>
            </w:tr>
          </w:tbl>
          <w:p w14:paraId="78E9E2A8" w14:textId="77777777" w:rsidR="00693E35" w:rsidRPr="006145DB" w:rsidRDefault="00693E35" w:rsidP="000343B6">
            <w:pPr>
              <w:tabs>
                <w:tab w:val="left" w:pos="709"/>
              </w:tabs>
              <w:spacing w:line="240" w:lineRule="auto"/>
              <w:contextualSpacing/>
              <w:jc w:val="both"/>
              <w:rPr>
                <w:rFonts w:cs="Arial"/>
                <w:sz w:val="18"/>
                <w:szCs w:val="18"/>
                <w:lang w:eastAsia="es-CO"/>
              </w:rPr>
            </w:pPr>
          </w:p>
        </w:tc>
      </w:tr>
      <w:tr w:rsidR="00693E35" w:rsidRPr="006145DB" w14:paraId="38CFED2D" w14:textId="77777777" w:rsidTr="002C665D">
        <w:trPr>
          <w:trHeight w:val="50"/>
          <w:jc w:val="center"/>
        </w:trPr>
        <w:tc>
          <w:tcPr>
            <w:tcW w:w="1838" w:type="dxa"/>
            <w:vMerge w:val="restart"/>
            <w:tcBorders>
              <w:right w:val="single" w:sz="4" w:space="0" w:color="auto"/>
            </w:tcBorders>
            <w:vAlign w:val="center"/>
          </w:tcPr>
          <w:p w14:paraId="5DBF67B7" w14:textId="77777777" w:rsidR="00693E35" w:rsidRPr="006145DB" w:rsidRDefault="00693E35" w:rsidP="000343B6">
            <w:pPr>
              <w:spacing w:after="0" w:line="240" w:lineRule="auto"/>
              <w:rPr>
                <w:rFonts w:cs="Arial"/>
                <w:sz w:val="20"/>
                <w:szCs w:val="18"/>
                <w:lang w:eastAsia="es-CO"/>
              </w:rPr>
            </w:pPr>
            <w:r w:rsidRPr="006145DB">
              <w:rPr>
                <w:rFonts w:cs="Arial"/>
                <w:sz w:val="20"/>
              </w:rPr>
              <w:br w:type="page"/>
            </w:r>
            <w:r w:rsidRPr="006145DB">
              <w:rPr>
                <w:rFonts w:eastAsia="Arial" w:cs="Arial"/>
                <w:sz w:val="20"/>
                <w:szCs w:val="20"/>
                <w:lang w:eastAsia="es-CO"/>
              </w:rPr>
              <w:t>Criterios de Priorización y Fuentes de Información</w:t>
            </w:r>
          </w:p>
        </w:tc>
        <w:tc>
          <w:tcPr>
            <w:tcW w:w="7655" w:type="dxa"/>
            <w:tcBorders>
              <w:top w:val="single" w:sz="4" w:space="0" w:color="auto"/>
              <w:left w:val="single" w:sz="4" w:space="0" w:color="auto"/>
              <w:bottom w:val="nil"/>
              <w:right w:val="single" w:sz="4" w:space="0" w:color="auto"/>
            </w:tcBorders>
            <w:vAlign w:val="center"/>
          </w:tcPr>
          <w:p w14:paraId="12FAC122" w14:textId="77777777" w:rsidR="00693E35" w:rsidRPr="006145DB" w:rsidRDefault="00693E35" w:rsidP="000343B6">
            <w:pPr>
              <w:tabs>
                <w:tab w:val="left" w:pos="709"/>
              </w:tabs>
              <w:spacing w:line="240" w:lineRule="auto"/>
              <w:contextualSpacing/>
              <w:jc w:val="center"/>
              <w:rPr>
                <w:rFonts w:cs="Arial"/>
                <w:sz w:val="10"/>
                <w:szCs w:val="18"/>
                <w:lang w:eastAsia="es-CO"/>
              </w:rPr>
            </w:pPr>
          </w:p>
        </w:tc>
      </w:tr>
      <w:tr w:rsidR="00693E35" w:rsidRPr="006145DB" w14:paraId="24517183" w14:textId="77777777" w:rsidTr="002C665D">
        <w:trPr>
          <w:trHeight w:val="422"/>
          <w:jc w:val="center"/>
        </w:trPr>
        <w:tc>
          <w:tcPr>
            <w:tcW w:w="1838" w:type="dxa"/>
            <w:vMerge/>
            <w:tcBorders>
              <w:right w:val="single" w:sz="4" w:space="0" w:color="auto"/>
            </w:tcBorders>
            <w:vAlign w:val="center"/>
          </w:tcPr>
          <w:p w14:paraId="1BCA9730" w14:textId="77777777" w:rsidR="00693E35" w:rsidRPr="006145DB" w:rsidRDefault="00693E35" w:rsidP="000343B6">
            <w:pPr>
              <w:spacing w:line="240" w:lineRule="auto"/>
              <w:rPr>
                <w:rFonts w:cs="Arial"/>
                <w:sz w:val="18"/>
                <w:szCs w:val="18"/>
                <w:lang w:eastAsia="es-CO"/>
              </w:rPr>
            </w:pPr>
          </w:p>
        </w:tc>
        <w:tc>
          <w:tcPr>
            <w:tcW w:w="7655" w:type="dxa"/>
            <w:tcBorders>
              <w:top w:val="nil"/>
              <w:left w:val="single" w:sz="4" w:space="0" w:color="auto"/>
              <w:bottom w:val="single" w:sz="4" w:space="0" w:color="auto"/>
            </w:tcBorders>
            <w:vAlign w:val="center"/>
          </w:tcPr>
          <w:tbl>
            <w:tblPr>
              <w:tblStyle w:val="Tablaconcuadrcula"/>
              <w:tblW w:w="7401" w:type="dxa"/>
              <w:tblLayout w:type="fixed"/>
              <w:tblLook w:val="04A0" w:firstRow="1" w:lastRow="0" w:firstColumn="1" w:lastColumn="0" w:noHBand="0" w:noVBand="1"/>
            </w:tblPr>
            <w:tblGrid>
              <w:gridCol w:w="3007"/>
              <w:gridCol w:w="1842"/>
              <w:gridCol w:w="1134"/>
              <w:gridCol w:w="1418"/>
            </w:tblGrid>
            <w:tr w:rsidR="005B435E" w:rsidRPr="006145DB" w14:paraId="6E276DC6" w14:textId="77777777" w:rsidTr="004D74B7">
              <w:trPr>
                <w:trHeight w:val="340"/>
              </w:trPr>
              <w:tc>
                <w:tcPr>
                  <w:tcW w:w="3007" w:type="dxa"/>
                  <w:vAlign w:val="center"/>
                </w:tcPr>
                <w:p w14:paraId="4616DCFC"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Criterios de Priorización</w:t>
                  </w:r>
                </w:p>
              </w:tc>
              <w:tc>
                <w:tcPr>
                  <w:tcW w:w="1842" w:type="dxa"/>
                  <w:vAlign w:val="center"/>
                </w:tcPr>
                <w:p w14:paraId="76289380"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Fuente de Información</w:t>
                  </w:r>
                </w:p>
              </w:tc>
              <w:tc>
                <w:tcPr>
                  <w:tcW w:w="1134" w:type="dxa"/>
                  <w:vAlign w:val="center"/>
                </w:tcPr>
                <w:p w14:paraId="0DAF7B2E"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Periodicidad</w:t>
                  </w:r>
                </w:p>
              </w:tc>
              <w:tc>
                <w:tcPr>
                  <w:tcW w:w="1418" w:type="dxa"/>
                  <w:vAlign w:val="center"/>
                </w:tcPr>
                <w:p w14:paraId="201559EC"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Administrador</w:t>
                  </w:r>
                </w:p>
              </w:tc>
            </w:tr>
            <w:tr w:rsidR="005B435E" w:rsidRPr="006145DB" w14:paraId="77845CA3" w14:textId="77777777" w:rsidTr="004D74B7">
              <w:trPr>
                <w:trHeight w:val="225"/>
              </w:trPr>
              <w:tc>
                <w:tcPr>
                  <w:tcW w:w="3007" w:type="dxa"/>
                </w:tcPr>
                <w:p w14:paraId="79AB4A39" w14:textId="77777777" w:rsidR="00693E35" w:rsidRPr="006145DB" w:rsidRDefault="00693E35" w:rsidP="000343B6">
                  <w:pPr>
                    <w:jc w:val="both"/>
                    <w:rPr>
                      <w:rFonts w:eastAsia="Arial" w:cs="Arial"/>
                      <w:sz w:val="16"/>
                      <w:szCs w:val="18"/>
                    </w:rPr>
                  </w:pPr>
                  <w:r w:rsidRPr="006145DB">
                    <w:rPr>
                      <w:rFonts w:cs="Arial"/>
                      <w:sz w:val="16"/>
                      <w:szCs w:val="18"/>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6145DB">
                    <w:rPr>
                      <w:rFonts w:eastAsia="Arial" w:cs="Arial"/>
                      <w:sz w:val="16"/>
                      <w:szCs w:val="18"/>
                      <w:lang w:val="es"/>
                    </w:rPr>
                    <w:t xml:space="preserve"> </w:t>
                  </w:r>
                </w:p>
              </w:tc>
              <w:tc>
                <w:tcPr>
                  <w:tcW w:w="1842" w:type="dxa"/>
                  <w:vAlign w:val="center"/>
                </w:tcPr>
                <w:p w14:paraId="3B4B724E" w14:textId="77777777" w:rsidR="00693E35" w:rsidRPr="006145DB" w:rsidRDefault="00693E35" w:rsidP="000343B6">
                  <w:pPr>
                    <w:tabs>
                      <w:tab w:val="left" w:pos="709"/>
                    </w:tabs>
                    <w:contextualSpacing/>
                    <w:jc w:val="center"/>
                    <w:rPr>
                      <w:rFonts w:eastAsia="Arial" w:cs="Arial"/>
                      <w:sz w:val="16"/>
                      <w:szCs w:val="18"/>
                      <w:lang w:eastAsia="es-CO"/>
                    </w:rPr>
                  </w:pPr>
                  <w:r w:rsidRPr="006145DB">
                    <w:rPr>
                      <w:rFonts w:eastAsia="Arial" w:cs="Arial"/>
                      <w:sz w:val="16"/>
                      <w:szCs w:val="18"/>
                      <w:lang w:eastAsia="es-CO"/>
                    </w:rPr>
                    <w:t>Registro Único de Victimas – RUV de la Unidad Administrativa Especial para la Atención y Reparación Integral de las Víctimas</w:t>
                  </w:r>
                </w:p>
              </w:tc>
              <w:tc>
                <w:tcPr>
                  <w:tcW w:w="1134" w:type="dxa"/>
                  <w:vAlign w:val="center"/>
                </w:tcPr>
                <w:p w14:paraId="586CEF14" w14:textId="77777777" w:rsidR="00693E35" w:rsidRPr="006145DB" w:rsidRDefault="00693E35" w:rsidP="000343B6">
                  <w:pPr>
                    <w:tabs>
                      <w:tab w:val="left" w:pos="709"/>
                    </w:tabs>
                    <w:contextualSpacing/>
                    <w:jc w:val="center"/>
                    <w:rPr>
                      <w:rFonts w:eastAsia="Arial" w:cs="Arial"/>
                      <w:sz w:val="16"/>
                      <w:szCs w:val="18"/>
                      <w:lang w:eastAsia="es-CO"/>
                    </w:rPr>
                  </w:pPr>
                  <w:r w:rsidRPr="006145DB">
                    <w:rPr>
                      <w:rFonts w:eastAsia="Arial" w:cs="Arial"/>
                      <w:sz w:val="16"/>
                      <w:szCs w:val="18"/>
                      <w:lang w:eastAsia="es-CO"/>
                    </w:rPr>
                    <w:t>Trimestral</w:t>
                  </w:r>
                </w:p>
              </w:tc>
              <w:tc>
                <w:tcPr>
                  <w:tcW w:w="1418" w:type="dxa"/>
                  <w:vAlign w:val="center"/>
                </w:tcPr>
                <w:p w14:paraId="661CBCD0" w14:textId="77777777" w:rsidR="00693E35" w:rsidRPr="006145DB" w:rsidRDefault="00693E35" w:rsidP="000343B6">
                  <w:pPr>
                    <w:jc w:val="center"/>
                    <w:rPr>
                      <w:rFonts w:cs="Arial"/>
                      <w:sz w:val="16"/>
                      <w:szCs w:val="18"/>
                      <w:lang w:eastAsia="es-CO"/>
                    </w:rPr>
                  </w:pPr>
                  <w:r w:rsidRPr="006145DB">
                    <w:rPr>
                      <w:rFonts w:eastAsia="Arial" w:cs="Arial"/>
                      <w:sz w:val="16"/>
                      <w:szCs w:val="18"/>
                      <w:lang w:eastAsia="es-CO"/>
                    </w:rPr>
                    <w:t>Oficina Consejería Distrital de Paz Víctimas y Reconciliación</w:t>
                  </w:r>
                </w:p>
              </w:tc>
            </w:tr>
            <w:tr w:rsidR="005B435E" w:rsidRPr="006145DB" w14:paraId="568E4279" w14:textId="77777777" w:rsidTr="004D74B7">
              <w:trPr>
                <w:trHeight w:val="235"/>
              </w:trPr>
              <w:tc>
                <w:tcPr>
                  <w:tcW w:w="3007" w:type="dxa"/>
                  <w:tcBorders>
                    <w:bottom w:val="single" w:sz="4" w:space="0" w:color="auto"/>
                  </w:tcBorders>
                  <w:vAlign w:val="center"/>
                </w:tcPr>
                <w:p w14:paraId="2BE2DAB1" w14:textId="77777777" w:rsidR="00693E35" w:rsidRPr="006145DB" w:rsidRDefault="00693E35" w:rsidP="000343B6">
                  <w:pPr>
                    <w:tabs>
                      <w:tab w:val="left" w:pos="709"/>
                    </w:tabs>
                    <w:contextualSpacing/>
                    <w:jc w:val="both"/>
                    <w:rPr>
                      <w:rFonts w:cs="Arial"/>
                      <w:sz w:val="16"/>
                      <w:szCs w:val="18"/>
                      <w:lang w:eastAsia="es-CO"/>
                    </w:rPr>
                  </w:pPr>
                  <w:r w:rsidRPr="006145DB">
                    <w:rPr>
                      <w:rFonts w:cs="Arial"/>
                      <w:sz w:val="16"/>
                      <w:szCs w:val="18"/>
                      <w:lang w:eastAsia="es-CO"/>
                    </w:rPr>
                    <w:t>Persona que se identifique como Mujer.</w:t>
                  </w:r>
                </w:p>
              </w:tc>
              <w:tc>
                <w:tcPr>
                  <w:tcW w:w="1842" w:type="dxa"/>
                  <w:tcBorders>
                    <w:bottom w:val="single" w:sz="4" w:space="0" w:color="auto"/>
                  </w:tcBorders>
                  <w:vAlign w:val="center"/>
                </w:tcPr>
                <w:p w14:paraId="38EC8D58"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SISBEN IV de Bogotá</w:t>
                  </w:r>
                </w:p>
              </w:tc>
              <w:tc>
                <w:tcPr>
                  <w:tcW w:w="1134" w:type="dxa"/>
                  <w:tcBorders>
                    <w:bottom w:val="single" w:sz="4" w:space="0" w:color="auto"/>
                  </w:tcBorders>
                  <w:vAlign w:val="center"/>
                </w:tcPr>
                <w:p w14:paraId="65F74906"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 xml:space="preserve">Mensual </w:t>
                  </w:r>
                </w:p>
                <w:p w14:paraId="5AB96623"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(mes vencido)</w:t>
                  </w:r>
                </w:p>
              </w:tc>
              <w:tc>
                <w:tcPr>
                  <w:tcW w:w="1418" w:type="dxa"/>
                  <w:tcBorders>
                    <w:bottom w:val="single" w:sz="4" w:space="0" w:color="auto"/>
                  </w:tcBorders>
                  <w:vAlign w:val="center"/>
                </w:tcPr>
                <w:p w14:paraId="15902954"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Secretaría Distrital de Planeación – SDP</w:t>
                  </w:r>
                </w:p>
              </w:tc>
            </w:tr>
            <w:tr w:rsidR="005B435E" w:rsidRPr="006145DB" w14:paraId="5FFFF1D3" w14:textId="77777777" w:rsidTr="004D74B7">
              <w:trPr>
                <w:trHeight w:val="619"/>
              </w:trPr>
              <w:tc>
                <w:tcPr>
                  <w:tcW w:w="3007" w:type="dxa"/>
                  <w:vMerge w:val="restart"/>
                  <w:vAlign w:val="center"/>
                </w:tcPr>
                <w:p w14:paraId="2A98F652" w14:textId="77777777" w:rsidR="00693E35" w:rsidRPr="006145DB" w:rsidRDefault="00693E35" w:rsidP="000343B6">
                  <w:pPr>
                    <w:tabs>
                      <w:tab w:val="left" w:pos="709"/>
                    </w:tabs>
                    <w:rPr>
                      <w:rFonts w:eastAsia="Arial" w:cs="Arial"/>
                      <w:sz w:val="16"/>
                      <w:szCs w:val="18"/>
                      <w:lang w:val="es"/>
                    </w:rPr>
                  </w:pPr>
                  <w:r w:rsidRPr="006145DB">
                    <w:rPr>
                      <w:rFonts w:eastAsia="Arial" w:cs="Arial"/>
                      <w:sz w:val="16"/>
                      <w:szCs w:val="18"/>
                      <w:lang w:val="es"/>
                    </w:rPr>
                    <w:t>Persona con discapacidad.</w:t>
                  </w:r>
                </w:p>
              </w:tc>
              <w:tc>
                <w:tcPr>
                  <w:tcW w:w="1842" w:type="dxa"/>
                  <w:vAlign w:val="center"/>
                </w:tcPr>
                <w:p w14:paraId="492E83E0" w14:textId="77777777" w:rsidR="00693E35" w:rsidRPr="006145DB" w:rsidRDefault="00693E35" w:rsidP="000343B6">
                  <w:pPr>
                    <w:tabs>
                      <w:tab w:val="left" w:pos="709"/>
                    </w:tabs>
                    <w:jc w:val="center"/>
                    <w:rPr>
                      <w:rFonts w:eastAsia="Arial" w:cs="Arial"/>
                      <w:sz w:val="16"/>
                      <w:szCs w:val="18"/>
                      <w:lang w:val="es"/>
                    </w:rPr>
                  </w:pPr>
                  <w:r w:rsidRPr="006145DB">
                    <w:rPr>
                      <w:rFonts w:eastAsia="Arial" w:cs="Arial"/>
                      <w:sz w:val="16"/>
                      <w:szCs w:val="18"/>
                      <w:lang w:val="es"/>
                    </w:rPr>
                    <w:t>SIRBE</w:t>
                  </w:r>
                </w:p>
              </w:tc>
              <w:tc>
                <w:tcPr>
                  <w:tcW w:w="1134" w:type="dxa"/>
                  <w:vAlign w:val="center"/>
                </w:tcPr>
                <w:p w14:paraId="18860B48" w14:textId="77777777" w:rsidR="00693E35" w:rsidRPr="006145DB" w:rsidRDefault="00693E35" w:rsidP="000343B6">
                  <w:pPr>
                    <w:tabs>
                      <w:tab w:val="left" w:pos="709"/>
                    </w:tabs>
                    <w:jc w:val="center"/>
                    <w:rPr>
                      <w:rFonts w:eastAsia="Arial" w:cs="Arial"/>
                      <w:sz w:val="16"/>
                      <w:szCs w:val="18"/>
                      <w:lang w:val="es"/>
                    </w:rPr>
                  </w:pPr>
                  <w:r w:rsidRPr="006145DB">
                    <w:rPr>
                      <w:rFonts w:eastAsia="Arial" w:cs="Arial"/>
                      <w:sz w:val="16"/>
                      <w:szCs w:val="18"/>
                      <w:lang w:val="es"/>
                    </w:rPr>
                    <w:t>Demanda</w:t>
                  </w:r>
                </w:p>
              </w:tc>
              <w:tc>
                <w:tcPr>
                  <w:tcW w:w="1418" w:type="dxa"/>
                  <w:vAlign w:val="center"/>
                </w:tcPr>
                <w:p w14:paraId="696B9A00" w14:textId="77777777" w:rsidR="00693E35" w:rsidRPr="006145DB" w:rsidRDefault="00693E35" w:rsidP="000343B6">
                  <w:pPr>
                    <w:tabs>
                      <w:tab w:val="left" w:pos="709"/>
                    </w:tabs>
                    <w:jc w:val="center"/>
                    <w:rPr>
                      <w:rFonts w:eastAsia="Arial" w:cs="Arial"/>
                      <w:sz w:val="16"/>
                      <w:szCs w:val="18"/>
                      <w:lang w:val="es"/>
                    </w:rPr>
                  </w:pPr>
                  <w:r w:rsidRPr="006145DB">
                    <w:rPr>
                      <w:rFonts w:eastAsia="Arial" w:cs="Arial"/>
                      <w:sz w:val="16"/>
                      <w:szCs w:val="18"/>
                      <w:lang w:val="es"/>
                    </w:rPr>
                    <w:t>Secretaría Distrital de Integración Social - SDIS</w:t>
                  </w:r>
                </w:p>
              </w:tc>
            </w:tr>
            <w:tr w:rsidR="005B435E" w:rsidRPr="006145DB" w14:paraId="5E382E8D" w14:textId="77777777" w:rsidTr="004D74B7">
              <w:trPr>
                <w:trHeight w:val="833"/>
              </w:trPr>
              <w:tc>
                <w:tcPr>
                  <w:tcW w:w="3007" w:type="dxa"/>
                  <w:vMerge/>
                  <w:tcBorders>
                    <w:bottom w:val="single" w:sz="4" w:space="0" w:color="auto"/>
                  </w:tcBorders>
                </w:tcPr>
                <w:p w14:paraId="78ED2735" w14:textId="77777777" w:rsidR="00693E35" w:rsidRPr="006145DB" w:rsidRDefault="00693E35" w:rsidP="000343B6">
                  <w:pPr>
                    <w:tabs>
                      <w:tab w:val="left" w:pos="709"/>
                    </w:tabs>
                    <w:jc w:val="both"/>
                    <w:rPr>
                      <w:rFonts w:eastAsia="Arial" w:cs="Arial"/>
                      <w:sz w:val="16"/>
                      <w:szCs w:val="20"/>
                      <w:lang w:val="es"/>
                    </w:rPr>
                  </w:pPr>
                </w:p>
              </w:tc>
              <w:tc>
                <w:tcPr>
                  <w:tcW w:w="1842" w:type="dxa"/>
                  <w:tcBorders>
                    <w:bottom w:val="single" w:sz="4" w:space="0" w:color="auto"/>
                  </w:tcBorders>
                  <w:vAlign w:val="center"/>
                </w:tcPr>
                <w:p w14:paraId="3D060A40" w14:textId="77777777" w:rsidR="00693E35" w:rsidRPr="006145DB" w:rsidRDefault="00693E35" w:rsidP="000343B6">
                  <w:pPr>
                    <w:tabs>
                      <w:tab w:val="left" w:pos="709"/>
                    </w:tabs>
                    <w:jc w:val="center"/>
                    <w:rPr>
                      <w:rFonts w:eastAsia="Arial" w:cs="Arial"/>
                      <w:sz w:val="16"/>
                      <w:szCs w:val="18"/>
                      <w:lang w:val="es"/>
                    </w:rPr>
                  </w:pPr>
                  <w:r w:rsidRPr="006145DB">
                    <w:rPr>
                      <w:rFonts w:cs="Arial"/>
                      <w:sz w:val="16"/>
                      <w:szCs w:val="18"/>
                      <w:lang w:eastAsia="es-CO"/>
                    </w:rPr>
                    <w:t>SISBEN IV de Bogotá</w:t>
                  </w:r>
                </w:p>
              </w:tc>
              <w:tc>
                <w:tcPr>
                  <w:tcW w:w="1134" w:type="dxa"/>
                  <w:tcBorders>
                    <w:bottom w:val="single" w:sz="4" w:space="0" w:color="auto"/>
                  </w:tcBorders>
                  <w:vAlign w:val="center"/>
                </w:tcPr>
                <w:p w14:paraId="2BC4059A" w14:textId="77777777" w:rsidR="00693E35" w:rsidRPr="006145DB" w:rsidRDefault="00693E35" w:rsidP="000343B6">
                  <w:pPr>
                    <w:tabs>
                      <w:tab w:val="left" w:pos="709"/>
                    </w:tabs>
                    <w:jc w:val="center"/>
                    <w:rPr>
                      <w:rFonts w:cs="Arial"/>
                      <w:sz w:val="16"/>
                      <w:szCs w:val="18"/>
                      <w:lang w:eastAsia="es-CO"/>
                    </w:rPr>
                  </w:pPr>
                  <w:r w:rsidRPr="006145DB">
                    <w:rPr>
                      <w:rFonts w:cs="Arial"/>
                      <w:sz w:val="16"/>
                      <w:szCs w:val="18"/>
                      <w:lang w:eastAsia="es-CO"/>
                    </w:rPr>
                    <w:t xml:space="preserve">Mensual </w:t>
                  </w:r>
                </w:p>
                <w:p w14:paraId="1A17C24F" w14:textId="77777777" w:rsidR="00693E35" w:rsidRPr="006145DB" w:rsidRDefault="00693E35" w:rsidP="000343B6">
                  <w:pPr>
                    <w:tabs>
                      <w:tab w:val="left" w:pos="709"/>
                    </w:tabs>
                    <w:jc w:val="center"/>
                    <w:rPr>
                      <w:rFonts w:eastAsia="Arial" w:cs="Arial"/>
                      <w:sz w:val="16"/>
                      <w:szCs w:val="18"/>
                      <w:lang w:val="es"/>
                    </w:rPr>
                  </w:pPr>
                  <w:r w:rsidRPr="006145DB">
                    <w:rPr>
                      <w:rFonts w:cs="Arial"/>
                      <w:sz w:val="16"/>
                      <w:szCs w:val="18"/>
                      <w:lang w:eastAsia="es-CO"/>
                    </w:rPr>
                    <w:t>(mes vencido)</w:t>
                  </w:r>
                </w:p>
              </w:tc>
              <w:tc>
                <w:tcPr>
                  <w:tcW w:w="1418" w:type="dxa"/>
                  <w:tcBorders>
                    <w:bottom w:val="single" w:sz="4" w:space="0" w:color="auto"/>
                  </w:tcBorders>
                  <w:vAlign w:val="center"/>
                </w:tcPr>
                <w:p w14:paraId="1C86109E" w14:textId="77777777" w:rsidR="00693E35" w:rsidRPr="006145DB" w:rsidRDefault="00693E35" w:rsidP="000343B6">
                  <w:pPr>
                    <w:tabs>
                      <w:tab w:val="left" w:pos="709"/>
                    </w:tabs>
                    <w:jc w:val="center"/>
                    <w:rPr>
                      <w:rFonts w:eastAsia="Arial" w:cs="Arial"/>
                      <w:sz w:val="16"/>
                      <w:szCs w:val="18"/>
                      <w:lang w:val="es"/>
                    </w:rPr>
                  </w:pPr>
                  <w:r w:rsidRPr="006145DB">
                    <w:rPr>
                      <w:rFonts w:cs="Arial"/>
                      <w:sz w:val="16"/>
                      <w:szCs w:val="18"/>
                      <w:lang w:eastAsia="es-CO"/>
                    </w:rPr>
                    <w:t>Secretaría Distrital de Planeación – SDP</w:t>
                  </w:r>
                </w:p>
              </w:tc>
            </w:tr>
            <w:tr w:rsidR="005B435E" w:rsidRPr="006145DB" w14:paraId="2F239A48" w14:textId="77777777" w:rsidTr="004D74B7">
              <w:trPr>
                <w:trHeight w:val="235"/>
              </w:trPr>
              <w:tc>
                <w:tcPr>
                  <w:tcW w:w="3007" w:type="dxa"/>
                  <w:tcBorders>
                    <w:top w:val="single" w:sz="4" w:space="0" w:color="auto"/>
                  </w:tcBorders>
                </w:tcPr>
                <w:p w14:paraId="2C5EB70F" w14:textId="5E70D6A9" w:rsidR="00693E35" w:rsidRPr="006145DB" w:rsidRDefault="00693E35" w:rsidP="000343B6">
                  <w:pPr>
                    <w:tabs>
                      <w:tab w:val="left" w:pos="709"/>
                    </w:tabs>
                    <w:contextualSpacing/>
                    <w:jc w:val="both"/>
                    <w:rPr>
                      <w:rFonts w:cs="Arial"/>
                      <w:sz w:val="16"/>
                      <w:szCs w:val="18"/>
                      <w:lang w:eastAsia="es-CO"/>
                    </w:rPr>
                  </w:pPr>
                  <w:r w:rsidRPr="006145DB">
                    <w:rPr>
                      <w:rFonts w:eastAsia="Arial" w:cs="Arial"/>
                      <w:sz w:val="16"/>
                      <w:szCs w:val="18"/>
                      <w:lang w:val="es"/>
                    </w:rPr>
                    <w:t xml:space="preserve">Personas </w:t>
                  </w:r>
                  <w:r w:rsidR="00AE29E8" w:rsidRPr="006145DB">
                    <w:rPr>
                      <w:rFonts w:eastAsia="Arial" w:cs="Arial"/>
                      <w:sz w:val="16"/>
                      <w:szCs w:val="18"/>
                      <w:lang w:val="es"/>
                    </w:rPr>
                    <w:t>A</w:t>
                  </w:r>
                  <w:r w:rsidRPr="006145DB">
                    <w:rPr>
                      <w:rFonts w:eastAsia="Arial" w:cs="Arial"/>
                      <w:sz w:val="16"/>
                      <w:szCs w:val="18"/>
                      <w:lang w:val="es"/>
                    </w:rPr>
                    <w:t>frocolombianas, registradas en los listados oficiales avalados por entidad gubernamental competente o listados enviados por las instancias de representación y participación de comunidades étnicas a la entidad distrital competente.</w:t>
                  </w:r>
                </w:p>
              </w:tc>
              <w:tc>
                <w:tcPr>
                  <w:tcW w:w="1842" w:type="dxa"/>
                  <w:tcBorders>
                    <w:top w:val="single" w:sz="4" w:space="0" w:color="auto"/>
                  </w:tcBorders>
                  <w:vAlign w:val="center"/>
                </w:tcPr>
                <w:p w14:paraId="48A17A23"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lang w:val="es"/>
                    </w:rPr>
                    <w:t>Listados enviados por las instancias de representación y participación de comunidades Negras, Afrocolombianas en Bogotá</w:t>
                  </w:r>
                </w:p>
              </w:tc>
              <w:tc>
                <w:tcPr>
                  <w:tcW w:w="1134" w:type="dxa"/>
                  <w:tcBorders>
                    <w:top w:val="single" w:sz="4" w:space="0" w:color="auto"/>
                  </w:tcBorders>
                  <w:vAlign w:val="center"/>
                </w:tcPr>
                <w:p w14:paraId="75D779B0"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lang w:val="es"/>
                    </w:rPr>
                    <w:t>No disponible</w:t>
                  </w:r>
                </w:p>
              </w:tc>
              <w:tc>
                <w:tcPr>
                  <w:tcW w:w="1418" w:type="dxa"/>
                  <w:tcBorders>
                    <w:top w:val="single" w:sz="4" w:space="0" w:color="auto"/>
                  </w:tcBorders>
                  <w:vAlign w:val="center"/>
                </w:tcPr>
                <w:p w14:paraId="66644122"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rPr>
                    <w:t xml:space="preserve">Dirección de Asuntos Étnicos.  Secretaría Distrital de </w:t>
                  </w:r>
                  <w:r w:rsidRPr="006145DB">
                    <w:rPr>
                      <w:rFonts w:eastAsia="Arial" w:cs="Arial"/>
                      <w:sz w:val="16"/>
                      <w:szCs w:val="18"/>
                      <w:lang w:val="es"/>
                    </w:rPr>
                    <w:t>Gobierno</w:t>
                  </w:r>
                </w:p>
              </w:tc>
            </w:tr>
            <w:tr w:rsidR="005B435E" w:rsidRPr="006145DB" w14:paraId="3DDC2F86" w14:textId="77777777" w:rsidTr="004D74B7">
              <w:trPr>
                <w:trHeight w:val="235"/>
              </w:trPr>
              <w:tc>
                <w:tcPr>
                  <w:tcW w:w="3007" w:type="dxa"/>
                </w:tcPr>
                <w:p w14:paraId="03E28956" w14:textId="77777777" w:rsidR="00693E35" w:rsidRPr="006145DB" w:rsidRDefault="00693E35" w:rsidP="000343B6">
                  <w:pPr>
                    <w:tabs>
                      <w:tab w:val="left" w:pos="709"/>
                    </w:tabs>
                    <w:contextualSpacing/>
                    <w:jc w:val="both"/>
                    <w:rPr>
                      <w:rFonts w:eastAsia="Arial" w:cs="Arial"/>
                      <w:sz w:val="16"/>
                      <w:szCs w:val="18"/>
                      <w:lang w:val="es"/>
                    </w:rPr>
                  </w:pPr>
                  <w:r w:rsidRPr="006145DB">
                    <w:rPr>
                      <w:rFonts w:eastAsia="Arial" w:cs="Arial"/>
                      <w:sz w:val="16"/>
                      <w:szCs w:val="18"/>
                      <w:lang w:val="es"/>
                    </w:rPr>
                    <w:t>Persona raizal registrada en los listados oficiales avalados por entidad gubernamental competente o listados enviados por las instancias de representación y participación de comunidades étnicas a la entidad distrital competente.</w:t>
                  </w:r>
                </w:p>
              </w:tc>
              <w:tc>
                <w:tcPr>
                  <w:tcW w:w="1842" w:type="dxa"/>
                  <w:vAlign w:val="center"/>
                </w:tcPr>
                <w:p w14:paraId="24BB5F2B"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lang w:val="es"/>
                    </w:rPr>
                    <w:t>Listados enviados por las instancias de representación y participación de comunidades Raizales en Bogotá</w:t>
                  </w:r>
                </w:p>
              </w:tc>
              <w:tc>
                <w:tcPr>
                  <w:tcW w:w="1134" w:type="dxa"/>
                  <w:vAlign w:val="center"/>
                </w:tcPr>
                <w:p w14:paraId="433EAD91"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lang w:val="es"/>
                    </w:rPr>
                    <w:t>No disponible</w:t>
                  </w:r>
                </w:p>
              </w:tc>
              <w:tc>
                <w:tcPr>
                  <w:tcW w:w="1418" w:type="dxa"/>
                  <w:vAlign w:val="center"/>
                </w:tcPr>
                <w:p w14:paraId="56956F50" w14:textId="77777777" w:rsidR="00693E35" w:rsidRPr="006145DB" w:rsidRDefault="00693E35" w:rsidP="000343B6">
                  <w:pPr>
                    <w:tabs>
                      <w:tab w:val="left" w:pos="709"/>
                    </w:tabs>
                    <w:contextualSpacing/>
                    <w:jc w:val="center"/>
                    <w:rPr>
                      <w:rFonts w:eastAsia="Arial" w:cs="Arial"/>
                      <w:sz w:val="16"/>
                      <w:szCs w:val="18"/>
                      <w:lang w:val="es"/>
                    </w:rPr>
                  </w:pPr>
                  <w:r w:rsidRPr="006145DB">
                    <w:rPr>
                      <w:rFonts w:cs="Arial"/>
                      <w:sz w:val="16"/>
                      <w:szCs w:val="18"/>
                    </w:rPr>
                    <w:t>Dirección de Asuntos Étnicos.  Secretaría Distrital de Gobierno</w:t>
                  </w:r>
                </w:p>
              </w:tc>
            </w:tr>
            <w:tr w:rsidR="005B435E" w:rsidRPr="006145DB" w14:paraId="28EBFDD8" w14:textId="77777777" w:rsidTr="004D74B7">
              <w:trPr>
                <w:trHeight w:val="235"/>
              </w:trPr>
              <w:tc>
                <w:tcPr>
                  <w:tcW w:w="3007" w:type="dxa"/>
                </w:tcPr>
                <w:p w14:paraId="4317EAE4" w14:textId="77777777" w:rsidR="00693E35" w:rsidRPr="006145DB" w:rsidRDefault="00693E35" w:rsidP="000343B6">
                  <w:pPr>
                    <w:tabs>
                      <w:tab w:val="left" w:pos="709"/>
                    </w:tabs>
                    <w:contextualSpacing/>
                    <w:jc w:val="both"/>
                    <w:rPr>
                      <w:rFonts w:eastAsia="Arial" w:cs="Arial"/>
                      <w:sz w:val="16"/>
                      <w:szCs w:val="18"/>
                      <w:lang w:val="es"/>
                    </w:rPr>
                  </w:pPr>
                  <w:r w:rsidRPr="006145DB">
                    <w:rPr>
                      <w:rFonts w:eastAsia="Arial" w:cs="Arial"/>
                      <w:sz w:val="16"/>
                      <w:szCs w:val="18"/>
                      <w:lang w:val="es"/>
                    </w:rPr>
                    <w:t>Persona Palenquera registrada en los listados oficiales avalados por entidad gubernamental competente o listados enviados por las instancias de representación y participación de comunidades étnicas a la entidad distrital competente.</w:t>
                  </w:r>
                </w:p>
              </w:tc>
              <w:tc>
                <w:tcPr>
                  <w:tcW w:w="1842" w:type="dxa"/>
                  <w:vAlign w:val="center"/>
                </w:tcPr>
                <w:p w14:paraId="079B040C" w14:textId="77777777" w:rsidR="00693E35" w:rsidRPr="006145DB" w:rsidRDefault="00693E35" w:rsidP="000343B6">
                  <w:pPr>
                    <w:tabs>
                      <w:tab w:val="left" w:pos="709"/>
                    </w:tabs>
                    <w:contextualSpacing/>
                    <w:jc w:val="center"/>
                    <w:rPr>
                      <w:rFonts w:eastAsia="Arial" w:cs="Arial"/>
                      <w:sz w:val="16"/>
                      <w:szCs w:val="18"/>
                      <w:lang w:val="es"/>
                    </w:rPr>
                  </w:pPr>
                  <w:r w:rsidRPr="006145DB">
                    <w:rPr>
                      <w:rFonts w:eastAsia="Arial" w:cs="Arial"/>
                      <w:sz w:val="16"/>
                      <w:szCs w:val="18"/>
                      <w:lang w:val="es"/>
                    </w:rPr>
                    <w:t>Listados enviados por las instancias de representación y participación de comunidades Palenqueras en Bogotá</w:t>
                  </w:r>
                </w:p>
              </w:tc>
              <w:tc>
                <w:tcPr>
                  <w:tcW w:w="1134" w:type="dxa"/>
                  <w:vAlign w:val="center"/>
                </w:tcPr>
                <w:p w14:paraId="60F70451" w14:textId="77777777" w:rsidR="00693E35" w:rsidRPr="006145DB" w:rsidRDefault="00693E35" w:rsidP="000343B6">
                  <w:pPr>
                    <w:tabs>
                      <w:tab w:val="left" w:pos="709"/>
                    </w:tabs>
                    <w:contextualSpacing/>
                    <w:jc w:val="center"/>
                    <w:rPr>
                      <w:rFonts w:eastAsia="Arial" w:cs="Arial"/>
                      <w:sz w:val="16"/>
                      <w:szCs w:val="18"/>
                      <w:lang w:val="es"/>
                    </w:rPr>
                  </w:pPr>
                  <w:r w:rsidRPr="006145DB">
                    <w:rPr>
                      <w:rFonts w:eastAsia="Arial" w:cs="Arial"/>
                      <w:sz w:val="16"/>
                      <w:szCs w:val="18"/>
                      <w:lang w:val="es"/>
                    </w:rPr>
                    <w:t>No disponible</w:t>
                  </w:r>
                </w:p>
              </w:tc>
              <w:tc>
                <w:tcPr>
                  <w:tcW w:w="1418" w:type="dxa"/>
                  <w:vAlign w:val="center"/>
                </w:tcPr>
                <w:p w14:paraId="7F6D8DF5" w14:textId="77777777" w:rsidR="00693E35" w:rsidRPr="006145DB" w:rsidRDefault="00693E35" w:rsidP="000343B6">
                  <w:pPr>
                    <w:tabs>
                      <w:tab w:val="left" w:pos="709"/>
                    </w:tabs>
                    <w:contextualSpacing/>
                    <w:jc w:val="center"/>
                    <w:rPr>
                      <w:rFonts w:eastAsia="Arial" w:cs="Arial"/>
                      <w:sz w:val="16"/>
                      <w:szCs w:val="18"/>
                      <w:lang w:val="es"/>
                    </w:rPr>
                  </w:pPr>
                  <w:r w:rsidRPr="006145DB">
                    <w:rPr>
                      <w:rFonts w:cs="Arial"/>
                      <w:sz w:val="16"/>
                      <w:szCs w:val="18"/>
                    </w:rPr>
                    <w:t>Dirección de Asuntos Étnicos.  Secretaría Distrital de Gobierno</w:t>
                  </w:r>
                </w:p>
              </w:tc>
            </w:tr>
            <w:tr w:rsidR="005B435E" w:rsidRPr="006145DB" w14:paraId="3E4276A0" w14:textId="77777777" w:rsidTr="004D74B7">
              <w:trPr>
                <w:trHeight w:val="235"/>
              </w:trPr>
              <w:tc>
                <w:tcPr>
                  <w:tcW w:w="3007" w:type="dxa"/>
                </w:tcPr>
                <w:p w14:paraId="00761B78" w14:textId="77777777" w:rsidR="00693E35" w:rsidRPr="006145DB" w:rsidRDefault="00693E35" w:rsidP="000343B6">
                  <w:pPr>
                    <w:tabs>
                      <w:tab w:val="left" w:pos="709"/>
                    </w:tabs>
                    <w:contextualSpacing/>
                    <w:jc w:val="both"/>
                    <w:rPr>
                      <w:rFonts w:eastAsia="Arial" w:cs="Arial"/>
                      <w:sz w:val="16"/>
                      <w:szCs w:val="18"/>
                    </w:rPr>
                  </w:pPr>
                  <w:r w:rsidRPr="006145DB">
                    <w:rPr>
                      <w:rFonts w:eastAsia="Arial" w:cs="Arial"/>
                      <w:sz w:val="16"/>
                      <w:szCs w:val="18"/>
                    </w:rPr>
                    <w:t>Personas Indígenas o Rrom Gitanas, registradas en los listados oficiales avalados por entidad gubernamental competente o listados enviados por las instancias de representación y participación de comunidades étnicas a la entidad distrital competente.</w:t>
                  </w:r>
                </w:p>
              </w:tc>
              <w:tc>
                <w:tcPr>
                  <w:tcW w:w="1842" w:type="dxa"/>
                  <w:vAlign w:val="center"/>
                </w:tcPr>
                <w:p w14:paraId="4E086F75"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Censos oficiales de comunidades étnicas: Indígena Cabildos reconocidos en la ciudad de Bogotá o Rrom Gitanas</w:t>
                  </w:r>
                </w:p>
              </w:tc>
              <w:tc>
                <w:tcPr>
                  <w:tcW w:w="1134" w:type="dxa"/>
                  <w:vAlign w:val="center"/>
                </w:tcPr>
                <w:p w14:paraId="34A8C36E" w14:textId="77777777" w:rsidR="00693E35" w:rsidRPr="006145DB" w:rsidRDefault="00693E35" w:rsidP="000343B6">
                  <w:pPr>
                    <w:tabs>
                      <w:tab w:val="left" w:pos="709"/>
                    </w:tabs>
                    <w:contextualSpacing/>
                    <w:jc w:val="center"/>
                    <w:rPr>
                      <w:rFonts w:eastAsia="Arial" w:cs="Arial"/>
                      <w:sz w:val="16"/>
                      <w:szCs w:val="18"/>
                      <w:lang w:val="es"/>
                    </w:rPr>
                  </w:pPr>
                  <w:r w:rsidRPr="006145DB">
                    <w:rPr>
                      <w:rFonts w:eastAsia="Arial" w:cs="Arial"/>
                      <w:sz w:val="16"/>
                      <w:szCs w:val="18"/>
                      <w:lang w:val="es"/>
                    </w:rPr>
                    <w:t>2021</w:t>
                  </w:r>
                  <w:r w:rsidRPr="006145DB">
                    <w:rPr>
                      <w:rFonts w:cs="Arial"/>
                      <w:sz w:val="16"/>
                    </w:rPr>
                    <w:br/>
                  </w:r>
                  <w:r w:rsidRPr="006145DB">
                    <w:rPr>
                      <w:rFonts w:eastAsia="Arial" w:cs="Arial"/>
                      <w:sz w:val="16"/>
                      <w:szCs w:val="18"/>
                      <w:lang w:val="es"/>
                    </w:rPr>
                    <w:t xml:space="preserve"> Entrega única</w:t>
                  </w:r>
                </w:p>
              </w:tc>
              <w:tc>
                <w:tcPr>
                  <w:tcW w:w="1418" w:type="dxa"/>
                  <w:vAlign w:val="center"/>
                </w:tcPr>
                <w:p w14:paraId="495E35CB" w14:textId="77777777" w:rsidR="00693E35" w:rsidRPr="006145DB" w:rsidRDefault="00693E35" w:rsidP="000343B6">
                  <w:pPr>
                    <w:tabs>
                      <w:tab w:val="left" w:pos="709"/>
                    </w:tabs>
                    <w:contextualSpacing/>
                    <w:jc w:val="center"/>
                    <w:rPr>
                      <w:rFonts w:eastAsia="Arial" w:cs="Arial"/>
                      <w:sz w:val="16"/>
                      <w:szCs w:val="18"/>
                      <w:lang w:val="es"/>
                    </w:rPr>
                  </w:pPr>
                  <w:r w:rsidRPr="006145DB">
                    <w:rPr>
                      <w:rFonts w:eastAsia="Arial" w:cs="Arial"/>
                      <w:sz w:val="16"/>
                      <w:szCs w:val="18"/>
                      <w:lang w:val="es"/>
                    </w:rPr>
                    <w:t>Ministerio del Interior</w:t>
                  </w:r>
                </w:p>
              </w:tc>
            </w:tr>
            <w:tr w:rsidR="005B435E" w:rsidRPr="006145DB" w14:paraId="5D2EF14A" w14:textId="77777777" w:rsidTr="004D74B7">
              <w:trPr>
                <w:trHeight w:val="235"/>
              </w:trPr>
              <w:tc>
                <w:tcPr>
                  <w:tcW w:w="3007" w:type="dxa"/>
                </w:tcPr>
                <w:p w14:paraId="16CDB5B7" w14:textId="77777777" w:rsidR="00693E35" w:rsidRPr="006145DB" w:rsidRDefault="00693E35" w:rsidP="000343B6">
                  <w:pPr>
                    <w:tabs>
                      <w:tab w:val="left" w:pos="709"/>
                    </w:tabs>
                    <w:jc w:val="both"/>
                    <w:rPr>
                      <w:rFonts w:eastAsia="Arial" w:cs="Arial"/>
                      <w:sz w:val="16"/>
                      <w:szCs w:val="18"/>
                      <w:lang w:val="es"/>
                    </w:rPr>
                  </w:pPr>
                  <w:r w:rsidRPr="006145DB">
                    <w:rPr>
                      <w:rFonts w:eastAsia="Arial" w:cs="Arial"/>
                      <w:sz w:val="16"/>
                      <w:szCs w:val="18"/>
                      <w:lang w:val="es"/>
                    </w:rPr>
                    <w:t>Persona Indígena, registrada en los listados oficiales avalados por entidad gubernamental competente o listados enviados por las instancias de representación y participación de comunidades étnicas a la entidad distrital competente.</w:t>
                  </w:r>
                </w:p>
              </w:tc>
              <w:tc>
                <w:tcPr>
                  <w:tcW w:w="1842" w:type="dxa"/>
                  <w:vAlign w:val="center"/>
                </w:tcPr>
                <w:p w14:paraId="6CC0DBEF" w14:textId="77777777" w:rsidR="00693E35" w:rsidRPr="006145DB" w:rsidRDefault="00693E35" w:rsidP="000343B6">
                  <w:pPr>
                    <w:jc w:val="center"/>
                    <w:rPr>
                      <w:rFonts w:eastAsia="Arial" w:cs="Arial"/>
                      <w:sz w:val="16"/>
                      <w:szCs w:val="18"/>
                      <w:lang w:val="es"/>
                    </w:rPr>
                  </w:pPr>
                  <w:r w:rsidRPr="006145DB">
                    <w:rPr>
                      <w:rFonts w:eastAsia="Arial" w:cs="Arial"/>
                      <w:sz w:val="16"/>
                      <w:szCs w:val="18"/>
                      <w:lang w:val="es"/>
                    </w:rPr>
                    <w:t>Listados enviados por las instancias de</w:t>
                  </w:r>
                </w:p>
                <w:p w14:paraId="3DC25157" w14:textId="77777777" w:rsidR="00693E35" w:rsidRPr="006145DB" w:rsidRDefault="00693E35" w:rsidP="000343B6">
                  <w:pPr>
                    <w:jc w:val="center"/>
                    <w:rPr>
                      <w:rFonts w:eastAsia="Arial" w:cs="Arial"/>
                      <w:sz w:val="16"/>
                      <w:szCs w:val="18"/>
                      <w:lang w:val="es"/>
                    </w:rPr>
                  </w:pPr>
                  <w:r w:rsidRPr="006145DB">
                    <w:rPr>
                      <w:rFonts w:eastAsia="Arial" w:cs="Arial"/>
                      <w:sz w:val="16"/>
                      <w:szCs w:val="18"/>
                      <w:lang w:val="es"/>
                    </w:rPr>
                    <w:t>representación y participación de</w:t>
                  </w:r>
                </w:p>
                <w:p w14:paraId="62B757A3" w14:textId="77777777" w:rsidR="00693E35" w:rsidRPr="006145DB" w:rsidRDefault="00693E35" w:rsidP="000343B6">
                  <w:pPr>
                    <w:tabs>
                      <w:tab w:val="left" w:pos="709"/>
                    </w:tabs>
                    <w:jc w:val="center"/>
                    <w:rPr>
                      <w:rFonts w:eastAsia="Arial" w:cs="Arial"/>
                      <w:sz w:val="16"/>
                      <w:szCs w:val="18"/>
                      <w:lang w:val="es"/>
                    </w:rPr>
                  </w:pPr>
                  <w:r w:rsidRPr="006145DB">
                    <w:rPr>
                      <w:rFonts w:eastAsia="Arial" w:cs="Arial"/>
                      <w:sz w:val="16"/>
                      <w:szCs w:val="18"/>
                      <w:lang w:val="es"/>
                    </w:rPr>
                    <w:t>cabildos indígenas en Bogotá</w:t>
                  </w:r>
                </w:p>
              </w:tc>
              <w:tc>
                <w:tcPr>
                  <w:tcW w:w="1134" w:type="dxa"/>
                  <w:vAlign w:val="center"/>
                </w:tcPr>
                <w:p w14:paraId="2EA9EAAC" w14:textId="77777777" w:rsidR="00693E35" w:rsidRPr="006145DB" w:rsidRDefault="00693E35" w:rsidP="000343B6">
                  <w:pPr>
                    <w:jc w:val="center"/>
                    <w:rPr>
                      <w:rFonts w:eastAsia="Arial" w:cs="Arial"/>
                      <w:sz w:val="16"/>
                      <w:szCs w:val="18"/>
                    </w:rPr>
                  </w:pPr>
                  <w:r w:rsidRPr="006145DB">
                    <w:rPr>
                      <w:rFonts w:eastAsia="Arial" w:cs="Arial"/>
                      <w:sz w:val="16"/>
                      <w:szCs w:val="18"/>
                    </w:rPr>
                    <w:t>No disponible</w:t>
                  </w:r>
                </w:p>
              </w:tc>
              <w:tc>
                <w:tcPr>
                  <w:tcW w:w="1418" w:type="dxa"/>
                  <w:vAlign w:val="center"/>
                </w:tcPr>
                <w:p w14:paraId="479C95E3" w14:textId="77777777" w:rsidR="00693E35" w:rsidRPr="006145DB" w:rsidRDefault="00693E35" w:rsidP="000343B6">
                  <w:pPr>
                    <w:tabs>
                      <w:tab w:val="left" w:pos="709"/>
                    </w:tabs>
                    <w:contextualSpacing/>
                    <w:jc w:val="center"/>
                    <w:rPr>
                      <w:rFonts w:eastAsia="Arial" w:cs="Arial"/>
                      <w:sz w:val="16"/>
                      <w:szCs w:val="18"/>
                      <w:lang w:val="es"/>
                    </w:rPr>
                  </w:pPr>
                  <w:r w:rsidRPr="006145DB">
                    <w:rPr>
                      <w:rFonts w:cs="Arial"/>
                      <w:sz w:val="16"/>
                      <w:szCs w:val="18"/>
                    </w:rPr>
                    <w:t xml:space="preserve">Dirección de Asuntos Étnicos.  Secretaría </w:t>
                  </w:r>
                  <w:r w:rsidRPr="006145DB">
                    <w:rPr>
                      <w:rFonts w:eastAsia="Arial" w:cs="Arial"/>
                      <w:sz w:val="16"/>
                      <w:szCs w:val="18"/>
                      <w:lang w:val="es"/>
                    </w:rPr>
                    <w:t xml:space="preserve">Distrital </w:t>
                  </w:r>
                  <w:r w:rsidRPr="006145DB">
                    <w:rPr>
                      <w:rFonts w:cs="Arial"/>
                      <w:sz w:val="16"/>
                      <w:szCs w:val="18"/>
                    </w:rPr>
                    <w:t>de Gobierno</w:t>
                  </w:r>
                </w:p>
              </w:tc>
            </w:tr>
            <w:tr w:rsidR="005B435E" w:rsidRPr="006145DB" w14:paraId="74398C7D" w14:textId="77777777" w:rsidTr="004D74B7">
              <w:trPr>
                <w:trHeight w:val="235"/>
              </w:trPr>
              <w:tc>
                <w:tcPr>
                  <w:tcW w:w="3007" w:type="dxa"/>
                </w:tcPr>
                <w:p w14:paraId="6CEB9D30" w14:textId="77777777" w:rsidR="00693E35" w:rsidRPr="006145DB" w:rsidRDefault="00693E35" w:rsidP="000343B6">
                  <w:pPr>
                    <w:tabs>
                      <w:tab w:val="left" w:pos="709"/>
                    </w:tabs>
                    <w:contextualSpacing/>
                    <w:jc w:val="both"/>
                    <w:rPr>
                      <w:rFonts w:eastAsia="Arial" w:cs="Arial"/>
                      <w:sz w:val="16"/>
                      <w:szCs w:val="18"/>
                    </w:rPr>
                  </w:pPr>
                  <w:r w:rsidRPr="006145DB">
                    <w:rPr>
                      <w:rFonts w:eastAsia="Arial" w:cs="Arial"/>
                      <w:sz w:val="16"/>
                      <w:szCs w:val="18"/>
                    </w:rPr>
                    <w:t>Persona Rrom o Gitana registrada en los listados oficiales avalados por entidad gubernamental competente o listados enviados por las instancias de representación y participación de comunidades étnicas a la entidad distrital competente.</w:t>
                  </w:r>
                </w:p>
              </w:tc>
              <w:tc>
                <w:tcPr>
                  <w:tcW w:w="1842" w:type="dxa"/>
                  <w:vAlign w:val="center"/>
                </w:tcPr>
                <w:p w14:paraId="25FA3D90" w14:textId="77777777" w:rsidR="00693E35" w:rsidRPr="006145DB" w:rsidRDefault="00693E35" w:rsidP="000343B6">
                  <w:pPr>
                    <w:tabs>
                      <w:tab w:val="left" w:pos="709"/>
                    </w:tabs>
                    <w:contextualSpacing/>
                    <w:jc w:val="center"/>
                    <w:rPr>
                      <w:rFonts w:eastAsia="Arial" w:cs="Arial"/>
                      <w:sz w:val="16"/>
                      <w:szCs w:val="18"/>
                      <w:lang w:val="es"/>
                    </w:rPr>
                  </w:pPr>
                  <w:r w:rsidRPr="006145DB">
                    <w:rPr>
                      <w:rFonts w:eastAsia="Arial" w:cs="Arial"/>
                      <w:sz w:val="16"/>
                      <w:szCs w:val="18"/>
                      <w:lang w:val="es"/>
                    </w:rPr>
                    <w:t>Listados enviados por las instancias de representación y participación de comunidad Rrom o Gitana en Bogotá</w:t>
                  </w:r>
                </w:p>
              </w:tc>
              <w:tc>
                <w:tcPr>
                  <w:tcW w:w="1134" w:type="dxa"/>
                  <w:vAlign w:val="center"/>
                </w:tcPr>
                <w:p w14:paraId="0C18925C" w14:textId="77777777" w:rsidR="00693E35" w:rsidRPr="006145DB" w:rsidRDefault="00693E35" w:rsidP="000343B6">
                  <w:pPr>
                    <w:tabs>
                      <w:tab w:val="left" w:pos="709"/>
                    </w:tabs>
                    <w:contextualSpacing/>
                    <w:jc w:val="center"/>
                    <w:rPr>
                      <w:rFonts w:eastAsia="Arial" w:cs="Arial"/>
                      <w:sz w:val="16"/>
                      <w:szCs w:val="18"/>
                      <w:lang w:val="es"/>
                    </w:rPr>
                  </w:pPr>
                  <w:r w:rsidRPr="006145DB">
                    <w:rPr>
                      <w:rFonts w:eastAsia="Arial" w:cs="Arial"/>
                      <w:sz w:val="16"/>
                      <w:szCs w:val="18"/>
                      <w:lang w:val="es"/>
                    </w:rPr>
                    <w:t>No disponible</w:t>
                  </w:r>
                </w:p>
              </w:tc>
              <w:tc>
                <w:tcPr>
                  <w:tcW w:w="1418" w:type="dxa"/>
                  <w:vAlign w:val="center"/>
                </w:tcPr>
                <w:p w14:paraId="25B38D1E" w14:textId="77777777" w:rsidR="00693E35" w:rsidRPr="006145DB" w:rsidRDefault="00693E35" w:rsidP="000343B6">
                  <w:pPr>
                    <w:tabs>
                      <w:tab w:val="left" w:pos="709"/>
                    </w:tabs>
                    <w:contextualSpacing/>
                    <w:jc w:val="center"/>
                    <w:rPr>
                      <w:rFonts w:eastAsia="Arial" w:cs="Arial"/>
                      <w:sz w:val="16"/>
                      <w:szCs w:val="18"/>
                      <w:lang w:val="es"/>
                    </w:rPr>
                  </w:pPr>
                  <w:r w:rsidRPr="006145DB">
                    <w:rPr>
                      <w:rFonts w:eastAsia="Arial" w:cs="Arial"/>
                      <w:sz w:val="16"/>
                      <w:szCs w:val="18"/>
                    </w:rPr>
                    <w:t>Dirección de Asuntos Étnicos. Secretaría Distrital de Gobierno</w:t>
                  </w:r>
                </w:p>
              </w:tc>
            </w:tr>
            <w:tr w:rsidR="005B435E" w:rsidRPr="006145DB" w14:paraId="776048E3" w14:textId="77777777" w:rsidTr="004D74B7">
              <w:trPr>
                <w:trHeight w:val="235"/>
              </w:trPr>
              <w:tc>
                <w:tcPr>
                  <w:tcW w:w="3007" w:type="dxa"/>
                  <w:vMerge w:val="restart"/>
                  <w:vAlign w:val="center"/>
                </w:tcPr>
                <w:p w14:paraId="5ECF9A62" w14:textId="77777777" w:rsidR="00693E35" w:rsidRPr="006145DB" w:rsidRDefault="00693E35" w:rsidP="000343B6">
                  <w:pPr>
                    <w:tabs>
                      <w:tab w:val="left" w:pos="709"/>
                    </w:tabs>
                    <w:contextualSpacing/>
                    <w:jc w:val="both"/>
                    <w:rPr>
                      <w:rFonts w:eastAsia="Arial" w:cs="Arial"/>
                      <w:sz w:val="16"/>
                      <w:szCs w:val="16"/>
                      <w:lang w:val="es"/>
                    </w:rPr>
                  </w:pPr>
                  <w:r w:rsidRPr="006145DB">
                    <w:rPr>
                      <w:rFonts w:cs="Arial"/>
                      <w:sz w:val="16"/>
                      <w:szCs w:val="16"/>
                      <w:lang w:eastAsia="es-CO"/>
                    </w:rPr>
                    <w:t>Persona que habite en zona rural.</w:t>
                  </w:r>
                </w:p>
              </w:tc>
              <w:tc>
                <w:tcPr>
                  <w:tcW w:w="1842" w:type="dxa"/>
                  <w:vAlign w:val="center"/>
                </w:tcPr>
                <w:p w14:paraId="5D628EEC" w14:textId="77777777" w:rsidR="00693E35" w:rsidRPr="006145DB" w:rsidRDefault="00693E35" w:rsidP="000343B6">
                  <w:pPr>
                    <w:tabs>
                      <w:tab w:val="left" w:pos="709"/>
                    </w:tabs>
                    <w:contextualSpacing/>
                    <w:jc w:val="center"/>
                    <w:rPr>
                      <w:rFonts w:eastAsia="Arial" w:cs="Arial"/>
                      <w:sz w:val="16"/>
                      <w:szCs w:val="16"/>
                      <w:lang w:val="es"/>
                    </w:rPr>
                  </w:pPr>
                  <w:r w:rsidRPr="006145DB">
                    <w:rPr>
                      <w:rFonts w:cs="Arial"/>
                      <w:sz w:val="16"/>
                      <w:szCs w:val="16"/>
                      <w:lang w:eastAsia="es-CO"/>
                    </w:rPr>
                    <w:t>SISBEN IV de Bogotá</w:t>
                  </w:r>
                </w:p>
              </w:tc>
              <w:tc>
                <w:tcPr>
                  <w:tcW w:w="1134" w:type="dxa"/>
                  <w:vAlign w:val="center"/>
                </w:tcPr>
                <w:p w14:paraId="2911CE1A"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2B1C712C" w14:textId="77777777" w:rsidR="00693E35" w:rsidRPr="006145DB" w:rsidRDefault="00693E35" w:rsidP="000343B6">
                  <w:pPr>
                    <w:tabs>
                      <w:tab w:val="left" w:pos="709"/>
                    </w:tabs>
                    <w:contextualSpacing/>
                    <w:jc w:val="center"/>
                    <w:rPr>
                      <w:rFonts w:eastAsia="Arial" w:cs="Arial"/>
                      <w:sz w:val="16"/>
                      <w:szCs w:val="16"/>
                      <w:lang w:val="es"/>
                    </w:rPr>
                  </w:pPr>
                  <w:r w:rsidRPr="006145DB">
                    <w:rPr>
                      <w:rFonts w:cs="Arial"/>
                      <w:sz w:val="16"/>
                      <w:szCs w:val="16"/>
                      <w:lang w:eastAsia="es-CO"/>
                    </w:rPr>
                    <w:t>(mes vencido)</w:t>
                  </w:r>
                </w:p>
              </w:tc>
              <w:tc>
                <w:tcPr>
                  <w:tcW w:w="1418" w:type="dxa"/>
                  <w:vAlign w:val="center"/>
                </w:tcPr>
                <w:p w14:paraId="7D2E6186" w14:textId="77777777" w:rsidR="00693E35" w:rsidRPr="006145DB" w:rsidRDefault="00693E35" w:rsidP="000343B6">
                  <w:pPr>
                    <w:tabs>
                      <w:tab w:val="left" w:pos="709"/>
                    </w:tabs>
                    <w:contextualSpacing/>
                    <w:jc w:val="center"/>
                    <w:rPr>
                      <w:rFonts w:eastAsia="Arial" w:cs="Arial"/>
                      <w:sz w:val="16"/>
                      <w:szCs w:val="16"/>
                    </w:rPr>
                  </w:pPr>
                  <w:r w:rsidRPr="006145DB">
                    <w:rPr>
                      <w:rFonts w:cs="Arial"/>
                      <w:sz w:val="16"/>
                      <w:szCs w:val="16"/>
                      <w:lang w:eastAsia="es-CO"/>
                    </w:rPr>
                    <w:t>Secretaría Distrital de Planeación – SDP</w:t>
                  </w:r>
                </w:p>
              </w:tc>
            </w:tr>
            <w:tr w:rsidR="005B435E" w:rsidRPr="006145DB" w14:paraId="330682D7" w14:textId="77777777" w:rsidTr="004D74B7">
              <w:trPr>
                <w:trHeight w:val="235"/>
              </w:trPr>
              <w:tc>
                <w:tcPr>
                  <w:tcW w:w="3007" w:type="dxa"/>
                  <w:vMerge/>
                  <w:vAlign w:val="center"/>
                </w:tcPr>
                <w:p w14:paraId="43D92C5E" w14:textId="77777777" w:rsidR="00693E35" w:rsidRPr="006145DB" w:rsidRDefault="00693E35" w:rsidP="000343B6">
                  <w:pPr>
                    <w:tabs>
                      <w:tab w:val="left" w:pos="709"/>
                    </w:tabs>
                    <w:contextualSpacing/>
                    <w:jc w:val="both"/>
                    <w:rPr>
                      <w:rFonts w:cs="Arial"/>
                      <w:sz w:val="16"/>
                      <w:szCs w:val="16"/>
                      <w:lang w:eastAsia="es-CO"/>
                    </w:rPr>
                  </w:pPr>
                </w:p>
              </w:tc>
              <w:tc>
                <w:tcPr>
                  <w:tcW w:w="1842" w:type="dxa"/>
                  <w:vAlign w:val="center"/>
                </w:tcPr>
                <w:p w14:paraId="7D87EE62"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Registro Social de Hogares</w:t>
                  </w:r>
                </w:p>
              </w:tc>
              <w:tc>
                <w:tcPr>
                  <w:tcW w:w="1134" w:type="dxa"/>
                  <w:vAlign w:val="center"/>
                </w:tcPr>
                <w:p w14:paraId="62D11671"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0A56DC2C"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418" w:type="dxa"/>
                  <w:vAlign w:val="center"/>
                </w:tcPr>
                <w:p w14:paraId="414945C6"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B435E" w:rsidRPr="006145DB" w14:paraId="35D2B045" w14:textId="77777777" w:rsidTr="004D74B7">
              <w:trPr>
                <w:trHeight w:val="235"/>
              </w:trPr>
              <w:tc>
                <w:tcPr>
                  <w:tcW w:w="3007" w:type="dxa"/>
                  <w:vMerge w:val="restart"/>
                  <w:vAlign w:val="center"/>
                </w:tcPr>
                <w:p w14:paraId="1BD637A4" w14:textId="77777777" w:rsidR="00693E35" w:rsidRPr="006145DB" w:rsidRDefault="00693E35" w:rsidP="000343B6">
                  <w:pPr>
                    <w:tabs>
                      <w:tab w:val="left" w:pos="709"/>
                    </w:tabs>
                    <w:contextualSpacing/>
                    <w:jc w:val="both"/>
                    <w:rPr>
                      <w:rFonts w:eastAsia="Arial" w:cs="Arial"/>
                      <w:strike/>
                      <w:sz w:val="16"/>
                      <w:szCs w:val="16"/>
                      <w:lang w:val="es"/>
                    </w:rPr>
                  </w:pPr>
                  <w:r w:rsidRPr="006145DB">
                    <w:rPr>
                      <w:rFonts w:cs="Arial"/>
                      <w:sz w:val="16"/>
                      <w:szCs w:val="16"/>
                      <w:lang w:eastAsia="es-CO"/>
                    </w:rPr>
                    <w:t>Persona que tenga cargas de cuidado directo.</w:t>
                  </w:r>
                </w:p>
              </w:tc>
              <w:tc>
                <w:tcPr>
                  <w:tcW w:w="1842" w:type="dxa"/>
                  <w:vAlign w:val="center"/>
                </w:tcPr>
                <w:p w14:paraId="042157A3"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Registro de cuidadores de personas con discapacidad</w:t>
                  </w:r>
                </w:p>
              </w:tc>
              <w:tc>
                <w:tcPr>
                  <w:tcW w:w="1134" w:type="dxa"/>
                  <w:vAlign w:val="center"/>
                </w:tcPr>
                <w:p w14:paraId="0E2BBF84"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No disponible</w:t>
                  </w:r>
                </w:p>
              </w:tc>
              <w:tc>
                <w:tcPr>
                  <w:tcW w:w="1418" w:type="dxa"/>
                  <w:vAlign w:val="center"/>
                </w:tcPr>
                <w:p w14:paraId="3F5EE061"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r w:rsidRPr="006145DB">
                    <w:rPr>
                      <w:rFonts w:cs="Arial"/>
                      <w:sz w:val="16"/>
                      <w:szCs w:val="16"/>
                    </w:rPr>
                    <w:t xml:space="preserve"> </w:t>
                  </w:r>
                  <w:r w:rsidRPr="006145DB">
                    <w:rPr>
                      <w:rFonts w:cs="Arial"/>
                      <w:sz w:val="16"/>
                      <w:szCs w:val="16"/>
                      <w:lang w:eastAsia="es-CO"/>
                    </w:rPr>
                    <w:t>- SDIS</w:t>
                  </w:r>
                </w:p>
              </w:tc>
            </w:tr>
            <w:tr w:rsidR="005B435E" w:rsidRPr="006145DB" w14:paraId="049E8FC8" w14:textId="77777777" w:rsidTr="004D74B7">
              <w:trPr>
                <w:trHeight w:val="235"/>
              </w:trPr>
              <w:tc>
                <w:tcPr>
                  <w:tcW w:w="3007" w:type="dxa"/>
                  <w:vMerge/>
                </w:tcPr>
                <w:p w14:paraId="6EC12865" w14:textId="77777777" w:rsidR="00693E35" w:rsidRPr="006145DB" w:rsidRDefault="00693E35" w:rsidP="000343B6">
                  <w:pPr>
                    <w:tabs>
                      <w:tab w:val="left" w:pos="709"/>
                    </w:tabs>
                    <w:contextualSpacing/>
                    <w:jc w:val="both"/>
                    <w:rPr>
                      <w:rFonts w:cs="Arial"/>
                      <w:sz w:val="16"/>
                      <w:szCs w:val="16"/>
                      <w:lang w:eastAsia="es-CO"/>
                    </w:rPr>
                  </w:pPr>
                </w:p>
              </w:tc>
              <w:tc>
                <w:tcPr>
                  <w:tcW w:w="1842" w:type="dxa"/>
                  <w:tcBorders>
                    <w:bottom w:val="single" w:sz="4" w:space="0" w:color="auto"/>
                  </w:tcBorders>
                  <w:vAlign w:val="center"/>
                </w:tcPr>
                <w:p w14:paraId="0337A906" w14:textId="77777777" w:rsidR="00693E35" w:rsidRPr="006145DB" w:rsidRDefault="00693E35" w:rsidP="000343B6">
                  <w:pPr>
                    <w:tabs>
                      <w:tab w:val="left" w:pos="709"/>
                    </w:tabs>
                    <w:jc w:val="center"/>
                    <w:rPr>
                      <w:rFonts w:eastAsia="Arial" w:cs="Arial"/>
                      <w:sz w:val="16"/>
                      <w:szCs w:val="16"/>
                      <w:lang w:val="es"/>
                    </w:rPr>
                  </w:pPr>
                  <w:r w:rsidRPr="006145DB">
                    <w:rPr>
                      <w:rFonts w:eastAsia="Arial" w:cs="Arial"/>
                      <w:sz w:val="16"/>
                      <w:szCs w:val="16"/>
                      <w:lang w:val="es"/>
                    </w:rPr>
                    <w:t>SIRBE</w:t>
                  </w:r>
                </w:p>
              </w:tc>
              <w:tc>
                <w:tcPr>
                  <w:tcW w:w="1134" w:type="dxa"/>
                  <w:tcBorders>
                    <w:bottom w:val="single" w:sz="4" w:space="0" w:color="auto"/>
                  </w:tcBorders>
                  <w:vAlign w:val="center"/>
                </w:tcPr>
                <w:p w14:paraId="095C0840"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lang w:val="es"/>
                    </w:rPr>
                    <w:t>Demanda</w:t>
                  </w:r>
                </w:p>
              </w:tc>
              <w:tc>
                <w:tcPr>
                  <w:tcW w:w="1418" w:type="dxa"/>
                  <w:tcBorders>
                    <w:bottom w:val="single" w:sz="4" w:space="0" w:color="auto"/>
                  </w:tcBorders>
                  <w:vAlign w:val="center"/>
                </w:tcPr>
                <w:p w14:paraId="2AB53427"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lang w:val="es"/>
                    </w:rPr>
                    <w:t>Secretaría Distrital de Integración Social</w:t>
                  </w:r>
                  <w:r w:rsidRPr="006145DB">
                    <w:rPr>
                      <w:rFonts w:cs="Arial"/>
                      <w:sz w:val="16"/>
                      <w:szCs w:val="16"/>
                    </w:rPr>
                    <w:t xml:space="preserve"> </w:t>
                  </w:r>
                  <w:r w:rsidRPr="006145DB">
                    <w:rPr>
                      <w:rFonts w:eastAsia="Arial" w:cs="Arial"/>
                      <w:sz w:val="16"/>
                      <w:szCs w:val="16"/>
                      <w:lang w:val="es"/>
                    </w:rPr>
                    <w:t>- SDIS</w:t>
                  </w:r>
                </w:p>
              </w:tc>
            </w:tr>
            <w:tr w:rsidR="005B435E" w:rsidRPr="006145DB" w14:paraId="07752321" w14:textId="77777777" w:rsidTr="004D74B7">
              <w:trPr>
                <w:trHeight w:val="235"/>
              </w:trPr>
              <w:tc>
                <w:tcPr>
                  <w:tcW w:w="3007" w:type="dxa"/>
                  <w:vAlign w:val="center"/>
                </w:tcPr>
                <w:p w14:paraId="51FEAB28"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Persona egresada del Servicio Centro Forjar.</w:t>
                  </w:r>
                </w:p>
              </w:tc>
              <w:tc>
                <w:tcPr>
                  <w:tcW w:w="1842" w:type="dxa"/>
                  <w:tcBorders>
                    <w:top w:val="single" w:sz="4" w:space="0" w:color="auto"/>
                  </w:tcBorders>
                  <w:vAlign w:val="center"/>
                </w:tcPr>
                <w:p w14:paraId="31F90845" w14:textId="77777777" w:rsidR="00693E35" w:rsidRPr="006145DB" w:rsidRDefault="00693E35" w:rsidP="000343B6">
                  <w:pPr>
                    <w:tabs>
                      <w:tab w:val="left" w:pos="709"/>
                    </w:tabs>
                    <w:jc w:val="center"/>
                    <w:rPr>
                      <w:rFonts w:eastAsia="Arial" w:cs="Arial"/>
                      <w:sz w:val="16"/>
                      <w:szCs w:val="16"/>
                      <w:lang w:val="es"/>
                    </w:rPr>
                  </w:pPr>
                  <w:r w:rsidRPr="006145DB">
                    <w:rPr>
                      <w:rFonts w:eastAsia="Arial" w:cs="Arial"/>
                      <w:sz w:val="16"/>
                      <w:szCs w:val="16"/>
                    </w:rPr>
                    <w:t>SIRBE</w:t>
                  </w:r>
                </w:p>
              </w:tc>
              <w:tc>
                <w:tcPr>
                  <w:tcW w:w="1134" w:type="dxa"/>
                  <w:tcBorders>
                    <w:top w:val="single" w:sz="4" w:space="0" w:color="auto"/>
                  </w:tcBorders>
                  <w:vAlign w:val="center"/>
                </w:tcPr>
                <w:p w14:paraId="39BEFC0F" w14:textId="77777777" w:rsidR="00693E35" w:rsidRPr="006145DB" w:rsidRDefault="00693E35" w:rsidP="000343B6">
                  <w:pPr>
                    <w:tabs>
                      <w:tab w:val="left" w:pos="709"/>
                    </w:tabs>
                    <w:contextualSpacing/>
                    <w:jc w:val="center"/>
                    <w:rPr>
                      <w:rFonts w:eastAsia="Arial" w:cs="Arial"/>
                      <w:sz w:val="16"/>
                      <w:szCs w:val="16"/>
                      <w:lang w:val="es"/>
                    </w:rPr>
                  </w:pPr>
                  <w:r w:rsidRPr="006145DB">
                    <w:rPr>
                      <w:rFonts w:eastAsia="Arial" w:cs="Arial"/>
                      <w:sz w:val="16"/>
                      <w:szCs w:val="16"/>
                      <w:lang w:val="es"/>
                    </w:rPr>
                    <w:t>Demanda</w:t>
                  </w:r>
                </w:p>
              </w:tc>
              <w:tc>
                <w:tcPr>
                  <w:tcW w:w="1418" w:type="dxa"/>
                  <w:tcBorders>
                    <w:top w:val="single" w:sz="4" w:space="0" w:color="auto"/>
                  </w:tcBorders>
                  <w:vAlign w:val="center"/>
                </w:tcPr>
                <w:p w14:paraId="6ED89FBE" w14:textId="77777777" w:rsidR="00693E35" w:rsidRPr="006145DB" w:rsidRDefault="00693E35" w:rsidP="000343B6">
                  <w:pPr>
                    <w:tabs>
                      <w:tab w:val="left" w:pos="709"/>
                    </w:tabs>
                    <w:contextualSpacing/>
                    <w:jc w:val="center"/>
                    <w:rPr>
                      <w:rFonts w:eastAsia="Arial" w:cs="Arial"/>
                      <w:sz w:val="16"/>
                      <w:szCs w:val="16"/>
                      <w:lang w:val="es"/>
                    </w:rPr>
                  </w:pPr>
                  <w:r w:rsidRPr="006145DB">
                    <w:rPr>
                      <w:rFonts w:eastAsia="Arial" w:cs="Arial"/>
                      <w:sz w:val="16"/>
                      <w:szCs w:val="16"/>
                    </w:rPr>
                    <w:t>Secretaría Distrital de Integración Social - SDIS</w:t>
                  </w:r>
                </w:p>
              </w:tc>
            </w:tr>
            <w:tr w:rsidR="005B435E" w:rsidRPr="006145DB" w14:paraId="1AE8D25B" w14:textId="77777777" w:rsidTr="004D74B7">
              <w:trPr>
                <w:trHeight w:val="235"/>
              </w:trPr>
              <w:tc>
                <w:tcPr>
                  <w:tcW w:w="3007" w:type="dxa"/>
                  <w:vMerge w:val="restart"/>
                  <w:vAlign w:val="center"/>
                </w:tcPr>
                <w:p w14:paraId="33D15A11"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Joven jefe de hogar cuidador de menores de edad, personas mayores y/o personas con discapacidad.</w:t>
                  </w:r>
                </w:p>
              </w:tc>
              <w:tc>
                <w:tcPr>
                  <w:tcW w:w="1842" w:type="dxa"/>
                  <w:vAlign w:val="center"/>
                </w:tcPr>
                <w:p w14:paraId="0179170B"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SISBEN IV de Bogotá</w:t>
                  </w:r>
                </w:p>
              </w:tc>
              <w:tc>
                <w:tcPr>
                  <w:tcW w:w="1134" w:type="dxa"/>
                  <w:vAlign w:val="center"/>
                </w:tcPr>
                <w:p w14:paraId="1D75C4CF"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4A0BFB70"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418" w:type="dxa"/>
                  <w:vAlign w:val="center"/>
                </w:tcPr>
                <w:p w14:paraId="48B9CC8B"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B435E" w:rsidRPr="006145DB" w14:paraId="5AA8659C" w14:textId="77777777" w:rsidTr="004D74B7">
              <w:trPr>
                <w:trHeight w:val="235"/>
              </w:trPr>
              <w:tc>
                <w:tcPr>
                  <w:tcW w:w="3007" w:type="dxa"/>
                  <w:vMerge/>
                </w:tcPr>
                <w:p w14:paraId="70DAA913" w14:textId="77777777" w:rsidR="00693E35" w:rsidRPr="006145DB" w:rsidRDefault="00693E35" w:rsidP="000343B6">
                  <w:pPr>
                    <w:tabs>
                      <w:tab w:val="left" w:pos="709"/>
                    </w:tabs>
                    <w:contextualSpacing/>
                    <w:jc w:val="both"/>
                    <w:rPr>
                      <w:rFonts w:cs="Arial"/>
                      <w:sz w:val="16"/>
                      <w:szCs w:val="16"/>
                      <w:lang w:eastAsia="es-CO"/>
                    </w:rPr>
                  </w:pPr>
                </w:p>
              </w:tc>
              <w:tc>
                <w:tcPr>
                  <w:tcW w:w="1842" w:type="dxa"/>
                  <w:vAlign w:val="center"/>
                </w:tcPr>
                <w:p w14:paraId="0F952AB4"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6893E4F9"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lang w:val="es"/>
                    </w:rPr>
                    <w:t>Demanda</w:t>
                  </w:r>
                </w:p>
              </w:tc>
              <w:tc>
                <w:tcPr>
                  <w:tcW w:w="1418" w:type="dxa"/>
                  <w:vAlign w:val="center"/>
                </w:tcPr>
                <w:p w14:paraId="0CC41D65"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lang w:val="es"/>
                    </w:rPr>
                    <w:t>Secretaría Distrital de Integración Social - SDIS</w:t>
                  </w:r>
                </w:p>
              </w:tc>
            </w:tr>
            <w:tr w:rsidR="005B435E" w:rsidRPr="006145DB" w14:paraId="61E6D0BA" w14:textId="77777777" w:rsidTr="004D74B7">
              <w:trPr>
                <w:trHeight w:val="235"/>
              </w:trPr>
              <w:tc>
                <w:tcPr>
                  <w:tcW w:w="3007" w:type="dxa"/>
                  <w:vMerge w:val="restart"/>
                  <w:vAlign w:val="center"/>
                </w:tcPr>
                <w:p w14:paraId="094EFB2D"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Persona que no esté afiliada en el sistema de seguridad social en salud.</w:t>
                  </w:r>
                </w:p>
              </w:tc>
              <w:tc>
                <w:tcPr>
                  <w:tcW w:w="1842" w:type="dxa"/>
                  <w:vAlign w:val="center"/>
                </w:tcPr>
                <w:p w14:paraId="3606973C"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SISBEN IV de Bogotá</w:t>
                  </w:r>
                </w:p>
              </w:tc>
              <w:tc>
                <w:tcPr>
                  <w:tcW w:w="1134" w:type="dxa"/>
                  <w:vAlign w:val="center"/>
                </w:tcPr>
                <w:p w14:paraId="35E4A0E1"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1EFCA78A"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418" w:type="dxa"/>
                  <w:vAlign w:val="center"/>
                </w:tcPr>
                <w:p w14:paraId="5DB41DC4"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B435E" w:rsidRPr="006145DB" w14:paraId="7A31CF26" w14:textId="77777777" w:rsidTr="004D74B7">
              <w:trPr>
                <w:trHeight w:val="235"/>
              </w:trPr>
              <w:tc>
                <w:tcPr>
                  <w:tcW w:w="3007" w:type="dxa"/>
                  <w:vMerge/>
                </w:tcPr>
                <w:p w14:paraId="6EE25851" w14:textId="77777777" w:rsidR="00693E35" w:rsidRPr="006145DB" w:rsidRDefault="00693E35" w:rsidP="000343B6">
                  <w:pPr>
                    <w:tabs>
                      <w:tab w:val="left" w:pos="709"/>
                    </w:tabs>
                    <w:contextualSpacing/>
                    <w:jc w:val="both"/>
                    <w:rPr>
                      <w:rFonts w:cs="Arial"/>
                      <w:sz w:val="16"/>
                      <w:szCs w:val="16"/>
                      <w:lang w:eastAsia="es-CO"/>
                    </w:rPr>
                  </w:pPr>
                </w:p>
              </w:tc>
              <w:tc>
                <w:tcPr>
                  <w:tcW w:w="1842" w:type="dxa"/>
                  <w:vAlign w:val="center"/>
                </w:tcPr>
                <w:p w14:paraId="7C631914"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Registro Social de Hogares</w:t>
                  </w:r>
                </w:p>
              </w:tc>
              <w:tc>
                <w:tcPr>
                  <w:tcW w:w="1134" w:type="dxa"/>
                  <w:vAlign w:val="center"/>
                </w:tcPr>
                <w:p w14:paraId="00C605A3"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47D2EAF2"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418" w:type="dxa"/>
                  <w:vAlign w:val="center"/>
                </w:tcPr>
                <w:p w14:paraId="018C309E"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B435E" w:rsidRPr="006145DB" w14:paraId="692360F6" w14:textId="77777777" w:rsidTr="004D74B7">
              <w:trPr>
                <w:trHeight w:val="235"/>
              </w:trPr>
              <w:tc>
                <w:tcPr>
                  <w:tcW w:w="3007" w:type="dxa"/>
                  <w:vAlign w:val="center"/>
                </w:tcPr>
                <w:p w14:paraId="63E4D605"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rPr>
                    <w:t>Persona que vive en residencias tipo paga diarios.</w:t>
                  </w:r>
                </w:p>
              </w:tc>
              <w:tc>
                <w:tcPr>
                  <w:tcW w:w="1842" w:type="dxa"/>
                  <w:vAlign w:val="center"/>
                </w:tcPr>
                <w:p w14:paraId="5CF374E0"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rPr>
                    <w:t>Base de personas residentes en paga diarios</w:t>
                  </w:r>
                </w:p>
              </w:tc>
              <w:tc>
                <w:tcPr>
                  <w:tcW w:w="1134" w:type="dxa"/>
                  <w:vAlign w:val="center"/>
                </w:tcPr>
                <w:p w14:paraId="02D7A745"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418" w:type="dxa"/>
                  <w:vAlign w:val="center"/>
                </w:tcPr>
                <w:p w14:paraId="2638B924"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B435E" w:rsidRPr="006145DB" w14:paraId="6AAF9F64" w14:textId="77777777" w:rsidTr="004D74B7">
              <w:trPr>
                <w:trHeight w:val="586"/>
              </w:trPr>
              <w:tc>
                <w:tcPr>
                  <w:tcW w:w="3007" w:type="dxa"/>
                  <w:vMerge w:val="restart"/>
                  <w:vAlign w:val="center"/>
                </w:tcPr>
                <w:p w14:paraId="0D4BA7C5"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rPr>
                    <w:t>Persona que no esté vinculada al mercado laboral formal.</w:t>
                  </w:r>
                </w:p>
              </w:tc>
              <w:tc>
                <w:tcPr>
                  <w:tcW w:w="1842" w:type="dxa"/>
                  <w:vAlign w:val="center"/>
                </w:tcPr>
                <w:p w14:paraId="2A6FE159"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rPr>
                    <w:t>SISBEN IV de Bogotá</w:t>
                  </w:r>
                </w:p>
              </w:tc>
              <w:tc>
                <w:tcPr>
                  <w:tcW w:w="1134" w:type="dxa"/>
                  <w:vAlign w:val="center"/>
                </w:tcPr>
                <w:p w14:paraId="2124D053"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rPr>
                    <w:t xml:space="preserve">Mensual </w:t>
                  </w:r>
                </w:p>
                <w:p w14:paraId="1C58D473"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rPr>
                    <w:t>(mes vencido)</w:t>
                  </w:r>
                </w:p>
              </w:tc>
              <w:tc>
                <w:tcPr>
                  <w:tcW w:w="1418" w:type="dxa"/>
                  <w:vAlign w:val="center"/>
                </w:tcPr>
                <w:p w14:paraId="16DB0085"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rPr>
                    <w:t>Secretaría Distrital de Planeación – SDP</w:t>
                  </w:r>
                </w:p>
              </w:tc>
            </w:tr>
            <w:tr w:rsidR="005B435E" w:rsidRPr="006145DB" w14:paraId="3D9A1055" w14:textId="77777777" w:rsidTr="004D74B7">
              <w:trPr>
                <w:trHeight w:val="586"/>
              </w:trPr>
              <w:tc>
                <w:tcPr>
                  <w:tcW w:w="3007" w:type="dxa"/>
                  <w:vMerge/>
                  <w:tcBorders>
                    <w:bottom w:val="single" w:sz="4" w:space="0" w:color="auto"/>
                  </w:tcBorders>
                </w:tcPr>
                <w:p w14:paraId="6E82BE8E" w14:textId="77777777" w:rsidR="00693E35" w:rsidRPr="006145DB" w:rsidRDefault="00693E35" w:rsidP="000343B6">
                  <w:pPr>
                    <w:tabs>
                      <w:tab w:val="left" w:pos="709"/>
                    </w:tabs>
                    <w:contextualSpacing/>
                    <w:jc w:val="both"/>
                    <w:rPr>
                      <w:rFonts w:cs="Arial"/>
                      <w:sz w:val="16"/>
                      <w:szCs w:val="16"/>
                    </w:rPr>
                  </w:pPr>
                </w:p>
              </w:tc>
              <w:tc>
                <w:tcPr>
                  <w:tcW w:w="1842" w:type="dxa"/>
                  <w:tcBorders>
                    <w:bottom w:val="single" w:sz="4" w:space="0" w:color="auto"/>
                  </w:tcBorders>
                  <w:vAlign w:val="center"/>
                </w:tcPr>
                <w:p w14:paraId="28D537C3"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rPr>
                    <w:t>Registro Social de Hogares</w:t>
                  </w:r>
                </w:p>
              </w:tc>
              <w:tc>
                <w:tcPr>
                  <w:tcW w:w="1134" w:type="dxa"/>
                  <w:tcBorders>
                    <w:bottom w:val="single" w:sz="4" w:space="0" w:color="auto"/>
                  </w:tcBorders>
                  <w:vAlign w:val="center"/>
                </w:tcPr>
                <w:p w14:paraId="16C8F627"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rPr>
                    <w:t xml:space="preserve">Mensual </w:t>
                  </w:r>
                </w:p>
                <w:p w14:paraId="3698067E"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rPr>
                    <w:t>(mes vencido)</w:t>
                  </w:r>
                </w:p>
              </w:tc>
              <w:tc>
                <w:tcPr>
                  <w:tcW w:w="1418" w:type="dxa"/>
                  <w:tcBorders>
                    <w:bottom w:val="single" w:sz="4" w:space="0" w:color="auto"/>
                  </w:tcBorders>
                  <w:vAlign w:val="center"/>
                </w:tcPr>
                <w:p w14:paraId="013DDED4"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rPr>
                    <w:t>Secretaría Distrital de Planeación – SDP</w:t>
                  </w:r>
                </w:p>
              </w:tc>
            </w:tr>
            <w:tr w:rsidR="005B435E" w:rsidRPr="006145DB" w14:paraId="3FEB3CD1" w14:textId="77777777" w:rsidTr="004D74B7">
              <w:trPr>
                <w:trHeight w:val="552"/>
              </w:trPr>
              <w:tc>
                <w:tcPr>
                  <w:tcW w:w="3007" w:type="dxa"/>
                  <w:tcBorders>
                    <w:bottom w:val="nil"/>
                  </w:tcBorders>
                  <w:vAlign w:val="center"/>
                </w:tcPr>
                <w:p w14:paraId="5A7151E3" w14:textId="77777777" w:rsidR="00693E35" w:rsidRPr="006145DB" w:rsidRDefault="00693E35" w:rsidP="000343B6">
                  <w:pPr>
                    <w:tabs>
                      <w:tab w:val="left" w:pos="709"/>
                    </w:tabs>
                    <w:contextualSpacing/>
                    <w:jc w:val="both"/>
                    <w:rPr>
                      <w:rFonts w:cs="Arial"/>
                      <w:sz w:val="16"/>
                      <w:szCs w:val="16"/>
                    </w:rPr>
                  </w:pPr>
                  <w:r w:rsidRPr="006145DB">
                    <w:rPr>
                      <w:rFonts w:cs="Arial"/>
                      <w:sz w:val="16"/>
                      <w:szCs w:val="16"/>
                    </w:rPr>
                    <w:t>Persona que no sea graduada de un programa de educación superior.</w:t>
                  </w:r>
                </w:p>
              </w:tc>
              <w:tc>
                <w:tcPr>
                  <w:tcW w:w="1842" w:type="dxa"/>
                  <w:tcBorders>
                    <w:bottom w:val="nil"/>
                  </w:tcBorders>
                  <w:vAlign w:val="center"/>
                </w:tcPr>
                <w:p w14:paraId="485F61EF"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rPr>
                    <w:t>Registro Social de Hogares</w:t>
                  </w:r>
                </w:p>
              </w:tc>
              <w:tc>
                <w:tcPr>
                  <w:tcW w:w="1134" w:type="dxa"/>
                  <w:tcBorders>
                    <w:bottom w:val="nil"/>
                  </w:tcBorders>
                  <w:vAlign w:val="center"/>
                </w:tcPr>
                <w:p w14:paraId="0E3CD9F4"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4F822E18"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lang w:eastAsia="es-CO"/>
                    </w:rPr>
                    <w:t>(mes vencido)</w:t>
                  </w:r>
                </w:p>
              </w:tc>
              <w:tc>
                <w:tcPr>
                  <w:tcW w:w="1418" w:type="dxa"/>
                  <w:tcBorders>
                    <w:bottom w:val="nil"/>
                  </w:tcBorders>
                  <w:vAlign w:val="center"/>
                </w:tcPr>
                <w:p w14:paraId="502F415C" w14:textId="77777777" w:rsidR="00693E35" w:rsidRPr="006145DB" w:rsidRDefault="00693E35" w:rsidP="000343B6">
                  <w:pPr>
                    <w:tabs>
                      <w:tab w:val="left" w:pos="709"/>
                    </w:tabs>
                    <w:contextualSpacing/>
                    <w:jc w:val="center"/>
                    <w:rPr>
                      <w:rFonts w:cs="Arial"/>
                      <w:sz w:val="16"/>
                      <w:szCs w:val="16"/>
                    </w:rPr>
                  </w:pPr>
                  <w:r w:rsidRPr="006145DB">
                    <w:rPr>
                      <w:rFonts w:cs="Arial"/>
                      <w:sz w:val="16"/>
                      <w:szCs w:val="16"/>
                      <w:lang w:eastAsia="es-CO"/>
                    </w:rPr>
                    <w:t>Secretaría Distrital de Planeación – SDP</w:t>
                  </w:r>
                </w:p>
              </w:tc>
            </w:tr>
          </w:tbl>
          <w:p w14:paraId="3E88E1F6" w14:textId="77777777" w:rsidR="00693E35" w:rsidRPr="006145DB" w:rsidRDefault="00693E35" w:rsidP="000343B6">
            <w:pPr>
              <w:tabs>
                <w:tab w:val="left" w:pos="709"/>
              </w:tabs>
              <w:spacing w:line="240" w:lineRule="auto"/>
              <w:contextualSpacing/>
              <w:jc w:val="both"/>
              <w:rPr>
                <w:rFonts w:cs="Arial"/>
                <w:sz w:val="18"/>
                <w:szCs w:val="18"/>
                <w:lang w:eastAsia="es-CO"/>
              </w:rPr>
            </w:pPr>
          </w:p>
        </w:tc>
      </w:tr>
      <w:tr w:rsidR="00693E35" w:rsidRPr="006145DB" w14:paraId="7B81A155" w14:textId="77777777" w:rsidTr="002C665D">
        <w:trPr>
          <w:trHeight w:val="137"/>
          <w:jc w:val="center"/>
        </w:trPr>
        <w:tc>
          <w:tcPr>
            <w:tcW w:w="1838" w:type="dxa"/>
            <w:vMerge w:val="restart"/>
            <w:tcBorders>
              <w:right w:val="single" w:sz="4" w:space="0" w:color="auto"/>
            </w:tcBorders>
            <w:vAlign w:val="center"/>
          </w:tcPr>
          <w:p w14:paraId="637C6B94" w14:textId="77777777" w:rsidR="00693E35" w:rsidRPr="006145DB" w:rsidRDefault="00693E35" w:rsidP="000343B6">
            <w:pPr>
              <w:spacing w:after="0" w:line="240" w:lineRule="auto"/>
              <w:rPr>
                <w:rFonts w:cs="Arial"/>
                <w:sz w:val="20"/>
                <w:szCs w:val="20"/>
                <w:lang w:eastAsia="es-CO"/>
              </w:rPr>
            </w:pPr>
            <w:r w:rsidRPr="006145DB">
              <w:rPr>
                <w:rFonts w:eastAsia="Arial" w:cs="Arial"/>
                <w:sz w:val="20"/>
                <w:szCs w:val="20"/>
                <w:lang w:eastAsia="es-CO"/>
              </w:rPr>
              <w:t>Criterios de Ingreso y Fuentes de Información</w:t>
            </w:r>
          </w:p>
        </w:tc>
        <w:tc>
          <w:tcPr>
            <w:tcW w:w="7655" w:type="dxa"/>
            <w:tcBorders>
              <w:top w:val="single" w:sz="4" w:space="0" w:color="auto"/>
              <w:left w:val="single" w:sz="4" w:space="0" w:color="auto"/>
              <w:bottom w:val="nil"/>
              <w:right w:val="single" w:sz="4" w:space="0" w:color="auto"/>
            </w:tcBorders>
            <w:vAlign w:val="center"/>
          </w:tcPr>
          <w:p w14:paraId="3738076D" w14:textId="77777777" w:rsidR="00693E35" w:rsidRPr="006145DB" w:rsidRDefault="00693E35" w:rsidP="000343B6">
            <w:pPr>
              <w:tabs>
                <w:tab w:val="left" w:pos="709"/>
              </w:tabs>
              <w:spacing w:line="240" w:lineRule="auto"/>
              <w:contextualSpacing/>
              <w:jc w:val="center"/>
              <w:rPr>
                <w:rFonts w:cs="Arial"/>
                <w:sz w:val="10"/>
                <w:szCs w:val="18"/>
                <w:lang w:eastAsia="es-CO"/>
              </w:rPr>
            </w:pPr>
          </w:p>
        </w:tc>
      </w:tr>
      <w:tr w:rsidR="00693E35" w:rsidRPr="006145DB" w14:paraId="1D4D5CDF" w14:textId="77777777" w:rsidTr="002C665D">
        <w:trPr>
          <w:trHeight w:val="737"/>
          <w:jc w:val="center"/>
        </w:trPr>
        <w:tc>
          <w:tcPr>
            <w:tcW w:w="1838" w:type="dxa"/>
            <w:vMerge/>
            <w:vAlign w:val="center"/>
          </w:tcPr>
          <w:p w14:paraId="371737AF" w14:textId="77777777" w:rsidR="00693E35" w:rsidRPr="006145DB" w:rsidRDefault="00693E35" w:rsidP="000343B6">
            <w:pPr>
              <w:spacing w:line="240" w:lineRule="auto"/>
              <w:rPr>
                <w:rFonts w:cs="Arial"/>
                <w:sz w:val="18"/>
                <w:szCs w:val="18"/>
                <w:lang w:eastAsia="es-CO"/>
              </w:rPr>
            </w:pPr>
          </w:p>
        </w:tc>
        <w:tc>
          <w:tcPr>
            <w:tcW w:w="7655" w:type="dxa"/>
            <w:tcBorders>
              <w:top w:val="nil"/>
              <w:bottom w:val="single" w:sz="4" w:space="0" w:color="auto"/>
            </w:tcBorders>
            <w:vAlign w:val="center"/>
          </w:tcPr>
          <w:tbl>
            <w:tblPr>
              <w:tblStyle w:val="Tablaconcuadrcula"/>
              <w:tblW w:w="7401" w:type="dxa"/>
              <w:tblLayout w:type="fixed"/>
              <w:tblLook w:val="04A0" w:firstRow="1" w:lastRow="0" w:firstColumn="1" w:lastColumn="0" w:noHBand="0" w:noVBand="1"/>
            </w:tblPr>
            <w:tblGrid>
              <w:gridCol w:w="2722"/>
              <w:gridCol w:w="1701"/>
              <w:gridCol w:w="1276"/>
              <w:gridCol w:w="1702"/>
            </w:tblGrid>
            <w:tr w:rsidR="00562504" w:rsidRPr="006145DB" w14:paraId="35A2A0CF" w14:textId="77777777" w:rsidTr="00331406">
              <w:trPr>
                <w:trHeight w:val="340"/>
              </w:trPr>
              <w:tc>
                <w:tcPr>
                  <w:tcW w:w="2722" w:type="dxa"/>
                  <w:vAlign w:val="center"/>
                </w:tcPr>
                <w:p w14:paraId="10C00D84"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Criterios de Ingreso</w:t>
                  </w:r>
                </w:p>
              </w:tc>
              <w:tc>
                <w:tcPr>
                  <w:tcW w:w="1701" w:type="dxa"/>
                  <w:vAlign w:val="center"/>
                </w:tcPr>
                <w:p w14:paraId="32D34BBC"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Fuente de Información</w:t>
                  </w:r>
                </w:p>
              </w:tc>
              <w:tc>
                <w:tcPr>
                  <w:tcW w:w="1276" w:type="dxa"/>
                  <w:vAlign w:val="center"/>
                </w:tcPr>
                <w:p w14:paraId="6F0D2969"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Periodicidad</w:t>
                  </w:r>
                </w:p>
              </w:tc>
              <w:tc>
                <w:tcPr>
                  <w:tcW w:w="1702" w:type="dxa"/>
                  <w:vAlign w:val="center"/>
                </w:tcPr>
                <w:p w14:paraId="66FA913C"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Administrador</w:t>
                  </w:r>
                </w:p>
              </w:tc>
            </w:tr>
            <w:tr w:rsidR="00562504" w:rsidRPr="006145DB" w14:paraId="079FA63E" w14:textId="77777777" w:rsidTr="00331406">
              <w:trPr>
                <w:trHeight w:val="231"/>
              </w:trPr>
              <w:tc>
                <w:tcPr>
                  <w:tcW w:w="2722" w:type="dxa"/>
                  <w:vMerge w:val="restart"/>
                  <w:vAlign w:val="center"/>
                </w:tcPr>
                <w:p w14:paraId="3B000243" w14:textId="77777777" w:rsidR="00693E35" w:rsidRPr="006145DB" w:rsidRDefault="00693E35" w:rsidP="000343B6">
                  <w:pPr>
                    <w:tabs>
                      <w:tab w:val="left" w:pos="709"/>
                    </w:tabs>
                    <w:contextualSpacing/>
                    <w:jc w:val="both"/>
                    <w:rPr>
                      <w:rFonts w:eastAsia="Arial" w:cs="Arial"/>
                      <w:sz w:val="16"/>
                      <w:szCs w:val="18"/>
                      <w:lang w:eastAsia="es-CO"/>
                    </w:rPr>
                  </w:pPr>
                  <w:r w:rsidRPr="006145DB">
                    <w:rPr>
                      <w:rFonts w:eastAsia="Arial" w:cs="Arial"/>
                      <w:sz w:val="16"/>
                      <w:szCs w:val="18"/>
                    </w:rPr>
                    <w:t>Joven de 14 a 28 años.</w:t>
                  </w:r>
                </w:p>
              </w:tc>
              <w:tc>
                <w:tcPr>
                  <w:tcW w:w="1701" w:type="dxa"/>
                  <w:vAlign w:val="center"/>
                </w:tcPr>
                <w:p w14:paraId="0A638EBF"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SISBEN IV de Bogotá</w:t>
                  </w:r>
                </w:p>
              </w:tc>
              <w:tc>
                <w:tcPr>
                  <w:tcW w:w="1276" w:type="dxa"/>
                  <w:vAlign w:val="center"/>
                </w:tcPr>
                <w:p w14:paraId="2867F707"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 xml:space="preserve">Mensual </w:t>
                  </w:r>
                </w:p>
                <w:p w14:paraId="377C7F84"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(mes vencido)</w:t>
                  </w:r>
                </w:p>
              </w:tc>
              <w:tc>
                <w:tcPr>
                  <w:tcW w:w="1702" w:type="dxa"/>
                  <w:vAlign w:val="center"/>
                </w:tcPr>
                <w:p w14:paraId="3E34B8BB"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Secretaría Distrital de Planeación – SDP</w:t>
                  </w:r>
                </w:p>
              </w:tc>
            </w:tr>
            <w:tr w:rsidR="00562504" w:rsidRPr="006145DB" w14:paraId="4D30189B" w14:textId="77777777" w:rsidTr="00331406">
              <w:trPr>
                <w:trHeight w:val="231"/>
              </w:trPr>
              <w:tc>
                <w:tcPr>
                  <w:tcW w:w="2722" w:type="dxa"/>
                  <w:vMerge/>
                  <w:vAlign w:val="center"/>
                </w:tcPr>
                <w:p w14:paraId="12B956DE" w14:textId="77777777" w:rsidR="00693E35" w:rsidRPr="006145DB" w:rsidRDefault="00693E35" w:rsidP="000343B6">
                  <w:pPr>
                    <w:tabs>
                      <w:tab w:val="left" w:pos="709"/>
                    </w:tabs>
                    <w:contextualSpacing/>
                    <w:jc w:val="both"/>
                    <w:rPr>
                      <w:rFonts w:eastAsia="Arial" w:cs="Arial"/>
                      <w:sz w:val="20"/>
                      <w:szCs w:val="20"/>
                    </w:rPr>
                  </w:pPr>
                </w:p>
              </w:tc>
              <w:tc>
                <w:tcPr>
                  <w:tcW w:w="1701" w:type="dxa"/>
                  <w:vAlign w:val="center"/>
                </w:tcPr>
                <w:p w14:paraId="6B463AEB"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Registro Social de Hogares</w:t>
                  </w:r>
                </w:p>
              </w:tc>
              <w:tc>
                <w:tcPr>
                  <w:tcW w:w="1276" w:type="dxa"/>
                  <w:vAlign w:val="center"/>
                </w:tcPr>
                <w:p w14:paraId="004F3306"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 xml:space="preserve">Mensual </w:t>
                  </w:r>
                </w:p>
                <w:p w14:paraId="79652526"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(mes vencido)</w:t>
                  </w:r>
                </w:p>
              </w:tc>
              <w:tc>
                <w:tcPr>
                  <w:tcW w:w="1702" w:type="dxa"/>
                  <w:vAlign w:val="center"/>
                </w:tcPr>
                <w:p w14:paraId="384F16F2"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Secretaría Distrital de Planeación - SDP</w:t>
                  </w:r>
                </w:p>
              </w:tc>
            </w:tr>
            <w:tr w:rsidR="00562504" w:rsidRPr="006145DB" w14:paraId="24AE689D" w14:textId="77777777" w:rsidTr="00331406">
              <w:trPr>
                <w:trHeight w:val="231"/>
              </w:trPr>
              <w:tc>
                <w:tcPr>
                  <w:tcW w:w="2722" w:type="dxa"/>
                  <w:vMerge/>
                  <w:vAlign w:val="center"/>
                </w:tcPr>
                <w:p w14:paraId="492CD237" w14:textId="77777777" w:rsidR="00693E35" w:rsidRPr="006145DB" w:rsidRDefault="00693E35" w:rsidP="000343B6">
                  <w:pPr>
                    <w:tabs>
                      <w:tab w:val="left" w:pos="709"/>
                    </w:tabs>
                    <w:contextualSpacing/>
                    <w:jc w:val="both"/>
                    <w:rPr>
                      <w:rFonts w:eastAsia="Arial" w:cs="Arial"/>
                      <w:sz w:val="20"/>
                      <w:szCs w:val="20"/>
                    </w:rPr>
                  </w:pPr>
                </w:p>
              </w:tc>
              <w:tc>
                <w:tcPr>
                  <w:tcW w:w="1701" w:type="dxa"/>
                  <w:vAlign w:val="center"/>
                </w:tcPr>
                <w:p w14:paraId="57897500"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Base de Jóvenes Preinscritos / registros administrativos</w:t>
                  </w:r>
                </w:p>
              </w:tc>
              <w:tc>
                <w:tcPr>
                  <w:tcW w:w="1276" w:type="dxa"/>
                  <w:vAlign w:val="center"/>
                </w:tcPr>
                <w:p w14:paraId="4F5A65DA"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Demanda</w:t>
                  </w:r>
                </w:p>
              </w:tc>
              <w:tc>
                <w:tcPr>
                  <w:tcW w:w="1702" w:type="dxa"/>
                  <w:vAlign w:val="center"/>
                </w:tcPr>
                <w:p w14:paraId="5A0248C4"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Subdirección para la Juventud</w:t>
                  </w:r>
                </w:p>
              </w:tc>
            </w:tr>
            <w:tr w:rsidR="00562504" w:rsidRPr="006145DB" w14:paraId="32E2541B" w14:textId="77777777" w:rsidTr="00331406">
              <w:trPr>
                <w:trHeight w:val="231"/>
              </w:trPr>
              <w:tc>
                <w:tcPr>
                  <w:tcW w:w="2722" w:type="dxa"/>
                  <w:vMerge/>
                  <w:vAlign w:val="center"/>
                </w:tcPr>
                <w:p w14:paraId="51F0079B" w14:textId="77777777" w:rsidR="00693E35" w:rsidRPr="006145DB" w:rsidRDefault="00693E35" w:rsidP="000343B6">
                  <w:pPr>
                    <w:tabs>
                      <w:tab w:val="left" w:pos="709"/>
                    </w:tabs>
                    <w:contextualSpacing/>
                    <w:jc w:val="both"/>
                    <w:rPr>
                      <w:rFonts w:eastAsia="Arial" w:cs="Arial"/>
                      <w:sz w:val="20"/>
                      <w:szCs w:val="20"/>
                    </w:rPr>
                  </w:pPr>
                </w:p>
              </w:tc>
              <w:tc>
                <w:tcPr>
                  <w:tcW w:w="1701" w:type="dxa"/>
                  <w:vAlign w:val="center"/>
                </w:tcPr>
                <w:p w14:paraId="0060A479"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SIRBE</w:t>
                  </w:r>
                </w:p>
              </w:tc>
              <w:tc>
                <w:tcPr>
                  <w:tcW w:w="1276" w:type="dxa"/>
                  <w:vAlign w:val="center"/>
                </w:tcPr>
                <w:p w14:paraId="16925D4C"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Demanda</w:t>
                  </w:r>
                </w:p>
              </w:tc>
              <w:tc>
                <w:tcPr>
                  <w:tcW w:w="1702" w:type="dxa"/>
                  <w:vAlign w:val="center"/>
                </w:tcPr>
                <w:p w14:paraId="0811EDF4"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Secretaria Distrital de Integración Social.</w:t>
                  </w:r>
                </w:p>
              </w:tc>
            </w:tr>
            <w:tr w:rsidR="00562504" w:rsidRPr="006145DB" w14:paraId="49557372" w14:textId="77777777" w:rsidTr="00331406">
              <w:trPr>
                <w:trHeight w:val="231"/>
              </w:trPr>
              <w:tc>
                <w:tcPr>
                  <w:tcW w:w="2722" w:type="dxa"/>
                  <w:vMerge w:val="restart"/>
                  <w:vAlign w:val="center"/>
                </w:tcPr>
                <w:p w14:paraId="2FC1711F" w14:textId="77777777" w:rsidR="00693E35" w:rsidRPr="006145DB" w:rsidRDefault="00693E35" w:rsidP="000343B6">
                  <w:pPr>
                    <w:tabs>
                      <w:tab w:val="left" w:pos="709"/>
                    </w:tabs>
                    <w:contextualSpacing/>
                    <w:jc w:val="both"/>
                    <w:rPr>
                      <w:rFonts w:eastAsia="Arial" w:cs="Arial"/>
                      <w:sz w:val="16"/>
                      <w:szCs w:val="20"/>
                    </w:rPr>
                  </w:pPr>
                  <w:r w:rsidRPr="006145DB">
                    <w:rPr>
                      <w:rFonts w:eastAsia="Arial" w:cs="Arial"/>
                      <w:sz w:val="16"/>
                      <w:szCs w:val="18"/>
                    </w:rPr>
                    <w:t>Persona residente en la ciudad de Bogotá.</w:t>
                  </w:r>
                </w:p>
              </w:tc>
              <w:tc>
                <w:tcPr>
                  <w:tcW w:w="1701" w:type="dxa"/>
                  <w:vAlign w:val="center"/>
                </w:tcPr>
                <w:p w14:paraId="2B1D9219"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SISBÉN IV de Bogotá</w:t>
                  </w:r>
                </w:p>
              </w:tc>
              <w:tc>
                <w:tcPr>
                  <w:tcW w:w="1276" w:type="dxa"/>
                  <w:vAlign w:val="center"/>
                </w:tcPr>
                <w:p w14:paraId="287A88C6"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 xml:space="preserve">Mensual </w:t>
                  </w:r>
                </w:p>
                <w:p w14:paraId="7FDDD68A"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(mes vencido)</w:t>
                  </w:r>
                </w:p>
              </w:tc>
              <w:tc>
                <w:tcPr>
                  <w:tcW w:w="1702" w:type="dxa"/>
                  <w:vAlign w:val="center"/>
                </w:tcPr>
                <w:p w14:paraId="7C7C5853"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Secretaría Distrital de Planeación - SDP</w:t>
                  </w:r>
                </w:p>
              </w:tc>
            </w:tr>
            <w:tr w:rsidR="00562504" w:rsidRPr="006145DB" w14:paraId="4136BE8E" w14:textId="77777777" w:rsidTr="00331406">
              <w:trPr>
                <w:trHeight w:val="231"/>
              </w:trPr>
              <w:tc>
                <w:tcPr>
                  <w:tcW w:w="2722" w:type="dxa"/>
                  <w:vMerge/>
                  <w:vAlign w:val="center"/>
                </w:tcPr>
                <w:p w14:paraId="6E3AA9AA" w14:textId="77777777" w:rsidR="00693E35" w:rsidRPr="006145DB" w:rsidRDefault="00693E35" w:rsidP="000343B6">
                  <w:pPr>
                    <w:tabs>
                      <w:tab w:val="left" w:pos="709"/>
                    </w:tabs>
                    <w:contextualSpacing/>
                    <w:jc w:val="both"/>
                    <w:rPr>
                      <w:rFonts w:eastAsia="Arial" w:cs="Arial"/>
                      <w:sz w:val="16"/>
                      <w:szCs w:val="20"/>
                    </w:rPr>
                  </w:pPr>
                </w:p>
              </w:tc>
              <w:tc>
                <w:tcPr>
                  <w:tcW w:w="1701" w:type="dxa"/>
                  <w:vAlign w:val="center"/>
                </w:tcPr>
                <w:p w14:paraId="5B8BC303"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lang w:eastAsia="es-CO"/>
                    </w:rPr>
                    <w:t>Base Maestra</w:t>
                  </w:r>
                </w:p>
              </w:tc>
              <w:tc>
                <w:tcPr>
                  <w:tcW w:w="1276" w:type="dxa"/>
                  <w:vAlign w:val="center"/>
                </w:tcPr>
                <w:p w14:paraId="1BC5256E"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Mensual</w:t>
                  </w:r>
                </w:p>
              </w:tc>
              <w:tc>
                <w:tcPr>
                  <w:tcW w:w="1702" w:type="dxa"/>
                  <w:vAlign w:val="center"/>
                </w:tcPr>
                <w:p w14:paraId="7539B08B"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Secretaría Distrital de Planeación - SDP</w:t>
                  </w:r>
                </w:p>
              </w:tc>
            </w:tr>
            <w:tr w:rsidR="00562504" w:rsidRPr="006145DB" w14:paraId="3ABD63F8" w14:textId="77777777" w:rsidTr="00331406">
              <w:trPr>
                <w:trHeight w:val="231"/>
              </w:trPr>
              <w:tc>
                <w:tcPr>
                  <w:tcW w:w="2722" w:type="dxa"/>
                  <w:vMerge w:val="restart"/>
                  <w:vAlign w:val="center"/>
                </w:tcPr>
                <w:p w14:paraId="6C392360" w14:textId="77777777" w:rsidR="00693E35" w:rsidRPr="006145DB" w:rsidRDefault="00693E35" w:rsidP="000343B6">
                  <w:pPr>
                    <w:tabs>
                      <w:tab w:val="left" w:pos="709"/>
                    </w:tabs>
                    <w:contextualSpacing/>
                    <w:jc w:val="both"/>
                    <w:rPr>
                      <w:rFonts w:eastAsia="Arial" w:cs="Arial"/>
                      <w:sz w:val="16"/>
                      <w:szCs w:val="20"/>
                    </w:rPr>
                  </w:pPr>
                  <w:r w:rsidRPr="006145DB">
                    <w:rPr>
                      <w:rFonts w:eastAsia="Arial" w:cs="Arial"/>
                      <w:sz w:val="16"/>
                      <w:szCs w:val="18"/>
                    </w:rPr>
                    <w:t>Joven en situación de pobreza extrema, pobreza moderada y/o vulnerabilidad por inseguridad alimentaria, medido por la metodología SISBEN IV de Bogotá, con clasificación de A1 hasta C9.</w:t>
                  </w:r>
                </w:p>
              </w:tc>
              <w:tc>
                <w:tcPr>
                  <w:tcW w:w="1701" w:type="dxa"/>
                  <w:vAlign w:val="center"/>
                </w:tcPr>
                <w:p w14:paraId="670F1940"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SISBÉN IV de Bogotá</w:t>
                  </w:r>
                </w:p>
              </w:tc>
              <w:tc>
                <w:tcPr>
                  <w:tcW w:w="1276" w:type="dxa"/>
                  <w:vAlign w:val="center"/>
                </w:tcPr>
                <w:p w14:paraId="4948A45C"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 xml:space="preserve">Mensual </w:t>
                  </w:r>
                </w:p>
                <w:p w14:paraId="02D63DC9"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(mes vencido)</w:t>
                  </w:r>
                </w:p>
              </w:tc>
              <w:tc>
                <w:tcPr>
                  <w:tcW w:w="1702" w:type="dxa"/>
                  <w:vAlign w:val="center"/>
                </w:tcPr>
                <w:p w14:paraId="700CEBC2"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Secretaría Distrital de Planeación - SDP</w:t>
                  </w:r>
                </w:p>
              </w:tc>
            </w:tr>
            <w:tr w:rsidR="00562504" w:rsidRPr="006145DB" w14:paraId="08E744DE" w14:textId="77777777" w:rsidTr="00331406">
              <w:trPr>
                <w:trHeight w:val="231"/>
              </w:trPr>
              <w:tc>
                <w:tcPr>
                  <w:tcW w:w="2722" w:type="dxa"/>
                  <w:vMerge/>
                </w:tcPr>
                <w:p w14:paraId="0EB100A1" w14:textId="77777777" w:rsidR="00693E35" w:rsidRPr="006145DB" w:rsidRDefault="00693E35" w:rsidP="000343B6">
                  <w:pPr>
                    <w:tabs>
                      <w:tab w:val="left" w:pos="709"/>
                    </w:tabs>
                    <w:contextualSpacing/>
                    <w:jc w:val="both"/>
                    <w:rPr>
                      <w:rFonts w:eastAsia="Arial" w:cs="Arial"/>
                      <w:sz w:val="16"/>
                      <w:szCs w:val="20"/>
                    </w:rPr>
                  </w:pPr>
                </w:p>
              </w:tc>
              <w:tc>
                <w:tcPr>
                  <w:tcW w:w="1701" w:type="dxa"/>
                  <w:vAlign w:val="center"/>
                </w:tcPr>
                <w:p w14:paraId="3771EAAB"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lang w:eastAsia="es-CO"/>
                    </w:rPr>
                    <w:t>Base Maestra</w:t>
                  </w:r>
                </w:p>
              </w:tc>
              <w:tc>
                <w:tcPr>
                  <w:tcW w:w="1276" w:type="dxa"/>
                  <w:vAlign w:val="center"/>
                </w:tcPr>
                <w:p w14:paraId="28447538"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Mensual</w:t>
                  </w:r>
                </w:p>
              </w:tc>
              <w:tc>
                <w:tcPr>
                  <w:tcW w:w="1702" w:type="dxa"/>
                  <w:vAlign w:val="center"/>
                </w:tcPr>
                <w:p w14:paraId="6551A9AD"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Secretaría Distrital de Planeación - SDP</w:t>
                  </w:r>
                </w:p>
              </w:tc>
            </w:tr>
            <w:tr w:rsidR="00562504" w:rsidRPr="006145DB" w14:paraId="474C7782" w14:textId="77777777" w:rsidTr="00331406">
              <w:trPr>
                <w:trHeight w:val="242"/>
              </w:trPr>
              <w:tc>
                <w:tcPr>
                  <w:tcW w:w="2722" w:type="dxa"/>
                </w:tcPr>
                <w:p w14:paraId="2B49A528" w14:textId="77777777" w:rsidR="00693E35" w:rsidRPr="006145DB" w:rsidRDefault="00693E35" w:rsidP="000343B6">
                  <w:pPr>
                    <w:tabs>
                      <w:tab w:val="left" w:pos="709"/>
                    </w:tabs>
                    <w:contextualSpacing/>
                    <w:jc w:val="both"/>
                    <w:rPr>
                      <w:rFonts w:cs="Arial"/>
                      <w:sz w:val="16"/>
                      <w:szCs w:val="18"/>
                      <w:lang w:eastAsia="es-CO"/>
                    </w:rPr>
                  </w:pPr>
                  <w:r w:rsidRPr="006145DB">
                    <w:rPr>
                      <w:rFonts w:cs="Arial"/>
                      <w:sz w:val="16"/>
                      <w:szCs w:val="18"/>
                      <w:shd w:val="clear" w:color="auto" w:fill="FFFFFF"/>
                    </w:rPr>
                    <w:t>Persona Indígena o Rrom Gitana,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4351C553"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shd w:val="clear" w:color="auto" w:fill="FFFFFF"/>
                    </w:rPr>
                    <w:t>Censos oficiales de comunidades étnicas: Indígena Cabildos reconocidos en la ciudad de Bogotá</w:t>
                  </w:r>
                </w:p>
              </w:tc>
              <w:tc>
                <w:tcPr>
                  <w:tcW w:w="1276" w:type="dxa"/>
                  <w:vAlign w:val="center"/>
                </w:tcPr>
                <w:p w14:paraId="330BDA2B"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2021</w:t>
                  </w:r>
                  <w:r w:rsidRPr="006145DB">
                    <w:rPr>
                      <w:rFonts w:cs="Arial"/>
                      <w:sz w:val="16"/>
                    </w:rPr>
                    <w:br/>
                  </w:r>
                  <w:r w:rsidRPr="006145DB">
                    <w:rPr>
                      <w:rFonts w:eastAsia="Arial" w:cs="Arial"/>
                      <w:sz w:val="16"/>
                      <w:szCs w:val="18"/>
                    </w:rPr>
                    <w:t>Entrega única</w:t>
                  </w:r>
                </w:p>
              </w:tc>
              <w:tc>
                <w:tcPr>
                  <w:tcW w:w="1702" w:type="dxa"/>
                  <w:vAlign w:val="center"/>
                </w:tcPr>
                <w:p w14:paraId="68BD755E"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Ministerio del Interior</w:t>
                  </w:r>
                </w:p>
              </w:tc>
            </w:tr>
            <w:tr w:rsidR="00562504" w:rsidRPr="006145DB" w14:paraId="533399AC" w14:textId="77777777" w:rsidTr="00331406">
              <w:trPr>
                <w:trHeight w:val="242"/>
              </w:trPr>
              <w:tc>
                <w:tcPr>
                  <w:tcW w:w="2722" w:type="dxa"/>
                </w:tcPr>
                <w:p w14:paraId="5B918054" w14:textId="77777777" w:rsidR="00693E35" w:rsidRPr="006145DB" w:rsidRDefault="00693E35" w:rsidP="000343B6">
                  <w:pPr>
                    <w:tabs>
                      <w:tab w:val="left" w:pos="709"/>
                    </w:tabs>
                    <w:contextualSpacing/>
                    <w:jc w:val="both"/>
                    <w:rPr>
                      <w:rFonts w:cs="Arial"/>
                      <w:sz w:val="16"/>
                      <w:szCs w:val="18"/>
                      <w:lang w:eastAsia="es-CO"/>
                    </w:rPr>
                  </w:pPr>
                  <w:r w:rsidRPr="006145DB">
                    <w:rPr>
                      <w:rFonts w:cs="Arial"/>
                      <w:sz w:val="16"/>
                      <w:szCs w:val="18"/>
                      <w:shd w:val="clear" w:color="auto" w:fill="FFFFFF"/>
                    </w:rPr>
                    <w:t>Persona Indígena,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77F50901" w14:textId="77777777" w:rsidR="00693E35" w:rsidRPr="006145DB" w:rsidRDefault="00693E35" w:rsidP="000343B6">
                  <w:pPr>
                    <w:jc w:val="center"/>
                    <w:textAlignment w:val="baseline"/>
                    <w:rPr>
                      <w:rFonts w:eastAsia="Arial" w:cs="Arial"/>
                      <w:sz w:val="16"/>
                      <w:szCs w:val="18"/>
                    </w:rPr>
                  </w:pPr>
                  <w:r w:rsidRPr="006145DB">
                    <w:rPr>
                      <w:rFonts w:eastAsia="Arial" w:cs="Arial"/>
                      <w:sz w:val="16"/>
                      <w:szCs w:val="18"/>
                    </w:rPr>
                    <w:t>Listados enviados por las instancias de</w:t>
                  </w:r>
                </w:p>
                <w:p w14:paraId="0E675A30" w14:textId="77777777" w:rsidR="00693E35" w:rsidRPr="006145DB" w:rsidRDefault="00693E35" w:rsidP="000343B6">
                  <w:pPr>
                    <w:jc w:val="center"/>
                    <w:textAlignment w:val="baseline"/>
                    <w:rPr>
                      <w:rFonts w:eastAsia="Arial" w:cs="Arial"/>
                      <w:sz w:val="16"/>
                      <w:szCs w:val="18"/>
                    </w:rPr>
                  </w:pPr>
                  <w:r w:rsidRPr="006145DB">
                    <w:rPr>
                      <w:rFonts w:eastAsia="Arial" w:cs="Arial"/>
                      <w:sz w:val="16"/>
                      <w:szCs w:val="18"/>
                    </w:rPr>
                    <w:t>representación y participación de</w:t>
                  </w:r>
                </w:p>
                <w:p w14:paraId="2DFB896D" w14:textId="77777777" w:rsidR="00693E35" w:rsidRPr="006145DB" w:rsidRDefault="00693E35" w:rsidP="000343B6">
                  <w:pPr>
                    <w:tabs>
                      <w:tab w:val="left" w:pos="709"/>
                    </w:tabs>
                    <w:contextualSpacing/>
                    <w:jc w:val="center"/>
                    <w:rPr>
                      <w:rFonts w:cs="Arial"/>
                      <w:sz w:val="16"/>
                      <w:szCs w:val="18"/>
                      <w:lang w:eastAsia="es-CO"/>
                    </w:rPr>
                  </w:pPr>
                  <w:r w:rsidRPr="006145DB">
                    <w:rPr>
                      <w:rFonts w:eastAsia="Arial" w:cs="Arial"/>
                      <w:sz w:val="16"/>
                      <w:szCs w:val="18"/>
                    </w:rPr>
                    <w:t>cabildos indígenas en Bogotá</w:t>
                  </w:r>
                </w:p>
              </w:tc>
              <w:tc>
                <w:tcPr>
                  <w:tcW w:w="1276" w:type="dxa"/>
                  <w:vAlign w:val="center"/>
                </w:tcPr>
                <w:p w14:paraId="25D3F7F6"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shd w:val="clear" w:color="auto" w:fill="FFFFFF"/>
                    </w:rPr>
                    <w:t>No disponible</w:t>
                  </w:r>
                </w:p>
              </w:tc>
              <w:tc>
                <w:tcPr>
                  <w:tcW w:w="1702" w:type="dxa"/>
                  <w:vAlign w:val="center"/>
                </w:tcPr>
                <w:p w14:paraId="4FDC5848" w14:textId="77777777" w:rsidR="00693E35" w:rsidRPr="006145DB" w:rsidRDefault="00693E35" w:rsidP="000343B6">
                  <w:pPr>
                    <w:tabs>
                      <w:tab w:val="left" w:pos="709"/>
                    </w:tabs>
                    <w:contextualSpacing/>
                    <w:jc w:val="center"/>
                    <w:rPr>
                      <w:rFonts w:eastAsia="Aptos" w:cs="Arial"/>
                      <w:sz w:val="16"/>
                      <w:szCs w:val="18"/>
                      <w:lang w:eastAsia="es-CO"/>
                    </w:rPr>
                  </w:pPr>
                  <w:r w:rsidRPr="006145DB">
                    <w:rPr>
                      <w:rFonts w:eastAsia="Arial" w:cs="Arial"/>
                      <w:sz w:val="16"/>
                      <w:szCs w:val="18"/>
                    </w:rPr>
                    <w:t>Dirección de Asuntos Étnicos. Secretaría Distrital de Gobierno</w:t>
                  </w:r>
                </w:p>
              </w:tc>
            </w:tr>
            <w:tr w:rsidR="00562504" w:rsidRPr="006145DB" w14:paraId="292F5DC3" w14:textId="77777777" w:rsidTr="00331406">
              <w:trPr>
                <w:trHeight w:val="242"/>
              </w:trPr>
              <w:tc>
                <w:tcPr>
                  <w:tcW w:w="2722" w:type="dxa"/>
                </w:tcPr>
                <w:p w14:paraId="7D9B3B50" w14:textId="77777777" w:rsidR="00693E35" w:rsidRPr="006145DB" w:rsidRDefault="00693E35" w:rsidP="000343B6">
                  <w:pPr>
                    <w:tabs>
                      <w:tab w:val="left" w:pos="709"/>
                    </w:tabs>
                    <w:contextualSpacing/>
                    <w:jc w:val="both"/>
                    <w:rPr>
                      <w:rFonts w:cs="Arial"/>
                      <w:sz w:val="16"/>
                      <w:szCs w:val="18"/>
                      <w:shd w:val="clear" w:color="auto" w:fill="FFFFFF"/>
                    </w:rPr>
                  </w:pPr>
                  <w:r w:rsidRPr="006145DB">
                    <w:rPr>
                      <w:rFonts w:cs="Arial"/>
                      <w:sz w:val="16"/>
                      <w:szCs w:val="18"/>
                      <w:shd w:val="clear" w:color="auto" w:fill="FFFFFF"/>
                    </w:rPr>
                    <w:t>Persona Afrocolombiana,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473F787A" w14:textId="77777777" w:rsidR="00693E35" w:rsidRPr="006145DB" w:rsidRDefault="00693E35" w:rsidP="000343B6">
                  <w:pPr>
                    <w:jc w:val="center"/>
                    <w:textAlignment w:val="baseline"/>
                    <w:rPr>
                      <w:rFonts w:eastAsia="Arial" w:cs="Arial"/>
                      <w:sz w:val="16"/>
                      <w:szCs w:val="18"/>
                    </w:rPr>
                  </w:pPr>
                  <w:r w:rsidRPr="006145DB">
                    <w:rPr>
                      <w:rFonts w:cs="Arial"/>
                      <w:sz w:val="16"/>
                      <w:szCs w:val="18"/>
                      <w:shd w:val="clear" w:color="auto" w:fill="FFFFFF"/>
                    </w:rPr>
                    <w:t>Listados enviados por las instancias de representación y participación de comunidades Negras, Afrocolombianas en Bogotá</w:t>
                  </w:r>
                </w:p>
              </w:tc>
              <w:tc>
                <w:tcPr>
                  <w:tcW w:w="1276" w:type="dxa"/>
                  <w:vAlign w:val="center"/>
                </w:tcPr>
                <w:p w14:paraId="68FDC971"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shd w:val="clear" w:color="auto" w:fill="FFFFFF"/>
                    </w:rPr>
                    <w:t>No disponible</w:t>
                  </w:r>
                </w:p>
              </w:tc>
              <w:tc>
                <w:tcPr>
                  <w:tcW w:w="1702" w:type="dxa"/>
                  <w:vAlign w:val="center"/>
                </w:tcPr>
                <w:p w14:paraId="6B25EE2E" w14:textId="77777777" w:rsidR="00693E35" w:rsidRPr="006145DB" w:rsidRDefault="00693E35" w:rsidP="000343B6">
                  <w:pPr>
                    <w:tabs>
                      <w:tab w:val="left" w:pos="709"/>
                    </w:tabs>
                    <w:contextualSpacing/>
                    <w:jc w:val="center"/>
                    <w:rPr>
                      <w:rFonts w:cs="Arial"/>
                      <w:sz w:val="16"/>
                      <w:szCs w:val="18"/>
                    </w:rPr>
                  </w:pPr>
                  <w:r w:rsidRPr="006145DB">
                    <w:rPr>
                      <w:rFonts w:eastAsia="Arial" w:cs="Arial"/>
                      <w:sz w:val="16"/>
                      <w:szCs w:val="18"/>
                    </w:rPr>
                    <w:t>Dirección de Asuntos Étnicos. Secretaría Distrital de Gobierno</w:t>
                  </w:r>
                </w:p>
              </w:tc>
            </w:tr>
            <w:tr w:rsidR="00562504" w:rsidRPr="006145DB" w14:paraId="3FD1BD9A" w14:textId="77777777" w:rsidTr="00331406">
              <w:trPr>
                <w:trHeight w:val="242"/>
              </w:trPr>
              <w:tc>
                <w:tcPr>
                  <w:tcW w:w="2722" w:type="dxa"/>
                </w:tcPr>
                <w:p w14:paraId="192CCFD8" w14:textId="77777777" w:rsidR="00693E35" w:rsidRPr="006145DB" w:rsidRDefault="00693E35" w:rsidP="000343B6">
                  <w:pPr>
                    <w:tabs>
                      <w:tab w:val="left" w:pos="709"/>
                    </w:tabs>
                    <w:contextualSpacing/>
                    <w:jc w:val="both"/>
                    <w:rPr>
                      <w:rFonts w:cs="Arial"/>
                      <w:sz w:val="16"/>
                      <w:szCs w:val="18"/>
                      <w:shd w:val="clear" w:color="auto" w:fill="FFFFFF"/>
                    </w:rPr>
                  </w:pPr>
                  <w:r w:rsidRPr="006145DB">
                    <w:rPr>
                      <w:rFonts w:cs="Arial"/>
                      <w:sz w:val="16"/>
                      <w:szCs w:val="18"/>
                    </w:rPr>
                    <w:t>Persona Rrom o Gitana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672E4850" w14:textId="77777777" w:rsidR="00693E35" w:rsidRPr="006145DB" w:rsidRDefault="00693E35" w:rsidP="000343B6">
                  <w:pPr>
                    <w:jc w:val="center"/>
                    <w:textAlignment w:val="baseline"/>
                    <w:rPr>
                      <w:rFonts w:eastAsia="Arial" w:cs="Arial"/>
                      <w:sz w:val="16"/>
                      <w:szCs w:val="18"/>
                    </w:rPr>
                  </w:pPr>
                  <w:r w:rsidRPr="006145DB">
                    <w:rPr>
                      <w:rFonts w:cs="Arial"/>
                      <w:sz w:val="16"/>
                      <w:szCs w:val="18"/>
                      <w:shd w:val="clear" w:color="auto" w:fill="FFFFFF"/>
                    </w:rPr>
                    <w:t>Listados enviados por las instancias de representación y participación de comunidad Rrom o Gitana en Bogotá</w:t>
                  </w:r>
                </w:p>
              </w:tc>
              <w:tc>
                <w:tcPr>
                  <w:tcW w:w="1276" w:type="dxa"/>
                  <w:vAlign w:val="center"/>
                </w:tcPr>
                <w:p w14:paraId="759923C3"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shd w:val="clear" w:color="auto" w:fill="FFFFFF"/>
                    </w:rPr>
                    <w:t>No disponible</w:t>
                  </w:r>
                </w:p>
              </w:tc>
              <w:tc>
                <w:tcPr>
                  <w:tcW w:w="1702" w:type="dxa"/>
                  <w:vAlign w:val="center"/>
                </w:tcPr>
                <w:p w14:paraId="0EFDF5F7" w14:textId="77777777" w:rsidR="00693E35" w:rsidRPr="006145DB" w:rsidRDefault="00693E35" w:rsidP="000343B6">
                  <w:pPr>
                    <w:tabs>
                      <w:tab w:val="left" w:pos="709"/>
                    </w:tabs>
                    <w:contextualSpacing/>
                    <w:jc w:val="center"/>
                    <w:rPr>
                      <w:rFonts w:cs="Arial"/>
                      <w:sz w:val="16"/>
                      <w:szCs w:val="18"/>
                    </w:rPr>
                  </w:pPr>
                  <w:r w:rsidRPr="006145DB">
                    <w:rPr>
                      <w:rFonts w:eastAsia="Arial" w:cs="Arial"/>
                      <w:sz w:val="16"/>
                      <w:szCs w:val="18"/>
                    </w:rPr>
                    <w:t>Dirección de Asuntos Étnicos. Secretaría Distrital de Gobierno</w:t>
                  </w:r>
                </w:p>
              </w:tc>
            </w:tr>
            <w:tr w:rsidR="00562504" w:rsidRPr="006145DB" w14:paraId="69D9A539" w14:textId="77777777" w:rsidTr="00331406">
              <w:trPr>
                <w:trHeight w:val="242"/>
              </w:trPr>
              <w:tc>
                <w:tcPr>
                  <w:tcW w:w="2722" w:type="dxa"/>
                </w:tcPr>
                <w:p w14:paraId="6C63919D" w14:textId="77777777" w:rsidR="00693E35" w:rsidRPr="006145DB" w:rsidRDefault="00693E35" w:rsidP="000343B6">
                  <w:pPr>
                    <w:tabs>
                      <w:tab w:val="left" w:pos="709"/>
                    </w:tabs>
                    <w:contextualSpacing/>
                    <w:jc w:val="both"/>
                    <w:rPr>
                      <w:rFonts w:cs="Arial"/>
                      <w:sz w:val="16"/>
                      <w:szCs w:val="18"/>
                      <w:shd w:val="clear" w:color="auto" w:fill="FFFFFF"/>
                    </w:rPr>
                  </w:pPr>
                  <w:r w:rsidRPr="006145DB">
                    <w:rPr>
                      <w:rFonts w:cs="Arial"/>
                      <w:sz w:val="16"/>
                      <w:szCs w:val="18"/>
                    </w:rPr>
                    <w:t>Persona Palenquera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42D6179D" w14:textId="77777777" w:rsidR="00693E35" w:rsidRPr="006145DB" w:rsidRDefault="00693E35" w:rsidP="000343B6">
                  <w:pPr>
                    <w:jc w:val="center"/>
                    <w:textAlignment w:val="baseline"/>
                    <w:rPr>
                      <w:rFonts w:eastAsia="Arial" w:cs="Arial"/>
                      <w:sz w:val="16"/>
                      <w:szCs w:val="18"/>
                    </w:rPr>
                  </w:pPr>
                  <w:r w:rsidRPr="006145DB">
                    <w:rPr>
                      <w:rFonts w:cs="Arial"/>
                      <w:sz w:val="16"/>
                      <w:szCs w:val="18"/>
                      <w:shd w:val="clear" w:color="auto" w:fill="FFFFFF"/>
                    </w:rPr>
                    <w:t>Listados enviados por las instancias de representación y participación de comunidades Palenqueras en Bogotá</w:t>
                  </w:r>
                </w:p>
              </w:tc>
              <w:tc>
                <w:tcPr>
                  <w:tcW w:w="1276" w:type="dxa"/>
                  <w:vAlign w:val="center"/>
                </w:tcPr>
                <w:p w14:paraId="2A54CB50"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shd w:val="clear" w:color="auto" w:fill="FFFFFF"/>
                    </w:rPr>
                    <w:t>No disponible</w:t>
                  </w:r>
                </w:p>
              </w:tc>
              <w:tc>
                <w:tcPr>
                  <w:tcW w:w="1702" w:type="dxa"/>
                  <w:vAlign w:val="center"/>
                </w:tcPr>
                <w:p w14:paraId="12087769" w14:textId="77777777" w:rsidR="00693E35" w:rsidRPr="006145DB" w:rsidRDefault="00693E35" w:rsidP="000343B6">
                  <w:pPr>
                    <w:tabs>
                      <w:tab w:val="left" w:pos="709"/>
                    </w:tabs>
                    <w:contextualSpacing/>
                    <w:jc w:val="center"/>
                    <w:rPr>
                      <w:rFonts w:cs="Arial"/>
                      <w:sz w:val="16"/>
                      <w:szCs w:val="18"/>
                    </w:rPr>
                  </w:pPr>
                  <w:r w:rsidRPr="006145DB">
                    <w:rPr>
                      <w:rFonts w:eastAsia="Arial" w:cs="Arial"/>
                      <w:sz w:val="16"/>
                      <w:szCs w:val="18"/>
                    </w:rPr>
                    <w:t>Dirección de Asuntos Étnicos. Secretaría Distrital de Gobierno</w:t>
                  </w:r>
                </w:p>
              </w:tc>
            </w:tr>
            <w:tr w:rsidR="00562504" w:rsidRPr="006145DB" w14:paraId="2F7ADCF1" w14:textId="77777777" w:rsidTr="00331406">
              <w:trPr>
                <w:trHeight w:val="242"/>
              </w:trPr>
              <w:tc>
                <w:tcPr>
                  <w:tcW w:w="2722" w:type="dxa"/>
                </w:tcPr>
                <w:p w14:paraId="5DA470BE" w14:textId="77777777" w:rsidR="00693E35" w:rsidRPr="006145DB" w:rsidRDefault="00693E35" w:rsidP="000343B6">
                  <w:pPr>
                    <w:tabs>
                      <w:tab w:val="left" w:pos="709"/>
                    </w:tabs>
                    <w:contextualSpacing/>
                    <w:jc w:val="both"/>
                    <w:rPr>
                      <w:rFonts w:cs="Arial"/>
                      <w:sz w:val="16"/>
                      <w:szCs w:val="18"/>
                      <w:shd w:val="clear" w:color="auto" w:fill="FFFFFF"/>
                    </w:rPr>
                  </w:pPr>
                  <w:r w:rsidRPr="006145DB">
                    <w:rPr>
                      <w:rFonts w:cs="Arial"/>
                      <w:sz w:val="16"/>
                      <w:szCs w:val="18"/>
                    </w:rPr>
                    <w:t>Persona raizal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08861E97" w14:textId="77777777" w:rsidR="00693E35" w:rsidRPr="006145DB" w:rsidRDefault="00693E35" w:rsidP="000343B6">
                  <w:pPr>
                    <w:jc w:val="center"/>
                    <w:textAlignment w:val="baseline"/>
                    <w:rPr>
                      <w:rFonts w:eastAsia="Arial" w:cs="Arial"/>
                      <w:sz w:val="16"/>
                      <w:szCs w:val="18"/>
                    </w:rPr>
                  </w:pPr>
                  <w:r w:rsidRPr="006145DB">
                    <w:rPr>
                      <w:rFonts w:cs="Arial"/>
                      <w:sz w:val="16"/>
                      <w:szCs w:val="18"/>
                      <w:shd w:val="clear" w:color="auto" w:fill="FFFFFF"/>
                    </w:rPr>
                    <w:t>Listados enviados por las instancias de representación y participación de comunidades Raizales en Bogotá</w:t>
                  </w:r>
                </w:p>
              </w:tc>
              <w:tc>
                <w:tcPr>
                  <w:tcW w:w="1276" w:type="dxa"/>
                  <w:vAlign w:val="center"/>
                </w:tcPr>
                <w:p w14:paraId="1C503A1C" w14:textId="77777777" w:rsidR="00693E35" w:rsidRPr="006145DB" w:rsidRDefault="00693E35" w:rsidP="000343B6">
                  <w:pPr>
                    <w:tabs>
                      <w:tab w:val="left" w:pos="709"/>
                    </w:tabs>
                    <w:contextualSpacing/>
                    <w:jc w:val="center"/>
                    <w:rPr>
                      <w:rFonts w:eastAsia="Arial" w:cs="Arial"/>
                      <w:sz w:val="16"/>
                      <w:szCs w:val="18"/>
                    </w:rPr>
                  </w:pPr>
                  <w:r w:rsidRPr="006145DB">
                    <w:rPr>
                      <w:rFonts w:cs="Arial"/>
                      <w:sz w:val="16"/>
                      <w:szCs w:val="18"/>
                      <w:shd w:val="clear" w:color="auto" w:fill="FFFFFF"/>
                    </w:rPr>
                    <w:t>No disponible</w:t>
                  </w:r>
                </w:p>
              </w:tc>
              <w:tc>
                <w:tcPr>
                  <w:tcW w:w="1702" w:type="dxa"/>
                  <w:vAlign w:val="center"/>
                </w:tcPr>
                <w:p w14:paraId="4CD200F0" w14:textId="77777777" w:rsidR="00693E35" w:rsidRPr="006145DB" w:rsidRDefault="00693E35" w:rsidP="000343B6">
                  <w:pPr>
                    <w:tabs>
                      <w:tab w:val="left" w:pos="709"/>
                    </w:tabs>
                    <w:contextualSpacing/>
                    <w:jc w:val="center"/>
                    <w:rPr>
                      <w:rFonts w:cs="Arial"/>
                      <w:sz w:val="16"/>
                      <w:szCs w:val="18"/>
                    </w:rPr>
                  </w:pPr>
                  <w:r w:rsidRPr="006145DB">
                    <w:rPr>
                      <w:rFonts w:eastAsia="Arial" w:cs="Arial"/>
                      <w:sz w:val="16"/>
                      <w:szCs w:val="18"/>
                    </w:rPr>
                    <w:t>Dirección de Asuntos Étnicos. Secretaría Distrital de Gobierno</w:t>
                  </w:r>
                </w:p>
              </w:tc>
            </w:tr>
            <w:tr w:rsidR="00562504" w:rsidRPr="006145DB" w14:paraId="54D62A9C" w14:textId="77777777" w:rsidTr="00331406">
              <w:trPr>
                <w:trHeight w:val="242"/>
              </w:trPr>
              <w:tc>
                <w:tcPr>
                  <w:tcW w:w="2722" w:type="dxa"/>
                  <w:tcBorders>
                    <w:bottom w:val="single" w:sz="4" w:space="0" w:color="auto"/>
                  </w:tcBorders>
                  <w:vAlign w:val="center"/>
                </w:tcPr>
                <w:p w14:paraId="177AD6A8" w14:textId="77777777" w:rsidR="00693E35" w:rsidRPr="006145DB" w:rsidRDefault="00693E35" w:rsidP="000343B6">
                  <w:pPr>
                    <w:tabs>
                      <w:tab w:val="left" w:pos="709"/>
                    </w:tabs>
                    <w:contextualSpacing/>
                    <w:rPr>
                      <w:rFonts w:cs="Arial"/>
                      <w:sz w:val="16"/>
                      <w:szCs w:val="18"/>
                    </w:rPr>
                  </w:pPr>
                  <w:r w:rsidRPr="006145DB">
                    <w:rPr>
                      <w:rFonts w:cs="Arial"/>
                      <w:sz w:val="16"/>
                      <w:szCs w:val="18"/>
                    </w:rPr>
                    <w:t>Persona que vive en residencias tipo paga diarios.</w:t>
                  </w:r>
                </w:p>
              </w:tc>
              <w:tc>
                <w:tcPr>
                  <w:tcW w:w="1701" w:type="dxa"/>
                  <w:tcBorders>
                    <w:bottom w:val="single" w:sz="4" w:space="0" w:color="auto"/>
                  </w:tcBorders>
                  <w:vAlign w:val="center"/>
                </w:tcPr>
                <w:p w14:paraId="5E899AFC" w14:textId="77777777" w:rsidR="00693E35" w:rsidRPr="006145DB" w:rsidRDefault="00693E35" w:rsidP="000343B6">
                  <w:pPr>
                    <w:jc w:val="center"/>
                    <w:textAlignment w:val="baseline"/>
                    <w:rPr>
                      <w:rFonts w:cs="Arial"/>
                      <w:sz w:val="16"/>
                      <w:szCs w:val="18"/>
                    </w:rPr>
                  </w:pPr>
                  <w:r w:rsidRPr="006145DB">
                    <w:rPr>
                      <w:rFonts w:cs="Arial"/>
                      <w:sz w:val="16"/>
                      <w:szCs w:val="18"/>
                    </w:rPr>
                    <w:t>Base de personas residentes en paga diarios</w:t>
                  </w:r>
                </w:p>
              </w:tc>
              <w:tc>
                <w:tcPr>
                  <w:tcW w:w="1276" w:type="dxa"/>
                  <w:tcBorders>
                    <w:bottom w:val="single" w:sz="4" w:space="0" w:color="auto"/>
                  </w:tcBorders>
                  <w:vAlign w:val="center"/>
                </w:tcPr>
                <w:p w14:paraId="600B98FA" w14:textId="77777777" w:rsidR="00693E35" w:rsidRPr="006145DB" w:rsidRDefault="00693E35" w:rsidP="000343B6">
                  <w:pPr>
                    <w:pStyle w:val="Textoindependiente"/>
                    <w:jc w:val="center"/>
                    <w:rPr>
                      <w:rFonts w:cs="Arial"/>
                      <w:sz w:val="16"/>
                      <w:szCs w:val="18"/>
                      <w:lang w:eastAsia="es-CO"/>
                    </w:rPr>
                  </w:pPr>
                  <w:r w:rsidRPr="006145DB">
                    <w:rPr>
                      <w:rFonts w:cs="Arial"/>
                      <w:sz w:val="16"/>
                      <w:szCs w:val="18"/>
                      <w:lang w:eastAsia="es-CO"/>
                    </w:rPr>
                    <w:t>Vigente</w:t>
                  </w:r>
                </w:p>
              </w:tc>
              <w:tc>
                <w:tcPr>
                  <w:tcW w:w="1702" w:type="dxa"/>
                  <w:tcBorders>
                    <w:bottom w:val="single" w:sz="4" w:space="0" w:color="auto"/>
                  </w:tcBorders>
                  <w:vAlign w:val="center"/>
                </w:tcPr>
                <w:p w14:paraId="37F88A15" w14:textId="77777777" w:rsidR="00693E35" w:rsidRPr="006145DB" w:rsidRDefault="00693E35" w:rsidP="000343B6">
                  <w:pPr>
                    <w:pStyle w:val="Textoindependiente"/>
                    <w:jc w:val="center"/>
                    <w:rPr>
                      <w:rFonts w:cs="Arial"/>
                      <w:sz w:val="16"/>
                      <w:szCs w:val="18"/>
                      <w:lang w:eastAsia="es-CO"/>
                    </w:rPr>
                  </w:pPr>
                  <w:r w:rsidRPr="006145DB">
                    <w:rPr>
                      <w:rFonts w:cs="Arial"/>
                      <w:sz w:val="16"/>
                      <w:szCs w:val="18"/>
                      <w:lang w:eastAsia="es-CO"/>
                    </w:rPr>
                    <w:t>Secretaría Distrital de Planeación - SDP</w:t>
                  </w:r>
                </w:p>
              </w:tc>
            </w:tr>
            <w:tr w:rsidR="00562504" w:rsidRPr="006145DB" w14:paraId="6078F3AF" w14:textId="77777777" w:rsidTr="00331406">
              <w:trPr>
                <w:trHeight w:val="242"/>
              </w:trPr>
              <w:tc>
                <w:tcPr>
                  <w:tcW w:w="2722" w:type="dxa"/>
                  <w:tcBorders>
                    <w:bottom w:val="nil"/>
                  </w:tcBorders>
                  <w:vAlign w:val="center"/>
                </w:tcPr>
                <w:p w14:paraId="372D7A7D" w14:textId="77777777" w:rsidR="00693E35" w:rsidRPr="006145DB" w:rsidRDefault="00693E35" w:rsidP="000343B6">
                  <w:pPr>
                    <w:jc w:val="both"/>
                    <w:rPr>
                      <w:rFonts w:cs="Arial"/>
                      <w:sz w:val="16"/>
                      <w:szCs w:val="18"/>
                      <w:shd w:val="clear" w:color="auto" w:fill="FFFFFF"/>
                    </w:rPr>
                  </w:pPr>
                  <w:r w:rsidRPr="006145DB">
                    <w:rPr>
                      <w:rFonts w:cs="Arial"/>
                      <w:sz w:val="16"/>
                      <w:szCs w:val="18"/>
                      <w:lang w:eastAsia="es-CO"/>
                    </w:rPr>
                    <w:t>Suscripción del acuerdo de compromiso para el ingreso al servicio.</w:t>
                  </w:r>
                </w:p>
              </w:tc>
              <w:tc>
                <w:tcPr>
                  <w:tcW w:w="1701" w:type="dxa"/>
                  <w:tcBorders>
                    <w:bottom w:val="nil"/>
                  </w:tcBorders>
                  <w:vAlign w:val="center"/>
                </w:tcPr>
                <w:p w14:paraId="66C0E2C0" w14:textId="77777777" w:rsidR="00693E35" w:rsidRPr="006145DB" w:rsidRDefault="00693E35" w:rsidP="000343B6">
                  <w:pPr>
                    <w:jc w:val="center"/>
                    <w:textAlignment w:val="baseline"/>
                    <w:rPr>
                      <w:rFonts w:eastAsia="Arial" w:cs="Arial"/>
                      <w:sz w:val="16"/>
                      <w:szCs w:val="18"/>
                    </w:rPr>
                  </w:pPr>
                  <w:r w:rsidRPr="006145DB">
                    <w:rPr>
                      <w:rFonts w:eastAsia="Arial" w:cs="Arial"/>
                      <w:sz w:val="16"/>
                      <w:szCs w:val="18"/>
                    </w:rPr>
                    <w:t>Base de jóvenes formalizados Servicio Jóvenes con oportunidades</w:t>
                  </w:r>
                </w:p>
              </w:tc>
              <w:tc>
                <w:tcPr>
                  <w:tcW w:w="1276" w:type="dxa"/>
                  <w:tcBorders>
                    <w:bottom w:val="nil"/>
                  </w:tcBorders>
                  <w:vAlign w:val="center"/>
                </w:tcPr>
                <w:p w14:paraId="10C7DBAF" w14:textId="77777777" w:rsidR="00693E35" w:rsidRPr="006145DB" w:rsidRDefault="00693E35" w:rsidP="000343B6">
                  <w:pPr>
                    <w:pStyle w:val="Textoindependiente"/>
                    <w:jc w:val="center"/>
                    <w:rPr>
                      <w:rFonts w:eastAsia="Arial" w:cs="Arial"/>
                      <w:sz w:val="16"/>
                      <w:szCs w:val="18"/>
                    </w:rPr>
                  </w:pPr>
                  <w:r w:rsidRPr="006145DB">
                    <w:rPr>
                      <w:rFonts w:eastAsia="Arial" w:cs="Arial"/>
                      <w:sz w:val="16"/>
                      <w:szCs w:val="18"/>
                    </w:rPr>
                    <w:t>Demanda</w:t>
                  </w:r>
                </w:p>
              </w:tc>
              <w:tc>
                <w:tcPr>
                  <w:tcW w:w="1702" w:type="dxa"/>
                  <w:tcBorders>
                    <w:bottom w:val="nil"/>
                  </w:tcBorders>
                  <w:vAlign w:val="center"/>
                </w:tcPr>
                <w:p w14:paraId="5E438CAF" w14:textId="77777777" w:rsidR="00693E35" w:rsidRPr="006145DB" w:rsidRDefault="00693E35" w:rsidP="000343B6">
                  <w:pPr>
                    <w:tabs>
                      <w:tab w:val="left" w:pos="709"/>
                    </w:tabs>
                    <w:contextualSpacing/>
                    <w:jc w:val="center"/>
                    <w:rPr>
                      <w:rFonts w:eastAsia="Aptos" w:cs="Arial"/>
                      <w:sz w:val="16"/>
                      <w:szCs w:val="18"/>
                    </w:rPr>
                  </w:pPr>
                  <w:r w:rsidRPr="006145DB">
                    <w:rPr>
                      <w:rFonts w:cs="Arial"/>
                      <w:sz w:val="16"/>
                      <w:szCs w:val="18"/>
                      <w:lang w:eastAsia="es-CO"/>
                    </w:rPr>
                    <w:t>Subdirección para la Juventud</w:t>
                  </w:r>
                </w:p>
              </w:tc>
            </w:tr>
          </w:tbl>
          <w:p w14:paraId="1B295FD0" w14:textId="77777777" w:rsidR="00693E35" w:rsidRPr="006145DB" w:rsidRDefault="00693E35" w:rsidP="000343B6">
            <w:pPr>
              <w:pStyle w:val="Textoindependiente"/>
              <w:spacing w:line="240" w:lineRule="auto"/>
              <w:ind w:right="112"/>
              <w:jc w:val="both"/>
              <w:rPr>
                <w:rFonts w:cs="Arial"/>
                <w:sz w:val="18"/>
                <w:szCs w:val="18"/>
                <w:lang w:eastAsia="es-CO"/>
              </w:rPr>
            </w:pPr>
          </w:p>
        </w:tc>
      </w:tr>
      <w:tr w:rsidR="00693E35" w:rsidRPr="006145DB" w14:paraId="3FF457CE" w14:textId="77777777" w:rsidTr="002C665D">
        <w:trPr>
          <w:trHeight w:val="20"/>
          <w:jc w:val="center"/>
        </w:trPr>
        <w:tc>
          <w:tcPr>
            <w:tcW w:w="1838" w:type="dxa"/>
            <w:vMerge w:val="restart"/>
            <w:tcBorders>
              <w:right w:val="single" w:sz="4" w:space="0" w:color="auto"/>
            </w:tcBorders>
            <w:vAlign w:val="center"/>
          </w:tcPr>
          <w:p w14:paraId="3BF0943B" w14:textId="77777777" w:rsidR="00693E35" w:rsidRPr="006145DB" w:rsidRDefault="00693E35" w:rsidP="000343B6">
            <w:pPr>
              <w:spacing w:after="0" w:line="240" w:lineRule="auto"/>
              <w:contextualSpacing/>
              <w:rPr>
                <w:rFonts w:cs="Arial"/>
                <w:sz w:val="20"/>
                <w:szCs w:val="18"/>
                <w:lang w:eastAsia="es-CO"/>
              </w:rPr>
            </w:pPr>
            <w:r w:rsidRPr="006145DB">
              <w:rPr>
                <w:rFonts w:eastAsia="Arial" w:cs="Arial"/>
                <w:sz w:val="20"/>
                <w:szCs w:val="20"/>
                <w:lang w:eastAsia="es-CO"/>
              </w:rPr>
              <w:t>Criterios de Egreso y Fuentes de Información</w:t>
            </w:r>
          </w:p>
        </w:tc>
        <w:tc>
          <w:tcPr>
            <w:tcW w:w="7655" w:type="dxa"/>
            <w:tcBorders>
              <w:top w:val="single" w:sz="4" w:space="0" w:color="auto"/>
              <w:left w:val="single" w:sz="4" w:space="0" w:color="auto"/>
              <w:bottom w:val="nil"/>
              <w:right w:val="single" w:sz="4" w:space="0" w:color="auto"/>
            </w:tcBorders>
            <w:vAlign w:val="center"/>
          </w:tcPr>
          <w:p w14:paraId="17735E46" w14:textId="77777777" w:rsidR="00693E35" w:rsidRPr="006145DB" w:rsidRDefault="00693E35" w:rsidP="000343B6">
            <w:pPr>
              <w:tabs>
                <w:tab w:val="left" w:pos="709"/>
              </w:tabs>
              <w:spacing w:line="240" w:lineRule="auto"/>
              <w:ind w:right="-67"/>
              <w:contextualSpacing/>
              <w:jc w:val="both"/>
              <w:rPr>
                <w:rFonts w:cs="Arial"/>
                <w:sz w:val="18"/>
                <w:szCs w:val="18"/>
                <w:lang w:eastAsia="es-CO"/>
              </w:rPr>
            </w:pPr>
          </w:p>
        </w:tc>
      </w:tr>
      <w:tr w:rsidR="00693E35" w:rsidRPr="006145DB" w14:paraId="505F4297" w14:textId="77777777" w:rsidTr="002C665D">
        <w:trPr>
          <w:trHeight w:val="20"/>
          <w:jc w:val="center"/>
        </w:trPr>
        <w:tc>
          <w:tcPr>
            <w:tcW w:w="1838" w:type="dxa"/>
            <w:vMerge/>
            <w:vAlign w:val="center"/>
          </w:tcPr>
          <w:p w14:paraId="1BD95267" w14:textId="77777777" w:rsidR="00693E35" w:rsidRPr="006145DB" w:rsidRDefault="00693E35" w:rsidP="000343B6">
            <w:pPr>
              <w:spacing w:line="240" w:lineRule="auto"/>
              <w:contextualSpacing/>
              <w:rPr>
                <w:rFonts w:cs="Arial"/>
                <w:sz w:val="18"/>
                <w:szCs w:val="18"/>
                <w:lang w:eastAsia="es-CO"/>
              </w:rPr>
            </w:pPr>
          </w:p>
        </w:tc>
        <w:tc>
          <w:tcPr>
            <w:tcW w:w="7655" w:type="dxa"/>
            <w:tcBorders>
              <w:top w:val="nil"/>
              <w:bottom w:val="single" w:sz="4" w:space="0" w:color="auto"/>
            </w:tcBorders>
            <w:vAlign w:val="center"/>
          </w:tcPr>
          <w:tbl>
            <w:tblPr>
              <w:tblStyle w:val="Tablaconcuadrcula"/>
              <w:tblW w:w="7401" w:type="dxa"/>
              <w:tblLayout w:type="fixed"/>
              <w:tblLook w:val="04A0" w:firstRow="1" w:lastRow="0" w:firstColumn="1" w:lastColumn="0" w:noHBand="0" w:noVBand="1"/>
            </w:tblPr>
            <w:tblGrid>
              <w:gridCol w:w="2722"/>
              <w:gridCol w:w="1701"/>
              <w:gridCol w:w="1276"/>
              <w:gridCol w:w="1702"/>
            </w:tblGrid>
            <w:tr w:rsidR="00562504" w:rsidRPr="006145DB" w14:paraId="3CCD06C1" w14:textId="77777777" w:rsidTr="00331406">
              <w:trPr>
                <w:trHeight w:val="340"/>
              </w:trPr>
              <w:tc>
                <w:tcPr>
                  <w:tcW w:w="2722" w:type="dxa"/>
                  <w:vAlign w:val="center"/>
                </w:tcPr>
                <w:p w14:paraId="7B3B07B7" w14:textId="77777777" w:rsidR="00693E35" w:rsidRPr="006145DB" w:rsidRDefault="00693E35" w:rsidP="000343B6">
                  <w:pPr>
                    <w:tabs>
                      <w:tab w:val="left" w:pos="709"/>
                    </w:tabs>
                    <w:ind w:right="-67"/>
                    <w:contextualSpacing/>
                    <w:jc w:val="center"/>
                    <w:rPr>
                      <w:rFonts w:cs="Arial"/>
                      <w:sz w:val="16"/>
                      <w:szCs w:val="16"/>
                      <w:lang w:eastAsia="es-CO"/>
                    </w:rPr>
                  </w:pPr>
                  <w:r w:rsidRPr="006145DB">
                    <w:rPr>
                      <w:rFonts w:cs="Arial"/>
                      <w:sz w:val="16"/>
                      <w:szCs w:val="16"/>
                      <w:lang w:eastAsia="es-CO"/>
                    </w:rPr>
                    <w:t>Criterios de Egreso</w:t>
                  </w:r>
                </w:p>
              </w:tc>
              <w:tc>
                <w:tcPr>
                  <w:tcW w:w="1701" w:type="dxa"/>
                  <w:vAlign w:val="center"/>
                </w:tcPr>
                <w:p w14:paraId="22A3F091"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6" w:type="dxa"/>
                  <w:vAlign w:val="center"/>
                </w:tcPr>
                <w:p w14:paraId="0650B289"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02" w:type="dxa"/>
                  <w:vAlign w:val="center"/>
                </w:tcPr>
                <w:p w14:paraId="60DDECA9" w14:textId="77777777" w:rsidR="00693E35" w:rsidRPr="006145DB" w:rsidRDefault="00693E35" w:rsidP="000343B6">
                  <w:pPr>
                    <w:tabs>
                      <w:tab w:val="left" w:pos="709"/>
                    </w:tabs>
                    <w:ind w:right="74"/>
                    <w:contextualSpacing/>
                    <w:jc w:val="center"/>
                    <w:rPr>
                      <w:rFonts w:cs="Arial"/>
                      <w:sz w:val="16"/>
                      <w:szCs w:val="16"/>
                      <w:lang w:eastAsia="es-CO"/>
                    </w:rPr>
                  </w:pPr>
                  <w:r w:rsidRPr="006145DB">
                    <w:rPr>
                      <w:rFonts w:cs="Arial"/>
                      <w:sz w:val="16"/>
                      <w:szCs w:val="16"/>
                      <w:lang w:eastAsia="es-CO"/>
                    </w:rPr>
                    <w:t>Administrador</w:t>
                  </w:r>
                </w:p>
              </w:tc>
            </w:tr>
            <w:tr w:rsidR="00562504" w:rsidRPr="006145DB" w14:paraId="5282EAB0" w14:textId="77777777" w:rsidTr="00331406">
              <w:trPr>
                <w:trHeight w:val="300"/>
              </w:trPr>
              <w:tc>
                <w:tcPr>
                  <w:tcW w:w="2722" w:type="dxa"/>
                  <w:vAlign w:val="center"/>
                </w:tcPr>
                <w:p w14:paraId="20890184" w14:textId="77777777" w:rsidR="00693E35" w:rsidRPr="006145DB" w:rsidRDefault="00693E35" w:rsidP="000343B6">
                  <w:pPr>
                    <w:jc w:val="both"/>
                    <w:rPr>
                      <w:rFonts w:eastAsia="Arial" w:cs="Arial"/>
                      <w:sz w:val="16"/>
                      <w:szCs w:val="16"/>
                    </w:rPr>
                  </w:pPr>
                  <w:r w:rsidRPr="006145DB">
                    <w:rPr>
                      <w:rFonts w:eastAsiaTheme="minorEastAsia" w:cs="Arial"/>
                      <w:sz w:val="16"/>
                      <w:szCs w:val="16"/>
                    </w:rPr>
                    <w:t>Retiro voluntario manifestado libre y expresamente por escrito.</w:t>
                  </w:r>
                </w:p>
              </w:tc>
              <w:tc>
                <w:tcPr>
                  <w:tcW w:w="1701" w:type="dxa"/>
                  <w:vAlign w:val="center"/>
                </w:tcPr>
                <w:p w14:paraId="430BF1E8"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Verificación en campo/ Solicitud Ciudadana</w:t>
                  </w:r>
                </w:p>
              </w:tc>
              <w:tc>
                <w:tcPr>
                  <w:tcW w:w="1276" w:type="dxa"/>
                  <w:vAlign w:val="center"/>
                </w:tcPr>
                <w:p w14:paraId="3C4C19AA"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02" w:type="dxa"/>
                  <w:vAlign w:val="center"/>
                </w:tcPr>
                <w:p w14:paraId="4E815411"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Subdirección para la Juventud</w:t>
                  </w:r>
                </w:p>
              </w:tc>
            </w:tr>
            <w:tr w:rsidR="00562504" w:rsidRPr="006145DB" w14:paraId="308DE407" w14:textId="77777777" w:rsidTr="00331406">
              <w:trPr>
                <w:trHeight w:val="300"/>
              </w:trPr>
              <w:tc>
                <w:tcPr>
                  <w:tcW w:w="2722" w:type="dxa"/>
                  <w:vAlign w:val="center"/>
                </w:tcPr>
                <w:p w14:paraId="03724BF7" w14:textId="77777777" w:rsidR="00693E35" w:rsidRPr="006145DB" w:rsidRDefault="00693E35" w:rsidP="000343B6">
                  <w:pPr>
                    <w:tabs>
                      <w:tab w:val="left" w:pos="709"/>
                    </w:tabs>
                    <w:contextualSpacing/>
                    <w:jc w:val="both"/>
                    <w:rPr>
                      <w:rFonts w:eastAsia="Arial" w:cs="Arial"/>
                      <w:sz w:val="16"/>
                      <w:szCs w:val="16"/>
                    </w:rPr>
                  </w:pPr>
                  <w:r w:rsidRPr="006145DB">
                    <w:rPr>
                      <w:rFonts w:eastAsia="Arial" w:cs="Arial"/>
                      <w:sz w:val="16"/>
                      <w:szCs w:val="16"/>
                    </w:rPr>
                    <w:t>Novedad en el estado del documento reportada en las bases de datos Registraduría Nacional del Estado Civil, con estados diferentes a vigente.</w:t>
                  </w:r>
                </w:p>
              </w:tc>
              <w:tc>
                <w:tcPr>
                  <w:tcW w:w="1701" w:type="dxa"/>
                  <w:vAlign w:val="center"/>
                </w:tcPr>
                <w:p w14:paraId="52D8F708"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PISIS - RNEC</w:t>
                  </w:r>
                </w:p>
              </w:tc>
              <w:tc>
                <w:tcPr>
                  <w:tcW w:w="1276" w:type="dxa"/>
                  <w:vAlign w:val="center"/>
                </w:tcPr>
                <w:p w14:paraId="6889BF80"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07848A4A"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702" w:type="dxa"/>
                  <w:vAlign w:val="center"/>
                </w:tcPr>
                <w:p w14:paraId="02B9E4DF"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Ministerio de Salud y protección Social - Registraduría Nacional del Estado Civil</w:t>
                  </w:r>
                </w:p>
              </w:tc>
            </w:tr>
            <w:tr w:rsidR="00562504" w:rsidRPr="006145DB" w14:paraId="5A736293" w14:textId="77777777" w:rsidTr="00331406">
              <w:trPr>
                <w:trHeight w:val="300"/>
              </w:trPr>
              <w:tc>
                <w:tcPr>
                  <w:tcW w:w="2722" w:type="dxa"/>
                  <w:vMerge w:val="restart"/>
                  <w:vAlign w:val="center"/>
                </w:tcPr>
                <w:p w14:paraId="4E71B00B" w14:textId="77777777" w:rsidR="00693E35" w:rsidRPr="006145DB" w:rsidRDefault="00693E35" w:rsidP="000343B6">
                  <w:pPr>
                    <w:tabs>
                      <w:tab w:val="left" w:pos="709"/>
                    </w:tabs>
                    <w:contextualSpacing/>
                    <w:jc w:val="both"/>
                    <w:rPr>
                      <w:rFonts w:eastAsia="Arial" w:cs="Arial"/>
                      <w:sz w:val="16"/>
                      <w:szCs w:val="16"/>
                    </w:rPr>
                  </w:pPr>
                  <w:r w:rsidRPr="006145DB">
                    <w:rPr>
                      <w:rFonts w:eastAsia="Arial" w:cs="Arial"/>
                      <w:sz w:val="16"/>
                      <w:szCs w:val="16"/>
                    </w:rPr>
                    <w:t>Fallecimiento.</w:t>
                  </w:r>
                </w:p>
              </w:tc>
              <w:tc>
                <w:tcPr>
                  <w:tcW w:w="1701" w:type="dxa"/>
                  <w:vAlign w:val="center"/>
                </w:tcPr>
                <w:p w14:paraId="7A7B7C1F"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Fallecidos (Inhumados)</w:t>
                  </w:r>
                </w:p>
              </w:tc>
              <w:tc>
                <w:tcPr>
                  <w:tcW w:w="1276" w:type="dxa"/>
                  <w:vAlign w:val="center"/>
                </w:tcPr>
                <w:p w14:paraId="6E55A134"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Mensual</w:t>
                  </w:r>
                </w:p>
                <w:p w14:paraId="6616301D"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702" w:type="dxa"/>
                  <w:vAlign w:val="center"/>
                </w:tcPr>
                <w:p w14:paraId="7C40BBD9"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562504" w:rsidRPr="006145DB" w14:paraId="32C4A6BF" w14:textId="77777777" w:rsidTr="00331406">
              <w:trPr>
                <w:trHeight w:val="300"/>
              </w:trPr>
              <w:tc>
                <w:tcPr>
                  <w:tcW w:w="2722" w:type="dxa"/>
                  <w:vMerge/>
                  <w:vAlign w:val="center"/>
                </w:tcPr>
                <w:p w14:paraId="17998D3A" w14:textId="77777777" w:rsidR="00693E35" w:rsidRPr="006145DB" w:rsidRDefault="00693E35" w:rsidP="000343B6">
                  <w:pPr>
                    <w:tabs>
                      <w:tab w:val="left" w:pos="709"/>
                    </w:tabs>
                    <w:contextualSpacing/>
                    <w:jc w:val="both"/>
                    <w:rPr>
                      <w:rFonts w:eastAsia="Arial" w:cs="Arial"/>
                      <w:sz w:val="16"/>
                      <w:szCs w:val="16"/>
                    </w:rPr>
                  </w:pPr>
                </w:p>
              </w:tc>
              <w:tc>
                <w:tcPr>
                  <w:tcW w:w="1701" w:type="dxa"/>
                  <w:vAlign w:val="center"/>
                </w:tcPr>
                <w:p w14:paraId="78CBAC27"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Fé de supervivencia (ANI - RCD)</w:t>
                  </w:r>
                </w:p>
              </w:tc>
              <w:tc>
                <w:tcPr>
                  <w:tcW w:w="1276" w:type="dxa"/>
                  <w:vAlign w:val="center"/>
                </w:tcPr>
                <w:p w14:paraId="38985C50"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702" w:type="dxa"/>
                  <w:vAlign w:val="center"/>
                </w:tcPr>
                <w:p w14:paraId="481A448D"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Ministerio de Salud y Protección Social</w:t>
                  </w:r>
                </w:p>
              </w:tc>
            </w:tr>
            <w:tr w:rsidR="00562504" w:rsidRPr="006145DB" w14:paraId="4495CFAA" w14:textId="77777777" w:rsidTr="00331406">
              <w:trPr>
                <w:trHeight w:val="300"/>
              </w:trPr>
              <w:tc>
                <w:tcPr>
                  <w:tcW w:w="2722" w:type="dxa"/>
                  <w:vMerge/>
                  <w:vAlign w:val="center"/>
                </w:tcPr>
                <w:p w14:paraId="3D3DB8D7" w14:textId="77777777" w:rsidR="00693E35" w:rsidRPr="006145DB" w:rsidRDefault="00693E35" w:rsidP="000343B6">
                  <w:pPr>
                    <w:tabs>
                      <w:tab w:val="left" w:pos="709"/>
                    </w:tabs>
                    <w:contextualSpacing/>
                    <w:jc w:val="both"/>
                    <w:rPr>
                      <w:rFonts w:eastAsia="Arial" w:cs="Arial"/>
                      <w:sz w:val="16"/>
                      <w:szCs w:val="16"/>
                    </w:rPr>
                  </w:pPr>
                </w:p>
              </w:tc>
              <w:tc>
                <w:tcPr>
                  <w:tcW w:w="1701" w:type="dxa"/>
                  <w:vAlign w:val="center"/>
                </w:tcPr>
                <w:p w14:paraId="03E8E694"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Registro Social de Hogares</w:t>
                  </w:r>
                </w:p>
              </w:tc>
              <w:tc>
                <w:tcPr>
                  <w:tcW w:w="1276" w:type="dxa"/>
                  <w:vAlign w:val="center"/>
                </w:tcPr>
                <w:p w14:paraId="18E26069"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3F9948CD"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702" w:type="dxa"/>
                  <w:vAlign w:val="center"/>
                </w:tcPr>
                <w:p w14:paraId="768AC433"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62504" w:rsidRPr="006145DB" w14:paraId="0644FD30" w14:textId="77777777" w:rsidTr="00331406">
              <w:trPr>
                <w:trHeight w:val="300"/>
              </w:trPr>
              <w:tc>
                <w:tcPr>
                  <w:tcW w:w="2722" w:type="dxa"/>
                  <w:vAlign w:val="center"/>
                </w:tcPr>
                <w:p w14:paraId="424C7F67" w14:textId="77777777" w:rsidR="00693E35" w:rsidRPr="006145DB" w:rsidRDefault="00693E35" w:rsidP="000343B6">
                  <w:pPr>
                    <w:pStyle w:val="paragraph"/>
                    <w:spacing w:before="0" w:beforeAutospacing="0" w:after="0" w:afterAutospacing="0"/>
                    <w:jc w:val="both"/>
                    <w:textAlignment w:val="baseline"/>
                    <w:rPr>
                      <w:rFonts w:ascii="Arial" w:eastAsia="Arial" w:hAnsi="Arial" w:cs="Arial"/>
                      <w:sz w:val="16"/>
                      <w:szCs w:val="16"/>
                    </w:rPr>
                  </w:pPr>
                  <w:r w:rsidRPr="006145DB">
                    <w:rPr>
                      <w:rStyle w:val="normaltextrun"/>
                      <w:rFonts w:ascii="Arial" w:hAnsi="Arial" w:cs="Arial"/>
                      <w:sz w:val="16"/>
                      <w:szCs w:val="16"/>
                    </w:rPr>
                    <w:t>Culminación satisfactoria de la ruta de atención, de acuerdo con lo establecido en el manual del servicio.</w:t>
                  </w:r>
                </w:p>
              </w:tc>
              <w:tc>
                <w:tcPr>
                  <w:tcW w:w="1701" w:type="dxa"/>
                  <w:vAlign w:val="center"/>
                </w:tcPr>
                <w:p w14:paraId="0BC079AC"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SIRBE</w:t>
                  </w:r>
                </w:p>
              </w:tc>
              <w:tc>
                <w:tcPr>
                  <w:tcW w:w="1276" w:type="dxa"/>
                  <w:vAlign w:val="center"/>
                </w:tcPr>
                <w:p w14:paraId="72087A7F"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lang w:val="es"/>
                    </w:rPr>
                    <w:t>Demanda</w:t>
                  </w:r>
                </w:p>
              </w:tc>
              <w:tc>
                <w:tcPr>
                  <w:tcW w:w="1702" w:type="dxa"/>
                  <w:vAlign w:val="center"/>
                </w:tcPr>
                <w:p w14:paraId="4A50511F"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 SDIS</w:t>
                  </w:r>
                </w:p>
              </w:tc>
            </w:tr>
            <w:tr w:rsidR="00562504" w:rsidRPr="006145DB" w14:paraId="48605A00" w14:textId="77777777" w:rsidTr="00331406">
              <w:trPr>
                <w:trHeight w:val="300"/>
              </w:trPr>
              <w:tc>
                <w:tcPr>
                  <w:tcW w:w="2722" w:type="dxa"/>
                  <w:vMerge w:val="restart"/>
                  <w:vAlign w:val="center"/>
                </w:tcPr>
                <w:p w14:paraId="1FB1D5A2" w14:textId="77777777" w:rsidR="00693E35" w:rsidRPr="006145DB" w:rsidRDefault="00693E35" w:rsidP="000343B6">
                  <w:pPr>
                    <w:pStyle w:val="paragraph"/>
                    <w:spacing w:before="0" w:beforeAutospacing="0" w:after="0" w:afterAutospacing="0"/>
                    <w:jc w:val="both"/>
                    <w:textAlignment w:val="baseline"/>
                    <w:rPr>
                      <w:rFonts w:ascii="Arial" w:eastAsia="Arial" w:hAnsi="Arial" w:cs="Arial"/>
                      <w:sz w:val="16"/>
                      <w:szCs w:val="16"/>
                    </w:rPr>
                  </w:pPr>
                  <w:r w:rsidRPr="006145DB">
                    <w:rPr>
                      <w:rFonts w:ascii="Arial" w:hAnsi="Arial" w:cs="Arial"/>
                      <w:sz w:val="16"/>
                      <w:szCs w:val="16"/>
                    </w:rPr>
                    <w:t>Traslado o cambio de residencia fuera de Bogotá D.C</w:t>
                  </w:r>
                  <w:r w:rsidRPr="006145DB">
                    <w:rPr>
                      <w:rFonts w:ascii="Arial" w:hAnsi="Arial" w:cs="Arial"/>
                      <w:sz w:val="16"/>
                      <w:szCs w:val="16"/>
                      <w:lang w:val="es-ES"/>
                    </w:rPr>
                    <w:t>.</w:t>
                  </w:r>
                </w:p>
              </w:tc>
              <w:tc>
                <w:tcPr>
                  <w:tcW w:w="1701" w:type="dxa"/>
                  <w:vAlign w:val="center"/>
                </w:tcPr>
                <w:p w14:paraId="045D6E5D"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SISBEN IV de Bogotá</w:t>
                  </w:r>
                </w:p>
              </w:tc>
              <w:tc>
                <w:tcPr>
                  <w:tcW w:w="1276" w:type="dxa"/>
                  <w:vAlign w:val="center"/>
                </w:tcPr>
                <w:p w14:paraId="0F5F9658"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Mensual</w:t>
                  </w:r>
                </w:p>
                <w:p w14:paraId="6117560E"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(mes Vencido)</w:t>
                  </w:r>
                </w:p>
              </w:tc>
              <w:tc>
                <w:tcPr>
                  <w:tcW w:w="1702" w:type="dxa"/>
                  <w:vAlign w:val="center"/>
                </w:tcPr>
                <w:p w14:paraId="574D37BE"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562504" w:rsidRPr="006145DB" w14:paraId="4BFD9FA1" w14:textId="77777777" w:rsidTr="00331406">
              <w:trPr>
                <w:trHeight w:val="300"/>
              </w:trPr>
              <w:tc>
                <w:tcPr>
                  <w:tcW w:w="2722" w:type="dxa"/>
                  <w:vMerge/>
                  <w:vAlign w:val="center"/>
                </w:tcPr>
                <w:p w14:paraId="33699402" w14:textId="77777777" w:rsidR="00693E35" w:rsidRPr="006145DB" w:rsidRDefault="00693E35" w:rsidP="000343B6">
                  <w:pPr>
                    <w:pStyle w:val="paragraph"/>
                    <w:spacing w:before="0" w:beforeAutospacing="0" w:after="0" w:afterAutospacing="0"/>
                    <w:jc w:val="both"/>
                    <w:textAlignment w:val="baseline"/>
                    <w:rPr>
                      <w:rFonts w:ascii="Arial" w:hAnsi="Arial" w:cs="Arial"/>
                      <w:sz w:val="16"/>
                      <w:szCs w:val="16"/>
                    </w:rPr>
                  </w:pPr>
                </w:p>
              </w:tc>
              <w:tc>
                <w:tcPr>
                  <w:tcW w:w="1701" w:type="dxa"/>
                  <w:vAlign w:val="center"/>
                </w:tcPr>
                <w:p w14:paraId="745FDAAE"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Registro Social de Hogares</w:t>
                  </w:r>
                </w:p>
              </w:tc>
              <w:tc>
                <w:tcPr>
                  <w:tcW w:w="1276" w:type="dxa"/>
                  <w:vAlign w:val="center"/>
                </w:tcPr>
                <w:p w14:paraId="1C5529C4"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 xml:space="preserve">Mensual </w:t>
                  </w:r>
                </w:p>
                <w:p w14:paraId="0A30150E"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(mes Vencido)</w:t>
                  </w:r>
                </w:p>
              </w:tc>
              <w:tc>
                <w:tcPr>
                  <w:tcW w:w="1702" w:type="dxa"/>
                  <w:vAlign w:val="center"/>
                </w:tcPr>
                <w:p w14:paraId="71A46D2F"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562504" w:rsidRPr="006145DB" w14:paraId="28EFDD5F" w14:textId="77777777" w:rsidTr="00331406">
              <w:trPr>
                <w:trHeight w:val="300"/>
              </w:trPr>
              <w:tc>
                <w:tcPr>
                  <w:tcW w:w="2722" w:type="dxa"/>
                  <w:vAlign w:val="center"/>
                </w:tcPr>
                <w:p w14:paraId="5BE1D18E" w14:textId="77777777" w:rsidR="00693E35" w:rsidRPr="006145DB" w:rsidRDefault="00693E35" w:rsidP="000343B6">
                  <w:pPr>
                    <w:pStyle w:val="paragraph"/>
                    <w:spacing w:before="0" w:beforeAutospacing="0" w:after="0" w:afterAutospacing="0"/>
                    <w:jc w:val="both"/>
                    <w:rPr>
                      <w:rFonts w:ascii="Arial" w:hAnsi="Arial" w:cs="Arial"/>
                      <w:sz w:val="16"/>
                      <w:szCs w:val="16"/>
                    </w:rPr>
                  </w:pPr>
                  <w:r w:rsidRPr="006145DB">
                    <w:rPr>
                      <w:rStyle w:val="normaltextrun"/>
                      <w:rFonts w:ascii="Arial" w:hAnsi="Arial" w:cs="Arial"/>
                      <w:sz w:val="16"/>
                      <w:szCs w:val="16"/>
                    </w:rPr>
                    <w:t xml:space="preserve">No tener registro de matrícula efectiva, en el marco </w:t>
                  </w:r>
                  <w:r w:rsidRPr="006145DB">
                    <w:rPr>
                      <w:rFonts w:ascii="Arial" w:hAnsi="Arial" w:cs="Arial"/>
                      <w:sz w:val="16"/>
                      <w:szCs w:val="16"/>
                    </w:rPr>
                    <w:t>de la ruta de educación para personas jóvenes y adultas.</w:t>
                  </w:r>
                </w:p>
              </w:tc>
              <w:tc>
                <w:tcPr>
                  <w:tcW w:w="1701" w:type="dxa"/>
                  <w:vAlign w:val="center"/>
                </w:tcPr>
                <w:p w14:paraId="01312E46"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Base Secretaría de Educación del Distrito, Sistema Integrado de Matrícula Estudiantil de Educación Básica y Media - SIMAT</w:t>
                  </w:r>
                </w:p>
              </w:tc>
              <w:tc>
                <w:tcPr>
                  <w:tcW w:w="1276" w:type="dxa"/>
                  <w:vAlign w:val="center"/>
                </w:tcPr>
                <w:p w14:paraId="56C8E64E"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Demanda</w:t>
                  </w:r>
                </w:p>
              </w:tc>
              <w:tc>
                <w:tcPr>
                  <w:tcW w:w="1702" w:type="dxa"/>
                  <w:vAlign w:val="center"/>
                </w:tcPr>
                <w:p w14:paraId="743824FC"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62504" w:rsidRPr="006145DB" w14:paraId="0D8EFA7B" w14:textId="77777777" w:rsidTr="00331406">
              <w:trPr>
                <w:trHeight w:val="300"/>
              </w:trPr>
              <w:tc>
                <w:tcPr>
                  <w:tcW w:w="2722" w:type="dxa"/>
                  <w:vAlign w:val="center"/>
                </w:tcPr>
                <w:p w14:paraId="150C48E0"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Novedad de retiro reportada en la ruta de educación para personas jóvenes y adultas.</w:t>
                  </w:r>
                </w:p>
              </w:tc>
              <w:tc>
                <w:tcPr>
                  <w:tcW w:w="1701" w:type="dxa"/>
                  <w:vAlign w:val="center"/>
                </w:tcPr>
                <w:p w14:paraId="1354782B"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Base Secretaría de Educación del Distrito, Sistema de Matrícula Estudiantil de Educación Básica y Media - SIMAT</w:t>
                  </w:r>
                </w:p>
              </w:tc>
              <w:tc>
                <w:tcPr>
                  <w:tcW w:w="1276" w:type="dxa"/>
                  <w:vAlign w:val="center"/>
                </w:tcPr>
                <w:p w14:paraId="2A92C557"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02" w:type="dxa"/>
                  <w:vAlign w:val="center"/>
                </w:tcPr>
                <w:p w14:paraId="5BA96B87"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62504" w:rsidRPr="006145DB" w14:paraId="6E90B4FF" w14:textId="77777777" w:rsidTr="00331406">
              <w:trPr>
                <w:trHeight w:val="300"/>
              </w:trPr>
              <w:tc>
                <w:tcPr>
                  <w:tcW w:w="2722" w:type="dxa"/>
                </w:tcPr>
                <w:p w14:paraId="412BEB65"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No finalización aprobatoria del ciclo académico en la ruta de educación para personas jóvenes y adultas.</w:t>
                  </w:r>
                </w:p>
              </w:tc>
              <w:tc>
                <w:tcPr>
                  <w:tcW w:w="1701" w:type="dxa"/>
                  <w:vAlign w:val="center"/>
                </w:tcPr>
                <w:p w14:paraId="4CF249B2"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Base Secretaría de Educación del distrito, Sistema de Matrícula Estudiantil de Educación Básica y Media - SIMAT</w:t>
                  </w:r>
                </w:p>
              </w:tc>
              <w:tc>
                <w:tcPr>
                  <w:tcW w:w="1276" w:type="dxa"/>
                  <w:vAlign w:val="center"/>
                </w:tcPr>
                <w:p w14:paraId="060220DD" w14:textId="77777777" w:rsidR="00693E35" w:rsidRPr="006145DB" w:rsidRDefault="00693E35" w:rsidP="000343B6">
                  <w:pPr>
                    <w:tabs>
                      <w:tab w:val="left" w:pos="709"/>
                    </w:tabs>
                    <w:contextualSpacing/>
                    <w:jc w:val="center"/>
                    <w:rPr>
                      <w:rFonts w:cs="Arial"/>
                      <w:sz w:val="16"/>
                      <w:szCs w:val="16"/>
                      <w:lang w:eastAsia="es-CO"/>
                    </w:rPr>
                  </w:pPr>
                  <w:r w:rsidRPr="006145DB">
                    <w:rPr>
                      <w:rFonts w:eastAsia="Arial" w:cs="Arial"/>
                      <w:sz w:val="16"/>
                      <w:szCs w:val="16"/>
                    </w:rPr>
                    <w:t>Demanda</w:t>
                  </w:r>
                </w:p>
              </w:tc>
              <w:tc>
                <w:tcPr>
                  <w:tcW w:w="1702" w:type="dxa"/>
                  <w:vAlign w:val="center"/>
                </w:tcPr>
                <w:p w14:paraId="1AB360AE"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62504" w:rsidRPr="006145DB" w14:paraId="659BDE3A" w14:textId="77777777" w:rsidTr="00331406">
              <w:trPr>
                <w:trHeight w:val="572"/>
              </w:trPr>
              <w:tc>
                <w:tcPr>
                  <w:tcW w:w="2722" w:type="dxa"/>
                  <w:vAlign w:val="center"/>
                </w:tcPr>
                <w:p w14:paraId="407C86E9"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No finalización del curso corto.</w:t>
                  </w:r>
                </w:p>
              </w:tc>
              <w:tc>
                <w:tcPr>
                  <w:tcW w:w="1701" w:type="dxa"/>
                  <w:vAlign w:val="center"/>
                </w:tcPr>
                <w:p w14:paraId="04505E42"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Base remitida por entidad aliada y/o responsable del seguimiento</w:t>
                  </w:r>
                </w:p>
              </w:tc>
              <w:tc>
                <w:tcPr>
                  <w:tcW w:w="1276" w:type="dxa"/>
                  <w:vAlign w:val="center"/>
                </w:tcPr>
                <w:p w14:paraId="1A3CB3A4"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Demanda</w:t>
                  </w:r>
                </w:p>
              </w:tc>
              <w:tc>
                <w:tcPr>
                  <w:tcW w:w="1702" w:type="dxa"/>
                  <w:vAlign w:val="center"/>
                </w:tcPr>
                <w:p w14:paraId="25C44DC2"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Desarrollo Económico -SDDE</w:t>
                  </w:r>
                </w:p>
                <w:p w14:paraId="76E7C146" w14:textId="77777777" w:rsidR="00693E35" w:rsidRPr="006145DB" w:rsidRDefault="00693E35" w:rsidP="000343B6">
                  <w:pPr>
                    <w:tabs>
                      <w:tab w:val="left" w:pos="709"/>
                    </w:tabs>
                    <w:contextualSpacing/>
                    <w:jc w:val="center"/>
                    <w:rPr>
                      <w:rFonts w:cs="Arial"/>
                      <w:sz w:val="16"/>
                      <w:szCs w:val="16"/>
                      <w:lang w:eastAsia="es-CO"/>
                    </w:rPr>
                  </w:pPr>
                </w:p>
                <w:p w14:paraId="33EE844E"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Agencia distrital para la educación superior, la ciencia y la tecnología - ATENEA</w:t>
                  </w:r>
                </w:p>
                <w:p w14:paraId="60567123" w14:textId="77777777" w:rsidR="00693E35" w:rsidRPr="006145DB" w:rsidRDefault="00693E35" w:rsidP="000343B6">
                  <w:pPr>
                    <w:tabs>
                      <w:tab w:val="left" w:pos="709"/>
                    </w:tabs>
                    <w:contextualSpacing/>
                    <w:jc w:val="center"/>
                    <w:rPr>
                      <w:rFonts w:cs="Arial"/>
                      <w:sz w:val="16"/>
                      <w:szCs w:val="16"/>
                      <w:lang w:eastAsia="es-CO"/>
                    </w:rPr>
                  </w:pPr>
                </w:p>
                <w:p w14:paraId="6F3F2C85"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Actores públicos y/o privados responsables</w:t>
                  </w:r>
                </w:p>
              </w:tc>
            </w:tr>
            <w:tr w:rsidR="00562504" w:rsidRPr="006145DB" w14:paraId="3F71B8D9" w14:textId="77777777" w:rsidTr="00331406">
              <w:trPr>
                <w:trHeight w:val="300"/>
              </w:trPr>
              <w:tc>
                <w:tcPr>
                  <w:tcW w:w="2722" w:type="dxa"/>
                  <w:vAlign w:val="center"/>
                </w:tcPr>
                <w:p w14:paraId="27A95746" w14:textId="77777777" w:rsidR="00693E35" w:rsidRPr="006145DB" w:rsidRDefault="00693E35" w:rsidP="000343B6">
                  <w:pPr>
                    <w:pStyle w:val="paragraph"/>
                    <w:spacing w:before="0" w:beforeAutospacing="0" w:after="0" w:afterAutospacing="0"/>
                    <w:jc w:val="both"/>
                    <w:rPr>
                      <w:rFonts w:ascii="Arial" w:hAnsi="Arial" w:cs="Arial"/>
                      <w:sz w:val="16"/>
                      <w:szCs w:val="16"/>
                    </w:rPr>
                  </w:pPr>
                  <w:r w:rsidRPr="006145DB">
                    <w:rPr>
                      <w:rStyle w:val="normaltextrun"/>
                      <w:rFonts w:ascii="Arial" w:hAnsi="Arial" w:cs="Arial"/>
                      <w:sz w:val="16"/>
                      <w:szCs w:val="16"/>
                    </w:rPr>
                    <w:t>No tener registro de matrícula efectiva en la ruta de educación pos media de ciclo largo.</w:t>
                  </w:r>
                </w:p>
              </w:tc>
              <w:tc>
                <w:tcPr>
                  <w:tcW w:w="1701" w:type="dxa"/>
                  <w:vAlign w:val="center"/>
                </w:tcPr>
                <w:p w14:paraId="2685EA1A"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Base ATENEA</w:t>
                  </w:r>
                </w:p>
              </w:tc>
              <w:tc>
                <w:tcPr>
                  <w:tcW w:w="1276" w:type="dxa"/>
                  <w:vAlign w:val="center"/>
                </w:tcPr>
                <w:p w14:paraId="7A72C0D5"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Demanda</w:t>
                  </w:r>
                </w:p>
              </w:tc>
              <w:tc>
                <w:tcPr>
                  <w:tcW w:w="1702" w:type="dxa"/>
                  <w:vAlign w:val="center"/>
                </w:tcPr>
                <w:p w14:paraId="1F5C9FF8"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Agencia distrital para la educación superior, la ciencia y la tecnología - ATENEA</w:t>
                  </w:r>
                </w:p>
              </w:tc>
            </w:tr>
            <w:tr w:rsidR="00562504" w:rsidRPr="006145DB" w14:paraId="622181DB" w14:textId="77777777" w:rsidTr="00331406">
              <w:trPr>
                <w:trHeight w:val="300"/>
              </w:trPr>
              <w:tc>
                <w:tcPr>
                  <w:tcW w:w="2722" w:type="dxa"/>
                  <w:vAlign w:val="center"/>
                </w:tcPr>
                <w:p w14:paraId="08CD28D0"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No cumplimiento de la formación del componente psicosocial.</w:t>
                  </w:r>
                </w:p>
              </w:tc>
              <w:tc>
                <w:tcPr>
                  <w:tcW w:w="1701" w:type="dxa"/>
                  <w:vAlign w:val="center"/>
                </w:tcPr>
                <w:p w14:paraId="41A36E15"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SIRBE</w:t>
                  </w:r>
                </w:p>
              </w:tc>
              <w:tc>
                <w:tcPr>
                  <w:tcW w:w="1276" w:type="dxa"/>
                  <w:vAlign w:val="center"/>
                </w:tcPr>
                <w:p w14:paraId="35C2F026"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Demanda</w:t>
                  </w:r>
                </w:p>
              </w:tc>
              <w:tc>
                <w:tcPr>
                  <w:tcW w:w="1702" w:type="dxa"/>
                  <w:vAlign w:val="center"/>
                </w:tcPr>
                <w:p w14:paraId="1283B773"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 SDIS</w:t>
                  </w:r>
                </w:p>
              </w:tc>
            </w:tr>
            <w:tr w:rsidR="00562504" w:rsidRPr="006145DB" w14:paraId="1C41BA85" w14:textId="77777777" w:rsidTr="00331406">
              <w:trPr>
                <w:trHeight w:val="300"/>
              </w:trPr>
              <w:tc>
                <w:tcPr>
                  <w:tcW w:w="2722" w:type="dxa"/>
                  <w:tcBorders>
                    <w:bottom w:val="single" w:sz="4" w:space="0" w:color="auto"/>
                  </w:tcBorders>
                  <w:vAlign w:val="center"/>
                </w:tcPr>
                <w:p w14:paraId="3A7F888C"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No cumplimiento de las actividades de intermediación laboral asociadas a las rutas de formación del servicio.</w:t>
                  </w:r>
                </w:p>
              </w:tc>
              <w:tc>
                <w:tcPr>
                  <w:tcW w:w="1701" w:type="dxa"/>
                  <w:tcBorders>
                    <w:bottom w:val="single" w:sz="4" w:space="0" w:color="auto"/>
                  </w:tcBorders>
                  <w:vAlign w:val="center"/>
                </w:tcPr>
                <w:p w14:paraId="49A64278"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Base remitida por entidad aliada y/o responsable del seguimiento</w:t>
                  </w:r>
                </w:p>
              </w:tc>
              <w:tc>
                <w:tcPr>
                  <w:tcW w:w="1276" w:type="dxa"/>
                  <w:tcBorders>
                    <w:bottom w:val="single" w:sz="4" w:space="0" w:color="auto"/>
                  </w:tcBorders>
                  <w:vAlign w:val="center"/>
                </w:tcPr>
                <w:p w14:paraId="0A50C6BF"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Demanda</w:t>
                  </w:r>
                </w:p>
              </w:tc>
              <w:tc>
                <w:tcPr>
                  <w:tcW w:w="1702" w:type="dxa"/>
                  <w:tcBorders>
                    <w:bottom w:val="single" w:sz="4" w:space="0" w:color="auto"/>
                  </w:tcBorders>
                  <w:vAlign w:val="center"/>
                </w:tcPr>
                <w:p w14:paraId="57E535FF"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Secretaría Distrital de Desarrollo Económico - SDDE</w:t>
                  </w:r>
                </w:p>
                <w:p w14:paraId="0F5562B6" w14:textId="77777777" w:rsidR="00693E35" w:rsidRPr="006145DB" w:rsidRDefault="00693E35" w:rsidP="000343B6">
                  <w:pPr>
                    <w:tabs>
                      <w:tab w:val="left" w:pos="709"/>
                    </w:tabs>
                    <w:contextualSpacing/>
                    <w:jc w:val="center"/>
                    <w:rPr>
                      <w:rFonts w:cs="Arial"/>
                      <w:sz w:val="16"/>
                      <w:szCs w:val="16"/>
                      <w:lang w:eastAsia="es-CO"/>
                    </w:rPr>
                  </w:pPr>
                </w:p>
                <w:p w14:paraId="59B8A93F"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Actores públicos y/o privados responsables</w:t>
                  </w:r>
                </w:p>
              </w:tc>
            </w:tr>
            <w:tr w:rsidR="00562504" w:rsidRPr="006145DB" w14:paraId="2729DEBB" w14:textId="77777777" w:rsidTr="00331406">
              <w:trPr>
                <w:trHeight w:val="300"/>
              </w:trPr>
              <w:tc>
                <w:tcPr>
                  <w:tcW w:w="2722" w:type="dxa"/>
                  <w:tcBorders>
                    <w:bottom w:val="nil"/>
                  </w:tcBorders>
                  <w:vAlign w:val="center"/>
                </w:tcPr>
                <w:p w14:paraId="209D319F" w14:textId="77777777" w:rsidR="00693E35" w:rsidRPr="006145DB" w:rsidRDefault="00693E35" w:rsidP="000343B6">
                  <w:pPr>
                    <w:tabs>
                      <w:tab w:val="left" w:pos="709"/>
                    </w:tabs>
                    <w:contextualSpacing/>
                    <w:jc w:val="both"/>
                    <w:rPr>
                      <w:rFonts w:cs="Arial"/>
                      <w:sz w:val="16"/>
                      <w:szCs w:val="16"/>
                      <w:lang w:eastAsia="es-CO"/>
                    </w:rPr>
                  </w:pPr>
                  <w:r w:rsidRPr="006145DB">
                    <w:rPr>
                      <w:rFonts w:cs="Arial"/>
                      <w:sz w:val="16"/>
                      <w:szCs w:val="16"/>
                      <w:lang w:eastAsia="es-CO"/>
                    </w:rPr>
                    <w:t>Incumplimiento a lo establecido en el acuerdo de compromiso con la Secretaría Distrital de Integración Social firmado al ingresar al servicio.</w:t>
                  </w:r>
                </w:p>
              </w:tc>
              <w:tc>
                <w:tcPr>
                  <w:tcW w:w="1701" w:type="dxa"/>
                  <w:tcBorders>
                    <w:bottom w:val="nil"/>
                  </w:tcBorders>
                  <w:vAlign w:val="center"/>
                </w:tcPr>
                <w:p w14:paraId="4985682B"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tcBorders>
                    <w:bottom w:val="nil"/>
                  </w:tcBorders>
                  <w:vAlign w:val="center"/>
                </w:tcPr>
                <w:p w14:paraId="1DFA176F" w14:textId="77777777" w:rsidR="00693E35" w:rsidRPr="006145DB" w:rsidRDefault="00693E35" w:rsidP="000343B6">
                  <w:pPr>
                    <w:tabs>
                      <w:tab w:val="left" w:pos="709"/>
                    </w:tabs>
                    <w:contextualSpacing/>
                    <w:jc w:val="center"/>
                    <w:rPr>
                      <w:rFonts w:eastAsia="Arial" w:cs="Arial"/>
                      <w:sz w:val="16"/>
                      <w:szCs w:val="16"/>
                    </w:rPr>
                  </w:pPr>
                  <w:r w:rsidRPr="006145DB">
                    <w:rPr>
                      <w:rFonts w:eastAsia="Arial" w:cs="Arial"/>
                      <w:sz w:val="16"/>
                      <w:szCs w:val="16"/>
                    </w:rPr>
                    <w:t>Demanda</w:t>
                  </w:r>
                </w:p>
              </w:tc>
              <w:tc>
                <w:tcPr>
                  <w:tcW w:w="1702" w:type="dxa"/>
                  <w:tcBorders>
                    <w:bottom w:val="nil"/>
                  </w:tcBorders>
                  <w:vAlign w:val="center"/>
                </w:tcPr>
                <w:p w14:paraId="1E61C0B0" w14:textId="77777777" w:rsidR="00693E35" w:rsidRPr="006145DB" w:rsidRDefault="00693E35" w:rsidP="000343B6">
                  <w:pPr>
                    <w:tabs>
                      <w:tab w:val="left" w:pos="709"/>
                    </w:tabs>
                    <w:contextualSpacing/>
                    <w:jc w:val="center"/>
                    <w:rPr>
                      <w:rFonts w:cs="Arial"/>
                      <w:sz w:val="16"/>
                      <w:szCs w:val="16"/>
                      <w:lang w:eastAsia="es-CO"/>
                    </w:rPr>
                  </w:pPr>
                  <w:r w:rsidRPr="006145DB">
                    <w:rPr>
                      <w:rFonts w:cs="Arial"/>
                      <w:sz w:val="16"/>
                      <w:szCs w:val="16"/>
                      <w:lang w:eastAsia="es-CO"/>
                    </w:rPr>
                    <w:t>Subdirección para la Juventud</w:t>
                  </w:r>
                </w:p>
              </w:tc>
            </w:tr>
          </w:tbl>
          <w:p w14:paraId="0C5267A8" w14:textId="77777777" w:rsidR="00693E35" w:rsidRPr="006145DB" w:rsidRDefault="00693E35" w:rsidP="000343B6">
            <w:pPr>
              <w:pStyle w:val="Textoindependiente"/>
              <w:spacing w:line="240" w:lineRule="auto"/>
              <w:jc w:val="both"/>
              <w:rPr>
                <w:rFonts w:cs="Arial"/>
                <w:sz w:val="18"/>
                <w:szCs w:val="18"/>
                <w:lang w:eastAsia="es-CO"/>
              </w:rPr>
            </w:pPr>
          </w:p>
        </w:tc>
      </w:tr>
      <w:tr w:rsidR="00693E35" w:rsidRPr="006145DB" w14:paraId="26B3FD29" w14:textId="77777777" w:rsidTr="002C665D">
        <w:trPr>
          <w:trHeight w:val="50"/>
          <w:jc w:val="center"/>
        </w:trPr>
        <w:tc>
          <w:tcPr>
            <w:tcW w:w="1838" w:type="dxa"/>
            <w:vMerge w:val="restart"/>
            <w:tcBorders>
              <w:right w:val="single" w:sz="4" w:space="0" w:color="auto"/>
            </w:tcBorders>
            <w:vAlign w:val="center"/>
          </w:tcPr>
          <w:p w14:paraId="718A7B49" w14:textId="77777777" w:rsidR="00693E35" w:rsidRPr="006145DB" w:rsidRDefault="00693E35" w:rsidP="000343B6">
            <w:pPr>
              <w:spacing w:after="0" w:line="240" w:lineRule="auto"/>
              <w:contextualSpacing/>
              <w:rPr>
                <w:rFonts w:cs="Arial"/>
                <w:sz w:val="20"/>
                <w:szCs w:val="18"/>
                <w:lang w:eastAsia="es-CO"/>
              </w:rPr>
            </w:pPr>
            <w:r w:rsidRPr="006145DB">
              <w:rPr>
                <w:rFonts w:eastAsia="Arial" w:cs="Arial"/>
                <w:sz w:val="20"/>
                <w:szCs w:val="20"/>
                <w:lang w:eastAsia="es-CO"/>
              </w:rPr>
              <w:t>Restricciones y fuentes de información</w:t>
            </w:r>
          </w:p>
        </w:tc>
        <w:tc>
          <w:tcPr>
            <w:tcW w:w="7655" w:type="dxa"/>
            <w:tcBorders>
              <w:top w:val="single" w:sz="4" w:space="0" w:color="auto"/>
              <w:left w:val="single" w:sz="4" w:space="0" w:color="auto"/>
              <w:bottom w:val="nil"/>
              <w:right w:val="single" w:sz="4" w:space="0" w:color="auto"/>
            </w:tcBorders>
            <w:vAlign w:val="center"/>
          </w:tcPr>
          <w:p w14:paraId="68A896F4" w14:textId="77777777" w:rsidR="00693E35" w:rsidRPr="006145DB" w:rsidRDefault="00693E35" w:rsidP="000343B6">
            <w:pPr>
              <w:tabs>
                <w:tab w:val="left" w:pos="709"/>
              </w:tabs>
              <w:spacing w:line="240" w:lineRule="auto"/>
              <w:contextualSpacing/>
              <w:jc w:val="both"/>
              <w:rPr>
                <w:rFonts w:cs="Arial"/>
                <w:sz w:val="10"/>
                <w:szCs w:val="18"/>
                <w:lang w:eastAsia="es-CO"/>
              </w:rPr>
            </w:pPr>
          </w:p>
        </w:tc>
      </w:tr>
      <w:tr w:rsidR="00693E35" w:rsidRPr="006145DB" w14:paraId="73837522" w14:textId="77777777" w:rsidTr="002C665D">
        <w:trPr>
          <w:trHeight w:val="955"/>
          <w:jc w:val="center"/>
        </w:trPr>
        <w:tc>
          <w:tcPr>
            <w:tcW w:w="1838" w:type="dxa"/>
            <w:vMerge/>
            <w:vAlign w:val="center"/>
          </w:tcPr>
          <w:p w14:paraId="6203E4A9" w14:textId="77777777" w:rsidR="00693E35" w:rsidRPr="006145DB" w:rsidRDefault="00693E35" w:rsidP="000343B6">
            <w:pPr>
              <w:spacing w:line="240" w:lineRule="auto"/>
              <w:contextualSpacing/>
              <w:rPr>
                <w:rFonts w:cs="Arial"/>
                <w:sz w:val="18"/>
                <w:szCs w:val="18"/>
                <w:lang w:eastAsia="es-CO"/>
              </w:rPr>
            </w:pPr>
          </w:p>
        </w:tc>
        <w:tc>
          <w:tcPr>
            <w:tcW w:w="7655" w:type="dxa"/>
            <w:tcBorders>
              <w:top w:val="nil"/>
            </w:tcBorders>
            <w:vAlign w:val="center"/>
          </w:tcPr>
          <w:tbl>
            <w:tblPr>
              <w:tblStyle w:val="Tablaconcuadrcula"/>
              <w:tblW w:w="7401" w:type="dxa"/>
              <w:tblLayout w:type="fixed"/>
              <w:tblLook w:val="04A0" w:firstRow="1" w:lastRow="0" w:firstColumn="1" w:lastColumn="0" w:noHBand="0" w:noVBand="1"/>
            </w:tblPr>
            <w:tblGrid>
              <w:gridCol w:w="2722"/>
              <w:gridCol w:w="1701"/>
              <w:gridCol w:w="1276"/>
              <w:gridCol w:w="1702"/>
            </w:tblGrid>
            <w:tr w:rsidR="00562504" w:rsidRPr="006145DB" w14:paraId="1E8ED6E4" w14:textId="77777777" w:rsidTr="00331406">
              <w:trPr>
                <w:trHeight w:val="340"/>
              </w:trPr>
              <w:tc>
                <w:tcPr>
                  <w:tcW w:w="2722" w:type="dxa"/>
                  <w:vAlign w:val="center"/>
                </w:tcPr>
                <w:p w14:paraId="4A680E45"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Restricciones</w:t>
                  </w:r>
                </w:p>
              </w:tc>
              <w:tc>
                <w:tcPr>
                  <w:tcW w:w="1701" w:type="dxa"/>
                  <w:vAlign w:val="center"/>
                </w:tcPr>
                <w:p w14:paraId="14F855F8"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Fuente de Información</w:t>
                  </w:r>
                </w:p>
              </w:tc>
              <w:tc>
                <w:tcPr>
                  <w:tcW w:w="1276" w:type="dxa"/>
                  <w:vAlign w:val="center"/>
                </w:tcPr>
                <w:p w14:paraId="1606C9F6"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Periodicidad</w:t>
                  </w:r>
                </w:p>
              </w:tc>
              <w:tc>
                <w:tcPr>
                  <w:tcW w:w="1702" w:type="dxa"/>
                  <w:vAlign w:val="center"/>
                </w:tcPr>
                <w:p w14:paraId="1D7EA50E"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Administrador</w:t>
                  </w:r>
                </w:p>
              </w:tc>
            </w:tr>
            <w:tr w:rsidR="00562504" w:rsidRPr="006145DB" w14:paraId="5EFE3F83" w14:textId="77777777" w:rsidTr="00D65BAD">
              <w:trPr>
                <w:trHeight w:val="491"/>
              </w:trPr>
              <w:tc>
                <w:tcPr>
                  <w:tcW w:w="2722" w:type="dxa"/>
                  <w:tcBorders>
                    <w:bottom w:val="single" w:sz="4" w:space="0" w:color="auto"/>
                  </w:tcBorders>
                  <w:vAlign w:val="center"/>
                </w:tcPr>
                <w:p w14:paraId="68D6A345" w14:textId="77777777" w:rsidR="00693E35" w:rsidRPr="006145DB" w:rsidRDefault="00693E35" w:rsidP="000343B6">
                  <w:pPr>
                    <w:pStyle w:val="Textoindependiente"/>
                    <w:spacing w:after="0"/>
                    <w:jc w:val="both"/>
                    <w:rPr>
                      <w:rFonts w:cs="Arial"/>
                      <w:sz w:val="16"/>
                      <w:szCs w:val="18"/>
                      <w:lang w:eastAsia="es-CO"/>
                    </w:rPr>
                  </w:pPr>
                  <w:r w:rsidRPr="006145DB">
                    <w:rPr>
                      <w:rFonts w:eastAsia="Arial" w:cs="Arial"/>
                      <w:sz w:val="16"/>
                      <w:szCs w:val="18"/>
                    </w:rPr>
                    <w:t>Persona que tenga alguna inconsistencia reportada en SISBEN IV.</w:t>
                  </w:r>
                </w:p>
              </w:tc>
              <w:tc>
                <w:tcPr>
                  <w:tcW w:w="1701" w:type="dxa"/>
                  <w:tcBorders>
                    <w:bottom w:val="single" w:sz="4" w:space="0" w:color="auto"/>
                  </w:tcBorders>
                  <w:vAlign w:val="center"/>
                </w:tcPr>
                <w:p w14:paraId="0D4281FC"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rPr>
                    <w:t>SISBEN IV de Bogotá</w:t>
                  </w:r>
                </w:p>
              </w:tc>
              <w:tc>
                <w:tcPr>
                  <w:tcW w:w="1276" w:type="dxa"/>
                  <w:tcBorders>
                    <w:bottom w:val="single" w:sz="4" w:space="0" w:color="auto"/>
                  </w:tcBorders>
                  <w:vAlign w:val="center"/>
                </w:tcPr>
                <w:p w14:paraId="4B8153F3" w14:textId="77777777" w:rsidR="00693E35" w:rsidRPr="006145DB" w:rsidRDefault="00693E35" w:rsidP="000343B6">
                  <w:pPr>
                    <w:tabs>
                      <w:tab w:val="left" w:pos="709"/>
                    </w:tabs>
                    <w:contextualSpacing/>
                    <w:jc w:val="center"/>
                    <w:rPr>
                      <w:rFonts w:cs="Arial"/>
                      <w:sz w:val="16"/>
                      <w:szCs w:val="18"/>
                    </w:rPr>
                  </w:pPr>
                  <w:r w:rsidRPr="006145DB">
                    <w:rPr>
                      <w:rFonts w:cs="Arial"/>
                      <w:sz w:val="16"/>
                      <w:szCs w:val="18"/>
                    </w:rPr>
                    <w:t xml:space="preserve">Mensual </w:t>
                  </w:r>
                </w:p>
                <w:p w14:paraId="3B7E5BFB"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rPr>
                    <w:t>(mes Vencido)</w:t>
                  </w:r>
                </w:p>
              </w:tc>
              <w:tc>
                <w:tcPr>
                  <w:tcW w:w="1702" w:type="dxa"/>
                  <w:tcBorders>
                    <w:bottom w:val="single" w:sz="4" w:space="0" w:color="auto"/>
                  </w:tcBorders>
                  <w:vAlign w:val="center"/>
                </w:tcPr>
                <w:p w14:paraId="799B89B1"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rPr>
                    <w:t>Secretaría Distrital de Planeación – SDP</w:t>
                  </w:r>
                </w:p>
              </w:tc>
            </w:tr>
            <w:tr w:rsidR="00562504" w:rsidRPr="006145DB" w14:paraId="71747909" w14:textId="77777777" w:rsidTr="00331406">
              <w:trPr>
                <w:trHeight w:val="310"/>
              </w:trPr>
              <w:tc>
                <w:tcPr>
                  <w:tcW w:w="2722" w:type="dxa"/>
                  <w:vMerge w:val="restart"/>
                  <w:vAlign w:val="center"/>
                </w:tcPr>
                <w:p w14:paraId="5AD77A4D" w14:textId="77777777" w:rsidR="00693E35" w:rsidRPr="006145DB" w:rsidRDefault="00693E35" w:rsidP="000343B6">
                  <w:pPr>
                    <w:pStyle w:val="Textoindependiente"/>
                    <w:spacing w:after="0"/>
                    <w:jc w:val="both"/>
                    <w:rPr>
                      <w:rFonts w:eastAsia="Arial" w:cs="Arial"/>
                      <w:sz w:val="16"/>
                      <w:szCs w:val="18"/>
                    </w:rPr>
                  </w:pPr>
                  <w:r w:rsidRPr="006145DB">
                    <w:rPr>
                      <w:rFonts w:eastAsia="Arial" w:cs="Arial"/>
                      <w:sz w:val="16"/>
                      <w:szCs w:val="18"/>
                    </w:rPr>
                    <w:t>Persona egresada del servicio Jóvenes con Oportunidades.</w:t>
                  </w:r>
                </w:p>
              </w:tc>
              <w:tc>
                <w:tcPr>
                  <w:tcW w:w="1701" w:type="dxa"/>
                  <w:tcBorders>
                    <w:bottom w:val="single" w:sz="4" w:space="0" w:color="auto"/>
                  </w:tcBorders>
                  <w:vAlign w:val="center"/>
                </w:tcPr>
                <w:p w14:paraId="177BC387" w14:textId="77777777" w:rsidR="00693E35" w:rsidRPr="006145DB" w:rsidRDefault="00693E35" w:rsidP="000343B6">
                  <w:pPr>
                    <w:tabs>
                      <w:tab w:val="left" w:pos="709"/>
                    </w:tabs>
                    <w:contextualSpacing/>
                    <w:jc w:val="center"/>
                    <w:rPr>
                      <w:rFonts w:cs="Arial"/>
                      <w:sz w:val="16"/>
                      <w:szCs w:val="18"/>
                    </w:rPr>
                  </w:pPr>
                  <w:r w:rsidRPr="006145DB">
                    <w:rPr>
                      <w:rFonts w:cs="Arial"/>
                      <w:sz w:val="16"/>
                      <w:szCs w:val="18"/>
                      <w:lang w:eastAsia="es-CO"/>
                    </w:rPr>
                    <w:t>SIRBE</w:t>
                  </w:r>
                </w:p>
              </w:tc>
              <w:tc>
                <w:tcPr>
                  <w:tcW w:w="1276" w:type="dxa"/>
                  <w:tcBorders>
                    <w:bottom w:val="single" w:sz="4" w:space="0" w:color="auto"/>
                  </w:tcBorders>
                  <w:vAlign w:val="center"/>
                </w:tcPr>
                <w:p w14:paraId="0208C692" w14:textId="77777777" w:rsidR="00693E35" w:rsidRPr="006145DB" w:rsidRDefault="00693E35" w:rsidP="000343B6">
                  <w:pPr>
                    <w:tabs>
                      <w:tab w:val="left" w:pos="709"/>
                    </w:tabs>
                    <w:contextualSpacing/>
                    <w:jc w:val="center"/>
                    <w:rPr>
                      <w:rFonts w:cs="Arial"/>
                      <w:sz w:val="16"/>
                      <w:szCs w:val="18"/>
                    </w:rPr>
                  </w:pPr>
                  <w:r w:rsidRPr="006145DB">
                    <w:rPr>
                      <w:rFonts w:eastAsia="Arial" w:cs="Arial"/>
                      <w:sz w:val="16"/>
                      <w:szCs w:val="18"/>
                    </w:rPr>
                    <w:t>Demanda</w:t>
                  </w:r>
                </w:p>
              </w:tc>
              <w:tc>
                <w:tcPr>
                  <w:tcW w:w="1702" w:type="dxa"/>
                  <w:tcBorders>
                    <w:bottom w:val="single" w:sz="4" w:space="0" w:color="auto"/>
                  </w:tcBorders>
                  <w:vAlign w:val="center"/>
                </w:tcPr>
                <w:p w14:paraId="25B68F2E"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Secretaría Distrital de Integración</w:t>
                  </w:r>
                </w:p>
                <w:p w14:paraId="679F9DC5" w14:textId="77777777" w:rsidR="00693E35" w:rsidRPr="006145DB" w:rsidRDefault="00693E35" w:rsidP="000343B6">
                  <w:pPr>
                    <w:tabs>
                      <w:tab w:val="left" w:pos="709"/>
                    </w:tabs>
                    <w:contextualSpacing/>
                    <w:jc w:val="center"/>
                    <w:rPr>
                      <w:rFonts w:cs="Arial"/>
                      <w:sz w:val="16"/>
                      <w:szCs w:val="18"/>
                    </w:rPr>
                  </w:pPr>
                  <w:r w:rsidRPr="006145DB">
                    <w:rPr>
                      <w:rFonts w:cs="Arial"/>
                      <w:sz w:val="16"/>
                      <w:szCs w:val="18"/>
                      <w:lang w:eastAsia="es-CO"/>
                    </w:rPr>
                    <w:t>Social - SDIS</w:t>
                  </w:r>
                </w:p>
              </w:tc>
            </w:tr>
            <w:tr w:rsidR="00562504" w:rsidRPr="006145DB" w14:paraId="2F0C5CB1" w14:textId="77777777" w:rsidTr="00D65BAD">
              <w:trPr>
                <w:trHeight w:val="310"/>
              </w:trPr>
              <w:tc>
                <w:tcPr>
                  <w:tcW w:w="2722" w:type="dxa"/>
                  <w:vMerge/>
                  <w:tcBorders>
                    <w:bottom w:val="nil"/>
                  </w:tcBorders>
                </w:tcPr>
                <w:p w14:paraId="1C5452BF" w14:textId="77777777" w:rsidR="00693E35" w:rsidRPr="006145DB" w:rsidRDefault="00693E35" w:rsidP="000343B6">
                  <w:pPr>
                    <w:pStyle w:val="Textoindependiente"/>
                    <w:jc w:val="both"/>
                    <w:rPr>
                      <w:rFonts w:eastAsia="Arial" w:cs="Arial"/>
                      <w:sz w:val="16"/>
                    </w:rPr>
                  </w:pPr>
                </w:p>
              </w:tc>
              <w:tc>
                <w:tcPr>
                  <w:tcW w:w="1701" w:type="dxa"/>
                  <w:tcBorders>
                    <w:bottom w:val="nil"/>
                  </w:tcBorders>
                  <w:vAlign w:val="center"/>
                </w:tcPr>
                <w:p w14:paraId="69F72241"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SIGLO</w:t>
                  </w:r>
                </w:p>
              </w:tc>
              <w:tc>
                <w:tcPr>
                  <w:tcW w:w="1276" w:type="dxa"/>
                  <w:tcBorders>
                    <w:bottom w:val="nil"/>
                  </w:tcBorders>
                  <w:vAlign w:val="center"/>
                </w:tcPr>
                <w:p w14:paraId="48EA12A5" w14:textId="77777777" w:rsidR="00693E35" w:rsidRPr="006145DB" w:rsidRDefault="00693E35" w:rsidP="000343B6">
                  <w:pPr>
                    <w:tabs>
                      <w:tab w:val="left" w:pos="709"/>
                    </w:tabs>
                    <w:contextualSpacing/>
                    <w:jc w:val="center"/>
                    <w:rPr>
                      <w:rFonts w:eastAsia="Arial" w:cs="Arial"/>
                      <w:sz w:val="16"/>
                      <w:szCs w:val="18"/>
                    </w:rPr>
                  </w:pPr>
                  <w:r w:rsidRPr="006145DB">
                    <w:rPr>
                      <w:rFonts w:eastAsia="Arial" w:cs="Arial"/>
                      <w:sz w:val="16"/>
                      <w:szCs w:val="18"/>
                    </w:rPr>
                    <w:t>Demanda</w:t>
                  </w:r>
                </w:p>
              </w:tc>
              <w:tc>
                <w:tcPr>
                  <w:tcW w:w="1702" w:type="dxa"/>
                  <w:tcBorders>
                    <w:bottom w:val="nil"/>
                  </w:tcBorders>
                  <w:vAlign w:val="center"/>
                </w:tcPr>
                <w:p w14:paraId="56DA2785"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Secretaría Distrital de Integración</w:t>
                  </w:r>
                </w:p>
                <w:p w14:paraId="0A2B0285" w14:textId="77777777" w:rsidR="00693E35" w:rsidRPr="006145DB" w:rsidRDefault="00693E35" w:rsidP="000343B6">
                  <w:pPr>
                    <w:tabs>
                      <w:tab w:val="left" w:pos="709"/>
                    </w:tabs>
                    <w:contextualSpacing/>
                    <w:jc w:val="center"/>
                    <w:rPr>
                      <w:rFonts w:cs="Arial"/>
                      <w:sz w:val="16"/>
                      <w:szCs w:val="18"/>
                      <w:lang w:eastAsia="es-CO"/>
                    </w:rPr>
                  </w:pPr>
                  <w:r w:rsidRPr="006145DB">
                    <w:rPr>
                      <w:rFonts w:cs="Arial"/>
                      <w:sz w:val="16"/>
                      <w:szCs w:val="18"/>
                      <w:lang w:eastAsia="es-CO"/>
                    </w:rPr>
                    <w:t>Social - SDIS</w:t>
                  </w:r>
                </w:p>
              </w:tc>
            </w:tr>
          </w:tbl>
          <w:p w14:paraId="080CF0ED" w14:textId="77777777" w:rsidR="00693E35" w:rsidRPr="006145DB" w:rsidRDefault="00693E35" w:rsidP="000343B6">
            <w:pPr>
              <w:tabs>
                <w:tab w:val="left" w:pos="709"/>
              </w:tabs>
              <w:spacing w:line="240" w:lineRule="auto"/>
              <w:contextualSpacing/>
              <w:jc w:val="both"/>
              <w:rPr>
                <w:rFonts w:eastAsia="Calibri" w:cs="Arial"/>
                <w:sz w:val="18"/>
                <w:szCs w:val="18"/>
                <w:lang w:eastAsia="es-CO"/>
              </w:rPr>
            </w:pPr>
          </w:p>
        </w:tc>
      </w:tr>
      <w:tr w:rsidR="00693E35" w:rsidRPr="006145DB" w14:paraId="599A6262" w14:textId="77777777" w:rsidTr="002C665D">
        <w:trPr>
          <w:trHeight w:val="955"/>
          <w:jc w:val="center"/>
        </w:trPr>
        <w:tc>
          <w:tcPr>
            <w:tcW w:w="1838" w:type="dxa"/>
            <w:vAlign w:val="center"/>
          </w:tcPr>
          <w:p w14:paraId="15318CAB" w14:textId="77777777" w:rsidR="00693E35" w:rsidRPr="006145DB" w:rsidRDefault="00693E35" w:rsidP="000343B6">
            <w:pPr>
              <w:spacing w:after="0" w:line="240" w:lineRule="auto"/>
              <w:contextualSpacing/>
              <w:rPr>
                <w:rFonts w:cs="Arial"/>
                <w:sz w:val="20"/>
                <w:szCs w:val="20"/>
                <w:lang w:eastAsia="es-CO"/>
              </w:rPr>
            </w:pPr>
            <w:r w:rsidRPr="006145DB">
              <w:rPr>
                <w:rFonts w:eastAsia="Arial" w:cs="Arial"/>
                <w:sz w:val="20"/>
                <w:szCs w:val="20"/>
                <w:lang w:eastAsia="es-CO"/>
              </w:rPr>
              <w:t>Ejecución</w:t>
            </w:r>
          </w:p>
        </w:tc>
        <w:tc>
          <w:tcPr>
            <w:tcW w:w="7655" w:type="dxa"/>
            <w:vAlign w:val="center"/>
          </w:tcPr>
          <w:p w14:paraId="6F26B263" w14:textId="4197ED96" w:rsidR="00693E35" w:rsidRPr="006145DB" w:rsidRDefault="00693E35" w:rsidP="000343B6">
            <w:pPr>
              <w:keepNext/>
              <w:keepLines/>
              <w:spacing w:after="0" w:line="240" w:lineRule="auto"/>
              <w:jc w:val="both"/>
              <w:rPr>
                <w:rFonts w:eastAsia="Arial" w:cs="Arial"/>
                <w:sz w:val="20"/>
                <w:szCs w:val="20"/>
              </w:rPr>
            </w:pPr>
            <w:r w:rsidRPr="006145DB">
              <w:rPr>
                <w:rFonts w:eastAsia="Arial" w:cs="Arial"/>
                <w:sz w:val="20"/>
                <w:szCs w:val="20"/>
              </w:rPr>
              <w:t>La prestación del servicio tiene las siguientes características:</w:t>
            </w:r>
          </w:p>
          <w:p w14:paraId="284E75E9" w14:textId="77777777" w:rsidR="00331406" w:rsidRPr="006145DB" w:rsidRDefault="00331406" w:rsidP="000343B6">
            <w:pPr>
              <w:pStyle w:val="Ttulo1"/>
              <w:rPr>
                <w:sz w:val="20"/>
              </w:rPr>
            </w:pPr>
          </w:p>
          <w:p w14:paraId="3A966A5D" w14:textId="77777777" w:rsidR="00693E35" w:rsidRPr="006145DB" w:rsidRDefault="00693E35" w:rsidP="000343B6">
            <w:pPr>
              <w:pStyle w:val="Prrafodelista"/>
              <w:keepNext/>
              <w:keepLines/>
              <w:numPr>
                <w:ilvl w:val="0"/>
                <w:numId w:val="14"/>
              </w:numPr>
              <w:spacing w:after="0" w:line="240" w:lineRule="auto"/>
              <w:ind w:left="317"/>
              <w:jc w:val="both"/>
              <w:rPr>
                <w:rFonts w:cs="Arial"/>
                <w:sz w:val="20"/>
                <w:szCs w:val="20"/>
              </w:rPr>
            </w:pPr>
            <w:r w:rsidRPr="006145DB">
              <w:rPr>
                <w:rFonts w:cs="Arial"/>
                <w:sz w:val="20"/>
                <w:szCs w:val="20"/>
              </w:rPr>
              <w:t>El acceso al servicio Jóvenes con Oportunidades está sujeto a la disponibilidad de cupos, así como a la verificación del cumplimiento de la población objetivo y al cumplimiento de los criterios de ingreso, no incurrir en restricciones o causales de depuración.</w:t>
            </w:r>
            <w:r w:rsidRPr="006145DB">
              <w:rPr>
                <w:rFonts w:eastAsia="Arial" w:cs="Arial"/>
                <w:sz w:val="20"/>
                <w:szCs w:val="20"/>
              </w:rPr>
              <w:t xml:space="preserve"> </w:t>
            </w:r>
          </w:p>
          <w:p w14:paraId="377B48ED" w14:textId="77777777" w:rsidR="00693E35" w:rsidRPr="006145DB" w:rsidRDefault="00693E35" w:rsidP="000343B6">
            <w:pPr>
              <w:keepNext/>
              <w:keepLines/>
              <w:numPr>
                <w:ilvl w:val="0"/>
                <w:numId w:val="14"/>
              </w:numPr>
              <w:spacing w:after="0" w:line="240" w:lineRule="auto"/>
              <w:ind w:left="317"/>
              <w:jc w:val="both"/>
              <w:rPr>
                <w:rFonts w:eastAsia="Arial" w:cs="Arial"/>
                <w:sz w:val="20"/>
                <w:szCs w:val="20"/>
              </w:rPr>
            </w:pPr>
            <w:r w:rsidRPr="006145DB">
              <w:rPr>
                <w:rFonts w:eastAsia="Arial" w:cs="Arial"/>
                <w:sz w:val="20"/>
                <w:szCs w:val="20"/>
              </w:rPr>
              <w:t>Los criterios de ingreso y restricciones específicas para cada una de las rutas de formación serán determinados por los lineamientos, manuales operativos u otros documentos técnicos definidos por los actores aliados responsables.</w:t>
            </w:r>
          </w:p>
          <w:p w14:paraId="0FA98F75" w14:textId="77777777" w:rsidR="00693E35" w:rsidRPr="006145DB" w:rsidRDefault="00693E35" w:rsidP="000343B6">
            <w:pPr>
              <w:keepNext/>
              <w:keepLines/>
              <w:numPr>
                <w:ilvl w:val="0"/>
                <w:numId w:val="14"/>
              </w:numPr>
              <w:spacing w:after="0" w:line="240" w:lineRule="auto"/>
              <w:ind w:left="317"/>
              <w:jc w:val="both"/>
              <w:rPr>
                <w:rFonts w:eastAsia="Arial" w:cs="Arial"/>
                <w:sz w:val="20"/>
                <w:szCs w:val="20"/>
              </w:rPr>
            </w:pPr>
            <w:r w:rsidRPr="006145DB">
              <w:rPr>
                <w:rFonts w:eastAsia="Arial" w:cs="Arial"/>
                <w:sz w:val="20"/>
                <w:szCs w:val="20"/>
              </w:rPr>
              <w:t>La duración del servicio es diferenciada según la ruta de educación para personas jóvenes y adultas, formación en curso corto y educación pos media de ciclo largo.</w:t>
            </w:r>
          </w:p>
          <w:p w14:paraId="76F1296F" w14:textId="77777777" w:rsidR="00693E35" w:rsidRPr="006145DB" w:rsidRDefault="00693E35" w:rsidP="000343B6">
            <w:pPr>
              <w:pStyle w:val="Prrafodelista"/>
              <w:keepNext/>
              <w:keepLines/>
              <w:numPr>
                <w:ilvl w:val="0"/>
                <w:numId w:val="14"/>
              </w:numPr>
              <w:spacing w:after="0" w:line="240" w:lineRule="auto"/>
              <w:ind w:left="317"/>
              <w:jc w:val="both"/>
              <w:rPr>
                <w:rFonts w:eastAsia="Arial" w:cs="Arial"/>
                <w:sz w:val="20"/>
                <w:szCs w:val="20"/>
              </w:rPr>
            </w:pPr>
            <w:r w:rsidRPr="006145DB">
              <w:rPr>
                <w:rFonts w:eastAsia="Arial" w:cs="Arial"/>
                <w:sz w:val="20"/>
                <w:szCs w:val="20"/>
              </w:rPr>
              <w:t>El componente de acceso a rutas de formación se realiza en articulación con la oferta pública o privada en: (i) educación para personas jóvenes y adultas para cursar educación media ciclo 5 y 6 (Grado 10 y 11), (ii) formación en curso corto (iii) educación pos media de ciclo largo (educación y formación para el trabajo y superior).</w:t>
            </w:r>
          </w:p>
          <w:p w14:paraId="1CCF6E6E" w14:textId="77777777" w:rsidR="00693E35" w:rsidRPr="006145DB" w:rsidRDefault="00693E35" w:rsidP="000343B6">
            <w:pPr>
              <w:pStyle w:val="Prrafodelista"/>
              <w:keepNext/>
              <w:keepLines/>
              <w:numPr>
                <w:ilvl w:val="0"/>
                <w:numId w:val="14"/>
              </w:numPr>
              <w:spacing w:after="0" w:line="240" w:lineRule="auto"/>
              <w:ind w:left="317"/>
              <w:jc w:val="both"/>
              <w:rPr>
                <w:rFonts w:eastAsia="Arial" w:cs="Arial"/>
                <w:sz w:val="20"/>
                <w:szCs w:val="20"/>
              </w:rPr>
            </w:pPr>
            <w:r w:rsidRPr="006145DB">
              <w:rPr>
                <w:rFonts w:eastAsia="Arial" w:cs="Arial"/>
                <w:sz w:val="20"/>
                <w:szCs w:val="20"/>
              </w:rPr>
              <w:t>La verificación de los criterios específicos de ingreso a la ruta de educación pos media de ciclo largo – superior están sujetos a lo establecido en los lineamientos definidos por la Agencia ATENEA. Se consideran participantes activos aquellos jóvenes vinculados al programa Jóvenes a la E – línea de educación superior, que se encuentren cursando hasta el tercer semestre.</w:t>
            </w:r>
          </w:p>
          <w:p w14:paraId="5CCC230A" w14:textId="77777777" w:rsidR="00693E35" w:rsidRPr="006145DB" w:rsidRDefault="00693E35" w:rsidP="000343B6">
            <w:pPr>
              <w:pStyle w:val="Prrafodelista"/>
              <w:keepNext/>
              <w:keepLines/>
              <w:numPr>
                <w:ilvl w:val="0"/>
                <w:numId w:val="14"/>
              </w:numPr>
              <w:spacing w:after="0" w:line="240" w:lineRule="auto"/>
              <w:ind w:left="317"/>
              <w:jc w:val="both"/>
              <w:rPr>
                <w:rFonts w:eastAsia="Arial" w:cs="Arial"/>
                <w:sz w:val="20"/>
                <w:szCs w:val="20"/>
              </w:rPr>
            </w:pPr>
            <w:r w:rsidRPr="006145DB">
              <w:rPr>
                <w:rFonts w:eastAsia="Arial" w:cs="Arial"/>
                <w:sz w:val="20"/>
                <w:szCs w:val="20"/>
              </w:rPr>
              <w:t>La formación del componente psicosocial busca generar habilidades para el fortalecimiento del proyecto de vida y la prevención de factores de riesgo y vulneración de derechos de los-as jóvenes participantes. El acompañamiento psicosocial y la gestión de alertas de vulneración de derechos del-a joven, se realiza durante la permanencia en el servicio según las rutas establecidas en el Distrito Capital para tal fin.</w:t>
            </w:r>
          </w:p>
          <w:p w14:paraId="1E690F80" w14:textId="77777777" w:rsidR="00693E35" w:rsidRPr="006145DB" w:rsidRDefault="00693E35" w:rsidP="000343B6">
            <w:pPr>
              <w:pStyle w:val="Prrafodelista"/>
              <w:keepNext/>
              <w:keepLines/>
              <w:numPr>
                <w:ilvl w:val="0"/>
                <w:numId w:val="14"/>
              </w:numPr>
              <w:spacing w:after="0" w:line="240" w:lineRule="auto"/>
              <w:ind w:left="317"/>
              <w:jc w:val="both"/>
              <w:rPr>
                <w:rFonts w:eastAsia="Arial" w:cs="Arial"/>
                <w:sz w:val="20"/>
                <w:szCs w:val="20"/>
              </w:rPr>
            </w:pPr>
            <w:r w:rsidRPr="006145DB">
              <w:rPr>
                <w:rFonts w:eastAsia="Arial" w:cs="Arial"/>
                <w:sz w:val="20"/>
                <w:szCs w:val="20"/>
              </w:rPr>
              <w:t>Las transferencias monetarias condicionadas se entregan posterior al cumplimiento de las actividades condicionadas establecidas en el manual del servicio Jóvenes con Oportunidades; éstas están sujetas a la verificación del cumplimiento por parte de las entidades participantes.</w:t>
            </w:r>
          </w:p>
          <w:p w14:paraId="3F84654F" w14:textId="77777777" w:rsidR="00693E35" w:rsidRPr="006145DB" w:rsidRDefault="00693E35" w:rsidP="000343B6">
            <w:pPr>
              <w:pStyle w:val="Prrafodelista"/>
              <w:keepNext/>
              <w:keepLines/>
              <w:numPr>
                <w:ilvl w:val="0"/>
                <w:numId w:val="14"/>
              </w:numPr>
              <w:spacing w:after="0" w:line="240" w:lineRule="auto"/>
              <w:ind w:left="317"/>
              <w:jc w:val="both"/>
              <w:rPr>
                <w:rFonts w:cs="Arial"/>
                <w:sz w:val="20"/>
                <w:szCs w:val="20"/>
              </w:rPr>
            </w:pPr>
            <w:r w:rsidRPr="006145DB">
              <w:rPr>
                <w:rFonts w:cs="Arial"/>
                <w:sz w:val="20"/>
                <w:szCs w:val="20"/>
              </w:rPr>
              <w:t>Para la consolidación y verificación de las actividades condicionadas y aprobación de los pagos, los a</w:t>
            </w:r>
            <w:r w:rsidRPr="006145DB">
              <w:rPr>
                <w:rFonts w:cs="Arial"/>
                <w:sz w:val="20"/>
                <w:szCs w:val="20"/>
                <w:lang w:eastAsia="es-CO"/>
              </w:rPr>
              <w:t xml:space="preserve">ctores públicos y/o privados responsables </w:t>
            </w:r>
            <w:r w:rsidRPr="006145DB">
              <w:rPr>
                <w:rFonts w:cs="Arial"/>
                <w:sz w:val="20"/>
                <w:szCs w:val="20"/>
              </w:rPr>
              <w:t>de cada una de las rutas de formación, remiten a la Secretaría Distrital de Integración Social, los listados de cumplimiento de las actividades condicionadas establecidas en el marco de estas rutas.</w:t>
            </w:r>
          </w:p>
          <w:p w14:paraId="552F704C" w14:textId="77777777" w:rsidR="00693E35" w:rsidRPr="006145DB" w:rsidRDefault="00693E35" w:rsidP="000343B6">
            <w:pPr>
              <w:pStyle w:val="Prrafodelista"/>
              <w:keepNext/>
              <w:keepLines/>
              <w:numPr>
                <w:ilvl w:val="0"/>
                <w:numId w:val="14"/>
              </w:numPr>
              <w:spacing w:after="0" w:line="240" w:lineRule="auto"/>
              <w:ind w:left="317"/>
              <w:jc w:val="both"/>
              <w:rPr>
                <w:rFonts w:cs="Arial"/>
                <w:sz w:val="20"/>
                <w:szCs w:val="20"/>
              </w:rPr>
            </w:pPr>
            <w:r w:rsidRPr="006145DB">
              <w:rPr>
                <w:rFonts w:cs="Arial"/>
                <w:sz w:val="20"/>
                <w:szCs w:val="20"/>
              </w:rPr>
              <w:t xml:space="preserve">La Subdirección para la Juventud de la SDIS consolida los listados de cumplimiento remitidos por los aliados, valida el estado de las-os participantes en el servicio, </w:t>
            </w:r>
            <w:r w:rsidRPr="006145DB">
              <w:rPr>
                <w:rFonts w:eastAsia="Arial" w:cs="Arial"/>
                <w:sz w:val="20"/>
                <w:szCs w:val="20"/>
              </w:rPr>
              <w:t xml:space="preserve">verifica si la población con estado “EN ATENCIÓN” en el Sistema de Registro de Beneficiarios – SIRBE cumple con los criterios de egreso del servicio, mediante el cruce de las bases de datos referidas en la sección de </w:t>
            </w:r>
            <w:r w:rsidRPr="006145DB">
              <w:rPr>
                <w:rFonts w:cs="Arial"/>
                <w:sz w:val="20"/>
                <w:szCs w:val="20"/>
                <w:lang w:eastAsia="es-CO"/>
              </w:rPr>
              <w:t>criterios de egreso y fuentes de información</w:t>
            </w:r>
            <w:r w:rsidRPr="006145DB">
              <w:rPr>
                <w:rFonts w:eastAsia="Arial" w:cs="Arial"/>
                <w:sz w:val="20"/>
                <w:szCs w:val="20"/>
              </w:rPr>
              <w:t xml:space="preserve">. </w:t>
            </w:r>
          </w:p>
          <w:p w14:paraId="17F40355" w14:textId="77777777" w:rsidR="00693E35" w:rsidRPr="006145DB" w:rsidRDefault="00693E35" w:rsidP="000343B6">
            <w:pPr>
              <w:pStyle w:val="Prrafodelista"/>
              <w:keepNext/>
              <w:keepLines/>
              <w:numPr>
                <w:ilvl w:val="0"/>
                <w:numId w:val="14"/>
              </w:numPr>
              <w:spacing w:after="0" w:line="240" w:lineRule="auto"/>
              <w:ind w:left="317"/>
              <w:jc w:val="both"/>
              <w:rPr>
                <w:rFonts w:cs="Arial"/>
                <w:sz w:val="20"/>
                <w:szCs w:val="20"/>
              </w:rPr>
            </w:pPr>
            <w:r w:rsidRPr="006145DB">
              <w:rPr>
                <w:rFonts w:cs="Arial"/>
                <w:sz w:val="20"/>
                <w:szCs w:val="20"/>
              </w:rPr>
              <w:t xml:space="preserve">La Subdirección para la Juventud genera los listados de dispersión, los cuales cumplen con los requerimientos establecidos por la Dirección de Transferencias, para la posterior dispersión de transferencias monetarias. </w:t>
            </w:r>
          </w:p>
          <w:p w14:paraId="073080B1" w14:textId="77777777" w:rsidR="00693E35" w:rsidRPr="006145DB" w:rsidRDefault="00693E35" w:rsidP="000343B6">
            <w:pPr>
              <w:pStyle w:val="Prrafodelista"/>
              <w:numPr>
                <w:ilvl w:val="0"/>
                <w:numId w:val="14"/>
              </w:numPr>
              <w:spacing w:after="0" w:line="240" w:lineRule="auto"/>
              <w:ind w:left="317"/>
              <w:jc w:val="both"/>
              <w:rPr>
                <w:rFonts w:cs="Arial"/>
                <w:sz w:val="20"/>
                <w:szCs w:val="20"/>
              </w:rPr>
            </w:pPr>
            <w:r w:rsidRPr="006145DB">
              <w:rPr>
                <w:rFonts w:cs="Arial"/>
                <w:sz w:val="20"/>
                <w:szCs w:val="20"/>
              </w:rPr>
              <w:t xml:space="preserve">Las personas graduadas de la ruta de educación para personas jóvenes y adultas podrán continuar en el servicio, transitando a las rutas de formación en curso corto o de educación pos media de ciclo largo, modalidad educación y formación para el trabajo, siempre y cuando cumplan los criterios de ingreso establecidos por las entidades o instituciones que operen dichas rutas. </w:t>
            </w:r>
          </w:p>
          <w:p w14:paraId="6AC5AB3D" w14:textId="12C0AE82" w:rsidR="00693E35" w:rsidRPr="006145DB" w:rsidRDefault="00693E35" w:rsidP="000343B6">
            <w:pPr>
              <w:pStyle w:val="Prrafodelista"/>
              <w:keepNext/>
              <w:keepLines/>
              <w:numPr>
                <w:ilvl w:val="0"/>
                <w:numId w:val="14"/>
              </w:numPr>
              <w:spacing w:after="0" w:line="240" w:lineRule="auto"/>
              <w:ind w:left="317"/>
              <w:jc w:val="both"/>
              <w:rPr>
                <w:rFonts w:cs="Arial"/>
                <w:sz w:val="20"/>
                <w:szCs w:val="20"/>
              </w:rPr>
            </w:pPr>
            <w:r w:rsidRPr="006145DB">
              <w:rPr>
                <w:rFonts w:cs="Arial"/>
                <w:sz w:val="20"/>
                <w:szCs w:val="20"/>
              </w:rPr>
              <w:t xml:space="preserve">Las personas participantes de las rutas de formación en curso corto y educación pos media de ciclo </w:t>
            </w:r>
            <w:r w:rsidR="000A3759" w:rsidRPr="006145DB">
              <w:rPr>
                <w:rFonts w:cs="Arial"/>
                <w:sz w:val="20"/>
                <w:szCs w:val="20"/>
              </w:rPr>
              <w:t>largo</w:t>
            </w:r>
            <w:r w:rsidRPr="006145DB">
              <w:rPr>
                <w:rFonts w:cs="Arial"/>
                <w:sz w:val="20"/>
                <w:szCs w:val="20"/>
              </w:rPr>
              <w:t xml:space="preserve"> no pueden participar simultánea ni posteriormente en otra de las rutas.</w:t>
            </w:r>
          </w:p>
          <w:p w14:paraId="3C47320E" w14:textId="77777777" w:rsidR="00693E35" w:rsidRPr="006145DB" w:rsidRDefault="00693E35" w:rsidP="000343B6">
            <w:pPr>
              <w:pStyle w:val="Prrafodelista"/>
              <w:keepNext/>
              <w:keepLines/>
              <w:numPr>
                <w:ilvl w:val="0"/>
                <w:numId w:val="14"/>
              </w:numPr>
              <w:spacing w:after="0" w:line="240" w:lineRule="auto"/>
              <w:ind w:left="317"/>
              <w:jc w:val="both"/>
              <w:rPr>
                <w:rFonts w:cs="Arial"/>
                <w:sz w:val="20"/>
                <w:szCs w:val="20"/>
              </w:rPr>
            </w:pPr>
            <w:r w:rsidRPr="006145DB">
              <w:rPr>
                <w:rFonts w:cs="Arial"/>
                <w:sz w:val="20"/>
                <w:szCs w:val="20"/>
              </w:rPr>
              <w:t>La implementación del componente de intermediación laboral, liderado por la Secretaría Distrital de Desarrollo Económico y/o aliados según la ruta asignada, comprende acciones para la empleabilidad (registro de hoja de vida, orientación ocupacional, postulación a vacantes, ferias y conexión con el sector productivo) cuyo cumplimiento constituye condicionalidad para la transferencia monetaria, conforme al manual del servicio MNL-PSS-023.</w:t>
            </w:r>
          </w:p>
          <w:p w14:paraId="12581656" w14:textId="77777777" w:rsidR="00693E35" w:rsidRPr="006145DB" w:rsidRDefault="00693E35" w:rsidP="000343B6">
            <w:pPr>
              <w:pStyle w:val="Prrafodelista"/>
              <w:keepNext/>
              <w:keepLines/>
              <w:numPr>
                <w:ilvl w:val="0"/>
                <w:numId w:val="14"/>
              </w:numPr>
              <w:spacing w:after="0" w:line="240" w:lineRule="auto"/>
              <w:ind w:left="317"/>
              <w:jc w:val="both"/>
              <w:rPr>
                <w:rFonts w:cs="Arial"/>
                <w:sz w:val="20"/>
                <w:szCs w:val="20"/>
                <w:lang w:eastAsia="es-CO"/>
              </w:rPr>
            </w:pPr>
            <w:r w:rsidRPr="006145DB">
              <w:rPr>
                <w:rFonts w:cs="Arial"/>
                <w:sz w:val="20"/>
                <w:szCs w:val="20"/>
                <w:lang w:eastAsia="es-CO"/>
              </w:rPr>
              <w:t>La suspensión de la atención del servicio corresponde a una medida preventiva adoptada ante la posible configuración de un criterio de egreso, la cual se activa cuando se identifican situaciones justificadas que imposibilitan temporalmente el cumplimiento y/o reporte de las actividades condicionadas del servicio. Esta medida tiene carácter transitorio y podrá ser levantada una vez la persona realice el cumplimiento de las actividades condicionadas establecidas en el manual del servicio, a través de estrategias de acompañamiento psicosocial y la atención articulada con entidades participantes. Este estado permite evaluar y mantener la trazabilidad del caso mientras se determina su continuidad o egreso del servicio.</w:t>
            </w:r>
          </w:p>
          <w:p w14:paraId="17FCD595" w14:textId="24A4EC69" w:rsidR="00693E35" w:rsidRPr="006145DB" w:rsidRDefault="00693E35" w:rsidP="000343B6">
            <w:pPr>
              <w:pStyle w:val="Prrafodelista"/>
              <w:keepNext/>
              <w:keepLines/>
              <w:numPr>
                <w:ilvl w:val="0"/>
                <w:numId w:val="14"/>
              </w:numPr>
              <w:spacing w:after="0" w:line="240" w:lineRule="auto"/>
              <w:ind w:left="317"/>
              <w:jc w:val="both"/>
              <w:rPr>
                <w:rFonts w:cs="Arial"/>
                <w:sz w:val="20"/>
                <w:szCs w:val="20"/>
              </w:rPr>
            </w:pPr>
            <w:r w:rsidRPr="006145DB">
              <w:rPr>
                <w:rFonts w:cs="Arial"/>
                <w:sz w:val="20"/>
                <w:szCs w:val="20"/>
                <w:lang w:eastAsia="es-CO"/>
              </w:rPr>
              <w:t>En caso de interrupción parcial o total en la prestación del servicio se implementará el plan operativo de continuidad correspondiente.</w:t>
            </w:r>
          </w:p>
        </w:tc>
      </w:tr>
      <w:tr w:rsidR="00693E35" w:rsidRPr="006145DB" w14:paraId="076FEBDA" w14:textId="77777777" w:rsidTr="002C665D">
        <w:trPr>
          <w:trHeight w:val="955"/>
          <w:jc w:val="center"/>
        </w:trPr>
        <w:tc>
          <w:tcPr>
            <w:tcW w:w="1838" w:type="dxa"/>
            <w:vAlign w:val="center"/>
          </w:tcPr>
          <w:p w14:paraId="12BD3EB8" w14:textId="77777777" w:rsidR="00693E35" w:rsidRPr="006145DB" w:rsidRDefault="00693E35" w:rsidP="000343B6">
            <w:pPr>
              <w:spacing w:after="0" w:line="240" w:lineRule="auto"/>
              <w:contextualSpacing/>
              <w:rPr>
                <w:rFonts w:cs="Arial"/>
                <w:sz w:val="20"/>
                <w:szCs w:val="18"/>
                <w:lang w:eastAsia="es-CO"/>
              </w:rPr>
            </w:pPr>
            <w:r w:rsidRPr="006145DB">
              <w:rPr>
                <w:rFonts w:eastAsia="Arial" w:cs="Arial"/>
                <w:sz w:val="20"/>
                <w:szCs w:val="20"/>
                <w:lang w:eastAsia="es-CO"/>
              </w:rPr>
              <w:t>Condiciones transversales de calidad</w:t>
            </w:r>
          </w:p>
        </w:tc>
        <w:tc>
          <w:tcPr>
            <w:tcW w:w="7655" w:type="dxa"/>
            <w:vAlign w:val="center"/>
          </w:tcPr>
          <w:p w14:paraId="24E06CBD" w14:textId="77777777" w:rsidR="002D72E8" w:rsidRPr="006145DB" w:rsidRDefault="00693E35" w:rsidP="000343B6">
            <w:pPr>
              <w:keepNext/>
              <w:keepLines/>
              <w:spacing w:after="0" w:line="240" w:lineRule="auto"/>
              <w:jc w:val="both"/>
              <w:rPr>
                <w:rFonts w:eastAsia="Arial" w:cs="Arial"/>
                <w:sz w:val="20"/>
                <w:szCs w:val="20"/>
              </w:rPr>
            </w:pPr>
            <w:r w:rsidRPr="006145DB">
              <w:rPr>
                <w:rFonts w:eastAsia="Arial" w:cs="Arial"/>
                <w:sz w:val="20"/>
                <w:szCs w:val="20"/>
              </w:rPr>
              <w:t>Para el servicio aplican las siguientes categorías:</w:t>
            </w:r>
          </w:p>
          <w:p w14:paraId="660E4CD0" w14:textId="77777777" w:rsidR="00562504" w:rsidRPr="006145DB" w:rsidRDefault="00562504" w:rsidP="000343B6">
            <w:pPr>
              <w:pStyle w:val="Ttulo1"/>
              <w:rPr>
                <w:sz w:val="20"/>
              </w:rPr>
            </w:pPr>
          </w:p>
          <w:p w14:paraId="3152FAC5" w14:textId="50B0ACC2" w:rsidR="00693E35" w:rsidRPr="006145DB" w:rsidRDefault="00693E35" w:rsidP="000343B6">
            <w:pPr>
              <w:pStyle w:val="Prrafodelista"/>
              <w:keepNext/>
              <w:keepLines/>
              <w:numPr>
                <w:ilvl w:val="0"/>
                <w:numId w:val="133"/>
              </w:numPr>
              <w:spacing w:after="0" w:line="240" w:lineRule="auto"/>
              <w:jc w:val="both"/>
              <w:rPr>
                <w:rFonts w:eastAsia="Arial" w:cs="Arial"/>
                <w:sz w:val="20"/>
                <w:szCs w:val="20"/>
              </w:rPr>
            </w:pPr>
            <w:r w:rsidRPr="006145DB">
              <w:rPr>
                <w:rFonts w:eastAsia="Arial" w:cs="Arial"/>
                <w:sz w:val="20"/>
                <w:szCs w:val="20"/>
              </w:rPr>
              <w:t>Talento Humano</w:t>
            </w:r>
          </w:p>
          <w:p w14:paraId="576B1EB6" w14:textId="77777777" w:rsidR="00693E35" w:rsidRPr="006145DB" w:rsidRDefault="00693E35" w:rsidP="000343B6">
            <w:pPr>
              <w:pStyle w:val="Prrafodelista"/>
              <w:keepNext/>
              <w:keepLines/>
              <w:numPr>
                <w:ilvl w:val="0"/>
                <w:numId w:val="133"/>
              </w:numPr>
              <w:spacing w:after="0" w:line="240" w:lineRule="auto"/>
              <w:jc w:val="both"/>
              <w:rPr>
                <w:rFonts w:eastAsia="Arial" w:cs="Arial"/>
                <w:sz w:val="20"/>
                <w:szCs w:val="20"/>
              </w:rPr>
            </w:pPr>
            <w:r w:rsidRPr="006145DB">
              <w:rPr>
                <w:rFonts w:eastAsia="Arial" w:cs="Arial"/>
                <w:sz w:val="20"/>
                <w:szCs w:val="20"/>
              </w:rPr>
              <w:t>Atención Social</w:t>
            </w:r>
          </w:p>
          <w:p w14:paraId="438604B8" w14:textId="77777777" w:rsidR="00693E35" w:rsidRPr="006145DB" w:rsidRDefault="00693E35" w:rsidP="000343B6">
            <w:pPr>
              <w:pStyle w:val="Prrafodelista"/>
              <w:keepNext/>
              <w:keepLines/>
              <w:numPr>
                <w:ilvl w:val="0"/>
                <w:numId w:val="133"/>
              </w:numPr>
              <w:spacing w:after="0" w:line="240" w:lineRule="auto"/>
              <w:jc w:val="both"/>
              <w:rPr>
                <w:rFonts w:eastAsia="Arial" w:cs="Arial"/>
                <w:sz w:val="20"/>
                <w:szCs w:val="18"/>
              </w:rPr>
            </w:pPr>
            <w:r w:rsidRPr="006145DB">
              <w:rPr>
                <w:rFonts w:eastAsia="Arial" w:cs="Arial"/>
                <w:sz w:val="20"/>
                <w:szCs w:val="20"/>
              </w:rPr>
              <w:t>Gestión Administrativa</w:t>
            </w:r>
            <w:r w:rsidRPr="006145DB">
              <w:rPr>
                <w:rFonts w:cs="Arial"/>
                <w:sz w:val="20"/>
                <w:szCs w:val="18"/>
                <w:lang w:eastAsia="es-CO"/>
              </w:rPr>
              <w:t xml:space="preserve"> </w:t>
            </w:r>
          </w:p>
        </w:tc>
      </w:tr>
    </w:tbl>
    <w:p w14:paraId="2930D74C" w14:textId="77777777" w:rsidR="00B01E4E" w:rsidRPr="006145DB" w:rsidRDefault="00B01E4E" w:rsidP="005B435E">
      <w:pPr>
        <w:spacing w:after="0" w:line="240" w:lineRule="auto"/>
        <w:rPr>
          <w:rFonts w:cs="Arial"/>
          <w:lang w:val="es-CO"/>
        </w:rPr>
      </w:pPr>
    </w:p>
    <w:p w14:paraId="2DBDF95D" w14:textId="40B7495F" w:rsidR="00693E35" w:rsidRPr="006145DB" w:rsidRDefault="004A46AE">
      <w:pPr>
        <w:pStyle w:val="Ttulo1"/>
        <w:numPr>
          <w:ilvl w:val="1"/>
          <w:numId w:val="69"/>
        </w:numPr>
        <w:ind w:left="851" w:hanging="851"/>
        <w:rPr>
          <w:lang w:val="es-CO"/>
        </w:rPr>
      </w:pPr>
      <w:bookmarkStart w:id="122" w:name="_Toc210213188"/>
      <w:bookmarkStart w:id="123" w:name="_Toc213273462"/>
      <w:bookmarkStart w:id="124" w:name="_Toc213276089"/>
      <w:bookmarkStart w:id="125" w:name="_Toc216902422"/>
      <w:r w:rsidRPr="006145DB">
        <w:rPr>
          <w:lang w:val="es-CO"/>
        </w:rPr>
        <w:t>Servicios</w:t>
      </w:r>
      <w:r w:rsidR="00562504" w:rsidRPr="006145DB">
        <w:rPr>
          <w:lang w:val="es-CO"/>
        </w:rPr>
        <w:t xml:space="preserve"> para la prevención y atención del fenómeno de habitabilidad en calle</w:t>
      </w:r>
      <w:bookmarkEnd w:id="122"/>
      <w:bookmarkEnd w:id="123"/>
      <w:bookmarkEnd w:id="124"/>
      <w:bookmarkEnd w:id="125"/>
    </w:p>
    <w:p w14:paraId="5B0979F8" w14:textId="77777777" w:rsidR="00C033B9" w:rsidRPr="006145DB" w:rsidRDefault="00C033B9" w:rsidP="005B435E">
      <w:pPr>
        <w:spacing w:after="0" w:line="240" w:lineRule="auto"/>
        <w:jc w:val="center"/>
        <w:rPr>
          <w:rFonts w:cs="Arial"/>
          <w:lang w:val="es-CO"/>
        </w:rPr>
      </w:pPr>
    </w:p>
    <w:p w14:paraId="3DA5ABE9" w14:textId="5314D501" w:rsidR="000E1226" w:rsidRPr="006145DB" w:rsidRDefault="002C3116">
      <w:pPr>
        <w:pStyle w:val="Ttulo1"/>
        <w:numPr>
          <w:ilvl w:val="2"/>
          <w:numId w:val="70"/>
        </w:numPr>
        <w:jc w:val="center"/>
        <w:rPr>
          <w:szCs w:val="20"/>
          <w:lang w:val="es-CO"/>
        </w:rPr>
      </w:pPr>
      <w:bookmarkStart w:id="126" w:name="_Toc210213189"/>
      <w:bookmarkStart w:id="127" w:name="_Toc213273463"/>
      <w:bookmarkStart w:id="128" w:name="_Toc213276090"/>
      <w:bookmarkStart w:id="129" w:name="_Toc216902423"/>
      <w:r w:rsidRPr="006145DB">
        <w:rPr>
          <w:szCs w:val="20"/>
          <w:lang w:val="es-CO"/>
        </w:rPr>
        <w:t xml:space="preserve">Servicio </w:t>
      </w:r>
      <w:bookmarkEnd w:id="126"/>
      <w:r w:rsidR="00562504" w:rsidRPr="006145DB">
        <w:rPr>
          <w:szCs w:val="20"/>
          <w:lang w:eastAsia="es-CO"/>
        </w:rPr>
        <w:t>móvil de abordaje territorial y prevención del fenómeno de habitabilidad en c</w:t>
      </w:r>
      <w:r w:rsidR="00CE7DA2" w:rsidRPr="006145DB">
        <w:rPr>
          <w:szCs w:val="20"/>
          <w:lang w:eastAsia="es-CO"/>
        </w:rPr>
        <w:t>alle</w:t>
      </w:r>
      <w:bookmarkEnd w:id="127"/>
      <w:bookmarkEnd w:id="128"/>
      <w:bookmarkEnd w:id="129"/>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7557"/>
      </w:tblGrid>
      <w:tr w:rsidR="00562504" w:rsidRPr="006145DB" w14:paraId="1576172C" w14:textId="77777777" w:rsidTr="003512BE">
        <w:trPr>
          <w:trHeight w:val="417"/>
          <w:jc w:val="center"/>
        </w:trPr>
        <w:tc>
          <w:tcPr>
            <w:tcW w:w="1838" w:type="dxa"/>
            <w:vAlign w:val="center"/>
          </w:tcPr>
          <w:p w14:paraId="5B74023A" w14:textId="77777777" w:rsidR="00693E35" w:rsidRPr="006145DB" w:rsidRDefault="00693E35" w:rsidP="00562504">
            <w:pPr>
              <w:spacing w:after="0" w:line="240" w:lineRule="auto"/>
              <w:ind w:left="22"/>
              <w:contextualSpacing/>
              <w:rPr>
                <w:rFonts w:eastAsia="Calibri" w:cs="Arial"/>
                <w:bCs/>
                <w:sz w:val="20"/>
                <w:szCs w:val="20"/>
                <w:lang w:eastAsia="es-CO"/>
              </w:rPr>
            </w:pPr>
            <w:bookmarkStart w:id="130" w:name="_Hlk213251802"/>
            <w:r w:rsidRPr="006145DB">
              <w:rPr>
                <w:rFonts w:cs="Arial"/>
                <w:bCs/>
                <w:sz w:val="20"/>
                <w:szCs w:val="20"/>
                <w:lang w:eastAsia="es-CO"/>
              </w:rPr>
              <w:t>Nombre del servicio</w:t>
            </w:r>
          </w:p>
        </w:tc>
        <w:tc>
          <w:tcPr>
            <w:tcW w:w="7557" w:type="dxa"/>
            <w:vAlign w:val="center"/>
          </w:tcPr>
          <w:p w14:paraId="0C8640F1" w14:textId="29EEA663" w:rsidR="00693E35" w:rsidRPr="006145DB" w:rsidRDefault="00693E35" w:rsidP="00562504">
            <w:pPr>
              <w:pStyle w:val="Textoindependiente"/>
              <w:spacing w:after="0" w:line="240" w:lineRule="auto"/>
              <w:jc w:val="both"/>
              <w:rPr>
                <w:rFonts w:eastAsia="Lucida Sans Unicode" w:cs="Arial"/>
                <w:sz w:val="20"/>
                <w:szCs w:val="20"/>
              </w:rPr>
            </w:pPr>
            <w:r w:rsidRPr="006145DB">
              <w:rPr>
                <w:rFonts w:cs="Arial"/>
                <w:sz w:val="20"/>
                <w:szCs w:val="20"/>
                <w:lang w:eastAsia="es-CO"/>
              </w:rPr>
              <w:t xml:space="preserve">Móvil de </w:t>
            </w:r>
            <w:r w:rsidR="00562504" w:rsidRPr="006145DB">
              <w:rPr>
                <w:rFonts w:cs="Arial"/>
                <w:sz w:val="20"/>
                <w:szCs w:val="20"/>
                <w:lang w:eastAsia="es-CO"/>
              </w:rPr>
              <w:t>abordaje territorial y prevención del fenómeno de habitabilidad en calle.</w:t>
            </w:r>
          </w:p>
        </w:tc>
      </w:tr>
      <w:tr w:rsidR="00693E35" w:rsidRPr="006145DB" w14:paraId="69FFB970" w14:textId="77777777" w:rsidTr="003512BE">
        <w:trPr>
          <w:trHeight w:val="1249"/>
          <w:jc w:val="center"/>
        </w:trPr>
        <w:tc>
          <w:tcPr>
            <w:tcW w:w="1838" w:type="dxa"/>
            <w:vAlign w:val="center"/>
          </w:tcPr>
          <w:p w14:paraId="6E63C09C" w14:textId="77777777" w:rsidR="00693E35" w:rsidRPr="006145DB" w:rsidRDefault="00693E35" w:rsidP="005B435E">
            <w:pPr>
              <w:spacing w:line="240" w:lineRule="auto"/>
              <w:contextualSpacing/>
              <w:rPr>
                <w:rFonts w:eastAsia="Calibri" w:cs="Arial"/>
                <w:sz w:val="20"/>
                <w:szCs w:val="20"/>
                <w:lang w:eastAsia="es-CO"/>
              </w:rPr>
            </w:pPr>
            <w:r w:rsidRPr="006145DB">
              <w:rPr>
                <w:rFonts w:cs="Arial"/>
                <w:sz w:val="20"/>
                <w:szCs w:val="20"/>
                <w:lang w:eastAsia="es-CO"/>
              </w:rPr>
              <w:t>Objeto del servicio</w:t>
            </w:r>
          </w:p>
        </w:tc>
        <w:tc>
          <w:tcPr>
            <w:tcW w:w="7557" w:type="dxa"/>
            <w:vAlign w:val="center"/>
          </w:tcPr>
          <w:p w14:paraId="03E10169" w14:textId="77777777" w:rsidR="00693E35" w:rsidRPr="006145DB" w:rsidRDefault="00693E35" w:rsidP="005B435E">
            <w:pPr>
              <w:spacing w:line="240" w:lineRule="auto"/>
              <w:contextualSpacing/>
              <w:jc w:val="both"/>
              <w:rPr>
                <w:rFonts w:eastAsia="Arial" w:cs="Arial"/>
                <w:sz w:val="20"/>
                <w:szCs w:val="20"/>
                <w:lang w:eastAsia="es-CO"/>
              </w:rPr>
            </w:pPr>
            <w:r w:rsidRPr="006145DB">
              <w:rPr>
                <w:rFonts w:eastAsia="Arial" w:cs="Arial"/>
                <w:sz w:val="20"/>
                <w:szCs w:val="20"/>
                <w:lang w:eastAsia="es-CO"/>
              </w:rPr>
              <w:t>Promover la inclusión social y el bienestar de personas habitantes de calle y en riesgo de estarlo, mediante acciones institucionales integrales que mejoren su seguridad, fomenten el diálogo respetuoso y la corresponsabilidad ciudadana, e intervengan de manera estratégica en los puntos críticos de la ciudad donde se presentan mayores tensiones sociales.</w:t>
            </w:r>
          </w:p>
        </w:tc>
      </w:tr>
      <w:tr w:rsidR="00693E35" w:rsidRPr="006145DB" w14:paraId="49EA0C3B" w14:textId="77777777" w:rsidTr="003512BE">
        <w:trPr>
          <w:trHeight w:val="1578"/>
          <w:jc w:val="center"/>
        </w:trPr>
        <w:tc>
          <w:tcPr>
            <w:tcW w:w="1838" w:type="dxa"/>
            <w:vAlign w:val="center"/>
          </w:tcPr>
          <w:p w14:paraId="1279E28B" w14:textId="77777777" w:rsidR="00693E35" w:rsidRPr="006145DB" w:rsidRDefault="00693E35" w:rsidP="005B435E">
            <w:pPr>
              <w:spacing w:line="240" w:lineRule="auto"/>
              <w:contextualSpacing/>
              <w:rPr>
                <w:rFonts w:cs="Arial"/>
                <w:bCs/>
                <w:sz w:val="20"/>
                <w:szCs w:val="20"/>
                <w:lang w:eastAsia="es-CO"/>
              </w:rPr>
            </w:pPr>
            <w:r w:rsidRPr="006145DB">
              <w:rPr>
                <w:rFonts w:cs="Arial"/>
                <w:bCs/>
                <w:sz w:val="20"/>
                <w:szCs w:val="20"/>
                <w:lang w:eastAsia="es-CO"/>
              </w:rPr>
              <w:t>Oferta servicio</w:t>
            </w:r>
          </w:p>
        </w:tc>
        <w:tc>
          <w:tcPr>
            <w:tcW w:w="7557" w:type="dxa"/>
            <w:vAlign w:val="center"/>
          </w:tcPr>
          <w:p w14:paraId="0EC53ECD" w14:textId="4A9318EA" w:rsidR="00693E35" w:rsidRPr="006145DB" w:rsidRDefault="00693E35" w:rsidP="00562504">
            <w:pPr>
              <w:pStyle w:val="Textoindependiente"/>
              <w:spacing w:after="0" w:line="240" w:lineRule="auto"/>
              <w:jc w:val="both"/>
              <w:rPr>
                <w:rFonts w:cs="Arial"/>
                <w:sz w:val="20"/>
                <w:szCs w:val="20"/>
              </w:rPr>
            </w:pPr>
            <w:r w:rsidRPr="006145DB">
              <w:rPr>
                <w:rFonts w:cs="Arial"/>
                <w:sz w:val="20"/>
                <w:szCs w:val="20"/>
              </w:rPr>
              <w:t>Implementar acciones diferenciales para la atención de personas habitantes de calle y en riesgo de estarlo, a través de dos líneas de atención:</w:t>
            </w:r>
          </w:p>
          <w:p w14:paraId="28EF0A1E" w14:textId="77777777" w:rsidR="00562504" w:rsidRPr="006145DB" w:rsidRDefault="00562504" w:rsidP="00562504">
            <w:pPr>
              <w:pStyle w:val="Textoindependiente"/>
              <w:spacing w:after="0" w:line="240" w:lineRule="auto"/>
              <w:jc w:val="both"/>
              <w:rPr>
                <w:rFonts w:cs="Arial"/>
                <w:sz w:val="20"/>
                <w:szCs w:val="20"/>
              </w:rPr>
            </w:pPr>
          </w:p>
          <w:p w14:paraId="4006F70B" w14:textId="77777777" w:rsidR="00693E35" w:rsidRPr="006145DB" w:rsidRDefault="00693E35">
            <w:pPr>
              <w:pStyle w:val="Textoindependiente"/>
              <w:numPr>
                <w:ilvl w:val="0"/>
                <w:numId w:val="114"/>
              </w:numPr>
              <w:spacing w:after="0" w:line="240" w:lineRule="auto"/>
              <w:ind w:left="402"/>
              <w:contextualSpacing/>
              <w:jc w:val="both"/>
              <w:rPr>
                <w:rFonts w:cs="Arial"/>
                <w:sz w:val="20"/>
                <w:szCs w:val="20"/>
              </w:rPr>
            </w:pPr>
            <w:r w:rsidRPr="006145DB">
              <w:rPr>
                <w:rFonts w:cs="Arial"/>
                <w:sz w:val="20"/>
                <w:szCs w:val="20"/>
              </w:rPr>
              <w:t xml:space="preserve">Personas Habitantes de Calle: identificación de necesidades para diseñar plan de atención individual para la intervención psicosocial, que permitan realizar la gestión de casos, para activación de rutas de atención, dignificación y fortalecimiento redes sociales y comunitarias. </w:t>
            </w:r>
          </w:p>
          <w:p w14:paraId="66404027" w14:textId="77777777" w:rsidR="00693E35" w:rsidRPr="006145DB" w:rsidRDefault="00693E35">
            <w:pPr>
              <w:pStyle w:val="Textoindependiente"/>
              <w:numPr>
                <w:ilvl w:val="0"/>
                <w:numId w:val="114"/>
              </w:numPr>
              <w:spacing w:after="0" w:line="240" w:lineRule="auto"/>
              <w:ind w:left="402"/>
              <w:contextualSpacing/>
              <w:jc w:val="both"/>
              <w:rPr>
                <w:rFonts w:cs="Arial"/>
                <w:sz w:val="20"/>
                <w:szCs w:val="20"/>
              </w:rPr>
            </w:pPr>
            <w:r w:rsidRPr="006145DB">
              <w:rPr>
                <w:rFonts w:cs="Arial"/>
                <w:sz w:val="20"/>
                <w:szCs w:val="20"/>
              </w:rPr>
              <w:t>Personas en Riesgo de Habitar Calle: identificación de factores de riesgo para la activación rutas de atención, promoción de entornos protectores y de desarrollo de capacidades. Fomentar la acción comunitaria y territorial, transformando imaginarios sociales que promuevan la corresponsabilidad de la ciudadanía e instituciones frente a este fenómeno.</w:t>
            </w:r>
          </w:p>
        </w:tc>
      </w:tr>
      <w:tr w:rsidR="00693E35" w:rsidRPr="006145DB" w14:paraId="19D823A2" w14:textId="77777777" w:rsidTr="003512BE">
        <w:trPr>
          <w:trHeight w:val="553"/>
          <w:jc w:val="center"/>
        </w:trPr>
        <w:tc>
          <w:tcPr>
            <w:tcW w:w="1838" w:type="dxa"/>
            <w:vAlign w:val="center"/>
          </w:tcPr>
          <w:p w14:paraId="32E41B23" w14:textId="77777777" w:rsidR="00693E35" w:rsidRPr="006145DB" w:rsidRDefault="00693E35" w:rsidP="005B435E">
            <w:pPr>
              <w:spacing w:line="240" w:lineRule="auto"/>
              <w:contextualSpacing/>
              <w:rPr>
                <w:rFonts w:cs="Arial"/>
                <w:bCs/>
                <w:sz w:val="20"/>
                <w:szCs w:val="20"/>
                <w:lang w:eastAsia="es-CO"/>
              </w:rPr>
            </w:pPr>
            <w:r w:rsidRPr="006145DB">
              <w:rPr>
                <w:rFonts w:cs="Arial"/>
                <w:bCs/>
                <w:sz w:val="20"/>
                <w:szCs w:val="20"/>
                <w:lang w:eastAsia="es-CO"/>
              </w:rPr>
              <w:t>Tipo de Focalización</w:t>
            </w:r>
          </w:p>
        </w:tc>
        <w:tc>
          <w:tcPr>
            <w:tcW w:w="7557" w:type="dxa"/>
            <w:vAlign w:val="center"/>
          </w:tcPr>
          <w:p w14:paraId="73F1D02C" w14:textId="77777777" w:rsidR="00693E35" w:rsidRPr="006145DB" w:rsidRDefault="00693E35"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Focalización por demanda.</w:t>
            </w:r>
          </w:p>
          <w:p w14:paraId="1ECC2C9C" w14:textId="77777777" w:rsidR="00693E35" w:rsidRPr="006145DB" w:rsidRDefault="00693E35"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Focalización por abordaje territorial.</w:t>
            </w:r>
          </w:p>
        </w:tc>
      </w:tr>
      <w:tr w:rsidR="00693E35" w:rsidRPr="006145DB" w14:paraId="14D6B111" w14:textId="77777777" w:rsidTr="003512BE">
        <w:trPr>
          <w:trHeight w:val="736"/>
          <w:jc w:val="center"/>
        </w:trPr>
        <w:tc>
          <w:tcPr>
            <w:tcW w:w="1838" w:type="dxa"/>
            <w:vAlign w:val="center"/>
          </w:tcPr>
          <w:p w14:paraId="13DBB1DB" w14:textId="77777777" w:rsidR="00693E35" w:rsidRPr="006145DB" w:rsidRDefault="00693E35" w:rsidP="00562504">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557" w:type="dxa"/>
            <w:tcBorders>
              <w:bottom w:val="single" w:sz="4" w:space="0" w:color="auto"/>
            </w:tcBorders>
            <w:vAlign w:val="center"/>
          </w:tcPr>
          <w:p w14:paraId="6E42D448" w14:textId="77777777" w:rsidR="00693E35" w:rsidRPr="006145DB" w:rsidRDefault="00693E35" w:rsidP="00562504">
            <w:pPr>
              <w:pStyle w:val="Textoindependiente"/>
              <w:spacing w:after="0" w:line="240" w:lineRule="auto"/>
              <w:jc w:val="both"/>
              <w:rPr>
                <w:rFonts w:cs="Arial"/>
              </w:rPr>
            </w:pPr>
            <w:r w:rsidRPr="006145DB">
              <w:rPr>
                <w:rStyle w:val="normaltextrun"/>
                <w:rFonts w:cs="Arial"/>
                <w:sz w:val="20"/>
                <w:shd w:val="clear" w:color="auto" w:fill="FFFFFF"/>
              </w:rPr>
              <w:t>Persona habitante de calle o en alto riesgo de estarlo, de veintinueve (29) años o más. Persona habitante de calle o en alto riesgo de estarlo, de dieciocho (18) a veintiocho (28) años, que requiera atención humanitaria y transitoria.</w:t>
            </w:r>
          </w:p>
        </w:tc>
      </w:tr>
      <w:tr w:rsidR="00693E35" w:rsidRPr="006145DB" w14:paraId="6BDCA41D" w14:textId="77777777" w:rsidTr="003512BE">
        <w:trPr>
          <w:trHeight w:val="50"/>
          <w:jc w:val="center"/>
        </w:trPr>
        <w:tc>
          <w:tcPr>
            <w:tcW w:w="1838" w:type="dxa"/>
            <w:vMerge w:val="restart"/>
            <w:tcBorders>
              <w:right w:val="single" w:sz="4" w:space="0" w:color="auto"/>
            </w:tcBorders>
            <w:vAlign w:val="center"/>
          </w:tcPr>
          <w:p w14:paraId="0B5383AA" w14:textId="77777777" w:rsidR="00693E35" w:rsidRPr="006145DB" w:rsidRDefault="00693E35" w:rsidP="005B435E">
            <w:pPr>
              <w:spacing w:after="0" w:line="240" w:lineRule="auto"/>
              <w:contextualSpacing/>
              <w:rPr>
                <w:rFonts w:cs="Arial"/>
                <w:bCs/>
                <w:sz w:val="20"/>
                <w:szCs w:val="18"/>
                <w:lang w:eastAsia="es-CO"/>
              </w:rPr>
            </w:pPr>
            <w:r w:rsidRPr="006145DB">
              <w:rPr>
                <w:rFonts w:eastAsia="Arial" w:cs="Arial"/>
                <w:sz w:val="20"/>
                <w:szCs w:val="20"/>
                <w:lang w:eastAsia="es-CO"/>
              </w:rPr>
              <w:t>Fuentes de Información de la Población Objetivo</w:t>
            </w:r>
          </w:p>
        </w:tc>
        <w:tc>
          <w:tcPr>
            <w:tcW w:w="7557" w:type="dxa"/>
            <w:tcBorders>
              <w:top w:val="single" w:sz="4" w:space="0" w:color="auto"/>
              <w:left w:val="single" w:sz="4" w:space="0" w:color="auto"/>
              <w:bottom w:val="nil"/>
              <w:right w:val="single" w:sz="4" w:space="0" w:color="auto"/>
            </w:tcBorders>
            <w:vAlign w:val="center"/>
          </w:tcPr>
          <w:p w14:paraId="1DEEC3DC" w14:textId="77777777" w:rsidR="00693E35" w:rsidRPr="006145DB" w:rsidRDefault="00693E35" w:rsidP="005B435E">
            <w:pPr>
              <w:tabs>
                <w:tab w:val="left" w:pos="709"/>
              </w:tabs>
              <w:spacing w:line="240" w:lineRule="auto"/>
              <w:contextualSpacing/>
              <w:jc w:val="center"/>
              <w:rPr>
                <w:rFonts w:cs="Arial"/>
                <w:sz w:val="10"/>
                <w:szCs w:val="16"/>
                <w:lang w:eastAsia="es-CO"/>
              </w:rPr>
            </w:pPr>
          </w:p>
        </w:tc>
      </w:tr>
      <w:tr w:rsidR="00693E35" w:rsidRPr="006145DB" w14:paraId="7176ADF1" w14:textId="77777777" w:rsidTr="003512BE">
        <w:trPr>
          <w:trHeight w:val="828"/>
          <w:jc w:val="center"/>
        </w:trPr>
        <w:tc>
          <w:tcPr>
            <w:tcW w:w="1838" w:type="dxa"/>
            <w:vMerge/>
            <w:vAlign w:val="center"/>
          </w:tcPr>
          <w:p w14:paraId="0A90DA89" w14:textId="77777777" w:rsidR="00693E35" w:rsidRPr="006145DB" w:rsidRDefault="00693E35" w:rsidP="005B435E">
            <w:pPr>
              <w:spacing w:line="240" w:lineRule="auto"/>
              <w:contextualSpacing/>
              <w:rPr>
                <w:rFonts w:cs="Arial"/>
                <w:bCs/>
                <w:sz w:val="20"/>
                <w:szCs w:val="18"/>
                <w:lang w:eastAsia="es-CO"/>
              </w:rPr>
            </w:pPr>
          </w:p>
        </w:tc>
        <w:tc>
          <w:tcPr>
            <w:tcW w:w="7557" w:type="dxa"/>
            <w:tcBorders>
              <w:top w:val="nil"/>
            </w:tcBorders>
            <w:vAlign w:val="center"/>
          </w:tcPr>
          <w:tbl>
            <w:tblPr>
              <w:tblStyle w:val="Tablaconcuadrcula"/>
              <w:tblW w:w="7301" w:type="dxa"/>
              <w:tblLayout w:type="fixed"/>
              <w:tblLook w:val="04A0" w:firstRow="1" w:lastRow="0" w:firstColumn="1" w:lastColumn="0" w:noHBand="0" w:noVBand="1"/>
            </w:tblPr>
            <w:tblGrid>
              <w:gridCol w:w="1956"/>
              <w:gridCol w:w="2268"/>
              <w:gridCol w:w="1276"/>
              <w:gridCol w:w="1801"/>
            </w:tblGrid>
            <w:tr w:rsidR="00562504" w:rsidRPr="006145DB" w14:paraId="1C533D7F" w14:textId="77777777" w:rsidTr="00562504">
              <w:trPr>
                <w:trHeight w:val="300"/>
              </w:trPr>
              <w:tc>
                <w:tcPr>
                  <w:tcW w:w="1956" w:type="dxa"/>
                  <w:vAlign w:val="center"/>
                </w:tcPr>
                <w:p w14:paraId="721C5FC1"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2268" w:type="dxa"/>
                  <w:vAlign w:val="center"/>
                </w:tcPr>
                <w:p w14:paraId="459272D6"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6" w:type="dxa"/>
                  <w:vAlign w:val="center"/>
                </w:tcPr>
                <w:p w14:paraId="1E4C622C"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01" w:type="dxa"/>
                  <w:vAlign w:val="center"/>
                </w:tcPr>
                <w:p w14:paraId="735EF112"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62504" w:rsidRPr="006145DB" w14:paraId="55068014" w14:textId="77777777" w:rsidTr="00562504">
              <w:trPr>
                <w:trHeight w:val="300"/>
              </w:trPr>
              <w:tc>
                <w:tcPr>
                  <w:tcW w:w="1956" w:type="dxa"/>
                  <w:vMerge w:val="restart"/>
                  <w:vAlign w:val="center"/>
                </w:tcPr>
                <w:p w14:paraId="406AF1A6" w14:textId="77777777" w:rsidR="00693E35" w:rsidRPr="006145DB" w:rsidRDefault="00693E35" w:rsidP="005B435E">
                  <w:pPr>
                    <w:tabs>
                      <w:tab w:val="left" w:pos="709"/>
                    </w:tabs>
                    <w:ind w:left="-48"/>
                    <w:contextualSpacing/>
                    <w:jc w:val="both"/>
                    <w:rPr>
                      <w:rFonts w:cs="Arial"/>
                      <w:sz w:val="16"/>
                      <w:szCs w:val="16"/>
                      <w:shd w:val="clear" w:color="auto" w:fill="FFFFFF"/>
                    </w:rPr>
                  </w:pPr>
                  <w:r w:rsidRPr="006145DB">
                    <w:rPr>
                      <w:rFonts w:cs="Arial"/>
                      <w:sz w:val="16"/>
                      <w:szCs w:val="16"/>
                      <w:shd w:val="clear" w:color="auto" w:fill="FFFFFF"/>
                    </w:rPr>
                    <w:t>Persona de 29 años o más.</w:t>
                  </w:r>
                </w:p>
              </w:tc>
              <w:tc>
                <w:tcPr>
                  <w:tcW w:w="2268" w:type="dxa"/>
                  <w:vAlign w:val="center"/>
                </w:tcPr>
                <w:p w14:paraId="61C55634"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276" w:type="dxa"/>
                  <w:vAlign w:val="center"/>
                </w:tcPr>
                <w:p w14:paraId="6A88EE1E"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01" w:type="dxa"/>
                  <w:vAlign w:val="center"/>
                </w:tcPr>
                <w:p w14:paraId="2223DDF3"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562504" w:rsidRPr="006145DB" w14:paraId="5FE6E580" w14:textId="77777777" w:rsidTr="00562504">
              <w:trPr>
                <w:trHeight w:val="300"/>
              </w:trPr>
              <w:tc>
                <w:tcPr>
                  <w:tcW w:w="1956" w:type="dxa"/>
                  <w:vMerge/>
                  <w:vAlign w:val="center"/>
                </w:tcPr>
                <w:p w14:paraId="756C6012" w14:textId="77777777" w:rsidR="00693E35" w:rsidRPr="006145DB" w:rsidRDefault="00693E35" w:rsidP="005B435E">
                  <w:pPr>
                    <w:tabs>
                      <w:tab w:val="left" w:pos="709"/>
                    </w:tabs>
                    <w:ind w:left="-48"/>
                    <w:contextualSpacing/>
                    <w:jc w:val="both"/>
                    <w:rPr>
                      <w:rFonts w:cs="Arial"/>
                      <w:sz w:val="16"/>
                      <w:szCs w:val="16"/>
                      <w:shd w:val="clear" w:color="auto" w:fill="FFFFFF"/>
                    </w:rPr>
                  </w:pPr>
                </w:p>
              </w:tc>
              <w:tc>
                <w:tcPr>
                  <w:tcW w:w="2268" w:type="dxa"/>
                  <w:vAlign w:val="center"/>
                </w:tcPr>
                <w:p w14:paraId="59AE8674"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 xml:space="preserve">Registro Social de Hogares </w:t>
                  </w:r>
                </w:p>
              </w:tc>
              <w:tc>
                <w:tcPr>
                  <w:tcW w:w="1276" w:type="dxa"/>
                  <w:vAlign w:val="center"/>
                </w:tcPr>
                <w:p w14:paraId="1768E9FC"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 xml:space="preserve">Mensual </w:t>
                  </w:r>
                </w:p>
                <w:p w14:paraId="2EE513DB"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(mes vencido)</w:t>
                  </w:r>
                </w:p>
              </w:tc>
              <w:tc>
                <w:tcPr>
                  <w:tcW w:w="1801" w:type="dxa"/>
                  <w:vAlign w:val="center"/>
                </w:tcPr>
                <w:p w14:paraId="253791F3"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62504" w:rsidRPr="006145DB" w14:paraId="69B4B347" w14:textId="77777777" w:rsidTr="00562504">
              <w:trPr>
                <w:trHeight w:val="300"/>
              </w:trPr>
              <w:tc>
                <w:tcPr>
                  <w:tcW w:w="1956" w:type="dxa"/>
                  <w:vMerge w:val="restart"/>
                  <w:vAlign w:val="center"/>
                </w:tcPr>
                <w:p w14:paraId="37FF519E"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habitante de calle.</w:t>
                  </w:r>
                </w:p>
              </w:tc>
              <w:tc>
                <w:tcPr>
                  <w:tcW w:w="2268" w:type="dxa"/>
                  <w:vAlign w:val="center"/>
                </w:tcPr>
                <w:p w14:paraId="58EAE660"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276" w:type="dxa"/>
                  <w:vAlign w:val="center"/>
                </w:tcPr>
                <w:p w14:paraId="4694D1C2" w14:textId="77777777" w:rsidR="00693E35" w:rsidRPr="006145DB" w:rsidRDefault="00693E35"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801" w:type="dxa"/>
                  <w:vAlign w:val="center"/>
                </w:tcPr>
                <w:p w14:paraId="563FD3FF"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562504" w:rsidRPr="006145DB" w14:paraId="71640A82" w14:textId="77777777" w:rsidTr="00562504">
              <w:trPr>
                <w:trHeight w:val="300"/>
              </w:trPr>
              <w:tc>
                <w:tcPr>
                  <w:tcW w:w="1956" w:type="dxa"/>
                  <w:vMerge/>
                  <w:vAlign w:val="center"/>
                </w:tcPr>
                <w:p w14:paraId="544E9C3C"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66CC83C9"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Listado censal Ciudadanos Habitantes de Calle</w:t>
                  </w:r>
                </w:p>
              </w:tc>
              <w:tc>
                <w:tcPr>
                  <w:tcW w:w="1276" w:type="dxa"/>
                  <w:vAlign w:val="center"/>
                </w:tcPr>
                <w:p w14:paraId="4EE895A1"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4BC112A3"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801" w:type="dxa"/>
                  <w:vAlign w:val="center"/>
                </w:tcPr>
                <w:p w14:paraId="48F4C630"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Salud</w:t>
                  </w:r>
                </w:p>
              </w:tc>
            </w:tr>
            <w:tr w:rsidR="00562504" w:rsidRPr="006145DB" w14:paraId="431BFC37" w14:textId="77777777" w:rsidTr="00562504">
              <w:trPr>
                <w:trHeight w:val="300"/>
              </w:trPr>
              <w:tc>
                <w:tcPr>
                  <w:tcW w:w="1956" w:type="dxa"/>
                  <w:vMerge/>
                  <w:vAlign w:val="center"/>
                </w:tcPr>
                <w:p w14:paraId="25F40CB9"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1E98D37A"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Censo de habitantes de calle</w:t>
                  </w:r>
                </w:p>
              </w:tc>
              <w:tc>
                <w:tcPr>
                  <w:tcW w:w="1276" w:type="dxa"/>
                  <w:vAlign w:val="center"/>
                </w:tcPr>
                <w:p w14:paraId="67F5A09F"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801" w:type="dxa"/>
                  <w:vAlign w:val="center"/>
                </w:tcPr>
                <w:p w14:paraId="551FE188"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562504" w:rsidRPr="006145DB" w14:paraId="3F8FC53E" w14:textId="77777777" w:rsidTr="00562504">
              <w:trPr>
                <w:trHeight w:val="300"/>
              </w:trPr>
              <w:tc>
                <w:tcPr>
                  <w:tcW w:w="1956" w:type="dxa"/>
                  <w:vMerge/>
                  <w:vAlign w:val="center"/>
                </w:tcPr>
                <w:p w14:paraId="23A7B3B5"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73A5E58A"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vAlign w:val="center"/>
                </w:tcPr>
                <w:p w14:paraId="3E63E794"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01" w:type="dxa"/>
                  <w:vAlign w:val="center"/>
                </w:tcPr>
                <w:p w14:paraId="19B7E9C4"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bCs/>
                      <w:sz w:val="16"/>
                      <w:szCs w:val="16"/>
                      <w:lang w:eastAsia="es-CO"/>
                    </w:rPr>
                    <w:t>Subdirección para la Adultez</w:t>
                  </w:r>
                </w:p>
              </w:tc>
            </w:tr>
            <w:tr w:rsidR="00562504" w:rsidRPr="006145DB" w14:paraId="76DE1727" w14:textId="77777777" w:rsidTr="00562504">
              <w:trPr>
                <w:trHeight w:val="300"/>
              </w:trPr>
              <w:tc>
                <w:tcPr>
                  <w:tcW w:w="1956" w:type="dxa"/>
                  <w:vMerge w:val="restart"/>
                  <w:vAlign w:val="center"/>
                </w:tcPr>
                <w:p w14:paraId="098EA87A"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de 18 a 28 años.</w:t>
                  </w:r>
                </w:p>
              </w:tc>
              <w:tc>
                <w:tcPr>
                  <w:tcW w:w="2268" w:type="dxa"/>
                  <w:vAlign w:val="center"/>
                </w:tcPr>
                <w:p w14:paraId="40E218B4" w14:textId="77777777" w:rsidR="00693E35" w:rsidRPr="006145DB" w:rsidRDefault="00693E35" w:rsidP="005B435E">
                  <w:pPr>
                    <w:tabs>
                      <w:tab w:val="left" w:pos="709"/>
                    </w:tabs>
                    <w:contextualSpacing/>
                    <w:jc w:val="center"/>
                    <w:rPr>
                      <w:rFonts w:cs="Arial"/>
                      <w:sz w:val="16"/>
                      <w:szCs w:val="16"/>
                    </w:rPr>
                  </w:pPr>
                  <w:r w:rsidRPr="006145DB">
                    <w:rPr>
                      <w:rFonts w:cs="Arial"/>
                      <w:sz w:val="16"/>
                      <w:szCs w:val="16"/>
                      <w:lang w:eastAsia="es-CO"/>
                    </w:rPr>
                    <w:t>SIRBE</w:t>
                  </w:r>
                </w:p>
              </w:tc>
              <w:tc>
                <w:tcPr>
                  <w:tcW w:w="1276" w:type="dxa"/>
                  <w:vAlign w:val="center"/>
                </w:tcPr>
                <w:p w14:paraId="3CDA76B3" w14:textId="77777777" w:rsidR="00693E35" w:rsidRPr="006145DB" w:rsidRDefault="00693E35"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801" w:type="dxa"/>
                  <w:vAlign w:val="center"/>
                </w:tcPr>
                <w:p w14:paraId="24088B8B" w14:textId="77777777" w:rsidR="00693E35" w:rsidRPr="006145DB" w:rsidRDefault="00693E35" w:rsidP="005B435E">
                  <w:pPr>
                    <w:contextualSpacing/>
                    <w:jc w:val="center"/>
                    <w:rPr>
                      <w:rFonts w:cs="Arial"/>
                      <w:sz w:val="16"/>
                      <w:szCs w:val="16"/>
                      <w:lang w:eastAsia="es-CO"/>
                    </w:rPr>
                  </w:pPr>
                  <w:r w:rsidRPr="006145DB">
                    <w:rPr>
                      <w:rFonts w:cs="Arial"/>
                      <w:sz w:val="16"/>
                      <w:szCs w:val="16"/>
                      <w:lang w:eastAsia="es-CO"/>
                    </w:rPr>
                    <w:t>Secretaría Distrital de Integración Social</w:t>
                  </w:r>
                </w:p>
              </w:tc>
            </w:tr>
            <w:tr w:rsidR="00562504" w:rsidRPr="006145DB" w14:paraId="1F4CD6AA" w14:textId="77777777" w:rsidTr="00562504">
              <w:trPr>
                <w:trHeight w:val="300"/>
              </w:trPr>
              <w:tc>
                <w:tcPr>
                  <w:tcW w:w="1956" w:type="dxa"/>
                  <w:vMerge/>
                  <w:vAlign w:val="center"/>
                </w:tcPr>
                <w:p w14:paraId="412B3432"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317E33E9"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 xml:space="preserve">Registro Social de Hogares </w:t>
                  </w:r>
                </w:p>
              </w:tc>
              <w:tc>
                <w:tcPr>
                  <w:tcW w:w="1276" w:type="dxa"/>
                  <w:vAlign w:val="center"/>
                </w:tcPr>
                <w:p w14:paraId="519A5200"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 xml:space="preserve">Mensual </w:t>
                  </w:r>
                </w:p>
                <w:p w14:paraId="2848BA78"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(mes vencido)</w:t>
                  </w:r>
                </w:p>
              </w:tc>
              <w:tc>
                <w:tcPr>
                  <w:tcW w:w="1801" w:type="dxa"/>
                  <w:vAlign w:val="center"/>
                </w:tcPr>
                <w:p w14:paraId="092659B9" w14:textId="77777777" w:rsidR="00693E35" w:rsidRPr="006145DB" w:rsidRDefault="00693E35" w:rsidP="005B435E">
                  <w:pPr>
                    <w:contextualSpacing/>
                    <w:jc w:val="center"/>
                    <w:rPr>
                      <w:rFonts w:cs="Arial"/>
                      <w:sz w:val="16"/>
                      <w:szCs w:val="16"/>
                      <w:lang w:eastAsia="es-CO"/>
                    </w:rPr>
                  </w:pPr>
                  <w:r w:rsidRPr="006145DB">
                    <w:rPr>
                      <w:rFonts w:cs="Arial"/>
                      <w:sz w:val="16"/>
                      <w:szCs w:val="16"/>
                      <w:lang w:eastAsia="es-CO"/>
                    </w:rPr>
                    <w:t>Secretaría Distrital de Planeación - SDP</w:t>
                  </w:r>
                </w:p>
              </w:tc>
            </w:tr>
            <w:tr w:rsidR="00562504" w:rsidRPr="006145DB" w14:paraId="7972F5D1" w14:textId="77777777" w:rsidTr="00562504">
              <w:trPr>
                <w:trHeight w:val="300"/>
              </w:trPr>
              <w:tc>
                <w:tcPr>
                  <w:tcW w:w="1956" w:type="dxa"/>
                  <w:tcBorders>
                    <w:bottom w:val="single" w:sz="4" w:space="0" w:color="auto"/>
                  </w:tcBorders>
                  <w:vAlign w:val="center"/>
                </w:tcPr>
                <w:p w14:paraId="61D40408"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que requiera atención humanitaria y transitoria.</w:t>
                  </w:r>
                </w:p>
              </w:tc>
              <w:tc>
                <w:tcPr>
                  <w:tcW w:w="2268" w:type="dxa"/>
                  <w:tcBorders>
                    <w:bottom w:val="single" w:sz="4" w:space="0" w:color="auto"/>
                  </w:tcBorders>
                  <w:vAlign w:val="center"/>
                </w:tcPr>
                <w:p w14:paraId="1DABA3AA"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tcBorders>
                    <w:bottom w:val="single" w:sz="4" w:space="0" w:color="auto"/>
                  </w:tcBorders>
                  <w:vAlign w:val="center"/>
                </w:tcPr>
                <w:p w14:paraId="5CB274CB"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01" w:type="dxa"/>
                  <w:tcBorders>
                    <w:bottom w:val="single" w:sz="4" w:space="0" w:color="auto"/>
                  </w:tcBorders>
                  <w:vAlign w:val="center"/>
                </w:tcPr>
                <w:p w14:paraId="453766E3"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562504" w:rsidRPr="006145DB" w14:paraId="0B55828A" w14:textId="77777777" w:rsidTr="00562504">
              <w:trPr>
                <w:trHeight w:val="300"/>
              </w:trPr>
              <w:tc>
                <w:tcPr>
                  <w:tcW w:w="1956" w:type="dxa"/>
                  <w:tcBorders>
                    <w:bottom w:val="nil"/>
                  </w:tcBorders>
                  <w:vAlign w:val="center"/>
                </w:tcPr>
                <w:p w14:paraId="4A4D4D95"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en riesgo de habitar calle</w:t>
                  </w:r>
                </w:p>
              </w:tc>
              <w:tc>
                <w:tcPr>
                  <w:tcW w:w="2268" w:type="dxa"/>
                  <w:tcBorders>
                    <w:bottom w:val="nil"/>
                  </w:tcBorders>
                  <w:vAlign w:val="center"/>
                </w:tcPr>
                <w:p w14:paraId="12A6344F"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tcBorders>
                    <w:bottom w:val="nil"/>
                  </w:tcBorders>
                  <w:vAlign w:val="center"/>
                </w:tcPr>
                <w:p w14:paraId="0D3172C0"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01" w:type="dxa"/>
                  <w:tcBorders>
                    <w:bottom w:val="nil"/>
                  </w:tcBorders>
                  <w:vAlign w:val="center"/>
                </w:tcPr>
                <w:p w14:paraId="3D0BDE22"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bl>
          <w:p w14:paraId="6A7DA6D8" w14:textId="77777777" w:rsidR="00693E35" w:rsidRPr="006145DB" w:rsidRDefault="00693E35" w:rsidP="005B435E">
            <w:pPr>
              <w:tabs>
                <w:tab w:val="left" w:pos="709"/>
              </w:tabs>
              <w:spacing w:line="240" w:lineRule="auto"/>
              <w:contextualSpacing/>
              <w:jc w:val="both"/>
              <w:rPr>
                <w:rFonts w:cs="Arial"/>
                <w:bCs/>
                <w:sz w:val="18"/>
                <w:szCs w:val="18"/>
                <w:lang w:eastAsia="es-CO"/>
              </w:rPr>
            </w:pPr>
          </w:p>
        </w:tc>
      </w:tr>
      <w:tr w:rsidR="00693E35" w:rsidRPr="006145DB" w14:paraId="5E3D2E5A" w14:textId="77777777" w:rsidTr="003512BE">
        <w:trPr>
          <w:trHeight w:val="1040"/>
          <w:jc w:val="center"/>
        </w:trPr>
        <w:tc>
          <w:tcPr>
            <w:tcW w:w="1838" w:type="dxa"/>
            <w:vAlign w:val="center"/>
          </w:tcPr>
          <w:p w14:paraId="70FBF1F4" w14:textId="77777777" w:rsidR="00693E35" w:rsidRPr="006145DB" w:rsidRDefault="00693E35" w:rsidP="005B435E">
            <w:pPr>
              <w:spacing w:after="0" w:line="240" w:lineRule="auto"/>
              <w:rPr>
                <w:rFonts w:cs="Arial"/>
                <w:bCs/>
                <w:sz w:val="20"/>
                <w:szCs w:val="18"/>
                <w:lang w:eastAsia="es-CO"/>
              </w:rPr>
            </w:pPr>
            <w:r w:rsidRPr="006145DB">
              <w:rPr>
                <w:rFonts w:eastAsia="Arial" w:cs="Arial"/>
                <w:sz w:val="20"/>
                <w:szCs w:val="20"/>
                <w:lang w:eastAsia="es-CO"/>
              </w:rPr>
              <w:t>Criterios de Priorización y Fuentes de Información</w:t>
            </w:r>
          </w:p>
        </w:tc>
        <w:tc>
          <w:tcPr>
            <w:tcW w:w="7557" w:type="dxa"/>
            <w:tcBorders>
              <w:bottom w:val="single" w:sz="4" w:space="0" w:color="auto"/>
            </w:tcBorders>
            <w:vAlign w:val="center"/>
          </w:tcPr>
          <w:p w14:paraId="0C7E2424" w14:textId="21A00142" w:rsidR="00693E35" w:rsidRPr="006145DB" w:rsidRDefault="00693E35" w:rsidP="00562504">
            <w:pPr>
              <w:pStyle w:val="Textoindependiente"/>
              <w:spacing w:after="0" w:line="240" w:lineRule="auto"/>
              <w:jc w:val="both"/>
              <w:rPr>
                <w:rFonts w:cs="Arial"/>
                <w:szCs w:val="18"/>
                <w:lang w:eastAsia="es-CO"/>
              </w:rPr>
            </w:pPr>
            <w:r w:rsidRPr="006145DB">
              <w:rPr>
                <w:rFonts w:cs="Arial"/>
                <w:sz w:val="20"/>
                <w:szCs w:val="18"/>
                <w:lang w:eastAsia="es-CO"/>
              </w:rPr>
              <w:t>No aplica</w:t>
            </w:r>
            <w:r w:rsidR="00562504" w:rsidRPr="006145DB">
              <w:rPr>
                <w:rFonts w:cs="Arial"/>
                <w:sz w:val="20"/>
                <w:szCs w:val="18"/>
                <w:lang w:eastAsia="es-CO"/>
              </w:rPr>
              <w:t>.</w:t>
            </w:r>
          </w:p>
        </w:tc>
      </w:tr>
      <w:tr w:rsidR="00693E35" w:rsidRPr="006145DB" w14:paraId="285F8F51" w14:textId="77777777" w:rsidTr="003512BE">
        <w:trPr>
          <w:trHeight w:val="50"/>
          <w:jc w:val="center"/>
        </w:trPr>
        <w:tc>
          <w:tcPr>
            <w:tcW w:w="1838" w:type="dxa"/>
            <w:vMerge w:val="restart"/>
            <w:tcBorders>
              <w:right w:val="single" w:sz="4" w:space="0" w:color="auto"/>
            </w:tcBorders>
            <w:vAlign w:val="center"/>
          </w:tcPr>
          <w:p w14:paraId="6C281227" w14:textId="77777777" w:rsidR="00693E35" w:rsidRPr="006145DB" w:rsidRDefault="00693E35" w:rsidP="005B435E">
            <w:pPr>
              <w:spacing w:after="0" w:line="240" w:lineRule="auto"/>
              <w:rPr>
                <w:rFonts w:cs="Arial"/>
                <w:bCs/>
                <w:sz w:val="20"/>
                <w:szCs w:val="18"/>
                <w:lang w:eastAsia="es-CO"/>
              </w:rPr>
            </w:pPr>
            <w:r w:rsidRPr="006145DB">
              <w:rPr>
                <w:rFonts w:eastAsia="Arial" w:cs="Arial"/>
                <w:sz w:val="20"/>
                <w:szCs w:val="20"/>
                <w:lang w:eastAsia="es-CO"/>
              </w:rPr>
              <w:t>Criterios de Ingreso y Fuentes de Información</w:t>
            </w:r>
          </w:p>
        </w:tc>
        <w:tc>
          <w:tcPr>
            <w:tcW w:w="7557" w:type="dxa"/>
            <w:tcBorders>
              <w:top w:val="single" w:sz="4" w:space="0" w:color="auto"/>
              <w:left w:val="single" w:sz="4" w:space="0" w:color="auto"/>
              <w:bottom w:val="nil"/>
              <w:right w:val="single" w:sz="4" w:space="0" w:color="auto"/>
            </w:tcBorders>
            <w:vAlign w:val="center"/>
          </w:tcPr>
          <w:p w14:paraId="584D4BBE" w14:textId="77777777" w:rsidR="00693E35" w:rsidRPr="006145DB" w:rsidRDefault="00693E35" w:rsidP="005B435E">
            <w:pPr>
              <w:tabs>
                <w:tab w:val="left" w:pos="709"/>
              </w:tabs>
              <w:spacing w:line="240" w:lineRule="auto"/>
              <w:contextualSpacing/>
              <w:jc w:val="center"/>
              <w:rPr>
                <w:rFonts w:cs="Arial"/>
                <w:sz w:val="10"/>
                <w:szCs w:val="16"/>
                <w:lang w:eastAsia="es-CO"/>
              </w:rPr>
            </w:pPr>
          </w:p>
        </w:tc>
      </w:tr>
      <w:tr w:rsidR="00693E35" w:rsidRPr="006145DB" w14:paraId="44D9490F" w14:textId="77777777" w:rsidTr="004B243B">
        <w:trPr>
          <w:trHeight w:val="4404"/>
          <w:jc w:val="center"/>
        </w:trPr>
        <w:tc>
          <w:tcPr>
            <w:tcW w:w="1838" w:type="dxa"/>
            <w:vMerge/>
            <w:tcBorders>
              <w:bottom w:val="single" w:sz="4" w:space="0" w:color="auto"/>
            </w:tcBorders>
            <w:vAlign w:val="center"/>
          </w:tcPr>
          <w:p w14:paraId="7509E15A" w14:textId="77777777" w:rsidR="00693E35" w:rsidRPr="006145DB" w:rsidRDefault="00693E35" w:rsidP="005B435E">
            <w:pPr>
              <w:spacing w:line="240" w:lineRule="auto"/>
              <w:rPr>
                <w:rFonts w:cs="Arial"/>
                <w:bCs/>
                <w:sz w:val="20"/>
                <w:szCs w:val="18"/>
                <w:lang w:eastAsia="es-CO"/>
              </w:rPr>
            </w:pPr>
          </w:p>
        </w:tc>
        <w:tc>
          <w:tcPr>
            <w:tcW w:w="7557" w:type="dxa"/>
            <w:tcBorders>
              <w:top w:val="nil"/>
              <w:bottom w:val="single" w:sz="4" w:space="0" w:color="auto"/>
            </w:tcBorders>
            <w:vAlign w:val="center"/>
          </w:tcPr>
          <w:tbl>
            <w:tblPr>
              <w:tblStyle w:val="Tablaconcuadrcula"/>
              <w:tblW w:w="7301" w:type="dxa"/>
              <w:tblLayout w:type="fixed"/>
              <w:tblLook w:val="04A0" w:firstRow="1" w:lastRow="0" w:firstColumn="1" w:lastColumn="0" w:noHBand="0" w:noVBand="1"/>
            </w:tblPr>
            <w:tblGrid>
              <w:gridCol w:w="1956"/>
              <w:gridCol w:w="2268"/>
              <w:gridCol w:w="1276"/>
              <w:gridCol w:w="1801"/>
            </w:tblGrid>
            <w:tr w:rsidR="00562504" w:rsidRPr="006145DB" w14:paraId="520D6185" w14:textId="77777777" w:rsidTr="00351196">
              <w:trPr>
                <w:trHeight w:val="300"/>
              </w:trPr>
              <w:tc>
                <w:tcPr>
                  <w:tcW w:w="1956" w:type="dxa"/>
                  <w:vAlign w:val="center"/>
                </w:tcPr>
                <w:p w14:paraId="17172C1D"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2268" w:type="dxa"/>
                  <w:vAlign w:val="center"/>
                </w:tcPr>
                <w:p w14:paraId="6F041618"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6" w:type="dxa"/>
                  <w:vAlign w:val="center"/>
                </w:tcPr>
                <w:p w14:paraId="0AD09474"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01" w:type="dxa"/>
                  <w:vAlign w:val="center"/>
                </w:tcPr>
                <w:p w14:paraId="7EDBD1D2"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62504" w:rsidRPr="006145DB" w14:paraId="340552DA" w14:textId="77777777" w:rsidTr="00351196">
              <w:trPr>
                <w:trHeight w:val="300"/>
              </w:trPr>
              <w:tc>
                <w:tcPr>
                  <w:tcW w:w="1956" w:type="dxa"/>
                  <w:vMerge w:val="restart"/>
                  <w:vAlign w:val="center"/>
                </w:tcPr>
                <w:p w14:paraId="66630B73" w14:textId="77777777" w:rsidR="00693E35" w:rsidRPr="006145DB" w:rsidRDefault="00693E35" w:rsidP="005B435E">
                  <w:pPr>
                    <w:tabs>
                      <w:tab w:val="left" w:pos="709"/>
                    </w:tabs>
                    <w:ind w:left="-48"/>
                    <w:contextualSpacing/>
                    <w:jc w:val="both"/>
                    <w:rPr>
                      <w:rFonts w:cs="Arial"/>
                      <w:sz w:val="16"/>
                      <w:szCs w:val="16"/>
                      <w:shd w:val="clear" w:color="auto" w:fill="FFFFFF"/>
                    </w:rPr>
                  </w:pPr>
                  <w:r w:rsidRPr="006145DB">
                    <w:rPr>
                      <w:rFonts w:cs="Arial"/>
                      <w:sz w:val="16"/>
                      <w:szCs w:val="16"/>
                      <w:shd w:val="clear" w:color="auto" w:fill="FFFFFF"/>
                    </w:rPr>
                    <w:t>Persona de 29 años o más.</w:t>
                  </w:r>
                </w:p>
              </w:tc>
              <w:tc>
                <w:tcPr>
                  <w:tcW w:w="2268" w:type="dxa"/>
                  <w:vAlign w:val="center"/>
                </w:tcPr>
                <w:p w14:paraId="00BB1658"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276" w:type="dxa"/>
                  <w:vAlign w:val="center"/>
                </w:tcPr>
                <w:p w14:paraId="2454E019"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01" w:type="dxa"/>
                  <w:vAlign w:val="center"/>
                </w:tcPr>
                <w:p w14:paraId="6725E66A"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562504" w:rsidRPr="006145DB" w14:paraId="4EE2EDEC" w14:textId="77777777" w:rsidTr="00351196">
              <w:trPr>
                <w:trHeight w:val="300"/>
              </w:trPr>
              <w:tc>
                <w:tcPr>
                  <w:tcW w:w="1956" w:type="dxa"/>
                  <w:vMerge/>
                  <w:vAlign w:val="center"/>
                </w:tcPr>
                <w:p w14:paraId="4B484B5D" w14:textId="77777777" w:rsidR="00693E35" w:rsidRPr="006145DB" w:rsidRDefault="00693E35" w:rsidP="005B435E">
                  <w:pPr>
                    <w:tabs>
                      <w:tab w:val="left" w:pos="709"/>
                    </w:tabs>
                    <w:ind w:left="-48"/>
                    <w:contextualSpacing/>
                    <w:jc w:val="both"/>
                    <w:rPr>
                      <w:rFonts w:cs="Arial"/>
                      <w:sz w:val="16"/>
                      <w:szCs w:val="16"/>
                      <w:shd w:val="clear" w:color="auto" w:fill="FFFFFF"/>
                    </w:rPr>
                  </w:pPr>
                </w:p>
              </w:tc>
              <w:tc>
                <w:tcPr>
                  <w:tcW w:w="2268" w:type="dxa"/>
                  <w:vAlign w:val="center"/>
                </w:tcPr>
                <w:p w14:paraId="2F800448"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 xml:space="preserve">Registro Social de Hogares </w:t>
                  </w:r>
                </w:p>
              </w:tc>
              <w:tc>
                <w:tcPr>
                  <w:tcW w:w="1276" w:type="dxa"/>
                  <w:vAlign w:val="center"/>
                </w:tcPr>
                <w:p w14:paraId="5D30FB4C"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 xml:space="preserve">Mensual </w:t>
                  </w:r>
                </w:p>
                <w:p w14:paraId="3B2574D7"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(mes vencido)</w:t>
                  </w:r>
                </w:p>
              </w:tc>
              <w:tc>
                <w:tcPr>
                  <w:tcW w:w="1801" w:type="dxa"/>
                  <w:vAlign w:val="center"/>
                </w:tcPr>
                <w:p w14:paraId="27003AF7"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62504" w:rsidRPr="006145DB" w14:paraId="2A1E80FD" w14:textId="77777777" w:rsidTr="00351196">
              <w:trPr>
                <w:trHeight w:val="300"/>
              </w:trPr>
              <w:tc>
                <w:tcPr>
                  <w:tcW w:w="1956" w:type="dxa"/>
                  <w:vMerge w:val="restart"/>
                  <w:vAlign w:val="center"/>
                </w:tcPr>
                <w:p w14:paraId="72CE488E"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habitante de calle.</w:t>
                  </w:r>
                </w:p>
              </w:tc>
              <w:tc>
                <w:tcPr>
                  <w:tcW w:w="2268" w:type="dxa"/>
                  <w:vAlign w:val="center"/>
                </w:tcPr>
                <w:p w14:paraId="6EC256E9"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276" w:type="dxa"/>
                  <w:vAlign w:val="center"/>
                </w:tcPr>
                <w:p w14:paraId="308D1511" w14:textId="77777777" w:rsidR="00693E35" w:rsidRPr="006145DB" w:rsidRDefault="00693E35"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801" w:type="dxa"/>
                  <w:vAlign w:val="center"/>
                </w:tcPr>
                <w:p w14:paraId="2F6E00B9"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562504" w:rsidRPr="006145DB" w14:paraId="36FC3F32" w14:textId="77777777" w:rsidTr="00351196">
              <w:trPr>
                <w:trHeight w:val="300"/>
              </w:trPr>
              <w:tc>
                <w:tcPr>
                  <w:tcW w:w="1956" w:type="dxa"/>
                  <w:vMerge/>
                  <w:vAlign w:val="center"/>
                </w:tcPr>
                <w:p w14:paraId="6F474432"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1C102DA6"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Listado censal Ciudadanos Habitantes de Calle</w:t>
                  </w:r>
                </w:p>
              </w:tc>
              <w:tc>
                <w:tcPr>
                  <w:tcW w:w="1276" w:type="dxa"/>
                  <w:vAlign w:val="center"/>
                </w:tcPr>
                <w:p w14:paraId="33B3F9F8"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1A896F92"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801" w:type="dxa"/>
                  <w:vAlign w:val="center"/>
                </w:tcPr>
                <w:p w14:paraId="2589EAAA"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Salud</w:t>
                  </w:r>
                </w:p>
              </w:tc>
            </w:tr>
            <w:tr w:rsidR="00562504" w:rsidRPr="006145DB" w14:paraId="0B616AA0" w14:textId="77777777" w:rsidTr="00351196">
              <w:trPr>
                <w:trHeight w:val="300"/>
              </w:trPr>
              <w:tc>
                <w:tcPr>
                  <w:tcW w:w="1956" w:type="dxa"/>
                  <w:vMerge/>
                  <w:vAlign w:val="center"/>
                </w:tcPr>
                <w:p w14:paraId="061126ED"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5B0F09B1"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Censo de habitantes de calle</w:t>
                  </w:r>
                </w:p>
              </w:tc>
              <w:tc>
                <w:tcPr>
                  <w:tcW w:w="1276" w:type="dxa"/>
                  <w:vAlign w:val="center"/>
                </w:tcPr>
                <w:p w14:paraId="6AF3C2F5"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801" w:type="dxa"/>
                  <w:vAlign w:val="center"/>
                </w:tcPr>
                <w:p w14:paraId="248B3448"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562504" w:rsidRPr="006145DB" w14:paraId="5841ACC1" w14:textId="77777777" w:rsidTr="00351196">
              <w:trPr>
                <w:trHeight w:val="300"/>
              </w:trPr>
              <w:tc>
                <w:tcPr>
                  <w:tcW w:w="1956" w:type="dxa"/>
                  <w:vMerge/>
                  <w:vAlign w:val="center"/>
                </w:tcPr>
                <w:p w14:paraId="33444601"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5D3E71F2"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vAlign w:val="center"/>
                </w:tcPr>
                <w:p w14:paraId="3FA64C19"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01" w:type="dxa"/>
                  <w:vAlign w:val="center"/>
                </w:tcPr>
                <w:p w14:paraId="69C2263C"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bCs/>
                      <w:sz w:val="16"/>
                      <w:szCs w:val="16"/>
                      <w:lang w:eastAsia="es-CO"/>
                    </w:rPr>
                    <w:t>Subdirección para la Adultez</w:t>
                  </w:r>
                </w:p>
              </w:tc>
            </w:tr>
            <w:tr w:rsidR="00562504" w:rsidRPr="006145DB" w14:paraId="1D82D505" w14:textId="77777777" w:rsidTr="00351196">
              <w:trPr>
                <w:trHeight w:val="300"/>
              </w:trPr>
              <w:tc>
                <w:tcPr>
                  <w:tcW w:w="1956" w:type="dxa"/>
                  <w:vMerge w:val="restart"/>
                  <w:vAlign w:val="center"/>
                </w:tcPr>
                <w:p w14:paraId="6A8D4399"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de 18 a 28 años.</w:t>
                  </w:r>
                </w:p>
              </w:tc>
              <w:tc>
                <w:tcPr>
                  <w:tcW w:w="2268" w:type="dxa"/>
                  <w:vAlign w:val="center"/>
                </w:tcPr>
                <w:p w14:paraId="48673C78"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276" w:type="dxa"/>
                  <w:vAlign w:val="center"/>
                </w:tcPr>
                <w:p w14:paraId="3B87930C" w14:textId="77777777" w:rsidR="00693E35" w:rsidRPr="006145DB" w:rsidRDefault="00693E35"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801" w:type="dxa"/>
                  <w:vAlign w:val="center"/>
                </w:tcPr>
                <w:p w14:paraId="5B2109D3"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562504" w:rsidRPr="006145DB" w14:paraId="19779A0D" w14:textId="77777777" w:rsidTr="00351196">
              <w:trPr>
                <w:trHeight w:val="300"/>
              </w:trPr>
              <w:tc>
                <w:tcPr>
                  <w:tcW w:w="1956" w:type="dxa"/>
                  <w:vMerge/>
                  <w:vAlign w:val="center"/>
                </w:tcPr>
                <w:p w14:paraId="3F32F3D6"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20C13C79"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Registro Social de Hogares</w:t>
                  </w:r>
                </w:p>
              </w:tc>
              <w:tc>
                <w:tcPr>
                  <w:tcW w:w="1276" w:type="dxa"/>
                  <w:vAlign w:val="center"/>
                </w:tcPr>
                <w:p w14:paraId="3039BEBB" w14:textId="77777777" w:rsidR="00693E35" w:rsidRPr="006145DB" w:rsidRDefault="00693E35" w:rsidP="005B435E">
                  <w:pPr>
                    <w:tabs>
                      <w:tab w:val="left" w:pos="709"/>
                    </w:tabs>
                    <w:contextualSpacing/>
                    <w:jc w:val="center"/>
                    <w:rPr>
                      <w:rFonts w:eastAsia="Arial" w:cs="Arial"/>
                      <w:sz w:val="16"/>
                      <w:szCs w:val="16"/>
                    </w:rPr>
                  </w:pPr>
                  <w:r w:rsidRPr="006145DB">
                    <w:rPr>
                      <w:rFonts w:eastAsia="Arial" w:cs="Arial"/>
                      <w:sz w:val="16"/>
                      <w:szCs w:val="16"/>
                    </w:rPr>
                    <w:t xml:space="preserve">Mensual </w:t>
                  </w:r>
                </w:p>
                <w:p w14:paraId="3256DE6E" w14:textId="77777777" w:rsidR="00693E35" w:rsidRPr="006145DB" w:rsidRDefault="00693E35" w:rsidP="005B435E">
                  <w:pPr>
                    <w:tabs>
                      <w:tab w:val="left" w:pos="709"/>
                    </w:tabs>
                    <w:contextualSpacing/>
                    <w:jc w:val="center"/>
                    <w:rPr>
                      <w:rFonts w:cs="Arial"/>
                      <w:sz w:val="16"/>
                      <w:szCs w:val="16"/>
                      <w:lang w:eastAsia="es-CO"/>
                    </w:rPr>
                  </w:pPr>
                  <w:r w:rsidRPr="006145DB">
                    <w:rPr>
                      <w:rFonts w:eastAsia="Arial" w:cs="Arial"/>
                      <w:sz w:val="16"/>
                      <w:szCs w:val="16"/>
                    </w:rPr>
                    <w:t>(mes vencido)</w:t>
                  </w:r>
                </w:p>
              </w:tc>
              <w:tc>
                <w:tcPr>
                  <w:tcW w:w="1801" w:type="dxa"/>
                  <w:vAlign w:val="center"/>
                </w:tcPr>
                <w:p w14:paraId="499FFB46"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Planeación - SDP</w:t>
                  </w:r>
                </w:p>
              </w:tc>
            </w:tr>
            <w:tr w:rsidR="00562504" w:rsidRPr="006145DB" w14:paraId="28F8EE30" w14:textId="77777777" w:rsidTr="00040454">
              <w:trPr>
                <w:trHeight w:val="300"/>
              </w:trPr>
              <w:tc>
                <w:tcPr>
                  <w:tcW w:w="1956" w:type="dxa"/>
                  <w:tcBorders>
                    <w:bottom w:val="single" w:sz="4" w:space="0" w:color="auto"/>
                  </w:tcBorders>
                  <w:vAlign w:val="center"/>
                </w:tcPr>
                <w:p w14:paraId="1C5DB499"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que requiera atención humanitaria y transitoria.</w:t>
                  </w:r>
                </w:p>
              </w:tc>
              <w:tc>
                <w:tcPr>
                  <w:tcW w:w="2268" w:type="dxa"/>
                  <w:tcBorders>
                    <w:bottom w:val="single" w:sz="4" w:space="0" w:color="auto"/>
                  </w:tcBorders>
                  <w:vAlign w:val="center"/>
                </w:tcPr>
                <w:p w14:paraId="51E61D2F"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tcBorders>
                    <w:bottom w:val="single" w:sz="4" w:space="0" w:color="auto"/>
                  </w:tcBorders>
                  <w:vAlign w:val="center"/>
                </w:tcPr>
                <w:p w14:paraId="03FA787B"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01" w:type="dxa"/>
                  <w:tcBorders>
                    <w:bottom w:val="single" w:sz="4" w:space="0" w:color="auto"/>
                  </w:tcBorders>
                  <w:vAlign w:val="center"/>
                </w:tcPr>
                <w:p w14:paraId="3AECC972"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562504" w:rsidRPr="006145DB" w14:paraId="3C0B85B4" w14:textId="77777777" w:rsidTr="00040454">
              <w:trPr>
                <w:trHeight w:val="300"/>
              </w:trPr>
              <w:tc>
                <w:tcPr>
                  <w:tcW w:w="1956" w:type="dxa"/>
                  <w:tcBorders>
                    <w:bottom w:val="single" w:sz="4" w:space="0" w:color="auto"/>
                  </w:tcBorders>
                  <w:vAlign w:val="center"/>
                </w:tcPr>
                <w:p w14:paraId="70D65DC2" w14:textId="77777777" w:rsidR="00693E35" w:rsidRPr="006145DB" w:rsidRDefault="00693E3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en riesgo de habitar calle.</w:t>
                  </w:r>
                </w:p>
              </w:tc>
              <w:tc>
                <w:tcPr>
                  <w:tcW w:w="2268" w:type="dxa"/>
                  <w:tcBorders>
                    <w:bottom w:val="single" w:sz="4" w:space="0" w:color="auto"/>
                  </w:tcBorders>
                  <w:vAlign w:val="center"/>
                </w:tcPr>
                <w:p w14:paraId="6AD7CFC3"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tcBorders>
                    <w:bottom w:val="single" w:sz="4" w:space="0" w:color="auto"/>
                  </w:tcBorders>
                  <w:vAlign w:val="center"/>
                </w:tcPr>
                <w:p w14:paraId="744A6871" w14:textId="77777777" w:rsidR="00693E35" w:rsidRPr="006145DB" w:rsidRDefault="00693E3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01" w:type="dxa"/>
                  <w:tcBorders>
                    <w:bottom w:val="single" w:sz="4" w:space="0" w:color="auto"/>
                  </w:tcBorders>
                  <w:vAlign w:val="center"/>
                </w:tcPr>
                <w:p w14:paraId="6595B9F3" w14:textId="77777777" w:rsidR="00693E35" w:rsidRPr="006145DB" w:rsidRDefault="00693E35"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bl>
          <w:p w14:paraId="21152FD9" w14:textId="77777777" w:rsidR="00693E35" w:rsidRPr="006145DB" w:rsidRDefault="00693E35" w:rsidP="005B435E">
            <w:pPr>
              <w:pStyle w:val="Textoindependiente"/>
              <w:spacing w:line="240" w:lineRule="auto"/>
              <w:ind w:right="112"/>
              <w:jc w:val="both"/>
              <w:rPr>
                <w:rFonts w:cs="Arial"/>
                <w:bCs/>
                <w:sz w:val="18"/>
                <w:szCs w:val="18"/>
                <w:lang w:eastAsia="es-CO"/>
              </w:rPr>
            </w:pPr>
          </w:p>
        </w:tc>
      </w:tr>
      <w:tr w:rsidR="00693E35" w:rsidRPr="006145DB" w14:paraId="546D060F" w14:textId="77777777" w:rsidTr="004B243B">
        <w:trPr>
          <w:trHeight w:val="3293"/>
          <w:jc w:val="center"/>
        </w:trPr>
        <w:tc>
          <w:tcPr>
            <w:tcW w:w="1838" w:type="dxa"/>
            <w:tcBorders>
              <w:top w:val="single" w:sz="4" w:space="0" w:color="auto"/>
              <w:right w:val="single" w:sz="4" w:space="0" w:color="auto"/>
            </w:tcBorders>
            <w:vAlign w:val="center"/>
          </w:tcPr>
          <w:p w14:paraId="5ED4AB40" w14:textId="77777777" w:rsidR="00693E35" w:rsidRPr="006145DB" w:rsidRDefault="00693E35" w:rsidP="005B435E">
            <w:pPr>
              <w:spacing w:after="0" w:line="240" w:lineRule="auto"/>
              <w:rPr>
                <w:rFonts w:cs="Arial"/>
                <w:sz w:val="20"/>
                <w:szCs w:val="18"/>
                <w:lang w:eastAsia="es-CO"/>
              </w:rPr>
            </w:pPr>
            <w:r w:rsidRPr="006145DB">
              <w:rPr>
                <w:rFonts w:eastAsia="Arial" w:cs="Arial"/>
                <w:sz w:val="20"/>
                <w:szCs w:val="20"/>
                <w:lang w:eastAsia="es-CO"/>
              </w:rPr>
              <w:t>Criterios de Egreso y Fuentes de Información</w:t>
            </w:r>
          </w:p>
        </w:tc>
        <w:tc>
          <w:tcPr>
            <w:tcW w:w="7557" w:type="dxa"/>
            <w:tcBorders>
              <w:top w:val="single" w:sz="4" w:space="0" w:color="auto"/>
              <w:left w:val="single" w:sz="4" w:space="0" w:color="auto"/>
              <w:bottom w:val="nil"/>
              <w:right w:val="single" w:sz="4" w:space="0" w:color="auto"/>
            </w:tcBorders>
            <w:vAlign w:val="center"/>
          </w:tcPr>
          <w:tbl>
            <w:tblPr>
              <w:tblStyle w:val="Tablaconcuadrcula"/>
              <w:tblpPr w:leftFromText="141" w:rightFromText="141" w:vertAnchor="text" w:horzAnchor="margin" w:tblpY="-1662"/>
              <w:tblOverlap w:val="never"/>
              <w:tblW w:w="7298" w:type="dxa"/>
              <w:tblLayout w:type="fixed"/>
              <w:tblLook w:val="04A0" w:firstRow="1" w:lastRow="0" w:firstColumn="1" w:lastColumn="0" w:noHBand="0" w:noVBand="1"/>
            </w:tblPr>
            <w:tblGrid>
              <w:gridCol w:w="2972"/>
              <w:gridCol w:w="1310"/>
              <w:gridCol w:w="1418"/>
              <w:gridCol w:w="1598"/>
            </w:tblGrid>
            <w:tr w:rsidR="004B243B" w:rsidRPr="006145DB" w14:paraId="269CDDA0" w14:textId="77777777" w:rsidTr="008335BC">
              <w:trPr>
                <w:trHeight w:val="147"/>
              </w:trPr>
              <w:tc>
                <w:tcPr>
                  <w:tcW w:w="2972" w:type="dxa"/>
                  <w:tcBorders>
                    <w:top w:val="nil"/>
                  </w:tcBorders>
                  <w:vAlign w:val="center"/>
                </w:tcPr>
                <w:p w14:paraId="304C8DBA" w14:textId="77777777" w:rsidR="004B243B" w:rsidRPr="006145DB" w:rsidRDefault="004B243B" w:rsidP="004B243B">
                  <w:pPr>
                    <w:tabs>
                      <w:tab w:val="left" w:pos="709"/>
                    </w:tabs>
                    <w:contextualSpacing/>
                    <w:jc w:val="center"/>
                    <w:rPr>
                      <w:rFonts w:cs="Arial"/>
                      <w:sz w:val="16"/>
                      <w:szCs w:val="18"/>
                      <w:lang w:eastAsia="es-CO"/>
                    </w:rPr>
                  </w:pPr>
                  <w:r w:rsidRPr="006145DB">
                    <w:rPr>
                      <w:rFonts w:cs="Arial"/>
                      <w:sz w:val="16"/>
                      <w:szCs w:val="18"/>
                      <w:lang w:eastAsia="es-CO"/>
                    </w:rPr>
                    <w:t>Criterios de Egreso</w:t>
                  </w:r>
                </w:p>
              </w:tc>
              <w:tc>
                <w:tcPr>
                  <w:tcW w:w="1310" w:type="dxa"/>
                  <w:tcBorders>
                    <w:top w:val="nil"/>
                  </w:tcBorders>
                  <w:vAlign w:val="center"/>
                </w:tcPr>
                <w:p w14:paraId="03E5F1AA" w14:textId="77777777" w:rsidR="004B243B" w:rsidRPr="006145DB" w:rsidRDefault="004B243B" w:rsidP="004B243B">
                  <w:pPr>
                    <w:tabs>
                      <w:tab w:val="left" w:pos="709"/>
                    </w:tabs>
                    <w:contextualSpacing/>
                    <w:jc w:val="center"/>
                    <w:rPr>
                      <w:rFonts w:cs="Arial"/>
                      <w:sz w:val="16"/>
                      <w:szCs w:val="18"/>
                      <w:lang w:eastAsia="es-CO"/>
                    </w:rPr>
                  </w:pPr>
                  <w:r w:rsidRPr="006145DB">
                    <w:rPr>
                      <w:rFonts w:cs="Arial"/>
                      <w:sz w:val="16"/>
                      <w:szCs w:val="18"/>
                      <w:lang w:eastAsia="es-CO"/>
                    </w:rPr>
                    <w:t>Fuente de Información</w:t>
                  </w:r>
                </w:p>
              </w:tc>
              <w:tc>
                <w:tcPr>
                  <w:tcW w:w="1418" w:type="dxa"/>
                  <w:tcBorders>
                    <w:top w:val="nil"/>
                  </w:tcBorders>
                  <w:vAlign w:val="center"/>
                </w:tcPr>
                <w:p w14:paraId="2774B91D" w14:textId="77777777" w:rsidR="004B243B" w:rsidRPr="006145DB" w:rsidRDefault="004B243B" w:rsidP="004B243B">
                  <w:pPr>
                    <w:tabs>
                      <w:tab w:val="left" w:pos="709"/>
                    </w:tabs>
                    <w:contextualSpacing/>
                    <w:jc w:val="center"/>
                    <w:rPr>
                      <w:rFonts w:cs="Arial"/>
                      <w:sz w:val="16"/>
                      <w:szCs w:val="18"/>
                      <w:lang w:eastAsia="es-CO"/>
                    </w:rPr>
                  </w:pPr>
                  <w:r w:rsidRPr="006145DB">
                    <w:rPr>
                      <w:rFonts w:cs="Arial"/>
                      <w:sz w:val="16"/>
                      <w:szCs w:val="18"/>
                      <w:lang w:eastAsia="es-CO"/>
                    </w:rPr>
                    <w:t>Periodicidad</w:t>
                  </w:r>
                </w:p>
              </w:tc>
              <w:tc>
                <w:tcPr>
                  <w:tcW w:w="1598" w:type="dxa"/>
                  <w:tcBorders>
                    <w:top w:val="nil"/>
                  </w:tcBorders>
                  <w:vAlign w:val="center"/>
                </w:tcPr>
                <w:p w14:paraId="43EE4369" w14:textId="77777777" w:rsidR="004B243B" w:rsidRPr="006145DB" w:rsidRDefault="004B243B" w:rsidP="004B243B">
                  <w:pPr>
                    <w:tabs>
                      <w:tab w:val="left" w:pos="709"/>
                    </w:tabs>
                    <w:contextualSpacing/>
                    <w:jc w:val="center"/>
                    <w:rPr>
                      <w:rFonts w:cs="Arial"/>
                      <w:sz w:val="16"/>
                      <w:szCs w:val="18"/>
                      <w:lang w:eastAsia="es-CO"/>
                    </w:rPr>
                  </w:pPr>
                  <w:r w:rsidRPr="006145DB">
                    <w:rPr>
                      <w:rFonts w:cs="Arial"/>
                      <w:sz w:val="16"/>
                      <w:szCs w:val="18"/>
                      <w:lang w:eastAsia="es-CO"/>
                    </w:rPr>
                    <w:t>Administrador</w:t>
                  </w:r>
                </w:p>
              </w:tc>
            </w:tr>
            <w:tr w:rsidR="004B243B" w:rsidRPr="006145DB" w14:paraId="7013B659" w14:textId="77777777" w:rsidTr="008335BC">
              <w:trPr>
                <w:trHeight w:val="243"/>
              </w:trPr>
              <w:tc>
                <w:tcPr>
                  <w:tcW w:w="2972" w:type="dxa"/>
                  <w:vAlign w:val="center"/>
                </w:tcPr>
                <w:p w14:paraId="6AEF0BBA" w14:textId="77777777" w:rsidR="004B243B" w:rsidRPr="006145DB" w:rsidRDefault="004B243B" w:rsidP="004B243B">
                  <w:pPr>
                    <w:tabs>
                      <w:tab w:val="left" w:pos="709"/>
                    </w:tabs>
                    <w:contextualSpacing/>
                    <w:jc w:val="both"/>
                    <w:rPr>
                      <w:rFonts w:cs="Arial"/>
                      <w:sz w:val="16"/>
                      <w:szCs w:val="18"/>
                      <w:lang w:eastAsia="es-CO"/>
                    </w:rPr>
                  </w:pPr>
                  <w:r w:rsidRPr="006145DB">
                    <w:rPr>
                      <w:rFonts w:cs="Arial"/>
                      <w:sz w:val="16"/>
                      <w:szCs w:val="18"/>
                      <w:lang w:eastAsia="es-CO"/>
                    </w:rPr>
                    <w:t>Retiro voluntario manifestado libre y expresamente por escrito.</w:t>
                  </w:r>
                </w:p>
              </w:tc>
              <w:tc>
                <w:tcPr>
                  <w:tcW w:w="1310" w:type="dxa"/>
                  <w:vAlign w:val="center"/>
                </w:tcPr>
                <w:p w14:paraId="6FA1DF25" w14:textId="77777777" w:rsidR="004B243B" w:rsidRPr="006145DB" w:rsidRDefault="004B243B" w:rsidP="004B243B">
                  <w:pPr>
                    <w:tabs>
                      <w:tab w:val="left" w:pos="709"/>
                    </w:tabs>
                    <w:contextualSpacing/>
                    <w:jc w:val="center"/>
                    <w:rPr>
                      <w:rFonts w:cs="Arial"/>
                      <w:sz w:val="16"/>
                      <w:szCs w:val="18"/>
                    </w:rPr>
                  </w:pPr>
                  <w:r w:rsidRPr="006145DB">
                    <w:rPr>
                      <w:rFonts w:cs="Arial"/>
                      <w:sz w:val="16"/>
                      <w:szCs w:val="18"/>
                    </w:rPr>
                    <w:t xml:space="preserve">Verificación en campo </w:t>
                  </w:r>
                </w:p>
              </w:tc>
              <w:tc>
                <w:tcPr>
                  <w:tcW w:w="1418" w:type="dxa"/>
                  <w:vAlign w:val="center"/>
                </w:tcPr>
                <w:p w14:paraId="2FFA82F5" w14:textId="77777777" w:rsidR="004B243B" w:rsidRPr="006145DB" w:rsidRDefault="004B243B" w:rsidP="004B243B">
                  <w:pPr>
                    <w:tabs>
                      <w:tab w:val="left" w:pos="709"/>
                    </w:tabs>
                    <w:contextualSpacing/>
                    <w:jc w:val="center"/>
                    <w:rPr>
                      <w:rFonts w:cs="Arial"/>
                      <w:bCs/>
                      <w:sz w:val="16"/>
                      <w:szCs w:val="18"/>
                      <w:lang w:eastAsia="es-CO"/>
                    </w:rPr>
                  </w:pPr>
                  <w:r w:rsidRPr="006145DB">
                    <w:rPr>
                      <w:rFonts w:cs="Arial"/>
                      <w:bCs/>
                      <w:sz w:val="16"/>
                      <w:szCs w:val="18"/>
                      <w:lang w:eastAsia="es-CO"/>
                    </w:rPr>
                    <w:t>Demanda</w:t>
                  </w:r>
                </w:p>
              </w:tc>
              <w:tc>
                <w:tcPr>
                  <w:tcW w:w="1598" w:type="dxa"/>
                  <w:vAlign w:val="center"/>
                </w:tcPr>
                <w:p w14:paraId="387EB5DD" w14:textId="77777777" w:rsidR="004B243B" w:rsidRPr="006145DB" w:rsidRDefault="004B243B" w:rsidP="004B243B">
                  <w:pPr>
                    <w:tabs>
                      <w:tab w:val="left" w:pos="709"/>
                    </w:tabs>
                    <w:contextualSpacing/>
                    <w:jc w:val="center"/>
                    <w:rPr>
                      <w:rFonts w:cs="Arial"/>
                      <w:sz w:val="16"/>
                      <w:szCs w:val="18"/>
                      <w:lang w:eastAsia="es-CO"/>
                    </w:rPr>
                  </w:pPr>
                  <w:r w:rsidRPr="006145DB">
                    <w:rPr>
                      <w:rFonts w:cs="Arial"/>
                      <w:sz w:val="16"/>
                      <w:szCs w:val="18"/>
                    </w:rPr>
                    <w:t>Subdirección para la Adultez</w:t>
                  </w:r>
                </w:p>
              </w:tc>
            </w:tr>
            <w:tr w:rsidR="004B243B" w:rsidRPr="006145DB" w14:paraId="0E6B2E07" w14:textId="77777777" w:rsidTr="008335BC">
              <w:trPr>
                <w:trHeight w:val="445"/>
              </w:trPr>
              <w:tc>
                <w:tcPr>
                  <w:tcW w:w="2972" w:type="dxa"/>
                  <w:vMerge w:val="restart"/>
                  <w:vAlign w:val="center"/>
                </w:tcPr>
                <w:p w14:paraId="3F477715" w14:textId="77777777" w:rsidR="004B243B" w:rsidRPr="006145DB" w:rsidRDefault="004B243B" w:rsidP="004B243B">
                  <w:pPr>
                    <w:tabs>
                      <w:tab w:val="left" w:pos="709"/>
                    </w:tabs>
                    <w:contextualSpacing/>
                    <w:jc w:val="both"/>
                    <w:rPr>
                      <w:rFonts w:cs="Arial"/>
                      <w:sz w:val="16"/>
                      <w:szCs w:val="18"/>
                      <w:lang w:eastAsia="es-CO"/>
                    </w:rPr>
                  </w:pPr>
                  <w:r w:rsidRPr="006145DB">
                    <w:rPr>
                      <w:rFonts w:cs="Arial"/>
                      <w:sz w:val="16"/>
                      <w:szCs w:val="18"/>
                      <w:lang w:eastAsia="es-CO"/>
                    </w:rPr>
                    <w:t>Fallecimiento.</w:t>
                  </w:r>
                </w:p>
              </w:tc>
              <w:tc>
                <w:tcPr>
                  <w:tcW w:w="1310" w:type="dxa"/>
                  <w:vAlign w:val="center"/>
                </w:tcPr>
                <w:p w14:paraId="33B0391F" w14:textId="77777777" w:rsidR="004B243B" w:rsidRPr="006145DB" w:rsidRDefault="004B243B" w:rsidP="004B243B">
                  <w:pPr>
                    <w:tabs>
                      <w:tab w:val="left" w:pos="709"/>
                    </w:tabs>
                    <w:contextualSpacing/>
                    <w:jc w:val="center"/>
                    <w:rPr>
                      <w:rFonts w:cs="Arial"/>
                      <w:sz w:val="16"/>
                      <w:szCs w:val="18"/>
                      <w:lang w:eastAsia="es-CO"/>
                    </w:rPr>
                  </w:pPr>
                  <w:r w:rsidRPr="006145DB">
                    <w:rPr>
                      <w:rFonts w:cs="Arial"/>
                      <w:sz w:val="16"/>
                      <w:szCs w:val="18"/>
                      <w:lang w:eastAsia="es-CO"/>
                    </w:rPr>
                    <w:t>Registro Social de Hogares</w:t>
                  </w:r>
                </w:p>
              </w:tc>
              <w:tc>
                <w:tcPr>
                  <w:tcW w:w="1418" w:type="dxa"/>
                  <w:vAlign w:val="center"/>
                </w:tcPr>
                <w:p w14:paraId="0A8C2199" w14:textId="77777777" w:rsidR="004B243B" w:rsidRPr="006145DB" w:rsidRDefault="004B243B" w:rsidP="004B243B">
                  <w:pPr>
                    <w:tabs>
                      <w:tab w:val="left" w:pos="709"/>
                    </w:tabs>
                    <w:contextualSpacing/>
                    <w:jc w:val="center"/>
                    <w:rPr>
                      <w:rFonts w:cs="Arial"/>
                      <w:bCs/>
                      <w:sz w:val="16"/>
                      <w:szCs w:val="18"/>
                      <w:lang w:eastAsia="es-CO"/>
                    </w:rPr>
                  </w:pPr>
                  <w:r w:rsidRPr="006145DB">
                    <w:rPr>
                      <w:rFonts w:cs="Arial"/>
                      <w:bCs/>
                      <w:sz w:val="16"/>
                      <w:szCs w:val="18"/>
                      <w:lang w:eastAsia="es-CO"/>
                    </w:rPr>
                    <w:t xml:space="preserve">Mensual </w:t>
                  </w:r>
                </w:p>
                <w:p w14:paraId="3CF19B10" w14:textId="77777777" w:rsidR="004B243B" w:rsidRPr="006145DB" w:rsidRDefault="004B243B" w:rsidP="004B243B">
                  <w:pPr>
                    <w:tabs>
                      <w:tab w:val="left" w:pos="709"/>
                    </w:tabs>
                    <w:contextualSpacing/>
                    <w:jc w:val="center"/>
                    <w:rPr>
                      <w:rFonts w:cs="Arial"/>
                      <w:bCs/>
                      <w:sz w:val="16"/>
                      <w:szCs w:val="18"/>
                      <w:lang w:eastAsia="es-CO"/>
                    </w:rPr>
                  </w:pPr>
                  <w:r w:rsidRPr="006145DB">
                    <w:rPr>
                      <w:rFonts w:cs="Arial"/>
                      <w:bCs/>
                      <w:sz w:val="16"/>
                      <w:szCs w:val="18"/>
                      <w:lang w:eastAsia="es-CO"/>
                    </w:rPr>
                    <w:t>(mes vencido)</w:t>
                  </w:r>
                </w:p>
              </w:tc>
              <w:tc>
                <w:tcPr>
                  <w:tcW w:w="1598" w:type="dxa"/>
                  <w:vAlign w:val="center"/>
                </w:tcPr>
                <w:p w14:paraId="1BD67C4C" w14:textId="77777777" w:rsidR="004B243B" w:rsidRPr="006145DB" w:rsidRDefault="004B243B" w:rsidP="004B243B">
                  <w:pPr>
                    <w:tabs>
                      <w:tab w:val="left" w:pos="709"/>
                    </w:tabs>
                    <w:contextualSpacing/>
                    <w:jc w:val="center"/>
                    <w:rPr>
                      <w:rFonts w:cs="Arial"/>
                      <w:sz w:val="16"/>
                      <w:szCs w:val="18"/>
                      <w:lang w:eastAsia="es-CO"/>
                    </w:rPr>
                  </w:pPr>
                  <w:r w:rsidRPr="006145DB">
                    <w:rPr>
                      <w:rFonts w:cs="Arial"/>
                      <w:bCs/>
                      <w:sz w:val="16"/>
                      <w:szCs w:val="18"/>
                      <w:lang w:eastAsia="es-CO"/>
                    </w:rPr>
                    <w:t>Secretaría Distrital de Planeación - SDP</w:t>
                  </w:r>
                </w:p>
              </w:tc>
            </w:tr>
            <w:tr w:rsidR="004B243B" w:rsidRPr="006145DB" w14:paraId="150EEBF3" w14:textId="77777777" w:rsidTr="008335BC">
              <w:trPr>
                <w:trHeight w:val="422"/>
              </w:trPr>
              <w:tc>
                <w:tcPr>
                  <w:tcW w:w="2972" w:type="dxa"/>
                  <w:vMerge/>
                  <w:vAlign w:val="center"/>
                </w:tcPr>
                <w:p w14:paraId="40D181C8" w14:textId="77777777" w:rsidR="004B243B" w:rsidRPr="006145DB" w:rsidRDefault="004B243B" w:rsidP="004B243B">
                  <w:pPr>
                    <w:tabs>
                      <w:tab w:val="left" w:pos="709"/>
                    </w:tabs>
                    <w:contextualSpacing/>
                    <w:jc w:val="both"/>
                    <w:rPr>
                      <w:rFonts w:cs="Arial"/>
                      <w:sz w:val="16"/>
                      <w:szCs w:val="18"/>
                      <w:lang w:eastAsia="es-CO"/>
                    </w:rPr>
                  </w:pPr>
                </w:p>
              </w:tc>
              <w:tc>
                <w:tcPr>
                  <w:tcW w:w="1310" w:type="dxa"/>
                  <w:vAlign w:val="center"/>
                </w:tcPr>
                <w:p w14:paraId="406CBB2F" w14:textId="77777777" w:rsidR="004B243B" w:rsidRPr="006145DB" w:rsidRDefault="004B243B" w:rsidP="004B243B">
                  <w:pPr>
                    <w:tabs>
                      <w:tab w:val="left" w:pos="709"/>
                    </w:tabs>
                    <w:contextualSpacing/>
                    <w:jc w:val="center"/>
                    <w:rPr>
                      <w:rFonts w:cs="Arial"/>
                      <w:sz w:val="16"/>
                      <w:szCs w:val="18"/>
                      <w:lang w:eastAsia="es-CO"/>
                    </w:rPr>
                  </w:pPr>
                  <w:r w:rsidRPr="006145DB">
                    <w:rPr>
                      <w:rFonts w:cs="Arial"/>
                      <w:sz w:val="16"/>
                      <w:szCs w:val="18"/>
                      <w:lang w:eastAsia="es-CO"/>
                    </w:rPr>
                    <w:t xml:space="preserve">Fe de supervivencia </w:t>
                  </w:r>
                </w:p>
                <w:p w14:paraId="2655D8A3" w14:textId="77777777" w:rsidR="004B243B" w:rsidRPr="006145DB" w:rsidRDefault="004B243B" w:rsidP="004B243B">
                  <w:pPr>
                    <w:tabs>
                      <w:tab w:val="left" w:pos="709"/>
                    </w:tabs>
                    <w:contextualSpacing/>
                    <w:jc w:val="center"/>
                    <w:rPr>
                      <w:rFonts w:cs="Arial"/>
                      <w:sz w:val="16"/>
                      <w:szCs w:val="18"/>
                      <w:lang w:eastAsia="es-CO"/>
                    </w:rPr>
                  </w:pPr>
                  <w:r w:rsidRPr="006145DB">
                    <w:rPr>
                      <w:rFonts w:cs="Arial"/>
                      <w:sz w:val="16"/>
                      <w:szCs w:val="18"/>
                      <w:lang w:eastAsia="es-CO"/>
                    </w:rPr>
                    <w:t>(ANI - RCD)</w:t>
                  </w:r>
                </w:p>
              </w:tc>
              <w:tc>
                <w:tcPr>
                  <w:tcW w:w="1418" w:type="dxa"/>
                  <w:vAlign w:val="center"/>
                </w:tcPr>
                <w:p w14:paraId="4664A188" w14:textId="77777777" w:rsidR="004B243B" w:rsidRPr="006145DB" w:rsidRDefault="004B243B" w:rsidP="004B243B">
                  <w:pPr>
                    <w:tabs>
                      <w:tab w:val="left" w:pos="709"/>
                    </w:tabs>
                    <w:contextualSpacing/>
                    <w:jc w:val="center"/>
                    <w:rPr>
                      <w:rFonts w:cs="Arial"/>
                      <w:bCs/>
                      <w:sz w:val="16"/>
                      <w:szCs w:val="18"/>
                      <w:lang w:eastAsia="es-CO"/>
                    </w:rPr>
                  </w:pPr>
                  <w:r w:rsidRPr="006145DB">
                    <w:rPr>
                      <w:rFonts w:cs="Arial"/>
                      <w:bCs/>
                      <w:sz w:val="16"/>
                      <w:szCs w:val="18"/>
                      <w:lang w:eastAsia="es-CO"/>
                    </w:rPr>
                    <w:t>Mensual</w:t>
                  </w:r>
                </w:p>
              </w:tc>
              <w:tc>
                <w:tcPr>
                  <w:tcW w:w="1598" w:type="dxa"/>
                  <w:vAlign w:val="center"/>
                </w:tcPr>
                <w:p w14:paraId="1D95C0B7" w14:textId="77777777" w:rsidR="004B243B" w:rsidRPr="006145DB" w:rsidRDefault="004B243B" w:rsidP="004B243B">
                  <w:pPr>
                    <w:tabs>
                      <w:tab w:val="left" w:pos="709"/>
                    </w:tabs>
                    <w:contextualSpacing/>
                    <w:jc w:val="center"/>
                    <w:rPr>
                      <w:rFonts w:cs="Arial"/>
                      <w:bCs/>
                      <w:sz w:val="16"/>
                      <w:szCs w:val="18"/>
                      <w:lang w:eastAsia="es-CO"/>
                    </w:rPr>
                  </w:pPr>
                  <w:r w:rsidRPr="006145DB">
                    <w:rPr>
                      <w:rFonts w:cs="Arial"/>
                      <w:bCs/>
                      <w:sz w:val="16"/>
                      <w:szCs w:val="18"/>
                      <w:lang w:eastAsia="es-CO"/>
                    </w:rPr>
                    <w:t>Ministerio de Salud y Protección Social</w:t>
                  </w:r>
                </w:p>
              </w:tc>
            </w:tr>
            <w:tr w:rsidR="004B243B" w:rsidRPr="006145DB" w14:paraId="56CB6B8D" w14:textId="77777777" w:rsidTr="008335BC">
              <w:trPr>
                <w:trHeight w:val="400"/>
              </w:trPr>
              <w:tc>
                <w:tcPr>
                  <w:tcW w:w="2972" w:type="dxa"/>
                  <w:vMerge/>
                  <w:tcBorders>
                    <w:bottom w:val="single" w:sz="4" w:space="0" w:color="auto"/>
                  </w:tcBorders>
                  <w:vAlign w:val="center"/>
                </w:tcPr>
                <w:p w14:paraId="787E76FB" w14:textId="77777777" w:rsidR="004B243B" w:rsidRPr="006145DB" w:rsidRDefault="004B243B" w:rsidP="004B243B">
                  <w:pPr>
                    <w:tabs>
                      <w:tab w:val="left" w:pos="709"/>
                    </w:tabs>
                    <w:contextualSpacing/>
                    <w:jc w:val="both"/>
                    <w:rPr>
                      <w:rFonts w:cs="Arial"/>
                      <w:sz w:val="16"/>
                      <w:szCs w:val="18"/>
                      <w:lang w:eastAsia="es-CO"/>
                    </w:rPr>
                  </w:pPr>
                </w:p>
              </w:tc>
              <w:tc>
                <w:tcPr>
                  <w:tcW w:w="1310" w:type="dxa"/>
                  <w:tcBorders>
                    <w:bottom w:val="single" w:sz="4" w:space="0" w:color="auto"/>
                  </w:tcBorders>
                  <w:vAlign w:val="center"/>
                </w:tcPr>
                <w:p w14:paraId="26A773BF" w14:textId="77777777" w:rsidR="004B243B" w:rsidRPr="006145DB" w:rsidRDefault="004B243B" w:rsidP="004B243B">
                  <w:pPr>
                    <w:tabs>
                      <w:tab w:val="left" w:pos="709"/>
                    </w:tabs>
                    <w:contextualSpacing/>
                    <w:jc w:val="center"/>
                    <w:rPr>
                      <w:rFonts w:cs="Arial"/>
                      <w:sz w:val="16"/>
                      <w:szCs w:val="18"/>
                      <w:lang w:eastAsia="es-CO"/>
                    </w:rPr>
                  </w:pPr>
                  <w:r w:rsidRPr="006145DB">
                    <w:rPr>
                      <w:rFonts w:cs="Arial"/>
                      <w:sz w:val="16"/>
                      <w:szCs w:val="18"/>
                      <w:lang w:eastAsia="es-CO"/>
                    </w:rPr>
                    <w:t>Fallecidos (Inhumados)</w:t>
                  </w:r>
                </w:p>
              </w:tc>
              <w:tc>
                <w:tcPr>
                  <w:tcW w:w="1418" w:type="dxa"/>
                  <w:tcBorders>
                    <w:bottom w:val="single" w:sz="4" w:space="0" w:color="auto"/>
                  </w:tcBorders>
                  <w:vAlign w:val="center"/>
                </w:tcPr>
                <w:p w14:paraId="011023E8" w14:textId="77777777" w:rsidR="004B243B" w:rsidRPr="006145DB" w:rsidRDefault="004B243B" w:rsidP="004B243B">
                  <w:pPr>
                    <w:tabs>
                      <w:tab w:val="left" w:pos="709"/>
                    </w:tabs>
                    <w:contextualSpacing/>
                    <w:jc w:val="center"/>
                    <w:rPr>
                      <w:rFonts w:cs="Arial"/>
                      <w:bCs/>
                      <w:sz w:val="16"/>
                      <w:szCs w:val="18"/>
                      <w:lang w:eastAsia="es-CO"/>
                    </w:rPr>
                  </w:pPr>
                  <w:r w:rsidRPr="006145DB">
                    <w:rPr>
                      <w:rFonts w:cs="Arial"/>
                      <w:bCs/>
                      <w:sz w:val="16"/>
                      <w:szCs w:val="18"/>
                      <w:lang w:eastAsia="es-CO"/>
                    </w:rPr>
                    <w:t>Mensual</w:t>
                  </w:r>
                </w:p>
                <w:p w14:paraId="633E33A0" w14:textId="77777777" w:rsidR="004B243B" w:rsidRPr="006145DB" w:rsidRDefault="004B243B" w:rsidP="004B243B">
                  <w:pPr>
                    <w:tabs>
                      <w:tab w:val="left" w:pos="709"/>
                    </w:tabs>
                    <w:contextualSpacing/>
                    <w:jc w:val="center"/>
                    <w:rPr>
                      <w:rFonts w:cs="Arial"/>
                      <w:bCs/>
                      <w:sz w:val="16"/>
                      <w:szCs w:val="18"/>
                      <w:lang w:eastAsia="es-CO"/>
                    </w:rPr>
                  </w:pPr>
                  <w:r w:rsidRPr="006145DB">
                    <w:rPr>
                      <w:rFonts w:cs="Arial"/>
                      <w:bCs/>
                      <w:sz w:val="16"/>
                      <w:szCs w:val="18"/>
                      <w:lang w:eastAsia="es-CO"/>
                    </w:rPr>
                    <w:t>(mes vencido)</w:t>
                  </w:r>
                </w:p>
              </w:tc>
              <w:tc>
                <w:tcPr>
                  <w:tcW w:w="1598" w:type="dxa"/>
                  <w:tcBorders>
                    <w:bottom w:val="single" w:sz="4" w:space="0" w:color="auto"/>
                  </w:tcBorders>
                  <w:vAlign w:val="center"/>
                </w:tcPr>
                <w:p w14:paraId="644F71BE" w14:textId="77777777" w:rsidR="004B243B" w:rsidRPr="006145DB" w:rsidRDefault="004B243B" w:rsidP="004B243B">
                  <w:pPr>
                    <w:tabs>
                      <w:tab w:val="left" w:pos="709"/>
                    </w:tabs>
                    <w:contextualSpacing/>
                    <w:jc w:val="center"/>
                    <w:rPr>
                      <w:rFonts w:cs="Arial"/>
                      <w:bCs/>
                      <w:sz w:val="16"/>
                      <w:szCs w:val="18"/>
                      <w:lang w:eastAsia="es-CO"/>
                    </w:rPr>
                  </w:pPr>
                  <w:r w:rsidRPr="006145DB">
                    <w:rPr>
                      <w:rFonts w:cs="Arial"/>
                      <w:bCs/>
                      <w:sz w:val="16"/>
                      <w:szCs w:val="18"/>
                      <w:lang w:eastAsia="es-CO"/>
                    </w:rPr>
                    <w:t>Secretaría Distrital de Salud</w:t>
                  </w:r>
                </w:p>
              </w:tc>
            </w:tr>
            <w:tr w:rsidR="004B243B" w:rsidRPr="006145DB" w14:paraId="7590C601" w14:textId="77777777" w:rsidTr="008335BC">
              <w:trPr>
                <w:trHeight w:val="405"/>
              </w:trPr>
              <w:tc>
                <w:tcPr>
                  <w:tcW w:w="2972" w:type="dxa"/>
                  <w:tcBorders>
                    <w:bottom w:val="single" w:sz="4" w:space="0" w:color="auto"/>
                  </w:tcBorders>
                  <w:vAlign w:val="center"/>
                </w:tcPr>
                <w:p w14:paraId="54E9DEC8" w14:textId="77777777" w:rsidR="004B243B" w:rsidRPr="006145DB" w:rsidRDefault="004B243B" w:rsidP="004B243B">
                  <w:pPr>
                    <w:tabs>
                      <w:tab w:val="left" w:pos="709"/>
                    </w:tabs>
                    <w:contextualSpacing/>
                    <w:jc w:val="both"/>
                    <w:rPr>
                      <w:rFonts w:cs="Arial"/>
                      <w:sz w:val="16"/>
                      <w:szCs w:val="18"/>
                    </w:rPr>
                  </w:pPr>
                  <w:r w:rsidRPr="006145DB">
                    <w:rPr>
                      <w:rFonts w:cs="Arial"/>
                      <w:sz w:val="16"/>
                      <w:szCs w:val="18"/>
                    </w:rPr>
                    <w:t>Incurrir en faltas gravísimas establecidas en el acuerdo de corresponsabilidad después de realizar el debido proceso.</w:t>
                  </w:r>
                </w:p>
              </w:tc>
              <w:tc>
                <w:tcPr>
                  <w:tcW w:w="1310" w:type="dxa"/>
                  <w:tcBorders>
                    <w:bottom w:val="single" w:sz="4" w:space="0" w:color="auto"/>
                  </w:tcBorders>
                  <w:vAlign w:val="center"/>
                </w:tcPr>
                <w:p w14:paraId="2B148157" w14:textId="77777777" w:rsidR="004B243B" w:rsidRPr="006145DB" w:rsidRDefault="004B243B" w:rsidP="004B243B">
                  <w:pPr>
                    <w:tabs>
                      <w:tab w:val="left" w:pos="709"/>
                    </w:tabs>
                    <w:contextualSpacing/>
                    <w:jc w:val="center"/>
                    <w:rPr>
                      <w:rFonts w:cs="Arial"/>
                      <w:sz w:val="16"/>
                      <w:szCs w:val="18"/>
                      <w:lang w:eastAsia="es-CO"/>
                    </w:rPr>
                  </w:pPr>
                  <w:r w:rsidRPr="006145DB">
                    <w:rPr>
                      <w:rFonts w:cs="Arial"/>
                      <w:sz w:val="16"/>
                      <w:szCs w:val="18"/>
                      <w:lang w:eastAsia="es-CO"/>
                    </w:rPr>
                    <w:t>Verificación en campo</w:t>
                  </w:r>
                </w:p>
              </w:tc>
              <w:tc>
                <w:tcPr>
                  <w:tcW w:w="1418" w:type="dxa"/>
                  <w:tcBorders>
                    <w:bottom w:val="single" w:sz="4" w:space="0" w:color="auto"/>
                  </w:tcBorders>
                  <w:vAlign w:val="center"/>
                </w:tcPr>
                <w:p w14:paraId="4CB2A28C" w14:textId="77777777" w:rsidR="004B243B" w:rsidRPr="006145DB" w:rsidRDefault="004B243B" w:rsidP="004B243B">
                  <w:pPr>
                    <w:tabs>
                      <w:tab w:val="left" w:pos="709"/>
                    </w:tabs>
                    <w:contextualSpacing/>
                    <w:jc w:val="center"/>
                    <w:rPr>
                      <w:rFonts w:cs="Arial"/>
                      <w:bCs/>
                      <w:sz w:val="16"/>
                      <w:szCs w:val="18"/>
                      <w:lang w:eastAsia="es-CO"/>
                    </w:rPr>
                  </w:pPr>
                  <w:r w:rsidRPr="006145DB">
                    <w:rPr>
                      <w:rFonts w:cs="Arial"/>
                      <w:bCs/>
                      <w:sz w:val="16"/>
                      <w:szCs w:val="18"/>
                      <w:lang w:eastAsia="es-CO"/>
                    </w:rPr>
                    <w:t>Demanda</w:t>
                  </w:r>
                </w:p>
              </w:tc>
              <w:tc>
                <w:tcPr>
                  <w:tcW w:w="1598" w:type="dxa"/>
                  <w:tcBorders>
                    <w:bottom w:val="single" w:sz="4" w:space="0" w:color="auto"/>
                  </w:tcBorders>
                  <w:vAlign w:val="center"/>
                </w:tcPr>
                <w:p w14:paraId="7C12BAAF" w14:textId="77777777" w:rsidR="004B243B" w:rsidRPr="006145DB" w:rsidRDefault="004B243B" w:rsidP="004B243B">
                  <w:pPr>
                    <w:tabs>
                      <w:tab w:val="left" w:pos="709"/>
                    </w:tabs>
                    <w:contextualSpacing/>
                    <w:jc w:val="center"/>
                    <w:rPr>
                      <w:rFonts w:cs="Arial"/>
                      <w:bCs/>
                      <w:sz w:val="16"/>
                      <w:szCs w:val="18"/>
                      <w:lang w:eastAsia="es-CO"/>
                    </w:rPr>
                  </w:pPr>
                  <w:r w:rsidRPr="006145DB">
                    <w:rPr>
                      <w:rFonts w:cs="Arial"/>
                      <w:sz w:val="16"/>
                      <w:szCs w:val="18"/>
                    </w:rPr>
                    <w:t>Subdirección para la Adultez</w:t>
                  </w:r>
                </w:p>
              </w:tc>
            </w:tr>
          </w:tbl>
          <w:p w14:paraId="1FBA982F" w14:textId="77777777" w:rsidR="00693E35" w:rsidRPr="006145DB" w:rsidRDefault="00693E35" w:rsidP="005B435E">
            <w:pPr>
              <w:tabs>
                <w:tab w:val="left" w:pos="709"/>
              </w:tabs>
              <w:spacing w:line="240" w:lineRule="auto"/>
              <w:contextualSpacing/>
              <w:jc w:val="center"/>
              <w:rPr>
                <w:rFonts w:cs="Arial"/>
                <w:sz w:val="10"/>
                <w:szCs w:val="18"/>
                <w:lang w:eastAsia="es-CO"/>
              </w:rPr>
            </w:pPr>
          </w:p>
        </w:tc>
      </w:tr>
      <w:tr w:rsidR="00693E35" w:rsidRPr="006145DB" w14:paraId="42B17161" w14:textId="77777777" w:rsidTr="008845CF">
        <w:trPr>
          <w:trHeight w:val="678"/>
          <w:jc w:val="center"/>
        </w:trPr>
        <w:tc>
          <w:tcPr>
            <w:tcW w:w="1838" w:type="dxa"/>
            <w:vAlign w:val="center"/>
          </w:tcPr>
          <w:p w14:paraId="38FDC969" w14:textId="77777777" w:rsidR="00693E35" w:rsidRPr="006145DB" w:rsidRDefault="00693E35" w:rsidP="005B435E">
            <w:pPr>
              <w:spacing w:after="0" w:line="240" w:lineRule="auto"/>
              <w:rPr>
                <w:rFonts w:cs="Arial"/>
                <w:bCs/>
                <w:sz w:val="20"/>
                <w:szCs w:val="20"/>
                <w:lang w:eastAsia="es-CO"/>
              </w:rPr>
            </w:pPr>
            <w:r w:rsidRPr="006145DB">
              <w:rPr>
                <w:rFonts w:eastAsia="Arial" w:cs="Arial"/>
                <w:sz w:val="20"/>
                <w:szCs w:val="20"/>
                <w:lang w:eastAsia="es-CO"/>
              </w:rPr>
              <w:t>Restricciones y fuentes de información</w:t>
            </w:r>
          </w:p>
        </w:tc>
        <w:tc>
          <w:tcPr>
            <w:tcW w:w="7557" w:type="dxa"/>
            <w:vAlign w:val="center"/>
          </w:tcPr>
          <w:p w14:paraId="7B24828E" w14:textId="1A6BD920" w:rsidR="00693E35" w:rsidRPr="006145DB" w:rsidRDefault="00693E35" w:rsidP="00562504">
            <w:pPr>
              <w:pStyle w:val="Textoindependiente"/>
              <w:spacing w:after="0" w:line="240" w:lineRule="auto"/>
              <w:jc w:val="both"/>
              <w:rPr>
                <w:rFonts w:cs="Arial"/>
                <w:bCs/>
                <w:lang w:eastAsia="es-CO"/>
              </w:rPr>
            </w:pPr>
            <w:r w:rsidRPr="006145DB">
              <w:rPr>
                <w:rFonts w:cs="Arial"/>
                <w:bCs/>
                <w:sz w:val="20"/>
                <w:lang w:eastAsia="es-CO"/>
              </w:rPr>
              <w:t>No aplica</w:t>
            </w:r>
            <w:r w:rsidR="00562504" w:rsidRPr="006145DB">
              <w:rPr>
                <w:rFonts w:cs="Arial"/>
                <w:bCs/>
                <w:sz w:val="20"/>
                <w:lang w:eastAsia="es-CO"/>
              </w:rPr>
              <w:t>.</w:t>
            </w:r>
          </w:p>
        </w:tc>
      </w:tr>
      <w:tr w:rsidR="00693E35" w:rsidRPr="006145DB" w14:paraId="66A67F76" w14:textId="77777777" w:rsidTr="003512BE">
        <w:trPr>
          <w:trHeight w:val="983"/>
          <w:jc w:val="center"/>
        </w:trPr>
        <w:tc>
          <w:tcPr>
            <w:tcW w:w="1838" w:type="dxa"/>
            <w:vAlign w:val="center"/>
          </w:tcPr>
          <w:p w14:paraId="2C577061" w14:textId="77777777" w:rsidR="00693E35" w:rsidRPr="006145DB" w:rsidRDefault="00693E35" w:rsidP="005B435E">
            <w:pPr>
              <w:spacing w:after="0" w:line="240" w:lineRule="auto"/>
              <w:rPr>
                <w:rFonts w:cs="Arial"/>
                <w:bCs/>
                <w:sz w:val="20"/>
                <w:szCs w:val="20"/>
                <w:lang w:eastAsia="es-CO"/>
              </w:rPr>
            </w:pPr>
            <w:r w:rsidRPr="006145DB">
              <w:rPr>
                <w:rFonts w:eastAsia="Arial" w:cs="Arial"/>
                <w:sz w:val="20"/>
                <w:szCs w:val="20"/>
                <w:lang w:eastAsia="es-CO"/>
              </w:rPr>
              <w:t>Ejecución</w:t>
            </w:r>
          </w:p>
        </w:tc>
        <w:tc>
          <w:tcPr>
            <w:tcW w:w="7557" w:type="dxa"/>
            <w:vAlign w:val="center"/>
          </w:tcPr>
          <w:p w14:paraId="611F4CCD" w14:textId="01DB5CF5"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 xml:space="preserve">El servicio Móvil de Abordaje Territorial y Prevención del Fenómeno de Habitabilidad en Calle implementa estrategias integrales y articuladas, que permiten intervenir de manera efectiva en los territorios donde se encuentran personas en situación de habitabilidad en calle o en riesgo de estarlo. </w:t>
            </w:r>
          </w:p>
          <w:p w14:paraId="50AE2592" w14:textId="77777777" w:rsidR="00351196" w:rsidRPr="006145DB" w:rsidRDefault="00351196" w:rsidP="00351196">
            <w:pPr>
              <w:spacing w:after="0" w:line="240" w:lineRule="auto"/>
              <w:jc w:val="both"/>
              <w:textAlignment w:val="baseline"/>
              <w:rPr>
                <w:rFonts w:cs="Arial"/>
                <w:sz w:val="20"/>
                <w:szCs w:val="20"/>
                <w:lang w:eastAsia="es-CO"/>
              </w:rPr>
            </w:pPr>
          </w:p>
          <w:p w14:paraId="03CE7326" w14:textId="596E91C7"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Su propósito es garantizar la atención y la prevención del fenómeno de habitabilidad en calle, a través de la promoción de derechos, la activación de rutas de atención, el fortalecimiento de capacidades individuales y comunitarias y la consolidación de entornos protectores, todo ello desde un enfoque diferencial, de género y territorial.</w:t>
            </w:r>
          </w:p>
          <w:p w14:paraId="43E438EA" w14:textId="77777777" w:rsidR="00351196" w:rsidRPr="006145DB" w:rsidRDefault="00351196" w:rsidP="00351196">
            <w:pPr>
              <w:spacing w:after="0" w:line="240" w:lineRule="auto"/>
              <w:jc w:val="both"/>
              <w:textAlignment w:val="baseline"/>
              <w:rPr>
                <w:rFonts w:cs="Arial"/>
                <w:sz w:val="20"/>
                <w:szCs w:val="20"/>
                <w:lang w:eastAsia="es-CO"/>
              </w:rPr>
            </w:pPr>
          </w:p>
          <w:p w14:paraId="62F13EBD" w14:textId="0375CE0E"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El servicio se despliega en 19 localidades de Bogotá, mediante equipos territoriales interdisciplinarios que realizan acciones de atención directa a las personas habitante de calle que permanecen en esta y, de prevención para personas en riesgo de habitarla, promoviendo la articulación con actores comunitarios e institucionales, y favoreciendo el acceso oportuno a servicios y recursos que contribuyan a la dignificación de la vida y la mitigación de las formas extremas de exclusión.</w:t>
            </w:r>
          </w:p>
          <w:p w14:paraId="256851E9" w14:textId="77777777" w:rsidR="00351196" w:rsidRPr="006145DB" w:rsidRDefault="00351196" w:rsidP="00351196">
            <w:pPr>
              <w:spacing w:after="0" w:line="240" w:lineRule="auto"/>
              <w:jc w:val="both"/>
              <w:textAlignment w:val="baseline"/>
              <w:rPr>
                <w:rFonts w:cs="Arial"/>
                <w:sz w:val="20"/>
                <w:szCs w:val="20"/>
                <w:lang w:eastAsia="es-CO"/>
              </w:rPr>
            </w:pPr>
          </w:p>
          <w:p w14:paraId="22A72058" w14:textId="20F3B241"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Estas acciones se estructuran en dos (2) líneas complementarias, que actúan de manera interdependiente para dar respuesta integral al fenómeno de habitabilidad en calle:</w:t>
            </w:r>
          </w:p>
          <w:p w14:paraId="2E1B1683" w14:textId="77777777" w:rsidR="00351196" w:rsidRPr="006145DB" w:rsidRDefault="00351196" w:rsidP="00351196">
            <w:pPr>
              <w:spacing w:after="0" w:line="240" w:lineRule="auto"/>
              <w:jc w:val="both"/>
              <w:textAlignment w:val="baseline"/>
              <w:rPr>
                <w:rFonts w:cs="Arial"/>
                <w:sz w:val="20"/>
                <w:szCs w:val="20"/>
                <w:lang w:eastAsia="es-CO"/>
              </w:rPr>
            </w:pPr>
          </w:p>
          <w:p w14:paraId="47CC8783" w14:textId="632F198A"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1. Atención integral a ciudadanas y ciudadanos habitantes de calle que permanecen en calle.</w:t>
            </w:r>
          </w:p>
          <w:p w14:paraId="603B6246" w14:textId="77777777" w:rsidR="00351196" w:rsidRPr="006145DB" w:rsidRDefault="00351196" w:rsidP="00351196">
            <w:pPr>
              <w:spacing w:after="0" w:line="240" w:lineRule="auto"/>
              <w:jc w:val="both"/>
              <w:textAlignment w:val="baseline"/>
              <w:rPr>
                <w:rFonts w:cs="Arial"/>
                <w:sz w:val="20"/>
                <w:szCs w:val="20"/>
                <w:lang w:eastAsia="es-CO"/>
              </w:rPr>
            </w:pPr>
          </w:p>
          <w:p w14:paraId="5E731DDB" w14:textId="77506B3E"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Comprende acciones interdisciplinares orientadas a responder a las necesidades de las y los ciudadanos habitantes de calle, mediante acompañamiento psicosocial, atención en salud, inclusión social y construcción del plan de atención individual ajustado a las expectativas y voluntades de cada persona. Estas acciones buscan contribuir al fortalecimiento de procesos de inclusión social, la ampliación de capacidades y la generación de oportunidades, que orienten sus proyectos de vida hacia la dignificación y la reconstrucción de redes de apoyo, en coordinación con las instituciones y la comunidad.</w:t>
            </w:r>
          </w:p>
          <w:p w14:paraId="61360A98" w14:textId="77777777" w:rsidR="00351196" w:rsidRPr="006145DB" w:rsidRDefault="00351196" w:rsidP="00351196">
            <w:pPr>
              <w:spacing w:after="0" w:line="240" w:lineRule="auto"/>
              <w:jc w:val="both"/>
              <w:textAlignment w:val="baseline"/>
              <w:rPr>
                <w:rFonts w:cs="Arial"/>
                <w:sz w:val="20"/>
                <w:szCs w:val="20"/>
                <w:lang w:eastAsia="es-CO"/>
              </w:rPr>
            </w:pPr>
          </w:p>
          <w:p w14:paraId="0DD0F156" w14:textId="73113CA5"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El servicio promueve el acceso a condiciones dignas y oportunidades para el goce efectivo de derechos, mediante jornadas móviles de autocuidado y escucha activa con apoyo alimentario; articuladas con la oferta institucional y comunitaria, alcanzando a las personas en los lugares donde desarrollan sus dinámicas.</w:t>
            </w:r>
          </w:p>
          <w:p w14:paraId="2B52F444" w14:textId="2378F9BB"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Entre las principales acciones se encuentran:</w:t>
            </w:r>
          </w:p>
          <w:p w14:paraId="70C1BC17" w14:textId="77777777" w:rsidR="00351196" w:rsidRPr="006145DB" w:rsidRDefault="00351196" w:rsidP="00351196">
            <w:pPr>
              <w:pStyle w:val="Ttulo1"/>
              <w:rPr>
                <w:sz w:val="20"/>
                <w:szCs w:val="20"/>
                <w:lang w:eastAsia="es-CO"/>
              </w:rPr>
            </w:pPr>
          </w:p>
          <w:p w14:paraId="2B1299D0" w14:textId="7556F16E"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a) Impulsar los atributos de bienestar de los ciudadanos habitantes de calle y su inclusión social:</w:t>
            </w:r>
          </w:p>
          <w:p w14:paraId="5359BE8F" w14:textId="77777777" w:rsidR="00351196" w:rsidRPr="006145DB" w:rsidRDefault="00351196" w:rsidP="00351196">
            <w:pPr>
              <w:pStyle w:val="Ttulo1"/>
              <w:rPr>
                <w:sz w:val="20"/>
                <w:szCs w:val="20"/>
                <w:lang w:eastAsia="es-CO"/>
              </w:rPr>
            </w:pPr>
          </w:p>
          <w:p w14:paraId="03A3938D" w14:textId="77777777" w:rsidR="00693E35" w:rsidRPr="006145DB" w:rsidRDefault="00693E35" w:rsidP="008845CF">
            <w:pPr>
              <w:pStyle w:val="Prrafodelista"/>
              <w:numPr>
                <w:ilvl w:val="0"/>
                <w:numId w:val="145"/>
              </w:numPr>
              <w:spacing w:after="0" w:line="240" w:lineRule="auto"/>
              <w:ind w:left="461"/>
              <w:jc w:val="both"/>
              <w:textAlignment w:val="baseline"/>
              <w:rPr>
                <w:rFonts w:cs="Arial"/>
                <w:sz w:val="20"/>
                <w:szCs w:val="20"/>
              </w:rPr>
            </w:pPr>
            <w:r w:rsidRPr="006145DB">
              <w:rPr>
                <w:rFonts w:cs="Arial"/>
                <w:sz w:val="20"/>
                <w:szCs w:val="20"/>
                <w:lang w:eastAsia="es-CO"/>
              </w:rPr>
              <w:t>Caracterización territorial de las y los ciudadanos habitantes de calle</w:t>
            </w:r>
          </w:p>
          <w:p w14:paraId="35602EED" w14:textId="77777777" w:rsidR="00693E35" w:rsidRPr="006145DB" w:rsidRDefault="00693E35" w:rsidP="008845CF">
            <w:pPr>
              <w:pStyle w:val="Prrafodelista"/>
              <w:numPr>
                <w:ilvl w:val="0"/>
                <w:numId w:val="145"/>
              </w:numPr>
              <w:spacing w:after="0" w:line="240" w:lineRule="auto"/>
              <w:ind w:left="461"/>
              <w:jc w:val="both"/>
              <w:textAlignment w:val="baseline"/>
              <w:rPr>
                <w:rFonts w:cs="Arial"/>
                <w:sz w:val="20"/>
                <w:szCs w:val="20"/>
              </w:rPr>
            </w:pPr>
            <w:r w:rsidRPr="006145DB">
              <w:rPr>
                <w:rFonts w:cs="Arial"/>
                <w:sz w:val="20"/>
                <w:szCs w:val="20"/>
                <w:lang w:eastAsia="es-CO"/>
              </w:rPr>
              <w:t>Realización de Jornadas de autocuidado y escucha activa – dignidad y cuidado menstrual</w:t>
            </w:r>
          </w:p>
          <w:p w14:paraId="45F4F9C0" w14:textId="77777777" w:rsidR="00693E35" w:rsidRPr="006145DB" w:rsidRDefault="00693E35" w:rsidP="008845CF">
            <w:pPr>
              <w:pStyle w:val="Prrafodelista"/>
              <w:numPr>
                <w:ilvl w:val="0"/>
                <w:numId w:val="145"/>
              </w:numPr>
              <w:spacing w:after="0" w:line="240" w:lineRule="auto"/>
              <w:ind w:left="461"/>
              <w:jc w:val="both"/>
              <w:textAlignment w:val="baseline"/>
              <w:rPr>
                <w:rFonts w:cs="Arial"/>
                <w:sz w:val="20"/>
                <w:szCs w:val="20"/>
                <w:lang w:eastAsia="es-CO"/>
              </w:rPr>
            </w:pPr>
            <w:r w:rsidRPr="006145DB">
              <w:rPr>
                <w:rFonts w:cs="Arial"/>
                <w:sz w:val="20"/>
                <w:szCs w:val="20"/>
                <w:lang w:eastAsia="es-CO"/>
              </w:rPr>
              <w:t>Recorrido conjunto con la Secretaría Distrital de Salud con su estrategia Más bienestar en calle</w:t>
            </w:r>
          </w:p>
          <w:p w14:paraId="350D64A9" w14:textId="10FA81EC" w:rsidR="00693E35" w:rsidRPr="006145DB" w:rsidRDefault="00693E35" w:rsidP="008845CF">
            <w:pPr>
              <w:pStyle w:val="Prrafodelista"/>
              <w:numPr>
                <w:ilvl w:val="0"/>
                <w:numId w:val="145"/>
              </w:numPr>
              <w:spacing w:after="0" w:line="240" w:lineRule="auto"/>
              <w:ind w:left="461"/>
              <w:jc w:val="both"/>
              <w:textAlignment w:val="baseline"/>
              <w:rPr>
                <w:rFonts w:cs="Arial"/>
                <w:sz w:val="20"/>
                <w:szCs w:val="20"/>
                <w:lang w:eastAsia="es-CO"/>
              </w:rPr>
            </w:pPr>
            <w:r w:rsidRPr="006145DB">
              <w:rPr>
                <w:rFonts w:cs="Arial"/>
                <w:sz w:val="20"/>
                <w:szCs w:val="20"/>
                <w:lang w:eastAsia="es-CO"/>
              </w:rPr>
              <w:t>Apertura, seguimiento y cierre del plan de atención individual para el desarrollo de capacidades y la inclusión social, que puede ser complementario a las jornadas de autocuidado.</w:t>
            </w:r>
          </w:p>
          <w:p w14:paraId="4C2EA09C" w14:textId="77777777" w:rsidR="00562504" w:rsidRPr="006145DB" w:rsidRDefault="00562504" w:rsidP="00351196">
            <w:pPr>
              <w:pStyle w:val="Prrafodelista"/>
              <w:spacing w:after="0" w:line="240" w:lineRule="auto"/>
              <w:ind w:left="544"/>
              <w:jc w:val="both"/>
              <w:textAlignment w:val="baseline"/>
              <w:rPr>
                <w:rFonts w:cs="Arial"/>
                <w:sz w:val="20"/>
                <w:szCs w:val="20"/>
                <w:lang w:eastAsia="es-CO"/>
              </w:rPr>
            </w:pPr>
          </w:p>
          <w:p w14:paraId="78FC531D" w14:textId="3E817598" w:rsidR="00693E35" w:rsidRPr="006145DB" w:rsidRDefault="00693E35" w:rsidP="00351196">
            <w:pPr>
              <w:spacing w:after="0" w:line="240" w:lineRule="auto"/>
              <w:jc w:val="both"/>
              <w:textAlignment w:val="baseline"/>
              <w:rPr>
                <w:rFonts w:cs="Arial"/>
                <w:sz w:val="20"/>
                <w:szCs w:val="20"/>
              </w:rPr>
            </w:pPr>
            <w:r w:rsidRPr="006145DB">
              <w:rPr>
                <w:rFonts w:cs="Arial"/>
                <w:sz w:val="20"/>
                <w:szCs w:val="20"/>
                <w:lang w:eastAsia="es-CO"/>
              </w:rPr>
              <w:t>b) Mejorar la situación de seguridad del habitante de calle:</w:t>
            </w:r>
          </w:p>
          <w:p w14:paraId="5D6C0692" w14:textId="77777777" w:rsidR="00351196" w:rsidRPr="006145DB" w:rsidRDefault="00351196" w:rsidP="00351196">
            <w:pPr>
              <w:spacing w:after="0" w:line="240" w:lineRule="auto"/>
              <w:jc w:val="both"/>
              <w:textAlignment w:val="baseline"/>
              <w:rPr>
                <w:rFonts w:cs="Arial"/>
                <w:sz w:val="20"/>
                <w:szCs w:val="20"/>
                <w:lang w:eastAsia="es-CO"/>
              </w:rPr>
            </w:pPr>
          </w:p>
          <w:p w14:paraId="37211076" w14:textId="2F99E8B7"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Prevención de violencias en contra de las personas habitantes de calle, la respuesta a alertas tempranas y la presencia 24 hor</w:t>
            </w:r>
            <w:r w:rsidRPr="006145DB">
              <w:rPr>
                <w:rFonts w:cs="Arial"/>
                <w:sz w:val="20"/>
                <w:szCs w:val="20"/>
              </w:rPr>
              <w:t>as para la atención, a</w:t>
            </w:r>
            <w:r w:rsidRPr="006145DB">
              <w:rPr>
                <w:rFonts w:cs="Arial"/>
                <w:sz w:val="20"/>
                <w:szCs w:val="20"/>
                <w:lang w:eastAsia="es-CO"/>
              </w:rPr>
              <w:t xml:space="preserve"> través del trabajo conjunto con la Secretaría Distrital de Seguridad, Convivencia y Justicia.</w:t>
            </w:r>
          </w:p>
          <w:p w14:paraId="5C823019" w14:textId="77777777" w:rsidR="00351196" w:rsidRPr="006145DB" w:rsidRDefault="00351196" w:rsidP="00351196">
            <w:pPr>
              <w:pStyle w:val="Ttulo1"/>
              <w:rPr>
                <w:sz w:val="20"/>
                <w:szCs w:val="20"/>
                <w:lang w:eastAsia="es-CO"/>
              </w:rPr>
            </w:pPr>
          </w:p>
          <w:p w14:paraId="1D6BF4FE" w14:textId="34F416E6" w:rsidR="00693E35" w:rsidRPr="006145DB" w:rsidRDefault="00693E35">
            <w:pPr>
              <w:pStyle w:val="Prrafodelista"/>
              <w:numPr>
                <w:ilvl w:val="0"/>
                <w:numId w:val="28"/>
              </w:numPr>
              <w:spacing w:after="0" w:line="240" w:lineRule="auto"/>
              <w:jc w:val="both"/>
              <w:textAlignment w:val="baseline"/>
              <w:rPr>
                <w:rFonts w:cs="Arial"/>
                <w:sz w:val="20"/>
                <w:szCs w:val="20"/>
                <w:lang w:eastAsia="es-CO"/>
              </w:rPr>
            </w:pPr>
            <w:r w:rsidRPr="006145DB">
              <w:rPr>
                <w:rFonts w:cs="Arial"/>
                <w:sz w:val="20"/>
                <w:szCs w:val="20"/>
                <w:lang w:eastAsia="es-CO"/>
              </w:rPr>
              <w:t>Promover el diálogo respetuoso entre toda la ciudadanía:</w:t>
            </w:r>
          </w:p>
          <w:p w14:paraId="1444F83E" w14:textId="77777777" w:rsidR="00351196" w:rsidRPr="006145DB" w:rsidRDefault="00351196" w:rsidP="00351196">
            <w:pPr>
              <w:pStyle w:val="Ttulo1"/>
              <w:ind w:left="360"/>
              <w:rPr>
                <w:sz w:val="20"/>
                <w:szCs w:val="20"/>
                <w:lang w:eastAsia="es-CO"/>
              </w:rPr>
            </w:pPr>
          </w:p>
          <w:p w14:paraId="51A287AB" w14:textId="36220D32" w:rsidR="00693E35" w:rsidRPr="006145DB" w:rsidRDefault="00693E35" w:rsidP="008845CF">
            <w:pPr>
              <w:pStyle w:val="Prrafodelista"/>
              <w:numPr>
                <w:ilvl w:val="0"/>
                <w:numId w:val="146"/>
              </w:numPr>
              <w:spacing w:after="0" w:line="240" w:lineRule="auto"/>
              <w:ind w:left="461"/>
              <w:jc w:val="both"/>
              <w:textAlignment w:val="baseline"/>
              <w:rPr>
                <w:rFonts w:cs="Arial"/>
                <w:sz w:val="20"/>
                <w:szCs w:val="20"/>
              </w:rPr>
            </w:pPr>
            <w:r w:rsidRPr="006145DB">
              <w:rPr>
                <w:rFonts w:cs="Arial"/>
                <w:sz w:val="20"/>
                <w:szCs w:val="20"/>
                <w:lang w:eastAsia="es-CO"/>
              </w:rPr>
              <w:t>Desarrollo de actividades de apropiación comunitaria</w:t>
            </w:r>
            <w:r w:rsidR="008845CF" w:rsidRPr="006145DB">
              <w:rPr>
                <w:rFonts w:cs="Arial"/>
                <w:sz w:val="20"/>
                <w:szCs w:val="20"/>
                <w:lang w:eastAsia="es-CO"/>
              </w:rPr>
              <w:t>.</w:t>
            </w:r>
          </w:p>
          <w:p w14:paraId="633B8B54" w14:textId="4CF6E0FC" w:rsidR="00693E35" w:rsidRPr="006145DB" w:rsidRDefault="00693E35" w:rsidP="008845CF">
            <w:pPr>
              <w:pStyle w:val="Prrafodelista"/>
              <w:numPr>
                <w:ilvl w:val="0"/>
                <w:numId w:val="146"/>
              </w:numPr>
              <w:spacing w:after="0" w:line="240" w:lineRule="auto"/>
              <w:ind w:left="461"/>
              <w:jc w:val="both"/>
              <w:textAlignment w:val="baseline"/>
              <w:rPr>
                <w:rFonts w:cs="Arial"/>
                <w:sz w:val="20"/>
                <w:szCs w:val="20"/>
                <w:lang w:eastAsia="es-CO"/>
              </w:rPr>
            </w:pPr>
            <w:r w:rsidRPr="006145DB">
              <w:rPr>
                <w:rFonts w:cs="Arial"/>
                <w:sz w:val="20"/>
                <w:szCs w:val="20"/>
                <w:lang w:eastAsia="es-CO"/>
              </w:rPr>
              <w:t>Realización de Comités Operativos Locales del Fenómeno Social de Habitabilidad en Calle</w:t>
            </w:r>
            <w:r w:rsidR="008845CF" w:rsidRPr="006145DB">
              <w:rPr>
                <w:rFonts w:cs="Arial"/>
                <w:sz w:val="20"/>
                <w:szCs w:val="20"/>
                <w:lang w:eastAsia="es-CO"/>
              </w:rPr>
              <w:t>.</w:t>
            </w:r>
          </w:p>
          <w:p w14:paraId="4FA4B8BA" w14:textId="0815F223" w:rsidR="00693E35" w:rsidRPr="006145DB" w:rsidRDefault="00693E35" w:rsidP="008845CF">
            <w:pPr>
              <w:pStyle w:val="Prrafodelista"/>
              <w:numPr>
                <w:ilvl w:val="0"/>
                <w:numId w:val="146"/>
              </w:numPr>
              <w:spacing w:after="0" w:line="240" w:lineRule="auto"/>
              <w:ind w:left="461"/>
              <w:jc w:val="both"/>
              <w:textAlignment w:val="baseline"/>
              <w:rPr>
                <w:rFonts w:cs="Arial"/>
                <w:sz w:val="20"/>
                <w:szCs w:val="20"/>
                <w:lang w:eastAsia="es-CO"/>
              </w:rPr>
            </w:pPr>
            <w:r w:rsidRPr="006145DB">
              <w:rPr>
                <w:rFonts w:cs="Arial"/>
                <w:sz w:val="20"/>
                <w:szCs w:val="20"/>
                <w:lang w:eastAsia="es-CO"/>
              </w:rPr>
              <w:t>Respuesta a solicitudes ciudadanas, institucionales y entes de control</w:t>
            </w:r>
            <w:r w:rsidR="008845CF" w:rsidRPr="006145DB">
              <w:rPr>
                <w:rFonts w:cs="Arial"/>
                <w:sz w:val="20"/>
                <w:szCs w:val="20"/>
                <w:lang w:eastAsia="es-CO"/>
              </w:rPr>
              <w:t>.</w:t>
            </w:r>
          </w:p>
          <w:p w14:paraId="05221827" w14:textId="77777777" w:rsidR="0008495F" w:rsidRPr="006145DB" w:rsidRDefault="0008495F" w:rsidP="00351196">
            <w:pPr>
              <w:pStyle w:val="Prrafodelista"/>
              <w:spacing w:after="0" w:line="240" w:lineRule="auto"/>
              <w:jc w:val="both"/>
              <w:textAlignment w:val="baseline"/>
              <w:rPr>
                <w:rFonts w:cs="Arial"/>
                <w:sz w:val="20"/>
                <w:szCs w:val="20"/>
                <w:lang w:eastAsia="es-CO"/>
              </w:rPr>
            </w:pPr>
          </w:p>
          <w:p w14:paraId="739817A3" w14:textId="787A3FDE" w:rsidR="00693E35" w:rsidRPr="006145DB" w:rsidRDefault="00693E35">
            <w:pPr>
              <w:pStyle w:val="Prrafodelista"/>
              <w:numPr>
                <w:ilvl w:val="0"/>
                <w:numId w:val="28"/>
              </w:numPr>
              <w:spacing w:after="0" w:line="240" w:lineRule="auto"/>
              <w:jc w:val="both"/>
              <w:textAlignment w:val="baseline"/>
              <w:rPr>
                <w:rFonts w:cs="Arial"/>
                <w:sz w:val="20"/>
                <w:szCs w:val="20"/>
                <w:lang w:eastAsia="es-CO"/>
              </w:rPr>
            </w:pPr>
            <w:r w:rsidRPr="006145DB">
              <w:rPr>
                <w:rFonts w:cs="Arial"/>
                <w:sz w:val="20"/>
                <w:szCs w:val="20"/>
                <w:lang w:eastAsia="es-CO"/>
              </w:rPr>
              <w:t>Resolver los puntos críticos donde hay un relacionamiento conflictivo entre el habitante de calle y otros actores o con bienes públicos en el marco de la estrategia distrital de residuos sólidos y el desarrollo de actividades de ornato y cuidado voluntario de la ciudad realizado por habitantes de calle.</w:t>
            </w:r>
          </w:p>
          <w:p w14:paraId="097C1690" w14:textId="77777777" w:rsidR="00351196" w:rsidRPr="006145DB" w:rsidRDefault="00351196" w:rsidP="00351196">
            <w:pPr>
              <w:pStyle w:val="Ttulo1"/>
              <w:ind w:left="360"/>
              <w:rPr>
                <w:sz w:val="20"/>
                <w:szCs w:val="20"/>
                <w:lang w:eastAsia="es-CO"/>
              </w:rPr>
            </w:pPr>
          </w:p>
          <w:p w14:paraId="38FB119F" w14:textId="16515F68"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2. Prevención de la habitabilidad en calle y fortalecimiento de entornos protectores.</w:t>
            </w:r>
          </w:p>
          <w:p w14:paraId="0DA38424" w14:textId="77777777" w:rsidR="00351196" w:rsidRPr="006145DB" w:rsidRDefault="00351196" w:rsidP="00351196">
            <w:pPr>
              <w:spacing w:after="0" w:line="240" w:lineRule="auto"/>
              <w:jc w:val="both"/>
              <w:textAlignment w:val="baseline"/>
              <w:rPr>
                <w:rFonts w:cs="Arial"/>
                <w:sz w:val="20"/>
                <w:szCs w:val="20"/>
                <w:lang w:eastAsia="es-CO"/>
              </w:rPr>
            </w:pPr>
          </w:p>
          <w:p w14:paraId="2EB2D010" w14:textId="6D1D40F1"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Contempla intervenciones territoriales que permitan identificar oportunamente factores de riesgo, activar rutas de atención y promover capacidades individuales, familiares y comunitarias. Se orienta al reconocimiento del territorio y de las dinámicas sociales en las que emergen situaciones de riesgo, impulsando acciones que fortalezcan redes de apoyo, entornos protectores y procesos de ciudadanía activa.</w:t>
            </w:r>
          </w:p>
          <w:p w14:paraId="551122F5" w14:textId="77777777" w:rsidR="00351196" w:rsidRPr="006145DB" w:rsidRDefault="00351196" w:rsidP="00351196">
            <w:pPr>
              <w:spacing w:after="0" w:line="240" w:lineRule="auto"/>
              <w:jc w:val="both"/>
              <w:textAlignment w:val="baseline"/>
              <w:rPr>
                <w:rFonts w:cs="Arial"/>
                <w:sz w:val="20"/>
                <w:szCs w:val="20"/>
                <w:lang w:eastAsia="es-CO"/>
              </w:rPr>
            </w:pPr>
          </w:p>
          <w:p w14:paraId="0CEB9A4A" w14:textId="6DBC5532" w:rsidR="00693E35" w:rsidRPr="006145DB" w:rsidRDefault="00693E35" w:rsidP="000568CF">
            <w:pPr>
              <w:spacing w:after="0" w:line="240" w:lineRule="auto"/>
              <w:jc w:val="both"/>
              <w:textAlignment w:val="baseline"/>
              <w:rPr>
                <w:rFonts w:cs="Arial"/>
                <w:sz w:val="20"/>
                <w:szCs w:val="20"/>
                <w:lang w:eastAsia="es-CO"/>
              </w:rPr>
            </w:pPr>
            <w:r w:rsidRPr="006145DB">
              <w:rPr>
                <w:rFonts w:cs="Arial"/>
                <w:sz w:val="20"/>
                <w:szCs w:val="20"/>
                <w:lang w:eastAsia="es-CO"/>
              </w:rPr>
              <w:t>Las acciones preventivas se desarrollan de manera articulada con los sectores distritales, las organizaciones sociales y comunitarias, y comprenden:</w:t>
            </w:r>
          </w:p>
          <w:p w14:paraId="4118764B" w14:textId="77777777" w:rsidR="000568CF" w:rsidRPr="006145DB" w:rsidRDefault="000568CF" w:rsidP="000568CF">
            <w:pPr>
              <w:pStyle w:val="Ttulo1"/>
              <w:rPr>
                <w:sz w:val="20"/>
                <w:szCs w:val="20"/>
                <w:lang w:eastAsia="es-CO"/>
              </w:rPr>
            </w:pPr>
          </w:p>
          <w:p w14:paraId="458ABBAF" w14:textId="77777777" w:rsidR="00693E35" w:rsidRPr="006145DB" w:rsidRDefault="00693E35">
            <w:pPr>
              <w:pStyle w:val="Prrafodelista"/>
              <w:numPr>
                <w:ilvl w:val="0"/>
                <w:numId w:val="147"/>
              </w:numPr>
              <w:spacing w:after="0" w:line="240" w:lineRule="auto"/>
              <w:ind w:left="402"/>
              <w:jc w:val="both"/>
              <w:textAlignment w:val="baseline"/>
              <w:rPr>
                <w:rFonts w:cs="Arial"/>
                <w:sz w:val="20"/>
                <w:szCs w:val="20"/>
                <w:lang w:eastAsia="es-CO"/>
              </w:rPr>
            </w:pPr>
            <w:r w:rsidRPr="006145DB">
              <w:rPr>
                <w:rFonts w:cs="Arial"/>
                <w:sz w:val="20"/>
                <w:szCs w:val="20"/>
                <w:lang w:eastAsia="es-CO"/>
              </w:rPr>
              <w:t>Identificación temprana de personas o grupos en riesgo de habitar la calle y caracterización territorial.</w:t>
            </w:r>
          </w:p>
          <w:p w14:paraId="764F0841" w14:textId="77777777" w:rsidR="00693E35" w:rsidRPr="006145DB" w:rsidRDefault="00693E35">
            <w:pPr>
              <w:pStyle w:val="Prrafodelista"/>
              <w:numPr>
                <w:ilvl w:val="0"/>
                <w:numId w:val="147"/>
              </w:numPr>
              <w:spacing w:after="0" w:line="240" w:lineRule="auto"/>
              <w:ind w:left="402"/>
              <w:jc w:val="both"/>
              <w:textAlignment w:val="baseline"/>
              <w:rPr>
                <w:rFonts w:cs="Arial"/>
                <w:sz w:val="20"/>
                <w:szCs w:val="20"/>
                <w:lang w:eastAsia="es-CO"/>
              </w:rPr>
            </w:pPr>
            <w:r w:rsidRPr="006145DB">
              <w:rPr>
                <w:rFonts w:cs="Arial"/>
                <w:sz w:val="20"/>
                <w:szCs w:val="20"/>
                <w:lang w:eastAsia="es-CO"/>
              </w:rPr>
              <w:t>Activación y acompañamiento de rutas de atención integral.</w:t>
            </w:r>
          </w:p>
          <w:p w14:paraId="50FCA417" w14:textId="77777777" w:rsidR="00693E35" w:rsidRPr="006145DB" w:rsidRDefault="00693E35">
            <w:pPr>
              <w:pStyle w:val="Prrafodelista"/>
              <w:numPr>
                <w:ilvl w:val="0"/>
                <w:numId w:val="147"/>
              </w:numPr>
              <w:spacing w:after="0" w:line="240" w:lineRule="auto"/>
              <w:ind w:left="402"/>
              <w:jc w:val="both"/>
              <w:textAlignment w:val="baseline"/>
              <w:rPr>
                <w:rFonts w:cs="Arial"/>
                <w:sz w:val="20"/>
                <w:szCs w:val="20"/>
                <w:lang w:eastAsia="es-CO"/>
              </w:rPr>
            </w:pPr>
            <w:r w:rsidRPr="006145DB">
              <w:rPr>
                <w:rFonts w:cs="Arial"/>
                <w:sz w:val="20"/>
                <w:szCs w:val="20"/>
                <w:lang w:eastAsia="es-CO"/>
              </w:rPr>
              <w:t>Desarrollo de capacidades para la autonomía, la autogestión y la resolución pacífica de conflictos.</w:t>
            </w:r>
          </w:p>
          <w:p w14:paraId="5639877C" w14:textId="2E5381D7" w:rsidR="00693E35" w:rsidRPr="006145DB" w:rsidRDefault="00693E35">
            <w:pPr>
              <w:pStyle w:val="Prrafodelista"/>
              <w:numPr>
                <w:ilvl w:val="0"/>
                <w:numId w:val="147"/>
              </w:numPr>
              <w:spacing w:after="0" w:line="240" w:lineRule="auto"/>
              <w:ind w:left="402"/>
              <w:jc w:val="both"/>
              <w:textAlignment w:val="baseline"/>
              <w:rPr>
                <w:rFonts w:cs="Arial"/>
                <w:sz w:val="20"/>
                <w:szCs w:val="20"/>
                <w:lang w:eastAsia="es-CO"/>
              </w:rPr>
            </w:pPr>
            <w:r w:rsidRPr="006145DB">
              <w:rPr>
                <w:rFonts w:cs="Arial"/>
                <w:sz w:val="20"/>
                <w:szCs w:val="20"/>
                <w:lang w:eastAsia="es-CO"/>
              </w:rPr>
              <w:t>Fortalecimiento de entornos protectores mediante acciones educativas, culturales y participativas, que reduzcan la exposición a riesgos sociales, familiares o económicos.</w:t>
            </w:r>
          </w:p>
          <w:p w14:paraId="3FFC9A4B" w14:textId="77777777" w:rsidR="008335BC" w:rsidRDefault="008335BC" w:rsidP="00351196">
            <w:pPr>
              <w:spacing w:after="0" w:line="240" w:lineRule="auto"/>
              <w:jc w:val="both"/>
              <w:textAlignment w:val="baseline"/>
              <w:rPr>
                <w:rFonts w:cs="Arial"/>
                <w:sz w:val="20"/>
                <w:szCs w:val="20"/>
                <w:lang w:eastAsia="es-CO"/>
              </w:rPr>
            </w:pPr>
          </w:p>
          <w:p w14:paraId="077B6BD8" w14:textId="296C6F75"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En la prestación del servicio para personas habitantes de calle de 18 a 28 años, que requieran atención en las jornadas de autocuidado, el equipo interdisciplinar activará las rutas de atención adecuadas según su interés en el marco de la necesidad y realizará el respectivo seguimiento.</w:t>
            </w:r>
          </w:p>
          <w:p w14:paraId="2C7D1701" w14:textId="77777777" w:rsidR="00351196" w:rsidRPr="006145DB" w:rsidRDefault="00351196" w:rsidP="00351196">
            <w:pPr>
              <w:spacing w:after="0" w:line="240" w:lineRule="auto"/>
              <w:jc w:val="both"/>
              <w:textAlignment w:val="baseline"/>
              <w:rPr>
                <w:rFonts w:cs="Arial"/>
                <w:sz w:val="20"/>
                <w:szCs w:val="20"/>
                <w:lang w:eastAsia="es-CO"/>
              </w:rPr>
            </w:pPr>
          </w:p>
          <w:p w14:paraId="7DF0C61A" w14:textId="15F191AC" w:rsidR="00693E35" w:rsidRPr="006145DB" w:rsidRDefault="00693E35" w:rsidP="00351196">
            <w:pPr>
              <w:spacing w:after="0" w:line="240" w:lineRule="auto"/>
              <w:jc w:val="both"/>
              <w:textAlignment w:val="baseline"/>
              <w:rPr>
                <w:rFonts w:cs="Arial"/>
                <w:sz w:val="20"/>
                <w:szCs w:val="20"/>
                <w:lang w:eastAsia="es-CO"/>
              </w:rPr>
            </w:pPr>
            <w:r w:rsidRPr="006145DB">
              <w:rPr>
                <w:rFonts w:cs="Arial"/>
                <w:sz w:val="20"/>
                <w:szCs w:val="20"/>
                <w:lang w:eastAsia="es-CO"/>
              </w:rPr>
              <w:t xml:space="preserve">En el caso de presentarse niños, niñas y adolescentes con alta permanencia en calle o en situación de vida en calle, el equipo interdisciplinar activará las rutas correspondientes para su protección y orientación. </w:t>
            </w:r>
          </w:p>
          <w:p w14:paraId="55E83BF5" w14:textId="77777777" w:rsidR="00351196" w:rsidRPr="006145DB" w:rsidRDefault="00351196" w:rsidP="00351196">
            <w:pPr>
              <w:tabs>
                <w:tab w:val="num" w:pos="460"/>
              </w:tabs>
              <w:spacing w:after="0" w:line="240" w:lineRule="auto"/>
              <w:jc w:val="both"/>
              <w:textAlignment w:val="baseline"/>
              <w:rPr>
                <w:rFonts w:eastAsia="Arial" w:cs="Arial"/>
                <w:sz w:val="20"/>
                <w:szCs w:val="20"/>
              </w:rPr>
            </w:pPr>
          </w:p>
          <w:p w14:paraId="4D27BF97" w14:textId="1A7858C1" w:rsidR="00693E35" w:rsidRPr="006145DB" w:rsidRDefault="00693E35" w:rsidP="00351196">
            <w:pPr>
              <w:tabs>
                <w:tab w:val="num" w:pos="460"/>
              </w:tabs>
              <w:spacing w:after="0" w:line="240" w:lineRule="auto"/>
              <w:jc w:val="both"/>
              <w:textAlignment w:val="baseline"/>
              <w:rPr>
                <w:rFonts w:eastAsia="Arial" w:cs="Arial"/>
                <w:sz w:val="20"/>
                <w:szCs w:val="20"/>
              </w:rPr>
            </w:pPr>
            <w:r w:rsidRPr="006145DB">
              <w:rPr>
                <w:rFonts w:eastAsia="Arial" w:cs="Arial"/>
                <w:sz w:val="20"/>
                <w:szCs w:val="20"/>
              </w:rPr>
              <w:t>El servicio implementará estrategias de atención diferencial para personas con discapacidad y personas LGBTI en situación de habitabilidad en calle o en riesgo, garantizando accesibilidad física, comunicativa y actitudinal, así como la no discriminación por orientación sexual o identidad de género.</w:t>
            </w:r>
          </w:p>
          <w:p w14:paraId="4951017E" w14:textId="77777777" w:rsidR="00351196" w:rsidRPr="006145DB" w:rsidRDefault="00351196" w:rsidP="00351196">
            <w:pPr>
              <w:tabs>
                <w:tab w:val="num" w:pos="460"/>
              </w:tabs>
              <w:spacing w:after="0" w:line="240" w:lineRule="auto"/>
              <w:jc w:val="both"/>
              <w:textAlignment w:val="baseline"/>
              <w:rPr>
                <w:rFonts w:eastAsia="Arial" w:cs="Arial"/>
                <w:sz w:val="20"/>
                <w:szCs w:val="20"/>
              </w:rPr>
            </w:pPr>
          </w:p>
          <w:p w14:paraId="296A1B4F" w14:textId="618DDD86" w:rsidR="00693E35" w:rsidRPr="006145DB" w:rsidRDefault="00693E35" w:rsidP="00351196">
            <w:pPr>
              <w:tabs>
                <w:tab w:val="num" w:pos="460"/>
              </w:tabs>
              <w:spacing w:after="0" w:line="240" w:lineRule="auto"/>
              <w:jc w:val="both"/>
              <w:textAlignment w:val="baseline"/>
              <w:rPr>
                <w:rFonts w:eastAsia="Arial" w:cs="Arial"/>
                <w:sz w:val="20"/>
                <w:szCs w:val="20"/>
              </w:rPr>
            </w:pPr>
            <w:r w:rsidRPr="006145DB">
              <w:rPr>
                <w:rFonts w:eastAsia="Arial" w:cs="Arial"/>
                <w:sz w:val="20"/>
                <w:szCs w:val="20"/>
              </w:rPr>
              <w:t>En caso de interrupción parcial o total en la prestación del servicio Móvil de Abordaje Territorial y Prevención del Fenómeno de Habitabilidad en Calle, se implementará el plan operativo de continuidad correspondiente.</w:t>
            </w:r>
          </w:p>
        </w:tc>
      </w:tr>
      <w:tr w:rsidR="00693E35" w:rsidRPr="006145DB" w14:paraId="6EF86D52" w14:textId="77777777" w:rsidTr="003512BE">
        <w:trPr>
          <w:trHeight w:val="1266"/>
          <w:jc w:val="center"/>
        </w:trPr>
        <w:tc>
          <w:tcPr>
            <w:tcW w:w="1838" w:type="dxa"/>
            <w:vAlign w:val="center"/>
          </w:tcPr>
          <w:p w14:paraId="1C74C2F0" w14:textId="77777777" w:rsidR="00693E35" w:rsidRPr="006145DB" w:rsidRDefault="00693E35" w:rsidP="005B435E">
            <w:pPr>
              <w:spacing w:after="0" w:line="240" w:lineRule="auto"/>
              <w:rPr>
                <w:rFonts w:cs="Arial"/>
                <w:bCs/>
                <w:sz w:val="20"/>
                <w:szCs w:val="20"/>
                <w:lang w:eastAsia="es-CO"/>
              </w:rPr>
            </w:pPr>
            <w:r w:rsidRPr="006145DB">
              <w:rPr>
                <w:rFonts w:eastAsia="Arial" w:cs="Arial"/>
                <w:sz w:val="20"/>
                <w:szCs w:val="20"/>
                <w:lang w:eastAsia="es-CO"/>
              </w:rPr>
              <w:t>Condiciones transversales de calidad</w:t>
            </w:r>
          </w:p>
        </w:tc>
        <w:tc>
          <w:tcPr>
            <w:tcW w:w="7557" w:type="dxa"/>
            <w:vAlign w:val="center"/>
          </w:tcPr>
          <w:p w14:paraId="0B321CFF" w14:textId="21D41DF4" w:rsidR="00693E35" w:rsidRPr="006145DB" w:rsidRDefault="00693E35" w:rsidP="005B435E">
            <w:pPr>
              <w:keepNext/>
              <w:keepLines/>
              <w:spacing w:after="0" w:line="240" w:lineRule="auto"/>
              <w:jc w:val="both"/>
              <w:rPr>
                <w:rFonts w:eastAsia="Arial" w:cs="Arial"/>
                <w:sz w:val="20"/>
                <w:szCs w:val="20"/>
              </w:rPr>
            </w:pPr>
            <w:r w:rsidRPr="006145DB">
              <w:rPr>
                <w:rFonts w:eastAsia="Arial" w:cs="Arial"/>
                <w:sz w:val="20"/>
                <w:szCs w:val="20"/>
              </w:rPr>
              <w:t>Para el servicio aplican las siguientes categorías transversales de calidad:  </w:t>
            </w:r>
          </w:p>
          <w:p w14:paraId="1FBF139B" w14:textId="77777777" w:rsidR="00351196" w:rsidRPr="006145DB" w:rsidRDefault="00351196" w:rsidP="00351196">
            <w:pPr>
              <w:pStyle w:val="Ttulo1"/>
              <w:rPr>
                <w:sz w:val="20"/>
              </w:rPr>
            </w:pPr>
          </w:p>
          <w:p w14:paraId="1C8F1D02" w14:textId="77777777" w:rsidR="00693E35" w:rsidRPr="006145DB" w:rsidRDefault="00693E35">
            <w:pPr>
              <w:pStyle w:val="Prrafodelista"/>
              <w:keepNext/>
              <w:keepLines/>
              <w:numPr>
                <w:ilvl w:val="0"/>
                <w:numId w:val="134"/>
              </w:numPr>
              <w:spacing w:after="0" w:line="240" w:lineRule="auto"/>
              <w:jc w:val="both"/>
              <w:rPr>
                <w:rFonts w:eastAsia="Arial" w:cs="Arial"/>
                <w:sz w:val="20"/>
                <w:szCs w:val="20"/>
              </w:rPr>
            </w:pPr>
            <w:r w:rsidRPr="006145DB">
              <w:rPr>
                <w:rFonts w:eastAsia="Arial" w:cs="Arial"/>
                <w:sz w:val="20"/>
                <w:szCs w:val="20"/>
              </w:rPr>
              <w:t>Talento Humano. </w:t>
            </w:r>
          </w:p>
          <w:p w14:paraId="39589C4F" w14:textId="77777777" w:rsidR="00693E35" w:rsidRPr="006145DB" w:rsidRDefault="00693E35">
            <w:pPr>
              <w:pStyle w:val="Prrafodelista"/>
              <w:keepNext/>
              <w:keepLines/>
              <w:numPr>
                <w:ilvl w:val="0"/>
                <w:numId w:val="134"/>
              </w:numPr>
              <w:spacing w:after="0" w:line="240" w:lineRule="auto"/>
              <w:jc w:val="both"/>
              <w:rPr>
                <w:rFonts w:eastAsia="Arial" w:cs="Arial"/>
                <w:sz w:val="20"/>
                <w:szCs w:val="20"/>
              </w:rPr>
            </w:pPr>
            <w:r w:rsidRPr="006145DB">
              <w:rPr>
                <w:rFonts w:eastAsia="Arial" w:cs="Arial"/>
                <w:sz w:val="20"/>
                <w:szCs w:val="20"/>
              </w:rPr>
              <w:t>Atención Social.  </w:t>
            </w:r>
          </w:p>
          <w:p w14:paraId="17716096" w14:textId="77777777" w:rsidR="00693E35" w:rsidRPr="006145DB" w:rsidRDefault="00693E35">
            <w:pPr>
              <w:pStyle w:val="Prrafodelista"/>
              <w:keepNext/>
              <w:keepLines/>
              <w:numPr>
                <w:ilvl w:val="0"/>
                <w:numId w:val="134"/>
              </w:numPr>
              <w:spacing w:after="0" w:line="240" w:lineRule="auto"/>
              <w:jc w:val="both"/>
              <w:rPr>
                <w:rFonts w:eastAsia="Arial" w:cs="Arial"/>
                <w:sz w:val="20"/>
                <w:szCs w:val="20"/>
              </w:rPr>
            </w:pPr>
            <w:r w:rsidRPr="006145DB">
              <w:rPr>
                <w:rFonts w:eastAsia="Arial" w:cs="Arial"/>
                <w:sz w:val="20"/>
                <w:szCs w:val="20"/>
              </w:rPr>
              <w:t>Gestión Administrativa. </w:t>
            </w:r>
          </w:p>
          <w:p w14:paraId="739324D1" w14:textId="77777777" w:rsidR="00693E35" w:rsidRPr="006145DB" w:rsidRDefault="00693E35">
            <w:pPr>
              <w:pStyle w:val="Prrafodelista"/>
              <w:keepNext/>
              <w:keepLines/>
              <w:numPr>
                <w:ilvl w:val="0"/>
                <w:numId w:val="134"/>
              </w:numPr>
              <w:spacing w:after="0" w:line="240" w:lineRule="auto"/>
              <w:jc w:val="both"/>
              <w:rPr>
                <w:rFonts w:eastAsia="Arial" w:cs="Arial"/>
                <w:sz w:val="20"/>
                <w:szCs w:val="20"/>
              </w:rPr>
            </w:pPr>
            <w:r w:rsidRPr="006145DB">
              <w:rPr>
                <w:rFonts w:eastAsia="Arial" w:cs="Arial"/>
                <w:sz w:val="20"/>
                <w:szCs w:val="20"/>
              </w:rPr>
              <w:t>Nutrición.</w:t>
            </w:r>
          </w:p>
        </w:tc>
      </w:tr>
      <w:bookmarkEnd w:id="130"/>
    </w:tbl>
    <w:p w14:paraId="6B6BB271" w14:textId="77777777" w:rsidR="00743FA1" w:rsidRPr="006145DB" w:rsidRDefault="00743FA1" w:rsidP="005B435E">
      <w:pPr>
        <w:pStyle w:val="commentcontentpara"/>
        <w:spacing w:before="0" w:beforeAutospacing="0" w:after="0" w:afterAutospacing="0"/>
        <w:rPr>
          <w:rFonts w:ascii="Arial" w:hAnsi="Arial" w:cs="Arial"/>
          <w:sz w:val="22"/>
          <w:szCs w:val="22"/>
        </w:rPr>
      </w:pPr>
    </w:p>
    <w:p w14:paraId="2037A518" w14:textId="7DD1E124" w:rsidR="000023BE" w:rsidRPr="006145DB" w:rsidRDefault="00F54CB5">
      <w:pPr>
        <w:pStyle w:val="Ttulo1"/>
        <w:numPr>
          <w:ilvl w:val="2"/>
          <w:numId w:val="70"/>
        </w:numPr>
        <w:ind w:left="709"/>
        <w:jc w:val="center"/>
        <w:rPr>
          <w:lang w:val="es-CO"/>
        </w:rPr>
      </w:pPr>
      <w:bookmarkStart w:id="131" w:name="_Toc210213190"/>
      <w:bookmarkStart w:id="132" w:name="_Toc213273464"/>
      <w:bookmarkStart w:id="133" w:name="_Toc213276091"/>
      <w:bookmarkStart w:id="134" w:name="_Toc216902424"/>
      <w:r w:rsidRPr="006145DB">
        <w:rPr>
          <w:lang w:val="es-CO"/>
        </w:rPr>
        <w:t xml:space="preserve">Servicio de </w:t>
      </w:r>
      <w:r w:rsidR="009D59A5" w:rsidRPr="006145DB">
        <w:rPr>
          <w:lang w:val="es-CO"/>
        </w:rPr>
        <w:t xml:space="preserve">Autocuidado para </w:t>
      </w:r>
      <w:r w:rsidR="00D65BAD" w:rsidRPr="006145DB">
        <w:rPr>
          <w:lang w:val="es-CO"/>
        </w:rPr>
        <w:t>población habitante de calle</w:t>
      </w:r>
      <w:bookmarkEnd w:id="131"/>
      <w:bookmarkEnd w:id="132"/>
      <w:bookmarkEnd w:id="133"/>
      <w:bookmarkEnd w:id="134"/>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55342A" w:rsidRPr="006145DB" w14:paraId="08561EFD" w14:textId="77777777" w:rsidTr="008335BC">
        <w:trPr>
          <w:trHeight w:val="392"/>
          <w:jc w:val="center"/>
        </w:trPr>
        <w:tc>
          <w:tcPr>
            <w:tcW w:w="1940" w:type="dxa"/>
            <w:vAlign w:val="center"/>
          </w:tcPr>
          <w:p w14:paraId="121CEB93" w14:textId="77777777" w:rsidR="00C10841" w:rsidRPr="006145DB" w:rsidRDefault="00C10841" w:rsidP="005B435E">
            <w:pPr>
              <w:spacing w:after="0" w:line="240" w:lineRule="auto"/>
              <w:contextualSpacing/>
              <w:rPr>
                <w:rFonts w:cs="Arial"/>
                <w:sz w:val="20"/>
                <w:szCs w:val="20"/>
                <w:lang w:eastAsia="es-CO"/>
              </w:rPr>
            </w:pPr>
            <w:r w:rsidRPr="006145DB">
              <w:rPr>
                <w:rFonts w:cs="Arial"/>
                <w:sz w:val="20"/>
                <w:szCs w:val="20"/>
                <w:lang w:eastAsia="es-CO"/>
              </w:rPr>
              <w:t>Nombre del servicio social</w:t>
            </w:r>
          </w:p>
        </w:tc>
        <w:tc>
          <w:tcPr>
            <w:tcW w:w="7455" w:type="dxa"/>
            <w:vAlign w:val="center"/>
          </w:tcPr>
          <w:p w14:paraId="7A862C15" w14:textId="305EBE8E" w:rsidR="00C10841" w:rsidRPr="006145DB" w:rsidRDefault="00C10841" w:rsidP="005B435E">
            <w:pPr>
              <w:spacing w:after="0" w:line="240" w:lineRule="auto"/>
              <w:textAlignment w:val="baseline"/>
              <w:rPr>
                <w:rFonts w:cs="Arial"/>
                <w:sz w:val="18"/>
                <w:szCs w:val="18"/>
                <w:lang w:eastAsia="es-CO"/>
              </w:rPr>
            </w:pPr>
            <w:r w:rsidRPr="006145DB">
              <w:rPr>
                <w:rStyle w:val="normaltextrun"/>
                <w:rFonts w:cs="Arial"/>
                <w:sz w:val="20"/>
                <w:szCs w:val="20"/>
                <w:bdr w:val="none" w:sz="0" w:space="0" w:color="auto" w:frame="1"/>
              </w:rPr>
              <w:t xml:space="preserve">Autocuidado para la </w:t>
            </w:r>
            <w:r w:rsidR="00D65BAD" w:rsidRPr="006145DB">
              <w:rPr>
                <w:rStyle w:val="normaltextrun"/>
                <w:rFonts w:cs="Arial"/>
                <w:sz w:val="20"/>
                <w:szCs w:val="20"/>
                <w:bdr w:val="none" w:sz="0" w:space="0" w:color="auto" w:frame="1"/>
              </w:rPr>
              <w:t>población habitante de calle.</w:t>
            </w:r>
          </w:p>
        </w:tc>
      </w:tr>
      <w:tr w:rsidR="0055342A" w:rsidRPr="006145DB" w14:paraId="19CBCEF3" w14:textId="77777777" w:rsidTr="008335BC">
        <w:trPr>
          <w:trHeight w:val="1064"/>
          <w:jc w:val="center"/>
        </w:trPr>
        <w:tc>
          <w:tcPr>
            <w:tcW w:w="1940" w:type="dxa"/>
            <w:vAlign w:val="center"/>
          </w:tcPr>
          <w:p w14:paraId="6AEF7F0A" w14:textId="77777777" w:rsidR="00C10841" w:rsidRPr="006145DB" w:rsidRDefault="00C10841" w:rsidP="005B435E">
            <w:pPr>
              <w:spacing w:after="0" w:line="240" w:lineRule="auto"/>
              <w:contextualSpacing/>
              <w:rPr>
                <w:rFonts w:cs="Arial"/>
                <w:sz w:val="20"/>
                <w:szCs w:val="20"/>
                <w:lang w:eastAsia="es-CO"/>
              </w:rPr>
            </w:pPr>
            <w:r w:rsidRPr="006145DB">
              <w:rPr>
                <w:rFonts w:cs="Arial"/>
                <w:sz w:val="20"/>
                <w:szCs w:val="20"/>
                <w:lang w:eastAsia="es-CO"/>
              </w:rPr>
              <w:t>Objeto del Servicio Social</w:t>
            </w:r>
          </w:p>
        </w:tc>
        <w:tc>
          <w:tcPr>
            <w:tcW w:w="7455" w:type="dxa"/>
            <w:vAlign w:val="center"/>
          </w:tcPr>
          <w:p w14:paraId="00E98624" w14:textId="30793CAF" w:rsidR="00C10841" w:rsidRPr="006145DB" w:rsidRDefault="00C10841" w:rsidP="005B435E">
            <w:pPr>
              <w:spacing w:after="0" w:line="240" w:lineRule="auto"/>
              <w:jc w:val="both"/>
              <w:rPr>
                <w:rFonts w:eastAsia="Arial" w:cs="Arial"/>
                <w:sz w:val="20"/>
                <w:szCs w:val="20"/>
              </w:rPr>
            </w:pPr>
            <w:r w:rsidRPr="006145DB">
              <w:rPr>
                <w:rFonts w:eastAsia="Arial" w:cs="Arial"/>
                <w:sz w:val="20"/>
                <w:szCs w:val="20"/>
              </w:rPr>
              <w:t>Brindar atención básica diaria a personas habitantes de calle, mediante acciones que promuevan el autocuidado, reduzcan los riesgos y daños asociados a la vida en calle, faciliten la activación de rutas de atención y contribuyan a la dignificación y bienestar general de las personas atendidas, para mitigar las formas extremas de exclusión en el marco de la habitabilidad en calle.</w:t>
            </w:r>
          </w:p>
        </w:tc>
      </w:tr>
      <w:tr w:rsidR="0055342A" w:rsidRPr="006145DB" w14:paraId="4C6D5F45" w14:textId="77777777" w:rsidTr="00BA3190">
        <w:trPr>
          <w:trHeight w:val="20"/>
          <w:jc w:val="center"/>
        </w:trPr>
        <w:tc>
          <w:tcPr>
            <w:tcW w:w="1940" w:type="dxa"/>
            <w:vAlign w:val="center"/>
          </w:tcPr>
          <w:p w14:paraId="3ACEF8C6" w14:textId="77777777" w:rsidR="00C10841" w:rsidRPr="006145DB" w:rsidRDefault="00C10841" w:rsidP="005B435E">
            <w:pPr>
              <w:spacing w:after="0" w:line="240" w:lineRule="auto"/>
              <w:contextualSpacing/>
              <w:rPr>
                <w:rFonts w:cs="Arial"/>
                <w:sz w:val="20"/>
                <w:szCs w:val="20"/>
                <w:lang w:eastAsia="es-CO"/>
              </w:rPr>
            </w:pPr>
            <w:r w:rsidRPr="006145DB">
              <w:rPr>
                <w:rFonts w:cs="Arial"/>
                <w:sz w:val="20"/>
                <w:szCs w:val="20"/>
                <w:lang w:eastAsia="es-CO"/>
              </w:rPr>
              <w:t>Oferta servicio social</w:t>
            </w:r>
          </w:p>
        </w:tc>
        <w:tc>
          <w:tcPr>
            <w:tcW w:w="7455" w:type="dxa"/>
            <w:vAlign w:val="center"/>
          </w:tcPr>
          <w:p w14:paraId="312AA79F" w14:textId="3619C856" w:rsidR="00C10841" w:rsidRPr="006145DB" w:rsidRDefault="00C10841" w:rsidP="005B435E">
            <w:pPr>
              <w:tabs>
                <w:tab w:val="left" w:pos="709"/>
              </w:tabs>
              <w:spacing w:after="0" w:line="240" w:lineRule="auto"/>
              <w:contextualSpacing/>
              <w:jc w:val="both"/>
              <w:rPr>
                <w:rFonts w:eastAsia="Arial" w:cs="Arial"/>
                <w:sz w:val="20"/>
                <w:szCs w:val="20"/>
                <w:shd w:val="clear" w:color="auto" w:fill="FFFFFF"/>
              </w:rPr>
            </w:pPr>
            <w:r w:rsidRPr="006145DB">
              <w:rPr>
                <w:rFonts w:eastAsia="Arial" w:cs="Arial"/>
                <w:sz w:val="20"/>
                <w:szCs w:val="20"/>
              </w:rPr>
              <w:t>Espacios de bienestar en donde se suplen necesidades básicas y se fomenta un ambiente seguro y digno para la población, que incluye la entrega de apoyo alimentario, acceso a instalaciones para higiene personal y en el marco del enfoque de género, alojamiento transitorio para el descanso nocturno de mujeres. Dentro de estos; se realizan acciones que promueven hábitos de autocuidado, promoción de estilos de vida saludable y activación de rutas de atención a otros servicios sociales.</w:t>
            </w:r>
          </w:p>
        </w:tc>
      </w:tr>
      <w:tr w:rsidR="0055342A" w:rsidRPr="006145DB" w14:paraId="226A7A44" w14:textId="77777777" w:rsidTr="00BA3190">
        <w:trPr>
          <w:trHeight w:val="20"/>
          <w:jc w:val="center"/>
        </w:trPr>
        <w:tc>
          <w:tcPr>
            <w:tcW w:w="1940" w:type="dxa"/>
            <w:vAlign w:val="center"/>
          </w:tcPr>
          <w:p w14:paraId="1AECB21C" w14:textId="77777777" w:rsidR="00C10841" w:rsidRPr="006145DB" w:rsidRDefault="00C10841" w:rsidP="005B435E">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vAlign w:val="center"/>
          </w:tcPr>
          <w:p w14:paraId="0579A010" w14:textId="77777777" w:rsidR="00C10841" w:rsidRPr="006145DB" w:rsidRDefault="00C10841"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demanda.</w:t>
            </w:r>
          </w:p>
          <w:p w14:paraId="25FE28A8" w14:textId="77777777" w:rsidR="00C10841" w:rsidRPr="006145DB" w:rsidRDefault="00C10841"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abordaje territorial.</w:t>
            </w:r>
          </w:p>
        </w:tc>
      </w:tr>
      <w:tr w:rsidR="0055342A" w:rsidRPr="006145DB" w14:paraId="6FA61E2E" w14:textId="77777777" w:rsidTr="000568CF">
        <w:trPr>
          <w:trHeight w:val="317"/>
          <w:jc w:val="center"/>
        </w:trPr>
        <w:tc>
          <w:tcPr>
            <w:tcW w:w="1940" w:type="dxa"/>
            <w:vAlign w:val="center"/>
          </w:tcPr>
          <w:p w14:paraId="69E1563F" w14:textId="77777777" w:rsidR="00C10841" w:rsidRPr="006145DB" w:rsidRDefault="00C10841"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vAlign w:val="center"/>
          </w:tcPr>
          <w:p w14:paraId="6CB31631" w14:textId="4797AF6C" w:rsidR="00C10841" w:rsidRPr="006145DB" w:rsidRDefault="00C10841" w:rsidP="005B435E">
            <w:pPr>
              <w:spacing w:after="0" w:line="240" w:lineRule="auto"/>
              <w:jc w:val="both"/>
              <w:textAlignment w:val="baseline"/>
              <w:rPr>
                <w:rStyle w:val="normaltextrun"/>
                <w:rFonts w:cs="Arial"/>
                <w:sz w:val="20"/>
                <w:szCs w:val="20"/>
                <w:shd w:val="clear" w:color="auto" w:fill="FFFFFF"/>
              </w:rPr>
            </w:pPr>
            <w:r w:rsidRPr="006145DB">
              <w:rPr>
                <w:rStyle w:val="normaltextrun"/>
                <w:rFonts w:cs="Arial"/>
                <w:sz w:val="20"/>
                <w:szCs w:val="20"/>
                <w:shd w:val="clear" w:color="auto" w:fill="FFFFFF"/>
              </w:rPr>
              <w:t>Persona de veintinueve (29) años o más, sin distinción de raza, sexo que hace de la calle su lugar de habitación ya sea de forma permanente o transitoria" (Ley 1641 de 2013 art. 2), la cual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 donde además desarrolla hábitos de vida adaptados al entorno (autocuidado, consecución de recursos, relaciones de convivencia con otros actores, entre otros).</w:t>
            </w:r>
          </w:p>
          <w:p w14:paraId="2D675149" w14:textId="77777777" w:rsidR="00C10841" w:rsidRPr="006145DB" w:rsidRDefault="00C10841" w:rsidP="005B435E">
            <w:pPr>
              <w:spacing w:after="0" w:line="240" w:lineRule="auto"/>
              <w:jc w:val="both"/>
              <w:textAlignment w:val="baseline"/>
              <w:rPr>
                <w:rFonts w:cs="Arial"/>
                <w:sz w:val="20"/>
                <w:szCs w:val="20"/>
                <w:shd w:val="clear" w:color="auto" w:fill="FFFFFF"/>
              </w:rPr>
            </w:pPr>
            <w:r w:rsidRPr="006145DB">
              <w:rPr>
                <w:rStyle w:val="normaltextrun"/>
                <w:rFonts w:cs="Arial"/>
                <w:sz w:val="20"/>
                <w:szCs w:val="20"/>
                <w:shd w:val="clear" w:color="auto" w:fill="FFFFFF"/>
              </w:rPr>
              <w:t xml:space="preserve">Persona habitante de calle de 18 a 28 años que requiera atención humanitaria y transitoria. </w:t>
            </w:r>
          </w:p>
        </w:tc>
      </w:tr>
      <w:tr w:rsidR="0055342A" w:rsidRPr="006145DB" w14:paraId="15198E8D" w14:textId="77777777" w:rsidTr="00F51917">
        <w:trPr>
          <w:jc w:val="center"/>
        </w:trPr>
        <w:tc>
          <w:tcPr>
            <w:tcW w:w="1940" w:type="dxa"/>
            <w:vAlign w:val="center"/>
          </w:tcPr>
          <w:p w14:paraId="52E0C18C" w14:textId="77777777" w:rsidR="00C10841" w:rsidRPr="006145DB" w:rsidRDefault="00C10841"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Población Objetivo</w:t>
            </w:r>
          </w:p>
        </w:tc>
        <w:tc>
          <w:tcPr>
            <w:tcW w:w="7455" w:type="dxa"/>
            <w:vAlign w:val="center"/>
          </w:tcPr>
          <w:tbl>
            <w:tblPr>
              <w:tblStyle w:val="Tablaconcuadrcula"/>
              <w:tblW w:w="7301" w:type="dxa"/>
              <w:tblLayout w:type="fixed"/>
              <w:tblLook w:val="04A0" w:firstRow="1" w:lastRow="0" w:firstColumn="1" w:lastColumn="0" w:noHBand="0" w:noVBand="1"/>
            </w:tblPr>
            <w:tblGrid>
              <w:gridCol w:w="2907"/>
              <w:gridCol w:w="1417"/>
              <w:gridCol w:w="1134"/>
              <w:gridCol w:w="1843"/>
            </w:tblGrid>
            <w:tr w:rsidR="006A50AF" w:rsidRPr="006145DB" w14:paraId="3B91D75D" w14:textId="77777777" w:rsidTr="008335BC">
              <w:trPr>
                <w:trHeight w:val="80"/>
              </w:trPr>
              <w:tc>
                <w:tcPr>
                  <w:tcW w:w="2907" w:type="dxa"/>
                  <w:tcBorders>
                    <w:top w:val="nil"/>
                    <w:left w:val="nil"/>
                    <w:right w:val="nil"/>
                  </w:tcBorders>
                  <w:vAlign w:val="center"/>
                </w:tcPr>
                <w:p w14:paraId="5275904D" w14:textId="77777777" w:rsidR="006A50AF" w:rsidRPr="006145DB" w:rsidRDefault="006A50AF" w:rsidP="005B435E">
                  <w:pPr>
                    <w:tabs>
                      <w:tab w:val="left" w:pos="709"/>
                    </w:tabs>
                    <w:contextualSpacing/>
                    <w:jc w:val="center"/>
                    <w:rPr>
                      <w:rFonts w:cs="Arial"/>
                      <w:sz w:val="16"/>
                      <w:szCs w:val="16"/>
                      <w:lang w:eastAsia="es-CO"/>
                    </w:rPr>
                  </w:pPr>
                </w:p>
              </w:tc>
              <w:tc>
                <w:tcPr>
                  <w:tcW w:w="1417" w:type="dxa"/>
                  <w:tcBorders>
                    <w:top w:val="nil"/>
                    <w:left w:val="nil"/>
                    <w:right w:val="nil"/>
                  </w:tcBorders>
                  <w:vAlign w:val="center"/>
                </w:tcPr>
                <w:p w14:paraId="032DCC18" w14:textId="77777777" w:rsidR="006A50AF" w:rsidRPr="006145DB" w:rsidRDefault="006A50AF"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0EFB5A56" w14:textId="77777777" w:rsidR="006A50AF" w:rsidRPr="006145DB" w:rsidRDefault="006A50AF" w:rsidP="005B435E">
                  <w:pPr>
                    <w:tabs>
                      <w:tab w:val="left" w:pos="709"/>
                    </w:tabs>
                    <w:contextualSpacing/>
                    <w:jc w:val="center"/>
                    <w:rPr>
                      <w:rFonts w:cs="Arial"/>
                      <w:sz w:val="16"/>
                      <w:szCs w:val="16"/>
                      <w:lang w:eastAsia="es-CO"/>
                    </w:rPr>
                  </w:pPr>
                </w:p>
              </w:tc>
              <w:tc>
                <w:tcPr>
                  <w:tcW w:w="1843" w:type="dxa"/>
                  <w:tcBorders>
                    <w:top w:val="nil"/>
                    <w:left w:val="nil"/>
                    <w:right w:val="nil"/>
                  </w:tcBorders>
                  <w:vAlign w:val="center"/>
                </w:tcPr>
                <w:p w14:paraId="5BC54FC3" w14:textId="77777777" w:rsidR="006A50AF" w:rsidRPr="006145DB" w:rsidRDefault="006A50AF" w:rsidP="005B435E">
                  <w:pPr>
                    <w:tabs>
                      <w:tab w:val="left" w:pos="709"/>
                    </w:tabs>
                    <w:contextualSpacing/>
                    <w:jc w:val="center"/>
                    <w:rPr>
                      <w:rFonts w:cs="Arial"/>
                      <w:sz w:val="16"/>
                      <w:szCs w:val="16"/>
                      <w:lang w:eastAsia="es-CO"/>
                    </w:rPr>
                  </w:pPr>
                </w:p>
              </w:tc>
            </w:tr>
            <w:tr w:rsidR="0055342A" w:rsidRPr="006145DB" w14:paraId="34DD8AF1" w14:textId="77777777" w:rsidTr="008335BC">
              <w:trPr>
                <w:trHeight w:val="372"/>
              </w:trPr>
              <w:tc>
                <w:tcPr>
                  <w:tcW w:w="2907" w:type="dxa"/>
                  <w:tcBorders>
                    <w:top w:val="nil"/>
                  </w:tcBorders>
                  <w:vAlign w:val="center"/>
                </w:tcPr>
                <w:p w14:paraId="136DF500"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417" w:type="dxa"/>
                  <w:tcBorders>
                    <w:top w:val="nil"/>
                  </w:tcBorders>
                  <w:vAlign w:val="center"/>
                </w:tcPr>
                <w:p w14:paraId="7C5CAC01"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0A3FAC9C"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43" w:type="dxa"/>
                  <w:tcBorders>
                    <w:top w:val="nil"/>
                  </w:tcBorders>
                  <w:vAlign w:val="center"/>
                </w:tcPr>
                <w:p w14:paraId="47CD9518"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5342A" w:rsidRPr="006145DB" w14:paraId="071BBAFC" w14:textId="77777777" w:rsidTr="008335BC">
              <w:trPr>
                <w:trHeight w:val="221"/>
              </w:trPr>
              <w:tc>
                <w:tcPr>
                  <w:tcW w:w="2907" w:type="dxa"/>
                  <w:vMerge w:val="restart"/>
                  <w:vAlign w:val="center"/>
                </w:tcPr>
                <w:p w14:paraId="3228157F" w14:textId="77777777" w:rsidR="00C10841" w:rsidRPr="006145DB" w:rsidRDefault="00C10841" w:rsidP="005B435E">
                  <w:pPr>
                    <w:tabs>
                      <w:tab w:val="left" w:pos="709"/>
                    </w:tabs>
                    <w:contextualSpacing/>
                    <w:jc w:val="both"/>
                    <w:rPr>
                      <w:rFonts w:cs="Arial"/>
                      <w:bCs/>
                      <w:sz w:val="16"/>
                      <w:szCs w:val="16"/>
                      <w:lang w:eastAsia="es-CO"/>
                    </w:rPr>
                  </w:pPr>
                  <w:r w:rsidRPr="006145DB">
                    <w:rPr>
                      <w:rFonts w:cs="Arial"/>
                      <w:sz w:val="16"/>
                      <w:szCs w:val="16"/>
                      <w:lang w:eastAsia="es-CO"/>
                    </w:rPr>
                    <w:t>Categoría de Población Objetivo</w:t>
                  </w:r>
                </w:p>
                <w:p w14:paraId="46CD69BA" w14:textId="77777777" w:rsidR="00C10841" w:rsidRPr="006145DB" w:rsidRDefault="00C10841" w:rsidP="005B435E">
                  <w:pPr>
                    <w:tabs>
                      <w:tab w:val="left" w:pos="709"/>
                    </w:tabs>
                    <w:contextualSpacing/>
                    <w:jc w:val="both"/>
                    <w:rPr>
                      <w:rFonts w:cs="Arial"/>
                      <w:bCs/>
                      <w:sz w:val="16"/>
                      <w:szCs w:val="16"/>
                      <w:lang w:eastAsia="es-CO"/>
                    </w:rPr>
                  </w:pPr>
                  <w:r w:rsidRPr="006145DB">
                    <w:rPr>
                      <w:rFonts w:cs="Arial"/>
                      <w:sz w:val="16"/>
                      <w:szCs w:val="16"/>
                      <w:shd w:val="clear" w:color="auto" w:fill="FFFFFF"/>
                      <w:lang w:val="es-ES_tradnl"/>
                    </w:rPr>
                    <w:t>Persona habitante de calle de 29 años o más.</w:t>
                  </w:r>
                </w:p>
              </w:tc>
              <w:tc>
                <w:tcPr>
                  <w:tcW w:w="1417" w:type="dxa"/>
                  <w:vAlign w:val="center"/>
                </w:tcPr>
                <w:p w14:paraId="515DCE13" w14:textId="77777777" w:rsidR="00C10841" w:rsidRPr="006145DB" w:rsidRDefault="00C10841" w:rsidP="005B435E">
                  <w:pPr>
                    <w:tabs>
                      <w:tab w:val="left" w:pos="709"/>
                    </w:tabs>
                    <w:contextualSpacing/>
                    <w:jc w:val="center"/>
                    <w:rPr>
                      <w:rFonts w:cs="Arial"/>
                      <w:bCs/>
                      <w:sz w:val="16"/>
                      <w:szCs w:val="16"/>
                      <w:lang w:eastAsia="es-CO"/>
                    </w:rPr>
                  </w:pPr>
                  <w:r w:rsidRPr="006145DB">
                    <w:rPr>
                      <w:rFonts w:eastAsia="Arial" w:cs="Arial"/>
                      <w:sz w:val="16"/>
                      <w:szCs w:val="16"/>
                    </w:rPr>
                    <w:t>Listado Censal Ciudadanos Habitantes de Calle.</w:t>
                  </w:r>
                </w:p>
              </w:tc>
              <w:tc>
                <w:tcPr>
                  <w:tcW w:w="1134" w:type="dxa"/>
                  <w:vAlign w:val="center"/>
                </w:tcPr>
                <w:p w14:paraId="1B1C8627" w14:textId="3FC6EA38" w:rsidR="00C10841" w:rsidRPr="006145DB" w:rsidRDefault="00C10841" w:rsidP="005B435E">
                  <w:pPr>
                    <w:tabs>
                      <w:tab w:val="left" w:pos="709"/>
                    </w:tabs>
                    <w:contextualSpacing/>
                    <w:jc w:val="center"/>
                    <w:rPr>
                      <w:rFonts w:cs="Arial"/>
                      <w:bCs/>
                      <w:sz w:val="16"/>
                      <w:szCs w:val="16"/>
                      <w:lang w:eastAsia="es-CO"/>
                    </w:rPr>
                  </w:pPr>
                  <w:r w:rsidRPr="006145DB">
                    <w:rPr>
                      <w:rFonts w:eastAsia="Arial" w:cs="Arial"/>
                      <w:sz w:val="16"/>
                      <w:szCs w:val="16"/>
                    </w:rPr>
                    <w:t>Consulta individual a demanda</w:t>
                  </w:r>
                </w:p>
              </w:tc>
              <w:tc>
                <w:tcPr>
                  <w:tcW w:w="1843" w:type="dxa"/>
                  <w:vAlign w:val="center"/>
                </w:tcPr>
                <w:p w14:paraId="30534F73" w14:textId="77777777" w:rsidR="00C10841" w:rsidRPr="006145DB" w:rsidRDefault="00C10841" w:rsidP="005B435E">
                  <w:pPr>
                    <w:tabs>
                      <w:tab w:val="left" w:pos="709"/>
                    </w:tabs>
                    <w:contextualSpacing/>
                    <w:jc w:val="center"/>
                    <w:rPr>
                      <w:rFonts w:cs="Arial"/>
                      <w:bCs/>
                      <w:sz w:val="16"/>
                      <w:szCs w:val="16"/>
                      <w:lang w:eastAsia="es-CO"/>
                    </w:rPr>
                  </w:pPr>
                  <w:r w:rsidRPr="006145DB">
                    <w:rPr>
                      <w:rFonts w:eastAsia="Arial" w:cs="Arial"/>
                      <w:sz w:val="16"/>
                      <w:szCs w:val="16"/>
                    </w:rPr>
                    <w:t>Secretaría Distrital de Salud gestionado Subdirección para la Adultez.</w:t>
                  </w:r>
                </w:p>
              </w:tc>
            </w:tr>
            <w:tr w:rsidR="0055342A" w:rsidRPr="006145DB" w14:paraId="5A19264E" w14:textId="77777777" w:rsidTr="008335BC">
              <w:trPr>
                <w:trHeight w:val="231"/>
              </w:trPr>
              <w:tc>
                <w:tcPr>
                  <w:tcW w:w="2907" w:type="dxa"/>
                  <w:vMerge/>
                  <w:vAlign w:val="center"/>
                </w:tcPr>
                <w:p w14:paraId="4DE0FE9B" w14:textId="77777777" w:rsidR="00C10841" w:rsidRPr="006145DB" w:rsidRDefault="00C10841" w:rsidP="005B435E">
                  <w:pPr>
                    <w:tabs>
                      <w:tab w:val="left" w:pos="709"/>
                    </w:tabs>
                    <w:contextualSpacing/>
                    <w:jc w:val="both"/>
                    <w:rPr>
                      <w:rFonts w:cs="Arial"/>
                      <w:bCs/>
                      <w:sz w:val="16"/>
                      <w:szCs w:val="16"/>
                      <w:lang w:eastAsia="es-CO"/>
                    </w:rPr>
                  </w:pPr>
                </w:p>
              </w:tc>
              <w:tc>
                <w:tcPr>
                  <w:tcW w:w="1417" w:type="dxa"/>
                  <w:vAlign w:val="center"/>
                </w:tcPr>
                <w:p w14:paraId="4B946ED4" w14:textId="77777777" w:rsidR="00C10841" w:rsidRPr="006145DB" w:rsidRDefault="00C10841"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SIRBE</w:t>
                  </w:r>
                </w:p>
              </w:tc>
              <w:tc>
                <w:tcPr>
                  <w:tcW w:w="1134" w:type="dxa"/>
                  <w:vAlign w:val="center"/>
                </w:tcPr>
                <w:p w14:paraId="186C91C9"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bdr w:val="none" w:sz="0" w:space="0" w:color="auto" w:frame="1"/>
                    </w:rPr>
                    <w:t>Demanda</w:t>
                  </w:r>
                </w:p>
              </w:tc>
              <w:tc>
                <w:tcPr>
                  <w:tcW w:w="1843" w:type="dxa"/>
                  <w:vAlign w:val="center"/>
                </w:tcPr>
                <w:p w14:paraId="18218C89" w14:textId="77777777" w:rsidR="00C10841" w:rsidRPr="006145DB" w:rsidRDefault="00C10841"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55342A" w:rsidRPr="006145DB" w14:paraId="57C54686" w14:textId="77777777" w:rsidTr="008335BC">
              <w:trPr>
                <w:trHeight w:val="231"/>
              </w:trPr>
              <w:tc>
                <w:tcPr>
                  <w:tcW w:w="2907" w:type="dxa"/>
                  <w:vAlign w:val="center"/>
                </w:tcPr>
                <w:p w14:paraId="11DF6391" w14:textId="77777777" w:rsidR="00C10841" w:rsidRPr="006145DB" w:rsidRDefault="00C10841" w:rsidP="005B435E">
                  <w:pPr>
                    <w:tabs>
                      <w:tab w:val="left" w:pos="709"/>
                    </w:tabs>
                    <w:contextualSpacing/>
                    <w:jc w:val="both"/>
                    <w:rPr>
                      <w:rFonts w:cs="Arial"/>
                      <w:bCs/>
                      <w:sz w:val="16"/>
                      <w:szCs w:val="16"/>
                      <w:lang w:eastAsia="es-CO"/>
                    </w:rPr>
                  </w:pPr>
                  <w:r w:rsidRPr="006145DB">
                    <w:rPr>
                      <w:rStyle w:val="normaltextrun"/>
                      <w:rFonts w:eastAsia="Calibri" w:cs="Arial"/>
                      <w:sz w:val="16"/>
                      <w:szCs w:val="16"/>
                      <w:shd w:val="clear" w:color="auto" w:fill="FFFFFF"/>
                    </w:rPr>
                    <w:t>Q</w:t>
                  </w:r>
                  <w:r w:rsidRPr="006145DB">
                    <w:rPr>
                      <w:rStyle w:val="normaltextrun"/>
                      <w:rFonts w:eastAsia="Calibri" w:cs="Arial"/>
                      <w:sz w:val="16"/>
                      <w:szCs w:val="16"/>
                      <w:shd w:val="clear" w:color="auto" w:fill="FFFFFF"/>
                      <w:lang w:val="es-ES_tradnl"/>
                    </w:rPr>
                    <w:t>ue habita permanente o transitoriamente la calle concibiéndola como su espacio de vivienda y/o habitación no convencional</w:t>
                  </w:r>
                </w:p>
              </w:tc>
              <w:tc>
                <w:tcPr>
                  <w:tcW w:w="1417" w:type="dxa"/>
                  <w:vAlign w:val="center"/>
                </w:tcPr>
                <w:p w14:paraId="41FB745D" w14:textId="77777777" w:rsidR="00C10841" w:rsidRPr="006145DB" w:rsidRDefault="00C10841"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vAlign w:val="center"/>
                </w:tcPr>
                <w:p w14:paraId="66ABE096"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6AD3BB4C" w14:textId="77777777" w:rsidR="00C10841" w:rsidRPr="006145DB" w:rsidRDefault="00C10841"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55342A" w:rsidRPr="006145DB" w14:paraId="46585A48" w14:textId="77777777" w:rsidTr="008335BC">
              <w:trPr>
                <w:trHeight w:val="231"/>
              </w:trPr>
              <w:tc>
                <w:tcPr>
                  <w:tcW w:w="2907" w:type="dxa"/>
                  <w:vAlign w:val="center"/>
                </w:tcPr>
                <w:p w14:paraId="462F5C85" w14:textId="77777777" w:rsidR="00C10841" w:rsidRPr="006145DB" w:rsidRDefault="00C10841" w:rsidP="005B435E">
                  <w:pPr>
                    <w:tabs>
                      <w:tab w:val="left" w:pos="709"/>
                    </w:tabs>
                    <w:contextualSpacing/>
                    <w:jc w:val="both"/>
                    <w:rPr>
                      <w:rStyle w:val="normaltextrun"/>
                      <w:rFonts w:eastAsia="Calibri" w:cs="Arial"/>
                      <w:sz w:val="16"/>
                      <w:szCs w:val="16"/>
                      <w:shd w:val="clear" w:color="auto" w:fill="FFFFFF"/>
                      <w:lang w:val="es-ES_tradnl"/>
                    </w:rPr>
                  </w:pPr>
                  <w:r w:rsidRPr="006145DB">
                    <w:rPr>
                      <w:rFonts w:cs="Arial"/>
                      <w:sz w:val="16"/>
                      <w:szCs w:val="16"/>
                      <w:shd w:val="clear" w:color="auto" w:fill="FFFFFF"/>
                      <w:lang w:val="es-ES_tradnl"/>
                    </w:rPr>
                    <w:t>Perona que se ubica y concibe como vivienda espacios no convencionales (puentes, fuentes hídricas, estructuras en ruinas, parques, andenes, separadores, carretas, entre otros equipamientos urbanos) o</w:t>
                  </w:r>
                </w:p>
              </w:tc>
              <w:tc>
                <w:tcPr>
                  <w:tcW w:w="1417" w:type="dxa"/>
                  <w:vAlign w:val="center"/>
                </w:tcPr>
                <w:p w14:paraId="21FD2BFE"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088D624E"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3300F233" w14:textId="77777777" w:rsidR="00C10841" w:rsidRPr="006145DB" w:rsidRDefault="00C10841"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55342A" w:rsidRPr="006145DB" w14:paraId="1CDA7C64" w14:textId="77777777" w:rsidTr="008335BC">
              <w:trPr>
                <w:trHeight w:val="231"/>
              </w:trPr>
              <w:tc>
                <w:tcPr>
                  <w:tcW w:w="2907" w:type="dxa"/>
                  <w:vMerge w:val="restart"/>
                  <w:vAlign w:val="center"/>
                </w:tcPr>
                <w:p w14:paraId="468C4822" w14:textId="77777777" w:rsidR="00C10841" w:rsidRPr="006145DB" w:rsidRDefault="00C10841" w:rsidP="005B435E">
                  <w:pPr>
                    <w:tabs>
                      <w:tab w:val="left" w:pos="709"/>
                    </w:tabs>
                    <w:contextualSpacing/>
                    <w:jc w:val="both"/>
                    <w:rPr>
                      <w:rFonts w:cs="Arial"/>
                      <w:sz w:val="16"/>
                      <w:szCs w:val="16"/>
                      <w:shd w:val="clear" w:color="auto" w:fill="FFFFFF"/>
                      <w:lang w:val="es-ES_tradnl"/>
                    </w:rPr>
                  </w:pPr>
                  <w:r w:rsidRPr="006145DB">
                    <w:rPr>
                      <w:rFonts w:cs="Arial"/>
                      <w:sz w:val="16"/>
                      <w:szCs w:val="16"/>
                      <w:shd w:val="clear" w:color="auto" w:fill="FFFFFF"/>
                      <w:lang w:val="es-ES_tradnl"/>
                    </w:rPr>
                    <w:t>Persona que vive en soluciones habitacionales temporales “paga diarios”.</w:t>
                  </w:r>
                </w:p>
              </w:tc>
              <w:tc>
                <w:tcPr>
                  <w:tcW w:w="1417" w:type="dxa"/>
                  <w:vAlign w:val="center"/>
                </w:tcPr>
                <w:p w14:paraId="0EB8213D"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Instrumento de Focalización de Personas Usuarias de Soluciones Habitacionales</w:t>
                  </w:r>
                </w:p>
                <w:p w14:paraId="48DFCF51"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Temporales (paga diarios)</w:t>
                  </w:r>
                </w:p>
              </w:tc>
              <w:tc>
                <w:tcPr>
                  <w:tcW w:w="1134" w:type="dxa"/>
                  <w:vAlign w:val="center"/>
                </w:tcPr>
                <w:p w14:paraId="4D212C11"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Entrega única 2023</w:t>
                  </w:r>
                </w:p>
              </w:tc>
              <w:tc>
                <w:tcPr>
                  <w:tcW w:w="1843" w:type="dxa"/>
                  <w:vAlign w:val="center"/>
                </w:tcPr>
                <w:p w14:paraId="0CA4799F" w14:textId="3AF8A33C" w:rsidR="00C10841" w:rsidRPr="006145DB" w:rsidRDefault="00C10841"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Secretaría Distrital Planeación </w:t>
                  </w:r>
                  <w:r w:rsidR="00284AA8" w:rsidRPr="006145DB">
                    <w:rPr>
                      <w:rFonts w:cs="Arial"/>
                      <w:bCs/>
                      <w:sz w:val="16"/>
                      <w:szCs w:val="16"/>
                      <w:lang w:eastAsia="es-CO"/>
                    </w:rPr>
                    <w:t>–</w:t>
                  </w:r>
                  <w:r w:rsidRPr="006145DB">
                    <w:rPr>
                      <w:rFonts w:cs="Arial"/>
                      <w:bCs/>
                      <w:sz w:val="16"/>
                      <w:szCs w:val="16"/>
                      <w:lang w:eastAsia="es-CO"/>
                    </w:rPr>
                    <w:t xml:space="preserve"> SDP</w:t>
                  </w:r>
                </w:p>
              </w:tc>
            </w:tr>
            <w:tr w:rsidR="0055342A" w:rsidRPr="006145DB" w14:paraId="06204B4B" w14:textId="77777777" w:rsidTr="008335BC">
              <w:trPr>
                <w:trHeight w:val="231"/>
              </w:trPr>
              <w:tc>
                <w:tcPr>
                  <w:tcW w:w="2907" w:type="dxa"/>
                  <w:vMerge/>
                  <w:tcBorders>
                    <w:bottom w:val="single" w:sz="4" w:space="0" w:color="auto"/>
                  </w:tcBorders>
                  <w:vAlign w:val="center"/>
                </w:tcPr>
                <w:p w14:paraId="04E2C194" w14:textId="77777777" w:rsidR="00C10841" w:rsidRPr="006145DB" w:rsidRDefault="00C10841" w:rsidP="005B435E">
                  <w:pPr>
                    <w:tabs>
                      <w:tab w:val="left" w:pos="709"/>
                    </w:tabs>
                    <w:contextualSpacing/>
                    <w:jc w:val="both"/>
                    <w:rPr>
                      <w:rFonts w:cs="Arial"/>
                      <w:sz w:val="16"/>
                      <w:szCs w:val="16"/>
                      <w:shd w:val="clear" w:color="auto" w:fill="FFFFFF"/>
                      <w:lang w:val="es-ES_tradnl"/>
                    </w:rPr>
                  </w:pPr>
                </w:p>
              </w:tc>
              <w:tc>
                <w:tcPr>
                  <w:tcW w:w="1417" w:type="dxa"/>
                  <w:tcBorders>
                    <w:bottom w:val="single" w:sz="4" w:space="0" w:color="auto"/>
                  </w:tcBorders>
                  <w:vAlign w:val="center"/>
                </w:tcPr>
                <w:p w14:paraId="0A28F58E"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34" w:type="dxa"/>
                  <w:tcBorders>
                    <w:bottom w:val="single" w:sz="4" w:space="0" w:color="auto"/>
                  </w:tcBorders>
                  <w:vAlign w:val="center"/>
                </w:tcPr>
                <w:p w14:paraId="6060F132"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2024</w:t>
                  </w:r>
                </w:p>
              </w:tc>
              <w:tc>
                <w:tcPr>
                  <w:tcW w:w="1843" w:type="dxa"/>
                  <w:tcBorders>
                    <w:bottom w:val="single" w:sz="4" w:space="0" w:color="auto"/>
                  </w:tcBorders>
                </w:tcPr>
                <w:p w14:paraId="0211F63E" w14:textId="275739E0" w:rsidR="00C10841" w:rsidRPr="006145DB" w:rsidRDefault="00C10841"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Secretaría Distrital de Integración Social y Secretaría Distrital Planeación </w:t>
                  </w:r>
                  <w:r w:rsidR="00284AA8" w:rsidRPr="006145DB">
                    <w:rPr>
                      <w:rFonts w:cs="Arial"/>
                      <w:bCs/>
                      <w:sz w:val="16"/>
                      <w:szCs w:val="16"/>
                      <w:lang w:eastAsia="es-CO"/>
                    </w:rPr>
                    <w:t>–</w:t>
                  </w:r>
                  <w:r w:rsidRPr="006145DB">
                    <w:rPr>
                      <w:rFonts w:cs="Arial"/>
                      <w:bCs/>
                      <w:sz w:val="16"/>
                      <w:szCs w:val="16"/>
                      <w:lang w:eastAsia="es-CO"/>
                    </w:rPr>
                    <w:t xml:space="preserve"> SDP</w:t>
                  </w:r>
                </w:p>
              </w:tc>
            </w:tr>
            <w:tr w:rsidR="0055342A" w:rsidRPr="006145DB" w14:paraId="75B04A53" w14:textId="77777777" w:rsidTr="008335BC">
              <w:trPr>
                <w:trHeight w:val="324"/>
              </w:trPr>
              <w:tc>
                <w:tcPr>
                  <w:tcW w:w="2907" w:type="dxa"/>
                  <w:tcBorders>
                    <w:bottom w:val="single" w:sz="4" w:space="0" w:color="auto"/>
                  </w:tcBorders>
                  <w:vAlign w:val="center"/>
                </w:tcPr>
                <w:p w14:paraId="1FF53A84" w14:textId="77777777" w:rsidR="00C10841" w:rsidRPr="006145DB" w:rsidRDefault="00C10841" w:rsidP="005B435E">
                  <w:pPr>
                    <w:jc w:val="both"/>
                    <w:rPr>
                      <w:rFonts w:cs="Arial"/>
                      <w:sz w:val="16"/>
                      <w:szCs w:val="16"/>
                      <w:shd w:val="clear" w:color="auto" w:fill="FFFFFF"/>
                      <w:lang w:val="es-ES_tradnl"/>
                    </w:rPr>
                  </w:pPr>
                  <w:r w:rsidRPr="006145DB">
                    <w:rPr>
                      <w:rFonts w:cs="Arial"/>
                      <w:sz w:val="16"/>
                      <w:szCs w:val="16"/>
                      <w:shd w:val="clear" w:color="auto" w:fill="FFFFFF"/>
                      <w:lang w:val="es-ES_tradnl"/>
                    </w:rPr>
                    <w:t>Persona habitante de calle de 18 a 28 años.</w:t>
                  </w:r>
                </w:p>
              </w:tc>
              <w:tc>
                <w:tcPr>
                  <w:tcW w:w="1417" w:type="dxa"/>
                  <w:tcBorders>
                    <w:bottom w:val="single" w:sz="4" w:space="0" w:color="auto"/>
                  </w:tcBorders>
                  <w:vAlign w:val="center"/>
                </w:tcPr>
                <w:p w14:paraId="1DD2A241" w14:textId="77777777" w:rsidR="00C10841" w:rsidRPr="006145DB" w:rsidRDefault="00C10841" w:rsidP="005B435E">
                  <w:pPr>
                    <w:jc w:val="center"/>
                    <w:rPr>
                      <w:rFonts w:cs="Arial"/>
                      <w:sz w:val="16"/>
                      <w:szCs w:val="16"/>
                      <w:lang w:eastAsia="es-CO"/>
                    </w:rPr>
                  </w:pPr>
                  <w:r w:rsidRPr="006145DB">
                    <w:rPr>
                      <w:rFonts w:cs="Arial"/>
                      <w:sz w:val="16"/>
                      <w:szCs w:val="16"/>
                      <w:shd w:val="clear" w:color="auto" w:fill="FFFFFF"/>
                    </w:rPr>
                    <w:t>SIRBE</w:t>
                  </w:r>
                </w:p>
              </w:tc>
              <w:tc>
                <w:tcPr>
                  <w:tcW w:w="1134" w:type="dxa"/>
                  <w:tcBorders>
                    <w:bottom w:val="single" w:sz="4" w:space="0" w:color="auto"/>
                  </w:tcBorders>
                  <w:vAlign w:val="center"/>
                </w:tcPr>
                <w:p w14:paraId="34A746B5"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bdr w:val="none" w:sz="0" w:space="0" w:color="auto" w:frame="1"/>
                    </w:rPr>
                    <w:t>Demanda</w:t>
                  </w:r>
                </w:p>
              </w:tc>
              <w:tc>
                <w:tcPr>
                  <w:tcW w:w="1843" w:type="dxa"/>
                  <w:tcBorders>
                    <w:bottom w:val="single" w:sz="4" w:space="0" w:color="auto"/>
                  </w:tcBorders>
                  <w:vAlign w:val="center"/>
                </w:tcPr>
                <w:p w14:paraId="10505A99" w14:textId="77777777" w:rsidR="00C10841" w:rsidRPr="006145DB" w:rsidRDefault="00C10841" w:rsidP="005B435E">
                  <w:pPr>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55342A" w:rsidRPr="006145DB" w14:paraId="60E69364" w14:textId="77777777" w:rsidTr="008335BC">
              <w:trPr>
                <w:trHeight w:val="368"/>
              </w:trPr>
              <w:tc>
                <w:tcPr>
                  <w:tcW w:w="2907" w:type="dxa"/>
                  <w:tcBorders>
                    <w:top w:val="single" w:sz="4" w:space="0" w:color="auto"/>
                    <w:bottom w:val="single" w:sz="4" w:space="0" w:color="auto"/>
                  </w:tcBorders>
                  <w:vAlign w:val="center"/>
                </w:tcPr>
                <w:p w14:paraId="07205731" w14:textId="77777777" w:rsidR="00C10841" w:rsidRPr="006145DB" w:rsidRDefault="00C10841" w:rsidP="005B435E">
                  <w:pPr>
                    <w:jc w:val="both"/>
                    <w:rPr>
                      <w:rFonts w:cs="Arial"/>
                      <w:sz w:val="16"/>
                      <w:szCs w:val="16"/>
                      <w:shd w:val="clear" w:color="auto" w:fill="FFFFFF"/>
                      <w:lang w:val="es-ES_tradnl"/>
                    </w:rPr>
                  </w:pPr>
                  <w:r w:rsidRPr="006145DB">
                    <w:rPr>
                      <w:rFonts w:cs="Arial"/>
                      <w:sz w:val="16"/>
                      <w:szCs w:val="16"/>
                      <w:shd w:val="clear" w:color="auto" w:fill="FFFFFF"/>
                      <w:lang w:val="es-ES_tradnl"/>
                    </w:rPr>
                    <w:t>Persona que requiera atención humanitaria y transitoria.</w:t>
                  </w:r>
                </w:p>
              </w:tc>
              <w:tc>
                <w:tcPr>
                  <w:tcW w:w="1417" w:type="dxa"/>
                  <w:tcBorders>
                    <w:top w:val="single" w:sz="4" w:space="0" w:color="auto"/>
                    <w:bottom w:val="single" w:sz="4" w:space="0" w:color="auto"/>
                  </w:tcBorders>
                  <w:vAlign w:val="center"/>
                </w:tcPr>
                <w:p w14:paraId="7EBDA66C" w14:textId="77777777" w:rsidR="00C10841" w:rsidRPr="006145DB" w:rsidRDefault="00C10841" w:rsidP="005B435E">
                  <w:pPr>
                    <w:jc w:val="center"/>
                    <w:rPr>
                      <w:rFonts w:cs="Arial"/>
                      <w:sz w:val="16"/>
                      <w:szCs w:val="16"/>
                      <w:shd w:val="clear" w:color="auto" w:fill="FFFFFF"/>
                    </w:rPr>
                  </w:pPr>
                  <w:r w:rsidRPr="006145DB">
                    <w:rPr>
                      <w:rFonts w:cs="Arial"/>
                      <w:sz w:val="16"/>
                      <w:szCs w:val="16"/>
                      <w:lang w:eastAsia="es-CO"/>
                    </w:rPr>
                    <w:t>Verificación en campo</w:t>
                  </w:r>
                </w:p>
              </w:tc>
              <w:tc>
                <w:tcPr>
                  <w:tcW w:w="1134" w:type="dxa"/>
                  <w:tcBorders>
                    <w:top w:val="single" w:sz="4" w:space="0" w:color="auto"/>
                    <w:bottom w:val="single" w:sz="4" w:space="0" w:color="auto"/>
                  </w:tcBorders>
                  <w:vAlign w:val="center"/>
                </w:tcPr>
                <w:p w14:paraId="4CA68335" w14:textId="77777777" w:rsidR="00C10841" w:rsidRPr="006145DB" w:rsidRDefault="00C10841" w:rsidP="005B435E">
                  <w:pPr>
                    <w:tabs>
                      <w:tab w:val="left" w:pos="709"/>
                    </w:tabs>
                    <w:contextualSpacing/>
                    <w:jc w:val="center"/>
                    <w:rPr>
                      <w:rFonts w:cs="Arial"/>
                      <w:sz w:val="16"/>
                      <w:szCs w:val="16"/>
                      <w:bdr w:val="none" w:sz="0" w:space="0" w:color="auto" w:frame="1"/>
                    </w:rPr>
                  </w:pPr>
                  <w:r w:rsidRPr="006145DB">
                    <w:rPr>
                      <w:rFonts w:cs="Arial"/>
                      <w:sz w:val="16"/>
                      <w:szCs w:val="16"/>
                      <w:lang w:eastAsia="es-CO"/>
                    </w:rPr>
                    <w:t>Demanda</w:t>
                  </w:r>
                </w:p>
              </w:tc>
              <w:tc>
                <w:tcPr>
                  <w:tcW w:w="1843" w:type="dxa"/>
                  <w:tcBorders>
                    <w:top w:val="single" w:sz="4" w:space="0" w:color="auto"/>
                    <w:bottom w:val="single" w:sz="4" w:space="0" w:color="auto"/>
                  </w:tcBorders>
                  <w:vAlign w:val="center"/>
                </w:tcPr>
                <w:p w14:paraId="2B045967" w14:textId="77777777" w:rsidR="00C10841" w:rsidRPr="006145DB" w:rsidRDefault="00C10841" w:rsidP="005B435E">
                  <w:pPr>
                    <w:jc w:val="center"/>
                    <w:rPr>
                      <w:rFonts w:cs="Arial"/>
                      <w:sz w:val="16"/>
                      <w:szCs w:val="16"/>
                      <w:shd w:val="clear" w:color="auto" w:fill="FFFFFF"/>
                    </w:rPr>
                  </w:pPr>
                  <w:r w:rsidRPr="006145DB">
                    <w:rPr>
                      <w:rFonts w:cs="Arial"/>
                      <w:bCs/>
                      <w:sz w:val="16"/>
                      <w:szCs w:val="16"/>
                      <w:lang w:eastAsia="es-CO"/>
                    </w:rPr>
                    <w:t>Subdirección para la Adultez</w:t>
                  </w:r>
                </w:p>
              </w:tc>
            </w:tr>
            <w:tr w:rsidR="006A50AF" w:rsidRPr="006145DB" w14:paraId="6430AB14" w14:textId="77777777" w:rsidTr="008335BC">
              <w:trPr>
                <w:trHeight w:val="70"/>
              </w:trPr>
              <w:tc>
                <w:tcPr>
                  <w:tcW w:w="2907" w:type="dxa"/>
                  <w:tcBorders>
                    <w:top w:val="single" w:sz="4" w:space="0" w:color="auto"/>
                    <w:left w:val="nil"/>
                    <w:bottom w:val="nil"/>
                    <w:right w:val="nil"/>
                  </w:tcBorders>
                  <w:vAlign w:val="center"/>
                </w:tcPr>
                <w:p w14:paraId="4A3FD1A3" w14:textId="77777777" w:rsidR="006A50AF" w:rsidRPr="006145DB" w:rsidRDefault="006A50AF" w:rsidP="005B435E">
                  <w:pPr>
                    <w:jc w:val="both"/>
                    <w:rPr>
                      <w:rFonts w:cs="Arial"/>
                      <w:sz w:val="14"/>
                      <w:szCs w:val="14"/>
                      <w:shd w:val="clear" w:color="auto" w:fill="FFFFFF"/>
                      <w:lang w:val="es-ES_tradnl"/>
                    </w:rPr>
                  </w:pPr>
                </w:p>
              </w:tc>
              <w:tc>
                <w:tcPr>
                  <w:tcW w:w="1417" w:type="dxa"/>
                  <w:tcBorders>
                    <w:top w:val="single" w:sz="4" w:space="0" w:color="auto"/>
                    <w:left w:val="nil"/>
                    <w:bottom w:val="nil"/>
                    <w:right w:val="nil"/>
                  </w:tcBorders>
                  <w:vAlign w:val="center"/>
                </w:tcPr>
                <w:p w14:paraId="0D5A49F0" w14:textId="77777777" w:rsidR="006A50AF" w:rsidRPr="006145DB" w:rsidRDefault="006A50AF" w:rsidP="005B435E">
                  <w:pPr>
                    <w:jc w:val="center"/>
                    <w:rPr>
                      <w:rFonts w:cs="Arial"/>
                      <w:sz w:val="14"/>
                      <w:szCs w:val="14"/>
                      <w:lang w:eastAsia="es-CO"/>
                    </w:rPr>
                  </w:pPr>
                </w:p>
              </w:tc>
              <w:tc>
                <w:tcPr>
                  <w:tcW w:w="1134" w:type="dxa"/>
                  <w:tcBorders>
                    <w:top w:val="single" w:sz="4" w:space="0" w:color="auto"/>
                    <w:left w:val="nil"/>
                    <w:bottom w:val="nil"/>
                    <w:right w:val="nil"/>
                  </w:tcBorders>
                  <w:vAlign w:val="center"/>
                </w:tcPr>
                <w:p w14:paraId="5BD328FE" w14:textId="77777777" w:rsidR="006A50AF" w:rsidRPr="006145DB" w:rsidRDefault="006A50AF" w:rsidP="005B435E">
                  <w:pPr>
                    <w:tabs>
                      <w:tab w:val="left" w:pos="709"/>
                    </w:tabs>
                    <w:contextualSpacing/>
                    <w:jc w:val="center"/>
                    <w:rPr>
                      <w:rFonts w:cs="Arial"/>
                      <w:sz w:val="14"/>
                      <w:szCs w:val="14"/>
                      <w:lang w:eastAsia="es-CO"/>
                    </w:rPr>
                  </w:pPr>
                </w:p>
              </w:tc>
              <w:tc>
                <w:tcPr>
                  <w:tcW w:w="1843" w:type="dxa"/>
                  <w:tcBorders>
                    <w:top w:val="single" w:sz="4" w:space="0" w:color="auto"/>
                    <w:left w:val="nil"/>
                    <w:bottom w:val="nil"/>
                    <w:right w:val="nil"/>
                  </w:tcBorders>
                  <w:vAlign w:val="center"/>
                </w:tcPr>
                <w:p w14:paraId="4ED889F0" w14:textId="77777777" w:rsidR="006A50AF" w:rsidRPr="006145DB" w:rsidRDefault="006A50AF" w:rsidP="005B435E">
                  <w:pPr>
                    <w:jc w:val="center"/>
                    <w:rPr>
                      <w:rFonts w:cs="Arial"/>
                      <w:bCs/>
                      <w:sz w:val="14"/>
                      <w:szCs w:val="14"/>
                      <w:lang w:eastAsia="es-CO"/>
                    </w:rPr>
                  </w:pPr>
                </w:p>
              </w:tc>
            </w:tr>
          </w:tbl>
          <w:p w14:paraId="08B14E68" w14:textId="77777777" w:rsidR="00C10841" w:rsidRPr="006145DB" w:rsidRDefault="00C10841" w:rsidP="005B435E">
            <w:pPr>
              <w:tabs>
                <w:tab w:val="left" w:pos="709"/>
              </w:tabs>
              <w:spacing w:after="0" w:line="240" w:lineRule="auto"/>
              <w:contextualSpacing/>
              <w:jc w:val="center"/>
              <w:rPr>
                <w:rFonts w:cs="Arial"/>
                <w:sz w:val="10"/>
                <w:szCs w:val="10"/>
                <w:lang w:eastAsia="es-CO"/>
              </w:rPr>
            </w:pPr>
          </w:p>
        </w:tc>
      </w:tr>
      <w:tr w:rsidR="0055342A" w:rsidRPr="006145DB" w14:paraId="17F89689" w14:textId="77777777" w:rsidTr="00BA3190">
        <w:trPr>
          <w:trHeight w:val="422"/>
          <w:jc w:val="center"/>
        </w:trPr>
        <w:tc>
          <w:tcPr>
            <w:tcW w:w="1940" w:type="dxa"/>
            <w:vAlign w:val="center"/>
          </w:tcPr>
          <w:p w14:paraId="107E757E" w14:textId="77777777" w:rsidR="00C10841" w:rsidRPr="006145DB" w:rsidRDefault="00C10841"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455" w:type="dxa"/>
            <w:vAlign w:val="center"/>
          </w:tcPr>
          <w:tbl>
            <w:tblPr>
              <w:tblStyle w:val="Tablaconcuadrcula"/>
              <w:tblW w:w="7252" w:type="dxa"/>
              <w:tblLayout w:type="fixed"/>
              <w:tblLook w:val="04A0" w:firstRow="1" w:lastRow="0" w:firstColumn="1" w:lastColumn="0" w:noHBand="0" w:noVBand="1"/>
            </w:tblPr>
            <w:tblGrid>
              <w:gridCol w:w="2907"/>
              <w:gridCol w:w="1417"/>
              <w:gridCol w:w="1134"/>
              <w:gridCol w:w="1794"/>
            </w:tblGrid>
            <w:tr w:rsidR="006A50AF" w:rsidRPr="006145DB" w14:paraId="1E283256" w14:textId="77777777" w:rsidTr="008335BC">
              <w:trPr>
                <w:trHeight w:val="80"/>
              </w:trPr>
              <w:tc>
                <w:tcPr>
                  <w:tcW w:w="2907" w:type="dxa"/>
                  <w:tcBorders>
                    <w:top w:val="nil"/>
                    <w:left w:val="nil"/>
                    <w:bottom w:val="single" w:sz="4" w:space="0" w:color="auto"/>
                    <w:right w:val="nil"/>
                  </w:tcBorders>
                  <w:vAlign w:val="center"/>
                </w:tcPr>
                <w:p w14:paraId="04884E12" w14:textId="77777777" w:rsidR="006A50AF" w:rsidRPr="006145DB" w:rsidRDefault="006A50AF" w:rsidP="005B435E">
                  <w:pPr>
                    <w:tabs>
                      <w:tab w:val="left" w:pos="709"/>
                    </w:tabs>
                    <w:jc w:val="center"/>
                    <w:rPr>
                      <w:rFonts w:cs="Arial"/>
                      <w:sz w:val="16"/>
                      <w:szCs w:val="16"/>
                      <w:lang w:eastAsia="es-CO"/>
                    </w:rPr>
                  </w:pPr>
                </w:p>
              </w:tc>
              <w:tc>
                <w:tcPr>
                  <w:tcW w:w="1417" w:type="dxa"/>
                  <w:tcBorders>
                    <w:top w:val="nil"/>
                    <w:left w:val="nil"/>
                    <w:bottom w:val="single" w:sz="4" w:space="0" w:color="auto"/>
                    <w:right w:val="nil"/>
                  </w:tcBorders>
                  <w:vAlign w:val="center"/>
                </w:tcPr>
                <w:p w14:paraId="7C27B438" w14:textId="77777777" w:rsidR="006A50AF" w:rsidRPr="006145DB" w:rsidRDefault="006A50AF" w:rsidP="005B435E">
                  <w:pPr>
                    <w:tabs>
                      <w:tab w:val="left" w:pos="709"/>
                    </w:tabs>
                    <w:jc w:val="center"/>
                    <w:rPr>
                      <w:rFonts w:cs="Arial"/>
                      <w:sz w:val="16"/>
                      <w:szCs w:val="16"/>
                      <w:lang w:eastAsia="es-CO"/>
                    </w:rPr>
                  </w:pPr>
                </w:p>
              </w:tc>
              <w:tc>
                <w:tcPr>
                  <w:tcW w:w="1134" w:type="dxa"/>
                  <w:tcBorders>
                    <w:top w:val="nil"/>
                    <w:left w:val="nil"/>
                    <w:bottom w:val="single" w:sz="4" w:space="0" w:color="auto"/>
                    <w:right w:val="nil"/>
                  </w:tcBorders>
                  <w:vAlign w:val="center"/>
                </w:tcPr>
                <w:p w14:paraId="1A39C494" w14:textId="77777777" w:rsidR="006A50AF" w:rsidRPr="006145DB" w:rsidRDefault="006A50AF" w:rsidP="005B435E">
                  <w:pPr>
                    <w:tabs>
                      <w:tab w:val="left" w:pos="709"/>
                    </w:tabs>
                    <w:jc w:val="center"/>
                    <w:rPr>
                      <w:rFonts w:cs="Arial"/>
                      <w:sz w:val="16"/>
                      <w:szCs w:val="16"/>
                      <w:lang w:eastAsia="es-CO"/>
                    </w:rPr>
                  </w:pPr>
                </w:p>
              </w:tc>
              <w:tc>
                <w:tcPr>
                  <w:tcW w:w="1794" w:type="dxa"/>
                  <w:tcBorders>
                    <w:top w:val="nil"/>
                    <w:left w:val="nil"/>
                    <w:bottom w:val="single" w:sz="4" w:space="0" w:color="auto"/>
                    <w:right w:val="nil"/>
                  </w:tcBorders>
                  <w:vAlign w:val="center"/>
                </w:tcPr>
                <w:p w14:paraId="35371B89" w14:textId="77777777" w:rsidR="006A50AF" w:rsidRPr="006145DB" w:rsidRDefault="006A50AF" w:rsidP="005B435E">
                  <w:pPr>
                    <w:tabs>
                      <w:tab w:val="left" w:pos="709"/>
                    </w:tabs>
                    <w:jc w:val="center"/>
                    <w:rPr>
                      <w:rFonts w:cs="Arial"/>
                      <w:sz w:val="16"/>
                      <w:szCs w:val="16"/>
                      <w:lang w:eastAsia="es-CO"/>
                    </w:rPr>
                  </w:pPr>
                </w:p>
              </w:tc>
            </w:tr>
            <w:tr w:rsidR="0055342A" w:rsidRPr="006145DB" w14:paraId="2AEFD340" w14:textId="77777777" w:rsidTr="008335BC">
              <w:trPr>
                <w:trHeight w:val="379"/>
              </w:trPr>
              <w:tc>
                <w:tcPr>
                  <w:tcW w:w="2907" w:type="dxa"/>
                  <w:tcBorders>
                    <w:top w:val="nil"/>
                    <w:left w:val="single" w:sz="4" w:space="0" w:color="auto"/>
                    <w:bottom w:val="single" w:sz="4" w:space="0" w:color="auto"/>
                    <w:right w:val="single" w:sz="4" w:space="0" w:color="auto"/>
                  </w:tcBorders>
                  <w:vAlign w:val="center"/>
                  <w:hideMark/>
                </w:tcPr>
                <w:p w14:paraId="5E6E1413" w14:textId="77777777" w:rsidR="00C10841" w:rsidRPr="006145DB" w:rsidRDefault="00C10841" w:rsidP="005B435E">
                  <w:pPr>
                    <w:tabs>
                      <w:tab w:val="left" w:pos="709"/>
                    </w:tabs>
                    <w:jc w:val="center"/>
                    <w:rPr>
                      <w:rFonts w:cs="Arial"/>
                      <w:sz w:val="16"/>
                      <w:szCs w:val="16"/>
                      <w:lang w:eastAsia="es-CO"/>
                    </w:rPr>
                  </w:pPr>
                  <w:r w:rsidRPr="006145DB">
                    <w:rPr>
                      <w:rFonts w:cs="Arial"/>
                      <w:sz w:val="16"/>
                      <w:szCs w:val="16"/>
                      <w:lang w:eastAsia="es-CO"/>
                    </w:rPr>
                    <w:t>Criterios de Priorización</w:t>
                  </w:r>
                </w:p>
              </w:tc>
              <w:tc>
                <w:tcPr>
                  <w:tcW w:w="1417" w:type="dxa"/>
                  <w:tcBorders>
                    <w:top w:val="nil"/>
                    <w:left w:val="single" w:sz="4" w:space="0" w:color="auto"/>
                    <w:bottom w:val="single" w:sz="4" w:space="0" w:color="auto"/>
                    <w:right w:val="single" w:sz="4" w:space="0" w:color="auto"/>
                  </w:tcBorders>
                  <w:vAlign w:val="center"/>
                  <w:hideMark/>
                </w:tcPr>
                <w:p w14:paraId="40050AAC" w14:textId="77777777" w:rsidR="00C10841" w:rsidRPr="006145DB" w:rsidRDefault="00C10841" w:rsidP="005B435E">
                  <w:pPr>
                    <w:tabs>
                      <w:tab w:val="left" w:pos="709"/>
                    </w:tabs>
                    <w:jc w:val="center"/>
                    <w:rPr>
                      <w:rFonts w:cs="Arial"/>
                      <w:sz w:val="16"/>
                      <w:szCs w:val="16"/>
                      <w:lang w:eastAsia="es-CO"/>
                    </w:rPr>
                  </w:pPr>
                  <w:r w:rsidRPr="006145DB">
                    <w:rPr>
                      <w:rFonts w:cs="Arial"/>
                      <w:sz w:val="16"/>
                      <w:szCs w:val="16"/>
                      <w:lang w:eastAsia="es-CO"/>
                    </w:rPr>
                    <w:t>Fuente de Información</w:t>
                  </w:r>
                </w:p>
              </w:tc>
              <w:tc>
                <w:tcPr>
                  <w:tcW w:w="1134" w:type="dxa"/>
                  <w:tcBorders>
                    <w:top w:val="nil"/>
                    <w:left w:val="single" w:sz="4" w:space="0" w:color="auto"/>
                    <w:bottom w:val="single" w:sz="4" w:space="0" w:color="auto"/>
                    <w:right w:val="single" w:sz="4" w:space="0" w:color="auto"/>
                  </w:tcBorders>
                  <w:vAlign w:val="center"/>
                  <w:hideMark/>
                </w:tcPr>
                <w:p w14:paraId="1C77464C" w14:textId="77777777" w:rsidR="00C10841" w:rsidRPr="006145DB" w:rsidRDefault="00C10841" w:rsidP="005B435E">
                  <w:pPr>
                    <w:tabs>
                      <w:tab w:val="left" w:pos="709"/>
                    </w:tabs>
                    <w:jc w:val="center"/>
                    <w:rPr>
                      <w:rFonts w:cs="Arial"/>
                      <w:sz w:val="16"/>
                      <w:szCs w:val="16"/>
                      <w:lang w:eastAsia="es-CO"/>
                    </w:rPr>
                  </w:pPr>
                  <w:r w:rsidRPr="006145DB">
                    <w:rPr>
                      <w:rFonts w:cs="Arial"/>
                      <w:sz w:val="16"/>
                      <w:szCs w:val="16"/>
                      <w:lang w:eastAsia="es-CO"/>
                    </w:rPr>
                    <w:t>Periodicidad</w:t>
                  </w:r>
                </w:p>
              </w:tc>
              <w:tc>
                <w:tcPr>
                  <w:tcW w:w="1794" w:type="dxa"/>
                  <w:tcBorders>
                    <w:top w:val="nil"/>
                    <w:left w:val="single" w:sz="4" w:space="0" w:color="auto"/>
                    <w:bottom w:val="single" w:sz="4" w:space="0" w:color="auto"/>
                    <w:right w:val="single" w:sz="4" w:space="0" w:color="auto"/>
                  </w:tcBorders>
                  <w:vAlign w:val="center"/>
                  <w:hideMark/>
                </w:tcPr>
                <w:p w14:paraId="26D094F9" w14:textId="77777777" w:rsidR="00C10841" w:rsidRPr="006145DB" w:rsidRDefault="00C10841" w:rsidP="005B435E">
                  <w:pPr>
                    <w:tabs>
                      <w:tab w:val="left" w:pos="709"/>
                    </w:tabs>
                    <w:jc w:val="center"/>
                    <w:rPr>
                      <w:rFonts w:cs="Arial"/>
                      <w:sz w:val="16"/>
                      <w:szCs w:val="16"/>
                      <w:lang w:eastAsia="es-CO"/>
                    </w:rPr>
                  </w:pPr>
                  <w:r w:rsidRPr="006145DB">
                    <w:rPr>
                      <w:rFonts w:cs="Arial"/>
                      <w:sz w:val="16"/>
                      <w:szCs w:val="16"/>
                      <w:lang w:eastAsia="es-CO"/>
                    </w:rPr>
                    <w:t>Administrador</w:t>
                  </w:r>
                </w:p>
              </w:tc>
            </w:tr>
            <w:tr w:rsidR="0055342A" w:rsidRPr="006145DB" w14:paraId="7BF1E815" w14:textId="77777777" w:rsidTr="008335BC">
              <w:trPr>
                <w:trHeight w:val="225"/>
              </w:trPr>
              <w:tc>
                <w:tcPr>
                  <w:tcW w:w="2907" w:type="dxa"/>
                  <w:tcBorders>
                    <w:top w:val="single" w:sz="4" w:space="0" w:color="auto"/>
                    <w:left w:val="single" w:sz="4" w:space="0" w:color="auto"/>
                    <w:bottom w:val="single" w:sz="4" w:space="0" w:color="auto"/>
                    <w:right w:val="single" w:sz="4" w:space="0" w:color="auto"/>
                  </w:tcBorders>
                  <w:vAlign w:val="center"/>
                  <w:hideMark/>
                </w:tcPr>
                <w:p w14:paraId="4D87F9F8" w14:textId="63BBE235" w:rsidR="00C10841" w:rsidRPr="006145DB" w:rsidRDefault="00C10841" w:rsidP="005B435E">
                  <w:pPr>
                    <w:tabs>
                      <w:tab w:val="left" w:pos="709"/>
                    </w:tabs>
                    <w:jc w:val="both"/>
                    <w:rPr>
                      <w:rFonts w:eastAsia="Arial" w:cs="Arial"/>
                      <w:sz w:val="16"/>
                      <w:szCs w:val="16"/>
                    </w:rPr>
                  </w:pPr>
                  <w:bookmarkStart w:id="135" w:name="_Int_oNli5vxr"/>
                  <w:r w:rsidRPr="006145DB">
                    <w:rPr>
                      <w:rFonts w:eastAsia="Arial"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bookmarkEnd w:id="135"/>
                </w:p>
              </w:tc>
              <w:tc>
                <w:tcPr>
                  <w:tcW w:w="1417" w:type="dxa"/>
                  <w:tcBorders>
                    <w:top w:val="single" w:sz="4" w:space="0" w:color="auto"/>
                    <w:left w:val="single" w:sz="4" w:space="0" w:color="auto"/>
                    <w:bottom w:val="single" w:sz="4" w:space="0" w:color="auto"/>
                    <w:right w:val="single" w:sz="4" w:space="0" w:color="auto"/>
                  </w:tcBorders>
                  <w:vAlign w:val="center"/>
                  <w:hideMark/>
                </w:tcPr>
                <w:p w14:paraId="748D7003"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Registro Único de Victimas – RUV, de la Unidad para la Atención y Reparación Integral a las Víctimas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10F29E2"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Trimestral</w:t>
                  </w:r>
                </w:p>
              </w:tc>
              <w:tc>
                <w:tcPr>
                  <w:tcW w:w="1794" w:type="dxa"/>
                  <w:tcBorders>
                    <w:top w:val="single" w:sz="4" w:space="0" w:color="auto"/>
                    <w:left w:val="single" w:sz="4" w:space="0" w:color="auto"/>
                    <w:bottom w:val="single" w:sz="4" w:space="0" w:color="auto"/>
                    <w:right w:val="single" w:sz="4" w:space="0" w:color="auto"/>
                  </w:tcBorders>
                  <w:vAlign w:val="center"/>
                  <w:hideMark/>
                </w:tcPr>
                <w:p w14:paraId="6DC6BA9C" w14:textId="77777777" w:rsidR="00C10841" w:rsidRPr="006145DB" w:rsidRDefault="00C10841" w:rsidP="005B435E">
                  <w:pPr>
                    <w:tabs>
                      <w:tab w:val="left" w:pos="709"/>
                    </w:tabs>
                    <w:jc w:val="center"/>
                    <w:rPr>
                      <w:rFonts w:eastAsia="Segoe UI" w:cs="Arial"/>
                      <w:sz w:val="18"/>
                      <w:szCs w:val="18"/>
                    </w:rPr>
                  </w:pPr>
                  <w:r w:rsidRPr="006145DB">
                    <w:rPr>
                      <w:rFonts w:eastAsia="Segoe UI" w:cs="Arial"/>
                      <w:sz w:val="16"/>
                      <w:szCs w:val="18"/>
                    </w:rPr>
                    <w:t>Oficina consejería distrital de paz, victimas y reconciliación</w:t>
                  </w:r>
                </w:p>
              </w:tc>
            </w:tr>
            <w:tr w:rsidR="0055342A" w:rsidRPr="006145DB" w14:paraId="0F5DD36D" w14:textId="77777777" w:rsidTr="008335BC">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0A615FC0" w14:textId="30ECD7C9" w:rsidR="00C10841" w:rsidRPr="006145DB" w:rsidRDefault="00C10841" w:rsidP="005B435E">
                  <w:pPr>
                    <w:tabs>
                      <w:tab w:val="left" w:pos="709"/>
                    </w:tabs>
                    <w:jc w:val="both"/>
                    <w:rPr>
                      <w:rFonts w:cs="Arial"/>
                      <w:sz w:val="20"/>
                      <w:szCs w:val="20"/>
                      <w:lang w:eastAsia="es-CO"/>
                    </w:rPr>
                  </w:pPr>
                  <w:r w:rsidRPr="006145DB">
                    <w:rPr>
                      <w:rFonts w:cs="Arial"/>
                      <w:sz w:val="16"/>
                      <w:szCs w:val="16"/>
                      <w:lang w:eastAsia="es-CO"/>
                    </w:rPr>
                    <w:t>Persona que se identifique como mujer</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4A2EE70" w14:textId="77777777" w:rsidR="00C10841" w:rsidRPr="006145DB" w:rsidRDefault="00C10841"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9A2268B" w14:textId="77777777" w:rsidR="00C10841" w:rsidRPr="006145DB" w:rsidRDefault="00C10841"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794" w:type="dxa"/>
                  <w:tcBorders>
                    <w:top w:val="single" w:sz="4" w:space="0" w:color="auto"/>
                    <w:left w:val="single" w:sz="4" w:space="0" w:color="auto"/>
                    <w:bottom w:val="single" w:sz="4" w:space="0" w:color="auto"/>
                    <w:right w:val="single" w:sz="4" w:space="0" w:color="auto"/>
                  </w:tcBorders>
                  <w:vAlign w:val="center"/>
                  <w:hideMark/>
                </w:tcPr>
                <w:p w14:paraId="2CAD4C88" w14:textId="61009965" w:rsidR="00C10841"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C10841" w:rsidRPr="006145DB">
                    <w:rPr>
                      <w:rFonts w:cs="Arial"/>
                      <w:bCs/>
                      <w:sz w:val="16"/>
                      <w:szCs w:val="16"/>
                      <w:lang w:eastAsia="es-CO"/>
                    </w:rPr>
                    <w:t xml:space="preserve"> de Integración Social.</w:t>
                  </w:r>
                </w:p>
              </w:tc>
            </w:tr>
            <w:tr w:rsidR="0055342A" w:rsidRPr="006145DB" w14:paraId="60C12A19" w14:textId="77777777" w:rsidTr="008335BC">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1D84C428" w14:textId="77777777" w:rsidR="00C10841" w:rsidRPr="006145DB" w:rsidRDefault="00C10841" w:rsidP="005B435E">
                  <w:pPr>
                    <w:tabs>
                      <w:tab w:val="left" w:pos="709"/>
                    </w:tabs>
                    <w:jc w:val="both"/>
                    <w:rPr>
                      <w:rFonts w:eastAsia="Arial" w:cs="Arial"/>
                      <w:sz w:val="16"/>
                      <w:szCs w:val="16"/>
                    </w:rPr>
                  </w:pPr>
                  <w:r w:rsidRPr="006145DB">
                    <w:rPr>
                      <w:rFonts w:eastAsia="Arial" w:cs="Arial"/>
                      <w:sz w:val="16"/>
                      <w:szCs w:val="16"/>
                    </w:rPr>
                    <w:t>Persona con discapacidad</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965F7EB" w14:textId="77777777" w:rsidR="00C10841" w:rsidRPr="006145DB" w:rsidRDefault="00C10841"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7E4AD7E" w14:textId="77777777" w:rsidR="00C10841" w:rsidRPr="006145DB" w:rsidRDefault="00C10841"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794" w:type="dxa"/>
                  <w:tcBorders>
                    <w:top w:val="single" w:sz="4" w:space="0" w:color="auto"/>
                    <w:left w:val="single" w:sz="4" w:space="0" w:color="auto"/>
                    <w:bottom w:val="single" w:sz="4" w:space="0" w:color="auto"/>
                    <w:right w:val="single" w:sz="4" w:space="0" w:color="auto"/>
                  </w:tcBorders>
                  <w:vAlign w:val="center"/>
                  <w:hideMark/>
                </w:tcPr>
                <w:p w14:paraId="0AE07A51" w14:textId="607C5968" w:rsidR="00C10841"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C10841" w:rsidRPr="006145DB">
                    <w:rPr>
                      <w:rFonts w:cs="Arial"/>
                      <w:bCs/>
                      <w:sz w:val="16"/>
                      <w:szCs w:val="16"/>
                      <w:lang w:eastAsia="es-CO"/>
                    </w:rPr>
                    <w:t xml:space="preserve"> de Integración Social.</w:t>
                  </w:r>
                </w:p>
              </w:tc>
            </w:tr>
            <w:tr w:rsidR="0055342A" w:rsidRPr="006145DB" w14:paraId="32E50F41" w14:textId="77777777" w:rsidTr="005D289B">
              <w:trPr>
                <w:trHeight w:val="235"/>
              </w:trPr>
              <w:tc>
                <w:tcPr>
                  <w:tcW w:w="2907" w:type="dxa"/>
                  <w:tcBorders>
                    <w:top w:val="single" w:sz="4" w:space="0" w:color="auto"/>
                    <w:left w:val="single" w:sz="4" w:space="0" w:color="auto"/>
                    <w:bottom w:val="nil"/>
                    <w:right w:val="single" w:sz="4" w:space="0" w:color="auto"/>
                  </w:tcBorders>
                  <w:vAlign w:val="center"/>
                  <w:hideMark/>
                </w:tcPr>
                <w:p w14:paraId="6D78F585" w14:textId="77777777" w:rsidR="00C10841" w:rsidRPr="006145DB" w:rsidRDefault="00C10841" w:rsidP="005B435E">
                  <w:pPr>
                    <w:tabs>
                      <w:tab w:val="left" w:pos="709"/>
                    </w:tabs>
                    <w:jc w:val="both"/>
                    <w:rPr>
                      <w:rFonts w:cs="Arial"/>
                      <w:sz w:val="20"/>
                      <w:szCs w:val="20"/>
                      <w:lang w:eastAsia="es-CO"/>
                    </w:rPr>
                  </w:pPr>
                  <w:r w:rsidRPr="006145DB">
                    <w:rPr>
                      <w:rFonts w:cs="Arial"/>
                      <w:sz w:val="16"/>
                      <w:szCs w:val="16"/>
                      <w:lang w:eastAsia="es-CO"/>
                    </w:rPr>
                    <w:t>Persona mayor de 60 años</w:t>
                  </w:r>
                </w:p>
              </w:tc>
              <w:tc>
                <w:tcPr>
                  <w:tcW w:w="1417" w:type="dxa"/>
                  <w:tcBorders>
                    <w:top w:val="single" w:sz="4" w:space="0" w:color="auto"/>
                    <w:left w:val="single" w:sz="4" w:space="0" w:color="auto"/>
                    <w:bottom w:val="nil"/>
                    <w:right w:val="single" w:sz="4" w:space="0" w:color="auto"/>
                  </w:tcBorders>
                  <w:vAlign w:val="center"/>
                  <w:hideMark/>
                </w:tcPr>
                <w:p w14:paraId="546FD37F" w14:textId="77777777" w:rsidR="00C10841" w:rsidRPr="006145DB" w:rsidRDefault="00C10841"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nil"/>
                    <w:right w:val="single" w:sz="4" w:space="0" w:color="auto"/>
                  </w:tcBorders>
                  <w:vAlign w:val="center"/>
                  <w:hideMark/>
                </w:tcPr>
                <w:p w14:paraId="6111836E" w14:textId="77777777" w:rsidR="00C10841" w:rsidRPr="006145DB" w:rsidRDefault="00C10841"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794" w:type="dxa"/>
                  <w:tcBorders>
                    <w:top w:val="single" w:sz="4" w:space="0" w:color="auto"/>
                    <w:left w:val="single" w:sz="4" w:space="0" w:color="auto"/>
                    <w:bottom w:val="nil"/>
                    <w:right w:val="single" w:sz="4" w:space="0" w:color="auto"/>
                  </w:tcBorders>
                  <w:vAlign w:val="center"/>
                  <w:hideMark/>
                </w:tcPr>
                <w:p w14:paraId="77EBFA0F" w14:textId="284BDFC2" w:rsidR="00C10841"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C10841" w:rsidRPr="006145DB">
                    <w:rPr>
                      <w:rFonts w:cs="Arial"/>
                      <w:bCs/>
                      <w:sz w:val="16"/>
                      <w:szCs w:val="16"/>
                      <w:lang w:eastAsia="es-CO"/>
                    </w:rPr>
                    <w:t xml:space="preserve"> de Integración Social.</w:t>
                  </w:r>
                </w:p>
              </w:tc>
            </w:tr>
            <w:tr w:rsidR="0055342A" w:rsidRPr="006145DB" w14:paraId="14BE6AFA" w14:textId="77777777" w:rsidTr="005D289B">
              <w:trPr>
                <w:trHeight w:val="235"/>
              </w:trPr>
              <w:tc>
                <w:tcPr>
                  <w:tcW w:w="2907" w:type="dxa"/>
                  <w:tcBorders>
                    <w:top w:val="nil"/>
                    <w:left w:val="single" w:sz="4" w:space="0" w:color="auto"/>
                    <w:bottom w:val="single" w:sz="4" w:space="0" w:color="auto"/>
                    <w:right w:val="single" w:sz="4" w:space="0" w:color="auto"/>
                  </w:tcBorders>
                  <w:vAlign w:val="center"/>
                  <w:hideMark/>
                </w:tcPr>
                <w:p w14:paraId="1887098E" w14:textId="77777777" w:rsidR="00C10841" w:rsidRPr="006145DB" w:rsidRDefault="00C10841" w:rsidP="005B435E">
                  <w:pPr>
                    <w:jc w:val="both"/>
                    <w:rPr>
                      <w:rFonts w:eastAsia="Arial" w:cs="Arial"/>
                      <w:sz w:val="16"/>
                      <w:szCs w:val="16"/>
                    </w:rPr>
                  </w:pPr>
                  <w:r w:rsidRPr="006145DB">
                    <w:rPr>
                      <w:rFonts w:eastAsia="Arial" w:cs="Arial"/>
                      <w:sz w:val="16"/>
                      <w:szCs w:val="16"/>
                    </w:rPr>
                    <w:t>Persona Indígena o 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p>
              </w:tc>
              <w:tc>
                <w:tcPr>
                  <w:tcW w:w="1417" w:type="dxa"/>
                  <w:tcBorders>
                    <w:top w:val="nil"/>
                    <w:left w:val="single" w:sz="4" w:space="0" w:color="auto"/>
                    <w:bottom w:val="single" w:sz="4" w:space="0" w:color="auto"/>
                    <w:right w:val="single" w:sz="4" w:space="0" w:color="auto"/>
                  </w:tcBorders>
                  <w:vAlign w:val="center"/>
                  <w:hideMark/>
                </w:tcPr>
                <w:p w14:paraId="0F86575E" w14:textId="77777777" w:rsidR="00C10841" w:rsidRPr="006145DB" w:rsidRDefault="00C10841" w:rsidP="005B435E">
                  <w:pPr>
                    <w:jc w:val="center"/>
                    <w:rPr>
                      <w:rFonts w:eastAsia="Arial" w:cs="Arial"/>
                      <w:sz w:val="16"/>
                      <w:szCs w:val="16"/>
                    </w:rPr>
                  </w:pPr>
                  <w:r w:rsidRPr="006145DB">
                    <w:rPr>
                      <w:rFonts w:eastAsia="Arial" w:cs="Arial"/>
                      <w:sz w:val="16"/>
                      <w:szCs w:val="16"/>
                    </w:rPr>
                    <w:t>Censos oficiales de comunidades étnicas: Indígena Cabildos reconocidos en la ciudad de Bogotá y Rrom Gitano</w:t>
                  </w:r>
                </w:p>
              </w:tc>
              <w:tc>
                <w:tcPr>
                  <w:tcW w:w="1134" w:type="dxa"/>
                  <w:tcBorders>
                    <w:top w:val="nil"/>
                    <w:left w:val="single" w:sz="4" w:space="0" w:color="auto"/>
                    <w:bottom w:val="single" w:sz="4" w:space="0" w:color="auto"/>
                    <w:right w:val="single" w:sz="4" w:space="0" w:color="auto"/>
                  </w:tcBorders>
                  <w:vAlign w:val="center"/>
                  <w:hideMark/>
                </w:tcPr>
                <w:p w14:paraId="2FD26F44" w14:textId="77777777" w:rsidR="00C10841" w:rsidRPr="006145DB" w:rsidRDefault="00C10841" w:rsidP="005B435E">
                  <w:pPr>
                    <w:jc w:val="center"/>
                    <w:rPr>
                      <w:rFonts w:eastAsia="Arial" w:cs="Arial"/>
                      <w:sz w:val="16"/>
                      <w:szCs w:val="16"/>
                    </w:rPr>
                  </w:pPr>
                  <w:r w:rsidRPr="006145DB">
                    <w:rPr>
                      <w:rFonts w:eastAsia="Arial" w:cs="Arial"/>
                      <w:sz w:val="16"/>
                      <w:szCs w:val="16"/>
                    </w:rPr>
                    <w:t xml:space="preserve">2021 </w:t>
                  </w:r>
                  <w:bookmarkStart w:id="136" w:name="_Int_letGQNdl"/>
                  <w:r w:rsidRPr="006145DB">
                    <w:rPr>
                      <w:rFonts w:eastAsia="Arial" w:cs="Arial"/>
                      <w:sz w:val="16"/>
                      <w:szCs w:val="16"/>
                    </w:rPr>
                    <w:t>Entrega</w:t>
                  </w:r>
                  <w:bookmarkEnd w:id="136"/>
                  <w:r w:rsidRPr="006145DB">
                    <w:rPr>
                      <w:rFonts w:eastAsia="Arial" w:cs="Arial"/>
                      <w:sz w:val="16"/>
                      <w:szCs w:val="16"/>
                    </w:rPr>
                    <w:t xml:space="preserve"> única</w:t>
                  </w:r>
                </w:p>
              </w:tc>
              <w:tc>
                <w:tcPr>
                  <w:tcW w:w="1794" w:type="dxa"/>
                  <w:tcBorders>
                    <w:top w:val="nil"/>
                    <w:left w:val="single" w:sz="4" w:space="0" w:color="auto"/>
                    <w:bottom w:val="single" w:sz="4" w:space="0" w:color="auto"/>
                    <w:right w:val="single" w:sz="4" w:space="0" w:color="auto"/>
                  </w:tcBorders>
                  <w:vAlign w:val="center"/>
                  <w:hideMark/>
                </w:tcPr>
                <w:p w14:paraId="37034D6F" w14:textId="77777777" w:rsidR="00C10841" w:rsidRPr="006145DB" w:rsidRDefault="00C10841" w:rsidP="005B435E">
                  <w:pPr>
                    <w:jc w:val="center"/>
                    <w:rPr>
                      <w:rFonts w:eastAsia="Arial" w:cs="Arial"/>
                      <w:sz w:val="16"/>
                      <w:szCs w:val="16"/>
                    </w:rPr>
                  </w:pPr>
                  <w:r w:rsidRPr="006145DB">
                    <w:rPr>
                      <w:rFonts w:eastAsia="Arial" w:cs="Arial"/>
                      <w:sz w:val="16"/>
                      <w:szCs w:val="16"/>
                    </w:rPr>
                    <w:t>Ministerio del Interior</w:t>
                  </w:r>
                </w:p>
              </w:tc>
            </w:tr>
            <w:tr w:rsidR="0055342A" w:rsidRPr="006145DB" w14:paraId="656A8457" w14:textId="77777777" w:rsidTr="008335BC">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681AAF84" w14:textId="77777777" w:rsidR="00C10841" w:rsidRPr="006145DB" w:rsidRDefault="00C10841" w:rsidP="005B435E">
                  <w:pPr>
                    <w:tabs>
                      <w:tab w:val="left" w:pos="709"/>
                    </w:tabs>
                    <w:jc w:val="both"/>
                    <w:rPr>
                      <w:rFonts w:eastAsia="Arial" w:cs="Arial"/>
                      <w:sz w:val="16"/>
                      <w:szCs w:val="16"/>
                    </w:rPr>
                  </w:pPr>
                  <w:r w:rsidRPr="006145DB">
                    <w:rPr>
                      <w:rFonts w:eastAsia="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281B9D8" w14:textId="2E658225" w:rsidR="00C10841" w:rsidRPr="006145DB" w:rsidRDefault="00C10841" w:rsidP="005B435E">
                  <w:pPr>
                    <w:jc w:val="center"/>
                    <w:rPr>
                      <w:rFonts w:eastAsia="Arial" w:cs="Arial"/>
                      <w:sz w:val="16"/>
                      <w:szCs w:val="16"/>
                    </w:rPr>
                  </w:pPr>
                  <w:r w:rsidRPr="006145DB">
                    <w:rPr>
                      <w:rFonts w:eastAsia="Arial" w:cs="Arial"/>
                      <w:sz w:val="16"/>
                      <w:szCs w:val="16"/>
                    </w:rPr>
                    <w:t>Listados enviados por las instancias de representación y participación de</w:t>
                  </w:r>
                  <w:r w:rsidR="00C9671D" w:rsidRPr="006145DB">
                    <w:rPr>
                      <w:rFonts w:eastAsia="Arial" w:cs="Arial"/>
                      <w:sz w:val="16"/>
                      <w:szCs w:val="16"/>
                    </w:rPr>
                    <w:t xml:space="preserve"> </w:t>
                  </w:r>
                  <w:r w:rsidRPr="006145DB">
                    <w:rPr>
                      <w:rFonts w:eastAsia="Arial" w:cs="Arial"/>
                      <w:sz w:val="16"/>
                      <w:szCs w:val="16"/>
                    </w:rPr>
                    <w:t>comunidades Negras, Afrocolombianas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5C371CD"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No Disponible</w:t>
                  </w:r>
                </w:p>
              </w:tc>
              <w:tc>
                <w:tcPr>
                  <w:tcW w:w="1794" w:type="dxa"/>
                  <w:tcBorders>
                    <w:top w:val="single" w:sz="4" w:space="0" w:color="auto"/>
                    <w:left w:val="single" w:sz="4" w:space="0" w:color="auto"/>
                    <w:bottom w:val="single" w:sz="4" w:space="0" w:color="auto"/>
                    <w:right w:val="single" w:sz="4" w:space="0" w:color="auto"/>
                  </w:tcBorders>
                  <w:vAlign w:val="center"/>
                  <w:hideMark/>
                </w:tcPr>
                <w:p w14:paraId="45F1B99D"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55342A" w:rsidRPr="006145DB" w14:paraId="17E00D46" w14:textId="77777777" w:rsidTr="008335BC">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4263E24F" w14:textId="77777777" w:rsidR="00C10841" w:rsidRPr="006145DB" w:rsidRDefault="00C10841" w:rsidP="005B435E">
                  <w:pPr>
                    <w:tabs>
                      <w:tab w:val="left" w:pos="709"/>
                    </w:tabs>
                    <w:jc w:val="both"/>
                    <w:rPr>
                      <w:rFonts w:eastAsia="Arial" w:cs="Arial"/>
                      <w:sz w:val="16"/>
                      <w:szCs w:val="16"/>
                    </w:rPr>
                  </w:pPr>
                  <w:r w:rsidRPr="006145DB">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CEDCF56"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A37D988"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No Disponible</w:t>
                  </w:r>
                </w:p>
              </w:tc>
              <w:tc>
                <w:tcPr>
                  <w:tcW w:w="1794" w:type="dxa"/>
                  <w:tcBorders>
                    <w:top w:val="single" w:sz="4" w:space="0" w:color="auto"/>
                    <w:left w:val="single" w:sz="4" w:space="0" w:color="auto"/>
                    <w:bottom w:val="single" w:sz="4" w:space="0" w:color="auto"/>
                    <w:right w:val="single" w:sz="4" w:space="0" w:color="auto"/>
                  </w:tcBorders>
                  <w:vAlign w:val="center"/>
                  <w:hideMark/>
                </w:tcPr>
                <w:p w14:paraId="6BA0EE3A"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55342A" w:rsidRPr="006145DB" w14:paraId="69AF0846" w14:textId="77777777" w:rsidTr="008335BC">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096A06FB" w14:textId="70910DC9" w:rsidR="00C10841" w:rsidRPr="006145DB" w:rsidRDefault="00C10841" w:rsidP="005B435E">
                  <w:pPr>
                    <w:tabs>
                      <w:tab w:val="left" w:pos="709"/>
                    </w:tabs>
                    <w:jc w:val="both"/>
                    <w:rPr>
                      <w:rFonts w:eastAsia="Arial" w:cs="Arial"/>
                      <w:sz w:val="16"/>
                      <w:szCs w:val="16"/>
                    </w:rPr>
                  </w:pPr>
                  <w:r w:rsidRPr="006145DB">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8563D3" w:rsidRPr="006145DB">
                    <w:rPr>
                      <w:rFonts w:eastAsia="Arial" w:cs="Arial"/>
                      <w:sz w:val="16"/>
                      <w:szCs w:val="16"/>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39A88C6"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A7DF99C"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No disponible</w:t>
                  </w:r>
                </w:p>
              </w:tc>
              <w:tc>
                <w:tcPr>
                  <w:tcW w:w="1794" w:type="dxa"/>
                  <w:tcBorders>
                    <w:top w:val="single" w:sz="4" w:space="0" w:color="auto"/>
                    <w:left w:val="single" w:sz="4" w:space="0" w:color="auto"/>
                    <w:bottom w:val="single" w:sz="4" w:space="0" w:color="auto"/>
                    <w:right w:val="single" w:sz="4" w:space="0" w:color="auto"/>
                  </w:tcBorders>
                  <w:vAlign w:val="center"/>
                  <w:hideMark/>
                </w:tcPr>
                <w:p w14:paraId="6DDD9BCD"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55342A" w:rsidRPr="006145DB" w14:paraId="08FEDE92" w14:textId="77777777" w:rsidTr="008335BC">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7ADD488E" w14:textId="77777777" w:rsidR="00C10841" w:rsidRPr="006145DB" w:rsidRDefault="00C10841" w:rsidP="005B435E">
                  <w:pPr>
                    <w:tabs>
                      <w:tab w:val="left" w:pos="709"/>
                    </w:tabs>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6357BB4" w14:textId="77777777" w:rsidR="00C10841" w:rsidRPr="006145DB" w:rsidRDefault="00C10841" w:rsidP="005B435E">
                  <w:pPr>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CD775A5"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No disponible</w:t>
                  </w:r>
                </w:p>
              </w:tc>
              <w:tc>
                <w:tcPr>
                  <w:tcW w:w="1794" w:type="dxa"/>
                  <w:tcBorders>
                    <w:top w:val="single" w:sz="4" w:space="0" w:color="auto"/>
                    <w:left w:val="single" w:sz="4" w:space="0" w:color="auto"/>
                    <w:bottom w:val="single" w:sz="4" w:space="0" w:color="auto"/>
                    <w:right w:val="single" w:sz="4" w:space="0" w:color="auto"/>
                  </w:tcBorders>
                  <w:vAlign w:val="center"/>
                  <w:hideMark/>
                </w:tcPr>
                <w:p w14:paraId="10C8F8D6"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55342A" w:rsidRPr="006145DB" w14:paraId="070A55E9" w14:textId="77777777" w:rsidTr="008335BC">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34AD3CB0" w14:textId="77777777" w:rsidR="00C10841" w:rsidRPr="006145DB" w:rsidRDefault="00C10841" w:rsidP="005B435E">
                  <w:pPr>
                    <w:tabs>
                      <w:tab w:val="left" w:pos="709"/>
                    </w:tabs>
                    <w:jc w:val="both"/>
                    <w:rPr>
                      <w:rFonts w:eastAsia="Arial" w:cs="Arial"/>
                      <w:sz w:val="16"/>
                      <w:szCs w:val="16"/>
                    </w:rPr>
                  </w:pPr>
                  <w:r w:rsidRPr="006145DB">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4FE07DF" w14:textId="77777777" w:rsidR="00C10841" w:rsidRPr="006145DB" w:rsidRDefault="00C10841"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 Rrom o Gitana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080F158"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No disponible</w:t>
                  </w:r>
                </w:p>
              </w:tc>
              <w:tc>
                <w:tcPr>
                  <w:tcW w:w="1794" w:type="dxa"/>
                  <w:tcBorders>
                    <w:top w:val="single" w:sz="4" w:space="0" w:color="auto"/>
                    <w:left w:val="single" w:sz="4" w:space="0" w:color="auto"/>
                    <w:bottom w:val="single" w:sz="4" w:space="0" w:color="auto"/>
                    <w:right w:val="single" w:sz="4" w:space="0" w:color="auto"/>
                  </w:tcBorders>
                  <w:vAlign w:val="center"/>
                  <w:hideMark/>
                </w:tcPr>
                <w:p w14:paraId="7DB79634" w14:textId="77777777" w:rsidR="00C10841" w:rsidRPr="006145DB" w:rsidRDefault="00C10841"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55342A" w:rsidRPr="006145DB" w14:paraId="1F6F9FF7" w14:textId="77777777" w:rsidTr="008335BC">
              <w:trPr>
                <w:trHeight w:val="235"/>
              </w:trPr>
              <w:tc>
                <w:tcPr>
                  <w:tcW w:w="2907" w:type="dxa"/>
                  <w:tcBorders>
                    <w:top w:val="single" w:sz="4" w:space="0" w:color="auto"/>
                    <w:left w:val="single" w:sz="4" w:space="0" w:color="auto"/>
                    <w:bottom w:val="nil"/>
                    <w:right w:val="single" w:sz="4" w:space="0" w:color="auto"/>
                  </w:tcBorders>
                  <w:vAlign w:val="center"/>
                  <w:hideMark/>
                </w:tcPr>
                <w:p w14:paraId="328E796D" w14:textId="07CACE8F" w:rsidR="00C10841" w:rsidRPr="006145DB" w:rsidRDefault="00C10841" w:rsidP="005B435E">
                  <w:pPr>
                    <w:tabs>
                      <w:tab w:val="left" w:pos="709"/>
                    </w:tabs>
                    <w:jc w:val="both"/>
                    <w:rPr>
                      <w:rFonts w:cs="Arial"/>
                      <w:sz w:val="20"/>
                      <w:szCs w:val="20"/>
                      <w:lang w:eastAsia="es-CO"/>
                    </w:rPr>
                  </w:pPr>
                  <w:r w:rsidRPr="006145DB">
                    <w:rPr>
                      <w:rFonts w:cs="Arial"/>
                      <w:sz w:val="16"/>
                      <w:szCs w:val="16"/>
                      <w:lang w:eastAsia="es-CO"/>
                    </w:rPr>
                    <w:t>Persona de los sectores sociales LGBTI</w:t>
                  </w:r>
                  <w:r w:rsidR="008563D3" w:rsidRPr="006145DB">
                    <w:rPr>
                      <w:rFonts w:cs="Arial"/>
                      <w:sz w:val="16"/>
                      <w:szCs w:val="16"/>
                      <w:lang w:eastAsia="es-CO"/>
                    </w:rPr>
                    <w:t>.</w:t>
                  </w:r>
                </w:p>
              </w:tc>
              <w:tc>
                <w:tcPr>
                  <w:tcW w:w="1417" w:type="dxa"/>
                  <w:tcBorders>
                    <w:top w:val="single" w:sz="4" w:space="0" w:color="auto"/>
                    <w:left w:val="single" w:sz="4" w:space="0" w:color="auto"/>
                    <w:bottom w:val="nil"/>
                    <w:right w:val="single" w:sz="4" w:space="0" w:color="auto"/>
                  </w:tcBorders>
                  <w:vAlign w:val="center"/>
                  <w:hideMark/>
                </w:tcPr>
                <w:p w14:paraId="1ED523C4" w14:textId="77777777" w:rsidR="00C10841" w:rsidRPr="006145DB" w:rsidRDefault="00C10841"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nil"/>
                    <w:right w:val="single" w:sz="4" w:space="0" w:color="auto"/>
                  </w:tcBorders>
                  <w:vAlign w:val="center"/>
                  <w:hideMark/>
                </w:tcPr>
                <w:p w14:paraId="71C9CF85" w14:textId="77777777" w:rsidR="00C10841" w:rsidRPr="006145DB" w:rsidRDefault="00C10841"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794" w:type="dxa"/>
                  <w:tcBorders>
                    <w:top w:val="single" w:sz="4" w:space="0" w:color="auto"/>
                    <w:left w:val="single" w:sz="4" w:space="0" w:color="auto"/>
                    <w:bottom w:val="nil"/>
                    <w:right w:val="single" w:sz="4" w:space="0" w:color="auto"/>
                  </w:tcBorders>
                  <w:vAlign w:val="center"/>
                  <w:hideMark/>
                </w:tcPr>
                <w:p w14:paraId="662B1FCB" w14:textId="35440524" w:rsidR="00C10841"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C10841" w:rsidRPr="006145DB">
                    <w:rPr>
                      <w:rFonts w:cs="Arial"/>
                      <w:bCs/>
                      <w:sz w:val="16"/>
                      <w:szCs w:val="16"/>
                      <w:lang w:eastAsia="es-CO"/>
                    </w:rPr>
                    <w:t xml:space="preserve"> de Integración Social.</w:t>
                  </w:r>
                </w:p>
              </w:tc>
            </w:tr>
          </w:tbl>
          <w:p w14:paraId="18588BD1" w14:textId="77777777" w:rsidR="00C10841" w:rsidRPr="006145DB" w:rsidRDefault="00C10841" w:rsidP="005B435E">
            <w:pPr>
              <w:tabs>
                <w:tab w:val="left" w:pos="709"/>
              </w:tabs>
              <w:spacing w:after="0" w:line="240" w:lineRule="auto"/>
              <w:contextualSpacing/>
              <w:jc w:val="center"/>
              <w:rPr>
                <w:rFonts w:cs="Arial"/>
                <w:sz w:val="20"/>
                <w:szCs w:val="20"/>
                <w:lang w:eastAsia="es-CO"/>
              </w:rPr>
            </w:pPr>
          </w:p>
        </w:tc>
      </w:tr>
      <w:tr w:rsidR="0055342A" w:rsidRPr="006145DB" w14:paraId="47067F1F" w14:textId="77777777" w:rsidTr="003A7252">
        <w:trPr>
          <w:trHeight w:val="5278"/>
          <w:jc w:val="center"/>
        </w:trPr>
        <w:tc>
          <w:tcPr>
            <w:tcW w:w="1940" w:type="dxa"/>
            <w:vAlign w:val="center"/>
          </w:tcPr>
          <w:p w14:paraId="36B3D5CB" w14:textId="77777777" w:rsidR="00C10841" w:rsidRPr="006145DB" w:rsidRDefault="00C10841"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vAlign w:val="center"/>
          </w:tcPr>
          <w:tbl>
            <w:tblPr>
              <w:tblStyle w:val="Tablaconcuadrcula"/>
              <w:tblW w:w="7242" w:type="dxa"/>
              <w:tblLayout w:type="fixed"/>
              <w:tblLook w:val="04A0" w:firstRow="1" w:lastRow="0" w:firstColumn="1" w:lastColumn="0" w:noHBand="0" w:noVBand="1"/>
            </w:tblPr>
            <w:tblGrid>
              <w:gridCol w:w="3332"/>
              <w:gridCol w:w="1134"/>
              <w:gridCol w:w="1134"/>
              <w:gridCol w:w="1642"/>
            </w:tblGrid>
            <w:tr w:rsidR="006A50AF" w:rsidRPr="006145DB" w14:paraId="04E48446" w14:textId="77777777" w:rsidTr="005D289B">
              <w:trPr>
                <w:trHeight w:val="178"/>
              </w:trPr>
              <w:tc>
                <w:tcPr>
                  <w:tcW w:w="3332" w:type="dxa"/>
                  <w:tcBorders>
                    <w:top w:val="nil"/>
                    <w:left w:val="nil"/>
                    <w:right w:val="nil"/>
                  </w:tcBorders>
                  <w:vAlign w:val="center"/>
                </w:tcPr>
                <w:p w14:paraId="6360F6C3" w14:textId="77777777" w:rsidR="006A50AF" w:rsidRPr="006145DB" w:rsidRDefault="006A50AF"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19E772A1" w14:textId="77777777" w:rsidR="006A50AF" w:rsidRPr="006145DB" w:rsidRDefault="006A50AF"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5F255185" w14:textId="77777777" w:rsidR="006A50AF" w:rsidRPr="006145DB" w:rsidRDefault="006A50AF" w:rsidP="005B435E">
                  <w:pPr>
                    <w:tabs>
                      <w:tab w:val="left" w:pos="709"/>
                    </w:tabs>
                    <w:contextualSpacing/>
                    <w:jc w:val="center"/>
                    <w:rPr>
                      <w:rFonts w:cs="Arial"/>
                      <w:sz w:val="16"/>
                      <w:szCs w:val="16"/>
                      <w:lang w:eastAsia="es-CO"/>
                    </w:rPr>
                  </w:pPr>
                </w:p>
              </w:tc>
              <w:tc>
                <w:tcPr>
                  <w:tcW w:w="1642" w:type="dxa"/>
                  <w:tcBorders>
                    <w:top w:val="nil"/>
                    <w:left w:val="nil"/>
                    <w:right w:val="nil"/>
                  </w:tcBorders>
                  <w:vAlign w:val="center"/>
                </w:tcPr>
                <w:p w14:paraId="35B53CA6" w14:textId="77777777" w:rsidR="006A50AF" w:rsidRPr="006145DB" w:rsidRDefault="006A50AF" w:rsidP="005B435E">
                  <w:pPr>
                    <w:tabs>
                      <w:tab w:val="left" w:pos="709"/>
                    </w:tabs>
                    <w:contextualSpacing/>
                    <w:jc w:val="center"/>
                    <w:rPr>
                      <w:rFonts w:cs="Arial"/>
                      <w:sz w:val="16"/>
                      <w:szCs w:val="16"/>
                      <w:lang w:eastAsia="es-CO"/>
                    </w:rPr>
                  </w:pPr>
                </w:p>
              </w:tc>
            </w:tr>
            <w:tr w:rsidR="0055342A" w:rsidRPr="006145DB" w14:paraId="25CC4BAF" w14:textId="77777777" w:rsidTr="005D289B">
              <w:trPr>
                <w:trHeight w:val="389"/>
              </w:trPr>
              <w:tc>
                <w:tcPr>
                  <w:tcW w:w="3332" w:type="dxa"/>
                  <w:tcBorders>
                    <w:top w:val="nil"/>
                  </w:tcBorders>
                  <w:vAlign w:val="center"/>
                </w:tcPr>
                <w:p w14:paraId="2C1DA649"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134" w:type="dxa"/>
                  <w:tcBorders>
                    <w:top w:val="nil"/>
                  </w:tcBorders>
                  <w:vAlign w:val="center"/>
                </w:tcPr>
                <w:p w14:paraId="08811AAF"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5BE96F15"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42" w:type="dxa"/>
                  <w:tcBorders>
                    <w:top w:val="nil"/>
                  </w:tcBorders>
                  <w:vAlign w:val="center"/>
                </w:tcPr>
                <w:p w14:paraId="25576BB9"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5342A" w:rsidRPr="006145DB" w14:paraId="202F9C56" w14:textId="77777777" w:rsidTr="005D289B">
              <w:trPr>
                <w:trHeight w:val="231"/>
              </w:trPr>
              <w:tc>
                <w:tcPr>
                  <w:tcW w:w="3332" w:type="dxa"/>
                  <w:vAlign w:val="center"/>
                </w:tcPr>
                <w:p w14:paraId="29804A3F" w14:textId="77777777" w:rsidR="00C10841" w:rsidRPr="006145DB" w:rsidRDefault="00C10841" w:rsidP="005B435E">
                  <w:pPr>
                    <w:tabs>
                      <w:tab w:val="left" w:pos="709"/>
                    </w:tabs>
                    <w:contextualSpacing/>
                    <w:jc w:val="both"/>
                    <w:rPr>
                      <w:rFonts w:cs="Arial"/>
                      <w:sz w:val="20"/>
                      <w:szCs w:val="20"/>
                      <w:lang w:eastAsia="es-CO"/>
                    </w:rPr>
                  </w:pPr>
                  <w:r w:rsidRPr="006145DB">
                    <w:rPr>
                      <w:rStyle w:val="normaltextrun"/>
                      <w:rFonts w:eastAsia="Calibri" w:cs="Arial"/>
                      <w:sz w:val="16"/>
                      <w:szCs w:val="20"/>
                      <w:shd w:val="clear" w:color="auto" w:fill="FFFFFF"/>
                      <w:lang w:val="es-ES_tradnl"/>
                    </w:rPr>
                    <w:t>Persona habitante de calle de 29 años o más.</w:t>
                  </w:r>
                </w:p>
              </w:tc>
              <w:tc>
                <w:tcPr>
                  <w:tcW w:w="1134" w:type="dxa"/>
                  <w:vAlign w:val="center"/>
                </w:tcPr>
                <w:p w14:paraId="39AD2C47" w14:textId="77777777" w:rsidR="00C10841" w:rsidRPr="006145DB" w:rsidRDefault="00C10841" w:rsidP="005B435E">
                  <w:pPr>
                    <w:tabs>
                      <w:tab w:val="left" w:pos="709"/>
                    </w:tabs>
                    <w:contextualSpacing/>
                    <w:jc w:val="center"/>
                    <w:rPr>
                      <w:rFonts w:cs="Arial"/>
                      <w:sz w:val="20"/>
                      <w:szCs w:val="20"/>
                      <w:lang w:eastAsia="es-CO"/>
                    </w:rPr>
                  </w:pPr>
                  <w:r w:rsidRPr="006145DB">
                    <w:rPr>
                      <w:rFonts w:cs="Arial"/>
                      <w:sz w:val="16"/>
                      <w:szCs w:val="16"/>
                      <w:lang w:eastAsia="es-CO"/>
                    </w:rPr>
                    <w:t>SIRBE</w:t>
                  </w:r>
                </w:p>
              </w:tc>
              <w:tc>
                <w:tcPr>
                  <w:tcW w:w="1134" w:type="dxa"/>
                  <w:vAlign w:val="center"/>
                </w:tcPr>
                <w:p w14:paraId="43886E05" w14:textId="77777777" w:rsidR="00C10841" w:rsidRPr="006145DB" w:rsidRDefault="00C10841"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642" w:type="dxa"/>
                  <w:vAlign w:val="center"/>
                </w:tcPr>
                <w:p w14:paraId="43048A04" w14:textId="6957677A" w:rsidR="00C10841" w:rsidRPr="006145DB" w:rsidRDefault="006D33E8" w:rsidP="005B435E">
                  <w:pPr>
                    <w:tabs>
                      <w:tab w:val="left" w:pos="709"/>
                    </w:tabs>
                    <w:jc w:val="center"/>
                    <w:rPr>
                      <w:rFonts w:cs="Arial"/>
                      <w:bCs/>
                      <w:sz w:val="16"/>
                      <w:szCs w:val="16"/>
                      <w:lang w:eastAsia="es-CO"/>
                    </w:rPr>
                  </w:pPr>
                  <w:r w:rsidRPr="006145DB">
                    <w:rPr>
                      <w:rFonts w:cs="Arial"/>
                      <w:bCs/>
                      <w:sz w:val="16"/>
                      <w:szCs w:val="16"/>
                      <w:lang w:eastAsia="es-CO"/>
                    </w:rPr>
                    <w:t>Secretaría Distrital</w:t>
                  </w:r>
                  <w:r w:rsidR="00C10841" w:rsidRPr="006145DB">
                    <w:rPr>
                      <w:rFonts w:cs="Arial"/>
                      <w:bCs/>
                      <w:sz w:val="16"/>
                      <w:szCs w:val="16"/>
                      <w:lang w:eastAsia="es-CO"/>
                    </w:rPr>
                    <w:t xml:space="preserve"> de Integración Social.</w:t>
                  </w:r>
                </w:p>
              </w:tc>
            </w:tr>
            <w:tr w:rsidR="0055342A" w:rsidRPr="006145DB" w14:paraId="3492D0A5" w14:textId="77777777" w:rsidTr="005D289B">
              <w:trPr>
                <w:trHeight w:val="231"/>
              </w:trPr>
              <w:tc>
                <w:tcPr>
                  <w:tcW w:w="3332" w:type="dxa"/>
                  <w:vAlign w:val="center"/>
                </w:tcPr>
                <w:p w14:paraId="5D8D63C3" w14:textId="77777777" w:rsidR="00C10841" w:rsidRPr="006145DB" w:rsidRDefault="00C10841" w:rsidP="005B435E">
                  <w:pPr>
                    <w:tabs>
                      <w:tab w:val="left" w:pos="709"/>
                    </w:tabs>
                    <w:contextualSpacing/>
                    <w:jc w:val="both"/>
                    <w:rPr>
                      <w:rStyle w:val="normaltextrun"/>
                      <w:rFonts w:eastAsia="Calibri" w:cs="Arial"/>
                      <w:sz w:val="16"/>
                      <w:szCs w:val="20"/>
                      <w:shd w:val="clear" w:color="auto" w:fill="FFFFFF"/>
                      <w:lang w:val="es-ES_tradnl"/>
                    </w:rPr>
                  </w:pPr>
                  <w:r w:rsidRPr="006145DB">
                    <w:rPr>
                      <w:rFonts w:cs="Arial"/>
                      <w:sz w:val="16"/>
                      <w:szCs w:val="20"/>
                      <w:shd w:val="clear" w:color="auto" w:fill="FFFFFF"/>
                      <w:lang w:val="es-ES_tradnl"/>
                    </w:rPr>
                    <w:t>Perona que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w:t>
                  </w:r>
                </w:p>
              </w:tc>
              <w:tc>
                <w:tcPr>
                  <w:tcW w:w="1134" w:type="dxa"/>
                  <w:vAlign w:val="center"/>
                </w:tcPr>
                <w:p w14:paraId="1439057C" w14:textId="77777777" w:rsidR="00C10841" w:rsidRPr="006145DB" w:rsidRDefault="00C10841"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vAlign w:val="center"/>
                </w:tcPr>
                <w:p w14:paraId="6A94311F" w14:textId="77777777" w:rsidR="00C10841" w:rsidRPr="006145DB" w:rsidRDefault="00C10841" w:rsidP="005B435E">
                  <w:pPr>
                    <w:tabs>
                      <w:tab w:val="left" w:pos="709"/>
                    </w:tabs>
                    <w:contextualSpacing/>
                    <w:jc w:val="center"/>
                    <w:rPr>
                      <w:rFonts w:cs="Arial"/>
                      <w:bCs/>
                      <w:sz w:val="16"/>
                      <w:szCs w:val="16"/>
                      <w:lang w:eastAsia="es-CO"/>
                    </w:rPr>
                  </w:pPr>
                  <w:r w:rsidRPr="006145DB">
                    <w:rPr>
                      <w:rFonts w:cs="Arial"/>
                      <w:sz w:val="16"/>
                      <w:szCs w:val="20"/>
                      <w:lang w:eastAsia="es-CO"/>
                    </w:rPr>
                    <w:t>Demanda</w:t>
                  </w:r>
                </w:p>
              </w:tc>
              <w:tc>
                <w:tcPr>
                  <w:tcW w:w="1642" w:type="dxa"/>
                  <w:vAlign w:val="center"/>
                </w:tcPr>
                <w:p w14:paraId="522D729D" w14:textId="77777777" w:rsidR="00C10841" w:rsidRPr="006145DB" w:rsidRDefault="00C10841"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55342A" w:rsidRPr="006145DB" w14:paraId="3DCD39F5" w14:textId="77777777" w:rsidTr="005D289B">
              <w:trPr>
                <w:trHeight w:val="231"/>
              </w:trPr>
              <w:tc>
                <w:tcPr>
                  <w:tcW w:w="3332" w:type="dxa"/>
                  <w:vAlign w:val="center"/>
                </w:tcPr>
                <w:p w14:paraId="7F5B1B16" w14:textId="77777777" w:rsidR="00C10841" w:rsidRPr="006145DB" w:rsidRDefault="00C10841" w:rsidP="005B435E">
                  <w:pPr>
                    <w:tabs>
                      <w:tab w:val="left" w:pos="709"/>
                    </w:tabs>
                    <w:contextualSpacing/>
                    <w:jc w:val="both"/>
                    <w:rPr>
                      <w:rStyle w:val="normaltextrun"/>
                      <w:rFonts w:eastAsia="Calibri" w:cs="Arial"/>
                      <w:sz w:val="16"/>
                      <w:szCs w:val="20"/>
                      <w:shd w:val="clear" w:color="auto" w:fill="FFFFFF"/>
                    </w:rPr>
                  </w:pPr>
                  <w:r w:rsidRPr="006145DB">
                    <w:rPr>
                      <w:rFonts w:cs="Arial"/>
                      <w:sz w:val="16"/>
                      <w:szCs w:val="20"/>
                      <w:shd w:val="clear" w:color="auto" w:fill="FFFFFF"/>
                      <w:lang w:val="es-ES_tradnl"/>
                    </w:rPr>
                    <w:t>Persona que desarrolla hábitos de vida adaptados al entorno (autocuidado, consecución de recursos, relaciones de convivencia con otros actores, entre otros)</w:t>
                  </w:r>
                </w:p>
              </w:tc>
              <w:tc>
                <w:tcPr>
                  <w:tcW w:w="1134" w:type="dxa"/>
                  <w:vAlign w:val="center"/>
                </w:tcPr>
                <w:p w14:paraId="652B1054"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401E51BD"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642" w:type="dxa"/>
                  <w:vAlign w:val="center"/>
                </w:tcPr>
                <w:p w14:paraId="663296BA" w14:textId="77777777" w:rsidR="00C10841" w:rsidRPr="006145DB" w:rsidRDefault="00C10841"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55342A" w:rsidRPr="006145DB" w14:paraId="38FC4008" w14:textId="77777777" w:rsidTr="005D289B">
              <w:trPr>
                <w:trHeight w:val="231"/>
              </w:trPr>
              <w:tc>
                <w:tcPr>
                  <w:tcW w:w="3332" w:type="dxa"/>
                  <w:vAlign w:val="center"/>
                </w:tcPr>
                <w:p w14:paraId="0535446C" w14:textId="77777777" w:rsidR="00C10841" w:rsidRPr="006145DB" w:rsidRDefault="00C10841" w:rsidP="005B435E">
                  <w:pPr>
                    <w:tabs>
                      <w:tab w:val="left" w:pos="709"/>
                    </w:tabs>
                    <w:contextualSpacing/>
                    <w:jc w:val="both"/>
                    <w:rPr>
                      <w:rStyle w:val="normaltextrun"/>
                      <w:rFonts w:eastAsia="Calibri" w:cs="Arial"/>
                      <w:sz w:val="16"/>
                      <w:szCs w:val="20"/>
                      <w:shd w:val="clear" w:color="auto" w:fill="FFFFFF"/>
                    </w:rPr>
                  </w:pPr>
                  <w:r w:rsidRPr="006145DB">
                    <w:rPr>
                      <w:rFonts w:cs="Arial"/>
                      <w:sz w:val="16"/>
                      <w:szCs w:val="20"/>
                      <w:shd w:val="clear" w:color="auto" w:fill="FFFFFF"/>
                      <w:lang w:val="es-ES_tradnl"/>
                    </w:rPr>
                    <w:t>Persona habitante de calle de 18 a 28 años</w:t>
                  </w:r>
                </w:p>
              </w:tc>
              <w:tc>
                <w:tcPr>
                  <w:tcW w:w="1134" w:type="dxa"/>
                  <w:vAlign w:val="center"/>
                </w:tcPr>
                <w:p w14:paraId="678EA398"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shd w:val="clear" w:color="auto" w:fill="FFFFFF"/>
                    </w:rPr>
                    <w:t>SIRBE</w:t>
                  </w:r>
                </w:p>
              </w:tc>
              <w:tc>
                <w:tcPr>
                  <w:tcW w:w="1134" w:type="dxa"/>
                  <w:vAlign w:val="center"/>
                </w:tcPr>
                <w:p w14:paraId="6626FF8B"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bdr w:val="none" w:sz="0" w:space="0" w:color="auto" w:frame="1"/>
                    </w:rPr>
                    <w:t>Demanda</w:t>
                  </w:r>
                </w:p>
              </w:tc>
              <w:tc>
                <w:tcPr>
                  <w:tcW w:w="1642" w:type="dxa"/>
                  <w:vAlign w:val="center"/>
                </w:tcPr>
                <w:p w14:paraId="012664F8" w14:textId="77777777" w:rsidR="00C10841" w:rsidRPr="006145DB" w:rsidRDefault="00C10841" w:rsidP="005B435E">
                  <w:pPr>
                    <w:tabs>
                      <w:tab w:val="left" w:pos="709"/>
                    </w:tabs>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55342A" w:rsidRPr="006145DB" w14:paraId="242D7123" w14:textId="77777777" w:rsidTr="005D289B">
              <w:trPr>
                <w:trHeight w:val="231"/>
              </w:trPr>
              <w:tc>
                <w:tcPr>
                  <w:tcW w:w="3332" w:type="dxa"/>
                  <w:tcBorders>
                    <w:bottom w:val="single" w:sz="4" w:space="0" w:color="auto"/>
                  </w:tcBorders>
                  <w:vAlign w:val="center"/>
                </w:tcPr>
                <w:p w14:paraId="403146C1" w14:textId="77777777" w:rsidR="00C10841" w:rsidRPr="006145DB" w:rsidRDefault="00C10841" w:rsidP="005B435E">
                  <w:pPr>
                    <w:tabs>
                      <w:tab w:val="left" w:pos="709"/>
                    </w:tabs>
                    <w:contextualSpacing/>
                    <w:jc w:val="both"/>
                    <w:rPr>
                      <w:rStyle w:val="normaltextrun"/>
                      <w:rFonts w:eastAsia="Calibri" w:cs="Arial"/>
                      <w:sz w:val="16"/>
                      <w:szCs w:val="20"/>
                      <w:shd w:val="clear" w:color="auto" w:fill="FFFFFF"/>
                    </w:rPr>
                  </w:pPr>
                  <w:r w:rsidRPr="006145DB">
                    <w:rPr>
                      <w:rFonts w:cs="Arial"/>
                      <w:sz w:val="16"/>
                      <w:szCs w:val="20"/>
                      <w:shd w:val="clear" w:color="auto" w:fill="FFFFFF"/>
                      <w:lang w:val="es-ES_tradnl"/>
                    </w:rPr>
                    <w:t>Persona que requiera atención humanitaria y transitoria.</w:t>
                  </w:r>
                </w:p>
              </w:tc>
              <w:tc>
                <w:tcPr>
                  <w:tcW w:w="1134" w:type="dxa"/>
                  <w:tcBorders>
                    <w:bottom w:val="single" w:sz="4" w:space="0" w:color="auto"/>
                  </w:tcBorders>
                  <w:vAlign w:val="center"/>
                </w:tcPr>
                <w:p w14:paraId="3D7422DE"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2B6A86CD"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642" w:type="dxa"/>
                  <w:tcBorders>
                    <w:bottom w:val="single" w:sz="4" w:space="0" w:color="auto"/>
                  </w:tcBorders>
                  <w:vAlign w:val="center"/>
                </w:tcPr>
                <w:p w14:paraId="30C22C62" w14:textId="77777777" w:rsidR="00C10841" w:rsidRPr="006145DB" w:rsidRDefault="00C10841"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55342A" w:rsidRPr="006145DB" w14:paraId="65997AC0" w14:textId="77777777" w:rsidTr="003A7252">
              <w:trPr>
                <w:trHeight w:val="691"/>
              </w:trPr>
              <w:tc>
                <w:tcPr>
                  <w:tcW w:w="3332" w:type="dxa"/>
                  <w:tcBorders>
                    <w:bottom w:val="single" w:sz="4" w:space="0" w:color="auto"/>
                  </w:tcBorders>
                  <w:vAlign w:val="center"/>
                </w:tcPr>
                <w:p w14:paraId="7E5A14C4" w14:textId="75DE5D7B" w:rsidR="00C10841" w:rsidRPr="006145DB" w:rsidRDefault="00C10841" w:rsidP="005B435E">
                  <w:pPr>
                    <w:tabs>
                      <w:tab w:val="left" w:pos="709"/>
                    </w:tabs>
                    <w:contextualSpacing/>
                    <w:jc w:val="both"/>
                    <w:rPr>
                      <w:rFonts w:cs="Arial"/>
                      <w:bCs/>
                      <w:sz w:val="16"/>
                      <w:szCs w:val="16"/>
                      <w:lang w:eastAsia="es-CO"/>
                    </w:rPr>
                  </w:pPr>
                  <w:r w:rsidRPr="006145DB">
                    <w:rPr>
                      <w:rFonts w:cs="Arial"/>
                      <w:bCs/>
                      <w:sz w:val="16"/>
                      <w:szCs w:val="16"/>
                      <w:lang w:eastAsia="es-CO"/>
                    </w:rPr>
                    <w:t>Persona que de manera voluntaria declara que la información suministrada para acceder al referido servicio es verdadera y corresponde a su situación actual.</w:t>
                  </w:r>
                </w:p>
              </w:tc>
              <w:tc>
                <w:tcPr>
                  <w:tcW w:w="1134" w:type="dxa"/>
                  <w:tcBorders>
                    <w:bottom w:val="single" w:sz="4" w:space="0" w:color="auto"/>
                  </w:tcBorders>
                  <w:vAlign w:val="center"/>
                </w:tcPr>
                <w:p w14:paraId="60DBA73A" w14:textId="77777777" w:rsidR="00C10841" w:rsidRPr="006145DB" w:rsidRDefault="00C10841"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65AB3801" w14:textId="77777777" w:rsidR="00C10841" w:rsidRPr="006145DB" w:rsidRDefault="00C10841" w:rsidP="005B435E">
                  <w:pPr>
                    <w:tabs>
                      <w:tab w:val="left" w:pos="709"/>
                    </w:tabs>
                    <w:contextualSpacing/>
                    <w:jc w:val="center"/>
                    <w:rPr>
                      <w:rFonts w:cs="Arial"/>
                      <w:sz w:val="20"/>
                      <w:szCs w:val="20"/>
                      <w:lang w:eastAsia="es-CO"/>
                    </w:rPr>
                  </w:pPr>
                  <w:r w:rsidRPr="006145DB">
                    <w:rPr>
                      <w:rFonts w:cs="Arial"/>
                      <w:sz w:val="16"/>
                      <w:szCs w:val="20"/>
                      <w:lang w:eastAsia="es-CO"/>
                    </w:rPr>
                    <w:t>Demanda</w:t>
                  </w:r>
                </w:p>
              </w:tc>
              <w:tc>
                <w:tcPr>
                  <w:tcW w:w="1642" w:type="dxa"/>
                  <w:tcBorders>
                    <w:bottom w:val="single" w:sz="4" w:space="0" w:color="auto"/>
                  </w:tcBorders>
                  <w:vAlign w:val="center"/>
                </w:tcPr>
                <w:p w14:paraId="749079B1" w14:textId="77777777" w:rsidR="00C10841" w:rsidRPr="006145DB" w:rsidRDefault="00C10841" w:rsidP="005B435E">
                  <w:pPr>
                    <w:tabs>
                      <w:tab w:val="left" w:pos="709"/>
                    </w:tabs>
                    <w:contextualSpacing/>
                    <w:jc w:val="center"/>
                    <w:rPr>
                      <w:rFonts w:cs="Arial"/>
                      <w:bCs/>
                      <w:sz w:val="20"/>
                      <w:szCs w:val="20"/>
                      <w:lang w:eastAsia="es-CO"/>
                    </w:rPr>
                  </w:pPr>
                  <w:r w:rsidRPr="006145DB">
                    <w:rPr>
                      <w:rFonts w:cs="Arial"/>
                      <w:bCs/>
                      <w:sz w:val="16"/>
                      <w:szCs w:val="16"/>
                      <w:lang w:eastAsia="es-CO"/>
                    </w:rPr>
                    <w:t>Subdirección para la Adultez</w:t>
                  </w:r>
                </w:p>
              </w:tc>
            </w:tr>
            <w:tr w:rsidR="00E40EA3" w:rsidRPr="006145DB" w14:paraId="379F36E0" w14:textId="77777777" w:rsidTr="005D289B">
              <w:trPr>
                <w:trHeight w:val="70"/>
              </w:trPr>
              <w:tc>
                <w:tcPr>
                  <w:tcW w:w="3332" w:type="dxa"/>
                  <w:tcBorders>
                    <w:left w:val="nil"/>
                    <w:bottom w:val="nil"/>
                    <w:right w:val="nil"/>
                  </w:tcBorders>
                  <w:vAlign w:val="center"/>
                </w:tcPr>
                <w:p w14:paraId="5B356DB7" w14:textId="77777777" w:rsidR="00E40EA3" w:rsidRPr="006145DB" w:rsidRDefault="00E40EA3" w:rsidP="005B435E">
                  <w:pPr>
                    <w:tabs>
                      <w:tab w:val="left" w:pos="709"/>
                    </w:tabs>
                    <w:contextualSpacing/>
                    <w:jc w:val="both"/>
                    <w:rPr>
                      <w:rFonts w:cs="Arial"/>
                      <w:bCs/>
                      <w:sz w:val="16"/>
                      <w:szCs w:val="16"/>
                      <w:lang w:eastAsia="es-CO"/>
                    </w:rPr>
                  </w:pPr>
                </w:p>
              </w:tc>
              <w:tc>
                <w:tcPr>
                  <w:tcW w:w="1134" w:type="dxa"/>
                  <w:tcBorders>
                    <w:left w:val="nil"/>
                    <w:bottom w:val="nil"/>
                    <w:right w:val="nil"/>
                  </w:tcBorders>
                  <w:vAlign w:val="center"/>
                </w:tcPr>
                <w:p w14:paraId="2BBEFC65" w14:textId="77777777" w:rsidR="00E40EA3" w:rsidRPr="006145DB" w:rsidRDefault="00E40EA3" w:rsidP="005B435E">
                  <w:pPr>
                    <w:tabs>
                      <w:tab w:val="left" w:pos="709"/>
                    </w:tabs>
                    <w:contextualSpacing/>
                    <w:jc w:val="center"/>
                    <w:rPr>
                      <w:rFonts w:cs="Arial"/>
                      <w:sz w:val="16"/>
                      <w:szCs w:val="16"/>
                      <w:lang w:eastAsia="es-CO"/>
                    </w:rPr>
                  </w:pPr>
                </w:p>
              </w:tc>
              <w:tc>
                <w:tcPr>
                  <w:tcW w:w="1134" w:type="dxa"/>
                  <w:tcBorders>
                    <w:left w:val="nil"/>
                    <w:bottom w:val="nil"/>
                    <w:right w:val="nil"/>
                  </w:tcBorders>
                  <w:vAlign w:val="center"/>
                </w:tcPr>
                <w:p w14:paraId="58E56C48" w14:textId="77777777" w:rsidR="00E40EA3" w:rsidRPr="006145DB" w:rsidRDefault="00E40EA3" w:rsidP="005B435E">
                  <w:pPr>
                    <w:tabs>
                      <w:tab w:val="left" w:pos="709"/>
                    </w:tabs>
                    <w:contextualSpacing/>
                    <w:jc w:val="center"/>
                    <w:rPr>
                      <w:rFonts w:cs="Arial"/>
                      <w:sz w:val="16"/>
                      <w:szCs w:val="20"/>
                      <w:lang w:eastAsia="es-CO"/>
                    </w:rPr>
                  </w:pPr>
                </w:p>
              </w:tc>
              <w:tc>
                <w:tcPr>
                  <w:tcW w:w="1642" w:type="dxa"/>
                  <w:tcBorders>
                    <w:left w:val="nil"/>
                    <w:bottom w:val="nil"/>
                    <w:right w:val="nil"/>
                  </w:tcBorders>
                  <w:vAlign w:val="center"/>
                </w:tcPr>
                <w:p w14:paraId="7477EBD5" w14:textId="77777777" w:rsidR="00E40EA3" w:rsidRPr="006145DB" w:rsidRDefault="00E40EA3" w:rsidP="005B435E">
                  <w:pPr>
                    <w:tabs>
                      <w:tab w:val="left" w:pos="709"/>
                    </w:tabs>
                    <w:contextualSpacing/>
                    <w:jc w:val="center"/>
                    <w:rPr>
                      <w:rFonts w:cs="Arial"/>
                      <w:bCs/>
                      <w:sz w:val="16"/>
                      <w:szCs w:val="16"/>
                      <w:lang w:eastAsia="es-CO"/>
                    </w:rPr>
                  </w:pPr>
                </w:p>
              </w:tc>
            </w:tr>
          </w:tbl>
          <w:p w14:paraId="4C0716E7" w14:textId="77777777" w:rsidR="00C10841" w:rsidRPr="006145DB" w:rsidRDefault="00C10841" w:rsidP="005B435E">
            <w:pPr>
              <w:pStyle w:val="Textoindependiente"/>
              <w:spacing w:after="0" w:line="240" w:lineRule="auto"/>
              <w:ind w:right="112"/>
              <w:rPr>
                <w:rFonts w:cs="Arial"/>
                <w:lang w:eastAsia="es-CO"/>
              </w:rPr>
            </w:pPr>
          </w:p>
        </w:tc>
      </w:tr>
      <w:tr w:rsidR="0055342A" w:rsidRPr="006145DB" w14:paraId="5C83912D" w14:textId="77777777" w:rsidTr="00BA3190">
        <w:trPr>
          <w:trHeight w:val="20"/>
          <w:jc w:val="center"/>
        </w:trPr>
        <w:tc>
          <w:tcPr>
            <w:tcW w:w="1940" w:type="dxa"/>
            <w:vAlign w:val="center"/>
          </w:tcPr>
          <w:p w14:paraId="5F47B4FB" w14:textId="77777777" w:rsidR="00C10841" w:rsidRPr="006145DB" w:rsidRDefault="00C10841" w:rsidP="005B435E">
            <w:pPr>
              <w:spacing w:after="0" w:line="240" w:lineRule="auto"/>
              <w:contextualSpacing/>
              <w:rPr>
                <w:rFonts w:cs="Arial"/>
                <w:sz w:val="20"/>
                <w:szCs w:val="20"/>
                <w:lang w:eastAsia="es-CO"/>
              </w:rPr>
            </w:pPr>
            <w:r w:rsidRPr="006145DB">
              <w:rPr>
                <w:rFonts w:cs="Arial"/>
                <w:sz w:val="20"/>
                <w:szCs w:val="20"/>
                <w:lang w:eastAsia="es-CO"/>
              </w:rPr>
              <w:t>Criterios de Egreso y Fuentes de Información</w:t>
            </w:r>
          </w:p>
        </w:tc>
        <w:tc>
          <w:tcPr>
            <w:tcW w:w="7455" w:type="dxa"/>
            <w:vAlign w:val="center"/>
          </w:tcPr>
          <w:tbl>
            <w:tblPr>
              <w:tblStyle w:val="Tablaconcuadrcula"/>
              <w:tblW w:w="7257" w:type="dxa"/>
              <w:tblLayout w:type="fixed"/>
              <w:tblLook w:val="04A0" w:firstRow="1" w:lastRow="0" w:firstColumn="1" w:lastColumn="0" w:noHBand="0" w:noVBand="1"/>
            </w:tblPr>
            <w:tblGrid>
              <w:gridCol w:w="3048"/>
              <w:gridCol w:w="1418"/>
              <w:gridCol w:w="1134"/>
              <w:gridCol w:w="1657"/>
            </w:tblGrid>
            <w:tr w:rsidR="00E40EA3" w:rsidRPr="006145DB" w14:paraId="68F15571" w14:textId="77777777" w:rsidTr="003A7252">
              <w:trPr>
                <w:trHeight w:val="88"/>
              </w:trPr>
              <w:tc>
                <w:tcPr>
                  <w:tcW w:w="3048" w:type="dxa"/>
                  <w:tcBorders>
                    <w:top w:val="nil"/>
                    <w:left w:val="nil"/>
                    <w:bottom w:val="single" w:sz="4" w:space="0" w:color="auto"/>
                    <w:right w:val="nil"/>
                  </w:tcBorders>
                  <w:vAlign w:val="center"/>
                </w:tcPr>
                <w:p w14:paraId="585D847B" w14:textId="77777777" w:rsidR="00E40EA3" w:rsidRPr="006145DB" w:rsidRDefault="00E40EA3" w:rsidP="005B435E">
                  <w:pPr>
                    <w:tabs>
                      <w:tab w:val="left" w:pos="709"/>
                    </w:tabs>
                    <w:contextualSpacing/>
                    <w:jc w:val="center"/>
                    <w:rPr>
                      <w:rFonts w:cs="Arial"/>
                      <w:sz w:val="16"/>
                      <w:szCs w:val="16"/>
                      <w:lang w:eastAsia="es-CO"/>
                    </w:rPr>
                  </w:pPr>
                </w:p>
              </w:tc>
              <w:tc>
                <w:tcPr>
                  <w:tcW w:w="1418" w:type="dxa"/>
                  <w:tcBorders>
                    <w:top w:val="nil"/>
                    <w:left w:val="nil"/>
                    <w:bottom w:val="single" w:sz="4" w:space="0" w:color="auto"/>
                    <w:right w:val="nil"/>
                  </w:tcBorders>
                  <w:vAlign w:val="center"/>
                </w:tcPr>
                <w:p w14:paraId="16B05853" w14:textId="77777777" w:rsidR="00E40EA3" w:rsidRPr="006145DB" w:rsidRDefault="00E40EA3"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06392260" w14:textId="77777777" w:rsidR="00E40EA3" w:rsidRPr="006145DB" w:rsidRDefault="00E40EA3" w:rsidP="005B435E">
                  <w:pPr>
                    <w:tabs>
                      <w:tab w:val="left" w:pos="709"/>
                    </w:tabs>
                    <w:contextualSpacing/>
                    <w:jc w:val="center"/>
                    <w:rPr>
                      <w:rFonts w:cs="Arial"/>
                      <w:sz w:val="16"/>
                      <w:szCs w:val="16"/>
                      <w:lang w:eastAsia="es-CO"/>
                    </w:rPr>
                  </w:pPr>
                </w:p>
              </w:tc>
              <w:tc>
                <w:tcPr>
                  <w:tcW w:w="1657" w:type="dxa"/>
                  <w:tcBorders>
                    <w:top w:val="nil"/>
                    <w:left w:val="nil"/>
                    <w:bottom w:val="single" w:sz="4" w:space="0" w:color="auto"/>
                    <w:right w:val="nil"/>
                  </w:tcBorders>
                  <w:vAlign w:val="center"/>
                </w:tcPr>
                <w:p w14:paraId="58E87585" w14:textId="77777777" w:rsidR="00E40EA3" w:rsidRPr="006145DB" w:rsidRDefault="00E40EA3" w:rsidP="005B435E">
                  <w:pPr>
                    <w:tabs>
                      <w:tab w:val="left" w:pos="709"/>
                    </w:tabs>
                    <w:contextualSpacing/>
                    <w:jc w:val="center"/>
                    <w:rPr>
                      <w:rFonts w:cs="Arial"/>
                      <w:sz w:val="16"/>
                      <w:szCs w:val="16"/>
                      <w:lang w:eastAsia="es-CO"/>
                    </w:rPr>
                  </w:pPr>
                </w:p>
              </w:tc>
            </w:tr>
            <w:tr w:rsidR="0055342A" w:rsidRPr="006145DB" w14:paraId="3A0DFB80" w14:textId="77777777" w:rsidTr="003A7252">
              <w:trPr>
                <w:trHeight w:val="380"/>
              </w:trPr>
              <w:tc>
                <w:tcPr>
                  <w:tcW w:w="3048" w:type="dxa"/>
                  <w:tcBorders>
                    <w:top w:val="single" w:sz="4" w:space="0" w:color="auto"/>
                  </w:tcBorders>
                  <w:vAlign w:val="center"/>
                </w:tcPr>
                <w:p w14:paraId="5CF6F087"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418" w:type="dxa"/>
                  <w:tcBorders>
                    <w:top w:val="single" w:sz="4" w:space="0" w:color="auto"/>
                  </w:tcBorders>
                  <w:vAlign w:val="center"/>
                </w:tcPr>
                <w:p w14:paraId="087641BD"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tcBorders>
                  <w:vAlign w:val="center"/>
                </w:tcPr>
                <w:p w14:paraId="3BC4A935"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57" w:type="dxa"/>
                  <w:tcBorders>
                    <w:top w:val="single" w:sz="4" w:space="0" w:color="auto"/>
                  </w:tcBorders>
                  <w:vAlign w:val="center"/>
                </w:tcPr>
                <w:p w14:paraId="029C1CEA"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5342A" w:rsidRPr="006145DB" w14:paraId="5063414C" w14:textId="77777777" w:rsidTr="003A7252">
              <w:trPr>
                <w:trHeight w:val="243"/>
              </w:trPr>
              <w:tc>
                <w:tcPr>
                  <w:tcW w:w="3048" w:type="dxa"/>
                  <w:vAlign w:val="center"/>
                </w:tcPr>
                <w:p w14:paraId="457623B6" w14:textId="77777777" w:rsidR="00C10841" w:rsidRPr="006145DB" w:rsidRDefault="00C10841" w:rsidP="005B435E">
                  <w:pPr>
                    <w:tabs>
                      <w:tab w:val="left" w:pos="709"/>
                    </w:tabs>
                    <w:contextualSpacing/>
                    <w:jc w:val="both"/>
                    <w:rPr>
                      <w:rFonts w:cs="Arial"/>
                      <w:bCs/>
                      <w:sz w:val="20"/>
                      <w:szCs w:val="20"/>
                      <w:lang w:eastAsia="es-CO"/>
                    </w:rPr>
                  </w:pPr>
                  <w:r w:rsidRPr="006145DB">
                    <w:rPr>
                      <w:rFonts w:cs="Arial"/>
                      <w:bCs/>
                      <w:sz w:val="16"/>
                      <w:szCs w:val="16"/>
                      <w:lang w:eastAsia="es-CO"/>
                    </w:rPr>
                    <w:t>Retiro voluntario manifestado libre y expresamente por escrito.</w:t>
                  </w:r>
                </w:p>
              </w:tc>
              <w:tc>
                <w:tcPr>
                  <w:tcW w:w="1418" w:type="dxa"/>
                  <w:vAlign w:val="center"/>
                </w:tcPr>
                <w:p w14:paraId="6044CF29" w14:textId="77777777" w:rsidR="00C10841" w:rsidRPr="006145DB" w:rsidRDefault="00C10841"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34" w:type="dxa"/>
                  <w:vAlign w:val="center"/>
                </w:tcPr>
                <w:p w14:paraId="4ACC5420" w14:textId="77777777" w:rsidR="00C10841" w:rsidRPr="006145DB" w:rsidRDefault="00C10841"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657" w:type="dxa"/>
                  <w:vAlign w:val="center"/>
                </w:tcPr>
                <w:p w14:paraId="1BC42F9C" w14:textId="77777777" w:rsidR="00C10841" w:rsidRPr="006145DB" w:rsidRDefault="00C10841" w:rsidP="005B435E">
                  <w:pPr>
                    <w:tabs>
                      <w:tab w:val="left" w:pos="709"/>
                    </w:tabs>
                    <w:contextualSpacing/>
                    <w:jc w:val="center"/>
                    <w:rPr>
                      <w:rFonts w:cs="Arial"/>
                      <w:sz w:val="20"/>
                      <w:szCs w:val="20"/>
                      <w:lang w:eastAsia="es-CO"/>
                    </w:rPr>
                  </w:pPr>
                  <w:r w:rsidRPr="006145DB">
                    <w:rPr>
                      <w:rFonts w:eastAsia="Arial" w:cs="Arial"/>
                      <w:sz w:val="16"/>
                      <w:szCs w:val="16"/>
                    </w:rPr>
                    <w:t>Subdirección para la adultez</w:t>
                  </w:r>
                </w:p>
              </w:tc>
            </w:tr>
            <w:tr w:rsidR="0055342A" w:rsidRPr="006145DB" w14:paraId="0BD22BE4" w14:textId="77777777" w:rsidTr="003A7252">
              <w:trPr>
                <w:trHeight w:val="243"/>
              </w:trPr>
              <w:tc>
                <w:tcPr>
                  <w:tcW w:w="3048" w:type="dxa"/>
                  <w:vAlign w:val="center"/>
                </w:tcPr>
                <w:p w14:paraId="0ACCE158" w14:textId="77777777" w:rsidR="00C10841" w:rsidRPr="006145DB" w:rsidRDefault="00C10841" w:rsidP="005B435E">
                  <w:pPr>
                    <w:tabs>
                      <w:tab w:val="left" w:pos="709"/>
                    </w:tabs>
                    <w:contextualSpacing/>
                    <w:jc w:val="both"/>
                    <w:rPr>
                      <w:rFonts w:eastAsia="Arial" w:cs="Arial"/>
                      <w:sz w:val="16"/>
                      <w:szCs w:val="16"/>
                    </w:rPr>
                  </w:pPr>
                  <w:r w:rsidRPr="006145DB">
                    <w:rPr>
                      <w:rFonts w:eastAsia="Arial" w:cs="Arial"/>
                      <w:sz w:val="16"/>
                      <w:szCs w:val="16"/>
                    </w:rPr>
                    <w:t>Novedad en el estado del documento reportado en las bases de datos Registraduría Nacional del Estado Civil, con estados diferentes a Vigente.</w:t>
                  </w:r>
                </w:p>
              </w:tc>
              <w:tc>
                <w:tcPr>
                  <w:tcW w:w="1418" w:type="dxa"/>
                  <w:vAlign w:val="center"/>
                </w:tcPr>
                <w:p w14:paraId="6A0E061B" w14:textId="5CDAA3DD"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PISIS - RNEC</w:t>
                  </w:r>
                </w:p>
              </w:tc>
              <w:tc>
                <w:tcPr>
                  <w:tcW w:w="1134" w:type="dxa"/>
                  <w:vAlign w:val="center"/>
                </w:tcPr>
                <w:p w14:paraId="370D2A94"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657" w:type="dxa"/>
                  <w:vAlign w:val="center"/>
                </w:tcPr>
                <w:p w14:paraId="0F273168" w14:textId="77777777" w:rsidR="00C10841" w:rsidRPr="006145DB" w:rsidRDefault="00C10841" w:rsidP="005B435E">
                  <w:pPr>
                    <w:tabs>
                      <w:tab w:val="left" w:pos="709"/>
                    </w:tabs>
                    <w:contextualSpacing/>
                    <w:jc w:val="center"/>
                    <w:rPr>
                      <w:rFonts w:eastAsia="Arial" w:cs="Arial"/>
                      <w:sz w:val="16"/>
                      <w:szCs w:val="16"/>
                    </w:rPr>
                  </w:pPr>
                  <w:r w:rsidRPr="006145DB">
                    <w:rPr>
                      <w:rFonts w:eastAsia="Arial" w:cs="Arial"/>
                      <w:sz w:val="16"/>
                      <w:szCs w:val="16"/>
                    </w:rPr>
                    <w:t>Ministerio de salud y protección social</w:t>
                  </w:r>
                </w:p>
                <w:p w14:paraId="6D9F1AC0"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Registraduría Nacional del Estado Civil.</w:t>
                  </w:r>
                </w:p>
              </w:tc>
            </w:tr>
            <w:tr w:rsidR="0055342A" w:rsidRPr="006145DB" w14:paraId="30DD6C91" w14:textId="77777777" w:rsidTr="003A7252">
              <w:trPr>
                <w:trHeight w:val="827"/>
              </w:trPr>
              <w:tc>
                <w:tcPr>
                  <w:tcW w:w="3048" w:type="dxa"/>
                  <w:vAlign w:val="center"/>
                </w:tcPr>
                <w:p w14:paraId="18EA9249" w14:textId="77777777" w:rsidR="00C10841" w:rsidRPr="006145DB" w:rsidRDefault="00C10841" w:rsidP="005B435E">
                  <w:pPr>
                    <w:jc w:val="both"/>
                    <w:rPr>
                      <w:rFonts w:cs="Arial"/>
                      <w:sz w:val="16"/>
                      <w:szCs w:val="16"/>
                    </w:rPr>
                  </w:pPr>
                  <w:r w:rsidRPr="006145DB">
                    <w:rPr>
                      <w:rFonts w:cs="Arial"/>
                      <w:sz w:val="16"/>
                      <w:szCs w:val="16"/>
                    </w:rPr>
                    <w:t>Inconsistencia en la información aportada y que derive en el incumplimiento de criterios de ingreso</w:t>
                  </w:r>
                </w:p>
              </w:tc>
              <w:tc>
                <w:tcPr>
                  <w:tcW w:w="1418" w:type="dxa"/>
                  <w:vAlign w:val="center"/>
                </w:tcPr>
                <w:p w14:paraId="79FAC6CB"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24A95681" w14:textId="77777777" w:rsidR="00C10841" w:rsidRPr="006145DB" w:rsidRDefault="00C10841"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657" w:type="dxa"/>
                  <w:vAlign w:val="center"/>
                </w:tcPr>
                <w:p w14:paraId="0F6856FA" w14:textId="77777777" w:rsidR="00C10841" w:rsidRPr="006145DB" w:rsidRDefault="00C10841" w:rsidP="005B435E">
                  <w:pPr>
                    <w:tabs>
                      <w:tab w:val="left" w:pos="709"/>
                    </w:tabs>
                    <w:contextualSpacing/>
                    <w:jc w:val="center"/>
                    <w:rPr>
                      <w:rFonts w:cs="Arial"/>
                      <w:sz w:val="16"/>
                      <w:szCs w:val="16"/>
                      <w:lang w:eastAsia="es-CO"/>
                    </w:rPr>
                  </w:pPr>
                  <w:r w:rsidRPr="006145DB">
                    <w:rPr>
                      <w:rFonts w:eastAsia="Arial" w:cs="Arial"/>
                      <w:sz w:val="16"/>
                      <w:szCs w:val="16"/>
                    </w:rPr>
                    <w:t>Subdirección para la adultez</w:t>
                  </w:r>
                </w:p>
              </w:tc>
            </w:tr>
            <w:tr w:rsidR="0055342A" w:rsidRPr="006145DB" w14:paraId="7D4AC078" w14:textId="77777777" w:rsidTr="003A7252">
              <w:trPr>
                <w:trHeight w:val="299"/>
              </w:trPr>
              <w:tc>
                <w:tcPr>
                  <w:tcW w:w="3048" w:type="dxa"/>
                  <w:vAlign w:val="center"/>
                </w:tcPr>
                <w:p w14:paraId="399AD5E9" w14:textId="77777777" w:rsidR="00C10841" w:rsidRPr="006145DB" w:rsidRDefault="00C10841" w:rsidP="005B435E">
                  <w:pPr>
                    <w:jc w:val="both"/>
                    <w:rPr>
                      <w:rFonts w:eastAsia="Arial" w:cs="Arial"/>
                      <w:sz w:val="16"/>
                      <w:szCs w:val="16"/>
                    </w:rPr>
                  </w:pPr>
                  <w:r w:rsidRPr="006145DB">
                    <w:rPr>
                      <w:rFonts w:cs="Arial"/>
                      <w:sz w:val="16"/>
                      <w:szCs w:val="16"/>
                      <w:lang w:eastAsia="es-CO"/>
                    </w:rPr>
                    <w:t>Persona con pena privativa de la libertad y no privativa.</w:t>
                  </w:r>
                </w:p>
              </w:tc>
              <w:tc>
                <w:tcPr>
                  <w:tcW w:w="1418" w:type="dxa"/>
                  <w:vAlign w:val="center"/>
                </w:tcPr>
                <w:p w14:paraId="040D2051"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 (JEMPS). </w:t>
                  </w:r>
                </w:p>
              </w:tc>
              <w:tc>
                <w:tcPr>
                  <w:tcW w:w="1134" w:type="dxa"/>
                  <w:vAlign w:val="center"/>
                </w:tcPr>
                <w:p w14:paraId="635CFCC7" w14:textId="5AF081DE" w:rsidR="00C10841" w:rsidRPr="006145DB" w:rsidRDefault="00C10841" w:rsidP="005B435E">
                  <w:pPr>
                    <w:tabs>
                      <w:tab w:val="left" w:pos="709"/>
                    </w:tabs>
                    <w:contextualSpacing/>
                    <w:jc w:val="center"/>
                    <w:textAlignment w:val="baseline"/>
                    <w:rPr>
                      <w:rFonts w:eastAsia="Arial" w:cs="Arial"/>
                      <w:sz w:val="16"/>
                      <w:szCs w:val="16"/>
                    </w:rPr>
                  </w:pPr>
                  <w:r w:rsidRPr="006145DB">
                    <w:rPr>
                      <w:rFonts w:eastAsia="Arial" w:cs="Arial"/>
                      <w:sz w:val="16"/>
                      <w:szCs w:val="16"/>
                    </w:rPr>
                    <w:t>Consulta individual a demanda</w:t>
                  </w:r>
                </w:p>
              </w:tc>
              <w:tc>
                <w:tcPr>
                  <w:tcW w:w="1657" w:type="dxa"/>
                  <w:vAlign w:val="center"/>
                </w:tcPr>
                <w:p w14:paraId="015A3909"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sz w:val="16"/>
                      <w:szCs w:val="16"/>
                      <w:lang w:eastAsia="es-CO"/>
                    </w:rPr>
                    <w:t>Ministerio de Justicia y del derecho – Consejo Superior de la Judicatura. </w:t>
                  </w:r>
                </w:p>
              </w:tc>
            </w:tr>
            <w:tr w:rsidR="0055342A" w:rsidRPr="006145DB" w14:paraId="2115B4DA" w14:textId="77777777" w:rsidTr="003A7252">
              <w:trPr>
                <w:trHeight w:val="485"/>
              </w:trPr>
              <w:tc>
                <w:tcPr>
                  <w:tcW w:w="3048" w:type="dxa"/>
                  <w:tcBorders>
                    <w:bottom w:val="single" w:sz="4" w:space="0" w:color="auto"/>
                  </w:tcBorders>
                  <w:vAlign w:val="center"/>
                </w:tcPr>
                <w:p w14:paraId="37C6B042" w14:textId="77777777" w:rsidR="00C10841" w:rsidRPr="006145DB" w:rsidRDefault="00C10841" w:rsidP="005B435E">
                  <w:pPr>
                    <w:tabs>
                      <w:tab w:val="left" w:pos="709"/>
                    </w:tabs>
                    <w:contextualSpacing/>
                    <w:jc w:val="both"/>
                    <w:rPr>
                      <w:rFonts w:cs="Arial"/>
                      <w:sz w:val="20"/>
                      <w:szCs w:val="20"/>
                      <w:lang w:eastAsia="es-CO"/>
                    </w:rPr>
                  </w:pPr>
                  <w:r w:rsidRPr="006145DB">
                    <w:rPr>
                      <w:rFonts w:cs="Arial"/>
                      <w:sz w:val="16"/>
                      <w:szCs w:val="16"/>
                      <w:lang w:eastAsia="es-CO"/>
                    </w:rPr>
                    <w:t>Fallecimiento</w:t>
                  </w:r>
                </w:p>
              </w:tc>
              <w:tc>
                <w:tcPr>
                  <w:tcW w:w="1418" w:type="dxa"/>
                  <w:tcBorders>
                    <w:bottom w:val="single" w:sz="4" w:space="0" w:color="auto"/>
                  </w:tcBorders>
                  <w:vAlign w:val="center"/>
                </w:tcPr>
                <w:p w14:paraId="5C64B24F" w14:textId="77777777" w:rsidR="00C10841" w:rsidRPr="006145DB" w:rsidRDefault="00C10841" w:rsidP="005B435E">
                  <w:pPr>
                    <w:tabs>
                      <w:tab w:val="left" w:pos="709"/>
                    </w:tabs>
                    <w:contextualSpacing/>
                    <w:jc w:val="center"/>
                    <w:rPr>
                      <w:rFonts w:cs="Arial"/>
                      <w:bCs/>
                      <w:sz w:val="20"/>
                      <w:szCs w:val="20"/>
                      <w:lang w:eastAsia="es-CO"/>
                    </w:rPr>
                  </w:pPr>
                  <w:r w:rsidRPr="006145DB">
                    <w:rPr>
                      <w:rFonts w:cs="Arial"/>
                      <w:bCs/>
                      <w:sz w:val="16"/>
                      <w:szCs w:val="16"/>
                      <w:lang w:eastAsia="es-CO"/>
                    </w:rPr>
                    <w:t>Fallecidos (Inhumados)</w:t>
                  </w:r>
                </w:p>
              </w:tc>
              <w:tc>
                <w:tcPr>
                  <w:tcW w:w="1134" w:type="dxa"/>
                  <w:tcBorders>
                    <w:bottom w:val="single" w:sz="4" w:space="0" w:color="auto"/>
                  </w:tcBorders>
                  <w:vAlign w:val="center"/>
                </w:tcPr>
                <w:p w14:paraId="1E1974D7" w14:textId="77777777" w:rsidR="00C10841" w:rsidRPr="006145DB" w:rsidRDefault="00C10841" w:rsidP="005B435E">
                  <w:pPr>
                    <w:tabs>
                      <w:tab w:val="left" w:pos="709"/>
                    </w:tabs>
                    <w:contextualSpacing/>
                    <w:jc w:val="center"/>
                    <w:rPr>
                      <w:rFonts w:cs="Arial"/>
                      <w:bCs/>
                      <w:sz w:val="20"/>
                      <w:szCs w:val="20"/>
                      <w:lang w:eastAsia="es-CO"/>
                    </w:rPr>
                  </w:pPr>
                  <w:r w:rsidRPr="006145DB">
                    <w:rPr>
                      <w:rFonts w:cs="Arial"/>
                      <w:bCs/>
                      <w:sz w:val="16"/>
                      <w:szCs w:val="16"/>
                      <w:lang w:eastAsia="es-CO"/>
                    </w:rPr>
                    <w:t>Mensual (Mes Vencido)</w:t>
                  </w:r>
                </w:p>
              </w:tc>
              <w:tc>
                <w:tcPr>
                  <w:tcW w:w="1657" w:type="dxa"/>
                  <w:tcBorders>
                    <w:bottom w:val="single" w:sz="4" w:space="0" w:color="auto"/>
                  </w:tcBorders>
                  <w:vAlign w:val="center"/>
                </w:tcPr>
                <w:p w14:paraId="51A42469" w14:textId="77777777" w:rsidR="00C10841" w:rsidRPr="006145DB" w:rsidRDefault="00C10841"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 de Salud.</w:t>
                  </w:r>
                </w:p>
              </w:tc>
            </w:tr>
            <w:tr w:rsidR="0055342A" w:rsidRPr="006145DB" w14:paraId="6E735FBC" w14:textId="77777777" w:rsidTr="003A7252">
              <w:trPr>
                <w:trHeight w:val="259"/>
              </w:trPr>
              <w:tc>
                <w:tcPr>
                  <w:tcW w:w="3048" w:type="dxa"/>
                  <w:tcBorders>
                    <w:bottom w:val="single" w:sz="4" w:space="0" w:color="auto"/>
                  </w:tcBorders>
                  <w:vAlign w:val="center"/>
                </w:tcPr>
                <w:p w14:paraId="58C7C777" w14:textId="77777777" w:rsidR="00C10841" w:rsidRPr="006145DB" w:rsidRDefault="00C10841" w:rsidP="005B435E">
                  <w:pPr>
                    <w:tabs>
                      <w:tab w:val="left" w:pos="709"/>
                    </w:tabs>
                    <w:contextualSpacing/>
                    <w:jc w:val="both"/>
                    <w:rPr>
                      <w:rFonts w:eastAsia="Arial" w:cs="Arial"/>
                      <w:strike/>
                      <w:sz w:val="16"/>
                      <w:szCs w:val="16"/>
                    </w:rPr>
                  </w:pPr>
                  <w:r w:rsidRPr="006145DB">
                    <w:rPr>
                      <w:rFonts w:cs="Arial"/>
                      <w:sz w:val="16"/>
                      <w:szCs w:val="16"/>
                    </w:rPr>
                    <w:t>Incurrir en faltas gravísimas establecidas en el manual de acuerdos para la convivencia y la transformación de los conflictos en los servicios sociales</w:t>
                  </w:r>
                </w:p>
              </w:tc>
              <w:tc>
                <w:tcPr>
                  <w:tcW w:w="1418" w:type="dxa"/>
                  <w:tcBorders>
                    <w:bottom w:val="single" w:sz="4" w:space="0" w:color="auto"/>
                  </w:tcBorders>
                  <w:vAlign w:val="center"/>
                </w:tcPr>
                <w:p w14:paraId="033C09E2" w14:textId="77777777" w:rsidR="00C10841" w:rsidRPr="006145DB" w:rsidRDefault="00C10841" w:rsidP="005B435E">
                  <w:pPr>
                    <w:tabs>
                      <w:tab w:val="left" w:pos="709"/>
                    </w:tabs>
                    <w:contextualSpacing/>
                    <w:jc w:val="center"/>
                    <w:rPr>
                      <w:rFonts w:cs="Arial"/>
                      <w:bCs/>
                      <w:sz w:val="20"/>
                      <w:szCs w:val="20"/>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3153DAED" w14:textId="77777777" w:rsidR="00C10841" w:rsidRPr="006145DB" w:rsidRDefault="00C10841"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657" w:type="dxa"/>
                  <w:tcBorders>
                    <w:bottom w:val="single" w:sz="4" w:space="0" w:color="auto"/>
                  </w:tcBorders>
                  <w:vAlign w:val="center"/>
                </w:tcPr>
                <w:p w14:paraId="790275F0" w14:textId="77777777" w:rsidR="00C10841" w:rsidRPr="006145DB" w:rsidRDefault="00C10841" w:rsidP="005B435E">
                  <w:pPr>
                    <w:tabs>
                      <w:tab w:val="left" w:pos="709"/>
                    </w:tabs>
                    <w:contextualSpacing/>
                    <w:jc w:val="center"/>
                    <w:rPr>
                      <w:rFonts w:cs="Arial"/>
                      <w:bCs/>
                      <w:sz w:val="20"/>
                      <w:szCs w:val="20"/>
                      <w:lang w:eastAsia="es-CO"/>
                    </w:rPr>
                  </w:pPr>
                  <w:r w:rsidRPr="006145DB">
                    <w:rPr>
                      <w:rFonts w:eastAsia="Arial" w:cs="Arial"/>
                      <w:sz w:val="16"/>
                      <w:szCs w:val="16"/>
                    </w:rPr>
                    <w:t>Subdirección para la adultez</w:t>
                  </w:r>
                </w:p>
              </w:tc>
            </w:tr>
            <w:tr w:rsidR="00E40EA3" w:rsidRPr="006145DB" w14:paraId="772DCE1B" w14:textId="77777777" w:rsidTr="003A7252">
              <w:trPr>
                <w:trHeight w:val="70"/>
              </w:trPr>
              <w:tc>
                <w:tcPr>
                  <w:tcW w:w="3048" w:type="dxa"/>
                  <w:tcBorders>
                    <w:top w:val="single" w:sz="4" w:space="0" w:color="auto"/>
                    <w:left w:val="nil"/>
                    <w:bottom w:val="nil"/>
                    <w:right w:val="nil"/>
                  </w:tcBorders>
                  <w:vAlign w:val="center"/>
                </w:tcPr>
                <w:p w14:paraId="00F28952" w14:textId="77777777" w:rsidR="00E40EA3" w:rsidRPr="006145DB" w:rsidRDefault="00E40EA3" w:rsidP="005B435E">
                  <w:pPr>
                    <w:tabs>
                      <w:tab w:val="left" w:pos="709"/>
                    </w:tabs>
                    <w:contextualSpacing/>
                    <w:jc w:val="both"/>
                    <w:rPr>
                      <w:rFonts w:cs="Arial"/>
                      <w:sz w:val="16"/>
                      <w:szCs w:val="16"/>
                    </w:rPr>
                  </w:pPr>
                </w:p>
              </w:tc>
              <w:tc>
                <w:tcPr>
                  <w:tcW w:w="1418" w:type="dxa"/>
                  <w:tcBorders>
                    <w:top w:val="single" w:sz="4" w:space="0" w:color="auto"/>
                    <w:left w:val="nil"/>
                    <w:bottom w:val="nil"/>
                    <w:right w:val="nil"/>
                  </w:tcBorders>
                  <w:vAlign w:val="center"/>
                </w:tcPr>
                <w:p w14:paraId="738AB4A0" w14:textId="77777777" w:rsidR="00E40EA3" w:rsidRPr="006145DB" w:rsidRDefault="00E40EA3" w:rsidP="005B435E">
                  <w:pPr>
                    <w:tabs>
                      <w:tab w:val="left" w:pos="709"/>
                    </w:tabs>
                    <w:contextualSpacing/>
                    <w:jc w:val="center"/>
                    <w:rPr>
                      <w:rFonts w:cs="Arial"/>
                      <w:sz w:val="16"/>
                      <w:szCs w:val="16"/>
                      <w:lang w:eastAsia="es-CO"/>
                    </w:rPr>
                  </w:pPr>
                </w:p>
              </w:tc>
              <w:tc>
                <w:tcPr>
                  <w:tcW w:w="1134" w:type="dxa"/>
                  <w:tcBorders>
                    <w:top w:val="single" w:sz="4" w:space="0" w:color="auto"/>
                    <w:left w:val="nil"/>
                    <w:bottom w:val="nil"/>
                    <w:right w:val="nil"/>
                  </w:tcBorders>
                  <w:vAlign w:val="center"/>
                </w:tcPr>
                <w:p w14:paraId="2B4053EA" w14:textId="77777777" w:rsidR="00E40EA3" w:rsidRPr="006145DB" w:rsidRDefault="00E40EA3" w:rsidP="005B435E">
                  <w:pPr>
                    <w:tabs>
                      <w:tab w:val="left" w:pos="709"/>
                    </w:tabs>
                    <w:contextualSpacing/>
                    <w:jc w:val="center"/>
                    <w:rPr>
                      <w:rFonts w:cs="Arial"/>
                      <w:bCs/>
                      <w:sz w:val="16"/>
                      <w:szCs w:val="16"/>
                      <w:lang w:eastAsia="es-CO"/>
                    </w:rPr>
                  </w:pPr>
                </w:p>
              </w:tc>
              <w:tc>
                <w:tcPr>
                  <w:tcW w:w="1657" w:type="dxa"/>
                  <w:tcBorders>
                    <w:top w:val="single" w:sz="4" w:space="0" w:color="auto"/>
                    <w:left w:val="nil"/>
                    <w:bottom w:val="nil"/>
                    <w:right w:val="nil"/>
                  </w:tcBorders>
                  <w:vAlign w:val="center"/>
                </w:tcPr>
                <w:p w14:paraId="5DE00BB4" w14:textId="77777777" w:rsidR="00E40EA3" w:rsidRPr="006145DB" w:rsidRDefault="00E40EA3" w:rsidP="005B435E">
                  <w:pPr>
                    <w:tabs>
                      <w:tab w:val="left" w:pos="709"/>
                    </w:tabs>
                    <w:contextualSpacing/>
                    <w:jc w:val="center"/>
                    <w:rPr>
                      <w:rFonts w:eastAsia="Arial" w:cs="Arial"/>
                      <w:sz w:val="16"/>
                      <w:szCs w:val="16"/>
                    </w:rPr>
                  </w:pPr>
                </w:p>
              </w:tc>
            </w:tr>
          </w:tbl>
          <w:p w14:paraId="5B2CB0B2" w14:textId="77777777" w:rsidR="00C10841" w:rsidRPr="006145DB" w:rsidRDefault="00C10841" w:rsidP="005B435E">
            <w:pPr>
              <w:tabs>
                <w:tab w:val="left" w:pos="709"/>
              </w:tabs>
              <w:spacing w:after="0" w:line="240" w:lineRule="auto"/>
              <w:contextualSpacing/>
              <w:jc w:val="center"/>
              <w:rPr>
                <w:rFonts w:cs="Arial"/>
                <w:sz w:val="20"/>
                <w:szCs w:val="20"/>
                <w:lang w:eastAsia="es-CO"/>
              </w:rPr>
            </w:pPr>
          </w:p>
        </w:tc>
      </w:tr>
      <w:tr w:rsidR="0055342A" w:rsidRPr="006145DB" w14:paraId="5DA40052" w14:textId="77777777" w:rsidTr="00BA3190">
        <w:trPr>
          <w:trHeight w:val="955"/>
          <w:jc w:val="center"/>
        </w:trPr>
        <w:tc>
          <w:tcPr>
            <w:tcW w:w="1940" w:type="dxa"/>
            <w:vAlign w:val="center"/>
          </w:tcPr>
          <w:p w14:paraId="3E65567F" w14:textId="77777777" w:rsidR="00C10841" w:rsidRPr="006145DB" w:rsidRDefault="00C10841" w:rsidP="005B435E">
            <w:pPr>
              <w:spacing w:after="0"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455" w:type="dxa"/>
            <w:vAlign w:val="center"/>
          </w:tcPr>
          <w:tbl>
            <w:tblPr>
              <w:tblW w:w="7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327"/>
              <w:gridCol w:w="1134"/>
              <w:gridCol w:w="1134"/>
              <w:gridCol w:w="1635"/>
            </w:tblGrid>
            <w:tr w:rsidR="0055342A" w:rsidRPr="006145DB" w14:paraId="4D9CED5A" w14:textId="77777777" w:rsidTr="00AB65FD">
              <w:trPr>
                <w:trHeight w:val="404"/>
              </w:trPr>
              <w:tc>
                <w:tcPr>
                  <w:tcW w:w="3327" w:type="dxa"/>
                  <w:tcBorders>
                    <w:top w:val="nil"/>
                    <w:bottom w:val="single" w:sz="4" w:space="0" w:color="auto"/>
                  </w:tcBorders>
                  <w:vAlign w:val="center"/>
                  <w:hideMark/>
                </w:tcPr>
                <w:p w14:paraId="50B4163C" w14:textId="77777777"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Restricciones</w:t>
                  </w:r>
                </w:p>
              </w:tc>
              <w:tc>
                <w:tcPr>
                  <w:tcW w:w="1134" w:type="dxa"/>
                  <w:tcBorders>
                    <w:top w:val="nil"/>
                    <w:bottom w:val="single" w:sz="4" w:space="0" w:color="auto"/>
                  </w:tcBorders>
                  <w:vAlign w:val="center"/>
                  <w:hideMark/>
                </w:tcPr>
                <w:p w14:paraId="27C5DC4E" w14:textId="77777777"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Fuente de Información</w:t>
                  </w:r>
                </w:p>
              </w:tc>
              <w:tc>
                <w:tcPr>
                  <w:tcW w:w="1134" w:type="dxa"/>
                  <w:tcBorders>
                    <w:top w:val="nil"/>
                    <w:bottom w:val="single" w:sz="4" w:space="0" w:color="auto"/>
                  </w:tcBorders>
                  <w:vAlign w:val="center"/>
                  <w:hideMark/>
                </w:tcPr>
                <w:p w14:paraId="6CA17460" w14:textId="77777777"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Periodicidad</w:t>
                  </w:r>
                </w:p>
              </w:tc>
              <w:tc>
                <w:tcPr>
                  <w:tcW w:w="1635" w:type="dxa"/>
                  <w:tcBorders>
                    <w:top w:val="nil"/>
                    <w:bottom w:val="single" w:sz="4" w:space="0" w:color="auto"/>
                  </w:tcBorders>
                  <w:vAlign w:val="center"/>
                  <w:hideMark/>
                </w:tcPr>
                <w:p w14:paraId="0AD2A1FC" w14:textId="373733F1"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Administrador</w:t>
                  </w:r>
                </w:p>
              </w:tc>
            </w:tr>
            <w:tr w:rsidR="0055342A" w:rsidRPr="006145DB" w14:paraId="3167E3C2" w14:textId="77777777" w:rsidTr="00AB65FD">
              <w:trPr>
                <w:trHeight w:val="210"/>
              </w:trPr>
              <w:tc>
                <w:tcPr>
                  <w:tcW w:w="3327" w:type="dxa"/>
                  <w:tcBorders>
                    <w:bottom w:val="nil"/>
                  </w:tcBorders>
                  <w:vAlign w:val="center"/>
                </w:tcPr>
                <w:p w14:paraId="184A875D" w14:textId="77777777" w:rsidR="00C10841" w:rsidRPr="006145DB" w:rsidRDefault="00C10841" w:rsidP="005B435E">
                  <w:pPr>
                    <w:spacing w:after="0" w:line="240" w:lineRule="auto"/>
                    <w:jc w:val="both"/>
                    <w:textAlignment w:val="baseline"/>
                    <w:rPr>
                      <w:rFonts w:cs="Arial"/>
                      <w:sz w:val="16"/>
                      <w:szCs w:val="16"/>
                      <w:lang w:eastAsia="es-CO"/>
                    </w:rPr>
                  </w:pPr>
                  <w:r w:rsidRPr="006145DB">
                    <w:rPr>
                      <w:rFonts w:cs="Arial"/>
                      <w:sz w:val="16"/>
                      <w:szCs w:val="16"/>
                      <w:shd w:val="clear" w:color="auto" w:fill="FFFFFF"/>
                    </w:rPr>
                    <w:t>Servicio de Atención y Desarrollo de Capacidades para Mujeres Habitantes de Calle.</w:t>
                  </w:r>
                </w:p>
              </w:tc>
              <w:tc>
                <w:tcPr>
                  <w:tcW w:w="1134" w:type="dxa"/>
                  <w:tcBorders>
                    <w:bottom w:val="nil"/>
                  </w:tcBorders>
                  <w:vAlign w:val="center"/>
                </w:tcPr>
                <w:p w14:paraId="7E37C350"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134" w:type="dxa"/>
                  <w:tcBorders>
                    <w:bottom w:val="nil"/>
                  </w:tcBorders>
                  <w:vAlign w:val="center"/>
                </w:tcPr>
                <w:p w14:paraId="3C4CCDAC"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635" w:type="dxa"/>
                  <w:tcBorders>
                    <w:bottom w:val="nil"/>
                  </w:tcBorders>
                  <w:vAlign w:val="center"/>
                </w:tcPr>
                <w:p w14:paraId="697B11D4" w14:textId="64774313"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55342A" w:rsidRPr="006145DB" w14:paraId="356FE1E8" w14:textId="77777777" w:rsidTr="00AB65FD">
              <w:trPr>
                <w:trHeight w:val="210"/>
              </w:trPr>
              <w:tc>
                <w:tcPr>
                  <w:tcW w:w="3327" w:type="dxa"/>
                  <w:tcBorders>
                    <w:top w:val="nil"/>
                  </w:tcBorders>
                  <w:vAlign w:val="center"/>
                </w:tcPr>
                <w:p w14:paraId="799958F9" w14:textId="77777777" w:rsidR="00C10841" w:rsidRPr="006145DB" w:rsidRDefault="00C10841" w:rsidP="005B435E">
                  <w:pPr>
                    <w:spacing w:after="0" w:line="240" w:lineRule="auto"/>
                    <w:jc w:val="both"/>
                    <w:textAlignment w:val="baseline"/>
                    <w:rPr>
                      <w:rFonts w:cs="Arial"/>
                      <w:sz w:val="16"/>
                      <w:szCs w:val="16"/>
                      <w:shd w:val="clear" w:color="auto" w:fill="FFFFFF"/>
                    </w:rPr>
                  </w:pPr>
                  <w:r w:rsidRPr="006145DB">
                    <w:rPr>
                      <w:rFonts w:cs="Arial"/>
                      <w:bCs/>
                      <w:sz w:val="16"/>
                      <w:szCs w:val="16"/>
                      <w:lang w:eastAsia="es-CO"/>
                    </w:rPr>
                    <w:t>Servicio de Prevención del riesgo de habitar calle</w:t>
                  </w:r>
                </w:p>
              </w:tc>
              <w:tc>
                <w:tcPr>
                  <w:tcW w:w="1134" w:type="dxa"/>
                  <w:tcBorders>
                    <w:top w:val="nil"/>
                  </w:tcBorders>
                  <w:vAlign w:val="center"/>
                </w:tcPr>
                <w:p w14:paraId="0AF73DF3"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134" w:type="dxa"/>
                  <w:tcBorders>
                    <w:top w:val="nil"/>
                  </w:tcBorders>
                  <w:vAlign w:val="center"/>
                </w:tcPr>
                <w:p w14:paraId="4A103F8F"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635" w:type="dxa"/>
                  <w:tcBorders>
                    <w:top w:val="nil"/>
                  </w:tcBorders>
                  <w:vAlign w:val="center"/>
                </w:tcPr>
                <w:p w14:paraId="6C633833"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55342A" w:rsidRPr="006145DB" w14:paraId="1D5E68DD" w14:textId="77777777" w:rsidTr="00AB65FD">
              <w:trPr>
                <w:trHeight w:val="210"/>
              </w:trPr>
              <w:tc>
                <w:tcPr>
                  <w:tcW w:w="3327" w:type="dxa"/>
                  <w:vAlign w:val="center"/>
                </w:tcPr>
                <w:p w14:paraId="203A51FB" w14:textId="77777777" w:rsidR="00C10841" w:rsidRPr="006145DB" w:rsidRDefault="00C10841" w:rsidP="005B435E">
                  <w:pPr>
                    <w:spacing w:after="0" w:line="240" w:lineRule="auto"/>
                    <w:jc w:val="both"/>
                    <w:textAlignment w:val="baseline"/>
                    <w:rPr>
                      <w:rFonts w:cs="Arial"/>
                      <w:sz w:val="16"/>
                      <w:szCs w:val="16"/>
                      <w:lang w:eastAsia="es-CO"/>
                    </w:rPr>
                  </w:pPr>
                  <w:r w:rsidRPr="006145DB">
                    <w:rPr>
                      <w:rFonts w:cs="Arial"/>
                      <w:sz w:val="16"/>
                      <w:szCs w:val="16"/>
                      <w:lang w:eastAsia="es-CO"/>
                    </w:rPr>
                    <w:t>Servicio de Atención Sociosanitaria para población habitante de calle y en alto riesgo de estarlo</w:t>
                  </w:r>
                </w:p>
              </w:tc>
              <w:tc>
                <w:tcPr>
                  <w:tcW w:w="1134" w:type="dxa"/>
                  <w:vAlign w:val="center"/>
                </w:tcPr>
                <w:p w14:paraId="7867D5B5"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134" w:type="dxa"/>
                  <w:vAlign w:val="center"/>
                </w:tcPr>
                <w:p w14:paraId="427E848E"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635" w:type="dxa"/>
                  <w:vAlign w:val="center"/>
                </w:tcPr>
                <w:p w14:paraId="0AB0028C"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55342A" w:rsidRPr="006145DB" w14:paraId="1DA188F8" w14:textId="77777777" w:rsidTr="00AB65FD">
              <w:trPr>
                <w:trHeight w:val="210"/>
              </w:trPr>
              <w:tc>
                <w:tcPr>
                  <w:tcW w:w="3327" w:type="dxa"/>
                  <w:vAlign w:val="center"/>
                </w:tcPr>
                <w:p w14:paraId="49E99C02" w14:textId="77777777" w:rsidR="00C10841" w:rsidRPr="006145DB" w:rsidRDefault="00C10841" w:rsidP="005B435E">
                  <w:pPr>
                    <w:spacing w:after="0" w:line="240" w:lineRule="auto"/>
                    <w:jc w:val="both"/>
                    <w:textAlignment w:val="baseline"/>
                    <w:rPr>
                      <w:rFonts w:cs="Arial"/>
                      <w:sz w:val="16"/>
                      <w:szCs w:val="16"/>
                      <w:lang w:eastAsia="es-CO"/>
                    </w:rPr>
                  </w:pPr>
                  <w:r w:rsidRPr="006145DB">
                    <w:rPr>
                      <w:rFonts w:cs="Arial"/>
                      <w:bCs/>
                      <w:sz w:val="16"/>
                      <w:szCs w:val="16"/>
                      <w:lang w:eastAsia="es-CO"/>
                    </w:rPr>
                    <w:t>Servicio de Comunidad de Vida para Población Habitante de Calle.</w:t>
                  </w:r>
                </w:p>
              </w:tc>
              <w:tc>
                <w:tcPr>
                  <w:tcW w:w="1134" w:type="dxa"/>
                  <w:vAlign w:val="center"/>
                </w:tcPr>
                <w:p w14:paraId="2212DBA2"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134" w:type="dxa"/>
                  <w:vAlign w:val="center"/>
                </w:tcPr>
                <w:p w14:paraId="4880A6B3"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635" w:type="dxa"/>
                  <w:vAlign w:val="center"/>
                </w:tcPr>
                <w:p w14:paraId="0A87FA7F"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55342A" w:rsidRPr="006145DB" w14:paraId="04DD2728" w14:textId="77777777" w:rsidTr="00AB65FD">
              <w:trPr>
                <w:trHeight w:val="225"/>
              </w:trPr>
              <w:tc>
                <w:tcPr>
                  <w:tcW w:w="3327" w:type="dxa"/>
                  <w:vAlign w:val="center"/>
                  <w:hideMark/>
                </w:tcPr>
                <w:p w14:paraId="591059B9" w14:textId="77777777" w:rsidR="00C10841" w:rsidRPr="006145DB" w:rsidRDefault="00C10841" w:rsidP="005B435E">
                  <w:pPr>
                    <w:spacing w:after="0" w:line="240" w:lineRule="auto"/>
                    <w:jc w:val="both"/>
                    <w:textAlignment w:val="baseline"/>
                    <w:rPr>
                      <w:rFonts w:cs="Arial"/>
                      <w:sz w:val="18"/>
                      <w:szCs w:val="18"/>
                      <w:lang w:eastAsia="es-CO"/>
                    </w:rPr>
                  </w:pPr>
                  <w:r w:rsidRPr="006145DB">
                    <w:rPr>
                      <w:rFonts w:cs="Arial"/>
                      <w:sz w:val="16"/>
                      <w:szCs w:val="16"/>
                      <w:lang w:eastAsia="es-CO"/>
                    </w:rPr>
                    <w:t>Servicio de Alta Dependencia Física, Mental o Cognitiva para Población Habitante de Calle.</w:t>
                  </w:r>
                </w:p>
              </w:tc>
              <w:tc>
                <w:tcPr>
                  <w:tcW w:w="1134" w:type="dxa"/>
                  <w:vAlign w:val="center"/>
                  <w:hideMark/>
                </w:tcPr>
                <w:p w14:paraId="634F00EC" w14:textId="77777777"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SIRBE</w:t>
                  </w:r>
                </w:p>
              </w:tc>
              <w:tc>
                <w:tcPr>
                  <w:tcW w:w="1134" w:type="dxa"/>
                  <w:vAlign w:val="center"/>
                  <w:hideMark/>
                </w:tcPr>
                <w:p w14:paraId="68E33B18" w14:textId="77777777"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w:t>
                  </w:r>
                </w:p>
              </w:tc>
              <w:tc>
                <w:tcPr>
                  <w:tcW w:w="1635" w:type="dxa"/>
                  <w:vAlign w:val="center"/>
                  <w:hideMark/>
                </w:tcPr>
                <w:p w14:paraId="705EEDFE" w14:textId="77777777"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55342A" w:rsidRPr="006145DB" w14:paraId="2F1AD8DA" w14:textId="77777777" w:rsidTr="00AB65FD">
              <w:trPr>
                <w:trHeight w:val="225"/>
              </w:trPr>
              <w:tc>
                <w:tcPr>
                  <w:tcW w:w="3327" w:type="dxa"/>
                  <w:vAlign w:val="center"/>
                </w:tcPr>
                <w:p w14:paraId="3333E301" w14:textId="77777777" w:rsidR="00C10841" w:rsidRPr="006145DB" w:rsidRDefault="00C10841" w:rsidP="005B435E">
                  <w:pPr>
                    <w:spacing w:after="0" w:line="240" w:lineRule="auto"/>
                    <w:jc w:val="both"/>
                    <w:textAlignment w:val="baseline"/>
                    <w:rPr>
                      <w:rFonts w:cs="Arial"/>
                      <w:sz w:val="16"/>
                      <w:szCs w:val="16"/>
                      <w:lang w:eastAsia="es-CO"/>
                    </w:rPr>
                  </w:pPr>
                  <w:r w:rsidRPr="006145DB">
                    <w:rPr>
                      <w:rFonts w:cs="Arial"/>
                      <w:sz w:val="16"/>
                      <w:szCs w:val="16"/>
                      <w:lang w:eastAsia="es-CO"/>
                    </w:rPr>
                    <w:t>Servicio Comunidad de cuidado</w:t>
                  </w:r>
                </w:p>
              </w:tc>
              <w:tc>
                <w:tcPr>
                  <w:tcW w:w="1134" w:type="dxa"/>
                  <w:vAlign w:val="center"/>
                </w:tcPr>
                <w:p w14:paraId="68985D0D"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134" w:type="dxa"/>
                  <w:vAlign w:val="center"/>
                </w:tcPr>
                <w:p w14:paraId="3836A4B3"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635" w:type="dxa"/>
                  <w:vAlign w:val="center"/>
                </w:tcPr>
                <w:p w14:paraId="23592CDD"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55342A" w:rsidRPr="006145DB" w14:paraId="60F054AF" w14:textId="77777777" w:rsidTr="00AB65FD">
              <w:trPr>
                <w:trHeight w:val="225"/>
              </w:trPr>
              <w:tc>
                <w:tcPr>
                  <w:tcW w:w="3327" w:type="dxa"/>
                  <w:tcBorders>
                    <w:bottom w:val="single" w:sz="4" w:space="0" w:color="auto"/>
                  </w:tcBorders>
                  <w:vAlign w:val="center"/>
                </w:tcPr>
                <w:p w14:paraId="33FDF05F" w14:textId="77777777" w:rsidR="00C10841" w:rsidRPr="006145DB" w:rsidRDefault="00C10841" w:rsidP="005B435E">
                  <w:pPr>
                    <w:spacing w:after="0" w:line="240" w:lineRule="auto"/>
                    <w:jc w:val="both"/>
                    <w:textAlignment w:val="baseline"/>
                    <w:rPr>
                      <w:rFonts w:cs="Arial"/>
                      <w:sz w:val="16"/>
                      <w:szCs w:val="16"/>
                      <w:lang w:eastAsia="es-CO"/>
                    </w:rPr>
                  </w:pPr>
                  <w:r w:rsidRPr="006145DB">
                    <w:rPr>
                      <w:rFonts w:cs="Arial"/>
                      <w:sz w:val="16"/>
                      <w:szCs w:val="16"/>
                      <w:lang w:eastAsia="es-CO"/>
                    </w:rPr>
                    <w:t>Centros Integrarte (Atención Interna y Externa).</w:t>
                  </w:r>
                </w:p>
              </w:tc>
              <w:tc>
                <w:tcPr>
                  <w:tcW w:w="1134" w:type="dxa"/>
                  <w:tcBorders>
                    <w:bottom w:val="single" w:sz="4" w:space="0" w:color="auto"/>
                  </w:tcBorders>
                  <w:vAlign w:val="center"/>
                </w:tcPr>
                <w:p w14:paraId="2FFB49CC"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564AF66B"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635" w:type="dxa"/>
                  <w:tcBorders>
                    <w:bottom w:val="single" w:sz="4" w:space="0" w:color="auto"/>
                  </w:tcBorders>
                  <w:vAlign w:val="center"/>
                </w:tcPr>
                <w:p w14:paraId="14DC4283" w14:textId="77777777" w:rsidR="00C10841" w:rsidRPr="006145DB" w:rsidRDefault="00C10841"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55342A" w:rsidRPr="006145DB" w14:paraId="00B84663" w14:textId="77777777" w:rsidTr="00AB65FD">
              <w:trPr>
                <w:trHeight w:val="225"/>
              </w:trPr>
              <w:tc>
                <w:tcPr>
                  <w:tcW w:w="3327" w:type="dxa"/>
                  <w:tcBorders>
                    <w:bottom w:val="nil"/>
                  </w:tcBorders>
                  <w:vAlign w:val="center"/>
                  <w:hideMark/>
                </w:tcPr>
                <w:p w14:paraId="7EEDA725" w14:textId="77777777" w:rsidR="00C10841" w:rsidRPr="006145DB" w:rsidRDefault="00C10841" w:rsidP="005B435E">
                  <w:pPr>
                    <w:spacing w:after="0" w:line="240" w:lineRule="auto"/>
                    <w:jc w:val="both"/>
                    <w:textAlignment w:val="baseline"/>
                    <w:rPr>
                      <w:rFonts w:cs="Arial"/>
                      <w:sz w:val="18"/>
                      <w:szCs w:val="18"/>
                      <w:lang w:eastAsia="es-CO"/>
                    </w:rPr>
                  </w:pPr>
                  <w:r w:rsidRPr="006145DB">
                    <w:rPr>
                      <w:rFonts w:cs="Arial"/>
                      <w:sz w:val="16"/>
                      <w:szCs w:val="16"/>
                      <w:lang w:eastAsia="es-CO"/>
                    </w:rPr>
                    <w:t>Persona con pena privativa de la libertad y no privativa.</w:t>
                  </w:r>
                </w:p>
              </w:tc>
              <w:tc>
                <w:tcPr>
                  <w:tcW w:w="1134" w:type="dxa"/>
                  <w:tcBorders>
                    <w:bottom w:val="nil"/>
                  </w:tcBorders>
                  <w:vAlign w:val="center"/>
                  <w:hideMark/>
                </w:tcPr>
                <w:p w14:paraId="7E323405" w14:textId="77777777"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Rama Judicial - Juzgados de Ejecución de Penas y Medidas De Seguridad (JEMPS). </w:t>
                  </w:r>
                </w:p>
              </w:tc>
              <w:tc>
                <w:tcPr>
                  <w:tcW w:w="1134" w:type="dxa"/>
                  <w:tcBorders>
                    <w:bottom w:val="nil"/>
                  </w:tcBorders>
                  <w:vAlign w:val="center"/>
                  <w:hideMark/>
                </w:tcPr>
                <w:p w14:paraId="6813CB53" w14:textId="218C1462" w:rsidR="00C10841" w:rsidRPr="006145DB" w:rsidRDefault="00351196" w:rsidP="00351196">
                  <w:pPr>
                    <w:tabs>
                      <w:tab w:val="left" w:pos="709"/>
                    </w:tabs>
                    <w:spacing w:after="0" w:line="240" w:lineRule="auto"/>
                    <w:contextualSpacing/>
                    <w:jc w:val="center"/>
                    <w:textAlignment w:val="baseline"/>
                    <w:rPr>
                      <w:rFonts w:eastAsia="Arial" w:cs="Arial"/>
                      <w:sz w:val="16"/>
                      <w:szCs w:val="16"/>
                    </w:rPr>
                  </w:pPr>
                  <w:r w:rsidRPr="006145DB">
                    <w:rPr>
                      <w:rFonts w:eastAsia="Arial" w:cs="Arial"/>
                      <w:sz w:val="16"/>
                      <w:szCs w:val="16"/>
                    </w:rPr>
                    <w:t>Consulta individual a demanda</w:t>
                  </w:r>
                </w:p>
              </w:tc>
              <w:tc>
                <w:tcPr>
                  <w:tcW w:w="1635" w:type="dxa"/>
                  <w:tcBorders>
                    <w:bottom w:val="nil"/>
                  </w:tcBorders>
                  <w:vAlign w:val="center"/>
                  <w:hideMark/>
                </w:tcPr>
                <w:p w14:paraId="5A6C1D98" w14:textId="77777777" w:rsidR="00C10841" w:rsidRPr="006145DB" w:rsidRDefault="00C10841" w:rsidP="005B435E">
                  <w:pPr>
                    <w:spacing w:after="0" w:line="240" w:lineRule="auto"/>
                    <w:jc w:val="center"/>
                    <w:textAlignment w:val="baseline"/>
                    <w:rPr>
                      <w:rFonts w:cs="Arial"/>
                      <w:sz w:val="18"/>
                      <w:szCs w:val="18"/>
                      <w:lang w:eastAsia="es-CO"/>
                    </w:rPr>
                  </w:pPr>
                  <w:r w:rsidRPr="006145DB">
                    <w:rPr>
                      <w:rFonts w:cs="Arial"/>
                      <w:sz w:val="16"/>
                      <w:szCs w:val="16"/>
                      <w:lang w:eastAsia="es-CO"/>
                    </w:rPr>
                    <w:t>Ministerio de Justicia y del derecho – Consejo Superior de la Judicatura. </w:t>
                  </w:r>
                </w:p>
              </w:tc>
            </w:tr>
          </w:tbl>
          <w:p w14:paraId="3870E23D" w14:textId="77777777" w:rsidR="00C10841" w:rsidRPr="006145DB" w:rsidRDefault="00C10841" w:rsidP="005B435E">
            <w:pPr>
              <w:tabs>
                <w:tab w:val="left" w:pos="709"/>
              </w:tabs>
              <w:spacing w:after="0" w:line="240" w:lineRule="auto"/>
              <w:contextualSpacing/>
              <w:jc w:val="center"/>
              <w:rPr>
                <w:rFonts w:eastAsia="Calibri" w:cs="Arial"/>
                <w:sz w:val="20"/>
                <w:szCs w:val="20"/>
                <w:lang w:eastAsia="es-CO"/>
              </w:rPr>
            </w:pPr>
          </w:p>
        </w:tc>
      </w:tr>
      <w:tr w:rsidR="0055342A" w:rsidRPr="006145DB" w14:paraId="3EFEC125" w14:textId="77777777" w:rsidTr="00963D77">
        <w:trPr>
          <w:trHeight w:val="600"/>
          <w:jc w:val="center"/>
        </w:trPr>
        <w:tc>
          <w:tcPr>
            <w:tcW w:w="1940" w:type="dxa"/>
            <w:vAlign w:val="center"/>
          </w:tcPr>
          <w:p w14:paraId="77AD3E00" w14:textId="77777777" w:rsidR="00C10841" w:rsidRPr="006145DB" w:rsidRDefault="00C10841" w:rsidP="005B435E">
            <w:pPr>
              <w:spacing w:after="0" w:line="240" w:lineRule="auto"/>
              <w:contextualSpacing/>
              <w:rPr>
                <w:rFonts w:cs="Arial"/>
                <w:sz w:val="20"/>
                <w:szCs w:val="20"/>
                <w:lang w:eastAsia="es-CO"/>
              </w:rPr>
            </w:pPr>
            <w:r w:rsidRPr="006145DB">
              <w:rPr>
                <w:rFonts w:cs="Arial"/>
                <w:sz w:val="20"/>
                <w:szCs w:val="20"/>
                <w:lang w:eastAsia="es-CO"/>
              </w:rPr>
              <w:t>Ejecución</w:t>
            </w:r>
          </w:p>
        </w:tc>
        <w:tc>
          <w:tcPr>
            <w:tcW w:w="7455" w:type="dxa"/>
            <w:vAlign w:val="center"/>
          </w:tcPr>
          <w:p w14:paraId="7B03FCF2" w14:textId="4E550D30" w:rsidR="00C10841" w:rsidRPr="006145DB" w:rsidRDefault="00C10841" w:rsidP="005B435E">
            <w:pPr>
              <w:spacing w:after="0" w:line="240" w:lineRule="auto"/>
              <w:jc w:val="both"/>
              <w:textAlignment w:val="baseline"/>
              <w:rPr>
                <w:rFonts w:eastAsia="Arial" w:cs="Arial"/>
                <w:sz w:val="20"/>
                <w:szCs w:val="20"/>
              </w:rPr>
            </w:pPr>
            <w:r w:rsidRPr="006145DB">
              <w:rPr>
                <w:rFonts w:eastAsia="Arial" w:cs="Arial"/>
                <w:sz w:val="20"/>
                <w:szCs w:val="20"/>
              </w:rPr>
              <w:t xml:space="preserve">El servicio se ejecuta en un centro de atención de lunes a sábado en jornada diurna de 7:00 am a 2:00 pm y jornada nocturna de 5:00 pm a 6:00 am de domingo a domingo, a través de las siguientes líneas de atención: </w:t>
            </w:r>
          </w:p>
          <w:p w14:paraId="0A630537" w14:textId="77777777" w:rsidR="008563D3" w:rsidRPr="006145DB" w:rsidRDefault="008563D3" w:rsidP="005B435E">
            <w:pPr>
              <w:pStyle w:val="Ttulo1"/>
              <w:rPr>
                <w:sz w:val="20"/>
                <w:szCs w:val="20"/>
              </w:rPr>
            </w:pPr>
          </w:p>
          <w:p w14:paraId="545921F5" w14:textId="2FE7C9BF" w:rsidR="00C10841" w:rsidRPr="006145DB" w:rsidRDefault="00C10841" w:rsidP="005B435E">
            <w:pPr>
              <w:spacing w:after="0" w:line="240" w:lineRule="auto"/>
              <w:jc w:val="both"/>
              <w:textAlignment w:val="baseline"/>
              <w:rPr>
                <w:rFonts w:eastAsia="Arial" w:cs="Arial"/>
                <w:sz w:val="20"/>
                <w:szCs w:val="20"/>
              </w:rPr>
            </w:pPr>
            <w:r w:rsidRPr="006145DB">
              <w:rPr>
                <w:rFonts w:eastAsia="Arial" w:cs="Arial"/>
                <w:sz w:val="20"/>
                <w:szCs w:val="20"/>
              </w:rPr>
              <w:t xml:space="preserve">a. Cuidado de sí mismo, del otro y del entorno, con el fin de lograr el reconocimiento de este como una herramienta efectiva para la adquisición de hábitos de vida saludable y el mejoramiento de la convivencia, mediante acciones de autocuidado, y acompañamiento profesional. </w:t>
            </w:r>
          </w:p>
          <w:p w14:paraId="13CBCA7A" w14:textId="77777777" w:rsidR="008563D3" w:rsidRPr="006145DB" w:rsidRDefault="008563D3" w:rsidP="005B435E">
            <w:pPr>
              <w:pStyle w:val="Ttulo1"/>
              <w:rPr>
                <w:sz w:val="20"/>
                <w:szCs w:val="20"/>
              </w:rPr>
            </w:pPr>
          </w:p>
          <w:p w14:paraId="7DAA0BDA" w14:textId="6A338006" w:rsidR="00C10841" w:rsidRPr="006145DB" w:rsidRDefault="00C10841" w:rsidP="005B435E">
            <w:pPr>
              <w:spacing w:after="0" w:line="240" w:lineRule="auto"/>
              <w:jc w:val="both"/>
              <w:textAlignment w:val="baseline"/>
              <w:rPr>
                <w:rFonts w:eastAsia="Arial" w:cs="Arial"/>
                <w:sz w:val="20"/>
                <w:szCs w:val="20"/>
              </w:rPr>
            </w:pPr>
            <w:r w:rsidRPr="006145DB">
              <w:rPr>
                <w:rFonts w:eastAsia="Arial" w:cs="Arial"/>
                <w:sz w:val="20"/>
                <w:szCs w:val="20"/>
              </w:rPr>
              <w:t xml:space="preserve">b. Identificación y activación de rutas de atención, a través de la escucha activa por parte del equipo profesional que demuestra a las ciudadanas y ciudadanos el interés para atender sus necesidades y de este modo, orientar y direccionar a la población a las entidades y servicios que puedan dar respuesta adecuada. </w:t>
            </w:r>
          </w:p>
          <w:p w14:paraId="2D210C82" w14:textId="54C345A3" w:rsidR="00C10841" w:rsidRPr="006145DB" w:rsidRDefault="00C10841" w:rsidP="005B435E">
            <w:pPr>
              <w:spacing w:after="0" w:line="240" w:lineRule="auto"/>
              <w:jc w:val="both"/>
              <w:textAlignment w:val="baseline"/>
              <w:rPr>
                <w:rFonts w:eastAsia="Arial" w:cs="Arial"/>
                <w:sz w:val="20"/>
                <w:szCs w:val="20"/>
              </w:rPr>
            </w:pPr>
            <w:r w:rsidRPr="006145DB">
              <w:rPr>
                <w:rFonts w:eastAsia="Arial" w:cs="Arial"/>
                <w:sz w:val="20"/>
                <w:szCs w:val="20"/>
              </w:rPr>
              <w:t xml:space="preserve">c. Reducción de daños asociados a la vida en calle, por medio de alojamiento transitorio nocturno para mujeres y acciones orientadas a que la población cuente con herramientas que, desde la identificación de sus necesidades básicas, les permita restablecer condiciones mínimas para el mejoramiento de su calidad de vida y la disminución del impacto que ha ocasionado la habitabilidad en calle.  </w:t>
            </w:r>
          </w:p>
          <w:p w14:paraId="5FB94F7B" w14:textId="77777777" w:rsidR="008563D3" w:rsidRPr="006145DB" w:rsidRDefault="008563D3" w:rsidP="005B435E">
            <w:pPr>
              <w:pStyle w:val="Ttulo1"/>
              <w:rPr>
                <w:sz w:val="20"/>
                <w:szCs w:val="20"/>
              </w:rPr>
            </w:pPr>
          </w:p>
          <w:p w14:paraId="092402E8" w14:textId="625367C9" w:rsidR="00C10841" w:rsidRPr="006145DB" w:rsidRDefault="00C10841" w:rsidP="005B435E">
            <w:pPr>
              <w:spacing w:after="0" w:line="240" w:lineRule="auto"/>
              <w:jc w:val="both"/>
              <w:textAlignment w:val="baseline"/>
              <w:rPr>
                <w:rFonts w:eastAsia="Arial" w:cs="Arial"/>
                <w:sz w:val="20"/>
                <w:szCs w:val="20"/>
              </w:rPr>
            </w:pPr>
            <w:r w:rsidRPr="006145DB">
              <w:rPr>
                <w:rStyle w:val="normaltextrun"/>
                <w:rFonts w:cs="Arial"/>
                <w:sz w:val="20"/>
                <w:szCs w:val="20"/>
                <w:shd w:val="clear" w:color="auto" w:fill="FFFFFF"/>
              </w:rPr>
              <w:t xml:space="preserve">En la atención para personas habitantes de calle de 18 a 28 años que requieran atención humanitaria y transitoria, el equipo interdisciplinar desarrollará acciones para determinar necesidades y definir rutas de atención adecuadas a su interés en el marco de la atención humanitaria. </w:t>
            </w:r>
            <w:r w:rsidRPr="006145DB">
              <w:rPr>
                <w:rFonts w:eastAsia="Arial" w:cs="Arial"/>
                <w:sz w:val="20"/>
                <w:szCs w:val="20"/>
              </w:rPr>
              <w:t xml:space="preserve"> </w:t>
            </w:r>
          </w:p>
          <w:p w14:paraId="4FF5692B" w14:textId="77777777" w:rsidR="00583ECF" w:rsidRPr="006145DB" w:rsidRDefault="00583ECF" w:rsidP="005B435E">
            <w:pPr>
              <w:pStyle w:val="Ttulo1"/>
              <w:rPr>
                <w:sz w:val="20"/>
                <w:szCs w:val="20"/>
              </w:rPr>
            </w:pPr>
          </w:p>
          <w:p w14:paraId="47A3B338" w14:textId="34C1879A" w:rsidR="00C10841" w:rsidRPr="006145DB" w:rsidRDefault="00C10841" w:rsidP="005B435E">
            <w:pPr>
              <w:spacing w:after="0" w:line="240" w:lineRule="auto"/>
              <w:jc w:val="both"/>
              <w:textAlignment w:val="baseline"/>
              <w:rPr>
                <w:rFonts w:eastAsia="Arial" w:cs="Arial"/>
                <w:sz w:val="20"/>
                <w:szCs w:val="20"/>
              </w:rPr>
            </w:pPr>
            <w:r w:rsidRPr="006145DB">
              <w:rPr>
                <w:rFonts w:eastAsia="Arial" w:cs="Arial"/>
                <w:sz w:val="20"/>
                <w:szCs w:val="20"/>
              </w:rPr>
              <w:t>Beneficios tangibles que se otorgaran a través del servicio: Entrega de elementos de aseo personal dosificado, insumos para la dignidad menstrual, apoyo alimentario, alojamiento, acceso a instalaciones con baño, acompañamiento psicosocial, servicio de alojamiento y acompañamiento para identificación y referenciación. </w:t>
            </w:r>
          </w:p>
          <w:p w14:paraId="05337C02" w14:textId="77777777" w:rsidR="008563D3" w:rsidRPr="006145DB" w:rsidRDefault="008563D3" w:rsidP="005B435E">
            <w:pPr>
              <w:pStyle w:val="Ttulo1"/>
              <w:rPr>
                <w:sz w:val="20"/>
                <w:szCs w:val="20"/>
              </w:rPr>
            </w:pPr>
          </w:p>
          <w:p w14:paraId="6E1F39F1" w14:textId="77777777" w:rsidR="00C10841" w:rsidRPr="006145DB" w:rsidRDefault="00C10841" w:rsidP="005B435E">
            <w:pPr>
              <w:spacing w:after="0" w:line="240" w:lineRule="auto"/>
              <w:jc w:val="both"/>
              <w:textAlignment w:val="baseline"/>
              <w:rPr>
                <w:rFonts w:cs="Arial"/>
                <w:sz w:val="20"/>
                <w:szCs w:val="20"/>
              </w:rPr>
            </w:pPr>
            <w:r w:rsidRPr="006145DB">
              <w:rPr>
                <w:rFonts w:eastAsia="Arial" w:cs="Arial"/>
                <w:sz w:val="20"/>
                <w:szCs w:val="20"/>
              </w:rPr>
              <w:t>En caso de interrupción parcial o total en la prestación del servicio social Autocuidado para población habitante de calle se implementará el plan operativo de continuidad correspondiente.</w:t>
            </w:r>
          </w:p>
        </w:tc>
      </w:tr>
      <w:tr w:rsidR="0055342A" w:rsidRPr="006145DB" w14:paraId="54F23550" w14:textId="77777777" w:rsidTr="00583ECF">
        <w:trPr>
          <w:trHeight w:val="70"/>
          <w:jc w:val="center"/>
        </w:trPr>
        <w:tc>
          <w:tcPr>
            <w:tcW w:w="1940" w:type="dxa"/>
            <w:vAlign w:val="center"/>
          </w:tcPr>
          <w:p w14:paraId="4E44862D" w14:textId="77777777" w:rsidR="00C10841" w:rsidRPr="006145DB" w:rsidRDefault="00C10841" w:rsidP="005B435E">
            <w:pPr>
              <w:spacing w:after="0" w:line="240" w:lineRule="auto"/>
              <w:contextualSpacing/>
              <w:rPr>
                <w:rFonts w:cs="Arial"/>
                <w:sz w:val="20"/>
                <w:szCs w:val="20"/>
                <w:lang w:eastAsia="es-CO"/>
              </w:rPr>
            </w:pPr>
            <w:r w:rsidRPr="006145DB">
              <w:rPr>
                <w:rFonts w:cs="Arial"/>
                <w:sz w:val="20"/>
                <w:szCs w:val="20"/>
                <w:lang w:eastAsia="es-CO"/>
              </w:rPr>
              <w:t>Estándares Transversales de Calidad</w:t>
            </w:r>
          </w:p>
        </w:tc>
        <w:tc>
          <w:tcPr>
            <w:tcW w:w="7455" w:type="dxa"/>
            <w:vAlign w:val="center"/>
          </w:tcPr>
          <w:p w14:paraId="35DC4F1B" w14:textId="77777777" w:rsidR="00C10841" w:rsidRPr="006145DB" w:rsidRDefault="00C10841" w:rsidP="005B435E">
            <w:pPr>
              <w:spacing w:after="0" w:line="240" w:lineRule="auto"/>
              <w:jc w:val="both"/>
              <w:textAlignment w:val="baseline"/>
              <w:rPr>
                <w:rFonts w:cs="Arial"/>
                <w:sz w:val="20"/>
                <w:szCs w:val="20"/>
                <w:lang w:eastAsia="es-CO"/>
              </w:rPr>
            </w:pPr>
            <w:r w:rsidRPr="006145DB">
              <w:rPr>
                <w:rFonts w:cs="Arial"/>
                <w:sz w:val="20"/>
                <w:szCs w:val="20"/>
                <w:lang w:eastAsia="es-CO"/>
              </w:rPr>
              <w:t>Para el servicio social aplican las siguientes categorías de calidad:  </w:t>
            </w:r>
          </w:p>
          <w:p w14:paraId="15F6C979" w14:textId="77777777" w:rsidR="00351196" w:rsidRPr="006145DB" w:rsidRDefault="00351196" w:rsidP="00351196">
            <w:pPr>
              <w:pStyle w:val="Ttulo1"/>
              <w:rPr>
                <w:sz w:val="20"/>
                <w:lang w:eastAsia="es-CO"/>
              </w:rPr>
            </w:pPr>
          </w:p>
          <w:p w14:paraId="5FD381B8" w14:textId="77777777" w:rsidR="00C10841" w:rsidRPr="006145DB" w:rsidRDefault="00C10841">
            <w:pPr>
              <w:numPr>
                <w:ilvl w:val="0"/>
                <w:numId w:val="17"/>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Talento Humano. </w:t>
            </w:r>
          </w:p>
          <w:p w14:paraId="5024518D" w14:textId="77777777" w:rsidR="00C10841" w:rsidRPr="006145DB" w:rsidRDefault="00C10841">
            <w:pPr>
              <w:pStyle w:val="Prrafodelista"/>
              <w:numPr>
                <w:ilvl w:val="0"/>
                <w:numId w:val="17"/>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Atención Social. </w:t>
            </w:r>
          </w:p>
          <w:p w14:paraId="1C5962AB" w14:textId="77777777" w:rsidR="00C10841" w:rsidRPr="006145DB" w:rsidRDefault="00C10841">
            <w:pPr>
              <w:numPr>
                <w:ilvl w:val="0"/>
                <w:numId w:val="18"/>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Nutrición y Salubridad. </w:t>
            </w:r>
          </w:p>
          <w:p w14:paraId="2C2B08CC" w14:textId="77777777" w:rsidR="00C10841" w:rsidRPr="006145DB" w:rsidRDefault="00C10841">
            <w:pPr>
              <w:numPr>
                <w:ilvl w:val="0"/>
                <w:numId w:val="19"/>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Ambientes Adecuados y Seguros. </w:t>
            </w:r>
          </w:p>
          <w:p w14:paraId="09FD4950" w14:textId="77777777" w:rsidR="00C10841" w:rsidRPr="006145DB" w:rsidRDefault="00C10841">
            <w:pPr>
              <w:numPr>
                <w:ilvl w:val="0"/>
                <w:numId w:val="19"/>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Gestión Administrativa. </w:t>
            </w:r>
          </w:p>
        </w:tc>
      </w:tr>
    </w:tbl>
    <w:p w14:paraId="6EC862CC" w14:textId="77777777" w:rsidR="00C10841" w:rsidRPr="006145DB" w:rsidRDefault="00C10841" w:rsidP="005B435E">
      <w:pPr>
        <w:pStyle w:val="commentcontentpara"/>
        <w:spacing w:before="0" w:beforeAutospacing="0" w:after="0" w:afterAutospacing="0"/>
        <w:rPr>
          <w:rFonts w:ascii="Arial" w:hAnsi="Arial" w:cs="Arial"/>
          <w:sz w:val="22"/>
          <w:szCs w:val="22"/>
        </w:rPr>
      </w:pPr>
    </w:p>
    <w:p w14:paraId="60E7FD1A" w14:textId="57F3FA23" w:rsidR="00BA3190" w:rsidRPr="006145DB" w:rsidRDefault="00696559">
      <w:pPr>
        <w:pStyle w:val="Ttulo1"/>
        <w:numPr>
          <w:ilvl w:val="2"/>
          <w:numId w:val="70"/>
        </w:numPr>
        <w:ind w:left="709"/>
        <w:jc w:val="center"/>
        <w:rPr>
          <w:lang w:val="es-CO"/>
        </w:rPr>
      </w:pPr>
      <w:bookmarkStart w:id="137" w:name="_Toc210213191"/>
      <w:bookmarkStart w:id="138" w:name="_Toc213273465"/>
      <w:bookmarkStart w:id="139" w:name="_Toc213276092"/>
      <w:bookmarkStart w:id="140" w:name="_Toc216902425"/>
      <w:r w:rsidRPr="006145DB">
        <w:t xml:space="preserve">Servicio </w:t>
      </w:r>
      <w:r w:rsidR="00351196" w:rsidRPr="006145DB">
        <w:t>de hogar de paso día y hogar de paso noche para la atención de población</w:t>
      </w:r>
      <w:r w:rsidR="00351196" w:rsidRPr="006145DB">
        <w:rPr>
          <w:lang w:val="es-CO"/>
        </w:rPr>
        <w:t xml:space="preserve"> habitante de calle</w:t>
      </w:r>
      <w:bookmarkEnd w:id="137"/>
      <w:bookmarkEnd w:id="138"/>
      <w:bookmarkEnd w:id="139"/>
      <w:bookmarkEnd w:id="140"/>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82668C" w:rsidRPr="006145DB" w14:paraId="1AF34B5D" w14:textId="77777777" w:rsidTr="00BA3190">
        <w:trPr>
          <w:trHeight w:val="585"/>
          <w:jc w:val="center"/>
        </w:trPr>
        <w:tc>
          <w:tcPr>
            <w:tcW w:w="1940" w:type="dxa"/>
            <w:vAlign w:val="center"/>
          </w:tcPr>
          <w:p w14:paraId="745699ED"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Nombre del Servicio Social</w:t>
            </w:r>
          </w:p>
        </w:tc>
        <w:tc>
          <w:tcPr>
            <w:tcW w:w="7455" w:type="dxa"/>
            <w:vAlign w:val="center"/>
          </w:tcPr>
          <w:p w14:paraId="395C09DE" w14:textId="77777777" w:rsidR="00BA3190" w:rsidRPr="006145DB" w:rsidRDefault="00BA3190" w:rsidP="005B435E">
            <w:pPr>
              <w:pStyle w:val="Prrafodelista"/>
              <w:spacing w:after="0" w:line="240" w:lineRule="auto"/>
              <w:ind w:left="1"/>
              <w:jc w:val="both"/>
              <w:rPr>
                <w:rFonts w:cs="Arial"/>
                <w:sz w:val="20"/>
                <w:szCs w:val="20"/>
                <w:lang w:eastAsia="es-CO"/>
              </w:rPr>
            </w:pPr>
            <w:r w:rsidRPr="006145DB">
              <w:rPr>
                <w:rFonts w:cs="Arial"/>
                <w:sz w:val="20"/>
                <w:szCs w:val="20"/>
                <w:lang w:eastAsia="es-CO"/>
              </w:rPr>
              <w:t>Hogar de Paso Día y Hogar de Paso Noche para la Atención de Población Habitante de Calle.</w:t>
            </w:r>
          </w:p>
        </w:tc>
      </w:tr>
      <w:tr w:rsidR="0082668C" w:rsidRPr="006145DB" w14:paraId="38B1F3C1" w14:textId="77777777" w:rsidTr="00F51917">
        <w:trPr>
          <w:jc w:val="center"/>
        </w:trPr>
        <w:tc>
          <w:tcPr>
            <w:tcW w:w="1940" w:type="dxa"/>
            <w:vAlign w:val="center"/>
          </w:tcPr>
          <w:p w14:paraId="029EEDBB" w14:textId="77777777" w:rsidR="00BA3190" w:rsidRPr="006145DB" w:rsidRDefault="00BA3190" w:rsidP="005B435E">
            <w:pPr>
              <w:spacing w:after="0" w:line="240" w:lineRule="auto"/>
              <w:contextualSpacing/>
              <w:rPr>
                <w:rFonts w:cs="Arial"/>
                <w:sz w:val="20"/>
                <w:szCs w:val="20"/>
                <w:lang w:eastAsia="es-CO"/>
              </w:rPr>
            </w:pPr>
            <w:r w:rsidRPr="006145DB">
              <w:rPr>
                <w:rFonts w:cs="Arial"/>
                <w:sz w:val="20"/>
                <w:szCs w:val="20"/>
                <w:lang w:eastAsia="es-CO"/>
              </w:rPr>
              <w:t>Objeto del Servicio Social</w:t>
            </w:r>
          </w:p>
        </w:tc>
        <w:tc>
          <w:tcPr>
            <w:tcW w:w="7455" w:type="dxa"/>
            <w:vAlign w:val="center"/>
          </w:tcPr>
          <w:p w14:paraId="2612C23A" w14:textId="77777777" w:rsidR="00BA3190" w:rsidRPr="006145DB" w:rsidRDefault="00BA3190" w:rsidP="005B435E">
            <w:pPr>
              <w:pStyle w:val="Textoindependiente"/>
              <w:spacing w:after="0" w:line="240" w:lineRule="auto"/>
              <w:jc w:val="both"/>
              <w:rPr>
                <w:rFonts w:cs="Arial"/>
                <w:sz w:val="20"/>
                <w:szCs w:val="20"/>
              </w:rPr>
            </w:pPr>
            <w:r w:rsidRPr="006145DB">
              <w:rPr>
                <w:rFonts w:cs="Arial"/>
                <w:sz w:val="20"/>
                <w:szCs w:val="20"/>
              </w:rPr>
              <w:t xml:space="preserve">Brindar atención integral de corto plazo a ciudadanas y ciudadanos habitantes de calle, fomentando el desarrollo de habilidades adaptativas, la retoma de hábitos para el cuidado personal, el desarrollo </w:t>
            </w:r>
            <w:bookmarkStart w:id="141" w:name="_Int_TdpJU90f"/>
            <w:r w:rsidRPr="006145DB">
              <w:rPr>
                <w:rFonts w:cs="Arial"/>
                <w:sz w:val="20"/>
                <w:szCs w:val="20"/>
              </w:rPr>
              <w:t>socio-emocional</w:t>
            </w:r>
            <w:bookmarkEnd w:id="141"/>
            <w:r w:rsidRPr="006145DB">
              <w:rPr>
                <w:rFonts w:cs="Arial"/>
                <w:sz w:val="20"/>
                <w:szCs w:val="20"/>
              </w:rPr>
              <w:t xml:space="preserve"> y la ampliación de capacidades, para la mitigación de riesgos y daños asociados a la vida en calle, que contribuyan a reducir las formas extremas de exclusión.</w:t>
            </w:r>
          </w:p>
        </w:tc>
      </w:tr>
      <w:tr w:rsidR="0082668C" w:rsidRPr="006145DB" w14:paraId="48B59A27" w14:textId="77777777" w:rsidTr="00BA3190">
        <w:trPr>
          <w:trHeight w:val="20"/>
          <w:jc w:val="center"/>
        </w:trPr>
        <w:tc>
          <w:tcPr>
            <w:tcW w:w="1940" w:type="dxa"/>
            <w:vAlign w:val="center"/>
          </w:tcPr>
          <w:p w14:paraId="1DE104F0"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Oferta Servicio Social</w:t>
            </w:r>
          </w:p>
        </w:tc>
        <w:tc>
          <w:tcPr>
            <w:tcW w:w="7455" w:type="dxa"/>
            <w:vAlign w:val="center"/>
          </w:tcPr>
          <w:p w14:paraId="5C872C26" w14:textId="77777777" w:rsidR="00BA3190" w:rsidRPr="006145DB" w:rsidRDefault="00BA3190" w:rsidP="005B435E">
            <w:pPr>
              <w:spacing w:after="0" w:line="240" w:lineRule="auto"/>
              <w:jc w:val="both"/>
              <w:rPr>
                <w:rFonts w:cs="Arial"/>
                <w:sz w:val="20"/>
                <w:szCs w:val="20"/>
              </w:rPr>
            </w:pPr>
            <w:r w:rsidRPr="006145DB">
              <w:rPr>
                <w:rFonts w:cs="Arial"/>
                <w:sz w:val="20"/>
                <w:szCs w:val="20"/>
              </w:rPr>
              <w:t>Atención día y noche para habitantes de calle, proporcionando un espacio seguro para descansar, alimentarse y recibir acompañamiento psicosocial. Este servicio busca cubrir las necesidades básicas inmediatas, fomentar la reflexión y motivación para el cambio, promoviendo hábitos de autocuidado, acompañamiento en salud, capacidades socio-emocionales, habilidades adaptativas y fortalecimiento socio-ocupacional.</w:t>
            </w:r>
          </w:p>
        </w:tc>
      </w:tr>
      <w:tr w:rsidR="0082668C" w:rsidRPr="006145DB" w14:paraId="2A6B3B8C" w14:textId="77777777" w:rsidTr="00BA3190">
        <w:trPr>
          <w:trHeight w:val="20"/>
          <w:jc w:val="center"/>
        </w:trPr>
        <w:tc>
          <w:tcPr>
            <w:tcW w:w="1940" w:type="dxa"/>
            <w:vAlign w:val="center"/>
          </w:tcPr>
          <w:p w14:paraId="79E796AB"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vAlign w:val="center"/>
          </w:tcPr>
          <w:p w14:paraId="448C096B" w14:textId="77777777" w:rsidR="00BA3190" w:rsidRPr="006145DB" w:rsidRDefault="00BA3190"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demanda.</w:t>
            </w:r>
          </w:p>
          <w:p w14:paraId="4B522BE8" w14:textId="77777777" w:rsidR="00BA3190" w:rsidRPr="006145DB" w:rsidRDefault="00BA3190"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abordaje territorial.</w:t>
            </w:r>
          </w:p>
        </w:tc>
      </w:tr>
      <w:tr w:rsidR="0082668C" w:rsidRPr="006145DB" w14:paraId="5D37B18A" w14:textId="77777777" w:rsidTr="00BA3190">
        <w:trPr>
          <w:trHeight w:val="612"/>
          <w:jc w:val="center"/>
        </w:trPr>
        <w:tc>
          <w:tcPr>
            <w:tcW w:w="1940" w:type="dxa"/>
            <w:vAlign w:val="center"/>
          </w:tcPr>
          <w:p w14:paraId="6ED842A6"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tcPr>
          <w:p w14:paraId="015010F4" w14:textId="3BD8BBCE" w:rsidR="00BA3190" w:rsidRPr="006145DB" w:rsidRDefault="00BA3190" w:rsidP="005B435E">
            <w:pPr>
              <w:spacing w:after="0" w:line="240" w:lineRule="auto"/>
              <w:jc w:val="both"/>
              <w:textAlignment w:val="baseline"/>
              <w:rPr>
                <w:rStyle w:val="normaltextrun"/>
                <w:rFonts w:cs="Arial"/>
                <w:sz w:val="20"/>
                <w:szCs w:val="20"/>
                <w:shd w:val="clear" w:color="auto" w:fill="FFFFFF"/>
              </w:rPr>
            </w:pPr>
            <w:r w:rsidRPr="006145DB">
              <w:rPr>
                <w:rStyle w:val="normaltextrun"/>
                <w:rFonts w:cs="Arial"/>
                <w:sz w:val="20"/>
                <w:szCs w:val="20"/>
                <w:shd w:val="clear" w:color="auto" w:fill="FFFFFF"/>
              </w:rPr>
              <w:t>Persona de veintinueve (29) años o más, sin distinción de raza, sexo que hace de la calle su lugar de habitación ya sea de forma permanente o transitoria" (Ley 1641 de 2013 art. 2), la cual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 donde además desarrolla hábitos de vida adaptados al entorno (autocuidado, consecución de recursos, relaciones de convivencia con otros actores, entre otros).</w:t>
            </w:r>
          </w:p>
          <w:p w14:paraId="0436CBAD" w14:textId="77777777" w:rsidR="00583ECF" w:rsidRPr="006145DB" w:rsidRDefault="00583ECF" w:rsidP="005B435E">
            <w:pPr>
              <w:pStyle w:val="Ttulo1"/>
              <w:rPr>
                <w:sz w:val="20"/>
                <w:szCs w:val="20"/>
              </w:rPr>
            </w:pPr>
          </w:p>
          <w:p w14:paraId="77A70354" w14:textId="77777777" w:rsidR="00BA3190" w:rsidRPr="006145DB" w:rsidRDefault="00BA3190" w:rsidP="005B435E">
            <w:pPr>
              <w:spacing w:after="0" w:line="240" w:lineRule="auto"/>
              <w:jc w:val="both"/>
              <w:rPr>
                <w:rFonts w:cs="Arial"/>
                <w:sz w:val="20"/>
                <w:szCs w:val="20"/>
                <w:shd w:val="clear" w:color="auto" w:fill="FFFFFF"/>
              </w:rPr>
            </w:pPr>
            <w:r w:rsidRPr="006145DB">
              <w:rPr>
                <w:rStyle w:val="normaltextrun"/>
                <w:rFonts w:cs="Arial"/>
                <w:sz w:val="20"/>
                <w:szCs w:val="20"/>
                <w:shd w:val="clear" w:color="auto" w:fill="FFFFFF"/>
              </w:rPr>
              <w:t xml:space="preserve">Persona habitante de calle de 18 a 28 años que requiera atención humanitaria y transitoria. </w:t>
            </w:r>
          </w:p>
        </w:tc>
      </w:tr>
      <w:tr w:rsidR="0082668C" w:rsidRPr="006145DB" w14:paraId="527D1B93" w14:textId="77777777" w:rsidTr="00BA3190">
        <w:trPr>
          <w:trHeight w:val="728"/>
          <w:jc w:val="center"/>
        </w:trPr>
        <w:tc>
          <w:tcPr>
            <w:tcW w:w="1940" w:type="dxa"/>
            <w:vAlign w:val="center"/>
          </w:tcPr>
          <w:p w14:paraId="3CA2E276"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Población Objetivo</w:t>
            </w:r>
          </w:p>
        </w:tc>
        <w:tc>
          <w:tcPr>
            <w:tcW w:w="7455" w:type="dxa"/>
            <w:vAlign w:val="center"/>
          </w:tcPr>
          <w:tbl>
            <w:tblPr>
              <w:tblStyle w:val="Tablaconcuadrcula"/>
              <w:tblW w:w="7301" w:type="dxa"/>
              <w:tblLayout w:type="fixed"/>
              <w:tblLook w:val="04A0" w:firstRow="1" w:lastRow="0" w:firstColumn="1" w:lastColumn="0" w:noHBand="0" w:noVBand="1"/>
            </w:tblPr>
            <w:tblGrid>
              <w:gridCol w:w="3190"/>
              <w:gridCol w:w="1276"/>
              <w:gridCol w:w="1134"/>
              <w:gridCol w:w="1701"/>
            </w:tblGrid>
            <w:tr w:rsidR="009221AB" w:rsidRPr="006145DB" w14:paraId="658D0667" w14:textId="77777777" w:rsidTr="006236B2">
              <w:trPr>
                <w:trHeight w:val="226"/>
              </w:trPr>
              <w:tc>
                <w:tcPr>
                  <w:tcW w:w="3190" w:type="dxa"/>
                  <w:tcBorders>
                    <w:top w:val="nil"/>
                    <w:left w:val="nil"/>
                    <w:right w:val="nil"/>
                  </w:tcBorders>
                  <w:vAlign w:val="center"/>
                </w:tcPr>
                <w:p w14:paraId="72858705" w14:textId="77777777" w:rsidR="009221AB" w:rsidRPr="006145DB" w:rsidRDefault="009221AB" w:rsidP="005B435E">
                  <w:pPr>
                    <w:tabs>
                      <w:tab w:val="left" w:pos="709"/>
                    </w:tabs>
                    <w:contextualSpacing/>
                    <w:jc w:val="center"/>
                    <w:rPr>
                      <w:rFonts w:cs="Arial"/>
                      <w:sz w:val="16"/>
                      <w:szCs w:val="16"/>
                      <w:lang w:eastAsia="es-CO"/>
                    </w:rPr>
                  </w:pPr>
                </w:p>
              </w:tc>
              <w:tc>
                <w:tcPr>
                  <w:tcW w:w="1276" w:type="dxa"/>
                  <w:tcBorders>
                    <w:top w:val="nil"/>
                    <w:left w:val="nil"/>
                    <w:right w:val="nil"/>
                  </w:tcBorders>
                  <w:vAlign w:val="center"/>
                </w:tcPr>
                <w:p w14:paraId="0799BD9C" w14:textId="77777777" w:rsidR="009221AB" w:rsidRPr="006145DB" w:rsidRDefault="009221AB"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300BC7A4" w14:textId="77777777" w:rsidR="009221AB" w:rsidRPr="006145DB" w:rsidRDefault="009221AB" w:rsidP="005B435E">
                  <w:pPr>
                    <w:tabs>
                      <w:tab w:val="left" w:pos="709"/>
                    </w:tabs>
                    <w:contextualSpacing/>
                    <w:jc w:val="center"/>
                    <w:rPr>
                      <w:rFonts w:cs="Arial"/>
                      <w:sz w:val="16"/>
                      <w:szCs w:val="16"/>
                      <w:lang w:eastAsia="es-CO"/>
                    </w:rPr>
                  </w:pPr>
                </w:p>
              </w:tc>
              <w:tc>
                <w:tcPr>
                  <w:tcW w:w="1701" w:type="dxa"/>
                  <w:tcBorders>
                    <w:top w:val="nil"/>
                    <w:left w:val="nil"/>
                    <w:right w:val="nil"/>
                  </w:tcBorders>
                  <w:vAlign w:val="center"/>
                </w:tcPr>
                <w:p w14:paraId="4EF69A5F" w14:textId="77777777" w:rsidR="009221AB" w:rsidRPr="006145DB" w:rsidRDefault="009221AB" w:rsidP="005B435E">
                  <w:pPr>
                    <w:tabs>
                      <w:tab w:val="left" w:pos="709"/>
                    </w:tabs>
                    <w:contextualSpacing/>
                    <w:jc w:val="center"/>
                    <w:rPr>
                      <w:rFonts w:cs="Arial"/>
                      <w:sz w:val="16"/>
                      <w:szCs w:val="16"/>
                      <w:lang w:eastAsia="es-CO"/>
                    </w:rPr>
                  </w:pPr>
                </w:p>
              </w:tc>
            </w:tr>
            <w:tr w:rsidR="0082668C" w:rsidRPr="006145DB" w14:paraId="76A706AE" w14:textId="77777777" w:rsidTr="006236B2">
              <w:trPr>
                <w:trHeight w:val="372"/>
              </w:trPr>
              <w:tc>
                <w:tcPr>
                  <w:tcW w:w="3190" w:type="dxa"/>
                  <w:tcBorders>
                    <w:top w:val="nil"/>
                  </w:tcBorders>
                  <w:vAlign w:val="center"/>
                </w:tcPr>
                <w:p w14:paraId="4FD68ED9"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276" w:type="dxa"/>
                  <w:tcBorders>
                    <w:top w:val="nil"/>
                  </w:tcBorders>
                  <w:vAlign w:val="center"/>
                </w:tcPr>
                <w:p w14:paraId="75330DB2"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42A150F6"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01" w:type="dxa"/>
                  <w:tcBorders>
                    <w:top w:val="nil"/>
                  </w:tcBorders>
                  <w:vAlign w:val="center"/>
                </w:tcPr>
                <w:p w14:paraId="41ABCB67"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2668C" w:rsidRPr="006145DB" w14:paraId="6CEC1B3C" w14:textId="77777777" w:rsidTr="006236B2">
              <w:trPr>
                <w:trHeight w:val="221"/>
              </w:trPr>
              <w:tc>
                <w:tcPr>
                  <w:tcW w:w="3190" w:type="dxa"/>
                  <w:vMerge w:val="restart"/>
                  <w:vAlign w:val="center"/>
                </w:tcPr>
                <w:p w14:paraId="00B8405E" w14:textId="77777777" w:rsidR="00BA3190" w:rsidRPr="006145DB" w:rsidRDefault="00BA3190" w:rsidP="005B435E">
                  <w:pPr>
                    <w:tabs>
                      <w:tab w:val="left" w:pos="709"/>
                    </w:tabs>
                    <w:ind w:left="-48"/>
                    <w:contextualSpacing/>
                    <w:jc w:val="both"/>
                    <w:rPr>
                      <w:rFonts w:cs="Arial"/>
                      <w:bCs/>
                      <w:sz w:val="20"/>
                      <w:szCs w:val="20"/>
                      <w:lang w:eastAsia="es-CO"/>
                    </w:rPr>
                  </w:pPr>
                  <w:r w:rsidRPr="006145DB">
                    <w:rPr>
                      <w:rFonts w:cs="Arial"/>
                      <w:sz w:val="16"/>
                      <w:szCs w:val="16"/>
                      <w:lang w:eastAsia="es-CO"/>
                    </w:rPr>
                    <w:t>Categoría de Población Objetivo</w:t>
                  </w:r>
                </w:p>
                <w:p w14:paraId="378A1311" w14:textId="77777777" w:rsidR="00BA3190" w:rsidRPr="006145DB" w:rsidRDefault="00BA3190" w:rsidP="005B435E">
                  <w:pPr>
                    <w:tabs>
                      <w:tab w:val="left" w:pos="709"/>
                    </w:tabs>
                    <w:ind w:left="-48"/>
                    <w:contextualSpacing/>
                    <w:jc w:val="both"/>
                    <w:rPr>
                      <w:rFonts w:cs="Arial"/>
                      <w:bCs/>
                      <w:sz w:val="20"/>
                      <w:szCs w:val="20"/>
                      <w:lang w:eastAsia="es-CO"/>
                    </w:rPr>
                  </w:pPr>
                  <w:r w:rsidRPr="006145DB">
                    <w:rPr>
                      <w:rFonts w:cs="Arial"/>
                      <w:sz w:val="16"/>
                      <w:szCs w:val="20"/>
                      <w:shd w:val="clear" w:color="auto" w:fill="FFFFFF"/>
                      <w:lang w:val="es-ES_tradnl"/>
                    </w:rPr>
                    <w:t>Persona habitante de calle de 29 años o más.</w:t>
                  </w:r>
                </w:p>
              </w:tc>
              <w:tc>
                <w:tcPr>
                  <w:tcW w:w="1276" w:type="dxa"/>
                  <w:vAlign w:val="center"/>
                </w:tcPr>
                <w:p w14:paraId="470A4081" w14:textId="77777777" w:rsidR="00BA3190" w:rsidRPr="006145DB" w:rsidRDefault="00BA3190" w:rsidP="005B435E">
                  <w:pPr>
                    <w:tabs>
                      <w:tab w:val="left" w:pos="709"/>
                    </w:tabs>
                    <w:contextualSpacing/>
                    <w:jc w:val="center"/>
                    <w:rPr>
                      <w:rFonts w:cs="Arial"/>
                      <w:bCs/>
                      <w:sz w:val="16"/>
                      <w:szCs w:val="16"/>
                      <w:lang w:eastAsia="es-CO"/>
                    </w:rPr>
                  </w:pPr>
                  <w:r w:rsidRPr="006145DB">
                    <w:rPr>
                      <w:rFonts w:eastAsia="Arial" w:cs="Arial"/>
                      <w:sz w:val="16"/>
                      <w:szCs w:val="16"/>
                    </w:rPr>
                    <w:t>Listado Censal Ciudadanos Habitantes de Calle.</w:t>
                  </w:r>
                </w:p>
              </w:tc>
              <w:tc>
                <w:tcPr>
                  <w:tcW w:w="1134" w:type="dxa"/>
                  <w:vAlign w:val="center"/>
                </w:tcPr>
                <w:p w14:paraId="538BB17C" w14:textId="202CEE9D" w:rsidR="00BA3190" w:rsidRPr="006145DB" w:rsidRDefault="00BA3190" w:rsidP="005B435E">
                  <w:pPr>
                    <w:tabs>
                      <w:tab w:val="left" w:pos="709"/>
                    </w:tabs>
                    <w:contextualSpacing/>
                    <w:jc w:val="center"/>
                    <w:rPr>
                      <w:rFonts w:eastAsia="Arial" w:cs="Arial"/>
                      <w:sz w:val="16"/>
                      <w:szCs w:val="16"/>
                    </w:rPr>
                  </w:pPr>
                  <w:r w:rsidRPr="006145DB">
                    <w:rPr>
                      <w:rFonts w:eastAsia="Arial" w:cs="Arial"/>
                      <w:sz w:val="16"/>
                      <w:szCs w:val="16"/>
                    </w:rPr>
                    <w:t>Consulta individual a demanda</w:t>
                  </w:r>
                </w:p>
              </w:tc>
              <w:tc>
                <w:tcPr>
                  <w:tcW w:w="1701" w:type="dxa"/>
                  <w:vAlign w:val="center"/>
                </w:tcPr>
                <w:p w14:paraId="3124D42A" w14:textId="30534932" w:rsidR="00BA3190" w:rsidRPr="006145DB" w:rsidRDefault="00BA3190" w:rsidP="005B435E">
                  <w:pPr>
                    <w:tabs>
                      <w:tab w:val="left" w:pos="709"/>
                    </w:tabs>
                    <w:contextualSpacing/>
                    <w:jc w:val="center"/>
                    <w:rPr>
                      <w:rFonts w:cs="Arial"/>
                      <w:bCs/>
                      <w:sz w:val="16"/>
                      <w:szCs w:val="16"/>
                      <w:lang w:eastAsia="es-CO"/>
                    </w:rPr>
                  </w:pPr>
                  <w:r w:rsidRPr="006145DB">
                    <w:rPr>
                      <w:rFonts w:eastAsia="Arial" w:cs="Arial"/>
                      <w:sz w:val="16"/>
                      <w:szCs w:val="16"/>
                    </w:rPr>
                    <w:t>Secretaría Distrital de Salud gestionado Subdirección para la Adultez</w:t>
                  </w:r>
                </w:p>
              </w:tc>
            </w:tr>
            <w:tr w:rsidR="0082668C" w:rsidRPr="006145DB" w14:paraId="1B9053AA" w14:textId="77777777" w:rsidTr="006236B2">
              <w:trPr>
                <w:trHeight w:val="231"/>
              </w:trPr>
              <w:tc>
                <w:tcPr>
                  <w:tcW w:w="3190" w:type="dxa"/>
                  <w:vMerge/>
                  <w:vAlign w:val="center"/>
                </w:tcPr>
                <w:p w14:paraId="38DDADAE" w14:textId="77777777" w:rsidR="00BA3190" w:rsidRPr="006145DB" w:rsidRDefault="00BA3190" w:rsidP="005B435E">
                  <w:pPr>
                    <w:tabs>
                      <w:tab w:val="left" w:pos="709"/>
                    </w:tabs>
                    <w:ind w:left="-48"/>
                    <w:contextualSpacing/>
                    <w:jc w:val="both"/>
                    <w:rPr>
                      <w:rFonts w:cs="Arial"/>
                      <w:bCs/>
                      <w:sz w:val="20"/>
                      <w:szCs w:val="20"/>
                      <w:lang w:eastAsia="es-CO"/>
                    </w:rPr>
                  </w:pPr>
                </w:p>
              </w:tc>
              <w:tc>
                <w:tcPr>
                  <w:tcW w:w="1276" w:type="dxa"/>
                  <w:vAlign w:val="center"/>
                </w:tcPr>
                <w:p w14:paraId="2B5CC0CE"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SIRBE</w:t>
                  </w:r>
                </w:p>
              </w:tc>
              <w:tc>
                <w:tcPr>
                  <w:tcW w:w="1134" w:type="dxa"/>
                  <w:vAlign w:val="center"/>
                </w:tcPr>
                <w:p w14:paraId="205D7B73"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bdr w:val="none" w:sz="0" w:space="0" w:color="auto" w:frame="1"/>
                    </w:rPr>
                    <w:t>Demanda</w:t>
                  </w:r>
                </w:p>
              </w:tc>
              <w:tc>
                <w:tcPr>
                  <w:tcW w:w="1701" w:type="dxa"/>
                  <w:vAlign w:val="center"/>
                </w:tcPr>
                <w:p w14:paraId="3D55B1BC" w14:textId="631B7B3A" w:rsidR="00BA3190" w:rsidRPr="006145DB" w:rsidRDefault="00BA3190"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82668C" w:rsidRPr="006145DB" w14:paraId="3E9C74C1" w14:textId="77777777" w:rsidTr="006236B2">
              <w:trPr>
                <w:trHeight w:val="231"/>
              </w:trPr>
              <w:tc>
                <w:tcPr>
                  <w:tcW w:w="3190" w:type="dxa"/>
                  <w:tcBorders>
                    <w:bottom w:val="nil"/>
                  </w:tcBorders>
                  <w:vAlign w:val="center"/>
                </w:tcPr>
                <w:p w14:paraId="0AE6567C" w14:textId="3FB17F63" w:rsidR="00BA3190" w:rsidRPr="006145DB" w:rsidRDefault="00BA3190" w:rsidP="005B435E">
                  <w:pPr>
                    <w:tabs>
                      <w:tab w:val="left" w:pos="709"/>
                    </w:tabs>
                    <w:ind w:left="-48"/>
                    <w:contextualSpacing/>
                    <w:jc w:val="both"/>
                    <w:rPr>
                      <w:rFonts w:cs="Arial"/>
                      <w:bCs/>
                      <w:sz w:val="20"/>
                      <w:szCs w:val="20"/>
                      <w:lang w:eastAsia="es-CO"/>
                    </w:rPr>
                  </w:pPr>
                  <w:r w:rsidRPr="006145DB">
                    <w:rPr>
                      <w:rStyle w:val="normaltextrun"/>
                      <w:rFonts w:eastAsia="Calibri" w:cs="Arial"/>
                      <w:sz w:val="16"/>
                      <w:szCs w:val="20"/>
                      <w:shd w:val="clear" w:color="auto" w:fill="FFFFFF"/>
                    </w:rPr>
                    <w:t>Q</w:t>
                  </w:r>
                  <w:r w:rsidRPr="006145DB">
                    <w:rPr>
                      <w:rStyle w:val="normaltextrun"/>
                      <w:rFonts w:eastAsia="Calibri" w:cs="Arial"/>
                      <w:sz w:val="16"/>
                      <w:szCs w:val="20"/>
                      <w:shd w:val="clear" w:color="auto" w:fill="FFFFFF"/>
                      <w:lang w:val="es-ES_tradnl"/>
                    </w:rPr>
                    <w:t>ue habita permanente o transitoriamente la calle concibiéndola como su espacio de vivienda y/o habitación no convencional</w:t>
                  </w:r>
                  <w:r w:rsidR="00AB65FD">
                    <w:rPr>
                      <w:rStyle w:val="normaltextrun"/>
                      <w:rFonts w:eastAsia="Calibri" w:cs="Arial"/>
                      <w:sz w:val="16"/>
                      <w:szCs w:val="20"/>
                      <w:shd w:val="clear" w:color="auto" w:fill="FFFFFF"/>
                      <w:lang w:val="es-ES_tradnl"/>
                    </w:rPr>
                    <w:t>.</w:t>
                  </w:r>
                </w:p>
              </w:tc>
              <w:tc>
                <w:tcPr>
                  <w:tcW w:w="1276" w:type="dxa"/>
                  <w:tcBorders>
                    <w:bottom w:val="single" w:sz="4" w:space="0" w:color="auto"/>
                  </w:tcBorders>
                  <w:vAlign w:val="center"/>
                </w:tcPr>
                <w:p w14:paraId="41908F97"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61E164B4"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701" w:type="dxa"/>
                  <w:tcBorders>
                    <w:bottom w:val="single" w:sz="4" w:space="0" w:color="auto"/>
                  </w:tcBorders>
                  <w:vAlign w:val="center"/>
                </w:tcPr>
                <w:p w14:paraId="1EE126DB"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82668C" w:rsidRPr="006145DB" w14:paraId="1DEF0C3D" w14:textId="77777777" w:rsidTr="006236B2">
              <w:trPr>
                <w:trHeight w:val="1021"/>
              </w:trPr>
              <w:tc>
                <w:tcPr>
                  <w:tcW w:w="3190" w:type="dxa"/>
                  <w:tcBorders>
                    <w:top w:val="nil"/>
                    <w:bottom w:val="single" w:sz="4" w:space="0" w:color="auto"/>
                  </w:tcBorders>
                  <w:vAlign w:val="center"/>
                </w:tcPr>
                <w:p w14:paraId="1337D7BF" w14:textId="22814B7F" w:rsidR="00BA3190" w:rsidRPr="006145DB" w:rsidRDefault="00BA3190" w:rsidP="005B435E">
                  <w:pPr>
                    <w:tabs>
                      <w:tab w:val="left" w:pos="709"/>
                    </w:tabs>
                    <w:ind w:left="-48"/>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 xml:space="preserve">Persona que se ubica y concibe como vivienda espacios no convencionales (puentes, fuentes hídricas, estructuras en ruinas, parques, andenes, separadores, carretas, entre otros equipamientos urbanos) </w:t>
                  </w:r>
                </w:p>
              </w:tc>
              <w:tc>
                <w:tcPr>
                  <w:tcW w:w="1276" w:type="dxa"/>
                  <w:tcBorders>
                    <w:top w:val="single" w:sz="4" w:space="0" w:color="auto"/>
                    <w:bottom w:val="single" w:sz="4" w:space="0" w:color="auto"/>
                  </w:tcBorders>
                  <w:vAlign w:val="center"/>
                </w:tcPr>
                <w:p w14:paraId="605C86BD"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top w:val="single" w:sz="4" w:space="0" w:color="auto"/>
                    <w:bottom w:val="single" w:sz="4" w:space="0" w:color="auto"/>
                  </w:tcBorders>
                  <w:vAlign w:val="center"/>
                </w:tcPr>
                <w:p w14:paraId="58A9DE05"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701" w:type="dxa"/>
                  <w:tcBorders>
                    <w:top w:val="single" w:sz="4" w:space="0" w:color="auto"/>
                    <w:bottom w:val="single" w:sz="4" w:space="0" w:color="auto"/>
                  </w:tcBorders>
                  <w:vAlign w:val="center"/>
                </w:tcPr>
                <w:p w14:paraId="07B74C19"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82668C" w:rsidRPr="006145DB" w14:paraId="7765BFA4" w14:textId="77777777" w:rsidTr="006236B2">
              <w:trPr>
                <w:trHeight w:val="231"/>
              </w:trPr>
              <w:tc>
                <w:tcPr>
                  <w:tcW w:w="3190" w:type="dxa"/>
                  <w:vMerge w:val="restart"/>
                  <w:tcBorders>
                    <w:top w:val="single" w:sz="4" w:space="0" w:color="auto"/>
                    <w:left w:val="single" w:sz="4" w:space="0" w:color="auto"/>
                    <w:bottom w:val="single" w:sz="4" w:space="0" w:color="auto"/>
                    <w:right w:val="single" w:sz="4" w:space="0" w:color="auto"/>
                  </w:tcBorders>
                  <w:vAlign w:val="center"/>
                </w:tcPr>
                <w:p w14:paraId="76B539A1" w14:textId="77777777" w:rsidR="00BA3190" w:rsidRPr="006145DB" w:rsidRDefault="00BA3190" w:rsidP="005B435E">
                  <w:pPr>
                    <w:tabs>
                      <w:tab w:val="left" w:pos="709"/>
                    </w:tabs>
                    <w:ind w:left="-48"/>
                    <w:contextualSpacing/>
                    <w:jc w:val="both"/>
                    <w:rPr>
                      <w:rFonts w:cs="Arial"/>
                      <w:sz w:val="16"/>
                      <w:szCs w:val="20"/>
                      <w:shd w:val="clear" w:color="auto" w:fill="FFFFFF"/>
                      <w:lang w:val="es-ES_tradnl"/>
                    </w:rPr>
                  </w:pPr>
                  <w:r w:rsidRPr="006145DB">
                    <w:rPr>
                      <w:rFonts w:cs="Arial"/>
                      <w:sz w:val="16"/>
                      <w:szCs w:val="20"/>
                      <w:shd w:val="clear" w:color="auto" w:fill="FFFFFF"/>
                      <w:lang w:val="es-ES_tradnl"/>
                    </w:rPr>
                    <w:t>Persona que vive en soluciones habitacionales temporales “paga diarios”.</w:t>
                  </w:r>
                </w:p>
              </w:tc>
              <w:tc>
                <w:tcPr>
                  <w:tcW w:w="1276" w:type="dxa"/>
                  <w:tcBorders>
                    <w:top w:val="single" w:sz="4" w:space="0" w:color="auto"/>
                    <w:left w:val="single" w:sz="4" w:space="0" w:color="auto"/>
                    <w:bottom w:val="single" w:sz="4" w:space="0" w:color="auto"/>
                    <w:right w:val="single" w:sz="4" w:space="0" w:color="auto"/>
                  </w:tcBorders>
                  <w:vAlign w:val="center"/>
                </w:tcPr>
                <w:p w14:paraId="2170BB8B"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Instrumento de Focalización de Personas Usuarias de Soluciones Habitacionales</w:t>
                  </w:r>
                </w:p>
                <w:p w14:paraId="7CD78641"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Temporales (paga diarios)</w:t>
                  </w:r>
                </w:p>
              </w:tc>
              <w:tc>
                <w:tcPr>
                  <w:tcW w:w="1134" w:type="dxa"/>
                  <w:tcBorders>
                    <w:top w:val="single" w:sz="4" w:space="0" w:color="auto"/>
                    <w:left w:val="single" w:sz="4" w:space="0" w:color="auto"/>
                    <w:bottom w:val="single" w:sz="4" w:space="0" w:color="auto"/>
                    <w:right w:val="single" w:sz="4" w:space="0" w:color="auto"/>
                  </w:tcBorders>
                  <w:vAlign w:val="center"/>
                </w:tcPr>
                <w:p w14:paraId="734665BE" w14:textId="77777777" w:rsidR="00BA3190" w:rsidRPr="006145DB" w:rsidRDefault="00BA3190" w:rsidP="005B435E">
                  <w:pPr>
                    <w:tabs>
                      <w:tab w:val="left" w:pos="709"/>
                    </w:tabs>
                    <w:contextualSpacing/>
                    <w:jc w:val="center"/>
                    <w:rPr>
                      <w:rFonts w:cs="Arial"/>
                      <w:sz w:val="16"/>
                      <w:szCs w:val="20"/>
                      <w:lang w:eastAsia="es-CO"/>
                    </w:rPr>
                  </w:pPr>
                  <w:r w:rsidRPr="006145DB">
                    <w:rPr>
                      <w:rFonts w:cs="Arial"/>
                      <w:sz w:val="16"/>
                      <w:szCs w:val="20"/>
                      <w:lang w:eastAsia="es-CO"/>
                    </w:rPr>
                    <w:t>Entrega única 2023</w:t>
                  </w:r>
                </w:p>
              </w:tc>
              <w:tc>
                <w:tcPr>
                  <w:tcW w:w="1701" w:type="dxa"/>
                  <w:tcBorders>
                    <w:top w:val="single" w:sz="4" w:space="0" w:color="auto"/>
                    <w:left w:val="single" w:sz="4" w:space="0" w:color="auto"/>
                    <w:bottom w:val="single" w:sz="4" w:space="0" w:color="auto"/>
                    <w:right w:val="single" w:sz="4" w:space="0" w:color="auto"/>
                  </w:tcBorders>
                  <w:vAlign w:val="center"/>
                </w:tcPr>
                <w:p w14:paraId="6EBA2D38"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Planeación - SDP</w:t>
                  </w:r>
                </w:p>
              </w:tc>
            </w:tr>
            <w:tr w:rsidR="0082668C" w:rsidRPr="006145DB" w14:paraId="7403B890" w14:textId="77777777" w:rsidTr="006236B2">
              <w:trPr>
                <w:trHeight w:val="231"/>
              </w:trPr>
              <w:tc>
                <w:tcPr>
                  <w:tcW w:w="3190" w:type="dxa"/>
                  <w:vMerge/>
                  <w:tcBorders>
                    <w:top w:val="single" w:sz="4" w:space="0" w:color="auto"/>
                    <w:left w:val="single" w:sz="4" w:space="0" w:color="auto"/>
                    <w:bottom w:val="single" w:sz="4" w:space="0" w:color="auto"/>
                    <w:right w:val="single" w:sz="4" w:space="0" w:color="auto"/>
                  </w:tcBorders>
                  <w:vAlign w:val="center"/>
                </w:tcPr>
                <w:p w14:paraId="1575F1FD" w14:textId="77777777" w:rsidR="00BA3190" w:rsidRPr="006145DB" w:rsidRDefault="00BA3190" w:rsidP="005B435E">
                  <w:pPr>
                    <w:tabs>
                      <w:tab w:val="left" w:pos="709"/>
                    </w:tabs>
                    <w:ind w:left="-48"/>
                    <w:contextualSpacing/>
                    <w:jc w:val="both"/>
                    <w:rPr>
                      <w:rFonts w:cs="Arial"/>
                      <w:sz w:val="16"/>
                      <w:szCs w:val="20"/>
                      <w:shd w:val="clear" w:color="auto" w:fill="FFFFFF"/>
                      <w:lang w:val="es-ES_tradnl"/>
                    </w:rPr>
                  </w:pPr>
                </w:p>
              </w:tc>
              <w:tc>
                <w:tcPr>
                  <w:tcW w:w="1276" w:type="dxa"/>
                  <w:tcBorders>
                    <w:top w:val="single" w:sz="4" w:space="0" w:color="auto"/>
                    <w:left w:val="single" w:sz="4" w:space="0" w:color="auto"/>
                    <w:bottom w:val="single" w:sz="4" w:space="0" w:color="auto"/>
                    <w:right w:val="single" w:sz="4" w:space="0" w:color="auto"/>
                  </w:tcBorders>
                  <w:vAlign w:val="center"/>
                </w:tcPr>
                <w:p w14:paraId="68D130AD"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34" w:type="dxa"/>
                  <w:tcBorders>
                    <w:top w:val="single" w:sz="4" w:space="0" w:color="auto"/>
                    <w:left w:val="single" w:sz="4" w:space="0" w:color="auto"/>
                    <w:bottom w:val="single" w:sz="4" w:space="0" w:color="auto"/>
                    <w:right w:val="single" w:sz="4" w:space="0" w:color="auto"/>
                  </w:tcBorders>
                  <w:vAlign w:val="center"/>
                </w:tcPr>
                <w:p w14:paraId="3C455EC6" w14:textId="77777777" w:rsidR="00BA3190" w:rsidRPr="006145DB" w:rsidRDefault="00BA3190" w:rsidP="005B435E">
                  <w:pPr>
                    <w:tabs>
                      <w:tab w:val="left" w:pos="709"/>
                    </w:tabs>
                    <w:contextualSpacing/>
                    <w:jc w:val="center"/>
                    <w:rPr>
                      <w:rFonts w:cs="Arial"/>
                      <w:sz w:val="16"/>
                      <w:szCs w:val="20"/>
                      <w:lang w:eastAsia="es-CO"/>
                    </w:rPr>
                  </w:pPr>
                  <w:r w:rsidRPr="006145DB">
                    <w:rPr>
                      <w:rFonts w:cs="Arial"/>
                      <w:sz w:val="16"/>
                      <w:szCs w:val="20"/>
                      <w:lang w:eastAsia="es-CO"/>
                    </w:rPr>
                    <w:t>2024</w:t>
                  </w:r>
                </w:p>
              </w:tc>
              <w:tc>
                <w:tcPr>
                  <w:tcW w:w="1701" w:type="dxa"/>
                  <w:tcBorders>
                    <w:top w:val="single" w:sz="4" w:space="0" w:color="auto"/>
                    <w:left w:val="single" w:sz="4" w:space="0" w:color="auto"/>
                    <w:bottom w:val="single" w:sz="4" w:space="0" w:color="auto"/>
                    <w:right w:val="single" w:sz="4" w:space="0" w:color="auto"/>
                  </w:tcBorders>
                  <w:vAlign w:val="center"/>
                </w:tcPr>
                <w:p w14:paraId="4C51AA6B"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 y Secretaría Distrital Planeación - SDP</w:t>
                  </w:r>
                </w:p>
              </w:tc>
            </w:tr>
            <w:tr w:rsidR="0082668C" w:rsidRPr="006145DB" w14:paraId="108CABE9" w14:textId="77777777" w:rsidTr="006236B2">
              <w:trPr>
                <w:trHeight w:val="324"/>
              </w:trPr>
              <w:tc>
                <w:tcPr>
                  <w:tcW w:w="3190" w:type="dxa"/>
                  <w:tcBorders>
                    <w:top w:val="single" w:sz="4" w:space="0" w:color="auto"/>
                    <w:bottom w:val="single" w:sz="4" w:space="0" w:color="auto"/>
                  </w:tcBorders>
                  <w:vAlign w:val="center"/>
                </w:tcPr>
                <w:p w14:paraId="4DCC6984" w14:textId="77777777" w:rsidR="00BA3190" w:rsidRPr="006145DB" w:rsidRDefault="00BA3190" w:rsidP="005B435E">
                  <w:pPr>
                    <w:ind w:left="-48"/>
                    <w:jc w:val="both"/>
                    <w:rPr>
                      <w:rFonts w:cs="Arial"/>
                      <w:sz w:val="16"/>
                      <w:szCs w:val="20"/>
                      <w:shd w:val="clear" w:color="auto" w:fill="FFFFFF"/>
                      <w:lang w:val="es-ES_tradnl"/>
                    </w:rPr>
                  </w:pPr>
                  <w:r w:rsidRPr="006145DB">
                    <w:rPr>
                      <w:rFonts w:cs="Arial"/>
                      <w:sz w:val="16"/>
                      <w:szCs w:val="20"/>
                      <w:shd w:val="clear" w:color="auto" w:fill="FFFFFF"/>
                      <w:lang w:val="es-ES_tradnl"/>
                    </w:rPr>
                    <w:t>Persona habitante de calle de 18 a 28 años.</w:t>
                  </w:r>
                </w:p>
              </w:tc>
              <w:tc>
                <w:tcPr>
                  <w:tcW w:w="1276" w:type="dxa"/>
                  <w:tcBorders>
                    <w:top w:val="single" w:sz="4" w:space="0" w:color="auto"/>
                    <w:bottom w:val="single" w:sz="4" w:space="0" w:color="auto"/>
                  </w:tcBorders>
                  <w:vAlign w:val="center"/>
                </w:tcPr>
                <w:p w14:paraId="35F8DAE0" w14:textId="77777777" w:rsidR="00BA3190" w:rsidRPr="006145DB" w:rsidRDefault="00BA3190" w:rsidP="005B435E">
                  <w:pPr>
                    <w:jc w:val="center"/>
                    <w:rPr>
                      <w:rFonts w:cs="Arial"/>
                      <w:sz w:val="16"/>
                      <w:szCs w:val="16"/>
                      <w:lang w:eastAsia="es-CO"/>
                    </w:rPr>
                  </w:pPr>
                  <w:r w:rsidRPr="006145DB">
                    <w:rPr>
                      <w:rFonts w:cs="Arial"/>
                      <w:sz w:val="16"/>
                      <w:szCs w:val="16"/>
                      <w:shd w:val="clear" w:color="auto" w:fill="FFFFFF"/>
                    </w:rPr>
                    <w:t>SIRBE</w:t>
                  </w:r>
                </w:p>
              </w:tc>
              <w:tc>
                <w:tcPr>
                  <w:tcW w:w="1134" w:type="dxa"/>
                  <w:tcBorders>
                    <w:top w:val="single" w:sz="4" w:space="0" w:color="auto"/>
                    <w:bottom w:val="single" w:sz="4" w:space="0" w:color="auto"/>
                  </w:tcBorders>
                  <w:vAlign w:val="center"/>
                </w:tcPr>
                <w:p w14:paraId="26F188C3" w14:textId="77777777" w:rsidR="00BA3190" w:rsidRPr="006145DB" w:rsidRDefault="00BA3190" w:rsidP="005B435E">
                  <w:pPr>
                    <w:tabs>
                      <w:tab w:val="left" w:pos="709"/>
                    </w:tabs>
                    <w:contextualSpacing/>
                    <w:jc w:val="center"/>
                    <w:rPr>
                      <w:rFonts w:cs="Arial"/>
                      <w:sz w:val="16"/>
                      <w:szCs w:val="20"/>
                      <w:lang w:eastAsia="es-CO"/>
                    </w:rPr>
                  </w:pPr>
                  <w:r w:rsidRPr="006145DB">
                    <w:rPr>
                      <w:rFonts w:cs="Arial"/>
                      <w:sz w:val="16"/>
                      <w:szCs w:val="16"/>
                      <w:bdr w:val="none" w:sz="0" w:space="0" w:color="auto" w:frame="1"/>
                    </w:rPr>
                    <w:t>Demanda</w:t>
                  </w:r>
                </w:p>
              </w:tc>
              <w:tc>
                <w:tcPr>
                  <w:tcW w:w="1701" w:type="dxa"/>
                  <w:tcBorders>
                    <w:top w:val="single" w:sz="4" w:space="0" w:color="auto"/>
                    <w:bottom w:val="single" w:sz="4" w:space="0" w:color="auto"/>
                  </w:tcBorders>
                  <w:vAlign w:val="center"/>
                </w:tcPr>
                <w:p w14:paraId="1B185BF6" w14:textId="473CB200" w:rsidR="00BA3190" w:rsidRPr="006145DB" w:rsidRDefault="00BA3190" w:rsidP="005B435E">
                  <w:pPr>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82668C" w:rsidRPr="006145DB" w14:paraId="569E57A3" w14:textId="77777777" w:rsidTr="006236B2">
              <w:trPr>
                <w:trHeight w:val="368"/>
              </w:trPr>
              <w:tc>
                <w:tcPr>
                  <w:tcW w:w="3190" w:type="dxa"/>
                  <w:tcBorders>
                    <w:bottom w:val="single" w:sz="4" w:space="0" w:color="auto"/>
                  </w:tcBorders>
                  <w:vAlign w:val="center"/>
                </w:tcPr>
                <w:p w14:paraId="7FABBE51" w14:textId="77777777" w:rsidR="00BA3190" w:rsidRPr="006145DB" w:rsidRDefault="00BA3190" w:rsidP="005B435E">
                  <w:pPr>
                    <w:ind w:left="-48"/>
                    <w:jc w:val="both"/>
                    <w:rPr>
                      <w:rFonts w:cs="Arial"/>
                      <w:sz w:val="16"/>
                      <w:szCs w:val="16"/>
                      <w:shd w:val="clear" w:color="auto" w:fill="FFFFFF"/>
                    </w:rPr>
                  </w:pPr>
                  <w:r w:rsidRPr="006145DB">
                    <w:rPr>
                      <w:rFonts w:cs="Arial"/>
                      <w:sz w:val="16"/>
                      <w:szCs w:val="16"/>
                      <w:shd w:val="clear" w:color="auto" w:fill="FFFFFF"/>
                    </w:rPr>
                    <w:t>Persona habitante de calle que requiera atención humanitaria y transitoria.</w:t>
                  </w:r>
                </w:p>
              </w:tc>
              <w:tc>
                <w:tcPr>
                  <w:tcW w:w="1276" w:type="dxa"/>
                  <w:tcBorders>
                    <w:bottom w:val="single" w:sz="4" w:space="0" w:color="auto"/>
                  </w:tcBorders>
                  <w:vAlign w:val="center"/>
                </w:tcPr>
                <w:p w14:paraId="7AB11DDC" w14:textId="77777777" w:rsidR="00BA3190" w:rsidRPr="006145DB" w:rsidRDefault="00BA3190" w:rsidP="005B435E">
                  <w:pPr>
                    <w:jc w:val="center"/>
                    <w:rPr>
                      <w:rFonts w:cs="Arial"/>
                      <w:sz w:val="16"/>
                      <w:szCs w:val="16"/>
                      <w:shd w:val="clear" w:color="auto" w:fill="FFFFFF"/>
                    </w:rPr>
                  </w:pPr>
                  <w:r w:rsidRPr="006145DB">
                    <w:rPr>
                      <w:rFonts w:cs="Arial"/>
                      <w:sz w:val="16"/>
                      <w:szCs w:val="16"/>
                      <w:lang w:eastAsia="es-CO"/>
                    </w:rPr>
                    <w:t>Verificación en campo</w:t>
                  </w:r>
                </w:p>
              </w:tc>
              <w:tc>
                <w:tcPr>
                  <w:tcW w:w="1134" w:type="dxa"/>
                  <w:tcBorders>
                    <w:bottom w:val="single" w:sz="4" w:space="0" w:color="auto"/>
                  </w:tcBorders>
                  <w:vAlign w:val="center"/>
                </w:tcPr>
                <w:p w14:paraId="77D38B9C" w14:textId="77777777" w:rsidR="00BA3190" w:rsidRPr="006145DB" w:rsidRDefault="00BA3190" w:rsidP="005B435E">
                  <w:pPr>
                    <w:tabs>
                      <w:tab w:val="left" w:pos="709"/>
                    </w:tabs>
                    <w:contextualSpacing/>
                    <w:jc w:val="center"/>
                    <w:rPr>
                      <w:rFonts w:cs="Arial"/>
                      <w:sz w:val="16"/>
                      <w:szCs w:val="16"/>
                      <w:bdr w:val="none" w:sz="0" w:space="0" w:color="auto" w:frame="1"/>
                    </w:rPr>
                  </w:pPr>
                  <w:r w:rsidRPr="006145DB">
                    <w:rPr>
                      <w:rFonts w:cs="Arial"/>
                      <w:sz w:val="16"/>
                      <w:szCs w:val="20"/>
                      <w:lang w:eastAsia="es-CO"/>
                    </w:rPr>
                    <w:t>Demanda</w:t>
                  </w:r>
                </w:p>
              </w:tc>
              <w:tc>
                <w:tcPr>
                  <w:tcW w:w="1701" w:type="dxa"/>
                  <w:tcBorders>
                    <w:bottom w:val="single" w:sz="4" w:space="0" w:color="auto"/>
                  </w:tcBorders>
                  <w:vAlign w:val="center"/>
                </w:tcPr>
                <w:p w14:paraId="099FE845" w14:textId="77777777" w:rsidR="00BA3190" w:rsidRPr="006145DB" w:rsidRDefault="00BA3190" w:rsidP="005B435E">
                  <w:pPr>
                    <w:jc w:val="center"/>
                    <w:rPr>
                      <w:rFonts w:cs="Arial"/>
                      <w:sz w:val="16"/>
                      <w:szCs w:val="16"/>
                      <w:shd w:val="clear" w:color="auto" w:fill="FFFFFF"/>
                    </w:rPr>
                  </w:pPr>
                  <w:r w:rsidRPr="006145DB">
                    <w:rPr>
                      <w:rFonts w:cs="Arial"/>
                      <w:bCs/>
                      <w:sz w:val="16"/>
                      <w:szCs w:val="16"/>
                      <w:lang w:eastAsia="es-CO"/>
                    </w:rPr>
                    <w:t>Subdirección para la Adultez</w:t>
                  </w:r>
                </w:p>
              </w:tc>
            </w:tr>
            <w:tr w:rsidR="009221AB" w:rsidRPr="006145DB" w14:paraId="49771752" w14:textId="77777777" w:rsidTr="006236B2">
              <w:trPr>
                <w:trHeight w:val="134"/>
              </w:trPr>
              <w:tc>
                <w:tcPr>
                  <w:tcW w:w="3190" w:type="dxa"/>
                  <w:tcBorders>
                    <w:left w:val="nil"/>
                    <w:bottom w:val="nil"/>
                    <w:right w:val="nil"/>
                  </w:tcBorders>
                  <w:vAlign w:val="center"/>
                </w:tcPr>
                <w:p w14:paraId="0E214686" w14:textId="77777777" w:rsidR="009221AB" w:rsidRPr="006145DB" w:rsidRDefault="009221AB" w:rsidP="005B435E">
                  <w:pPr>
                    <w:ind w:left="-48"/>
                    <w:jc w:val="both"/>
                    <w:rPr>
                      <w:rFonts w:cs="Arial"/>
                      <w:sz w:val="16"/>
                      <w:szCs w:val="16"/>
                      <w:shd w:val="clear" w:color="auto" w:fill="FFFFFF"/>
                    </w:rPr>
                  </w:pPr>
                </w:p>
              </w:tc>
              <w:tc>
                <w:tcPr>
                  <w:tcW w:w="1276" w:type="dxa"/>
                  <w:tcBorders>
                    <w:left w:val="nil"/>
                    <w:bottom w:val="nil"/>
                    <w:right w:val="nil"/>
                  </w:tcBorders>
                  <w:vAlign w:val="center"/>
                </w:tcPr>
                <w:p w14:paraId="2D9B2F1D" w14:textId="77777777" w:rsidR="009221AB" w:rsidRPr="006145DB" w:rsidRDefault="009221AB" w:rsidP="005B435E">
                  <w:pPr>
                    <w:jc w:val="center"/>
                    <w:rPr>
                      <w:rFonts w:cs="Arial"/>
                      <w:sz w:val="16"/>
                      <w:szCs w:val="16"/>
                      <w:lang w:eastAsia="es-CO"/>
                    </w:rPr>
                  </w:pPr>
                </w:p>
              </w:tc>
              <w:tc>
                <w:tcPr>
                  <w:tcW w:w="1134" w:type="dxa"/>
                  <w:tcBorders>
                    <w:left w:val="nil"/>
                    <w:bottom w:val="nil"/>
                    <w:right w:val="nil"/>
                  </w:tcBorders>
                  <w:vAlign w:val="center"/>
                </w:tcPr>
                <w:p w14:paraId="356B3A5C" w14:textId="77777777" w:rsidR="009221AB" w:rsidRPr="006145DB" w:rsidRDefault="009221AB" w:rsidP="005B435E">
                  <w:pPr>
                    <w:tabs>
                      <w:tab w:val="left" w:pos="709"/>
                    </w:tabs>
                    <w:contextualSpacing/>
                    <w:jc w:val="center"/>
                    <w:rPr>
                      <w:rFonts w:cs="Arial"/>
                      <w:sz w:val="16"/>
                      <w:szCs w:val="20"/>
                      <w:lang w:eastAsia="es-CO"/>
                    </w:rPr>
                  </w:pPr>
                </w:p>
              </w:tc>
              <w:tc>
                <w:tcPr>
                  <w:tcW w:w="1701" w:type="dxa"/>
                  <w:tcBorders>
                    <w:left w:val="nil"/>
                    <w:bottom w:val="nil"/>
                    <w:right w:val="nil"/>
                  </w:tcBorders>
                  <w:vAlign w:val="center"/>
                </w:tcPr>
                <w:p w14:paraId="6DAAB88E" w14:textId="77777777" w:rsidR="009221AB" w:rsidRPr="006145DB" w:rsidRDefault="009221AB" w:rsidP="005B435E">
                  <w:pPr>
                    <w:jc w:val="center"/>
                    <w:rPr>
                      <w:rFonts w:cs="Arial"/>
                      <w:bCs/>
                      <w:sz w:val="16"/>
                      <w:szCs w:val="16"/>
                      <w:lang w:eastAsia="es-CO"/>
                    </w:rPr>
                  </w:pPr>
                </w:p>
              </w:tc>
            </w:tr>
          </w:tbl>
          <w:p w14:paraId="1394E760" w14:textId="77777777" w:rsidR="00BA3190" w:rsidRPr="006145DB" w:rsidRDefault="00BA3190" w:rsidP="005B435E">
            <w:pPr>
              <w:tabs>
                <w:tab w:val="left" w:pos="709"/>
              </w:tabs>
              <w:spacing w:after="0" w:line="240" w:lineRule="auto"/>
              <w:contextualSpacing/>
              <w:jc w:val="center"/>
              <w:rPr>
                <w:rFonts w:cs="Arial"/>
                <w:bCs/>
                <w:sz w:val="20"/>
                <w:szCs w:val="20"/>
                <w:lang w:eastAsia="es-CO"/>
              </w:rPr>
            </w:pPr>
          </w:p>
        </w:tc>
      </w:tr>
      <w:tr w:rsidR="0082668C" w:rsidRPr="006145DB" w14:paraId="6CD101EA" w14:textId="77777777" w:rsidTr="00BA3190">
        <w:trPr>
          <w:trHeight w:val="422"/>
          <w:jc w:val="center"/>
        </w:trPr>
        <w:tc>
          <w:tcPr>
            <w:tcW w:w="1940" w:type="dxa"/>
            <w:vAlign w:val="center"/>
          </w:tcPr>
          <w:p w14:paraId="2497BE1B" w14:textId="77777777" w:rsidR="00BA3190" w:rsidRPr="006145DB" w:rsidRDefault="00BA3190"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455" w:type="dxa"/>
            <w:vAlign w:val="center"/>
          </w:tcPr>
          <w:tbl>
            <w:tblPr>
              <w:tblStyle w:val="Tablaconcuadrcula"/>
              <w:tblW w:w="7298" w:type="dxa"/>
              <w:tblLayout w:type="fixed"/>
              <w:tblLook w:val="04A0" w:firstRow="1" w:lastRow="0" w:firstColumn="1" w:lastColumn="0" w:noHBand="0" w:noVBand="1"/>
            </w:tblPr>
            <w:tblGrid>
              <w:gridCol w:w="3190"/>
              <w:gridCol w:w="1559"/>
              <w:gridCol w:w="1134"/>
              <w:gridCol w:w="1415"/>
            </w:tblGrid>
            <w:tr w:rsidR="009221AB" w:rsidRPr="006145DB" w14:paraId="1933B7CE" w14:textId="77777777" w:rsidTr="006236B2">
              <w:trPr>
                <w:trHeight w:val="178"/>
              </w:trPr>
              <w:tc>
                <w:tcPr>
                  <w:tcW w:w="3190" w:type="dxa"/>
                  <w:tcBorders>
                    <w:top w:val="nil"/>
                    <w:left w:val="nil"/>
                    <w:bottom w:val="single" w:sz="4" w:space="0" w:color="auto"/>
                    <w:right w:val="nil"/>
                  </w:tcBorders>
                  <w:vAlign w:val="center"/>
                </w:tcPr>
                <w:p w14:paraId="35F694FA" w14:textId="77777777" w:rsidR="009221AB" w:rsidRPr="006145DB" w:rsidRDefault="009221AB" w:rsidP="005B435E">
                  <w:pPr>
                    <w:tabs>
                      <w:tab w:val="left" w:pos="709"/>
                    </w:tabs>
                    <w:jc w:val="center"/>
                    <w:rPr>
                      <w:rFonts w:cs="Arial"/>
                      <w:sz w:val="16"/>
                      <w:szCs w:val="16"/>
                      <w:lang w:eastAsia="es-CO"/>
                    </w:rPr>
                  </w:pPr>
                </w:p>
              </w:tc>
              <w:tc>
                <w:tcPr>
                  <w:tcW w:w="1559" w:type="dxa"/>
                  <w:tcBorders>
                    <w:top w:val="nil"/>
                    <w:left w:val="nil"/>
                    <w:bottom w:val="single" w:sz="4" w:space="0" w:color="auto"/>
                    <w:right w:val="nil"/>
                  </w:tcBorders>
                  <w:vAlign w:val="center"/>
                </w:tcPr>
                <w:p w14:paraId="4FBE01C7" w14:textId="77777777" w:rsidR="009221AB" w:rsidRPr="006145DB" w:rsidRDefault="009221AB" w:rsidP="005B435E">
                  <w:pPr>
                    <w:tabs>
                      <w:tab w:val="left" w:pos="709"/>
                    </w:tabs>
                    <w:jc w:val="center"/>
                    <w:rPr>
                      <w:rFonts w:cs="Arial"/>
                      <w:sz w:val="16"/>
                      <w:szCs w:val="16"/>
                      <w:lang w:eastAsia="es-CO"/>
                    </w:rPr>
                  </w:pPr>
                </w:p>
              </w:tc>
              <w:tc>
                <w:tcPr>
                  <w:tcW w:w="1134" w:type="dxa"/>
                  <w:tcBorders>
                    <w:top w:val="nil"/>
                    <w:left w:val="nil"/>
                    <w:bottom w:val="single" w:sz="4" w:space="0" w:color="auto"/>
                    <w:right w:val="nil"/>
                  </w:tcBorders>
                  <w:vAlign w:val="center"/>
                </w:tcPr>
                <w:p w14:paraId="475709A8" w14:textId="77777777" w:rsidR="009221AB" w:rsidRPr="006145DB" w:rsidRDefault="009221AB" w:rsidP="005B435E">
                  <w:pPr>
                    <w:tabs>
                      <w:tab w:val="left" w:pos="709"/>
                    </w:tabs>
                    <w:jc w:val="center"/>
                    <w:rPr>
                      <w:rFonts w:cs="Arial"/>
                      <w:sz w:val="16"/>
                      <w:szCs w:val="16"/>
                      <w:lang w:eastAsia="es-CO"/>
                    </w:rPr>
                  </w:pPr>
                </w:p>
              </w:tc>
              <w:tc>
                <w:tcPr>
                  <w:tcW w:w="1415" w:type="dxa"/>
                  <w:tcBorders>
                    <w:top w:val="nil"/>
                    <w:left w:val="nil"/>
                    <w:bottom w:val="single" w:sz="4" w:space="0" w:color="auto"/>
                    <w:right w:val="nil"/>
                  </w:tcBorders>
                  <w:vAlign w:val="center"/>
                </w:tcPr>
                <w:p w14:paraId="711A4E1E" w14:textId="77777777" w:rsidR="009221AB" w:rsidRPr="006145DB" w:rsidRDefault="009221AB" w:rsidP="005B435E">
                  <w:pPr>
                    <w:tabs>
                      <w:tab w:val="left" w:pos="709"/>
                    </w:tabs>
                    <w:jc w:val="center"/>
                    <w:rPr>
                      <w:rFonts w:cs="Arial"/>
                      <w:sz w:val="16"/>
                      <w:szCs w:val="16"/>
                      <w:lang w:eastAsia="es-CO"/>
                    </w:rPr>
                  </w:pPr>
                </w:p>
              </w:tc>
            </w:tr>
            <w:tr w:rsidR="0082668C" w:rsidRPr="006145DB" w14:paraId="59D1B3BF" w14:textId="77777777" w:rsidTr="006236B2">
              <w:trPr>
                <w:trHeight w:val="379"/>
              </w:trPr>
              <w:tc>
                <w:tcPr>
                  <w:tcW w:w="3190" w:type="dxa"/>
                  <w:tcBorders>
                    <w:top w:val="nil"/>
                    <w:left w:val="single" w:sz="4" w:space="0" w:color="auto"/>
                    <w:bottom w:val="single" w:sz="4" w:space="0" w:color="auto"/>
                    <w:right w:val="single" w:sz="4" w:space="0" w:color="auto"/>
                  </w:tcBorders>
                  <w:vAlign w:val="center"/>
                  <w:hideMark/>
                </w:tcPr>
                <w:p w14:paraId="6C64D445" w14:textId="77777777" w:rsidR="00BA3190" w:rsidRPr="006145DB" w:rsidRDefault="00BA3190" w:rsidP="005B435E">
                  <w:pPr>
                    <w:tabs>
                      <w:tab w:val="left" w:pos="709"/>
                    </w:tabs>
                    <w:jc w:val="center"/>
                    <w:rPr>
                      <w:rFonts w:cs="Arial"/>
                      <w:sz w:val="16"/>
                      <w:szCs w:val="16"/>
                      <w:lang w:eastAsia="es-CO"/>
                    </w:rPr>
                  </w:pPr>
                  <w:r w:rsidRPr="006145DB">
                    <w:rPr>
                      <w:rFonts w:cs="Arial"/>
                      <w:sz w:val="16"/>
                      <w:szCs w:val="16"/>
                      <w:lang w:eastAsia="es-CO"/>
                    </w:rPr>
                    <w:t>Criterios de Priorización</w:t>
                  </w:r>
                </w:p>
              </w:tc>
              <w:tc>
                <w:tcPr>
                  <w:tcW w:w="1559" w:type="dxa"/>
                  <w:tcBorders>
                    <w:top w:val="nil"/>
                    <w:left w:val="single" w:sz="4" w:space="0" w:color="auto"/>
                    <w:bottom w:val="single" w:sz="4" w:space="0" w:color="auto"/>
                    <w:right w:val="single" w:sz="4" w:space="0" w:color="auto"/>
                  </w:tcBorders>
                  <w:vAlign w:val="center"/>
                  <w:hideMark/>
                </w:tcPr>
                <w:p w14:paraId="73303953" w14:textId="77777777" w:rsidR="00BA3190" w:rsidRPr="006145DB" w:rsidRDefault="00BA3190" w:rsidP="005B435E">
                  <w:pPr>
                    <w:tabs>
                      <w:tab w:val="left" w:pos="709"/>
                    </w:tabs>
                    <w:jc w:val="center"/>
                    <w:rPr>
                      <w:rFonts w:cs="Arial"/>
                      <w:sz w:val="16"/>
                      <w:szCs w:val="16"/>
                      <w:lang w:eastAsia="es-CO"/>
                    </w:rPr>
                  </w:pPr>
                  <w:r w:rsidRPr="006145DB">
                    <w:rPr>
                      <w:rFonts w:cs="Arial"/>
                      <w:sz w:val="16"/>
                      <w:szCs w:val="16"/>
                      <w:lang w:eastAsia="es-CO"/>
                    </w:rPr>
                    <w:t>Fuente de Información</w:t>
                  </w:r>
                </w:p>
              </w:tc>
              <w:tc>
                <w:tcPr>
                  <w:tcW w:w="1134" w:type="dxa"/>
                  <w:tcBorders>
                    <w:top w:val="nil"/>
                    <w:left w:val="single" w:sz="4" w:space="0" w:color="auto"/>
                    <w:bottom w:val="single" w:sz="4" w:space="0" w:color="auto"/>
                    <w:right w:val="single" w:sz="4" w:space="0" w:color="auto"/>
                  </w:tcBorders>
                  <w:vAlign w:val="center"/>
                  <w:hideMark/>
                </w:tcPr>
                <w:p w14:paraId="1C14127A" w14:textId="77777777" w:rsidR="00BA3190" w:rsidRPr="006145DB" w:rsidRDefault="00BA3190" w:rsidP="005B435E">
                  <w:pPr>
                    <w:tabs>
                      <w:tab w:val="left" w:pos="709"/>
                    </w:tabs>
                    <w:jc w:val="center"/>
                    <w:rPr>
                      <w:rFonts w:cs="Arial"/>
                      <w:sz w:val="16"/>
                      <w:szCs w:val="16"/>
                      <w:lang w:eastAsia="es-CO"/>
                    </w:rPr>
                  </w:pPr>
                  <w:r w:rsidRPr="006145DB">
                    <w:rPr>
                      <w:rFonts w:cs="Arial"/>
                      <w:sz w:val="16"/>
                      <w:szCs w:val="16"/>
                      <w:lang w:eastAsia="es-CO"/>
                    </w:rPr>
                    <w:t>Periodicidad</w:t>
                  </w:r>
                </w:p>
              </w:tc>
              <w:tc>
                <w:tcPr>
                  <w:tcW w:w="1415" w:type="dxa"/>
                  <w:tcBorders>
                    <w:top w:val="nil"/>
                    <w:left w:val="single" w:sz="4" w:space="0" w:color="auto"/>
                    <w:bottom w:val="single" w:sz="4" w:space="0" w:color="auto"/>
                    <w:right w:val="single" w:sz="4" w:space="0" w:color="auto"/>
                  </w:tcBorders>
                  <w:vAlign w:val="center"/>
                  <w:hideMark/>
                </w:tcPr>
                <w:p w14:paraId="49158665" w14:textId="77777777" w:rsidR="00BA3190" w:rsidRPr="006145DB" w:rsidRDefault="00BA3190" w:rsidP="005B435E">
                  <w:pPr>
                    <w:tabs>
                      <w:tab w:val="left" w:pos="709"/>
                    </w:tabs>
                    <w:jc w:val="center"/>
                    <w:rPr>
                      <w:rFonts w:cs="Arial"/>
                      <w:sz w:val="16"/>
                      <w:szCs w:val="16"/>
                      <w:lang w:eastAsia="es-CO"/>
                    </w:rPr>
                  </w:pPr>
                  <w:r w:rsidRPr="006145DB">
                    <w:rPr>
                      <w:rFonts w:cs="Arial"/>
                      <w:sz w:val="16"/>
                      <w:szCs w:val="16"/>
                      <w:lang w:eastAsia="es-CO"/>
                    </w:rPr>
                    <w:t>Administrador</w:t>
                  </w:r>
                </w:p>
              </w:tc>
            </w:tr>
            <w:tr w:rsidR="0082668C" w:rsidRPr="006145DB" w14:paraId="3744DA67" w14:textId="77777777" w:rsidTr="006236B2">
              <w:trPr>
                <w:trHeight w:val="225"/>
              </w:trPr>
              <w:tc>
                <w:tcPr>
                  <w:tcW w:w="3190" w:type="dxa"/>
                  <w:tcBorders>
                    <w:top w:val="single" w:sz="4" w:space="0" w:color="auto"/>
                    <w:left w:val="single" w:sz="4" w:space="0" w:color="auto"/>
                    <w:bottom w:val="single" w:sz="4" w:space="0" w:color="auto"/>
                    <w:right w:val="single" w:sz="4" w:space="0" w:color="auto"/>
                  </w:tcBorders>
                  <w:vAlign w:val="center"/>
                  <w:hideMark/>
                </w:tcPr>
                <w:p w14:paraId="5CE9852B" w14:textId="77777777" w:rsidR="00BA3190" w:rsidRPr="006145DB" w:rsidRDefault="00BA3190" w:rsidP="005B435E">
                  <w:pPr>
                    <w:tabs>
                      <w:tab w:val="left" w:pos="709"/>
                    </w:tabs>
                    <w:jc w:val="both"/>
                    <w:rPr>
                      <w:rFonts w:eastAsia="Arial" w:cs="Arial"/>
                      <w:sz w:val="16"/>
                      <w:szCs w:val="16"/>
                    </w:rPr>
                  </w:pPr>
                  <w:bookmarkStart w:id="142" w:name="_Int_myQkVQq8"/>
                  <w:r w:rsidRPr="006145DB">
                    <w:rPr>
                      <w:rFonts w:eastAsia="Arial"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bookmarkEnd w:id="142"/>
                </w:p>
              </w:tc>
              <w:tc>
                <w:tcPr>
                  <w:tcW w:w="1559" w:type="dxa"/>
                  <w:tcBorders>
                    <w:top w:val="single" w:sz="4" w:space="0" w:color="auto"/>
                    <w:left w:val="single" w:sz="4" w:space="0" w:color="auto"/>
                    <w:bottom w:val="single" w:sz="4" w:space="0" w:color="auto"/>
                    <w:right w:val="single" w:sz="4" w:space="0" w:color="auto"/>
                  </w:tcBorders>
                  <w:vAlign w:val="center"/>
                  <w:hideMark/>
                </w:tcPr>
                <w:p w14:paraId="05A6BA36"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Registro Único de Victimas – RUV, de la Unidad para la Atención y Reparación Integral a las Víctimas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8425932"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Trimestral</w:t>
                  </w:r>
                </w:p>
              </w:tc>
              <w:tc>
                <w:tcPr>
                  <w:tcW w:w="1415" w:type="dxa"/>
                  <w:tcBorders>
                    <w:top w:val="single" w:sz="4" w:space="0" w:color="auto"/>
                    <w:left w:val="single" w:sz="4" w:space="0" w:color="auto"/>
                    <w:bottom w:val="single" w:sz="4" w:space="0" w:color="auto"/>
                    <w:right w:val="single" w:sz="4" w:space="0" w:color="auto"/>
                  </w:tcBorders>
                  <w:vAlign w:val="center"/>
                  <w:hideMark/>
                </w:tcPr>
                <w:p w14:paraId="5464BA1D" w14:textId="6F0FABBF" w:rsidR="00BA3190" w:rsidRPr="006145DB" w:rsidRDefault="00BA3190" w:rsidP="005B435E">
                  <w:pPr>
                    <w:tabs>
                      <w:tab w:val="left" w:pos="709"/>
                    </w:tabs>
                    <w:jc w:val="center"/>
                    <w:rPr>
                      <w:rFonts w:eastAsia="Segoe UI" w:cs="Arial"/>
                      <w:sz w:val="18"/>
                      <w:szCs w:val="18"/>
                    </w:rPr>
                  </w:pPr>
                  <w:r w:rsidRPr="006145DB">
                    <w:rPr>
                      <w:rFonts w:eastAsia="Segoe UI" w:cs="Arial"/>
                      <w:sz w:val="16"/>
                      <w:szCs w:val="18"/>
                    </w:rPr>
                    <w:t>Oficina Consejería Distrital de Paz, Victimas y Reconciliación</w:t>
                  </w:r>
                </w:p>
              </w:tc>
            </w:tr>
            <w:tr w:rsidR="0082668C" w:rsidRPr="006145DB" w14:paraId="06ED1861" w14:textId="77777777" w:rsidTr="006236B2">
              <w:trPr>
                <w:trHeight w:val="235"/>
              </w:trPr>
              <w:tc>
                <w:tcPr>
                  <w:tcW w:w="3190" w:type="dxa"/>
                  <w:tcBorders>
                    <w:top w:val="single" w:sz="4" w:space="0" w:color="auto"/>
                    <w:left w:val="single" w:sz="4" w:space="0" w:color="auto"/>
                    <w:bottom w:val="single" w:sz="4" w:space="0" w:color="auto"/>
                    <w:right w:val="single" w:sz="4" w:space="0" w:color="auto"/>
                  </w:tcBorders>
                  <w:vAlign w:val="center"/>
                  <w:hideMark/>
                </w:tcPr>
                <w:p w14:paraId="677B8286" w14:textId="77777777" w:rsidR="00BA3190" w:rsidRPr="006145DB" w:rsidRDefault="00BA3190" w:rsidP="005B435E">
                  <w:pPr>
                    <w:tabs>
                      <w:tab w:val="left" w:pos="709"/>
                    </w:tabs>
                    <w:jc w:val="both"/>
                    <w:rPr>
                      <w:rFonts w:cs="Arial"/>
                      <w:sz w:val="20"/>
                      <w:szCs w:val="20"/>
                      <w:lang w:eastAsia="es-CO"/>
                    </w:rPr>
                  </w:pPr>
                  <w:r w:rsidRPr="006145DB">
                    <w:rPr>
                      <w:rFonts w:cs="Arial"/>
                      <w:sz w:val="16"/>
                      <w:szCs w:val="16"/>
                      <w:lang w:eastAsia="es-CO"/>
                    </w:rPr>
                    <w:t>Persona que se identifique como mujeres</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84B381C"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8B42D17"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415" w:type="dxa"/>
                  <w:tcBorders>
                    <w:top w:val="single" w:sz="4" w:space="0" w:color="auto"/>
                    <w:left w:val="single" w:sz="4" w:space="0" w:color="auto"/>
                    <w:bottom w:val="single" w:sz="4" w:space="0" w:color="auto"/>
                    <w:right w:val="single" w:sz="4" w:space="0" w:color="auto"/>
                  </w:tcBorders>
                  <w:vAlign w:val="center"/>
                  <w:hideMark/>
                </w:tcPr>
                <w:p w14:paraId="4332978F" w14:textId="7DB3A00A" w:rsidR="00BA3190"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BA3190" w:rsidRPr="006145DB">
                    <w:rPr>
                      <w:rFonts w:cs="Arial"/>
                      <w:bCs/>
                      <w:sz w:val="16"/>
                      <w:szCs w:val="16"/>
                      <w:lang w:eastAsia="es-CO"/>
                    </w:rPr>
                    <w:t xml:space="preserve"> de Integración Social</w:t>
                  </w:r>
                </w:p>
              </w:tc>
            </w:tr>
            <w:tr w:rsidR="0082668C" w:rsidRPr="006145DB" w14:paraId="0C372E05" w14:textId="77777777" w:rsidTr="006236B2">
              <w:trPr>
                <w:trHeight w:val="235"/>
              </w:trPr>
              <w:tc>
                <w:tcPr>
                  <w:tcW w:w="3190" w:type="dxa"/>
                  <w:tcBorders>
                    <w:top w:val="single" w:sz="4" w:space="0" w:color="auto"/>
                    <w:left w:val="single" w:sz="4" w:space="0" w:color="auto"/>
                    <w:bottom w:val="single" w:sz="4" w:space="0" w:color="auto"/>
                    <w:right w:val="single" w:sz="4" w:space="0" w:color="auto"/>
                  </w:tcBorders>
                  <w:vAlign w:val="center"/>
                  <w:hideMark/>
                </w:tcPr>
                <w:p w14:paraId="50CCE308" w14:textId="77777777" w:rsidR="00BA3190" w:rsidRPr="006145DB" w:rsidRDefault="00BA3190" w:rsidP="005B435E">
                  <w:pPr>
                    <w:tabs>
                      <w:tab w:val="left" w:pos="709"/>
                    </w:tabs>
                    <w:jc w:val="both"/>
                    <w:rPr>
                      <w:rFonts w:eastAsia="Arial" w:cs="Arial"/>
                      <w:sz w:val="16"/>
                      <w:szCs w:val="16"/>
                    </w:rPr>
                  </w:pPr>
                  <w:r w:rsidRPr="006145DB">
                    <w:rPr>
                      <w:rFonts w:eastAsia="Arial" w:cs="Arial"/>
                      <w:sz w:val="16"/>
                      <w:szCs w:val="16"/>
                    </w:rPr>
                    <w:t>Persona con discapacidad</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F2E80AC"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60B2D5D"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415" w:type="dxa"/>
                  <w:tcBorders>
                    <w:top w:val="single" w:sz="4" w:space="0" w:color="auto"/>
                    <w:left w:val="single" w:sz="4" w:space="0" w:color="auto"/>
                    <w:bottom w:val="single" w:sz="4" w:space="0" w:color="auto"/>
                    <w:right w:val="single" w:sz="4" w:space="0" w:color="auto"/>
                  </w:tcBorders>
                  <w:vAlign w:val="center"/>
                  <w:hideMark/>
                </w:tcPr>
                <w:p w14:paraId="45D80B52" w14:textId="4252CDF2" w:rsidR="00BA3190"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BA3190" w:rsidRPr="006145DB">
                    <w:rPr>
                      <w:rFonts w:cs="Arial"/>
                      <w:bCs/>
                      <w:sz w:val="16"/>
                      <w:szCs w:val="16"/>
                      <w:lang w:eastAsia="es-CO"/>
                    </w:rPr>
                    <w:t xml:space="preserve"> de Integración Social</w:t>
                  </w:r>
                </w:p>
              </w:tc>
            </w:tr>
            <w:tr w:rsidR="0082668C" w:rsidRPr="006145DB" w14:paraId="10FAF9D6" w14:textId="77777777" w:rsidTr="006236B2">
              <w:trPr>
                <w:trHeight w:val="235"/>
              </w:trPr>
              <w:tc>
                <w:tcPr>
                  <w:tcW w:w="3190" w:type="dxa"/>
                  <w:tcBorders>
                    <w:top w:val="single" w:sz="4" w:space="0" w:color="auto"/>
                    <w:left w:val="single" w:sz="4" w:space="0" w:color="auto"/>
                    <w:bottom w:val="single" w:sz="4" w:space="0" w:color="auto"/>
                    <w:right w:val="single" w:sz="4" w:space="0" w:color="auto"/>
                  </w:tcBorders>
                  <w:vAlign w:val="center"/>
                  <w:hideMark/>
                </w:tcPr>
                <w:p w14:paraId="3BED3881" w14:textId="77777777" w:rsidR="00BA3190" w:rsidRPr="006145DB" w:rsidRDefault="00BA3190" w:rsidP="005B435E">
                  <w:pPr>
                    <w:tabs>
                      <w:tab w:val="left" w:pos="709"/>
                    </w:tabs>
                    <w:jc w:val="both"/>
                    <w:rPr>
                      <w:rFonts w:cs="Arial"/>
                      <w:sz w:val="20"/>
                      <w:szCs w:val="20"/>
                      <w:lang w:eastAsia="es-CO"/>
                    </w:rPr>
                  </w:pPr>
                  <w:r w:rsidRPr="006145DB">
                    <w:rPr>
                      <w:rFonts w:cs="Arial"/>
                      <w:sz w:val="16"/>
                      <w:szCs w:val="16"/>
                      <w:lang w:eastAsia="es-CO"/>
                    </w:rPr>
                    <w:t>Persona mayor de 60 años</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69D79AB"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2514F91"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415" w:type="dxa"/>
                  <w:tcBorders>
                    <w:top w:val="single" w:sz="4" w:space="0" w:color="auto"/>
                    <w:left w:val="single" w:sz="4" w:space="0" w:color="auto"/>
                    <w:bottom w:val="single" w:sz="4" w:space="0" w:color="auto"/>
                    <w:right w:val="single" w:sz="4" w:space="0" w:color="auto"/>
                  </w:tcBorders>
                  <w:vAlign w:val="center"/>
                  <w:hideMark/>
                </w:tcPr>
                <w:p w14:paraId="74663B39" w14:textId="791F56D3" w:rsidR="00BA3190"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BA3190" w:rsidRPr="006145DB">
                    <w:rPr>
                      <w:rFonts w:cs="Arial"/>
                      <w:bCs/>
                      <w:sz w:val="16"/>
                      <w:szCs w:val="16"/>
                      <w:lang w:eastAsia="es-CO"/>
                    </w:rPr>
                    <w:t xml:space="preserve"> de Integración Social</w:t>
                  </w:r>
                </w:p>
              </w:tc>
            </w:tr>
            <w:tr w:rsidR="0082668C" w:rsidRPr="006145DB" w14:paraId="2F75D98B" w14:textId="77777777" w:rsidTr="006236B2">
              <w:trPr>
                <w:trHeight w:val="235"/>
              </w:trPr>
              <w:tc>
                <w:tcPr>
                  <w:tcW w:w="3190" w:type="dxa"/>
                  <w:tcBorders>
                    <w:top w:val="single" w:sz="4" w:space="0" w:color="auto"/>
                    <w:left w:val="single" w:sz="4" w:space="0" w:color="auto"/>
                    <w:bottom w:val="single" w:sz="4" w:space="0" w:color="auto"/>
                    <w:right w:val="single" w:sz="4" w:space="0" w:color="auto"/>
                  </w:tcBorders>
                  <w:vAlign w:val="center"/>
                  <w:hideMark/>
                </w:tcPr>
                <w:p w14:paraId="074F5199" w14:textId="77777777" w:rsidR="00BA3190" w:rsidRPr="006145DB" w:rsidRDefault="00BA3190" w:rsidP="005B435E">
                  <w:pPr>
                    <w:jc w:val="both"/>
                    <w:rPr>
                      <w:rFonts w:eastAsia="Arial" w:cs="Arial"/>
                      <w:sz w:val="16"/>
                      <w:szCs w:val="16"/>
                    </w:rPr>
                  </w:pPr>
                  <w:r w:rsidRPr="006145DB">
                    <w:rPr>
                      <w:rFonts w:eastAsia="Arial"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8FA1FAB" w14:textId="77777777" w:rsidR="00BA3190" w:rsidRPr="006145DB" w:rsidRDefault="00BA3190" w:rsidP="005B435E">
                  <w:pPr>
                    <w:jc w:val="center"/>
                    <w:rPr>
                      <w:rFonts w:eastAsia="Arial" w:cs="Arial"/>
                      <w:sz w:val="16"/>
                      <w:szCs w:val="16"/>
                    </w:rPr>
                  </w:pPr>
                  <w:r w:rsidRPr="006145DB">
                    <w:rPr>
                      <w:rFonts w:eastAsia="Arial" w:cs="Arial"/>
                      <w:sz w:val="16"/>
                      <w:szCs w:val="16"/>
                    </w:rPr>
                    <w:t>Censos oficiales de comunidades étnicas: Indígena Cabildos reconocidos en la ciudad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E9DA8BA" w14:textId="77777777" w:rsidR="00BA3190" w:rsidRPr="006145DB" w:rsidRDefault="00BA3190" w:rsidP="005B435E">
                  <w:pPr>
                    <w:jc w:val="center"/>
                    <w:rPr>
                      <w:rFonts w:eastAsia="Arial" w:cs="Arial"/>
                      <w:sz w:val="16"/>
                      <w:szCs w:val="16"/>
                    </w:rPr>
                  </w:pPr>
                  <w:r w:rsidRPr="006145DB">
                    <w:rPr>
                      <w:rFonts w:eastAsia="Arial" w:cs="Arial"/>
                      <w:sz w:val="16"/>
                      <w:szCs w:val="16"/>
                    </w:rPr>
                    <w:t xml:space="preserve">2021 </w:t>
                  </w:r>
                  <w:bookmarkStart w:id="143" w:name="_Int_j2DpojZh"/>
                  <w:r w:rsidRPr="006145DB">
                    <w:rPr>
                      <w:rFonts w:eastAsia="Arial" w:cs="Arial"/>
                      <w:sz w:val="16"/>
                      <w:szCs w:val="16"/>
                    </w:rPr>
                    <w:t>Entrega</w:t>
                  </w:r>
                  <w:bookmarkEnd w:id="143"/>
                  <w:r w:rsidRPr="006145DB">
                    <w:rPr>
                      <w:rFonts w:eastAsia="Arial" w:cs="Arial"/>
                      <w:sz w:val="16"/>
                      <w:szCs w:val="16"/>
                    </w:rPr>
                    <w:t xml:space="preserve"> única</w:t>
                  </w:r>
                </w:p>
              </w:tc>
              <w:tc>
                <w:tcPr>
                  <w:tcW w:w="1415" w:type="dxa"/>
                  <w:tcBorders>
                    <w:top w:val="single" w:sz="4" w:space="0" w:color="auto"/>
                    <w:left w:val="single" w:sz="4" w:space="0" w:color="auto"/>
                    <w:bottom w:val="single" w:sz="4" w:space="0" w:color="auto"/>
                    <w:right w:val="single" w:sz="4" w:space="0" w:color="auto"/>
                  </w:tcBorders>
                  <w:vAlign w:val="center"/>
                  <w:hideMark/>
                </w:tcPr>
                <w:p w14:paraId="015EDDF6" w14:textId="77777777" w:rsidR="00BA3190" w:rsidRPr="006145DB" w:rsidRDefault="00BA3190" w:rsidP="005B435E">
                  <w:pPr>
                    <w:jc w:val="center"/>
                    <w:rPr>
                      <w:rFonts w:eastAsia="Arial" w:cs="Arial"/>
                      <w:sz w:val="16"/>
                      <w:szCs w:val="16"/>
                    </w:rPr>
                  </w:pPr>
                  <w:r w:rsidRPr="006145DB">
                    <w:rPr>
                      <w:rFonts w:eastAsia="Arial" w:cs="Arial"/>
                      <w:sz w:val="16"/>
                      <w:szCs w:val="16"/>
                    </w:rPr>
                    <w:t>Ministerio del Interior</w:t>
                  </w:r>
                </w:p>
              </w:tc>
            </w:tr>
            <w:tr w:rsidR="0082668C" w:rsidRPr="006145DB" w14:paraId="2B53F8D6" w14:textId="77777777" w:rsidTr="006236B2">
              <w:trPr>
                <w:trHeight w:val="235"/>
              </w:trPr>
              <w:tc>
                <w:tcPr>
                  <w:tcW w:w="3190" w:type="dxa"/>
                  <w:tcBorders>
                    <w:top w:val="single" w:sz="4" w:space="0" w:color="auto"/>
                    <w:left w:val="single" w:sz="4" w:space="0" w:color="auto"/>
                    <w:bottom w:val="single" w:sz="4" w:space="0" w:color="auto"/>
                    <w:right w:val="single" w:sz="4" w:space="0" w:color="auto"/>
                  </w:tcBorders>
                  <w:vAlign w:val="center"/>
                  <w:hideMark/>
                </w:tcPr>
                <w:p w14:paraId="572785A8" w14:textId="77777777" w:rsidR="00BA3190" w:rsidRPr="006145DB" w:rsidRDefault="00BA3190" w:rsidP="005B435E">
                  <w:pPr>
                    <w:tabs>
                      <w:tab w:val="left" w:pos="709"/>
                    </w:tabs>
                    <w:jc w:val="both"/>
                    <w:rPr>
                      <w:rFonts w:eastAsia="Arial" w:cs="Arial"/>
                      <w:sz w:val="16"/>
                      <w:szCs w:val="16"/>
                    </w:rPr>
                  </w:pPr>
                  <w:r w:rsidRPr="006145DB">
                    <w:rPr>
                      <w:rFonts w:eastAsia="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23F7369" w14:textId="77777777" w:rsidR="00BA3190" w:rsidRPr="006145DB" w:rsidRDefault="00BA3190" w:rsidP="005B435E">
                  <w:pPr>
                    <w:jc w:val="center"/>
                    <w:rPr>
                      <w:rFonts w:eastAsia="Arial" w:cs="Arial"/>
                      <w:sz w:val="16"/>
                      <w:szCs w:val="16"/>
                    </w:rPr>
                  </w:pPr>
                  <w:r w:rsidRPr="006145DB">
                    <w:rPr>
                      <w:rFonts w:eastAsia="Arial" w:cs="Arial"/>
                      <w:sz w:val="16"/>
                      <w:szCs w:val="16"/>
                    </w:rPr>
                    <w:t>Listados enviados por las instancias de representación y participación de</w:t>
                  </w:r>
                </w:p>
                <w:p w14:paraId="773B3831"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comunidades negras, afrocolombianas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5E7A0B8"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No Disponible</w:t>
                  </w:r>
                </w:p>
              </w:tc>
              <w:tc>
                <w:tcPr>
                  <w:tcW w:w="1415" w:type="dxa"/>
                  <w:tcBorders>
                    <w:top w:val="single" w:sz="4" w:space="0" w:color="auto"/>
                    <w:left w:val="single" w:sz="4" w:space="0" w:color="auto"/>
                    <w:bottom w:val="single" w:sz="4" w:space="0" w:color="auto"/>
                    <w:right w:val="single" w:sz="4" w:space="0" w:color="auto"/>
                  </w:tcBorders>
                  <w:vAlign w:val="center"/>
                  <w:hideMark/>
                </w:tcPr>
                <w:p w14:paraId="120D827F" w14:textId="0236531E"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82668C" w:rsidRPr="006145DB" w14:paraId="1958E055" w14:textId="77777777" w:rsidTr="006236B2">
              <w:trPr>
                <w:trHeight w:val="235"/>
              </w:trPr>
              <w:tc>
                <w:tcPr>
                  <w:tcW w:w="3190" w:type="dxa"/>
                  <w:tcBorders>
                    <w:top w:val="single" w:sz="4" w:space="0" w:color="auto"/>
                    <w:left w:val="single" w:sz="4" w:space="0" w:color="auto"/>
                    <w:bottom w:val="single" w:sz="4" w:space="0" w:color="auto"/>
                    <w:right w:val="single" w:sz="4" w:space="0" w:color="auto"/>
                  </w:tcBorders>
                  <w:vAlign w:val="center"/>
                  <w:hideMark/>
                </w:tcPr>
                <w:p w14:paraId="4F7DF425" w14:textId="77777777" w:rsidR="00BA3190" w:rsidRPr="006145DB" w:rsidRDefault="00BA3190" w:rsidP="005B435E">
                  <w:pPr>
                    <w:tabs>
                      <w:tab w:val="left" w:pos="709"/>
                    </w:tabs>
                    <w:jc w:val="both"/>
                    <w:rPr>
                      <w:rFonts w:eastAsia="Arial" w:cs="Arial"/>
                      <w:sz w:val="16"/>
                      <w:szCs w:val="16"/>
                    </w:rPr>
                  </w:pPr>
                  <w:r w:rsidRPr="006145DB">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E0C1771"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0EC2863"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No Disponible</w:t>
                  </w:r>
                </w:p>
              </w:tc>
              <w:tc>
                <w:tcPr>
                  <w:tcW w:w="1415" w:type="dxa"/>
                  <w:tcBorders>
                    <w:top w:val="single" w:sz="4" w:space="0" w:color="auto"/>
                    <w:left w:val="single" w:sz="4" w:space="0" w:color="auto"/>
                    <w:bottom w:val="single" w:sz="4" w:space="0" w:color="auto"/>
                    <w:right w:val="single" w:sz="4" w:space="0" w:color="auto"/>
                  </w:tcBorders>
                  <w:vAlign w:val="center"/>
                  <w:hideMark/>
                </w:tcPr>
                <w:p w14:paraId="1ED62BBE" w14:textId="1E321402"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82668C" w:rsidRPr="006145DB" w14:paraId="7BC6CEB5" w14:textId="77777777" w:rsidTr="006236B2">
              <w:trPr>
                <w:trHeight w:val="235"/>
              </w:trPr>
              <w:tc>
                <w:tcPr>
                  <w:tcW w:w="3190" w:type="dxa"/>
                  <w:tcBorders>
                    <w:top w:val="single" w:sz="4" w:space="0" w:color="auto"/>
                    <w:left w:val="single" w:sz="4" w:space="0" w:color="auto"/>
                    <w:bottom w:val="single" w:sz="4" w:space="0" w:color="auto"/>
                    <w:right w:val="single" w:sz="4" w:space="0" w:color="auto"/>
                  </w:tcBorders>
                  <w:vAlign w:val="center"/>
                  <w:hideMark/>
                </w:tcPr>
                <w:p w14:paraId="01A2DB39" w14:textId="77777777" w:rsidR="00BA3190" w:rsidRPr="006145DB" w:rsidRDefault="00BA3190" w:rsidP="005B435E">
                  <w:pPr>
                    <w:tabs>
                      <w:tab w:val="left" w:pos="709"/>
                    </w:tabs>
                    <w:jc w:val="both"/>
                    <w:rPr>
                      <w:rFonts w:eastAsia="Arial" w:cs="Arial"/>
                      <w:sz w:val="16"/>
                      <w:szCs w:val="16"/>
                    </w:rPr>
                  </w:pPr>
                  <w:r w:rsidRPr="006145DB">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FC0D1FA"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3444D79"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No disponible</w:t>
                  </w:r>
                </w:p>
              </w:tc>
              <w:tc>
                <w:tcPr>
                  <w:tcW w:w="1415" w:type="dxa"/>
                  <w:tcBorders>
                    <w:top w:val="single" w:sz="4" w:space="0" w:color="auto"/>
                    <w:left w:val="single" w:sz="4" w:space="0" w:color="auto"/>
                    <w:bottom w:val="single" w:sz="4" w:space="0" w:color="auto"/>
                    <w:right w:val="single" w:sz="4" w:space="0" w:color="auto"/>
                  </w:tcBorders>
                  <w:vAlign w:val="center"/>
                  <w:hideMark/>
                </w:tcPr>
                <w:p w14:paraId="6E5CDE3D"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82668C" w:rsidRPr="006145DB" w14:paraId="76915828" w14:textId="77777777" w:rsidTr="006236B2">
              <w:trPr>
                <w:trHeight w:val="235"/>
              </w:trPr>
              <w:tc>
                <w:tcPr>
                  <w:tcW w:w="3190" w:type="dxa"/>
                  <w:tcBorders>
                    <w:top w:val="single" w:sz="4" w:space="0" w:color="auto"/>
                    <w:left w:val="single" w:sz="4" w:space="0" w:color="auto"/>
                    <w:bottom w:val="single" w:sz="4" w:space="0" w:color="auto"/>
                    <w:right w:val="single" w:sz="4" w:space="0" w:color="auto"/>
                  </w:tcBorders>
                  <w:vAlign w:val="center"/>
                  <w:hideMark/>
                </w:tcPr>
                <w:p w14:paraId="14F4F2F6" w14:textId="77777777" w:rsidR="00BA3190" w:rsidRPr="006145DB" w:rsidRDefault="00BA3190" w:rsidP="005B435E">
                  <w:pPr>
                    <w:tabs>
                      <w:tab w:val="left" w:pos="709"/>
                    </w:tabs>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4198EED" w14:textId="77777777" w:rsidR="00BA3190" w:rsidRPr="006145DB" w:rsidRDefault="00BA3190" w:rsidP="005B435E">
                  <w:pPr>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38CDF7B"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No disponible</w:t>
                  </w:r>
                </w:p>
              </w:tc>
              <w:tc>
                <w:tcPr>
                  <w:tcW w:w="1415" w:type="dxa"/>
                  <w:tcBorders>
                    <w:top w:val="single" w:sz="4" w:space="0" w:color="auto"/>
                    <w:left w:val="single" w:sz="4" w:space="0" w:color="auto"/>
                    <w:bottom w:val="single" w:sz="4" w:space="0" w:color="auto"/>
                    <w:right w:val="single" w:sz="4" w:space="0" w:color="auto"/>
                  </w:tcBorders>
                  <w:vAlign w:val="center"/>
                  <w:hideMark/>
                </w:tcPr>
                <w:p w14:paraId="3E66532A"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82668C" w:rsidRPr="006145DB" w14:paraId="735C2849" w14:textId="77777777" w:rsidTr="006236B2">
              <w:trPr>
                <w:trHeight w:val="235"/>
              </w:trPr>
              <w:tc>
                <w:tcPr>
                  <w:tcW w:w="3190" w:type="dxa"/>
                  <w:tcBorders>
                    <w:top w:val="single" w:sz="4" w:space="0" w:color="auto"/>
                    <w:left w:val="single" w:sz="4" w:space="0" w:color="auto"/>
                    <w:bottom w:val="single" w:sz="4" w:space="0" w:color="auto"/>
                    <w:right w:val="single" w:sz="4" w:space="0" w:color="auto"/>
                  </w:tcBorders>
                  <w:vAlign w:val="center"/>
                  <w:hideMark/>
                </w:tcPr>
                <w:p w14:paraId="40EFF7EF" w14:textId="77777777" w:rsidR="00BA3190" w:rsidRPr="006145DB" w:rsidRDefault="00BA3190" w:rsidP="005B435E">
                  <w:pPr>
                    <w:tabs>
                      <w:tab w:val="left" w:pos="709"/>
                    </w:tabs>
                    <w:jc w:val="both"/>
                    <w:rPr>
                      <w:rFonts w:eastAsia="Arial" w:cs="Arial"/>
                      <w:sz w:val="16"/>
                      <w:szCs w:val="16"/>
                    </w:rPr>
                  </w:pPr>
                  <w:r w:rsidRPr="006145DB">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10759F9" w14:textId="77777777" w:rsidR="00BA3190" w:rsidRPr="006145DB" w:rsidRDefault="00BA3190"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 Rrom o Gitana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213909B"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No disponible</w:t>
                  </w:r>
                </w:p>
              </w:tc>
              <w:tc>
                <w:tcPr>
                  <w:tcW w:w="1415" w:type="dxa"/>
                  <w:tcBorders>
                    <w:top w:val="single" w:sz="4" w:space="0" w:color="auto"/>
                    <w:left w:val="single" w:sz="4" w:space="0" w:color="auto"/>
                    <w:bottom w:val="single" w:sz="4" w:space="0" w:color="auto"/>
                    <w:right w:val="single" w:sz="4" w:space="0" w:color="auto"/>
                  </w:tcBorders>
                  <w:vAlign w:val="center"/>
                  <w:hideMark/>
                </w:tcPr>
                <w:p w14:paraId="639F5A68" w14:textId="77777777" w:rsidR="00BA3190" w:rsidRPr="006145DB" w:rsidRDefault="00BA3190"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82668C" w:rsidRPr="006145DB" w14:paraId="3A492BD2" w14:textId="77777777" w:rsidTr="006236B2">
              <w:trPr>
                <w:trHeight w:val="235"/>
              </w:trPr>
              <w:tc>
                <w:tcPr>
                  <w:tcW w:w="3190" w:type="dxa"/>
                  <w:tcBorders>
                    <w:top w:val="single" w:sz="4" w:space="0" w:color="auto"/>
                    <w:left w:val="single" w:sz="4" w:space="0" w:color="auto"/>
                    <w:bottom w:val="single" w:sz="4" w:space="0" w:color="auto"/>
                    <w:right w:val="single" w:sz="4" w:space="0" w:color="auto"/>
                  </w:tcBorders>
                  <w:vAlign w:val="center"/>
                  <w:hideMark/>
                </w:tcPr>
                <w:p w14:paraId="318276ED" w14:textId="77777777" w:rsidR="00BA3190" w:rsidRPr="006145DB" w:rsidRDefault="00BA3190" w:rsidP="005B435E">
                  <w:pPr>
                    <w:tabs>
                      <w:tab w:val="left" w:pos="709"/>
                    </w:tabs>
                    <w:jc w:val="both"/>
                    <w:rPr>
                      <w:rFonts w:cs="Arial"/>
                      <w:sz w:val="20"/>
                      <w:szCs w:val="20"/>
                      <w:lang w:eastAsia="es-CO"/>
                    </w:rPr>
                  </w:pPr>
                  <w:r w:rsidRPr="006145DB">
                    <w:rPr>
                      <w:rFonts w:cs="Arial"/>
                      <w:sz w:val="16"/>
                      <w:szCs w:val="16"/>
                      <w:lang w:eastAsia="es-CO"/>
                    </w:rPr>
                    <w:t>Persona de los sectores sociales LGBTI</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519260E"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0D5DD9F"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415" w:type="dxa"/>
                  <w:tcBorders>
                    <w:top w:val="single" w:sz="4" w:space="0" w:color="auto"/>
                    <w:left w:val="single" w:sz="4" w:space="0" w:color="auto"/>
                    <w:bottom w:val="single" w:sz="4" w:space="0" w:color="auto"/>
                    <w:right w:val="single" w:sz="4" w:space="0" w:color="auto"/>
                  </w:tcBorders>
                  <w:vAlign w:val="center"/>
                  <w:hideMark/>
                </w:tcPr>
                <w:p w14:paraId="07A40464" w14:textId="3136CBB8" w:rsidR="00BA3190"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BA3190" w:rsidRPr="006145DB">
                    <w:rPr>
                      <w:rFonts w:cs="Arial"/>
                      <w:bCs/>
                      <w:sz w:val="16"/>
                      <w:szCs w:val="16"/>
                      <w:lang w:eastAsia="es-CO"/>
                    </w:rPr>
                    <w:t xml:space="preserve"> de Integración Social</w:t>
                  </w:r>
                </w:p>
              </w:tc>
            </w:tr>
            <w:tr w:rsidR="009221AB" w:rsidRPr="006145DB" w14:paraId="01D052A1" w14:textId="77777777" w:rsidTr="006236B2">
              <w:trPr>
                <w:trHeight w:val="70"/>
              </w:trPr>
              <w:tc>
                <w:tcPr>
                  <w:tcW w:w="3190" w:type="dxa"/>
                  <w:tcBorders>
                    <w:top w:val="single" w:sz="4" w:space="0" w:color="auto"/>
                    <w:left w:val="nil"/>
                    <w:bottom w:val="nil"/>
                    <w:right w:val="nil"/>
                  </w:tcBorders>
                  <w:vAlign w:val="center"/>
                </w:tcPr>
                <w:p w14:paraId="63672430" w14:textId="77777777" w:rsidR="009221AB" w:rsidRPr="006145DB" w:rsidRDefault="009221AB" w:rsidP="005B435E">
                  <w:pPr>
                    <w:tabs>
                      <w:tab w:val="left" w:pos="709"/>
                    </w:tabs>
                    <w:jc w:val="both"/>
                    <w:rPr>
                      <w:rFonts w:cs="Arial"/>
                      <w:sz w:val="16"/>
                      <w:szCs w:val="16"/>
                      <w:lang w:eastAsia="es-CO"/>
                    </w:rPr>
                  </w:pPr>
                </w:p>
              </w:tc>
              <w:tc>
                <w:tcPr>
                  <w:tcW w:w="1559" w:type="dxa"/>
                  <w:tcBorders>
                    <w:top w:val="single" w:sz="4" w:space="0" w:color="auto"/>
                    <w:left w:val="nil"/>
                    <w:bottom w:val="nil"/>
                    <w:right w:val="nil"/>
                  </w:tcBorders>
                  <w:vAlign w:val="center"/>
                </w:tcPr>
                <w:p w14:paraId="06E431F0" w14:textId="77777777" w:rsidR="009221AB" w:rsidRPr="006145DB" w:rsidRDefault="009221AB" w:rsidP="005B435E">
                  <w:pPr>
                    <w:tabs>
                      <w:tab w:val="left" w:pos="709"/>
                    </w:tabs>
                    <w:jc w:val="center"/>
                    <w:rPr>
                      <w:rFonts w:cs="Arial"/>
                      <w:bCs/>
                      <w:sz w:val="16"/>
                      <w:szCs w:val="16"/>
                      <w:lang w:eastAsia="es-CO"/>
                    </w:rPr>
                  </w:pPr>
                </w:p>
              </w:tc>
              <w:tc>
                <w:tcPr>
                  <w:tcW w:w="1134" w:type="dxa"/>
                  <w:tcBorders>
                    <w:top w:val="single" w:sz="4" w:space="0" w:color="auto"/>
                    <w:left w:val="nil"/>
                    <w:bottom w:val="nil"/>
                    <w:right w:val="nil"/>
                  </w:tcBorders>
                  <w:vAlign w:val="center"/>
                </w:tcPr>
                <w:p w14:paraId="7B5C7842" w14:textId="77777777" w:rsidR="009221AB" w:rsidRPr="006145DB" w:rsidRDefault="009221AB" w:rsidP="005B435E">
                  <w:pPr>
                    <w:tabs>
                      <w:tab w:val="left" w:pos="709"/>
                    </w:tabs>
                    <w:jc w:val="center"/>
                    <w:rPr>
                      <w:rFonts w:cs="Arial"/>
                      <w:bCs/>
                      <w:sz w:val="16"/>
                      <w:szCs w:val="16"/>
                      <w:lang w:eastAsia="es-CO"/>
                    </w:rPr>
                  </w:pPr>
                </w:p>
              </w:tc>
              <w:tc>
                <w:tcPr>
                  <w:tcW w:w="1415" w:type="dxa"/>
                  <w:tcBorders>
                    <w:top w:val="single" w:sz="4" w:space="0" w:color="auto"/>
                    <w:left w:val="nil"/>
                    <w:bottom w:val="nil"/>
                    <w:right w:val="nil"/>
                  </w:tcBorders>
                  <w:vAlign w:val="center"/>
                </w:tcPr>
                <w:p w14:paraId="257E8566" w14:textId="77777777" w:rsidR="009221AB" w:rsidRPr="006145DB" w:rsidRDefault="009221AB" w:rsidP="005B435E">
                  <w:pPr>
                    <w:tabs>
                      <w:tab w:val="left" w:pos="709"/>
                    </w:tabs>
                    <w:jc w:val="center"/>
                    <w:rPr>
                      <w:rFonts w:cs="Arial"/>
                      <w:bCs/>
                      <w:sz w:val="16"/>
                      <w:szCs w:val="16"/>
                      <w:lang w:eastAsia="es-CO"/>
                    </w:rPr>
                  </w:pPr>
                </w:p>
              </w:tc>
            </w:tr>
          </w:tbl>
          <w:p w14:paraId="2422F9AC" w14:textId="77777777" w:rsidR="00BA3190" w:rsidRPr="006145DB" w:rsidRDefault="00BA3190" w:rsidP="005B435E">
            <w:pPr>
              <w:tabs>
                <w:tab w:val="left" w:pos="709"/>
              </w:tabs>
              <w:spacing w:after="0" w:line="240" w:lineRule="auto"/>
              <w:contextualSpacing/>
              <w:jc w:val="center"/>
              <w:rPr>
                <w:rFonts w:cs="Arial"/>
                <w:bCs/>
                <w:sz w:val="20"/>
                <w:szCs w:val="20"/>
                <w:lang w:eastAsia="es-CO"/>
              </w:rPr>
            </w:pPr>
          </w:p>
        </w:tc>
      </w:tr>
      <w:tr w:rsidR="0082668C" w:rsidRPr="006145DB" w14:paraId="13FD490E" w14:textId="77777777" w:rsidTr="00F51917">
        <w:trPr>
          <w:jc w:val="center"/>
        </w:trPr>
        <w:tc>
          <w:tcPr>
            <w:tcW w:w="1940" w:type="dxa"/>
            <w:vAlign w:val="center"/>
          </w:tcPr>
          <w:p w14:paraId="29436452" w14:textId="77777777" w:rsidR="00BA3190" w:rsidRPr="006145DB" w:rsidRDefault="00BA3190"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tcPr>
          <w:tbl>
            <w:tblPr>
              <w:tblStyle w:val="Tablaconcuadrcula"/>
              <w:tblW w:w="7298" w:type="dxa"/>
              <w:tblInd w:w="15" w:type="dxa"/>
              <w:tblLayout w:type="fixed"/>
              <w:tblLook w:val="04A0" w:firstRow="1" w:lastRow="0" w:firstColumn="1" w:lastColumn="0" w:noHBand="0" w:noVBand="1"/>
            </w:tblPr>
            <w:tblGrid>
              <w:gridCol w:w="3459"/>
              <w:gridCol w:w="1275"/>
              <w:gridCol w:w="1134"/>
              <w:gridCol w:w="1430"/>
            </w:tblGrid>
            <w:tr w:rsidR="009221AB" w:rsidRPr="006145DB" w14:paraId="21F9AFD5" w14:textId="77777777" w:rsidTr="006236B2">
              <w:trPr>
                <w:trHeight w:val="80"/>
              </w:trPr>
              <w:tc>
                <w:tcPr>
                  <w:tcW w:w="3459" w:type="dxa"/>
                  <w:tcBorders>
                    <w:top w:val="nil"/>
                    <w:left w:val="nil"/>
                    <w:right w:val="nil"/>
                  </w:tcBorders>
                  <w:vAlign w:val="center"/>
                </w:tcPr>
                <w:p w14:paraId="382E5DFC" w14:textId="77777777" w:rsidR="009221AB" w:rsidRPr="006145DB" w:rsidRDefault="009221AB" w:rsidP="005B435E">
                  <w:pPr>
                    <w:tabs>
                      <w:tab w:val="left" w:pos="709"/>
                    </w:tabs>
                    <w:contextualSpacing/>
                    <w:jc w:val="center"/>
                    <w:rPr>
                      <w:rFonts w:cs="Arial"/>
                      <w:sz w:val="16"/>
                      <w:szCs w:val="16"/>
                      <w:lang w:eastAsia="es-CO"/>
                    </w:rPr>
                  </w:pPr>
                </w:p>
              </w:tc>
              <w:tc>
                <w:tcPr>
                  <w:tcW w:w="1275" w:type="dxa"/>
                  <w:tcBorders>
                    <w:top w:val="nil"/>
                    <w:left w:val="nil"/>
                    <w:right w:val="nil"/>
                  </w:tcBorders>
                  <w:vAlign w:val="center"/>
                </w:tcPr>
                <w:p w14:paraId="65D85347" w14:textId="77777777" w:rsidR="009221AB" w:rsidRPr="006145DB" w:rsidRDefault="009221AB"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36FFB69E" w14:textId="77777777" w:rsidR="009221AB" w:rsidRPr="006145DB" w:rsidRDefault="009221AB" w:rsidP="005B435E">
                  <w:pPr>
                    <w:tabs>
                      <w:tab w:val="left" w:pos="709"/>
                    </w:tabs>
                    <w:contextualSpacing/>
                    <w:jc w:val="center"/>
                    <w:rPr>
                      <w:rFonts w:cs="Arial"/>
                      <w:sz w:val="16"/>
                      <w:szCs w:val="16"/>
                      <w:lang w:eastAsia="es-CO"/>
                    </w:rPr>
                  </w:pPr>
                </w:p>
              </w:tc>
              <w:tc>
                <w:tcPr>
                  <w:tcW w:w="1430" w:type="dxa"/>
                  <w:tcBorders>
                    <w:top w:val="nil"/>
                    <w:left w:val="nil"/>
                    <w:right w:val="nil"/>
                  </w:tcBorders>
                  <w:vAlign w:val="center"/>
                </w:tcPr>
                <w:p w14:paraId="0B0D8D7D" w14:textId="77777777" w:rsidR="009221AB" w:rsidRPr="006145DB" w:rsidRDefault="009221AB" w:rsidP="005B435E">
                  <w:pPr>
                    <w:tabs>
                      <w:tab w:val="left" w:pos="709"/>
                    </w:tabs>
                    <w:contextualSpacing/>
                    <w:jc w:val="center"/>
                    <w:rPr>
                      <w:rFonts w:cs="Arial"/>
                      <w:sz w:val="16"/>
                      <w:szCs w:val="16"/>
                      <w:lang w:eastAsia="es-CO"/>
                    </w:rPr>
                  </w:pPr>
                </w:p>
              </w:tc>
            </w:tr>
            <w:tr w:rsidR="0082668C" w:rsidRPr="006145DB" w14:paraId="6655DCA9" w14:textId="77777777" w:rsidTr="006236B2">
              <w:trPr>
                <w:trHeight w:val="389"/>
              </w:trPr>
              <w:tc>
                <w:tcPr>
                  <w:tcW w:w="3459" w:type="dxa"/>
                  <w:tcBorders>
                    <w:top w:val="nil"/>
                  </w:tcBorders>
                  <w:vAlign w:val="center"/>
                </w:tcPr>
                <w:p w14:paraId="196C7070"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275" w:type="dxa"/>
                  <w:tcBorders>
                    <w:top w:val="nil"/>
                  </w:tcBorders>
                  <w:vAlign w:val="center"/>
                </w:tcPr>
                <w:p w14:paraId="70223993"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6C07A1C7"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430" w:type="dxa"/>
                  <w:tcBorders>
                    <w:top w:val="nil"/>
                  </w:tcBorders>
                  <w:vAlign w:val="center"/>
                </w:tcPr>
                <w:p w14:paraId="7BD6465A"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2668C" w:rsidRPr="006145DB" w14:paraId="398F7E44" w14:textId="77777777" w:rsidTr="006236B2">
              <w:trPr>
                <w:trHeight w:val="231"/>
              </w:trPr>
              <w:tc>
                <w:tcPr>
                  <w:tcW w:w="3459" w:type="dxa"/>
                  <w:vAlign w:val="center"/>
                </w:tcPr>
                <w:p w14:paraId="06FF23E1" w14:textId="77777777" w:rsidR="00BA3190" w:rsidRPr="006145DB" w:rsidRDefault="00BA3190" w:rsidP="005B435E">
                  <w:pPr>
                    <w:tabs>
                      <w:tab w:val="left" w:pos="709"/>
                    </w:tabs>
                    <w:contextualSpacing/>
                    <w:jc w:val="both"/>
                    <w:rPr>
                      <w:rFonts w:cs="Arial"/>
                      <w:sz w:val="20"/>
                      <w:szCs w:val="20"/>
                      <w:lang w:eastAsia="es-CO"/>
                    </w:rPr>
                  </w:pPr>
                  <w:r w:rsidRPr="006145DB">
                    <w:rPr>
                      <w:rStyle w:val="normaltextrun"/>
                      <w:rFonts w:eastAsia="Calibri" w:cs="Arial"/>
                      <w:sz w:val="16"/>
                      <w:szCs w:val="20"/>
                      <w:shd w:val="clear" w:color="auto" w:fill="FFFFFF"/>
                      <w:lang w:val="es-ES_tradnl"/>
                    </w:rPr>
                    <w:t>Persona habitante de calle de 29 años o más.</w:t>
                  </w:r>
                </w:p>
              </w:tc>
              <w:tc>
                <w:tcPr>
                  <w:tcW w:w="1275" w:type="dxa"/>
                  <w:vAlign w:val="center"/>
                </w:tcPr>
                <w:p w14:paraId="0510121C" w14:textId="77777777" w:rsidR="00BA3190" w:rsidRPr="006145DB" w:rsidRDefault="00BA3190" w:rsidP="005B435E">
                  <w:pPr>
                    <w:tabs>
                      <w:tab w:val="left" w:pos="709"/>
                    </w:tabs>
                    <w:contextualSpacing/>
                    <w:jc w:val="center"/>
                    <w:rPr>
                      <w:rFonts w:cs="Arial"/>
                      <w:sz w:val="20"/>
                      <w:szCs w:val="20"/>
                      <w:lang w:eastAsia="es-CO"/>
                    </w:rPr>
                  </w:pPr>
                  <w:r w:rsidRPr="006145DB">
                    <w:rPr>
                      <w:rFonts w:cs="Arial"/>
                      <w:sz w:val="16"/>
                      <w:szCs w:val="16"/>
                      <w:lang w:eastAsia="es-CO"/>
                    </w:rPr>
                    <w:t>SIRBE</w:t>
                  </w:r>
                </w:p>
              </w:tc>
              <w:tc>
                <w:tcPr>
                  <w:tcW w:w="1134" w:type="dxa"/>
                  <w:vAlign w:val="center"/>
                </w:tcPr>
                <w:p w14:paraId="54936575"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430" w:type="dxa"/>
                  <w:vAlign w:val="center"/>
                </w:tcPr>
                <w:p w14:paraId="0C768315" w14:textId="06CAE819" w:rsidR="00BA3190" w:rsidRPr="006145DB" w:rsidRDefault="006D33E8" w:rsidP="005B435E">
                  <w:pPr>
                    <w:tabs>
                      <w:tab w:val="left" w:pos="709"/>
                    </w:tabs>
                    <w:jc w:val="center"/>
                    <w:rPr>
                      <w:rFonts w:cs="Arial"/>
                      <w:bCs/>
                      <w:sz w:val="16"/>
                      <w:szCs w:val="16"/>
                      <w:lang w:eastAsia="es-CO"/>
                    </w:rPr>
                  </w:pPr>
                  <w:r w:rsidRPr="006145DB">
                    <w:rPr>
                      <w:rFonts w:cs="Arial"/>
                      <w:bCs/>
                      <w:sz w:val="16"/>
                      <w:szCs w:val="16"/>
                      <w:lang w:eastAsia="es-CO"/>
                    </w:rPr>
                    <w:t>Secretaría Distrital</w:t>
                  </w:r>
                  <w:r w:rsidR="00BA3190" w:rsidRPr="006145DB">
                    <w:rPr>
                      <w:rFonts w:cs="Arial"/>
                      <w:bCs/>
                      <w:sz w:val="16"/>
                      <w:szCs w:val="16"/>
                      <w:lang w:eastAsia="es-CO"/>
                    </w:rPr>
                    <w:t xml:space="preserve"> de Integración Social</w:t>
                  </w:r>
                </w:p>
              </w:tc>
            </w:tr>
            <w:tr w:rsidR="0082668C" w:rsidRPr="006145DB" w14:paraId="7E540E51" w14:textId="77777777" w:rsidTr="006236B2">
              <w:trPr>
                <w:trHeight w:val="231"/>
              </w:trPr>
              <w:tc>
                <w:tcPr>
                  <w:tcW w:w="3459" w:type="dxa"/>
                  <w:vAlign w:val="center"/>
                </w:tcPr>
                <w:p w14:paraId="50EBD50A" w14:textId="7F6CAF51" w:rsidR="00BA3190" w:rsidRPr="006145DB" w:rsidRDefault="00BA3190" w:rsidP="005B435E">
                  <w:pPr>
                    <w:tabs>
                      <w:tab w:val="left" w:pos="709"/>
                    </w:tabs>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w:t>
                  </w:r>
                  <w:r w:rsidR="00963D77" w:rsidRPr="006145DB">
                    <w:rPr>
                      <w:rFonts w:cs="Arial"/>
                      <w:sz w:val="16"/>
                      <w:szCs w:val="16"/>
                      <w:shd w:val="clear" w:color="auto" w:fill="FFFFFF"/>
                    </w:rPr>
                    <w:t>.</w:t>
                  </w:r>
                </w:p>
              </w:tc>
              <w:tc>
                <w:tcPr>
                  <w:tcW w:w="1275" w:type="dxa"/>
                  <w:vAlign w:val="center"/>
                </w:tcPr>
                <w:p w14:paraId="0258AE6A"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vAlign w:val="center"/>
                </w:tcPr>
                <w:p w14:paraId="1F27BA74"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sz w:val="16"/>
                      <w:szCs w:val="20"/>
                      <w:lang w:eastAsia="es-CO"/>
                    </w:rPr>
                    <w:t>Demanda</w:t>
                  </w:r>
                </w:p>
              </w:tc>
              <w:tc>
                <w:tcPr>
                  <w:tcW w:w="1430" w:type="dxa"/>
                  <w:vAlign w:val="center"/>
                </w:tcPr>
                <w:p w14:paraId="5228B27C" w14:textId="77777777" w:rsidR="00BA3190" w:rsidRPr="006145DB" w:rsidRDefault="00BA3190"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82668C" w:rsidRPr="006145DB" w14:paraId="32079372" w14:textId="77777777" w:rsidTr="006236B2">
              <w:trPr>
                <w:trHeight w:val="231"/>
              </w:trPr>
              <w:tc>
                <w:tcPr>
                  <w:tcW w:w="3459" w:type="dxa"/>
                  <w:vAlign w:val="center"/>
                </w:tcPr>
                <w:p w14:paraId="79B6405E" w14:textId="078EBE80" w:rsidR="00BA3190" w:rsidRPr="006145DB" w:rsidRDefault="00BA3190" w:rsidP="005B435E">
                  <w:pPr>
                    <w:tabs>
                      <w:tab w:val="left" w:pos="709"/>
                    </w:tabs>
                    <w:contextualSpacing/>
                    <w:jc w:val="both"/>
                    <w:rPr>
                      <w:rStyle w:val="normaltextrun"/>
                      <w:rFonts w:eastAsia="Calibri" w:cs="Arial"/>
                      <w:sz w:val="16"/>
                      <w:szCs w:val="20"/>
                      <w:shd w:val="clear" w:color="auto" w:fill="FFFFFF"/>
                    </w:rPr>
                  </w:pPr>
                  <w:r w:rsidRPr="006145DB">
                    <w:rPr>
                      <w:rFonts w:cs="Arial"/>
                      <w:sz w:val="16"/>
                      <w:szCs w:val="20"/>
                      <w:shd w:val="clear" w:color="auto" w:fill="FFFFFF"/>
                      <w:lang w:val="es-ES_tradnl"/>
                    </w:rPr>
                    <w:t>Persona que desarrolla hábitos de vida adaptados al entorno (autocuidado, consecución de recursos, relaciones de convivencia con otros actores, entre otros)</w:t>
                  </w:r>
                  <w:r w:rsidR="00963D77" w:rsidRPr="006145DB">
                    <w:rPr>
                      <w:rFonts w:cs="Arial"/>
                      <w:sz w:val="16"/>
                      <w:szCs w:val="20"/>
                      <w:shd w:val="clear" w:color="auto" w:fill="FFFFFF"/>
                      <w:lang w:val="es-ES_tradnl"/>
                    </w:rPr>
                    <w:t>.</w:t>
                  </w:r>
                </w:p>
              </w:tc>
              <w:tc>
                <w:tcPr>
                  <w:tcW w:w="1275" w:type="dxa"/>
                  <w:vAlign w:val="center"/>
                </w:tcPr>
                <w:p w14:paraId="5FD05B98"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5756C363"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430" w:type="dxa"/>
                  <w:vAlign w:val="center"/>
                </w:tcPr>
                <w:p w14:paraId="36929FC2" w14:textId="77777777" w:rsidR="00BA3190" w:rsidRPr="006145DB" w:rsidRDefault="00BA3190"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82668C" w:rsidRPr="006145DB" w14:paraId="58AD85CC" w14:textId="77777777" w:rsidTr="006236B2">
              <w:trPr>
                <w:trHeight w:val="231"/>
              </w:trPr>
              <w:tc>
                <w:tcPr>
                  <w:tcW w:w="3459" w:type="dxa"/>
                  <w:tcBorders>
                    <w:bottom w:val="single" w:sz="4" w:space="0" w:color="auto"/>
                  </w:tcBorders>
                  <w:vAlign w:val="center"/>
                </w:tcPr>
                <w:p w14:paraId="67B03834" w14:textId="0A2EE296" w:rsidR="00BA3190" w:rsidRPr="006145DB" w:rsidRDefault="00BA3190" w:rsidP="005B435E">
                  <w:pPr>
                    <w:tabs>
                      <w:tab w:val="left" w:pos="709"/>
                    </w:tabs>
                    <w:contextualSpacing/>
                    <w:jc w:val="both"/>
                    <w:rPr>
                      <w:rStyle w:val="normaltextrun"/>
                      <w:rFonts w:eastAsia="Calibri" w:cs="Arial"/>
                      <w:sz w:val="16"/>
                      <w:szCs w:val="20"/>
                      <w:shd w:val="clear" w:color="auto" w:fill="FFFFFF"/>
                    </w:rPr>
                  </w:pPr>
                  <w:r w:rsidRPr="006145DB">
                    <w:rPr>
                      <w:rFonts w:cs="Arial"/>
                      <w:sz w:val="16"/>
                      <w:szCs w:val="20"/>
                      <w:shd w:val="clear" w:color="auto" w:fill="FFFFFF"/>
                      <w:lang w:val="es-ES_tradnl"/>
                    </w:rPr>
                    <w:t>Persona habitante de calle de 18 a 28 años</w:t>
                  </w:r>
                  <w:r w:rsidR="00963D77" w:rsidRPr="006145DB">
                    <w:rPr>
                      <w:rFonts w:cs="Arial"/>
                      <w:sz w:val="16"/>
                      <w:szCs w:val="20"/>
                      <w:shd w:val="clear" w:color="auto" w:fill="FFFFFF"/>
                      <w:lang w:val="es-ES_tradnl"/>
                    </w:rPr>
                    <w:t>.</w:t>
                  </w:r>
                </w:p>
              </w:tc>
              <w:tc>
                <w:tcPr>
                  <w:tcW w:w="1275" w:type="dxa"/>
                  <w:tcBorders>
                    <w:bottom w:val="single" w:sz="4" w:space="0" w:color="auto"/>
                  </w:tcBorders>
                  <w:vAlign w:val="center"/>
                </w:tcPr>
                <w:p w14:paraId="6E692124"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shd w:val="clear" w:color="auto" w:fill="FFFFFF"/>
                    </w:rPr>
                    <w:t>SIRBE</w:t>
                  </w:r>
                </w:p>
              </w:tc>
              <w:tc>
                <w:tcPr>
                  <w:tcW w:w="1134" w:type="dxa"/>
                  <w:tcBorders>
                    <w:bottom w:val="single" w:sz="4" w:space="0" w:color="auto"/>
                  </w:tcBorders>
                  <w:vAlign w:val="center"/>
                </w:tcPr>
                <w:p w14:paraId="522964C1"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bdr w:val="none" w:sz="0" w:space="0" w:color="auto" w:frame="1"/>
                    </w:rPr>
                    <w:t>Demanda</w:t>
                  </w:r>
                </w:p>
              </w:tc>
              <w:tc>
                <w:tcPr>
                  <w:tcW w:w="1430" w:type="dxa"/>
                  <w:tcBorders>
                    <w:bottom w:val="single" w:sz="4" w:space="0" w:color="auto"/>
                  </w:tcBorders>
                  <w:vAlign w:val="center"/>
                </w:tcPr>
                <w:p w14:paraId="190B1190" w14:textId="19A7A31A" w:rsidR="00BA3190" w:rsidRPr="006145DB" w:rsidRDefault="00BA3190" w:rsidP="005B435E">
                  <w:pPr>
                    <w:tabs>
                      <w:tab w:val="left" w:pos="709"/>
                    </w:tabs>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82668C" w:rsidRPr="006145DB" w14:paraId="35AEBFC7" w14:textId="77777777" w:rsidTr="006236B2">
              <w:trPr>
                <w:trHeight w:val="231"/>
              </w:trPr>
              <w:tc>
                <w:tcPr>
                  <w:tcW w:w="3459" w:type="dxa"/>
                  <w:tcBorders>
                    <w:bottom w:val="single" w:sz="4" w:space="0" w:color="auto"/>
                  </w:tcBorders>
                  <w:vAlign w:val="center"/>
                </w:tcPr>
                <w:p w14:paraId="13F2BDB3" w14:textId="77777777" w:rsidR="00BA3190" w:rsidRPr="006145DB" w:rsidRDefault="00BA3190" w:rsidP="005B435E">
                  <w:pPr>
                    <w:tabs>
                      <w:tab w:val="left" w:pos="709"/>
                    </w:tabs>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Persona habitante de calle que requiera atención humanitaria y transitoria.</w:t>
                  </w:r>
                </w:p>
              </w:tc>
              <w:tc>
                <w:tcPr>
                  <w:tcW w:w="1275" w:type="dxa"/>
                  <w:tcBorders>
                    <w:bottom w:val="single" w:sz="4" w:space="0" w:color="auto"/>
                  </w:tcBorders>
                  <w:vAlign w:val="center"/>
                </w:tcPr>
                <w:p w14:paraId="626446A7"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3BF77193"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430" w:type="dxa"/>
                  <w:tcBorders>
                    <w:bottom w:val="single" w:sz="4" w:space="0" w:color="auto"/>
                  </w:tcBorders>
                  <w:vAlign w:val="center"/>
                </w:tcPr>
                <w:p w14:paraId="1ECCE660" w14:textId="77777777" w:rsidR="00BA3190" w:rsidRPr="006145DB" w:rsidRDefault="00BA3190"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82668C" w:rsidRPr="006145DB" w14:paraId="62219BD2" w14:textId="77777777" w:rsidTr="006236B2">
              <w:trPr>
                <w:trHeight w:val="444"/>
              </w:trPr>
              <w:tc>
                <w:tcPr>
                  <w:tcW w:w="3459" w:type="dxa"/>
                  <w:tcBorders>
                    <w:top w:val="single" w:sz="4" w:space="0" w:color="auto"/>
                    <w:bottom w:val="nil"/>
                  </w:tcBorders>
                  <w:vAlign w:val="center"/>
                </w:tcPr>
                <w:p w14:paraId="0BFFF30A" w14:textId="3E8E25B1" w:rsidR="00BA3190" w:rsidRPr="006145DB" w:rsidRDefault="00BA3190" w:rsidP="005B435E">
                  <w:pPr>
                    <w:tabs>
                      <w:tab w:val="left" w:pos="709"/>
                    </w:tabs>
                    <w:contextualSpacing/>
                    <w:jc w:val="both"/>
                    <w:rPr>
                      <w:rFonts w:cs="Arial"/>
                      <w:bCs/>
                      <w:sz w:val="16"/>
                      <w:szCs w:val="16"/>
                      <w:lang w:eastAsia="es-CO"/>
                    </w:rPr>
                  </w:pPr>
                  <w:r w:rsidRPr="006145DB">
                    <w:rPr>
                      <w:rFonts w:cs="Arial"/>
                      <w:bCs/>
                      <w:sz w:val="16"/>
                      <w:szCs w:val="16"/>
                      <w:lang w:eastAsia="es-CO"/>
                    </w:rPr>
                    <w:t xml:space="preserve">Persona que de manera voluntaria declara que la información suministrada para acceder al referido </w:t>
                  </w:r>
                  <w:r w:rsidR="00D323A8" w:rsidRPr="006145DB">
                    <w:rPr>
                      <w:rFonts w:cs="Arial"/>
                      <w:bCs/>
                      <w:sz w:val="16"/>
                      <w:szCs w:val="16"/>
                      <w:lang w:eastAsia="es-CO"/>
                    </w:rPr>
                    <w:t>servicio</w:t>
                  </w:r>
                  <w:r w:rsidRPr="006145DB">
                    <w:rPr>
                      <w:rFonts w:cs="Arial"/>
                      <w:bCs/>
                      <w:sz w:val="16"/>
                      <w:szCs w:val="16"/>
                      <w:lang w:eastAsia="es-CO"/>
                    </w:rPr>
                    <w:t xml:space="preserve"> es verdadera y corresponde a su situación actual.</w:t>
                  </w:r>
                </w:p>
              </w:tc>
              <w:tc>
                <w:tcPr>
                  <w:tcW w:w="1275" w:type="dxa"/>
                  <w:tcBorders>
                    <w:top w:val="single" w:sz="4" w:space="0" w:color="auto"/>
                    <w:bottom w:val="nil"/>
                  </w:tcBorders>
                  <w:vAlign w:val="center"/>
                </w:tcPr>
                <w:p w14:paraId="751B6D85" w14:textId="77777777" w:rsidR="00BA3190" w:rsidRPr="006145DB" w:rsidRDefault="00BA3190"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34" w:type="dxa"/>
                  <w:tcBorders>
                    <w:top w:val="single" w:sz="4" w:space="0" w:color="auto"/>
                    <w:bottom w:val="nil"/>
                  </w:tcBorders>
                  <w:vAlign w:val="center"/>
                </w:tcPr>
                <w:p w14:paraId="38456B92" w14:textId="77777777" w:rsidR="00BA3190" w:rsidRPr="006145DB" w:rsidRDefault="00BA3190" w:rsidP="005B435E">
                  <w:pPr>
                    <w:tabs>
                      <w:tab w:val="left" w:pos="709"/>
                    </w:tabs>
                    <w:contextualSpacing/>
                    <w:jc w:val="center"/>
                    <w:rPr>
                      <w:rFonts w:cs="Arial"/>
                      <w:sz w:val="20"/>
                      <w:szCs w:val="20"/>
                      <w:lang w:eastAsia="es-CO"/>
                    </w:rPr>
                  </w:pPr>
                  <w:r w:rsidRPr="006145DB">
                    <w:rPr>
                      <w:rFonts w:cs="Arial"/>
                      <w:sz w:val="16"/>
                      <w:szCs w:val="20"/>
                      <w:lang w:eastAsia="es-CO"/>
                    </w:rPr>
                    <w:t>Demanda</w:t>
                  </w:r>
                </w:p>
              </w:tc>
              <w:tc>
                <w:tcPr>
                  <w:tcW w:w="1430" w:type="dxa"/>
                  <w:tcBorders>
                    <w:top w:val="single" w:sz="4" w:space="0" w:color="auto"/>
                    <w:bottom w:val="nil"/>
                  </w:tcBorders>
                  <w:vAlign w:val="center"/>
                </w:tcPr>
                <w:p w14:paraId="5A3C9B60"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Subdirección para la Adultez</w:t>
                  </w:r>
                </w:p>
              </w:tc>
            </w:tr>
          </w:tbl>
          <w:p w14:paraId="3E63C159" w14:textId="77777777" w:rsidR="00BA3190" w:rsidRPr="006145DB" w:rsidRDefault="00BA3190" w:rsidP="005B435E">
            <w:pPr>
              <w:pStyle w:val="Textoindependiente"/>
              <w:spacing w:after="0" w:line="240" w:lineRule="auto"/>
              <w:ind w:right="112"/>
              <w:jc w:val="both"/>
              <w:rPr>
                <w:rFonts w:cs="Arial"/>
                <w:bCs/>
                <w:lang w:val="es-CO" w:eastAsia="es-CO"/>
              </w:rPr>
            </w:pPr>
          </w:p>
        </w:tc>
      </w:tr>
      <w:tr w:rsidR="0082668C" w:rsidRPr="006145DB" w14:paraId="7B0BA25B" w14:textId="77777777" w:rsidTr="00BA3190">
        <w:trPr>
          <w:trHeight w:val="20"/>
          <w:jc w:val="center"/>
        </w:trPr>
        <w:tc>
          <w:tcPr>
            <w:tcW w:w="1940" w:type="dxa"/>
            <w:vAlign w:val="center"/>
          </w:tcPr>
          <w:p w14:paraId="76E849C4" w14:textId="77777777" w:rsidR="00BA3190" w:rsidRPr="006145DB" w:rsidRDefault="00BA3190" w:rsidP="005B435E">
            <w:pPr>
              <w:spacing w:after="0" w:line="240" w:lineRule="auto"/>
              <w:contextualSpacing/>
              <w:rPr>
                <w:rFonts w:cs="Arial"/>
                <w:sz w:val="20"/>
                <w:szCs w:val="20"/>
                <w:lang w:eastAsia="es-CO"/>
              </w:rPr>
            </w:pPr>
            <w:r w:rsidRPr="006145DB">
              <w:rPr>
                <w:rFonts w:cs="Arial"/>
                <w:sz w:val="20"/>
                <w:szCs w:val="20"/>
                <w:lang w:eastAsia="es-CO"/>
              </w:rPr>
              <w:t>Criterios de Egreso y Fuentes de Información</w:t>
            </w:r>
          </w:p>
        </w:tc>
        <w:tc>
          <w:tcPr>
            <w:tcW w:w="7455" w:type="dxa"/>
          </w:tcPr>
          <w:tbl>
            <w:tblPr>
              <w:tblStyle w:val="Tablaconcuadrcula"/>
              <w:tblW w:w="7298" w:type="dxa"/>
              <w:tblLayout w:type="fixed"/>
              <w:tblLook w:val="04A0" w:firstRow="1" w:lastRow="0" w:firstColumn="1" w:lastColumn="0" w:noHBand="0" w:noVBand="1"/>
            </w:tblPr>
            <w:tblGrid>
              <w:gridCol w:w="3332"/>
              <w:gridCol w:w="1276"/>
              <w:gridCol w:w="1134"/>
              <w:gridCol w:w="1556"/>
            </w:tblGrid>
            <w:tr w:rsidR="009221AB" w:rsidRPr="006145DB" w14:paraId="02ED9ECD" w14:textId="77777777" w:rsidTr="00283D4D">
              <w:trPr>
                <w:trHeight w:val="135"/>
              </w:trPr>
              <w:tc>
                <w:tcPr>
                  <w:tcW w:w="3332" w:type="dxa"/>
                  <w:tcBorders>
                    <w:top w:val="nil"/>
                    <w:left w:val="nil"/>
                    <w:right w:val="nil"/>
                  </w:tcBorders>
                  <w:vAlign w:val="center"/>
                </w:tcPr>
                <w:p w14:paraId="5918E81D" w14:textId="77777777" w:rsidR="009221AB" w:rsidRPr="006145DB" w:rsidRDefault="009221AB" w:rsidP="005B435E">
                  <w:pPr>
                    <w:tabs>
                      <w:tab w:val="left" w:pos="709"/>
                    </w:tabs>
                    <w:contextualSpacing/>
                    <w:jc w:val="center"/>
                    <w:rPr>
                      <w:rFonts w:cs="Arial"/>
                      <w:sz w:val="16"/>
                      <w:szCs w:val="16"/>
                      <w:lang w:eastAsia="es-CO"/>
                    </w:rPr>
                  </w:pPr>
                </w:p>
              </w:tc>
              <w:tc>
                <w:tcPr>
                  <w:tcW w:w="1276" w:type="dxa"/>
                  <w:tcBorders>
                    <w:top w:val="nil"/>
                    <w:left w:val="nil"/>
                    <w:right w:val="nil"/>
                  </w:tcBorders>
                  <w:vAlign w:val="center"/>
                </w:tcPr>
                <w:p w14:paraId="2B8D7428" w14:textId="77777777" w:rsidR="009221AB" w:rsidRPr="006145DB" w:rsidRDefault="009221AB"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6CADF147" w14:textId="77777777" w:rsidR="009221AB" w:rsidRPr="006145DB" w:rsidRDefault="009221AB" w:rsidP="005B435E">
                  <w:pPr>
                    <w:tabs>
                      <w:tab w:val="left" w:pos="709"/>
                    </w:tabs>
                    <w:contextualSpacing/>
                    <w:jc w:val="center"/>
                    <w:rPr>
                      <w:rFonts w:cs="Arial"/>
                      <w:sz w:val="16"/>
                      <w:szCs w:val="16"/>
                      <w:lang w:eastAsia="es-CO"/>
                    </w:rPr>
                  </w:pPr>
                </w:p>
              </w:tc>
              <w:tc>
                <w:tcPr>
                  <w:tcW w:w="1556" w:type="dxa"/>
                  <w:tcBorders>
                    <w:top w:val="nil"/>
                    <w:left w:val="nil"/>
                    <w:right w:val="nil"/>
                  </w:tcBorders>
                  <w:vAlign w:val="center"/>
                </w:tcPr>
                <w:p w14:paraId="680E2D52" w14:textId="77777777" w:rsidR="009221AB" w:rsidRPr="006145DB" w:rsidRDefault="009221AB" w:rsidP="005B435E">
                  <w:pPr>
                    <w:tabs>
                      <w:tab w:val="left" w:pos="709"/>
                    </w:tabs>
                    <w:contextualSpacing/>
                    <w:jc w:val="center"/>
                    <w:rPr>
                      <w:rFonts w:cs="Arial"/>
                      <w:sz w:val="16"/>
                      <w:szCs w:val="16"/>
                      <w:lang w:eastAsia="es-CO"/>
                    </w:rPr>
                  </w:pPr>
                </w:p>
              </w:tc>
            </w:tr>
            <w:tr w:rsidR="0082668C" w:rsidRPr="006145DB" w14:paraId="2B42A974" w14:textId="77777777" w:rsidTr="00283D4D">
              <w:trPr>
                <w:trHeight w:val="380"/>
              </w:trPr>
              <w:tc>
                <w:tcPr>
                  <w:tcW w:w="3332" w:type="dxa"/>
                  <w:tcBorders>
                    <w:top w:val="nil"/>
                  </w:tcBorders>
                  <w:vAlign w:val="center"/>
                </w:tcPr>
                <w:p w14:paraId="4862E06F"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76" w:type="dxa"/>
                  <w:tcBorders>
                    <w:top w:val="nil"/>
                  </w:tcBorders>
                  <w:vAlign w:val="center"/>
                </w:tcPr>
                <w:p w14:paraId="1448E276"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4B247E11"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6" w:type="dxa"/>
                  <w:tcBorders>
                    <w:top w:val="nil"/>
                  </w:tcBorders>
                  <w:vAlign w:val="center"/>
                </w:tcPr>
                <w:p w14:paraId="52052AAA"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2668C" w:rsidRPr="006145DB" w14:paraId="48B611DB" w14:textId="77777777" w:rsidTr="00283D4D">
              <w:trPr>
                <w:trHeight w:val="243"/>
              </w:trPr>
              <w:tc>
                <w:tcPr>
                  <w:tcW w:w="3332" w:type="dxa"/>
                  <w:vAlign w:val="center"/>
                </w:tcPr>
                <w:p w14:paraId="376B9DFC" w14:textId="77777777" w:rsidR="00BA3190" w:rsidRPr="006145DB" w:rsidRDefault="00BA3190" w:rsidP="005B435E">
                  <w:pPr>
                    <w:tabs>
                      <w:tab w:val="left" w:pos="709"/>
                    </w:tabs>
                    <w:contextualSpacing/>
                    <w:jc w:val="both"/>
                    <w:rPr>
                      <w:rFonts w:cs="Arial"/>
                      <w:bCs/>
                      <w:sz w:val="20"/>
                      <w:szCs w:val="20"/>
                      <w:lang w:eastAsia="es-CO"/>
                    </w:rPr>
                  </w:pPr>
                  <w:r w:rsidRPr="006145DB">
                    <w:rPr>
                      <w:rFonts w:cs="Arial"/>
                      <w:bCs/>
                      <w:sz w:val="16"/>
                      <w:szCs w:val="16"/>
                      <w:lang w:eastAsia="es-CO"/>
                    </w:rPr>
                    <w:t>Retiro voluntario manifestado libre y expresamente por escrito.</w:t>
                  </w:r>
                </w:p>
              </w:tc>
              <w:tc>
                <w:tcPr>
                  <w:tcW w:w="1276" w:type="dxa"/>
                  <w:vAlign w:val="center"/>
                </w:tcPr>
                <w:p w14:paraId="36989408"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Verificación en campo</w:t>
                  </w:r>
                </w:p>
              </w:tc>
              <w:tc>
                <w:tcPr>
                  <w:tcW w:w="1134" w:type="dxa"/>
                  <w:vAlign w:val="center"/>
                </w:tcPr>
                <w:p w14:paraId="1673B553"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6" w:type="dxa"/>
                  <w:vAlign w:val="center"/>
                </w:tcPr>
                <w:p w14:paraId="6FFFF064" w14:textId="77777777" w:rsidR="00BA3190" w:rsidRPr="006145DB" w:rsidRDefault="00BA3190" w:rsidP="005B435E">
                  <w:pPr>
                    <w:tabs>
                      <w:tab w:val="left" w:pos="709"/>
                    </w:tabs>
                    <w:contextualSpacing/>
                    <w:jc w:val="center"/>
                    <w:rPr>
                      <w:rFonts w:cs="Arial"/>
                      <w:sz w:val="20"/>
                      <w:szCs w:val="20"/>
                      <w:lang w:eastAsia="es-CO"/>
                    </w:rPr>
                  </w:pPr>
                  <w:r w:rsidRPr="006145DB">
                    <w:rPr>
                      <w:rFonts w:cs="Arial"/>
                      <w:sz w:val="16"/>
                      <w:szCs w:val="16"/>
                    </w:rPr>
                    <w:t>Subdirección para la adultez</w:t>
                  </w:r>
                </w:p>
              </w:tc>
            </w:tr>
            <w:tr w:rsidR="0082668C" w:rsidRPr="006145DB" w14:paraId="32EDA072" w14:textId="77777777" w:rsidTr="00283D4D">
              <w:trPr>
                <w:trHeight w:val="629"/>
              </w:trPr>
              <w:tc>
                <w:tcPr>
                  <w:tcW w:w="3332" w:type="dxa"/>
                  <w:vAlign w:val="center"/>
                </w:tcPr>
                <w:p w14:paraId="0BD7DD32" w14:textId="77777777" w:rsidR="00BA3190" w:rsidRPr="006145DB" w:rsidRDefault="00BA3190" w:rsidP="005B435E">
                  <w:pPr>
                    <w:tabs>
                      <w:tab w:val="left" w:pos="709"/>
                    </w:tabs>
                    <w:contextualSpacing/>
                    <w:jc w:val="both"/>
                    <w:rPr>
                      <w:rFonts w:cs="Arial"/>
                      <w:sz w:val="16"/>
                      <w:szCs w:val="16"/>
                    </w:rPr>
                  </w:pPr>
                  <w:r w:rsidRPr="006145DB">
                    <w:rPr>
                      <w:rFonts w:cs="Arial"/>
                      <w:sz w:val="16"/>
                      <w:szCs w:val="16"/>
                    </w:rPr>
                    <w:t>Novedad en el estado del documento reportado en las bases de datos Registraduría Nacional del Estado Civil, con estados diferentes a Vigente.</w:t>
                  </w:r>
                </w:p>
              </w:tc>
              <w:tc>
                <w:tcPr>
                  <w:tcW w:w="1276" w:type="dxa"/>
                  <w:vAlign w:val="center"/>
                </w:tcPr>
                <w:p w14:paraId="00C53BF7" w14:textId="520DE9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PISIS - RNEC</w:t>
                  </w:r>
                </w:p>
              </w:tc>
              <w:tc>
                <w:tcPr>
                  <w:tcW w:w="1134" w:type="dxa"/>
                  <w:vAlign w:val="center"/>
                </w:tcPr>
                <w:p w14:paraId="299A32A5"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Mes vencido</w:t>
                  </w:r>
                </w:p>
              </w:tc>
              <w:tc>
                <w:tcPr>
                  <w:tcW w:w="1556" w:type="dxa"/>
                  <w:vAlign w:val="center"/>
                </w:tcPr>
                <w:p w14:paraId="1B95BB76"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Ministerio de salud y protección social</w:t>
                  </w:r>
                </w:p>
                <w:p w14:paraId="5A4562D6" w14:textId="4F28D192"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Registraduría Nacional del Estado Civil</w:t>
                  </w:r>
                </w:p>
              </w:tc>
            </w:tr>
            <w:tr w:rsidR="0082668C" w:rsidRPr="006145DB" w14:paraId="7C5319B6" w14:textId="77777777" w:rsidTr="00283D4D">
              <w:trPr>
                <w:trHeight w:val="827"/>
              </w:trPr>
              <w:tc>
                <w:tcPr>
                  <w:tcW w:w="3332" w:type="dxa"/>
                  <w:vAlign w:val="center"/>
                </w:tcPr>
                <w:p w14:paraId="2EB649BB" w14:textId="78643CF5" w:rsidR="00BA3190" w:rsidRPr="006145DB" w:rsidRDefault="00BA3190" w:rsidP="005B435E">
                  <w:pPr>
                    <w:jc w:val="both"/>
                    <w:rPr>
                      <w:rFonts w:cs="Arial"/>
                      <w:sz w:val="16"/>
                      <w:szCs w:val="16"/>
                    </w:rPr>
                  </w:pPr>
                  <w:r w:rsidRPr="006145DB">
                    <w:rPr>
                      <w:rFonts w:cs="Arial"/>
                      <w:sz w:val="16"/>
                      <w:szCs w:val="16"/>
                    </w:rPr>
                    <w:t>Inconsistencia en la información aportada y que derive en el incumplimiento de criterios de ingreso</w:t>
                  </w:r>
                  <w:r w:rsidR="008563D3" w:rsidRPr="006145DB">
                    <w:rPr>
                      <w:rFonts w:cs="Arial"/>
                      <w:sz w:val="16"/>
                      <w:szCs w:val="16"/>
                    </w:rPr>
                    <w:t>.</w:t>
                  </w:r>
                </w:p>
              </w:tc>
              <w:tc>
                <w:tcPr>
                  <w:tcW w:w="1276" w:type="dxa"/>
                  <w:vAlign w:val="center"/>
                </w:tcPr>
                <w:p w14:paraId="22375B42"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 (según alertas de cruces de Bases de datos)</w:t>
                  </w:r>
                </w:p>
              </w:tc>
              <w:tc>
                <w:tcPr>
                  <w:tcW w:w="1134" w:type="dxa"/>
                  <w:vAlign w:val="center"/>
                </w:tcPr>
                <w:p w14:paraId="40B4C207"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6" w:type="dxa"/>
                  <w:vAlign w:val="center"/>
                </w:tcPr>
                <w:p w14:paraId="71845238"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rPr>
                    <w:t>Subdirección para la adultez</w:t>
                  </w:r>
                </w:p>
              </w:tc>
            </w:tr>
            <w:tr w:rsidR="0082668C" w:rsidRPr="006145DB" w14:paraId="4AFEC341" w14:textId="77777777" w:rsidTr="00283D4D">
              <w:trPr>
                <w:trHeight w:val="765"/>
              </w:trPr>
              <w:tc>
                <w:tcPr>
                  <w:tcW w:w="3332" w:type="dxa"/>
                  <w:vAlign w:val="center"/>
                </w:tcPr>
                <w:p w14:paraId="1B0E6690" w14:textId="77777777" w:rsidR="00BA3190" w:rsidRPr="006145DB" w:rsidRDefault="00BA3190" w:rsidP="005B435E">
                  <w:pPr>
                    <w:jc w:val="both"/>
                    <w:rPr>
                      <w:rFonts w:cs="Arial"/>
                      <w:sz w:val="16"/>
                      <w:szCs w:val="16"/>
                    </w:rPr>
                  </w:pPr>
                  <w:r w:rsidRPr="006145DB">
                    <w:rPr>
                      <w:rFonts w:cs="Arial"/>
                      <w:sz w:val="16"/>
                      <w:szCs w:val="16"/>
                      <w:lang w:eastAsia="es-CO"/>
                    </w:rPr>
                    <w:t>Persona con pena privativa de la libertad y no privativa.</w:t>
                  </w:r>
                </w:p>
              </w:tc>
              <w:tc>
                <w:tcPr>
                  <w:tcW w:w="1276" w:type="dxa"/>
                  <w:vAlign w:val="center"/>
                </w:tcPr>
                <w:p w14:paraId="12815724"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 (JEMPS). </w:t>
                  </w:r>
                </w:p>
              </w:tc>
              <w:tc>
                <w:tcPr>
                  <w:tcW w:w="1134" w:type="dxa"/>
                  <w:vAlign w:val="center"/>
                </w:tcPr>
                <w:p w14:paraId="0E607C83" w14:textId="23E51DAC" w:rsidR="00BA3190" w:rsidRPr="006145DB" w:rsidRDefault="00BA3190" w:rsidP="005B435E">
                  <w:pPr>
                    <w:tabs>
                      <w:tab w:val="left" w:pos="709"/>
                    </w:tabs>
                    <w:contextualSpacing/>
                    <w:jc w:val="center"/>
                    <w:textAlignment w:val="baseline"/>
                    <w:rPr>
                      <w:rFonts w:cs="Arial"/>
                      <w:sz w:val="16"/>
                      <w:szCs w:val="16"/>
                    </w:rPr>
                  </w:pPr>
                  <w:r w:rsidRPr="006145DB">
                    <w:rPr>
                      <w:rFonts w:cs="Arial"/>
                      <w:sz w:val="16"/>
                      <w:szCs w:val="16"/>
                    </w:rPr>
                    <w:t>Consulta individual a demanda</w:t>
                  </w:r>
                </w:p>
              </w:tc>
              <w:tc>
                <w:tcPr>
                  <w:tcW w:w="1556" w:type="dxa"/>
                  <w:vAlign w:val="center"/>
                </w:tcPr>
                <w:p w14:paraId="26955C32"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Ministerio de Justicia y del derecho – Consejo Superior de la Judicatura. </w:t>
                  </w:r>
                </w:p>
              </w:tc>
            </w:tr>
            <w:tr w:rsidR="0082668C" w:rsidRPr="006145DB" w14:paraId="08D788DF" w14:textId="77777777" w:rsidTr="00283D4D">
              <w:trPr>
                <w:trHeight w:val="485"/>
              </w:trPr>
              <w:tc>
                <w:tcPr>
                  <w:tcW w:w="3332" w:type="dxa"/>
                  <w:tcBorders>
                    <w:bottom w:val="single" w:sz="4" w:space="0" w:color="auto"/>
                  </w:tcBorders>
                  <w:vAlign w:val="center"/>
                </w:tcPr>
                <w:p w14:paraId="2A956D54" w14:textId="3883756C" w:rsidR="00BA3190" w:rsidRPr="006145DB" w:rsidRDefault="00BA3190" w:rsidP="005B435E">
                  <w:pPr>
                    <w:tabs>
                      <w:tab w:val="left" w:pos="709"/>
                    </w:tabs>
                    <w:contextualSpacing/>
                    <w:jc w:val="both"/>
                    <w:rPr>
                      <w:rFonts w:cs="Arial"/>
                      <w:sz w:val="20"/>
                      <w:szCs w:val="20"/>
                      <w:lang w:eastAsia="es-CO"/>
                    </w:rPr>
                  </w:pPr>
                  <w:r w:rsidRPr="006145DB">
                    <w:rPr>
                      <w:rFonts w:cs="Arial"/>
                      <w:sz w:val="16"/>
                      <w:szCs w:val="16"/>
                      <w:lang w:eastAsia="es-CO"/>
                    </w:rPr>
                    <w:t>Fallecimiento</w:t>
                  </w:r>
                  <w:r w:rsidR="008563D3" w:rsidRPr="006145DB">
                    <w:rPr>
                      <w:rFonts w:cs="Arial"/>
                      <w:sz w:val="16"/>
                      <w:szCs w:val="16"/>
                      <w:lang w:eastAsia="es-CO"/>
                    </w:rPr>
                    <w:t>.</w:t>
                  </w:r>
                </w:p>
              </w:tc>
              <w:tc>
                <w:tcPr>
                  <w:tcW w:w="1276" w:type="dxa"/>
                  <w:tcBorders>
                    <w:bottom w:val="single" w:sz="4" w:space="0" w:color="auto"/>
                  </w:tcBorders>
                  <w:vAlign w:val="center"/>
                </w:tcPr>
                <w:p w14:paraId="41900BC1"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Fallecidos (Inhumados)</w:t>
                  </w:r>
                </w:p>
              </w:tc>
              <w:tc>
                <w:tcPr>
                  <w:tcW w:w="1134" w:type="dxa"/>
                  <w:tcBorders>
                    <w:bottom w:val="single" w:sz="4" w:space="0" w:color="auto"/>
                  </w:tcBorders>
                  <w:vAlign w:val="center"/>
                </w:tcPr>
                <w:p w14:paraId="4E1FB597"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Mensual (Mes Vencido)</w:t>
                  </w:r>
                </w:p>
              </w:tc>
              <w:tc>
                <w:tcPr>
                  <w:tcW w:w="1556" w:type="dxa"/>
                  <w:tcBorders>
                    <w:bottom w:val="single" w:sz="4" w:space="0" w:color="auto"/>
                  </w:tcBorders>
                  <w:vAlign w:val="center"/>
                </w:tcPr>
                <w:p w14:paraId="318650D3"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 de Salud.</w:t>
                  </w:r>
                </w:p>
              </w:tc>
            </w:tr>
            <w:tr w:rsidR="0082668C" w:rsidRPr="006145DB" w14:paraId="02C52830" w14:textId="77777777" w:rsidTr="00283D4D">
              <w:trPr>
                <w:trHeight w:val="259"/>
              </w:trPr>
              <w:tc>
                <w:tcPr>
                  <w:tcW w:w="3332" w:type="dxa"/>
                  <w:tcBorders>
                    <w:bottom w:val="nil"/>
                  </w:tcBorders>
                  <w:vAlign w:val="center"/>
                </w:tcPr>
                <w:p w14:paraId="4FAA7ACC" w14:textId="263C71CC" w:rsidR="00BA3190" w:rsidRPr="006145DB" w:rsidRDefault="00BA3190" w:rsidP="005B435E">
                  <w:pPr>
                    <w:tabs>
                      <w:tab w:val="left" w:pos="709"/>
                    </w:tabs>
                    <w:contextualSpacing/>
                    <w:jc w:val="both"/>
                    <w:rPr>
                      <w:rFonts w:cs="Arial"/>
                      <w:sz w:val="16"/>
                      <w:szCs w:val="16"/>
                    </w:rPr>
                  </w:pPr>
                  <w:r w:rsidRPr="006145DB">
                    <w:rPr>
                      <w:rFonts w:cs="Arial"/>
                      <w:sz w:val="16"/>
                      <w:szCs w:val="16"/>
                    </w:rPr>
                    <w:t>Incurrir en faltas gravísimas establecidas en el manual de acuerdos para la convivencia y la transformación de los conflictos en los servicios sociales</w:t>
                  </w:r>
                  <w:r w:rsidR="008563D3" w:rsidRPr="006145DB">
                    <w:rPr>
                      <w:rFonts w:cs="Arial"/>
                      <w:sz w:val="16"/>
                      <w:szCs w:val="16"/>
                    </w:rPr>
                    <w:t>.</w:t>
                  </w:r>
                </w:p>
              </w:tc>
              <w:tc>
                <w:tcPr>
                  <w:tcW w:w="1276" w:type="dxa"/>
                  <w:tcBorders>
                    <w:bottom w:val="nil"/>
                  </w:tcBorders>
                  <w:vAlign w:val="center"/>
                </w:tcPr>
                <w:p w14:paraId="5A35CF41" w14:textId="77777777" w:rsidR="00BA3190" w:rsidRPr="006145DB" w:rsidRDefault="00BA3190"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34" w:type="dxa"/>
                  <w:tcBorders>
                    <w:bottom w:val="nil"/>
                  </w:tcBorders>
                  <w:vAlign w:val="center"/>
                </w:tcPr>
                <w:p w14:paraId="5D5CE713"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6" w:type="dxa"/>
                  <w:tcBorders>
                    <w:bottom w:val="nil"/>
                  </w:tcBorders>
                  <w:vAlign w:val="center"/>
                </w:tcPr>
                <w:p w14:paraId="5019A469"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sz w:val="16"/>
                      <w:szCs w:val="16"/>
                    </w:rPr>
                    <w:t>Subdirección para la adultez</w:t>
                  </w:r>
                </w:p>
              </w:tc>
            </w:tr>
          </w:tbl>
          <w:p w14:paraId="60A37D52" w14:textId="77777777" w:rsidR="00BA3190" w:rsidRPr="006145DB" w:rsidRDefault="00BA3190" w:rsidP="005B435E">
            <w:pPr>
              <w:tabs>
                <w:tab w:val="left" w:pos="709"/>
              </w:tabs>
              <w:spacing w:after="0" w:line="240" w:lineRule="auto"/>
              <w:contextualSpacing/>
              <w:jc w:val="both"/>
              <w:rPr>
                <w:rFonts w:cs="Arial"/>
                <w:bCs/>
                <w:sz w:val="20"/>
                <w:szCs w:val="20"/>
                <w:lang w:eastAsia="es-CO"/>
              </w:rPr>
            </w:pPr>
          </w:p>
        </w:tc>
      </w:tr>
      <w:tr w:rsidR="0082668C" w:rsidRPr="006145DB" w14:paraId="43B9A4D2" w14:textId="77777777" w:rsidTr="00963D77">
        <w:trPr>
          <w:trHeight w:val="317"/>
          <w:jc w:val="center"/>
        </w:trPr>
        <w:tc>
          <w:tcPr>
            <w:tcW w:w="1940" w:type="dxa"/>
            <w:vAlign w:val="center"/>
          </w:tcPr>
          <w:p w14:paraId="08607FAA" w14:textId="77777777" w:rsidR="00BA3190" w:rsidRPr="006145DB" w:rsidRDefault="00BA3190" w:rsidP="005B435E">
            <w:pPr>
              <w:spacing w:after="0"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455" w:type="dxa"/>
          </w:tcPr>
          <w:tbl>
            <w:tblPr>
              <w:tblW w:w="7301" w:type="dxa"/>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983"/>
              <w:gridCol w:w="1620"/>
              <w:gridCol w:w="992"/>
              <w:gridCol w:w="1706"/>
            </w:tblGrid>
            <w:tr w:rsidR="0082668C" w:rsidRPr="006145DB" w14:paraId="0C6B9C0C" w14:textId="77777777" w:rsidTr="00283D4D">
              <w:trPr>
                <w:trHeight w:val="360"/>
              </w:trPr>
              <w:tc>
                <w:tcPr>
                  <w:tcW w:w="2983" w:type="dxa"/>
                  <w:vAlign w:val="center"/>
                  <w:hideMark/>
                </w:tcPr>
                <w:p w14:paraId="790E40F2"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Restricciones</w:t>
                  </w:r>
                </w:p>
              </w:tc>
              <w:tc>
                <w:tcPr>
                  <w:tcW w:w="1620" w:type="dxa"/>
                  <w:vAlign w:val="center"/>
                  <w:hideMark/>
                </w:tcPr>
                <w:p w14:paraId="32DE79DA"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Fuente de Información</w:t>
                  </w:r>
                </w:p>
              </w:tc>
              <w:tc>
                <w:tcPr>
                  <w:tcW w:w="992" w:type="dxa"/>
                  <w:vAlign w:val="center"/>
                  <w:hideMark/>
                </w:tcPr>
                <w:p w14:paraId="1BF57671"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Periodicidad</w:t>
                  </w:r>
                </w:p>
              </w:tc>
              <w:tc>
                <w:tcPr>
                  <w:tcW w:w="1706" w:type="dxa"/>
                  <w:vAlign w:val="center"/>
                  <w:hideMark/>
                </w:tcPr>
                <w:p w14:paraId="112D2831" w14:textId="25AC3AD4"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Administrador</w:t>
                  </w:r>
                </w:p>
              </w:tc>
            </w:tr>
            <w:tr w:rsidR="0082668C" w:rsidRPr="006145DB" w14:paraId="151A05CB" w14:textId="77777777" w:rsidTr="00283D4D">
              <w:trPr>
                <w:trHeight w:val="48"/>
              </w:trPr>
              <w:tc>
                <w:tcPr>
                  <w:tcW w:w="2983" w:type="dxa"/>
                  <w:vAlign w:val="center"/>
                </w:tcPr>
                <w:p w14:paraId="174E2D56" w14:textId="77777777" w:rsidR="00BA3190" w:rsidRPr="006145DB" w:rsidRDefault="00BA3190" w:rsidP="005B435E">
                  <w:pPr>
                    <w:spacing w:after="0" w:line="240" w:lineRule="auto"/>
                    <w:jc w:val="both"/>
                    <w:textAlignment w:val="baseline"/>
                    <w:rPr>
                      <w:rFonts w:cs="Arial"/>
                      <w:sz w:val="16"/>
                      <w:szCs w:val="16"/>
                      <w:lang w:eastAsia="es-CO"/>
                    </w:rPr>
                  </w:pPr>
                  <w:r w:rsidRPr="006145DB">
                    <w:rPr>
                      <w:rFonts w:cs="Arial"/>
                      <w:sz w:val="16"/>
                      <w:szCs w:val="16"/>
                      <w:shd w:val="clear" w:color="auto" w:fill="FFFFFF"/>
                    </w:rPr>
                    <w:t>Servicio de Atención y Desarrollo de Capacidades para Mujeres Habitantes de Calle.</w:t>
                  </w:r>
                </w:p>
              </w:tc>
              <w:tc>
                <w:tcPr>
                  <w:tcW w:w="1620" w:type="dxa"/>
                  <w:vAlign w:val="center"/>
                </w:tcPr>
                <w:p w14:paraId="2D2DFFD4"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992" w:type="dxa"/>
                  <w:vAlign w:val="center"/>
                </w:tcPr>
                <w:p w14:paraId="58BC3BB6"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06" w:type="dxa"/>
                  <w:vAlign w:val="center"/>
                </w:tcPr>
                <w:p w14:paraId="484B8AD6"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82668C" w:rsidRPr="006145DB" w14:paraId="2F2EC5C1" w14:textId="77777777" w:rsidTr="00283D4D">
              <w:trPr>
                <w:trHeight w:val="48"/>
              </w:trPr>
              <w:tc>
                <w:tcPr>
                  <w:tcW w:w="2983" w:type="dxa"/>
                  <w:vAlign w:val="center"/>
                </w:tcPr>
                <w:p w14:paraId="225CEC41" w14:textId="77777777" w:rsidR="00BA3190" w:rsidRPr="006145DB" w:rsidRDefault="00BA3190" w:rsidP="005B435E">
                  <w:pPr>
                    <w:spacing w:after="0" w:line="240" w:lineRule="auto"/>
                    <w:jc w:val="both"/>
                    <w:textAlignment w:val="baseline"/>
                    <w:rPr>
                      <w:rFonts w:cs="Arial"/>
                      <w:sz w:val="16"/>
                      <w:szCs w:val="16"/>
                      <w:shd w:val="clear" w:color="auto" w:fill="FFFFFF"/>
                    </w:rPr>
                  </w:pPr>
                  <w:r w:rsidRPr="006145DB">
                    <w:rPr>
                      <w:rFonts w:cs="Arial"/>
                      <w:bCs/>
                      <w:sz w:val="16"/>
                      <w:szCs w:val="16"/>
                      <w:lang w:eastAsia="es-CO"/>
                    </w:rPr>
                    <w:t>Servicio de Prevención del Riesgo de Habitar Calle</w:t>
                  </w:r>
                </w:p>
              </w:tc>
              <w:tc>
                <w:tcPr>
                  <w:tcW w:w="1620" w:type="dxa"/>
                  <w:vAlign w:val="center"/>
                </w:tcPr>
                <w:p w14:paraId="61E0333B"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992" w:type="dxa"/>
                  <w:vAlign w:val="center"/>
                </w:tcPr>
                <w:p w14:paraId="711A526B"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06" w:type="dxa"/>
                  <w:vAlign w:val="center"/>
                </w:tcPr>
                <w:p w14:paraId="19D8D9F8"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82668C" w:rsidRPr="006145DB" w14:paraId="2E396638" w14:textId="77777777" w:rsidTr="00283D4D">
              <w:trPr>
                <w:trHeight w:val="432"/>
              </w:trPr>
              <w:tc>
                <w:tcPr>
                  <w:tcW w:w="2983" w:type="dxa"/>
                  <w:vAlign w:val="center"/>
                </w:tcPr>
                <w:p w14:paraId="30653B9B" w14:textId="77777777" w:rsidR="00BA3190" w:rsidRPr="006145DB" w:rsidRDefault="00BA3190" w:rsidP="005B435E">
                  <w:pPr>
                    <w:spacing w:after="0" w:line="240" w:lineRule="auto"/>
                    <w:jc w:val="both"/>
                    <w:textAlignment w:val="baseline"/>
                    <w:rPr>
                      <w:rFonts w:cs="Arial"/>
                      <w:bCs/>
                      <w:sz w:val="16"/>
                      <w:szCs w:val="16"/>
                      <w:lang w:eastAsia="es-CO"/>
                    </w:rPr>
                  </w:pPr>
                  <w:r w:rsidRPr="006145DB">
                    <w:rPr>
                      <w:rFonts w:cs="Arial"/>
                      <w:bCs/>
                      <w:sz w:val="16"/>
                      <w:szCs w:val="16"/>
                      <w:lang w:eastAsia="es-CO"/>
                    </w:rPr>
                    <w:t>Servicio de Atención Sociosanitaria para Población Habitante de Calle y en Alto Riesgo de Estarlo.</w:t>
                  </w:r>
                </w:p>
              </w:tc>
              <w:tc>
                <w:tcPr>
                  <w:tcW w:w="1620" w:type="dxa"/>
                  <w:vAlign w:val="center"/>
                </w:tcPr>
                <w:p w14:paraId="36AC6F84" w14:textId="563C8B65"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992" w:type="dxa"/>
                  <w:vAlign w:val="center"/>
                </w:tcPr>
                <w:p w14:paraId="103EFC5D" w14:textId="6BBC8AAA"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06" w:type="dxa"/>
                  <w:vAlign w:val="center"/>
                </w:tcPr>
                <w:p w14:paraId="5B64345B" w14:textId="3B2087F4"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82668C" w:rsidRPr="006145DB" w14:paraId="2254204B" w14:textId="77777777" w:rsidTr="00283D4D">
              <w:trPr>
                <w:trHeight w:val="210"/>
              </w:trPr>
              <w:tc>
                <w:tcPr>
                  <w:tcW w:w="2983" w:type="dxa"/>
                  <w:vAlign w:val="center"/>
                </w:tcPr>
                <w:p w14:paraId="6B13400B" w14:textId="77777777" w:rsidR="00BA3190" w:rsidRPr="006145DB" w:rsidRDefault="00BA3190" w:rsidP="005B435E">
                  <w:pPr>
                    <w:spacing w:after="0" w:line="240" w:lineRule="auto"/>
                    <w:jc w:val="both"/>
                    <w:textAlignment w:val="baseline"/>
                    <w:rPr>
                      <w:rFonts w:cs="Arial"/>
                      <w:sz w:val="16"/>
                      <w:szCs w:val="16"/>
                      <w:lang w:eastAsia="es-CO"/>
                    </w:rPr>
                  </w:pPr>
                  <w:r w:rsidRPr="006145DB">
                    <w:rPr>
                      <w:rFonts w:cs="Arial"/>
                      <w:bCs/>
                      <w:sz w:val="16"/>
                      <w:szCs w:val="16"/>
                      <w:lang w:eastAsia="es-CO"/>
                    </w:rPr>
                    <w:t>Servicio de Comunidad de Vida para Población Habitante de Calle.</w:t>
                  </w:r>
                </w:p>
              </w:tc>
              <w:tc>
                <w:tcPr>
                  <w:tcW w:w="1620" w:type="dxa"/>
                  <w:vAlign w:val="center"/>
                </w:tcPr>
                <w:p w14:paraId="5C8CCDB2"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992" w:type="dxa"/>
                  <w:vAlign w:val="center"/>
                </w:tcPr>
                <w:p w14:paraId="20BC0E7E"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06" w:type="dxa"/>
                  <w:vAlign w:val="center"/>
                </w:tcPr>
                <w:p w14:paraId="6984AFAB"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82668C" w:rsidRPr="006145DB" w14:paraId="1AF9CA5A" w14:textId="77777777" w:rsidTr="00283D4D">
              <w:trPr>
                <w:trHeight w:val="225"/>
              </w:trPr>
              <w:tc>
                <w:tcPr>
                  <w:tcW w:w="2983" w:type="dxa"/>
                  <w:vAlign w:val="center"/>
                  <w:hideMark/>
                </w:tcPr>
                <w:p w14:paraId="1067A9AD" w14:textId="77777777" w:rsidR="00BA3190" w:rsidRPr="006145DB" w:rsidRDefault="00BA3190" w:rsidP="005B435E">
                  <w:pPr>
                    <w:spacing w:after="0" w:line="240" w:lineRule="auto"/>
                    <w:jc w:val="both"/>
                    <w:textAlignment w:val="baseline"/>
                    <w:rPr>
                      <w:rFonts w:cs="Arial"/>
                      <w:sz w:val="18"/>
                      <w:szCs w:val="18"/>
                      <w:lang w:eastAsia="es-CO"/>
                    </w:rPr>
                  </w:pPr>
                  <w:r w:rsidRPr="006145DB">
                    <w:rPr>
                      <w:rFonts w:cs="Arial"/>
                      <w:sz w:val="16"/>
                      <w:szCs w:val="16"/>
                      <w:lang w:eastAsia="es-CO"/>
                    </w:rPr>
                    <w:t>Servicio de Alta Dependencia Física, Mental o Cognitiva para Población Habitante de Calle.</w:t>
                  </w:r>
                </w:p>
              </w:tc>
              <w:tc>
                <w:tcPr>
                  <w:tcW w:w="1620" w:type="dxa"/>
                  <w:vAlign w:val="center"/>
                  <w:hideMark/>
                </w:tcPr>
                <w:p w14:paraId="73E50FCF"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w:t>
                  </w:r>
                </w:p>
              </w:tc>
              <w:tc>
                <w:tcPr>
                  <w:tcW w:w="992" w:type="dxa"/>
                  <w:vAlign w:val="center"/>
                  <w:hideMark/>
                </w:tcPr>
                <w:p w14:paraId="359C80B8"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w:t>
                  </w:r>
                </w:p>
              </w:tc>
              <w:tc>
                <w:tcPr>
                  <w:tcW w:w="1706" w:type="dxa"/>
                  <w:vAlign w:val="center"/>
                  <w:hideMark/>
                </w:tcPr>
                <w:p w14:paraId="5002EAE2"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82668C" w:rsidRPr="006145DB" w14:paraId="3D6351A1" w14:textId="77777777" w:rsidTr="00283D4D">
              <w:trPr>
                <w:trHeight w:val="225"/>
              </w:trPr>
              <w:tc>
                <w:tcPr>
                  <w:tcW w:w="2983" w:type="dxa"/>
                  <w:vAlign w:val="center"/>
                </w:tcPr>
                <w:p w14:paraId="7BD4A7E6" w14:textId="77777777" w:rsidR="00BA3190" w:rsidRPr="006145DB" w:rsidRDefault="00BA3190" w:rsidP="005B435E">
                  <w:pPr>
                    <w:spacing w:after="0" w:line="240" w:lineRule="auto"/>
                    <w:jc w:val="both"/>
                    <w:textAlignment w:val="baseline"/>
                    <w:rPr>
                      <w:rFonts w:cs="Arial"/>
                      <w:sz w:val="16"/>
                      <w:szCs w:val="16"/>
                      <w:lang w:eastAsia="es-CO"/>
                    </w:rPr>
                  </w:pPr>
                  <w:r w:rsidRPr="006145DB">
                    <w:rPr>
                      <w:rFonts w:cs="Arial"/>
                      <w:sz w:val="16"/>
                      <w:szCs w:val="16"/>
                      <w:lang w:eastAsia="es-CO"/>
                    </w:rPr>
                    <w:t>Servicio Cuidado Transitorio Día – Noche</w:t>
                  </w:r>
                </w:p>
              </w:tc>
              <w:tc>
                <w:tcPr>
                  <w:tcW w:w="1620" w:type="dxa"/>
                  <w:vAlign w:val="center"/>
                </w:tcPr>
                <w:p w14:paraId="283A0E27"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992" w:type="dxa"/>
                  <w:vAlign w:val="center"/>
                </w:tcPr>
                <w:p w14:paraId="563DC1B6"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06" w:type="dxa"/>
                  <w:vAlign w:val="center"/>
                </w:tcPr>
                <w:p w14:paraId="1A3D5144"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82668C" w:rsidRPr="006145DB" w14:paraId="2F957608" w14:textId="77777777" w:rsidTr="00283D4D">
              <w:trPr>
                <w:trHeight w:val="225"/>
              </w:trPr>
              <w:tc>
                <w:tcPr>
                  <w:tcW w:w="2983" w:type="dxa"/>
                  <w:vAlign w:val="center"/>
                  <w:hideMark/>
                </w:tcPr>
                <w:p w14:paraId="263F629C" w14:textId="77777777" w:rsidR="00BA3190" w:rsidRPr="006145DB" w:rsidRDefault="00BA3190" w:rsidP="005B435E">
                  <w:pPr>
                    <w:spacing w:after="0" w:line="240" w:lineRule="auto"/>
                    <w:jc w:val="both"/>
                    <w:textAlignment w:val="baseline"/>
                    <w:rPr>
                      <w:rFonts w:cs="Arial"/>
                      <w:sz w:val="18"/>
                      <w:szCs w:val="18"/>
                      <w:lang w:eastAsia="es-CO"/>
                    </w:rPr>
                  </w:pPr>
                  <w:r w:rsidRPr="006145DB">
                    <w:rPr>
                      <w:rFonts w:cs="Arial"/>
                      <w:sz w:val="16"/>
                      <w:szCs w:val="16"/>
                      <w:lang w:eastAsia="es-CO"/>
                    </w:rPr>
                    <w:t>Centros Integrarte (Atención Interna y Externa).</w:t>
                  </w:r>
                </w:p>
              </w:tc>
              <w:tc>
                <w:tcPr>
                  <w:tcW w:w="1620" w:type="dxa"/>
                  <w:vAlign w:val="center"/>
                  <w:hideMark/>
                </w:tcPr>
                <w:p w14:paraId="68B6BB55"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w:t>
                  </w:r>
                </w:p>
              </w:tc>
              <w:tc>
                <w:tcPr>
                  <w:tcW w:w="992" w:type="dxa"/>
                  <w:vAlign w:val="center"/>
                  <w:hideMark/>
                </w:tcPr>
                <w:p w14:paraId="453DA2B7"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w:t>
                  </w:r>
                </w:p>
              </w:tc>
              <w:tc>
                <w:tcPr>
                  <w:tcW w:w="1706" w:type="dxa"/>
                  <w:vAlign w:val="center"/>
                  <w:hideMark/>
                </w:tcPr>
                <w:p w14:paraId="68982377"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82668C" w:rsidRPr="006145DB" w14:paraId="50F256BD" w14:textId="77777777" w:rsidTr="00283D4D">
              <w:trPr>
                <w:trHeight w:val="225"/>
              </w:trPr>
              <w:tc>
                <w:tcPr>
                  <w:tcW w:w="2983" w:type="dxa"/>
                  <w:tcBorders>
                    <w:bottom w:val="single" w:sz="4" w:space="0" w:color="auto"/>
                  </w:tcBorders>
                  <w:vAlign w:val="center"/>
                </w:tcPr>
                <w:p w14:paraId="13DDD6AB" w14:textId="77777777" w:rsidR="00BA3190" w:rsidRPr="006145DB" w:rsidRDefault="00BA3190" w:rsidP="005B435E">
                  <w:pPr>
                    <w:spacing w:after="0" w:line="240" w:lineRule="auto"/>
                    <w:jc w:val="both"/>
                    <w:textAlignment w:val="baseline"/>
                    <w:rPr>
                      <w:rFonts w:cs="Arial"/>
                      <w:sz w:val="16"/>
                      <w:szCs w:val="16"/>
                      <w:lang w:eastAsia="es-CO"/>
                    </w:rPr>
                  </w:pPr>
                  <w:r w:rsidRPr="006145DB">
                    <w:rPr>
                      <w:rFonts w:cs="Arial"/>
                      <w:sz w:val="16"/>
                      <w:szCs w:val="16"/>
                      <w:lang w:eastAsia="es-CO"/>
                    </w:rPr>
                    <w:t>Comunidad de Cuidado.</w:t>
                  </w:r>
                </w:p>
              </w:tc>
              <w:tc>
                <w:tcPr>
                  <w:tcW w:w="1620" w:type="dxa"/>
                  <w:tcBorders>
                    <w:bottom w:val="single" w:sz="4" w:space="0" w:color="auto"/>
                  </w:tcBorders>
                  <w:vAlign w:val="center"/>
                </w:tcPr>
                <w:p w14:paraId="408115B8"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992" w:type="dxa"/>
                  <w:tcBorders>
                    <w:bottom w:val="single" w:sz="4" w:space="0" w:color="auto"/>
                  </w:tcBorders>
                  <w:vAlign w:val="center"/>
                </w:tcPr>
                <w:p w14:paraId="332B0524"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706" w:type="dxa"/>
                  <w:tcBorders>
                    <w:bottom w:val="single" w:sz="4" w:space="0" w:color="auto"/>
                  </w:tcBorders>
                  <w:vAlign w:val="center"/>
                </w:tcPr>
                <w:p w14:paraId="147112FE"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82668C" w:rsidRPr="006145DB" w14:paraId="0C6F02BD" w14:textId="77777777" w:rsidTr="00283D4D">
              <w:trPr>
                <w:trHeight w:val="225"/>
              </w:trPr>
              <w:tc>
                <w:tcPr>
                  <w:tcW w:w="2983" w:type="dxa"/>
                  <w:tcBorders>
                    <w:top w:val="single" w:sz="4" w:space="0" w:color="auto"/>
                    <w:bottom w:val="single" w:sz="4" w:space="0" w:color="auto"/>
                  </w:tcBorders>
                  <w:vAlign w:val="center"/>
                  <w:hideMark/>
                </w:tcPr>
                <w:p w14:paraId="7BF680E6" w14:textId="77777777" w:rsidR="00BA3190" w:rsidRPr="006145DB" w:rsidRDefault="00BA3190" w:rsidP="005B435E">
                  <w:pPr>
                    <w:spacing w:after="0" w:line="240" w:lineRule="auto"/>
                    <w:jc w:val="both"/>
                    <w:textAlignment w:val="baseline"/>
                    <w:rPr>
                      <w:rFonts w:cs="Arial"/>
                      <w:sz w:val="18"/>
                      <w:szCs w:val="18"/>
                      <w:lang w:eastAsia="es-CO"/>
                    </w:rPr>
                  </w:pPr>
                  <w:r w:rsidRPr="006145DB">
                    <w:rPr>
                      <w:rFonts w:cs="Arial"/>
                      <w:sz w:val="16"/>
                      <w:szCs w:val="16"/>
                      <w:lang w:eastAsia="es-CO"/>
                    </w:rPr>
                    <w:t>Persona con pena privativa de la libertad y no privativa.</w:t>
                  </w:r>
                </w:p>
              </w:tc>
              <w:tc>
                <w:tcPr>
                  <w:tcW w:w="1620" w:type="dxa"/>
                  <w:tcBorders>
                    <w:top w:val="single" w:sz="4" w:space="0" w:color="auto"/>
                    <w:bottom w:val="single" w:sz="4" w:space="0" w:color="auto"/>
                  </w:tcBorders>
                  <w:vAlign w:val="center"/>
                  <w:hideMark/>
                </w:tcPr>
                <w:p w14:paraId="3ABBFB81"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Rama Judicial - Juzgados de Ejecución de Penas Y Medidas De Seguridad (JEMPS). </w:t>
                  </w:r>
                </w:p>
              </w:tc>
              <w:tc>
                <w:tcPr>
                  <w:tcW w:w="992" w:type="dxa"/>
                  <w:tcBorders>
                    <w:top w:val="single" w:sz="4" w:space="0" w:color="auto"/>
                    <w:bottom w:val="single" w:sz="4" w:space="0" w:color="auto"/>
                  </w:tcBorders>
                  <w:vAlign w:val="center"/>
                  <w:hideMark/>
                </w:tcPr>
                <w:p w14:paraId="66D5DC99" w14:textId="07A26552" w:rsidR="00BA3190" w:rsidRPr="006145DB" w:rsidRDefault="00BA3190" w:rsidP="005B435E">
                  <w:pPr>
                    <w:tabs>
                      <w:tab w:val="left" w:pos="709"/>
                    </w:tabs>
                    <w:spacing w:after="0" w:line="240" w:lineRule="auto"/>
                    <w:contextualSpacing/>
                    <w:jc w:val="center"/>
                    <w:textAlignment w:val="baseline"/>
                    <w:rPr>
                      <w:rFonts w:eastAsia="Arial" w:cs="Arial"/>
                      <w:sz w:val="16"/>
                      <w:szCs w:val="16"/>
                    </w:rPr>
                  </w:pPr>
                  <w:r w:rsidRPr="006145DB">
                    <w:rPr>
                      <w:rFonts w:eastAsia="Arial" w:cs="Arial"/>
                      <w:sz w:val="16"/>
                      <w:szCs w:val="16"/>
                    </w:rPr>
                    <w:t>Consulta individual a demanda</w:t>
                  </w:r>
                </w:p>
              </w:tc>
              <w:tc>
                <w:tcPr>
                  <w:tcW w:w="1706" w:type="dxa"/>
                  <w:tcBorders>
                    <w:top w:val="single" w:sz="4" w:space="0" w:color="auto"/>
                    <w:bottom w:val="single" w:sz="4" w:space="0" w:color="auto"/>
                  </w:tcBorders>
                  <w:vAlign w:val="center"/>
                  <w:hideMark/>
                </w:tcPr>
                <w:p w14:paraId="357CB66B"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Ministerio de Justicia y del derecho – Consejo Superior de la Judicatura. </w:t>
                  </w:r>
                </w:p>
              </w:tc>
            </w:tr>
            <w:tr w:rsidR="00B14EB5" w:rsidRPr="006145DB" w14:paraId="1D758131" w14:textId="77777777" w:rsidTr="00283D4D">
              <w:trPr>
                <w:trHeight w:val="70"/>
              </w:trPr>
              <w:tc>
                <w:tcPr>
                  <w:tcW w:w="2983" w:type="dxa"/>
                  <w:tcBorders>
                    <w:top w:val="single" w:sz="4" w:space="0" w:color="auto"/>
                    <w:left w:val="nil"/>
                    <w:bottom w:val="nil"/>
                    <w:right w:val="nil"/>
                  </w:tcBorders>
                  <w:vAlign w:val="center"/>
                </w:tcPr>
                <w:p w14:paraId="2E7E4C4D" w14:textId="77777777" w:rsidR="00B14EB5" w:rsidRPr="006145DB" w:rsidRDefault="00B14EB5" w:rsidP="005B435E">
                  <w:pPr>
                    <w:spacing w:after="0" w:line="240" w:lineRule="auto"/>
                    <w:jc w:val="center"/>
                    <w:textAlignment w:val="baseline"/>
                    <w:rPr>
                      <w:rFonts w:cs="Arial"/>
                      <w:sz w:val="16"/>
                      <w:szCs w:val="16"/>
                      <w:lang w:eastAsia="es-CO"/>
                    </w:rPr>
                  </w:pPr>
                </w:p>
              </w:tc>
              <w:tc>
                <w:tcPr>
                  <w:tcW w:w="1620" w:type="dxa"/>
                  <w:tcBorders>
                    <w:top w:val="single" w:sz="4" w:space="0" w:color="auto"/>
                    <w:left w:val="nil"/>
                    <w:bottom w:val="nil"/>
                    <w:right w:val="nil"/>
                  </w:tcBorders>
                  <w:vAlign w:val="center"/>
                </w:tcPr>
                <w:p w14:paraId="3E41F83F" w14:textId="77777777" w:rsidR="00B14EB5" w:rsidRPr="006145DB" w:rsidRDefault="00B14EB5" w:rsidP="005B435E">
                  <w:pPr>
                    <w:spacing w:after="0" w:line="240" w:lineRule="auto"/>
                    <w:jc w:val="center"/>
                    <w:textAlignment w:val="baseline"/>
                    <w:rPr>
                      <w:rFonts w:cs="Arial"/>
                      <w:sz w:val="16"/>
                      <w:szCs w:val="16"/>
                      <w:lang w:eastAsia="es-CO"/>
                    </w:rPr>
                  </w:pPr>
                </w:p>
              </w:tc>
              <w:tc>
                <w:tcPr>
                  <w:tcW w:w="992" w:type="dxa"/>
                  <w:tcBorders>
                    <w:top w:val="single" w:sz="4" w:space="0" w:color="auto"/>
                    <w:left w:val="nil"/>
                    <w:bottom w:val="nil"/>
                    <w:right w:val="nil"/>
                  </w:tcBorders>
                  <w:vAlign w:val="center"/>
                </w:tcPr>
                <w:p w14:paraId="03DD5BB0" w14:textId="77777777" w:rsidR="00B14EB5" w:rsidRPr="006145DB" w:rsidRDefault="00B14EB5" w:rsidP="005B435E">
                  <w:pPr>
                    <w:tabs>
                      <w:tab w:val="left" w:pos="709"/>
                    </w:tabs>
                    <w:spacing w:after="0" w:line="240" w:lineRule="auto"/>
                    <w:contextualSpacing/>
                    <w:jc w:val="center"/>
                    <w:textAlignment w:val="baseline"/>
                    <w:rPr>
                      <w:rFonts w:eastAsia="Arial" w:cs="Arial"/>
                      <w:sz w:val="16"/>
                      <w:szCs w:val="16"/>
                    </w:rPr>
                  </w:pPr>
                </w:p>
              </w:tc>
              <w:tc>
                <w:tcPr>
                  <w:tcW w:w="1706" w:type="dxa"/>
                  <w:tcBorders>
                    <w:top w:val="single" w:sz="4" w:space="0" w:color="auto"/>
                    <w:left w:val="nil"/>
                    <w:bottom w:val="nil"/>
                    <w:right w:val="nil"/>
                  </w:tcBorders>
                  <w:vAlign w:val="center"/>
                </w:tcPr>
                <w:p w14:paraId="5E131766" w14:textId="77777777" w:rsidR="00B14EB5" w:rsidRPr="006145DB" w:rsidRDefault="00B14EB5" w:rsidP="005B435E">
                  <w:pPr>
                    <w:spacing w:after="0" w:line="240" w:lineRule="auto"/>
                    <w:jc w:val="center"/>
                    <w:textAlignment w:val="baseline"/>
                    <w:rPr>
                      <w:rFonts w:cs="Arial"/>
                      <w:sz w:val="16"/>
                      <w:szCs w:val="16"/>
                      <w:lang w:eastAsia="es-CO"/>
                    </w:rPr>
                  </w:pPr>
                </w:p>
              </w:tc>
            </w:tr>
          </w:tbl>
          <w:p w14:paraId="19C8B44D" w14:textId="77777777" w:rsidR="00BA3190" w:rsidRPr="006145DB" w:rsidRDefault="00BA3190" w:rsidP="005B435E">
            <w:pPr>
              <w:tabs>
                <w:tab w:val="left" w:pos="709"/>
              </w:tabs>
              <w:spacing w:after="0" w:line="240" w:lineRule="auto"/>
              <w:contextualSpacing/>
              <w:jc w:val="both"/>
              <w:rPr>
                <w:rFonts w:eastAsia="Calibri" w:cs="Arial"/>
                <w:bCs/>
                <w:sz w:val="20"/>
                <w:szCs w:val="20"/>
                <w:lang w:eastAsia="es-CO"/>
              </w:rPr>
            </w:pPr>
          </w:p>
        </w:tc>
      </w:tr>
      <w:tr w:rsidR="0082668C" w:rsidRPr="006145DB" w14:paraId="6CB0AA7B" w14:textId="77777777" w:rsidTr="00BA3190">
        <w:trPr>
          <w:trHeight w:val="557"/>
          <w:jc w:val="center"/>
        </w:trPr>
        <w:tc>
          <w:tcPr>
            <w:tcW w:w="1940" w:type="dxa"/>
            <w:vAlign w:val="center"/>
          </w:tcPr>
          <w:p w14:paraId="43F4E4A1"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455" w:type="dxa"/>
          </w:tcPr>
          <w:p w14:paraId="392253F9" w14:textId="592BA41A" w:rsidR="00BA3190" w:rsidRPr="006145DB" w:rsidRDefault="00BA3190" w:rsidP="005B435E">
            <w:pPr>
              <w:spacing w:after="0" w:line="240" w:lineRule="auto"/>
              <w:jc w:val="both"/>
              <w:rPr>
                <w:rFonts w:cs="Arial"/>
                <w:sz w:val="20"/>
                <w:szCs w:val="20"/>
              </w:rPr>
            </w:pPr>
            <w:r w:rsidRPr="006145DB">
              <w:rPr>
                <w:rFonts w:cs="Arial"/>
                <w:sz w:val="20"/>
                <w:szCs w:val="20"/>
              </w:rPr>
              <w:t xml:space="preserve">El servicio se ejecuta de domingo a domingo en jornada diurna de 6:00 am a 3:00 pm y jornada nocturna de 3:00 pm a 6:00 am, a través de las siguientes líneas de atención: </w:t>
            </w:r>
          </w:p>
          <w:p w14:paraId="45307128" w14:textId="77777777" w:rsidR="00583ECF" w:rsidRPr="006145DB" w:rsidRDefault="00583ECF" w:rsidP="005B435E">
            <w:pPr>
              <w:pStyle w:val="Ttulo1"/>
              <w:rPr>
                <w:sz w:val="20"/>
                <w:szCs w:val="20"/>
              </w:rPr>
            </w:pPr>
          </w:p>
          <w:p w14:paraId="0BEAA343" w14:textId="07CCFBEE" w:rsidR="00BA3190" w:rsidRPr="006145DB" w:rsidRDefault="00BA3190" w:rsidP="005B435E">
            <w:pPr>
              <w:spacing w:after="0" w:line="240" w:lineRule="auto"/>
              <w:jc w:val="both"/>
              <w:rPr>
                <w:rFonts w:cs="Arial"/>
                <w:sz w:val="20"/>
                <w:szCs w:val="20"/>
              </w:rPr>
            </w:pPr>
            <w:r w:rsidRPr="006145DB">
              <w:rPr>
                <w:rFonts w:cs="Arial"/>
                <w:sz w:val="20"/>
                <w:szCs w:val="20"/>
              </w:rPr>
              <w:t xml:space="preserve">a. Prácticas de autocuidado general y vida saludable favoreciendo espacios de reflexión y sensibilización en los que la población identifique la necesidad e importancia de adquirir y mantener hábitos de cuidado personal, promoción y prevención en salud para mejorar el estado de salud física y mental de las ciudadanas y ciudadanos habitantes de calle. </w:t>
            </w:r>
          </w:p>
          <w:p w14:paraId="5F5BF837" w14:textId="77777777" w:rsidR="008563D3" w:rsidRPr="006145DB" w:rsidRDefault="008563D3" w:rsidP="005B435E">
            <w:pPr>
              <w:pStyle w:val="Ttulo1"/>
              <w:rPr>
                <w:sz w:val="20"/>
                <w:szCs w:val="20"/>
              </w:rPr>
            </w:pPr>
          </w:p>
          <w:p w14:paraId="07412E41" w14:textId="660F8AFE" w:rsidR="00BA3190" w:rsidRPr="006145DB" w:rsidRDefault="00BA3190" w:rsidP="005B435E">
            <w:pPr>
              <w:spacing w:after="0" w:line="240" w:lineRule="auto"/>
              <w:jc w:val="both"/>
              <w:rPr>
                <w:rFonts w:cs="Arial"/>
                <w:sz w:val="20"/>
                <w:szCs w:val="20"/>
              </w:rPr>
            </w:pPr>
            <w:r w:rsidRPr="006145DB">
              <w:rPr>
                <w:rFonts w:cs="Arial"/>
                <w:sz w:val="20"/>
                <w:szCs w:val="20"/>
              </w:rPr>
              <w:t>b. Mitigación de riesgos y reducción de daños asociados a la habitabilidad en calle, plantea el desarrollo de acciones formativas con las ciudadanas y los ciudadanos habitantes de calle, orientadas a reducir las consecuencias de la vida en calle y al manejo y gestión de los riesgos a través de estrategias que promuevan la calidad de vida y su bienestar.</w:t>
            </w:r>
          </w:p>
          <w:p w14:paraId="5EFFFC19" w14:textId="77777777" w:rsidR="008563D3" w:rsidRPr="006145DB" w:rsidRDefault="008563D3" w:rsidP="005B435E">
            <w:pPr>
              <w:pStyle w:val="Ttulo1"/>
              <w:rPr>
                <w:sz w:val="20"/>
                <w:szCs w:val="20"/>
              </w:rPr>
            </w:pPr>
          </w:p>
          <w:p w14:paraId="69BEB36C" w14:textId="1F4724D8" w:rsidR="00BA3190" w:rsidRPr="006145DB" w:rsidRDefault="00BA3190" w:rsidP="005B435E">
            <w:pPr>
              <w:spacing w:after="0" w:line="240" w:lineRule="auto"/>
              <w:jc w:val="both"/>
              <w:rPr>
                <w:rFonts w:cs="Arial"/>
                <w:sz w:val="20"/>
                <w:szCs w:val="20"/>
              </w:rPr>
            </w:pPr>
            <w:r w:rsidRPr="006145DB">
              <w:rPr>
                <w:rFonts w:cs="Arial"/>
                <w:sz w:val="20"/>
                <w:szCs w:val="20"/>
              </w:rPr>
              <w:t>c. Ampliación de capacidades y acceso a oportunidades para el aporte al desarrollo personal y la participación social, mediante procesos de orientación y acompañamiento a las ciudadanas y los ciudadanos habitantes de calle, independiente de su deseo de abandonar o no la vida en calle; que involucran aspectos de carácter pedagógico, académico, de participación social y acceso a la garantía de derechos.</w:t>
            </w:r>
          </w:p>
          <w:p w14:paraId="25825028" w14:textId="075D3070" w:rsidR="00BA3190" w:rsidRPr="006145DB" w:rsidRDefault="00BA3190" w:rsidP="005B435E">
            <w:pPr>
              <w:spacing w:after="0" w:line="240" w:lineRule="auto"/>
              <w:jc w:val="both"/>
              <w:rPr>
                <w:rFonts w:cs="Arial"/>
                <w:sz w:val="20"/>
                <w:szCs w:val="20"/>
              </w:rPr>
            </w:pPr>
            <w:r w:rsidRPr="006145DB">
              <w:rPr>
                <w:rFonts w:cs="Arial"/>
                <w:sz w:val="20"/>
                <w:szCs w:val="20"/>
              </w:rPr>
              <w:t xml:space="preserve">d. Herramientas para el desarrollo y fortalecimiento </w:t>
            </w:r>
            <w:bookmarkStart w:id="144" w:name="_Int_L5A8JS5Q"/>
            <w:r w:rsidRPr="006145DB">
              <w:rPr>
                <w:rFonts w:cs="Arial"/>
                <w:sz w:val="20"/>
                <w:szCs w:val="20"/>
              </w:rPr>
              <w:t>socio-emocional</w:t>
            </w:r>
            <w:bookmarkEnd w:id="144"/>
            <w:r w:rsidRPr="006145DB">
              <w:rPr>
                <w:rFonts w:cs="Arial"/>
                <w:sz w:val="20"/>
                <w:szCs w:val="20"/>
              </w:rPr>
              <w:t xml:space="preserve">, a través de acompañamiento y orientación individual y grupal para el tránsito de emociones, la toma de decisiones y el relacionamiento social, así como acciones de motivación y orientación inicial a las ciudadanas y los ciudadanos interesados en realizar procesos de desarrollo personal. </w:t>
            </w:r>
          </w:p>
          <w:p w14:paraId="01BE81A8" w14:textId="77777777" w:rsidR="008563D3" w:rsidRPr="006145DB" w:rsidRDefault="008563D3" w:rsidP="005B435E">
            <w:pPr>
              <w:spacing w:after="0" w:line="240" w:lineRule="auto"/>
              <w:jc w:val="both"/>
              <w:textAlignment w:val="baseline"/>
              <w:rPr>
                <w:rStyle w:val="normaltextrun"/>
                <w:rFonts w:cs="Arial"/>
                <w:sz w:val="20"/>
                <w:szCs w:val="20"/>
                <w:shd w:val="clear" w:color="auto" w:fill="FFFFFF"/>
              </w:rPr>
            </w:pPr>
          </w:p>
          <w:p w14:paraId="13FA267B" w14:textId="1D17F47C" w:rsidR="00BA3190" w:rsidRPr="006145DB" w:rsidRDefault="00BA3190" w:rsidP="005B435E">
            <w:pPr>
              <w:spacing w:after="0" w:line="240" w:lineRule="auto"/>
              <w:jc w:val="both"/>
              <w:textAlignment w:val="baseline"/>
              <w:rPr>
                <w:rFonts w:eastAsia="Arial" w:cs="Arial"/>
                <w:sz w:val="20"/>
                <w:szCs w:val="20"/>
              </w:rPr>
            </w:pPr>
            <w:r w:rsidRPr="006145DB">
              <w:rPr>
                <w:rStyle w:val="normaltextrun"/>
                <w:rFonts w:cs="Arial"/>
                <w:sz w:val="20"/>
                <w:szCs w:val="20"/>
                <w:shd w:val="clear" w:color="auto" w:fill="FFFFFF"/>
              </w:rPr>
              <w:t xml:space="preserve">En la atención para personas habitantes de calle de 18 a 28 años que requieran atención humanitaria y transitoria, el equipo interdisciplinar desarrollará acciones para determinar necesidades y definir rutas de atención adecuadas a su interés en el marco de la atención humanitaria. </w:t>
            </w:r>
            <w:r w:rsidRPr="006145DB">
              <w:rPr>
                <w:rFonts w:eastAsia="Arial" w:cs="Arial"/>
                <w:sz w:val="20"/>
                <w:szCs w:val="20"/>
              </w:rPr>
              <w:t xml:space="preserve"> </w:t>
            </w:r>
          </w:p>
          <w:p w14:paraId="6E71E60B" w14:textId="77777777" w:rsidR="00583ECF" w:rsidRPr="006145DB" w:rsidRDefault="00583ECF" w:rsidP="005B435E">
            <w:pPr>
              <w:pStyle w:val="Ttulo1"/>
              <w:rPr>
                <w:sz w:val="20"/>
                <w:szCs w:val="20"/>
              </w:rPr>
            </w:pPr>
          </w:p>
          <w:p w14:paraId="4EE683E8" w14:textId="2CD5E5B7" w:rsidR="00BA3190" w:rsidRPr="006145DB" w:rsidRDefault="00BA3190" w:rsidP="005B435E">
            <w:pPr>
              <w:spacing w:after="0" w:line="240" w:lineRule="auto"/>
              <w:jc w:val="both"/>
              <w:rPr>
                <w:rFonts w:cs="Arial"/>
                <w:sz w:val="20"/>
                <w:szCs w:val="20"/>
              </w:rPr>
            </w:pPr>
            <w:r w:rsidRPr="006145DB">
              <w:rPr>
                <w:rFonts w:cs="Arial"/>
                <w:sz w:val="20"/>
                <w:szCs w:val="20"/>
              </w:rPr>
              <w:t xml:space="preserve">Beneficios tangibles que se otorgaran a través del servicio: Entrega de elementos de aseo personal dosificados, insumos para la dignidad menstrual, apoyo alimentario, alojamiento, acceso a instalaciones con baño, acompañamiento psicosocial. Según las necesidades de la población atendida se entregará vestuario. </w:t>
            </w:r>
          </w:p>
          <w:p w14:paraId="59AB1922" w14:textId="77777777" w:rsidR="008563D3" w:rsidRPr="006145DB" w:rsidRDefault="008563D3" w:rsidP="005B435E">
            <w:pPr>
              <w:spacing w:after="0" w:line="240" w:lineRule="auto"/>
              <w:jc w:val="both"/>
              <w:rPr>
                <w:rFonts w:cs="Arial"/>
                <w:sz w:val="20"/>
                <w:szCs w:val="20"/>
              </w:rPr>
            </w:pPr>
          </w:p>
          <w:p w14:paraId="7C5F3CE9" w14:textId="77777777" w:rsidR="00BA3190" w:rsidRPr="006145DB" w:rsidRDefault="00BA3190" w:rsidP="005B435E">
            <w:pPr>
              <w:spacing w:after="0" w:line="240" w:lineRule="auto"/>
              <w:jc w:val="both"/>
              <w:rPr>
                <w:rFonts w:cs="Arial"/>
              </w:rPr>
            </w:pPr>
            <w:r w:rsidRPr="006145DB">
              <w:rPr>
                <w:rFonts w:cs="Arial"/>
                <w:sz w:val="20"/>
                <w:szCs w:val="20"/>
              </w:rPr>
              <w:t>En caso de interrupción parcial o total en la prestación del servicio social hogar de paso día y hogar de paso noche para población habitante de calle se implementará el plan operativo de continuidad correspondiente.</w:t>
            </w:r>
          </w:p>
        </w:tc>
      </w:tr>
      <w:tr w:rsidR="0082668C" w:rsidRPr="006145DB" w14:paraId="1939D842" w14:textId="77777777" w:rsidTr="00BA3190">
        <w:trPr>
          <w:trHeight w:val="416"/>
          <w:jc w:val="center"/>
        </w:trPr>
        <w:tc>
          <w:tcPr>
            <w:tcW w:w="1940" w:type="dxa"/>
            <w:vAlign w:val="center"/>
          </w:tcPr>
          <w:p w14:paraId="508929FE"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Estándares Transversales de Calidad</w:t>
            </w:r>
          </w:p>
        </w:tc>
        <w:tc>
          <w:tcPr>
            <w:tcW w:w="7455" w:type="dxa"/>
          </w:tcPr>
          <w:p w14:paraId="391CD21C" w14:textId="77777777" w:rsidR="00BA3190" w:rsidRPr="006145DB" w:rsidRDefault="00BA3190" w:rsidP="005B435E">
            <w:pPr>
              <w:tabs>
                <w:tab w:val="left" w:pos="709"/>
              </w:tabs>
              <w:spacing w:after="0" w:line="240" w:lineRule="auto"/>
              <w:contextualSpacing/>
              <w:jc w:val="both"/>
              <w:rPr>
                <w:rFonts w:cs="Arial"/>
                <w:sz w:val="20"/>
                <w:szCs w:val="20"/>
              </w:rPr>
            </w:pPr>
            <w:r w:rsidRPr="006145DB">
              <w:rPr>
                <w:rFonts w:cs="Arial"/>
                <w:sz w:val="20"/>
                <w:szCs w:val="20"/>
              </w:rPr>
              <w:t xml:space="preserve">Para el servicio social aplican las siguientes categorías de calidad: </w:t>
            </w:r>
          </w:p>
          <w:p w14:paraId="602021DE" w14:textId="77777777" w:rsidR="00351196" w:rsidRPr="006145DB" w:rsidRDefault="00351196" w:rsidP="00351196">
            <w:pPr>
              <w:pStyle w:val="Ttulo1"/>
              <w:rPr>
                <w:sz w:val="20"/>
              </w:rPr>
            </w:pPr>
          </w:p>
          <w:p w14:paraId="21B55809" w14:textId="77777777" w:rsidR="00BA3190" w:rsidRPr="006145DB" w:rsidRDefault="00BA3190">
            <w:pPr>
              <w:pStyle w:val="Textoindependiente"/>
              <w:numPr>
                <w:ilvl w:val="0"/>
                <w:numId w:val="20"/>
              </w:numPr>
              <w:spacing w:after="0" w:line="240" w:lineRule="auto"/>
              <w:ind w:left="356"/>
              <w:contextualSpacing/>
              <w:jc w:val="both"/>
              <w:rPr>
                <w:rFonts w:cs="Arial"/>
                <w:sz w:val="20"/>
                <w:szCs w:val="20"/>
                <w:lang w:val="es-CO"/>
              </w:rPr>
            </w:pPr>
            <w:r w:rsidRPr="006145DB">
              <w:rPr>
                <w:rFonts w:cs="Arial"/>
                <w:sz w:val="20"/>
                <w:szCs w:val="20"/>
              </w:rPr>
              <w:t>Talento Humano.</w:t>
            </w:r>
          </w:p>
          <w:p w14:paraId="44FF1F45" w14:textId="77777777" w:rsidR="00BA3190" w:rsidRPr="006145DB" w:rsidRDefault="00BA3190">
            <w:pPr>
              <w:pStyle w:val="Textoindependiente"/>
              <w:numPr>
                <w:ilvl w:val="0"/>
                <w:numId w:val="20"/>
              </w:numPr>
              <w:spacing w:after="0" w:line="240" w:lineRule="auto"/>
              <w:ind w:left="356"/>
              <w:contextualSpacing/>
              <w:jc w:val="both"/>
              <w:rPr>
                <w:rFonts w:cs="Arial"/>
                <w:sz w:val="20"/>
                <w:szCs w:val="20"/>
                <w:lang w:val="es-CO"/>
              </w:rPr>
            </w:pPr>
            <w:r w:rsidRPr="006145DB">
              <w:rPr>
                <w:rFonts w:cs="Arial"/>
                <w:sz w:val="20"/>
                <w:szCs w:val="20"/>
              </w:rPr>
              <w:t>Atención Social.</w:t>
            </w:r>
          </w:p>
          <w:p w14:paraId="0A5F7748" w14:textId="77777777" w:rsidR="00BA3190" w:rsidRPr="006145DB" w:rsidRDefault="00BA3190">
            <w:pPr>
              <w:pStyle w:val="Textoindependiente"/>
              <w:numPr>
                <w:ilvl w:val="0"/>
                <w:numId w:val="20"/>
              </w:numPr>
              <w:spacing w:after="0" w:line="240" w:lineRule="auto"/>
              <w:ind w:left="356"/>
              <w:contextualSpacing/>
              <w:jc w:val="both"/>
              <w:rPr>
                <w:rFonts w:cs="Arial"/>
                <w:sz w:val="20"/>
                <w:szCs w:val="20"/>
                <w:lang w:val="es-CO"/>
              </w:rPr>
            </w:pPr>
            <w:r w:rsidRPr="006145DB">
              <w:rPr>
                <w:rFonts w:cs="Arial"/>
                <w:sz w:val="20"/>
                <w:szCs w:val="20"/>
              </w:rPr>
              <w:t>Nutrición y Salubridad.</w:t>
            </w:r>
          </w:p>
          <w:p w14:paraId="0B6FB723" w14:textId="77777777" w:rsidR="00BA3190" w:rsidRPr="006145DB" w:rsidRDefault="00BA3190">
            <w:pPr>
              <w:pStyle w:val="Textoindependiente"/>
              <w:numPr>
                <w:ilvl w:val="0"/>
                <w:numId w:val="20"/>
              </w:numPr>
              <w:spacing w:after="0" w:line="240" w:lineRule="auto"/>
              <w:ind w:left="356"/>
              <w:contextualSpacing/>
              <w:jc w:val="both"/>
              <w:rPr>
                <w:rFonts w:cs="Arial"/>
                <w:sz w:val="20"/>
                <w:szCs w:val="20"/>
                <w:lang w:val="es-CO"/>
              </w:rPr>
            </w:pPr>
            <w:r w:rsidRPr="006145DB">
              <w:rPr>
                <w:rFonts w:cs="Arial"/>
                <w:sz w:val="20"/>
                <w:szCs w:val="20"/>
              </w:rPr>
              <w:t>Ambientes Adecuados y Seguros.</w:t>
            </w:r>
          </w:p>
          <w:p w14:paraId="57D1731C" w14:textId="77777777" w:rsidR="00BA3190" w:rsidRPr="006145DB" w:rsidRDefault="00BA3190">
            <w:pPr>
              <w:pStyle w:val="Textoindependiente"/>
              <w:numPr>
                <w:ilvl w:val="0"/>
                <w:numId w:val="20"/>
              </w:numPr>
              <w:spacing w:after="0" w:line="240" w:lineRule="auto"/>
              <w:ind w:left="356"/>
              <w:contextualSpacing/>
              <w:jc w:val="both"/>
              <w:rPr>
                <w:rFonts w:cs="Arial"/>
                <w:lang w:val="es-CO"/>
              </w:rPr>
            </w:pPr>
            <w:r w:rsidRPr="006145DB">
              <w:rPr>
                <w:rFonts w:cs="Arial"/>
                <w:sz w:val="20"/>
                <w:szCs w:val="20"/>
              </w:rPr>
              <w:t>Gestión Administrativa.</w:t>
            </w:r>
          </w:p>
        </w:tc>
      </w:tr>
    </w:tbl>
    <w:p w14:paraId="7BE2C65A" w14:textId="7EB785BA" w:rsidR="00C40412" w:rsidRPr="006145DB" w:rsidRDefault="00C40412" w:rsidP="005B435E">
      <w:pPr>
        <w:pStyle w:val="commentcontentpara"/>
        <w:spacing w:before="0" w:beforeAutospacing="0" w:after="0" w:afterAutospacing="0"/>
        <w:rPr>
          <w:rFonts w:ascii="Arial" w:hAnsi="Arial" w:cs="Arial"/>
          <w:sz w:val="22"/>
          <w:szCs w:val="22"/>
        </w:rPr>
      </w:pPr>
    </w:p>
    <w:p w14:paraId="61921D5D" w14:textId="77777777" w:rsidR="00C40412" w:rsidRPr="006145DB" w:rsidRDefault="00C40412" w:rsidP="005B435E">
      <w:pPr>
        <w:pStyle w:val="Ttulo1"/>
        <w:rPr>
          <w:rFonts w:eastAsia="Times New Roman"/>
          <w:lang w:eastAsia="es-ES_tradnl"/>
        </w:rPr>
      </w:pPr>
      <w:r w:rsidRPr="006145DB">
        <w:br w:type="page"/>
      </w:r>
    </w:p>
    <w:p w14:paraId="11DD1634" w14:textId="0835D5FB" w:rsidR="007B3B0F" w:rsidRPr="006145DB" w:rsidRDefault="00B14EB5">
      <w:pPr>
        <w:pStyle w:val="Ttulo1"/>
        <w:numPr>
          <w:ilvl w:val="2"/>
          <w:numId w:val="70"/>
        </w:numPr>
        <w:ind w:left="567" w:hanging="579"/>
        <w:jc w:val="center"/>
        <w:rPr>
          <w:lang w:val="es-CO"/>
        </w:rPr>
      </w:pPr>
      <w:r w:rsidRPr="006145DB">
        <w:rPr>
          <w:lang w:val="es-CO"/>
        </w:rPr>
        <w:t xml:space="preserve"> </w:t>
      </w:r>
      <w:bookmarkStart w:id="145" w:name="_Toc210213192"/>
      <w:bookmarkStart w:id="146" w:name="_Toc213273466"/>
      <w:bookmarkStart w:id="147" w:name="_Toc213276093"/>
      <w:bookmarkStart w:id="148" w:name="_Toc216902426"/>
      <w:r w:rsidR="00DA3705" w:rsidRPr="006145DB">
        <w:rPr>
          <w:lang w:val="es-CO"/>
        </w:rPr>
        <w:t xml:space="preserve">Servicio </w:t>
      </w:r>
      <w:r w:rsidR="00351196" w:rsidRPr="006145DB">
        <w:rPr>
          <w:lang w:val="es-CO"/>
        </w:rPr>
        <w:t>prevención del riesgo de habitar calle</w:t>
      </w:r>
      <w:bookmarkEnd w:id="145"/>
      <w:bookmarkEnd w:id="146"/>
      <w:bookmarkEnd w:id="147"/>
      <w:bookmarkEnd w:id="148"/>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7513"/>
      </w:tblGrid>
      <w:tr w:rsidR="00A27979" w:rsidRPr="006145DB" w14:paraId="019DA166" w14:textId="77777777" w:rsidTr="00CC5A91">
        <w:trPr>
          <w:trHeight w:val="348"/>
          <w:jc w:val="center"/>
        </w:trPr>
        <w:tc>
          <w:tcPr>
            <w:tcW w:w="1980" w:type="dxa"/>
            <w:vAlign w:val="center"/>
          </w:tcPr>
          <w:p w14:paraId="0A76EF0F"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Nombre del Servicio Social</w:t>
            </w:r>
          </w:p>
        </w:tc>
        <w:tc>
          <w:tcPr>
            <w:tcW w:w="7513" w:type="dxa"/>
            <w:vAlign w:val="center"/>
          </w:tcPr>
          <w:p w14:paraId="0FBDDB95" w14:textId="18A54869" w:rsidR="00BA3190" w:rsidRPr="006145DB" w:rsidRDefault="00BA3190" w:rsidP="005B435E">
            <w:pPr>
              <w:spacing w:after="0" w:line="240" w:lineRule="auto"/>
              <w:textAlignment w:val="baseline"/>
              <w:rPr>
                <w:rFonts w:cs="Arial"/>
                <w:sz w:val="20"/>
                <w:szCs w:val="20"/>
                <w:lang w:eastAsia="es-CO"/>
              </w:rPr>
            </w:pPr>
            <w:r w:rsidRPr="006145DB">
              <w:rPr>
                <w:rFonts w:cs="Arial"/>
                <w:sz w:val="20"/>
                <w:szCs w:val="20"/>
                <w:lang w:eastAsia="es-CO"/>
              </w:rPr>
              <w:t xml:space="preserve">Prevención del </w:t>
            </w:r>
            <w:r w:rsidR="00D65BAD" w:rsidRPr="006145DB">
              <w:rPr>
                <w:rFonts w:cs="Arial"/>
                <w:sz w:val="20"/>
                <w:szCs w:val="20"/>
                <w:lang w:eastAsia="es-CO"/>
              </w:rPr>
              <w:t>riesgo de habitar calle.</w:t>
            </w:r>
          </w:p>
        </w:tc>
      </w:tr>
      <w:tr w:rsidR="00A27979" w:rsidRPr="006145DB" w14:paraId="3C986D54" w14:textId="77777777" w:rsidTr="00EA26D6">
        <w:trPr>
          <w:trHeight w:val="585"/>
          <w:jc w:val="center"/>
        </w:trPr>
        <w:tc>
          <w:tcPr>
            <w:tcW w:w="1980" w:type="dxa"/>
            <w:vAlign w:val="center"/>
          </w:tcPr>
          <w:p w14:paraId="1745775C"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Objeto del Servicio Social</w:t>
            </w:r>
          </w:p>
        </w:tc>
        <w:tc>
          <w:tcPr>
            <w:tcW w:w="7513" w:type="dxa"/>
          </w:tcPr>
          <w:p w14:paraId="5F00CBD4" w14:textId="319664DC" w:rsidR="00BA3190" w:rsidRPr="006145DB" w:rsidRDefault="00BA3190" w:rsidP="005B435E">
            <w:pPr>
              <w:pStyle w:val="Textoindependiente"/>
              <w:spacing w:after="0" w:line="240" w:lineRule="auto"/>
              <w:jc w:val="both"/>
              <w:rPr>
                <w:rFonts w:cs="Arial"/>
                <w:sz w:val="20"/>
                <w:szCs w:val="20"/>
                <w:highlight w:val="yellow"/>
              </w:rPr>
            </w:pPr>
            <w:r w:rsidRPr="006145DB">
              <w:rPr>
                <w:rFonts w:eastAsia="Times New Roman" w:cs="Arial"/>
                <w:sz w:val="20"/>
                <w:szCs w:val="20"/>
                <w:shd w:val="clear" w:color="auto" w:fill="FFFFFF"/>
                <w:lang w:val="es-CO" w:eastAsia="es-MX"/>
              </w:rPr>
              <w:t xml:space="preserve">Brindar atención integral y diferencial a mediano plazo a personas en riesgo de habitar calle, de 29 años o más, fomentando el desarrollo de capacidades, promoción de la autonomía y el abordaje de factores que inciden en el riesgo, </w:t>
            </w:r>
            <w:r w:rsidRPr="006145DB">
              <w:rPr>
                <w:rFonts w:eastAsia="Times New Roman" w:cs="Arial"/>
                <w:sz w:val="20"/>
                <w:szCs w:val="20"/>
                <w:lang w:val="es-CO" w:eastAsia="es-MX"/>
              </w:rPr>
              <w:t>a través</w:t>
            </w:r>
            <w:r w:rsidRPr="006145DB">
              <w:rPr>
                <w:rFonts w:eastAsia="Times New Roman" w:cs="Arial"/>
                <w:sz w:val="20"/>
                <w:szCs w:val="20"/>
                <w:shd w:val="clear" w:color="auto" w:fill="FFFFFF"/>
                <w:lang w:val="es-CO" w:eastAsia="es-MX"/>
              </w:rPr>
              <w:t xml:space="preserve"> </w:t>
            </w:r>
            <w:r w:rsidRPr="006145DB">
              <w:rPr>
                <w:rFonts w:eastAsia="Times New Roman" w:cs="Arial"/>
                <w:sz w:val="20"/>
                <w:szCs w:val="20"/>
                <w:lang w:val="es-CO" w:eastAsia="es-MX"/>
              </w:rPr>
              <w:t>d</w:t>
            </w:r>
            <w:r w:rsidRPr="006145DB">
              <w:rPr>
                <w:rFonts w:eastAsia="Times New Roman" w:cs="Arial"/>
                <w:sz w:val="20"/>
                <w:szCs w:val="20"/>
                <w:shd w:val="clear" w:color="auto" w:fill="FFFFFF"/>
                <w:lang w:val="es-CO" w:eastAsia="es-MX"/>
              </w:rPr>
              <w:t>el fortalecimiento de</w:t>
            </w:r>
            <w:r w:rsidRPr="006145DB">
              <w:rPr>
                <w:rFonts w:eastAsia="Times New Roman" w:cs="Arial"/>
                <w:sz w:val="20"/>
                <w:szCs w:val="20"/>
                <w:lang w:val="es-CO" w:eastAsia="es-MX"/>
              </w:rPr>
              <w:t xml:space="preserve"> su</w:t>
            </w:r>
            <w:r w:rsidRPr="006145DB">
              <w:rPr>
                <w:rFonts w:eastAsia="Times New Roman" w:cs="Arial"/>
                <w:sz w:val="20"/>
                <w:szCs w:val="20"/>
                <w:shd w:val="clear" w:color="auto" w:fill="FFFFFF"/>
                <w:lang w:val="es-CO" w:eastAsia="es-MX"/>
              </w:rPr>
              <w:t xml:space="preserve"> proyecto de vida y la prevención de la habitabilidad en calle </w:t>
            </w:r>
            <w:r w:rsidRPr="006145DB">
              <w:rPr>
                <w:rFonts w:eastAsia="Times New Roman" w:cs="Arial"/>
                <w:sz w:val="20"/>
                <w:szCs w:val="20"/>
                <w:lang w:val="es-CO" w:eastAsia="es-MX"/>
              </w:rPr>
              <w:t>como forma extrema de exclusión</w:t>
            </w:r>
            <w:r w:rsidRPr="006145DB">
              <w:rPr>
                <w:rFonts w:eastAsia="Times New Roman" w:cs="Arial"/>
                <w:sz w:val="20"/>
                <w:szCs w:val="20"/>
                <w:shd w:val="clear" w:color="auto" w:fill="FFFFFF"/>
                <w:lang w:val="es-CO" w:eastAsia="es-MX"/>
              </w:rPr>
              <w:t>. </w:t>
            </w:r>
          </w:p>
        </w:tc>
      </w:tr>
      <w:tr w:rsidR="00A27979" w:rsidRPr="006145DB" w14:paraId="5FE6A5CD" w14:textId="77777777" w:rsidTr="00EA26D6">
        <w:trPr>
          <w:trHeight w:val="20"/>
          <w:jc w:val="center"/>
        </w:trPr>
        <w:tc>
          <w:tcPr>
            <w:tcW w:w="1980" w:type="dxa"/>
            <w:vAlign w:val="center"/>
          </w:tcPr>
          <w:p w14:paraId="3EA7017D"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Oferta Servicio Social</w:t>
            </w:r>
          </w:p>
        </w:tc>
        <w:tc>
          <w:tcPr>
            <w:tcW w:w="7513" w:type="dxa"/>
          </w:tcPr>
          <w:p w14:paraId="27F0E750" w14:textId="77777777" w:rsidR="00BA3190" w:rsidRPr="006145DB" w:rsidRDefault="00BA3190" w:rsidP="005B435E">
            <w:pPr>
              <w:spacing w:after="0" w:line="240" w:lineRule="auto"/>
              <w:contextualSpacing/>
              <w:jc w:val="both"/>
              <w:rPr>
                <w:rFonts w:cs="Arial"/>
                <w:sz w:val="20"/>
                <w:szCs w:val="20"/>
                <w:highlight w:val="yellow"/>
              </w:rPr>
            </w:pPr>
            <w:r w:rsidRPr="006145DB">
              <w:rPr>
                <w:rFonts w:cs="Arial"/>
                <w:sz w:val="20"/>
                <w:szCs w:val="20"/>
              </w:rPr>
              <w:t>A</w:t>
            </w:r>
            <w:r w:rsidRPr="006145DB">
              <w:rPr>
                <w:rFonts w:cs="Arial"/>
                <w:sz w:val="20"/>
                <w:szCs w:val="20"/>
                <w:shd w:val="clear" w:color="auto" w:fill="FFFFFF"/>
              </w:rPr>
              <w:t>cciones de atención psicosocial, orientación socio-ocupacional y fortalecimiento en la gestión de servicios de salud, educación y generación de ingresos a mediano plazo, adaptadas a las necesidades específicas de cada persona</w:t>
            </w:r>
            <w:r w:rsidRPr="006145DB">
              <w:rPr>
                <w:rFonts w:cs="Arial"/>
                <w:sz w:val="20"/>
                <w:szCs w:val="20"/>
              </w:rPr>
              <w:t>, con</w:t>
            </w:r>
            <w:r w:rsidRPr="006145DB">
              <w:rPr>
                <w:rFonts w:cs="Arial"/>
                <w:sz w:val="20"/>
                <w:szCs w:val="20"/>
                <w:shd w:val="clear" w:color="auto" w:fill="FFFFFF"/>
              </w:rPr>
              <w:t xml:space="preserve"> un enfoque interdisciplinario, </w:t>
            </w:r>
            <w:r w:rsidRPr="006145DB">
              <w:rPr>
                <w:rFonts w:cs="Arial"/>
                <w:sz w:val="20"/>
                <w:szCs w:val="20"/>
              </w:rPr>
              <w:t>que busca</w:t>
            </w:r>
            <w:r w:rsidRPr="006145DB">
              <w:rPr>
                <w:rFonts w:cs="Arial"/>
                <w:sz w:val="20"/>
                <w:szCs w:val="20"/>
                <w:shd w:val="clear" w:color="auto" w:fill="FFFFFF"/>
              </w:rPr>
              <w:t xml:space="preserve"> prevenir los riesgos asociados a la habitabilidad en calle, fomentando la autonomía y la construcción de redes de apoyo que contribuyan a la estabilidad</w:t>
            </w:r>
            <w:r w:rsidRPr="006145DB">
              <w:rPr>
                <w:rFonts w:cs="Arial"/>
                <w:sz w:val="20"/>
                <w:szCs w:val="20"/>
              </w:rPr>
              <w:t xml:space="preserve"> y</w:t>
            </w:r>
            <w:r w:rsidRPr="006145DB">
              <w:rPr>
                <w:rFonts w:cs="Arial"/>
                <w:sz w:val="20"/>
                <w:szCs w:val="20"/>
                <w:shd w:val="clear" w:color="auto" w:fill="FFFFFF"/>
              </w:rPr>
              <w:t xml:space="preserve"> fortalecimiento de</w:t>
            </w:r>
            <w:r w:rsidRPr="006145DB">
              <w:rPr>
                <w:rFonts w:cs="Arial"/>
                <w:sz w:val="20"/>
                <w:szCs w:val="20"/>
              </w:rPr>
              <w:t xml:space="preserve"> su</w:t>
            </w:r>
            <w:r w:rsidRPr="006145DB">
              <w:rPr>
                <w:rFonts w:cs="Arial"/>
                <w:sz w:val="20"/>
                <w:szCs w:val="20"/>
                <w:shd w:val="clear" w:color="auto" w:fill="FFFFFF"/>
              </w:rPr>
              <w:t xml:space="preserve"> proyecto de vida</w:t>
            </w:r>
            <w:r w:rsidRPr="006145DB">
              <w:rPr>
                <w:rFonts w:cs="Arial"/>
                <w:sz w:val="20"/>
                <w:szCs w:val="20"/>
              </w:rPr>
              <w:t>.</w:t>
            </w:r>
          </w:p>
        </w:tc>
      </w:tr>
      <w:tr w:rsidR="00A27979" w:rsidRPr="006145DB" w14:paraId="668111EA" w14:textId="77777777" w:rsidTr="00EA26D6">
        <w:trPr>
          <w:trHeight w:val="20"/>
          <w:jc w:val="center"/>
        </w:trPr>
        <w:tc>
          <w:tcPr>
            <w:tcW w:w="1980" w:type="dxa"/>
            <w:vAlign w:val="center"/>
          </w:tcPr>
          <w:p w14:paraId="2E739D17"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513" w:type="dxa"/>
          </w:tcPr>
          <w:p w14:paraId="245E3940" w14:textId="77777777" w:rsidR="00BA3190" w:rsidRPr="006145DB" w:rsidRDefault="00BA3190"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demanda.</w:t>
            </w:r>
          </w:p>
          <w:p w14:paraId="4DC70113" w14:textId="77777777" w:rsidR="00BA3190" w:rsidRPr="006145DB" w:rsidRDefault="00BA3190"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abordaje territorial.</w:t>
            </w:r>
          </w:p>
        </w:tc>
      </w:tr>
      <w:tr w:rsidR="00A27979" w:rsidRPr="006145DB" w14:paraId="6C3E1031" w14:textId="77777777" w:rsidTr="009E7C0B">
        <w:trPr>
          <w:trHeight w:val="612"/>
          <w:jc w:val="center"/>
        </w:trPr>
        <w:tc>
          <w:tcPr>
            <w:tcW w:w="1980" w:type="dxa"/>
            <w:vAlign w:val="center"/>
          </w:tcPr>
          <w:p w14:paraId="009919F3"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513" w:type="dxa"/>
            <w:vAlign w:val="center"/>
          </w:tcPr>
          <w:p w14:paraId="0C852DE3" w14:textId="77777777" w:rsidR="00BA3190" w:rsidRPr="006145DB" w:rsidRDefault="00BA3190" w:rsidP="005B435E">
            <w:pPr>
              <w:tabs>
                <w:tab w:val="left" w:pos="709"/>
              </w:tabs>
              <w:spacing w:after="0" w:line="240" w:lineRule="auto"/>
              <w:contextualSpacing/>
              <w:jc w:val="both"/>
              <w:rPr>
                <w:rFonts w:cs="Arial"/>
                <w:bCs/>
                <w:sz w:val="20"/>
                <w:szCs w:val="20"/>
                <w:highlight w:val="yellow"/>
                <w:lang w:eastAsia="es-CO"/>
              </w:rPr>
            </w:pPr>
            <w:r w:rsidRPr="006145DB">
              <w:rPr>
                <w:rFonts w:cs="Arial"/>
                <w:sz w:val="20"/>
                <w:szCs w:val="20"/>
                <w:shd w:val="clear" w:color="auto" w:fill="FFFFFF"/>
              </w:rPr>
              <w:t>Persona de 29 años o más en riesgo de habitar calle verificado mediante la aplicación del instrumento de tamizaje del nivel de riesgo de habitabilidad en calle. </w:t>
            </w:r>
          </w:p>
        </w:tc>
      </w:tr>
      <w:tr w:rsidR="00A27979" w:rsidRPr="006145DB" w14:paraId="1F7B720E" w14:textId="77777777" w:rsidTr="00CC5A91">
        <w:trPr>
          <w:trHeight w:val="1766"/>
          <w:jc w:val="center"/>
        </w:trPr>
        <w:tc>
          <w:tcPr>
            <w:tcW w:w="1980" w:type="dxa"/>
            <w:vAlign w:val="center"/>
          </w:tcPr>
          <w:p w14:paraId="24000C05"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Población Objetivo</w:t>
            </w:r>
          </w:p>
        </w:tc>
        <w:tc>
          <w:tcPr>
            <w:tcW w:w="7513" w:type="dxa"/>
          </w:tcPr>
          <w:tbl>
            <w:tblPr>
              <w:tblStyle w:val="Tablaconcuadrcula"/>
              <w:tblW w:w="7256" w:type="dxa"/>
              <w:tblBorders>
                <w:top w:val="none" w:sz="0" w:space="0" w:color="auto"/>
                <w:bottom w:val="none" w:sz="0" w:space="0" w:color="auto"/>
              </w:tblBorders>
              <w:tblLayout w:type="fixed"/>
              <w:tblLook w:val="04A0" w:firstRow="1" w:lastRow="0" w:firstColumn="1" w:lastColumn="0" w:noHBand="0" w:noVBand="1"/>
            </w:tblPr>
            <w:tblGrid>
              <w:gridCol w:w="3287"/>
              <w:gridCol w:w="1276"/>
              <w:gridCol w:w="1134"/>
              <w:gridCol w:w="1559"/>
            </w:tblGrid>
            <w:tr w:rsidR="00E26A00" w:rsidRPr="006145DB" w14:paraId="2A9329CA" w14:textId="77777777" w:rsidTr="00B510EA">
              <w:trPr>
                <w:trHeight w:val="144"/>
              </w:trPr>
              <w:tc>
                <w:tcPr>
                  <w:tcW w:w="3287" w:type="dxa"/>
                  <w:tcBorders>
                    <w:top w:val="nil"/>
                    <w:left w:val="nil"/>
                    <w:bottom w:val="single" w:sz="4" w:space="0" w:color="auto"/>
                    <w:right w:val="nil"/>
                  </w:tcBorders>
                  <w:vAlign w:val="center"/>
                </w:tcPr>
                <w:p w14:paraId="7A3EFB45" w14:textId="77777777" w:rsidR="00E26A00" w:rsidRPr="006145DB" w:rsidRDefault="00E26A00" w:rsidP="005B435E">
                  <w:pPr>
                    <w:jc w:val="center"/>
                    <w:textAlignment w:val="baseline"/>
                    <w:rPr>
                      <w:rFonts w:cs="Arial"/>
                      <w:sz w:val="16"/>
                      <w:szCs w:val="16"/>
                      <w:lang w:eastAsia="es-CO"/>
                    </w:rPr>
                  </w:pPr>
                </w:p>
              </w:tc>
              <w:tc>
                <w:tcPr>
                  <w:tcW w:w="1276" w:type="dxa"/>
                  <w:tcBorders>
                    <w:top w:val="nil"/>
                    <w:left w:val="nil"/>
                    <w:bottom w:val="single" w:sz="4" w:space="0" w:color="auto"/>
                    <w:right w:val="nil"/>
                  </w:tcBorders>
                  <w:vAlign w:val="center"/>
                </w:tcPr>
                <w:p w14:paraId="5D3A770F" w14:textId="77777777" w:rsidR="00E26A00" w:rsidRPr="006145DB" w:rsidRDefault="00E26A00" w:rsidP="005B435E">
                  <w:pPr>
                    <w:jc w:val="center"/>
                    <w:textAlignment w:val="baseline"/>
                    <w:rPr>
                      <w:rFonts w:cs="Arial"/>
                      <w:sz w:val="16"/>
                      <w:szCs w:val="16"/>
                      <w:lang w:eastAsia="es-CO"/>
                    </w:rPr>
                  </w:pPr>
                </w:p>
              </w:tc>
              <w:tc>
                <w:tcPr>
                  <w:tcW w:w="1134" w:type="dxa"/>
                  <w:tcBorders>
                    <w:top w:val="nil"/>
                    <w:left w:val="nil"/>
                    <w:bottom w:val="single" w:sz="4" w:space="0" w:color="auto"/>
                    <w:right w:val="nil"/>
                  </w:tcBorders>
                  <w:vAlign w:val="center"/>
                </w:tcPr>
                <w:p w14:paraId="26F650FE" w14:textId="77777777" w:rsidR="00E26A00" w:rsidRPr="006145DB" w:rsidRDefault="00E26A00" w:rsidP="005B435E">
                  <w:pPr>
                    <w:jc w:val="center"/>
                    <w:textAlignment w:val="baseline"/>
                    <w:rPr>
                      <w:rFonts w:cs="Arial"/>
                      <w:sz w:val="16"/>
                      <w:szCs w:val="16"/>
                      <w:lang w:eastAsia="es-CO"/>
                    </w:rPr>
                  </w:pPr>
                </w:p>
              </w:tc>
              <w:tc>
                <w:tcPr>
                  <w:tcW w:w="1559" w:type="dxa"/>
                  <w:tcBorders>
                    <w:top w:val="nil"/>
                    <w:left w:val="nil"/>
                    <w:bottom w:val="single" w:sz="4" w:space="0" w:color="auto"/>
                    <w:right w:val="nil"/>
                  </w:tcBorders>
                  <w:vAlign w:val="center"/>
                </w:tcPr>
                <w:p w14:paraId="528DF23F" w14:textId="77777777" w:rsidR="00E26A00" w:rsidRPr="006145DB" w:rsidRDefault="00E26A00" w:rsidP="005B435E">
                  <w:pPr>
                    <w:jc w:val="center"/>
                    <w:textAlignment w:val="baseline"/>
                    <w:rPr>
                      <w:rFonts w:cs="Arial"/>
                      <w:sz w:val="16"/>
                      <w:szCs w:val="16"/>
                      <w:lang w:eastAsia="es-CO"/>
                    </w:rPr>
                  </w:pPr>
                </w:p>
              </w:tc>
            </w:tr>
            <w:tr w:rsidR="00A27979" w:rsidRPr="006145DB" w14:paraId="22AD8810" w14:textId="77777777" w:rsidTr="00B510EA">
              <w:trPr>
                <w:trHeight w:val="300"/>
              </w:trPr>
              <w:tc>
                <w:tcPr>
                  <w:tcW w:w="3287" w:type="dxa"/>
                  <w:tcBorders>
                    <w:top w:val="single" w:sz="4" w:space="0" w:color="auto"/>
                  </w:tcBorders>
                  <w:vAlign w:val="center"/>
                  <w:hideMark/>
                </w:tcPr>
                <w:p w14:paraId="30D9E061" w14:textId="77777777" w:rsidR="00BA3190" w:rsidRPr="006145DB" w:rsidRDefault="00BA3190" w:rsidP="005B435E">
                  <w:pPr>
                    <w:jc w:val="center"/>
                    <w:textAlignment w:val="baseline"/>
                    <w:rPr>
                      <w:rFonts w:cs="Arial"/>
                      <w:sz w:val="18"/>
                      <w:szCs w:val="18"/>
                      <w:lang w:eastAsia="es-CO"/>
                    </w:rPr>
                  </w:pPr>
                  <w:r w:rsidRPr="006145DB">
                    <w:rPr>
                      <w:rFonts w:cs="Arial"/>
                      <w:sz w:val="16"/>
                      <w:szCs w:val="16"/>
                      <w:lang w:eastAsia="es-CO"/>
                    </w:rPr>
                    <w:t>Categoría de Población Objetivo</w:t>
                  </w:r>
                </w:p>
              </w:tc>
              <w:tc>
                <w:tcPr>
                  <w:tcW w:w="1276" w:type="dxa"/>
                  <w:tcBorders>
                    <w:top w:val="single" w:sz="4" w:space="0" w:color="auto"/>
                  </w:tcBorders>
                  <w:vAlign w:val="center"/>
                  <w:hideMark/>
                </w:tcPr>
                <w:p w14:paraId="3181A46F" w14:textId="77777777" w:rsidR="00BA3190" w:rsidRPr="006145DB" w:rsidRDefault="00BA3190" w:rsidP="005B435E">
                  <w:pPr>
                    <w:jc w:val="center"/>
                    <w:textAlignment w:val="baseline"/>
                    <w:rPr>
                      <w:rFonts w:cs="Arial"/>
                      <w:sz w:val="18"/>
                      <w:szCs w:val="18"/>
                      <w:lang w:eastAsia="es-CO"/>
                    </w:rPr>
                  </w:pPr>
                  <w:r w:rsidRPr="006145DB">
                    <w:rPr>
                      <w:rFonts w:cs="Arial"/>
                      <w:sz w:val="16"/>
                      <w:szCs w:val="16"/>
                      <w:lang w:eastAsia="es-CO"/>
                    </w:rPr>
                    <w:t>Fuente de Información</w:t>
                  </w:r>
                </w:p>
              </w:tc>
              <w:tc>
                <w:tcPr>
                  <w:tcW w:w="1134" w:type="dxa"/>
                  <w:tcBorders>
                    <w:top w:val="single" w:sz="4" w:space="0" w:color="auto"/>
                  </w:tcBorders>
                  <w:vAlign w:val="center"/>
                  <w:hideMark/>
                </w:tcPr>
                <w:p w14:paraId="558DFCD5" w14:textId="77777777" w:rsidR="00BA3190" w:rsidRPr="006145DB" w:rsidRDefault="00BA3190" w:rsidP="005B435E">
                  <w:pPr>
                    <w:jc w:val="center"/>
                    <w:textAlignment w:val="baseline"/>
                    <w:rPr>
                      <w:rFonts w:cs="Arial"/>
                      <w:sz w:val="18"/>
                      <w:szCs w:val="18"/>
                      <w:lang w:eastAsia="es-CO"/>
                    </w:rPr>
                  </w:pPr>
                  <w:r w:rsidRPr="006145DB">
                    <w:rPr>
                      <w:rFonts w:cs="Arial"/>
                      <w:sz w:val="16"/>
                      <w:szCs w:val="16"/>
                      <w:lang w:eastAsia="es-CO"/>
                    </w:rPr>
                    <w:t>Periodicidad</w:t>
                  </w:r>
                </w:p>
              </w:tc>
              <w:tc>
                <w:tcPr>
                  <w:tcW w:w="1559" w:type="dxa"/>
                  <w:tcBorders>
                    <w:top w:val="single" w:sz="4" w:space="0" w:color="auto"/>
                  </w:tcBorders>
                  <w:vAlign w:val="center"/>
                  <w:hideMark/>
                </w:tcPr>
                <w:p w14:paraId="43294E4C" w14:textId="77777777" w:rsidR="00BA3190" w:rsidRPr="006145DB" w:rsidRDefault="00BA3190" w:rsidP="005B435E">
                  <w:pPr>
                    <w:jc w:val="center"/>
                    <w:textAlignment w:val="baseline"/>
                    <w:rPr>
                      <w:rFonts w:cs="Arial"/>
                      <w:sz w:val="18"/>
                      <w:szCs w:val="18"/>
                      <w:lang w:eastAsia="es-CO"/>
                    </w:rPr>
                  </w:pPr>
                  <w:r w:rsidRPr="006145DB">
                    <w:rPr>
                      <w:rFonts w:cs="Arial"/>
                      <w:sz w:val="16"/>
                      <w:szCs w:val="16"/>
                      <w:lang w:eastAsia="es-CO"/>
                    </w:rPr>
                    <w:t>Administrador</w:t>
                  </w:r>
                </w:p>
              </w:tc>
            </w:tr>
            <w:tr w:rsidR="00A27979" w:rsidRPr="006145DB" w14:paraId="32938118" w14:textId="77777777" w:rsidTr="00B510EA">
              <w:trPr>
                <w:trHeight w:val="565"/>
              </w:trPr>
              <w:tc>
                <w:tcPr>
                  <w:tcW w:w="3287" w:type="dxa"/>
                  <w:vAlign w:val="center"/>
                  <w:hideMark/>
                </w:tcPr>
                <w:p w14:paraId="7649881B" w14:textId="77777777" w:rsidR="00BA3190" w:rsidRPr="006145DB" w:rsidRDefault="00BA3190" w:rsidP="005B435E">
                  <w:pPr>
                    <w:jc w:val="both"/>
                    <w:rPr>
                      <w:rFonts w:cs="Arial"/>
                      <w:sz w:val="18"/>
                      <w:szCs w:val="18"/>
                      <w:lang w:eastAsia="es-CO"/>
                    </w:rPr>
                  </w:pPr>
                  <w:r w:rsidRPr="006145DB">
                    <w:rPr>
                      <w:rFonts w:cs="Arial"/>
                      <w:sz w:val="16"/>
                      <w:szCs w:val="16"/>
                      <w:lang w:eastAsia="es-CO"/>
                    </w:rPr>
                    <w:t>Persona de 29 años o más.</w:t>
                  </w:r>
                </w:p>
              </w:tc>
              <w:tc>
                <w:tcPr>
                  <w:tcW w:w="1276" w:type="dxa"/>
                  <w:vAlign w:val="center"/>
                  <w:hideMark/>
                </w:tcPr>
                <w:p w14:paraId="7DF759C8" w14:textId="77777777" w:rsidR="00BA3190" w:rsidRPr="006145DB" w:rsidRDefault="00BA3190" w:rsidP="005B435E">
                  <w:pPr>
                    <w:jc w:val="center"/>
                    <w:textAlignment w:val="baseline"/>
                    <w:rPr>
                      <w:rFonts w:cs="Arial"/>
                      <w:sz w:val="18"/>
                      <w:szCs w:val="18"/>
                      <w:lang w:eastAsia="es-CO"/>
                    </w:rPr>
                  </w:pPr>
                  <w:r w:rsidRPr="006145DB">
                    <w:rPr>
                      <w:rFonts w:cs="Arial"/>
                      <w:sz w:val="16"/>
                      <w:szCs w:val="16"/>
                      <w:lang w:eastAsia="es-CO"/>
                    </w:rPr>
                    <w:t>Verificación en campo</w:t>
                  </w:r>
                </w:p>
              </w:tc>
              <w:tc>
                <w:tcPr>
                  <w:tcW w:w="1134" w:type="dxa"/>
                  <w:vAlign w:val="center"/>
                  <w:hideMark/>
                </w:tcPr>
                <w:p w14:paraId="46BFF471" w14:textId="3C136565" w:rsidR="00BA3190" w:rsidRPr="006145DB" w:rsidRDefault="00BA3190" w:rsidP="005B435E">
                  <w:pPr>
                    <w:jc w:val="center"/>
                    <w:textAlignment w:val="baseline"/>
                    <w:rPr>
                      <w:rFonts w:cs="Arial"/>
                      <w:sz w:val="18"/>
                      <w:szCs w:val="18"/>
                      <w:lang w:eastAsia="es-CO"/>
                    </w:rPr>
                  </w:pPr>
                  <w:r w:rsidRPr="006145DB">
                    <w:rPr>
                      <w:rFonts w:cs="Arial"/>
                      <w:sz w:val="16"/>
                      <w:szCs w:val="16"/>
                      <w:lang w:eastAsia="es-CO"/>
                    </w:rPr>
                    <w:t>Demanda</w:t>
                  </w:r>
                </w:p>
              </w:tc>
              <w:tc>
                <w:tcPr>
                  <w:tcW w:w="1559" w:type="dxa"/>
                  <w:vAlign w:val="center"/>
                  <w:hideMark/>
                </w:tcPr>
                <w:p w14:paraId="4D117A74" w14:textId="0A4C8C88" w:rsidR="00BA3190" w:rsidRPr="006145DB" w:rsidRDefault="006D33E8" w:rsidP="005B435E">
                  <w:pPr>
                    <w:jc w:val="center"/>
                    <w:textAlignment w:val="baseline"/>
                    <w:rPr>
                      <w:rFonts w:cs="Arial"/>
                      <w:sz w:val="18"/>
                      <w:szCs w:val="18"/>
                      <w:lang w:eastAsia="es-CO"/>
                    </w:rPr>
                  </w:pPr>
                  <w:r w:rsidRPr="006145DB">
                    <w:rPr>
                      <w:rFonts w:cs="Arial"/>
                      <w:sz w:val="16"/>
                      <w:szCs w:val="16"/>
                      <w:lang w:eastAsia="es-CO"/>
                    </w:rPr>
                    <w:t>Secretaría Distrital</w:t>
                  </w:r>
                  <w:r w:rsidR="00BA3190" w:rsidRPr="006145DB">
                    <w:rPr>
                      <w:rFonts w:cs="Arial"/>
                      <w:sz w:val="16"/>
                      <w:szCs w:val="16"/>
                      <w:lang w:eastAsia="es-CO"/>
                    </w:rPr>
                    <w:t xml:space="preserve"> de Integración Social</w:t>
                  </w:r>
                </w:p>
              </w:tc>
            </w:tr>
            <w:tr w:rsidR="00A27979" w:rsidRPr="006145DB" w14:paraId="150DBB32" w14:textId="77777777" w:rsidTr="00B510EA">
              <w:trPr>
                <w:trHeight w:val="300"/>
              </w:trPr>
              <w:tc>
                <w:tcPr>
                  <w:tcW w:w="3287" w:type="dxa"/>
                  <w:tcBorders>
                    <w:bottom w:val="single" w:sz="4" w:space="0" w:color="auto"/>
                  </w:tcBorders>
                  <w:vAlign w:val="center"/>
                </w:tcPr>
                <w:p w14:paraId="5FCC3E19" w14:textId="77777777" w:rsidR="00BA3190" w:rsidRPr="006145DB" w:rsidRDefault="00BA3190" w:rsidP="005B435E">
                  <w:pPr>
                    <w:jc w:val="both"/>
                    <w:rPr>
                      <w:rFonts w:cs="Arial"/>
                      <w:sz w:val="16"/>
                      <w:szCs w:val="16"/>
                      <w:lang w:eastAsia="es-CO"/>
                    </w:rPr>
                  </w:pPr>
                  <w:r w:rsidRPr="006145DB">
                    <w:rPr>
                      <w:rFonts w:cs="Arial"/>
                      <w:sz w:val="16"/>
                      <w:szCs w:val="16"/>
                      <w:lang w:eastAsia="es-CO"/>
                    </w:rPr>
                    <w:t>Persona en riesgo de habitar calle.</w:t>
                  </w:r>
                </w:p>
              </w:tc>
              <w:tc>
                <w:tcPr>
                  <w:tcW w:w="1276" w:type="dxa"/>
                  <w:tcBorders>
                    <w:bottom w:val="single" w:sz="4" w:space="0" w:color="auto"/>
                  </w:tcBorders>
                  <w:vAlign w:val="center"/>
                </w:tcPr>
                <w:p w14:paraId="397730C1" w14:textId="77777777" w:rsidR="00BA3190" w:rsidRPr="006145DB" w:rsidRDefault="00BA3190" w:rsidP="005B435E">
                  <w:pPr>
                    <w:jc w:val="center"/>
                    <w:textAlignment w:val="baseline"/>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19BA8227" w14:textId="1B774ACB" w:rsidR="00BA3190" w:rsidRPr="006145DB" w:rsidRDefault="00BA3190" w:rsidP="005B435E">
                  <w:pPr>
                    <w:jc w:val="center"/>
                    <w:textAlignment w:val="baseline"/>
                    <w:rPr>
                      <w:rFonts w:cs="Arial"/>
                      <w:sz w:val="18"/>
                      <w:szCs w:val="18"/>
                      <w:lang w:eastAsia="es-CO"/>
                    </w:rPr>
                  </w:pPr>
                  <w:r w:rsidRPr="006145DB">
                    <w:rPr>
                      <w:rFonts w:cs="Arial"/>
                      <w:sz w:val="16"/>
                      <w:szCs w:val="16"/>
                      <w:lang w:eastAsia="es-CO"/>
                    </w:rPr>
                    <w:t>Demanda</w:t>
                  </w:r>
                </w:p>
              </w:tc>
              <w:tc>
                <w:tcPr>
                  <w:tcW w:w="1559" w:type="dxa"/>
                  <w:tcBorders>
                    <w:bottom w:val="single" w:sz="4" w:space="0" w:color="auto"/>
                  </w:tcBorders>
                  <w:vAlign w:val="center"/>
                </w:tcPr>
                <w:p w14:paraId="231FC678" w14:textId="1457E082" w:rsidR="00BA3190" w:rsidRPr="006145DB" w:rsidRDefault="006D33E8" w:rsidP="005B435E">
                  <w:pPr>
                    <w:jc w:val="center"/>
                    <w:textAlignment w:val="baseline"/>
                    <w:rPr>
                      <w:rFonts w:cs="Arial"/>
                      <w:sz w:val="18"/>
                      <w:szCs w:val="18"/>
                      <w:lang w:eastAsia="es-CO"/>
                    </w:rPr>
                  </w:pPr>
                  <w:r w:rsidRPr="006145DB">
                    <w:rPr>
                      <w:rFonts w:cs="Arial"/>
                      <w:sz w:val="16"/>
                      <w:szCs w:val="16"/>
                      <w:lang w:eastAsia="es-CO"/>
                    </w:rPr>
                    <w:t>Secretaría Distrital</w:t>
                  </w:r>
                  <w:r w:rsidR="00BA3190" w:rsidRPr="006145DB">
                    <w:rPr>
                      <w:rFonts w:cs="Arial"/>
                      <w:sz w:val="16"/>
                      <w:szCs w:val="16"/>
                      <w:lang w:eastAsia="es-CO"/>
                    </w:rPr>
                    <w:t xml:space="preserve"> de Integración Social</w:t>
                  </w:r>
                </w:p>
              </w:tc>
            </w:tr>
            <w:tr w:rsidR="00E26A00" w:rsidRPr="006145DB" w14:paraId="2C11BD75" w14:textId="77777777" w:rsidTr="00B510EA">
              <w:trPr>
                <w:trHeight w:val="78"/>
              </w:trPr>
              <w:tc>
                <w:tcPr>
                  <w:tcW w:w="3287" w:type="dxa"/>
                  <w:tcBorders>
                    <w:top w:val="single" w:sz="4" w:space="0" w:color="auto"/>
                    <w:left w:val="nil"/>
                    <w:bottom w:val="nil"/>
                    <w:right w:val="nil"/>
                  </w:tcBorders>
                  <w:vAlign w:val="center"/>
                </w:tcPr>
                <w:p w14:paraId="287634F0" w14:textId="77777777" w:rsidR="00E26A00" w:rsidRPr="006145DB" w:rsidRDefault="00E26A00" w:rsidP="005B435E">
                  <w:pPr>
                    <w:jc w:val="both"/>
                    <w:rPr>
                      <w:rFonts w:cs="Arial"/>
                      <w:sz w:val="16"/>
                      <w:szCs w:val="16"/>
                      <w:lang w:eastAsia="es-CO"/>
                    </w:rPr>
                  </w:pPr>
                </w:p>
              </w:tc>
              <w:tc>
                <w:tcPr>
                  <w:tcW w:w="1276" w:type="dxa"/>
                  <w:tcBorders>
                    <w:top w:val="single" w:sz="4" w:space="0" w:color="auto"/>
                    <w:left w:val="nil"/>
                    <w:bottom w:val="nil"/>
                    <w:right w:val="nil"/>
                  </w:tcBorders>
                  <w:vAlign w:val="center"/>
                </w:tcPr>
                <w:p w14:paraId="59D997BA" w14:textId="77777777" w:rsidR="00E26A00" w:rsidRPr="006145DB" w:rsidRDefault="00E26A00" w:rsidP="005B435E">
                  <w:pPr>
                    <w:jc w:val="center"/>
                    <w:textAlignment w:val="baseline"/>
                    <w:rPr>
                      <w:rFonts w:cs="Arial"/>
                      <w:sz w:val="16"/>
                      <w:szCs w:val="16"/>
                      <w:lang w:eastAsia="es-CO"/>
                    </w:rPr>
                  </w:pPr>
                </w:p>
              </w:tc>
              <w:tc>
                <w:tcPr>
                  <w:tcW w:w="1134" w:type="dxa"/>
                  <w:tcBorders>
                    <w:top w:val="single" w:sz="4" w:space="0" w:color="auto"/>
                    <w:left w:val="nil"/>
                    <w:bottom w:val="nil"/>
                    <w:right w:val="nil"/>
                  </w:tcBorders>
                  <w:vAlign w:val="center"/>
                </w:tcPr>
                <w:p w14:paraId="0B9EB1C9" w14:textId="77777777" w:rsidR="00E26A00" w:rsidRPr="006145DB" w:rsidRDefault="00E26A00" w:rsidP="005B435E">
                  <w:pPr>
                    <w:jc w:val="center"/>
                    <w:textAlignment w:val="baseline"/>
                    <w:rPr>
                      <w:rFonts w:cs="Arial"/>
                      <w:sz w:val="16"/>
                      <w:szCs w:val="16"/>
                      <w:lang w:eastAsia="es-CO"/>
                    </w:rPr>
                  </w:pPr>
                </w:p>
              </w:tc>
              <w:tc>
                <w:tcPr>
                  <w:tcW w:w="1559" w:type="dxa"/>
                  <w:tcBorders>
                    <w:top w:val="single" w:sz="4" w:space="0" w:color="auto"/>
                    <w:left w:val="nil"/>
                    <w:bottom w:val="nil"/>
                    <w:right w:val="nil"/>
                  </w:tcBorders>
                  <w:vAlign w:val="center"/>
                </w:tcPr>
                <w:p w14:paraId="62171F1E" w14:textId="77777777" w:rsidR="00E26A00" w:rsidRPr="006145DB" w:rsidRDefault="00E26A00" w:rsidP="005B435E">
                  <w:pPr>
                    <w:jc w:val="center"/>
                    <w:textAlignment w:val="baseline"/>
                    <w:rPr>
                      <w:rFonts w:cs="Arial"/>
                      <w:sz w:val="16"/>
                      <w:szCs w:val="16"/>
                      <w:lang w:eastAsia="es-CO"/>
                    </w:rPr>
                  </w:pPr>
                </w:p>
              </w:tc>
            </w:tr>
          </w:tbl>
          <w:p w14:paraId="4AD31939" w14:textId="77777777" w:rsidR="00BA3190" w:rsidRPr="006145DB" w:rsidRDefault="00BA3190" w:rsidP="005B435E">
            <w:pPr>
              <w:tabs>
                <w:tab w:val="left" w:pos="709"/>
              </w:tabs>
              <w:spacing w:after="0" w:line="240" w:lineRule="auto"/>
              <w:contextualSpacing/>
              <w:jc w:val="both"/>
              <w:rPr>
                <w:rFonts w:cs="Arial"/>
                <w:bCs/>
                <w:sz w:val="20"/>
                <w:szCs w:val="20"/>
                <w:lang w:eastAsia="es-CO"/>
              </w:rPr>
            </w:pPr>
          </w:p>
        </w:tc>
      </w:tr>
      <w:tr w:rsidR="00A27979" w:rsidRPr="006145DB" w14:paraId="1D78DD73" w14:textId="77777777" w:rsidTr="00EA26D6">
        <w:trPr>
          <w:trHeight w:val="422"/>
          <w:jc w:val="center"/>
        </w:trPr>
        <w:tc>
          <w:tcPr>
            <w:tcW w:w="1980" w:type="dxa"/>
            <w:vAlign w:val="center"/>
          </w:tcPr>
          <w:p w14:paraId="5DD34E76" w14:textId="77777777" w:rsidR="00BA3190" w:rsidRPr="006145DB" w:rsidRDefault="00BA3190"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513" w:type="dxa"/>
          </w:tcPr>
          <w:tbl>
            <w:tblPr>
              <w:tblStyle w:val="Tablaconcuadrcula"/>
              <w:tblW w:w="7256" w:type="dxa"/>
              <w:tblLayout w:type="fixed"/>
              <w:tblLook w:val="04A0" w:firstRow="1" w:lastRow="0" w:firstColumn="1" w:lastColumn="0" w:noHBand="0" w:noVBand="1"/>
            </w:tblPr>
            <w:tblGrid>
              <w:gridCol w:w="3429"/>
              <w:gridCol w:w="1417"/>
              <w:gridCol w:w="1134"/>
              <w:gridCol w:w="1276"/>
            </w:tblGrid>
            <w:tr w:rsidR="00E26A00" w:rsidRPr="006145DB" w14:paraId="4A0CDD44" w14:textId="77777777" w:rsidTr="003E05BB">
              <w:trPr>
                <w:trHeight w:val="80"/>
              </w:trPr>
              <w:tc>
                <w:tcPr>
                  <w:tcW w:w="3429" w:type="dxa"/>
                  <w:tcBorders>
                    <w:top w:val="nil"/>
                    <w:left w:val="nil"/>
                    <w:right w:val="nil"/>
                  </w:tcBorders>
                  <w:vAlign w:val="center"/>
                </w:tcPr>
                <w:p w14:paraId="333F8AF4" w14:textId="77777777" w:rsidR="00E26A00" w:rsidRPr="006145DB" w:rsidRDefault="00E26A00" w:rsidP="005B435E">
                  <w:pPr>
                    <w:tabs>
                      <w:tab w:val="left" w:pos="709"/>
                    </w:tabs>
                    <w:jc w:val="center"/>
                    <w:rPr>
                      <w:rFonts w:cs="Arial"/>
                      <w:sz w:val="16"/>
                      <w:szCs w:val="16"/>
                      <w:lang w:eastAsia="es-CO"/>
                    </w:rPr>
                  </w:pPr>
                </w:p>
              </w:tc>
              <w:tc>
                <w:tcPr>
                  <w:tcW w:w="1417" w:type="dxa"/>
                  <w:tcBorders>
                    <w:top w:val="nil"/>
                    <w:left w:val="nil"/>
                    <w:right w:val="nil"/>
                  </w:tcBorders>
                  <w:vAlign w:val="center"/>
                </w:tcPr>
                <w:p w14:paraId="27C27315" w14:textId="77777777" w:rsidR="00E26A00" w:rsidRPr="006145DB" w:rsidRDefault="00E26A00" w:rsidP="005B435E">
                  <w:pPr>
                    <w:tabs>
                      <w:tab w:val="left" w:pos="709"/>
                    </w:tabs>
                    <w:jc w:val="center"/>
                    <w:rPr>
                      <w:rFonts w:cs="Arial"/>
                      <w:sz w:val="16"/>
                      <w:szCs w:val="16"/>
                      <w:lang w:eastAsia="es-CO"/>
                    </w:rPr>
                  </w:pPr>
                </w:p>
              </w:tc>
              <w:tc>
                <w:tcPr>
                  <w:tcW w:w="1134" w:type="dxa"/>
                  <w:tcBorders>
                    <w:top w:val="nil"/>
                    <w:left w:val="nil"/>
                    <w:right w:val="nil"/>
                  </w:tcBorders>
                  <w:vAlign w:val="center"/>
                </w:tcPr>
                <w:p w14:paraId="69C5A832" w14:textId="77777777" w:rsidR="00E26A00" w:rsidRPr="006145DB" w:rsidRDefault="00E26A00" w:rsidP="005B435E">
                  <w:pPr>
                    <w:tabs>
                      <w:tab w:val="left" w:pos="709"/>
                    </w:tabs>
                    <w:jc w:val="center"/>
                    <w:rPr>
                      <w:rFonts w:cs="Arial"/>
                      <w:sz w:val="16"/>
                      <w:szCs w:val="16"/>
                      <w:lang w:eastAsia="es-CO"/>
                    </w:rPr>
                  </w:pPr>
                </w:p>
              </w:tc>
              <w:tc>
                <w:tcPr>
                  <w:tcW w:w="1276" w:type="dxa"/>
                  <w:tcBorders>
                    <w:top w:val="nil"/>
                    <w:left w:val="nil"/>
                    <w:right w:val="nil"/>
                  </w:tcBorders>
                  <w:vAlign w:val="center"/>
                </w:tcPr>
                <w:p w14:paraId="5ED26F83" w14:textId="77777777" w:rsidR="00E26A00" w:rsidRPr="006145DB" w:rsidRDefault="00E26A00" w:rsidP="005B435E">
                  <w:pPr>
                    <w:tabs>
                      <w:tab w:val="left" w:pos="709"/>
                    </w:tabs>
                    <w:jc w:val="center"/>
                    <w:rPr>
                      <w:rFonts w:cs="Arial"/>
                      <w:sz w:val="16"/>
                      <w:szCs w:val="16"/>
                      <w:lang w:eastAsia="es-CO"/>
                    </w:rPr>
                  </w:pPr>
                </w:p>
              </w:tc>
            </w:tr>
            <w:tr w:rsidR="00A27979" w:rsidRPr="006145DB" w14:paraId="3344977A" w14:textId="77777777" w:rsidTr="003E05BB">
              <w:trPr>
                <w:trHeight w:val="379"/>
              </w:trPr>
              <w:tc>
                <w:tcPr>
                  <w:tcW w:w="3429" w:type="dxa"/>
                  <w:tcBorders>
                    <w:top w:val="nil"/>
                  </w:tcBorders>
                  <w:vAlign w:val="center"/>
                  <w:hideMark/>
                </w:tcPr>
                <w:p w14:paraId="0E75FABC" w14:textId="77777777" w:rsidR="00BA3190" w:rsidRPr="006145DB" w:rsidRDefault="00BA3190" w:rsidP="005B435E">
                  <w:pPr>
                    <w:tabs>
                      <w:tab w:val="left" w:pos="709"/>
                    </w:tabs>
                    <w:jc w:val="center"/>
                    <w:rPr>
                      <w:rFonts w:cs="Arial"/>
                      <w:sz w:val="16"/>
                      <w:szCs w:val="16"/>
                      <w:lang w:eastAsia="es-CO"/>
                    </w:rPr>
                  </w:pPr>
                  <w:r w:rsidRPr="006145DB">
                    <w:rPr>
                      <w:rFonts w:cs="Arial"/>
                      <w:sz w:val="16"/>
                      <w:szCs w:val="16"/>
                      <w:lang w:eastAsia="es-CO"/>
                    </w:rPr>
                    <w:t>Criterios de Priorización</w:t>
                  </w:r>
                </w:p>
              </w:tc>
              <w:tc>
                <w:tcPr>
                  <w:tcW w:w="1417" w:type="dxa"/>
                  <w:tcBorders>
                    <w:top w:val="nil"/>
                  </w:tcBorders>
                  <w:vAlign w:val="center"/>
                  <w:hideMark/>
                </w:tcPr>
                <w:p w14:paraId="5F20A70E" w14:textId="77777777" w:rsidR="00BA3190" w:rsidRPr="006145DB" w:rsidRDefault="00BA3190" w:rsidP="005B435E">
                  <w:pPr>
                    <w:tabs>
                      <w:tab w:val="left" w:pos="709"/>
                    </w:tabs>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hideMark/>
                </w:tcPr>
                <w:p w14:paraId="02B5BD19" w14:textId="77777777" w:rsidR="00BA3190" w:rsidRPr="006145DB" w:rsidRDefault="00BA3190" w:rsidP="005B435E">
                  <w:pPr>
                    <w:tabs>
                      <w:tab w:val="left" w:pos="709"/>
                    </w:tabs>
                    <w:jc w:val="center"/>
                    <w:rPr>
                      <w:rFonts w:cs="Arial"/>
                      <w:sz w:val="16"/>
                      <w:szCs w:val="16"/>
                      <w:lang w:eastAsia="es-CO"/>
                    </w:rPr>
                  </w:pPr>
                  <w:r w:rsidRPr="006145DB">
                    <w:rPr>
                      <w:rFonts w:cs="Arial"/>
                      <w:sz w:val="16"/>
                      <w:szCs w:val="16"/>
                      <w:lang w:eastAsia="es-CO"/>
                    </w:rPr>
                    <w:t>Periodicidad</w:t>
                  </w:r>
                </w:p>
              </w:tc>
              <w:tc>
                <w:tcPr>
                  <w:tcW w:w="1276" w:type="dxa"/>
                  <w:tcBorders>
                    <w:top w:val="nil"/>
                  </w:tcBorders>
                  <w:vAlign w:val="center"/>
                  <w:hideMark/>
                </w:tcPr>
                <w:p w14:paraId="112428F9" w14:textId="77777777" w:rsidR="00BA3190" w:rsidRPr="006145DB" w:rsidRDefault="00BA3190" w:rsidP="005B435E">
                  <w:pPr>
                    <w:tabs>
                      <w:tab w:val="left" w:pos="709"/>
                    </w:tabs>
                    <w:jc w:val="center"/>
                    <w:rPr>
                      <w:rFonts w:cs="Arial"/>
                      <w:sz w:val="16"/>
                      <w:szCs w:val="16"/>
                      <w:lang w:eastAsia="es-CO"/>
                    </w:rPr>
                  </w:pPr>
                  <w:r w:rsidRPr="006145DB">
                    <w:rPr>
                      <w:rFonts w:cs="Arial"/>
                      <w:sz w:val="16"/>
                      <w:szCs w:val="16"/>
                      <w:lang w:eastAsia="es-CO"/>
                    </w:rPr>
                    <w:t>Administrador</w:t>
                  </w:r>
                </w:p>
              </w:tc>
            </w:tr>
            <w:tr w:rsidR="00A27979" w:rsidRPr="006145DB" w14:paraId="766D8B23" w14:textId="77777777" w:rsidTr="003E05BB">
              <w:trPr>
                <w:trHeight w:val="225"/>
              </w:trPr>
              <w:tc>
                <w:tcPr>
                  <w:tcW w:w="3429" w:type="dxa"/>
                  <w:vAlign w:val="center"/>
                  <w:hideMark/>
                </w:tcPr>
                <w:p w14:paraId="6973E495" w14:textId="5D08B000" w:rsidR="00BA3190" w:rsidRPr="006145DB" w:rsidRDefault="00BA3190" w:rsidP="005B435E">
                  <w:pPr>
                    <w:tabs>
                      <w:tab w:val="left" w:pos="709"/>
                    </w:tabs>
                    <w:jc w:val="both"/>
                    <w:rPr>
                      <w:rFonts w:cs="Arial"/>
                      <w:sz w:val="16"/>
                      <w:szCs w:val="16"/>
                    </w:rPr>
                  </w:pPr>
                  <w:bookmarkStart w:id="149" w:name="_Int_wIM7XfOx"/>
                  <w:r w:rsidRPr="006145DB">
                    <w:rPr>
                      <w:rFonts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bookmarkEnd w:id="149"/>
                </w:p>
              </w:tc>
              <w:tc>
                <w:tcPr>
                  <w:tcW w:w="1417" w:type="dxa"/>
                  <w:vAlign w:val="center"/>
                  <w:hideMark/>
                </w:tcPr>
                <w:p w14:paraId="1E1509FD" w14:textId="77777777" w:rsidR="00BA3190" w:rsidRPr="006145DB" w:rsidRDefault="00BA3190" w:rsidP="005B435E">
                  <w:pPr>
                    <w:tabs>
                      <w:tab w:val="left" w:pos="709"/>
                    </w:tabs>
                    <w:jc w:val="center"/>
                    <w:rPr>
                      <w:rFonts w:cs="Arial"/>
                      <w:sz w:val="16"/>
                      <w:szCs w:val="16"/>
                    </w:rPr>
                  </w:pPr>
                  <w:r w:rsidRPr="006145DB">
                    <w:rPr>
                      <w:rFonts w:cs="Arial"/>
                      <w:sz w:val="16"/>
                      <w:szCs w:val="16"/>
                    </w:rPr>
                    <w:t>Registro Único de Victimas – RUV, de la Unidad para la Atención y Reparación Integral a las Víctimas</w:t>
                  </w:r>
                </w:p>
              </w:tc>
              <w:tc>
                <w:tcPr>
                  <w:tcW w:w="1134" w:type="dxa"/>
                  <w:vAlign w:val="center"/>
                  <w:hideMark/>
                </w:tcPr>
                <w:p w14:paraId="282CEAEE" w14:textId="77777777" w:rsidR="00BA3190" w:rsidRPr="006145DB" w:rsidRDefault="00BA3190" w:rsidP="005B435E">
                  <w:pPr>
                    <w:tabs>
                      <w:tab w:val="left" w:pos="709"/>
                    </w:tabs>
                    <w:jc w:val="center"/>
                    <w:rPr>
                      <w:rFonts w:cs="Arial"/>
                      <w:sz w:val="16"/>
                      <w:szCs w:val="16"/>
                    </w:rPr>
                  </w:pPr>
                  <w:r w:rsidRPr="006145DB">
                    <w:rPr>
                      <w:rFonts w:cs="Arial"/>
                      <w:sz w:val="16"/>
                      <w:szCs w:val="16"/>
                    </w:rPr>
                    <w:t>Trimestral</w:t>
                  </w:r>
                </w:p>
              </w:tc>
              <w:tc>
                <w:tcPr>
                  <w:tcW w:w="1276" w:type="dxa"/>
                  <w:vAlign w:val="center"/>
                  <w:hideMark/>
                </w:tcPr>
                <w:p w14:paraId="5E3D72E4" w14:textId="77777777" w:rsidR="00BA3190" w:rsidRPr="006145DB" w:rsidRDefault="00BA3190" w:rsidP="005B435E">
                  <w:pPr>
                    <w:tabs>
                      <w:tab w:val="left" w:pos="709"/>
                    </w:tabs>
                    <w:jc w:val="center"/>
                    <w:rPr>
                      <w:rFonts w:cs="Arial"/>
                      <w:sz w:val="18"/>
                      <w:szCs w:val="18"/>
                    </w:rPr>
                  </w:pPr>
                  <w:r w:rsidRPr="006145DB">
                    <w:rPr>
                      <w:rFonts w:cs="Arial"/>
                      <w:sz w:val="16"/>
                      <w:szCs w:val="18"/>
                    </w:rPr>
                    <w:t>Oficina Consejería Distrital De Paz, Victimas Y Reconciliación</w:t>
                  </w:r>
                </w:p>
              </w:tc>
            </w:tr>
            <w:tr w:rsidR="00A27979" w:rsidRPr="006145DB" w14:paraId="7F8EEE2A" w14:textId="77777777" w:rsidTr="003E05BB">
              <w:trPr>
                <w:trHeight w:val="235"/>
              </w:trPr>
              <w:tc>
                <w:tcPr>
                  <w:tcW w:w="3429" w:type="dxa"/>
                  <w:vAlign w:val="center"/>
                  <w:hideMark/>
                </w:tcPr>
                <w:p w14:paraId="637FB6A6" w14:textId="22354A90" w:rsidR="00BA3190" w:rsidRPr="006145DB" w:rsidRDefault="00BA3190" w:rsidP="005B435E">
                  <w:pPr>
                    <w:tabs>
                      <w:tab w:val="left" w:pos="709"/>
                    </w:tabs>
                    <w:jc w:val="both"/>
                    <w:rPr>
                      <w:rFonts w:cs="Arial"/>
                      <w:sz w:val="20"/>
                      <w:szCs w:val="20"/>
                      <w:lang w:eastAsia="es-CO"/>
                    </w:rPr>
                  </w:pPr>
                  <w:r w:rsidRPr="006145DB">
                    <w:rPr>
                      <w:rFonts w:cs="Arial"/>
                      <w:sz w:val="16"/>
                      <w:szCs w:val="16"/>
                      <w:lang w:eastAsia="es-CO"/>
                    </w:rPr>
                    <w:t>Persona que se identifique como mujer</w:t>
                  </w:r>
                  <w:r w:rsidR="00B510EA" w:rsidRPr="006145DB">
                    <w:rPr>
                      <w:rFonts w:cs="Arial"/>
                      <w:sz w:val="16"/>
                      <w:szCs w:val="16"/>
                      <w:lang w:eastAsia="es-CO"/>
                    </w:rPr>
                    <w:t>.</w:t>
                  </w:r>
                </w:p>
              </w:tc>
              <w:tc>
                <w:tcPr>
                  <w:tcW w:w="1417" w:type="dxa"/>
                  <w:vAlign w:val="center"/>
                  <w:hideMark/>
                </w:tcPr>
                <w:p w14:paraId="358EDEBD"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vAlign w:val="center"/>
                  <w:hideMark/>
                </w:tcPr>
                <w:p w14:paraId="4503C9BC"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276" w:type="dxa"/>
                  <w:vAlign w:val="center"/>
                  <w:hideMark/>
                </w:tcPr>
                <w:p w14:paraId="3D5EF94E" w14:textId="2182E698" w:rsidR="00BA3190" w:rsidRPr="006145DB" w:rsidRDefault="00BA3190" w:rsidP="005B435E">
                  <w:pPr>
                    <w:tabs>
                      <w:tab w:val="left" w:pos="709"/>
                    </w:tabs>
                    <w:jc w:val="center"/>
                    <w:rPr>
                      <w:rFonts w:cs="Arial"/>
                      <w:sz w:val="20"/>
                      <w:szCs w:val="20"/>
                      <w:lang w:eastAsia="es-CO"/>
                    </w:rPr>
                  </w:pPr>
                  <w:r w:rsidRPr="006145DB">
                    <w:rPr>
                      <w:rFonts w:cs="Arial"/>
                      <w:sz w:val="16"/>
                      <w:szCs w:val="16"/>
                      <w:lang w:eastAsia="es-CO"/>
                    </w:rPr>
                    <w:t>Secretaría Distrital de Integración Social</w:t>
                  </w:r>
                </w:p>
              </w:tc>
            </w:tr>
            <w:tr w:rsidR="00A27979" w:rsidRPr="006145DB" w14:paraId="26583A1B" w14:textId="77777777" w:rsidTr="003E05BB">
              <w:trPr>
                <w:trHeight w:val="235"/>
              </w:trPr>
              <w:tc>
                <w:tcPr>
                  <w:tcW w:w="3429" w:type="dxa"/>
                  <w:vAlign w:val="center"/>
                  <w:hideMark/>
                </w:tcPr>
                <w:p w14:paraId="2953B061" w14:textId="717A48CE" w:rsidR="00BA3190" w:rsidRPr="006145DB" w:rsidRDefault="00BA3190" w:rsidP="005B435E">
                  <w:pPr>
                    <w:tabs>
                      <w:tab w:val="left" w:pos="709"/>
                    </w:tabs>
                    <w:jc w:val="both"/>
                    <w:rPr>
                      <w:rFonts w:cs="Arial"/>
                      <w:sz w:val="16"/>
                      <w:szCs w:val="16"/>
                    </w:rPr>
                  </w:pPr>
                  <w:r w:rsidRPr="006145DB">
                    <w:rPr>
                      <w:rFonts w:cs="Arial"/>
                      <w:sz w:val="16"/>
                      <w:szCs w:val="16"/>
                    </w:rPr>
                    <w:t>Persona con discapacidad</w:t>
                  </w:r>
                  <w:r w:rsidR="00B510EA" w:rsidRPr="006145DB">
                    <w:rPr>
                      <w:rFonts w:cs="Arial"/>
                      <w:sz w:val="16"/>
                      <w:szCs w:val="16"/>
                    </w:rPr>
                    <w:t>.</w:t>
                  </w:r>
                </w:p>
              </w:tc>
              <w:tc>
                <w:tcPr>
                  <w:tcW w:w="1417" w:type="dxa"/>
                  <w:vAlign w:val="center"/>
                  <w:hideMark/>
                </w:tcPr>
                <w:p w14:paraId="0AA23B1B"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vAlign w:val="center"/>
                  <w:hideMark/>
                </w:tcPr>
                <w:p w14:paraId="0CC22153"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276" w:type="dxa"/>
                  <w:vAlign w:val="center"/>
                  <w:hideMark/>
                </w:tcPr>
                <w:p w14:paraId="0E852E91" w14:textId="77777777" w:rsidR="00BA3190" w:rsidRPr="006145DB" w:rsidRDefault="00BA3190" w:rsidP="005B435E">
                  <w:pPr>
                    <w:tabs>
                      <w:tab w:val="left" w:pos="709"/>
                    </w:tabs>
                    <w:jc w:val="center"/>
                    <w:rPr>
                      <w:rFonts w:cs="Arial"/>
                      <w:sz w:val="20"/>
                      <w:szCs w:val="20"/>
                      <w:lang w:eastAsia="es-CO"/>
                    </w:rPr>
                  </w:pPr>
                  <w:r w:rsidRPr="006145DB">
                    <w:rPr>
                      <w:rFonts w:cs="Arial"/>
                      <w:sz w:val="16"/>
                      <w:szCs w:val="16"/>
                      <w:lang w:eastAsia="es-CO"/>
                    </w:rPr>
                    <w:t>Secretaría Distrital de Integración Social.</w:t>
                  </w:r>
                </w:p>
              </w:tc>
            </w:tr>
            <w:tr w:rsidR="00A27979" w:rsidRPr="006145DB" w14:paraId="6E118491" w14:textId="77777777" w:rsidTr="003E05BB">
              <w:trPr>
                <w:trHeight w:val="235"/>
              </w:trPr>
              <w:tc>
                <w:tcPr>
                  <w:tcW w:w="3429" w:type="dxa"/>
                  <w:tcBorders>
                    <w:bottom w:val="single" w:sz="4" w:space="0" w:color="auto"/>
                  </w:tcBorders>
                  <w:vAlign w:val="center"/>
                  <w:hideMark/>
                </w:tcPr>
                <w:p w14:paraId="21B9F7F3" w14:textId="7B480683" w:rsidR="00BA3190" w:rsidRPr="006145DB" w:rsidRDefault="00BA3190" w:rsidP="005B435E">
                  <w:pPr>
                    <w:tabs>
                      <w:tab w:val="left" w:pos="709"/>
                    </w:tabs>
                    <w:jc w:val="both"/>
                    <w:rPr>
                      <w:rFonts w:cs="Arial"/>
                      <w:sz w:val="20"/>
                      <w:szCs w:val="20"/>
                      <w:lang w:eastAsia="es-CO"/>
                    </w:rPr>
                  </w:pPr>
                  <w:r w:rsidRPr="006145DB">
                    <w:rPr>
                      <w:rFonts w:cs="Arial"/>
                      <w:sz w:val="16"/>
                      <w:szCs w:val="16"/>
                      <w:lang w:eastAsia="es-CO"/>
                    </w:rPr>
                    <w:t>Persona mayor de 60 años</w:t>
                  </w:r>
                  <w:r w:rsidR="00B510EA" w:rsidRPr="006145DB">
                    <w:rPr>
                      <w:rFonts w:cs="Arial"/>
                      <w:sz w:val="16"/>
                      <w:szCs w:val="16"/>
                      <w:lang w:eastAsia="es-CO"/>
                    </w:rPr>
                    <w:t>.</w:t>
                  </w:r>
                </w:p>
              </w:tc>
              <w:tc>
                <w:tcPr>
                  <w:tcW w:w="1417" w:type="dxa"/>
                  <w:tcBorders>
                    <w:bottom w:val="single" w:sz="4" w:space="0" w:color="auto"/>
                  </w:tcBorders>
                  <w:vAlign w:val="center"/>
                  <w:hideMark/>
                </w:tcPr>
                <w:p w14:paraId="7669EC75"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bottom w:val="single" w:sz="4" w:space="0" w:color="auto"/>
                  </w:tcBorders>
                  <w:vAlign w:val="center"/>
                  <w:hideMark/>
                </w:tcPr>
                <w:p w14:paraId="58A133C5"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276" w:type="dxa"/>
                  <w:tcBorders>
                    <w:bottom w:val="single" w:sz="4" w:space="0" w:color="auto"/>
                  </w:tcBorders>
                  <w:vAlign w:val="center"/>
                  <w:hideMark/>
                </w:tcPr>
                <w:p w14:paraId="3B4C02BB" w14:textId="35D5259E" w:rsidR="00BA3190" w:rsidRPr="006145DB" w:rsidRDefault="00BA3190" w:rsidP="005B435E">
                  <w:pPr>
                    <w:tabs>
                      <w:tab w:val="left" w:pos="709"/>
                    </w:tabs>
                    <w:jc w:val="center"/>
                    <w:rPr>
                      <w:rFonts w:cs="Arial"/>
                      <w:sz w:val="20"/>
                      <w:szCs w:val="20"/>
                      <w:lang w:eastAsia="es-CO"/>
                    </w:rPr>
                  </w:pPr>
                  <w:r w:rsidRPr="006145DB">
                    <w:rPr>
                      <w:rFonts w:cs="Arial"/>
                      <w:sz w:val="16"/>
                      <w:szCs w:val="16"/>
                      <w:lang w:eastAsia="es-CO"/>
                    </w:rPr>
                    <w:t>Secretaría Distrital de Integración Social</w:t>
                  </w:r>
                </w:p>
              </w:tc>
            </w:tr>
            <w:tr w:rsidR="00A27979" w:rsidRPr="006145DB" w14:paraId="756ED2BA" w14:textId="77777777" w:rsidTr="003E05BB">
              <w:trPr>
                <w:trHeight w:val="235"/>
              </w:trPr>
              <w:tc>
                <w:tcPr>
                  <w:tcW w:w="3429" w:type="dxa"/>
                  <w:tcBorders>
                    <w:bottom w:val="single" w:sz="4" w:space="0" w:color="auto"/>
                  </w:tcBorders>
                  <w:vAlign w:val="center"/>
                  <w:hideMark/>
                </w:tcPr>
                <w:p w14:paraId="31179734" w14:textId="152EBD36" w:rsidR="00BA3190" w:rsidRPr="006145DB" w:rsidRDefault="00BA3190" w:rsidP="005B435E">
                  <w:pPr>
                    <w:jc w:val="both"/>
                    <w:rPr>
                      <w:rFonts w:cs="Arial"/>
                      <w:sz w:val="16"/>
                      <w:szCs w:val="16"/>
                    </w:rPr>
                  </w:pPr>
                  <w:r w:rsidRPr="006145DB">
                    <w:rPr>
                      <w:rFonts w:cs="Arial"/>
                      <w:sz w:val="16"/>
                      <w:szCs w:val="16"/>
                    </w:rPr>
                    <w:t>Persona Indígena o 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r w:rsidR="00B510EA" w:rsidRPr="006145DB">
                    <w:rPr>
                      <w:rFonts w:cs="Arial"/>
                      <w:sz w:val="16"/>
                      <w:szCs w:val="16"/>
                    </w:rPr>
                    <w:t>.</w:t>
                  </w:r>
                </w:p>
              </w:tc>
              <w:tc>
                <w:tcPr>
                  <w:tcW w:w="1417" w:type="dxa"/>
                  <w:tcBorders>
                    <w:bottom w:val="single" w:sz="4" w:space="0" w:color="auto"/>
                  </w:tcBorders>
                  <w:vAlign w:val="center"/>
                  <w:hideMark/>
                </w:tcPr>
                <w:p w14:paraId="71106859" w14:textId="77777777" w:rsidR="00BA3190" w:rsidRPr="006145DB" w:rsidRDefault="00BA3190" w:rsidP="005B435E">
                  <w:pPr>
                    <w:jc w:val="center"/>
                    <w:rPr>
                      <w:rFonts w:cs="Arial"/>
                      <w:sz w:val="16"/>
                      <w:szCs w:val="16"/>
                    </w:rPr>
                  </w:pPr>
                  <w:r w:rsidRPr="006145DB">
                    <w:rPr>
                      <w:rFonts w:cs="Arial"/>
                      <w:sz w:val="16"/>
                      <w:szCs w:val="16"/>
                    </w:rPr>
                    <w:t>Censos oficiales de comunidades étnicas: Indígena Cabildos reconocidos en la ciudad de Bogotá</w:t>
                  </w:r>
                </w:p>
              </w:tc>
              <w:tc>
                <w:tcPr>
                  <w:tcW w:w="1134" w:type="dxa"/>
                  <w:tcBorders>
                    <w:bottom w:val="single" w:sz="4" w:space="0" w:color="auto"/>
                  </w:tcBorders>
                  <w:vAlign w:val="center"/>
                  <w:hideMark/>
                </w:tcPr>
                <w:p w14:paraId="1D8022F5" w14:textId="77777777" w:rsidR="00BA3190" w:rsidRPr="006145DB" w:rsidRDefault="00BA3190" w:rsidP="005B435E">
                  <w:pPr>
                    <w:jc w:val="center"/>
                    <w:rPr>
                      <w:rFonts w:cs="Arial"/>
                      <w:sz w:val="16"/>
                      <w:szCs w:val="16"/>
                    </w:rPr>
                  </w:pPr>
                  <w:r w:rsidRPr="006145DB">
                    <w:rPr>
                      <w:rFonts w:cs="Arial"/>
                      <w:sz w:val="16"/>
                      <w:szCs w:val="16"/>
                    </w:rPr>
                    <w:t xml:space="preserve">2021 </w:t>
                  </w:r>
                  <w:bookmarkStart w:id="150" w:name="_Int_f17yo8gv"/>
                  <w:r w:rsidRPr="006145DB">
                    <w:rPr>
                      <w:rFonts w:cs="Arial"/>
                      <w:sz w:val="16"/>
                      <w:szCs w:val="16"/>
                    </w:rPr>
                    <w:t>Entrega</w:t>
                  </w:r>
                  <w:bookmarkEnd w:id="150"/>
                  <w:r w:rsidRPr="006145DB">
                    <w:rPr>
                      <w:rFonts w:cs="Arial"/>
                      <w:sz w:val="16"/>
                      <w:szCs w:val="16"/>
                    </w:rPr>
                    <w:t xml:space="preserve"> única</w:t>
                  </w:r>
                </w:p>
              </w:tc>
              <w:tc>
                <w:tcPr>
                  <w:tcW w:w="1276" w:type="dxa"/>
                  <w:tcBorders>
                    <w:bottom w:val="single" w:sz="4" w:space="0" w:color="auto"/>
                  </w:tcBorders>
                  <w:vAlign w:val="center"/>
                  <w:hideMark/>
                </w:tcPr>
                <w:p w14:paraId="57C9D7F6" w14:textId="77777777" w:rsidR="00BA3190" w:rsidRPr="006145DB" w:rsidRDefault="00BA3190" w:rsidP="005B435E">
                  <w:pPr>
                    <w:jc w:val="center"/>
                    <w:rPr>
                      <w:rFonts w:cs="Arial"/>
                      <w:sz w:val="16"/>
                      <w:szCs w:val="16"/>
                    </w:rPr>
                  </w:pPr>
                  <w:r w:rsidRPr="006145DB">
                    <w:rPr>
                      <w:rFonts w:cs="Arial"/>
                      <w:sz w:val="16"/>
                      <w:szCs w:val="16"/>
                    </w:rPr>
                    <w:t>Ministerio del Interior</w:t>
                  </w:r>
                </w:p>
              </w:tc>
            </w:tr>
            <w:tr w:rsidR="00A27979" w:rsidRPr="006145DB" w14:paraId="042BB7E0" w14:textId="77777777" w:rsidTr="003E05BB">
              <w:trPr>
                <w:trHeight w:val="235"/>
              </w:trPr>
              <w:tc>
                <w:tcPr>
                  <w:tcW w:w="3429" w:type="dxa"/>
                  <w:tcBorders>
                    <w:top w:val="single" w:sz="4" w:space="0" w:color="auto"/>
                  </w:tcBorders>
                  <w:vAlign w:val="center"/>
                  <w:hideMark/>
                </w:tcPr>
                <w:p w14:paraId="37972C05" w14:textId="3D1D9091" w:rsidR="00BA3190" w:rsidRPr="006145DB" w:rsidRDefault="00BA3190" w:rsidP="005B435E">
                  <w:pPr>
                    <w:tabs>
                      <w:tab w:val="left" w:pos="709"/>
                    </w:tabs>
                    <w:jc w:val="both"/>
                    <w:rPr>
                      <w:rFonts w:cs="Arial"/>
                      <w:sz w:val="16"/>
                      <w:szCs w:val="16"/>
                    </w:rPr>
                  </w:pPr>
                  <w:r w:rsidRPr="006145DB">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B510EA" w:rsidRPr="006145DB">
                    <w:rPr>
                      <w:rFonts w:cs="Arial"/>
                      <w:sz w:val="16"/>
                      <w:szCs w:val="16"/>
                    </w:rPr>
                    <w:t>.</w:t>
                  </w:r>
                </w:p>
              </w:tc>
              <w:tc>
                <w:tcPr>
                  <w:tcW w:w="1417" w:type="dxa"/>
                  <w:tcBorders>
                    <w:top w:val="single" w:sz="4" w:space="0" w:color="auto"/>
                  </w:tcBorders>
                  <w:vAlign w:val="center"/>
                  <w:hideMark/>
                </w:tcPr>
                <w:p w14:paraId="0A58CFEE" w14:textId="4540F9F1" w:rsidR="00BA3190" w:rsidRPr="006145DB" w:rsidRDefault="00BA3190" w:rsidP="00043AC8">
                  <w:pPr>
                    <w:jc w:val="center"/>
                    <w:rPr>
                      <w:rFonts w:cs="Arial"/>
                      <w:sz w:val="16"/>
                      <w:szCs w:val="16"/>
                    </w:rPr>
                  </w:pPr>
                  <w:r w:rsidRPr="006145DB">
                    <w:rPr>
                      <w:rFonts w:cs="Arial"/>
                      <w:sz w:val="16"/>
                      <w:szCs w:val="16"/>
                    </w:rPr>
                    <w:t>Listados enviados por las instancias de representación y participación de</w:t>
                  </w:r>
                  <w:r w:rsidR="00043AC8" w:rsidRPr="006145DB">
                    <w:rPr>
                      <w:rFonts w:cs="Arial"/>
                      <w:sz w:val="16"/>
                      <w:szCs w:val="16"/>
                    </w:rPr>
                    <w:t xml:space="preserve"> </w:t>
                  </w:r>
                  <w:r w:rsidRPr="006145DB">
                    <w:rPr>
                      <w:rFonts w:cs="Arial"/>
                      <w:sz w:val="16"/>
                      <w:szCs w:val="16"/>
                    </w:rPr>
                    <w:t>comunidades Negras, Afrocolombianas en Bogotá</w:t>
                  </w:r>
                </w:p>
              </w:tc>
              <w:tc>
                <w:tcPr>
                  <w:tcW w:w="1134" w:type="dxa"/>
                  <w:tcBorders>
                    <w:top w:val="single" w:sz="4" w:space="0" w:color="auto"/>
                  </w:tcBorders>
                  <w:vAlign w:val="center"/>
                  <w:hideMark/>
                </w:tcPr>
                <w:p w14:paraId="0C2D8C72" w14:textId="77777777" w:rsidR="00BA3190" w:rsidRPr="006145DB" w:rsidRDefault="00BA3190" w:rsidP="005B435E">
                  <w:pPr>
                    <w:tabs>
                      <w:tab w:val="left" w:pos="709"/>
                    </w:tabs>
                    <w:jc w:val="center"/>
                    <w:rPr>
                      <w:rFonts w:cs="Arial"/>
                      <w:sz w:val="16"/>
                      <w:szCs w:val="16"/>
                    </w:rPr>
                  </w:pPr>
                  <w:r w:rsidRPr="006145DB">
                    <w:rPr>
                      <w:rFonts w:cs="Arial"/>
                      <w:sz w:val="16"/>
                      <w:szCs w:val="16"/>
                    </w:rPr>
                    <w:t>No Disponible</w:t>
                  </w:r>
                </w:p>
              </w:tc>
              <w:tc>
                <w:tcPr>
                  <w:tcW w:w="1276" w:type="dxa"/>
                  <w:tcBorders>
                    <w:top w:val="single" w:sz="4" w:space="0" w:color="auto"/>
                  </w:tcBorders>
                  <w:vAlign w:val="center"/>
                  <w:hideMark/>
                </w:tcPr>
                <w:p w14:paraId="4A71A09E" w14:textId="77777777" w:rsidR="00BA3190" w:rsidRPr="006145DB" w:rsidRDefault="00BA3190"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A27979" w:rsidRPr="006145DB" w14:paraId="39C05973" w14:textId="77777777" w:rsidTr="003E05BB">
              <w:trPr>
                <w:trHeight w:val="235"/>
              </w:trPr>
              <w:tc>
                <w:tcPr>
                  <w:tcW w:w="3429" w:type="dxa"/>
                  <w:vAlign w:val="center"/>
                  <w:hideMark/>
                </w:tcPr>
                <w:p w14:paraId="1C39C420" w14:textId="77777777" w:rsidR="00BA3190" w:rsidRPr="006145DB" w:rsidRDefault="00BA3190" w:rsidP="005B435E">
                  <w:pPr>
                    <w:tabs>
                      <w:tab w:val="left" w:pos="709"/>
                    </w:tabs>
                    <w:jc w:val="both"/>
                    <w:rPr>
                      <w:rFonts w:cs="Arial"/>
                      <w:sz w:val="16"/>
                      <w:szCs w:val="16"/>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417" w:type="dxa"/>
                  <w:vAlign w:val="center"/>
                  <w:hideMark/>
                </w:tcPr>
                <w:p w14:paraId="6F25B87E" w14:textId="77777777" w:rsidR="00BA3190" w:rsidRPr="006145DB" w:rsidRDefault="00BA3190" w:rsidP="005B435E">
                  <w:pPr>
                    <w:tabs>
                      <w:tab w:val="left" w:pos="709"/>
                    </w:tabs>
                    <w:jc w:val="center"/>
                    <w:rPr>
                      <w:rFonts w:cs="Arial"/>
                      <w:sz w:val="16"/>
                      <w:szCs w:val="16"/>
                    </w:rPr>
                  </w:pPr>
                  <w:r w:rsidRPr="006145DB">
                    <w:rPr>
                      <w:rFonts w:cs="Arial"/>
                      <w:sz w:val="16"/>
                      <w:szCs w:val="16"/>
                    </w:rPr>
                    <w:t>Listados enviados por las instancias de representación y participación de comunidades Raizales en Bogotá.</w:t>
                  </w:r>
                </w:p>
              </w:tc>
              <w:tc>
                <w:tcPr>
                  <w:tcW w:w="1134" w:type="dxa"/>
                  <w:vAlign w:val="center"/>
                  <w:hideMark/>
                </w:tcPr>
                <w:p w14:paraId="1523B4CF" w14:textId="77777777" w:rsidR="00BA3190" w:rsidRPr="006145DB" w:rsidRDefault="00BA3190" w:rsidP="005B435E">
                  <w:pPr>
                    <w:tabs>
                      <w:tab w:val="left" w:pos="709"/>
                    </w:tabs>
                    <w:jc w:val="center"/>
                    <w:rPr>
                      <w:rFonts w:cs="Arial"/>
                      <w:sz w:val="16"/>
                      <w:szCs w:val="16"/>
                    </w:rPr>
                  </w:pPr>
                  <w:r w:rsidRPr="006145DB">
                    <w:rPr>
                      <w:rFonts w:cs="Arial"/>
                      <w:sz w:val="16"/>
                      <w:szCs w:val="16"/>
                    </w:rPr>
                    <w:t>No Disponible</w:t>
                  </w:r>
                </w:p>
              </w:tc>
              <w:tc>
                <w:tcPr>
                  <w:tcW w:w="1276" w:type="dxa"/>
                  <w:vAlign w:val="center"/>
                  <w:hideMark/>
                </w:tcPr>
                <w:p w14:paraId="15DC2692" w14:textId="77777777" w:rsidR="00BA3190" w:rsidRPr="006145DB" w:rsidRDefault="00BA3190"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A27979" w:rsidRPr="006145DB" w14:paraId="5E327987" w14:textId="77777777" w:rsidTr="003E05BB">
              <w:trPr>
                <w:trHeight w:val="235"/>
              </w:trPr>
              <w:tc>
                <w:tcPr>
                  <w:tcW w:w="3429" w:type="dxa"/>
                  <w:vAlign w:val="center"/>
                  <w:hideMark/>
                </w:tcPr>
                <w:p w14:paraId="23346347" w14:textId="323FDD3F" w:rsidR="00BA3190" w:rsidRPr="006145DB" w:rsidRDefault="00BA3190" w:rsidP="005B435E">
                  <w:pPr>
                    <w:tabs>
                      <w:tab w:val="left" w:pos="709"/>
                    </w:tabs>
                    <w:jc w:val="both"/>
                    <w:rPr>
                      <w:rFonts w:cs="Arial"/>
                      <w:sz w:val="16"/>
                      <w:szCs w:val="16"/>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B510EA" w:rsidRPr="006145DB">
                    <w:rPr>
                      <w:rFonts w:cs="Arial"/>
                      <w:sz w:val="16"/>
                      <w:szCs w:val="16"/>
                    </w:rPr>
                    <w:t>.</w:t>
                  </w:r>
                </w:p>
              </w:tc>
              <w:tc>
                <w:tcPr>
                  <w:tcW w:w="1417" w:type="dxa"/>
                  <w:vAlign w:val="center"/>
                  <w:hideMark/>
                </w:tcPr>
                <w:p w14:paraId="2BD14DBF" w14:textId="77777777" w:rsidR="00BA3190" w:rsidRPr="006145DB" w:rsidRDefault="00BA3190" w:rsidP="005B435E">
                  <w:pPr>
                    <w:tabs>
                      <w:tab w:val="left" w:pos="709"/>
                    </w:tabs>
                    <w:jc w:val="center"/>
                    <w:rPr>
                      <w:rFonts w:cs="Arial"/>
                      <w:sz w:val="16"/>
                      <w:szCs w:val="16"/>
                    </w:rPr>
                  </w:pPr>
                  <w:r w:rsidRPr="006145DB">
                    <w:rPr>
                      <w:rFonts w:cs="Arial"/>
                      <w:sz w:val="16"/>
                      <w:szCs w:val="16"/>
                    </w:rPr>
                    <w:t>Listados enviados por las instancias de representación y participación de comunidades Palenqueras en Bogotá.</w:t>
                  </w:r>
                </w:p>
              </w:tc>
              <w:tc>
                <w:tcPr>
                  <w:tcW w:w="1134" w:type="dxa"/>
                  <w:vAlign w:val="center"/>
                  <w:hideMark/>
                </w:tcPr>
                <w:p w14:paraId="17A05FA5" w14:textId="77777777" w:rsidR="00BA3190" w:rsidRPr="006145DB" w:rsidRDefault="00BA3190" w:rsidP="005B435E">
                  <w:pPr>
                    <w:tabs>
                      <w:tab w:val="left" w:pos="709"/>
                    </w:tabs>
                    <w:jc w:val="center"/>
                    <w:rPr>
                      <w:rFonts w:cs="Arial"/>
                      <w:sz w:val="16"/>
                      <w:szCs w:val="16"/>
                    </w:rPr>
                  </w:pPr>
                  <w:r w:rsidRPr="006145DB">
                    <w:rPr>
                      <w:rFonts w:cs="Arial"/>
                      <w:sz w:val="16"/>
                      <w:szCs w:val="16"/>
                    </w:rPr>
                    <w:t>No disponible</w:t>
                  </w:r>
                </w:p>
              </w:tc>
              <w:tc>
                <w:tcPr>
                  <w:tcW w:w="1276" w:type="dxa"/>
                  <w:vAlign w:val="center"/>
                  <w:hideMark/>
                </w:tcPr>
                <w:p w14:paraId="7E820CD0" w14:textId="77777777" w:rsidR="00BA3190" w:rsidRPr="006145DB" w:rsidRDefault="00BA3190"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A27979" w:rsidRPr="006145DB" w14:paraId="03CAC49B" w14:textId="77777777" w:rsidTr="003E05BB">
              <w:trPr>
                <w:trHeight w:val="235"/>
              </w:trPr>
              <w:tc>
                <w:tcPr>
                  <w:tcW w:w="3429" w:type="dxa"/>
                  <w:tcBorders>
                    <w:bottom w:val="single" w:sz="4" w:space="0" w:color="auto"/>
                  </w:tcBorders>
                  <w:vAlign w:val="center"/>
                  <w:hideMark/>
                </w:tcPr>
                <w:p w14:paraId="516D1485" w14:textId="77777777" w:rsidR="00BA3190" w:rsidRPr="006145DB" w:rsidRDefault="00BA3190" w:rsidP="005B435E">
                  <w:pPr>
                    <w:tabs>
                      <w:tab w:val="left" w:pos="709"/>
                    </w:tabs>
                    <w:jc w:val="both"/>
                    <w:rPr>
                      <w:rFonts w:cs="Arial"/>
                      <w:sz w:val="16"/>
                      <w:szCs w:val="16"/>
                    </w:rPr>
                  </w:pPr>
                  <w:r w:rsidRPr="006145DB">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417" w:type="dxa"/>
                  <w:tcBorders>
                    <w:bottom w:val="single" w:sz="4" w:space="0" w:color="auto"/>
                  </w:tcBorders>
                  <w:vAlign w:val="center"/>
                  <w:hideMark/>
                </w:tcPr>
                <w:p w14:paraId="60B92268" w14:textId="77777777" w:rsidR="00BA3190" w:rsidRPr="006145DB" w:rsidRDefault="00BA3190" w:rsidP="005B435E">
                  <w:pPr>
                    <w:jc w:val="center"/>
                    <w:rPr>
                      <w:rFonts w:cs="Arial"/>
                      <w:sz w:val="16"/>
                      <w:szCs w:val="16"/>
                    </w:rPr>
                  </w:pPr>
                  <w:r w:rsidRPr="006145DB">
                    <w:rPr>
                      <w:rFonts w:cs="Arial"/>
                      <w:sz w:val="16"/>
                      <w:szCs w:val="16"/>
                    </w:rPr>
                    <w:t>Listados enviados por las instancias de representación y participación de cabildos o pueblos indígenas en Bogotá.</w:t>
                  </w:r>
                </w:p>
              </w:tc>
              <w:tc>
                <w:tcPr>
                  <w:tcW w:w="1134" w:type="dxa"/>
                  <w:tcBorders>
                    <w:bottom w:val="single" w:sz="4" w:space="0" w:color="auto"/>
                  </w:tcBorders>
                  <w:vAlign w:val="center"/>
                  <w:hideMark/>
                </w:tcPr>
                <w:p w14:paraId="3969E5CB" w14:textId="77777777" w:rsidR="00BA3190" w:rsidRPr="006145DB" w:rsidRDefault="00BA3190" w:rsidP="005B435E">
                  <w:pPr>
                    <w:tabs>
                      <w:tab w:val="left" w:pos="709"/>
                    </w:tabs>
                    <w:jc w:val="center"/>
                    <w:rPr>
                      <w:rFonts w:cs="Arial"/>
                      <w:sz w:val="16"/>
                      <w:szCs w:val="16"/>
                    </w:rPr>
                  </w:pPr>
                  <w:r w:rsidRPr="006145DB">
                    <w:rPr>
                      <w:rFonts w:cs="Arial"/>
                      <w:sz w:val="16"/>
                      <w:szCs w:val="16"/>
                    </w:rPr>
                    <w:t>No disponible</w:t>
                  </w:r>
                </w:p>
              </w:tc>
              <w:tc>
                <w:tcPr>
                  <w:tcW w:w="1276" w:type="dxa"/>
                  <w:tcBorders>
                    <w:bottom w:val="single" w:sz="4" w:space="0" w:color="auto"/>
                  </w:tcBorders>
                  <w:vAlign w:val="center"/>
                  <w:hideMark/>
                </w:tcPr>
                <w:p w14:paraId="2EA179CF" w14:textId="77777777" w:rsidR="00BA3190" w:rsidRPr="006145DB" w:rsidRDefault="00BA3190"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A27979" w:rsidRPr="006145DB" w14:paraId="3A5BC39C" w14:textId="77777777" w:rsidTr="003E05BB">
              <w:trPr>
                <w:trHeight w:val="235"/>
              </w:trPr>
              <w:tc>
                <w:tcPr>
                  <w:tcW w:w="3429" w:type="dxa"/>
                  <w:vAlign w:val="center"/>
                  <w:hideMark/>
                </w:tcPr>
                <w:p w14:paraId="14E52FF3" w14:textId="57179A2B" w:rsidR="00BA3190" w:rsidRPr="006145DB" w:rsidRDefault="00BA3190" w:rsidP="005B435E">
                  <w:pPr>
                    <w:tabs>
                      <w:tab w:val="left" w:pos="709"/>
                    </w:tabs>
                    <w:jc w:val="both"/>
                    <w:rPr>
                      <w:rFonts w:cs="Arial"/>
                      <w:sz w:val="16"/>
                      <w:szCs w:val="16"/>
                    </w:rPr>
                  </w:pPr>
                  <w:r w:rsidRPr="006145DB">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B510EA" w:rsidRPr="006145DB">
                    <w:rPr>
                      <w:rFonts w:cs="Arial"/>
                      <w:sz w:val="16"/>
                      <w:szCs w:val="16"/>
                    </w:rPr>
                    <w:t>.</w:t>
                  </w:r>
                </w:p>
              </w:tc>
              <w:tc>
                <w:tcPr>
                  <w:tcW w:w="1417" w:type="dxa"/>
                  <w:vAlign w:val="center"/>
                  <w:hideMark/>
                </w:tcPr>
                <w:p w14:paraId="376D3540" w14:textId="77777777" w:rsidR="00BA3190" w:rsidRPr="006145DB" w:rsidRDefault="00BA3190" w:rsidP="005B435E">
                  <w:pPr>
                    <w:jc w:val="center"/>
                    <w:rPr>
                      <w:rFonts w:cs="Arial"/>
                      <w:sz w:val="16"/>
                      <w:szCs w:val="16"/>
                    </w:rPr>
                  </w:pPr>
                  <w:r w:rsidRPr="006145DB">
                    <w:rPr>
                      <w:rFonts w:cs="Arial"/>
                      <w:sz w:val="16"/>
                      <w:szCs w:val="16"/>
                    </w:rPr>
                    <w:t>Listados enviados por las instancias de representación y participación de comunidad Rrom o Gitana en Bogotá.</w:t>
                  </w:r>
                </w:p>
              </w:tc>
              <w:tc>
                <w:tcPr>
                  <w:tcW w:w="1134" w:type="dxa"/>
                  <w:vAlign w:val="center"/>
                  <w:hideMark/>
                </w:tcPr>
                <w:p w14:paraId="73A0A606" w14:textId="77777777" w:rsidR="00BA3190" w:rsidRPr="006145DB" w:rsidRDefault="00BA3190" w:rsidP="005B435E">
                  <w:pPr>
                    <w:tabs>
                      <w:tab w:val="left" w:pos="709"/>
                    </w:tabs>
                    <w:jc w:val="center"/>
                    <w:rPr>
                      <w:rFonts w:cs="Arial"/>
                      <w:sz w:val="16"/>
                      <w:szCs w:val="16"/>
                    </w:rPr>
                  </w:pPr>
                  <w:r w:rsidRPr="006145DB">
                    <w:rPr>
                      <w:rFonts w:cs="Arial"/>
                      <w:sz w:val="16"/>
                      <w:szCs w:val="16"/>
                    </w:rPr>
                    <w:t>No disponible</w:t>
                  </w:r>
                </w:p>
              </w:tc>
              <w:tc>
                <w:tcPr>
                  <w:tcW w:w="1276" w:type="dxa"/>
                  <w:vAlign w:val="center"/>
                  <w:hideMark/>
                </w:tcPr>
                <w:p w14:paraId="750E22D9" w14:textId="77777777" w:rsidR="00BA3190" w:rsidRPr="006145DB" w:rsidRDefault="00BA3190"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A27979" w:rsidRPr="006145DB" w14:paraId="41BF3BF3" w14:textId="77777777" w:rsidTr="003E05BB">
              <w:trPr>
                <w:trHeight w:val="235"/>
              </w:trPr>
              <w:tc>
                <w:tcPr>
                  <w:tcW w:w="3429" w:type="dxa"/>
                  <w:tcBorders>
                    <w:bottom w:val="single" w:sz="4" w:space="0" w:color="auto"/>
                  </w:tcBorders>
                  <w:vAlign w:val="center"/>
                  <w:hideMark/>
                </w:tcPr>
                <w:p w14:paraId="6D6C1D59" w14:textId="0AFD5FAD" w:rsidR="00BA3190" w:rsidRPr="006145DB" w:rsidRDefault="00BA3190" w:rsidP="005B435E">
                  <w:pPr>
                    <w:tabs>
                      <w:tab w:val="left" w:pos="709"/>
                    </w:tabs>
                    <w:jc w:val="both"/>
                    <w:rPr>
                      <w:rFonts w:cs="Arial"/>
                      <w:sz w:val="20"/>
                      <w:szCs w:val="20"/>
                      <w:lang w:eastAsia="es-CO"/>
                    </w:rPr>
                  </w:pPr>
                  <w:r w:rsidRPr="006145DB">
                    <w:rPr>
                      <w:rFonts w:cs="Arial"/>
                      <w:sz w:val="16"/>
                      <w:szCs w:val="16"/>
                      <w:lang w:eastAsia="es-CO"/>
                    </w:rPr>
                    <w:t>Persona de los sectores sociales LGBTI</w:t>
                  </w:r>
                  <w:r w:rsidR="00B510EA" w:rsidRPr="006145DB">
                    <w:rPr>
                      <w:rFonts w:cs="Arial"/>
                      <w:sz w:val="16"/>
                      <w:szCs w:val="16"/>
                      <w:lang w:eastAsia="es-CO"/>
                    </w:rPr>
                    <w:t>.</w:t>
                  </w:r>
                </w:p>
              </w:tc>
              <w:tc>
                <w:tcPr>
                  <w:tcW w:w="1417" w:type="dxa"/>
                  <w:tcBorders>
                    <w:bottom w:val="single" w:sz="4" w:space="0" w:color="auto"/>
                  </w:tcBorders>
                  <w:vAlign w:val="center"/>
                  <w:hideMark/>
                </w:tcPr>
                <w:p w14:paraId="67AECBD3"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bottom w:val="single" w:sz="4" w:space="0" w:color="auto"/>
                  </w:tcBorders>
                  <w:vAlign w:val="center"/>
                  <w:hideMark/>
                </w:tcPr>
                <w:p w14:paraId="37CE5E74" w14:textId="77777777" w:rsidR="00BA3190" w:rsidRPr="006145DB" w:rsidRDefault="00BA3190"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276" w:type="dxa"/>
                  <w:tcBorders>
                    <w:bottom w:val="single" w:sz="4" w:space="0" w:color="auto"/>
                  </w:tcBorders>
                  <w:vAlign w:val="center"/>
                  <w:hideMark/>
                </w:tcPr>
                <w:p w14:paraId="030A6B33" w14:textId="4276B1A9" w:rsidR="00BA3190"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BA3190" w:rsidRPr="006145DB">
                    <w:rPr>
                      <w:rFonts w:cs="Arial"/>
                      <w:bCs/>
                      <w:sz w:val="16"/>
                      <w:szCs w:val="16"/>
                      <w:lang w:eastAsia="es-CO"/>
                    </w:rPr>
                    <w:t xml:space="preserve"> de Integración Social.</w:t>
                  </w:r>
                </w:p>
              </w:tc>
            </w:tr>
            <w:tr w:rsidR="00E26A00" w:rsidRPr="006145DB" w14:paraId="4D71CD8E" w14:textId="77777777" w:rsidTr="003E05BB">
              <w:trPr>
                <w:trHeight w:val="70"/>
              </w:trPr>
              <w:tc>
                <w:tcPr>
                  <w:tcW w:w="3429" w:type="dxa"/>
                  <w:tcBorders>
                    <w:left w:val="nil"/>
                    <w:bottom w:val="nil"/>
                    <w:right w:val="nil"/>
                  </w:tcBorders>
                  <w:vAlign w:val="center"/>
                </w:tcPr>
                <w:p w14:paraId="4EBF0240" w14:textId="77777777" w:rsidR="00E26A00" w:rsidRPr="006145DB" w:rsidRDefault="00E26A00" w:rsidP="005B435E">
                  <w:pPr>
                    <w:tabs>
                      <w:tab w:val="left" w:pos="709"/>
                    </w:tabs>
                    <w:jc w:val="both"/>
                    <w:rPr>
                      <w:rFonts w:cs="Arial"/>
                      <w:sz w:val="16"/>
                      <w:szCs w:val="16"/>
                      <w:lang w:eastAsia="es-CO"/>
                    </w:rPr>
                  </w:pPr>
                </w:p>
              </w:tc>
              <w:tc>
                <w:tcPr>
                  <w:tcW w:w="1417" w:type="dxa"/>
                  <w:tcBorders>
                    <w:left w:val="nil"/>
                    <w:bottom w:val="nil"/>
                    <w:right w:val="nil"/>
                  </w:tcBorders>
                  <w:vAlign w:val="center"/>
                </w:tcPr>
                <w:p w14:paraId="10C643AB" w14:textId="77777777" w:rsidR="00E26A00" w:rsidRPr="006145DB" w:rsidRDefault="00E26A00" w:rsidP="005B435E">
                  <w:pPr>
                    <w:tabs>
                      <w:tab w:val="left" w:pos="709"/>
                    </w:tabs>
                    <w:jc w:val="center"/>
                    <w:rPr>
                      <w:rFonts w:cs="Arial"/>
                      <w:bCs/>
                      <w:sz w:val="16"/>
                      <w:szCs w:val="16"/>
                      <w:lang w:eastAsia="es-CO"/>
                    </w:rPr>
                  </w:pPr>
                </w:p>
              </w:tc>
              <w:tc>
                <w:tcPr>
                  <w:tcW w:w="1134" w:type="dxa"/>
                  <w:tcBorders>
                    <w:left w:val="nil"/>
                    <w:bottom w:val="nil"/>
                    <w:right w:val="nil"/>
                  </w:tcBorders>
                  <w:vAlign w:val="center"/>
                </w:tcPr>
                <w:p w14:paraId="211EB89C" w14:textId="77777777" w:rsidR="00E26A00" w:rsidRPr="006145DB" w:rsidRDefault="00E26A00" w:rsidP="005B435E">
                  <w:pPr>
                    <w:tabs>
                      <w:tab w:val="left" w:pos="709"/>
                    </w:tabs>
                    <w:jc w:val="center"/>
                    <w:rPr>
                      <w:rFonts w:cs="Arial"/>
                      <w:bCs/>
                      <w:sz w:val="16"/>
                      <w:szCs w:val="16"/>
                      <w:lang w:eastAsia="es-CO"/>
                    </w:rPr>
                  </w:pPr>
                </w:p>
              </w:tc>
              <w:tc>
                <w:tcPr>
                  <w:tcW w:w="1276" w:type="dxa"/>
                  <w:tcBorders>
                    <w:left w:val="nil"/>
                    <w:bottom w:val="nil"/>
                    <w:right w:val="nil"/>
                  </w:tcBorders>
                  <w:vAlign w:val="center"/>
                </w:tcPr>
                <w:p w14:paraId="329D0912" w14:textId="77777777" w:rsidR="00E26A00" w:rsidRPr="006145DB" w:rsidRDefault="00E26A00" w:rsidP="005B435E">
                  <w:pPr>
                    <w:tabs>
                      <w:tab w:val="left" w:pos="709"/>
                    </w:tabs>
                    <w:jc w:val="center"/>
                    <w:rPr>
                      <w:rFonts w:cs="Arial"/>
                      <w:bCs/>
                      <w:sz w:val="16"/>
                      <w:szCs w:val="16"/>
                      <w:lang w:eastAsia="es-CO"/>
                    </w:rPr>
                  </w:pPr>
                </w:p>
              </w:tc>
            </w:tr>
          </w:tbl>
          <w:p w14:paraId="606BAA80" w14:textId="77777777" w:rsidR="00BA3190" w:rsidRPr="006145DB" w:rsidRDefault="00BA3190" w:rsidP="005B435E">
            <w:pPr>
              <w:tabs>
                <w:tab w:val="left" w:pos="709"/>
              </w:tabs>
              <w:spacing w:after="0" w:line="240" w:lineRule="auto"/>
              <w:contextualSpacing/>
              <w:jc w:val="both"/>
              <w:rPr>
                <w:rFonts w:cs="Arial"/>
                <w:bCs/>
                <w:sz w:val="20"/>
                <w:szCs w:val="20"/>
                <w:lang w:eastAsia="es-CO"/>
              </w:rPr>
            </w:pPr>
          </w:p>
        </w:tc>
      </w:tr>
      <w:tr w:rsidR="00A27979" w:rsidRPr="006145DB" w14:paraId="2B76194C" w14:textId="77777777" w:rsidTr="00B510EA">
        <w:trPr>
          <w:trHeight w:val="70"/>
          <w:jc w:val="center"/>
        </w:trPr>
        <w:tc>
          <w:tcPr>
            <w:tcW w:w="1980" w:type="dxa"/>
            <w:vAlign w:val="center"/>
          </w:tcPr>
          <w:p w14:paraId="40D43C4D" w14:textId="77777777" w:rsidR="00BA3190" w:rsidRPr="006145DB" w:rsidRDefault="00BA3190"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513" w:type="dxa"/>
          </w:tcPr>
          <w:tbl>
            <w:tblPr>
              <w:tblW w:w="7256" w:type="dxa"/>
              <w:tblBorders>
                <w:left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87"/>
              <w:gridCol w:w="1276"/>
              <w:gridCol w:w="1134"/>
              <w:gridCol w:w="1559"/>
            </w:tblGrid>
            <w:tr w:rsidR="00E26A00" w:rsidRPr="006145DB" w14:paraId="0F246CCC" w14:textId="77777777" w:rsidTr="00B510EA">
              <w:trPr>
                <w:trHeight w:val="20"/>
              </w:trPr>
              <w:tc>
                <w:tcPr>
                  <w:tcW w:w="3287" w:type="dxa"/>
                  <w:tcBorders>
                    <w:top w:val="nil"/>
                    <w:left w:val="nil"/>
                    <w:bottom w:val="single" w:sz="4" w:space="0" w:color="auto"/>
                    <w:right w:val="nil"/>
                  </w:tcBorders>
                  <w:vAlign w:val="center"/>
                </w:tcPr>
                <w:p w14:paraId="2A0CB394" w14:textId="77777777" w:rsidR="00E26A00" w:rsidRPr="006145DB" w:rsidRDefault="00E26A00" w:rsidP="005B435E">
                  <w:pPr>
                    <w:tabs>
                      <w:tab w:val="left" w:pos="709"/>
                    </w:tabs>
                    <w:spacing w:after="0" w:line="240" w:lineRule="auto"/>
                    <w:jc w:val="both"/>
                    <w:rPr>
                      <w:rFonts w:cs="Arial"/>
                      <w:sz w:val="16"/>
                      <w:szCs w:val="16"/>
                      <w:lang w:eastAsia="es-CO"/>
                    </w:rPr>
                  </w:pPr>
                </w:p>
              </w:tc>
              <w:tc>
                <w:tcPr>
                  <w:tcW w:w="1276" w:type="dxa"/>
                  <w:tcBorders>
                    <w:top w:val="nil"/>
                    <w:left w:val="nil"/>
                    <w:bottom w:val="single" w:sz="4" w:space="0" w:color="auto"/>
                    <w:right w:val="nil"/>
                  </w:tcBorders>
                  <w:vAlign w:val="center"/>
                </w:tcPr>
                <w:p w14:paraId="445202D7" w14:textId="77777777" w:rsidR="00E26A00" w:rsidRPr="006145DB" w:rsidRDefault="00E26A00" w:rsidP="005B435E">
                  <w:pPr>
                    <w:tabs>
                      <w:tab w:val="left" w:pos="709"/>
                    </w:tabs>
                    <w:spacing w:after="0" w:line="240" w:lineRule="auto"/>
                    <w:jc w:val="both"/>
                    <w:rPr>
                      <w:rFonts w:cs="Arial"/>
                      <w:sz w:val="16"/>
                      <w:szCs w:val="16"/>
                      <w:lang w:eastAsia="es-CO"/>
                    </w:rPr>
                  </w:pPr>
                </w:p>
              </w:tc>
              <w:tc>
                <w:tcPr>
                  <w:tcW w:w="1134" w:type="dxa"/>
                  <w:tcBorders>
                    <w:top w:val="nil"/>
                    <w:left w:val="nil"/>
                    <w:bottom w:val="single" w:sz="4" w:space="0" w:color="auto"/>
                    <w:right w:val="nil"/>
                  </w:tcBorders>
                  <w:vAlign w:val="center"/>
                </w:tcPr>
                <w:p w14:paraId="1943D64A" w14:textId="77777777" w:rsidR="00E26A00" w:rsidRPr="006145DB" w:rsidRDefault="00E26A00" w:rsidP="005B435E">
                  <w:pPr>
                    <w:tabs>
                      <w:tab w:val="left" w:pos="709"/>
                    </w:tabs>
                    <w:spacing w:after="0" w:line="240" w:lineRule="auto"/>
                    <w:jc w:val="both"/>
                    <w:rPr>
                      <w:rFonts w:cs="Arial"/>
                      <w:sz w:val="16"/>
                      <w:szCs w:val="16"/>
                      <w:lang w:eastAsia="es-CO"/>
                    </w:rPr>
                  </w:pPr>
                </w:p>
              </w:tc>
              <w:tc>
                <w:tcPr>
                  <w:tcW w:w="1559" w:type="dxa"/>
                  <w:tcBorders>
                    <w:top w:val="nil"/>
                    <w:left w:val="nil"/>
                    <w:bottom w:val="single" w:sz="4" w:space="0" w:color="auto"/>
                    <w:right w:val="nil"/>
                  </w:tcBorders>
                  <w:vAlign w:val="center"/>
                </w:tcPr>
                <w:p w14:paraId="5A8082BD" w14:textId="77777777" w:rsidR="00E26A00" w:rsidRPr="006145DB" w:rsidRDefault="00E26A00" w:rsidP="005B435E">
                  <w:pPr>
                    <w:tabs>
                      <w:tab w:val="left" w:pos="709"/>
                    </w:tabs>
                    <w:spacing w:after="0" w:line="240" w:lineRule="auto"/>
                    <w:jc w:val="both"/>
                    <w:rPr>
                      <w:rFonts w:cs="Arial"/>
                      <w:sz w:val="16"/>
                      <w:szCs w:val="16"/>
                      <w:lang w:eastAsia="es-CO"/>
                    </w:rPr>
                  </w:pPr>
                </w:p>
              </w:tc>
            </w:tr>
            <w:tr w:rsidR="00A27979" w:rsidRPr="006145DB" w14:paraId="3DE3E222" w14:textId="77777777" w:rsidTr="00B510EA">
              <w:trPr>
                <w:trHeight w:val="20"/>
              </w:trPr>
              <w:tc>
                <w:tcPr>
                  <w:tcW w:w="3287" w:type="dxa"/>
                  <w:tcBorders>
                    <w:top w:val="single" w:sz="4" w:space="0" w:color="auto"/>
                  </w:tcBorders>
                  <w:vAlign w:val="center"/>
                  <w:hideMark/>
                </w:tcPr>
                <w:p w14:paraId="291A204E"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Criterios de Ingreso</w:t>
                  </w:r>
                </w:p>
              </w:tc>
              <w:tc>
                <w:tcPr>
                  <w:tcW w:w="1276" w:type="dxa"/>
                  <w:tcBorders>
                    <w:top w:val="single" w:sz="4" w:space="0" w:color="auto"/>
                  </w:tcBorders>
                  <w:vAlign w:val="center"/>
                  <w:hideMark/>
                </w:tcPr>
                <w:p w14:paraId="6A560B01" w14:textId="01781E65"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Fuente de Información</w:t>
                  </w:r>
                </w:p>
              </w:tc>
              <w:tc>
                <w:tcPr>
                  <w:tcW w:w="1134" w:type="dxa"/>
                  <w:tcBorders>
                    <w:top w:val="single" w:sz="4" w:space="0" w:color="auto"/>
                  </w:tcBorders>
                  <w:vAlign w:val="center"/>
                  <w:hideMark/>
                </w:tcPr>
                <w:p w14:paraId="01F107D3" w14:textId="7832AEFA"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Periodicidad</w:t>
                  </w:r>
                </w:p>
              </w:tc>
              <w:tc>
                <w:tcPr>
                  <w:tcW w:w="1559" w:type="dxa"/>
                  <w:tcBorders>
                    <w:top w:val="single" w:sz="4" w:space="0" w:color="auto"/>
                  </w:tcBorders>
                  <w:vAlign w:val="center"/>
                  <w:hideMark/>
                </w:tcPr>
                <w:p w14:paraId="16C5D0B1" w14:textId="4B6FA60E"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Administrador</w:t>
                  </w:r>
                </w:p>
              </w:tc>
            </w:tr>
            <w:tr w:rsidR="00A27979" w:rsidRPr="006145DB" w14:paraId="6032DAF9" w14:textId="77777777" w:rsidTr="00B510EA">
              <w:trPr>
                <w:trHeight w:val="20"/>
              </w:trPr>
              <w:tc>
                <w:tcPr>
                  <w:tcW w:w="3287" w:type="dxa"/>
                  <w:vAlign w:val="center"/>
                  <w:hideMark/>
                </w:tcPr>
                <w:p w14:paraId="6A66F5EF" w14:textId="77777777" w:rsidR="00BA3190" w:rsidRPr="006145DB" w:rsidRDefault="00BA3190" w:rsidP="005B435E">
                  <w:pPr>
                    <w:spacing w:after="0" w:line="240" w:lineRule="auto"/>
                    <w:ind w:left="78" w:right="138"/>
                    <w:jc w:val="both"/>
                    <w:textAlignment w:val="baseline"/>
                    <w:rPr>
                      <w:rFonts w:cs="Arial"/>
                      <w:sz w:val="18"/>
                      <w:szCs w:val="18"/>
                      <w:lang w:eastAsia="es-CO"/>
                    </w:rPr>
                  </w:pPr>
                  <w:r w:rsidRPr="006145DB">
                    <w:rPr>
                      <w:rFonts w:cs="Arial"/>
                      <w:sz w:val="16"/>
                      <w:szCs w:val="16"/>
                      <w:lang w:eastAsia="es-CO"/>
                    </w:rPr>
                    <w:t>Persona de 29 años o más.</w:t>
                  </w:r>
                </w:p>
              </w:tc>
              <w:tc>
                <w:tcPr>
                  <w:tcW w:w="1276" w:type="dxa"/>
                  <w:vAlign w:val="center"/>
                  <w:hideMark/>
                </w:tcPr>
                <w:p w14:paraId="0AF5CBE3"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Verificación en campo</w:t>
                  </w:r>
                </w:p>
              </w:tc>
              <w:tc>
                <w:tcPr>
                  <w:tcW w:w="1134" w:type="dxa"/>
                  <w:vAlign w:val="center"/>
                  <w:hideMark/>
                </w:tcPr>
                <w:p w14:paraId="7A631D1B" w14:textId="7AFA5F9A"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w:t>
                  </w:r>
                </w:p>
              </w:tc>
              <w:tc>
                <w:tcPr>
                  <w:tcW w:w="1559" w:type="dxa"/>
                  <w:vAlign w:val="center"/>
                  <w:hideMark/>
                </w:tcPr>
                <w:p w14:paraId="47609B4E" w14:textId="00103207" w:rsidR="00BA3190" w:rsidRPr="006145DB" w:rsidRDefault="006D33E8"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w:t>
                  </w:r>
                  <w:r w:rsidR="00BA3190" w:rsidRPr="006145DB">
                    <w:rPr>
                      <w:rFonts w:cs="Arial"/>
                      <w:sz w:val="16"/>
                      <w:szCs w:val="16"/>
                      <w:lang w:eastAsia="es-CO"/>
                    </w:rPr>
                    <w:t xml:space="preserve"> de Integración Social</w:t>
                  </w:r>
                </w:p>
              </w:tc>
            </w:tr>
            <w:tr w:rsidR="00A27979" w:rsidRPr="006145DB" w14:paraId="1B91D15A" w14:textId="77777777" w:rsidTr="00B510EA">
              <w:trPr>
                <w:trHeight w:val="20"/>
              </w:trPr>
              <w:tc>
                <w:tcPr>
                  <w:tcW w:w="3287" w:type="dxa"/>
                  <w:tcBorders>
                    <w:bottom w:val="single" w:sz="4" w:space="0" w:color="auto"/>
                  </w:tcBorders>
                  <w:vAlign w:val="center"/>
                </w:tcPr>
                <w:p w14:paraId="1A0761EB" w14:textId="77777777" w:rsidR="00BA3190" w:rsidRPr="006145DB" w:rsidRDefault="00BA3190" w:rsidP="005B435E">
                  <w:pPr>
                    <w:spacing w:after="0" w:line="240" w:lineRule="auto"/>
                    <w:ind w:left="78" w:right="138"/>
                    <w:jc w:val="both"/>
                    <w:textAlignment w:val="baseline"/>
                    <w:rPr>
                      <w:rFonts w:cs="Arial"/>
                      <w:sz w:val="16"/>
                      <w:szCs w:val="16"/>
                      <w:lang w:eastAsia="es-CO"/>
                    </w:rPr>
                  </w:pPr>
                  <w:r w:rsidRPr="006145DB">
                    <w:rPr>
                      <w:rFonts w:cs="Arial"/>
                      <w:sz w:val="16"/>
                      <w:szCs w:val="16"/>
                      <w:lang w:eastAsia="es-CO"/>
                    </w:rPr>
                    <w:t>Con nivel de riesgo de inicio de la habitabilidad en calle.</w:t>
                  </w:r>
                </w:p>
              </w:tc>
              <w:tc>
                <w:tcPr>
                  <w:tcW w:w="1276" w:type="dxa"/>
                  <w:tcBorders>
                    <w:bottom w:val="single" w:sz="4" w:space="0" w:color="auto"/>
                  </w:tcBorders>
                  <w:vAlign w:val="center"/>
                </w:tcPr>
                <w:p w14:paraId="28443795"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5C152658"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559" w:type="dxa"/>
                  <w:tcBorders>
                    <w:bottom w:val="single" w:sz="4" w:space="0" w:color="auto"/>
                  </w:tcBorders>
                  <w:vAlign w:val="center"/>
                </w:tcPr>
                <w:p w14:paraId="1718556C" w14:textId="47AC64D2" w:rsidR="00BA3190" w:rsidRPr="006145DB" w:rsidRDefault="006D33E8"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w:t>
                  </w:r>
                  <w:r w:rsidR="00BA3190" w:rsidRPr="006145DB">
                    <w:rPr>
                      <w:rFonts w:cs="Arial"/>
                      <w:sz w:val="16"/>
                      <w:szCs w:val="16"/>
                      <w:lang w:eastAsia="es-CO"/>
                    </w:rPr>
                    <w:t xml:space="preserve"> de Integración Social</w:t>
                  </w:r>
                </w:p>
              </w:tc>
            </w:tr>
            <w:tr w:rsidR="00A27979" w:rsidRPr="006145DB" w14:paraId="02648101" w14:textId="77777777" w:rsidTr="00B510EA">
              <w:trPr>
                <w:trHeight w:val="20"/>
              </w:trPr>
              <w:tc>
                <w:tcPr>
                  <w:tcW w:w="3287" w:type="dxa"/>
                  <w:tcBorders>
                    <w:top w:val="single" w:sz="4" w:space="0" w:color="auto"/>
                    <w:bottom w:val="nil"/>
                  </w:tcBorders>
                  <w:vAlign w:val="center"/>
                </w:tcPr>
                <w:p w14:paraId="44191740" w14:textId="77777777" w:rsidR="00BA3190" w:rsidRPr="006145DB" w:rsidRDefault="00BA3190" w:rsidP="005B435E">
                  <w:pPr>
                    <w:spacing w:after="0" w:line="240" w:lineRule="auto"/>
                    <w:ind w:left="78" w:right="138"/>
                    <w:jc w:val="both"/>
                    <w:rPr>
                      <w:rFonts w:cs="Arial"/>
                      <w:sz w:val="16"/>
                      <w:szCs w:val="16"/>
                      <w:lang w:eastAsia="es-CO"/>
                    </w:rPr>
                  </w:pPr>
                  <w:r w:rsidRPr="006145DB">
                    <w:rPr>
                      <w:rFonts w:cs="Arial"/>
                      <w:sz w:val="16"/>
                      <w:szCs w:val="16"/>
                      <w:lang w:eastAsia="es-CO"/>
                    </w:rPr>
                    <w:t>Persona que de manera voluntaria declara que la información suministrada para acceder al referido servicio es verdadera y corresponde a su situación actual.</w:t>
                  </w:r>
                </w:p>
              </w:tc>
              <w:tc>
                <w:tcPr>
                  <w:tcW w:w="1276" w:type="dxa"/>
                  <w:tcBorders>
                    <w:top w:val="single" w:sz="4" w:space="0" w:color="auto"/>
                    <w:bottom w:val="nil"/>
                  </w:tcBorders>
                  <w:vAlign w:val="center"/>
                </w:tcPr>
                <w:p w14:paraId="119DDCE0"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Verificación en campo</w:t>
                  </w:r>
                </w:p>
              </w:tc>
              <w:tc>
                <w:tcPr>
                  <w:tcW w:w="1134" w:type="dxa"/>
                  <w:tcBorders>
                    <w:top w:val="single" w:sz="4" w:space="0" w:color="auto"/>
                    <w:bottom w:val="nil"/>
                  </w:tcBorders>
                  <w:vAlign w:val="center"/>
                </w:tcPr>
                <w:p w14:paraId="702F430E" w14:textId="77777777" w:rsidR="00BA3190" w:rsidRPr="006145DB" w:rsidRDefault="00BA3190"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559" w:type="dxa"/>
                  <w:tcBorders>
                    <w:top w:val="single" w:sz="4" w:space="0" w:color="auto"/>
                    <w:bottom w:val="nil"/>
                  </w:tcBorders>
                  <w:vAlign w:val="center"/>
                </w:tcPr>
                <w:p w14:paraId="236F5D8C" w14:textId="35059AF1" w:rsidR="00BA3190" w:rsidRPr="006145DB" w:rsidRDefault="006D33E8"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w:t>
                  </w:r>
                  <w:r w:rsidR="00BA3190" w:rsidRPr="006145DB">
                    <w:rPr>
                      <w:rFonts w:cs="Arial"/>
                      <w:sz w:val="16"/>
                      <w:szCs w:val="16"/>
                      <w:lang w:eastAsia="es-CO"/>
                    </w:rPr>
                    <w:t xml:space="preserve"> de Integración Social</w:t>
                  </w:r>
                </w:p>
              </w:tc>
            </w:tr>
          </w:tbl>
          <w:p w14:paraId="64B5BF3B" w14:textId="77777777" w:rsidR="00BA3190" w:rsidRPr="006145DB" w:rsidRDefault="00BA3190" w:rsidP="005B435E">
            <w:pPr>
              <w:pStyle w:val="Textoindependiente"/>
              <w:spacing w:after="0" w:line="240" w:lineRule="auto"/>
              <w:ind w:right="112"/>
              <w:jc w:val="both"/>
              <w:rPr>
                <w:rFonts w:cs="Arial"/>
                <w:bCs/>
                <w:lang w:eastAsia="es-CO"/>
              </w:rPr>
            </w:pPr>
          </w:p>
        </w:tc>
      </w:tr>
      <w:tr w:rsidR="00A27979" w:rsidRPr="006145DB" w14:paraId="01C3FF71" w14:textId="77777777" w:rsidTr="00EA26D6">
        <w:trPr>
          <w:trHeight w:val="20"/>
          <w:jc w:val="center"/>
        </w:trPr>
        <w:tc>
          <w:tcPr>
            <w:tcW w:w="1980" w:type="dxa"/>
            <w:vAlign w:val="center"/>
          </w:tcPr>
          <w:p w14:paraId="6CB54170"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513" w:type="dxa"/>
          </w:tcPr>
          <w:tbl>
            <w:tblPr>
              <w:tblStyle w:val="Tablaconcuadrcula"/>
              <w:tblW w:w="7256" w:type="dxa"/>
              <w:tblLayout w:type="fixed"/>
              <w:tblLook w:val="04A0" w:firstRow="1" w:lastRow="0" w:firstColumn="1" w:lastColumn="0" w:noHBand="0" w:noVBand="1"/>
            </w:tblPr>
            <w:tblGrid>
              <w:gridCol w:w="3287"/>
              <w:gridCol w:w="1276"/>
              <w:gridCol w:w="1134"/>
              <w:gridCol w:w="1559"/>
            </w:tblGrid>
            <w:tr w:rsidR="00E26A00" w:rsidRPr="006145DB" w14:paraId="3477E242" w14:textId="77777777" w:rsidTr="003E05BB">
              <w:trPr>
                <w:trHeight w:val="80"/>
              </w:trPr>
              <w:tc>
                <w:tcPr>
                  <w:tcW w:w="3287" w:type="dxa"/>
                  <w:tcBorders>
                    <w:top w:val="nil"/>
                    <w:left w:val="nil"/>
                    <w:bottom w:val="single" w:sz="4" w:space="0" w:color="auto"/>
                    <w:right w:val="nil"/>
                  </w:tcBorders>
                  <w:vAlign w:val="center"/>
                </w:tcPr>
                <w:p w14:paraId="3F569CB1" w14:textId="77777777" w:rsidR="00E26A00" w:rsidRPr="006145DB" w:rsidRDefault="00E26A00" w:rsidP="005B435E">
                  <w:pPr>
                    <w:tabs>
                      <w:tab w:val="left" w:pos="709"/>
                    </w:tabs>
                    <w:contextualSpacing/>
                    <w:jc w:val="center"/>
                    <w:rPr>
                      <w:rFonts w:cs="Arial"/>
                      <w:sz w:val="16"/>
                      <w:szCs w:val="16"/>
                      <w:lang w:eastAsia="es-CO"/>
                    </w:rPr>
                  </w:pPr>
                </w:p>
              </w:tc>
              <w:tc>
                <w:tcPr>
                  <w:tcW w:w="1276" w:type="dxa"/>
                  <w:tcBorders>
                    <w:top w:val="nil"/>
                    <w:left w:val="nil"/>
                    <w:bottom w:val="single" w:sz="4" w:space="0" w:color="auto"/>
                    <w:right w:val="nil"/>
                  </w:tcBorders>
                  <w:vAlign w:val="center"/>
                </w:tcPr>
                <w:p w14:paraId="78C5FE20" w14:textId="77777777" w:rsidR="00E26A00" w:rsidRPr="006145DB" w:rsidRDefault="00E26A00"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5EB30AEF" w14:textId="77777777" w:rsidR="00E26A00" w:rsidRPr="006145DB" w:rsidRDefault="00E26A00" w:rsidP="005B435E">
                  <w:pPr>
                    <w:tabs>
                      <w:tab w:val="left" w:pos="709"/>
                    </w:tabs>
                    <w:contextualSpacing/>
                    <w:jc w:val="center"/>
                    <w:rPr>
                      <w:rFonts w:cs="Arial"/>
                      <w:sz w:val="16"/>
                      <w:szCs w:val="16"/>
                      <w:lang w:eastAsia="es-CO"/>
                    </w:rPr>
                  </w:pPr>
                </w:p>
              </w:tc>
              <w:tc>
                <w:tcPr>
                  <w:tcW w:w="1559" w:type="dxa"/>
                  <w:tcBorders>
                    <w:top w:val="nil"/>
                    <w:left w:val="nil"/>
                    <w:bottom w:val="single" w:sz="4" w:space="0" w:color="auto"/>
                    <w:right w:val="nil"/>
                  </w:tcBorders>
                  <w:vAlign w:val="center"/>
                </w:tcPr>
                <w:p w14:paraId="15B74FAA" w14:textId="77777777" w:rsidR="00E26A00" w:rsidRPr="006145DB" w:rsidRDefault="00E26A00" w:rsidP="005B435E">
                  <w:pPr>
                    <w:tabs>
                      <w:tab w:val="left" w:pos="709"/>
                    </w:tabs>
                    <w:contextualSpacing/>
                    <w:jc w:val="center"/>
                    <w:rPr>
                      <w:rFonts w:cs="Arial"/>
                      <w:sz w:val="16"/>
                      <w:szCs w:val="16"/>
                      <w:lang w:eastAsia="es-CO"/>
                    </w:rPr>
                  </w:pPr>
                </w:p>
              </w:tc>
            </w:tr>
            <w:tr w:rsidR="00A27979" w:rsidRPr="006145DB" w14:paraId="3947F60F" w14:textId="77777777" w:rsidTr="003E05BB">
              <w:trPr>
                <w:trHeight w:val="380"/>
              </w:trPr>
              <w:tc>
                <w:tcPr>
                  <w:tcW w:w="3287" w:type="dxa"/>
                  <w:tcBorders>
                    <w:top w:val="single" w:sz="4" w:space="0" w:color="auto"/>
                    <w:bottom w:val="single" w:sz="4" w:space="0" w:color="auto"/>
                  </w:tcBorders>
                  <w:vAlign w:val="center"/>
                </w:tcPr>
                <w:p w14:paraId="009C54CF"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76" w:type="dxa"/>
                  <w:tcBorders>
                    <w:top w:val="single" w:sz="4" w:space="0" w:color="auto"/>
                    <w:bottom w:val="single" w:sz="4" w:space="0" w:color="auto"/>
                  </w:tcBorders>
                  <w:vAlign w:val="center"/>
                </w:tcPr>
                <w:p w14:paraId="086E4B11"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bottom w:val="single" w:sz="4" w:space="0" w:color="auto"/>
                  </w:tcBorders>
                  <w:vAlign w:val="center"/>
                </w:tcPr>
                <w:p w14:paraId="0A4271B2"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single" w:sz="4" w:space="0" w:color="auto"/>
                    <w:bottom w:val="single" w:sz="4" w:space="0" w:color="auto"/>
                  </w:tcBorders>
                  <w:vAlign w:val="center"/>
                </w:tcPr>
                <w:p w14:paraId="32106037"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A27979" w:rsidRPr="006145DB" w14:paraId="1DF99E39" w14:textId="77777777" w:rsidTr="003E05BB">
              <w:trPr>
                <w:trHeight w:val="243"/>
              </w:trPr>
              <w:tc>
                <w:tcPr>
                  <w:tcW w:w="3287" w:type="dxa"/>
                  <w:tcBorders>
                    <w:top w:val="single" w:sz="4" w:space="0" w:color="auto"/>
                  </w:tcBorders>
                  <w:vAlign w:val="center"/>
                </w:tcPr>
                <w:p w14:paraId="18B77801" w14:textId="77777777" w:rsidR="00BA3190" w:rsidRPr="006145DB" w:rsidRDefault="00BA3190" w:rsidP="005B435E">
                  <w:pPr>
                    <w:tabs>
                      <w:tab w:val="left" w:pos="709"/>
                    </w:tabs>
                    <w:contextualSpacing/>
                    <w:jc w:val="both"/>
                    <w:rPr>
                      <w:rFonts w:cs="Arial"/>
                      <w:bCs/>
                      <w:sz w:val="20"/>
                      <w:szCs w:val="20"/>
                      <w:lang w:eastAsia="es-CO"/>
                    </w:rPr>
                  </w:pPr>
                  <w:r w:rsidRPr="006145DB">
                    <w:rPr>
                      <w:rFonts w:cs="Arial"/>
                      <w:bCs/>
                      <w:sz w:val="16"/>
                      <w:szCs w:val="16"/>
                      <w:lang w:eastAsia="es-CO"/>
                    </w:rPr>
                    <w:t>Retiro voluntario manifestado libre y expresamente por escrito.</w:t>
                  </w:r>
                </w:p>
              </w:tc>
              <w:tc>
                <w:tcPr>
                  <w:tcW w:w="1276" w:type="dxa"/>
                  <w:tcBorders>
                    <w:top w:val="single" w:sz="4" w:space="0" w:color="auto"/>
                  </w:tcBorders>
                  <w:vAlign w:val="center"/>
                </w:tcPr>
                <w:p w14:paraId="5183725D"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Verificación en campo</w:t>
                  </w:r>
                </w:p>
              </w:tc>
              <w:tc>
                <w:tcPr>
                  <w:tcW w:w="1134" w:type="dxa"/>
                  <w:tcBorders>
                    <w:top w:val="single" w:sz="4" w:space="0" w:color="auto"/>
                  </w:tcBorders>
                  <w:vAlign w:val="center"/>
                </w:tcPr>
                <w:p w14:paraId="3AC735DF"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tcBorders>
                    <w:top w:val="single" w:sz="4" w:space="0" w:color="auto"/>
                  </w:tcBorders>
                  <w:vAlign w:val="center"/>
                </w:tcPr>
                <w:p w14:paraId="076A8EEC" w14:textId="77777777" w:rsidR="00BA3190" w:rsidRPr="006145DB" w:rsidRDefault="00BA3190" w:rsidP="005B435E">
                  <w:pPr>
                    <w:tabs>
                      <w:tab w:val="left" w:pos="709"/>
                    </w:tabs>
                    <w:contextualSpacing/>
                    <w:jc w:val="center"/>
                    <w:rPr>
                      <w:rFonts w:cs="Arial"/>
                      <w:sz w:val="20"/>
                      <w:szCs w:val="20"/>
                      <w:lang w:eastAsia="es-CO"/>
                    </w:rPr>
                  </w:pPr>
                  <w:r w:rsidRPr="006145DB">
                    <w:rPr>
                      <w:rFonts w:cs="Arial"/>
                      <w:sz w:val="16"/>
                      <w:szCs w:val="16"/>
                    </w:rPr>
                    <w:t>Subdirección para la adultez</w:t>
                  </w:r>
                </w:p>
              </w:tc>
            </w:tr>
            <w:tr w:rsidR="00A27979" w:rsidRPr="006145DB" w14:paraId="6BAB9710" w14:textId="77777777" w:rsidTr="006867E0">
              <w:trPr>
                <w:trHeight w:val="243"/>
              </w:trPr>
              <w:tc>
                <w:tcPr>
                  <w:tcW w:w="3287" w:type="dxa"/>
                  <w:tcBorders>
                    <w:bottom w:val="single" w:sz="4" w:space="0" w:color="auto"/>
                  </w:tcBorders>
                  <w:vAlign w:val="center"/>
                </w:tcPr>
                <w:p w14:paraId="0C37A3D0" w14:textId="77777777" w:rsidR="00BA3190" w:rsidRPr="006145DB" w:rsidRDefault="00BA3190" w:rsidP="005B435E">
                  <w:pPr>
                    <w:tabs>
                      <w:tab w:val="left" w:pos="709"/>
                    </w:tabs>
                    <w:contextualSpacing/>
                    <w:jc w:val="both"/>
                    <w:rPr>
                      <w:rFonts w:cs="Arial"/>
                      <w:sz w:val="16"/>
                      <w:szCs w:val="16"/>
                      <w:lang w:eastAsia="es-CO"/>
                    </w:rPr>
                  </w:pPr>
                  <w:r w:rsidRPr="006145DB">
                    <w:rPr>
                      <w:rFonts w:cs="Arial"/>
                      <w:sz w:val="16"/>
                      <w:szCs w:val="16"/>
                    </w:rPr>
                    <w:t>Novedad en el estado del documento reportado en las bases de datos Registraduría Nacional del Estado Civil, con estados diferentes a Vigente.</w:t>
                  </w:r>
                </w:p>
              </w:tc>
              <w:tc>
                <w:tcPr>
                  <w:tcW w:w="1276" w:type="dxa"/>
                  <w:tcBorders>
                    <w:bottom w:val="single" w:sz="4" w:space="0" w:color="auto"/>
                  </w:tcBorders>
                  <w:vAlign w:val="center"/>
                </w:tcPr>
                <w:p w14:paraId="446C1753" w14:textId="409E5D43"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PISIS-RNEC</w:t>
                  </w:r>
                </w:p>
              </w:tc>
              <w:tc>
                <w:tcPr>
                  <w:tcW w:w="1134" w:type="dxa"/>
                  <w:tcBorders>
                    <w:bottom w:val="single" w:sz="4" w:space="0" w:color="auto"/>
                  </w:tcBorders>
                  <w:vAlign w:val="center"/>
                </w:tcPr>
                <w:p w14:paraId="01C79782"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Mensual (mes vencido)</w:t>
                  </w:r>
                </w:p>
              </w:tc>
              <w:tc>
                <w:tcPr>
                  <w:tcW w:w="1559" w:type="dxa"/>
                  <w:tcBorders>
                    <w:bottom w:val="single" w:sz="4" w:space="0" w:color="auto"/>
                  </w:tcBorders>
                  <w:vAlign w:val="center"/>
                </w:tcPr>
                <w:p w14:paraId="610C0D39"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Ministerio de salud y protección social.</w:t>
                  </w:r>
                </w:p>
                <w:p w14:paraId="266429FD" w14:textId="2CE9524E" w:rsidR="00BA3190" w:rsidRPr="006145DB" w:rsidRDefault="00BA3190" w:rsidP="005B435E">
                  <w:pPr>
                    <w:tabs>
                      <w:tab w:val="left" w:pos="709"/>
                    </w:tabs>
                    <w:contextualSpacing/>
                    <w:jc w:val="center"/>
                    <w:rPr>
                      <w:rFonts w:cs="Arial"/>
                      <w:sz w:val="16"/>
                      <w:szCs w:val="16"/>
                    </w:rPr>
                  </w:pPr>
                  <w:r w:rsidRPr="006145DB">
                    <w:rPr>
                      <w:rFonts w:cs="Arial"/>
                      <w:sz w:val="16"/>
                      <w:szCs w:val="16"/>
                    </w:rPr>
                    <w:t>Registraduría. Nacional del Estado Civil</w:t>
                  </w:r>
                </w:p>
              </w:tc>
            </w:tr>
            <w:tr w:rsidR="00A27979" w:rsidRPr="006145DB" w14:paraId="5607213D" w14:textId="77777777" w:rsidTr="006867E0">
              <w:trPr>
                <w:trHeight w:val="243"/>
              </w:trPr>
              <w:tc>
                <w:tcPr>
                  <w:tcW w:w="3287" w:type="dxa"/>
                  <w:tcBorders>
                    <w:bottom w:val="single" w:sz="4" w:space="0" w:color="auto"/>
                  </w:tcBorders>
                  <w:vAlign w:val="center"/>
                </w:tcPr>
                <w:p w14:paraId="30CF3DF2" w14:textId="0867BDFA" w:rsidR="00BA3190" w:rsidRPr="006145DB" w:rsidRDefault="00BA3190" w:rsidP="005B435E">
                  <w:pPr>
                    <w:tabs>
                      <w:tab w:val="left" w:pos="709"/>
                    </w:tabs>
                    <w:contextualSpacing/>
                    <w:jc w:val="both"/>
                    <w:rPr>
                      <w:rFonts w:cs="Arial"/>
                      <w:sz w:val="16"/>
                      <w:szCs w:val="16"/>
                      <w:lang w:eastAsia="es-CO"/>
                    </w:rPr>
                  </w:pPr>
                  <w:r w:rsidRPr="006145DB">
                    <w:rPr>
                      <w:rFonts w:cs="Arial"/>
                      <w:sz w:val="16"/>
                      <w:szCs w:val="16"/>
                      <w:lang w:eastAsia="es-CO"/>
                    </w:rPr>
                    <w:t>Inconsistencia en la información aportada y que derive en el incumplimiento de criterios de ingreso</w:t>
                  </w:r>
                  <w:r w:rsidR="006867E0" w:rsidRPr="006145DB">
                    <w:rPr>
                      <w:rFonts w:cs="Arial"/>
                      <w:sz w:val="16"/>
                      <w:szCs w:val="16"/>
                      <w:lang w:eastAsia="es-CO"/>
                    </w:rPr>
                    <w:t>.</w:t>
                  </w:r>
                </w:p>
              </w:tc>
              <w:tc>
                <w:tcPr>
                  <w:tcW w:w="1276" w:type="dxa"/>
                  <w:tcBorders>
                    <w:bottom w:val="single" w:sz="4" w:space="0" w:color="auto"/>
                  </w:tcBorders>
                  <w:vAlign w:val="center"/>
                </w:tcPr>
                <w:p w14:paraId="19882D94"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Verificación en campo</w:t>
                  </w:r>
                </w:p>
              </w:tc>
              <w:tc>
                <w:tcPr>
                  <w:tcW w:w="1134" w:type="dxa"/>
                  <w:tcBorders>
                    <w:bottom w:val="single" w:sz="4" w:space="0" w:color="auto"/>
                  </w:tcBorders>
                  <w:vAlign w:val="center"/>
                </w:tcPr>
                <w:p w14:paraId="1849573E"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50A49C25"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Subdirección para la adultez</w:t>
                  </w:r>
                </w:p>
              </w:tc>
            </w:tr>
            <w:tr w:rsidR="00A27979" w:rsidRPr="006145DB" w14:paraId="133A192E" w14:textId="77777777" w:rsidTr="006867E0">
              <w:trPr>
                <w:trHeight w:val="765"/>
              </w:trPr>
              <w:tc>
                <w:tcPr>
                  <w:tcW w:w="3287" w:type="dxa"/>
                  <w:tcBorders>
                    <w:top w:val="single" w:sz="4" w:space="0" w:color="auto"/>
                  </w:tcBorders>
                  <w:vAlign w:val="center"/>
                </w:tcPr>
                <w:p w14:paraId="6A930D48" w14:textId="77777777" w:rsidR="00BA3190" w:rsidRPr="006145DB" w:rsidRDefault="00BA3190" w:rsidP="005B435E">
                  <w:pPr>
                    <w:jc w:val="both"/>
                    <w:rPr>
                      <w:rFonts w:cs="Arial"/>
                      <w:sz w:val="16"/>
                      <w:szCs w:val="16"/>
                    </w:rPr>
                  </w:pPr>
                  <w:r w:rsidRPr="006145DB">
                    <w:rPr>
                      <w:rFonts w:cs="Arial"/>
                      <w:sz w:val="16"/>
                      <w:szCs w:val="16"/>
                      <w:lang w:eastAsia="es-CO"/>
                    </w:rPr>
                    <w:t>Persona con pena privativa de la libertad y no privativa.</w:t>
                  </w:r>
                </w:p>
              </w:tc>
              <w:tc>
                <w:tcPr>
                  <w:tcW w:w="1276" w:type="dxa"/>
                  <w:tcBorders>
                    <w:top w:val="single" w:sz="4" w:space="0" w:color="auto"/>
                  </w:tcBorders>
                  <w:vAlign w:val="center"/>
                </w:tcPr>
                <w:p w14:paraId="2671611E" w14:textId="2F515242"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 (JEMPS)</w:t>
                  </w:r>
                </w:p>
              </w:tc>
              <w:tc>
                <w:tcPr>
                  <w:tcW w:w="1134" w:type="dxa"/>
                  <w:tcBorders>
                    <w:top w:val="single" w:sz="4" w:space="0" w:color="auto"/>
                  </w:tcBorders>
                  <w:vAlign w:val="center"/>
                </w:tcPr>
                <w:p w14:paraId="44E09413" w14:textId="077AC33C" w:rsidR="00BA3190" w:rsidRPr="006145DB" w:rsidRDefault="00BA3190" w:rsidP="005B435E">
                  <w:pPr>
                    <w:tabs>
                      <w:tab w:val="left" w:pos="709"/>
                    </w:tabs>
                    <w:contextualSpacing/>
                    <w:jc w:val="center"/>
                    <w:textAlignment w:val="baseline"/>
                    <w:rPr>
                      <w:rFonts w:cs="Arial"/>
                      <w:sz w:val="16"/>
                      <w:szCs w:val="16"/>
                    </w:rPr>
                  </w:pPr>
                  <w:r w:rsidRPr="006145DB">
                    <w:rPr>
                      <w:rFonts w:cs="Arial"/>
                      <w:sz w:val="16"/>
                      <w:szCs w:val="16"/>
                    </w:rPr>
                    <w:t>Consulta individual a demanda</w:t>
                  </w:r>
                </w:p>
              </w:tc>
              <w:tc>
                <w:tcPr>
                  <w:tcW w:w="1559" w:type="dxa"/>
                  <w:tcBorders>
                    <w:top w:val="single" w:sz="4" w:space="0" w:color="auto"/>
                  </w:tcBorders>
                  <w:vAlign w:val="center"/>
                </w:tcPr>
                <w:p w14:paraId="769D7FBB" w14:textId="0E0734EF"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Ministerio de Justicia y del derecho – Consejo Superior de la Judicatura.</w:t>
                  </w:r>
                </w:p>
              </w:tc>
            </w:tr>
            <w:tr w:rsidR="00A27979" w:rsidRPr="006145DB" w14:paraId="27EB8B78" w14:textId="77777777" w:rsidTr="006867E0">
              <w:trPr>
                <w:trHeight w:val="485"/>
              </w:trPr>
              <w:tc>
                <w:tcPr>
                  <w:tcW w:w="3287" w:type="dxa"/>
                  <w:vAlign w:val="center"/>
                </w:tcPr>
                <w:p w14:paraId="36E4B115" w14:textId="77777777" w:rsidR="00BA3190" w:rsidRPr="006145DB" w:rsidRDefault="00BA3190" w:rsidP="005B435E">
                  <w:pPr>
                    <w:tabs>
                      <w:tab w:val="left" w:pos="709"/>
                    </w:tabs>
                    <w:contextualSpacing/>
                    <w:jc w:val="both"/>
                    <w:rPr>
                      <w:rFonts w:cs="Arial"/>
                      <w:sz w:val="20"/>
                      <w:szCs w:val="20"/>
                      <w:lang w:eastAsia="es-CO"/>
                    </w:rPr>
                  </w:pPr>
                  <w:r w:rsidRPr="006145DB">
                    <w:rPr>
                      <w:rFonts w:cs="Arial"/>
                      <w:sz w:val="16"/>
                      <w:szCs w:val="16"/>
                      <w:lang w:eastAsia="es-CO"/>
                    </w:rPr>
                    <w:t>Fallecimiento.</w:t>
                  </w:r>
                </w:p>
              </w:tc>
              <w:tc>
                <w:tcPr>
                  <w:tcW w:w="1276" w:type="dxa"/>
                  <w:vAlign w:val="center"/>
                </w:tcPr>
                <w:p w14:paraId="7E6A5562"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Fallecidos (Inhumados)</w:t>
                  </w:r>
                </w:p>
              </w:tc>
              <w:tc>
                <w:tcPr>
                  <w:tcW w:w="1134" w:type="dxa"/>
                  <w:vAlign w:val="center"/>
                </w:tcPr>
                <w:p w14:paraId="505A79E0"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Mensual </w:t>
                  </w:r>
                </w:p>
                <w:p w14:paraId="3A026828"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(Mes Vencido)</w:t>
                  </w:r>
                </w:p>
              </w:tc>
              <w:tc>
                <w:tcPr>
                  <w:tcW w:w="1559" w:type="dxa"/>
                  <w:vAlign w:val="center"/>
                </w:tcPr>
                <w:p w14:paraId="0962A1F3" w14:textId="458669F3" w:rsidR="00BA3190" w:rsidRPr="006145DB" w:rsidRDefault="00BA3190"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 de Salud</w:t>
                  </w:r>
                </w:p>
              </w:tc>
            </w:tr>
            <w:tr w:rsidR="00A27979" w:rsidRPr="006145DB" w14:paraId="56D0A4C4" w14:textId="77777777" w:rsidTr="006867E0">
              <w:trPr>
                <w:trHeight w:val="259"/>
              </w:trPr>
              <w:tc>
                <w:tcPr>
                  <w:tcW w:w="3287" w:type="dxa"/>
                  <w:vAlign w:val="center"/>
                </w:tcPr>
                <w:p w14:paraId="12524A2C" w14:textId="1B30AAA3" w:rsidR="00BA3190" w:rsidRPr="006145DB" w:rsidRDefault="00BA3190" w:rsidP="005B435E">
                  <w:pPr>
                    <w:tabs>
                      <w:tab w:val="left" w:pos="709"/>
                    </w:tabs>
                    <w:contextualSpacing/>
                    <w:jc w:val="both"/>
                    <w:rPr>
                      <w:rFonts w:cs="Arial"/>
                      <w:sz w:val="16"/>
                      <w:szCs w:val="16"/>
                    </w:rPr>
                  </w:pPr>
                  <w:r w:rsidRPr="006145DB">
                    <w:rPr>
                      <w:rFonts w:cs="Arial"/>
                      <w:sz w:val="16"/>
                      <w:szCs w:val="16"/>
                    </w:rPr>
                    <w:t>Incurrir en faltas gravísimas establecidas en el manual de acuerdos para la convivencia y la transformación de los conflictos en los servicios sociales</w:t>
                  </w:r>
                  <w:r w:rsidR="00B21351" w:rsidRPr="006145DB">
                    <w:rPr>
                      <w:rFonts w:cs="Arial"/>
                      <w:sz w:val="16"/>
                      <w:szCs w:val="16"/>
                    </w:rPr>
                    <w:t>.</w:t>
                  </w:r>
                </w:p>
              </w:tc>
              <w:tc>
                <w:tcPr>
                  <w:tcW w:w="1276" w:type="dxa"/>
                  <w:vAlign w:val="center"/>
                </w:tcPr>
                <w:p w14:paraId="79F429B6" w14:textId="77777777" w:rsidR="00BA3190" w:rsidRPr="006145DB" w:rsidRDefault="00BA3190"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34" w:type="dxa"/>
                  <w:vAlign w:val="center"/>
                </w:tcPr>
                <w:p w14:paraId="26F12002"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vAlign w:val="center"/>
                </w:tcPr>
                <w:p w14:paraId="0B65ADFE" w14:textId="77777777" w:rsidR="00BA3190" w:rsidRPr="006145DB" w:rsidRDefault="00BA3190" w:rsidP="005B435E">
                  <w:pPr>
                    <w:tabs>
                      <w:tab w:val="left" w:pos="709"/>
                    </w:tabs>
                    <w:contextualSpacing/>
                    <w:jc w:val="center"/>
                    <w:rPr>
                      <w:rFonts w:cs="Arial"/>
                      <w:bCs/>
                      <w:sz w:val="20"/>
                      <w:szCs w:val="20"/>
                      <w:lang w:eastAsia="es-CO"/>
                    </w:rPr>
                  </w:pPr>
                  <w:r w:rsidRPr="006145DB">
                    <w:rPr>
                      <w:rFonts w:cs="Arial"/>
                      <w:sz w:val="16"/>
                      <w:szCs w:val="16"/>
                    </w:rPr>
                    <w:t>Subdirección para la adultez</w:t>
                  </w:r>
                </w:p>
              </w:tc>
            </w:tr>
            <w:tr w:rsidR="00A27979" w:rsidRPr="006145DB" w14:paraId="7CD809BE" w14:textId="77777777" w:rsidTr="006867E0">
              <w:trPr>
                <w:trHeight w:val="343"/>
              </w:trPr>
              <w:tc>
                <w:tcPr>
                  <w:tcW w:w="3287" w:type="dxa"/>
                  <w:vAlign w:val="center"/>
                </w:tcPr>
                <w:p w14:paraId="1D4DD596" w14:textId="0EEFC237" w:rsidR="00BA3190" w:rsidRPr="006145DB" w:rsidRDefault="00BA3190" w:rsidP="005B435E">
                  <w:pPr>
                    <w:tabs>
                      <w:tab w:val="left" w:pos="709"/>
                    </w:tabs>
                    <w:contextualSpacing/>
                    <w:jc w:val="both"/>
                    <w:rPr>
                      <w:rFonts w:cs="Arial"/>
                      <w:sz w:val="16"/>
                      <w:szCs w:val="16"/>
                      <w:lang w:eastAsia="es-CO"/>
                    </w:rPr>
                  </w:pPr>
                  <w:r w:rsidRPr="006145DB">
                    <w:rPr>
                      <w:rFonts w:cs="Arial"/>
                      <w:sz w:val="16"/>
                      <w:szCs w:val="16"/>
                      <w:lang w:eastAsia="es-CO"/>
                    </w:rPr>
                    <w:t>Traslado a entidades externas</w:t>
                  </w:r>
                  <w:r w:rsidR="006867E0" w:rsidRPr="006145DB">
                    <w:rPr>
                      <w:rFonts w:cs="Arial"/>
                      <w:sz w:val="16"/>
                      <w:szCs w:val="16"/>
                      <w:lang w:eastAsia="es-CO"/>
                    </w:rPr>
                    <w:t>.</w:t>
                  </w:r>
                </w:p>
              </w:tc>
              <w:tc>
                <w:tcPr>
                  <w:tcW w:w="1276" w:type="dxa"/>
                  <w:vAlign w:val="center"/>
                </w:tcPr>
                <w:p w14:paraId="4E07A1ED" w14:textId="3949091D"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 del acta</w:t>
                  </w:r>
                </w:p>
              </w:tc>
              <w:tc>
                <w:tcPr>
                  <w:tcW w:w="1134" w:type="dxa"/>
                  <w:vAlign w:val="center"/>
                </w:tcPr>
                <w:p w14:paraId="15DBD10D"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vAlign w:val="center"/>
                </w:tcPr>
                <w:p w14:paraId="2CEF8BEF"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Subdirección para la adultez</w:t>
                  </w:r>
                </w:p>
              </w:tc>
            </w:tr>
            <w:tr w:rsidR="00A27979" w:rsidRPr="006145DB" w14:paraId="31740952" w14:textId="77777777" w:rsidTr="006867E0">
              <w:trPr>
                <w:trHeight w:val="259"/>
              </w:trPr>
              <w:tc>
                <w:tcPr>
                  <w:tcW w:w="3287" w:type="dxa"/>
                  <w:vAlign w:val="center"/>
                </w:tcPr>
                <w:p w14:paraId="06FAA787" w14:textId="41EF7A39" w:rsidR="00BA3190" w:rsidRPr="006145DB" w:rsidRDefault="00BA3190" w:rsidP="005B435E">
                  <w:pPr>
                    <w:tabs>
                      <w:tab w:val="left" w:pos="709"/>
                    </w:tabs>
                    <w:contextualSpacing/>
                    <w:jc w:val="both"/>
                    <w:rPr>
                      <w:rFonts w:cs="Arial"/>
                      <w:sz w:val="16"/>
                      <w:szCs w:val="16"/>
                      <w:lang w:eastAsia="es-CO"/>
                    </w:rPr>
                  </w:pPr>
                  <w:r w:rsidRPr="006145DB">
                    <w:rPr>
                      <w:rFonts w:cs="Arial"/>
                      <w:sz w:val="16"/>
                      <w:szCs w:val="16"/>
                      <w:lang w:eastAsia="es-CO"/>
                    </w:rPr>
                    <w:t>Traslado a otros servicios de las SDIS con los que tiene restricciones</w:t>
                  </w:r>
                  <w:r w:rsidR="00B21351" w:rsidRPr="006145DB">
                    <w:rPr>
                      <w:rFonts w:cs="Arial"/>
                      <w:sz w:val="16"/>
                      <w:szCs w:val="16"/>
                      <w:lang w:eastAsia="es-CO"/>
                    </w:rPr>
                    <w:t>.</w:t>
                  </w:r>
                </w:p>
              </w:tc>
              <w:tc>
                <w:tcPr>
                  <w:tcW w:w="1276" w:type="dxa"/>
                  <w:vAlign w:val="center"/>
                </w:tcPr>
                <w:p w14:paraId="58F98FED"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7913658A"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vAlign w:val="center"/>
                </w:tcPr>
                <w:p w14:paraId="782B554B"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Subdirección para la adultez</w:t>
                  </w:r>
                </w:p>
              </w:tc>
            </w:tr>
            <w:tr w:rsidR="00A27979" w:rsidRPr="006145DB" w14:paraId="175DBD3A" w14:textId="77777777" w:rsidTr="006867E0">
              <w:trPr>
                <w:trHeight w:val="259"/>
              </w:trPr>
              <w:tc>
                <w:tcPr>
                  <w:tcW w:w="3287" w:type="dxa"/>
                  <w:tcBorders>
                    <w:bottom w:val="single" w:sz="4" w:space="0" w:color="auto"/>
                  </w:tcBorders>
                  <w:vAlign w:val="center"/>
                </w:tcPr>
                <w:p w14:paraId="4B9657FE" w14:textId="1EFA79C5" w:rsidR="00BA3190" w:rsidRPr="006145DB" w:rsidRDefault="00BA3190" w:rsidP="005B435E">
                  <w:pPr>
                    <w:tabs>
                      <w:tab w:val="left" w:pos="709"/>
                    </w:tabs>
                    <w:contextualSpacing/>
                    <w:jc w:val="both"/>
                    <w:rPr>
                      <w:rFonts w:cs="Arial"/>
                      <w:sz w:val="16"/>
                      <w:szCs w:val="16"/>
                      <w:lang w:eastAsia="es-CO"/>
                    </w:rPr>
                  </w:pPr>
                  <w:r w:rsidRPr="006145DB">
                    <w:rPr>
                      <w:rFonts w:cs="Arial"/>
                      <w:sz w:val="16"/>
                      <w:szCs w:val="16"/>
                      <w:lang w:eastAsia="es-CO"/>
                    </w:rPr>
                    <w:t>Abandono del proceso</w:t>
                  </w:r>
                  <w:r w:rsidR="006867E0" w:rsidRPr="006145DB">
                    <w:rPr>
                      <w:rFonts w:cs="Arial"/>
                      <w:sz w:val="16"/>
                      <w:szCs w:val="16"/>
                      <w:lang w:eastAsia="es-CO"/>
                    </w:rPr>
                    <w:t>.</w:t>
                  </w:r>
                </w:p>
              </w:tc>
              <w:tc>
                <w:tcPr>
                  <w:tcW w:w="1276" w:type="dxa"/>
                  <w:tcBorders>
                    <w:bottom w:val="single" w:sz="4" w:space="0" w:color="auto"/>
                  </w:tcBorders>
                  <w:vAlign w:val="center"/>
                </w:tcPr>
                <w:p w14:paraId="61BA96DE"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4E3ABC8E"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3E6081BB"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Subdirección para la adultez</w:t>
                  </w:r>
                </w:p>
              </w:tc>
            </w:tr>
            <w:tr w:rsidR="00A27979" w:rsidRPr="006145DB" w14:paraId="20312A0C" w14:textId="77777777" w:rsidTr="006867E0">
              <w:trPr>
                <w:trHeight w:val="259"/>
              </w:trPr>
              <w:tc>
                <w:tcPr>
                  <w:tcW w:w="3287" w:type="dxa"/>
                  <w:tcBorders>
                    <w:top w:val="single" w:sz="4" w:space="0" w:color="auto"/>
                    <w:left w:val="single" w:sz="4" w:space="0" w:color="auto"/>
                    <w:bottom w:val="single" w:sz="4" w:space="0" w:color="auto"/>
                    <w:right w:val="single" w:sz="4" w:space="0" w:color="auto"/>
                  </w:tcBorders>
                  <w:vAlign w:val="center"/>
                </w:tcPr>
                <w:p w14:paraId="023108D4" w14:textId="77777777" w:rsidR="00BA3190" w:rsidRPr="006145DB" w:rsidRDefault="00BA3190" w:rsidP="005B435E">
                  <w:pPr>
                    <w:tabs>
                      <w:tab w:val="left" w:pos="709"/>
                    </w:tabs>
                    <w:contextualSpacing/>
                    <w:jc w:val="both"/>
                    <w:rPr>
                      <w:rFonts w:cs="Arial"/>
                      <w:sz w:val="16"/>
                      <w:szCs w:val="16"/>
                      <w:lang w:eastAsia="es-CO"/>
                    </w:rPr>
                  </w:pPr>
                  <w:r w:rsidRPr="006145DB">
                    <w:rPr>
                      <w:rFonts w:cs="Arial"/>
                      <w:sz w:val="16"/>
                      <w:szCs w:val="16"/>
                      <w:shd w:val="clear" w:color="auto" w:fill="FFFFFF"/>
                    </w:rPr>
                    <w:t>Finalización del proceso de atención por logros de metas personales planteadas en el Plan de Atención Individual (PAI).</w:t>
                  </w:r>
                </w:p>
              </w:tc>
              <w:tc>
                <w:tcPr>
                  <w:tcW w:w="1276" w:type="dxa"/>
                  <w:tcBorders>
                    <w:top w:val="single" w:sz="4" w:space="0" w:color="auto"/>
                    <w:left w:val="single" w:sz="4" w:space="0" w:color="auto"/>
                    <w:bottom w:val="single" w:sz="4" w:space="0" w:color="auto"/>
                    <w:right w:val="single" w:sz="4" w:space="0" w:color="auto"/>
                  </w:tcBorders>
                  <w:vAlign w:val="center"/>
                </w:tcPr>
                <w:p w14:paraId="2E2C6DAE" w14:textId="77777777" w:rsidR="00BA3190" w:rsidRPr="006145DB" w:rsidRDefault="00BA319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top w:val="single" w:sz="4" w:space="0" w:color="auto"/>
                    <w:left w:val="single" w:sz="4" w:space="0" w:color="auto"/>
                    <w:bottom w:val="single" w:sz="4" w:space="0" w:color="auto"/>
                    <w:right w:val="single" w:sz="4" w:space="0" w:color="auto"/>
                  </w:tcBorders>
                  <w:vAlign w:val="center"/>
                </w:tcPr>
                <w:p w14:paraId="79787CAF" w14:textId="77777777" w:rsidR="00BA3190" w:rsidRPr="006145DB" w:rsidRDefault="00BA3190"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top w:val="single" w:sz="4" w:space="0" w:color="auto"/>
                    <w:left w:val="single" w:sz="4" w:space="0" w:color="auto"/>
                    <w:bottom w:val="single" w:sz="4" w:space="0" w:color="auto"/>
                    <w:right w:val="single" w:sz="4" w:space="0" w:color="auto"/>
                  </w:tcBorders>
                  <w:vAlign w:val="center"/>
                </w:tcPr>
                <w:p w14:paraId="1E543991" w14:textId="77777777" w:rsidR="00BA3190" w:rsidRPr="006145DB" w:rsidRDefault="00BA3190" w:rsidP="005B435E">
                  <w:pPr>
                    <w:tabs>
                      <w:tab w:val="left" w:pos="709"/>
                    </w:tabs>
                    <w:contextualSpacing/>
                    <w:jc w:val="center"/>
                    <w:rPr>
                      <w:rFonts w:cs="Arial"/>
                      <w:sz w:val="16"/>
                      <w:szCs w:val="16"/>
                    </w:rPr>
                  </w:pPr>
                  <w:r w:rsidRPr="006145DB">
                    <w:rPr>
                      <w:rFonts w:cs="Arial"/>
                      <w:sz w:val="16"/>
                      <w:szCs w:val="16"/>
                    </w:rPr>
                    <w:t>Subdirección para la adultez</w:t>
                  </w:r>
                </w:p>
              </w:tc>
            </w:tr>
            <w:tr w:rsidR="00294AEC" w:rsidRPr="006145DB" w14:paraId="53F05BC0" w14:textId="77777777" w:rsidTr="006867E0">
              <w:trPr>
                <w:trHeight w:val="70"/>
              </w:trPr>
              <w:tc>
                <w:tcPr>
                  <w:tcW w:w="3287" w:type="dxa"/>
                  <w:tcBorders>
                    <w:top w:val="single" w:sz="4" w:space="0" w:color="auto"/>
                    <w:left w:val="nil"/>
                    <w:bottom w:val="nil"/>
                    <w:right w:val="nil"/>
                  </w:tcBorders>
                  <w:vAlign w:val="center"/>
                </w:tcPr>
                <w:p w14:paraId="1BBDD4E0" w14:textId="77777777" w:rsidR="00294AEC" w:rsidRPr="006145DB" w:rsidRDefault="00294AEC" w:rsidP="005B435E">
                  <w:pPr>
                    <w:tabs>
                      <w:tab w:val="left" w:pos="709"/>
                    </w:tabs>
                    <w:contextualSpacing/>
                    <w:jc w:val="both"/>
                    <w:rPr>
                      <w:rFonts w:cs="Arial"/>
                      <w:sz w:val="16"/>
                      <w:szCs w:val="16"/>
                      <w:shd w:val="clear" w:color="auto" w:fill="FFFFFF"/>
                    </w:rPr>
                  </w:pPr>
                </w:p>
              </w:tc>
              <w:tc>
                <w:tcPr>
                  <w:tcW w:w="1276" w:type="dxa"/>
                  <w:tcBorders>
                    <w:top w:val="single" w:sz="4" w:space="0" w:color="auto"/>
                    <w:left w:val="nil"/>
                    <w:bottom w:val="nil"/>
                    <w:right w:val="nil"/>
                  </w:tcBorders>
                  <w:vAlign w:val="center"/>
                </w:tcPr>
                <w:p w14:paraId="5C9C67CB" w14:textId="77777777" w:rsidR="00294AEC" w:rsidRPr="006145DB" w:rsidRDefault="00294AEC" w:rsidP="005B435E">
                  <w:pPr>
                    <w:tabs>
                      <w:tab w:val="left" w:pos="709"/>
                    </w:tabs>
                    <w:contextualSpacing/>
                    <w:jc w:val="center"/>
                    <w:rPr>
                      <w:rFonts w:cs="Arial"/>
                      <w:sz w:val="16"/>
                      <w:szCs w:val="16"/>
                      <w:lang w:eastAsia="es-CO"/>
                    </w:rPr>
                  </w:pPr>
                </w:p>
              </w:tc>
              <w:tc>
                <w:tcPr>
                  <w:tcW w:w="1134" w:type="dxa"/>
                  <w:tcBorders>
                    <w:top w:val="single" w:sz="4" w:space="0" w:color="auto"/>
                    <w:left w:val="nil"/>
                    <w:bottom w:val="nil"/>
                    <w:right w:val="nil"/>
                  </w:tcBorders>
                  <w:vAlign w:val="center"/>
                </w:tcPr>
                <w:p w14:paraId="7746CF74" w14:textId="77777777" w:rsidR="00294AEC" w:rsidRPr="006145DB" w:rsidRDefault="00294AEC" w:rsidP="005B435E">
                  <w:pPr>
                    <w:tabs>
                      <w:tab w:val="left" w:pos="709"/>
                    </w:tabs>
                    <w:contextualSpacing/>
                    <w:jc w:val="center"/>
                    <w:rPr>
                      <w:rFonts w:cs="Arial"/>
                      <w:bCs/>
                      <w:sz w:val="16"/>
                      <w:szCs w:val="16"/>
                      <w:lang w:eastAsia="es-CO"/>
                    </w:rPr>
                  </w:pPr>
                </w:p>
              </w:tc>
              <w:tc>
                <w:tcPr>
                  <w:tcW w:w="1559" w:type="dxa"/>
                  <w:tcBorders>
                    <w:top w:val="single" w:sz="4" w:space="0" w:color="auto"/>
                    <w:left w:val="nil"/>
                    <w:bottom w:val="nil"/>
                    <w:right w:val="nil"/>
                  </w:tcBorders>
                  <w:vAlign w:val="center"/>
                </w:tcPr>
                <w:p w14:paraId="729186E1" w14:textId="77777777" w:rsidR="00294AEC" w:rsidRPr="006145DB" w:rsidRDefault="00294AEC" w:rsidP="005B435E">
                  <w:pPr>
                    <w:tabs>
                      <w:tab w:val="left" w:pos="709"/>
                    </w:tabs>
                    <w:contextualSpacing/>
                    <w:jc w:val="center"/>
                    <w:rPr>
                      <w:rFonts w:cs="Arial"/>
                      <w:sz w:val="16"/>
                      <w:szCs w:val="16"/>
                    </w:rPr>
                  </w:pPr>
                </w:p>
              </w:tc>
            </w:tr>
          </w:tbl>
          <w:p w14:paraId="1926D4F2" w14:textId="77777777" w:rsidR="00BA3190" w:rsidRPr="006145DB" w:rsidRDefault="00BA3190" w:rsidP="005B435E">
            <w:pPr>
              <w:tabs>
                <w:tab w:val="left" w:pos="709"/>
              </w:tabs>
              <w:spacing w:after="0" w:line="240" w:lineRule="auto"/>
              <w:contextualSpacing/>
              <w:jc w:val="both"/>
              <w:rPr>
                <w:rFonts w:cs="Arial"/>
                <w:bCs/>
                <w:sz w:val="20"/>
                <w:szCs w:val="20"/>
                <w:lang w:eastAsia="es-CO"/>
              </w:rPr>
            </w:pPr>
          </w:p>
        </w:tc>
      </w:tr>
      <w:tr w:rsidR="00A27979" w:rsidRPr="006145DB" w14:paraId="2184486C" w14:textId="77777777" w:rsidTr="0096716C">
        <w:trPr>
          <w:trHeight w:val="884"/>
          <w:jc w:val="center"/>
        </w:trPr>
        <w:tc>
          <w:tcPr>
            <w:tcW w:w="1980" w:type="dxa"/>
            <w:vAlign w:val="center"/>
          </w:tcPr>
          <w:p w14:paraId="572B3604" w14:textId="77777777" w:rsidR="00BA3190" w:rsidRPr="006145DB" w:rsidRDefault="00BA3190" w:rsidP="005B435E">
            <w:pPr>
              <w:spacing w:after="0"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513" w:type="dxa"/>
          </w:tcPr>
          <w:tbl>
            <w:tblPr>
              <w:tblW w:w="7251"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282"/>
              <w:gridCol w:w="1276"/>
              <w:gridCol w:w="1134"/>
              <w:gridCol w:w="1559"/>
            </w:tblGrid>
            <w:tr w:rsidR="00A27979" w:rsidRPr="006145DB" w14:paraId="4A108B9A" w14:textId="77777777" w:rsidTr="006867E0">
              <w:trPr>
                <w:trHeight w:val="324"/>
              </w:trPr>
              <w:tc>
                <w:tcPr>
                  <w:tcW w:w="3282" w:type="dxa"/>
                  <w:tcBorders>
                    <w:top w:val="nil"/>
                    <w:left w:val="single" w:sz="4" w:space="0" w:color="auto"/>
                    <w:bottom w:val="single" w:sz="4" w:space="0" w:color="auto"/>
                    <w:right w:val="single" w:sz="4" w:space="0" w:color="auto"/>
                  </w:tcBorders>
                  <w:vAlign w:val="center"/>
                  <w:hideMark/>
                </w:tcPr>
                <w:p w14:paraId="2FC4187D"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Restricciones </w:t>
                  </w:r>
                </w:p>
              </w:tc>
              <w:tc>
                <w:tcPr>
                  <w:tcW w:w="1276" w:type="dxa"/>
                  <w:tcBorders>
                    <w:top w:val="nil"/>
                    <w:left w:val="single" w:sz="4" w:space="0" w:color="auto"/>
                    <w:bottom w:val="single" w:sz="4" w:space="0" w:color="auto"/>
                    <w:right w:val="single" w:sz="4" w:space="0" w:color="auto"/>
                  </w:tcBorders>
                  <w:vAlign w:val="center"/>
                  <w:hideMark/>
                </w:tcPr>
                <w:p w14:paraId="10EC4682"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Fuente de Información </w:t>
                  </w:r>
                </w:p>
              </w:tc>
              <w:tc>
                <w:tcPr>
                  <w:tcW w:w="1134" w:type="dxa"/>
                  <w:tcBorders>
                    <w:top w:val="nil"/>
                    <w:left w:val="single" w:sz="4" w:space="0" w:color="auto"/>
                    <w:bottom w:val="single" w:sz="4" w:space="0" w:color="auto"/>
                    <w:right w:val="single" w:sz="4" w:space="0" w:color="auto"/>
                  </w:tcBorders>
                  <w:vAlign w:val="center"/>
                  <w:hideMark/>
                </w:tcPr>
                <w:p w14:paraId="5359AD8F"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Periodicidad </w:t>
                  </w:r>
                </w:p>
              </w:tc>
              <w:tc>
                <w:tcPr>
                  <w:tcW w:w="1559" w:type="dxa"/>
                  <w:tcBorders>
                    <w:top w:val="nil"/>
                    <w:left w:val="single" w:sz="4" w:space="0" w:color="auto"/>
                    <w:bottom w:val="single" w:sz="4" w:space="0" w:color="auto"/>
                    <w:right w:val="single" w:sz="4" w:space="0" w:color="auto"/>
                  </w:tcBorders>
                  <w:vAlign w:val="center"/>
                  <w:hideMark/>
                </w:tcPr>
                <w:p w14:paraId="326439F7"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Administrador  </w:t>
                  </w:r>
                </w:p>
              </w:tc>
            </w:tr>
            <w:tr w:rsidR="00A27979" w:rsidRPr="006145DB" w14:paraId="7E6C8FDE" w14:textId="77777777" w:rsidTr="006867E0">
              <w:trPr>
                <w:trHeight w:val="300"/>
              </w:trPr>
              <w:tc>
                <w:tcPr>
                  <w:tcW w:w="3282" w:type="dxa"/>
                  <w:tcBorders>
                    <w:top w:val="single" w:sz="4" w:space="0" w:color="auto"/>
                    <w:left w:val="single" w:sz="4" w:space="0" w:color="auto"/>
                    <w:bottom w:val="single" w:sz="4" w:space="0" w:color="auto"/>
                    <w:right w:val="single" w:sz="4" w:space="0" w:color="auto"/>
                  </w:tcBorders>
                  <w:vAlign w:val="center"/>
                  <w:hideMark/>
                </w:tcPr>
                <w:p w14:paraId="77C868BC" w14:textId="77777777"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de Autocuidado para Población Habitante de Calle.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E66F3AC"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E9F0599"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5A67894" w14:textId="509B60CC"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A27979" w:rsidRPr="006145DB" w14:paraId="1F9E68E4" w14:textId="77777777" w:rsidTr="006867E0">
              <w:trPr>
                <w:trHeight w:val="300"/>
              </w:trPr>
              <w:tc>
                <w:tcPr>
                  <w:tcW w:w="3282" w:type="dxa"/>
                  <w:tcBorders>
                    <w:top w:val="single" w:sz="4" w:space="0" w:color="auto"/>
                    <w:left w:val="single" w:sz="4" w:space="0" w:color="auto"/>
                    <w:bottom w:val="single" w:sz="4" w:space="0" w:color="auto"/>
                    <w:right w:val="single" w:sz="4" w:space="0" w:color="auto"/>
                  </w:tcBorders>
                  <w:vAlign w:val="center"/>
                  <w:hideMark/>
                </w:tcPr>
                <w:p w14:paraId="25D82A24" w14:textId="77777777"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de Hogar de Paso Día y Hogar de Paso Noche para la Atención de Población Habitante de Calle.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0D56F88"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724A70C"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4294DE6" w14:textId="0F4F5191"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A27979" w:rsidRPr="006145DB" w14:paraId="31C35F6E" w14:textId="77777777" w:rsidTr="006867E0">
              <w:trPr>
                <w:trHeight w:val="300"/>
              </w:trPr>
              <w:tc>
                <w:tcPr>
                  <w:tcW w:w="3282" w:type="dxa"/>
                  <w:tcBorders>
                    <w:top w:val="single" w:sz="4" w:space="0" w:color="auto"/>
                    <w:left w:val="single" w:sz="4" w:space="0" w:color="auto"/>
                    <w:bottom w:val="single" w:sz="4" w:space="0" w:color="auto"/>
                    <w:right w:val="single" w:sz="4" w:space="0" w:color="auto"/>
                  </w:tcBorders>
                  <w:vAlign w:val="center"/>
                  <w:hideMark/>
                </w:tcPr>
                <w:p w14:paraId="1B2AC1BB" w14:textId="77777777"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de Comunidad de Vida para Población Habitante de Calle.</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256E0AC"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9F61A19"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1541557" w14:textId="70F8F2D4"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 </w:t>
                  </w:r>
                </w:p>
              </w:tc>
            </w:tr>
            <w:tr w:rsidR="00A27979" w:rsidRPr="006145DB" w14:paraId="46C83D26" w14:textId="77777777" w:rsidTr="006867E0">
              <w:trPr>
                <w:trHeight w:val="300"/>
              </w:trPr>
              <w:tc>
                <w:tcPr>
                  <w:tcW w:w="3282" w:type="dxa"/>
                  <w:tcBorders>
                    <w:top w:val="single" w:sz="4" w:space="0" w:color="auto"/>
                    <w:left w:val="single" w:sz="4" w:space="0" w:color="auto"/>
                    <w:bottom w:val="single" w:sz="4" w:space="0" w:color="auto"/>
                    <w:right w:val="single" w:sz="4" w:space="0" w:color="auto"/>
                  </w:tcBorders>
                  <w:vAlign w:val="center"/>
                  <w:hideMark/>
                </w:tcPr>
                <w:p w14:paraId="2F30DAF9" w14:textId="2ED56147"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de Atención Sociosanitaria para Población Habitante de Calle y en Alto Riesgo de Estarlo</w:t>
                  </w:r>
                  <w:r w:rsidR="006867E0" w:rsidRPr="006145DB">
                    <w:rPr>
                      <w:rFonts w:cs="Arial"/>
                      <w:sz w:val="16"/>
                      <w:szCs w:val="16"/>
                      <w:lang w:eastAsia="es-CO"/>
                    </w:rPr>
                    <w: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04D5E66"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32B1DA9"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81DB57D" w14:textId="27081F19"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A27979" w:rsidRPr="006145DB" w14:paraId="25D9409A" w14:textId="77777777" w:rsidTr="006867E0">
              <w:trPr>
                <w:trHeight w:val="300"/>
              </w:trPr>
              <w:tc>
                <w:tcPr>
                  <w:tcW w:w="3282" w:type="dxa"/>
                  <w:tcBorders>
                    <w:top w:val="single" w:sz="4" w:space="0" w:color="auto"/>
                    <w:left w:val="single" w:sz="4" w:space="0" w:color="auto"/>
                    <w:bottom w:val="single" w:sz="4" w:space="0" w:color="auto"/>
                    <w:right w:val="single" w:sz="4" w:space="0" w:color="auto"/>
                  </w:tcBorders>
                  <w:vAlign w:val="center"/>
                  <w:hideMark/>
                </w:tcPr>
                <w:p w14:paraId="0ADEB240" w14:textId="77777777"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de Atención y Desarrollo de Capacidades para Mujeres Habitantes de Calle.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C68F3C1"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15BF6ED"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01CA456" w14:textId="272296EC"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A27979" w:rsidRPr="006145DB" w14:paraId="2E9CA97D" w14:textId="77777777" w:rsidTr="006867E0">
              <w:trPr>
                <w:trHeight w:val="300"/>
              </w:trPr>
              <w:tc>
                <w:tcPr>
                  <w:tcW w:w="3282" w:type="dxa"/>
                  <w:tcBorders>
                    <w:top w:val="single" w:sz="4" w:space="0" w:color="auto"/>
                    <w:left w:val="single" w:sz="6" w:space="0" w:color="auto"/>
                    <w:bottom w:val="single" w:sz="6" w:space="0" w:color="auto"/>
                    <w:right w:val="single" w:sz="6" w:space="0" w:color="auto"/>
                  </w:tcBorders>
                  <w:vAlign w:val="center"/>
                  <w:hideMark/>
                </w:tcPr>
                <w:p w14:paraId="1A900C38" w14:textId="77777777"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de Alta Dependencia Física, Mental o Cognitiva para Población Habitante de Calle. </w:t>
                  </w:r>
                </w:p>
              </w:tc>
              <w:tc>
                <w:tcPr>
                  <w:tcW w:w="1276" w:type="dxa"/>
                  <w:tcBorders>
                    <w:top w:val="single" w:sz="4" w:space="0" w:color="auto"/>
                    <w:left w:val="single" w:sz="6" w:space="0" w:color="auto"/>
                    <w:bottom w:val="single" w:sz="6" w:space="0" w:color="auto"/>
                    <w:right w:val="single" w:sz="6" w:space="0" w:color="auto"/>
                  </w:tcBorders>
                  <w:vAlign w:val="center"/>
                  <w:hideMark/>
                </w:tcPr>
                <w:p w14:paraId="233183A2"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4" w:space="0" w:color="auto"/>
                    <w:left w:val="single" w:sz="6" w:space="0" w:color="auto"/>
                    <w:bottom w:val="single" w:sz="6" w:space="0" w:color="auto"/>
                    <w:right w:val="single" w:sz="6" w:space="0" w:color="auto"/>
                  </w:tcBorders>
                  <w:vAlign w:val="center"/>
                  <w:hideMark/>
                </w:tcPr>
                <w:p w14:paraId="3D9395AC"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4" w:space="0" w:color="auto"/>
                    <w:left w:val="single" w:sz="6" w:space="0" w:color="auto"/>
                    <w:bottom w:val="single" w:sz="6" w:space="0" w:color="auto"/>
                    <w:right w:val="single" w:sz="6" w:space="0" w:color="auto"/>
                  </w:tcBorders>
                  <w:vAlign w:val="center"/>
                  <w:hideMark/>
                </w:tcPr>
                <w:p w14:paraId="61E1CDAF" w14:textId="5054DE78"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A27979" w:rsidRPr="006145DB" w14:paraId="107132D7" w14:textId="77777777" w:rsidTr="006867E0">
              <w:trPr>
                <w:trHeight w:val="300"/>
              </w:trPr>
              <w:tc>
                <w:tcPr>
                  <w:tcW w:w="3282" w:type="dxa"/>
                  <w:tcBorders>
                    <w:top w:val="single" w:sz="6" w:space="0" w:color="auto"/>
                    <w:left w:val="single" w:sz="6" w:space="0" w:color="auto"/>
                    <w:bottom w:val="single" w:sz="6" w:space="0" w:color="auto"/>
                    <w:right w:val="single" w:sz="6" w:space="0" w:color="auto"/>
                  </w:tcBorders>
                  <w:vAlign w:val="center"/>
                  <w:hideMark/>
                </w:tcPr>
                <w:p w14:paraId="4B1EDE00" w14:textId="126103A4"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Cuidado Transitorio Día – Noche</w:t>
                  </w:r>
                  <w:r w:rsidR="006867E0" w:rsidRPr="006145DB">
                    <w:rPr>
                      <w:rFonts w:cs="Arial"/>
                      <w:sz w:val="16"/>
                      <w:szCs w:val="16"/>
                      <w:lang w:eastAsia="es-CO"/>
                    </w:rPr>
                    <w:t>.</w:t>
                  </w:r>
                  <w:r w:rsidRPr="006145DB">
                    <w:rPr>
                      <w:rFonts w:cs="Arial"/>
                      <w:sz w:val="16"/>
                      <w:szCs w:val="16"/>
                      <w:lang w:eastAsia="es-CO"/>
                    </w:rPr>
                    <w:t>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7A378BAD"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6" w:space="0" w:color="auto"/>
                    <w:left w:val="single" w:sz="6" w:space="0" w:color="auto"/>
                    <w:bottom w:val="single" w:sz="6" w:space="0" w:color="auto"/>
                    <w:right w:val="single" w:sz="6" w:space="0" w:color="auto"/>
                  </w:tcBorders>
                  <w:vAlign w:val="center"/>
                  <w:hideMark/>
                </w:tcPr>
                <w:p w14:paraId="3FF65858"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6" w:space="0" w:color="auto"/>
                    <w:left w:val="single" w:sz="6" w:space="0" w:color="auto"/>
                    <w:bottom w:val="single" w:sz="6" w:space="0" w:color="auto"/>
                    <w:right w:val="single" w:sz="6" w:space="0" w:color="auto"/>
                  </w:tcBorders>
                  <w:vAlign w:val="center"/>
                  <w:hideMark/>
                </w:tcPr>
                <w:p w14:paraId="68A80268" w14:textId="6925F893"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A27979" w:rsidRPr="006145DB" w14:paraId="22E74692" w14:textId="77777777" w:rsidTr="006867E0">
              <w:trPr>
                <w:trHeight w:val="300"/>
              </w:trPr>
              <w:tc>
                <w:tcPr>
                  <w:tcW w:w="3282" w:type="dxa"/>
                  <w:tcBorders>
                    <w:top w:val="single" w:sz="6" w:space="0" w:color="auto"/>
                    <w:left w:val="single" w:sz="6" w:space="0" w:color="auto"/>
                    <w:bottom w:val="single" w:sz="4" w:space="0" w:color="auto"/>
                    <w:right w:val="single" w:sz="6" w:space="0" w:color="auto"/>
                  </w:tcBorders>
                  <w:vAlign w:val="center"/>
                  <w:hideMark/>
                </w:tcPr>
                <w:p w14:paraId="61B81A86" w14:textId="1CD42A21"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Comunidad de Cuidado</w:t>
                  </w:r>
                  <w:r w:rsidR="006867E0" w:rsidRPr="006145DB">
                    <w:rPr>
                      <w:rFonts w:cs="Arial"/>
                      <w:sz w:val="16"/>
                      <w:szCs w:val="16"/>
                      <w:lang w:eastAsia="es-CO"/>
                    </w:rPr>
                    <w:t>.</w:t>
                  </w:r>
                  <w:r w:rsidRPr="006145DB">
                    <w:rPr>
                      <w:rFonts w:cs="Arial"/>
                      <w:sz w:val="16"/>
                      <w:szCs w:val="16"/>
                      <w:lang w:eastAsia="es-CO"/>
                    </w:rPr>
                    <w:t> </w:t>
                  </w:r>
                </w:p>
              </w:tc>
              <w:tc>
                <w:tcPr>
                  <w:tcW w:w="1276" w:type="dxa"/>
                  <w:tcBorders>
                    <w:top w:val="single" w:sz="6" w:space="0" w:color="auto"/>
                    <w:left w:val="single" w:sz="6" w:space="0" w:color="auto"/>
                    <w:bottom w:val="single" w:sz="4" w:space="0" w:color="auto"/>
                    <w:right w:val="single" w:sz="6" w:space="0" w:color="auto"/>
                  </w:tcBorders>
                  <w:vAlign w:val="center"/>
                  <w:hideMark/>
                </w:tcPr>
                <w:p w14:paraId="6EDE7E43"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6" w:space="0" w:color="auto"/>
                    <w:left w:val="single" w:sz="6" w:space="0" w:color="auto"/>
                    <w:bottom w:val="single" w:sz="4" w:space="0" w:color="auto"/>
                    <w:right w:val="single" w:sz="6" w:space="0" w:color="auto"/>
                  </w:tcBorders>
                  <w:vAlign w:val="center"/>
                  <w:hideMark/>
                </w:tcPr>
                <w:p w14:paraId="689ECCA5"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6" w:space="0" w:color="auto"/>
                    <w:left w:val="single" w:sz="6" w:space="0" w:color="auto"/>
                    <w:bottom w:val="single" w:sz="4" w:space="0" w:color="auto"/>
                    <w:right w:val="single" w:sz="6" w:space="0" w:color="auto"/>
                  </w:tcBorders>
                  <w:vAlign w:val="center"/>
                  <w:hideMark/>
                </w:tcPr>
                <w:p w14:paraId="2F1DBCF8" w14:textId="47651F46"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A27979" w:rsidRPr="006145DB" w14:paraId="35BAADD5" w14:textId="77777777" w:rsidTr="006867E0">
              <w:trPr>
                <w:trHeight w:val="300"/>
              </w:trPr>
              <w:tc>
                <w:tcPr>
                  <w:tcW w:w="3282" w:type="dxa"/>
                  <w:tcBorders>
                    <w:top w:val="single" w:sz="4" w:space="0" w:color="auto"/>
                    <w:left w:val="single" w:sz="6" w:space="0" w:color="auto"/>
                    <w:bottom w:val="nil"/>
                    <w:right w:val="single" w:sz="6" w:space="0" w:color="auto"/>
                  </w:tcBorders>
                  <w:vAlign w:val="center"/>
                  <w:hideMark/>
                </w:tcPr>
                <w:p w14:paraId="1D8B05AA" w14:textId="77777777"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Centros Integrarte (Atención Interna y Externa). </w:t>
                  </w:r>
                </w:p>
              </w:tc>
              <w:tc>
                <w:tcPr>
                  <w:tcW w:w="1276" w:type="dxa"/>
                  <w:tcBorders>
                    <w:top w:val="single" w:sz="4" w:space="0" w:color="auto"/>
                    <w:left w:val="single" w:sz="6" w:space="0" w:color="auto"/>
                    <w:bottom w:val="nil"/>
                    <w:right w:val="single" w:sz="6" w:space="0" w:color="auto"/>
                  </w:tcBorders>
                  <w:vAlign w:val="center"/>
                  <w:hideMark/>
                </w:tcPr>
                <w:p w14:paraId="79650E31"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w:t>
                  </w:r>
                </w:p>
              </w:tc>
              <w:tc>
                <w:tcPr>
                  <w:tcW w:w="1134" w:type="dxa"/>
                  <w:tcBorders>
                    <w:top w:val="single" w:sz="4" w:space="0" w:color="auto"/>
                    <w:left w:val="single" w:sz="6" w:space="0" w:color="auto"/>
                    <w:bottom w:val="nil"/>
                    <w:right w:val="single" w:sz="6" w:space="0" w:color="auto"/>
                  </w:tcBorders>
                  <w:vAlign w:val="center"/>
                  <w:hideMark/>
                </w:tcPr>
                <w:p w14:paraId="34DE59EC"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w:t>
                  </w:r>
                </w:p>
              </w:tc>
              <w:tc>
                <w:tcPr>
                  <w:tcW w:w="1559" w:type="dxa"/>
                  <w:tcBorders>
                    <w:top w:val="single" w:sz="4" w:space="0" w:color="auto"/>
                    <w:left w:val="single" w:sz="6" w:space="0" w:color="auto"/>
                    <w:bottom w:val="nil"/>
                    <w:right w:val="single" w:sz="6" w:space="0" w:color="auto"/>
                  </w:tcBorders>
                  <w:vAlign w:val="center"/>
                  <w:hideMark/>
                </w:tcPr>
                <w:p w14:paraId="512C90C5" w14:textId="2FF978C0" w:rsidR="00BA3190" w:rsidRPr="006145DB" w:rsidRDefault="006D33E8"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w:t>
                  </w:r>
                  <w:r w:rsidR="00BA3190" w:rsidRPr="006145DB">
                    <w:rPr>
                      <w:rFonts w:cs="Arial"/>
                      <w:sz w:val="16"/>
                      <w:szCs w:val="16"/>
                      <w:lang w:eastAsia="es-CO"/>
                    </w:rPr>
                    <w:t xml:space="preserve"> de Integración Socia</w:t>
                  </w:r>
                  <w:r w:rsidR="001B131E" w:rsidRPr="006145DB">
                    <w:rPr>
                      <w:rFonts w:cs="Arial"/>
                      <w:sz w:val="16"/>
                      <w:szCs w:val="16"/>
                      <w:lang w:eastAsia="es-CO"/>
                    </w:rPr>
                    <w:t>l</w:t>
                  </w:r>
                </w:p>
              </w:tc>
            </w:tr>
            <w:tr w:rsidR="00A27979" w:rsidRPr="006145DB" w14:paraId="644D3B40" w14:textId="77777777" w:rsidTr="006867E0">
              <w:trPr>
                <w:trHeight w:val="300"/>
              </w:trPr>
              <w:tc>
                <w:tcPr>
                  <w:tcW w:w="3282" w:type="dxa"/>
                  <w:tcBorders>
                    <w:top w:val="nil"/>
                    <w:left w:val="single" w:sz="6" w:space="0" w:color="auto"/>
                    <w:bottom w:val="single" w:sz="6" w:space="0" w:color="auto"/>
                    <w:right w:val="single" w:sz="6" w:space="0" w:color="auto"/>
                  </w:tcBorders>
                  <w:vAlign w:val="center"/>
                  <w:hideMark/>
                </w:tcPr>
                <w:p w14:paraId="55AB9D2B" w14:textId="7A835EAE"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Compromiso por una Alimentación Incluyente</w:t>
                  </w:r>
                  <w:r w:rsidR="006867E0" w:rsidRPr="006145DB">
                    <w:rPr>
                      <w:rFonts w:cs="Arial"/>
                      <w:sz w:val="16"/>
                      <w:szCs w:val="16"/>
                      <w:lang w:eastAsia="es-CO"/>
                    </w:rPr>
                    <w:t>.</w:t>
                  </w:r>
                </w:p>
              </w:tc>
              <w:tc>
                <w:tcPr>
                  <w:tcW w:w="1276" w:type="dxa"/>
                  <w:tcBorders>
                    <w:top w:val="nil"/>
                    <w:left w:val="single" w:sz="6" w:space="0" w:color="auto"/>
                    <w:bottom w:val="single" w:sz="6" w:space="0" w:color="auto"/>
                    <w:right w:val="single" w:sz="6" w:space="0" w:color="auto"/>
                  </w:tcBorders>
                  <w:vAlign w:val="center"/>
                  <w:hideMark/>
                </w:tcPr>
                <w:p w14:paraId="33B95DD4"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nil"/>
                    <w:left w:val="single" w:sz="6" w:space="0" w:color="auto"/>
                    <w:bottom w:val="single" w:sz="6" w:space="0" w:color="auto"/>
                    <w:right w:val="single" w:sz="6" w:space="0" w:color="auto"/>
                  </w:tcBorders>
                  <w:vAlign w:val="center"/>
                  <w:hideMark/>
                </w:tcPr>
                <w:p w14:paraId="6951545F"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nil"/>
                    <w:left w:val="single" w:sz="6" w:space="0" w:color="auto"/>
                    <w:bottom w:val="single" w:sz="6" w:space="0" w:color="auto"/>
                    <w:right w:val="single" w:sz="6" w:space="0" w:color="auto"/>
                  </w:tcBorders>
                  <w:vAlign w:val="center"/>
                  <w:hideMark/>
                </w:tcPr>
                <w:p w14:paraId="701EAFDA" w14:textId="03627AED"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A27979" w:rsidRPr="006145DB" w14:paraId="6B51F707" w14:textId="77777777" w:rsidTr="006867E0">
              <w:trPr>
                <w:trHeight w:val="300"/>
              </w:trPr>
              <w:tc>
                <w:tcPr>
                  <w:tcW w:w="3282" w:type="dxa"/>
                  <w:tcBorders>
                    <w:top w:val="single" w:sz="6" w:space="0" w:color="auto"/>
                    <w:left w:val="single" w:sz="6" w:space="0" w:color="auto"/>
                    <w:bottom w:val="single" w:sz="4" w:space="0" w:color="auto"/>
                    <w:right w:val="single" w:sz="6" w:space="0" w:color="auto"/>
                  </w:tcBorders>
                  <w:vAlign w:val="center"/>
                  <w:hideMark/>
                </w:tcPr>
                <w:p w14:paraId="01E6E63D" w14:textId="77777777"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Servicio Comedores Comunitarios.</w:t>
                  </w:r>
                </w:p>
              </w:tc>
              <w:tc>
                <w:tcPr>
                  <w:tcW w:w="1276" w:type="dxa"/>
                  <w:tcBorders>
                    <w:top w:val="single" w:sz="6" w:space="0" w:color="auto"/>
                    <w:left w:val="single" w:sz="6" w:space="0" w:color="auto"/>
                    <w:bottom w:val="single" w:sz="4" w:space="0" w:color="auto"/>
                    <w:right w:val="single" w:sz="6" w:space="0" w:color="auto"/>
                  </w:tcBorders>
                  <w:vAlign w:val="center"/>
                  <w:hideMark/>
                </w:tcPr>
                <w:p w14:paraId="121B596D"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SIRBE  </w:t>
                  </w:r>
                </w:p>
              </w:tc>
              <w:tc>
                <w:tcPr>
                  <w:tcW w:w="1134" w:type="dxa"/>
                  <w:tcBorders>
                    <w:top w:val="single" w:sz="6" w:space="0" w:color="auto"/>
                    <w:left w:val="single" w:sz="6" w:space="0" w:color="auto"/>
                    <w:bottom w:val="single" w:sz="4" w:space="0" w:color="auto"/>
                    <w:right w:val="single" w:sz="6" w:space="0" w:color="auto"/>
                  </w:tcBorders>
                  <w:vAlign w:val="center"/>
                  <w:hideMark/>
                </w:tcPr>
                <w:p w14:paraId="3E4264F8"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 </w:t>
                  </w:r>
                </w:p>
              </w:tc>
              <w:tc>
                <w:tcPr>
                  <w:tcW w:w="1559" w:type="dxa"/>
                  <w:tcBorders>
                    <w:top w:val="single" w:sz="6" w:space="0" w:color="auto"/>
                    <w:left w:val="single" w:sz="6" w:space="0" w:color="auto"/>
                    <w:bottom w:val="single" w:sz="4" w:space="0" w:color="auto"/>
                    <w:right w:val="single" w:sz="6" w:space="0" w:color="auto"/>
                  </w:tcBorders>
                  <w:vAlign w:val="center"/>
                  <w:hideMark/>
                </w:tcPr>
                <w:p w14:paraId="14285BAF"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 </w:t>
                  </w:r>
                </w:p>
              </w:tc>
            </w:tr>
            <w:tr w:rsidR="00A27979" w:rsidRPr="006145DB" w14:paraId="1BBAA697" w14:textId="77777777" w:rsidTr="006867E0">
              <w:trPr>
                <w:trHeight w:val="300"/>
              </w:trPr>
              <w:tc>
                <w:tcPr>
                  <w:tcW w:w="3282" w:type="dxa"/>
                  <w:tcBorders>
                    <w:top w:val="single" w:sz="4" w:space="0" w:color="auto"/>
                    <w:left w:val="single" w:sz="6" w:space="0" w:color="auto"/>
                    <w:bottom w:val="single" w:sz="6" w:space="0" w:color="auto"/>
                    <w:right w:val="single" w:sz="6" w:space="0" w:color="auto"/>
                  </w:tcBorders>
                  <w:vAlign w:val="center"/>
                  <w:hideMark/>
                </w:tcPr>
                <w:p w14:paraId="427EB90F" w14:textId="6A633208" w:rsidR="00BA3190" w:rsidRPr="006145DB" w:rsidRDefault="00BA3190" w:rsidP="005B435E">
                  <w:pPr>
                    <w:spacing w:after="0" w:line="240" w:lineRule="auto"/>
                    <w:ind w:left="63" w:right="138"/>
                    <w:jc w:val="both"/>
                    <w:textAlignment w:val="baseline"/>
                    <w:rPr>
                      <w:rFonts w:cs="Arial"/>
                      <w:sz w:val="18"/>
                      <w:szCs w:val="18"/>
                      <w:lang w:eastAsia="es-CO"/>
                    </w:rPr>
                  </w:pPr>
                  <w:r w:rsidRPr="006145DB">
                    <w:rPr>
                      <w:rFonts w:cs="Arial"/>
                      <w:sz w:val="16"/>
                      <w:szCs w:val="16"/>
                      <w:lang w:eastAsia="es-CO"/>
                    </w:rPr>
                    <w:t>Persona con pena privativa de la libertad y no privativa</w:t>
                  </w:r>
                  <w:r w:rsidR="006867E0" w:rsidRPr="006145DB">
                    <w:rPr>
                      <w:rFonts w:cs="Arial"/>
                      <w:sz w:val="16"/>
                      <w:szCs w:val="16"/>
                      <w:lang w:eastAsia="es-CO"/>
                    </w:rPr>
                    <w:t>.</w:t>
                  </w:r>
                </w:p>
              </w:tc>
              <w:tc>
                <w:tcPr>
                  <w:tcW w:w="1276" w:type="dxa"/>
                  <w:tcBorders>
                    <w:top w:val="single" w:sz="4" w:space="0" w:color="auto"/>
                    <w:left w:val="single" w:sz="6" w:space="0" w:color="auto"/>
                    <w:bottom w:val="single" w:sz="6" w:space="0" w:color="auto"/>
                    <w:right w:val="single" w:sz="6" w:space="0" w:color="auto"/>
                  </w:tcBorders>
                  <w:vAlign w:val="center"/>
                  <w:hideMark/>
                </w:tcPr>
                <w:p w14:paraId="128E557C"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Rama Judicial - Juzgados de Ejecución de Penas y Medidas De Seguridad (JEMPS).  </w:t>
                  </w:r>
                </w:p>
              </w:tc>
              <w:tc>
                <w:tcPr>
                  <w:tcW w:w="1134" w:type="dxa"/>
                  <w:tcBorders>
                    <w:top w:val="single" w:sz="4" w:space="0" w:color="auto"/>
                    <w:left w:val="single" w:sz="6" w:space="0" w:color="auto"/>
                    <w:bottom w:val="single" w:sz="6" w:space="0" w:color="auto"/>
                    <w:right w:val="single" w:sz="6" w:space="0" w:color="auto"/>
                  </w:tcBorders>
                  <w:vAlign w:val="center"/>
                  <w:hideMark/>
                </w:tcPr>
                <w:p w14:paraId="79723223" w14:textId="77777777"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Consulta individual a demanda</w:t>
                  </w:r>
                </w:p>
              </w:tc>
              <w:tc>
                <w:tcPr>
                  <w:tcW w:w="1559" w:type="dxa"/>
                  <w:tcBorders>
                    <w:top w:val="single" w:sz="4" w:space="0" w:color="auto"/>
                    <w:left w:val="single" w:sz="6" w:space="0" w:color="auto"/>
                    <w:bottom w:val="single" w:sz="6" w:space="0" w:color="auto"/>
                    <w:right w:val="single" w:sz="6" w:space="0" w:color="auto"/>
                  </w:tcBorders>
                  <w:vAlign w:val="center"/>
                  <w:hideMark/>
                </w:tcPr>
                <w:p w14:paraId="2CFA5C7B" w14:textId="0A722789" w:rsidR="00BA3190" w:rsidRPr="006145DB" w:rsidRDefault="00BA3190" w:rsidP="005B435E">
                  <w:pPr>
                    <w:spacing w:after="0" w:line="240" w:lineRule="auto"/>
                    <w:jc w:val="center"/>
                    <w:textAlignment w:val="baseline"/>
                    <w:rPr>
                      <w:rFonts w:cs="Arial"/>
                      <w:sz w:val="18"/>
                      <w:szCs w:val="18"/>
                      <w:lang w:eastAsia="es-CO"/>
                    </w:rPr>
                  </w:pPr>
                  <w:r w:rsidRPr="006145DB">
                    <w:rPr>
                      <w:rFonts w:cs="Arial"/>
                      <w:sz w:val="16"/>
                      <w:szCs w:val="16"/>
                      <w:lang w:eastAsia="es-CO"/>
                    </w:rPr>
                    <w:t>Ministerio de Justicia y del derecho – Consejo Superior de la Judicatura</w:t>
                  </w:r>
                </w:p>
              </w:tc>
            </w:tr>
            <w:tr w:rsidR="00E26A00" w:rsidRPr="006145DB" w14:paraId="78080379" w14:textId="77777777" w:rsidTr="006867E0">
              <w:trPr>
                <w:trHeight w:val="65"/>
              </w:trPr>
              <w:tc>
                <w:tcPr>
                  <w:tcW w:w="3282" w:type="dxa"/>
                  <w:tcBorders>
                    <w:top w:val="single" w:sz="6" w:space="0" w:color="auto"/>
                    <w:left w:val="nil"/>
                    <w:bottom w:val="nil"/>
                    <w:right w:val="nil"/>
                  </w:tcBorders>
                  <w:vAlign w:val="center"/>
                </w:tcPr>
                <w:p w14:paraId="50080AF4" w14:textId="77777777" w:rsidR="00E26A00" w:rsidRPr="006145DB" w:rsidRDefault="00E26A00" w:rsidP="005B435E">
                  <w:pPr>
                    <w:spacing w:after="0" w:line="240" w:lineRule="auto"/>
                    <w:jc w:val="center"/>
                    <w:textAlignment w:val="baseline"/>
                    <w:rPr>
                      <w:rFonts w:cs="Arial"/>
                      <w:sz w:val="16"/>
                      <w:szCs w:val="16"/>
                      <w:lang w:eastAsia="es-CO"/>
                    </w:rPr>
                  </w:pPr>
                </w:p>
              </w:tc>
              <w:tc>
                <w:tcPr>
                  <w:tcW w:w="1276" w:type="dxa"/>
                  <w:tcBorders>
                    <w:top w:val="single" w:sz="6" w:space="0" w:color="auto"/>
                    <w:left w:val="nil"/>
                    <w:bottom w:val="nil"/>
                    <w:right w:val="nil"/>
                  </w:tcBorders>
                  <w:vAlign w:val="center"/>
                </w:tcPr>
                <w:p w14:paraId="5F991EC3" w14:textId="77777777" w:rsidR="00E26A00" w:rsidRPr="006145DB" w:rsidRDefault="00E26A00" w:rsidP="005B435E">
                  <w:pPr>
                    <w:spacing w:after="0" w:line="240" w:lineRule="auto"/>
                    <w:jc w:val="center"/>
                    <w:textAlignment w:val="baseline"/>
                    <w:rPr>
                      <w:rFonts w:cs="Arial"/>
                      <w:sz w:val="16"/>
                      <w:szCs w:val="16"/>
                      <w:lang w:eastAsia="es-CO"/>
                    </w:rPr>
                  </w:pPr>
                </w:p>
              </w:tc>
              <w:tc>
                <w:tcPr>
                  <w:tcW w:w="1134" w:type="dxa"/>
                  <w:tcBorders>
                    <w:top w:val="single" w:sz="6" w:space="0" w:color="auto"/>
                    <w:left w:val="nil"/>
                    <w:bottom w:val="nil"/>
                    <w:right w:val="nil"/>
                  </w:tcBorders>
                  <w:vAlign w:val="center"/>
                </w:tcPr>
                <w:p w14:paraId="103DFCCE" w14:textId="77777777" w:rsidR="00E26A00" w:rsidRPr="006145DB" w:rsidRDefault="00E26A00" w:rsidP="005B435E">
                  <w:pPr>
                    <w:spacing w:after="0" w:line="240" w:lineRule="auto"/>
                    <w:jc w:val="center"/>
                    <w:textAlignment w:val="baseline"/>
                    <w:rPr>
                      <w:rFonts w:cs="Arial"/>
                      <w:sz w:val="16"/>
                      <w:szCs w:val="16"/>
                      <w:lang w:eastAsia="es-CO"/>
                    </w:rPr>
                  </w:pPr>
                </w:p>
              </w:tc>
              <w:tc>
                <w:tcPr>
                  <w:tcW w:w="1559" w:type="dxa"/>
                  <w:tcBorders>
                    <w:top w:val="single" w:sz="6" w:space="0" w:color="auto"/>
                    <w:left w:val="nil"/>
                    <w:bottom w:val="nil"/>
                    <w:right w:val="nil"/>
                  </w:tcBorders>
                  <w:vAlign w:val="center"/>
                </w:tcPr>
                <w:p w14:paraId="351815C5" w14:textId="77777777" w:rsidR="00E26A00" w:rsidRPr="006145DB" w:rsidRDefault="00E26A00" w:rsidP="005B435E">
                  <w:pPr>
                    <w:spacing w:after="0" w:line="240" w:lineRule="auto"/>
                    <w:jc w:val="center"/>
                    <w:textAlignment w:val="baseline"/>
                    <w:rPr>
                      <w:rFonts w:cs="Arial"/>
                      <w:sz w:val="16"/>
                      <w:szCs w:val="16"/>
                      <w:lang w:eastAsia="es-CO"/>
                    </w:rPr>
                  </w:pPr>
                </w:p>
              </w:tc>
            </w:tr>
          </w:tbl>
          <w:p w14:paraId="6295A268" w14:textId="77777777" w:rsidR="00BA3190" w:rsidRPr="006145DB" w:rsidRDefault="00BA3190" w:rsidP="005B435E">
            <w:pPr>
              <w:tabs>
                <w:tab w:val="left" w:pos="709"/>
              </w:tabs>
              <w:spacing w:after="0" w:line="240" w:lineRule="auto"/>
              <w:contextualSpacing/>
              <w:jc w:val="both"/>
              <w:rPr>
                <w:rFonts w:eastAsia="Calibri" w:cs="Arial"/>
                <w:bCs/>
                <w:sz w:val="20"/>
                <w:szCs w:val="20"/>
                <w:lang w:eastAsia="es-CO"/>
              </w:rPr>
            </w:pPr>
          </w:p>
        </w:tc>
      </w:tr>
      <w:tr w:rsidR="00A27979" w:rsidRPr="006145DB" w14:paraId="42EF7E01" w14:textId="77777777" w:rsidTr="006867E0">
        <w:trPr>
          <w:trHeight w:val="600"/>
          <w:jc w:val="center"/>
        </w:trPr>
        <w:tc>
          <w:tcPr>
            <w:tcW w:w="1980" w:type="dxa"/>
            <w:vAlign w:val="center"/>
          </w:tcPr>
          <w:p w14:paraId="6ADB2C80" w14:textId="15A63466"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513" w:type="dxa"/>
          </w:tcPr>
          <w:p w14:paraId="448EE089" w14:textId="02DDE4FB" w:rsidR="00BA3190" w:rsidRPr="006145DB" w:rsidRDefault="00BA3190" w:rsidP="005B435E">
            <w:pPr>
              <w:spacing w:after="0" w:line="240" w:lineRule="auto"/>
              <w:jc w:val="both"/>
              <w:textAlignment w:val="baseline"/>
              <w:rPr>
                <w:rFonts w:cs="Arial"/>
                <w:sz w:val="20"/>
                <w:szCs w:val="20"/>
                <w:lang w:eastAsia="es-CO"/>
              </w:rPr>
            </w:pPr>
            <w:r w:rsidRPr="006145DB">
              <w:rPr>
                <w:rFonts w:cs="Arial"/>
                <w:sz w:val="20"/>
                <w:szCs w:val="20"/>
                <w:lang w:eastAsia="es-CO"/>
              </w:rPr>
              <w:t>El servicio institucionalizado de mediana permanencia establece el proceso de desarrollo personal en un tiempo estimado entre 4 y 6 meses</w:t>
            </w:r>
          </w:p>
          <w:p w14:paraId="3CDE5315" w14:textId="77777777" w:rsidR="00C70594" w:rsidRPr="006145DB" w:rsidRDefault="00BA3190" w:rsidP="005B435E">
            <w:pPr>
              <w:spacing w:after="0" w:line="240" w:lineRule="auto"/>
              <w:jc w:val="both"/>
              <w:textAlignment w:val="baseline"/>
              <w:rPr>
                <w:rFonts w:cs="Arial"/>
                <w:sz w:val="20"/>
                <w:szCs w:val="20"/>
                <w:lang w:eastAsia="es-CO"/>
              </w:rPr>
            </w:pPr>
            <w:r w:rsidRPr="006145DB">
              <w:rPr>
                <w:rFonts w:cs="Arial"/>
                <w:sz w:val="20"/>
                <w:szCs w:val="20"/>
                <w:lang w:eastAsia="es-CO"/>
              </w:rPr>
              <w:t>Se ejecuta de domingo a domingo en jornada continua, a través de las siguientes líneas de atención:</w:t>
            </w:r>
          </w:p>
          <w:p w14:paraId="5BDBFC76" w14:textId="38261263" w:rsidR="00BA3190" w:rsidRPr="006145DB" w:rsidRDefault="00BA3190" w:rsidP="005B435E">
            <w:pPr>
              <w:spacing w:after="0" w:line="240" w:lineRule="auto"/>
              <w:jc w:val="both"/>
              <w:textAlignment w:val="baseline"/>
              <w:rPr>
                <w:rFonts w:cs="Arial"/>
                <w:sz w:val="18"/>
                <w:szCs w:val="18"/>
                <w:lang w:eastAsia="es-CO"/>
              </w:rPr>
            </w:pPr>
            <w:r w:rsidRPr="006145DB">
              <w:rPr>
                <w:rFonts w:cs="Arial"/>
                <w:sz w:val="20"/>
                <w:szCs w:val="20"/>
                <w:lang w:eastAsia="es-CO"/>
              </w:rPr>
              <w:t>  </w:t>
            </w:r>
          </w:p>
          <w:p w14:paraId="0BF4A141" w14:textId="4B55D4C5" w:rsidR="00BA3190" w:rsidRPr="006145DB" w:rsidRDefault="00BA3190" w:rsidP="005B435E">
            <w:pPr>
              <w:spacing w:after="0" w:line="240" w:lineRule="auto"/>
              <w:jc w:val="both"/>
              <w:textAlignment w:val="baseline"/>
              <w:rPr>
                <w:rFonts w:cs="Arial"/>
                <w:sz w:val="20"/>
                <w:szCs w:val="20"/>
                <w:lang w:eastAsia="es-CO"/>
              </w:rPr>
            </w:pPr>
            <w:r w:rsidRPr="006145DB">
              <w:rPr>
                <w:rFonts w:cs="Arial"/>
                <w:sz w:val="20"/>
                <w:szCs w:val="20"/>
                <w:lang w:eastAsia="es-CO"/>
              </w:rPr>
              <w:t>a) Abordaje interdisciplinario de factores individuales, familiares y sociales que inciden en el riesgo de habitar calle, por medio de atenciones personales y desarrollo de actividades grupales orientadas a la identificación de las habilidades, capacidades y necesidades de las personas en riesgo, para la formulación del Plan de Atención Individual.</w:t>
            </w:r>
          </w:p>
          <w:p w14:paraId="279C3DED" w14:textId="77777777" w:rsidR="00C70594" w:rsidRPr="006145DB" w:rsidRDefault="00C70594" w:rsidP="005B435E">
            <w:pPr>
              <w:spacing w:after="0" w:line="240" w:lineRule="auto"/>
              <w:jc w:val="both"/>
              <w:textAlignment w:val="baseline"/>
              <w:rPr>
                <w:rFonts w:cs="Arial"/>
                <w:sz w:val="20"/>
                <w:szCs w:val="20"/>
                <w:lang w:eastAsia="es-CO"/>
              </w:rPr>
            </w:pPr>
          </w:p>
          <w:p w14:paraId="669F242E" w14:textId="77777777" w:rsidR="00C70594" w:rsidRPr="006145DB" w:rsidRDefault="00BA3190" w:rsidP="005B435E">
            <w:pPr>
              <w:spacing w:after="0" w:line="240" w:lineRule="auto"/>
              <w:jc w:val="both"/>
              <w:textAlignment w:val="baseline"/>
              <w:rPr>
                <w:rFonts w:cs="Arial"/>
                <w:sz w:val="20"/>
                <w:szCs w:val="20"/>
                <w:lang w:eastAsia="es-CO"/>
              </w:rPr>
            </w:pPr>
            <w:r w:rsidRPr="006145DB">
              <w:rPr>
                <w:rFonts w:cs="Arial"/>
                <w:sz w:val="20"/>
                <w:szCs w:val="20"/>
                <w:lang w:eastAsia="es-CO"/>
              </w:rPr>
              <w:t>b) Desarrollo de capacidades y creación de oportunidades para el fortalecimiento de inclusión social y ocupacional, acceso a servicios de salud y generación de ingresos mediante procesos que impulsan a las personas en riesgo de habitar calle, a transformar los recursos y oportunidades que les ofrece el entorno para mejorar s</w:t>
            </w:r>
            <w:r w:rsidR="00C70594" w:rsidRPr="006145DB">
              <w:rPr>
                <w:rFonts w:cs="Arial"/>
                <w:sz w:val="20"/>
                <w:szCs w:val="20"/>
                <w:lang w:eastAsia="es-CO"/>
              </w:rPr>
              <w:t>u bienestar y calidad de vida. </w:t>
            </w:r>
          </w:p>
          <w:p w14:paraId="51394125" w14:textId="77777777" w:rsidR="00C70594" w:rsidRPr="006145DB" w:rsidRDefault="00C70594" w:rsidP="005B435E">
            <w:pPr>
              <w:spacing w:after="0" w:line="240" w:lineRule="auto"/>
              <w:jc w:val="both"/>
              <w:textAlignment w:val="baseline"/>
              <w:rPr>
                <w:rFonts w:cs="Arial"/>
                <w:sz w:val="20"/>
                <w:szCs w:val="20"/>
                <w:lang w:eastAsia="es-CO"/>
              </w:rPr>
            </w:pPr>
          </w:p>
          <w:p w14:paraId="1DFDC59B" w14:textId="61965968" w:rsidR="00C70594" w:rsidRPr="006145DB" w:rsidRDefault="00C70594" w:rsidP="005B435E">
            <w:pPr>
              <w:spacing w:after="0" w:line="240" w:lineRule="auto"/>
              <w:jc w:val="both"/>
              <w:textAlignment w:val="baseline"/>
              <w:rPr>
                <w:rFonts w:cs="Arial"/>
                <w:sz w:val="20"/>
                <w:szCs w:val="20"/>
                <w:lang w:eastAsia="es-CO"/>
              </w:rPr>
            </w:pPr>
            <w:r w:rsidRPr="006145DB">
              <w:rPr>
                <w:rFonts w:cs="Arial"/>
                <w:sz w:val="20"/>
                <w:szCs w:val="20"/>
                <w:lang w:eastAsia="es-CO"/>
              </w:rPr>
              <w:t>d) Acompañamiento</w:t>
            </w:r>
            <w:r w:rsidR="00BA3190" w:rsidRPr="006145DB">
              <w:rPr>
                <w:rFonts w:cs="Arial"/>
                <w:sz w:val="20"/>
                <w:szCs w:val="20"/>
                <w:lang w:eastAsia="es-CO"/>
              </w:rPr>
              <w:t xml:space="preserve"> y seguimiento a los procesos para la prevención del riesgo de habitar calle y de la inclusión social, a través de la promoción de la autogestión, la autonomía y la ampliación de oportunidades socio-ocupacionales, mediante acciones que favorecen la vinculación y avance a los procesos de inclusión social y el aprovechamiento de oportunidades desde el desarrollo de sus capacidades. </w:t>
            </w:r>
          </w:p>
          <w:p w14:paraId="23CCC0D5" w14:textId="77777777" w:rsidR="00C70594" w:rsidRPr="006145DB" w:rsidRDefault="00C70594" w:rsidP="005B435E">
            <w:pPr>
              <w:spacing w:after="0" w:line="240" w:lineRule="auto"/>
              <w:jc w:val="both"/>
              <w:textAlignment w:val="baseline"/>
              <w:rPr>
                <w:rFonts w:cs="Arial"/>
                <w:sz w:val="20"/>
                <w:szCs w:val="20"/>
                <w:lang w:eastAsia="es-CO"/>
              </w:rPr>
            </w:pPr>
          </w:p>
          <w:p w14:paraId="5384F13F" w14:textId="77777777" w:rsidR="00294AEC" w:rsidRPr="006145DB" w:rsidRDefault="00BA3190" w:rsidP="005B435E">
            <w:pPr>
              <w:spacing w:after="0" w:line="240" w:lineRule="auto"/>
              <w:jc w:val="both"/>
              <w:textAlignment w:val="baseline"/>
              <w:rPr>
                <w:rFonts w:cs="Arial"/>
                <w:sz w:val="20"/>
                <w:szCs w:val="20"/>
                <w:lang w:eastAsia="es-CO"/>
              </w:rPr>
            </w:pPr>
            <w:r w:rsidRPr="006145DB">
              <w:rPr>
                <w:rFonts w:cs="Arial"/>
                <w:sz w:val="20"/>
                <w:szCs w:val="20"/>
                <w:lang w:eastAsia="es-CO"/>
              </w:rPr>
              <w:t>Actividades individuales y colectivas con incidencia, cuyo seguimiento por parte de los equipos profesionales, permite evidenciar logros, avances y acciones de mejora continua;</w:t>
            </w:r>
            <w:r w:rsidR="00DF064E" w:rsidRPr="006145DB">
              <w:rPr>
                <w:rFonts w:cs="Arial"/>
                <w:sz w:val="20"/>
                <w:szCs w:val="20"/>
                <w:lang w:eastAsia="es-CO"/>
              </w:rPr>
              <w:t xml:space="preserve"> </w:t>
            </w:r>
            <w:r w:rsidRPr="006145DB">
              <w:rPr>
                <w:rFonts w:cs="Arial"/>
                <w:sz w:val="20"/>
                <w:szCs w:val="20"/>
                <w:lang w:eastAsia="es-CO"/>
              </w:rPr>
              <w:t>se destaca que las acciones de acompañamiento y seguimiento no concluyen una vez la persona en riesgo de habitar calle alcanza los objetivos del plan de atención individual, se proyectan acciones relacionadas con atenciones individuales, convocatorias para el aprovechamiento de oportunidades, orientación a ofertas locales, fortalecimiento de redes y otras en el marco de la etapa de inclusión social.</w:t>
            </w:r>
          </w:p>
          <w:p w14:paraId="22931E06" w14:textId="77777777" w:rsidR="00583ECF" w:rsidRPr="006145DB" w:rsidRDefault="00583ECF" w:rsidP="005B435E">
            <w:pPr>
              <w:pStyle w:val="Ttulo1"/>
              <w:rPr>
                <w:sz w:val="20"/>
                <w:szCs w:val="20"/>
                <w:lang w:eastAsia="es-CO"/>
              </w:rPr>
            </w:pPr>
          </w:p>
          <w:p w14:paraId="12A81B43" w14:textId="396785CE" w:rsidR="00BA3190" w:rsidRPr="006145DB" w:rsidRDefault="00BA3190" w:rsidP="005B435E">
            <w:pPr>
              <w:spacing w:after="0" w:line="240" w:lineRule="auto"/>
              <w:jc w:val="both"/>
              <w:textAlignment w:val="baseline"/>
              <w:rPr>
                <w:rFonts w:cs="Arial"/>
                <w:sz w:val="20"/>
                <w:szCs w:val="20"/>
                <w:lang w:eastAsia="es-CO"/>
              </w:rPr>
            </w:pPr>
            <w:r w:rsidRPr="006145DB">
              <w:rPr>
                <w:rFonts w:eastAsia="Arial" w:cs="Arial"/>
                <w:sz w:val="20"/>
                <w:szCs w:val="20"/>
                <w:lang w:val="es"/>
              </w:rPr>
              <w:t>Adicionalmente, el servicio trabaja en conjunto con la estrategia territorial de prevención a partir del reconocimiento de los territorios y sus dinámicas, demanda y oferta de los servicios locales y el fortalecimiento de las redes familiares, comunitarias e institucionales.</w:t>
            </w:r>
            <w:r w:rsidRPr="006145DB">
              <w:rPr>
                <w:rFonts w:eastAsia="Arial" w:cs="Arial"/>
                <w:sz w:val="20"/>
                <w:szCs w:val="20"/>
                <w:lang w:val="es-CO"/>
              </w:rPr>
              <w:t xml:space="preserve"> </w:t>
            </w:r>
          </w:p>
          <w:p w14:paraId="5FF0E42A" w14:textId="77777777" w:rsidR="00C70594" w:rsidRPr="006145DB" w:rsidRDefault="00C70594" w:rsidP="005B435E">
            <w:pPr>
              <w:pStyle w:val="Textoindependiente"/>
              <w:spacing w:after="0" w:line="240" w:lineRule="auto"/>
              <w:jc w:val="both"/>
              <w:rPr>
                <w:rFonts w:cs="Arial"/>
                <w:sz w:val="20"/>
                <w:szCs w:val="20"/>
              </w:rPr>
            </w:pPr>
          </w:p>
          <w:p w14:paraId="39188338" w14:textId="1311160C" w:rsidR="00BA3190" w:rsidRPr="006145DB" w:rsidRDefault="00BA3190" w:rsidP="005B435E">
            <w:pPr>
              <w:spacing w:after="0" w:line="240" w:lineRule="auto"/>
              <w:jc w:val="both"/>
              <w:textAlignment w:val="baseline"/>
              <w:rPr>
                <w:rFonts w:cs="Arial"/>
                <w:sz w:val="20"/>
                <w:szCs w:val="20"/>
                <w:lang w:eastAsia="es-CO"/>
              </w:rPr>
            </w:pPr>
            <w:r w:rsidRPr="006145DB">
              <w:rPr>
                <w:rFonts w:cs="Arial"/>
                <w:sz w:val="20"/>
                <w:szCs w:val="20"/>
                <w:lang w:eastAsia="es-CO"/>
              </w:rPr>
              <w:t>Beneficios tangibles que se otorgaran a través del servicio: Entrega de elementos de aseo personal, insumos para la dignidad menstrual, apoyo alimentario, alojamiento, acceso a instalaciones con baño, acompañamiento psicosocial. Según las necesidades de la población atendida se entregará vestuario. </w:t>
            </w:r>
          </w:p>
          <w:p w14:paraId="376E02FD" w14:textId="77777777" w:rsidR="00C70594" w:rsidRPr="006145DB" w:rsidRDefault="00C70594" w:rsidP="005B435E">
            <w:pPr>
              <w:pStyle w:val="Ttulo1"/>
              <w:rPr>
                <w:sz w:val="20"/>
                <w:szCs w:val="20"/>
                <w:lang w:eastAsia="es-CO"/>
              </w:rPr>
            </w:pPr>
          </w:p>
          <w:p w14:paraId="7C6ED508" w14:textId="77777777" w:rsidR="00BA3190" w:rsidRPr="006145DB" w:rsidRDefault="00BA3190" w:rsidP="005B435E">
            <w:pPr>
              <w:spacing w:after="0" w:line="240" w:lineRule="auto"/>
              <w:jc w:val="both"/>
              <w:textAlignment w:val="baseline"/>
              <w:rPr>
                <w:rFonts w:cs="Arial"/>
                <w:sz w:val="18"/>
                <w:szCs w:val="18"/>
                <w:lang w:eastAsia="es-CO"/>
              </w:rPr>
            </w:pPr>
            <w:r w:rsidRPr="006145DB">
              <w:rPr>
                <w:rFonts w:cs="Arial"/>
                <w:sz w:val="20"/>
                <w:szCs w:val="20"/>
                <w:lang w:eastAsia="es-CO"/>
              </w:rPr>
              <w:t>En caso de interrupción parcial o total en la prestación del servicio de prevención del riesgo de habitar calle se implementará el plan operativo de continuidad correspondiente. </w:t>
            </w:r>
          </w:p>
        </w:tc>
      </w:tr>
      <w:tr w:rsidR="00A27979" w:rsidRPr="006145DB" w14:paraId="0B2A417E" w14:textId="77777777" w:rsidTr="00EA26D6">
        <w:trPr>
          <w:trHeight w:val="983"/>
          <w:jc w:val="center"/>
        </w:trPr>
        <w:tc>
          <w:tcPr>
            <w:tcW w:w="1980" w:type="dxa"/>
            <w:vAlign w:val="center"/>
          </w:tcPr>
          <w:p w14:paraId="78C1CDFE" w14:textId="77777777" w:rsidR="00BA3190" w:rsidRPr="006145DB" w:rsidRDefault="00BA3190" w:rsidP="005B435E">
            <w:pPr>
              <w:spacing w:after="0" w:line="240" w:lineRule="auto"/>
              <w:contextualSpacing/>
              <w:rPr>
                <w:rFonts w:cs="Arial"/>
                <w:bCs/>
                <w:sz w:val="20"/>
                <w:szCs w:val="20"/>
                <w:lang w:eastAsia="es-CO"/>
              </w:rPr>
            </w:pPr>
            <w:r w:rsidRPr="006145DB">
              <w:rPr>
                <w:rFonts w:cs="Arial"/>
                <w:bCs/>
                <w:sz w:val="20"/>
                <w:szCs w:val="20"/>
                <w:lang w:eastAsia="es-CO"/>
              </w:rPr>
              <w:t>Estándares Transversales de Calidad</w:t>
            </w:r>
          </w:p>
        </w:tc>
        <w:tc>
          <w:tcPr>
            <w:tcW w:w="7513" w:type="dxa"/>
          </w:tcPr>
          <w:p w14:paraId="3E087D1D" w14:textId="77777777" w:rsidR="00BA3190" w:rsidRPr="006145DB" w:rsidRDefault="00BA3190" w:rsidP="005B435E">
            <w:pPr>
              <w:spacing w:after="0" w:line="240" w:lineRule="auto"/>
              <w:jc w:val="both"/>
              <w:textAlignment w:val="baseline"/>
              <w:rPr>
                <w:rFonts w:cs="Arial"/>
                <w:sz w:val="20"/>
                <w:szCs w:val="20"/>
                <w:lang w:eastAsia="es-CO"/>
              </w:rPr>
            </w:pPr>
            <w:r w:rsidRPr="006145DB">
              <w:rPr>
                <w:rFonts w:cs="Arial"/>
                <w:sz w:val="20"/>
                <w:szCs w:val="20"/>
                <w:lang w:eastAsia="es-CO"/>
              </w:rPr>
              <w:t>Para el servicio social aplican las siguientes condiciones de calidad:  </w:t>
            </w:r>
          </w:p>
          <w:p w14:paraId="5159E8D9" w14:textId="77777777" w:rsidR="00043AC8" w:rsidRPr="006145DB" w:rsidRDefault="00043AC8" w:rsidP="00043AC8">
            <w:pPr>
              <w:pStyle w:val="Ttulo1"/>
              <w:rPr>
                <w:sz w:val="20"/>
                <w:szCs w:val="20"/>
                <w:lang w:eastAsia="es-CO"/>
              </w:rPr>
            </w:pPr>
          </w:p>
          <w:p w14:paraId="66B4947B" w14:textId="77777777" w:rsidR="00BA3190" w:rsidRPr="006145DB" w:rsidRDefault="00BA3190">
            <w:pPr>
              <w:numPr>
                <w:ilvl w:val="0"/>
                <w:numId w:val="17"/>
              </w:numPr>
              <w:tabs>
                <w:tab w:val="clear" w:pos="720"/>
                <w:tab w:val="num" w:pos="363"/>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Talento Humano. </w:t>
            </w:r>
          </w:p>
          <w:p w14:paraId="38B10F72" w14:textId="77777777" w:rsidR="00BA3190" w:rsidRPr="006145DB" w:rsidRDefault="00BA3190">
            <w:pPr>
              <w:numPr>
                <w:ilvl w:val="0"/>
                <w:numId w:val="21"/>
              </w:numPr>
              <w:tabs>
                <w:tab w:val="clear" w:pos="720"/>
                <w:tab w:val="num" w:pos="363"/>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Atención Social. </w:t>
            </w:r>
          </w:p>
          <w:p w14:paraId="7BAA5D4E" w14:textId="77777777" w:rsidR="00BA3190" w:rsidRPr="006145DB" w:rsidRDefault="00BA3190">
            <w:pPr>
              <w:numPr>
                <w:ilvl w:val="0"/>
                <w:numId w:val="18"/>
              </w:numPr>
              <w:tabs>
                <w:tab w:val="clear" w:pos="720"/>
                <w:tab w:val="num" w:pos="363"/>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Nutrición y Salubridad. </w:t>
            </w:r>
          </w:p>
          <w:p w14:paraId="51CA71D2" w14:textId="77777777" w:rsidR="00BA3190" w:rsidRPr="006145DB" w:rsidRDefault="00BA3190">
            <w:pPr>
              <w:numPr>
                <w:ilvl w:val="0"/>
                <w:numId w:val="19"/>
              </w:numPr>
              <w:tabs>
                <w:tab w:val="clear" w:pos="720"/>
                <w:tab w:val="num" w:pos="363"/>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Ambientes Adecuados y Seguros. </w:t>
            </w:r>
          </w:p>
          <w:p w14:paraId="5E7D6220" w14:textId="77777777" w:rsidR="00BA3190" w:rsidRPr="006145DB" w:rsidRDefault="00BA3190">
            <w:pPr>
              <w:numPr>
                <w:ilvl w:val="0"/>
                <w:numId w:val="19"/>
              </w:numPr>
              <w:tabs>
                <w:tab w:val="clear" w:pos="720"/>
                <w:tab w:val="num" w:pos="363"/>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Gestión Administrativa. </w:t>
            </w:r>
          </w:p>
        </w:tc>
      </w:tr>
    </w:tbl>
    <w:p w14:paraId="24DA6EEE" w14:textId="77777777" w:rsidR="00BA3190" w:rsidRPr="006145DB" w:rsidRDefault="00BA3190" w:rsidP="005B435E">
      <w:pPr>
        <w:spacing w:after="0" w:line="240" w:lineRule="auto"/>
        <w:rPr>
          <w:rFonts w:cs="Arial"/>
          <w:lang w:val="es-CO"/>
        </w:rPr>
      </w:pPr>
    </w:p>
    <w:p w14:paraId="1187755F" w14:textId="7C980886" w:rsidR="00DF064E" w:rsidRPr="006145DB" w:rsidRDefault="003F08E7">
      <w:pPr>
        <w:pStyle w:val="Ttulo1"/>
        <w:numPr>
          <w:ilvl w:val="2"/>
          <w:numId w:val="70"/>
        </w:numPr>
        <w:jc w:val="center"/>
        <w:rPr>
          <w:lang w:val="es-CO"/>
        </w:rPr>
      </w:pPr>
      <w:bookmarkStart w:id="151" w:name="_Toc210213193"/>
      <w:bookmarkStart w:id="152" w:name="_Toc213273467"/>
      <w:bookmarkStart w:id="153" w:name="_Toc213276094"/>
      <w:bookmarkStart w:id="154" w:name="_Toc216902427"/>
      <w:r w:rsidRPr="006145DB">
        <w:rPr>
          <w:lang w:val="es-CO"/>
        </w:rPr>
        <w:t xml:space="preserve">Servicio </w:t>
      </w:r>
      <w:r w:rsidR="00DF064E" w:rsidRPr="006145DB">
        <w:rPr>
          <w:lang w:val="es-CO"/>
        </w:rPr>
        <w:t xml:space="preserve">Atención </w:t>
      </w:r>
      <w:r w:rsidR="00D65BAD" w:rsidRPr="006145DB">
        <w:rPr>
          <w:lang w:val="es-CO"/>
        </w:rPr>
        <w:t>y desarrollo de capacidades para mujeres habitantes de calle</w:t>
      </w:r>
      <w:bookmarkEnd w:id="151"/>
      <w:bookmarkEnd w:id="152"/>
      <w:bookmarkEnd w:id="153"/>
      <w:bookmarkEnd w:id="154"/>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8C26C5" w:rsidRPr="006145DB" w14:paraId="51EA8545" w14:textId="77777777" w:rsidTr="009F0BEA">
        <w:trPr>
          <w:trHeight w:val="585"/>
          <w:jc w:val="center"/>
        </w:trPr>
        <w:tc>
          <w:tcPr>
            <w:tcW w:w="1940" w:type="dxa"/>
            <w:vAlign w:val="center"/>
          </w:tcPr>
          <w:p w14:paraId="5B76DB5A" w14:textId="77777777" w:rsidR="0065332E" w:rsidRPr="006145DB" w:rsidRDefault="0065332E" w:rsidP="005B435E">
            <w:pPr>
              <w:spacing w:after="0" w:line="240" w:lineRule="auto"/>
              <w:contextualSpacing/>
              <w:rPr>
                <w:rFonts w:cs="Arial"/>
                <w:sz w:val="20"/>
                <w:szCs w:val="20"/>
                <w:lang w:eastAsia="es-CO"/>
              </w:rPr>
            </w:pPr>
            <w:r w:rsidRPr="006145DB">
              <w:rPr>
                <w:rFonts w:cs="Arial"/>
                <w:sz w:val="20"/>
                <w:szCs w:val="20"/>
                <w:lang w:eastAsia="es-CO"/>
              </w:rPr>
              <w:t xml:space="preserve">Nombre del Servicio Social </w:t>
            </w:r>
          </w:p>
        </w:tc>
        <w:tc>
          <w:tcPr>
            <w:tcW w:w="7455" w:type="dxa"/>
            <w:vAlign w:val="center"/>
          </w:tcPr>
          <w:p w14:paraId="79C9E887" w14:textId="37658945" w:rsidR="0065332E" w:rsidRPr="006145DB" w:rsidRDefault="0065332E" w:rsidP="005B435E">
            <w:pPr>
              <w:spacing w:after="0" w:line="240" w:lineRule="auto"/>
              <w:ind w:left="-69"/>
              <w:textAlignment w:val="baseline"/>
              <w:rPr>
                <w:rStyle w:val="eop"/>
                <w:rFonts w:cs="Arial"/>
                <w:lang w:eastAsia="es-CO"/>
              </w:rPr>
            </w:pPr>
            <w:r w:rsidRPr="006145DB">
              <w:rPr>
                <w:rStyle w:val="normaltextrun"/>
                <w:rFonts w:cs="Arial"/>
                <w:sz w:val="20"/>
                <w:szCs w:val="20"/>
                <w:shd w:val="clear" w:color="auto" w:fill="FFFFFF"/>
              </w:rPr>
              <w:t xml:space="preserve">Atención y </w:t>
            </w:r>
            <w:r w:rsidR="00D65BAD" w:rsidRPr="006145DB">
              <w:rPr>
                <w:rStyle w:val="normaltextrun"/>
                <w:rFonts w:cs="Arial"/>
                <w:sz w:val="20"/>
                <w:szCs w:val="20"/>
                <w:shd w:val="clear" w:color="auto" w:fill="FFFFFF"/>
              </w:rPr>
              <w:t>desarrollo de capacidades para mujeres habitantes de calle.</w:t>
            </w:r>
          </w:p>
        </w:tc>
      </w:tr>
      <w:tr w:rsidR="008C26C5" w:rsidRPr="006145DB" w14:paraId="7CD14D15" w14:textId="77777777" w:rsidTr="009F0BEA">
        <w:trPr>
          <w:trHeight w:val="585"/>
          <w:jc w:val="center"/>
        </w:trPr>
        <w:tc>
          <w:tcPr>
            <w:tcW w:w="1940" w:type="dxa"/>
            <w:vAlign w:val="center"/>
          </w:tcPr>
          <w:p w14:paraId="2D077638" w14:textId="77777777" w:rsidR="0065332E" w:rsidRPr="006145DB" w:rsidRDefault="0065332E" w:rsidP="005B435E">
            <w:pPr>
              <w:spacing w:after="0" w:line="240" w:lineRule="auto"/>
              <w:contextualSpacing/>
              <w:rPr>
                <w:rFonts w:cs="Arial"/>
                <w:bCs/>
                <w:sz w:val="20"/>
                <w:szCs w:val="20"/>
                <w:lang w:eastAsia="es-CO"/>
              </w:rPr>
            </w:pPr>
            <w:r w:rsidRPr="006145DB">
              <w:rPr>
                <w:rFonts w:cs="Arial"/>
                <w:bCs/>
                <w:sz w:val="20"/>
                <w:szCs w:val="20"/>
                <w:lang w:eastAsia="es-CO"/>
              </w:rPr>
              <w:t>Objeto del Servicio Social</w:t>
            </w:r>
          </w:p>
        </w:tc>
        <w:tc>
          <w:tcPr>
            <w:tcW w:w="7455" w:type="dxa"/>
          </w:tcPr>
          <w:p w14:paraId="124F0722" w14:textId="77777777" w:rsidR="0065332E" w:rsidRPr="006145DB" w:rsidRDefault="0065332E" w:rsidP="005B435E">
            <w:pPr>
              <w:spacing w:after="0" w:line="240" w:lineRule="auto"/>
              <w:ind w:left="-69"/>
              <w:jc w:val="both"/>
              <w:rPr>
                <w:rFonts w:cs="Arial"/>
                <w:highlight w:val="yellow"/>
              </w:rPr>
            </w:pPr>
            <w:r w:rsidRPr="006145DB">
              <w:rPr>
                <w:rFonts w:cs="Arial"/>
                <w:bCs/>
                <w:sz w:val="20"/>
                <w:lang w:eastAsia="es-CO"/>
              </w:rPr>
              <w:t>Implementar procesos de desarrollo personal integral</w:t>
            </w:r>
            <w:r w:rsidRPr="006145DB">
              <w:rPr>
                <w:rFonts w:cs="Arial"/>
                <w:sz w:val="20"/>
                <w:lang w:eastAsia="es-CO"/>
              </w:rPr>
              <w:t xml:space="preserve"> para </w:t>
            </w:r>
            <w:r w:rsidRPr="006145DB">
              <w:rPr>
                <w:rFonts w:cs="Arial"/>
                <w:bCs/>
                <w:sz w:val="20"/>
                <w:lang w:eastAsia="es-CO"/>
              </w:rPr>
              <w:t>mujeres habitantes de calle de 29 años o más</w:t>
            </w:r>
            <w:r w:rsidRPr="006145DB">
              <w:rPr>
                <w:rFonts w:cs="Arial"/>
                <w:sz w:val="20"/>
                <w:lang w:eastAsia="es-CO"/>
              </w:rPr>
              <w:t xml:space="preserve">, a través de las </w:t>
            </w:r>
            <w:r w:rsidRPr="006145DB">
              <w:rPr>
                <w:rFonts w:cs="Arial"/>
                <w:bCs/>
                <w:sz w:val="20"/>
                <w:lang w:eastAsia="es-CO"/>
              </w:rPr>
              <w:t>artes como herramienta de transformación personal</w:t>
            </w:r>
            <w:r w:rsidRPr="006145DB">
              <w:rPr>
                <w:rFonts w:cs="Arial"/>
                <w:sz w:val="20"/>
                <w:lang w:eastAsia="es-CO"/>
              </w:rPr>
              <w:t xml:space="preserve">, promoviendo </w:t>
            </w:r>
            <w:r w:rsidRPr="006145DB">
              <w:rPr>
                <w:rFonts w:cs="Arial"/>
                <w:bCs/>
                <w:sz w:val="20"/>
                <w:lang w:eastAsia="es-CO"/>
              </w:rPr>
              <w:t>estilos de vida saludables</w:t>
            </w:r>
            <w:r w:rsidRPr="006145DB">
              <w:rPr>
                <w:rFonts w:cs="Arial"/>
                <w:sz w:val="20"/>
                <w:lang w:eastAsia="es-CO"/>
              </w:rPr>
              <w:t xml:space="preserve"> y brindando </w:t>
            </w:r>
            <w:r w:rsidRPr="006145DB">
              <w:rPr>
                <w:rFonts w:cs="Arial"/>
                <w:bCs/>
                <w:sz w:val="20"/>
                <w:lang w:eastAsia="es-CO"/>
              </w:rPr>
              <w:t>atención y orientación ante situaciones de violencia</w:t>
            </w:r>
            <w:r w:rsidRPr="006145DB">
              <w:rPr>
                <w:rFonts w:cs="Arial"/>
                <w:sz w:val="20"/>
                <w:lang w:eastAsia="es-CO"/>
              </w:rPr>
              <w:t xml:space="preserve">, para </w:t>
            </w:r>
            <w:r w:rsidRPr="006145DB">
              <w:rPr>
                <w:rFonts w:cs="Arial"/>
                <w:bCs/>
                <w:sz w:val="20"/>
                <w:lang w:eastAsia="es-CO"/>
              </w:rPr>
              <w:t>fortalecer la participación activa</w:t>
            </w:r>
            <w:r w:rsidRPr="006145DB">
              <w:rPr>
                <w:rFonts w:cs="Arial"/>
                <w:sz w:val="20"/>
                <w:lang w:eastAsia="es-CO"/>
              </w:rPr>
              <w:t xml:space="preserve">, reducir las </w:t>
            </w:r>
            <w:r w:rsidRPr="006145DB">
              <w:rPr>
                <w:rFonts w:cs="Arial"/>
                <w:bCs/>
                <w:sz w:val="20"/>
                <w:lang w:eastAsia="es-CO"/>
              </w:rPr>
              <w:t>múltiples formas de discriminación</w:t>
            </w:r>
            <w:r w:rsidRPr="006145DB">
              <w:rPr>
                <w:rFonts w:cs="Arial"/>
                <w:sz w:val="20"/>
                <w:lang w:eastAsia="es-CO"/>
              </w:rPr>
              <w:t xml:space="preserve"> que enfrentan y </w:t>
            </w:r>
            <w:r w:rsidRPr="006145DB">
              <w:rPr>
                <w:rFonts w:cs="Arial"/>
                <w:bCs/>
                <w:sz w:val="20"/>
                <w:lang w:eastAsia="es-CO"/>
              </w:rPr>
              <w:t>contribuir a una vida libre de violencia</w:t>
            </w:r>
            <w:r w:rsidRPr="006145DB">
              <w:rPr>
                <w:rFonts w:cs="Arial"/>
                <w:sz w:val="20"/>
                <w:lang w:eastAsia="es-CO"/>
              </w:rPr>
              <w:t xml:space="preserve">, favoreciendo así la </w:t>
            </w:r>
            <w:r w:rsidRPr="006145DB">
              <w:rPr>
                <w:rFonts w:cs="Arial"/>
                <w:bCs/>
                <w:sz w:val="20"/>
                <w:lang w:eastAsia="es-CO"/>
              </w:rPr>
              <w:t>superación de las formas extremas de exclusión.</w:t>
            </w:r>
          </w:p>
        </w:tc>
      </w:tr>
      <w:tr w:rsidR="008C26C5" w:rsidRPr="006145DB" w14:paraId="2614D362" w14:textId="77777777" w:rsidTr="009F0BEA">
        <w:trPr>
          <w:trHeight w:val="20"/>
          <w:jc w:val="center"/>
        </w:trPr>
        <w:tc>
          <w:tcPr>
            <w:tcW w:w="1940" w:type="dxa"/>
            <w:vAlign w:val="center"/>
          </w:tcPr>
          <w:p w14:paraId="04872581" w14:textId="77777777" w:rsidR="0065332E" w:rsidRPr="006145DB" w:rsidRDefault="0065332E" w:rsidP="005B435E">
            <w:pPr>
              <w:spacing w:after="0" w:line="240" w:lineRule="auto"/>
              <w:contextualSpacing/>
              <w:rPr>
                <w:rFonts w:cs="Arial"/>
                <w:sz w:val="20"/>
                <w:szCs w:val="20"/>
                <w:lang w:eastAsia="es-CO"/>
              </w:rPr>
            </w:pPr>
            <w:r w:rsidRPr="006145DB">
              <w:rPr>
                <w:rFonts w:cs="Arial"/>
                <w:sz w:val="20"/>
                <w:szCs w:val="20"/>
                <w:lang w:eastAsia="es-CO"/>
              </w:rPr>
              <w:t>Oferta Servicio Social</w:t>
            </w:r>
          </w:p>
        </w:tc>
        <w:tc>
          <w:tcPr>
            <w:tcW w:w="7455" w:type="dxa"/>
          </w:tcPr>
          <w:p w14:paraId="4FB6778A" w14:textId="3635CB2C" w:rsidR="0065332E" w:rsidRPr="006145DB" w:rsidRDefault="0065332E" w:rsidP="005B435E">
            <w:pPr>
              <w:spacing w:after="0" w:line="240" w:lineRule="auto"/>
              <w:ind w:left="-69"/>
              <w:jc w:val="both"/>
              <w:rPr>
                <w:rFonts w:cs="Arial"/>
              </w:rPr>
            </w:pPr>
            <w:r w:rsidRPr="006145DB">
              <w:rPr>
                <w:rStyle w:val="normaltextrun"/>
                <w:rFonts w:eastAsia="Arial" w:cs="Arial"/>
                <w:sz w:val="20"/>
                <w:szCs w:val="20"/>
              </w:rPr>
              <w:t>Servicio institucionalizado de mediana permanencia dirigido a personas habitantes de calle que se identifican como mujeres, orientado a la ampliación de capacidades, generación de oportunidades y prevención de las violencias de género, implementando acciones de atención individual y grupal, apoyo psicosocial, formación socio-ocupacional, formación en habilidades para la vida, promoción de la salud, para el fortalecimiento de su proyecto de vida e inclusión social.</w:t>
            </w:r>
            <w:r w:rsidRPr="006145DB">
              <w:rPr>
                <w:rStyle w:val="normaltextrun"/>
                <w:rFonts w:eastAsia="Arial" w:cs="Arial"/>
              </w:rPr>
              <w:t> </w:t>
            </w:r>
          </w:p>
        </w:tc>
      </w:tr>
      <w:tr w:rsidR="008C26C5" w:rsidRPr="006145DB" w14:paraId="70F1E8CA" w14:textId="77777777" w:rsidTr="009F0BEA">
        <w:trPr>
          <w:trHeight w:val="221"/>
          <w:jc w:val="center"/>
        </w:trPr>
        <w:tc>
          <w:tcPr>
            <w:tcW w:w="1940" w:type="dxa"/>
            <w:vAlign w:val="center"/>
          </w:tcPr>
          <w:p w14:paraId="07FE1FCF" w14:textId="77777777" w:rsidR="0065332E" w:rsidRPr="006145DB" w:rsidRDefault="0065332E" w:rsidP="005B435E">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tcPr>
          <w:p w14:paraId="3B170D6F" w14:textId="77777777" w:rsidR="0065332E" w:rsidRPr="006145DB" w:rsidRDefault="0065332E" w:rsidP="005B435E">
            <w:pPr>
              <w:tabs>
                <w:tab w:val="left" w:pos="397"/>
                <w:tab w:val="left" w:pos="709"/>
              </w:tabs>
              <w:spacing w:after="0" w:line="240" w:lineRule="auto"/>
              <w:ind w:left="-69"/>
              <w:contextualSpacing/>
              <w:jc w:val="both"/>
              <w:rPr>
                <w:rFonts w:cs="Arial"/>
                <w:bCs/>
                <w:sz w:val="20"/>
                <w:szCs w:val="20"/>
                <w:lang w:eastAsia="es-CO"/>
              </w:rPr>
            </w:pPr>
            <w:r w:rsidRPr="006145DB">
              <w:rPr>
                <w:rFonts w:cs="Arial"/>
                <w:bCs/>
                <w:sz w:val="20"/>
                <w:szCs w:val="20"/>
                <w:lang w:eastAsia="es-CO"/>
              </w:rPr>
              <w:t>Focalización por demanda.</w:t>
            </w:r>
          </w:p>
          <w:p w14:paraId="7E6B2EDE" w14:textId="77777777" w:rsidR="0065332E" w:rsidRPr="006145DB" w:rsidRDefault="0065332E" w:rsidP="005B435E">
            <w:pPr>
              <w:tabs>
                <w:tab w:val="left" w:pos="397"/>
                <w:tab w:val="left" w:pos="709"/>
              </w:tabs>
              <w:spacing w:after="0" w:line="240" w:lineRule="auto"/>
              <w:ind w:left="-69"/>
              <w:contextualSpacing/>
              <w:jc w:val="both"/>
              <w:rPr>
                <w:rFonts w:cs="Arial"/>
                <w:bCs/>
                <w:sz w:val="20"/>
                <w:szCs w:val="20"/>
                <w:lang w:eastAsia="es-CO"/>
              </w:rPr>
            </w:pPr>
            <w:r w:rsidRPr="006145DB">
              <w:rPr>
                <w:rFonts w:cs="Arial"/>
                <w:bCs/>
                <w:sz w:val="20"/>
                <w:szCs w:val="20"/>
                <w:lang w:eastAsia="es-CO"/>
              </w:rPr>
              <w:t>Focalización por abordaje territorial.</w:t>
            </w:r>
          </w:p>
        </w:tc>
      </w:tr>
      <w:tr w:rsidR="008C26C5" w:rsidRPr="006145DB" w14:paraId="5247A4A4" w14:textId="77777777" w:rsidTr="009F0BEA">
        <w:trPr>
          <w:trHeight w:val="612"/>
          <w:jc w:val="center"/>
        </w:trPr>
        <w:tc>
          <w:tcPr>
            <w:tcW w:w="1940" w:type="dxa"/>
            <w:vAlign w:val="center"/>
          </w:tcPr>
          <w:p w14:paraId="0B7C8E30" w14:textId="77777777" w:rsidR="0065332E" w:rsidRPr="006145DB" w:rsidRDefault="0065332E" w:rsidP="005B435E">
            <w:pPr>
              <w:spacing w:after="0" w:line="240" w:lineRule="auto"/>
              <w:contextualSpacing/>
              <w:rPr>
                <w:rFonts w:cs="Arial"/>
                <w:sz w:val="20"/>
                <w:szCs w:val="20"/>
                <w:lang w:eastAsia="es-CO"/>
              </w:rPr>
            </w:pPr>
            <w:r w:rsidRPr="006145DB">
              <w:rPr>
                <w:rFonts w:cs="Arial"/>
                <w:sz w:val="20"/>
                <w:szCs w:val="20"/>
                <w:lang w:eastAsia="es-CO"/>
              </w:rPr>
              <w:t>Población Objetivo</w:t>
            </w:r>
          </w:p>
        </w:tc>
        <w:tc>
          <w:tcPr>
            <w:tcW w:w="7455" w:type="dxa"/>
          </w:tcPr>
          <w:p w14:paraId="44678434" w14:textId="77777777" w:rsidR="0065332E" w:rsidRPr="006145DB" w:rsidRDefault="0065332E" w:rsidP="005B435E">
            <w:pPr>
              <w:spacing w:after="0" w:line="240" w:lineRule="auto"/>
              <w:ind w:left="-69"/>
              <w:jc w:val="both"/>
              <w:rPr>
                <w:rFonts w:cs="Arial"/>
                <w:sz w:val="20"/>
                <w:szCs w:val="20"/>
                <w:lang w:eastAsia="es-CO"/>
              </w:rPr>
            </w:pPr>
            <w:r w:rsidRPr="006145DB">
              <w:rPr>
                <w:rStyle w:val="normaltextrun"/>
                <w:rFonts w:cs="Arial"/>
                <w:sz w:val="20"/>
                <w:szCs w:val="20"/>
                <w:shd w:val="clear" w:color="auto" w:fill="FFFFFF"/>
              </w:rPr>
              <w:t>Persona de veintinueve (29) años o más, que se identifique como mujer, sin distinción de raza, que hace de la calle su lugar de habitación ya sea de forma permanente o transitoria" (Ley 1641 de 2013 art. 2), la cual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 donde además desarrolla hábitos de vida adaptados al entorno (autocuidado, consecución de recursos, relaciones de convivencia con otros actores, entre otros) y que desee realizar un proceso de desarrollo personal.</w:t>
            </w:r>
          </w:p>
        </w:tc>
      </w:tr>
      <w:tr w:rsidR="008C26C5" w:rsidRPr="006145DB" w14:paraId="3A4C0A8A" w14:textId="77777777" w:rsidTr="009F0BEA">
        <w:trPr>
          <w:trHeight w:val="728"/>
          <w:jc w:val="center"/>
        </w:trPr>
        <w:tc>
          <w:tcPr>
            <w:tcW w:w="1940" w:type="dxa"/>
            <w:vAlign w:val="center"/>
          </w:tcPr>
          <w:p w14:paraId="21841B0B" w14:textId="77777777" w:rsidR="0065332E" w:rsidRPr="006145DB" w:rsidRDefault="0065332E"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Población Objetivo</w:t>
            </w:r>
          </w:p>
        </w:tc>
        <w:tc>
          <w:tcPr>
            <w:tcW w:w="7455" w:type="dxa"/>
          </w:tcPr>
          <w:tbl>
            <w:tblPr>
              <w:tblStyle w:val="Tablaconcuadrcula"/>
              <w:tblW w:w="7201" w:type="dxa"/>
              <w:tblLayout w:type="fixed"/>
              <w:tblLook w:val="04A0" w:firstRow="1" w:lastRow="0" w:firstColumn="1" w:lastColumn="0" w:noHBand="0" w:noVBand="1"/>
            </w:tblPr>
            <w:tblGrid>
              <w:gridCol w:w="3474"/>
              <w:gridCol w:w="1134"/>
              <w:gridCol w:w="1134"/>
              <w:gridCol w:w="1459"/>
            </w:tblGrid>
            <w:tr w:rsidR="00CB1393" w:rsidRPr="006145DB" w14:paraId="776C33DD" w14:textId="77777777" w:rsidTr="0096716C">
              <w:trPr>
                <w:trHeight w:val="108"/>
              </w:trPr>
              <w:tc>
                <w:tcPr>
                  <w:tcW w:w="3474" w:type="dxa"/>
                  <w:tcBorders>
                    <w:top w:val="nil"/>
                    <w:left w:val="nil"/>
                    <w:right w:val="nil"/>
                  </w:tcBorders>
                  <w:vAlign w:val="center"/>
                </w:tcPr>
                <w:p w14:paraId="76E06A61" w14:textId="77777777" w:rsidR="00CB1393" w:rsidRPr="006145DB" w:rsidRDefault="00CB1393"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1A5E023A" w14:textId="77777777" w:rsidR="00CB1393" w:rsidRPr="006145DB" w:rsidRDefault="00CB1393"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23882FA2" w14:textId="77777777" w:rsidR="00CB1393" w:rsidRPr="006145DB" w:rsidRDefault="00CB1393" w:rsidP="005B435E">
                  <w:pPr>
                    <w:tabs>
                      <w:tab w:val="left" w:pos="709"/>
                    </w:tabs>
                    <w:contextualSpacing/>
                    <w:jc w:val="center"/>
                    <w:rPr>
                      <w:rFonts w:cs="Arial"/>
                      <w:sz w:val="16"/>
                      <w:szCs w:val="16"/>
                      <w:lang w:eastAsia="es-CO"/>
                    </w:rPr>
                  </w:pPr>
                </w:p>
              </w:tc>
              <w:tc>
                <w:tcPr>
                  <w:tcW w:w="1459" w:type="dxa"/>
                  <w:tcBorders>
                    <w:top w:val="nil"/>
                    <w:left w:val="nil"/>
                    <w:right w:val="nil"/>
                  </w:tcBorders>
                  <w:vAlign w:val="center"/>
                </w:tcPr>
                <w:p w14:paraId="3A98150C" w14:textId="77777777" w:rsidR="00CB1393" w:rsidRPr="006145DB" w:rsidRDefault="00CB1393" w:rsidP="005B435E">
                  <w:pPr>
                    <w:tabs>
                      <w:tab w:val="left" w:pos="709"/>
                    </w:tabs>
                    <w:contextualSpacing/>
                    <w:jc w:val="center"/>
                    <w:rPr>
                      <w:rFonts w:cs="Arial"/>
                      <w:sz w:val="16"/>
                      <w:szCs w:val="16"/>
                      <w:lang w:eastAsia="es-CO"/>
                    </w:rPr>
                  </w:pPr>
                </w:p>
              </w:tc>
            </w:tr>
            <w:tr w:rsidR="008C26C5" w:rsidRPr="006145DB" w14:paraId="2FF33B11" w14:textId="77777777" w:rsidTr="0096716C">
              <w:trPr>
                <w:trHeight w:val="372"/>
              </w:trPr>
              <w:tc>
                <w:tcPr>
                  <w:tcW w:w="3474" w:type="dxa"/>
                  <w:tcBorders>
                    <w:top w:val="nil"/>
                  </w:tcBorders>
                  <w:vAlign w:val="center"/>
                </w:tcPr>
                <w:p w14:paraId="640E4B50"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4" w:type="dxa"/>
                  <w:tcBorders>
                    <w:top w:val="nil"/>
                  </w:tcBorders>
                  <w:vAlign w:val="center"/>
                </w:tcPr>
                <w:p w14:paraId="136C1F7F"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36010009"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459" w:type="dxa"/>
                  <w:tcBorders>
                    <w:top w:val="nil"/>
                  </w:tcBorders>
                  <w:vAlign w:val="center"/>
                </w:tcPr>
                <w:p w14:paraId="5F6B3C40"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C26C5" w:rsidRPr="006145DB" w14:paraId="4C6332B8" w14:textId="77777777" w:rsidTr="0096716C">
              <w:trPr>
                <w:trHeight w:val="221"/>
              </w:trPr>
              <w:tc>
                <w:tcPr>
                  <w:tcW w:w="3474" w:type="dxa"/>
                  <w:vMerge w:val="restart"/>
                  <w:vAlign w:val="center"/>
                </w:tcPr>
                <w:p w14:paraId="212DD085" w14:textId="77777777" w:rsidR="0065332E" w:rsidRPr="006145DB" w:rsidRDefault="0065332E" w:rsidP="005B435E">
                  <w:pPr>
                    <w:tabs>
                      <w:tab w:val="left" w:pos="709"/>
                    </w:tabs>
                    <w:contextualSpacing/>
                    <w:jc w:val="both"/>
                    <w:rPr>
                      <w:rFonts w:cs="Arial"/>
                      <w:bCs/>
                      <w:sz w:val="20"/>
                      <w:szCs w:val="20"/>
                      <w:lang w:eastAsia="es-CO"/>
                    </w:rPr>
                  </w:pPr>
                  <w:r w:rsidRPr="006145DB">
                    <w:rPr>
                      <w:rFonts w:cs="Arial"/>
                      <w:sz w:val="16"/>
                      <w:szCs w:val="16"/>
                      <w:lang w:eastAsia="es-CO"/>
                    </w:rPr>
                    <w:t>Categoría de Población Objetivo</w:t>
                  </w:r>
                </w:p>
                <w:p w14:paraId="628FEF93" w14:textId="5277DBE9" w:rsidR="0065332E" w:rsidRPr="006145DB" w:rsidRDefault="0065332E" w:rsidP="005B435E">
                  <w:pPr>
                    <w:jc w:val="both"/>
                    <w:rPr>
                      <w:rFonts w:cs="Arial"/>
                    </w:rPr>
                  </w:pPr>
                  <w:r w:rsidRPr="006145DB">
                    <w:rPr>
                      <w:rFonts w:cs="Arial"/>
                      <w:sz w:val="16"/>
                      <w:szCs w:val="20"/>
                      <w:shd w:val="clear" w:color="auto" w:fill="FFFFFF"/>
                      <w:lang w:val="es-ES_tradnl"/>
                    </w:rPr>
                    <w:t xml:space="preserve">Persona habitante de calle de 29 años o más </w:t>
                  </w:r>
                  <w:r w:rsidRPr="006145DB">
                    <w:rPr>
                      <w:rFonts w:cs="Arial"/>
                      <w:sz w:val="16"/>
                      <w:szCs w:val="16"/>
                      <w:lang w:eastAsia="es-CO"/>
                    </w:rPr>
                    <w:t>que se identifique como mujer</w:t>
                  </w:r>
                  <w:r w:rsidR="00CB1393" w:rsidRPr="006145DB">
                    <w:rPr>
                      <w:rFonts w:cs="Arial"/>
                      <w:sz w:val="16"/>
                      <w:szCs w:val="16"/>
                      <w:lang w:eastAsia="es-CO"/>
                    </w:rPr>
                    <w:t>.</w:t>
                  </w:r>
                </w:p>
              </w:tc>
              <w:tc>
                <w:tcPr>
                  <w:tcW w:w="1134" w:type="dxa"/>
                  <w:vAlign w:val="center"/>
                </w:tcPr>
                <w:p w14:paraId="46E6B896" w14:textId="4A7EF326" w:rsidR="0065332E" w:rsidRPr="006145DB" w:rsidRDefault="0065332E" w:rsidP="005B435E">
                  <w:pPr>
                    <w:tabs>
                      <w:tab w:val="left" w:pos="709"/>
                    </w:tabs>
                    <w:contextualSpacing/>
                    <w:jc w:val="center"/>
                    <w:rPr>
                      <w:rFonts w:cs="Arial"/>
                      <w:bCs/>
                      <w:sz w:val="16"/>
                      <w:szCs w:val="16"/>
                      <w:lang w:eastAsia="es-CO"/>
                    </w:rPr>
                  </w:pPr>
                  <w:r w:rsidRPr="006145DB">
                    <w:rPr>
                      <w:rFonts w:eastAsia="Arial" w:cs="Arial"/>
                      <w:sz w:val="16"/>
                      <w:szCs w:val="16"/>
                    </w:rPr>
                    <w:t>Listado Censal</w:t>
                  </w:r>
                  <w:r w:rsidR="00D65BAD" w:rsidRPr="006145DB">
                    <w:rPr>
                      <w:rFonts w:eastAsia="Arial" w:cs="Arial"/>
                      <w:sz w:val="16"/>
                      <w:szCs w:val="16"/>
                    </w:rPr>
                    <w:t xml:space="preserve"> Ciudadanos Habitantes de Calle</w:t>
                  </w:r>
                </w:p>
              </w:tc>
              <w:tc>
                <w:tcPr>
                  <w:tcW w:w="1134" w:type="dxa"/>
                  <w:vAlign w:val="center"/>
                </w:tcPr>
                <w:p w14:paraId="003FD537" w14:textId="6FDE6DC7" w:rsidR="0065332E" w:rsidRPr="006145DB" w:rsidRDefault="0065332E" w:rsidP="005B435E">
                  <w:pPr>
                    <w:tabs>
                      <w:tab w:val="left" w:pos="709"/>
                    </w:tabs>
                    <w:contextualSpacing/>
                    <w:jc w:val="center"/>
                    <w:rPr>
                      <w:rFonts w:eastAsia="Arial" w:cs="Arial"/>
                      <w:sz w:val="16"/>
                      <w:szCs w:val="16"/>
                    </w:rPr>
                  </w:pPr>
                  <w:r w:rsidRPr="006145DB">
                    <w:rPr>
                      <w:rFonts w:eastAsia="Arial" w:cs="Arial"/>
                      <w:sz w:val="16"/>
                      <w:szCs w:val="16"/>
                    </w:rPr>
                    <w:t>Consulta individual a demanda</w:t>
                  </w:r>
                </w:p>
              </w:tc>
              <w:tc>
                <w:tcPr>
                  <w:tcW w:w="1459" w:type="dxa"/>
                  <w:vAlign w:val="center"/>
                </w:tcPr>
                <w:p w14:paraId="2BE35C93" w14:textId="77777777" w:rsidR="0065332E" w:rsidRPr="006145DB" w:rsidRDefault="0065332E" w:rsidP="005B435E">
                  <w:pPr>
                    <w:tabs>
                      <w:tab w:val="left" w:pos="709"/>
                    </w:tabs>
                    <w:contextualSpacing/>
                    <w:jc w:val="center"/>
                    <w:rPr>
                      <w:rFonts w:cs="Arial"/>
                      <w:bCs/>
                      <w:sz w:val="16"/>
                      <w:szCs w:val="16"/>
                      <w:lang w:eastAsia="es-CO"/>
                    </w:rPr>
                  </w:pPr>
                  <w:r w:rsidRPr="006145DB">
                    <w:rPr>
                      <w:rFonts w:eastAsia="Arial" w:cs="Arial"/>
                      <w:sz w:val="16"/>
                      <w:szCs w:val="16"/>
                    </w:rPr>
                    <w:t>Secretaría Distrital de Salud gestionado Subdirección para la Adultez.</w:t>
                  </w:r>
                </w:p>
              </w:tc>
            </w:tr>
            <w:tr w:rsidR="008C26C5" w:rsidRPr="006145DB" w14:paraId="1B66C11D" w14:textId="77777777" w:rsidTr="0096716C">
              <w:trPr>
                <w:trHeight w:val="231"/>
              </w:trPr>
              <w:tc>
                <w:tcPr>
                  <w:tcW w:w="3474" w:type="dxa"/>
                  <w:vMerge/>
                  <w:tcBorders>
                    <w:bottom w:val="single" w:sz="4" w:space="0" w:color="auto"/>
                  </w:tcBorders>
                  <w:vAlign w:val="center"/>
                </w:tcPr>
                <w:p w14:paraId="149D915E" w14:textId="77777777" w:rsidR="0065332E" w:rsidRPr="006145DB" w:rsidRDefault="0065332E" w:rsidP="005B435E">
                  <w:pPr>
                    <w:tabs>
                      <w:tab w:val="left" w:pos="709"/>
                    </w:tabs>
                    <w:contextualSpacing/>
                    <w:jc w:val="both"/>
                    <w:rPr>
                      <w:rFonts w:cs="Arial"/>
                      <w:bCs/>
                      <w:sz w:val="20"/>
                      <w:szCs w:val="20"/>
                      <w:lang w:eastAsia="es-CO"/>
                    </w:rPr>
                  </w:pPr>
                </w:p>
              </w:tc>
              <w:tc>
                <w:tcPr>
                  <w:tcW w:w="1134" w:type="dxa"/>
                  <w:tcBorders>
                    <w:bottom w:val="single" w:sz="4" w:space="0" w:color="auto"/>
                  </w:tcBorders>
                  <w:vAlign w:val="center"/>
                </w:tcPr>
                <w:p w14:paraId="7BDE726D"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SIRBE</w:t>
                  </w:r>
                </w:p>
              </w:tc>
              <w:tc>
                <w:tcPr>
                  <w:tcW w:w="1134" w:type="dxa"/>
                  <w:tcBorders>
                    <w:bottom w:val="single" w:sz="4" w:space="0" w:color="auto"/>
                  </w:tcBorders>
                  <w:vAlign w:val="center"/>
                </w:tcPr>
                <w:p w14:paraId="1FD8B10B"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bdr w:val="none" w:sz="0" w:space="0" w:color="auto" w:frame="1"/>
                    </w:rPr>
                    <w:t>Demanda</w:t>
                  </w:r>
                </w:p>
              </w:tc>
              <w:tc>
                <w:tcPr>
                  <w:tcW w:w="1459" w:type="dxa"/>
                  <w:tcBorders>
                    <w:bottom w:val="single" w:sz="4" w:space="0" w:color="auto"/>
                  </w:tcBorders>
                  <w:vAlign w:val="center"/>
                </w:tcPr>
                <w:p w14:paraId="570CA6C5"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8C26C5" w:rsidRPr="006145DB" w14:paraId="48819AAE" w14:textId="77777777" w:rsidTr="0096716C">
              <w:trPr>
                <w:trHeight w:val="231"/>
              </w:trPr>
              <w:tc>
                <w:tcPr>
                  <w:tcW w:w="3474" w:type="dxa"/>
                  <w:tcBorders>
                    <w:bottom w:val="nil"/>
                  </w:tcBorders>
                  <w:vAlign w:val="center"/>
                </w:tcPr>
                <w:p w14:paraId="500B3E71" w14:textId="5B3C634B" w:rsidR="0065332E" w:rsidRPr="006145DB" w:rsidRDefault="0065332E" w:rsidP="005B435E">
                  <w:pPr>
                    <w:tabs>
                      <w:tab w:val="left" w:pos="709"/>
                    </w:tabs>
                    <w:contextualSpacing/>
                    <w:jc w:val="both"/>
                    <w:rPr>
                      <w:rFonts w:cs="Arial"/>
                      <w:bCs/>
                      <w:sz w:val="20"/>
                      <w:szCs w:val="20"/>
                      <w:lang w:eastAsia="es-CO"/>
                    </w:rPr>
                  </w:pPr>
                  <w:r w:rsidRPr="006145DB">
                    <w:rPr>
                      <w:rStyle w:val="normaltextrun"/>
                      <w:rFonts w:eastAsia="Calibri" w:cs="Arial"/>
                      <w:sz w:val="16"/>
                      <w:szCs w:val="20"/>
                      <w:shd w:val="clear" w:color="auto" w:fill="FFFFFF"/>
                    </w:rPr>
                    <w:t>Q</w:t>
                  </w:r>
                  <w:r w:rsidRPr="006145DB">
                    <w:rPr>
                      <w:rStyle w:val="normaltextrun"/>
                      <w:rFonts w:eastAsia="Calibri" w:cs="Arial"/>
                      <w:sz w:val="16"/>
                      <w:szCs w:val="20"/>
                      <w:shd w:val="clear" w:color="auto" w:fill="FFFFFF"/>
                      <w:lang w:val="es-ES_tradnl"/>
                    </w:rPr>
                    <w:t>ue habita permanente o transitoriamente la calle concibiéndola como su espacio de vivienda y/o habitación no convencional</w:t>
                  </w:r>
                  <w:r w:rsidR="00CB1393" w:rsidRPr="006145DB">
                    <w:rPr>
                      <w:rStyle w:val="normaltextrun"/>
                      <w:rFonts w:eastAsia="Calibri" w:cs="Arial"/>
                      <w:sz w:val="16"/>
                      <w:szCs w:val="20"/>
                      <w:shd w:val="clear" w:color="auto" w:fill="FFFFFF"/>
                      <w:lang w:val="es-ES_tradnl"/>
                    </w:rPr>
                    <w:t>.</w:t>
                  </w:r>
                </w:p>
              </w:tc>
              <w:tc>
                <w:tcPr>
                  <w:tcW w:w="1134" w:type="dxa"/>
                  <w:tcBorders>
                    <w:bottom w:val="single" w:sz="4" w:space="0" w:color="auto"/>
                  </w:tcBorders>
                  <w:vAlign w:val="center"/>
                </w:tcPr>
                <w:p w14:paraId="5A6744C6"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46C643F5"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459" w:type="dxa"/>
                  <w:tcBorders>
                    <w:bottom w:val="single" w:sz="4" w:space="0" w:color="auto"/>
                  </w:tcBorders>
                  <w:vAlign w:val="center"/>
                </w:tcPr>
                <w:p w14:paraId="3F29FAA6"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8C26C5" w:rsidRPr="006145DB" w14:paraId="23DA931C" w14:textId="77777777" w:rsidTr="0096716C">
              <w:trPr>
                <w:trHeight w:val="231"/>
              </w:trPr>
              <w:tc>
                <w:tcPr>
                  <w:tcW w:w="3474" w:type="dxa"/>
                  <w:tcBorders>
                    <w:top w:val="nil"/>
                  </w:tcBorders>
                  <w:vAlign w:val="center"/>
                </w:tcPr>
                <w:p w14:paraId="2F17E006" w14:textId="36BA126F" w:rsidR="0065332E" w:rsidRPr="006145DB" w:rsidRDefault="0065332E" w:rsidP="005B435E">
                  <w:pPr>
                    <w:tabs>
                      <w:tab w:val="left" w:pos="709"/>
                    </w:tabs>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w:t>
                  </w:r>
                  <w:r w:rsidR="00CB1393" w:rsidRPr="006145DB">
                    <w:rPr>
                      <w:rFonts w:cs="Arial"/>
                      <w:sz w:val="16"/>
                      <w:szCs w:val="16"/>
                      <w:shd w:val="clear" w:color="auto" w:fill="FFFFFF"/>
                    </w:rPr>
                    <w:t>.</w:t>
                  </w:r>
                  <w:r w:rsidRPr="006145DB">
                    <w:rPr>
                      <w:rFonts w:cs="Arial"/>
                      <w:sz w:val="16"/>
                      <w:szCs w:val="16"/>
                      <w:shd w:val="clear" w:color="auto" w:fill="FFFFFF"/>
                    </w:rPr>
                    <w:t xml:space="preserve"> o</w:t>
                  </w:r>
                </w:p>
              </w:tc>
              <w:tc>
                <w:tcPr>
                  <w:tcW w:w="1134" w:type="dxa"/>
                  <w:tcBorders>
                    <w:top w:val="single" w:sz="4" w:space="0" w:color="auto"/>
                  </w:tcBorders>
                  <w:vAlign w:val="center"/>
                </w:tcPr>
                <w:p w14:paraId="41FA25B7"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top w:val="single" w:sz="4" w:space="0" w:color="auto"/>
                  </w:tcBorders>
                  <w:vAlign w:val="center"/>
                </w:tcPr>
                <w:p w14:paraId="3485A7A9"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459" w:type="dxa"/>
                  <w:tcBorders>
                    <w:top w:val="single" w:sz="4" w:space="0" w:color="auto"/>
                  </w:tcBorders>
                  <w:vAlign w:val="center"/>
                </w:tcPr>
                <w:p w14:paraId="067DD17E"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8C26C5" w:rsidRPr="006145DB" w14:paraId="0E7AB0E8" w14:textId="77777777" w:rsidTr="0096716C">
              <w:trPr>
                <w:trHeight w:val="231"/>
              </w:trPr>
              <w:tc>
                <w:tcPr>
                  <w:tcW w:w="3474" w:type="dxa"/>
                  <w:vMerge w:val="restart"/>
                  <w:vAlign w:val="center"/>
                </w:tcPr>
                <w:p w14:paraId="134A65D4" w14:textId="77777777" w:rsidR="0065332E" w:rsidRPr="006145DB" w:rsidRDefault="0065332E" w:rsidP="005B435E">
                  <w:pPr>
                    <w:tabs>
                      <w:tab w:val="left" w:pos="709"/>
                    </w:tabs>
                    <w:contextualSpacing/>
                    <w:jc w:val="both"/>
                    <w:rPr>
                      <w:rFonts w:cs="Arial"/>
                      <w:sz w:val="16"/>
                      <w:szCs w:val="20"/>
                      <w:shd w:val="clear" w:color="auto" w:fill="FFFFFF"/>
                      <w:lang w:val="es-ES_tradnl"/>
                    </w:rPr>
                  </w:pPr>
                  <w:r w:rsidRPr="006145DB">
                    <w:rPr>
                      <w:rFonts w:cs="Arial"/>
                      <w:sz w:val="16"/>
                      <w:szCs w:val="20"/>
                      <w:shd w:val="clear" w:color="auto" w:fill="FFFFFF"/>
                      <w:lang w:val="es-ES_tradnl"/>
                    </w:rPr>
                    <w:t>Persona que vive en soluciones habitacionales temporales “paga diarios”.</w:t>
                  </w:r>
                </w:p>
              </w:tc>
              <w:tc>
                <w:tcPr>
                  <w:tcW w:w="1134" w:type="dxa"/>
                  <w:vAlign w:val="center"/>
                </w:tcPr>
                <w:p w14:paraId="0006447A" w14:textId="6FBEDA31" w:rsidR="0065332E" w:rsidRPr="006145DB" w:rsidRDefault="0065332E" w:rsidP="00043AC8">
                  <w:pPr>
                    <w:tabs>
                      <w:tab w:val="left" w:pos="709"/>
                    </w:tabs>
                    <w:contextualSpacing/>
                    <w:jc w:val="center"/>
                    <w:rPr>
                      <w:rFonts w:cs="Arial"/>
                      <w:sz w:val="16"/>
                      <w:szCs w:val="16"/>
                      <w:lang w:eastAsia="es-CO"/>
                    </w:rPr>
                  </w:pPr>
                  <w:r w:rsidRPr="006145DB">
                    <w:rPr>
                      <w:rFonts w:cs="Arial"/>
                      <w:sz w:val="16"/>
                      <w:szCs w:val="16"/>
                      <w:lang w:eastAsia="es-CO"/>
                    </w:rPr>
                    <w:t>Instrumento de Focalización de Personas Usuarias de Soluciones Habitacionales</w:t>
                  </w:r>
                  <w:r w:rsidR="00043AC8" w:rsidRPr="006145DB">
                    <w:rPr>
                      <w:rFonts w:cs="Arial"/>
                      <w:sz w:val="16"/>
                      <w:szCs w:val="16"/>
                      <w:lang w:eastAsia="es-CO"/>
                    </w:rPr>
                    <w:t>t</w:t>
                  </w:r>
                  <w:r w:rsidRPr="006145DB">
                    <w:rPr>
                      <w:rFonts w:cs="Arial"/>
                      <w:sz w:val="16"/>
                      <w:szCs w:val="16"/>
                      <w:lang w:eastAsia="es-CO"/>
                    </w:rPr>
                    <w:t>emporales (paga diarios)</w:t>
                  </w:r>
                </w:p>
              </w:tc>
              <w:tc>
                <w:tcPr>
                  <w:tcW w:w="1134" w:type="dxa"/>
                  <w:vAlign w:val="center"/>
                </w:tcPr>
                <w:p w14:paraId="0B7DAEFA" w14:textId="77777777" w:rsidR="0065332E" w:rsidRPr="006145DB" w:rsidRDefault="0065332E" w:rsidP="005B435E">
                  <w:pPr>
                    <w:tabs>
                      <w:tab w:val="left" w:pos="709"/>
                    </w:tabs>
                    <w:contextualSpacing/>
                    <w:jc w:val="center"/>
                    <w:rPr>
                      <w:rFonts w:cs="Arial"/>
                      <w:sz w:val="16"/>
                      <w:szCs w:val="20"/>
                      <w:lang w:eastAsia="es-CO"/>
                    </w:rPr>
                  </w:pPr>
                  <w:r w:rsidRPr="006145DB">
                    <w:rPr>
                      <w:rFonts w:cs="Arial"/>
                      <w:sz w:val="16"/>
                      <w:szCs w:val="20"/>
                      <w:lang w:eastAsia="es-CO"/>
                    </w:rPr>
                    <w:t>Entrega única 2023</w:t>
                  </w:r>
                </w:p>
              </w:tc>
              <w:tc>
                <w:tcPr>
                  <w:tcW w:w="1459" w:type="dxa"/>
                  <w:vAlign w:val="center"/>
                </w:tcPr>
                <w:p w14:paraId="6FAE5834"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Planeación - SDP</w:t>
                  </w:r>
                </w:p>
              </w:tc>
            </w:tr>
            <w:tr w:rsidR="008C26C5" w:rsidRPr="006145DB" w14:paraId="7C98E235" w14:textId="77777777" w:rsidTr="0096716C">
              <w:trPr>
                <w:trHeight w:val="231"/>
              </w:trPr>
              <w:tc>
                <w:tcPr>
                  <w:tcW w:w="3474" w:type="dxa"/>
                  <w:vMerge/>
                  <w:tcBorders>
                    <w:bottom w:val="single" w:sz="4" w:space="0" w:color="auto"/>
                  </w:tcBorders>
                  <w:vAlign w:val="center"/>
                </w:tcPr>
                <w:p w14:paraId="13E178D8" w14:textId="77777777" w:rsidR="0065332E" w:rsidRPr="006145DB" w:rsidRDefault="0065332E" w:rsidP="005B435E">
                  <w:pPr>
                    <w:tabs>
                      <w:tab w:val="left" w:pos="709"/>
                    </w:tabs>
                    <w:contextualSpacing/>
                    <w:jc w:val="both"/>
                    <w:rPr>
                      <w:rFonts w:cs="Arial"/>
                      <w:sz w:val="16"/>
                      <w:szCs w:val="20"/>
                      <w:shd w:val="clear" w:color="auto" w:fill="FFFFFF"/>
                      <w:lang w:val="es-ES_tradnl"/>
                    </w:rPr>
                  </w:pPr>
                </w:p>
              </w:tc>
              <w:tc>
                <w:tcPr>
                  <w:tcW w:w="1134" w:type="dxa"/>
                  <w:tcBorders>
                    <w:bottom w:val="single" w:sz="4" w:space="0" w:color="auto"/>
                  </w:tcBorders>
                  <w:vAlign w:val="center"/>
                </w:tcPr>
                <w:p w14:paraId="4BE5B1A9"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34" w:type="dxa"/>
                  <w:tcBorders>
                    <w:bottom w:val="single" w:sz="4" w:space="0" w:color="auto"/>
                  </w:tcBorders>
                  <w:vAlign w:val="center"/>
                </w:tcPr>
                <w:p w14:paraId="45DD8D44" w14:textId="77777777" w:rsidR="0065332E" w:rsidRPr="006145DB" w:rsidRDefault="0065332E" w:rsidP="005B435E">
                  <w:pPr>
                    <w:tabs>
                      <w:tab w:val="left" w:pos="709"/>
                    </w:tabs>
                    <w:contextualSpacing/>
                    <w:jc w:val="center"/>
                    <w:rPr>
                      <w:rFonts w:cs="Arial"/>
                      <w:sz w:val="16"/>
                      <w:szCs w:val="20"/>
                      <w:lang w:eastAsia="es-CO"/>
                    </w:rPr>
                  </w:pPr>
                  <w:r w:rsidRPr="006145DB">
                    <w:rPr>
                      <w:rFonts w:cs="Arial"/>
                      <w:sz w:val="16"/>
                      <w:szCs w:val="20"/>
                      <w:lang w:eastAsia="es-CO"/>
                    </w:rPr>
                    <w:t>2024</w:t>
                  </w:r>
                </w:p>
              </w:tc>
              <w:tc>
                <w:tcPr>
                  <w:tcW w:w="1459" w:type="dxa"/>
                  <w:tcBorders>
                    <w:bottom w:val="single" w:sz="4" w:space="0" w:color="auto"/>
                  </w:tcBorders>
                  <w:vAlign w:val="center"/>
                </w:tcPr>
                <w:p w14:paraId="5F81409E"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 y Secretaría Distrital Planeación - SDP</w:t>
                  </w:r>
                </w:p>
              </w:tc>
            </w:tr>
            <w:tr w:rsidR="008C26C5" w:rsidRPr="006145DB" w14:paraId="27F9EB34" w14:textId="77777777" w:rsidTr="0096716C">
              <w:trPr>
                <w:trHeight w:val="353"/>
              </w:trPr>
              <w:tc>
                <w:tcPr>
                  <w:tcW w:w="3474" w:type="dxa"/>
                  <w:tcBorders>
                    <w:bottom w:val="single" w:sz="4" w:space="0" w:color="auto"/>
                  </w:tcBorders>
                  <w:vAlign w:val="center"/>
                </w:tcPr>
                <w:p w14:paraId="102B1247" w14:textId="77777777" w:rsidR="0065332E" w:rsidRPr="006145DB" w:rsidRDefault="0065332E" w:rsidP="005B435E">
                  <w:pPr>
                    <w:jc w:val="both"/>
                    <w:rPr>
                      <w:rFonts w:cs="Arial"/>
                      <w:sz w:val="16"/>
                      <w:szCs w:val="20"/>
                      <w:shd w:val="clear" w:color="auto" w:fill="FFFFFF"/>
                      <w:lang w:val="es-ES_tradnl"/>
                    </w:rPr>
                  </w:pPr>
                  <w:r w:rsidRPr="006145DB">
                    <w:rPr>
                      <w:rFonts w:cs="Arial"/>
                      <w:sz w:val="16"/>
                      <w:szCs w:val="20"/>
                      <w:shd w:val="clear" w:color="auto" w:fill="FFFFFF"/>
                      <w:lang w:val="es-ES_tradnl"/>
                    </w:rPr>
                    <w:t>Persona que desee realizar un proceso de desarrollo personal.</w:t>
                  </w:r>
                </w:p>
              </w:tc>
              <w:tc>
                <w:tcPr>
                  <w:tcW w:w="1134" w:type="dxa"/>
                  <w:tcBorders>
                    <w:bottom w:val="single" w:sz="4" w:space="0" w:color="auto"/>
                  </w:tcBorders>
                  <w:vAlign w:val="center"/>
                </w:tcPr>
                <w:p w14:paraId="5F68ED8E" w14:textId="77777777" w:rsidR="0065332E" w:rsidRPr="006145DB" w:rsidRDefault="0065332E" w:rsidP="005B435E">
                  <w:pPr>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576E5087" w14:textId="77777777" w:rsidR="0065332E" w:rsidRPr="006145DB" w:rsidRDefault="0065332E" w:rsidP="005B435E">
                  <w:pPr>
                    <w:tabs>
                      <w:tab w:val="left" w:pos="709"/>
                    </w:tabs>
                    <w:contextualSpacing/>
                    <w:jc w:val="center"/>
                    <w:rPr>
                      <w:rFonts w:cs="Arial"/>
                      <w:sz w:val="16"/>
                      <w:szCs w:val="20"/>
                      <w:lang w:eastAsia="es-CO"/>
                    </w:rPr>
                  </w:pPr>
                  <w:r w:rsidRPr="006145DB">
                    <w:rPr>
                      <w:rFonts w:cs="Arial"/>
                      <w:sz w:val="16"/>
                      <w:szCs w:val="20"/>
                      <w:lang w:eastAsia="es-CO"/>
                    </w:rPr>
                    <w:t>Demanda</w:t>
                  </w:r>
                </w:p>
              </w:tc>
              <w:tc>
                <w:tcPr>
                  <w:tcW w:w="1459" w:type="dxa"/>
                  <w:tcBorders>
                    <w:bottom w:val="single" w:sz="4" w:space="0" w:color="auto"/>
                  </w:tcBorders>
                  <w:vAlign w:val="center"/>
                </w:tcPr>
                <w:p w14:paraId="3E14331E" w14:textId="77777777" w:rsidR="0065332E" w:rsidRPr="006145DB" w:rsidRDefault="0065332E" w:rsidP="005B435E">
                  <w:pPr>
                    <w:jc w:val="center"/>
                    <w:rPr>
                      <w:rFonts w:cs="Arial"/>
                      <w:bCs/>
                      <w:sz w:val="16"/>
                      <w:szCs w:val="16"/>
                      <w:lang w:eastAsia="es-CO"/>
                    </w:rPr>
                  </w:pPr>
                  <w:r w:rsidRPr="006145DB">
                    <w:rPr>
                      <w:rFonts w:cs="Arial"/>
                      <w:bCs/>
                      <w:sz w:val="16"/>
                      <w:szCs w:val="16"/>
                      <w:lang w:eastAsia="es-CO"/>
                    </w:rPr>
                    <w:t>Subdirección para la Adultez</w:t>
                  </w:r>
                </w:p>
              </w:tc>
            </w:tr>
            <w:tr w:rsidR="00CB1393" w:rsidRPr="006145DB" w14:paraId="69B47C2B" w14:textId="77777777" w:rsidTr="0096716C">
              <w:trPr>
                <w:trHeight w:val="70"/>
              </w:trPr>
              <w:tc>
                <w:tcPr>
                  <w:tcW w:w="3474" w:type="dxa"/>
                  <w:tcBorders>
                    <w:left w:val="nil"/>
                    <w:bottom w:val="nil"/>
                    <w:right w:val="nil"/>
                  </w:tcBorders>
                  <w:vAlign w:val="center"/>
                </w:tcPr>
                <w:p w14:paraId="517DE55C" w14:textId="77777777" w:rsidR="00CB1393" w:rsidRPr="006145DB" w:rsidRDefault="00CB1393" w:rsidP="005B435E">
                  <w:pPr>
                    <w:jc w:val="both"/>
                    <w:rPr>
                      <w:rFonts w:cs="Arial"/>
                      <w:sz w:val="16"/>
                      <w:szCs w:val="20"/>
                      <w:shd w:val="clear" w:color="auto" w:fill="FFFFFF"/>
                      <w:lang w:val="es-ES_tradnl"/>
                    </w:rPr>
                  </w:pPr>
                </w:p>
              </w:tc>
              <w:tc>
                <w:tcPr>
                  <w:tcW w:w="1134" w:type="dxa"/>
                  <w:tcBorders>
                    <w:left w:val="nil"/>
                    <w:bottom w:val="nil"/>
                    <w:right w:val="nil"/>
                  </w:tcBorders>
                  <w:vAlign w:val="center"/>
                </w:tcPr>
                <w:p w14:paraId="65D4DB61" w14:textId="77777777" w:rsidR="00CB1393" w:rsidRPr="006145DB" w:rsidRDefault="00CB1393" w:rsidP="005B435E">
                  <w:pPr>
                    <w:jc w:val="center"/>
                    <w:rPr>
                      <w:rFonts w:cs="Arial"/>
                      <w:sz w:val="16"/>
                      <w:szCs w:val="16"/>
                      <w:lang w:eastAsia="es-CO"/>
                    </w:rPr>
                  </w:pPr>
                </w:p>
              </w:tc>
              <w:tc>
                <w:tcPr>
                  <w:tcW w:w="1134" w:type="dxa"/>
                  <w:tcBorders>
                    <w:left w:val="nil"/>
                    <w:bottom w:val="nil"/>
                    <w:right w:val="nil"/>
                  </w:tcBorders>
                  <w:vAlign w:val="center"/>
                </w:tcPr>
                <w:p w14:paraId="31F0F3BA" w14:textId="77777777" w:rsidR="00CB1393" w:rsidRPr="006145DB" w:rsidRDefault="00CB1393" w:rsidP="005B435E">
                  <w:pPr>
                    <w:tabs>
                      <w:tab w:val="left" w:pos="709"/>
                    </w:tabs>
                    <w:contextualSpacing/>
                    <w:jc w:val="center"/>
                    <w:rPr>
                      <w:rFonts w:cs="Arial"/>
                      <w:sz w:val="16"/>
                      <w:szCs w:val="20"/>
                      <w:lang w:eastAsia="es-CO"/>
                    </w:rPr>
                  </w:pPr>
                </w:p>
              </w:tc>
              <w:tc>
                <w:tcPr>
                  <w:tcW w:w="1459" w:type="dxa"/>
                  <w:tcBorders>
                    <w:left w:val="nil"/>
                    <w:bottom w:val="nil"/>
                    <w:right w:val="nil"/>
                  </w:tcBorders>
                  <w:vAlign w:val="center"/>
                </w:tcPr>
                <w:p w14:paraId="03C2F819" w14:textId="77777777" w:rsidR="00CB1393" w:rsidRPr="006145DB" w:rsidRDefault="00CB1393" w:rsidP="005B435E">
                  <w:pPr>
                    <w:jc w:val="center"/>
                    <w:rPr>
                      <w:rFonts w:cs="Arial"/>
                      <w:bCs/>
                      <w:sz w:val="16"/>
                      <w:szCs w:val="16"/>
                      <w:lang w:eastAsia="es-CO"/>
                    </w:rPr>
                  </w:pPr>
                </w:p>
              </w:tc>
            </w:tr>
          </w:tbl>
          <w:p w14:paraId="39C0F38C" w14:textId="77777777" w:rsidR="0065332E" w:rsidRPr="006145DB" w:rsidRDefault="0065332E" w:rsidP="005B435E">
            <w:pPr>
              <w:tabs>
                <w:tab w:val="left" w:pos="709"/>
              </w:tabs>
              <w:spacing w:after="0" w:line="240" w:lineRule="auto"/>
              <w:contextualSpacing/>
              <w:jc w:val="both"/>
              <w:rPr>
                <w:rFonts w:cs="Arial"/>
                <w:bCs/>
                <w:sz w:val="20"/>
                <w:szCs w:val="20"/>
                <w:lang w:eastAsia="es-CO"/>
              </w:rPr>
            </w:pPr>
          </w:p>
        </w:tc>
      </w:tr>
      <w:tr w:rsidR="008C26C5" w:rsidRPr="006145DB" w14:paraId="6E8DF1D7" w14:textId="77777777" w:rsidTr="009F0BEA">
        <w:trPr>
          <w:trHeight w:val="422"/>
          <w:jc w:val="center"/>
        </w:trPr>
        <w:tc>
          <w:tcPr>
            <w:tcW w:w="1940" w:type="dxa"/>
            <w:vAlign w:val="center"/>
          </w:tcPr>
          <w:p w14:paraId="123D3151" w14:textId="77777777" w:rsidR="0065332E" w:rsidRPr="006145DB" w:rsidRDefault="0065332E"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455" w:type="dxa"/>
          </w:tcPr>
          <w:tbl>
            <w:tblPr>
              <w:tblStyle w:val="Tablaconcuadrcula"/>
              <w:tblW w:w="7301" w:type="dxa"/>
              <w:tblLayout w:type="fixed"/>
              <w:tblLook w:val="04A0" w:firstRow="1" w:lastRow="0" w:firstColumn="1" w:lastColumn="0" w:noHBand="0" w:noVBand="1"/>
            </w:tblPr>
            <w:tblGrid>
              <w:gridCol w:w="3332"/>
              <w:gridCol w:w="1559"/>
              <w:gridCol w:w="1134"/>
              <w:gridCol w:w="1276"/>
            </w:tblGrid>
            <w:tr w:rsidR="00CB1393" w:rsidRPr="006145DB" w14:paraId="3D5CF31D" w14:textId="77777777" w:rsidTr="00556AA5">
              <w:trPr>
                <w:trHeight w:val="86"/>
              </w:trPr>
              <w:tc>
                <w:tcPr>
                  <w:tcW w:w="3332" w:type="dxa"/>
                  <w:tcBorders>
                    <w:top w:val="nil"/>
                    <w:left w:val="nil"/>
                    <w:right w:val="nil"/>
                  </w:tcBorders>
                  <w:vAlign w:val="center"/>
                </w:tcPr>
                <w:p w14:paraId="7EC1115A" w14:textId="77777777" w:rsidR="00CB1393" w:rsidRPr="006145DB" w:rsidRDefault="00CB1393" w:rsidP="005B435E">
                  <w:pPr>
                    <w:tabs>
                      <w:tab w:val="left" w:pos="709"/>
                    </w:tabs>
                    <w:jc w:val="center"/>
                    <w:rPr>
                      <w:rFonts w:cs="Arial"/>
                      <w:sz w:val="16"/>
                      <w:szCs w:val="16"/>
                      <w:lang w:eastAsia="es-CO"/>
                    </w:rPr>
                  </w:pPr>
                </w:p>
              </w:tc>
              <w:tc>
                <w:tcPr>
                  <w:tcW w:w="1559" w:type="dxa"/>
                  <w:tcBorders>
                    <w:top w:val="nil"/>
                    <w:left w:val="nil"/>
                    <w:right w:val="nil"/>
                  </w:tcBorders>
                  <w:vAlign w:val="center"/>
                </w:tcPr>
                <w:p w14:paraId="4FC3A28E" w14:textId="77777777" w:rsidR="00CB1393" w:rsidRPr="006145DB" w:rsidRDefault="00CB1393" w:rsidP="005B435E">
                  <w:pPr>
                    <w:tabs>
                      <w:tab w:val="left" w:pos="709"/>
                    </w:tabs>
                    <w:jc w:val="center"/>
                    <w:rPr>
                      <w:rFonts w:cs="Arial"/>
                      <w:sz w:val="16"/>
                      <w:szCs w:val="16"/>
                      <w:lang w:eastAsia="es-CO"/>
                    </w:rPr>
                  </w:pPr>
                </w:p>
              </w:tc>
              <w:tc>
                <w:tcPr>
                  <w:tcW w:w="1134" w:type="dxa"/>
                  <w:tcBorders>
                    <w:top w:val="nil"/>
                    <w:left w:val="nil"/>
                    <w:right w:val="nil"/>
                  </w:tcBorders>
                  <w:vAlign w:val="center"/>
                </w:tcPr>
                <w:p w14:paraId="1F3FFAFA" w14:textId="77777777" w:rsidR="00CB1393" w:rsidRPr="006145DB" w:rsidRDefault="00CB1393" w:rsidP="005B435E">
                  <w:pPr>
                    <w:tabs>
                      <w:tab w:val="left" w:pos="709"/>
                    </w:tabs>
                    <w:jc w:val="center"/>
                    <w:rPr>
                      <w:rFonts w:cs="Arial"/>
                      <w:sz w:val="16"/>
                      <w:szCs w:val="16"/>
                      <w:lang w:eastAsia="es-CO"/>
                    </w:rPr>
                  </w:pPr>
                </w:p>
              </w:tc>
              <w:tc>
                <w:tcPr>
                  <w:tcW w:w="1276" w:type="dxa"/>
                  <w:tcBorders>
                    <w:top w:val="nil"/>
                    <w:left w:val="nil"/>
                    <w:right w:val="nil"/>
                  </w:tcBorders>
                  <w:vAlign w:val="center"/>
                </w:tcPr>
                <w:p w14:paraId="748C170B" w14:textId="77777777" w:rsidR="00CB1393" w:rsidRPr="006145DB" w:rsidRDefault="00CB1393" w:rsidP="005B435E">
                  <w:pPr>
                    <w:tabs>
                      <w:tab w:val="left" w:pos="709"/>
                    </w:tabs>
                    <w:jc w:val="center"/>
                    <w:rPr>
                      <w:rFonts w:cs="Arial"/>
                      <w:sz w:val="16"/>
                      <w:szCs w:val="16"/>
                      <w:lang w:eastAsia="es-CO"/>
                    </w:rPr>
                  </w:pPr>
                </w:p>
              </w:tc>
            </w:tr>
            <w:tr w:rsidR="008C26C5" w:rsidRPr="006145DB" w14:paraId="2232495C" w14:textId="77777777" w:rsidTr="00556AA5">
              <w:trPr>
                <w:trHeight w:val="379"/>
              </w:trPr>
              <w:tc>
                <w:tcPr>
                  <w:tcW w:w="3332" w:type="dxa"/>
                  <w:tcBorders>
                    <w:top w:val="nil"/>
                  </w:tcBorders>
                  <w:vAlign w:val="center"/>
                  <w:hideMark/>
                </w:tcPr>
                <w:p w14:paraId="5099BA74" w14:textId="77777777" w:rsidR="0065332E" w:rsidRPr="006145DB" w:rsidRDefault="0065332E" w:rsidP="005B435E">
                  <w:pPr>
                    <w:tabs>
                      <w:tab w:val="left" w:pos="709"/>
                    </w:tabs>
                    <w:jc w:val="center"/>
                    <w:rPr>
                      <w:rFonts w:cs="Arial"/>
                      <w:sz w:val="16"/>
                      <w:szCs w:val="16"/>
                      <w:lang w:eastAsia="es-CO"/>
                    </w:rPr>
                  </w:pPr>
                  <w:r w:rsidRPr="006145DB">
                    <w:rPr>
                      <w:rFonts w:cs="Arial"/>
                      <w:sz w:val="16"/>
                      <w:szCs w:val="16"/>
                      <w:lang w:eastAsia="es-CO"/>
                    </w:rPr>
                    <w:t>Criterios de Priorización</w:t>
                  </w:r>
                </w:p>
              </w:tc>
              <w:tc>
                <w:tcPr>
                  <w:tcW w:w="1559" w:type="dxa"/>
                  <w:tcBorders>
                    <w:top w:val="nil"/>
                  </w:tcBorders>
                  <w:vAlign w:val="center"/>
                  <w:hideMark/>
                </w:tcPr>
                <w:p w14:paraId="3492DFAA" w14:textId="77777777" w:rsidR="0065332E" w:rsidRPr="006145DB" w:rsidRDefault="0065332E" w:rsidP="005B435E">
                  <w:pPr>
                    <w:tabs>
                      <w:tab w:val="left" w:pos="709"/>
                    </w:tabs>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hideMark/>
                </w:tcPr>
                <w:p w14:paraId="019B4957" w14:textId="77777777" w:rsidR="0065332E" w:rsidRPr="006145DB" w:rsidRDefault="0065332E" w:rsidP="005B435E">
                  <w:pPr>
                    <w:tabs>
                      <w:tab w:val="left" w:pos="709"/>
                    </w:tabs>
                    <w:jc w:val="center"/>
                    <w:rPr>
                      <w:rFonts w:cs="Arial"/>
                      <w:sz w:val="16"/>
                      <w:szCs w:val="16"/>
                      <w:lang w:eastAsia="es-CO"/>
                    </w:rPr>
                  </w:pPr>
                  <w:r w:rsidRPr="006145DB">
                    <w:rPr>
                      <w:rFonts w:cs="Arial"/>
                      <w:sz w:val="16"/>
                      <w:szCs w:val="16"/>
                      <w:lang w:eastAsia="es-CO"/>
                    </w:rPr>
                    <w:t>Periodicidad</w:t>
                  </w:r>
                </w:p>
              </w:tc>
              <w:tc>
                <w:tcPr>
                  <w:tcW w:w="1276" w:type="dxa"/>
                  <w:tcBorders>
                    <w:top w:val="nil"/>
                  </w:tcBorders>
                  <w:vAlign w:val="center"/>
                  <w:hideMark/>
                </w:tcPr>
                <w:p w14:paraId="3D593425" w14:textId="77777777" w:rsidR="0065332E" w:rsidRPr="006145DB" w:rsidRDefault="0065332E" w:rsidP="005B435E">
                  <w:pPr>
                    <w:tabs>
                      <w:tab w:val="left" w:pos="709"/>
                    </w:tabs>
                    <w:jc w:val="center"/>
                    <w:rPr>
                      <w:rFonts w:cs="Arial"/>
                      <w:sz w:val="16"/>
                      <w:szCs w:val="16"/>
                      <w:lang w:eastAsia="es-CO"/>
                    </w:rPr>
                  </w:pPr>
                  <w:r w:rsidRPr="006145DB">
                    <w:rPr>
                      <w:rFonts w:cs="Arial"/>
                      <w:sz w:val="16"/>
                      <w:szCs w:val="16"/>
                      <w:lang w:eastAsia="es-CO"/>
                    </w:rPr>
                    <w:t>Administrador</w:t>
                  </w:r>
                </w:p>
              </w:tc>
            </w:tr>
            <w:tr w:rsidR="008C26C5" w:rsidRPr="006145DB" w14:paraId="37781111" w14:textId="77777777" w:rsidTr="00556AA5">
              <w:trPr>
                <w:trHeight w:val="225"/>
              </w:trPr>
              <w:tc>
                <w:tcPr>
                  <w:tcW w:w="3332" w:type="dxa"/>
                  <w:vAlign w:val="center"/>
                  <w:hideMark/>
                </w:tcPr>
                <w:p w14:paraId="7E350C29" w14:textId="02ABB9D8" w:rsidR="0065332E" w:rsidRPr="006145DB" w:rsidRDefault="0065332E" w:rsidP="005B435E">
                  <w:pPr>
                    <w:tabs>
                      <w:tab w:val="left" w:pos="709"/>
                    </w:tabs>
                    <w:jc w:val="both"/>
                    <w:rPr>
                      <w:rFonts w:cs="Arial"/>
                      <w:sz w:val="16"/>
                      <w:szCs w:val="16"/>
                    </w:rPr>
                  </w:pPr>
                  <w:bookmarkStart w:id="155" w:name="_Int_tKQG2wkJ"/>
                  <w:r w:rsidRPr="006145DB">
                    <w:rPr>
                      <w:rFonts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bookmarkEnd w:id="155"/>
                </w:p>
              </w:tc>
              <w:tc>
                <w:tcPr>
                  <w:tcW w:w="1559" w:type="dxa"/>
                  <w:vAlign w:val="center"/>
                  <w:hideMark/>
                </w:tcPr>
                <w:p w14:paraId="54207482" w14:textId="77777777" w:rsidR="0065332E" w:rsidRPr="006145DB" w:rsidRDefault="0065332E" w:rsidP="005B435E">
                  <w:pPr>
                    <w:tabs>
                      <w:tab w:val="left" w:pos="709"/>
                    </w:tabs>
                    <w:jc w:val="center"/>
                    <w:rPr>
                      <w:rFonts w:cs="Arial"/>
                      <w:sz w:val="16"/>
                      <w:szCs w:val="16"/>
                    </w:rPr>
                  </w:pPr>
                  <w:r w:rsidRPr="006145DB">
                    <w:rPr>
                      <w:rFonts w:cs="Arial"/>
                      <w:sz w:val="16"/>
                      <w:szCs w:val="16"/>
                    </w:rPr>
                    <w:t>Registro Único de Victimas – RUV, de la Unidad para la Atención y Reparación Integral a las Víctimas</w:t>
                  </w:r>
                </w:p>
              </w:tc>
              <w:tc>
                <w:tcPr>
                  <w:tcW w:w="1134" w:type="dxa"/>
                  <w:vAlign w:val="center"/>
                  <w:hideMark/>
                </w:tcPr>
                <w:p w14:paraId="7C22838D" w14:textId="77777777" w:rsidR="0065332E" w:rsidRPr="006145DB" w:rsidRDefault="0065332E" w:rsidP="005B435E">
                  <w:pPr>
                    <w:tabs>
                      <w:tab w:val="left" w:pos="709"/>
                    </w:tabs>
                    <w:jc w:val="center"/>
                    <w:rPr>
                      <w:rFonts w:cs="Arial"/>
                      <w:sz w:val="16"/>
                      <w:szCs w:val="16"/>
                    </w:rPr>
                  </w:pPr>
                  <w:r w:rsidRPr="006145DB">
                    <w:rPr>
                      <w:rFonts w:cs="Arial"/>
                      <w:sz w:val="16"/>
                      <w:szCs w:val="16"/>
                    </w:rPr>
                    <w:t>Trimestral</w:t>
                  </w:r>
                </w:p>
              </w:tc>
              <w:tc>
                <w:tcPr>
                  <w:tcW w:w="1276" w:type="dxa"/>
                  <w:vAlign w:val="center"/>
                  <w:hideMark/>
                </w:tcPr>
                <w:p w14:paraId="531DC0BE" w14:textId="77777777" w:rsidR="0065332E" w:rsidRPr="006145DB" w:rsidRDefault="0065332E" w:rsidP="005B435E">
                  <w:pPr>
                    <w:tabs>
                      <w:tab w:val="left" w:pos="709"/>
                    </w:tabs>
                    <w:jc w:val="center"/>
                    <w:rPr>
                      <w:rFonts w:cs="Arial"/>
                      <w:sz w:val="18"/>
                      <w:szCs w:val="18"/>
                    </w:rPr>
                  </w:pPr>
                  <w:r w:rsidRPr="006145DB">
                    <w:rPr>
                      <w:rFonts w:cs="Arial"/>
                      <w:sz w:val="16"/>
                      <w:szCs w:val="18"/>
                    </w:rPr>
                    <w:t>Oficina consejería distrital de paz, victimas y reconciliación</w:t>
                  </w:r>
                </w:p>
              </w:tc>
            </w:tr>
            <w:tr w:rsidR="008C26C5" w:rsidRPr="006145DB" w14:paraId="0AFF71DA" w14:textId="77777777" w:rsidTr="00556AA5">
              <w:trPr>
                <w:trHeight w:val="235"/>
              </w:trPr>
              <w:tc>
                <w:tcPr>
                  <w:tcW w:w="3332" w:type="dxa"/>
                  <w:vAlign w:val="center"/>
                  <w:hideMark/>
                </w:tcPr>
                <w:p w14:paraId="14337D10" w14:textId="537CB249" w:rsidR="0065332E" w:rsidRPr="006145DB" w:rsidRDefault="0065332E" w:rsidP="005B435E">
                  <w:pPr>
                    <w:tabs>
                      <w:tab w:val="left" w:pos="709"/>
                    </w:tabs>
                    <w:jc w:val="both"/>
                    <w:rPr>
                      <w:rFonts w:cs="Arial"/>
                      <w:sz w:val="16"/>
                      <w:szCs w:val="16"/>
                    </w:rPr>
                  </w:pPr>
                  <w:r w:rsidRPr="006145DB">
                    <w:rPr>
                      <w:rFonts w:cs="Arial"/>
                      <w:sz w:val="16"/>
                      <w:szCs w:val="16"/>
                    </w:rPr>
                    <w:t>Persona con discapacidad</w:t>
                  </w:r>
                  <w:r w:rsidR="00CB1393" w:rsidRPr="006145DB">
                    <w:rPr>
                      <w:rFonts w:cs="Arial"/>
                      <w:sz w:val="16"/>
                      <w:szCs w:val="16"/>
                    </w:rPr>
                    <w:t>.</w:t>
                  </w:r>
                </w:p>
              </w:tc>
              <w:tc>
                <w:tcPr>
                  <w:tcW w:w="1559" w:type="dxa"/>
                  <w:vAlign w:val="center"/>
                  <w:hideMark/>
                </w:tcPr>
                <w:p w14:paraId="16519805" w14:textId="77777777" w:rsidR="0065332E" w:rsidRPr="006145DB" w:rsidRDefault="0065332E"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vAlign w:val="center"/>
                  <w:hideMark/>
                </w:tcPr>
                <w:p w14:paraId="5341BD0D" w14:textId="77777777" w:rsidR="0065332E" w:rsidRPr="006145DB" w:rsidRDefault="0065332E"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276" w:type="dxa"/>
                  <w:vAlign w:val="center"/>
                  <w:hideMark/>
                </w:tcPr>
                <w:p w14:paraId="1BFE6F45" w14:textId="44FCECC5" w:rsidR="0065332E"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18327656" w14:textId="77777777" w:rsidTr="00556AA5">
              <w:trPr>
                <w:trHeight w:val="235"/>
              </w:trPr>
              <w:tc>
                <w:tcPr>
                  <w:tcW w:w="3332" w:type="dxa"/>
                  <w:vAlign w:val="center"/>
                  <w:hideMark/>
                </w:tcPr>
                <w:p w14:paraId="04BF6C20" w14:textId="71D07C39" w:rsidR="0065332E" w:rsidRPr="006145DB" w:rsidRDefault="0065332E" w:rsidP="005B435E">
                  <w:pPr>
                    <w:tabs>
                      <w:tab w:val="left" w:pos="709"/>
                    </w:tabs>
                    <w:jc w:val="both"/>
                    <w:rPr>
                      <w:rFonts w:cs="Arial"/>
                      <w:sz w:val="20"/>
                      <w:szCs w:val="20"/>
                      <w:lang w:eastAsia="es-CO"/>
                    </w:rPr>
                  </w:pPr>
                  <w:r w:rsidRPr="006145DB">
                    <w:rPr>
                      <w:rFonts w:cs="Arial"/>
                      <w:sz w:val="16"/>
                      <w:szCs w:val="16"/>
                      <w:lang w:eastAsia="es-CO"/>
                    </w:rPr>
                    <w:t>Persona mayor de 60 años</w:t>
                  </w:r>
                  <w:r w:rsidR="00CB1393" w:rsidRPr="006145DB">
                    <w:rPr>
                      <w:rFonts w:cs="Arial"/>
                      <w:sz w:val="16"/>
                      <w:szCs w:val="16"/>
                      <w:lang w:eastAsia="es-CO"/>
                    </w:rPr>
                    <w:t>.</w:t>
                  </w:r>
                </w:p>
              </w:tc>
              <w:tc>
                <w:tcPr>
                  <w:tcW w:w="1559" w:type="dxa"/>
                  <w:vAlign w:val="center"/>
                  <w:hideMark/>
                </w:tcPr>
                <w:p w14:paraId="3EA3B661" w14:textId="77777777" w:rsidR="0065332E" w:rsidRPr="006145DB" w:rsidRDefault="0065332E"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vAlign w:val="center"/>
                  <w:hideMark/>
                </w:tcPr>
                <w:p w14:paraId="29988E44" w14:textId="77777777" w:rsidR="0065332E" w:rsidRPr="006145DB" w:rsidRDefault="0065332E"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276" w:type="dxa"/>
                  <w:vAlign w:val="center"/>
                  <w:hideMark/>
                </w:tcPr>
                <w:p w14:paraId="5C96972D" w14:textId="3614175C" w:rsidR="0065332E"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2C0ED297" w14:textId="77777777" w:rsidTr="00556AA5">
              <w:trPr>
                <w:trHeight w:val="235"/>
              </w:trPr>
              <w:tc>
                <w:tcPr>
                  <w:tcW w:w="3332" w:type="dxa"/>
                  <w:vAlign w:val="center"/>
                  <w:hideMark/>
                </w:tcPr>
                <w:p w14:paraId="62F284AD" w14:textId="663A9183" w:rsidR="0065332E" w:rsidRPr="006145DB" w:rsidRDefault="0065332E" w:rsidP="005B435E">
                  <w:pPr>
                    <w:jc w:val="both"/>
                    <w:rPr>
                      <w:rFonts w:cs="Arial"/>
                      <w:sz w:val="16"/>
                      <w:szCs w:val="16"/>
                    </w:rPr>
                  </w:pPr>
                  <w:r w:rsidRPr="006145DB">
                    <w:rPr>
                      <w:rFonts w:cs="Arial"/>
                      <w:sz w:val="16"/>
                      <w:szCs w:val="16"/>
                    </w:rPr>
                    <w:t>Persona Indígena o 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r w:rsidR="00CB1393" w:rsidRPr="006145DB">
                    <w:rPr>
                      <w:rFonts w:cs="Arial"/>
                      <w:sz w:val="16"/>
                      <w:szCs w:val="16"/>
                    </w:rPr>
                    <w:t>.</w:t>
                  </w:r>
                </w:p>
              </w:tc>
              <w:tc>
                <w:tcPr>
                  <w:tcW w:w="1559" w:type="dxa"/>
                  <w:vAlign w:val="center"/>
                  <w:hideMark/>
                </w:tcPr>
                <w:p w14:paraId="0CD8CCF9" w14:textId="77777777" w:rsidR="0065332E" w:rsidRPr="006145DB" w:rsidRDefault="0065332E" w:rsidP="005B435E">
                  <w:pPr>
                    <w:jc w:val="center"/>
                    <w:rPr>
                      <w:rFonts w:cs="Arial"/>
                      <w:sz w:val="16"/>
                      <w:szCs w:val="16"/>
                    </w:rPr>
                  </w:pPr>
                  <w:r w:rsidRPr="006145DB">
                    <w:rPr>
                      <w:rFonts w:cs="Arial"/>
                      <w:sz w:val="16"/>
                      <w:szCs w:val="16"/>
                    </w:rPr>
                    <w:t>Censos oficiales de comunidades étnicas: Indígena Cabildos reconocidos en la ciudad de Bogotá</w:t>
                  </w:r>
                </w:p>
              </w:tc>
              <w:tc>
                <w:tcPr>
                  <w:tcW w:w="1134" w:type="dxa"/>
                  <w:vAlign w:val="center"/>
                  <w:hideMark/>
                </w:tcPr>
                <w:p w14:paraId="743C240D" w14:textId="77777777" w:rsidR="0065332E" w:rsidRPr="006145DB" w:rsidRDefault="0065332E" w:rsidP="005B435E">
                  <w:pPr>
                    <w:jc w:val="center"/>
                    <w:rPr>
                      <w:rFonts w:cs="Arial"/>
                      <w:sz w:val="16"/>
                      <w:szCs w:val="16"/>
                    </w:rPr>
                  </w:pPr>
                  <w:r w:rsidRPr="006145DB">
                    <w:rPr>
                      <w:rFonts w:cs="Arial"/>
                      <w:sz w:val="16"/>
                      <w:szCs w:val="16"/>
                    </w:rPr>
                    <w:t xml:space="preserve">2021 </w:t>
                  </w:r>
                  <w:bookmarkStart w:id="156" w:name="_Int_Vm5lZlfl"/>
                  <w:r w:rsidRPr="006145DB">
                    <w:rPr>
                      <w:rFonts w:cs="Arial"/>
                      <w:sz w:val="16"/>
                      <w:szCs w:val="16"/>
                    </w:rPr>
                    <w:t>Entrega</w:t>
                  </w:r>
                  <w:bookmarkEnd w:id="156"/>
                  <w:r w:rsidRPr="006145DB">
                    <w:rPr>
                      <w:rFonts w:cs="Arial"/>
                      <w:sz w:val="16"/>
                      <w:szCs w:val="16"/>
                    </w:rPr>
                    <w:t xml:space="preserve"> única</w:t>
                  </w:r>
                </w:p>
              </w:tc>
              <w:tc>
                <w:tcPr>
                  <w:tcW w:w="1276" w:type="dxa"/>
                  <w:vAlign w:val="center"/>
                  <w:hideMark/>
                </w:tcPr>
                <w:p w14:paraId="423FFE62" w14:textId="77777777" w:rsidR="0065332E" w:rsidRPr="006145DB" w:rsidRDefault="0065332E" w:rsidP="005B435E">
                  <w:pPr>
                    <w:jc w:val="center"/>
                    <w:rPr>
                      <w:rFonts w:cs="Arial"/>
                      <w:sz w:val="16"/>
                      <w:szCs w:val="16"/>
                    </w:rPr>
                  </w:pPr>
                  <w:r w:rsidRPr="006145DB">
                    <w:rPr>
                      <w:rFonts w:cs="Arial"/>
                      <w:sz w:val="16"/>
                      <w:szCs w:val="16"/>
                    </w:rPr>
                    <w:t>Ministerio del Interior</w:t>
                  </w:r>
                </w:p>
              </w:tc>
            </w:tr>
            <w:tr w:rsidR="008C26C5" w:rsidRPr="006145DB" w14:paraId="617A748C" w14:textId="77777777" w:rsidTr="00556AA5">
              <w:trPr>
                <w:trHeight w:val="235"/>
              </w:trPr>
              <w:tc>
                <w:tcPr>
                  <w:tcW w:w="3332" w:type="dxa"/>
                  <w:vAlign w:val="center"/>
                  <w:hideMark/>
                </w:tcPr>
                <w:p w14:paraId="4FB1AE4A" w14:textId="6FED43B3" w:rsidR="0065332E" w:rsidRPr="006145DB" w:rsidRDefault="0065332E" w:rsidP="005B435E">
                  <w:pPr>
                    <w:tabs>
                      <w:tab w:val="left" w:pos="709"/>
                    </w:tabs>
                    <w:jc w:val="both"/>
                    <w:rPr>
                      <w:rFonts w:cs="Arial"/>
                      <w:sz w:val="16"/>
                      <w:szCs w:val="16"/>
                    </w:rPr>
                  </w:pPr>
                  <w:r w:rsidRPr="006145DB">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CB1393" w:rsidRPr="006145DB">
                    <w:rPr>
                      <w:rFonts w:cs="Arial"/>
                      <w:sz w:val="16"/>
                      <w:szCs w:val="16"/>
                    </w:rPr>
                    <w:t>.</w:t>
                  </w:r>
                </w:p>
              </w:tc>
              <w:tc>
                <w:tcPr>
                  <w:tcW w:w="1559" w:type="dxa"/>
                  <w:vAlign w:val="center"/>
                  <w:hideMark/>
                </w:tcPr>
                <w:p w14:paraId="152FB954" w14:textId="1F21B5EC" w:rsidR="0065332E" w:rsidRPr="006145DB" w:rsidRDefault="0065332E" w:rsidP="005B435E">
                  <w:pPr>
                    <w:jc w:val="center"/>
                    <w:rPr>
                      <w:rFonts w:cs="Arial"/>
                      <w:sz w:val="16"/>
                      <w:szCs w:val="16"/>
                    </w:rPr>
                  </w:pPr>
                  <w:r w:rsidRPr="006145DB">
                    <w:rPr>
                      <w:rFonts w:cs="Arial"/>
                      <w:sz w:val="16"/>
                      <w:szCs w:val="16"/>
                    </w:rPr>
                    <w:t>Listados enviados por las instancias de representación y participación de</w:t>
                  </w:r>
                  <w:r w:rsidR="00A1443B" w:rsidRPr="006145DB">
                    <w:rPr>
                      <w:rFonts w:cs="Arial"/>
                      <w:sz w:val="16"/>
                      <w:szCs w:val="16"/>
                    </w:rPr>
                    <w:t xml:space="preserve"> </w:t>
                  </w:r>
                  <w:r w:rsidRPr="006145DB">
                    <w:rPr>
                      <w:rFonts w:cs="Arial"/>
                      <w:sz w:val="16"/>
                      <w:szCs w:val="16"/>
                    </w:rPr>
                    <w:t>comunidades Negras, Afrocolombianas en Bogotá</w:t>
                  </w:r>
                </w:p>
              </w:tc>
              <w:tc>
                <w:tcPr>
                  <w:tcW w:w="1134" w:type="dxa"/>
                  <w:vAlign w:val="center"/>
                  <w:hideMark/>
                </w:tcPr>
                <w:p w14:paraId="62E57699" w14:textId="77777777" w:rsidR="0065332E" w:rsidRPr="006145DB" w:rsidRDefault="0065332E" w:rsidP="005B435E">
                  <w:pPr>
                    <w:tabs>
                      <w:tab w:val="left" w:pos="709"/>
                    </w:tabs>
                    <w:jc w:val="center"/>
                    <w:rPr>
                      <w:rFonts w:cs="Arial"/>
                      <w:sz w:val="16"/>
                      <w:szCs w:val="16"/>
                    </w:rPr>
                  </w:pPr>
                  <w:r w:rsidRPr="006145DB">
                    <w:rPr>
                      <w:rFonts w:cs="Arial"/>
                      <w:sz w:val="16"/>
                      <w:szCs w:val="16"/>
                    </w:rPr>
                    <w:t>No Disponible</w:t>
                  </w:r>
                </w:p>
              </w:tc>
              <w:tc>
                <w:tcPr>
                  <w:tcW w:w="1276" w:type="dxa"/>
                  <w:vAlign w:val="center"/>
                  <w:hideMark/>
                </w:tcPr>
                <w:p w14:paraId="1803B66F" w14:textId="77777777" w:rsidR="0065332E" w:rsidRPr="006145DB" w:rsidRDefault="0065332E"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8C26C5" w:rsidRPr="006145DB" w14:paraId="1F1E1299" w14:textId="77777777" w:rsidTr="00556AA5">
              <w:trPr>
                <w:trHeight w:val="235"/>
              </w:trPr>
              <w:tc>
                <w:tcPr>
                  <w:tcW w:w="3332" w:type="dxa"/>
                  <w:vAlign w:val="center"/>
                  <w:hideMark/>
                </w:tcPr>
                <w:p w14:paraId="31D60FDA" w14:textId="7C4B268E" w:rsidR="0065332E" w:rsidRPr="006145DB" w:rsidRDefault="0065332E" w:rsidP="005B435E">
                  <w:pPr>
                    <w:tabs>
                      <w:tab w:val="left" w:pos="709"/>
                    </w:tabs>
                    <w:jc w:val="both"/>
                    <w:rPr>
                      <w:rFonts w:cs="Arial"/>
                      <w:sz w:val="16"/>
                      <w:szCs w:val="16"/>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hideMark/>
                </w:tcPr>
                <w:p w14:paraId="7C2AF4BC" w14:textId="77777777" w:rsidR="0065332E" w:rsidRPr="006145DB" w:rsidRDefault="0065332E" w:rsidP="005B435E">
                  <w:pPr>
                    <w:tabs>
                      <w:tab w:val="left" w:pos="709"/>
                    </w:tabs>
                    <w:jc w:val="center"/>
                    <w:rPr>
                      <w:rFonts w:cs="Arial"/>
                      <w:sz w:val="16"/>
                      <w:szCs w:val="16"/>
                    </w:rPr>
                  </w:pPr>
                  <w:r w:rsidRPr="006145DB">
                    <w:rPr>
                      <w:rFonts w:cs="Arial"/>
                      <w:sz w:val="16"/>
                      <w:szCs w:val="16"/>
                    </w:rPr>
                    <w:t>Listados enviados por las instancias de representación y participación de comunidades Raizales en Bogotá.</w:t>
                  </w:r>
                </w:p>
              </w:tc>
              <w:tc>
                <w:tcPr>
                  <w:tcW w:w="1134" w:type="dxa"/>
                  <w:vAlign w:val="center"/>
                  <w:hideMark/>
                </w:tcPr>
                <w:p w14:paraId="16FBC8A2" w14:textId="77777777" w:rsidR="0065332E" w:rsidRPr="006145DB" w:rsidRDefault="0065332E" w:rsidP="005B435E">
                  <w:pPr>
                    <w:tabs>
                      <w:tab w:val="left" w:pos="709"/>
                    </w:tabs>
                    <w:jc w:val="center"/>
                    <w:rPr>
                      <w:rFonts w:cs="Arial"/>
                      <w:sz w:val="16"/>
                      <w:szCs w:val="16"/>
                    </w:rPr>
                  </w:pPr>
                  <w:r w:rsidRPr="006145DB">
                    <w:rPr>
                      <w:rFonts w:cs="Arial"/>
                      <w:sz w:val="16"/>
                      <w:szCs w:val="16"/>
                    </w:rPr>
                    <w:t>No Disponible</w:t>
                  </w:r>
                </w:p>
              </w:tc>
              <w:tc>
                <w:tcPr>
                  <w:tcW w:w="1276" w:type="dxa"/>
                  <w:vAlign w:val="center"/>
                  <w:hideMark/>
                </w:tcPr>
                <w:p w14:paraId="544CBDE6" w14:textId="77777777" w:rsidR="0065332E" w:rsidRPr="006145DB" w:rsidRDefault="0065332E"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8C26C5" w:rsidRPr="006145DB" w14:paraId="5EAB5B4A" w14:textId="77777777" w:rsidTr="00556AA5">
              <w:trPr>
                <w:trHeight w:val="235"/>
              </w:trPr>
              <w:tc>
                <w:tcPr>
                  <w:tcW w:w="3332" w:type="dxa"/>
                  <w:vAlign w:val="center"/>
                  <w:hideMark/>
                </w:tcPr>
                <w:p w14:paraId="5FBC3C97" w14:textId="6A131197" w:rsidR="0065332E" w:rsidRPr="006145DB" w:rsidRDefault="0065332E" w:rsidP="005B435E">
                  <w:pPr>
                    <w:tabs>
                      <w:tab w:val="left" w:pos="709"/>
                    </w:tabs>
                    <w:jc w:val="both"/>
                    <w:rPr>
                      <w:rFonts w:cs="Arial"/>
                      <w:sz w:val="16"/>
                      <w:szCs w:val="16"/>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CB1393" w:rsidRPr="006145DB">
                    <w:rPr>
                      <w:rFonts w:cs="Arial"/>
                      <w:sz w:val="16"/>
                      <w:szCs w:val="16"/>
                    </w:rPr>
                    <w:t>.</w:t>
                  </w:r>
                </w:p>
              </w:tc>
              <w:tc>
                <w:tcPr>
                  <w:tcW w:w="1559" w:type="dxa"/>
                  <w:vAlign w:val="center"/>
                  <w:hideMark/>
                </w:tcPr>
                <w:p w14:paraId="536D51DC" w14:textId="77777777" w:rsidR="0065332E" w:rsidRPr="006145DB" w:rsidRDefault="0065332E" w:rsidP="005B435E">
                  <w:pPr>
                    <w:tabs>
                      <w:tab w:val="left" w:pos="709"/>
                    </w:tabs>
                    <w:jc w:val="center"/>
                    <w:rPr>
                      <w:rFonts w:cs="Arial"/>
                      <w:sz w:val="16"/>
                      <w:szCs w:val="16"/>
                    </w:rPr>
                  </w:pPr>
                  <w:r w:rsidRPr="006145DB">
                    <w:rPr>
                      <w:rFonts w:cs="Arial"/>
                      <w:sz w:val="16"/>
                      <w:szCs w:val="16"/>
                    </w:rPr>
                    <w:t>Listados enviados por las instancias de representación y participación de comunidades Palenqueras en Bogotá.</w:t>
                  </w:r>
                </w:p>
              </w:tc>
              <w:tc>
                <w:tcPr>
                  <w:tcW w:w="1134" w:type="dxa"/>
                  <w:vAlign w:val="center"/>
                  <w:hideMark/>
                </w:tcPr>
                <w:p w14:paraId="23EA3912" w14:textId="77777777" w:rsidR="0065332E" w:rsidRPr="006145DB" w:rsidRDefault="0065332E" w:rsidP="005B435E">
                  <w:pPr>
                    <w:tabs>
                      <w:tab w:val="left" w:pos="709"/>
                    </w:tabs>
                    <w:jc w:val="center"/>
                    <w:rPr>
                      <w:rFonts w:cs="Arial"/>
                      <w:sz w:val="16"/>
                      <w:szCs w:val="16"/>
                    </w:rPr>
                  </w:pPr>
                  <w:r w:rsidRPr="006145DB">
                    <w:rPr>
                      <w:rFonts w:cs="Arial"/>
                      <w:sz w:val="16"/>
                      <w:szCs w:val="16"/>
                    </w:rPr>
                    <w:t>No disponible</w:t>
                  </w:r>
                </w:p>
              </w:tc>
              <w:tc>
                <w:tcPr>
                  <w:tcW w:w="1276" w:type="dxa"/>
                  <w:vAlign w:val="center"/>
                  <w:hideMark/>
                </w:tcPr>
                <w:p w14:paraId="6B9C1A57" w14:textId="77777777" w:rsidR="0065332E" w:rsidRPr="006145DB" w:rsidRDefault="0065332E"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8C26C5" w:rsidRPr="006145DB" w14:paraId="6FFF019D" w14:textId="77777777" w:rsidTr="00556AA5">
              <w:trPr>
                <w:trHeight w:val="235"/>
              </w:trPr>
              <w:tc>
                <w:tcPr>
                  <w:tcW w:w="3332" w:type="dxa"/>
                  <w:vAlign w:val="center"/>
                  <w:hideMark/>
                </w:tcPr>
                <w:p w14:paraId="6ED9FE12" w14:textId="77777777" w:rsidR="0065332E" w:rsidRPr="006145DB" w:rsidRDefault="0065332E" w:rsidP="005B435E">
                  <w:pPr>
                    <w:tabs>
                      <w:tab w:val="left" w:pos="709"/>
                    </w:tabs>
                    <w:jc w:val="both"/>
                    <w:rPr>
                      <w:rFonts w:cs="Arial"/>
                      <w:sz w:val="16"/>
                      <w:szCs w:val="16"/>
                    </w:rPr>
                  </w:pPr>
                  <w:r w:rsidRPr="006145DB">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hideMark/>
                </w:tcPr>
                <w:p w14:paraId="3BF4F0BA" w14:textId="77777777" w:rsidR="0065332E" w:rsidRPr="006145DB" w:rsidRDefault="0065332E" w:rsidP="005B435E">
                  <w:pPr>
                    <w:jc w:val="center"/>
                    <w:rPr>
                      <w:rFonts w:cs="Arial"/>
                      <w:sz w:val="16"/>
                      <w:szCs w:val="16"/>
                    </w:rPr>
                  </w:pPr>
                  <w:r w:rsidRPr="006145DB">
                    <w:rPr>
                      <w:rFonts w:cs="Arial"/>
                      <w:sz w:val="16"/>
                      <w:szCs w:val="16"/>
                    </w:rPr>
                    <w:t>Listados enviados por las instancias de representación y participación de cabildos o pueblos indígenas en Bogotá.</w:t>
                  </w:r>
                </w:p>
              </w:tc>
              <w:tc>
                <w:tcPr>
                  <w:tcW w:w="1134" w:type="dxa"/>
                  <w:vAlign w:val="center"/>
                  <w:hideMark/>
                </w:tcPr>
                <w:p w14:paraId="3EC3D089" w14:textId="77777777" w:rsidR="0065332E" w:rsidRPr="006145DB" w:rsidRDefault="0065332E" w:rsidP="005B435E">
                  <w:pPr>
                    <w:tabs>
                      <w:tab w:val="left" w:pos="709"/>
                    </w:tabs>
                    <w:jc w:val="center"/>
                    <w:rPr>
                      <w:rFonts w:cs="Arial"/>
                      <w:sz w:val="16"/>
                      <w:szCs w:val="16"/>
                    </w:rPr>
                  </w:pPr>
                  <w:r w:rsidRPr="006145DB">
                    <w:rPr>
                      <w:rFonts w:cs="Arial"/>
                      <w:sz w:val="16"/>
                      <w:szCs w:val="16"/>
                    </w:rPr>
                    <w:t>No disponible</w:t>
                  </w:r>
                </w:p>
              </w:tc>
              <w:tc>
                <w:tcPr>
                  <w:tcW w:w="1276" w:type="dxa"/>
                  <w:vAlign w:val="center"/>
                  <w:hideMark/>
                </w:tcPr>
                <w:p w14:paraId="7923DDC0" w14:textId="77777777" w:rsidR="0065332E" w:rsidRPr="006145DB" w:rsidRDefault="0065332E"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8C26C5" w:rsidRPr="006145DB" w14:paraId="2C229F1F" w14:textId="77777777" w:rsidTr="00556AA5">
              <w:trPr>
                <w:trHeight w:val="235"/>
              </w:trPr>
              <w:tc>
                <w:tcPr>
                  <w:tcW w:w="3332" w:type="dxa"/>
                  <w:tcBorders>
                    <w:bottom w:val="single" w:sz="4" w:space="0" w:color="auto"/>
                  </w:tcBorders>
                  <w:vAlign w:val="center"/>
                  <w:hideMark/>
                </w:tcPr>
                <w:p w14:paraId="24EDCF69" w14:textId="286BC543" w:rsidR="0065332E" w:rsidRPr="006145DB" w:rsidRDefault="0065332E" w:rsidP="005B435E">
                  <w:pPr>
                    <w:tabs>
                      <w:tab w:val="left" w:pos="709"/>
                    </w:tabs>
                    <w:jc w:val="both"/>
                    <w:rPr>
                      <w:rFonts w:cs="Arial"/>
                      <w:sz w:val="16"/>
                      <w:szCs w:val="16"/>
                    </w:rPr>
                  </w:pPr>
                  <w:r w:rsidRPr="006145DB">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0D6DF4" w:rsidRPr="006145DB">
                    <w:rPr>
                      <w:rFonts w:cs="Arial"/>
                      <w:sz w:val="16"/>
                      <w:szCs w:val="16"/>
                    </w:rPr>
                    <w:t>.</w:t>
                  </w:r>
                </w:p>
              </w:tc>
              <w:tc>
                <w:tcPr>
                  <w:tcW w:w="1559" w:type="dxa"/>
                  <w:tcBorders>
                    <w:bottom w:val="single" w:sz="4" w:space="0" w:color="auto"/>
                  </w:tcBorders>
                  <w:vAlign w:val="center"/>
                  <w:hideMark/>
                </w:tcPr>
                <w:p w14:paraId="523AADDC" w14:textId="77777777" w:rsidR="0065332E" w:rsidRPr="006145DB" w:rsidRDefault="0065332E" w:rsidP="005B435E">
                  <w:pPr>
                    <w:jc w:val="center"/>
                    <w:rPr>
                      <w:rFonts w:cs="Arial"/>
                      <w:sz w:val="16"/>
                      <w:szCs w:val="16"/>
                    </w:rPr>
                  </w:pPr>
                  <w:r w:rsidRPr="006145DB">
                    <w:rPr>
                      <w:rFonts w:cs="Arial"/>
                      <w:sz w:val="16"/>
                      <w:szCs w:val="16"/>
                    </w:rPr>
                    <w:t>Listados enviados por las instancias de representación y participación de comunidad Rrom o Gitana en Bogotá.</w:t>
                  </w:r>
                </w:p>
              </w:tc>
              <w:tc>
                <w:tcPr>
                  <w:tcW w:w="1134" w:type="dxa"/>
                  <w:tcBorders>
                    <w:bottom w:val="single" w:sz="4" w:space="0" w:color="auto"/>
                  </w:tcBorders>
                  <w:vAlign w:val="center"/>
                  <w:hideMark/>
                </w:tcPr>
                <w:p w14:paraId="302CAC09" w14:textId="77777777" w:rsidR="0065332E" w:rsidRPr="006145DB" w:rsidRDefault="0065332E" w:rsidP="005B435E">
                  <w:pPr>
                    <w:tabs>
                      <w:tab w:val="left" w:pos="709"/>
                    </w:tabs>
                    <w:jc w:val="center"/>
                    <w:rPr>
                      <w:rFonts w:cs="Arial"/>
                      <w:sz w:val="16"/>
                      <w:szCs w:val="16"/>
                    </w:rPr>
                  </w:pPr>
                  <w:r w:rsidRPr="006145DB">
                    <w:rPr>
                      <w:rFonts w:cs="Arial"/>
                      <w:sz w:val="16"/>
                      <w:szCs w:val="16"/>
                    </w:rPr>
                    <w:t>No disponible</w:t>
                  </w:r>
                </w:p>
              </w:tc>
              <w:tc>
                <w:tcPr>
                  <w:tcW w:w="1276" w:type="dxa"/>
                  <w:tcBorders>
                    <w:bottom w:val="single" w:sz="4" w:space="0" w:color="auto"/>
                  </w:tcBorders>
                  <w:vAlign w:val="center"/>
                  <w:hideMark/>
                </w:tcPr>
                <w:p w14:paraId="3CD0AA50" w14:textId="77777777" w:rsidR="0065332E" w:rsidRPr="006145DB" w:rsidRDefault="0065332E"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8C26C5" w:rsidRPr="006145DB" w14:paraId="2ED6D819" w14:textId="77777777" w:rsidTr="00556AA5">
              <w:trPr>
                <w:trHeight w:val="235"/>
              </w:trPr>
              <w:tc>
                <w:tcPr>
                  <w:tcW w:w="3332" w:type="dxa"/>
                  <w:tcBorders>
                    <w:bottom w:val="single" w:sz="4" w:space="0" w:color="auto"/>
                  </w:tcBorders>
                  <w:vAlign w:val="center"/>
                  <w:hideMark/>
                </w:tcPr>
                <w:p w14:paraId="473F3CDB" w14:textId="57EC89B5" w:rsidR="0065332E" w:rsidRPr="006145DB" w:rsidRDefault="0065332E" w:rsidP="005B435E">
                  <w:pPr>
                    <w:tabs>
                      <w:tab w:val="left" w:pos="709"/>
                    </w:tabs>
                    <w:jc w:val="both"/>
                    <w:rPr>
                      <w:rFonts w:cs="Arial"/>
                      <w:sz w:val="20"/>
                      <w:szCs w:val="20"/>
                      <w:lang w:eastAsia="es-CO"/>
                    </w:rPr>
                  </w:pPr>
                  <w:r w:rsidRPr="006145DB">
                    <w:rPr>
                      <w:rFonts w:cs="Arial"/>
                      <w:sz w:val="16"/>
                      <w:szCs w:val="16"/>
                      <w:lang w:eastAsia="es-CO"/>
                    </w:rPr>
                    <w:t>Persona de los sectores sociales LGBTI</w:t>
                  </w:r>
                  <w:r w:rsidR="000D6DF4" w:rsidRPr="006145DB">
                    <w:rPr>
                      <w:rFonts w:cs="Arial"/>
                      <w:sz w:val="16"/>
                      <w:szCs w:val="16"/>
                      <w:lang w:eastAsia="es-CO"/>
                    </w:rPr>
                    <w:t>.</w:t>
                  </w:r>
                </w:p>
              </w:tc>
              <w:tc>
                <w:tcPr>
                  <w:tcW w:w="1559" w:type="dxa"/>
                  <w:tcBorders>
                    <w:bottom w:val="single" w:sz="4" w:space="0" w:color="auto"/>
                  </w:tcBorders>
                  <w:vAlign w:val="center"/>
                  <w:hideMark/>
                </w:tcPr>
                <w:p w14:paraId="600E7A2B" w14:textId="77777777" w:rsidR="0065332E" w:rsidRPr="006145DB" w:rsidRDefault="0065332E"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bottom w:val="single" w:sz="4" w:space="0" w:color="auto"/>
                  </w:tcBorders>
                  <w:vAlign w:val="center"/>
                  <w:hideMark/>
                </w:tcPr>
                <w:p w14:paraId="2671B0F1" w14:textId="77777777" w:rsidR="0065332E" w:rsidRPr="006145DB" w:rsidRDefault="0065332E"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276" w:type="dxa"/>
                  <w:tcBorders>
                    <w:bottom w:val="single" w:sz="4" w:space="0" w:color="auto"/>
                  </w:tcBorders>
                  <w:vAlign w:val="center"/>
                  <w:hideMark/>
                </w:tcPr>
                <w:p w14:paraId="729DE7E9" w14:textId="233A8CFD" w:rsidR="0065332E" w:rsidRPr="006145DB" w:rsidRDefault="0065332E" w:rsidP="005B435E">
                  <w:pPr>
                    <w:tabs>
                      <w:tab w:val="left" w:pos="709"/>
                    </w:tabs>
                    <w:jc w:val="center"/>
                    <w:rPr>
                      <w:rFonts w:cs="Arial"/>
                      <w:bCs/>
                      <w:sz w:val="20"/>
                      <w:szCs w:val="20"/>
                      <w:lang w:eastAsia="es-CO"/>
                    </w:rPr>
                  </w:pPr>
                  <w:r w:rsidRPr="006145DB">
                    <w:rPr>
                      <w:rFonts w:cs="Arial"/>
                      <w:bCs/>
                      <w:sz w:val="16"/>
                      <w:szCs w:val="16"/>
                      <w:lang w:eastAsia="es-CO"/>
                    </w:rPr>
                    <w:t>Secretara Distrital de Integración Social.</w:t>
                  </w:r>
                </w:p>
              </w:tc>
            </w:tr>
            <w:tr w:rsidR="00CB1393" w:rsidRPr="006145DB" w14:paraId="53414288" w14:textId="77777777" w:rsidTr="00556AA5">
              <w:trPr>
                <w:trHeight w:val="70"/>
              </w:trPr>
              <w:tc>
                <w:tcPr>
                  <w:tcW w:w="3332" w:type="dxa"/>
                  <w:tcBorders>
                    <w:left w:val="nil"/>
                    <w:bottom w:val="nil"/>
                    <w:right w:val="nil"/>
                  </w:tcBorders>
                  <w:vAlign w:val="center"/>
                </w:tcPr>
                <w:p w14:paraId="3B22818D" w14:textId="77777777" w:rsidR="00CB1393" w:rsidRPr="006145DB" w:rsidRDefault="00CB1393" w:rsidP="005B435E">
                  <w:pPr>
                    <w:tabs>
                      <w:tab w:val="left" w:pos="709"/>
                    </w:tabs>
                    <w:jc w:val="both"/>
                    <w:rPr>
                      <w:rFonts w:cs="Arial"/>
                      <w:sz w:val="16"/>
                      <w:szCs w:val="16"/>
                      <w:lang w:eastAsia="es-CO"/>
                    </w:rPr>
                  </w:pPr>
                </w:p>
              </w:tc>
              <w:tc>
                <w:tcPr>
                  <w:tcW w:w="1559" w:type="dxa"/>
                  <w:tcBorders>
                    <w:left w:val="nil"/>
                    <w:bottom w:val="nil"/>
                    <w:right w:val="nil"/>
                  </w:tcBorders>
                  <w:vAlign w:val="center"/>
                </w:tcPr>
                <w:p w14:paraId="35D0E360" w14:textId="77777777" w:rsidR="00CB1393" w:rsidRPr="006145DB" w:rsidRDefault="00CB1393" w:rsidP="005B435E">
                  <w:pPr>
                    <w:tabs>
                      <w:tab w:val="left" w:pos="709"/>
                    </w:tabs>
                    <w:jc w:val="center"/>
                    <w:rPr>
                      <w:rFonts w:cs="Arial"/>
                      <w:bCs/>
                      <w:sz w:val="16"/>
                      <w:szCs w:val="16"/>
                      <w:lang w:eastAsia="es-CO"/>
                    </w:rPr>
                  </w:pPr>
                </w:p>
              </w:tc>
              <w:tc>
                <w:tcPr>
                  <w:tcW w:w="1134" w:type="dxa"/>
                  <w:tcBorders>
                    <w:left w:val="nil"/>
                    <w:bottom w:val="nil"/>
                    <w:right w:val="nil"/>
                  </w:tcBorders>
                  <w:vAlign w:val="center"/>
                </w:tcPr>
                <w:p w14:paraId="29AFBBF5" w14:textId="77777777" w:rsidR="00CB1393" w:rsidRPr="006145DB" w:rsidRDefault="00CB1393" w:rsidP="005B435E">
                  <w:pPr>
                    <w:tabs>
                      <w:tab w:val="left" w:pos="709"/>
                    </w:tabs>
                    <w:jc w:val="center"/>
                    <w:rPr>
                      <w:rFonts w:cs="Arial"/>
                      <w:bCs/>
                      <w:sz w:val="16"/>
                      <w:szCs w:val="16"/>
                      <w:lang w:eastAsia="es-CO"/>
                    </w:rPr>
                  </w:pPr>
                </w:p>
              </w:tc>
              <w:tc>
                <w:tcPr>
                  <w:tcW w:w="1276" w:type="dxa"/>
                  <w:tcBorders>
                    <w:left w:val="nil"/>
                    <w:bottom w:val="nil"/>
                    <w:right w:val="nil"/>
                  </w:tcBorders>
                  <w:vAlign w:val="center"/>
                </w:tcPr>
                <w:p w14:paraId="55CA76ED" w14:textId="77777777" w:rsidR="00CB1393" w:rsidRPr="006145DB" w:rsidRDefault="00CB1393" w:rsidP="005B435E">
                  <w:pPr>
                    <w:tabs>
                      <w:tab w:val="left" w:pos="709"/>
                    </w:tabs>
                    <w:jc w:val="center"/>
                    <w:rPr>
                      <w:rFonts w:cs="Arial"/>
                      <w:bCs/>
                      <w:sz w:val="16"/>
                      <w:szCs w:val="16"/>
                      <w:lang w:eastAsia="es-CO"/>
                    </w:rPr>
                  </w:pPr>
                </w:p>
              </w:tc>
            </w:tr>
          </w:tbl>
          <w:p w14:paraId="032CF3B4" w14:textId="77777777" w:rsidR="0065332E" w:rsidRPr="006145DB" w:rsidRDefault="0065332E" w:rsidP="005B435E">
            <w:pPr>
              <w:tabs>
                <w:tab w:val="left" w:pos="709"/>
              </w:tabs>
              <w:spacing w:after="0" w:line="240" w:lineRule="auto"/>
              <w:contextualSpacing/>
              <w:jc w:val="both"/>
              <w:rPr>
                <w:rFonts w:cs="Arial"/>
                <w:bCs/>
                <w:sz w:val="20"/>
                <w:szCs w:val="20"/>
                <w:lang w:eastAsia="es-CO"/>
              </w:rPr>
            </w:pPr>
          </w:p>
        </w:tc>
      </w:tr>
      <w:tr w:rsidR="008C26C5" w:rsidRPr="006145DB" w14:paraId="734C24B0" w14:textId="77777777" w:rsidTr="002419A3">
        <w:trPr>
          <w:trHeight w:val="70"/>
          <w:jc w:val="center"/>
        </w:trPr>
        <w:tc>
          <w:tcPr>
            <w:tcW w:w="1940" w:type="dxa"/>
            <w:vAlign w:val="center"/>
          </w:tcPr>
          <w:p w14:paraId="5683C0D0" w14:textId="77777777" w:rsidR="0065332E" w:rsidRPr="006145DB" w:rsidRDefault="0065332E"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tcPr>
          <w:tbl>
            <w:tblPr>
              <w:tblStyle w:val="Tablaconcuadrcula"/>
              <w:tblW w:w="7286" w:type="dxa"/>
              <w:tblInd w:w="15" w:type="dxa"/>
              <w:tblLayout w:type="fixed"/>
              <w:tblLook w:val="04A0" w:firstRow="1" w:lastRow="0" w:firstColumn="1" w:lastColumn="0" w:noHBand="0" w:noVBand="1"/>
            </w:tblPr>
            <w:tblGrid>
              <w:gridCol w:w="3600"/>
              <w:gridCol w:w="1276"/>
              <w:gridCol w:w="1134"/>
              <w:gridCol w:w="1276"/>
            </w:tblGrid>
            <w:tr w:rsidR="00CB1393" w:rsidRPr="006145DB" w14:paraId="5B6D6E32" w14:textId="77777777" w:rsidTr="00556AA5">
              <w:trPr>
                <w:trHeight w:val="126"/>
              </w:trPr>
              <w:tc>
                <w:tcPr>
                  <w:tcW w:w="3600" w:type="dxa"/>
                  <w:tcBorders>
                    <w:top w:val="nil"/>
                    <w:left w:val="nil"/>
                    <w:right w:val="nil"/>
                  </w:tcBorders>
                  <w:vAlign w:val="center"/>
                </w:tcPr>
                <w:p w14:paraId="690BB1F5" w14:textId="77777777" w:rsidR="00CB1393" w:rsidRPr="006145DB" w:rsidRDefault="00CB1393" w:rsidP="005B435E">
                  <w:pPr>
                    <w:tabs>
                      <w:tab w:val="left" w:pos="709"/>
                    </w:tabs>
                    <w:contextualSpacing/>
                    <w:jc w:val="center"/>
                    <w:rPr>
                      <w:rFonts w:cs="Arial"/>
                      <w:sz w:val="16"/>
                      <w:szCs w:val="16"/>
                      <w:lang w:eastAsia="es-CO"/>
                    </w:rPr>
                  </w:pPr>
                </w:p>
              </w:tc>
              <w:tc>
                <w:tcPr>
                  <w:tcW w:w="1276" w:type="dxa"/>
                  <w:tcBorders>
                    <w:top w:val="nil"/>
                    <w:left w:val="nil"/>
                    <w:right w:val="nil"/>
                  </w:tcBorders>
                  <w:vAlign w:val="center"/>
                </w:tcPr>
                <w:p w14:paraId="00B6F048" w14:textId="77777777" w:rsidR="00CB1393" w:rsidRPr="006145DB" w:rsidRDefault="00CB1393"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052C9955" w14:textId="77777777" w:rsidR="00CB1393" w:rsidRPr="006145DB" w:rsidRDefault="00CB1393" w:rsidP="005B435E">
                  <w:pPr>
                    <w:tabs>
                      <w:tab w:val="left" w:pos="709"/>
                    </w:tabs>
                    <w:contextualSpacing/>
                    <w:jc w:val="center"/>
                    <w:rPr>
                      <w:rFonts w:cs="Arial"/>
                      <w:sz w:val="16"/>
                      <w:szCs w:val="16"/>
                      <w:lang w:eastAsia="es-CO"/>
                    </w:rPr>
                  </w:pPr>
                </w:p>
              </w:tc>
              <w:tc>
                <w:tcPr>
                  <w:tcW w:w="1276" w:type="dxa"/>
                  <w:tcBorders>
                    <w:top w:val="nil"/>
                    <w:left w:val="nil"/>
                    <w:right w:val="nil"/>
                  </w:tcBorders>
                  <w:vAlign w:val="center"/>
                </w:tcPr>
                <w:p w14:paraId="1B02F493" w14:textId="77777777" w:rsidR="00CB1393" w:rsidRPr="006145DB" w:rsidRDefault="00CB1393" w:rsidP="005B435E">
                  <w:pPr>
                    <w:tabs>
                      <w:tab w:val="left" w:pos="709"/>
                    </w:tabs>
                    <w:contextualSpacing/>
                    <w:jc w:val="center"/>
                    <w:rPr>
                      <w:rFonts w:cs="Arial"/>
                      <w:sz w:val="16"/>
                      <w:szCs w:val="16"/>
                      <w:lang w:eastAsia="es-CO"/>
                    </w:rPr>
                  </w:pPr>
                </w:p>
              </w:tc>
            </w:tr>
            <w:tr w:rsidR="008C26C5" w:rsidRPr="006145DB" w14:paraId="5FDF1AE8" w14:textId="77777777" w:rsidTr="00556AA5">
              <w:trPr>
                <w:trHeight w:val="389"/>
              </w:trPr>
              <w:tc>
                <w:tcPr>
                  <w:tcW w:w="3600" w:type="dxa"/>
                  <w:tcBorders>
                    <w:top w:val="nil"/>
                  </w:tcBorders>
                  <w:vAlign w:val="center"/>
                </w:tcPr>
                <w:p w14:paraId="1788D823"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276" w:type="dxa"/>
                  <w:tcBorders>
                    <w:top w:val="nil"/>
                  </w:tcBorders>
                  <w:vAlign w:val="center"/>
                </w:tcPr>
                <w:p w14:paraId="77D871C1"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4590FE69"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tcBorders>
                    <w:top w:val="nil"/>
                  </w:tcBorders>
                  <w:vAlign w:val="center"/>
                </w:tcPr>
                <w:p w14:paraId="667CE160"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C26C5" w:rsidRPr="006145DB" w14:paraId="2EC0096F" w14:textId="77777777" w:rsidTr="00556AA5">
              <w:trPr>
                <w:trHeight w:val="231"/>
              </w:trPr>
              <w:tc>
                <w:tcPr>
                  <w:tcW w:w="3600" w:type="dxa"/>
                  <w:vAlign w:val="center"/>
                </w:tcPr>
                <w:p w14:paraId="0D1819DD" w14:textId="77777777" w:rsidR="0065332E" w:rsidRPr="006145DB" w:rsidRDefault="0065332E" w:rsidP="005B435E">
                  <w:pPr>
                    <w:tabs>
                      <w:tab w:val="left" w:pos="709"/>
                    </w:tabs>
                    <w:contextualSpacing/>
                    <w:jc w:val="both"/>
                    <w:rPr>
                      <w:rFonts w:cs="Arial"/>
                      <w:sz w:val="20"/>
                      <w:szCs w:val="20"/>
                      <w:lang w:eastAsia="es-CO"/>
                    </w:rPr>
                  </w:pPr>
                  <w:r w:rsidRPr="006145DB">
                    <w:rPr>
                      <w:rStyle w:val="normaltextrun"/>
                      <w:rFonts w:eastAsia="Calibri" w:cs="Arial"/>
                      <w:sz w:val="16"/>
                      <w:szCs w:val="20"/>
                      <w:shd w:val="clear" w:color="auto" w:fill="FFFFFF"/>
                      <w:lang w:val="es-ES_tradnl"/>
                    </w:rPr>
                    <w:t>Persona habitante de calle de 29 años o más que se identifique como mujer.</w:t>
                  </w:r>
                </w:p>
              </w:tc>
              <w:tc>
                <w:tcPr>
                  <w:tcW w:w="1276" w:type="dxa"/>
                  <w:vAlign w:val="center"/>
                </w:tcPr>
                <w:p w14:paraId="70A4F61E" w14:textId="77777777" w:rsidR="0065332E" w:rsidRPr="006145DB" w:rsidRDefault="0065332E" w:rsidP="005B435E">
                  <w:pPr>
                    <w:tabs>
                      <w:tab w:val="left" w:pos="709"/>
                    </w:tabs>
                    <w:contextualSpacing/>
                    <w:jc w:val="center"/>
                    <w:rPr>
                      <w:rFonts w:cs="Arial"/>
                      <w:sz w:val="20"/>
                      <w:szCs w:val="20"/>
                      <w:lang w:eastAsia="es-CO"/>
                    </w:rPr>
                  </w:pPr>
                  <w:r w:rsidRPr="006145DB">
                    <w:rPr>
                      <w:rFonts w:cs="Arial"/>
                      <w:sz w:val="16"/>
                      <w:szCs w:val="16"/>
                      <w:lang w:eastAsia="es-CO"/>
                    </w:rPr>
                    <w:t>SIRBE</w:t>
                  </w:r>
                </w:p>
              </w:tc>
              <w:tc>
                <w:tcPr>
                  <w:tcW w:w="1134" w:type="dxa"/>
                  <w:vAlign w:val="center"/>
                </w:tcPr>
                <w:p w14:paraId="0382DE01" w14:textId="77777777" w:rsidR="0065332E" w:rsidRPr="006145DB" w:rsidRDefault="0065332E"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276" w:type="dxa"/>
                  <w:vAlign w:val="center"/>
                </w:tcPr>
                <w:p w14:paraId="58862ED8" w14:textId="7C4E1446" w:rsidR="0065332E" w:rsidRPr="006145DB" w:rsidRDefault="006D33E8" w:rsidP="005B435E">
                  <w:pPr>
                    <w:tabs>
                      <w:tab w:val="left" w:pos="709"/>
                    </w:tabs>
                    <w:jc w:val="center"/>
                    <w:rPr>
                      <w:rFonts w:cs="Arial"/>
                      <w:bCs/>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015A345A" w14:textId="77777777" w:rsidTr="00556AA5">
              <w:trPr>
                <w:trHeight w:val="231"/>
              </w:trPr>
              <w:tc>
                <w:tcPr>
                  <w:tcW w:w="3600" w:type="dxa"/>
                  <w:vAlign w:val="center"/>
                </w:tcPr>
                <w:p w14:paraId="1836AF8F" w14:textId="497B7361" w:rsidR="0065332E" w:rsidRPr="006145DB" w:rsidRDefault="0065332E" w:rsidP="005B435E">
                  <w:pPr>
                    <w:tabs>
                      <w:tab w:val="left" w:pos="709"/>
                    </w:tabs>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w:t>
                  </w:r>
                  <w:r w:rsidR="000D6DF4" w:rsidRPr="006145DB">
                    <w:rPr>
                      <w:rFonts w:cs="Arial"/>
                      <w:sz w:val="16"/>
                      <w:szCs w:val="16"/>
                      <w:shd w:val="clear" w:color="auto" w:fill="FFFFFF"/>
                    </w:rPr>
                    <w:t>.</w:t>
                  </w:r>
                </w:p>
              </w:tc>
              <w:tc>
                <w:tcPr>
                  <w:tcW w:w="1276" w:type="dxa"/>
                  <w:vAlign w:val="center"/>
                </w:tcPr>
                <w:p w14:paraId="04F9B853"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vAlign w:val="center"/>
                </w:tcPr>
                <w:p w14:paraId="7B21048B"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lang w:eastAsia="es-CO"/>
                    </w:rPr>
                    <w:t>Demanda.</w:t>
                  </w:r>
                </w:p>
              </w:tc>
              <w:tc>
                <w:tcPr>
                  <w:tcW w:w="1276" w:type="dxa"/>
                  <w:vAlign w:val="center"/>
                </w:tcPr>
                <w:p w14:paraId="3CB831C5" w14:textId="77777777" w:rsidR="0065332E" w:rsidRPr="006145DB" w:rsidRDefault="0065332E"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8C26C5" w:rsidRPr="006145DB" w14:paraId="2C1D426C" w14:textId="77777777" w:rsidTr="00556AA5">
              <w:trPr>
                <w:trHeight w:val="231"/>
              </w:trPr>
              <w:tc>
                <w:tcPr>
                  <w:tcW w:w="3600" w:type="dxa"/>
                  <w:tcBorders>
                    <w:bottom w:val="single" w:sz="4" w:space="0" w:color="auto"/>
                  </w:tcBorders>
                  <w:vAlign w:val="center"/>
                </w:tcPr>
                <w:p w14:paraId="7C9715BE" w14:textId="20063A7D" w:rsidR="0065332E" w:rsidRPr="006145DB" w:rsidRDefault="0065332E" w:rsidP="005B435E">
                  <w:pPr>
                    <w:tabs>
                      <w:tab w:val="left" w:pos="709"/>
                    </w:tabs>
                    <w:contextualSpacing/>
                    <w:jc w:val="both"/>
                    <w:rPr>
                      <w:rStyle w:val="normaltextrun"/>
                      <w:rFonts w:eastAsia="Calibri" w:cs="Arial"/>
                      <w:sz w:val="16"/>
                      <w:szCs w:val="20"/>
                      <w:shd w:val="clear" w:color="auto" w:fill="FFFFFF"/>
                    </w:rPr>
                  </w:pPr>
                  <w:r w:rsidRPr="006145DB">
                    <w:rPr>
                      <w:rFonts w:cs="Arial"/>
                      <w:sz w:val="16"/>
                      <w:szCs w:val="20"/>
                      <w:shd w:val="clear" w:color="auto" w:fill="FFFFFF"/>
                      <w:lang w:val="es-ES_tradnl"/>
                    </w:rPr>
                    <w:t>Persona que desarrolla hábitos de vida adaptados al entorno (autocuidado, consecución de recursos, relaciones de convivencia con otros actores, entre otros)</w:t>
                  </w:r>
                  <w:r w:rsidR="000D6DF4" w:rsidRPr="006145DB">
                    <w:rPr>
                      <w:rFonts w:cs="Arial"/>
                      <w:sz w:val="16"/>
                      <w:szCs w:val="20"/>
                      <w:shd w:val="clear" w:color="auto" w:fill="FFFFFF"/>
                      <w:lang w:val="es-ES_tradnl"/>
                    </w:rPr>
                    <w:t>.</w:t>
                  </w:r>
                </w:p>
              </w:tc>
              <w:tc>
                <w:tcPr>
                  <w:tcW w:w="1276" w:type="dxa"/>
                  <w:tcBorders>
                    <w:bottom w:val="single" w:sz="4" w:space="0" w:color="auto"/>
                  </w:tcBorders>
                  <w:vAlign w:val="center"/>
                </w:tcPr>
                <w:p w14:paraId="4B2A0AF1"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26F29ABE"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276" w:type="dxa"/>
                  <w:tcBorders>
                    <w:bottom w:val="single" w:sz="4" w:space="0" w:color="auto"/>
                  </w:tcBorders>
                  <w:vAlign w:val="center"/>
                </w:tcPr>
                <w:p w14:paraId="442720AC" w14:textId="14348FA9" w:rsidR="0065332E" w:rsidRPr="006145DB" w:rsidRDefault="00D65BAD"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8C26C5" w:rsidRPr="006145DB" w14:paraId="548D311D" w14:textId="77777777" w:rsidTr="00556AA5">
              <w:trPr>
                <w:trHeight w:val="779"/>
              </w:trPr>
              <w:tc>
                <w:tcPr>
                  <w:tcW w:w="3600" w:type="dxa"/>
                  <w:tcBorders>
                    <w:top w:val="single" w:sz="4" w:space="0" w:color="auto"/>
                    <w:bottom w:val="single" w:sz="4" w:space="0" w:color="auto"/>
                  </w:tcBorders>
                  <w:vAlign w:val="center"/>
                </w:tcPr>
                <w:p w14:paraId="7989FE33" w14:textId="2FF4DC3B" w:rsidR="0065332E" w:rsidRPr="006145DB" w:rsidRDefault="0065332E" w:rsidP="005B435E">
                  <w:pPr>
                    <w:tabs>
                      <w:tab w:val="left" w:pos="709"/>
                    </w:tabs>
                    <w:contextualSpacing/>
                    <w:jc w:val="both"/>
                    <w:rPr>
                      <w:rFonts w:cs="Arial"/>
                      <w:bCs/>
                      <w:sz w:val="16"/>
                      <w:szCs w:val="16"/>
                      <w:lang w:eastAsia="es-CO"/>
                    </w:rPr>
                  </w:pPr>
                  <w:r w:rsidRPr="006145DB">
                    <w:rPr>
                      <w:rFonts w:cs="Arial"/>
                      <w:bCs/>
                      <w:sz w:val="16"/>
                      <w:szCs w:val="16"/>
                      <w:lang w:eastAsia="es-CO"/>
                    </w:rPr>
                    <w:t>Persona que de manera voluntaria declara que la información suministrada para acceder al referido servicio es verdadera y corresponde a su situación actual.</w:t>
                  </w:r>
                </w:p>
              </w:tc>
              <w:tc>
                <w:tcPr>
                  <w:tcW w:w="1276" w:type="dxa"/>
                  <w:tcBorders>
                    <w:top w:val="single" w:sz="4" w:space="0" w:color="auto"/>
                    <w:bottom w:val="single" w:sz="4" w:space="0" w:color="auto"/>
                  </w:tcBorders>
                  <w:vAlign w:val="center"/>
                </w:tcPr>
                <w:p w14:paraId="3DE9E9FB" w14:textId="77777777" w:rsidR="0065332E" w:rsidRPr="006145DB" w:rsidRDefault="0065332E"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34" w:type="dxa"/>
                  <w:tcBorders>
                    <w:top w:val="single" w:sz="4" w:space="0" w:color="auto"/>
                    <w:bottom w:val="single" w:sz="4" w:space="0" w:color="auto"/>
                  </w:tcBorders>
                  <w:vAlign w:val="center"/>
                </w:tcPr>
                <w:p w14:paraId="51C21AF9" w14:textId="77777777" w:rsidR="0065332E" w:rsidRPr="006145DB" w:rsidRDefault="0065332E" w:rsidP="005B435E">
                  <w:pPr>
                    <w:tabs>
                      <w:tab w:val="left" w:pos="709"/>
                    </w:tabs>
                    <w:contextualSpacing/>
                    <w:jc w:val="center"/>
                    <w:rPr>
                      <w:rFonts w:cs="Arial"/>
                      <w:sz w:val="20"/>
                      <w:szCs w:val="20"/>
                      <w:lang w:eastAsia="es-CO"/>
                    </w:rPr>
                  </w:pPr>
                  <w:r w:rsidRPr="006145DB">
                    <w:rPr>
                      <w:rFonts w:cs="Arial"/>
                      <w:sz w:val="16"/>
                      <w:szCs w:val="20"/>
                      <w:lang w:eastAsia="es-CO"/>
                    </w:rPr>
                    <w:t>Demanda</w:t>
                  </w:r>
                </w:p>
              </w:tc>
              <w:tc>
                <w:tcPr>
                  <w:tcW w:w="1276" w:type="dxa"/>
                  <w:tcBorders>
                    <w:top w:val="single" w:sz="4" w:space="0" w:color="auto"/>
                    <w:bottom w:val="single" w:sz="4" w:space="0" w:color="auto"/>
                  </w:tcBorders>
                  <w:vAlign w:val="center"/>
                </w:tcPr>
                <w:p w14:paraId="1E91A5AA" w14:textId="77777777" w:rsidR="0065332E" w:rsidRPr="006145DB" w:rsidRDefault="0065332E" w:rsidP="005B435E">
                  <w:pPr>
                    <w:tabs>
                      <w:tab w:val="left" w:pos="709"/>
                    </w:tabs>
                    <w:contextualSpacing/>
                    <w:jc w:val="center"/>
                    <w:rPr>
                      <w:rFonts w:cs="Arial"/>
                      <w:bCs/>
                      <w:sz w:val="20"/>
                      <w:szCs w:val="20"/>
                      <w:lang w:eastAsia="es-CO"/>
                    </w:rPr>
                  </w:pPr>
                  <w:r w:rsidRPr="006145DB">
                    <w:rPr>
                      <w:rFonts w:cs="Arial"/>
                      <w:bCs/>
                      <w:sz w:val="16"/>
                      <w:szCs w:val="16"/>
                      <w:lang w:eastAsia="es-CO"/>
                    </w:rPr>
                    <w:t>Subdirección para la Adultez</w:t>
                  </w:r>
                </w:p>
              </w:tc>
            </w:tr>
            <w:tr w:rsidR="008C26C5" w:rsidRPr="006145DB" w14:paraId="53A6DEF9" w14:textId="77777777" w:rsidTr="00556AA5">
              <w:trPr>
                <w:trHeight w:val="307"/>
              </w:trPr>
              <w:tc>
                <w:tcPr>
                  <w:tcW w:w="3600" w:type="dxa"/>
                  <w:tcBorders>
                    <w:bottom w:val="nil"/>
                  </w:tcBorders>
                  <w:vAlign w:val="center"/>
                </w:tcPr>
                <w:p w14:paraId="47A214E1" w14:textId="77777777" w:rsidR="0065332E" w:rsidRPr="006145DB" w:rsidRDefault="0065332E" w:rsidP="005B435E">
                  <w:pPr>
                    <w:tabs>
                      <w:tab w:val="left" w:pos="709"/>
                    </w:tabs>
                    <w:contextualSpacing/>
                    <w:jc w:val="both"/>
                    <w:rPr>
                      <w:rFonts w:cs="Arial"/>
                      <w:bCs/>
                      <w:sz w:val="20"/>
                      <w:szCs w:val="20"/>
                      <w:lang w:eastAsia="es-CO"/>
                    </w:rPr>
                  </w:pPr>
                  <w:r w:rsidRPr="006145DB">
                    <w:rPr>
                      <w:rFonts w:cs="Arial"/>
                      <w:bCs/>
                      <w:sz w:val="16"/>
                      <w:szCs w:val="20"/>
                      <w:lang w:eastAsia="es-CO"/>
                    </w:rPr>
                    <w:t>Persona que desee realizar un proceso de desarrollo personal.</w:t>
                  </w:r>
                </w:p>
              </w:tc>
              <w:tc>
                <w:tcPr>
                  <w:tcW w:w="1276" w:type="dxa"/>
                  <w:tcBorders>
                    <w:bottom w:val="nil"/>
                  </w:tcBorders>
                  <w:vAlign w:val="center"/>
                </w:tcPr>
                <w:p w14:paraId="3007D26E" w14:textId="77777777" w:rsidR="0065332E" w:rsidRPr="006145DB" w:rsidRDefault="0065332E" w:rsidP="005B435E">
                  <w:pPr>
                    <w:tabs>
                      <w:tab w:val="left" w:pos="709"/>
                    </w:tabs>
                    <w:contextualSpacing/>
                    <w:jc w:val="center"/>
                    <w:rPr>
                      <w:rFonts w:cs="Arial"/>
                      <w:bCs/>
                      <w:sz w:val="16"/>
                      <w:szCs w:val="20"/>
                      <w:lang w:eastAsia="es-CO"/>
                    </w:rPr>
                  </w:pPr>
                  <w:r w:rsidRPr="006145DB">
                    <w:rPr>
                      <w:rFonts w:cs="Arial"/>
                      <w:bCs/>
                      <w:sz w:val="16"/>
                      <w:szCs w:val="20"/>
                      <w:lang w:eastAsia="es-CO"/>
                    </w:rPr>
                    <w:t>Verificación en campo</w:t>
                  </w:r>
                </w:p>
              </w:tc>
              <w:tc>
                <w:tcPr>
                  <w:tcW w:w="1134" w:type="dxa"/>
                  <w:tcBorders>
                    <w:bottom w:val="nil"/>
                  </w:tcBorders>
                  <w:vAlign w:val="center"/>
                </w:tcPr>
                <w:p w14:paraId="3720A5DF" w14:textId="77777777" w:rsidR="0065332E" w:rsidRPr="006145DB" w:rsidRDefault="0065332E" w:rsidP="005B435E">
                  <w:pPr>
                    <w:tabs>
                      <w:tab w:val="left" w:pos="709"/>
                    </w:tabs>
                    <w:contextualSpacing/>
                    <w:jc w:val="center"/>
                    <w:rPr>
                      <w:rFonts w:cs="Arial"/>
                      <w:sz w:val="16"/>
                      <w:szCs w:val="20"/>
                      <w:lang w:eastAsia="es-CO"/>
                    </w:rPr>
                  </w:pPr>
                  <w:r w:rsidRPr="006145DB">
                    <w:rPr>
                      <w:rFonts w:cs="Arial"/>
                      <w:sz w:val="16"/>
                      <w:szCs w:val="20"/>
                      <w:lang w:eastAsia="es-CO"/>
                    </w:rPr>
                    <w:t>Demanda</w:t>
                  </w:r>
                </w:p>
              </w:tc>
              <w:tc>
                <w:tcPr>
                  <w:tcW w:w="1276" w:type="dxa"/>
                  <w:tcBorders>
                    <w:bottom w:val="nil"/>
                  </w:tcBorders>
                  <w:vAlign w:val="center"/>
                </w:tcPr>
                <w:p w14:paraId="7A8822AA"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bl>
          <w:p w14:paraId="43C4E32E" w14:textId="77777777" w:rsidR="0065332E" w:rsidRPr="006145DB" w:rsidRDefault="0065332E" w:rsidP="005B435E">
            <w:pPr>
              <w:pStyle w:val="Textoindependiente"/>
              <w:spacing w:after="0" w:line="240" w:lineRule="auto"/>
              <w:ind w:right="112"/>
              <w:jc w:val="both"/>
              <w:rPr>
                <w:rFonts w:cs="Arial"/>
                <w:bCs/>
                <w:lang w:val="es-CO" w:eastAsia="es-CO"/>
              </w:rPr>
            </w:pPr>
          </w:p>
        </w:tc>
      </w:tr>
      <w:tr w:rsidR="008C26C5" w:rsidRPr="006145DB" w14:paraId="2ECF7F92" w14:textId="77777777" w:rsidTr="009F0BEA">
        <w:trPr>
          <w:trHeight w:val="20"/>
          <w:jc w:val="center"/>
        </w:trPr>
        <w:tc>
          <w:tcPr>
            <w:tcW w:w="1940" w:type="dxa"/>
            <w:vAlign w:val="center"/>
          </w:tcPr>
          <w:p w14:paraId="4B2870FE" w14:textId="77777777" w:rsidR="0065332E" w:rsidRPr="006145DB" w:rsidRDefault="0065332E" w:rsidP="005B435E">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55" w:type="dxa"/>
          </w:tcPr>
          <w:tbl>
            <w:tblPr>
              <w:tblStyle w:val="Tablaconcuadrcula"/>
              <w:tblW w:w="7301" w:type="dxa"/>
              <w:tblLayout w:type="fixed"/>
              <w:tblLook w:val="04A0" w:firstRow="1" w:lastRow="0" w:firstColumn="1" w:lastColumn="0" w:noHBand="0" w:noVBand="1"/>
            </w:tblPr>
            <w:tblGrid>
              <w:gridCol w:w="3474"/>
              <w:gridCol w:w="1134"/>
              <w:gridCol w:w="1134"/>
              <w:gridCol w:w="1559"/>
            </w:tblGrid>
            <w:tr w:rsidR="00CB1393" w:rsidRPr="006145DB" w14:paraId="7375FBD5" w14:textId="77777777" w:rsidTr="00556AA5">
              <w:trPr>
                <w:trHeight w:val="80"/>
              </w:trPr>
              <w:tc>
                <w:tcPr>
                  <w:tcW w:w="3474" w:type="dxa"/>
                  <w:tcBorders>
                    <w:top w:val="nil"/>
                    <w:left w:val="nil"/>
                    <w:bottom w:val="single" w:sz="4" w:space="0" w:color="auto"/>
                    <w:right w:val="nil"/>
                  </w:tcBorders>
                  <w:vAlign w:val="center"/>
                </w:tcPr>
                <w:p w14:paraId="68981235" w14:textId="77777777" w:rsidR="00CB1393" w:rsidRPr="006145DB" w:rsidRDefault="00CB1393"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2CFF6F3F" w14:textId="77777777" w:rsidR="00CB1393" w:rsidRPr="006145DB" w:rsidRDefault="00CB1393"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5E5B7E41" w14:textId="77777777" w:rsidR="00CB1393" w:rsidRPr="006145DB" w:rsidRDefault="00CB1393" w:rsidP="005B435E">
                  <w:pPr>
                    <w:tabs>
                      <w:tab w:val="left" w:pos="709"/>
                    </w:tabs>
                    <w:contextualSpacing/>
                    <w:jc w:val="center"/>
                    <w:rPr>
                      <w:rFonts w:cs="Arial"/>
                      <w:sz w:val="16"/>
                      <w:szCs w:val="16"/>
                      <w:lang w:eastAsia="es-CO"/>
                    </w:rPr>
                  </w:pPr>
                </w:p>
              </w:tc>
              <w:tc>
                <w:tcPr>
                  <w:tcW w:w="1559" w:type="dxa"/>
                  <w:tcBorders>
                    <w:top w:val="nil"/>
                    <w:left w:val="nil"/>
                    <w:bottom w:val="single" w:sz="4" w:space="0" w:color="auto"/>
                    <w:right w:val="nil"/>
                  </w:tcBorders>
                  <w:vAlign w:val="center"/>
                </w:tcPr>
                <w:p w14:paraId="7707708E" w14:textId="77777777" w:rsidR="00CB1393" w:rsidRPr="006145DB" w:rsidRDefault="00CB1393" w:rsidP="005B435E">
                  <w:pPr>
                    <w:tabs>
                      <w:tab w:val="left" w:pos="709"/>
                    </w:tabs>
                    <w:contextualSpacing/>
                    <w:jc w:val="center"/>
                    <w:rPr>
                      <w:rFonts w:cs="Arial"/>
                      <w:sz w:val="16"/>
                      <w:szCs w:val="16"/>
                      <w:lang w:eastAsia="es-CO"/>
                    </w:rPr>
                  </w:pPr>
                </w:p>
              </w:tc>
            </w:tr>
            <w:tr w:rsidR="008C26C5" w:rsidRPr="006145DB" w14:paraId="616EA780" w14:textId="77777777" w:rsidTr="00556AA5">
              <w:trPr>
                <w:trHeight w:val="380"/>
              </w:trPr>
              <w:tc>
                <w:tcPr>
                  <w:tcW w:w="3474" w:type="dxa"/>
                  <w:tcBorders>
                    <w:top w:val="nil"/>
                    <w:left w:val="single" w:sz="4" w:space="0" w:color="auto"/>
                    <w:bottom w:val="single" w:sz="4" w:space="0" w:color="auto"/>
                    <w:right w:val="single" w:sz="4" w:space="0" w:color="auto"/>
                  </w:tcBorders>
                  <w:vAlign w:val="center"/>
                </w:tcPr>
                <w:p w14:paraId="6983A041"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134" w:type="dxa"/>
                  <w:tcBorders>
                    <w:top w:val="nil"/>
                    <w:left w:val="single" w:sz="4" w:space="0" w:color="auto"/>
                    <w:bottom w:val="single" w:sz="4" w:space="0" w:color="auto"/>
                    <w:right w:val="single" w:sz="4" w:space="0" w:color="auto"/>
                  </w:tcBorders>
                  <w:vAlign w:val="center"/>
                </w:tcPr>
                <w:p w14:paraId="79A7D199"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left w:val="single" w:sz="4" w:space="0" w:color="auto"/>
                    <w:bottom w:val="single" w:sz="4" w:space="0" w:color="auto"/>
                    <w:right w:val="single" w:sz="4" w:space="0" w:color="auto"/>
                  </w:tcBorders>
                  <w:vAlign w:val="center"/>
                </w:tcPr>
                <w:p w14:paraId="3620E1AE"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nil"/>
                    <w:left w:val="single" w:sz="4" w:space="0" w:color="auto"/>
                    <w:bottom w:val="single" w:sz="4" w:space="0" w:color="auto"/>
                    <w:right w:val="single" w:sz="4" w:space="0" w:color="auto"/>
                  </w:tcBorders>
                  <w:vAlign w:val="center"/>
                </w:tcPr>
                <w:p w14:paraId="267E96DF"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C26C5" w:rsidRPr="006145DB" w14:paraId="785D0BF9" w14:textId="77777777" w:rsidTr="00556AA5">
              <w:trPr>
                <w:trHeight w:val="243"/>
              </w:trPr>
              <w:tc>
                <w:tcPr>
                  <w:tcW w:w="3474" w:type="dxa"/>
                  <w:tcBorders>
                    <w:top w:val="single" w:sz="4" w:space="0" w:color="auto"/>
                  </w:tcBorders>
                  <w:vAlign w:val="center"/>
                </w:tcPr>
                <w:p w14:paraId="6D1CC612" w14:textId="77777777" w:rsidR="0065332E" w:rsidRPr="006145DB" w:rsidRDefault="0065332E" w:rsidP="005B435E">
                  <w:pPr>
                    <w:tabs>
                      <w:tab w:val="left" w:pos="709"/>
                    </w:tabs>
                    <w:contextualSpacing/>
                    <w:jc w:val="both"/>
                    <w:rPr>
                      <w:rFonts w:cs="Arial"/>
                      <w:bCs/>
                      <w:sz w:val="20"/>
                      <w:szCs w:val="20"/>
                      <w:lang w:eastAsia="es-CO"/>
                    </w:rPr>
                  </w:pPr>
                  <w:r w:rsidRPr="006145DB">
                    <w:rPr>
                      <w:rFonts w:cs="Arial"/>
                      <w:bCs/>
                      <w:sz w:val="16"/>
                      <w:szCs w:val="16"/>
                      <w:lang w:eastAsia="es-CO"/>
                    </w:rPr>
                    <w:t>Retiro voluntario manifestado libre y expresamente por escrito.</w:t>
                  </w:r>
                </w:p>
              </w:tc>
              <w:tc>
                <w:tcPr>
                  <w:tcW w:w="1134" w:type="dxa"/>
                  <w:tcBorders>
                    <w:top w:val="single" w:sz="4" w:space="0" w:color="auto"/>
                  </w:tcBorders>
                  <w:vAlign w:val="center"/>
                </w:tcPr>
                <w:p w14:paraId="03E781F3" w14:textId="77777777" w:rsidR="0065332E" w:rsidRPr="006145DB" w:rsidRDefault="0065332E" w:rsidP="005B435E">
                  <w:pPr>
                    <w:tabs>
                      <w:tab w:val="left" w:pos="709"/>
                    </w:tabs>
                    <w:contextualSpacing/>
                    <w:jc w:val="center"/>
                    <w:rPr>
                      <w:rFonts w:cs="Arial"/>
                      <w:sz w:val="16"/>
                      <w:szCs w:val="16"/>
                    </w:rPr>
                  </w:pPr>
                  <w:r w:rsidRPr="006145DB">
                    <w:rPr>
                      <w:rFonts w:cs="Arial"/>
                      <w:sz w:val="16"/>
                      <w:szCs w:val="16"/>
                    </w:rPr>
                    <w:t>Verificación en campo</w:t>
                  </w:r>
                </w:p>
              </w:tc>
              <w:tc>
                <w:tcPr>
                  <w:tcW w:w="1134" w:type="dxa"/>
                  <w:tcBorders>
                    <w:top w:val="single" w:sz="4" w:space="0" w:color="auto"/>
                  </w:tcBorders>
                  <w:vAlign w:val="center"/>
                </w:tcPr>
                <w:p w14:paraId="6370FFD9" w14:textId="77777777" w:rsidR="0065332E" w:rsidRPr="006145DB" w:rsidRDefault="0065332E"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tcBorders>
                    <w:top w:val="single" w:sz="4" w:space="0" w:color="auto"/>
                  </w:tcBorders>
                  <w:vAlign w:val="center"/>
                </w:tcPr>
                <w:p w14:paraId="011406FF" w14:textId="77777777" w:rsidR="0065332E" w:rsidRPr="006145DB" w:rsidRDefault="0065332E" w:rsidP="005B435E">
                  <w:pPr>
                    <w:tabs>
                      <w:tab w:val="left" w:pos="709"/>
                    </w:tabs>
                    <w:contextualSpacing/>
                    <w:jc w:val="center"/>
                    <w:rPr>
                      <w:rFonts w:cs="Arial"/>
                      <w:sz w:val="20"/>
                      <w:szCs w:val="20"/>
                      <w:lang w:eastAsia="es-CO"/>
                    </w:rPr>
                  </w:pPr>
                  <w:r w:rsidRPr="006145DB">
                    <w:rPr>
                      <w:rFonts w:cs="Arial"/>
                      <w:sz w:val="16"/>
                      <w:szCs w:val="16"/>
                    </w:rPr>
                    <w:t>Subdirección para la adultez</w:t>
                  </w:r>
                </w:p>
              </w:tc>
            </w:tr>
            <w:tr w:rsidR="008C26C5" w:rsidRPr="006145DB" w14:paraId="351CECD6" w14:textId="77777777" w:rsidTr="00C84C89">
              <w:trPr>
                <w:trHeight w:val="243"/>
              </w:trPr>
              <w:tc>
                <w:tcPr>
                  <w:tcW w:w="3474" w:type="dxa"/>
                  <w:tcBorders>
                    <w:bottom w:val="nil"/>
                  </w:tcBorders>
                  <w:vAlign w:val="center"/>
                </w:tcPr>
                <w:p w14:paraId="24A13729" w14:textId="77777777" w:rsidR="0065332E" w:rsidRPr="006145DB" w:rsidRDefault="0065332E" w:rsidP="005B435E">
                  <w:pPr>
                    <w:tabs>
                      <w:tab w:val="left" w:pos="709"/>
                    </w:tabs>
                    <w:contextualSpacing/>
                    <w:jc w:val="both"/>
                    <w:rPr>
                      <w:rFonts w:cs="Arial"/>
                      <w:sz w:val="16"/>
                      <w:szCs w:val="16"/>
                    </w:rPr>
                  </w:pPr>
                  <w:r w:rsidRPr="006145DB">
                    <w:rPr>
                      <w:rFonts w:cs="Arial"/>
                      <w:sz w:val="16"/>
                      <w:szCs w:val="16"/>
                    </w:rPr>
                    <w:t>Novedad en el estado del documento reportado en las bases de datos Registraduría Nacional del Estado Civil, con estados diferentes a Vigente.</w:t>
                  </w:r>
                </w:p>
              </w:tc>
              <w:tc>
                <w:tcPr>
                  <w:tcW w:w="1134" w:type="dxa"/>
                  <w:tcBorders>
                    <w:bottom w:val="nil"/>
                  </w:tcBorders>
                  <w:vAlign w:val="center"/>
                </w:tcPr>
                <w:p w14:paraId="122C4768" w14:textId="03F6EBB9"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PISIS - RNE</w:t>
                  </w:r>
                  <w:r w:rsidR="006D33E8" w:rsidRPr="006145DB">
                    <w:rPr>
                      <w:rFonts w:cs="Arial"/>
                      <w:sz w:val="16"/>
                      <w:szCs w:val="16"/>
                      <w:lang w:eastAsia="es-CO"/>
                    </w:rPr>
                    <w:t>C</w:t>
                  </w:r>
                </w:p>
              </w:tc>
              <w:tc>
                <w:tcPr>
                  <w:tcW w:w="1134" w:type="dxa"/>
                  <w:tcBorders>
                    <w:bottom w:val="nil"/>
                  </w:tcBorders>
                  <w:vAlign w:val="center"/>
                </w:tcPr>
                <w:p w14:paraId="47BC12C2" w14:textId="77777777" w:rsidR="0065332E" w:rsidRPr="006145DB" w:rsidRDefault="0065332E" w:rsidP="005B435E">
                  <w:pPr>
                    <w:tabs>
                      <w:tab w:val="left" w:pos="709"/>
                    </w:tabs>
                    <w:contextualSpacing/>
                    <w:jc w:val="center"/>
                    <w:rPr>
                      <w:rFonts w:cs="Arial"/>
                      <w:sz w:val="16"/>
                      <w:szCs w:val="16"/>
                    </w:rPr>
                  </w:pPr>
                  <w:r w:rsidRPr="006145DB">
                    <w:rPr>
                      <w:rFonts w:cs="Arial"/>
                      <w:sz w:val="16"/>
                      <w:szCs w:val="16"/>
                    </w:rPr>
                    <w:t>Mes vencido</w:t>
                  </w:r>
                </w:p>
              </w:tc>
              <w:tc>
                <w:tcPr>
                  <w:tcW w:w="1559" w:type="dxa"/>
                  <w:tcBorders>
                    <w:bottom w:val="nil"/>
                  </w:tcBorders>
                  <w:vAlign w:val="center"/>
                </w:tcPr>
                <w:p w14:paraId="15287C3D" w14:textId="77777777" w:rsidR="0065332E" w:rsidRPr="006145DB" w:rsidRDefault="0065332E" w:rsidP="005B435E">
                  <w:pPr>
                    <w:tabs>
                      <w:tab w:val="left" w:pos="709"/>
                    </w:tabs>
                    <w:contextualSpacing/>
                    <w:jc w:val="center"/>
                    <w:rPr>
                      <w:rFonts w:cs="Arial"/>
                      <w:sz w:val="16"/>
                      <w:szCs w:val="16"/>
                    </w:rPr>
                  </w:pPr>
                  <w:r w:rsidRPr="006145DB">
                    <w:rPr>
                      <w:rFonts w:cs="Arial"/>
                      <w:sz w:val="16"/>
                      <w:szCs w:val="16"/>
                    </w:rPr>
                    <w:t>Ministerio de salud y protección social</w:t>
                  </w:r>
                </w:p>
                <w:p w14:paraId="4D32E8E1"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Registraduría Nacional del Estado Civil.</w:t>
                  </w:r>
                </w:p>
              </w:tc>
            </w:tr>
            <w:tr w:rsidR="008C26C5" w:rsidRPr="006145DB" w14:paraId="5E1B3DF9" w14:textId="77777777" w:rsidTr="00C84C89">
              <w:trPr>
                <w:trHeight w:val="827"/>
              </w:trPr>
              <w:tc>
                <w:tcPr>
                  <w:tcW w:w="3474" w:type="dxa"/>
                  <w:tcBorders>
                    <w:top w:val="nil"/>
                    <w:bottom w:val="single" w:sz="4" w:space="0" w:color="auto"/>
                  </w:tcBorders>
                  <w:vAlign w:val="center"/>
                </w:tcPr>
                <w:p w14:paraId="31B69334" w14:textId="77777777" w:rsidR="0065332E" w:rsidRPr="006145DB" w:rsidRDefault="0065332E" w:rsidP="005B435E">
                  <w:pPr>
                    <w:jc w:val="both"/>
                    <w:rPr>
                      <w:rFonts w:cs="Arial"/>
                      <w:sz w:val="16"/>
                      <w:szCs w:val="16"/>
                    </w:rPr>
                  </w:pPr>
                  <w:r w:rsidRPr="006145DB">
                    <w:rPr>
                      <w:rFonts w:cs="Arial"/>
                      <w:sz w:val="16"/>
                      <w:szCs w:val="16"/>
                    </w:rPr>
                    <w:t>Inconsistencia en la información aportada y que derive en el incumplimiento de criterios de ingreso</w:t>
                  </w:r>
                </w:p>
              </w:tc>
              <w:tc>
                <w:tcPr>
                  <w:tcW w:w="1134" w:type="dxa"/>
                  <w:tcBorders>
                    <w:top w:val="nil"/>
                    <w:bottom w:val="single" w:sz="4" w:space="0" w:color="auto"/>
                  </w:tcBorders>
                  <w:vAlign w:val="center"/>
                </w:tcPr>
                <w:p w14:paraId="4439F3FA"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top w:val="nil"/>
                    <w:bottom w:val="single" w:sz="4" w:space="0" w:color="auto"/>
                  </w:tcBorders>
                  <w:vAlign w:val="center"/>
                </w:tcPr>
                <w:p w14:paraId="7E519F99"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top w:val="nil"/>
                    <w:bottom w:val="single" w:sz="4" w:space="0" w:color="auto"/>
                  </w:tcBorders>
                  <w:vAlign w:val="center"/>
                </w:tcPr>
                <w:p w14:paraId="1C64B25C"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rPr>
                    <w:t>Subdirección para la adultez</w:t>
                  </w:r>
                </w:p>
              </w:tc>
            </w:tr>
            <w:tr w:rsidR="008C26C5" w:rsidRPr="006145DB" w14:paraId="7E89E447" w14:textId="77777777" w:rsidTr="00556AA5">
              <w:trPr>
                <w:trHeight w:val="266"/>
              </w:trPr>
              <w:tc>
                <w:tcPr>
                  <w:tcW w:w="3474" w:type="dxa"/>
                  <w:tcBorders>
                    <w:bottom w:val="single" w:sz="4" w:space="0" w:color="auto"/>
                  </w:tcBorders>
                  <w:vAlign w:val="center"/>
                </w:tcPr>
                <w:p w14:paraId="56256F65" w14:textId="4346025E" w:rsidR="0065332E" w:rsidRPr="006145DB" w:rsidRDefault="0065332E" w:rsidP="005B435E">
                  <w:pPr>
                    <w:jc w:val="both"/>
                    <w:rPr>
                      <w:rFonts w:cs="Arial"/>
                      <w:sz w:val="16"/>
                      <w:szCs w:val="16"/>
                    </w:rPr>
                  </w:pPr>
                  <w:r w:rsidRPr="006145DB">
                    <w:rPr>
                      <w:rFonts w:cs="Arial"/>
                      <w:sz w:val="16"/>
                      <w:szCs w:val="16"/>
                      <w:lang w:eastAsia="es-CO"/>
                    </w:rPr>
                    <w:t>Persona con pena privativa de la libertad y no privativa</w:t>
                  </w:r>
                  <w:r w:rsidR="00E86E67" w:rsidRPr="006145DB">
                    <w:rPr>
                      <w:rFonts w:cs="Arial"/>
                      <w:sz w:val="16"/>
                      <w:szCs w:val="16"/>
                      <w:lang w:eastAsia="es-CO"/>
                    </w:rPr>
                    <w:t>.</w:t>
                  </w:r>
                </w:p>
              </w:tc>
              <w:tc>
                <w:tcPr>
                  <w:tcW w:w="1134" w:type="dxa"/>
                  <w:tcBorders>
                    <w:bottom w:val="single" w:sz="4" w:space="0" w:color="auto"/>
                  </w:tcBorders>
                  <w:vAlign w:val="center"/>
                </w:tcPr>
                <w:p w14:paraId="752F4BC8" w14:textId="63C45D91"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 (JEMPS)</w:t>
                  </w:r>
                </w:p>
              </w:tc>
              <w:tc>
                <w:tcPr>
                  <w:tcW w:w="1134" w:type="dxa"/>
                  <w:tcBorders>
                    <w:bottom w:val="single" w:sz="4" w:space="0" w:color="auto"/>
                  </w:tcBorders>
                  <w:vAlign w:val="center"/>
                </w:tcPr>
                <w:p w14:paraId="3A68B81F" w14:textId="64168BB6" w:rsidR="0065332E" w:rsidRPr="006145DB" w:rsidRDefault="0065332E" w:rsidP="005B435E">
                  <w:pPr>
                    <w:tabs>
                      <w:tab w:val="left" w:pos="709"/>
                    </w:tabs>
                    <w:contextualSpacing/>
                    <w:jc w:val="center"/>
                    <w:rPr>
                      <w:rFonts w:cs="Arial"/>
                      <w:sz w:val="16"/>
                      <w:szCs w:val="16"/>
                    </w:rPr>
                  </w:pPr>
                  <w:r w:rsidRPr="006145DB">
                    <w:rPr>
                      <w:rFonts w:cs="Arial"/>
                      <w:sz w:val="16"/>
                      <w:szCs w:val="16"/>
                    </w:rPr>
                    <w:t>Consulta individual a demanda</w:t>
                  </w:r>
                </w:p>
              </w:tc>
              <w:tc>
                <w:tcPr>
                  <w:tcW w:w="1559" w:type="dxa"/>
                  <w:tcBorders>
                    <w:bottom w:val="single" w:sz="4" w:space="0" w:color="auto"/>
                  </w:tcBorders>
                  <w:vAlign w:val="center"/>
                </w:tcPr>
                <w:p w14:paraId="5E6C5F1E" w14:textId="7266FBE0"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Ministerio de Justicia y del derecho – Consejo Superior de la Judicatura</w:t>
                  </w:r>
                </w:p>
              </w:tc>
            </w:tr>
            <w:tr w:rsidR="008C26C5" w:rsidRPr="006145DB" w14:paraId="555AFA63" w14:textId="77777777" w:rsidTr="00556AA5">
              <w:trPr>
                <w:trHeight w:val="485"/>
              </w:trPr>
              <w:tc>
                <w:tcPr>
                  <w:tcW w:w="3474" w:type="dxa"/>
                  <w:tcBorders>
                    <w:top w:val="single" w:sz="4" w:space="0" w:color="auto"/>
                  </w:tcBorders>
                  <w:vAlign w:val="center"/>
                </w:tcPr>
                <w:p w14:paraId="0B076498" w14:textId="37729EE2" w:rsidR="0065332E" w:rsidRPr="006145DB" w:rsidRDefault="0065332E" w:rsidP="005B435E">
                  <w:pPr>
                    <w:tabs>
                      <w:tab w:val="left" w:pos="709"/>
                    </w:tabs>
                    <w:contextualSpacing/>
                    <w:jc w:val="both"/>
                    <w:rPr>
                      <w:rFonts w:cs="Arial"/>
                      <w:sz w:val="20"/>
                      <w:szCs w:val="20"/>
                      <w:lang w:eastAsia="es-CO"/>
                    </w:rPr>
                  </w:pPr>
                  <w:r w:rsidRPr="006145DB">
                    <w:rPr>
                      <w:rFonts w:cs="Arial"/>
                      <w:sz w:val="16"/>
                      <w:szCs w:val="16"/>
                      <w:lang w:eastAsia="es-CO"/>
                    </w:rPr>
                    <w:t>Fallecimiento</w:t>
                  </w:r>
                  <w:r w:rsidR="00E86E67" w:rsidRPr="006145DB">
                    <w:rPr>
                      <w:rFonts w:cs="Arial"/>
                      <w:sz w:val="16"/>
                      <w:szCs w:val="16"/>
                      <w:lang w:eastAsia="es-CO"/>
                    </w:rPr>
                    <w:t>.</w:t>
                  </w:r>
                </w:p>
              </w:tc>
              <w:tc>
                <w:tcPr>
                  <w:tcW w:w="1134" w:type="dxa"/>
                  <w:tcBorders>
                    <w:top w:val="single" w:sz="4" w:space="0" w:color="auto"/>
                  </w:tcBorders>
                  <w:vAlign w:val="center"/>
                </w:tcPr>
                <w:p w14:paraId="35AAC4CE" w14:textId="77777777" w:rsidR="0065332E" w:rsidRPr="006145DB" w:rsidRDefault="0065332E" w:rsidP="005B435E">
                  <w:pPr>
                    <w:tabs>
                      <w:tab w:val="left" w:pos="709"/>
                    </w:tabs>
                    <w:contextualSpacing/>
                    <w:jc w:val="center"/>
                    <w:rPr>
                      <w:rFonts w:cs="Arial"/>
                      <w:bCs/>
                      <w:sz w:val="20"/>
                      <w:szCs w:val="20"/>
                      <w:lang w:eastAsia="es-CO"/>
                    </w:rPr>
                  </w:pPr>
                  <w:r w:rsidRPr="006145DB">
                    <w:rPr>
                      <w:rFonts w:cs="Arial"/>
                      <w:bCs/>
                      <w:sz w:val="16"/>
                      <w:szCs w:val="16"/>
                      <w:lang w:eastAsia="es-CO"/>
                    </w:rPr>
                    <w:t>Fallecidos (Inhumados)</w:t>
                  </w:r>
                </w:p>
              </w:tc>
              <w:tc>
                <w:tcPr>
                  <w:tcW w:w="1134" w:type="dxa"/>
                  <w:tcBorders>
                    <w:top w:val="single" w:sz="4" w:space="0" w:color="auto"/>
                  </w:tcBorders>
                  <w:vAlign w:val="center"/>
                </w:tcPr>
                <w:p w14:paraId="734CE567" w14:textId="77777777" w:rsidR="0065332E" w:rsidRPr="006145DB" w:rsidRDefault="0065332E" w:rsidP="005B435E">
                  <w:pPr>
                    <w:tabs>
                      <w:tab w:val="left" w:pos="709"/>
                    </w:tabs>
                    <w:contextualSpacing/>
                    <w:jc w:val="center"/>
                    <w:rPr>
                      <w:rFonts w:cs="Arial"/>
                      <w:sz w:val="16"/>
                      <w:szCs w:val="16"/>
                    </w:rPr>
                  </w:pPr>
                  <w:r w:rsidRPr="006145DB">
                    <w:rPr>
                      <w:rFonts w:cs="Arial"/>
                      <w:sz w:val="16"/>
                      <w:szCs w:val="16"/>
                    </w:rPr>
                    <w:t>Mensual (Mes Vencido)</w:t>
                  </w:r>
                </w:p>
              </w:tc>
              <w:tc>
                <w:tcPr>
                  <w:tcW w:w="1559" w:type="dxa"/>
                  <w:tcBorders>
                    <w:top w:val="single" w:sz="4" w:space="0" w:color="auto"/>
                  </w:tcBorders>
                  <w:vAlign w:val="center"/>
                </w:tcPr>
                <w:p w14:paraId="6809A710" w14:textId="4E6CF993"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 de Salud</w:t>
                  </w:r>
                </w:p>
              </w:tc>
            </w:tr>
            <w:tr w:rsidR="008C26C5" w:rsidRPr="006145DB" w14:paraId="6F3EB809" w14:textId="77777777" w:rsidTr="00556AA5">
              <w:trPr>
                <w:trHeight w:val="485"/>
              </w:trPr>
              <w:tc>
                <w:tcPr>
                  <w:tcW w:w="3474" w:type="dxa"/>
                  <w:vAlign w:val="center"/>
                </w:tcPr>
                <w:p w14:paraId="1E447F2F" w14:textId="6FD5A7D0" w:rsidR="0065332E" w:rsidRPr="006145DB" w:rsidRDefault="0065332E" w:rsidP="005B435E">
                  <w:pPr>
                    <w:tabs>
                      <w:tab w:val="left" w:pos="709"/>
                    </w:tabs>
                    <w:contextualSpacing/>
                    <w:jc w:val="both"/>
                    <w:rPr>
                      <w:rFonts w:cs="Arial"/>
                      <w:sz w:val="16"/>
                      <w:szCs w:val="16"/>
                      <w:lang w:eastAsia="es-CO"/>
                    </w:rPr>
                  </w:pPr>
                  <w:r w:rsidRPr="006145DB">
                    <w:rPr>
                      <w:rFonts w:cs="Arial"/>
                      <w:sz w:val="16"/>
                      <w:szCs w:val="16"/>
                      <w:lang w:eastAsia="es-CO"/>
                    </w:rPr>
                    <w:t>Abandono del proceso</w:t>
                  </w:r>
                  <w:r w:rsidR="00E86E67" w:rsidRPr="006145DB">
                    <w:rPr>
                      <w:rFonts w:cs="Arial"/>
                      <w:sz w:val="16"/>
                      <w:szCs w:val="16"/>
                      <w:lang w:eastAsia="es-CO"/>
                    </w:rPr>
                    <w:t>.</w:t>
                  </w:r>
                </w:p>
              </w:tc>
              <w:tc>
                <w:tcPr>
                  <w:tcW w:w="1134" w:type="dxa"/>
                  <w:vAlign w:val="center"/>
                </w:tcPr>
                <w:p w14:paraId="44CFF209"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vAlign w:val="center"/>
                </w:tcPr>
                <w:p w14:paraId="78851371"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vAlign w:val="center"/>
                </w:tcPr>
                <w:p w14:paraId="2447BD87"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rPr>
                    <w:t>Subdirección para la adultez</w:t>
                  </w:r>
                </w:p>
              </w:tc>
            </w:tr>
            <w:tr w:rsidR="008C26C5" w:rsidRPr="006145DB" w14:paraId="505D1445" w14:textId="77777777" w:rsidTr="00556AA5">
              <w:trPr>
                <w:trHeight w:val="485"/>
              </w:trPr>
              <w:tc>
                <w:tcPr>
                  <w:tcW w:w="3474" w:type="dxa"/>
                  <w:tcBorders>
                    <w:bottom w:val="single" w:sz="4" w:space="0" w:color="auto"/>
                  </w:tcBorders>
                  <w:vAlign w:val="center"/>
                </w:tcPr>
                <w:p w14:paraId="542722DC" w14:textId="7293C454" w:rsidR="0065332E" w:rsidRPr="006145DB" w:rsidRDefault="0065332E" w:rsidP="005B435E">
                  <w:pPr>
                    <w:tabs>
                      <w:tab w:val="left" w:pos="709"/>
                    </w:tabs>
                    <w:contextualSpacing/>
                    <w:jc w:val="both"/>
                    <w:rPr>
                      <w:rFonts w:cs="Arial"/>
                      <w:sz w:val="16"/>
                      <w:szCs w:val="16"/>
                      <w:lang w:eastAsia="es-CO"/>
                    </w:rPr>
                  </w:pPr>
                  <w:r w:rsidRPr="006145DB">
                    <w:rPr>
                      <w:rFonts w:cs="Arial"/>
                      <w:sz w:val="16"/>
                      <w:szCs w:val="16"/>
                      <w:lang w:eastAsia="es-CO"/>
                    </w:rPr>
                    <w:t>Finalización de proceso por cumplimiento de objetivos planteados en el Plan de Atención Individual (PAI)</w:t>
                  </w:r>
                  <w:r w:rsidR="00E86E67" w:rsidRPr="006145DB">
                    <w:rPr>
                      <w:rFonts w:cs="Arial"/>
                      <w:sz w:val="16"/>
                      <w:szCs w:val="16"/>
                      <w:lang w:eastAsia="es-CO"/>
                    </w:rPr>
                    <w:t>.</w:t>
                  </w:r>
                </w:p>
              </w:tc>
              <w:tc>
                <w:tcPr>
                  <w:tcW w:w="1134" w:type="dxa"/>
                  <w:tcBorders>
                    <w:bottom w:val="single" w:sz="4" w:space="0" w:color="auto"/>
                  </w:tcBorders>
                  <w:vAlign w:val="center"/>
                </w:tcPr>
                <w:p w14:paraId="7C7139D8"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1EC51133"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0931A394"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sz w:val="16"/>
                      <w:szCs w:val="16"/>
                    </w:rPr>
                    <w:t>Subdirección para la adultez</w:t>
                  </w:r>
                </w:p>
              </w:tc>
            </w:tr>
            <w:tr w:rsidR="008C26C5" w:rsidRPr="006145DB" w14:paraId="5C51145C" w14:textId="77777777" w:rsidTr="00556AA5">
              <w:trPr>
                <w:trHeight w:val="259"/>
              </w:trPr>
              <w:tc>
                <w:tcPr>
                  <w:tcW w:w="3474" w:type="dxa"/>
                  <w:tcBorders>
                    <w:bottom w:val="single" w:sz="4" w:space="0" w:color="auto"/>
                  </w:tcBorders>
                  <w:vAlign w:val="center"/>
                </w:tcPr>
                <w:p w14:paraId="1DDF7B0D" w14:textId="29FE969E" w:rsidR="0065332E" w:rsidRPr="006145DB" w:rsidRDefault="0065332E" w:rsidP="005B435E">
                  <w:pPr>
                    <w:tabs>
                      <w:tab w:val="left" w:pos="709"/>
                    </w:tabs>
                    <w:contextualSpacing/>
                    <w:jc w:val="both"/>
                    <w:rPr>
                      <w:rFonts w:cs="Arial"/>
                      <w:sz w:val="16"/>
                      <w:szCs w:val="16"/>
                    </w:rPr>
                  </w:pPr>
                  <w:r w:rsidRPr="006145DB">
                    <w:rPr>
                      <w:rFonts w:cs="Arial"/>
                      <w:sz w:val="16"/>
                      <w:szCs w:val="16"/>
                    </w:rPr>
                    <w:t>Incurrir en faltas gravísimas establecidas en el manual de acuerdos para la convivencia y la transformación de los conflictos en los servicios sociales</w:t>
                  </w:r>
                  <w:r w:rsidR="000D6DF4" w:rsidRPr="006145DB">
                    <w:rPr>
                      <w:rFonts w:cs="Arial"/>
                      <w:sz w:val="16"/>
                      <w:szCs w:val="16"/>
                    </w:rPr>
                    <w:t>.</w:t>
                  </w:r>
                </w:p>
              </w:tc>
              <w:tc>
                <w:tcPr>
                  <w:tcW w:w="1134" w:type="dxa"/>
                  <w:tcBorders>
                    <w:bottom w:val="single" w:sz="4" w:space="0" w:color="auto"/>
                  </w:tcBorders>
                  <w:vAlign w:val="center"/>
                </w:tcPr>
                <w:p w14:paraId="21806F5A" w14:textId="77777777" w:rsidR="0065332E" w:rsidRPr="006145DB" w:rsidRDefault="0065332E"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573C8A10" w14:textId="77777777" w:rsidR="0065332E" w:rsidRPr="006145DB" w:rsidRDefault="0065332E"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488974C2" w14:textId="77777777" w:rsidR="0065332E" w:rsidRPr="006145DB" w:rsidRDefault="0065332E" w:rsidP="005B435E">
                  <w:pPr>
                    <w:tabs>
                      <w:tab w:val="left" w:pos="709"/>
                    </w:tabs>
                    <w:contextualSpacing/>
                    <w:jc w:val="center"/>
                    <w:rPr>
                      <w:rFonts w:cs="Arial"/>
                      <w:bCs/>
                      <w:sz w:val="20"/>
                      <w:szCs w:val="20"/>
                      <w:lang w:eastAsia="es-CO"/>
                    </w:rPr>
                  </w:pPr>
                  <w:r w:rsidRPr="006145DB">
                    <w:rPr>
                      <w:rFonts w:cs="Arial"/>
                      <w:sz w:val="16"/>
                      <w:szCs w:val="16"/>
                    </w:rPr>
                    <w:t>Subdirección para la adultez</w:t>
                  </w:r>
                </w:p>
              </w:tc>
            </w:tr>
            <w:tr w:rsidR="00A1443B" w:rsidRPr="006145DB" w14:paraId="465AE6ED" w14:textId="77777777" w:rsidTr="00556AA5">
              <w:trPr>
                <w:trHeight w:val="70"/>
              </w:trPr>
              <w:tc>
                <w:tcPr>
                  <w:tcW w:w="3474" w:type="dxa"/>
                  <w:tcBorders>
                    <w:left w:val="nil"/>
                    <w:bottom w:val="nil"/>
                    <w:right w:val="nil"/>
                  </w:tcBorders>
                  <w:vAlign w:val="center"/>
                </w:tcPr>
                <w:p w14:paraId="53C8B455" w14:textId="77777777" w:rsidR="00A1443B" w:rsidRPr="006145DB" w:rsidRDefault="00A1443B" w:rsidP="005B435E">
                  <w:pPr>
                    <w:tabs>
                      <w:tab w:val="left" w:pos="709"/>
                    </w:tabs>
                    <w:contextualSpacing/>
                    <w:jc w:val="both"/>
                    <w:rPr>
                      <w:rFonts w:cs="Arial"/>
                      <w:sz w:val="16"/>
                      <w:szCs w:val="16"/>
                    </w:rPr>
                  </w:pPr>
                </w:p>
              </w:tc>
              <w:tc>
                <w:tcPr>
                  <w:tcW w:w="1134" w:type="dxa"/>
                  <w:tcBorders>
                    <w:left w:val="nil"/>
                    <w:bottom w:val="nil"/>
                    <w:right w:val="nil"/>
                  </w:tcBorders>
                  <w:vAlign w:val="center"/>
                </w:tcPr>
                <w:p w14:paraId="55BB0E93" w14:textId="77777777" w:rsidR="00A1443B" w:rsidRPr="006145DB" w:rsidRDefault="00A1443B" w:rsidP="005B435E">
                  <w:pPr>
                    <w:tabs>
                      <w:tab w:val="left" w:pos="709"/>
                    </w:tabs>
                    <w:contextualSpacing/>
                    <w:jc w:val="center"/>
                    <w:rPr>
                      <w:rFonts w:cs="Arial"/>
                      <w:sz w:val="16"/>
                      <w:szCs w:val="16"/>
                      <w:lang w:eastAsia="es-CO"/>
                    </w:rPr>
                  </w:pPr>
                </w:p>
              </w:tc>
              <w:tc>
                <w:tcPr>
                  <w:tcW w:w="1134" w:type="dxa"/>
                  <w:tcBorders>
                    <w:left w:val="nil"/>
                    <w:bottom w:val="nil"/>
                    <w:right w:val="nil"/>
                  </w:tcBorders>
                  <w:vAlign w:val="center"/>
                </w:tcPr>
                <w:p w14:paraId="042AF440" w14:textId="77777777" w:rsidR="00A1443B" w:rsidRPr="006145DB" w:rsidRDefault="00A1443B" w:rsidP="005B435E">
                  <w:pPr>
                    <w:tabs>
                      <w:tab w:val="left" w:pos="709"/>
                    </w:tabs>
                    <w:contextualSpacing/>
                    <w:jc w:val="center"/>
                    <w:rPr>
                      <w:rFonts w:cs="Arial"/>
                      <w:bCs/>
                      <w:sz w:val="16"/>
                      <w:szCs w:val="16"/>
                      <w:lang w:eastAsia="es-CO"/>
                    </w:rPr>
                  </w:pPr>
                </w:p>
              </w:tc>
              <w:tc>
                <w:tcPr>
                  <w:tcW w:w="1559" w:type="dxa"/>
                  <w:tcBorders>
                    <w:left w:val="nil"/>
                    <w:bottom w:val="nil"/>
                    <w:right w:val="nil"/>
                  </w:tcBorders>
                  <w:vAlign w:val="center"/>
                </w:tcPr>
                <w:p w14:paraId="7EE8DC5D" w14:textId="77777777" w:rsidR="00A1443B" w:rsidRPr="006145DB" w:rsidRDefault="00A1443B" w:rsidP="005B435E">
                  <w:pPr>
                    <w:tabs>
                      <w:tab w:val="left" w:pos="709"/>
                    </w:tabs>
                    <w:contextualSpacing/>
                    <w:jc w:val="center"/>
                    <w:rPr>
                      <w:rFonts w:cs="Arial"/>
                      <w:sz w:val="16"/>
                      <w:szCs w:val="16"/>
                    </w:rPr>
                  </w:pPr>
                </w:p>
              </w:tc>
            </w:tr>
          </w:tbl>
          <w:p w14:paraId="2D86FE1E" w14:textId="77777777" w:rsidR="0065332E" w:rsidRPr="006145DB" w:rsidRDefault="0065332E" w:rsidP="005B435E">
            <w:pPr>
              <w:tabs>
                <w:tab w:val="left" w:pos="709"/>
              </w:tabs>
              <w:spacing w:after="0" w:line="240" w:lineRule="auto"/>
              <w:contextualSpacing/>
              <w:jc w:val="both"/>
              <w:rPr>
                <w:rFonts w:cs="Arial"/>
                <w:bCs/>
                <w:sz w:val="20"/>
                <w:szCs w:val="20"/>
                <w:lang w:eastAsia="es-CO"/>
              </w:rPr>
            </w:pPr>
          </w:p>
        </w:tc>
      </w:tr>
      <w:tr w:rsidR="008C26C5" w:rsidRPr="006145DB" w14:paraId="41807BF3" w14:textId="77777777" w:rsidTr="003E16AE">
        <w:trPr>
          <w:trHeight w:val="955"/>
          <w:jc w:val="center"/>
        </w:trPr>
        <w:tc>
          <w:tcPr>
            <w:tcW w:w="1940" w:type="dxa"/>
            <w:tcBorders>
              <w:bottom w:val="single" w:sz="4" w:space="0" w:color="auto"/>
            </w:tcBorders>
            <w:vAlign w:val="center"/>
          </w:tcPr>
          <w:p w14:paraId="695DC021" w14:textId="77777777" w:rsidR="0065332E" w:rsidRPr="006145DB" w:rsidRDefault="0065332E" w:rsidP="005B435E">
            <w:pPr>
              <w:spacing w:after="0"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455" w:type="dxa"/>
            <w:tcBorders>
              <w:bottom w:val="single" w:sz="4" w:space="0" w:color="auto"/>
            </w:tcBorders>
          </w:tcPr>
          <w:tbl>
            <w:tblPr>
              <w:tblStyle w:val="Tablaconcuadrcula"/>
              <w:tblW w:w="7301" w:type="dxa"/>
              <w:tblLayout w:type="fixed"/>
              <w:tblLook w:val="04A0" w:firstRow="1" w:lastRow="0" w:firstColumn="1" w:lastColumn="0" w:noHBand="0" w:noVBand="1"/>
            </w:tblPr>
            <w:tblGrid>
              <w:gridCol w:w="3474"/>
              <w:gridCol w:w="1134"/>
              <w:gridCol w:w="1134"/>
              <w:gridCol w:w="1559"/>
            </w:tblGrid>
            <w:tr w:rsidR="00A1443B" w:rsidRPr="006145DB" w14:paraId="7F805720" w14:textId="77777777" w:rsidTr="00C84C89">
              <w:trPr>
                <w:trHeight w:val="80"/>
              </w:trPr>
              <w:tc>
                <w:tcPr>
                  <w:tcW w:w="3474" w:type="dxa"/>
                  <w:tcBorders>
                    <w:top w:val="nil"/>
                    <w:left w:val="nil"/>
                    <w:right w:val="nil"/>
                  </w:tcBorders>
                  <w:vAlign w:val="center"/>
                </w:tcPr>
                <w:p w14:paraId="1B19C376" w14:textId="77777777" w:rsidR="00A1443B" w:rsidRPr="006145DB" w:rsidRDefault="00A1443B"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466C49E7" w14:textId="77777777" w:rsidR="00A1443B" w:rsidRPr="006145DB" w:rsidRDefault="00A1443B"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435BFA0F" w14:textId="77777777" w:rsidR="00A1443B" w:rsidRPr="006145DB" w:rsidRDefault="00A1443B" w:rsidP="005B435E">
                  <w:pPr>
                    <w:tabs>
                      <w:tab w:val="left" w:pos="709"/>
                    </w:tabs>
                    <w:contextualSpacing/>
                    <w:jc w:val="center"/>
                    <w:rPr>
                      <w:rFonts w:cs="Arial"/>
                      <w:sz w:val="16"/>
                      <w:szCs w:val="16"/>
                      <w:lang w:eastAsia="es-CO"/>
                    </w:rPr>
                  </w:pPr>
                </w:p>
              </w:tc>
              <w:tc>
                <w:tcPr>
                  <w:tcW w:w="1559" w:type="dxa"/>
                  <w:tcBorders>
                    <w:top w:val="nil"/>
                    <w:left w:val="nil"/>
                    <w:right w:val="nil"/>
                  </w:tcBorders>
                  <w:vAlign w:val="center"/>
                </w:tcPr>
                <w:p w14:paraId="3A94F4CE" w14:textId="77777777" w:rsidR="00A1443B" w:rsidRPr="006145DB" w:rsidRDefault="00A1443B" w:rsidP="005B435E">
                  <w:pPr>
                    <w:tabs>
                      <w:tab w:val="left" w:pos="709"/>
                    </w:tabs>
                    <w:contextualSpacing/>
                    <w:jc w:val="center"/>
                    <w:rPr>
                      <w:rFonts w:cs="Arial"/>
                      <w:sz w:val="16"/>
                      <w:szCs w:val="16"/>
                      <w:lang w:eastAsia="es-CO"/>
                    </w:rPr>
                  </w:pPr>
                </w:p>
              </w:tc>
            </w:tr>
            <w:tr w:rsidR="008C26C5" w:rsidRPr="006145DB" w14:paraId="018BD874" w14:textId="77777777" w:rsidTr="00C84C89">
              <w:trPr>
                <w:trHeight w:val="372"/>
              </w:trPr>
              <w:tc>
                <w:tcPr>
                  <w:tcW w:w="3474" w:type="dxa"/>
                  <w:tcBorders>
                    <w:top w:val="nil"/>
                  </w:tcBorders>
                  <w:vAlign w:val="center"/>
                </w:tcPr>
                <w:p w14:paraId="4CA0A5C1"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134" w:type="dxa"/>
                  <w:tcBorders>
                    <w:top w:val="nil"/>
                  </w:tcBorders>
                  <w:vAlign w:val="center"/>
                </w:tcPr>
                <w:p w14:paraId="4A03A8F1"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0974F880"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nil"/>
                  </w:tcBorders>
                  <w:vAlign w:val="center"/>
                </w:tcPr>
                <w:p w14:paraId="676DFCE5"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C26C5" w:rsidRPr="006145DB" w14:paraId="3C58F4BD" w14:textId="77777777" w:rsidTr="00C84C89">
              <w:trPr>
                <w:trHeight w:val="372"/>
              </w:trPr>
              <w:tc>
                <w:tcPr>
                  <w:tcW w:w="3474" w:type="dxa"/>
                  <w:vAlign w:val="center"/>
                </w:tcPr>
                <w:p w14:paraId="6CFB85E5" w14:textId="0D8F8A23" w:rsidR="0065332E" w:rsidRPr="006145DB" w:rsidRDefault="0065332E" w:rsidP="005B435E">
                  <w:pPr>
                    <w:tabs>
                      <w:tab w:val="left" w:pos="709"/>
                    </w:tabs>
                    <w:ind w:left="-48"/>
                    <w:contextualSpacing/>
                    <w:jc w:val="both"/>
                    <w:rPr>
                      <w:rFonts w:cs="Arial"/>
                      <w:sz w:val="16"/>
                      <w:szCs w:val="16"/>
                      <w:lang w:eastAsia="es-CO"/>
                    </w:rPr>
                  </w:pPr>
                  <w:r w:rsidRPr="006145DB">
                    <w:rPr>
                      <w:rFonts w:cs="Arial"/>
                      <w:sz w:val="16"/>
                      <w:szCs w:val="16"/>
                      <w:lang w:eastAsia="es-CO"/>
                    </w:rPr>
                    <w:t>Servicio de Autocuidado para la Población Habitante de Calle</w:t>
                  </w:r>
                  <w:r w:rsidR="00BC3D0E" w:rsidRPr="006145DB">
                    <w:rPr>
                      <w:rFonts w:cs="Arial"/>
                      <w:sz w:val="16"/>
                      <w:szCs w:val="16"/>
                      <w:lang w:eastAsia="es-CO"/>
                    </w:rPr>
                    <w:t>.</w:t>
                  </w:r>
                </w:p>
              </w:tc>
              <w:tc>
                <w:tcPr>
                  <w:tcW w:w="1134" w:type="dxa"/>
                  <w:vAlign w:val="center"/>
                </w:tcPr>
                <w:p w14:paraId="084CA565"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vAlign w:val="center"/>
                </w:tcPr>
                <w:p w14:paraId="7F71D4CD"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9" w:type="dxa"/>
                  <w:vAlign w:val="center"/>
                </w:tcPr>
                <w:p w14:paraId="4CFDB6C1" w14:textId="2E5A048A" w:rsidR="0065332E"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4060B8F0" w14:textId="77777777" w:rsidTr="00C84C89">
              <w:trPr>
                <w:trHeight w:val="372"/>
              </w:trPr>
              <w:tc>
                <w:tcPr>
                  <w:tcW w:w="3474" w:type="dxa"/>
                  <w:tcBorders>
                    <w:bottom w:val="single" w:sz="4" w:space="0" w:color="auto"/>
                  </w:tcBorders>
                  <w:vAlign w:val="center"/>
                </w:tcPr>
                <w:p w14:paraId="3BB1BC58" w14:textId="77777777" w:rsidR="0065332E" w:rsidRPr="006145DB" w:rsidRDefault="0065332E" w:rsidP="005B435E">
                  <w:pPr>
                    <w:tabs>
                      <w:tab w:val="left" w:pos="709"/>
                    </w:tabs>
                    <w:ind w:left="-48"/>
                    <w:contextualSpacing/>
                    <w:jc w:val="both"/>
                    <w:rPr>
                      <w:rFonts w:cs="Arial"/>
                      <w:sz w:val="16"/>
                      <w:szCs w:val="16"/>
                      <w:lang w:eastAsia="es-CO"/>
                    </w:rPr>
                  </w:pPr>
                  <w:r w:rsidRPr="006145DB">
                    <w:rPr>
                      <w:rFonts w:cs="Arial"/>
                      <w:sz w:val="16"/>
                      <w:szCs w:val="16"/>
                      <w:lang w:eastAsia="es-CO"/>
                    </w:rPr>
                    <w:t>Servicio de Hogar de Paso Día y Hogar de Paso Noche para la Atención de Población Habitante de Calle.</w:t>
                  </w:r>
                </w:p>
              </w:tc>
              <w:tc>
                <w:tcPr>
                  <w:tcW w:w="1134" w:type="dxa"/>
                  <w:tcBorders>
                    <w:bottom w:val="single" w:sz="4" w:space="0" w:color="auto"/>
                  </w:tcBorders>
                  <w:vAlign w:val="center"/>
                </w:tcPr>
                <w:p w14:paraId="2C9352F6"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2AE27CC9"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4DDA078E" w14:textId="1E1BB5BF" w:rsidR="0065332E"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2AD01273" w14:textId="77777777" w:rsidTr="00C84C89">
              <w:trPr>
                <w:trHeight w:val="300"/>
              </w:trPr>
              <w:tc>
                <w:tcPr>
                  <w:tcW w:w="3474" w:type="dxa"/>
                  <w:tcBorders>
                    <w:bottom w:val="single" w:sz="4" w:space="0" w:color="auto"/>
                  </w:tcBorders>
                  <w:vAlign w:val="center"/>
                </w:tcPr>
                <w:p w14:paraId="59A3ADAC" w14:textId="77777777" w:rsidR="0065332E" w:rsidRPr="006145DB" w:rsidRDefault="0065332E" w:rsidP="005B435E">
                  <w:pPr>
                    <w:ind w:left="-48"/>
                    <w:jc w:val="both"/>
                    <w:rPr>
                      <w:rFonts w:cs="Arial"/>
                      <w:sz w:val="16"/>
                      <w:szCs w:val="16"/>
                      <w:lang w:eastAsia="es-CO"/>
                    </w:rPr>
                  </w:pPr>
                  <w:r w:rsidRPr="006145DB">
                    <w:rPr>
                      <w:rFonts w:cs="Arial"/>
                      <w:sz w:val="16"/>
                      <w:szCs w:val="16"/>
                      <w:lang w:eastAsia="es-CO"/>
                    </w:rPr>
                    <w:t>Servicio de Atención Sociosanitaria para Población Habitante de Calle y en Alto Riego de Estarlo.</w:t>
                  </w:r>
                </w:p>
              </w:tc>
              <w:tc>
                <w:tcPr>
                  <w:tcW w:w="1134" w:type="dxa"/>
                  <w:tcBorders>
                    <w:bottom w:val="single" w:sz="4" w:space="0" w:color="auto"/>
                  </w:tcBorders>
                  <w:vAlign w:val="center"/>
                </w:tcPr>
                <w:p w14:paraId="774A7B32" w14:textId="77777777" w:rsidR="0065332E" w:rsidRPr="006145DB" w:rsidRDefault="0065332E" w:rsidP="005B435E">
                  <w:pPr>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7F651396" w14:textId="77777777" w:rsidR="0065332E" w:rsidRPr="006145DB" w:rsidRDefault="0065332E" w:rsidP="005B435E">
                  <w:pPr>
                    <w:jc w:val="center"/>
                    <w:rPr>
                      <w:rFonts w:cs="Arial"/>
                      <w:sz w:val="16"/>
                      <w:szCs w:val="16"/>
                      <w:lang w:eastAsia="es-CO"/>
                    </w:rPr>
                  </w:pPr>
                  <w:r w:rsidRPr="006145DB">
                    <w:rPr>
                      <w:rFonts w:cs="Arial"/>
                      <w:sz w:val="16"/>
                      <w:szCs w:val="16"/>
                      <w:lang w:eastAsia="es-CO"/>
                    </w:rPr>
                    <w:t>Demanda</w:t>
                  </w:r>
                </w:p>
              </w:tc>
              <w:tc>
                <w:tcPr>
                  <w:tcW w:w="1559" w:type="dxa"/>
                  <w:tcBorders>
                    <w:bottom w:val="single" w:sz="4" w:space="0" w:color="auto"/>
                  </w:tcBorders>
                  <w:vAlign w:val="center"/>
                </w:tcPr>
                <w:p w14:paraId="0F4A273D" w14:textId="729405BF" w:rsidR="0065332E" w:rsidRPr="006145DB" w:rsidRDefault="006D33E8" w:rsidP="005B435E">
                  <w:pPr>
                    <w:tabs>
                      <w:tab w:val="left" w:pos="709"/>
                    </w:tabs>
                    <w:contextualSpacing/>
                    <w:jc w:val="center"/>
                    <w:rPr>
                      <w:rFonts w:cs="Arial"/>
                      <w:sz w:val="16"/>
                      <w:szCs w:val="16"/>
                      <w:lang w:eastAsia="es-CO"/>
                    </w:rPr>
                  </w:pPr>
                  <w:r w:rsidRPr="006145DB">
                    <w:rPr>
                      <w:rFonts w:cs="Arial"/>
                      <w:sz w:val="16"/>
                      <w:szCs w:val="16"/>
                      <w:lang w:eastAsia="es-CO"/>
                    </w:rPr>
                    <w:t>Secretaría Distrital</w:t>
                  </w:r>
                  <w:r w:rsidR="0065332E" w:rsidRPr="006145DB">
                    <w:rPr>
                      <w:rFonts w:cs="Arial"/>
                      <w:sz w:val="16"/>
                      <w:szCs w:val="16"/>
                      <w:lang w:eastAsia="es-CO"/>
                    </w:rPr>
                    <w:t xml:space="preserve"> de Integración Social</w:t>
                  </w:r>
                </w:p>
              </w:tc>
            </w:tr>
            <w:tr w:rsidR="008C26C5" w:rsidRPr="006145DB" w14:paraId="1BF13F2B" w14:textId="77777777" w:rsidTr="00C84C89">
              <w:trPr>
                <w:trHeight w:val="372"/>
              </w:trPr>
              <w:tc>
                <w:tcPr>
                  <w:tcW w:w="3474" w:type="dxa"/>
                  <w:tcBorders>
                    <w:top w:val="single" w:sz="4" w:space="0" w:color="auto"/>
                    <w:bottom w:val="single" w:sz="4" w:space="0" w:color="auto"/>
                  </w:tcBorders>
                  <w:vAlign w:val="center"/>
                </w:tcPr>
                <w:p w14:paraId="0B607D9A" w14:textId="77777777" w:rsidR="0065332E" w:rsidRPr="006145DB" w:rsidRDefault="0065332E" w:rsidP="005B435E">
                  <w:pPr>
                    <w:tabs>
                      <w:tab w:val="left" w:pos="709"/>
                    </w:tabs>
                    <w:ind w:left="-48"/>
                    <w:contextualSpacing/>
                    <w:jc w:val="both"/>
                    <w:rPr>
                      <w:rFonts w:cs="Arial"/>
                      <w:sz w:val="16"/>
                      <w:szCs w:val="16"/>
                      <w:lang w:eastAsia="es-CO"/>
                    </w:rPr>
                  </w:pPr>
                  <w:r w:rsidRPr="006145DB">
                    <w:rPr>
                      <w:rFonts w:cs="Arial"/>
                      <w:sz w:val="16"/>
                      <w:szCs w:val="16"/>
                      <w:shd w:val="clear" w:color="auto" w:fill="FFFFFF"/>
                    </w:rPr>
                    <w:t>Servicio de Atención para Población Habitante de Calle con Alta Dependencia Física, Mental o Cognitiva.</w:t>
                  </w:r>
                </w:p>
              </w:tc>
              <w:tc>
                <w:tcPr>
                  <w:tcW w:w="1134" w:type="dxa"/>
                  <w:tcBorders>
                    <w:top w:val="single" w:sz="4" w:space="0" w:color="auto"/>
                    <w:bottom w:val="single" w:sz="4" w:space="0" w:color="auto"/>
                  </w:tcBorders>
                  <w:vAlign w:val="center"/>
                </w:tcPr>
                <w:p w14:paraId="0FBF3CCA"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tcBorders>
                    <w:top w:val="single" w:sz="4" w:space="0" w:color="auto"/>
                    <w:bottom w:val="single" w:sz="4" w:space="0" w:color="auto"/>
                  </w:tcBorders>
                  <w:vAlign w:val="center"/>
                </w:tcPr>
                <w:p w14:paraId="368BBB91"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9" w:type="dxa"/>
                  <w:tcBorders>
                    <w:top w:val="single" w:sz="4" w:space="0" w:color="auto"/>
                    <w:bottom w:val="single" w:sz="4" w:space="0" w:color="auto"/>
                  </w:tcBorders>
                  <w:vAlign w:val="center"/>
                </w:tcPr>
                <w:p w14:paraId="29A78DA2" w14:textId="33AD6580" w:rsidR="0065332E"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438F74FD" w14:textId="77777777" w:rsidTr="00C84C89">
              <w:trPr>
                <w:trHeight w:val="372"/>
              </w:trPr>
              <w:tc>
                <w:tcPr>
                  <w:tcW w:w="3474" w:type="dxa"/>
                  <w:tcBorders>
                    <w:bottom w:val="single" w:sz="4" w:space="0" w:color="auto"/>
                  </w:tcBorders>
                  <w:vAlign w:val="center"/>
                </w:tcPr>
                <w:p w14:paraId="11111AC2" w14:textId="7FD9B58B" w:rsidR="0065332E" w:rsidRPr="006145DB" w:rsidRDefault="0065332E" w:rsidP="005B435E">
                  <w:pPr>
                    <w:tabs>
                      <w:tab w:val="left" w:pos="709"/>
                    </w:tabs>
                    <w:ind w:left="-48"/>
                    <w:contextualSpacing/>
                    <w:jc w:val="both"/>
                    <w:rPr>
                      <w:rFonts w:cs="Arial"/>
                      <w:sz w:val="16"/>
                      <w:szCs w:val="16"/>
                      <w:lang w:eastAsia="es-CO"/>
                    </w:rPr>
                  </w:pPr>
                  <w:r w:rsidRPr="006145DB">
                    <w:rPr>
                      <w:rFonts w:cs="Arial"/>
                      <w:bCs/>
                      <w:sz w:val="16"/>
                      <w:szCs w:val="16"/>
                      <w:lang w:eastAsia="es-CO"/>
                    </w:rPr>
                    <w:t>Servicio de Prevención del riesgo de habitar calle</w:t>
                  </w:r>
                  <w:r w:rsidR="00E86E67" w:rsidRPr="006145DB">
                    <w:rPr>
                      <w:rFonts w:cs="Arial"/>
                      <w:bCs/>
                      <w:sz w:val="16"/>
                      <w:szCs w:val="16"/>
                      <w:lang w:eastAsia="es-CO"/>
                    </w:rPr>
                    <w:t>.</w:t>
                  </w:r>
                </w:p>
              </w:tc>
              <w:tc>
                <w:tcPr>
                  <w:tcW w:w="1134" w:type="dxa"/>
                  <w:tcBorders>
                    <w:bottom w:val="single" w:sz="4" w:space="0" w:color="auto"/>
                  </w:tcBorders>
                  <w:vAlign w:val="center"/>
                </w:tcPr>
                <w:p w14:paraId="583C388D"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19525C48"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07AAEE95" w14:textId="2818167D" w:rsidR="0065332E"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5A67D70A" w14:textId="77777777" w:rsidTr="00C84C89">
              <w:trPr>
                <w:trHeight w:val="372"/>
              </w:trPr>
              <w:tc>
                <w:tcPr>
                  <w:tcW w:w="3474" w:type="dxa"/>
                  <w:tcBorders>
                    <w:top w:val="single" w:sz="4" w:space="0" w:color="auto"/>
                  </w:tcBorders>
                  <w:vAlign w:val="center"/>
                </w:tcPr>
                <w:p w14:paraId="7187E3DA" w14:textId="77777777" w:rsidR="0065332E" w:rsidRPr="006145DB" w:rsidRDefault="0065332E" w:rsidP="005B435E">
                  <w:pPr>
                    <w:tabs>
                      <w:tab w:val="left" w:pos="709"/>
                    </w:tabs>
                    <w:ind w:left="-48"/>
                    <w:contextualSpacing/>
                    <w:jc w:val="both"/>
                    <w:rPr>
                      <w:rFonts w:cs="Arial"/>
                      <w:sz w:val="16"/>
                      <w:szCs w:val="16"/>
                      <w:lang w:eastAsia="es-CO"/>
                    </w:rPr>
                  </w:pPr>
                  <w:r w:rsidRPr="006145DB">
                    <w:rPr>
                      <w:rFonts w:cs="Arial"/>
                      <w:bCs/>
                      <w:sz w:val="16"/>
                      <w:szCs w:val="16"/>
                      <w:lang w:eastAsia="es-CO"/>
                    </w:rPr>
                    <w:t>Servicio de Comunidad de Vida para Población Habitante de Calle.</w:t>
                  </w:r>
                </w:p>
              </w:tc>
              <w:tc>
                <w:tcPr>
                  <w:tcW w:w="1134" w:type="dxa"/>
                  <w:tcBorders>
                    <w:top w:val="single" w:sz="4" w:space="0" w:color="auto"/>
                  </w:tcBorders>
                  <w:vAlign w:val="center"/>
                </w:tcPr>
                <w:p w14:paraId="053D0927"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tcBorders>
                    <w:top w:val="single" w:sz="4" w:space="0" w:color="auto"/>
                  </w:tcBorders>
                  <w:vAlign w:val="center"/>
                </w:tcPr>
                <w:p w14:paraId="1194C076" w14:textId="77777777" w:rsidR="0065332E" w:rsidRPr="006145DB" w:rsidRDefault="0065332E"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9" w:type="dxa"/>
                  <w:tcBorders>
                    <w:top w:val="single" w:sz="4" w:space="0" w:color="auto"/>
                  </w:tcBorders>
                  <w:vAlign w:val="center"/>
                </w:tcPr>
                <w:p w14:paraId="12A8378D" w14:textId="3F23726E" w:rsidR="0065332E"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21CE4E8E" w14:textId="77777777" w:rsidTr="00C84C89">
              <w:trPr>
                <w:trHeight w:val="231"/>
              </w:trPr>
              <w:tc>
                <w:tcPr>
                  <w:tcW w:w="3474" w:type="dxa"/>
                  <w:tcBorders>
                    <w:bottom w:val="single" w:sz="4" w:space="0" w:color="auto"/>
                  </w:tcBorders>
                  <w:vAlign w:val="center"/>
                </w:tcPr>
                <w:p w14:paraId="5CB18B06" w14:textId="5E167F25" w:rsidR="0065332E" w:rsidRPr="006145DB" w:rsidRDefault="0065332E" w:rsidP="005B435E">
                  <w:pPr>
                    <w:tabs>
                      <w:tab w:val="left" w:pos="709"/>
                    </w:tabs>
                    <w:ind w:left="-48"/>
                    <w:contextualSpacing/>
                    <w:jc w:val="both"/>
                    <w:rPr>
                      <w:rFonts w:cs="Arial"/>
                      <w:sz w:val="16"/>
                      <w:szCs w:val="16"/>
                      <w:lang w:eastAsia="es-CO"/>
                    </w:rPr>
                  </w:pPr>
                  <w:r w:rsidRPr="006145DB">
                    <w:rPr>
                      <w:rFonts w:cs="Arial"/>
                      <w:sz w:val="16"/>
                      <w:szCs w:val="16"/>
                      <w:lang w:eastAsia="es-CO"/>
                    </w:rPr>
                    <w:t>Servicio Comunidad de Cuidado</w:t>
                  </w:r>
                  <w:r w:rsidR="00E86E67" w:rsidRPr="006145DB">
                    <w:rPr>
                      <w:rFonts w:cs="Arial"/>
                      <w:sz w:val="16"/>
                      <w:szCs w:val="16"/>
                      <w:lang w:eastAsia="es-CO"/>
                    </w:rPr>
                    <w:t>.</w:t>
                  </w:r>
                </w:p>
              </w:tc>
              <w:tc>
                <w:tcPr>
                  <w:tcW w:w="1134" w:type="dxa"/>
                  <w:tcBorders>
                    <w:bottom w:val="single" w:sz="4" w:space="0" w:color="auto"/>
                  </w:tcBorders>
                  <w:vAlign w:val="center"/>
                </w:tcPr>
                <w:p w14:paraId="222F50B4"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0C37D5F9"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551856FF" w14:textId="4DE9C891" w:rsidR="0065332E"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47C0EF27" w14:textId="77777777" w:rsidTr="00C84C89">
              <w:trPr>
                <w:trHeight w:val="231"/>
              </w:trPr>
              <w:tc>
                <w:tcPr>
                  <w:tcW w:w="3474" w:type="dxa"/>
                  <w:tcBorders>
                    <w:bottom w:val="single" w:sz="4" w:space="0" w:color="auto"/>
                  </w:tcBorders>
                  <w:vAlign w:val="center"/>
                </w:tcPr>
                <w:p w14:paraId="02A84FDE" w14:textId="3B59D1FD" w:rsidR="0065332E" w:rsidRPr="006145DB" w:rsidRDefault="0065332E" w:rsidP="005B435E">
                  <w:pPr>
                    <w:tabs>
                      <w:tab w:val="left" w:pos="709"/>
                    </w:tabs>
                    <w:ind w:left="-48"/>
                    <w:contextualSpacing/>
                    <w:jc w:val="both"/>
                    <w:rPr>
                      <w:rFonts w:cs="Arial"/>
                      <w:sz w:val="16"/>
                      <w:szCs w:val="16"/>
                      <w:lang w:eastAsia="es-CO"/>
                    </w:rPr>
                  </w:pPr>
                  <w:r w:rsidRPr="006145DB">
                    <w:rPr>
                      <w:rFonts w:cs="Arial"/>
                      <w:sz w:val="16"/>
                      <w:szCs w:val="16"/>
                      <w:lang w:eastAsia="es-CO"/>
                    </w:rPr>
                    <w:t>Servicio de Cuidado Transitorio Día – Noche</w:t>
                  </w:r>
                  <w:r w:rsidR="00E86E67" w:rsidRPr="006145DB">
                    <w:rPr>
                      <w:rFonts w:cs="Arial"/>
                      <w:sz w:val="16"/>
                      <w:szCs w:val="16"/>
                      <w:lang w:eastAsia="es-CO"/>
                    </w:rPr>
                    <w:t>.</w:t>
                  </w:r>
                </w:p>
              </w:tc>
              <w:tc>
                <w:tcPr>
                  <w:tcW w:w="1134" w:type="dxa"/>
                  <w:tcBorders>
                    <w:bottom w:val="single" w:sz="4" w:space="0" w:color="auto"/>
                  </w:tcBorders>
                  <w:vAlign w:val="center"/>
                </w:tcPr>
                <w:p w14:paraId="0E0CA68F"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165E6431"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3E3664AC" w14:textId="1CC03E04" w:rsidR="0065332E"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1E45114D" w14:textId="77777777" w:rsidTr="00C84C89">
              <w:trPr>
                <w:trHeight w:val="231"/>
              </w:trPr>
              <w:tc>
                <w:tcPr>
                  <w:tcW w:w="3474" w:type="dxa"/>
                  <w:tcBorders>
                    <w:top w:val="single" w:sz="4" w:space="0" w:color="auto"/>
                    <w:bottom w:val="single" w:sz="4" w:space="0" w:color="auto"/>
                  </w:tcBorders>
                  <w:vAlign w:val="center"/>
                </w:tcPr>
                <w:p w14:paraId="4FA38EBF" w14:textId="77777777" w:rsidR="0065332E" w:rsidRPr="006145DB" w:rsidRDefault="0065332E" w:rsidP="005B435E">
                  <w:pPr>
                    <w:tabs>
                      <w:tab w:val="left" w:pos="709"/>
                    </w:tabs>
                    <w:ind w:left="-48"/>
                    <w:contextualSpacing/>
                    <w:jc w:val="both"/>
                    <w:rPr>
                      <w:rFonts w:cs="Arial"/>
                      <w:bCs/>
                      <w:sz w:val="16"/>
                      <w:szCs w:val="16"/>
                      <w:lang w:eastAsia="es-CO"/>
                    </w:rPr>
                  </w:pPr>
                  <w:r w:rsidRPr="006145DB">
                    <w:rPr>
                      <w:rFonts w:cs="Arial"/>
                      <w:sz w:val="16"/>
                      <w:szCs w:val="16"/>
                      <w:lang w:eastAsia="es-CO"/>
                    </w:rPr>
                    <w:t>Centros Integrarte (Atención Interna y Externa).</w:t>
                  </w:r>
                </w:p>
              </w:tc>
              <w:tc>
                <w:tcPr>
                  <w:tcW w:w="1134" w:type="dxa"/>
                  <w:tcBorders>
                    <w:top w:val="single" w:sz="4" w:space="0" w:color="auto"/>
                    <w:bottom w:val="single" w:sz="4" w:space="0" w:color="auto"/>
                  </w:tcBorders>
                  <w:vAlign w:val="center"/>
                </w:tcPr>
                <w:p w14:paraId="50A81E96"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top w:val="single" w:sz="4" w:space="0" w:color="auto"/>
                    <w:bottom w:val="single" w:sz="4" w:space="0" w:color="auto"/>
                  </w:tcBorders>
                  <w:vAlign w:val="center"/>
                </w:tcPr>
                <w:p w14:paraId="5CAA3B3B"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top w:val="single" w:sz="4" w:space="0" w:color="auto"/>
                    <w:bottom w:val="single" w:sz="4" w:space="0" w:color="auto"/>
                  </w:tcBorders>
                  <w:vAlign w:val="center"/>
                </w:tcPr>
                <w:p w14:paraId="09AF1F01" w14:textId="1617E30B" w:rsidR="0065332E"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482357EB" w14:textId="77777777" w:rsidTr="00C84C89">
              <w:trPr>
                <w:trHeight w:val="231"/>
              </w:trPr>
              <w:tc>
                <w:tcPr>
                  <w:tcW w:w="3474" w:type="dxa"/>
                  <w:tcBorders>
                    <w:top w:val="single" w:sz="4" w:space="0" w:color="auto"/>
                  </w:tcBorders>
                  <w:vAlign w:val="center"/>
                </w:tcPr>
                <w:p w14:paraId="5AB589B1" w14:textId="77777777" w:rsidR="0065332E" w:rsidRPr="006145DB" w:rsidRDefault="0065332E" w:rsidP="005B435E">
                  <w:pPr>
                    <w:autoSpaceDE w:val="0"/>
                    <w:autoSpaceDN w:val="0"/>
                    <w:adjustRightInd w:val="0"/>
                    <w:ind w:left="-48"/>
                    <w:jc w:val="both"/>
                    <w:rPr>
                      <w:rFonts w:cs="Arial"/>
                      <w:sz w:val="16"/>
                      <w:szCs w:val="16"/>
                      <w:lang w:eastAsia="es-CO"/>
                    </w:rPr>
                  </w:pPr>
                  <w:r w:rsidRPr="006145DB">
                    <w:rPr>
                      <w:rFonts w:cs="Arial"/>
                      <w:sz w:val="16"/>
                      <w:szCs w:val="16"/>
                      <w:lang w:eastAsia="es-CO"/>
                    </w:rPr>
                    <w:t>Servicio Comedores Comunitarios.</w:t>
                  </w:r>
                </w:p>
              </w:tc>
              <w:tc>
                <w:tcPr>
                  <w:tcW w:w="1134" w:type="dxa"/>
                  <w:tcBorders>
                    <w:top w:val="single" w:sz="4" w:space="0" w:color="auto"/>
                  </w:tcBorders>
                  <w:vAlign w:val="center"/>
                </w:tcPr>
                <w:p w14:paraId="01703986"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top w:val="single" w:sz="4" w:space="0" w:color="auto"/>
                  </w:tcBorders>
                  <w:vAlign w:val="center"/>
                </w:tcPr>
                <w:p w14:paraId="495B8493"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top w:val="single" w:sz="4" w:space="0" w:color="auto"/>
                  </w:tcBorders>
                  <w:vAlign w:val="center"/>
                </w:tcPr>
                <w:p w14:paraId="56F9CC66" w14:textId="2D6DCA54" w:rsidR="0065332E"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623EA5C2" w14:textId="77777777" w:rsidTr="00C84C89">
              <w:trPr>
                <w:trHeight w:val="231"/>
              </w:trPr>
              <w:tc>
                <w:tcPr>
                  <w:tcW w:w="3474" w:type="dxa"/>
                  <w:tcBorders>
                    <w:bottom w:val="single" w:sz="4" w:space="0" w:color="auto"/>
                  </w:tcBorders>
                  <w:vAlign w:val="center"/>
                </w:tcPr>
                <w:p w14:paraId="0EF0BDAC" w14:textId="77777777" w:rsidR="0065332E" w:rsidRPr="006145DB" w:rsidRDefault="0065332E" w:rsidP="005B435E">
                  <w:pPr>
                    <w:tabs>
                      <w:tab w:val="left" w:pos="709"/>
                    </w:tabs>
                    <w:ind w:left="-48"/>
                    <w:contextualSpacing/>
                    <w:jc w:val="both"/>
                    <w:rPr>
                      <w:rFonts w:cs="Arial"/>
                      <w:bCs/>
                      <w:sz w:val="16"/>
                      <w:szCs w:val="16"/>
                      <w:lang w:eastAsia="es-CO"/>
                    </w:rPr>
                  </w:pPr>
                  <w:r w:rsidRPr="006145DB">
                    <w:rPr>
                      <w:rFonts w:cs="Arial"/>
                      <w:sz w:val="16"/>
                      <w:szCs w:val="16"/>
                      <w:lang w:eastAsia="es-CO"/>
                    </w:rPr>
                    <w:t>Servicio Compromiso por una Alimentación Incluyente.</w:t>
                  </w:r>
                </w:p>
              </w:tc>
              <w:tc>
                <w:tcPr>
                  <w:tcW w:w="1134" w:type="dxa"/>
                  <w:tcBorders>
                    <w:bottom w:val="single" w:sz="4" w:space="0" w:color="auto"/>
                  </w:tcBorders>
                  <w:vAlign w:val="center"/>
                </w:tcPr>
                <w:p w14:paraId="44A92728"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285001CC"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2061C7E7" w14:textId="67F7CE3B" w:rsidR="0065332E"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65332E" w:rsidRPr="006145DB">
                    <w:rPr>
                      <w:rFonts w:cs="Arial"/>
                      <w:bCs/>
                      <w:sz w:val="16"/>
                      <w:szCs w:val="16"/>
                      <w:lang w:eastAsia="es-CO"/>
                    </w:rPr>
                    <w:t xml:space="preserve"> de Integración Social</w:t>
                  </w:r>
                </w:p>
              </w:tc>
            </w:tr>
            <w:tr w:rsidR="008C26C5" w:rsidRPr="006145DB" w14:paraId="17C195D1" w14:textId="77777777" w:rsidTr="00C84C89">
              <w:trPr>
                <w:trHeight w:val="231"/>
              </w:trPr>
              <w:tc>
                <w:tcPr>
                  <w:tcW w:w="3474" w:type="dxa"/>
                  <w:tcBorders>
                    <w:bottom w:val="single" w:sz="4" w:space="0" w:color="auto"/>
                  </w:tcBorders>
                  <w:vAlign w:val="center"/>
                </w:tcPr>
                <w:p w14:paraId="1869F033" w14:textId="77777777" w:rsidR="0065332E" w:rsidRPr="006145DB" w:rsidRDefault="0065332E" w:rsidP="005B435E">
                  <w:pPr>
                    <w:tabs>
                      <w:tab w:val="left" w:pos="709"/>
                    </w:tabs>
                    <w:ind w:left="-48"/>
                    <w:contextualSpacing/>
                    <w:jc w:val="both"/>
                    <w:rPr>
                      <w:rFonts w:cs="Arial"/>
                      <w:sz w:val="16"/>
                      <w:szCs w:val="16"/>
                      <w:lang w:eastAsia="es-CO"/>
                    </w:rPr>
                  </w:pPr>
                  <w:r w:rsidRPr="006145DB">
                    <w:rPr>
                      <w:rFonts w:cs="Arial"/>
                      <w:sz w:val="16"/>
                      <w:szCs w:val="16"/>
                      <w:lang w:eastAsia="es-CO"/>
                    </w:rPr>
                    <w:t>Persona con pena privativa de la libertad y no privativa.</w:t>
                  </w:r>
                </w:p>
              </w:tc>
              <w:tc>
                <w:tcPr>
                  <w:tcW w:w="1134" w:type="dxa"/>
                  <w:tcBorders>
                    <w:bottom w:val="single" w:sz="4" w:space="0" w:color="auto"/>
                  </w:tcBorders>
                  <w:vAlign w:val="center"/>
                </w:tcPr>
                <w:p w14:paraId="33309D82"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Rama Judicial - Juzgados de Ejecución de Penas y Medidas de Seguridad (JEMPS).</w:t>
                  </w:r>
                </w:p>
              </w:tc>
              <w:tc>
                <w:tcPr>
                  <w:tcW w:w="1134" w:type="dxa"/>
                  <w:tcBorders>
                    <w:bottom w:val="single" w:sz="4" w:space="0" w:color="auto"/>
                  </w:tcBorders>
                  <w:vAlign w:val="center"/>
                </w:tcPr>
                <w:p w14:paraId="6B175AEB" w14:textId="77777777"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Consulta individual a demanda</w:t>
                  </w:r>
                </w:p>
              </w:tc>
              <w:tc>
                <w:tcPr>
                  <w:tcW w:w="1559" w:type="dxa"/>
                  <w:tcBorders>
                    <w:bottom w:val="single" w:sz="4" w:space="0" w:color="auto"/>
                  </w:tcBorders>
                  <w:vAlign w:val="center"/>
                </w:tcPr>
                <w:p w14:paraId="7A07C947" w14:textId="28AFA5D8" w:rsidR="0065332E" w:rsidRPr="006145DB" w:rsidRDefault="0065332E" w:rsidP="005B435E">
                  <w:pPr>
                    <w:tabs>
                      <w:tab w:val="left" w:pos="709"/>
                    </w:tabs>
                    <w:contextualSpacing/>
                    <w:jc w:val="center"/>
                    <w:rPr>
                      <w:rFonts w:cs="Arial"/>
                      <w:bCs/>
                      <w:sz w:val="16"/>
                      <w:szCs w:val="16"/>
                      <w:lang w:eastAsia="es-CO"/>
                    </w:rPr>
                  </w:pPr>
                  <w:r w:rsidRPr="006145DB">
                    <w:rPr>
                      <w:rFonts w:cs="Arial"/>
                      <w:bCs/>
                      <w:sz w:val="16"/>
                      <w:szCs w:val="16"/>
                      <w:lang w:eastAsia="es-CO"/>
                    </w:rPr>
                    <w:t>Ministerio de Justicia y del Derecho – Consejo Superior de la Judicatura</w:t>
                  </w:r>
                </w:p>
              </w:tc>
            </w:tr>
            <w:tr w:rsidR="003E16AE" w:rsidRPr="006145DB" w14:paraId="0F6DE902" w14:textId="77777777" w:rsidTr="00C84C89">
              <w:trPr>
                <w:trHeight w:val="70"/>
              </w:trPr>
              <w:tc>
                <w:tcPr>
                  <w:tcW w:w="3474" w:type="dxa"/>
                  <w:tcBorders>
                    <w:left w:val="nil"/>
                    <w:bottom w:val="nil"/>
                    <w:right w:val="nil"/>
                  </w:tcBorders>
                  <w:vAlign w:val="center"/>
                </w:tcPr>
                <w:p w14:paraId="4C922228" w14:textId="77777777" w:rsidR="003E16AE" w:rsidRPr="006145DB" w:rsidRDefault="003E16AE" w:rsidP="005B435E">
                  <w:pPr>
                    <w:tabs>
                      <w:tab w:val="left" w:pos="709"/>
                    </w:tabs>
                    <w:ind w:left="-48"/>
                    <w:contextualSpacing/>
                    <w:jc w:val="both"/>
                    <w:rPr>
                      <w:rFonts w:cs="Arial"/>
                      <w:sz w:val="16"/>
                      <w:szCs w:val="16"/>
                      <w:lang w:eastAsia="es-CO"/>
                    </w:rPr>
                  </w:pPr>
                </w:p>
              </w:tc>
              <w:tc>
                <w:tcPr>
                  <w:tcW w:w="1134" w:type="dxa"/>
                  <w:tcBorders>
                    <w:left w:val="nil"/>
                    <w:bottom w:val="nil"/>
                    <w:right w:val="nil"/>
                  </w:tcBorders>
                  <w:vAlign w:val="center"/>
                </w:tcPr>
                <w:p w14:paraId="1D353BD0" w14:textId="77777777" w:rsidR="003E16AE" w:rsidRPr="006145DB" w:rsidRDefault="003E16AE" w:rsidP="005B435E">
                  <w:pPr>
                    <w:tabs>
                      <w:tab w:val="left" w:pos="709"/>
                    </w:tabs>
                    <w:contextualSpacing/>
                    <w:jc w:val="center"/>
                    <w:rPr>
                      <w:rFonts w:cs="Arial"/>
                      <w:bCs/>
                      <w:sz w:val="16"/>
                      <w:szCs w:val="16"/>
                      <w:lang w:eastAsia="es-CO"/>
                    </w:rPr>
                  </w:pPr>
                </w:p>
              </w:tc>
              <w:tc>
                <w:tcPr>
                  <w:tcW w:w="1134" w:type="dxa"/>
                  <w:tcBorders>
                    <w:left w:val="nil"/>
                    <w:bottom w:val="nil"/>
                    <w:right w:val="nil"/>
                  </w:tcBorders>
                  <w:vAlign w:val="center"/>
                </w:tcPr>
                <w:p w14:paraId="1E4467E4" w14:textId="77777777" w:rsidR="003E16AE" w:rsidRPr="006145DB" w:rsidRDefault="003E16AE" w:rsidP="005B435E">
                  <w:pPr>
                    <w:tabs>
                      <w:tab w:val="left" w:pos="709"/>
                    </w:tabs>
                    <w:contextualSpacing/>
                    <w:jc w:val="center"/>
                    <w:rPr>
                      <w:rFonts w:cs="Arial"/>
                      <w:bCs/>
                      <w:sz w:val="16"/>
                      <w:szCs w:val="16"/>
                      <w:lang w:eastAsia="es-CO"/>
                    </w:rPr>
                  </w:pPr>
                </w:p>
              </w:tc>
              <w:tc>
                <w:tcPr>
                  <w:tcW w:w="1559" w:type="dxa"/>
                  <w:tcBorders>
                    <w:left w:val="nil"/>
                    <w:bottom w:val="nil"/>
                    <w:right w:val="nil"/>
                  </w:tcBorders>
                  <w:vAlign w:val="center"/>
                </w:tcPr>
                <w:p w14:paraId="41525AB0" w14:textId="77777777" w:rsidR="003E16AE" w:rsidRPr="006145DB" w:rsidRDefault="003E16AE" w:rsidP="005B435E">
                  <w:pPr>
                    <w:tabs>
                      <w:tab w:val="left" w:pos="709"/>
                    </w:tabs>
                    <w:contextualSpacing/>
                    <w:jc w:val="center"/>
                    <w:rPr>
                      <w:rFonts w:cs="Arial"/>
                      <w:bCs/>
                      <w:sz w:val="16"/>
                      <w:szCs w:val="16"/>
                      <w:lang w:eastAsia="es-CO"/>
                    </w:rPr>
                  </w:pPr>
                </w:p>
              </w:tc>
            </w:tr>
          </w:tbl>
          <w:p w14:paraId="789D317D" w14:textId="77777777" w:rsidR="0065332E" w:rsidRPr="006145DB" w:rsidRDefault="0065332E" w:rsidP="005B435E">
            <w:pPr>
              <w:tabs>
                <w:tab w:val="left" w:pos="709"/>
              </w:tabs>
              <w:spacing w:after="0" w:line="240" w:lineRule="auto"/>
              <w:contextualSpacing/>
              <w:jc w:val="both"/>
              <w:rPr>
                <w:rFonts w:eastAsia="Calibri" w:cs="Arial"/>
                <w:bCs/>
                <w:sz w:val="20"/>
                <w:szCs w:val="20"/>
                <w:lang w:eastAsia="es-CO"/>
              </w:rPr>
            </w:pPr>
          </w:p>
        </w:tc>
      </w:tr>
      <w:tr w:rsidR="008C26C5" w:rsidRPr="006145DB" w14:paraId="22BFE0DB" w14:textId="77777777" w:rsidTr="005A2A91">
        <w:trPr>
          <w:trHeight w:val="742"/>
          <w:jc w:val="center"/>
        </w:trPr>
        <w:tc>
          <w:tcPr>
            <w:tcW w:w="1940" w:type="dxa"/>
            <w:tcBorders>
              <w:top w:val="single" w:sz="4" w:space="0" w:color="auto"/>
              <w:left w:val="single" w:sz="4" w:space="0" w:color="auto"/>
              <w:bottom w:val="single" w:sz="4" w:space="0" w:color="auto"/>
              <w:right w:val="single" w:sz="4" w:space="0" w:color="auto"/>
            </w:tcBorders>
            <w:vAlign w:val="center"/>
          </w:tcPr>
          <w:p w14:paraId="791FF6B6" w14:textId="77777777" w:rsidR="0065332E" w:rsidRPr="006145DB" w:rsidRDefault="0065332E"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455" w:type="dxa"/>
            <w:tcBorders>
              <w:top w:val="single" w:sz="4" w:space="0" w:color="auto"/>
              <w:left w:val="single" w:sz="4" w:space="0" w:color="auto"/>
              <w:bottom w:val="single" w:sz="4" w:space="0" w:color="auto"/>
              <w:right w:val="single" w:sz="4" w:space="0" w:color="auto"/>
            </w:tcBorders>
          </w:tcPr>
          <w:p w14:paraId="5A48915D" w14:textId="77777777" w:rsidR="0065332E" w:rsidRPr="006145DB" w:rsidRDefault="0065332E" w:rsidP="005B435E">
            <w:pPr>
              <w:spacing w:after="0" w:line="240" w:lineRule="auto"/>
              <w:ind w:left="-69"/>
              <w:contextualSpacing/>
              <w:jc w:val="both"/>
              <w:rPr>
                <w:rFonts w:cs="Arial"/>
                <w:sz w:val="20"/>
                <w:szCs w:val="20"/>
              </w:rPr>
            </w:pPr>
            <w:r w:rsidRPr="006145DB">
              <w:rPr>
                <w:rFonts w:cs="Arial"/>
                <w:sz w:val="20"/>
                <w:szCs w:val="20"/>
              </w:rPr>
              <w:t>El servicio es de mediana permanencia entendido como aquel que promueve procesos de desarrollo personal en ámbitos institucionalizados y están dirigidas a perfiles específicos de la población habitante de calle que estima la atención entre 6 y 11 meses.</w:t>
            </w:r>
          </w:p>
          <w:p w14:paraId="26E4F0A2" w14:textId="77777777" w:rsidR="000D6DF4" w:rsidRPr="006145DB" w:rsidRDefault="000D6DF4" w:rsidP="005B435E">
            <w:pPr>
              <w:pStyle w:val="Ttulo1"/>
              <w:ind w:left="-69"/>
              <w:rPr>
                <w:sz w:val="20"/>
                <w:szCs w:val="20"/>
              </w:rPr>
            </w:pPr>
          </w:p>
          <w:p w14:paraId="2CFD7055" w14:textId="77777777" w:rsidR="0065332E" w:rsidRPr="006145DB" w:rsidRDefault="0065332E" w:rsidP="005B435E">
            <w:pPr>
              <w:spacing w:after="0" w:line="240" w:lineRule="auto"/>
              <w:ind w:left="-69"/>
              <w:jc w:val="both"/>
              <w:rPr>
                <w:rFonts w:eastAsia="Arial" w:cs="Arial"/>
                <w:sz w:val="20"/>
                <w:szCs w:val="20"/>
              </w:rPr>
            </w:pPr>
            <w:r w:rsidRPr="006145DB">
              <w:rPr>
                <w:rFonts w:eastAsia="Arial" w:cs="Arial"/>
                <w:sz w:val="20"/>
                <w:szCs w:val="20"/>
              </w:rPr>
              <w:t>Se ejecuta en un centro de atención de operación tercerizada de domingo a domingo en jornada continua, a través de las siguientes líneas de atención:</w:t>
            </w:r>
          </w:p>
          <w:p w14:paraId="37F04A66" w14:textId="77777777" w:rsidR="000D6DF4" w:rsidRPr="006145DB" w:rsidRDefault="000D6DF4" w:rsidP="005B435E">
            <w:pPr>
              <w:spacing w:after="0" w:line="240" w:lineRule="auto"/>
              <w:ind w:left="-69"/>
              <w:jc w:val="both"/>
              <w:rPr>
                <w:rStyle w:val="normaltextrun"/>
                <w:rFonts w:eastAsia="Arial" w:cs="Arial"/>
                <w:sz w:val="20"/>
                <w:szCs w:val="20"/>
              </w:rPr>
            </w:pPr>
            <w:bookmarkStart w:id="157" w:name="_Int_3wnCGGOU"/>
          </w:p>
          <w:p w14:paraId="3BB011AF" w14:textId="1192EE9C" w:rsidR="0065332E" w:rsidRPr="006145DB" w:rsidRDefault="0065332E" w:rsidP="005B435E">
            <w:pPr>
              <w:spacing w:after="0" w:line="240" w:lineRule="auto"/>
              <w:ind w:left="-69"/>
              <w:jc w:val="both"/>
              <w:rPr>
                <w:rFonts w:eastAsia="Arial" w:cs="Arial"/>
                <w:sz w:val="20"/>
                <w:szCs w:val="20"/>
              </w:rPr>
            </w:pPr>
            <w:r w:rsidRPr="006145DB">
              <w:rPr>
                <w:rStyle w:val="normaltextrun"/>
                <w:rFonts w:eastAsia="Arial" w:cs="Arial"/>
                <w:sz w:val="20"/>
                <w:szCs w:val="20"/>
              </w:rPr>
              <w:t>a. Las artes como herramienta de transformación personal y colectiva, busca que las ciudadanas a través del teatro, la danza, la pintura, la música, la escultura, la literatura o el cine entre otros, indaguen a cerca de sus conflictos, su historia, sus heridas emocionales, sus deseos, sus necesidades, sus capacidades y su concepción del mundo; de tal manera que puedan permitirse iniciar un camino en el que sea posible resignificar las vulneraciones a sus derechos y los efectos de su exclusión social.</w:t>
            </w:r>
            <w:bookmarkEnd w:id="157"/>
            <w:r w:rsidRPr="006145DB">
              <w:rPr>
                <w:rStyle w:val="normaltextrun"/>
                <w:rFonts w:eastAsia="Arial" w:cs="Arial"/>
                <w:sz w:val="20"/>
                <w:szCs w:val="20"/>
              </w:rPr>
              <w:t xml:space="preserve"> </w:t>
            </w:r>
          </w:p>
          <w:p w14:paraId="1862F2D7" w14:textId="77777777" w:rsidR="000D6DF4" w:rsidRPr="006145DB" w:rsidRDefault="000D6DF4" w:rsidP="005B435E">
            <w:pPr>
              <w:spacing w:after="0" w:line="240" w:lineRule="auto"/>
              <w:ind w:left="-69"/>
              <w:jc w:val="both"/>
              <w:rPr>
                <w:rStyle w:val="normaltextrun"/>
                <w:rFonts w:eastAsia="Arial" w:cs="Arial"/>
                <w:sz w:val="20"/>
                <w:szCs w:val="20"/>
              </w:rPr>
            </w:pPr>
          </w:p>
          <w:p w14:paraId="4D35DC54" w14:textId="74C14AE8" w:rsidR="0065332E" w:rsidRPr="006145DB" w:rsidRDefault="0065332E" w:rsidP="005B435E">
            <w:pPr>
              <w:spacing w:after="0" w:line="240" w:lineRule="auto"/>
              <w:ind w:left="-69"/>
              <w:jc w:val="both"/>
              <w:rPr>
                <w:rFonts w:eastAsia="Arial" w:cs="Arial"/>
                <w:sz w:val="20"/>
                <w:szCs w:val="20"/>
              </w:rPr>
            </w:pPr>
            <w:r w:rsidRPr="006145DB">
              <w:rPr>
                <w:rStyle w:val="normaltextrun"/>
                <w:rFonts w:eastAsia="Arial" w:cs="Arial"/>
                <w:sz w:val="20"/>
                <w:szCs w:val="20"/>
              </w:rPr>
              <w:t xml:space="preserve">b. Prevención y promoción en salud, involucra acciones individuales y grupales relacionadas con la promoción de estilos de vida saludable mediante el fortalecimiento y/o la adquisición de prácticas y rutinas de autocuidado personal, valoración del estado de salud, orientación y acompañamiento respecto a la ruta de atención en salud, </w:t>
            </w:r>
            <w:r w:rsidRPr="006145DB">
              <w:rPr>
                <w:rFonts w:eastAsia="Arial" w:cs="Arial"/>
                <w:sz w:val="20"/>
                <w:szCs w:val="20"/>
              </w:rPr>
              <w:t>acciones de promoción de salud sexual y reproductiva, cuidado menstrual, violencia sexual y el abordaje en salud mental entre otras.</w:t>
            </w:r>
          </w:p>
          <w:p w14:paraId="270AD608" w14:textId="77777777" w:rsidR="000D6DF4" w:rsidRPr="006145DB" w:rsidRDefault="000D6DF4" w:rsidP="005B435E">
            <w:pPr>
              <w:spacing w:after="0" w:line="240" w:lineRule="auto"/>
              <w:ind w:left="-69"/>
              <w:jc w:val="both"/>
              <w:rPr>
                <w:rFonts w:eastAsia="Arial" w:cs="Arial"/>
                <w:sz w:val="20"/>
                <w:szCs w:val="20"/>
              </w:rPr>
            </w:pPr>
          </w:p>
          <w:p w14:paraId="5A424653" w14:textId="77777777" w:rsidR="00A77522" w:rsidRPr="006145DB" w:rsidRDefault="0065332E" w:rsidP="00A77522">
            <w:pPr>
              <w:spacing w:after="0" w:line="240" w:lineRule="auto"/>
              <w:ind w:left="-69"/>
              <w:jc w:val="both"/>
              <w:rPr>
                <w:rFonts w:eastAsia="Arial" w:cs="Arial"/>
                <w:sz w:val="20"/>
                <w:szCs w:val="20"/>
              </w:rPr>
            </w:pPr>
            <w:r w:rsidRPr="006145DB">
              <w:rPr>
                <w:rFonts w:eastAsia="Arial" w:cs="Arial"/>
                <w:sz w:val="20"/>
                <w:szCs w:val="20"/>
              </w:rPr>
              <w:t>c. Prevención y atención frente a las violencias, el servicio se constituye en un factor protector, donde se resignifican aspectos de la vida de las personas, dignidad, e integridad, frente a las violencias que las afectan en la calle. Incluye acciones estratégicas individuales y grupales para la garantía de los derechos, la prevención y atención frente a las violencias como: acompañamiento psicosocial y asesoría jurídica en pro del acceso a la justicia, acciones pedagógicas con énfasis en el derecho a una vida libre de violencias.</w:t>
            </w:r>
          </w:p>
          <w:p w14:paraId="37FA483C" w14:textId="31CE8147" w:rsidR="0065332E" w:rsidRPr="006145DB" w:rsidRDefault="0065332E" w:rsidP="00A77522">
            <w:pPr>
              <w:spacing w:after="0" w:line="240" w:lineRule="auto"/>
              <w:ind w:left="-69"/>
              <w:jc w:val="both"/>
              <w:rPr>
                <w:rStyle w:val="normaltextrun"/>
                <w:rFonts w:eastAsia="Arial" w:cs="Arial"/>
                <w:sz w:val="20"/>
                <w:szCs w:val="20"/>
              </w:rPr>
            </w:pPr>
            <w:r w:rsidRPr="006145DB">
              <w:rPr>
                <w:rStyle w:val="normaltextrun"/>
                <w:rFonts w:eastAsia="Arial" w:cs="Arial"/>
                <w:sz w:val="20"/>
                <w:szCs w:val="20"/>
              </w:rPr>
              <w:t xml:space="preserve">Beneficios tangibles que se otorgaran a través del servicio: Entrega de elementos de aseo personal, insumos para la dignidad menstrual, apoyo alimentario, alojamiento, acceso a instalaciones con baño, acompañamiento psicosocial, acompañamiento en prevención de violencias, según anexo técnico. </w:t>
            </w:r>
          </w:p>
          <w:p w14:paraId="7E0B31EA" w14:textId="77777777" w:rsidR="000D6DF4" w:rsidRPr="006145DB" w:rsidRDefault="000D6DF4" w:rsidP="005B435E">
            <w:pPr>
              <w:spacing w:after="0" w:line="240" w:lineRule="auto"/>
              <w:jc w:val="both"/>
              <w:rPr>
                <w:rFonts w:eastAsia="Arial" w:cs="Arial"/>
                <w:sz w:val="20"/>
                <w:szCs w:val="20"/>
              </w:rPr>
            </w:pPr>
          </w:p>
          <w:p w14:paraId="17B2003D" w14:textId="77777777" w:rsidR="0065332E" w:rsidRPr="006145DB" w:rsidRDefault="0065332E" w:rsidP="005B435E">
            <w:pPr>
              <w:spacing w:after="0" w:line="240" w:lineRule="auto"/>
              <w:ind w:left="-69"/>
              <w:jc w:val="both"/>
              <w:rPr>
                <w:rFonts w:eastAsia="Arial" w:cs="Arial"/>
                <w:sz w:val="20"/>
                <w:szCs w:val="20"/>
              </w:rPr>
            </w:pPr>
            <w:r w:rsidRPr="006145DB">
              <w:rPr>
                <w:rFonts w:eastAsia="Arial" w:cs="Arial"/>
                <w:sz w:val="20"/>
                <w:szCs w:val="20"/>
              </w:rPr>
              <w:t>En caso de interrupción parcial o total en la prestación del servicio social Atención y desarrollo de capacidades para mujeres habitantes de calle se implementará el plan operativo de continuidad correspondiente.</w:t>
            </w:r>
          </w:p>
        </w:tc>
      </w:tr>
      <w:tr w:rsidR="008C26C5" w:rsidRPr="006145DB" w14:paraId="14FBF5F2" w14:textId="77777777" w:rsidTr="00F51917">
        <w:trPr>
          <w:jc w:val="center"/>
        </w:trPr>
        <w:tc>
          <w:tcPr>
            <w:tcW w:w="1940" w:type="dxa"/>
            <w:tcBorders>
              <w:top w:val="single" w:sz="4" w:space="0" w:color="auto"/>
            </w:tcBorders>
            <w:vAlign w:val="center"/>
          </w:tcPr>
          <w:p w14:paraId="3621E9FB" w14:textId="77777777" w:rsidR="0065332E" w:rsidRPr="006145DB" w:rsidRDefault="0065332E" w:rsidP="005B435E">
            <w:pPr>
              <w:spacing w:after="0" w:line="240" w:lineRule="auto"/>
              <w:contextualSpacing/>
              <w:rPr>
                <w:rFonts w:cs="Arial"/>
                <w:sz w:val="20"/>
                <w:szCs w:val="20"/>
                <w:lang w:eastAsia="es-CO"/>
              </w:rPr>
            </w:pPr>
            <w:r w:rsidRPr="006145DB">
              <w:rPr>
                <w:rFonts w:cs="Arial"/>
                <w:sz w:val="20"/>
                <w:szCs w:val="20"/>
                <w:lang w:eastAsia="es-CO"/>
              </w:rPr>
              <w:t>Estándares Transversales de Calidad</w:t>
            </w:r>
          </w:p>
        </w:tc>
        <w:tc>
          <w:tcPr>
            <w:tcW w:w="7455" w:type="dxa"/>
            <w:tcBorders>
              <w:top w:val="single" w:sz="4" w:space="0" w:color="auto"/>
            </w:tcBorders>
          </w:tcPr>
          <w:p w14:paraId="4E1A1368" w14:textId="77777777" w:rsidR="0065332E" w:rsidRPr="006145DB" w:rsidRDefault="0065332E" w:rsidP="005B435E">
            <w:pPr>
              <w:spacing w:after="0" w:line="240" w:lineRule="auto"/>
              <w:ind w:left="-69"/>
              <w:jc w:val="both"/>
              <w:textAlignment w:val="baseline"/>
              <w:rPr>
                <w:rFonts w:eastAsia="Arial" w:cs="Arial"/>
                <w:sz w:val="20"/>
                <w:szCs w:val="20"/>
                <w:lang w:eastAsia="es-CO"/>
              </w:rPr>
            </w:pPr>
            <w:r w:rsidRPr="006145DB">
              <w:rPr>
                <w:rFonts w:eastAsia="Arial" w:cs="Arial"/>
                <w:sz w:val="20"/>
                <w:szCs w:val="20"/>
                <w:lang w:eastAsia="es-CO"/>
              </w:rPr>
              <w:t>Para el servicio social aplican las siguientes categorías de calidad:  </w:t>
            </w:r>
          </w:p>
          <w:p w14:paraId="3F77F945" w14:textId="77777777" w:rsidR="00D65BAD" w:rsidRPr="006145DB" w:rsidRDefault="00D65BAD" w:rsidP="00D65BAD">
            <w:pPr>
              <w:pStyle w:val="Ttulo1"/>
              <w:rPr>
                <w:sz w:val="20"/>
                <w:lang w:eastAsia="es-CO"/>
              </w:rPr>
            </w:pPr>
          </w:p>
          <w:p w14:paraId="677D69FC" w14:textId="77777777" w:rsidR="000D6DF4" w:rsidRPr="006145DB" w:rsidRDefault="000D6DF4">
            <w:pPr>
              <w:pStyle w:val="Prrafodelista"/>
              <w:numPr>
                <w:ilvl w:val="0"/>
                <w:numId w:val="58"/>
              </w:numPr>
              <w:spacing w:after="0" w:line="240" w:lineRule="auto"/>
              <w:jc w:val="both"/>
              <w:textAlignment w:val="baseline"/>
              <w:rPr>
                <w:rFonts w:eastAsia="Arial" w:cs="Arial"/>
                <w:sz w:val="20"/>
                <w:szCs w:val="20"/>
                <w:lang w:eastAsia="es-CO"/>
              </w:rPr>
            </w:pPr>
            <w:r w:rsidRPr="006145DB">
              <w:rPr>
                <w:rFonts w:eastAsia="Arial" w:cs="Arial"/>
                <w:sz w:val="20"/>
                <w:szCs w:val="20"/>
                <w:lang w:eastAsia="es-CO"/>
              </w:rPr>
              <w:t>Talento Humano. </w:t>
            </w:r>
          </w:p>
          <w:p w14:paraId="4159F0EA" w14:textId="77777777" w:rsidR="000D6DF4" w:rsidRPr="006145DB" w:rsidRDefault="000D6DF4">
            <w:pPr>
              <w:pStyle w:val="Prrafodelista"/>
              <w:numPr>
                <w:ilvl w:val="0"/>
                <w:numId w:val="58"/>
              </w:numPr>
              <w:spacing w:after="0" w:line="240" w:lineRule="auto"/>
              <w:jc w:val="both"/>
              <w:textAlignment w:val="baseline"/>
              <w:rPr>
                <w:rFonts w:eastAsia="Arial" w:cs="Arial"/>
                <w:sz w:val="20"/>
                <w:szCs w:val="20"/>
                <w:lang w:eastAsia="es-CO"/>
              </w:rPr>
            </w:pPr>
            <w:r w:rsidRPr="006145DB">
              <w:rPr>
                <w:rFonts w:eastAsia="Arial" w:cs="Arial"/>
                <w:sz w:val="20"/>
                <w:szCs w:val="20"/>
                <w:lang w:eastAsia="es-CO"/>
              </w:rPr>
              <w:t>Atención Social. </w:t>
            </w:r>
          </w:p>
          <w:p w14:paraId="7015C3AE" w14:textId="77777777" w:rsidR="000D6DF4" w:rsidRPr="006145DB" w:rsidRDefault="000D6DF4">
            <w:pPr>
              <w:pStyle w:val="Prrafodelista"/>
              <w:numPr>
                <w:ilvl w:val="0"/>
                <w:numId w:val="58"/>
              </w:numPr>
              <w:spacing w:after="0" w:line="240" w:lineRule="auto"/>
              <w:jc w:val="both"/>
              <w:textAlignment w:val="baseline"/>
              <w:rPr>
                <w:rFonts w:eastAsia="Arial" w:cs="Arial"/>
                <w:sz w:val="20"/>
                <w:szCs w:val="20"/>
                <w:lang w:eastAsia="es-CO"/>
              </w:rPr>
            </w:pPr>
            <w:r w:rsidRPr="006145DB">
              <w:rPr>
                <w:rFonts w:eastAsia="Arial" w:cs="Arial"/>
                <w:sz w:val="20"/>
                <w:szCs w:val="20"/>
                <w:lang w:eastAsia="es-CO"/>
              </w:rPr>
              <w:t>Nutrición y Salubridad. </w:t>
            </w:r>
          </w:p>
          <w:p w14:paraId="282AF23D" w14:textId="77777777" w:rsidR="000D6DF4" w:rsidRPr="006145DB" w:rsidRDefault="000D6DF4">
            <w:pPr>
              <w:pStyle w:val="Prrafodelista"/>
              <w:numPr>
                <w:ilvl w:val="0"/>
                <w:numId w:val="58"/>
              </w:numPr>
              <w:spacing w:after="0" w:line="240" w:lineRule="auto"/>
              <w:jc w:val="both"/>
              <w:textAlignment w:val="baseline"/>
              <w:rPr>
                <w:rFonts w:eastAsia="Arial" w:cs="Arial"/>
                <w:sz w:val="20"/>
                <w:szCs w:val="20"/>
                <w:lang w:eastAsia="es-CO"/>
              </w:rPr>
            </w:pPr>
            <w:r w:rsidRPr="006145DB">
              <w:rPr>
                <w:rFonts w:eastAsia="Arial" w:cs="Arial"/>
                <w:sz w:val="20"/>
                <w:szCs w:val="20"/>
                <w:lang w:eastAsia="es-CO"/>
              </w:rPr>
              <w:t>Ambientes Adecuados y Seguros. </w:t>
            </w:r>
          </w:p>
          <w:p w14:paraId="7E36BCF5" w14:textId="7FE6F346" w:rsidR="0065332E" w:rsidRPr="006145DB" w:rsidRDefault="000D6DF4">
            <w:pPr>
              <w:pStyle w:val="Prrafodelista"/>
              <w:numPr>
                <w:ilvl w:val="0"/>
                <w:numId w:val="58"/>
              </w:numPr>
              <w:spacing w:after="0" w:line="240" w:lineRule="auto"/>
              <w:jc w:val="both"/>
              <w:textAlignment w:val="baseline"/>
              <w:rPr>
                <w:rFonts w:eastAsia="Arial" w:cs="Arial"/>
                <w:sz w:val="20"/>
                <w:szCs w:val="20"/>
                <w:lang w:eastAsia="es-CO"/>
              </w:rPr>
            </w:pPr>
            <w:r w:rsidRPr="006145DB">
              <w:rPr>
                <w:rFonts w:eastAsia="Arial" w:cs="Arial"/>
                <w:sz w:val="20"/>
                <w:szCs w:val="20"/>
                <w:lang w:eastAsia="es-CO"/>
              </w:rPr>
              <w:t>Gestión Administrativa. </w:t>
            </w:r>
          </w:p>
        </w:tc>
      </w:tr>
    </w:tbl>
    <w:p w14:paraId="24711664" w14:textId="23732835" w:rsidR="00DF264C" w:rsidRPr="006145DB" w:rsidRDefault="007145C7">
      <w:pPr>
        <w:pStyle w:val="Ttulo1"/>
        <w:numPr>
          <w:ilvl w:val="2"/>
          <w:numId w:val="70"/>
        </w:numPr>
        <w:ind w:left="567" w:hanging="579"/>
        <w:jc w:val="center"/>
        <w:rPr>
          <w:lang w:val="es-CO"/>
        </w:rPr>
      </w:pPr>
      <w:r w:rsidRPr="006145DB">
        <w:rPr>
          <w:lang w:val="es-CO"/>
        </w:rPr>
        <w:t xml:space="preserve"> </w:t>
      </w:r>
      <w:bookmarkStart w:id="158" w:name="_Toc210213194"/>
      <w:bookmarkStart w:id="159" w:name="_Toc213273468"/>
      <w:bookmarkStart w:id="160" w:name="_Toc213276095"/>
      <w:bookmarkStart w:id="161" w:name="_Toc216902428"/>
      <w:r w:rsidR="00822C03" w:rsidRPr="006145DB">
        <w:rPr>
          <w:lang w:val="es-CO"/>
        </w:rPr>
        <w:t xml:space="preserve">Servicio </w:t>
      </w:r>
      <w:r w:rsidR="003608E0" w:rsidRPr="006145DB">
        <w:rPr>
          <w:lang w:val="es-CO"/>
        </w:rPr>
        <w:t>a</w:t>
      </w:r>
      <w:r w:rsidR="00F94D39" w:rsidRPr="006145DB">
        <w:rPr>
          <w:lang w:val="es-CO"/>
        </w:rPr>
        <w:t>tención sociosanitaria para población habitante de calle y en alto riesgo de estarlo</w:t>
      </w:r>
      <w:bookmarkEnd w:id="158"/>
      <w:bookmarkEnd w:id="159"/>
      <w:bookmarkEnd w:id="160"/>
      <w:bookmarkEnd w:id="161"/>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40"/>
        <w:gridCol w:w="7455"/>
      </w:tblGrid>
      <w:tr w:rsidR="00E90F6D" w:rsidRPr="006145DB" w14:paraId="40133345" w14:textId="77777777" w:rsidTr="00A77522">
        <w:trPr>
          <w:trHeight w:val="391"/>
          <w:jc w:val="center"/>
        </w:trPr>
        <w:tc>
          <w:tcPr>
            <w:tcW w:w="1940" w:type="dxa"/>
            <w:shd w:val="clear" w:color="auto" w:fill="FFFFFF" w:themeFill="background1"/>
            <w:vAlign w:val="center"/>
          </w:tcPr>
          <w:p w14:paraId="437CC230" w14:textId="3CD94D4D" w:rsidR="00F94D39" w:rsidRPr="006145DB" w:rsidRDefault="00F94D39" w:rsidP="005B435E">
            <w:pPr>
              <w:spacing w:after="0" w:line="240" w:lineRule="auto"/>
              <w:ind w:left="22"/>
              <w:contextualSpacing/>
              <w:jc w:val="both"/>
              <w:rPr>
                <w:rFonts w:eastAsia="Calibri" w:cs="Arial"/>
                <w:bCs/>
                <w:sz w:val="20"/>
                <w:szCs w:val="20"/>
                <w:lang w:eastAsia="es-CO"/>
              </w:rPr>
            </w:pPr>
            <w:r w:rsidRPr="006145DB">
              <w:rPr>
                <w:rFonts w:cs="Arial"/>
                <w:bCs/>
                <w:sz w:val="20"/>
                <w:szCs w:val="20"/>
                <w:lang w:eastAsia="es-CO"/>
              </w:rPr>
              <w:t>Nombre del servicio</w:t>
            </w:r>
          </w:p>
        </w:tc>
        <w:tc>
          <w:tcPr>
            <w:tcW w:w="7455" w:type="dxa"/>
            <w:shd w:val="clear" w:color="auto" w:fill="FFFFFF" w:themeFill="background1"/>
            <w:vAlign w:val="center"/>
          </w:tcPr>
          <w:p w14:paraId="24327DDC" w14:textId="64EAE4D7" w:rsidR="00F94D39" w:rsidRPr="006145DB" w:rsidRDefault="003608E0" w:rsidP="005B435E">
            <w:pPr>
              <w:pStyle w:val="Textoindependiente"/>
              <w:spacing w:after="0" w:line="240" w:lineRule="auto"/>
              <w:ind w:left="-69"/>
              <w:jc w:val="both"/>
              <w:rPr>
                <w:rFonts w:eastAsia="Lucida Sans Unicode" w:cs="Arial"/>
                <w:bCs/>
                <w:sz w:val="20"/>
                <w:szCs w:val="20"/>
              </w:rPr>
            </w:pPr>
            <w:r w:rsidRPr="006145DB">
              <w:rPr>
                <w:rFonts w:cs="Arial"/>
                <w:sz w:val="20"/>
                <w:szCs w:val="20"/>
                <w:lang w:eastAsia="es-CO"/>
              </w:rPr>
              <w:t>A</w:t>
            </w:r>
            <w:r w:rsidR="00F94D39" w:rsidRPr="006145DB">
              <w:rPr>
                <w:rFonts w:cs="Arial"/>
                <w:sz w:val="20"/>
                <w:szCs w:val="20"/>
                <w:lang w:eastAsia="es-CO"/>
              </w:rPr>
              <w:t>tención sociosanitaria para población habitante de calle y en alto riesgo de estarlo</w:t>
            </w:r>
          </w:p>
        </w:tc>
      </w:tr>
      <w:tr w:rsidR="00E90F6D" w:rsidRPr="006145DB" w14:paraId="655F6521" w14:textId="77777777" w:rsidTr="00B877B5">
        <w:trPr>
          <w:trHeight w:val="585"/>
          <w:jc w:val="center"/>
        </w:trPr>
        <w:tc>
          <w:tcPr>
            <w:tcW w:w="1940" w:type="dxa"/>
            <w:shd w:val="clear" w:color="auto" w:fill="FFFFFF" w:themeFill="background1"/>
            <w:vAlign w:val="center"/>
          </w:tcPr>
          <w:p w14:paraId="3BA2A972" w14:textId="77777777" w:rsidR="00F94D39" w:rsidRPr="006145DB" w:rsidRDefault="00F94D39" w:rsidP="0094739B">
            <w:pPr>
              <w:spacing w:line="240" w:lineRule="auto"/>
              <w:contextualSpacing/>
              <w:rPr>
                <w:rFonts w:eastAsia="Calibri" w:cs="Arial"/>
                <w:sz w:val="20"/>
                <w:szCs w:val="20"/>
                <w:lang w:eastAsia="es-CO"/>
              </w:rPr>
            </w:pPr>
            <w:r w:rsidRPr="006145DB">
              <w:rPr>
                <w:rFonts w:cs="Arial"/>
                <w:sz w:val="20"/>
                <w:szCs w:val="20"/>
                <w:lang w:eastAsia="es-CO"/>
              </w:rPr>
              <w:t>Objeto del servicio</w:t>
            </w:r>
          </w:p>
        </w:tc>
        <w:tc>
          <w:tcPr>
            <w:tcW w:w="7455" w:type="dxa"/>
            <w:shd w:val="clear" w:color="auto" w:fill="FFFFFF" w:themeFill="background1"/>
            <w:vAlign w:val="center"/>
          </w:tcPr>
          <w:p w14:paraId="6A4B49E9" w14:textId="76921505" w:rsidR="00F94D39" w:rsidRPr="006145DB" w:rsidRDefault="00F94D39" w:rsidP="005B435E">
            <w:pPr>
              <w:spacing w:line="240" w:lineRule="auto"/>
              <w:ind w:left="-69"/>
              <w:contextualSpacing/>
              <w:jc w:val="both"/>
              <w:rPr>
                <w:rFonts w:cs="Arial"/>
                <w:sz w:val="20"/>
                <w:szCs w:val="20"/>
                <w:lang w:eastAsia="es-CO"/>
              </w:rPr>
            </w:pPr>
            <w:r w:rsidRPr="006145DB">
              <w:rPr>
                <w:rFonts w:eastAsia="Calibri" w:cs="Arial"/>
                <w:sz w:val="20"/>
                <w:szCs w:val="20"/>
                <w:lang w:eastAsia="es-CO"/>
              </w:rPr>
              <w:t>Contribuir al mejoramiento de la calidad de vida de las personas habitantes de calle o en alto riesgo de estarlo, mediante la provisión de atención sociosanitaria transitoria dirigida a quienes requieran cuidados pre y post hospitalarios o presenten morbilidades agudas, crónicas o de interés en salud pública que requieran este tipo de atención.</w:t>
            </w:r>
          </w:p>
        </w:tc>
      </w:tr>
      <w:tr w:rsidR="00E90F6D" w:rsidRPr="006145DB" w14:paraId="64A625D7" w14:textId="77777777" w:rsidTr="00E90F6D">
        <w:trPr>
          <w:trHeight w:val="1433"/>
          <w:jc w:val="center"/>
        </w:trPr>
        <w:tc>
          <w:tcPr>
            <w:tcW w:w="1940" w:type="dxa"/>
            <w:shd w:val="clear" w:color="auto" w:fill="FFFFFF" w:themeFill="background1"/>
            <w:vAlign w:val="center"/>
          </w:tcPr>
          <w:p w14:paraId="17B79C00" w14:textId="77777777" w:rsidR="00F94D39" w:rsidRPr="006145DB" w:rsidRDefault="00F94D39" w:rsidP="0094739B">
            <w:pPr>
              <w:spacing w:line="240" w:lineRule="auto"/>
              <w:contextualSpacing/>
              <w:rPr>
                <w:rFonts w:cs="Arial"/>
                <w:bCs/>
                <w:sz w:val="20"/>
                <w:szCs w:val="20"/>
                <w:lang w:eastAsia="es-CO"/>
              </w:rPr>
            </w:pPr>
            <w:r w:rsidRPr="006145DB">
              <w:rPr>
                <w:rFonts w:cs="Arial"/>
                <w:bCs/>
                <w:sz w:val="20"/>
                <w:szCs w:val="20"/>
                <w:lang w:eastAsia="es-CO"/>
              </w:rPr>
              <w:t>Oferta servicio</w:t>
            </w:r>
          </w:p>
        </w:tc>
        <w:tc>
          <w:tcPr>
            <w:tcW w:w="7455" w:type="dxa"/>
            <w:shd w:val="clear" w:color="auto" w:fill="FFFFFF" w:themeFill="background1"/>
            <w:vAlign w:val="center"/>
          </w:tcPr>
          <w:p w14:paraId="79E86CE2" w14:textId="77777777" w:rsidR="00F94D39" w:rsidRPr="006145DB" w:rsidRDefault="00F94D39" w:rsidP="005B435E">
            <w:pPr>
              <w:pStyle w:val="Textoindependiente"/>
              <w:spacing w:after="0" w:line="240" w:lineRule="auto"/>
              <w:ind w:left="-69"/>
              <w:jc w:val="both"/>
              <w:rPr>
                <w:rFonts w:cs="Arial"/>
                <w:sz w:val="20"/>
                <w:szCs w:val="20"/>
              </w:rPr>
            </w:pPr>
            <w:r w:rsidRPr="006145DB">
              <w:rPr>
                <w:rFonts w:cs="Arial"/>
                <w:sz w:val="20"/>
                <w:szCs w:val="20"/>
              </w:rPr>
              <w:t xml:space="preserve">Brindar atención sociosanitaria transitoria con cuidados pre y post hospitalarios, que generan adherencia a tratamientos médicos y fortalecimiento en procesos de corresponsabilidad en salud, orientados </w:t>
            </w:r>
            <w:r w:rsidRPr="006145DB">
              <w:rPr>
                <w:rFonts w:cs="Arial"/>
                <w:sz w:val="20"/>
                <w:szCs w:val="20"/>
                <w:lang w:eastAsia="es-CO"/>
              </w:rPr>
              <w:t>a garantizar procesos de cuidado integral mediante la implementación de acciones interdisciplinares, el desarrollo de las capacidades y construcción de redes de apoyo, teniendo en cuenta los tiempos definidos por el sector salud para la recuperación y tratamientos médicos.</w:t>
            </w:r>
          </w:p>
        </w:tc>
      </w:tr>
      <w:tr w:rsidR="00E90F6D" w:rsidRPr="006145DB" w14:paraId="6153097B" w14:textId="77777777" w:rsidTr="00B877B5">
        <w:trPr>
          <w:trHeight w:val="20"/>
          <w:jc w:val="center"/>
        </w:trPr>
        <w:tc>
          <w:tcPr>
            <w:tcW w:w="1940" w:type="dxa"/>
            <w:shd w:val="clear" w:color="auto" w:fill="FFFFFF" w:themeFill="background1"/>
            <w:vAlign w:val="center"/>
          </w:tcPr>
          <w:p w14:paraId="5506A02A" w14:textId="347ACBBE" w:rsidR="00F94D39" w:rsidRPr="006145DB" w:rsidRDefault="00F94D39" w:rsidP="0094739B">
            <w:pPr>
              <w:spacing w:line="240" w:lineRule="auto"/>
              <w:contextualSpacing/>
              <w:rPr>
                <w:rFonts w:cs="Arial"/>
                <w:bCs/>
                <w:sz w:val="20"/>
                <w:szCs w:val="20"/>
                <w:lang w:eastAsia="es-CO"/>
              </w:rPr>
            </w:pPr>
            <w:r w:rsidRPr="006145DB">
              <w:rPr>
                <w:rFonts w:cs="Arial"/>
                <w:bCs/>
                <w:sz w:val="20"/>
                <w:szCs w:val="20"/>
                <w:lang w:eastAsia="es-CO"/>
              </w:rPr>
              <w:t>Tipo de Focalización</w:t>
            </w:r>
          </w:p>
        </w:tc>
        <w:tc>
          <w:tcPr>
            <w:tcW w:w="7455" w:type="dxa"/>
            <w:shd w:val="clear" w:color="auto" w:fill="FFFFFF" w:themeFill="background1"/>
            <w:vAlign w:val="center"/>
          </w:tcPr>
          <w:p w14:paraId="7A3B5D25" w14:textId="77777777" w:rsidR="00F94D39" w:rsidRPr="006145DB" w:rsidRDefault="00F94D39" w:rsidP="005B435E">
            <w:pPr>
              <w:tabs>
                <w:tab w:val="left" w:pos="709"/>
              </w:tabs>
              <w:spacing w:line="240" w:lineRule="auto"/>
              <w:ind w:left="-69"/>
              <w:contextualSpacing/>
              <w:jc w:val="both"/>
              <w:rPr>
                <w:rFonts w:cs="Arial"/>
                <w:sz w:val="20"/>
                <w:szCs w:val="20"/>
                <w:lang w:eastAsia="es-CO"/>
              </w:rPr>
            </w:pPr>
            <w:r w:rsidRPr="006145DB">
              <w:rPr>
                <w:rFonts w:cs="Arial"/>
                <w:sz w:val="20"/>
                <w:szCs w:val="20"/>
                <w:lang w:eastAsia="es-CO"/>
              </w:rPr>
              <w:t>Focalización por demanda.</w:t>
            </w:r>
          </w:p>
          <w:p w14:paraId="5271583D" w14:textId="77777777" w:rsidR="00F94D39" w:rsidRPr="006145DB" w:rsidRDefault="00F94D39" w:rsidP="005B435E">
            <w:pPr>
              <w:tabs>
                <w:tab w:val="left" w:pos="709"/>
              </w:tabs>
              <w:spacing w:line="240" w:lineRule="auto"/>
              <w:ind w:left="-69"/>
              <w:contextualSpacing/>
              <w:jc w:val="both"/>
              <w:rPr>
                <w:rFonts w:cs="Arial"/>
                <w:sz w:val="20"/>
                <w:szCs w:val="20"/>
                <w:lang w:eastAsia="es-CO"/>
              </w:rPr>
            </w:pPr>
            <w:r w:rsidRPr="006145DB">
              <w:rPr>
                <w:rFonts w:cs="Arial"/>
                <w:sz w:val="20"/>
                <w:szCs w:val="20"/>
                <w:lang w:eastAsia="es-CO"/>
              </w:rPr>
              <w:t>Focalización por abordaje territorial.</w:t>
            </w:r>
          </w:p>
        </w:tc>
      </w:tr>
      <w:tr w:rsidR="00E90F6D" w:rsidRPr="006145DB" w14:paraId="287D7E52" w14:textId="77777777" w:rsidTr="00512D1B">
        <w:trPr>
          <w:trHeight w:val="1068"/>
          <w:jc w:val="center"/>
        </w:trPr>
        <w:tc>
          <w:tcPr>
            <w:tcW w:w="1940" w:type="dxa"/>
            <w:shd w:val="clear" w:color="auto" w:fill="FFFFFF" w:themeFill="background1"/>
            <w:vAlign w:val="center"/>
          </w:tcPr>
          <w:p w14:paraId="499F8E0C" w14:textId="77777777" w:rsidR="00F94D39" w:rsidRPr="006145DB" w:rsidRDefault="00F94D39" w:rsidP="0094739B">
            <w:pPr>
              <w:spacing w:line="240" w:lineRule="auto"/>
              <w:contextualSpacing/>
              <w:rPr>
                <w:rFonts w:cs="Arial"/>
                <w:sz w:val="20"/>
                <w:szCs w:val="20"/>
                <w:lang w:eastAsia="es-CO"/>
              </w:rPr>
            </w:pPr>
            <w:r w:rsidRPr="006145DB">
              <w:rPr>
                <w:rFonts w:cs="Arial"/>
                <w:sz w:val="20"/>
                <w:szCs w:val="20"/>
                <w:lang w:eastAsia="es-CO"/>
              </w:rPr>
              <w:t>Población Objetivo</w:t>
            </w:r>
          </w:p>
        </w:tc>
        <w:tc>
          <w:tcPr>
            <w:tcW w:w="7455" w:type="dxa"/>
            <w:shd w:val="clear" w:color="auto" w:fill="FFFFFF" w:themeFill="background1"/>
            <w:vAlign w:val="center"/>
          </w:tcPr>
          <w:p w14:paraId="09193E73" w14:textId="77777777" w:rsidR="00F94D39" w:rsidRPr="006145DB" w:rsidRDefault="00F94D39" w:rsidP="00D65BAD">
            <w:pPr>
              <w:pStyle w:val="Textoindependiente"/>
              <w:spacing w:after="0" w:line="240" w:lineRule="auto"/>
              <w:ind w:left="-69"/>
              <w:jc w:val="both"/>
              <w:rPr>
                <w:rFonts w:cs="Arial"/>
                <w:sz w:val="20"/>
                <w:szCs w:val="20"/>
                <w:lang w:eastAsia="es-CO"/>
              </w:rPr>
            </w:pPr>
            <w:r w:rsidRPr="006145DB">
              <w:rPr>
                <w:rFonts w:cs="Arial"/>
                <w:sz w:val="20"/>
                <w:szCs w:val="20"/>
                <w:lang w:eastAsia="es-CO"/>
              </w:rPr>
              <w:t>Persona de dieciocho (18) años o más, habitante de calle o en alto riesgo de estarlo que resida en Bogotá D.C, funcional para realizar actividades básicas de la vida diaria, que presenten morbilidades agudas, crónicas, de interés en salud pública o que requieran cuidados pre y post hospitalarios.</w:t>
            </w:r>
          </w:p>
        </w:tc>
      </w:tr>
      <w:tr w:rsidR="00F94D39" w:rsidRPr="006145DB" w14:paraId="509CB682" w14:textId="77777777" w:rsidTr="007503E9">
        <w:trPr>
          <w:trHeight w:val="1026"/>
          <w:jc w:val="center"/>
        </w:trPr>
        <w:tc>
          <w:tcPr>
            <w:tcW w:w="1940" w:type="dxa"/>
            <w:shd w:val="clear" w:color="auto" w:fill="FFFFFF" w:themeFill="background1"/>
            <w:vAlign w:val="center"/>
          </w:tcPr>
          <w:p w14:paraId="7163E0A2" w14:textId="77777777" w:rsidR="00F94D39" w:rsidRPr="006145DB" w:rsidRDefault="00F94D39" w:rsidP="0094739B">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455" w:type="dxa"/>
            <w:shd w:val="clear" w:color="auto" w:fill="FFFFFF" w:themeFill="background1"/>
            <w:vAlign w:val="center"/>
          </w:tcPr>
          <w:tbl>
            <w:tblPr>
              <w:tblStyle w:val="Tablaconcuadrcula"/>
              <w:tblW w:w="7201" w:type="dxa"/>
              <w:jc w:val="center"/>
              <w:tblLayout w:type="fixed"/>
              <w:tblLook w:val="04A0" w:firstRow="1" w:lastRow="0" w:firstColumn="1" w:lastColumn="0" w:noHBand="0" w:noVBand="1"/>
            </w:tblPr>
            <w:tblGrid>
              <w:gridCol w:w="3187"/>
              <w:gridCol w:w="1276"/>
              <w:gridCol w:w="1134"/>
              <w:gridCol w:w="1604"/>
            </w:tblGrid>
            <w:tr w:rsidR="00E90F6D" w:rsidRPr="006145DB" w14:paraId="7984BEAF" w14:textId="77777777" w:rsidTr="00D65BAD">
              <w:trPr>
                <w:trHeight w:val="300"/>
                <w:jc w:val="center"/>
              </w:trPr>
              <w:tc>
                <w:tcPr>
                  <w:tcW w:w="3187" w:type="dxa"/>
                  <w:tcBorders>
                    <w:top w:val="nil"/>
                  </w:tcBorders>
                  <w:vAlign w:val="center"/>
                </w:tcPr>
                <w:p w14:paraId="1FADA6AE"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Categoría Población Objetivo</w:t>
                  </w:r>
                </w:p>
              </w:tc>
              <w:tc>
                <w:tcPr>
                  <w:tcW w:w="1276" w:type="dxa"/>
                  <w:tcBorders>
                    <w:top w:val="nil"/>
                  </w:tcBorders>
                  <w:vAlign w:val="center"/>
                </w:tcPr>
                <w:p w14:paraId="63E0368D"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2B99BB28"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04" w:type="dxa"/>
                  <w:tcBorders>
                    <w:top w:val="nil"/>
                  </w:tcBorders>
                  <w:vAlign w:val="center"/>
                </w:tcPr>
                <w:p w14:paraId="43ADB1A4"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E90F6D" w:rsidRPr="006145DB" w14:paraId="46379DB2" w14:textId="77777777" w:rsidTr="00D65BAD">
              <w:trPr>
                <w:trHeight w:val="628"/>
                <w:jc w:val="center"/>
              </w:trPr>
              <w:tc>
                <w:tcPr>
                  <w:tcW w:w="3187" w:type="dxa"/>
                  <w:vMerge w:val="restart"/>
                  <w:vAlign w:val="center"/>
                </w:tcPr>
                <w:p w14:paraId="7494452B"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shd w:val="clear" w:color="auto" w:fill="FFFFFF"/>
                    </w:rPr>
                    <w:t>Persona de dieciocho (18), años o más</w:t>
                  </w:r>
                </w:p>
              </w:tc>
              <w:tc>
                <w:tcPr>
                  <w:tcW w:w="1276" w:type="dxa"/>
                  <w:vAlign w:val="center"/>
                </w:tcPr>
                <w:p w14:paraId="772E7DBA"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shd w:val="clear" w:color="auto" w:fill="FFFFFF"/>
                    </w:rPr>
                    <w:t>SIRBE</w:t>
                  </w:r>
                </w:p>
              </w:tc>
              <w:tc>
                <w:tcPr>
                  <w:tcW w:w="1134" w:type="dxa"/>
                  <w:vAlign w:val="center"/>
                </w:tcPr>
                <w:p w14:paraId="4D9A3331"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sz w:val="16"/>
                      <w:szCs w:val="16"/>
                      <w:bdr w:val="none" w:sz="0" w:space="0" w:color="auto" w:frame="1"/>
                    </w:rPr>
                    <w:t>Demanda</w:t>
                  </w:r>
                </w:p>
              </w:tc>
              <w:tc>
                <w:tcPr>
                  <w:tcW w:w="1604" w:type="dxa"/>
                  <w:vAlign w:val="center"/>
                </w:tcPr>
                <w:p w14:paraId="2FAACAEC"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shd w:val="clear" w:color="auto" w:fill="FFFFFF"/>
                    </w:rPr>
                    <w:t>Secretaría Distrital de Integración Social.</w:t>
                  </w:r>
                </w:p>
              </w:tc>
            </w:tr>
            <w:tr w:rsidR="00E90F6D" w:rsidRPr="006145DB" w14:paraId="767F75F2" w14:textId="77777777" w:rsidTr="00D65BAD">
              <w:trPr>
                <w:trHeight w:val="615"/>
                <w:jc w:val="center"/>
              </w:trPr>
              <w:tc>
                <w:tcPr>
                  <w:tcW w:w="3187" w:type="dxa"/>
                  <w:vMerge/>
                  <w:vAlign w:val="center"/>
                </w:tcPr>
                <w:p w14:paraId="5EA986F6" w14:textId="77777777" w:rsidR="00F94D39" w:rsidRPr="006145DB" w:rsidRDefault="00F94D39" w:rsidP="005B435E">
                  <w:pPr>
                    <w:tabs>
                      <w:tab w:val="left" w:pos="709"/>
                    </w:tabs>
                    <w:contextualSpacing/>
                    <w:jc w:val="both"/>
                    <w:rPr>
                      <w:rFonts w:cs="Arial"/>
                      <w:sz w:val="16"/>
                      <w:szCs w:val="16"/>
                      <w:shd w:val="clear" w:color="auto" w:fill="FFFFFF"/>
                    </w:rPr>
                  </w:pPr>
                </w:p>
              </w:tc>
              <w:tc>
                <w:tcPr>
                  <w:tcW w:w="1276" w:type="dxa"/>
                  <w:vAlign w:val="center"/>
                </w:tcPr>
                <w:p w14:paraId="28AB6848" w14:textId="77777777" w:rsidR="00F94D39" w:rsidRPr="006145DB" w:rsidRDefault="00F94D39" w:rsidP="005B435E">
                  <w:pPr>
                    <w:tabs>
                      <w:tab w:val="left" w:pos="709"/>
                    </w:tabs>
                    <w:contextualSpacing/>
                    <w:jc w:val="center"/>
                    <w:rPr>
                      <w:rFonts w:cs="Arial"/>
                      <w:sz w:val="16"/>
                      <w:szCs w:val="16"/>
                      <w:shd w:val="clear" w:color="auto" w:fill="FFFFFF"/>
                    </w:rPr>
                  </w:pPr>
                  <w:r w:rsidRPr="006145DB">
                    <w:rPr>
                      <w:rFonts w:cs="Arial"/>
                      <w:sz w:val="16"/>
                      <w:szCs w:val="16"/>
                      <w:shd w:val="clear" w:color="auto" w:fill="FFFFFF"/>
                    </w:rPr>
                    <w:t xml:space="preserve">Registro Social de Hogares </w:t>
                  </w:r>
                </w:p>
              </w:tc>
              <w:tc>
                <w:tcPr>
                  <w:tcW w:w="1134" w:type="dxa"/>
                  <w:vAlign w:val="center"/>
                </w:tcPr>
                <w:p w14:paraId="52CC4E9F" w14:textId="77777777" w:rsidR="00F94D39" w:rsidRPr="006145DB" w:rsidRDefault="00F94D39" w:rsidP="005B435E">
                  <w:pPr>
                    <w:tabs>
                      <w:tab w:val="left" w:pos="709"/>
                    </w:tabs>
                    <w:contextualSpacing/>
                    <w:jc w:val="center"/>
                    <w:rPr>
                      <w:rFonts w:cs="Arial"/>
                      <w:sz w:val="16"/>
                      <w:szCs w:val="16"/>
                      <w:bdr w:val="none" w:sz="0" w:space="0" w:color="auto" w:frame="1"/>
                    </w:rPr>
                  </w:pPr>
                  <w:r w:rsidRPr="006145DB">
                    <w:rPr>
                      <w:rFonts w:cs="Arial"/>
                      <w:sz w:val="16"/>
                      <w:szCs w:val="16"/>
                      <w:bdr w:val="none" w:sz="0" w:space="0" w:color="auto" w:frame="1"/>
                    </w:rPr>
                    <w:t>Mensual (Mes Vencido)</w:t>
                  </w:r>
                </w:p>
              </w:tc>
              <w:tc>
                <w:tcPr>
                  <w:tcW w:w="1604" w:type="dxa"/>
                  <w:vAlign w:val="center"/>
                </w:tcPr>
                <w:p w14:paraId="02F11A02" w14:textId="77777777" w:rsidR="00F94D39" w:rsidRPr="006145DB" w:rsidRDefault="00F94D39" w:rsidP="005B435E">
                  <w:pPr>
                    <w:tabs>
                      <w:tab w:val="left" w:pos="709"/>
                    </w:tabs>
                    <w:contextualSpacing/>
                    <w:jc w:val="center"/>
                    <w:rPr>
                      <w:rFonts w:cs="Arial"/>
                      <w:sz w:val="16"/>
                      <w:szCs w:val="16"/>
                      <w:shd w:val="clear" w:color="auto" w:fill="FFFFFF"/>
                    </w:rPr>
                  </w:pPr>
                  <w:r w:rsidRPr="006145DB">
                    <w:rPr>
                      <w:rFonts w:cs="Arial"/>
                      <w:sz w:val="16"/>
                      <w:szCs w:val="16"/>
                      <w:shd w:val="clear" w:color="auto" w:fill="FFFFFF"/>
                    </w:rPr>
                    <w:t>Secretaría Distrital de Planeación - SDP</w:t>
                  </w:r>
                </w:p>
              </w:tc>
            </w:tr>
            <w:tr w:rsidR="00E90F6D" w:rsidRPr="006145DB" w14:paraId="18586EFF" w14:textId="77777777" w:rsidTr="00D65BAD">
              <w:trPr>
                <w:trHeight w:val="540"/>
                <w:jc w:val="center"/>
              </w:trPr>
              <w:tc>
                <w:tcPr>
                  <w:tcW w:w="3187" w:type="dxa"/>
                  <w:vAlign w:val="center"/>
                </w:tcPr>
                <w:p w14:paraId="12DCC01A" w14:textId="77777777" w:rsidR="00F94D39" w:rsidRPr="006145DB" w:rsidRDefault="00F94D39" w:rsidP="005B435E">
                  <w:pPr>
                    <w:rPr>
                      <w:rFonts w:cs="Arial"/>
                      <w:sz w:val="16"/>
                      <w:szCs w:val="16"/>
                    </w:rPr>
                  </w:pPr>
                  <w:r w:rsidRPr="006145DB">
                    <w:rPr>
                      <w:rFonts w:cs="Arial"/>
                      <w:sz w:val="16"/>
                      <w:szCs w:val="16"/>
                    </w:rPr>
                    <w:t>Persona que reside en Bogotá D.C</w:t>
                  </w:r>
                </w:p>
              </w:tc>
              <w:tc>
                <w:tcPr>
                  <w:tcW w:w="1276" w:type="dxa"/>
                  <w:vAlign w:val="center"/>
                </w:tcPr>
                <w:p w14:paraId="39C26150" w14:textId="77777777" w:rsidR="00F94D39" w:rsidRPr="006145DB" w:rsidRDefault="00F94D39" w:rsidP="005B435E">
                  <w:pPr>
                    <w:jc w:val="center"/>
                    <w:rPr>
                      <w:rFonts w:cs="Arial"/>
                      <w:sz w:val="16"/>
                      <w:szCs w:val="16"/>
                    </w:rPr>
                  </w:pPr>
                  <w:r w:rsidRPr="006145DB">
                    <w:rPr>
                      <w:rFonts w:cs="Arial"/>
                      <w:sz w:val="16"/>
                      <w:szCs w:val="16"/>
                      <w:shd w:val="clear" w:color="auto" w:fill="FFFFFF"/>
                    </w:rPr>
                    <w:t>SIRBE</w:t>
                  </w:r>
                </w:p>
              </w:tc>
              <w:tc>
                <w:tcPr>
                  <w:tcW w:w="1134" w:type="dxa"/>
                  <w:vAlign w:val="center"/>
                </w:tcPr>
                <w:p w14:paraId="711C18EB"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bdr w:val="none" w:sz="0" w:space="0" w:color="auto" w:frame="1"/>
                    </w:rPr>
                    <w:t>Demanda</w:t>
                  </w:r>
                </w:p>
              </w:tc>
              <w:tc>
                <w:tcPr>
                  <w:tcW w:w="1604" w:type="dxa"/>
                  <w:vAlign w:val="center"/>
                </w:tcPr>
                <w:p w14:paraId="5DF4EDEC" w14:textId="77777777" w:rsidR="00F94D39" w:rsidRPr="006145DB" w:rsidRDefault="00F94D39" w:rsidP="005B435E">
                  <w:pPr>
                    <w:jc w:val="center"/>
                    <w:rPr>
                      <w:rFonts w:cs="Arial"/>
                      <w:sz w:val="16"/>
                      <w:szCs w:val="16"/>
                    </w:rPr>
                  </w:pPr>
                  <w:r w:rsidRPr="006145DB">
                    <w:rPr>
                      <w:rFonts w:cs="Arial"/>
                      <w:sz w:val="16"/>
                      <w:szCs w:val="16"/>
                      <w:shd w:val="clear" w:color="auto" w:fill="FFFFFF"/>
                    </w:rPr>
                    <w:t>Secretaría Distrital de Integración Social.</w:t>
                  </w:r>
                </w:p>
              </w:tc>
            </w:tr>
            <w:tr w:rsidR="00E90F6D" w:rsidRPr="006145DB" w14:paraId="2B629D1C" w14:textId="77777777" w:rsidTr="00D65BAD">
              <w:trPr>
                <w:trHeight w:val="455"/>
                <w:jc w:val="center"/>
              </w:trPr>
              <w:tc>
                <w:tcPr>
                  <w:tcW w:w="3187" w:type="dxa"/>
                  <w:vMerge w:val="restart"/>
                  <w:vAlign w:val="center"/>
                </w:tcPr>
                <w:p w14:paraId="13A6F492" w14:textId="77777777" w:rsidR="00F94D39" w:rsidRPr="006145DB" w:rsidRDefault="00F94D39" w:rsidP="005B435E">
                  <w:pPr>
                    <w:jc w:val="both"/>
                    <w:rPr>
                      <w:rFonts w:cs="Arial"/>
                      <w:sz w:val="16"/>
                      <w:szCs w:val="16"/>
                    </w:rPr>
                  </w:pPr>
                  <w:r w:rsidRPr="006145DB">
                    <w:rPr>
                      <w:rStyle w:val="normaltextrun"/>
                      <w:rFonts w:eastAsia="Calibri" w:cs="Arial"/>
                      <w:sz w:val="16"/>
                      <w:szCs w:val="16"/>
                      <w:shd w:val="clear" w:color="auto" w:fill="FFFFFF"/>
                    </w:rPr>
                    <w:t>Persona habitante de calle</w:t>
                  </w:r>
                </w:p>
              </w:tc>
              <w:tc>
                <w:tcPr>
                  <w:tcW w:w="1276" w:type="dxa"/>
                  <w:vAlign w:val="center"/>
                </w:tcPr>
                <w:p w14:paraId="070146E8" w14:textId="77777777" w:rsidR="00F94D39" w:rsidRPr="006145DB" w:rsidRDefault="00F94D39" w:rsidP="005B435E">
                  <w:pPr>
                    <w:jc w:val="center"/>
                    <w:rPr>
                      <w:rFonts w:cs="Arial"/>
                      <w:sz w:val="16"/>
                      <w:szCs w:val="16"/>
                    </w:rPr>
                  </w:pPr>
                  <w:r w:rsidRPr="006145DB">
                    <w:rPr>
                      <w:rFonts w:cs="Arial"/>
                      <w:sz w:val="16"/>
                      <w:szCs w:val="16"/>
                      <w:lang w:eastAsia="es-CO"/>
                    </w:rPr>
                    <w:t>SIRBE</w:t>
                  </w:r>
                </w:p>
              </w:tc>
              <w:tc>
                <w:tcPr>
                  <w:tcW w:w="1134" w:type="dxa"/>
                  <w:vAlign w:val="center"/>
                </w:tcPr>
                <w:p w14:paraId="5709D8CB" w14:textId="77777777" w:rsidR="00F94D39" w:rsidRPr="006145DB" w:rsidRDefault="00F94D39" w:rsidP="005B435E">
                  <w:pPr>
                    <w:tabs>
                      <w:tab w:val="left" w:pos="709"/>
                    </w:tabs>
                    <w:contextualSpacing/>
                    <w:jc w:val="center"/>
                    <w:rPr>
                      <w:rFonts w:cs="Arial"/>
                      <w:sz w:val="16"/>
                      <w:szCs w:val="16"/>
                    </w:rPr>
                  </w:pPr>
                  <w:r w:rsidRPr="006145DB">
                    <w:rPr>
                      <w:rFonts w:eastAsia="Arial" w:cs="Arial"/>
                      <w:sz w:val="16"/>
                      <w:szCs w:val="16"/>
                    </w:rPr>
                    <w:t>Demanda</w:t>
                  </w:r>
                </w:p>
              </w:tc>
              <w:tc>
                <w:tcPr>
                  <w:tcW w:w="1604" w:type="dxa"/>
                  <w:vAlign w:val="center"/>
                </w:tcPr>
                <w:p w14:paraId="2FCECB86" w14:textId="77777777" w:rsidR="00F94D39" w:rsidRPr="006145DB" w:rsidRDefault="00F94D39" w:rsidP="005B435E">
                  <w:pPr>
                    <w:jc w:val="center"/>
                    <w:rPr>
                      <w:rFonts w:cs="Arial"/>
                      <w:sz w:val="16"/>
                      <w:szCs w:val="16"/>
                    </w:rPr>
                  </w:pPr>
                  <w:r w:rsidRPr="006145DB">
                    <w:rPr>
                      <w:rFonts w:cs="Arial"/>
                      <w:sz w:val="16"/>
                      <w:szCs w:val="16"/>
                      <w:lang w:eastAsia="es-CO"/>
                    </w:rPr>
                    <w:t>Secretaría Distrital de Integración Social</w:t>
                  </w:r>
                </w:p>
              </w:tc>
            </w:tr>
            <w:tr w:rsidR="00E90F6D" w:rsidRPr="006145DB" w14:paraId="46CC9494" w14:textId="77777777" w:rsidTr="00D65BAD">
              <w:trPr>
                <w:trHeight w:val="455"/>
                <w:jc w:val="center"/>
              </w:trPr>
              <w:tc>
                <w:tcPr>
                  <w:tcW w:w="3187" w:type="dxa"/>
                  <w:vMerge/>
                  <w:vAlign w:val="center"/>
                </w:tcPr>
                <w:p w14:paraId="01321551" w14:textId="77777777" w:rsidR="00F94D39" w:rsidRPr="006145DB" w:rsidRDefault="00F94D39" w:rsidP="005B435E">
                  <w:pPr>
                    <w:jc w:val="both"/>
                    <w:rPr>
                      <w:rStyle w:val="normaltextrun"/>
                      <w:rFonts w:eastAsia="Calibri" w:cs="Arial"/>
                      <w:sz w:val="16"/>
                      <w:szCs w:val="16"/>
                      <w:shd w:val="clear" w:color="auto" w:fill="FFFFFF"/>
                    </w:rPr>
                  </w:pPr>
                </w:p>
              </w:tc>
              <w:tc>
                <w:tcPr>
                  <w:tcW w:w="1276" w:type="dxa"/>
                  <w:vAlign w:val="center"/>
                </w:tcPr>
                <w:p w14:paraId="7968653E" w14:textId="77777777" w:rsidR="00F94D39" w:rsidRPr="006145DB" w:rsidRDefault="00F94D39" w:rsidP="005B435E">
                  <w:pPr>
                    <w:jc w:val="center"/>
                    <w:rPr>
                      <w:rFonts w:cs="Arial"/>
                      <w:sz w:val="16"/>
                      <w:szCs w:val="16"/>
                      <w:lang w:eastAsia="es-CO"/>
                    </w:rPr>
                  </w:pPr>
                  <w:r w:rsidRPr="006145DB">
                    <w:rPr>
                      <w:rFonts w:cs="Arial"/>
                      <w:sz w:val="16"/>
                      <w:szCs w:val="16"/>
                      <w:lang w:eastAsia="es-CO"/>
                    </w:rPr>
                    <w:t>Instrumento propio</w:t>
                  </w:r>
                </w:p>
              </w:tc>
              <w:tc>
                <w:tcPr>
                  <w:tcW w:w="1134" w:type="dxa"/>
                  <w:vAlign w:val="center"/>
                </w:tcPr>
                <w:p w14:paraId="3500EACB" w14:textId="77777777" w:rsidR="00F94D39" w:rsidRPr="006145DB" w:rsidRDefault="00F94D39" w:rsidP="005B435E">
                  <w:pPr>
                    <w:tabs>
                      <w:tab w:val="left" w:pos="709"/>
                    </w:tabs>
                    <w:contextualSpacing/>
                    <w:jc w:val="center"/>
                    <w:rPr>
                      <w:rFonts w:eastAsia="Arial" w:cs="Arial"/>
                      <w:sz w:val="16"/>
                      <w:szCs w:val="16"/>
                    </w:rPr>
                  </w:pPr>
                  <w:r w:rsidRPr="006145DB">
                    <w:rPr>
                      <w:rFonts w:eastAsia="Arial" w:cs="Arial"/>
                      <w:sz w:val="16"/>
                      <w:szCs w:val="16"/>
                    </w:rPr>
                    <w:t>Vigente</w:t>
                  </w:r>
                </w:p>
              </w:tc>
              <w:tc>
                <w:tcPr>
                  <w:tcW w:w="1604" w:type="dxa"/>
                  <w:vAlign w:val="center"/>
                </w:tcPr>
                <w:p w14:paraId="7F3C4915" w14:textId="77777777" w:rsidR="00F94D39" w:rsidRPr="006145DB" w:rsidRDefault="00F94D39" w:rsidP="005B435E">
                  <w:pPr>
                    <w:jc w:val="center"/>
                    <w:rPr>
                      <w:rFonts w:cs="Arial"/>
                      <w:sz w:val="16"/>
                      <w:szCs w:val="16"/>
                      <w:lang w:eastAsia="es-CO"/>
                    </w:rPr>
                  </w:pPr>
                  <w:r w:rsidRPr="006145DB">
                    <w:rPr>
                      <w:rFonts w:cs="Arial"/>
                      <w:sz w:val="16"/>
                      <w:szCs w:val="16"/>
                      <w:lang w:eastAsia="es-CO"/>
                    </w:rPr>
                    <w:t>Secretaría Distrital de Integración Social</w:t>
                  </w:r>
                </w:p>
              </w:tc>
            </w:tr>
            <w:tr w:rsidR="00E90F6D" w:rsidRPr="006145DB" w14:paraId="76AE97B8" w14:textId="77777777" w:rsidTr="00D65BAD">
              <w:trPr>
                <w:trHeight w:val="357"/>
                <w:jc w:val="center"/>
              </w:trPr>
              <w:tc>
                <w:tcPr>
                  <w:tcW w:w="3187" w:type="dxa"/>
                  <w:vMerge/>
                  <w:vAlign w:val="center"/>
                </w:tcPr>
                <w:p w14:paraId="316CC59D" w14:textId="77777777" w:rsidR="00F94D39" w:rsidRPr="006145DB" w:rsidRDefault="00F94D39" w:rsidP="005B435E">
                  <w:pPr>
                    <w:jc w:val="both"/>
                    <w:rPr>
                      <w:rStyle w:val="normaltextrun"/>
                      <w:rFonts w:eastAsia="Calibri" w:cs="Arial"/>
                      <w:sz w:val="16"/>
                      <w:szCs w:val="16"/>
                      <w:shd w:val="clear" w:color="auto" w:fill="FFFFFF"/>
                    </w:rPr>
                  </w:pPr>
                </w:p>
              </w:tc>
              <w:tc>
                <w:tcPr>
                  <w:tcW w:w="1276" w:type="dxa"/>
                  <w:vAlign w:val="center"/>
                </w:tcPr>
                <w:p w14:paraId="34E5D554" w14:textId="77777777" w:rsidR="00F94D39" w:rsidRPr="006145DB" w:rsidRDefault="00F94D39" w:rsidP="005B435E">
                  <w:pPr>
                    <w:jc w:val="center"/>
                    <w:rPr>
                      <w:rFonts w:cs="Arial"/>
                      <w:sz w:val="16"/>
                      <w:szCs w:val="16"/>
                    </w:rPr>
                  </w:pPr>
                  <w:r w:rsidRPr="006145DB">
                    <w:rPr>
                      <w:rFonts w:cs="Arial"/>
                      <w:sz w:val="16"/>
                      <w:szCs w:val="16"/>
                      <w:lang w:eastAsia="es-CO"/>
                    </w:rPr>
                    <w:t>Listado censal Ciudadanos Habitantes de Calle</w:t>
                  </w:r>
                </w:p>
              </w:tc>
              <w:tc>
                <w:tcPr>
                  <w:tcW w:w="1134" w:type="dxa"/>
                  <w:vAlign w:val="center"/>
                </w:tcPr>
                <w:p w14:paraId="7035C151"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Mensual (Mes Vencido)</w:t>
                  </w:r>
                </w:p>
              </w:tc>
              <w:tc>
                <w:tcPr>
                  <w:tcW w:w="1604" w:type="dxa"/>
                  <w:vAlign w:val="center"/>
                </w:tcPr>
                <w:p w14:paraId="59463D68" w14:textId="77777777" w:rsidR="00F94D39" w:rsidRPr="006145DB" w:rsidRDefault="00F94D39" w:rsidP="005B435E">
                  <w:pPr>
                    <w:jc w:val="center"/>
                    <w:rPr>
                      <w:rFonts w:cs="Arial"/>
                      <w:sz w:val="16"/>
                      <w:szCs w:val="16"/>
                    </w:rPr>
                  </w:pPr>
                  <w:r w:rsidRPr="006145DB">
                    <w:rPr>
                      <w:rFonts w:cs="Arial"/>
                      <w:sz w:val="16"/>
                      <w:szCs w:val="16"/>
                      <w:lang w:eastAsia="es-CO"/>
                    </w:rPr>
                    <w:t>Secretaría Distrital de Salud</w:t>
                  </w:r>
                </w:p>
              </w:tc>
            </w:tr>
            <w:tr w:rsidR="00E90F6D" w:rsidRPr="006145DB" w14:paraId="31F381BC" w14:textId="77777777" w:rsidTr="00D65BAD">
              <w:trPr>
                <w:trHeight w:val="419"/>
                <w:jc w:val="center"/>
              </w:trPr>
              <w:tc>
                <w:tcPr>
                  <w:tcW w:w="3187" w:type="dxa"/>
                  <w:vMerge/>
                  <w:vAlign w:val="center"/>
                </w:tcPr>
                <w:p w14:paraId="22FF5EFD" w14:textId="77777777" w:rsidR="00F94D39" w:rsidRPr="006145DB" w:rsidRDefault="00F94D39" w:rsidP="005B435E">
                  <w:pPr>
                    <w:jc w:val="both"/>
                    <w:rPr>
                      <w:rStyle w:val="normaltextrun"/>
                      <w:rFonts w:eastAsia="Calibri" w:cs="Arial"/>
                      <w:sz w:val="16"/>
                      <w:szCs w:val="16"/>
                      <w:shd w:val="clear" w:color="auto" w:fill="FFFFFF"/>
                    </w:rPr>
                  </w:pPr>
                </w:p>
              </w:tc>
              <w:tc>
                <w:tcPr>
                  <w:tcW w:w="1276" w:type="dxa"/>
                  <w:vAlign w:val="center"/>
                </w:tcPr>
                <w:p w14:paraId="39EBCE2D" w14:textId="77777777" w:rsidR="00F94D39" w:rsidRPr="006145DB" w:rsidRDefault="00F94D39" w:rsidP="005B435E">
                  <w:pPr>
                    <w:jc w:val="center"/>
                    <w:rPr>
                      <w:rFonts w:cs="Arial"/>
                      <w:sz w:val="16"/>
                      <w:szCs w:val="16"/>
                    </w:rPr>
                  </w:pPr>
                  <w:r w:rsidRPr="006145DB">
                    <w:rPr>
                      <w:rFonts w:cs="Arial"/>
                      <w:sz w:val="16"/>
                      <w:szCs w:val="16"/>
                      <w:lang w:eastAsia="es-CO"/>
                    </w:rPr>
                    <w:t xml:space="preserve">Censo habitantes de calle </w:t>
                  </w:r>
                </w:p>
              </w:tc>
              <w:tc>
                <w:tcPr>
                  <w:tcW w:w="1134" w:type="dxa"/>
                  <w:vAlign w:val="center"/>
                </w:tcPr>
                <w:p w14:paraId="26516C04"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Vigente</w:t>
                  </w:r>
                </w:p>
              </w:tc>
              <w:tc>
                <w:tcPr>
                  <w:tcW w:w="1604" w:type="dxa"/>
                  <w:vAlign w:val="center"/>
                </w:tcPr>
                <w:p w14:paraId="1CA99CDD" w14:textId="77777777" w:rsidR="00F94D39" w:rsidRPr="006145DB" w:rsidRDefault="00F94D39" w:rsidP="005B435E">
                  <w:pPr>
                    <w:jc w:val="center"/>
                    <w:rPr>
                      <w:rFonts w:cs="Arial"/>
                      <w:sz w:val="16"/>
                      <w:szCs w:val="16"/>
                    </w:rPr>
                  </w:pPr>
                  <w:r w:rsidRPr="006145DB">
                    <w:rPr>
                      <w:rFonts w:cs="Arial"/>
                      <w:sz w:val="16"/>
                      <w:szCs w:val="16"/>
                      <w:lang w:eastAsia="es-CO"/>
                    </w:rPr>
                    <w:t>Secretaría Distrital de Integración Social</w:t>
                  </w:r>
                </w:p>
              </w:tc>
            </w:tr>
            <w:tr w:rsidR="00E90F6D" w:rsidRPr="006145DB" w14:paraId="66D87092" w14:textId="77777777" w:rsidTr="00D65BAD">
              <w:trPr>
                <w:trHeight w:val="425"/>
                <w:jc w:val="center"/>
              </w:trPr>
              <w:tc>
                <w:tcPr>
                  <w:tcW w:w="3187" w:type="dxa"/>
                  <w:vMerge/>
                  <w:vAlign w:val="center"/>
                </w:tcPr>
                <w:p w14:paraId="65C4CCA8" w14:textId="77777777" w:rsidR="00F94D39" w:rsidRPr="006145DB" w:rsidRDefault="00F94D39" w:rsidP="005B435E">
                  <w:pPr>
                    <w:jc w:val="both"/>
                    <w:rPr>
                      <w:rFonts w:cs="Arial"/>
                      <w:sz w:val="16"/>
                      <w:szCs w:val="16"/>
                    </w:rPr>
                  </w:pPr>
                </w:p>
              </w:tc>
              <w:tc>
                <w:tcPr>
                  <w:tcW w:w="1276" w:type="dxa"/>
                  <w:vAlign w:val="center"/>
                </w:tcPr>
                <w:p w14:paraId="49EC2E2F" w14:textId="77777777" w:rsidR="00F94D39" w:rsidRPr="006145DB" w:rsidRDefault="00F94D39" w:rsidP="005B435E">
                  <w:pPr>
                    <w:jc w:val="center"/>
                    <w:rPr>
                      <w:rFonts w:cs="Arial"/>
                      <w:sz w:val="16"/>
                      <w:szCs w:val="16"/>
                    </w:rPr>
                  </w:pPr>
                  <w:r w:rsidRPr="006145DB">
                    <w:rPr>
                      <w:rFonts w:cs="Arial"/>
                      <w:sz w:val="16"/>
                      <w:szCs w:val="16"/>
                      <w:lang w:eastAsia="es-CO"/>
                    </w:rPr>
                    <w:t>Verificación en campo</w:t>
                  </w:r>
                </w:p>
              </w:tc>
              <w:tc>
                <w:tcPr>
                  <w:tcW w:w="1134" w:type="dxa"/>
                  <w:vAlign w:val="center"/>
                </w:tcPr>
                <w:p w14:paraId="04B4A329"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Demanda</w:t>
                  </w:r>
                </w:p>
              </w:tc>
              <w:tc>
                <w:tcPr>
                  <w:tcW w:w="1604" w:type="dxa"/>
                  <w:vAlign w:val="center"/>
                </w:tcPr>
                <w:p w14:paraId="20E40675" w14:textId="77777777" w:rsidR="00F94D39" w:rsidRPr="006145DB" w:rsidRDefault="00F94D39" w:rsidP="005B435E">
                  <w:pPr>
                    <w:jc w:val="center"/>
                    <w:rPr>
                      <w:rFonts w:cs="Arial"/>
                      <w:sz w:val="16"/>
                      <w:szCs w:val="16"/>
                    </w:rPr>
                  </w:pPr>
                  <w:r w:rsidRPr="006145DB">
                    <w:rPr>
                      <w:rFonts w:cs="Arial"/>
                      <w:bCs/>
                      <w:sz w:val="16"/>
                      <w:szCs w:val="16"/>
                      <w:lang w:eastAsia="es-CO"/>
                    </w:rPr>
                    <w:t>Subdirección para la Adultez</w:t>
                  </w:r>
                </w:p>
              </w:tc>
            </w:tr>
            <w:tr w:rsidR="00E90F6D" w:rsidRPr="006145DB" w14:paraId="284B6625" w14:textId="77777777" w:rsidTr="00D65BAD">
              <w:trPr>
                <w:trHeight w:val="300"/>
                <w:jc w:val="center"/>
              </w:trPr>
              <w:tc>
                <w:tcPr>
                  <w:tcW w:w="3187" w:type="dxa"/>
                  <w:vAlign w:val="center"/>
                </w:tcPr>
                <w:p w14:paraId="1863887A" w14:textId="77777777" w:rsidR="00F94D39" w:rsidRPr="006145DB" w:rsidRDefault="00F94D39" w:rsidP="005B435E">
                  <w:pPr>
                    <w:jc w:val="both"/>
                    <w:rPr>
                      <w:rFonts w:cs="Arial"/>
                      <w:sz w:val="16"/>
                      <w:szCs w:val="16"/>
                    </w:rPr>
                  </w:pPr>
                  <w:r w:rsidRPr="006145DB">
                    <w:rPr>
                      <w:rFonts w:cs="Arial"/>
                      <w:sz w:val="16"/>
                      <w:szCs w:val="16"/>
                    </w:rPr>
                    <w:t>Persona en riesgo de habitar la calle.</w:t>
                  </w:r>
                </w:p>
              </w:tc>
              <w:tc>
                <w:tcPr>
                  <w:tcW w:w="1276" w:type="dxa"/>
                  <w:vAlign w:val="center"/>
                </w:tcPr>
                <w:p w14:paraId="3D777854" w14:textId="77777777" w:rsidR="00F94D39" w:rsidRPr="006145DB" w:rsidRDefault="00F94D39" w:rsidP="005B435E">
                  <w:pPr>
                    <w:jc w:val="center"/>
                    <w:rPr>
                      <w:rFonts w:cs="Arial"/>
                      <w:sz w:val="16"/>
                      <w:szCs w:val="16"/>
                    </w:rPr>
                  </w:pPr>
                  <w:r w:rsidRPr="006145DB">
                    <w:rPr>
                      <w:rFonts w:cs="Arial"/>
                      <w:sz w:val="16"/>
                      <w:szCs w:val="16"/>
                    </w:rPr>
                    <w:t>Verificación en campo</w:t>
                  </w:r>
                </w:p>
              </w:tc>
              <w:tc>
                <w:tcPr>
                  <w:tcW w:w="1134" w:type="dxa"/>
                  <w:vAlign w:val="center"/>
                </w:tcPr>
                <w:p w14:paraId="2B4FF759" w14:textId="77777777" w:rsidR="00F94D39" w:rsidRPr="006145DB" w:rsidRDefault="00F94D39" w:rsidP="005B435E">
                  <w:pPr>
                    <w:jc w:val="center"/>
                    <w:rPr>
                      <w:rFonts w:cs="Arial"/>
                      <w:sz w:val="16"/>
                      <w:szCs w:val="16"/>
                    </w:rPr>
                  </w:pPr>
                  <w:r w:rsidRPr="006145DB">
                    <w:rPr>
                      <w:rFonts w:cs="Arial"/>
                      <w:sz w:val="16"/>
                      <w:szCs w:val="16"/>
                    </w:rPr>
                    <w:t>Demanda</w:t>
                  </w:r>
                </w:p>
              </w:tc>
              <w:tc>
                <w:tcPr>
                  <w:tcW w:w="1604" w:type="dxa"/>
                  <w:vAlign w:val="center"/>
                </w:tcPr>
                <w:p w14:paraId="35D0DA17" w14:textId="77777777" w:rsidR="00F94D39" w:rsidRPr="006145DB" w:rsidRDefault="00F94D39" w:rsidP="005B435E">
                  <w:pPr>
                    <w:jc w:val="center"/>
                    <w:rPr>
                      <w:rFonts w:cs="Arial"/>
                      <w:sz w:val="16"/>
                      <w:szCs w:val="16"/>
                    </w:rPr>
                  </w:pPr>
                  <w:r w:rsidRPr="006145DB">
                    <w:rPr>
                      <w:rFonts w:cs="Arial"/>
                      <w:sz w:val="16"/>
                      <w:szCs w:val="16"/>
                    </w:rPr>
                    <w:t>Subdirección para la Adultez</w:t>
                  </w:r>
                </w:p>
              </w:tc>
            </w:tr>
            <w:tr w:rsidR="00E90F6D" w:rsidRPr="006145DB" w14:paraId="4BAE9C53" w14:textId="77777777" w:rsidTr="007503E9">
              <w:trPr>
                <w:trHeight w:val="432"/>
                <w:jc w:val="center"/>
              </w:trPr>
              <w:tc>
                <w:tcPr>
                  <w:tcW w:w="3187" w:type="dxa"/>
                  <w:tcBorders>
                    <w:bottom w:val="nil"/>
                  </w:tcBorders>
                  <w:vAlign w:val="center"/>
                </w:tcPr>
                <w:p w14:paraId="6F9A5F59" w14:textId="77777777" w:rsidR="00F94D39" w:rsidRPr="006145DB" w:rsidRDefault="00F94D39" w:rsidP="005B435E">
                  <w:pPr>
                    <w:jc w:val="both"/>
                    <w:rPr>
                      <w:rFonts w:cs="Arial"/>
                      <w:sz w:val="16"/>
                      <w:szCs w:val="16"/>
                    </w:rPr>
                  </w:pPr>
                  <w:r w:rsidRPr="006145DB">
                    <w:rPr>
                      <w:rFonts w:cs="Arial"/>
                      <w:sz w:val="16"/>
                      <w:szCs w:val="16"/>
                    </w:rPr>
                    <w:t>Persona que presente morbilidades agudas, crónicas y de interés en salud pública, o personas que requieran cuidados pre y post hospitalarios transitorios enfocados en el cuidado y acompañamiento individual en los procesos de corresponsabilidad en salud.</w:t>
                  </w:r>
                </w:p>
              </w:tc>
              <w:tc>
                <w:tcPr>
                  <w:tcW w:w="1276" w:type="dxa"/>
                  <w:tcBorders>
                    <w:bottom w:val="nil"/>
                  </w:tcBorders>
                  <w:vAlign w:val="center"/>
                </w:tcPr>
                <w:p w14:paraId="1048C53B" w14:textId="77777777" w:rsidR="00F94D39" w:rsidRPr="006145DB" w:rsidRDefault="00F94D39" w:rsidP="005B435E">
                  <w:pPr>
                    <w:jc w:val="center"/>
                    <w:rPr>
                      <w:rFonts w:cs="Arial"/>
                      <w:sz w:val="16"/>
                      <w:szCs w:val="16"/>
                    </w:rPr>
                  </w:pPr>
                  <w:r w:rsidRPr="006145DB">
                    <w:rPr>
                      <w:rFonts w:cs="Arial"/>
                      <w:sz w:val="16"/>
                      <w:szCs w:val="16"/>
                      <w:lang w:eastAsia="es-CO"/>
                    </w:rPr>
                    <w:t xml:space="preserve">Verificación en campo </w:t>
                  </w:r>
                </w:p>
              </w:tc>
              <w:tc>
                <w:tcPr>
                  <w:tcW w:w="1134" w:type="dxa"/>
                  <w:tcBorders>
                    <w:bottom w:val="nil"/>
                  </w:tcBorders>
                  <w:vAlign w:val="center"/>
                </w:tcPr>
                <w:p w14:paraId="52C3317D"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Demanda</w:t>
                  </w:r>
                </w:p>
              </w:tc>
              <w:tc>
                <w:tcPr>
                  <w:tcW w:w="1604" w:type="dxa"/>
                  <w:tcBorders>
                    <w:bottom w:val="nil"/>
                  </w:tcBorders>
                  <w:vAlign w:val="center"/>
                </w:tcPr>
                <w:p w14:paraId="254E6613" w14:textId="77777777" w:rsidR="00F94D39" w:rsidRPr="006145DB" w:rsidRDefault="00F94D39" w:rsidP="005B435E">
                  <w:pPr>
                    <w:jc w:val="center"/>
                    <w:rPr>
                      <w:rFonts w:cs="Arial"/>
                      <w:sz w:val="16"/>
                      <w:szCs w:val="16"/>
                    </w:rPr>
                  </w:pPr>
                  <w:r w:rsidRPr="006145DB">
                    <w:rPr>
                      <w:rFonts w:cs="Arial"/>
                      <w:sz w:val="16"/>
                      <w:szCs w:val="16"/>
                      <w:lang w:eastAsia="es-CO"/>
                    </w:rPr>
                    <w:t>Entidad Promotora de Salud (EPS) o Entidad Administradora de Planes de Beneficios de Salud (EAPB).</w:t>
                  </w:r>
                </w:p>
              </w:tc>
            </w:tr>
            <w:tr w:rsidR="00E90F6D" w:rsidRPr="006145DB" w14:paraId="10B6A81E" w14:textId="77777777" w:rsidTr="007503E9">
              <w:trPr>
                <w:trHeight w:val="811"/>
                <w:jc w:val="center"/>
              </w:trPr>
              <w:tc>
                <w:tcPr>
                  <w:tcW w:w="3187" w:type="dxa"/>
                  <w:tcBorders>
                    <w:top w:val="nil"/>
                    <w:bottom w:val="single" w:sz="4" w:space="0" w:color="auto"/>
                  </w:tcBorders>
                  <w:vAlign w:val="center"/>
                </w:tcPr>
                <w:p w14:paraId="04B0098D" w14:textId="77777777" w:rsidR="00F94D39" w:rsidRPr="006145DB" w:rsidRDefault="00F94D39" w:rsidP="005B435E">
                  <w:pPr>
                    <w:jc w:val="both"/>
                    <w:rPr>
                      <w:rFonts w:cs="Arial"/>
                      <w:sz w:val="16"/>
                      <w:szCs w:val="16"/>
                      <w:lang w:eastAsia="es-CO"/>
                    </w:rPr>
                  </w:pPr>
                  <w:r w:rsidRPr="006145DB">
                    <w:rPr>
                      <w:rFonts w:cs="Arial"/>
                      <w:sz w:val="16"/>
                      <w:szCs w:val="16"/>
                      <w:lang w:eastAsia="es-CO"/>
                    </w:rPr>
                    <w:t>Persona funcional para el desarrollo de sus actividades de la vida diaria (higiene, vestido, alimentación y desplazamiento).</w:t>
                  </w:r>
                </w:p>
              </w:tc>
              <w:tc>
                <w:tcPr>
                  <w:tcW w:w="1276" w:type="dxa"/>
                  <w:tcBorders>
                    <w:top w:val="nil"/>
                    <w:bottom w:val="single" w:sz="4" w:space="0" w:color="auto"/>
                  </w:tcBorders>
                  <w:vAlign w:val="center"/>
                </w:tcPr>
                <w:p w14:paraId="706B2130" w14:textId="77777777" w:rsidR="00F94D39" w:rsidRPr="006145DB" w:rsidRDefault="00F94D39" w:rsidP="005B435E">
                  <w:pPr>
                    <w:jc w:val="center"/>
                    <w:rPr>
                      <w:rFonts w:cs="Arial"/>
                      <w:sz w:val="16"/>
                      <w:szCs w:val="16"/>
                      <w:lang w:eastAsia="es-CO"/>
                    </w:rPr>
                  </w:pPr>
                  <w:r w:rsidRPr="006145DB">
                    <w:rPr>
                      <w:rFonts w:cs="Arial"/>
                      <w:sz w:val="16"/>
                      <w:szCs w:val="16"/>
                      <w:lang w:eastAsia="es-CO"/>
                    </w:rPr>
                    <w:t xml:space="preserve">Verificación en campo </w:t>
                  </w:r>
                </w:p>
              </w:tc>
              <w:tc>
                <w:tcPr>
                  <w:tcW w:w="1134" w:type="dxa"/>
                  <w:tcBorders>
                    <w:top w:val="nil"/>
                    <w:bottom w:val="single" w:sz="4" w:space="0" w:color="auto"/>
                  </w:tcBorders>
                  <w:vAlign w:val="center"/>
                </w:tcPr>
                <w:p w14:paraId="58E52CC4"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Demanda</w:t>
                  </w:r>
                </w:p>
              </w:tc>
              <w:tc>
                <w:tcPr>
                  <w:tcW w:w="1604" w:type="dxa"/>
                  <w:tcBorders>
                    <w:top w:val="nil"/>
                    <w:bottom w:val="single" w:sz="4" w:space="0" w:color="auto"/>
                  </w:tcBorders>
                  <w:vAlign w:val="center"/>
                </w:tcPr>
                <w:p w14:paraId="6AF33EA1" w14:textId="77777777" w:rsidR="00F94D39" w:rsidRPr="006145DB" w:rsidRDefault="00F94D39" w:rsidP="005B435E">
                  <w:pPr>
                    <w:jc w:val="center"/>
                    <w:rPr>
                      <w:rFonts w:cs="Arial"/>
                      <w:sz w:val="16"/>
                      <w:szCs w:val="16"/>
                    </w:rPr>
                  </w:pPr>
                  <w:r w:rsidRPr="006145DB">
                    <w:rPr>
                      <w:rFonts w:cs="Arial"/>
                      <w:bCs/>
                      <w:sz w:val="16"/>
                      <w:szCs w:val="16"/>
                      <w:lang w:eastAsia="es-CO"/>
                    </w:rPr>
                    <w:t>Subdirección para la Adultez.</w:t>
                  </w:r>
                </w:p>
              </w:tc>
            </w:tr>
          </w:tbl>
          <w:p w14:paraId="4A5C43AA" w14:textId="77777777" w:rsidR="00F94D39" w:rsidRPr="006145DB" w:rsidRDefault="00F94D39" w:rsidP="005B435E">
            <w:pPr>
              <w:tabs>
                <w:tab w:val="left" w:pos="709"/>
              </w:tabs>
              <w:spacing w:line="240" w:lineRule="auto"/>
              <w:contextualSpacing/>
              <w:jc w:val="both"/>
              <w:rPr>
                <w:rFonts w:cs="Arial"/>
                <w:bCs/>
                <w:sz w:val="20"/>
                <w:szCs w:val="20"/>
                <w:lang w:eastAsia="es-CO"/>
              </w:rPr>
            </w:pPr>
          </w:p>
        </w:tc>
      </w:tr>
      <w:tr w:rsidR="00F94D39" w:rsidRPr="006145DB" w14:paraId="3E12BB0C" w14:textId="77777777" w:rsidTr="00C24981">
        <w:trPr>
          <w:trHeight w:val="1153"/>
          <w:jc w:val="center"/>
        </w:trPr>
        <w:tc>
          <w:tcPr>
            <w:tcW w:w="1940" w:type="dxa"/>
            <w:shd w:val="clear" w:color="auto" w:fill="FFFFFF" w:themeFill="background1"/>
            <w:vAlign w:val="center"/>
          </w:tcPr>
          <w:p w14:paraId="27128CB1" w14:textId="77777777" w:rsidR="00F94D39" w:rsidRPr="006145DB" w:rsidRDefault="00F94D39" w:rsidP="0094739B">
            <w:pPr>
              <w:spacing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455" w:type="dxa"/>
            <w:shd w:val="clear" w:color="auto" w:fill="FFFFFF" w:themeFill="background1"/>
            <w:vAlign w:val="center"/>
          </w:tcPr>
          <w:tbl>
            <w:tblPr>
              <w:tblStyle w:val="Tablaconcuadrcula"/>
              <w:tblW w:w="7252" w:type="dxa"/>
              <w:tblLayout w:type="fixed"/>
              <w:tblLook w:val="04A0" w:firstRow="1" w:lastRow="0" w:firstColumn="1" w:lastColumn="0" w:noHBand="0" w:noVBand="1"/>
            </w:tblPr>
            <w:tblGrid>
              <w:gridCol w:w="3327"/>
              <w:gridCol w:w="1276"/>
              <w:gridCol w:w="1134"/>
              <w:gridCol w:w="1515"/>
            </w:tblGrid>
            <w:tr w:rsidR="00CE06B3" w:rsidRPr="006145DB" w14:paraId="551C59BF" w14:textId="77777777" w:rsidTr="007503E9">
              <w:trPr>
                <w:trHeight w:val="379"/>
              </w:trPr>
              <w:tc>
                <w:tcPr>
                  <w:tcW w:w="3327" w:type="dxa"/>
                  <w:tcBorders>
                    <w:top w:val="nil"/>
                  </w:tcBorders>
                  <w:vAlign w:val="center"/>
                  <w:hideMark/>
                </w:tcPr>
                <w:p w14:paraId="0DAC389F" w14:textId="77777777" w:rsidR="00F94D39" w:rsidRPr="006145DB" w:rsidRDefault="00F94D39" w:rsidP="005B435E">
                  <w:pPr>
                    <w:tabs>
                      <w:tab w:val="left" w:pos="709"/>
                    </w:tabs>
                    <w:jc w:val="center"/>
                    <w:rPr>
                      <w:rFonts w:cs="Arial"/>
                      <w:sz w:val="16"/>
                      <w:szCs w:val="16"/>
                      <w:lang w:eastAsia="es-CO"/>
                    </w:rPr>
                  </w:pPr>
                  <w:r w:rsidRPr="006145DB">
                    <w:rPr>
                      <w:rFonts w:cs="Arial"/>
                      <w:sz w:val="16"/>
                      <w:szCs w:val="16"/>
                      <w:lang w:eastAsia="es-CO"/>
                    </w:rPr>
                    <w:t>Criterio de Priorización</w:t>
                  </w:r>
                </w:p>
              </w:tc>
              <w:tc>
                <w:tcPr>
                  <w:tcW w:w="1276" w:type="dxa"/>
                  <w:tcBorders>
                    <w:top w:val="nil"/>
                  </w:tcBorders>
                  <w:vAlign w:val="center"/>
                  <w:hideMark/>
                </w:tcPr>
                <w:p w14:paraId="2304E8D5" w14:textId="77777777" w:rsidR="00F94D39" w:rsidRPr="006145DB" w:rsidRDefault="00F94D39" w:rsidP="005B435E">
                  <w:pPr>
                    <w:tabs>
                      <w:tab w:val="left" w:pos="709"/>
                    </w:tabs>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hideMark/>
                </w:tcPr>
                <w:p w14:paraId="0E64E848" w14:textId="77777777" w:rsidR="00F94D39" w:rsidRPr="006145DB" w:rsidRDefault="00F94D39" w:rsidP="005B435E">
                  <w:pPr>
                    <w:tabs>
                      <w:tab w:val="left" w:pos="709"/>
                    </w:tabs>
                    <w:jc w:val="center"/>
                    <w:rPr>
                      <w:rFonts w:cs="Arial"/>
                      <w:sz w:val="16"/>
                      <w:szCs w:val="16"/>
                      <w:lang w:eastAsia="es-CO"/>
                    </w:rPr>
                  </w:pPr>
                  <w:r w:rsidRPr="006145DB">
                    <w:rPr>
                      <w:rFonts w:cs="Arial"/>
                      <w:sz w:val="16"/>
                      <w:szCs w:val="16"/>
                      <w:lang w:eastAsia="es-CO"/>
                    </w:rPr>
                    <w:t>Periodicidad</w:t>
                  </w:r>
                </w:p>
              </w:tc>
              <w:tc>
                <w:tcPr>
                  <w:tcW w:w="1515" w:type="dxa"/>
                  <w:tcBorders>
                    <w:top w:val="nil"/>
                  </w:tcBorders>
                  <w:vAlign w:val="center"/>
                  <w:hideMark/>
                </w:tcPr>
                <w:p w14:paraId="502FCEC6" w14:textId="77777777" w:rsidR="00F94D39" w:rsidRPr="006145DB" w:rsidRDefault="00F94D39" w:rsidP="005B435E">
                  <w:pPr>
                    <w:tabs>
                      <w:tab w:val="left" w:pos="709"/>
                    </w:tabs>
                    <w:jc w:val="center"/>
                    <w:rPr>
                      <w:rFonts w:cs="Arial"/>
                      <w:sz w:val="16"/>
                      <w:szCs w:val="16"/>
                      <w:lang w:eastAsia="es-CO"/>
                    </w:rPr>
                  </w:pPr>
                  <w:r w:rsidRPr="006145DB">
                    <w:rPr>
                      <w:rFonts w:cs="Arial"/>
                      <w:sz w:val="16"/>
                      <w:szCs w:val="16"/>
                      <w:lang w:eastAsia="es-CO"/>
                    </w:rPr>
                    <w:t>Administrador</w:t>
                  </w:r>
                </w:p>
              </w:tc>
            </w:tr>
            <w:tr w:rsidR="00CE06B3" w:rsidRPr="006145DB" w14:paraId="3E1E87E9" w14:textId="77777777" w:rsidTr="007503E9">
              <w:trPr>
                <w:trHeight w:val="225"/>
              </w:trPr>
              <w:tc>
                <w:tcPr>
                  <w:tcW w:w="3327" w:type="dxa"/>
                  <w:vAlign w:val="center"/>
                  <w:hideMark/>
                </w:tcPr>
                <w:p w14:paraId="3BABC9BB" w14:textId="75205664" w:rsidR="00F94D39" w:rsidRPr="006145DB" w:rsidRDefault="00F94D39" w:rsidP="005B435E">
                  <w:pPr>
                    <w:tabs>
                      <w:tab w:val="left" w:pos="709"/>
                    </w:tabs>
                    <w:jc w:val="both"/>
                    <w:rPr>
                      <w:rFonts w:cs="Arial"/>
                      <w:sz w:val="16"/>
                      <w:szCs w:val="16"/>
                    </w:rPr>
                  </w:pPr>
                  <w:bookmarkStart w:id="162" w:name="_Int_CL4yxUGF"/>
                  <w:r w:rsidRPr="006145DB">
                    <w:rPr>
                      <w:rFonts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bookmarkEnd w:id="162"/>
                </w:p>
              </w:tc>
              <w:tc>
                <w:tcPr>
                  <w:tcW w:w="1276" w:type="dxa"/>
                  <w:vAlign w:val="center"/>
                  <w:hideMark/>
                </w:tcPr>
                <w:p w14:paraId="4866E080" w14:textId="77777777" w:rsidR="00F94D39" w:rsidRPr="006145DB" w:rsidRDefault="00F94D39" w:rsidP="005B435E">
                  <w:pPr>
                    <w:tabs>
                      <w:tab w:val="left" w:pos="709"/>
                    </w:tabs>
                    <w:jc w:val="center"/>
                    <w:rPr>
                      <w:rFonts w:cs="Arial"/>
                      <w:sz w:val="16"/>
                      <w:szCs w:val="16"/>
                    </w:rPr>
                  </w:pPr>
                  <w:r w:rsidRPr="006145DB">
                    <w:rPr>
                      <w:rFonts w:cs="Arial"/>
                      <w:sz w:val="16"/>
                      <w:szCs w:val="16"/>
                    </w:rPr>
                    <w:t>Registro Único de Victimas – RUV, de la Unidad para la Atención y Reparación Integral a las Víctimas</w:t>
                  </w:r>
                </w:p>
              </w:tc>
              <w:tc>
                <w:tcPr>
                  <w:tcW w:w="1134" w:type="dxa"/>
                  <w:vAlign w:val="center"/>
                  <w:hideMark/>
                </w:tcPr>
                <w:p w14:paraId="2DBF78F9" w14:textId="77777777" w:rsidR="00F94D39" w:rsidRPr="006145DB" w:rsidRDefault="00F94D39" w:rsidP="005B435E">
                  <w:pPr>
                    <w:tabs>
                      <w:tab w:val="left" w:pos="709"/>
                    </w:tabs>
                    <w:jc w:val="center"/>
                    <w:rPr>
                      <w:rFonts w:cs="Arial"/>
                      <w:sz w:val="16"/>
                      <w:szCs w:val="16"/>
                    </w:rPr>
                  </w:pPr>
                  <w:r w:rsidRPr="006145DB">
                    <w:rPr>
                      <w:rFonts w:cs="Arial"/>
                      <w:sz w:val="16"/>
                      <w:szCs w:val="16"/>
                    </w:rPr>
                    <w:t>Trimestral</w:t>
                  </w:r>
                </w:p>
              </w:tc>
              <w:tc>
                <w:tcPr>
                  <w:tcW w:w="1515" w:type="dxa"/>
                  <w:vAlign w:val="center"/>
                  <w:hideMark/>
                </w:tcPr>
                <w:p w14:paraId="2590C692" w14:textId="77777777" w:rsidR="00F94D39" w:rsidRPr="006145DB" w:rsidRDefault="00F94D39" w:rsidP="005B435E">
                  <w:pPr>
                    <w:tabs>
                      <w:tab w:val="left" w:pos="709"/>
                    </w:tabs>
                    <w:jc w:val="center"/>
                    <w:rPr>
                      <w:rFonts w:cs="Arial"/>
                      <w:sz w:val="16"/>
                      <w:szCs w:val="16"/>
                    </w:rPr>
                  </w:pPr>
                  <w:r w:rsidRPr="006145DB">
                    <w:rPr>
                      <w:rFonts w:cs="Arial"/>
                      <w:sz w:val="16"/>
                      <w:szCs w:val="16"/>
                    </w:rPr>
                    <w:t>Oficina consejería distrital de paz, victimas y reconciliación</w:t>
                  </w:r>
                </w:p>
              </w:tc>
            </w:tr>
            <w:tr w:rsidR="00CE06B3" w:rsidRPr="006145DB" w14:paraId="5DEE8A78" w14:textId="77777777" w:rsidTr="007503E9">
              <w:trPr>
                <w:trHeight w:val="235"/>
              </w:trPr>
              <w:tc>
                <w:tcPr>
                  <w:tcW w:w="3327" w:type="dxa"/>
                  <w:tcBorders>
                    <w:bottom w:val="single" w:sz="4" w:space="0" w:color="auto"/>
                  </w:tcBorders>
                  <w:vAlign w:val="center"/>
                  <w:hideMark/>
                </w:tcPr>
                <w:p w14:paraId="3450CA51" w14:textId="77777777" w:rsidR="00F94D39" w:rsidRPr="006145DB" w:rsidRDefault="00F94D39" w:rsidP="005B435E">
                  <w:pPr>
                    <w:tabs>
                      <w:tab w:val="left" w:pos="709"/>
                    </w:tabs>
                    <w:jc w:val="both"/>
                    <w:rPr>
                      <w:rFonts w:cs="Arial"/>
                      <w:sz w:val="16"/>
                      <w:szCs w:val="16"/>
                      <w:lang w:eastAsia="es-CO"/>
                    </w:rPr>
                  </w:pPr>
                  <w:r w:rsidRPr="006145DB">
                    <w:rPr>
                      <w:rFonts w:cs="Arial"/>
                      <w:sz w:val="16"/>
                      <w:szCs w:val="16"/>
                      <w:lang w:eastAsia="es-CO"/>
                    </w:rPr>
                    <w:t xml:space="preserve">Persona que se identifique como mujer. </w:t>
                  </w:r>
                </w:p>
              </w:tc>
              <w:tc>
                <w:tcPr>
                  <w:tcW w:w="1276" w:type="dxa"/>
                  <w:tcBorders>
                    <w:bottom w:val="single" w:sz="4" w:space="0" w:color="auto"/>
                  </w:tcBorders>
                  <w:vAlign w:val="center"/>
                  <w:hideMark/>
                </w:tcPr>
                <w:p w14:paraId="1A6E42A5" w14:textId="77777777" w:rsidR="00F94D39" w:rsidRPr="006145DB" w:rsidRDefault="00F94D39" w:rsidP="005B435E">
                  <w:pPr>
                    <w:tabs>
                      <w:tab w:val="left" w:pos="709"/>
                    </w:tabs>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hideMark/>
                </w:tcPr>
                <w:p w14:paraId="12FF76C8" w14:textId="77777777" w:rsidR="00F94D39" w:rsidRPr="006145DB" w:rsidRDefault="00F94D39" w:rsidP="005B435E">
                  <w:pPr>
                    <w:tabs>
                      <w:tab w:val="left" w:pos="709"/>
                    </w:tabs>
                    <w:jc w:val="center"/>
                    <w:rPr>
                      <w:rFonts w:cs="Arial"/>
                      <w:bCs/>
                      <w:sz w:val="16"/>
                      <w:szCs w:val="16"/>
                      <w:lang w:eastAsia="es-CO"/>
                    </w:rPr>
                  </w:pPr>
                  <w:r w:rsidRPr="006145DB">
                    <w:rPr>
                      <w:rFonts w:cs="Arial"/>
                      <w:bCs/>
                      <w:sz w:val="16"/>
                      <w:szCs w:val="16"/>
                      <w:lang w:eastAsia="es-CO"/>
                    </w:rPr>
                    <w:t>Demanda</w:t>
                  </w:r>
                </w:p>
              </w:tc>
              <w:tc>
                <w:tcPr>
                  <w:tcW w:w="1515" w:type="dxa"/>
                  <w:tcBorders>
                    <w:bottom w:val="single" w:sz="4" w:space="0" w:color="auto"/>
                  </w:tcBorders>
                  <w:vAlign w:val="center"/>
                  <w:hideMark/>
                </w:tcPr>
                <w:p w14:paraId="6D7C8B07" w14:textId="77777777" w:rsidR="00F94D39" w:rsidRPr="006145DB" w:rsidRDefault="00F94D39" w:rsidP="005B435E">
                  <w:pPr>
                    <w:tabs>
                      <w:tab w:val="left" w:pos="709"/>
                    </w:tabs>
                    <w:jc w:val="center"/>
                    <w:rPr>
                      <w:rFonts w:cs="Arial"/>
                      <w:bCs/>
                      <w:sz w:val="16"/>
                      <w:szCs w:val="16"/>
                      <w:lang w:eastAsia="es-CO"/>
                    </w:rPr>
                  </w:pPr>
                  <w:r w:rsidRPr="006145DB">
                    <w:rPr>
                      <w:rFonts w:cs="Arial"/>
                      <w:bCs/>
                      <w:sz w:val="16"/>
                      <w:szCs w:val="16"/>
                      <w:lang w:eastAsia="es-CO"/>
                    </w:rPr>
                    <w:t>Secretaria Distrital de Integración Social.</w:t>
                  </w:r>
                </w:p>
              </w:tc>
            </w:tr>
            <w:tr w:rsidR="00CE06B3" w:rsidRPr="006145DB" w14:paraId="3B1CD628" w14:textId="77777777" w:rsidTr="007503E9">
              <w:trPr>
                <w:trHeight w:val="235"/>
              </w:trPr>
              <w:tc>
                <w:tcPr>
                  <w:tcW w:w="3327" w:type="dxa"/>
                  <w:tcBorders>
                    <w:bottom w:val="single" w:sz="4" w:space="0" w:color="auto"/>
                  </w:tcBorders>
                  <w:vAlign w:val="center"/>
                  <w:hideMark/>
                </w:tcPr>
                <w:p w14:paraId="23431269" w14:textId="0BE3D08A" w:rsidR="00F94D39" w:rsidRPr="006145DB" w:rsidRDefault="00F94D39" w:rsidP="005B435E">
                  <w:pPr>
                    <w:tabs>
                      <w:tab w:val="left" w:pos="709"/>
                    </w:tabs>
                    <w:jc w:val="both"/>
                    <w:rPr>
                      <w:rFonts w:cs="Arial"/>
                      <w:sz w:val="16"/>
                      <w:szCs w:val="16"/>
                    </w:rPr>
                  </w:pPr>
                  <w:r w:rsidRPr="006145DB">
                    <w:rPr>
                      <w:rFonts w:cs="Arial"/>
                      <w:sz w:val="16"/>
                      <w:szCs w:val="16"/>
                    </w:rPr>
                    <w:t>Persona con discapacidad</w:t>
                  </w:r>
                  <w:r w:rsidR="00CA4465" w:rsidRPr="006145DB">
                    <w:rPr>
                      <w:rFonts w:cs="Arial"/>
                      <w:sz w:val="16"/>
                      <w:szCs w:val="16"/>
                    </w:rPr>
                    <w:t>.</w:t>
                  </w:r>
                  <w:r w:rsidRPr="006145DB">
                    <w:rPr>
                      <w:rFonts w:cs="Arial"/>
                      <w:sz w:val="16"/>
                      <w:szCs w:val="16"/>
                    </w:rPr>
                    <w:t xml:space="preserve"> </w:t>
                  </w:r>
                </w:p>
              </w:tc>
              <w:tc>
                <w:tcPr>
                  <w:tcW w:w="1276" w:type="dxa"/>
                  <w:tcBorders>
                    <w:bottom w:val="single" w:sz="4" w:space="0" w:color="auto"/>
                  </w:tcBorders>
                  <w:vAlign w:val="center"/>
                  <w:hideMark/>
                </w:tcPr>
                <w:p w14:paraId="5F260070" w14:textId="77777777" w:rsidR="00F94D39" w:rsidRPr="006145DB" w:rsidRDefault="00F94D39" w:rsidP="005B435E">
                  <w:pPr>
                    <w:tabs>
                      <w:tab w:val="left" w:pos="709"/>
                    </w:tabs>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hideMark/>
                </w:tcPr>
                <w:p w14:paraId="4FEBAEAA" w14:textId="77777777" w:rsidR="00F94D39" w:rsidRPr="006145DB" w:rsidRDefault="00F94D39" w:rsidP="005B435E">
                  <w:pPr>
                    <w:tabs>
                      <w:tab w:val="left" w:pos="709"/>
                    </w:tabs>
                    <w:jc w:val="center"/>
                    <w:rPr>
                      <w:rFonts w:cs="Arial"/>
                      <w:bCs/>
                      <w:sz w:val="16"/>
                      <w:szCs w:val="16"/>
                      <w:lang w:eastAsia="es-CO"/>
                    </w:rPr>
                  </w:pPr>
                  <w:r w:rsidRPr="006145DB">
                    <w:rPr>
                      <w:rFonts w:cs="Arial"/>
                      <w:bCs/>
                      <w:sz w:val="16"/>
                      <w:szCs w:val="16"/>
                      <w:lang w:eastAsia="es-CO"/>
                    </w:rPr>
                    <w:t>Demanda</w:t>
                  </w:r>
                </w:p>
              </w:tc>
              <w:tc>
                <w:tcPr>
                  <w:tcW w:w="1515" w:type="dxa"/>
                  <w:tcBorders>
                    <w:bottom w:val="single" w:sz="4" w:space="0" w:color="auto"/>
                  </w:tcBorders>
                  <w:vAlign w:val="center"/>
                  <w:hideMark/>
                </w:tcPr>
                <w:p w14:paraId="1F9891C4" w14:textId="53FBB995" w:rsidR="00F94D39" w:rsidRPr="006145DB" w:rsidRDefault="00F94D39" w:rsidP="005B435E">
                  <w:pPr>
                    <w:tabs>
                      <w:tab w:val="left" w:pos="709"/>
                    </w:tabs>
                    <w:jc w:val="center"/>
                    <w:rPr>
                      <w:rFonts w:cs="Arial"/>
                      <w:bCs/>
                      <w:sz w:val="16"/>
                      <w:szCs w:val="16"/>
                      <w:lang w:eastAsia="es-CO"/>
                    </w:rPr>
                  </w:pPr>
                  <w:r w:rsidRPr="006145DB">
                    <w:rPr>
                      <w:rFonts w:cs="Arial"/>
                      <w:bCs/>
                      <w:sz w:val="16"/>
                      <w:szCs w:val="16"/>
                      <w:lang w:eastAsia="es-CO"/>
                    </w:rPr>
                    <w:t xml:space="preserve">Secretaria </w:t>
                  </w:r>
                  <w:r w:rsidR="00D65BAD" w:rsidRPr="006145DB">
                    <w:rPr>
                      <w:rFonts w:cs="Arial"/>
                      <w:bCs/>
                      <w:sz w:val="16"/>
                      <w:szCs w:val="16"/>
                      <w:lang w:eastAsia="es-CO"/>
                    </w:rPr>
                    <w:t>Distrital de Integración Social</w:t>
                  </w:r>
                </w:p>
              </w:tc>
            </w:tr>
            <w:tr w:rsidR="00CE06B3" w:rsidRPr="006145DB" w14:paraId="01D7991A" w14:textId="77777777" w:rsidTr="007503E9">
              <w:trPr>
                <w:trHeight w:val="235"/>
              </w:trPr>
              <w:tc>
                <w:tcPr>
                  <w:tcW w:w="3327" w:type="dxa"/>
                  <w:tcBorders>
                    <w:top w:val="single" w:sz="4" w:space="0" w:color="auto"/>
                  </w:tcBorders>
                  <w:vAlign w:val="center"/>
                  <w:hideMark/>
                </w:tcPr>
                <w:p w14:paraId="5C50A115" w14:textId="1753FB7E" w:rsidR="00F94D39" w:rsidRPr="006145DB" w:rsidRDefault="00F94D39" w:rsidP="005B435E">
                  <w:pPr>
                    <w:tabs>
                      <w:tab w:val="left" w:pos="709"/>
                    </w:tabs>
                    <w:jc w:val="both"/>
                    <w:rPr>
                      <w:rFonts w:cs="Arial"/>
                      <w:sz w:val="16"/>
                      <w:szCs w:val="16"/>
                      <w:lang w:eastAsia="es-CO"/>
                    </w:rPr>
                  </w:pPr>
                  <w:r w:rsidRPr="006145DB">
                    <w:rPr>
                      <w:rFonts w:cs="Arial"/>
                      <w:sz w:val="16"/>
                      <w:szCs w:val="16"/>
                      <w:lang w:eastAsia="es-CO"/>
                    </w:rPr>
                    <w:t xml:space="preserve">Persona mayor de 60 años cuando no tenga cupo asignado en </w:t>
                  </w:r>
                  <w:r w:rsidRPr="006145DB">
                    <w:rPr>
                      <w:rFonts w:cs="Arial"/>
                      <w:sz w:val="16"/>
                      <w:szCs w:val="16"/>
                    </w:rPr>
                    <w:t>Servicio Atención Sociosanitaria Transitoria</w:t>
                  </w:r>
                  <w:r w:rsidR="00CA4465" w:rsidRPr="006145DB">
                    <w:rPr>
                      <w:rFonts w:cs="Arial"/>
                      <w:sz w:val="16"/>
                      <w:szCs w:val="16"/>
                    </w:rPr>
                    <w:t>.</w:t>
                  </w:r>
                  <w:r w:rsidRPr="006145DB">
                    <w:rPr>
                      <w:rFonts w:cs="Arial"/>
                      <w:sz w:val="16"/>
                      <w:szCs w:val="16"/>
                    </w:rPr>
                    <w:t xml:space="preserve"> </w:t>
                  </w:r>
                </w:p>
              </w:tc>
              <w:tc>
                <w:tcPr>
                  <w:tcW w:w="1276" w:type="dxa"/>
                  <w:tcBorders>
                    <w:top w:val="single" w:sz="4" w:space="0" w:color="auto"/>
                  </w:tcBorders>
                  <w:vAlign w:val="center"/>
                  <w:hideMark/>
                </w:tcPr>
                <w:p w14:paraId="1C4099B1" w14:textId="77777777" w:rsidR="00F94D39" w:rsidRPr="006145DB" w:rsidRDefault="00F94D39" w:rsidP="005B435E">
                  <w:pPr>
                    <w:tabs>
                      <w:tab w:val="left" w:pos="709"/>
                    </w:tabs>
                    <w:jc w:val="center"/>
                    <w:rPr>
                      <w:rFonts w:cs="Arial"/>
                      <w:bCs/>
                      <w:sz w:val="16"/>
                      <w:szCs w:val="16"/>
                      <w:lang w:eastAsia="es-CO"/>
                    </w:rPr>
                  </w:pPr>
                  <w:r w:rsidRPr="006145DB">
                    <w:rPr>
                      <w:rFonts w:cs="Arial"/>
                      <w:bCs/>
                      <w:sz w:val="16"/>
                      <w:szCs w:val="16"/>
                      <w:lang w:eastAsia="es-CO"/>
                    </w:rPr>
                    <w:t>SIRBE</w:t>
                  </w:r>
                </w:p>
              </w:tc>
              <w:tc>
                <w:tcPr>
                  <w:tcW w:w="1134" w:type="dxa"/>
                  <w:tcBorders>
                    <w:top w:val="single" w:sz="4" w:space="0" w:color="auto"/>
                  </w:tcBorders>
                  <w:vAlign w:val="center"/>
                  <w:hideMark/>
                </w:tcPr>
                <w:p w14:paraId="7554E6D3" w14:textId="77777777" w:rsidR="00F94D39" w:rsidRPr="006145DB" w:rsidRDefault="00F94D39" w:rsidP="005B435E">
                  <w:pPr>
                    <w:tabs>
                      <w:tab w:val="left" w:pos="709"/>
                    </w:tabs>
                    <w:jc w:val="center"/>
                    <w:rPr>
                      <w:rFonts w:cs="Arial"/>
                      <w:bCs/>
                      <w:sz w:val="16"/>
                      <w:szCs w:val="16"/>
                      <w:lang w:eastAsia="es-CO"/>
                    </w:rPr>
                  </w:pPr>
                  <w:r w:rsidRPr="006145DB">
                    <w:rPr>
                      <w:rFonts w:cs="Arial"/>
                      <w:bCs/>
                      <w:sz w:val="16"/>
                      <w:szCs w:val="16"/>
                      <w:lang w:eastAsia="es-CO"/>
                    </w:rPr>
                    <w:t>Demanda</w:t>
                  </w:r>
                </w:p>
              </w:tc>
              <w:tc>
                <w:tcPr>
                  <w:tcW w:w="1515" w:type="dxa"/>
                  <w:tcBorders>
                    <w:top w:val="single" w:sz="4" w:space="0" w:color="auto"/>
                  </w:tcBorders>
                  <w:vAlign w:val="center"/>
                  <w:hideMark/>
                </w:tcPr>
                <w:p w14:paraId="55283073" w14:textId="7DAB93A1" w:rsidR="00F94D39" w:rsidRPr="006145DB" w:rsidRDefault="00F94D39" w:rsidP="005B435E">
                  <w:pPr>
                    <w:tabs>
                      <w:tab w:val="left" w:pos="709"/>
                    </w:tabs>
                    <w:jc w:val="center"/>
                    <w:rPr>
                      <w:rFonts w:cs="Arial"/>
                      <w:sz w:val="16"/>
                      <w:szCs w:val="16"/>
                      <w:lang w:eastAsia="es-CO"/>
                    </w:rPr>
                  </w:pPr>
                  <w:r w:rsidRPr="006145DB">
                    <w:rPr>
                      <w:rFonts w:cs="Arial"/>
                      <w:sz w:val="16"/>
                      <w:szCs w:val="16"/>
                      <w:lang w:eastAsia="es-CO"/>
                    </w:rPr>
                    <w:t xml:space="preserve">Secretaria </w:t>
                  </w:r>
                  <w:r w:rsidR="00D65BAD" w:rsidRPr="006145DB">
                    <w:rPr>
                      <w:rFonts w:cs="Arial"/>
                      <w:sz w:val="16"/>
                      <w:szCs w:val="16"/>
                      <w:lang w:eastAsia="es-CO"/>
                    </w:rPr>
                    <w:t>Distrital de Integración Social</w:t>
                  </w:r>
                </w:p>
              </w:tc>
            </w:tr>
            <w:tr w:rsidR="00CE06B3" w:rsidRPr="006145DB" w14:paraId="0DB3A064" w14:textId="77777777" w:rsidTr="007503E9">
              <w:trPr>
                <w:trHeight w:val="235"/>
              </w:trPr>
              <w:tc>
                <w:tcPr>
                  <w:tcW w:w="3327" w:type="dxa"/>
                  <w:vAlign w:val="center"/>
                  <w:hideMark/>
                </w:tcPr>
                <w:p w14:paraId="47192E72" w14:textId="3CBF70B7" w:rsidR="00F94D39" w:rsidRPr="006145DB" w:rsidRDefault="00F94D39" w:rsidP="005B435E">
                  <w:pPr>
                    <w:jc w:val="both"/>
                    <w:rPr>
                      <w:rFonts w:cs="Arial"/>
                      <w:sz w:val="16"/>
                      <w:szCs w:val="16"/>
                    </w:rPr>
                  </w:pPr>
                  <w:r w:rsidRPr="006145DB">
                    <w:rPr>
                      <w:rFonts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w:t>
                  </w:r>
                  <w:r w:rsidR="00CA4465" w:rsidRPr="006145DB">
                    <w:rPr>
                      <w:rFonts w:cs="Arial"/>
                      <w:sz w:val="16"/>
                      <w:szCs w:val="16"/>
                    </w:rPr>
                    <w:t>.</w:t>
                  </w:r>
                </w:p>
              </w:tc>
              <w:tc>
                <w:tcPr>
                  <w:tcW w:w="1276" w:type="dxa"/>
                  <w:vAlign w:val="center"/>
                  <w:hideMark/>
                </w:tcPr>
                <w:p w14:paraId="2C17A781" w14:textId="77777777" w:rsidR="00F94D39" w:rsidRPr="006145DB" w:rsidRDefault="00F94D39" w:rsidP="005B435E">
                  <w:pPr>
                    <w:jc w:val="center"/>
                    <w:rPr>
                      <w:rFonts w:cs="Arial"/>
                      <w:sz w:val="16"/>
                      <w:szCs w:val="16"/>
                    </w:rPr>
                  </w:pPr>
                  <w:r w:rsidRPr="006145DB">
                    <w:rPr>
                      <w:rFonts w:cs="Arial"/>
                      <w:sz w:val="16"/>
                      <w:szCs w:val="16"/>
                    </w:rPr>
                    <w:t>Censos oficiales de comunidades étnicas: Indígena Cabildos reconocidos en la ciudad de Bogotá y Rrom - Gitano</w:t>
                  </w:r>
                </w:p>
              </w:tc>
              <w:tc>
                <w:tcPr>
                  <w:tcW w:w="1134" w:type="dxa"/>
                  <w:vAlign w:val="center"/>
                  <w:hideMark/>
                </w:tcPr>
                <w:p w14:paraId="2281D369" w14:textId="77777777" w:rsidR="00F94D39" w:rsidRPr="006145DB" w:rsidRDefault="00F94D39" w:rsidP="005B435E">
                  <w:pPr>
                    <w:jc w:val="center"/>
                    <w:rPr>
                      <w:rFonts w:cs="Arial"/>
                      <w:sz w:val="16"/>
                      <w:szCs w:val="16"/>
                    </w:rPr>
                  </w:pPr>
                  <w:r w:rsidRPr="006145DB">
                    <w:rPr>
                      <w:rFonts w:cs="Arial"/>
                      <w:sz w:val="16"/>
                      <w:szCs w:val="16"/>
                    </w:rPr>
                    <w:t>2021 entrega única</w:t>
                  </w:r>
                </w:p>
              </w:tc>
              <w:tc>
                <w:tcPr>
                  <w:tcW w:w="1515" w:type="dxa"/>
                  <w:vAlign w:val="center"/>
                  <w:hideMark/>
                </w:tcPr>
                <w:p w14:paraId="69982AEC" w14:textId="77777777" w:rsidR="00F94D39" w:rsidRPr="006145DB" w:rsidRDefault="00F94D39" w:rsidP="005B435E">
                  <w:pPr>
                    <w:jc w:val="center"/>
                    <w:rPr>
                      <w:rFonts w:cs="Arial"/>
                      <w:sz w:val="16"/>
                      <w:szCs w:val="16"/>
                    </w:rPr>
                  </w:pPr>
                  <w:r w:rsidRPr="006145DB">
                    <w:rPr>
                      <w:rFonts w:cs="Arial"/>
                      <w:sz w:val="16"/>
                      <w:szCs w:val="16"/>
                    </w:rPr>
                    <w:t>Ministerio del Interior</w:t>
                  </w:r>
                </w:p>
              </w:tc>
            </w:tr>
            <w:tr w:rsidR="00CE06B3" w:rsidRPr="006145DB" w14:paraId="2E7D279C" w14:textId="77777777" w:rsidTr="007503E9">
              <w:trPr>
                <w:trHeight w:val="235"/>
              </w:trPr>
              <w:tc>
                <w:tcPr>
                  <w:tcW w:w="3327" w:type="dxa"/>
                  <w:vAlign w:val="center"/>
                  <w:hideMark/>
                </w:tcPr>
                <w:p w14:paraId="3F1CCB15" w14:textId="1A334A8B" w:rsidR="00F94D39" w:rsidRPr="006145DB" w:rsidRDefault="00F94D39" w:rsidP="005B435E">
                  <w:pPr>
                    <w:tabs>
                      <w:tab w:val="left" w:pos="709"/>
                    </w:tabs>
                    <w:jc w:val="both"/>
                    <w:rPr>
                      <w:rFonts w:cs="Arial"/>
                      <w:sz w:val="16"/>
                      <w:szCs w:val="16"/>
                    </w:rPr>
                  </w:pPr>
                  <w:r w:rsidRPr="006145DB">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CA4465" w:rsidRPr="006145DB">
                    <w:rPr>
                      <w:rFonts w:cs="Arial"/>
                      <w:sz w:val="16"/>
                      <w:szCs w:val="16"/>
                    </w:rPr>
                    <w:t>.</w:t>
                  </w:r>
                </w:p>
              </w:tc>
              <w:tc>
                <w:tcPr>
                  <w:tcW w:w="1276" w:type="dxa"/>
                  <w:vAlign w:val="center"/>
                  <w:hideMark/>
                </w:tcPr>
                <w:p w14:paraId="4EA7CBA8" w14:textId="77777777" w:rsidR="00F94D39" w:rsidRPr="006145DB" w:rsidRDefault="00F94D39" w:rsidP="005B435E">
                  <w:pPr>
                    <w:jc w:val="center"/>
                    <w:rPr>
                      <w:rFonts w:cs="Arial"/>
                      <w:sz w:val="16"/>
                      <w:szCs w:val="16"/>
                    </w:rPr>
                  </w:pPr>
                  <w:r w:rsidRPr="006145DB">
                    <w:rPr>
                      <w:rFonts w:cs="Arial"/>
                      <w:sz w:val="16"/>
                      <w:szCs w:val="16"/>
                    </w:rPr>
                    <w:t>Listados enviados por las instancias de representación y participación de</w:t>
                  </w:r>
                </w:p>
                <w:p w14:paraId="163CBC82" w14:textId="77777777" w:rsidR="00F94D39" w:rsidRPr="006145DB" w:rsidRDefault="00F94D39" w:rsidP="005B435E">
                  <w:pPr>
                    <w:tabs>
                      <w:tab w:val="left" w:pos="709"/>
                    </w:tabs>
                    <w:jc w:val="center"/>
                    <w:rPr>
                      <w:rFonts w:cs="Arial"/>
                      <w:sz w:val="16"/>
                      <w:szCs w:val="16"/>
                    </w:rPr>
                  </w:pPr>
                  <w:r w:rsidRPr="006145DB">
                    <w:rPr>
                      <w:rFonts w:cs="Arial"/>
                      <w:sz w:val="16"/>
                      <w:szCs w:val="16"/>
                    </w:rPr>
                    <w:t>comunidades Negras, Afrocolombianas en Bogotá</w:t>
                  </w:r>
                </w:p>
              </w:tc>
              <w:tc>
                <w:tcPr>
                  <w:tcW w:w="1134" w:type="dxa"/>
                  <w:vAlign w:val="center"/>
                  <w:hideMark/>
                </w:tcPr>
                <w:p w14:paraId="33187DDA" w14:textId="77777777" w:rsidR="00F94D39" w:rsidRPr="006145DB" w:rsidRDefault="00F94D39" w:rsidP="005B435E">
                  <w:pPr>
                    <w:tabs>
                      <w:tab w:val="left" w:pos="709"/>
                    </w:tabs>
                    <w:jc w:val="center"/>
                    <w:rPr>
                      <w:rFonts w:cs="Arial"/>
                      <w:sz w:val="16"/>
                      <w:szCs w:val="16"/>
                    </w:rPr>
                  </w:pPr>
                  <w:r w:rsidRPr="006145DB">
                    <w:rPr>
                      <w:rFonts w:cs="Arial"/>
                      <w:sz w:val="16"/>
                      <w:szCs w:val="16"/>
                    </w:rPr>
                    <w:t>No Disponible</w:t>
                  </w:r>
                </w:p>
              </w:tc>
              <w:tc>
                <w:tcPr>
                  <w:tcW w:w="1515" w:type="dxa"/>
                  <w:vAlign w:val="center"/>
                  <w:hideMark/>
                </w:tcPr>
                <w:p w14:paraId="4DA0D7A1" w14:textId="77777777" w:rsidR="00F94D39" w:rsidRPr="006145DB" w:rsidRDefault="00F94D39"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CE06B3" w:rsidRPr="006145DB" w14:paraId="176228F2" w14:textId="77777777" w:rsidTr="007503E9">
              <w:trPr>
                <w:trHeight w:val="235"/>
              </w:trPr>
              <w:tc>
                <w:tcPr>
                  <w:tcW w:w="3327" w:type="dxa"/>
                  <w:vAlign w:val="center"/>
                  <w:hideMark/>
                </w:tcPr>
                <w:p w14:paraId="126569A3" w14:textId="77777777" w:rsidR="00F94D39" w:rsidRPr="006145DB" w:rsidRDefault="00F94D39" w:rsidP="005B435E">
                  <w:pPr>
                    <w:tabs>
                      <w:tab w:val="left" w:pos="709"/>
                    </w:tabs>
                    <w:jc w:val="both"/>
                    <w:rPr>
                      <w:rFonts w:cs="Arial"/>
                      <w:sz w:val="16"/>
                      <w:szCs w:val="16"/>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276" w:type="dxa"/>
                  <w:vAlign w:val="center"/>
                  <w:hideMark/>
                </w:tcPr>
                <w:p w14:paraId="57923D26" w14:textId="77777777" w:rsidR="00F94D39" w:rsidRPr="006145DB" w:rsidRDefault="00F94D39" w:rsidP="005B435E">
                  <w:pPr>
                    <w:tabs>
                      <w:tab w:val="left" w:pos="709"/>
                    </w:tabs>
                    <w:jc w:val="center"/>
                    <w:rPr>
                      <w:rFonts w:cs="Arial"/>
                      <w:sz w:val="16"/>
                      <w:szCs w:val="16"/>
                    </w:rPr>
                  </w:pPr>
                  <w:r w:rsidRPr="006145DB">
                    <w:rPr>
                      <w:rFonts w:cs="Arial"/>
                      <w:sz w:val="16"/>
                      <w:szCs w:val="16"/>
                    </w:rPr>
                    <w:t>Listados enviados por las instancias de representación y participación de comunidades Raizales en Bogotá.</w:t>
                  </w:r>
                </w:p>
              </w:tc>
              <w:tc>
                <w:tcPr>
                  <w:tcW w:w="1134" w:type="dxa"/>
                  <w:vAlign w:val="center"/>
                  <w:hideMark/>
                </w:tcPr>
                <w:p w14:paraId="2040B7B8" w14:textId="77777777" w:rsidR="00F94D39" w:rsidRPr="006145DB" w:rsidRDefault="00F94D39" w:rsidP="005B435E">
                  <w:pPr>
                    <w:tabs>
                      <w:tab w:val="left" w:pos="709"/>
                    </w:tabs>
                    <w:jc w:val="center"/>
                    <w:rPr>
                      <w:rFonts w:cs="Arial"/>
                      <w:sz w:val="16"/>
                      <w:szCs w:val="16"/>
                    </w:rPr>
                  </w:pPr>
                  <w:r w:rsidRPr="006145DB">
                    <w:rPr>
                      <w:rFonts w:cs="Arial"/>
                      <w:sz w:val="16"/>
                      <w:szCs w:val="16"/>
                    </w:rPr>
                    <w:t>No Disponible</w:t>
                  </w:r>
                </w:p>
              </w:tc>
              <w:tc>
                <w:tcPr>
                  <w:tcW w:w="1515" w:type="dxa"/>
                  <w:vAlign w:val="center"/>
                  <w:hideMark/>
                </w:tcPr>
                <w:p w14:paraId="6DD4CA4F" w14:textId="77777777" w:rsidR="00F94D39" w:rsidRPr="006145DB" w:rsidRDefault="00F94D39"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CE06B3" w:rsidRPr="006145DB" w14:paraId="49452A66" w14:textId="77777777" w:rsidTr="007503E9">
              <w:trPr>
                <w:trHeight w:val="235"/>
              </w:trPr>
              <w:tc>
                <w:tcPr>
                  <w:tcW w:w="3327" w:type="dxa"/>
                  <w:vAlign w:val="center"/>
                  <w:hideMark/>
                </w:tcPr>
                <w:p w14:paraId="2BC9834A" w14:textId="4B01AC14" w:rsidR="00F94D39" w:rsidRPr="006145DB" w:rsidRDefault="00F94D39" w:rsidP="005B435E">
                  <w:pPr>
                    <w:tabs>
                      <w:tab w:val="left" w:pos="709"/>
                    </w:tabs>
                    <w:jc w:val="both"/>
                    <w:rPr>
                      <w:rFonts w:cs="Arial"/>
                      <w:sz w:val="16"/>
                      <w:szCs w:val="16"/>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CA4465" w:rsidRPr="006145DB">
                    <w:rPr>
                      <w:rFonts w:cs="Arial"/>
                      <w:sz w:val="16"/>
                      <w:szCs w:val="16"/>
                    </w:rPr>
                    <w:t>.</w:t>
                  </w:r>
                </w:p>
              </w:tc>
              <w:tc>
                <w:tcPr>
                  <w:tcW w:w="1276" w:type="dxa"/>
                  <w:vAlign w:val="center"/>
                  <w:hideMark/>
                </w:tcPr>
                <w:p w14:paraId="6CBE6A46" w14:textId="77777777" w:rsidR="00F94D39" w:rsidRPr="006145DB" w:rsidRDefault="00F94D39" w:rsidP="005B435E">
                  <w:pPr>
                    <w:tabs>
                      <w:tab w:val="left" w:pos="709"/>
                    </w:tabs>
                    <w:jc w:val="center"/>
                    <w:rPr>
                      <w:rFonts w:cs="Arial"/>
                      <w:sz w:val="16"/>
                      <w:szCs w:val="16"/>
                    </w:rPr>
                  </w:pPr>
                  <w:r w:rsidRPr="006145DB">
                    <w:rPr>
                      <w:rFonts w:cs="Arial"/>
                      <w:sz w:val="16"/>
                      <w:szCs w:val="16"/>
                    </w:rPr>
                    <w:t>Listados enviados por las instancias de representación y participación de comunidades Palenqueras en Bogotá.</w:t>
                  </w:r>
                </w:p>
              </w:tc>
              <w:tc>
                <w:tcPr>
                  <w:tcW w:w="1134" w:type="dxa"/>
                  <w:vAlign w:val="center"/>
                  <w:hideMark/>
                </w:tcPr>
                <w:p w14:paraId="5FFFE8B4" w14:textId="77777777" w:rsidR="00F94D39" w:rsidRPr="006145DB" w:rsidRDefault="00F94D39" w:rsidP="005B435E">
                  <w:pPr>
                    <w:tabs>
                      <w:tab w:val="left" w:pos="709"/>
                    </w:tabs>
                    <w:jc w:val="center"/>
                    <w:rPr>
                      <w:rFonts w:cs="Arial"/>
                      <w:sz w:val="16"/>
                      <w:szCs w:val="16"/>
                    </w:rPr>
                  </w:pPr>
                  <w:r w:rsidRPr="006145DB">
                    <w:rPr>
                      <w:rFonts w:cs="Arial"/>
                      <w:sz w:val="16"/>
                      <w:szCs w:val="16"/>
                    </w:rPr>
                    <w:t>No disponible</w:t>
                  </w:r>
                </w:p>
              </w:tc>
              <w:tc>
                <w:tcPr>
                  <w:tcW w:w="1515" w:type="dxa"/>
                  <w:vAlign w:val="center"/>
                  <w:hideMark/>
                </w:tcPr>
                <w:p w14:paraId="778F232B" w14:textId="77777777" w:rsidR="00F94D39" w:rsidRPr="006145DB" w:rsidRDefault="00F94D39"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CE06B3" w:rsidRPr="006145DB" w14:paraId="1BB8052A" w14:textId="77777777" w:rsidTr="007503E9">
              <w:trPr>
                <w:trHeight w:val="235"/>
              </w:trPr>
              <w:tc>
                <w:tcPr>
                  <w:tcW w:w="3327" w:type="dxa"/>
                  <w:tcBorders>
                    <w:bottom w:val="single" w:sz="4" w:space="0" w:color="auto"/>
                  </w:tcBorders>
                  <w:vAlign w:val="center"/>
                  <w:hideMark/>
                </w:tcPr>
                <w:p w14:paraId="7D78559B" w14:textId="77777777" w:rsidR="00F94D39" w:rsidRPr="006145DB" w:rsidRDefault="00F94D39" w:rsidP="005B435E">
                  <w:pPr>
                    <w:tabs>
                      <w:tab w:val="left" w:pos="709"/>
                    </w:tabs>
                    <w:jc w:val="both"/>
                    <w:rPr>
                      <w:rFonts w:cs="Arial"/>
                      <w:sz w:val="16"/>
                      <w:szCs w:val="16"/>
                    </w:rPr>
                  </w:pPr>
                  <w:r w:rsidRPr="006145DB">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276" w:type="dxa"/>
                  <w:tcBorders>
                    <w:bottom w:val="single" w:sz="4" w:space="0" w:color="auto"/>
                  </w:tcBorders>
                  <w:vAlign w:val="center"/>
                  <w:hideMark/>
                </w:tcPr>
                <w:p w14:paraId="0C791140" w14:textId="77777777" w:rsidR="00F94D39" w:rsidRPr="006145DB" w:rsidRDefault="00F94D39" w:rsidP="005B435E">
                  <w:pPr>
                    <w:jc w:val="center"/>
                    <w:rPr>
                      <w:rFonts w:cs="Arial"/>
                      <w:sz w:val="16"/>
                      <w:szCs w:val="16"/>
                    </w:rPr>
                  </w:pPr>
                  <w:r w:rsidRPr="006145DB">
                    <w:rPr>
                      <w:rFonts w:cs="Arial"/>
                      <w:sz w:val="16"/>
                      <w:szCs w:val="16"/>
                    </w:rPr>
                    <w:t>Listados enviados por las instancias de representación y participación de cabildos o pueblos indígenas en Bogotá.</w:t>
                  </w:r>
                </w:p>
              </w:tc>
              <w:tc>
                <w:tcPr>
                  <w:tcW w:w="1134" w:type="dxa"/>
                  <w:tcBorders>
                    <w:bottom w:val="single" w:sz="4" w:space="0" w:color="auto"/>
                  </w:tcBorders>
                  <w:vAlign w:val="center"/>
                  <w:hideMark/>
                </w:tcPr>
                <w:p w14:paraId="1B977422" w14:textId="77777777" w:rsidR="00F94D39" w:rsidRPr="006145DB" w:rsidRDefault="00F94D39" w:rsidP="005B435E">
                  <w:pPr>
                    <w:tabs>
                      <w:tab w:val="left" w:pos="709"/>
                    </w:tabs>
                    <w:jc w:val="center"/>
                    <w:rPr>
                      <w:rFonts w:cs="Arial"/>
                      <w:sz w:val="16"/>
                      <w:szCs w:val="16"/>
                    </w:rPr>
                  </w:pPr>
                  <w:r w:rsidRPr="006145DB">
                    <w:rPr>
                      <w:rFonts w:cs="Arial"/>
                      <w:sz w:val="16"/>
                      <w:szCs w:val="16"/>
                    </w:rPr>
                    <w:t>No disponible</w:t>
                  </w:r>
                </w:p>
              </w:tc>
              <w:tc>
                <w:tcPr>
                  <w:tcW w:w="1515" w:type="dxa"/>
                  <w:tcBorders>
                    <w:bottom w:val="single" w:sz="4" w:space="0" w:color="auto"/>
                  </w:tcBorders>
                  <w:vAlign w:val="center"/>
                  <w:hideMark/>
                </w:tcPr>
                <w:p w14:paraId="1C4EF274" w14:textId="77777777" w:rsidR="00F94D39" w:rsidRPr="006145DB" w:rsidRDefault="00F94D39"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CE06B3" w:rsidRPr="006145DB" w14:paraId="5DA5633E" w14:textId="77777777" w:rsidTr="007503E9">
              <w:trPr>
                <w:trHeight w:val="235"/>
              </w:trPr>
              <w:tc>
                <w:tcPr>
                  <w:tcW w:w="3327" w:type="dxa"/>
                  <w:tcBorders>
                    <w:bottom w:val="nil"/>
                  </w:tcBorders>
                  <w:vAlign w:val="center"/>
                  <w:hideMark/>
                </w:tcPr>
                <w:p w14:paraId="7DAAD87F" w14:textId="682ABF81" w:rsidR="00F94D39" w:rsidRPr="006145DB" w:rsidRDefault="00F94D39" w:rsidP="005B435E">
                  <w:pPr>
                    <w:tabs>
                      <w:tab w:val="left" w:pos="709"/>
                    </w:tabs>
                    <w:jc w:val="both"/>
                    <w:rPr>
                      <w:rFonts w:cs="Arial"/>
                      <w:sz w:val="16"/>
                      <w:szCs w:val="16"/>
                    </w:rPr>
                  </w:pPr>
                  <w:r w:rsidRPr="006145DB">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CA4465" w:rsidRPr="006145DB">
                    <w:rPr>
                      <w:rFonts w:cs="Arial"/>
                      <w:sz w:val="16"/>
                      <w:szCs w:val="16"/>
                    </w:rPr>
                    <w:t>.</w:t>
                  </w:r>
                </w:p>
              </w:tc>
              <w:tc>
                <w:tcPr>
                  <w:tcW w:w="1276" w:type="dxa"/>
                  <w:tcBorders>
                    <w:bottom w:val="nil"/>
                  </w:tcBorders>
                  <w:vAlign w:val="center"/>
                  <w:hideMark/>
                </w:tcPr>
                <w:p w14:paraId="1E4081D7" w14:textId="77777777" w:rsidR="00F94D39" w:rsidRPr="006145DB" w:rsidRDefault="00F94D39" w:rsidP="005B435E">
                  <w:pPr>
                    <w:jc w:val="center"/>
                    <w:rPr>
                      <w:rFonts w:cs="Arial"/>
                      <w:sz w:val="16"/>
                      <w:szCs w:val="16"/>
                    </w:rPr>
                  </w:pPr>
                  <w:r w:rsidRPr="006145DB">
                    <w:rPr>
                      <w:rFonts w:cs="Arial"/>
                      <w:sz w:val="16"/>
                      <w:szCs w:val="16"/>
                    </w:rPr>
                    <w:t>Listados enviados por las instancias de representación y participación de comunidad Rrom o Gitana en Bogotá.</w:t>
                  </w:r>
                </w:p>
              </w:tc>
              <w:tc>
                <w:tcPr>
                  <w:tcW w:w="1134" w:type="dxa"/>
                  <w:tcBorders>
                    <w:bottom w:val="nil"/>
                  </w:tcBorders>
                  <w:vAlign w:val="center"/>
                  <w:hideMark/>
                </w:tcPr>
                <w:p w14:paraId="2BC1D8C4" w14:textId="77777777" w:rsidR="00F94D39" w:rsidRPr="006145DB" w:rsidRDefault="00F94D39" w:rsidP="005B435E">
                  <w:pPr>
                    <w:tabs>
                      <w:tab w:val="left" w:pos="709"/>
                    </w:tabs>
                    <w:jc w:val="center"/>
                    <w:rPr>
                      <w:rFonts w:cs="Arial"/>
                      <w:sz w:val="16"/>
                      <w:szCs w:val="16"/>
                    </w:rPr>
                  </w:pPr>
                  <w:r w:rsidRPr="006145DB">
                    <w:rPr>
                      <w:rFonts w:cs="Arial"/>
                      <w:sz w:val="16"/>
                      <w:szCs w:val="16"/>
                    </w:rPr>
                    <w:t>No disponible</w:t>
                  </w:r>
                </w:p>
              </w:tc>
              <w:tc>
                <w:tcPr>
                  <w:tcW w:w="1515" w:type="dxa"/>
                  <w:tcBorders>
                    <w:bottom w:val="nil"/>
                  </w:tcBorders>
                  <w:vAlign w:val="center"/>
                  <w:hideMark/>
                </w:tcPr>
                <w:p w14:paraId="46A5B1DE" w14:textId="77777777" w:rsidR="00F94D39" w:rsidRPr="006145DB" w:rsidRDefault="00F94D39"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bl>
          <w:p w14:paraId="2CDD3A4F" w14:textId="77777777" w:rsidR="00F94D39" w:rsidRPr="006145DB" w:rsidRDefault="00F94D39" w:rsidP="005B435E">
            <w:pPr>
              <w:tabs>
                <w:tab w:val="left" w:pos="709"/>
              </w:tabs>
              <w:spacing w:line="240" w:lineRule="auto"/>
              <w:contextualSpacing/>
              <w:jc w:val="both"/>
              <w:rPr>
                <w:rFonts w:cs="Arial"/>
                <w:bCs/>
                <w:sz w:val="20"/>
                <w:szCs w:val="20"/>
                <w:lang w:eastAsia="es-CO"/>
              </w:rPr>
            </w:pPr>
          </w:p>
        </w:tc>
      </w:tr>
      <w:tr w:rsidR="00F94D39" w:rsidRPr="006145DB" w14:paraId="09EE95B2" w14:textId="77777777" w:rsidTr="007503E9">
        <w:trPr>
          <w:trHeight w:val="3293"/>
          <w:jc w:val="center"/>
        </w:trPr>
        <w:tc>
          <w:tcPr>
            <w:tcW w:w="1940" w:type="dxa"/>
            <w:shd w:val="clear" w:color="auto" w:fill="FFFFFF" w:themeFill="background1"/>
            <w:vAlign w:val="center"/>
          </w:tcPr>
          <w:p w14:paraId="6F9E86BC" w14:textId="77777777" w:rsidR="00F94D39" w:rsidRPr="006145DB" w:rsidRDefault="00F94D39" w:rsidP="00425DB4">
            <w:pPr>
              <w:spacing w:line="240" w:lineRule="auto"/>
              <w:rPr>
                <w:rFonts w:cs="Arial"/>
                <w:sz w:val="20"/>
                <w:szCs w:val="20"/>
                <w:lang w:eastAsia="es-CO"/>
              </w:rPr>
            </w:pPr>
            <w:r w:rsidRPr="006145DB">
              <w:rPr>
                <w:rFonts w:cs="Arial"/>
                <w:sz w:val="20"/>
                <w:szCs w:val="20"/>
                <w:lang w:eastAsia="es-CO"/>
              </w:rPr>
              <w:t>Criterios de Ingreso y Fuentes de Información</w:t>
            </w:r>
          </w:p>
        </w:tc>
        <w:tc>
          <w:tcPr>
            <w:tcW w:w="7455" w:type="dxa"/>
            <w:shd w:val="clear" w:color="auto" w:fill="FFFFFF" w:themeFill="background1"/>
            <w:vAlign w:val="center"/>
          </w:tcPr>
          <w:tbl>
            <w:tblPr>
              <w:tblStyle w:val="Tablaconcuadrcula"/>
              <w:tblW w:w="7201" w:type="dxa"/>
              <w:jc w:val="center"/>
              <w:tblLayout w:type="fixed"/>
              <w:tblLook w:val="04A0" w:firstRow="1" w:lastRow="0" w:firstColumn="1" w:lastColumn="0" w:noHBand="0" w:noVBand="1"/>
            </w:tblPr>
            <w:tblGrid>
              <w:gridCol w:w="3312"/>
              <w:gridCol w:w="1276"/>
              <w:gridCol w:w="1134"/>
              <w:gridCol w:w="1479"/>
            </w:tblGrid>
            <w:tr w:rsidR="000F6A3C" w:rsidRPr="006145DB" w14:paraId="729B687A" w14:textId="77777777" w:rsidTr="007503E9">
              <w:trPr>
                <w:trHeight w:val="300"/>
                <w:jc w:val="center"/>
              </w:trPr>
              <w:tc>
                <w:tcPr>
                  <w:tcW w:w="3312" w:type="dxa"/>
                  <w:tcBorders>
                    <w:top w:val="nil"/>
                  </w:tcBorders>
                  <w:vAlign w:val="center"/>
                </w:tcPr>
                <w:p w14:paraId="2FA3D029"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276" w:type="dxa"/>
                  <w:tcBorders>
                    <w:top w:val="nil"/>
                  </w:tcBorders>
                  <w:vAlign w:val="center"/>
                </w:tcPr>
                <w:p w14:paraId="3A758418"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49596655"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479" w:type="dxa"/>
                  <w:tcBorders>
                    <w:top w:val="nil"/>
                  </w:tcBorders>
                  <w:vAlign w:val="center"/>
                </w:tcPr>
                <w:p w14:paraId="05B7AE03"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0F6A3C" w:rsidRPr="006145DB" w14:paraId="45890192" w14:textId="77777777" w:rsidTr="007503E9">
              <w:trPr>
                <w:trHeight w:val="628"/>
                <w:jc w:val="center"/>
              </w:trPr>
              <w:tc>
                <w:tcPr>
                  <w:tcW w:w="3312" w:type="dxa"/>
                  <w:vMerge w:val="restart"/>
                  <w:vAlign w:val="center"/>
                </w:tcPr>
                <w:p w14:paraId="4F0403C9"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shd w:val="clear" w:color="auto" w:fill="FFFFFF"/>
                    </w:rPr>
                    <w:t>Persona de dieciocho (18), años o más</w:t>
                  </w:r>
                </w:p>
              </w:tc>
              <w:tc>
                <w:tcPr>
                  <w:tcW w:w="1276" w:type="dxa"/>
                  <w:vAlign w:val="center"/>
                </w:tcPr>
                <w:p w14:paraId="68120C69"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shd w:val="clear" w:color="auto" w:fill="FFFFFF"/>
                    </w:rPr>
                    <w:t>SIRBE</w:t>
                  </w:r>
                </w:p>
              </w:tc>
              <w:tc>
                <w:tcPr>
                  <w:tcW w:w="1134" w:type="dxa"/>
                  <w:vAlign w:val="center"/>
                </w:tcPr>
                <w:p w14:paraId="1773028C"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sz w:val="16"/>
                      <w:szCs w:val="16"/>
                      <w:bdr w:val="none" w:sz="0" w:space="0" w:color="auto" w:frame="1"/>
                    </w:rPr>
                    <w:t>Demanda</w:t>
                  </w:r>
                </w:p>
              </w:tc>
              <w:tc>
                <w:tcPr>
                  <w:tcW w:w="1479" w:type="dxa"/>
                  <w:vAlign w:val="center"/>
                </w:tcPr>
                <w:p w14:paraId="323565A4"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shd w:val="clear" w:color="auto" w:fill="FFFFFF"/>
                    </w:rPr>
                    <w:t>Secretaría Distrital de Integración Social.</w:t>
                  </w:r>
                </w:p>
              </w:tc>
            </w:tr>
            <w:tr w:rsidR="000F6A3C" w:rsidRPr="006145DB" w14:paraId="6593133B" w14:textId="77777777" w:rsidTr="007503E9">
              <w:trPr>
                <w:trHeight w:val="628"/>
                <w:jc w:val="center"/>
              </w:trPr>
              <w:tc>
                <w:tcPr>
                  <w:tcW w:w="3312" w:type="dxa"/>
                  <w:vMerge/>
                  <w:vAlign w:val="center"/>
                </w:tcPr>
                <w:p w14:paraId="340E1256" w14:textId="77777777" w:rsidR="00F94D39" w:rsidRPr="006145DB" w:rsidRDefault="00F94D39" w:rsidP="005B435E">
                  <w:pPr>
                    <w:tabs>
                      <w:tab w:val="left" w:pos="709"/>
                    </w:tabs>
                    <w:contextualSpacing/>
                    <w:jc w:val="both"/>
                    <w:rPr>
                      <w:rFonts w:cs="Arial"/>
                      <w:sz w:val="16"/>
                      <w:szCs w:val="16"/>
                      <w:shd w:val="clear" w:color="auto" w:fill="FFFFFF"/>
                    </w:rPr>
                  </w:pPr>
                </w:p>
              </w:tc>
              <w:tc>
                <w:tcPr>
                  <w:tcW w:w="1276" w:type="dxa"/>
                  <w:vAlign w:val="center"/>
                </w:tcPr>
                <w:p w14:paraId="1AE22DFC" w14:textId="77777777" w:rsidR="00F94D39" w:rsidRPr="006145DB" w:rsidRDefault="00F94D39" w:rsidP="005B435E">
                  <w:pPr>
                    <w:tabs>
                      <w:tab w:val="left" w:pos="709"/>
                    </w:tabs>
                    <w:contextualSpacing/>
                    <w:jc w:val="center"/>
                    <w:rPr>
                      <w:rFonts w:cs="Arial"/>
                      <w:sz w:val="16"/>
                      <w:szCs w:val="16"/>
                      <w:shd w:val="clear" w:color="auto" w:fill="FFFFFF"/>
                    </w:rPr>
                  </w:pPr>
                  <w:r w:rsidRPr="006145DB">
                    <w:rPr>
                      <w:rFonts w:cs="Arial"/>
                      <w:sz w:val="16"/>
                      <w:szCs w:val="16"/>
                      <w:shd w:val="clear" w:color="auto" w:fill="FFFFFF"/>
                    </w:rPr>
                    <w:t xml:space="preserve">Registro Social de Hogares </w:t>
                  </w:r>
                </w:p>
              </w:tc>
              <w:tc>
                <w:tcPr>
                  <w:tcW w:w="1134" w:type="dxa"/>
                  <w:vAlign w:val="center"/>
                </w:tcPr>
                <w:p w14:paraId="720ACD9F" w14:textId="77777777" w:rsidR="00F94D39" w:rsidRPr="006145DB" w:rsidRDefault="00F94D39" w:rsidP="005B435E">
                  <w:pPr>
                    <w:tabs>
                      <w:tab w:val="left" w:pos="709"/>
                    </w:tabs>
                    <w:contextualSpacing/>
                    <w:jc w:val="center"/>
                    <w:rPr>
                      <w:rFonts w:cs="Arial"/>
                      <w:sz w:val="16"/>
                      <w:szCs w:val="16"/>
                      <w:bdr w:val="none" w:sz="0" w:space="0" w:color="auto" w:frame="1"/>
                    </w:rPr>
                  </w:pPr>
                  <w:r w:rsidRPr="006145DB">
                    <w:rPr>
                      <w:rFonts w:cs="Arial"/>
                      <w:sz w:val="16"/>
                      <w:szCs w:val="16"/>
                      <w:bdr w:val="none" w:sz="0" w:space="0" w:color="auto" w:frame="1"/>
                    </w:rPr>
                    <w:t>Mensual (Mes Vencido)</w:t>
                  </w:r>
                </w:p>
              </w:tc>
              <w:tc>
                <w:tcPr>
                  <w:tcW w:w="1479" w:type="dxa"/>
                  <w:vAlign w:val="center"/>
                </w:tcPr>
                <w:p w14:paraId="237F4BFE" w14:textId="77777777" w:rsidR="00F94D39" w:rsidRPr="006145DB" w:rsidRDefault="00F94D39" w:rsidP="005B435E">
                  <w:pPr>
                    <w:tabs>
                      <w:tab w:val="left" w:pos="709"/>
                    </w:tabs>
                    <w:contextualSpacing/>
                    <w:jc w:val="center"/>
                    <w:rPr>
                      <w:rFonts w:cs="Arial"/>
                      <w:sz w:val="16"/>
                      <w:szCs w:val="16"/>
                      <w:shd w:val="clear" w:color="auto" w:fill="FFFFFF"/>
                    </w:rPr>
                  </w:pPr>
                  <w:r w:rsidRPr="006145DB">
                    <w:rPr>
                      <w:rFonts w:cs="Arial"/>
                      <w:sz w:val="16"/>
                      <w:szCs w:val="16"/>
                      <w:shd w:val="clear" w:color="auto" w:fill="FFFFFF"/>
                    </w:rPr>
                    <w:t>Secretaría Distrital de Planeación - SDP</w:t>
                  </w:r>
                </w:p>
              </w:tc>
            </w:tr>
            <w:tr w:rsidR="000F6A3C" w:rsidRPr="006145DB" w14:paraId="32DC002C" w14:textId="77777777" w:rsidTr="007503E9">
              <w:trPr>
                <w:trHeight w:val="619"/>
                <w:jc w:val="center"/>
              </w:trPr>
              <w:tc>
                <w:tcPr>
                  <w:tcW w:w="3312" w:type="dxa"/>
                  <w:vAlign w:val="center"/>
                </w:tcPr>
                <w:p w14:paraId="5655B4F8" w14:textId="77777777" w:rsidR="00F94D39" w:rsidRPr="006145DB" w:rsidRDefault="00F94D39" w:rsidP="005B435E">
                  <w:pPr>
                    <w:rPr>
                      <w:rFonts w:cs="Arial"/>
                      <w:sz w:val="16"/>
                      <w:szCs w:val="16"/>
                    </w:rPr>
                  </w:pPr>
                  <w:r w:rsidRPr="006145DB">
                    <w:rPr>
                      <w:rFonts w:cs="Arial"/>
                      <w:sz w:val="16"/>
                      <w:szCs w:val="16"/>
                    </w:rPr>
                    <w:t>Persona que reside en Bogotá D.C</w:t>
                  </w:r>
                </w:p>
              </w:tc>
              <w:tc>
                <w:tcPr>
                  <w:tcW w:w="1276" w:type="dxa"/>
                  <w:vAlign w:val="center"/>
                </w:tcPr>
                <w:p w14:paraId="310C7592" w14:textId="77777777" w:rsidR="00F94D39" w:rsidRPr="006145DB" w:rsidRDefault="00F94D39" w:rsidP="005B435E">
                  <w:pPr>
                    <w:jc w:val="center"/>
                    <w:rPr>
                      <w:rFonts w:cs="Arial"/>
                      <w:sz w:val="16"/>
                      <w:szCs w:val="16"/>
                    </w:rPr>
                  </w:pPr>
                  <w:r w:rsidRPr="006145DB">
                    <w:rPr>
                      <w:rFonts w:cs="Arial"/>
                      <w:sz w:val="16"/>
                      <w:szCs w:val="16"/>
                      <w:shd w:val="clear" w:color="auto" w:fill="FFFFFF"/>
                    </w:rPr>
                    <w:t>SIRBE</w:t>
                  </w:r>
                </w:p>
              </w:tc>
              <w:tc>
                <w:tcPr>
                  <w:tcW w:w="1134" w:type="dxa"/>
                  <w:vAlign w:val="center"/>
                </w:tcPr>
                <w:p w14:paraId="460735F5"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bdr w:val="none" w:sz="0" w:space="0" w:color="auto" w:frame="1"/>
                    </w:rPr>
                    <w:t>Demanda</w:t>
                  </w:r>
                </w:p>
              </w:tc>
              <w:tc>
                <w:tcPr>
                  <w:tcW w:w="1479" w:type="dxa"/>
                  <w:vAlign w:val="center"/>
                </w:tcPr>
                <w:p w14:paraId="1DADE2A1" w14:textId="77777777" w:rsidR="00F94D39" w:rsidRPr="006145DB" w:rsidRDefault="00F94D39" w:rsidP="005B435E">
                  <w:pPr>
                    <w:jc w:val="center"/>
                    <w:rPr>
                      <w:rFonts w:cs="Arial"/>
                      <w:sz w:val="16"/>
                      <w:szCs w:val="16"/>
                    </w:rPr>
                  </w:pPr>
                  <w:r w:rsidRPr="006145DB">
                    <w:rPr>
                      <w:rFonts w:cs="Arial"/>
                      <w:sz w:val="16"/>
                      <w:szCs w:val="16"/>
                      <w:shd w:val="clear" w:color="auto" w:fill="FFFFFF"/>
                    </w:rPr>
                    <w:t>Secretaría Distrital de Integración Social.</w:t>
                  </w:r>
                </w:p>
              </w:tc>
            </w:tr>
            <w:tr w:rsidR="000F6A3C" w:rsidRPr="006145DB" w14:paraId="1EB11AA5" w14:textId="77777777" w:rsidTr="007503E9">
              <w:trPr>
                <w:trHeight w:val="982"/>
                <w:jc w:val="center"/>
              </w:trPr>
              <w:tc>
                <w:tcPr>
                  <w:tcW w:w="3312" w:type="dxa"/>
                  <w:vMerge w:val="restart"/>
                  <w:vAlign w:val="center"/>
                </w:tcPr>
                <w:p w14:paraId="3CFF6EFA" w14:textId="77777777" w:rsidR="00F94D39" w:rsidRPr="006145DB" w:rsidRDefault="00F94D39" w:rsidP="005B435E">
                  <w:pPr>
                    <w:jc w:val="both"/>
                    <w:rPr>
                      <w:rFonts w:cs="Arial"/>
                      <w:sz w:val="16"/>
                      <w:szCs w:val="16"/>
                    </w:rPr>
                  </w:pPr>
                  <w:r w:rsidRPr="006145DB">
                    <w:rPr>
                      <w:rFonts w:cs="Arial"/>
                      <w:sz w:val="16"/>
                      <w:szCs w:val="16"/>
                    </w:rPr>
                    <w:t>Persona habitante de calle</w:t>
                  </w:r>
                </w:p>
              </w:tc>
              <w:tc>
                <w:tcPr>
                  <w:tcW w:w="1276" w:type="dxa"/>
                  <w:vAlign w:val="center"/>
                </w:tcPr>
                <w:p w14:paraId="2E51423D" w14:textId="77777777" w:rsidR="00F94D39" w:rsidRPr="006145DB" w:rsidRDefault="00F94D39" w:rsidP="005B435E">
                  <w:pPr>
                    <w:jc w:val="center"/>
                    <w:rPr>
                      <w:rFonts w:cs="Arial"/>
                      <w:sz w:val="16"/>
                      <w:szCs w:val="16"/>
                    </w:rPr>
                  </w:pPr>
                  <w:r w:rsidRPr="006145DB">
                    <w:rPr>
                      <w:rFonts w:cs="Arial"/>
                      <w:sz w:val="16"/>
                      <w:szCs w:val="16"/>
                    </w:rPr>
                    <w:t>SIRBE</w:t>
                  </w:r>
                </w:p>
              </w:tc>
              <w:tc>
                <w:tcPr>
                  <w:tcW w:w="1134" w:type="dxa"/>
                  <w:vAlign w:val="center"/>
                </w:tcPr>
                <w:p w14:paraId="4FAC6504" w14:textId="27EAF764" w:rsidR="00F94D39" w:rsidRPr="006145DB" w:rsidRDefault="00F94D39" w:rsidP="0094739B">
                  <w:pPr>
                    <w:tabs>
                      <w:tab w:val="left" w:pos="709"/>
                    </w:tabs>
                    <w:contextualSpacing/>
                    <w:jc w:val="center"/>
                    <w:rPr>
                      <w:rFonts w:cs="Arial"/>
                      <w:sz w:val="16"/>
                      <w:szCs w:val="16"/>
                    </w:rPr>
                  </w:pPr>
                  <w:r w:rsidRPr="006145DB">
                    <w:rPr>
                      <w:rFonts w:cs="Arial"/>
                      <w:sz w:val="16"/>
                      <w:szCs w:val="16"/>
                    </w:rPr>
                    <w:t>Demanda</w:t>
                  </w:r>
                </w:p>
              </w:tc>
              <w:tc>
                <w:tcPr>
                  <w:tcW w:w="1479" w:type="dxa"/>
                  <w:vAlign w:val="center"/>
                </w:tcPr>
                <w:p w14:paraId="23AC2917" w14:textId="77777777" w:rsidR="00F94D39" w:rsidRPr="006145DB" w:rsidRDefault="00F94D39" w:rsidP="005B435E">
                  <w:pPr>
                    <w:jc w:val="center"/>
                    <w:rPr>
                      <w:rFonts w:cs="Arial"/>
                      <w:sz w:val="16"/>
                      <w:szCs w:val="16"/>
                    </w:rPr>
                  </w:pPr>
                  <w:r w:rsidRPr="006145DB">
                    <w:rPr>
                      <w:rFonts w:cs="Arial"/>
                      <w:sz w:val="16"/>
                      <w:szCs w:val="16"/>
                    </w:rPr>
                    <w:t xml:space="preserve">Secretaría Distrital de Salud gestionado Subdirección para la Adultez </w:t>
                  </w:r>
                </w:p>
              </w:tc>
            </w:tr>
            <w:tr w:rsidR="000F6A3C" w:rsidRPr="006145DB" w14:paraId="69468D74" w14:textId="77777777" w:rsidTr="007503E9">
              <w:trPr>
                <w:trHeight w:val="543"/>
                <w:jc w:val="center"/>
              </w:trPr>
              <w:tc>
                <w:tcPr>
                  <w:tcW w:w="3312" w:type="dxa"/>
                  <w:vMerge/>
                  <w:vAlign w:val="center"/>
                </w:tcPr>
                <w:p w14:paraId="0B57E3C4" w14:textId="77777777" w:rsidR="00F94D39" w:rsidRPr="006145DB" w:rsidRDefault="00F94D39" w:rsidP="005B435E">
                  <w:pPr>
                    <w:jc w:val="both"/>
                    <w:rPr>
                      <w:rFonts w:cs="Arial"/>
                      <w:sz w:val="16"/>
                      <w:szCs w:val="16"/>
                    </w:rPr>
                  </w:pPr>
                </w:p>
              </w:tc>
              <w:tc>
                <w:tcPr>
                  <w:tcW w:w="1276" w:type="dxa"/>
                  <w:vAlign w:val="center"/>
                </w:tcPr>
                <w:p w14:paraId="45C9960B" w14:textId="77777777" w:rsidR="00F94D39" w:rsidRPr="006145DB" w:rsidRDefault="00F94D39" w:rsidP="005B435E">
                  <w:pPr>
                    <w:jc w:val="center"/>
                    <w:rPr>
                      <w:rFonts w:cs="Arial"/>
                      <w:sz w:val="16"/>
                      <w:szCs w:val="16"/>
                    </w:rPr>
                  </w:pPr>
                  <w:r w:rsidRPr="006145DB">
                    <w:rPr>
                      <w:rFonts w:cs="Arial"/>
                      <w:sz w:val="16"/>
                      <w:szCs w:val="16"/>
                      <w:lang w:eastAsia="es-CO"/>
                    </w:rPr>
                    <w:t>Instrumento propio</w:t>
                  </w:r>
                </w:p>
              </w:tc>
              <w:tc>
                <w:tcPr>
                  <w:tcW w:w="1134" w:type="dxa"/>
                  <w:vAlign w:val="center"/>
                </w:tcPr>
                <w:p w14:paraId="618DF48B" w14:textId="77777777" w:rsidR="00F94D39" w:rsidRPr="006145DB" w:rsidRDefault="00F94D39" w:rsidP="005B435E">
                  <w:pPr>
                    <w:tabs>
                      <w:tab w:val="left" w:pos="709"/>
                    </w:tabs>
                    <w:contextualSpacing/>
                    <w:jc w:val="center"/>
                    <w:rPr>
                      <w:rFonts w:cs="Arial"/>
                      <w:sz w:val="16"/>
                      <w:szCs w:val="16"/>
                    </w:rPr>
                  </w:pPr>
                  <w:r w:rsidRPr="006145DB">
                    <w:rPr>
                      <w:rFonts w:eastAsia="Arial" w:cs="Arial"/>
                      <w:sz w:val="16"/>
                      <w:szCs w:val="16"/>
                    </w:rPr>
                    <w:t>Vigente</w:t>
                  </w:r>
                </w:p>
              </w:tc>
              <w:tc>
                <w:tcPr>
                  <w:tcW w:w="1479" w:type="dxa"/>
                  <w:vAlign w:val="center"/>
                </w:tcPr>
                <w:p w14:paraId="1DEB5C74" w14:textId="77777777" w:rsidR="00F94D39" w:rsidRPr="006145DB" w:rsidRDefault="00F94D39" w:rsidP="005B435E">
                  <w:pPr>
                    <w:jc w:val="center"/>
                    <w:rPr>
                      <w:rFonts w:cs="Arial"/>
                      <w:sz w:val="16"/>
                      <w:szCs w:val="16"/>
                    </w:rPr>
                  </w:pPr>
                  <w:r w:rsidRPr="006145DB">
                    <w:rPr>
                      <w:rFonts w:cs="Arial"/>
                      <w:sz w:val="16"/>
                      <w:szCs w:val="16"/>
                      <w:lang w:eastAsia="es-CO"/>
                    </w:rPr>
                    <w:t>Secretaría Distrital de Integración Social</w:t>
                  </w:r>
                </w:p>
              </w:tc>
            </w:tr>
            <w:tr w:rsidR="000F6A3C" w:rsidRPr="006145DB" w14:paraId="01534780" w14:textId="77777777" w:rsidTr="007503E9">
              <w:trPr>
                <w:trHeight w:val="729"/>
                <w:jc w:val="center"/>
              </w:trPr>
              <w:tc>
                <w:tcPr>
                  <w:tcW w:w="3312" w:type="dxa"/>
                  <w:vMerge/>
                  <w:vAlign w:val="center"/>
                </w:tcPr>
                <w:p w14:paraId="52AD87A3" w14:textId="77777777" w:rsidR="00F94D39" w:rsidRPr="006145DB" w:rsidRDefault="00F94D39" w:rsidP="005B435E">
                  <w:pPr>
                    <w:jc w:val="both"/>
                    <w:rPr>
                      <w:rFonts w:cs="Arial"/>
                      <w:sz w:val="16"/>
                      <w:szCs w:val="16"/>
                    </w:rPr>
                  </w:pPr>
                </w:p>
              </w:tc>
              <w:tc>
                <w:tcPr>
                  <w:tcW w:w="1276" w:type="dxa"/>
                  <w:vAlign w:val="center"/>
                </w:tcPr>
                <w:p w14:paraId="663952A7" w14:textId="77777777" w:rsidR="00F94D39" w:rsidRPr="006145DB" w:rsidRDefault="00F94D39" w:rsidP="005B435E">
                  <w:pPr>
                    <w:jc w:val="center"/>
                    <w:rPr>
                      <w:rFonts w:cs="Arial"/>
                      <w:sz w:val="16"/>
                      <w:szCs w:val="16"/>
                    </w:rPr>
                  </w:pPr>
                  <w:r w:rsidRPr="006145DB">
                    <w:rPr>
                      <w:rFonts w:cs="Arial"/>
                      <w:sz w:val="16"/>
                      <w:szCs w:val="16"/>
                      <w:lang w:eastAsia="es-CO"/>
                    </w:rPr>
                    <w:t>Listado censal Ciudadanos Habitantes de Calle</w:t>
                  </w:r>
                </w:p>
              </w:tc>
              <w:tc>
                <w:tcPr>
                  <w:tcW w:w="1134" w:type="dxa"/>
                  <w:vAlign w:val="center"/>
                </w:tcPr>
                <w:p w14:paraId="4024B3B9"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Mensual (Mes Vencido)</w:t>
                  </w:r>
                </w:p>
              </w:tc>
              <w:tc>
                <w:tcPr>
                  <w:tcW w:w="1479" w:type="dxa"/>
                  <w:vAlign w:val="center"/>
                </w:tcPr>
                <w:p w14:paraId="5B0F9EFD" w14:textId="77777777" w:rsidR="00F94D39" w:rsidRPr="006145DB" w:rsidRDefault="00F94D39" w:rsidP="005B435E">
                  <w:pPr>
                    <w:jc w:val="center"/>
                    <w:rPr>
                      <w:rFonts w:cs="Arial"/>
                      <w:sz w:val="16"/>
                      <w:szCs w:val="16"/>
                    </w:rPr>
                  </w:pPr>
                  <w:r w:rsidRPr="006145DB">
                    <w:rPr>
                      <w:rFonts w:cs="Arial"/>
                      <w:sz w:val="16"/>
                      <w:szCs w:val="16"/>
                      <w:lang w:eastAsia="es-CO"/>
                    </w:rPr>
                    <w:t>Secretaría Distrital de Salud</w:t>
                  </w:r>
                </w:p>
              </w:tc>
            </w:tr>
            <w:tr w:rsidR="000F6A3C" w:rsidRPr="006145DB" w14:paraId="677410C6" w14:textId="77777777" w:rsidTr="007503E9">
              <w:trPr>
                <w:trHeight w:val="555"/>
                <w:jc w:val="center"/>
              </w:trPr>
              <w:tc>
                <w:tcPr>
                  <w:tcW w:w="3312" w:type="dxa"/>
                  <w:vMerge/>
                  <w:vAlign w:val="center"/>
                </w:tcPr>
                <w:p w14:paraId="72EAA914" w14:textId="77777777" w:rsidR="00F94D39" w:rsidRPr="006145DB" w:rsidRDefault="00F94D39" w:rsidP="005B435E">
                  <w:pPr>
                    <w:jc w:val="both"/>
                    <w:rPr>
                      <w:rFonts w:cs="Arial"/>
                      <w:sz w:val="16"/>
                      <w:szCs w:val="16"/>
                    </w:rPr>
                  </w:pPr>
                </w:p>
              </w:tc>
              <w:tc>
                <w:tcPr>
                  <w:tcW w:w="1276" w:type="dxa"/>
                  <w:vAlign w:val="center"/>
                </w:tcPr>
                <w:p w14:paraId="2F654B38" w14:textId="77777777" w:rsidR="00F94D39" w:rsidRPr="006145DB" w:rsidRDefault="00F94D39" w:rsidP="005B435E">
                  <w:pPr>
                    <w:jc w:val="center"/>
                    <w:rPr>
                      <w:rFonts w:cs="Arial"/>
                      <w:sz w:val="16"/>
                      <w:szCs w:val="16"/>
                    </w:rPr>
                  </w:pPr>
                  <w:r w:rsidRPr="006145DB">
                    <w:rPr>
                      <w:rFonts w:cs="Arial"/>
                      <w:sz w:val="16"/>
                      <w:szCs w:val="16"/>
                      <w:lang w:eastAsia="es-CO"/>
                    </w:rPr>
                    <w:t>Censo habitantes de calle</w:t>
                  </w:r>
                </w:p>
              </w:tc>
              <w:tc>
                <w:tcPr>
                  <w:tcW w:w="1134" w:type="dxa"/>
                  <w:vAlign w:val="center"/>
                </w:tcPr>
                <w:p w14:paraId="5C037863"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Vigente</w:t>
                  </w:r>
                </w:p>
              </w:tc>
              <w:tc>
                <w:tcPr>
                  <w:tcW w:w="1479" w:type="dxa"/>
                  <w:vAlign w:val="center"/>
                </w:tcPr>
                <w:p w14:paraId="0C2E4E07" w14:textId="77777777" w:rsidR="00F94D39" w:rsidRPr="006145DB" w:rsidRDefault="00F94D39" w:rsidP="005B435E">
                  <w:pPr>
                    <w:jc w:val="center"/>
                    <w:rPr>
                      <w:rFonts w:cs="Arial"/>
                      <w:sz w:val="16"/>
                      <w:szCs w:val="16"/>
                    </w:rPr>
                  </w:pPr>
                  <w:r w:rsidRPr="006145DB">
                    <w:rPr>
                      <w:rFonts w:cs="Arial"/>
                      <w:sz w:val="16"/>
                      <w:szCs w:val="16"/>
                      <w:lang w:eastAsia="es-CO"/>
                    </w:rPr>
                    <w:t>Secretaría Distrital de Integración Social</w:t>
                  </w:r>
                </w:p>
              </w:tc>
            </w:tr>
            <w:tr w:rsidR="000F6A3C" w:rsidRPr="006145DB" w14:paraId="546FB82F" w14:textId="77777777" w:rsidTr="007503E9">
              <w:trPr>
                <w:trHeight w:val="527"/>
                <w:jc w:val="center"/>
              </w:trPr>
              <w:tc>
                <w:tcPr>
                  <w:tcW w:w="3312" w:type="dxa"/>
                  <w:vMerge/>
                  <w:vAlign w:val="center"/>
                </w:tcPr>
                <w:p w14:paraId="6AB4588A" w14:textId="77777777" w:rsidR="00F94D39" w:rsidRPr="006145DB" w:rsidRDefault="00F94D39" w:rsidP="005B435E">
                  <w:pPr>
                    <w:jc w:val="both"/>
                    <w:rPr>
                      <w:rFonts w:cs="Arial"/>
                      <w:sz w:val="16"/>
                      <w:szCs w:val="16"/>
                    </w:rPr>
                  </w:pPr>
                </w:p>
              </w:tc>
              <w:tc>
                <w:tcPr>
                  <w:tcW w:w="1276" w:type="dxa"/>
                  <w:vAlign w:val="center"/>
                </w:tcPr>
                <w:p w14:paraId="23B59375" w14:textId="77777777" w:rsidR="00F94D39" w:rsidRPr="006145DB" w:rsidRDefault="00F94D39" w:rsidP="005B435E">
                  <w:pPr>
                    <w:jc w:val="center"/>
                    <w:rPr>
                      <w:rFonts w:cs="Arial"/>
                      <w:sz w:val="16"/>
                      <w:szCs w:val="16"/>
                      <w:lang w:eastAsia="es-CO"/>
                    </w:rPr>
                  </w:pPr>
                  <w:r w:rsidRPr="006145DB">
                    <w:rPr>
                      <w:rFonts w:cs="Arial"/>
                      <w:sz w:val="16"/>
                      <w:szCs w:val="16"/>
                    </w:rPr>
                    <w:t>Verificación en campo</w:t>
                  </w:r>
                </w:p>
              </w:tc>
              <w:tc>
                <w:tcPr>
                  <w:tcW w:w="1134" w:type="dxa"/>
                  <w:vAlign w:val="center"/>
                </w:tcPr>
                <w:p w14:paraId="07E6A382"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rPr>
                    <w:t>Demanda</w:t>
                  </w:r>
                </w:p>
              </w:tc>
              <w:tc>
                <w:tcPr>
                  <w:tcW w:w="1479" w:type="dxa"/>
                  <w:vAlign w:val="center"/>
                </w:tcPr>
                <w:p w14:paraId="361B67F3" w14:textId="77777777" w:rsidR="00F94D39" w:rsidRPr="006145DB" w:rsidRDefault="00F94D39" w:rsidP="005B435E">
                  <w:pPr>
                    <w:jc w:val="center"/>
                    <w:rPr>
                      <w:rFonts w:cs="Arial"/>
                      <w:sz w:val="16"/>
                      <w:szCs w:val="16"/>
                      <w:lang w:eastAsia="es-CO"/>
                    </w:rPr>
                  </w:pPr>
                  <w:r w:rsidRPr="006145DB">
                    <w:rPr>
                      <w:rFonts w:cs="Arial"/>
                      <w:sz w:val="16"/>
                      <w:szCs w:val="16"/>
                    </w:rPr>
                    <w:t>Subdirección para la Adultez</w:t>
                  </w:r>
                </w:p>
              </w:tc>
            </w:tr>
            <w:tr w:rsidR="000F6A3C" w:rsidRPr="006145DB" w14:paraId="6A179B53" w14:textId="77777777" w:rsidTr="007503E9">
              <w:trPr>
                <w:trHeight w:val="300"/>
                <w:jc w:val="center"/>
              </w:trPr>
              <w:tc>
                <w:tcPr>
                  <w:tcW w:w="3312" w:type="dxa"/>
                  <w:tcBorders>
                    <w:bottom w:val="single" w:sz="4" w:space="0" w:color="auto"/>
                  </w:tcBorders>
                  <w:vAlign w:val="center"/>
                </w:tcPr>
                <w:p w14:paraId="5CF9B3EC" w14:textId="77777777" w:rsidR="00F94D39" w:rsidRPr="006145DB" w:rsidRDefault="00F94D39" w:rsidP="005B435E">
                  <w:pPr>
                    <w:jc w:val="both"/>
                    <w:rPr>
                      <w:rFonts w:cs="Arial"/>
                      <w:sz w:val="16"/>
                      <w:szCs w:val="16"/>
                    </w:rPr>
                  </w:pPr>
                  <w:r w:rsidRPr="006145DB">
                    <w:rPr>
                      <w:rFonts w:cs="Arial"/>
                      <w:sz w:val="16"/>
                      <w:szCs w:val="16"/>
                    </w:rPr>
                    <w:t>Persona en riesgo de habitar la calle.</w:t>
                  </w:r>
                </w:p>
              </w:tc>
              <w:tc>
                <w:tcPr>
                  <w:tcW w:w="1276" w:type="dxa"/>
                  <w:tcBorders>
                    <w:bottom w:val="single" w:sz="4" w:space="0" w:color="auto"/>
                  </w:tcBorders>
                  <w:vAlign w:val="center"/>
                </w:tcPr>
                <w:p w14:paraId="72783E32" w14:textId="77777777" w:rsidR="00F94D39" w:rsidRPr="006145DB" w:rsidRDefault="00F94D39" w:rsidP="005B435E">
                  <w:pPr>
                    <w:jc w:val="center"/>
                    <w:rPr>
                      <w:rFonts w:cs="Arial"/>
                      <w:sz w:val="16"/>
                      <w:szCs w:val="16"/>
                    </w:rPr>
                  </w:pPr>
                  <w:r w:rsidRPr="006145DB">
                    <w:rPr>
                      <w:rFonts w:cs="Arial"/>
                      <w:sz w:val="16"/>
                      <w:szCs w:val="16"/>
                    </w:rPr>
                    <w:t>Verificación en campo</w:t>
                  </w:r>
                </w:p>
              </w:tc>
              <w:tc>
                <w:tcPr>
                  <w:tcW w:w="1134" w:type="dxa"/>
                  <w:tcBorders>
                    <w:bottom w:val="single" w:sz="4" w:space="0" w:color="auto"/>
                  </w:tcBorders>
                  <w:vAlign w:val="center"/>
                </w:tcPr>
                <w:p w14:paraId="09F6FFB9" w14:textId="77777777" w:rsidR="00F94D39" w:rsidRPr="006145DB" w:rsidRDefault="00F94D39" w:rsidP="005B435E">
                  <w:pPr>
                    <w:jc w:val="center"/>
                    <w:rPr>
                      <w:rFonts w:cs="Arial"/>
                      <w:sz w:val="16"/>
                      <w:szCs w:val="16"/>
                    </w:rPr>
                  </w:pPr>
                  <w:r w:rsidRPr="006145DB">
                    <w:rPr>
                      <w:rFonts w:cs="Arial"/>
                      <w:sz w:val="16"/>
                      <w:szCs w:val="16"/>
                    </w:rPr>
                    <w:t>Demanda</w:t>
                  </w:r>
                </w:p>
              </w:tc>
              <w:tc>
                <w:tcPr>
                  <w:tcW w:w="1479" w:type="dxa"/>
                  <w:tcBorders>
                    <w:bottom w:val="single" w:sz="4" w:space="0" w:color="auto"/>
                  </w:tcBorders>
                  <w:vAlign w:val="center"/>
                </w:tcPr>
                <w:p w14:paraId="63BD23E9" w14:textId="77777777" w:rsidR="00F94D39" w:rsidRPr="006145DB" w:rsidRDefault="00F94D39" w:rsidP="005B435E">
                  <w:pPr>
                    <w:jc w:val="center"/>
                    <w:rPr>
                      <w:rFonts w:cs="Arial"/>
                      <w:sz w:val="16"/>
                      <w:szCs w:val="16"/>
                    </w:rPr>
                  </w:pPr>
                  <w:r w:rsidRPr="006145DB">
                    <w:rPr>
                      <w:rFonts w:cs="Arial"/>
                      <w:sz w:val="16"/>
                      <w:szCs w:val="16"/>
                    </w:rPr>
                    <w:t>Subdirección para la Adultez</w:t>
                  </w:r>
                </w:p>
              </w:tc>
            </w:tr>
            <w:tr w:rsidR="000F6A3C" w:rsidRPr="006145DB" w14:paraId="6FD56A09" w14:textId="77777777" w:rsidTr="007503E9">
              <w:trPr>
                <w:trHeight w:val="432"/>
                <w:jc w:val="center"/>
              </w:trPr>
              <w:tc>
                <w:tcPr>
                  <w:tcW w:w="3312" w:type="dxa"/>
                  <w:tcBorders>
                    <w:bottom w:val="nil"/>
                  </w:tcBorders>
                  <w:vAlign w:val="center"/>
                </w:tcPr>
                <w:p w14:paraId="26AEBEC2" w14:textId="77777777" w:rsidR="00F94D39" w:rsidRPr="006145DB" w:rsidRDefault="00F94D39" w:rsidP="005B435E">
                  <w:pPr>
                    <w:jc w:val="both"/>
                    <w:rPr>
                      <w:rFonts w:cs="Arial"/>
                      <w:sz w:val="16"/>
                      <w:szCs w:val="16"/>
                    </w:rPr>
                  </w:pPr>
                  <w:r w:rsidRPr="006145DB">
                    <w:rPr>
                      <w:rFonts w:cs="Arial"/>
                      <w:sz w:val="16"/>
                      <w:szCs w:val="16"/>
                    </w:rPr>
                    <w:t>Persona que presente morbilidades agudas, crónicas y de interés en salud pública, o personas que requieran cuidados pre y post hospitalarios transitorios enfocados en el cuidado y acompañamiento individual en los procesos de corresponsabilidad en salud.</w:t>
                  </w:r>
                </w:p>
              </w:tc>
              <w:tc>
                <w:tcPr>
                  <w:tcW w:w="1276" w:type="dxa"/>
                  <w:tcBorders>
                    <w:bottom w:val="nil"/>
                  </w:tcBorders>
                  <w:vAlign w:val="center"/>
                </w:tcPr>
                <w:p w14:paraId="18D8D8C5" w14:textId="77777777" w:rsidR="00F94D39" w:rsidRPr="006145DB" w:rsidRDefault="00F94D39" w:rsidP="005B435E">
                  <w:pPr>
                    <w:jc w:val="center"/>
                    <w:rPr>
                      <w:rFonts w:cs="Arial"/>
                      <w:sz w:val="16"/>
                      <w:szCs w:val="16"/>
                    </w:rPr>
                  </w:pPr>
                  <w:r w:rsidRPr="006145DB">
                    <w:rPr>
                      <w:rFonts w:cs="Arial"/>
                      <w:sz w:val="16"/>
                      <w:szCs w:val="16"/>
                      <w:lang w:eastAsia="es-CO"/>
                    </w:rPr>
                    <w:t xml:space="preserve">Verificación en campo </w:t>
                  </w:r>
                </w:p>
              </w:tc>
              <w:tc>
                <w:tcPr>
                  <w:tcW w:w="1134" w:type="dxa"/>
                  <w:tcBorders>
                    <w:bottom w:val="nil"/>
                  </w:tcBorders>
                  <w:vAlign w:val="center"/>
                </w:tcPr>
                <w:p w14:paraId="5200AB32"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Demanda</w:t>
                  </w:r>
                </w:p>
              </w:tc>
              <w:tc>
                <w:tcPr>
                  <w:tcW w:w="1479" w:type="dxa"/>
                  <w:tcBorders>
                    <w:bottom w:val="nil"/>
                  </w:tcBorders>
                  <w:vAlign w:val="center"/>
                </w:tcPr>
                <w:p w14:paraId="7EB48EC0" w14:textId="77777777" w:rsidR="00F94D39" w:rsidRPr="006145DB" w:rsidRDefault="00F94D39" w:rsidP="005B435E">
                  <w:pPr>
                    <w:jc w:val="center"/>
                    <w:rPr>
                      <w:rFonts w:cs="Arial"/>
                      <w:sz w:val="16"/>
                      <w:szCs w:val="16"/>
                    </w:rPr>
                  </w:pPr>
                  <w:r w:rsidRPr="006145DB">
                    <w:rPr>
                      <w:rFonts w:cs="Arial"/>
                      <w:sz w:val="16"/>
                      <w:szCs w:val="16"/>
                      <w:lang w:eastAsia="es-CO"/>
                    </w:rPr>
                    <w:t>Entidad Promotora de Salud (EPS) o Entidad Administradora de Planes de Beneficios de Salud (EAPB).</w:t>
                  </w:r>
                </w:p>
              </w:tc>
            </w:tr>
            <w:tr w:rsidR="000F6A3C" w:rsidRPr="006145DB" w14:paraId="3E478FE1" w14:textId="77777777" w:rsidTr="007503E9">
              <w:trPr>
                <w:trHeight w:val="574"/>
                <w:jc w:val="center"/>
              </w:trPr>
              <w:tc>
                <w:tcPr>
                  <w:tcW w:w="3312" w:type="dxa"/>
                  <w:tcBorders>
                    <w:top w:val="nil"/>
                  </w:tcBorders>
                  <w:vAlign w:val="center"/>
                </w:tcPr>
                <w:p w14:paraId="6951D912" w14:textId="77777777" w:rsidR="00F94D39" w:rsidRPr="006145DB" w:rsidRDefault="00F94D39" w:rsidP="005B435E">
                  <w:pPr>
                    <w:jc w:val="both"/>
                    <w:rPr>
                      <w:rFonts w:cs="Arial"/>
                      <w:sz w:val="16"/>
                      <w:szCs w:val="16"/>
                      <w:lang w:eastAsia="es-CO"/>
                    </w:rPr>
                  </w:pPr>
                  <w:r w:rsidRPr="006145DB">
                    <w:rPr>
                      <w:rFonts w:cs="Arial"/>
                      <w:sz w:val="16"/>
                      <w:szCs w:val="16"/>
                      <w:lang w:eastAsia="es-CO"/>
                    </w:rPr>
                    <w:t>Persona funcional para el desarrollo de sus actividades de la vida diaria (higiene, vestido, alimentación y desplazamiento).</w:t>
                  </w:r>
                </w:p>
              </w:tc>
              <w:tc>
                <w:tcPr>
                  <w:tcW w:w="1276" w:type="dxa"/>
                  <w:tcBorders>
                    <w:top w:val="nil"/>
                  </w:tcBorders>
                  <w:vAlign w:val="center"/>
                </w:tcPr>
                <w:p w14:paraId="040186D9" w14:textId="77777777" w:rsidR="00F94D39" w:rsidRPr="006145DB" w:rsidRDefault="00F94D39" w:rsidP="005B435E">
                  <w:pPr>
                    <w:jc w:val="center"/>
                    <w:rPr>
                      <w:rFonts w:cs="Arial"/>
                      <w:sz w:val="16"/>
                      <w:szCs w:val="16"/>
                      <w:lang w:eastAsia="es-CO"/>
                    </w:rPr>
                  </w:pPr>
                  <w:r w:rsidRPr="006145DB">
                    <w:rPr>
                      <w:rFonts w:cs="Arial"/>
                      <w:sz w:val="16"/>
                      <w:szCs w:val="16"/>
                      <w:lang w:eastAsia="es-CO"/>
                    </w:rPr>
                    <w:t xml:space="preserve">Verificación en campo </w:t>
                  </w:r>
                </w:p>
              </w:tc>
              <w:tc>
                <w:tcPr>
                  <w:tcW w:w="1134" w:type="dxa"/>
                  <w:tcBorders>
                    <w:top w:val="nil"/>
                  </w:tcBorders>
                  <w:vAlign w:val="center"/>
                </w:tcPr>
                <w:p w14:paraId="499ED73F"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lang w:eastAsia="es-CO"/>
                    </w:rPr>
                    <w:t>Demanda</w:t>
                  </w:r>
                </w:p>
              </w:tc>
              <w:tc>
                <w:tcPr>
                  <w:tcW w:w="1479" w:type="dxa"/>
                  <w:tcBorders>
                    <w:top w:val="nil"/>
                  </w:tcBorders>
                  <w:vAlign w:val="center"/>
                </w:tcPr>
                <w:p w14:paraId="6DB4705D" w14:textId="77777777" w:rsidR="00F94D39" w:rsidRPr="006145DB" w:rsidRDefault="00F94D39" w:rsidP="005B435E">
                  <w:pPr>
                    <w:jc w:val="center"/>
                    <w:rPr>
                      <w:rFonts w:cs="Arial"/>
                      <w:sz w:val="16"/>
                      <w:szCs w:val="16"/>
                    </w:rPr>
                  </w:pPr>
                  <w:r w:rsidRPr="006145DB">
                    <w:rPr>
                      <w:rFonts w:cs="Arial"/>
                      <w:bCs/>
                      <w:sz w:val="16"/>
                      <w:szCs w:val="16"/>
                      <w:lang w:eastAsia="es-CO"/>
                    </w:rPr>
                    <w:t>Subdirección para la Adultez.</w:t>
                  </w:r>
                </w:p>
              </w:tc>
            </w:tr>
            <w:tr w:rsidR="000F6A3C" w:rsidRPr="006145DB" w14:paraId="4ED2D6D2" w14:textId="77777777" w:rsidTr="007503E9">
              <w:trPr>
                <w:trHeight w:val="701"/>
                <w:jc w:val="center"/>
              </w:trPr>
              <w:tc>
                <w:tcPr>
                  <w:tcW w:w="3312" w:type="dxa"/>
                  <w:vAlign w:val="center"/>
                </w:tcPr>
                <w:p w14:paraId="5A677A63" w14:textId="77777777" w:rsidR="00F94D39" w:rsidRPr="006145DB" w:rsidRDefault="00F94D39" w:rsidP="005B435E">
                  <w:pPr>
                    <w:jc w:val="both"/>
                    <w:rPr>
                      <w:rFonts w:cs="Arial"/>
                      <w:sz w:val="16"/>
                      <w:szCs w:val="16"/>
                      <w:lang w:eastAsia="es-CO"/>
                    </w:rPr>
                  </w:pPr>
                  <w:r w:rsidRPr="006145DB">
                    <w:rPr>
                      <w:rFonts w:cs="Arial"/>
                      <w:sz w:val="16"/>
                      <w:szCs w:val="16"/>
                      <w:shd w:val="clear" w:color="auto" w:fill="FFFFFF"/>
                    </w:rPr>
                    <w:t xml:space="preserve">Persona que se encuentre registrada en las bases de datos oficiales del Sistema General de Seguridad Social en Salud (SGSS).  </w:t>
                  </w:r>
                </w:p>
              </w:tc>
              <w:tc>
                <w:tcPr>
                  <w:tcW w:w="1276" w:type="dxa"/>
                  <w:vAlign w:val="center"/>
                </w:tcPr>
                <w:p w14:paraId="4ECF0506" w14:textId="77777777" w:rsidR="00F94D39" w:rsidRPr="006145DB" w:rsidRDefault="00F94D39" w:rsidP="005B435E">
                  <w:pPr>
                    <w:jc w:val="center"/>
                    <w:rPr>
                      <w:rFonts w:cs="Arial"/>
                      <w:sz w:val="16"/>
                      <w:szCs w:val="16"/>
                      <w:lang w:eastAsia="es-CO"/>
                    </w:rPr>
                  </w:pPr>
                  <w:r w:rsidRPr="006145DB">
                    <w:rPr>
                      <w:rFonts w:cs="Arial"/>
                      <w:sz w:val="16"/>
                      <w:szCs w:val="16"/>
                      <w:lang w:eastAsia="es-CO"/>
                    </w:rPr>
                    <w:t>Administradora de recursos del sistema general de seguridad social en salud (ADRES).</w:t>
                  </w:r>
                </w:p>
              </w:tc>
              <w:tc>
                <w:tcPr>
                  <w:tcW w:w="1134" w:type="dxa"/>
                  <w:vAlign w:val="center"/>
                </w:tcPr>
                <w:p w14:paraId="6F37D6E9" w14:textId="06C94FBA" w:rsidR="00F94D39" w:rsidRPr="006145DB" w:rsidRDefault="00F94D39" w:rsidP="00425DB4">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479" w:type="dxa"/>
                  <w:vAlign w:val="center"/>
                </w:tcPr>
                <w:p w14:paraId="4C3CAD58" w14:textId="77777777" w:rsidR="00F94D39" w:rsidRPr="006145DB" w:rsidRDefault="00F94D39" w:rsidP="005B435E">
                  <w:pPr>
                    <w:jc w:val="center"/>
                    <w:rPr>
                      <w:rFonts w:cs="Arial"/>
                      <w:bCs/>
                      <w:sz w:val="16"/>
                      <w:szCs w:val="16"/>
                      <w:lang w:eastAsia="es-CO"/>
                    </w:rPr>
                  </w:pPr>
                  <w:r w:rsidRPr="006145DB">
                    <w:rPr>
                      <w:rFonts w:cs="Arial"/>
                      <w:sz w:val="16"/>
                      <w:szCs w:val="16"/>
                    </w:rPr>
                    <w:t>Ministerio de Salud y Protección Social (MSPS)</w:t>
                  </w:r>
                </w:p>
              </w:tc>
            </w:tr>
            <w:tr w:rsidR="000F6A3C" w:rsidRPr="006145DB" w14:paraId="2CF0219D" w14:textId="77777777" w:rsidTr="007503E9">
              <w:trPr>
                <w:trHeight w:val="1082"/>
                <w:jc w:val="center"/>
              </w:trPr>
              <w:tc>
                <w:tcPr>
                  <w:tcW w:w="3312" w:type="dxa"/>
                  <w:vAlign w:val="center"/>
                </w:tcPr>
                <w:p w14:paraId="09880591" w14:textId="77777777" w:rsidR="00F94D39" w:rsidRPr="006145DB" w:rsidRDefault="00F94D39" w:rsidP="005B435E">
                  <w:pPr>
                    <w:jc w:val="both"/>
                    <w:rPr>
                      <w:rFonts w:cs="Arial"/>
                      <w:sz w:val="16"/>
                      <w:szCs w:val="16"/>
                      <w:shd w:val="clear" w:color="auto" w:fill="FFFFFF"/>
                    </w:rPr>
                  </w:pPr>
                  <w:r w:rsidRPr="006145DB">
                    <w:rPr>
                      <w:rStyle w:val="normaltextrun"/>
                      <w:rFonts w:eastAsia="Calibri" w:cs="Arial"/>
                      <w:sz w:val="16"/>
                      <w:szCs w:val="16"/>
                      <w:shd w:val="clear" w:color="auto" w:fill="FFFFFF"/>
                    </w:rPr>
                    <w:t>Persona que no tenga orden de captura vigente o casa por cárcel.</w:t>
                  </w:r>
                </w:p>
              </w:tc>
              <w:tc>
                <w:tcPr>
                  <w:tcW w:w="1276" w:type="dxa"/>
                  <w:vAlign w:val="center"/>
                </w:tcPr>
                <w:p w14:paraId="424A45E5" w14:textId="77777777" w:rsidR="00F94D39" w:rsidRPr="006145DB" w:rsidRDefault="00F94D39" w:rsidP="005B435E">
                  <w:pPr>
                    <w:jc w:val="center"/>
                    <w:rPr>
                      <w:rFonts w:cs="Arial"/>
                      <w:sz w:val="16"/>
                      <w:szCs w:val="16"/>
                      <w:lang w:eastAsia="es-CO"/>
                    </w:rPr>
                  </w:pPr>
                  <w:r w:rsidRPr="006145DB">
                    <w:rPr>
                      <w:rFonts w:cs="Arial"/>
                      <w:sz w:val="16"/>
                      <w:szCs w:val="16"/>
                      <w:lang w:eastAsia="es-CO"/>
                    </w:rPr>
                    <w:t>Rama Judicial - Juzgados de Ejecución de Penas y Medidas de Seguridad (JEMPS).</w:t>
                  </w:r>
                </w:p>
              </w:tc>
              <w:tc>
                <w:tcPr>
                  <w:tcW w:w="1134" w:type="dxa"/>
                  <w:vAlign w:val="center"/>
                </w:tcPr>
                <w:p w14:paraId="36684134"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479" w:type="dxa"/>
                  <w:vAlign w:val="center"/>
                </w:tcPr>
                <w:p w14:paraId="589A27A7" w14:textId="77777777" w:rsidR="00F94D39" w:rsidRPr="006145DB" w:rsidRDefault="00F94D39" w:rsidP="005B435E">
                  <w:pPr>
                    <w:jc w:val="center"/>
                    <w:rPr>
                      <w:rFonts w:cs="Arial"/>
                      <w:sz w:val="16"/>
                      <w:szCs w:val="16"/>
                    </w:rPr>
                  </w:pPr>
                  <w:r w:rsidRPr="006145DB">
                    <w:rPr>
                      <w:rFonts w:cs="Arial"/>
                      <w:sz w:val="16"/>
                      <w:szCs w:val="16"/>
                      <w:lang w:eastAsia="es-CO"/>
                    </w:rPr>
                    <w:t>Ministerio de Justicia y del derecho – Consejo Superior de la Judicatura. </w:t>
                  </w:r>
                </w:p>
              </w:tc>
            </w:tr>
          </w:tbl>
          <w:p w14:paraId="134645C0" w14:textId="77777777" w:rsidR="00F94D39" w:rsidRPr="006145DB" w:rsidRDefault="00F94D39" w:rsidP="005B435E">
            <w:pPr>
              <w:pStyle w:val="Textoindependiente"/>
              <w:spacing w:line="240" w:lineRule="auto"/>
              <w:ind w:right="112"/>
              <w:jc w:val="both"/>
              <w:rPr>
                <w:rFonts w:cs="Arial"/>
                <w:bCs/>
                <w:sz w:val="20"/>
                <w:szCs w:val="20"/>
                <w:lang w:eastAsia="es-CO"/>
              </w:rPr>
            </w:pPr>
          </w:p>
        </w:tc>
      </w:tr>
      <w:tr w:rsidR="00F94D39" w:rsidRPr="006145DB" w14:paraId="5309579E" w14:textId="77777777" w:rsidTr="00F94D39">
        <w:trPr>
          <w:trHeight w:val="5647"/>
          <w:jc w:val="center"/>
        </w:trPr>
        <w:tc>
          <w:tcPr>
            <w:tcW w:w="1940" w:type="dxa"/>
            <w:shd w:val="clear" w:color="auto" w:fill="FFFFFF" w:themeFill="background1"/>
            <w:vAlign w:val="center"/>
          </w:tcPr>
          <w:p w14:paraId="20F170F5" w14:textId="77777777" w:rsidR="00F94D39" w:rsidRPr="006145DB" w:rsidRDefault="00F94D39" w:rsidP="00EB189D">
            <w:pPr>
              <w:spacing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55" w:type="dxa"/>
            <w:shd w:val="clear" w:color="auto" w:fill="FFFFFF" w:themeFill="background1"/>
            <w:vAlign w:val="center"/>
          </w:tcPr>
          <w:tbl>
            <w:tblPr>
              <w:tblStyle w:val="Tablaconcuadrcula"/>
              <w:tblW w:w="7257" w:type="dxa"/>
              <w:jc w:val="center"/>
              <w:tblLayout w:type="fixed"/>
              <w:tblLook w:val="04A0" w:firstRow="1" w:lastRow="0" w:firstColumn="1" w:lastColumn="0" w:noHBand="0" w:noVBand="1"/>
            </w:tblPr>
            <w:tblGrid>
              <w:gridCol w:w="3342"/>
              <w:gridCol w:w="1276"/>
              <w:gridCol w:w="1134"/>
              <w:gridCol w:w="1505"/>
            </w:tblGrid>
            <w:tr w:rsidR="00316CCE" w:rsidRPr="006145DB" w14:paraId="0BF6968B" w14:textId="77777777" w:rsidTr="00071866">
              <w:trPr>
                <w:trHeight w:val="380"/>
                <w:jc w:val="center"/>
              </w:trPr>
              <w:tc>
                <w:tcPr>
                  <w:tcW w:w="3342" w:type="dxa"/>
                  <w:tcBorders>
                    <w:top w:val="nil"/>
                    <w:bottom w:val="single" w:sz="4" w:space="0" w:color="auto"/>
                  </w:tcBorders>
                  <w:vAlign w:val="center"/>
                </w:tcPr>
                <w:p w14:paraId="69872FAF"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Criterio de Egreso</w:t>
                  </w:r>
                </w:p>
              </w:tc>
              <w:tc>
                <w:tcPr>
                  <w:tcW w:w="1276" w:type="dxa"/>
                  <w:tcBorders>
                    <w:top w:val="nil"/>
                    <w:bottom w:val="single" w:sz="4" w:space="0" w:color="auto"/>
                  </w:tcBorders>
                  <w:vAlign w:val="center"/>
                </w:tcPr>
                <w:p w14:paraId="023D2DC3"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auto"/>
                  </w:tcBorders>
                  <w:vAlign w:val="center"/>
                </w:tcPr>
                <w:p w14:paraId="00113583"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05" w:type="dxa"/>
                  <w:tcBorders>
                    <w:top w:val="nil"/>
                    <w:bottom w:val="single" w:sz="4" w:space="0" w:color="auto"/>
                  </w:tcBorders>
                  <w:vAlign w:val="center"/>
                </w:tcPr>
                <w:p w14:paraId="2F3E8164"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16CCE" w:rsidRPr="006145DB" w14:paraId="26F6D79E" w14:textId="77777777" w:rsidTr="00071866">
              <w:trPr>
                <w:trHeight w:val="243"/>
                <w:jc w:val="center"/>
              </w:trPr>
              <w:tc>
                <w:tcPr>
                  <w:tcW w:w="3342" w:type="dxa"/>
                  <w:tcBorders>
                    <w:top w:val="single" w:sz="4" w:space="0" w:color="auto"/>
                  </w:tcBorders>
                  <w:vAlign w:val="center"/>
                </w:tcPr>
                <w:p w14:paraId="0DFA045D" w14:textId="77777777" w:rsidR="00F94D39" w:rsidRPr="006145DB" w:rsidRDefault="00F94D39" w:rsidP="005B435E">
                  <w:pPr>
                    <w:tabs>
                      <w:tab w:val="left" w:pos="709"/>
                    </w:tabs>
                    <w:contextualSpacing/>
                    <w:jc w:val="both"/>
                    <w:rPr>
                      <w:rFonts w:cs="Arial"/>
                      <w:bCs/>
                      <w:sz w:val="16"/>
                      <w:szCs w:val="16"/>
                      <w:lang w:eastAsia="es-CO"/>
                    </w:rPr>
                  </w:pPr>
                  <w:r w:rsidRPr="006145DB">
                    <w:rPr>
                      <w:rFonts w:cs="Arial"/>
                      <w:bCs/>
                      <w:sz w:val="16"/>
                      <w:szCs w:val="16"/>
                      <w:lang w:eastAsia="es-CO"/>
                    </w:rPr>
                    <w:t>Retiro voluntario manifestado libre y expresamente por escrito.</w:t>
                  </w:r>
                </w:p>
              </w:tc>
              <w:tc>
                <w:tcPr>
                  <w:tcW w:w="1276" w:type="dxa"/>
                  <w:tcBorders>
                    <w:top w:val="single" w:sz="4" w:space="0" w:color="auto"/>
                  </w:tcBorders>
                  <w:vAlign w:val="center"/>
                </w:tcPr>
                <w:p w14:paraId="4B8625E9"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rPr>
                    <w:t>Verificación en campo/ Solicitud ciudadana</w:t>
                  </w:r>
                </w:p>
              </w:tc>
              <w:tc>
                <w:tcPr>
                  <w:tcW w:w="1134" w:type="dxa"/>
                  <w:tcBorders>
                    <w:top w:val="single" w:sz="4" w:space="0" w:color="auto"/>
                  </w:tcBorders>
                  <w:vAlign w:val="center"/>
                </w:tcPr>
                <w:p w14:paraId="74692DBA"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05" w:type="dxa"/>
                  <w:tcBorders>
                    <w:top w:val="single" w:sz="4" w:space="0" w:color="auto"/>
                  </w:tcBorders>
                  <w:vAlign w:val="center"/>
                </w:tcPr>
                <w:p w14:paraId="020C2512"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rPr>
                    <w:t>Subdirección para la Adultez</w:t>
                  </w:r>
                </w:p>
              </w:tc>
            </w:tr>
            <w:tr w:rsidR="00316CCE" w:rsidRPr="006145DB" w14:paraId="39434EF8" w14:textId="77777777" w:rsidTr="00071866">
              <w:trPr>
                <w:trHeight w:val="765"/>
                <w:jc w:val="center"/>
              </w:trPr>
              <w:tc>
                <w:tcPr>
                  <w:tcW w:w="3342" w:type="dxa"/>
                  <w:vAlign w:val="center"/>
                </w:tcPr>
                <w:p w14:paraId="66BA8517" w14:textId="77777777" w:rsidR="00F94D39" w:rsidRPr="006145DB" w:rsidRDefault="00F94D39" w:rsidP="005B435E">
                  <w:pPr>
                    <w:tabs>
                      <w:tab w:val="left" w:pos="709"/>
                    </w:tabs>
                    <w:contextualSpacing/>
                    <w:jc w:val="both"/>
                    <w:rPr>
                      <w:rFonts w:cs="Arial"/>
                      <w:bCs/>
                      <w:sz w:val="16"/>
                      <w:szCs w:val="16"/>
                      <w:lang w:eastAsia="es-CO"/>
                    </w:rPr>
                  </w:pPr>
                  <w:r w:rsidRPr="006145DB">
                    <w:rPr>
                      <w:rFonts w:cs="Arial"/>
                      <w:bCs/>
                      <w:sz w:val="16"/>
                      <w:szCs w:val="16"/>
                      <w:lang w:eastAsia="es-CO"/>
                    </w:rPr>
                    <w:t>Persona con orden de captura vigente o casa por cárcel.</w:t>
                  </w:r>
                </w:p>
              </w:tc>
              <w:tc>
                <w:tcPr>
                  <w:tcW w:w="1276" w:type="dxa"/>
                  <w:vAlign w:val="center"/>
                </w:tcPr>
                <w:p w14:paraId="1C90B925"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Rama Judicial - Juzgados de Ejecución de Penas y Medidas De Seguridad (JEMPS). </w:t>
                  </w:r>
                </w:p>
              </w:tc>
              <w:tc>
                <w:tcPr>
                  <w:tcW w:w="1134" w:type="dxa"/>
                  <w:vAlign w:val="center"/>
                </w:tcPr>
                <w:p w14:paraId="76542C59" w14:textId="58ECA097" w:rsidR="00F94D39" w:rsidRPr="006145DB" w:rsidRDefault="00F94D39" w:rsidP="005B435E">
                  <w:pPr>
                    <w:tabs>
                      <w:tab w:val="left" w:pos="709"/>
                    </w:tabs>
                    <w:contextualSpacing/>
                    <w:jc w:val="center"/>
                    <w:textAlignment w:val="baseline"/>
                    <w:rPr>
                      <w:rFonts w:cs="Arial"/>
                      <w:bCs/>
                      <w:sz w:val="16"/>
                      <w:szCs w:val="16"/>
                      <w:lang w:eastAsia="es-CO"/>
                    </w:rPr>
                  </w:pPr>
                  <w:r w:rsidRPr="006145DB">
                    <w:rPr>
                      <w:rFonts w:cs="Arial"/>
                      <w:bCs/>
                      <w:sz w:val="16"/>
                      <w:szCs w:val="16"/>
                      <w:lang w:eastAsia="es-CO"/>
                    </w:rPr>
                    <w:t>Consulta individual a demanda</w:t>
                  </w:r>
                </w:p>
              </w:tc>
              <w:tc>
                <w:tcPr>
                  <w:tcW w:w="1505" w:type="dxa"/>
                  <w:vAlign w:val="center"/>
                </w:tcPr>
                <w:p w14:paraId="1636395C"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Ministerio de Justicia y del derecho – Consejo Superior de la Judicatura. </w:t>
                  </w:r>
                </w:p>
              </w:tc>
            </w:tr>
            <w:tr w:rsidR="00316CCE" w:rsidRPr="006145DB" w14:paraId="43297FA1" w14:textId="77777777" w:rsidTr="00071866">
              <w:trPr>
                <w:trHeight w:val="485"/>
                <w:jc w:val="center"/>
              </w:trPr>
              <w:tc>
                <w:tcPr>
                  <w:tcW w:w="3342" w:type="dxa"/>
                  <w:vMerge w:val="restart"/>
                  <w:vAlign w:val="center"/>
                </w:tcPr>
                <w:p w14:paraId="34CA00A5"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lang w:eastAsia="es-CO"/>
                    </w:rPr>
                    <w:t xml:space="preserve">Fallecimiento </w:t>
                  </w:r>
                </w:p>
              </w:tc>
              <w:tc>
                <w:tcPr>
                  <w:tcW w:w="1276" w:type="dxa"/>
                  <w:vAlign w:val="center"/>
                </w:tcPr>
                <w:p w14:paraId="448776A2"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Registro Social de Hogares</w:t>
                  </w:r>
                </w:p>
              </w:tc>
              <w:tc>
                <w:tcPr>
                  <w:tcW w:w="1134" w:type="dxa"/>
                  <w:vAlign w:val="center"/>
                </w:tcPr>
                <w:p w14:paraId="1BDF03A3"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505" w:type="dxa"/>
                  <w:vAlign w:val="center"/>
                </w:tcPr>
                <w:p w14:paraId="559B5570"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316CCE" w:rsidRPr="006145DB" w14:paraId="7F5E45D9" w14:textId="77777777" w:rsidTr="00071866">
              <w:trPr>
                <w:trHeight w:val="485"/>
                <w:jc w:val="center"/>
              </w:trPr>
              <w:tc>
                <w:tcPr>
                  <w:tcW w:w="3342" w:type="dxa"/>
                  <w:vMerge/>
                  <w:vAlign w:val="center"/>
                </w:tcPr>
                <w:p w14:paraId="2A122A71" w14:textId="77777777" w:rsidR="00F94D39" w:rsidRPr="006145DB" w:rsidRDefault="00F94D39" w:rsidP="005B435E">
                  <w:pPr>
                    <w:tabs>
                      <w:tab w:val="left" w:pos="709"/>
                    </w:tabs>
                    <w:contextualSpacing/>
                    <w:jc w:val="both"/>
                    <w:rPr>
                      <w:rFonts w:cs="Arial"/>
                      <w:sz w:val="16"/>
                      <w:szCs w:val="16"/>
                      <w:lang w:eastAsia="es-CO"/>
                    </w:rPr>
                  </w:pPr>
                </w:p>
              </w:tc>
              <w:tc>
                <w:tcPr>
                  <w:tcW w:w="1276" w:type="dxa"/>
                  <w:vAlign w:val="center"/>
                </w:tcPr>
                <w:p w14:paraId="15F2FA8F"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Fe de supervivencia (ANI - RCD)</w:t>
                  </w:r>
                </w:p>
              </w:tc>
              <w:tc>
                <w:tcPr>
                  <w:tcW w:w="1134" w:type="dxa"/>
                  <w:vAlign w:val="center"/>
                </w:tcPr>
                <w:p w14:paraId="2582FAB2"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505" w:type="dxa"/>
                  <w:vAlign w:val="center"/>
                </w:tcPr>
                <w:p w14:paraId="2CD841BA"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Ministerio de Salud y Protección Social</w:t>
                  </w:r>
                </w:p>
              </w:tc>
            </w:tr>
            <w:tr w:rsidR="00316CCE" w:rsidRPr="006145DB" w14:paraId="76899E17" w14:textId="77777777" w:rsidTr="00071866">
              <w:trPr>
                <w:trHeight w:val="485"/>
                <w:jc w:val="center"/>
              </w:trPr>
              <w:tc>
                <w:tcPr>
                  <w:tcW w:w="3342" w:type="dxa"/>
                  <w:vMerge/>
                  <w:vAlign w:val="center"/>
                </w:tcPr>
                <w:p w14:paraId="5EAA8865" w14:textId="77777777" w:rsidR="00F94D39" w:rsidRPr="006145DB" w:rsidRDefault="00F94D39" w:rsidP="005B435E">
                  <w:pPr>
                    <w:tabs>
                      <w:tab w:val="left" w:pos="709"/>
                    </w:tabs>
                    <w:contextualSpacing/>
                    <w:jc w:val="both"/>
                    <w:rPr>
                      <w:rFonts w:cs="Arial"/>
                      <w:sz w:val="16"/>
                      <w:szCs w:val="16"/>
                      <w:lang w:eastAsia="es-CO"/>
                    </w:rPr>
                  </w:pPr>
                </w:p>
              </w:tc>
              <w:tc>
                <w:tcPr>
                  <w:tcW w:w="1276" w:type="dxa"/>
                  <w:vAlign w:val="center"/>
                </w:tcPr>
                <w:p w14:paraId="4F3F808E"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Fallecidos (Inhumados)</w:t>
                  </w:r>
                </w:p>
              </w:tc>
              <w:tc>
                <w:tcPr>
                  <w:tcW w:w="1134" w:type="dxa"/>
                  <w:vAlign w:val="center"/>
                </w:tcPr>
                <w:p w14:paraId="523396B6"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Mensual (Mes Vencido)</w:t>
                  </w:r>
                </w:p>
              </w:tc>
              <w:tc>
                <w:tcPr>
                  <w:tcW w:w="1505" w:type="dxa"/>
                  <w:vAlign w:val="center"/>
                </w:tcPr>
                <w:p w14:paraId="202996C4"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Salud.</w:t>
                  </w:r>
                </w:p>
              </w:tc>
            </w:tr>
            <w:tr w:rsidR="00316CCE" w:rsidRPr="006145DB" w14:paraId="4807C68C" w14:textId="77777777" w:rsidTr="00071866">
              <w:trPr>
                <w:trHeight w:val="259"/>
                <w:jc w:val="center"/>
              </w:trPr>
              <w:tc>
                <w:tcPr>
                  <w:tcW w:w="3342" w:type="dxa"/>
                  <w:vAlign w:val="center"/>
                </w:tcPr>
                <w:p w14:paraId="1882BDBC" w14:textId="77777777" w:rsidR="00F94D39" w:rsidRPr="006145DB" w:rsidRDefault="00F94D39" w:rsidP="005B435E">
                  <w:pPr>
                    <w:tabs>
                      <w:tab w:val="left" w:pos="709"/>
                    </w:tabs>
                    <w:contextualSpacing/>
                    <w:jc w:val="both"/>
                    <w:rPr>
                      <w:rFonts w:eastAsia="Arial" w:cs="Arial"/>
                      <w:sz w:val="16"/>
                      <w:szCs w:val="16"/>
                    </w:rPr>
                  </w:pPr>
                  <w:r w:rsidRPr="006145DB">
                    <w:rPr>
                      <w:rFonts w:eastAsia="Arial" w:cs="Arial"/>
                      <w:sz w:val="16"/>
                      <w:szCs w:val="16"/>
                    </w:rPr>
                    <w:t>Incurrir en falta gravísima establecida en el acuerdo de corresponsabilidad, una vez surtido el debido proceso.</w:t>
                  </w:r>
                </w:p>
              </w:tc>
              <w:tc>
                <w:tcPr>
                  <w:tcW w:w="1276" w:type="dxa"/>
                  <w:vAlign w:val="center"/>
                </w:tcPr>
                <w:p w14:paraId="6AB5A5FE"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55ADF32A"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05" w:type="dxa"/>
                  <w:vAlign w:val="center"/>
                </w:tcPr>
                <w:p w14:paraId="0D566FB2"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sz w:val="16"/>
                      <w:szCs w:val="16"/>
                    </w:rPr>
                    <w:t>Subdirección para la Adultez</w:t>
                  </w:r>
                </w:p>
              </w:tc>
            </w:tr>
            <w:tr w:rsidR="00316CCE" w:rsidRPr="006145DB" w14:paraId="59F8FC7C" w14:textId="77777777" w:rsidTr="00071866">
              <w:trPr>
                <w:trHeight w:val="259"/>
                <w:jc w:val="center"/>
              </w:trPr>
              <w:tc>
                <w:tcPr>
                  <w:tcW w:w="3342" w:type="dxa"/>
                  <w:vAlign w:val="center"/>
                </w:tcPr>
                <w:p w14:paraId="6D58BC41"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lang w:eastAsia="es-CO"/>
                    </w:rPr>
                    <w:t xml:space="preserve">Traslado a entidades externas. </w:t>
                  </w:r>
                </w:p>
              </w:tc>
              <w:tc>
                <w:tcPr>
                  <w:tcW w:w="1276" w:type="dxa"/>
                  <w:vAlign w:val="center"/>
                </w:tcPr>
                <w:p w14:paraId="003AE9D3"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6F28FFD1"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05" w:type="dxa"/>
                  <w:vAlign w:val="center"/>
                </w:tcPr>
                <w:p w14:paraId="12EAEFAA"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rPr>
                    <w:t>Subdirección para la Adultez</w:t>
                  </w:r>
                </w:p>
              </w:tc>
            </w:tr>
            <w:tr w:rsidR="00316CCE" w:rsidRPr="006145DB" w14:paraId="45DC2B4E" w14:textId="77777777" w:rsidTr="00071866">
              <w:trPr>
                <w:trHeight w:val="449"/>
                <w:jc w:val="center"/>
              </w:trPr>
              <w:tc>
                <w:tcPr>
                  <w:tcW w:w="3342" w:type="dxa"/>
                  <w:tcBorders>
                    <w:bottom w:val="single" w:sz="4" w:space="0" w:color="auto"/>
                  </w:tcBorders>
                  <w:vAlign w:val="center"/>
                </w:tcPr>
                <w:p w14:paraId="3FFB15EF"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lang w:eastAsia="es-CO"/>
                    </w:rPr>
                    <w:t>Traslado a otros servicios de las SDIS con los que tiene restricciones.</w:t>
                  </w:r>
                </w:p>
              </w:tc>
              <w:tc>
                <w:tcPr>
                  <w:tcW w:w="1276" w:type="dxa"/>
                  <w:tcBorders>
                    <w:bottom w:val="single" w:sz="4" w:space="0" w:color="auto"/>
                  </w:tcBorders>
                  <w:vAlign w:val="center"/>
                </w:tcPr>
                <w:p w14:paraId="1E855974"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7CC572A1"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05" w:type="dxa"/>
                  <w:tcBorders>
                    <w:bottom w:val="single" w:sz="4" w:space="0" w:color="auto"/>
                  </w:tcBorders>
                  <w:vAlign w:val="center"/>
                </w:tcPr>
                <w:p w14:paraId="3DCB933C"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rPr>
                    <w:t>Subdirección para la Adultez</w:t>
                  </w:r>
                </w:p>
              </w:tc>
            </w:tr>
            <w:tr w:rsidR="00316CCE" w:rsidRPr="006145DB" w14:paraId="46FC380C" w14:textId="77777777" w:rsidTr="00071866">
              <w:trPr>
                <w:trHeight w:val="403"/>
                <w:jc w:val="center"/>
              </w:trPr>
              <w:tc>
                <w:tcPr>
                  <w:tcW w:w="3342" w:type="dxa"/>
                  <w:tcBorders>
                    <w:bottom w:val="nil"/>
                  </w:tcBorders>
                  <w:vAlign w:val="center"/>
                </w:tcPr>
                <w:p w14:paraId="2A762641"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shd w:val="clear" w:color="auto" w:fill="FFFFFF"/>
                    </w:rPr>
                    <w:t>Finalización del tiempo de atención establecido.</w:t>
                  </w:r>
                </w:p>
              </w:tc>
              <w:tc>
                <w:tcPr>
                  <w:tcW w:w="1276" w:type="dxa"/>
                  <w:tcBorders>
                    <w:bottom w:val="nil"/>
                  </w:tcBorders>
                  <w:vAlign w:val="center"/>
                </w:tcPr>
                <w:p w14:paraId="11A65A11"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nil"/>
                  </w:tcBorders>
                  <w:vAlign w:val="center"/>
                </w:tcPr>
                <w:p w14:paraId="35D9F879"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05" w:type="dxa"/>
                  <w:tcBorders>
                    <w:bottom w:val="nil"/>
                  </w:tcBorders>
                  <w:vAlign w:val="center"/>
                </w:tcPr>
                <w:p w14:paraId="061DF993" w14:textId="77777777" w:rsidR="00F94D39" w:rsidRPr="006145DB" w:rsidRDefault="00F94D39" w:rsidP="005B435E">
                  <w:pPr>
                    <w:tabs>
                      <w:tab w:val="left" w:pos="709"/>
                    </w:tabs>
                    <w:contextualSpacing/>
                    <w:jc w:val="center"/>
                    <w:rPr>
                      <w:rFonts w:cs="Arial"/>
                      <w:sz w:val="16"/>
                      <w:szCs w:val="16"/>
                    </w:rPr>
                  </w:pPr>
                  <w:r w:rsidRPr="006145DB">
                    <w:rPr>
                      <w:rFonts w:cs="Arial"/>
                      <w:sz w:val="16"/>
                      <w:szCs w:val="16"/>
                    </w:rPr>
                    <w:t>Subdirección para la Adultez</w:t>
                  </w:r>
                </w:p>
              </w:tc>
            </w:tr>
          </w:tbl>
          <w:p w14:paraId="54FEEE50" w14:textId="77777777" w:rsidR="00F94D39" w:rsidRPr="006145DB" w:rsidRDefault="00F94D39" w:rsidP="005B435E">
            <w:pPr>
              <w:tabs>
                <w:tab w:val="left" w:pos="709"/>
              </w:tabs>
              <w:spacing w:line="240" w:lineRule="auto"/>
              <w:contextualSpacing/>
              <w:jc w:val="both"/>
              <w:rPr>
                <w:rFonts w:cs="Arial"/>
                <w:bCs/>
                <w:sz w:val="20"/>
                <w:szCs w:val="20"/>
                <w:lang w:eastAsia="es-CO"/>
              </w:rPr>
            </w:pPr>
          </w:p>
        </w:tc>
      </w:tr>
      <w:tr w:rsidR="00F94D39" w:rsidRPr="006145DB" w14:paraId="4D7A0567" w14:textId="77777777" w:rsidTr="00B877B5">
        <w:trPr>
          <w:trHeight w:val="955"/>
          <w:jc w:val="center"/>
        </w:trPr>
        <w:tc>
          <w:tcPr>
            <w:tcW w:w="1940" w:type="dxa"/>
            <w:shd w:val="clear" w:color="auto" w:fill="FFFFFF" w:themeFill="background1"/>
            <w:vAlign w:val="center"/>
          </w:tcPr>
          <w:p w14:paraId="28731919" w14:textId="77777777" w:rsidR="00F94D39" w:rsidRPr="006145DB" w:rsidRDefault="00F94D39" w:rsidP="00EB189D">
            <w:pPr>
              <w:spacing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455" w:type="dxa"/>
            <w:shd w:val="clear" w:color="auto" w:fill="FFFFFF" w:themeFill="background1"/>
            <w:vAlign w:val="center"/>
          </w:tcPr>
          <w:tbl>
            <w:tblPr>
              <w:tblStyle w:val="Tablaconcuadrcula"/>
              <w:tblW w:w="7252" w:type="dxa"/>
              <w:tblLayout w:type="fixed"/>
              <w:tblLook w:val="04A0" w:firstRow="1" w:lastRow="0" w:firstColumn="1" w:lastColumn="0" w:noHBand="0" w:noVBand="1"/>
            </w:tblPr>
            <w:tblGrid>
              <w:gridCol w:w="3327"/>
              <w:gridCol w:w="1276"/>
              <w:gridCol w:w="1134"/>
              <w:gridCol w:w="1515"/>
            </w:tblGrid>
            <w:tr w:rsidR="00316CCE" w:rsidRPr="006145DB" w14:paraId="1ED190E5" w14:textId="77777777" w:rsidTr="00071866">
              <w:trPr>
                <w:trHeight w:val="372"/>
              </w:trPr>
              <w:tc>
                <w:tcPr>
                  <w:tcW w:w="3327" w:type="dxa"/>
                  <w:tcBorders>
                    <w:top w:val="nil"/>
                  </w:tcBorders>
                  <w:vAlign w:val="center"/>
                </w:tcPr>
                <w:p w14:paraId="62969F9C"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276" w:type="dxa"/>
                  <w:tcBorders>
                    <w:top w:val="nil"/>
                  </w:tcBorders>
                  <w:vAlign w:val="center"/>
                </w:tcPr>
                <w:p w14:paraId="4776011B"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1515560F"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15" w:type="dxa"/>
                  <w:tcBorders>
                    <w:top w:val="nil"/>
                  </w:tcBorders>
                  <w:vAlign w:val="center"/>
                </w:tcPr>
                <w:p w14:paraId="6E932A7B"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16CCE" w:rsidRPr="006145DB" w14:paraId="7E1BD21A" w14:textId="77777777" w:rsidTr="00071866">
              <w:trPr>
                <w:trHeight w:val="372"/>
              </w:trPr>
              <w:tc>
                <w:tcPr>
                  <w:tcW w:w="3327" w:type="dxa"/>
                  <w:vAlign w:val="center"/>
                </w:tcPr>
                <w:p w14:paraId="68B05D5B"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shd w:val="clear" w:color="auto" w:fill="FFFFFF"/>
                    </w:rPr>
                    <w:t>Servicio de Atención y Desarrollo de Capacidades para Mujeres Habitantes de Calle</w:t>
                  </w:r>
                </w:p>
              </w:tc>
              <w:tc>
                <w:tcPr>
                  <w:tcW w:w="1276" w:type="dxa"/>
                  <w:vAlign w:val="center"/>
                </w:tcPr>
                <w:p w14:paraId="50FA66CA"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vAlign w:val="center"/>
                </w:tcPr>
                <w:p w14:paraId="31464174"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15" w:type="dxa"/>
                  <w:vAlign w:val="center"/>
                </w:tcPr>
                <w:p w14:paraId="6F49D275" w14:textId="683B03B6"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Secretar</w:t>
                  </w:r>
                  <w:r w:rsidR="00071866">
                    <w:rPr>
                      <w:rFonts w:cs="Arial"/>
                      <w:bCs/>
                      <w:sz w:val="16"/>
                      <w:szCs w:val="16"/>
                      <w:lang w:eastAsia="es-CO"/>
                    </w:rPr>
                    <w:t>í</w:t>
                  </w:r>
                  <w:r w:rsidRPr="006145DB">
                    <w:rPr>
                      <w:rFonts w:cs="Arial"/>
                      <w:bCs/>
                      <w:sz w:val="16"/>
                      <w:szCs w:val="16"/>
                      <w:lang w:eastAsia="es-CO"/>
                    </w:rPr>
                    <w:t>a Dist</w:t>
                  </w:r>
                  <w:r w:rsidR="00D65BAD" w:rsidRPr="006145DB">
                    <w:rPr>
                      <w:rFonts w:cs="Arial"/>
                      <w:bCs/>
                      <w:sz w:val="16"/>
                      <w:szCs w:val="16"/>
                      <w:lang w:eastAsia="es-CO"/>
                    </w:rPr>
                    <w:t>rital de Integración Social</w:t>
                  </w:r>
                </w:p>
              </w:tc>
            </w:tr>
            <w:tr w:rsidR="00316CCE" w:rsidRPr="006145DB" w14:paraId="7E9C02E3" w14:textId="77777777" w:rsidTr="00071866">
              <w:trPr>
                <w:trHeight w:val="372"/>
              </w:trPr>
              <w:tc>
                <w:tcPr>
                  <w:tcW w:w="3327" w:type="dxa"/>
                  <w:vAlign w:val="center"/>
                </w:tcPr>
                <w:p w14:paraId="0C583C8A" w14:textId="77777777" w:rsidR="00F94D39" w:rsidRPr="006145DB" w:rsidRDefault="00F94D39" w:rsidP="005B435E">
                  <w:pPr>
                    <w:tabs>
                      <w:tab w:val="left" w:pos="709"/>
                    </w:tabs>
                    <w:contextualSpacing/>
                    <w:jc w:val="both"/>
                    <w:rPr>
                      <w:rFonts w:cs="Arial"/>
                      <w:sz w:val="16"/>
                      <w:szCs w:val="16"/>
                      <w:lang w:eastAsia="es-CO"/>
                    </w:rPr>
                  </w:pPr>
                  <w:r w:rsidRPr="006145DB">
                    <w:rPr>
                      <w:rFonts w:cs="Arial"/>
                      <w:bCs/>
                      <w:sz w:val="16"/>
                      <w:szCs w:val="16"/>
                      <w:lang w:eastAsia="es-CO"/>
                    </w:rPr>
                    <w:t>Servicio de Prevención del Riesgo de Habitar Calle</w:t>
                  </w:r>
                </w:p>
              </w:tc>
              <w:tc>
                <w:tcPr>
                  <w:tcW w:w="1276" w:type="dxa"/>
                  <w:vAlign w:val="center"/>
                </w:tcPr>
                <w:p w14:paraId="30172ECF"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vAlign w:val="center"/>
                </w:tcPr>
                <w:p w14:paraId="046B8947"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15" w:type="dxa"/>
                  <w:vAlign w:val="center"/>
                </w:tcPr>
                <w:p w14:paraId="2C7E269C" w14:textId="150762DB"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Secretar</w:t>
                  </w:r>
                  <w:r w:rsidR="00071866">
                    <w:rPr>
                      <w:rFonts w:cs="Arial"/>
                      <w:bCs/>
                      <w:sz w:val="16"/>
                      <w:szCs w:val="16"/>
                      <w:lang w:eastAsia="es-CO"/>
                    </w:rPr>
                    <w:t>í</w:t>
                  </w:r>
                  <w:r w:rsidRPr="006145DB">
                    <w:rPr>
                      <w:rFonts w:cs="Arial"/>
                      <w:bCs/>
                      <w:sz w:val="16"/>
                      <w:szCs w:val="16"/>
                      <w:lang w:eastAsia="es-CO"/>
                    </w:rPr>
                    <w:t xml:space="preserve">a </w:t>
                  </w:r>
                  <w:r w:rsidR="00D65BAD" w:rsidRPr="006145DB">
                    <w:rPr>
                      <w:rFonts w:cs="Arial"/>
                      <w:bCs/>
                      <w:sz w:val="16"/>
                      <w:szCs w:val="16"/>
                      <w:lang w:eastAsia="es-CO"/>
                    </w:rPr>
                    <w:t>Distrital de Integración Social</w:t>
                  </w:r>
                </w:p>
              </w:tc>
            </w:tr>
            <w:tr w:rsidR="00316CCE" w:rsidRPr="006145DB" w14:paraId="0370C081" w14:textId="77777777" w:rsidTr="00071866">
              <w:trPr>
                <w:trHeight w:val="372"/>
              </w:trPr>
              <w:tc>
                <w:tcPr>
                  <w:tcW w:w="3327" w:type="dxa"/>
                  <w:vAlign w:val="center"/>
                </w:tcPr>
                <w:p w14:paraId="4227C4F6" w14:textId="77777777" w:rsidR="00F94D39" w:rsidRPr="006145DB" w:rsidRDefault="00F94D39" w:rsidP="005B435E">
                  <w:pPr>
                    <w:tabs>
                      <w:tab w:val="left" w:pos="709"/>
                    </w:tabs>
                    <w:contextualSpacing/>
                    <w:jc w:val="both"/>
                    <w:rPr>
                      <w:rFonts w:cs="Arial"/>
                      <w:sz w:val="16"/>
                      <w:szCs w:val="16"/>
                      <w:lang w:eastAsia="es-CO"/>
                    </w:rPr>
                  </w:pPr>
                  <w:r w:rsidRPr="006145DB">
                    <w:rPr>
                      <w:rFonts w:cs="Arial"/>
                      <w:bCs/>
                      <w:sz w:val="16"/>
                      <w:szCs w:val="16"/>
                      <w:lang w:eastAsia="es-CO"/>
                    </w:rPr>
                    <w:t>Servicio de Comunidad de Vida para Población Habitante de Calle</w:t>
                  </w:r>
                </w:p>
              </w:tc>
              <w:tc>
                <w:tcPr>
                  <w:tcW w:w="1276" w:type="dxa"/>
                  <w:vAlign w:val="center"/>
                </w:tcPr>
                <w:p w14:paraId="0ABBED02"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vAlign w:val="center"/>
                </w:tcPr>
                <w:p w14:paraId="66801ED2" w14:textId="77777777"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15" w:type="dxa"/>
                  <w:vAlign w:val="center"/>
                </w:tcPr>
                <w:p w14:paraId="5C2B47DD" w14:textId="51D17E8D" w:rsidR="00F94D39" w:rsidRPr="006145DB" w:rsidRDefault="00F94D39" w:rsidP="005B435E">
                  <w:pPr>
                    <w:tabs>
                      <w:tab w:val="left" w:pos="709"/>
                    </w:tabs>
                    <w:contextualSpacing/>
                    <w:jc w:val="center"/>
                    <w:rPr>
                      <w:rFonts w:cs="Arial"/>
                      <w:sz w:val="16"/>
                      <w:szCs w:val="16"/>
                      <w:lang w:eastAsia="es-CO"/>
                    </w:rPr>
                  </w:pPr>
                  <w:r w:rsidRPr="006145DB">
                    <w:rPr>
                      <w:rFonts w:cs="Arial"/>
                      <w:bCs/>
                      <w:sz w:val="16"/>
                      <w:szCs w:val="16"/>
                      <w:lang w:eastAsia="es-CO"/>
                    </w:rPr>
                    <w:t>Secretar</w:t>
                  </w:r>
                  <w:r w:rsidR="00071866">
                    <w:rPr>
                      <w:rFonts w:cs="Arial"/>
                      <w:bCs/>
                      <w:sz w:val="16"/>
                      <w:szCs w:val="16"/>
                      <w:lang w:eastAsia="es-CO"/>
                    </w:rPr>
                    <w:t>í</w:t>
                  </w:r>
                  <w:r w:rsidRPr="006145DB">
                    <w:rPr>
                      <w:rFonts w:cs="Arial"/>
                      <w:bCs/>
                      <w:sz w:val="16"/>
                      <w:szCs w:val="16"/>
                      <w:lang w:eastAsia="es-CO"/>
                    </w:rPr>
                    <w:t>a Distrital de Integración So</w:t>
                  </w:r>
                  <w:r w:rsidR="00D65BAD" w:rsidRPr="006145DB">
                    <w:rPr>
                      <w:rFonts w:cs="Arial"/>
                      <w:bCs/>
                      <w:sz w:val="16"/>
                      <w:szCs w:val="16"/>
                      <w:lang w:eastAsia="es-CO"/>
                    </w:rPr>
                    <w:t>cial</w:t>
                  </w:r>
                </w:p>
              </w:tc>
            </w:tr>
            <w:tr w:rsidR="00316CCE" w:rsidRPr="006145DB" w14:paraId="35D0F3E8" w14:textId="77777777" w:rsidTr="00071866">
              <w:trPr>
                <w:trHeight w:val="372"/>
              </w:trPr>
              <w:tc>
                <w:tcPr>
                  <w:tcW w:w="3327" w:type="dxa"/>
                  <w:tcBorders>
                    <w:bottom w:val="nil"/>
                  </w:tcBorders>
                  <w:vAlign w:val="center"/>
                </w:tcPr>
                <w:p w14:paraId="1795D8D3"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lang w:eastAsia="es-CO"/>
                    </w:rPr>
                    <w:t>Servicio</w:t>
                  </w:r>
                  <w:r w:rsidRPr="006145DB">
                    <w:rPr>
                      <w:rFonts w:cs="Arial"/>
                      <w:sz w:val="16"/>
                      <w:szCs w:val="16"/>
                    </w:rPr>
                    <w:t xml:space="preserve"> Alta Dependencia Física, Mental o Cognitiva para Población Habitante de Calle</w:t>
                  </w:r>
                </w:p>
              </w:tc>
              <w:tc>
                <w:tcPr>
                  <w:tcW w:w="1276" w:type="dxa"/>
                  <w:tcBorders>
                    <w:bottom w:val="nil"/>
                  </w:tcBorders>
                  <w:vAlign w:val="center"/>
                </w:tcPr>
                <w:p w14:paraId="6AABE6D3"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nil"/>
                  </w:tcBorders>
                  <w:vAlign w:val="center"/>
                </w:tcPr>
                <w:p w14:paraId="5FC31420"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15" w:type="dxa"/>
                  <w:tcBorders>
                    <w:bottom w:val="nil"/>
                  </w:tcBorders>
                  <w:vAlign w:val="center"/>
                </w:tcPr>
                <w:p w14:paraId="59E809E8" w14:textId="6C5926E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Secretar</w:t>
                  </w:r>
                  <w:r w:rsidR="00071866">
                    <w:rPr>
                      <w:rFonts w:cs="Arial"/>
                      <w:bCs/>
                      <w:sz w:val="16"/>
                      <w:szCs w:val="16"/>
                      <w:lang w:eastAsia="es-CO"/>
                    </w:rPr>
                    <w:t>í</w:t>
                  </w:r>
                  <w:r w:rsidRPr="006145DB">
                    <w:rPr>
                      <w:rFonts w:cs="Arial"/>
                      <w:bCs/>
                      <w:sz w:val="16"/>
                      <w:szCs w:val="16"/>
                      <w:lang w:eastAsia="es-CO"/>
                    </w:rPr>
                    <w:t xml:space="preserve">a </w:t>
                  </w:r>
                  <w:r w:rsidR="00D65BAD" w:rsidRPr="006145DB">
                    <w:rPr>
                      <w:rFonts w:cs="Arial"/>
                      <w:bCs/>
                      <w:sz w:val="16"/>
                      <w:szCs w:val="16"/>
                      <w:lang w:eastAsia="es-CO"/>
                    </w:rPr>
                    <w:t>Distrital de Integración Social</w:t>
                  </w:r>
                </w:p>
              </w:tc>
            </w:tr>
            <w:tr w:rsidR="00316CCE" w:rsidRPr="006145DB" w14:paraId="2E1587BF" w14:textId="77777777" w:rsidTr="00071866">
              <w:trPr>
                <w:trHeight w:val="231"/>
              </w:trPr>
              <w:tc>
                <w:tcPr>
                  <w:tcW w:w="3327" w:type="dxa"/>
                  <w:tcBorders>
                    <w:top w:val="nil"/>
                  </w:tcBorders>
                  <w:vAlign w:val="center"/>
                </w:tcPr>
                <w:p w14:paraId="2C29D0F7" w14:textId="77777777" w:rsidR="00F94D39" w:rsidRPr="006145DB" w:rsidRDefault="00F94D39" w:rsidP="005B435E">
                  <w:pPr>
                    <w:autoSpaceDE w:val="0"/>
                    <w:autoSpaceDN w:val="0"/>
                    <w:adjustRightInd w:val="0"/>
                    <w:jc w:val="both"/>
                    <w:rPr>
                      <w:rFonts w:cs="Arial"/>
                      <w:sz w:val="16"/>
                      <w:szCs w:val="16"/>
                      <w:lang w:eastAsia="es-CO"/>
                    </w:rPr>
                  </w:pPr>
                  <w:r w:rsidRPr="006145DB">
                    <w:rPr>
                      <w:rFonts w:cs="Arial"/>
                      <w:sz w:val="16"/>
                      <w:szCs w:val="16"/>
                      <w:lang w:eastAsia="es-CO"/>
                    </w:rPr>
                    <w:t>Centros Integrarte (Atención Interna)</w:t>
                  </w:r>
                </w:p>
              </w:tc>
              <w:tc>
                <w:tcPr>
                  <w:tcW w:w="1276" w:type="dxa"/>
                  <w:tcBorders>
                    <w:top w:val="nil"/>
                  </w:tcBorders>
                  <w:vAlign w:val="center"/>
                </w:tcPr>
                <w:p w14:paraId="5B426AB9"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top w:val="nil"/>
                  </w:tcBorders>
                  <w:vAlign w:val="center"/>
                </w:tcPr>
                <w:p w14:paraId="1E0510A1"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15" w:type="dxa"/>
                  <w:tcBorders>
                    <w:top w:val="nil"/>
                  </w:tcBorders>
                  <w:vAlign w:val="center"/>
                </w:tcPr>
                <w:p w14:paraId="435BA6A9" w14:textId="117066BC"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Secretar</w:t>
                  </w:r>
                  <w:r w:rsidR="00071866">
                    <w:rPr>
                      <w:rFonts w:cs="Arial"/>
                      <w:bCs/>
                      <w:sz w:val="16"/>
                      <w:szCs w:val="16"/>
                      <w:lang w:eastAsia="es-CO"/>
                    </w:rPr>
                    <w:t>í</w:t>
                  </w:r>
                  <w:r w:rsidRPr="006145DB">
                    <w:rPr>
                      <w:rFonts w:cs="Arial"/>
                      <w:bCs/>
                      <w:sz w:val="16"/>
                      <w:szCs w:val="16"/>
                      <w:lang w:eastAsia="es-CO"/>
                    </w:rPr>
                    <w:t xml:space="preserve">a </w:t>
                  </w:r>
                  <w:r w:rsidR="00D65BAD" w:rsidRPr="006145DB">
                    <w:rPr>
                      <w:rFonts w:cs="Arial"/>
                      <w:bCs/>
                      <w:sz w:val="16"/>
                      <w:szCs w:val="16"/>
                      <w:lang w:eastAsia="es-CO"/>
                    </w:rPr>
                    <w:t>Distrital de Integración Social</w:t>
                  </w:r>
                </w:p>
              </w:tc>
            </w:tr>
            <w:tr w:rsidR="00316CCE" w:rsidRPr="006145DB" w14:paraId="073FA0CD" w14:textId="77777777" w:rsidTr="00071866">
              <w:trPr>
                <w:trHeight w:val="231"/>
              </w:trPr>
              <w:tc>
                <w:tcPr>
                  <w:tcW w:w="3327" w:type="dxa"/>
                  <w:tcBorders>
                    <w:bottom w:val="single" w:sz="4" w:space="0" w:color="auto"/>
                  </w:tcBorders>
                  <w:vAlign w:val="center"/>
                </w:tcPr>
                <w:p w14:paraId="0B0588E0" w14:textId="77777777" w:rsidR="00F94D39" w:rsidRPr="006145DB" w:rsidRDefault="00F94D39" w:rsidP="005B435E">
                  <w:pPr>
                    <w:tabs>
                      <w:tab w:val="left" w:pos="709"/>
                    </w:tabs>
                    <w:contextualSpacing/>
                    <w:jc w:val="both"/>
                    <w:rPr>
                      <w:rFonts w:cs="Arial"/>
                      <w:bCs/>
                      <w:sz w:val="16"/>
                      <w:szCs w:val="16"/>
                      <w:lang w:eastAsia="es-CO"/>
                    </w:rPr>
                  </w:pPr>
                  <w:r w:rsidRPr="006145DB">
                    <w:rPr>
                      <w:rFonts w:cs="Arial"/>
                      <w:sz w:val="16"/>
                      <w:szCs w:val="16"/>
                      <w:lang w:eastAsia="es-CO"/>
                    </w:rPr>
                    <w:t>Servicio Comunidad de Cuidado</w:t>
                  </w:r>
                </w:p>
              </w:tc>
              <w:tc>
                <w:tcPr>
                  <w:tcW w:w="1276" w:type="dxa"/>
                  <w:tcBorders>
                    <w:bottom w:val="single" w:sz="4" w:space="0" w:color="auto"/>
                  </w:tcBorders>
                  <w:vAlign w:val="center"/>
                </w:tcPr>
                <w:p w14:paraId="6E60AEB9"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0E1BD5A3"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15" w:type="dxa"/>
                  <w:tcBorders>
                    <w:bottom w:val="single" w:sz="4" w:space="0" w:color="auto"/>
                  </w:tcBorders>
                  <w:vAlign w:val="center"/>
                </w:tcPr>
                <w:p w14:paraId="5CDF8D61" w14:textId="51103213"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Secretar</w:t>
                  </w:r>
                  <w:r w:rsidR="00071866">
                    <w:rPr>
                      <w:rFonts w:cs="Arial"/>
                      <w:bCs/>
                      <w:sz w:val="16"/>
                      <w:szCs w:val="16"/>
                      <w:lang w:eastAsia="es-CO"/>
                    </w:rPr>
                    <w:t>í</w:t>
                  </w:r>
                  <w:r w:rsidRPr="006145DB">
                    <w:rPr>
                      <w:rFonts w:cs="Arial"/>
                      <w:bCs/>
                      <w:sz w:val="16"/>
                      <w:szCs w:val="16"/>
                      <w:lang w:eastAsia="es-CO"/>
                    </w:rPr>
                    <w:t xml:space="preserve">a </w:t>
                  </w:r>
                  <w:r w:rsidR="00D65BAD" w:rsidRPr="006145DB">
                    <w:rPr>
                      <w:rFonts w:cs="Arial"/>
                      <w:bCs/>
                      <w:sz w:val="16"/>
                      <w:szCs w:val="16"/>
                      <w:lang w:eastAsia="es-CO"/>
                    </w:rPr>
                    <w:t>Distrital de Integración Social</w:t>
                  </w:r>
                </w:p>
              </w:tc>
            </w:tr>
            <w:tr w:rsidR="00316CCE" w:rsidRPr="006145DB" w14:paraId="44A37A7F" w14:textId="77777777" w:rsidTr="00071866">
              <w:trPr>
                <w:trHeight w:val="231"/>
              </w:trPr>
              <w:tc>
                <w:tcPr>
                  <w:tcW w:w="3327" w:type="dxa"/>
                  <w:tcBorders>
                    <w:bottom w:val="nil"/>
                  </w:tcBorders>
                  <w:vAlign w:val="center"/>
                </w:tcPr>
                <w:p w14:paraId="2F0894CB" w14:textId="77777777" w:rsidR="00F94D39" w:rsidRPr="006145DB" w:rsidRDefault="00F94D39" w:rsidP="005B435E">
                  <w:pPr>
                    <w:tabs>
                      <w:tab w:val="left" w:pos="709"/>
                    </w:tabs>
                    <w:contextualSpacing/>
                    <w:jc w:val="both"/>
                    <w:rPr>
                      <w:rFonts w:cs="Arial"/>
                      <w:sz w:val="16"/>
                      <w:szCs w:val="16"/>
                      <w:lang w:eastAsia="es-CO"/>
                    </w:rPr>
                  </w:pPr>
                  <w:r w:rsidRPr="006145DB">
                    <w:rPr>
                      <w:rFonts w:cs="Arial"/>
                      <w:sz w:val="16"/>
                      <w:szCs w:val="16"/>
                      <w:lang w:eastAsia="es-CO"/>
                    </w:rPr>
                    <w:t>Persona pensionada por vejez, invalidez o sobrevivencia</w:t>
                  </w:r>
                </w:p>
              </w:tc>
              <w:tc>
                <w:tcPr>
                  <w:tcW w:w="1276" w:type="dxa"/>
                  <w:tcBorders>
                    <w:bottom w:val="nil"/>
                  </w:tcBorders>
                  <w:vAlign w:val="center"/>
                </w:tcPr>
                <w:p w14:paraId="7740EBB0"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Registro Único de Afiliados (RUAF).</w:t>
                  </w:r>
                </w:p>
              </w:tc>
              <w:tc>
                <w:tcPr>
                  <w:tcW w:w="1134" w:type="dxa"/>
                  <w:tcBorders>
                    <w:bottom w:val="nil"/>
                  </w:tcBorders>
                  <w:vAlign w:val="center"/>
                </w:tcPr>
                <w:p w14:paraId="109EA4C5" w14:textId="77777777"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15" w:type="dxa"/>
                  <w:tcBorders>
                    <w:bottom w:val="nil"/>
                  </w:tcBorders>
                  <w:vAlign w:val="center"/>
                </w:tcPr>
                <w:p w14:paraId="3123C759" w14:textId="05AA86B5" w:rsidR="00F94D39" w:rsidRPr="006145DB" w:rsidRDefault="00F94D39" w:rsidP="005B435E">
                  <w:pPr>
                    <w:tabs>
                      <w:tab w:val="left" w:pos="709"/>
                    </w:tabs>
                    <w:contextualSpacing/>
                    <w:jc w:val="center"/>
                    <w:rPr>
                      <w:rFonts w:cs="Arial"/>
                      <w:bCs/>
                      <w:sz w:val="16"/>
                      <w:szCs w:val="16"/>
                      <w:lang w:eastAsia="es-CO"/>
                    </w:rPr>
                  </w:pPr>
                  <w:r w:rsidRPr="006145DB">
                    <w:rPr>
                      <w:rFonts w:cs="Arial"/>
                      <w:bCs/>
                      <w:sz w:val="16"/>
                      <w:szCs w:val="16"/>
                      <w:lang w:eastAsia="es-CO"/>
                    </w:rPr>
                    <w:t>Minister</w:t>
                  </w:r>
                  <w:r w:rsidR="00D65BAD" w:rsidRPr="006145DB">
                    <w:rPr>
                      <w:rFonts w:cs="Arial"/>
                      <w:bCs/>
                      <w:sz w:val="16"/>
                      <w:szCs w:val="16"/>
                      <w:lang w:eastAsia="es-CO"/>
                    </w:rPr>
                    <w:t>io de Salud y Protección Social</w:t>
                  </w:r>
                </w:p>
              </w:tc>
            </w:tr>
          </w:tbl>
          <w:p w14:paraId="4E9F39D2" w14:textId="77777777" w:rsidR="00F94D39" w:rsidRPr="006145DB" w:rsidRDefault="00F94D39" w:rsidP="005B435E">
            <w:pPr>
              <w:tabs>
                <w:tab w:val="left" w:pos="709"/>
              </w:tabs>
              <w:spacing w:line="240" w:lineRule="auto"/>
              <w:contextualSpacing/>
              <w:jc w:val="both"/>
              <w:rPr>
                <w:rFonts w:eastAsia="Calibri" w:cs="Arial"/>
                <w:bCs/>
                <w:sz w:val="20"/>
                <w:szCs w:val="20"/>
                <w:lang w:eastAsia="es-CO"/>
              </w:rPr>
            </w:pPr>
          </w:p>
        </w:tc>
      </w:tr>
      <w:tr w:rsidR="00F94D39" w:rsidRPr="006145DB" w14:paraId="257532A1" w14:textId="77777777" w:rsidTr="00D65BAD">
        <w:trPr>
          <w:trHeight w:val="6412"/>
          <w:jc w:val="center"/>
        </w:trPr>
        <w:tc>
          <w:tcPr>
            <w:tcW w:w="1940" w:type="dxa"/>
            <w:shd w:val="clear" w:color="auto" w:fill="FFFFFF" w:themeFill="background1"/>
            <w:vAlign w:val="center"/>
          </w:tcPr>
          <w:p w14:paraId="5D2E31A2" w14:textId="1C365C6A" w:rsidR="00F94D39" w:rsidRPr="006145DB" w:rsidRDefault="00C24981" w:rsidP="005B435E">
            <w:pPr>
              <w:spacing w:line="240" w:lineRule="auto"/>
              <w:contextualSpacing/>
              <w:jc w:val="both"/>
              <w:rPr>
                <w:rFonts w:cs="Arial"/>
                <w:bCs/>
                <w:sz w:val="20"/>
                <w:szCs w:val="20"/>
                <w:lang w:eastAsia="es-CO"/>
              </w:rPr>
            </w:pPr>
            <w:r w:rsidRPr="006145DB">
              <w:rPr>
                <w:rFonts w:cs="Arial"/>
                <w:bCs/>
                <w:sz w:val="20"/>
                <w:szCs w:val="20"/>
                <w:lang w:eastAsia="es-CO"/>
              </w:rPr>
              <w:t>Ejecución</w:t>
            </w:r>
          </w:p>
        </w:tc>
        <w:tc>
          <w:tcPr>
            <w:tcW w:w="7455" w:type="dxa"/>
            <w:shd w:val="clear" w:color="auto" w:fill="FFFFFF" w:themeFill="background1"/>
            <w:vAlign w:val="center"/>
          </w:tcPr>
          <w:p w14:paraId="4F78F295" w14:textId="72B449A6" w:rsidR="00F94D39" w:rsidRPr="006145DB" w:rsidRDefault="00F94D39" w:rsidP="005B435E">
            <w:pPr>
              <w:pStyle w:val="Textoindependiente"/>
              <w:spacing w:after="0" w:line="240" w:lineRule="auto"/>
              <w:jc w:val="both"/>
              <w:rPr>
                <w:rFonts w:cs="Arial"/>
                <w:sz w:val="20"/>
                <w:szCs w:val="20"/>
              </w:rPr>
            </w:pPr>
            <w:r w:rsidRPr="006145DB">
              <w:rPr>
                <w:rFonts w:cs="Arial"/>
                <w:sz w:val="20"/>
                <w:szCs w:val="20"/>
              </w:rPr>
              <w:t xml:space="preserve">El servicio se implementa en un centro de atención a través de la intervención de un equipo interdisciplinario, de domingo a domingo en jornada continua, a través de las siguientes líneas de atención: </w:t>
            </w:r>
          </w:p>
          <w:p w14:paraId="66F99F58" w14:textId="77777777" w:rsidR="00CB477F" w:rsidRPr="006145DB" w:rsidRDefault="00CB477F" w:rsidP="005B435E">
            <w:pPr>
              <w:pStyle w:val="Textoindependiente"/>
              <w:spacing w:after="0" w:line="240" w:lineRule="auto"/>
              <w:jc w:val="both"/>
              <w:rPr>
                <w:rFonts w:cs="Arial"/>
                <w:sz w:val="20"/>
                <w:szCs w:val="20"/>
              </w:rPr>
            </w:pPr>
          </w:p>
          <w:p w14:paraId="6CCEC7B4" w14:textId="097A5267" w:rsidR="00F94D39" w:rsidRPr="006145DB" w:rsidRDefault="00F94D39" w:rsidP="005B435E">
            <w:pPr>
              <w:pStyle w:val="Textoindependiente"/>
              <w:spacing w:after="0" w:line="240" w:lineRule="auto"/>
              <w:jc w:val="both"/>
              <w:rPr>
                <w:rFonts w:cs="Arial"/>
                <w:sz w:val="20"/>
                <w:szCs w:val="20"/>
              </w:rPr>
            </w:pPr>
            <w:r w:rsidRPr="006145DB">
              <w:rPr>
                <w:rFonts w:cs="Arial"/>
                <w:sz w:val="20"/>
                <w:szCs w:val="20"/>
              </w:rPr>
              <w:t xml:space="preserve">1. Promoción e implementación de pautas de autocuidado, esenciales para la mitigación de impactos negativos en la salud de </w:t>
            </w:r>
            <w:r w:rsidRPr="006145DB">
              <w:rPr>
                <w:rFonts w:cs="Arial"/>
                <w:sz w:val="20"/>
                <w:szCs w:val="20"/>
                <w:lang w:eastAsia="es-CO"/>
              </w:rPr>
              <w:t>la persona mayor de dieciocho (18) años o más, habitante de calle o en alto riesgo de estarlo.</w:t>
            </w:r>
            <w:r w:rsidRPr="006145DB" w:rsidDel="00C93E13">
              <w:rPr>
                <w:rFonts w:cs="Arial"/>
                <w:sz w:val="20"/>
                <w:szCs w:val="20"/>
              </w:rPr>
              <w:t xml:space="preserve"> </w:t>
            </w:r>
          </w:p>
          <w:p w14:paraId="53D046FD" w14:textId="77777777" w:rsidR="00F94D39" w:rsidRPr="006145DB" w:rsidRDefault="00F94D39">
            <w:pPr>
              <w:pStyle w:val="Textoindependiente"/>
              <w:numPr>
                <w:ilvl w:val="0"/>
                <w:numId w:val="148"/>
              </w:numPr>
              <w:spacing w:after="0" w:line="240" w:lineRule="auto"/>
              <w:ind w:left="357"/>
              <w:contextualSpacing/>
              <w:jc w:val="both"/>
              <w:rPr>
                <w:rFonts w:cs="Arial"/>
                <w:sz w:val="20"/>
                <w:szCs w:val="20"/>
              </w:rPr>
            </w:pPr>
            <w:r w:rsidRPr="006145DB">
              <w:rPr>
                <w:rFonts w:cs="Arial"/>
                <w:sz w:val="20"/>
                <w:szCs w:val="20"/>
              </w:rPr>
              <w:t>Mantener las Actividades de la Vida Diaria (higiene, vestido, alimentación y desplazamiento – AVD).</w:t>
            </w:r>
          </w:p>
          <w:p w14:paraId="784048D3" w14:textId="77777777" w:rsidR="00F94D39" w:rsidRPr="006145DB" w:rsidRDefault="00F94D39">
            <w:pPr>
              <w:pStyle w:val="Textoindependiente"/>
              <w:numPr>
                <w:ilvl w:val="0"/>
                <w:numId w:val="148"/>
              </w:numPr>
              <w:spacing w:after="0" w:line="240" w:lineRule="auto"/>
              <w:ind w:left="357"/>
              <w:contextualSpacing/>
              <w:jc w:val="both"/>
              <w:rPr>
                <w:rFonts w:cs="Arial"/>
                <w:sz w:val="20"/>
                <w:szCs w:val="20"/>
              </w:rPr>
            </w:pPr>
            <w:r w:rsidRPr="006145DB">
              <w:rPr>
                <w:rFonts w:cs="Arial"/>
                <w:sz w:val="20"/>
                <w:szCs w:val="20"/>
              </w:rPr>
              <w:t>Promover adherencia a los tratamientos en salud.</w:t>
            </w:r>
          </w:p>
          <w:p w14:paraId="5536BC97" w14:textId="77777777" w:rsidR="00F94D39" w:rsidRPr="006145DB" w:rsidRDefault="00F94D39">
            <w:pPr>
              <w:pStyle w:val="Textoindependiente"/>
              <w:numPr>
                <w:ilvl w:val="0"/>
                <w:numId w:val="148"/>
              </w:numPr>
              <w:spacing w:after="0" w:line="240" w:lineRule="auto"/>
              <w:ind w:left="357"/>
              <w:contextualSpacing/>
              <w:jc w:val="both"/>
              <w:rPr>
                <w:rFonts w:cs="Arial"/>
                <w:sz w:val="20"/>
                <w:szCs w:val="20"/>
              </w:rPr>
            </w:pPr>
            <w:r w:rsidRPr="006145DB">
              <w:rPr>
                <w:rFonts w:cs="Arial"/>
                <w:sz w:val="20"/>
                <w:szCs w:val="20"/>
              </w:rPr>
              <w:t>Promover el mantenimiento y cuidado de la salud.</w:t>
            </w:r>
          </w:p>
          <w:p w14:paraId="4F62728B" w14:textId="153BAAAB" w:rsidR="00F94D39" w:rsidRPr="006145DB" w:rsidRDefault="00F94D39">
            <w:pPr>
              <w:pStyle w:val="Textoindependiente"/>
              <w:numPr>
                <w:ilvl w:val="0"/>
                <w:numId w:val="148"/>
              </w:numPr>
              <w:spacing w:after="0" w:line="240" w:lineRule="auto"/>
              <w:ind w:left="357"/>
              <w:contextualSpacing/>
              <w:jc w:val="both"/>
              <w:rPr>
                <w:rFonts w:cs="Arial"/>
                <w:sz w:val="20"/>
                <w:szCs w:val="20"/>
              </w:rPr>
            </w:pPr>
            <w:r w:rsidRPr="006145DB">
              <w:rPr>
                <w:rFonts w:cs="Arial"/>
                <w:sz w:val="20"/>
                <w:szCs w:val="20"/>
              </w:rPr>
              <w:t>Orientar procesos de corresponsabilidad en salud.</w:t>
            </w:r>
          </w:p>
          <w:p w14:paraId="390F657C" w14:textId="77777777" w:rsidR="00F94D39" w:rsidRPr="006145DB" w:rsidRDefault="00F94D39" w:rsidP="005B435E">
            <w:pPr>
              <w:pStyle w:val="Textoindependiente"/>
              <w:spacing w:after="0" w:line="240" w:lineRule="auto"/>
              <w:ind w:left="360"/>
              <w:contextualSpacing/>
              <w:jc w:val="both"/>
              <w:rPr>
                <w:rFonts w:cs="Arial"/>
                <w:sz w:val="20"/>
                <w:szCs w:val="20"/>
              </w:rPr>
            </w:pPr>
          </w:p>
          <w:p w14:paraId="07742359" w14:textId="1EB5165F" w:rsidR="00F94D39" w:rsidRPr="006145DB" w:rsidRDefault="00F94D39" w:rsidP="005B435E">
            <w:pPr>
              <w:pStyle w:val="Textoindependiente"/>
              <w:spacing w:line="240" w:lineRule="auto"/>
              <w:jc w:val="both"/>
              <w:rPr>
                <w:rFonts w:cs="Arial"/>
                <w:sz w:val="20"/>
                <w:szCs w:val="20"/>
              </w:rPr>
            </w:pPr>
            <w:r w:rsidRPr="006145DB">
              <w:rPr>
                <w:rFonts w:cs="Arial"/>
                <w:sz w:val="20"/>
                <w:szCs w:val="20"/>
              </w:rPr>
              <w:t xml:space="preserve">2. Fortalecimiento de redes de apoyo, que faciliten la inclusión social efectiva. </w:t>
            </w:r>
          </w:p>
          <w:p w14:paraId="0D7CC24F" w14:textId="77777777" w:rsidR="00F94D39" w:rsidRPr="006145DB" w:rsidRDefault="00F94D39">
            <w:pPr>
              <w:pStyle w:val="Textoindependiente"/>
              <w:numPr>
                <w:ilvl w:val="0"/>
                <w:numId w:val="149"/>
              </w:numPr>
              <w:spacing w:after="0" w:line="240" w:lineRule="auto"/>
              <w:ind w:left="357"/>
              <w:contextualSpacing/>
              <w:jc w:val="both"/>
              <w:rPr>
                <w:rFonts w:cs="Arial"/>
                <w:sz w:val="20"/>
                <w:szCs w:val="20"/>
              </w:rPr>
            </w:pPr>
            <w:r w:rsidRPr="006145DB">
              <w:rPr>
                <w:rFonts w:cs="Arial"/>
                <w:sz w:val="20"/>
                <w:szCs w:val="20"/>
              </w:rPr>
              <w:t>Identificación de redes familiares, institucionales y/o comunitarias.</w:t>
            </w:r>
          </w:p>
          <w:p w14:paraId="0637144A" w14:textId="77777777" w:rsidR="00F94D39" w:rsidRPr="006145DB" w:rsidRDefault="00F94D39">
            <w:pPr>
              <w:pStyle w:val="Textoindependiente"/>
              <w:numPr>
                <w:ilvl w:val="0"/>
                <w:numId w:val="149"/>
              </w:numPr>
              <w:spacing w:after="0" w:line="240" w:lineRule="auto"/>
              <w:ind w:left="357"/>
              <w:contextualSpacing/>
              <w:jc w:val="both"/>
              <w:rPr>
                <w:rFonts w:cs="Arial"/>
                <w:sz w:val="20"/>
                <w:szCs w:val="20"/>
              </w:rPr>
            </w:pPr>
            <w:r w:rsidRPr="006145DB">
              <w:rPr>
                <w:rFonts w:cs="Arial"/>
                <w:sz w:val="20"/>
                <w:szCs w:val="20"/>
              </w:rPr>
              <w:t>Fortalecimiento de redes.</w:t>
            </w:r>
          </w:p>
          <w:p w14:paraId="0A120838" w14:textId="77777777" w:rsidR="00F94D39" w:rsidRPr="006145DB" w:rsidRDefault="00F94D39">
            <w:pPr>
              <w:pStyle w:val="Textoindependiente"/>
              <w:numPr>
                <w:ilvl w:val="0"/>
                <w:numId w:val="149"/>
              </w:numPr>
              <w:spacing w:after="0" w:line="240" w:lineRule="auto"/>
              <w:ind w:left="357"/>
              <w:contextualSpacing/>
              <w:jc w:val="both"/>
              <w:rPr>
                <w:rFonts w:cs="Arial"/>
                <w:sz w:val="20"/>
                <w:szCs w:val="20"/>
              </w:rPr>
            </w:pPr>
            <w:r w:rsidRPr="006145DB">
              <w:rPr>
                <w:rFonts w:cs="Arial"/>
                <w:sz w:val="20"/>
                <w:szCs w:val="20"/>
              </w:rPr>
              <w:t>Socialización y fortalecimiento en la activación de las rutas según necesidades individuales.</w:t>
            </w:r>
          </w:p>
          <w:p w14:paraId="70D1FBB2" w14:textId="77777777" w:rsidR="00F94D39" w:rsidRPr="006145DB" w:rsidRDefault="00F94D39">
            <w:pPr>
              <w:pStyle w:val="Textoindependiente"/>
              <w:numPr>
                <w:ilvl w:val="0"/>
                <w:numId w:val="149"/>
              </w:numPr>
              <w:spacing w:after="0" w:line="240" w:lineRule="auto"/>
              <w:ind w:left="357"/>
              <w:contextualSpacing/>
              <w:jc w:val="both"/>
              <w:rPr>
                <w:rFonts w:cs="Arial"/>
                <w:sz w:val="20"/>
                <w:szCs w:val="20"/>
              </w:rPr>
            </w:pPr>
            <w:r w:rsidRPr="006145DB">
              <w:rPr>
                <w:rFonts w:cs="Arial"/>
                <w:sz w:val="20"/>
                <w:szCs w:val="20"/>
              </w:rPr>
              <w:t>Mantenimiento de capacidades y aprovechamiento de oportunidades con el apoyo del equipo profesional, que les permita retomar su proyecto de vida.</w:t>
            </w:r>
          </w:p>
          <w:p w14:paraId="42B1D413" w14:textId="77777777" w:rsidR="00F94D39" w:rsidRPr="006145DB" w:rsidRDefault="00F94D39" w:rsidP="005B435E">
            <w:pPr>
              <w:pStyle w:val="Textoindependiente"/>
              <w:spacing w:after="0" w:line="240" w:lineRule="auto"/>
              <w:jc w:val="both"/>
              <w:rPr>
                <w:rFonts w:cs="Arial"/>
                <w:sz w:val="20"/>
                <w:szCs w:val="20"/>
              </w:rPr>
            </w:pPr>
          </w:p>
          <w:p w14:paraId="16D6EF6C" w14:textId="2F03A4FE" w:rsidR="00F94D39" w:rsidRPr="006145DB" w:rsidRDefault="00F94D39" w:rsidP="00D65BAD">
            <w:pPr>
              <w:pStyle w:val="Textoindependiente"/>
              <w:spacing w:after="0" w:line="240" w:lineRule="auto"/>
              <w:jc w:val="both"/>
              <w:rPr>
                <w:rFonts w:cs="Arial"/>
                <w:sz w:val="20"/>
                <w:szCs w:val="20"/>
              </w:rPr>
            </w:pPr>
            <w:r w:rsidRPr="006145DB">
              <w:rPr>
                <w:rFonts w:cs="Arial"/>
                <w:sz w:val="20"/>
                <w:szCs w:val="20"/>
              </w:rPr>
              <w:t>Beneficios tangibles que se otorgaran a través del servicio: Entrega de elementos de aseo personal, insumos para la dignidad menstrual, apoyo alimentario, alojamiento, acceso a instalaciones con baño, acompañamiento psicosocial. Según las necesidades de la población atendida, se entregará vestuario.</w:t>
            </w:r>
          </w:p>
          <w:p w14:paraId="130D090B" w14:textId="77777777" w:rsidR="00D65BAD" w:rsidRPr="006145DB" w:rsidRDefault="00D65BAD" w:rsidP="00D65BAD">
            <w:pPr>
              <w:pStyle w:val="Textoindependiente"/>
              <w:spacing w:after="0" w:line="240" w:lineRule="auto"/>
              <w:jc w:val="both"/>
              <w:rPr>
                <w:rFonts w:cs="Arial"/>
                <w:sz w:val="20"/>
                <w:szCs w:val="20"/>
              </w:rPr>
            </w:pPr>
          </w:p>
          <w:p w14:paraId="2FB3F2C5" w14:textId="63604DF0" w:rsidR="00F94D39" w:rsidRPr="006145DB" w:rsidRDefault="00F94D39" w:rsidP="00D65BAD">
            <w:pPr>
              <w:pStyle w:val="Textoindependiente"/>
              <w:spacing w:after="0" w:line="240" w:lineRule="auto"/>
              <w:jc w:val="both"/>
              <w:rPr>
                <w:rFonts w:cs="Arial"/>
                <w:sz w:val="20"/>
                <w:szCs w:val="20"/>
              </w:rPr>
            </w:pPr>
            <w:r w:rsidRPr="006145DB">
              <w:rPr>
                <w:rFonts w:cs="Arial"/>
                <w:sz w:val="20"/>
                <w:szCs w:val="20"/>
              </w:rPr>
              <w:t>En caso de interrupción parcial o total en la prestación del Servicio de Atención Sociosanitaria para personas habitantes de calle y en alto riesgo de estarlo se implementará el plan operativo de continuidad correspondiente.</w:t>
            </w:r>
          </w:p>
        </w:tc>
      </w:tr>
      <w:tr w:rsidR="00F94D39" w:rsidRPr="006145DB" w14:paraId="31CE8882" w14:textId="77777777" w:rsidTr="00B877B5">
        <w:trPr>
          <w:trHeight w:val="983"/>
          <w:jc w:val="center"/>
        </w:trPr>
        <w:tc>
          <w:tcPr>
            <w:tcW w:w="1940" w:type="dxa"/>
            <w:shd w:val="clear" w:color="auto" w:fill="FFFFFF" w:themeFill="background1"/>
            <w:vAlign w:val="center"/>
          </w:tcPr>
          <w:p w14:paraId="1C2413C5" w14:textId="77777777" w:rsidR="00F94D39" w:rsidRPr="006145DB" w:rsidRDefault="00F94D39" w:rsidP="005B435E">
            <w:pPr>
              <w:spacing w:line="240" w:lineRule="auto"/>
              <w:contextualSpacing/>
              <w:jc w:val="both"/>
              <w:rPr>
                <w:rFonts w:cs="Arial"/>
                <w:bCs/>
                <w:sz w:val="20"/>
                <w:szCs w:val="20"/>
                <w:lang w:eastAsia="es-CO"/>
              </w:rPr>
            </w:pPr>
            <w:r w:rsidRPr="006145DB">
              <w:rPr>
                <w:rFonts w:cs="Arial"/>
                <w:bCs/>
                <w:sz w:val="20"/>
                <w:szCs w:val="20"/>
                <w:lang w:eastAsia="es-CO"/>
              </w:rPr>
              <w:t>Condiciones transversales de calidad</w:t>
            </w:r>
          </w:p>
        </w:tc>
        <w:tc>
          <w:tcPr>
            <w:tcW w:w="7455" w:type="dxa"/>
            <w:shd w:val="clear" w:color="auto" w:fill="FFFFFF" w:themeFill="background1"/>
            <w:vAlign w:val="center"/>
          </w:tcPr>
          <w:p w14:paraId="28E9ACFE" w14:textId="39DD6948" w:rsidR="00F94D39" w:rsidRPr="006145DB" w:rsidRDefault="00F94D39" w:rsidP="00D65BAD">
            <w:pPr>
              <w:spacing w:after="0" w:line="240" w:lineRule="auto"/>
              <w:jc w:val="both"/>
              <w:textAlignment w:val="baseline"/>
              <w:rPr>
                <w:rFonts w:cs="Arial"/>
                <w:sz w:val="20"/>
                <w:szCs w:val="20"/>
                <w:lang w:eastAsia="es-CO"/>
              </w:rPr>
            </w:pPr>
            <w:r w:rsidRPr="006145DB">
              <w:rPr>
                <w:rFonts w:cs="Arial"/>
                <w:sz w:val="20"/>
                <w:szCs w:val="20"/>
                <w:lang w:eastAsia="es-CO"/>
              </w:rPr>
              <w:t>Para el servicio aplican las siguientes categorías:  </w:t>
            </w:r>
          </w:p>
          <w:p w14:paraId="57436B98" w14:textId="77777777" w:rsidR="00D65BAD" w:rsidRPr="006145DB" w:rsidRDefault="00D65BAD" w:rsidP="00D65BAD">
            <w:pPr>
              <w:pStyle w:val="Ttulo1"/>
              <w:rPr>
                <w:sz w:val="20"/>
                <w:szCs w:val="20"/>
                <w:lang w:eastAsia="es-CO"/>
              </w:rPr>
            </w:pPr>
          </w:p>
          <w:p w14:paraId="279E546E" w14:textId="77777777" w:rsidR="00F94D39" w:rsidRPr="006145DB" w:rsidRDefault="00F94D39">
            <w:pPr>
              <w:numPr>
                <w:ilvl w:val="0"/>
                <w:numId w:val="17"/>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Talento Humano. </w:t>
            </w:r>
          </w:p>
          <w:p w14:paraId="0019D6BB" w14:textId="77777777" w:rsidR="00F94D39" w:rsidRPr="006145DB" w:rsidRDefault="00F94D39">
            <w:pPr>
              <w:numPr>
                <w:ilvl w:val="0"/>
                <w:numId w:val="21"/>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Atención Social. </w:t>
            </w:r>
          </w:p>
          <w:p w14:paraId="7A4F8472" w14:textId="77777777" w:rsidR="00F94D39" w:rsidRPr="006145DB" w:rsidRDefault="00F94D39">
            <w:pPr>
              <w:numPr>
                <w:ilvl w:val="0"/>
                <w:numId w:val="18"/>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 xml:space="preserve">Nutrición. </w:t>
            </w:r>
          </w:p>
          <w:p w14:paraId="5798F250" w14:textId="77777777" w:rsidR="00F94D39" w:rsidRPr="006145DB" w:rsidRDefault="00F94D39">
            <w:pPr>
              <w:numPr>
                <w:ilvl w:val="0"/>
                <w:numId w:val="18"/>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Salubridad. </w:t>
            </w:r>
          </w:p>
          <w:p w14:paraId="2194DA14" w14:textId="77777777" w:rsidR="00F94D39" w:rsidRPr="006145DB" w:rsidRDefault="00F94D39">
            <w:pPr>
              <w:numPr>
                <w:ilvl w:val="0"/>
                <w:numId w:val="19"/>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Ambientes Adecuados y Seguros. </w:t>
            </w:r>
          </w:p>
          <w:p w14:paraId="667F0422" w14:textId="77777777" w:rsidR="00F94D39" w:rsidRPr="006145DB" w:rsidRDefault="00F94D39">
            <w:pPr>
              <w:numPr>
                <w:ilvl w:val="0"/>
                <w:numId w:val="19"/>
              </w:numPr>
              <w:tabs>
                <w:tab w:val="clear" w:pos="720"/>
                <w:tab w:val="num" w:pos="356"/>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 xml:space="preserve">Gestión Administrativa.  </w:t>
            </w:r>
          </w:p>
        </w:tc>
      </w:tr>
    </w:tbl>
    <w:p w14:paraId="49454E9E" w14:textId="77777777" w:rsidR="006C7D16" w:rsidRPr="006145DB" w:rsidRDefault="006C7D16" w:rsidP="005B435E">
      <w:pPr>
        <w:spacing w:after="0" w:line="240" w:lineRule="auto"/>
        <w:rPr>
          <w:rFonts w:cs="Arial"/>
          <w:lang w:val="es-CO"/>
        </w:rPr>
      </w:pPr>
    </w:p>
    <w:p w14:paraId="0125DBE2" w14:textId="1115A44D" w:rsidR="00DF264C" w:rsidRPr="006145DB" w:rsidRDefault="007145C7">
      <w:pPr>
        <w:pStyle w:val="Ttulo1"/>
        <w:numPr>
          <w:ilvl w:val="2"/>
          <w:numId w:val="70"/>
        </w:numPr>
        <w:ind w:left="567" w:hanging="579"/>
        <w:jc w:val="center"/>
        <w:rPr>
          <w:lang w:val="es-CO"/>
        </w:rPr>
      </w:pPr>
      <w:r w:rsidRPr="006145DB">
        <w:rPr>
          <w:lang w:val="es-CO"/>
        </w:rPr>
        <w:t xml:space="preserve"> </w:t>
      </w:r>
      <w:bookmarkStart w:id="163" w:name="_Toc210213195"/>
      <w:bookmarkStart w:id="164" w:name="_Toc213273469"/>
      <w:bookmarkStart w:id="165" w:name="_Toc213276096"/>
      <w:bookmarkStart w:id="166" w:name="_Toc216902429"/>
      <w:r w:rsidR="00773707" w:rsidRPr="006145DB">
        <w:rPr>
          <w:lang w:val="es-CO"/>
        </w:rPr>
        <w:t xml:space="preserve">Servicio </w:t>
      </w:r>
      <w:r w:rsidR="00ED5EB6" w:rsidRPr="006145DB">
        <w:rPr>
          <w:lang w:val="es-CO"/>
        </w:rPr>
        <w:t>C</w:t>
      </w:r>
      <w:r w:rsidR="00D65F03" w:rsidRPr="006145DB">
        <w:rPr>
          <w:lang w:val="es-CO"/>
        </w:rPr>
        <w:t xml:space="preserve">omunidad de </w:t>
      </w:r>
      <w:r w:rsidR="00D65BAD" w:rsidRPr="006145DB">
        <w:rPr>
          <w:lang w:val="es-CO"/>
        </w:rPr>
        <w:t>vida para población habitante de calle</w:t>
      </w:r>
      <w:bookmarkEnd w:id="163"/>
      <w:bookmarkEnd w:id="164"/>
      <w:bookmarkEnd w:id="165"/>
      <w:bookmarkEnd w:id="166"/>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8"/>
        <w:gridCol w:w="7455"/>
      </w:tblGrid>
      <w:tr w:rsidR="0021182C" w:rsidRPr="006145DB" w14:paraId="27FFA2AB" w14:textId="77777777" w:rsidTr="009F0BEA">
        <w:trPr>
          <w:trHeight w:val="416"/>
          <w:jc w:val="center"/>
        </w:trPr>
        <w:tc>
          <w:tcPr>
            <w:tcW w:w="2038" w:type="dxa"/>
            <w:vAlign w:val="center"/>
          </w:tcPr>
          <w:p w14:paraId="2467C1B9"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Nombre del Servicio Social</w:t>
            </w:r>
          </w:p>
        </w:tc>
        <w:tc>
          <w:tcPr>
            <w:tcW w:w="7455" w:type="dxa"/>
            <w:vAlign w:val="center"/>
          </w:tcPr>
          <w:p w14:paraId="3B7F918D" w14:textId="72B25147" w:rsidR="006C7D16" w:rsidRPr="006145DB" w:rsidRDefault="006C7D16" w:rsidP="005B435E">
            <w:pPr>
              <w:spacing w:after="0" w:line="240" w:lineRule="auto"/>
              <w:textAlignment w:val="baseline"/>
              <w:rPr>
                <w:rFonts w:cs="Arial"/>
                <w:sz w:val="20"/>
                <w:szCs w:val="20"/>
                <w:lang w:eastAsia="es-CO"/>
              </w:rPr>
            </w:pPr>
            <w:r w:rsidRPr="006145DB">
              <w:rPr>
                <w:rFonts w:cs="Arial"/>
                <w:sz w:val="20"/>
                <w:szCs w:val="20"/>
                <w:lang w:eastAsia="es-CO"/>
              </w:rPr>
              <w:t xml:space="preserve">Comunidad de </w:t>
            </w:r>
            <w:r w:rsidR="00D65BAD" w:rsidRPr="006145DB">
              <w:rPr>
                <w:rFonts w:cs="Arial"/>
                <w:sz w:val="20"/>
                <w:szCs w:val="20"/>
                <w:lang w:eastAsia="es-CO"/>
              </w:rPr>
              <w:t>vida para población habitante de calle</w:t>
            </w:r>
          </w:p>
        </w:tc>
      </w:tr>
      <w:tr w:rsidR="0021182C" w:rsidRPr="006145DB" w14:paraId="31317551" w14:textId="77777777" w:rsidTr="009F0BEA">
        <w:trPr>
          <w:trHeight w:val="585"/>
          <w:jc w:val="center"/>
        </w:trPr>
        <w:tc>
          <w:tcPr>
            <w:tcW w:w="2038" w:type="dxa"/>
            <w:vAlign w:val="center"/>
          </w:tcPr>
          <w:p w14:paraId="151048CC"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Objeto del Servicio Social</w:t>
            </w:r>
          </w:p>
        </w:tc>
        <w:tc>
          <w:tcPr>
            <w:tcW w:w="7455" w:type="dxa"/>
            <w:vAlign w:val="center"/>
          </w:tcPr>
          <w:p w14:paraId="2CC5894F" w14:textId="77777777" w:rsidR="006C7D16" w:rsidRPr="006145DB" w:rsidRDefault="006C7D16" w:rsidP="005B435E">
            <w:pPr>
              <w:pStyle w:val="Textoindependiente"/>
              <w:spacing w:after="0" w:line="240" w:lineRule="auto"/>
              <w:jc w:val="both"/>
              <w:rPr>
                <w:rFonts w:cs="Arial"/>
                <w:sz w:val="20"/>
                <w:szCs w:val="20"/>
              </w:rPr>
            </w:pPr>
            <w:r w:rsidRPr="006145DB">
              <w:rPr>
                <w:rFonts w:eastAsia="Arial" w:cs="Arial"/>
                <w:sz w:val="20"/>
                <w:szCs w:val="20"/>
              </w:rPr>
              <w:t>Promover la dignificación y la inclusión social de las ciudadanas y ciudadanos habitantes de calle de 29 años o más, a través de procesos de desarrollo personal, la promoción de la inclusión socio-ocupacional y el fortalecimiento de redes de apoyo, para favorecer la superación de la habitabilidad en calle como forma extrema de exclusión.</w:t>
            </w:r>
          </w:p>
        </w:tc>
      </w:tr>
      <w:tr w:rsidR="0021182C" w:rsidRPr="006145DB" w14:paraId="3ED166B0" w14:textId="77777777" w:rsidTr="009F0BEA">
        <w:trPr>
          <w:trHeight w:val="558"/>
          <w:jc w:val="center"/>
        </w:trPr>
        <w:tc>
          <w:tcPr>
            <w:tcW w:w="2038" w:type="dxa"/>
            <w:vAlign w:val="center"/>
          </w:tcPr>
          <w:p w14:paraId="516E6131"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Oferta Servicio Social</w:t>
            </w:r>
          </w:p>
        </w:tc>
        <w:tc>
          <w:tcPr>
            <w:tcW w:w="7455" w:type="dxa"/>
            <w:vAlign w:val="center"/>
          </w:tcPr>
          <w:p w14:paraId="12937A8E" w14:textId="1A46BE52" w:rsidR="006C7D16" w:rsidRPr="006145DB" w:rsidRDefault="006C7D16" w:rsidP="005B435E">
            <w:pPr>
              <w:pStyle w:val="Textoindependiente"/>
              <w:spacing w:after="0" w:line="240" w:lineRule="auto"/>
              <w:jc w:val="both"/>
              <w:rPr>
                <w:rFonts w:cs="Arial"/>
                <w:sz w:val="20"/>
                <w:szCs w:val="20"/>
              </w:rPr>
            </w:pPr>
            <w:r w:rsidRPr="006145DB">
              <w:rPr>
                <w:rFonts w:cs="Arial"/>
                <w:sz w:val="20"/>
                <w:szCs w:val="20"/>
              </w:rPr>
              <w:t>Servicio de larga permanencia en medio institucionalizado que promueve la deshabituación y superación de la vida en calle, mediante el acompañamiento interdisciplinar en procesos de desarrollo personal para el fortalecimiento de las capacidades individuales y colectivas, la movilización de redes de apoyo familiares, institucionales y comunitarias.</w:t>
            </w:r>
          </w:p>
        </w:tc>
      </w:tr>
      <w:tr w:rsidR="0021182C" w:rsidRPr="006145DB" w14:paraId="241577F6" w14:textId="77777777" w:rsidTr="009F0BEA">
        <w:trPr>
          <w:trHeight w:val="20"/>
          <w:jc w:val="center"/>
        </w:trPr>
        <w:tc>
          <w:tcPr>
            <w:tcW w:w="2038" w:type="dxa"/>
            <w:vAlign w:val="center"/>
          </w:tcPr>
          <w:p w14:paraId="025D4442"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Tipo de Focalización</w:t>
            </w:r>
          </w:p>
        </w:tc>
        <w:tc>
          <w:tcPr>
            <w:tcW w:w="7455" w:type="dxa"/>
            <w:vAlign w:val="center"/>
          </w:tcPr>
          <w:p w14:paraId="4F10550B" w14:textId="77777777" w:rsidR="006C7D16" w:rsidRPr="006145DB" w:rsidRDefault="006C7D16"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demanda.</w:t>
            </w:r>
          </w:p>
          <w:p w14:paraId="409B6243" w14:textId="77777777" w:rsidR="006C7D16" w:rsidRPr="006145DB" w:rsidRDefault="006C7D16" w:rsidP="005B435E">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por abordaje territorial.</w:t>
            </w:r>
          </w:p>
        </w:tc>
      </w:tr>
      <w:tr w:rsidR="0021182C" w:rsidRPr="006145DB" w14:paraId="6B58A1AB" w14:textId="77777777" w:rsidTr="009F0BEA">
        <w:trPr>
          <w:trHeight w:val="612"/>
          <w:jc w:val="center"/>
        </w:trPr>
        <w:tc>
          <w:tcPr>
            <w:tcW w:w="2038" w:type="dxa"/>
            <w:vAlign w:val="center"/>
          </w:tcPr>
          <w:p w14:paraId="66A7E71D"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vAlign w:val="center"/>
          </w:tcPr>
          <w:p w14:paraId="525A4011" w14:textId="77777777" w:rsidR="006C7D16" w:rsidRPr="006145DB" w:rsidRDefault="006C7D16" w:rsidP="005B435E">
            <w:pPr>
              <w:spacing w:after="0" w:line="240" w:lineRule="auto"/>
              <w:jc w:val="both"/>
              <w:rPr>
                <w:rFonts w:cs="Arial"/>
                <w:sz w:val="20"/>
                <w:szCs w:val="20"/>
              </w:rPr>
            </w:pPr>
            <w:r w:rsidRPr="006145DB">
              <w:rPr>
                <w:rStyle w:val="normaltextrun"/>
                <w:rFonts w:cs="Arial"/>
                <w:sz w:val="20"/>
                <w:szCs w:val="20"/>
                <w:shd w:val="clear" w:color="auto" w:fill="FFFFFF"/>
              </w:rPr>
              <w:t>Persona de veintinueve (29) años o más, sin distinción de raza, sexo que hace de la calle su lugar de habitación ya sea de forma permanente o transitoria" (Ley 1641 de 2013 art. 2), la cual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 donde además desarrolla hábitos de vida adaptados al entorno (autocuidado, consecución de recursos, relaciones de convivencia con otros actores, entre otros), que desee realizar un proceso de desarrollo personal.</w:t>
            </w:r>
          </w:p>
        </w:tc>
      </w:tr>
      <w:tr w:rsidR="0021182C" w:rsidRPr="006145DB" w14:paraId="548E8610" w14:textId="77777777" w:rsidTr="009F0BEA">
        <w:trPr>
          <w:trHeight w:val="728"/>
          <w:jc w:val="center"/>
        </w:trPr>
        <w:tc>
          <w:tcPr>
            <w:tcW w:w="2038" w:type="dxa"/>
            <w:vAlign w:val="center"/>
          </w:tcPr>
          <w:p w14:paraId="423F00A0"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Población Objetivo</w:t>
            </w:r>
          </w:p>
        </w:tc>
        <w:tc>
          <w:tcPr>
            <w:tcW w:w="7455" w:type="dxa"/>
            <w:vAlign w:val="center"/>
          </w:tcPr>
          <w:tbl>
            <w:tblPr>
              <w:tblStyle w:val="Tablaconcuadrcula"/>
              <w:tblW w:w="7201" w:type="dxa"/>
              <w:tblLayout w:type="fixed"/>
              <w:tblLook w:val="04A0" w:firstRow="1" w:lastRow="0" w:firstColumn="1" w:lastColumn="0" w:noHBand="0" w:noVBand="1"/>
            </w:tblPr>
            <w:tblGrid>
              <w:gridCol w:w="3100"/>
              <w:gridCol w:w="1418"/>
              <w:gridCol w:w="992"/>
              <w:gridCol w:w="1691"/>
            </w:tblGrid>
            <w:tr w:rsidR="00C977E1" w:rsidRPr="006145DB" w14:paraId="19CBF187" w14:textId="77777777" w:rsidTr="00071866">
              <w:trPr>
                <w:trHeight w:val="164"/>
              </w:trPr>
              <w:tc>
                <w:tcPr>
                  <w:tcW w:w="3100" w:type="dxa"/>
                  <w:tcBorders>
                    <w:top w:val="nil"/>
                    <w:left w:val="nil"/>
                    <w:right w:val="nil"/>
                  </w:tcBorders>
                  <w:vAlign w:val="center"/>
                </w:tcPr>
                <w:p w14:paraId="6D85E154" w14:textId="77777777" w:rsidR="00C977E1" w:rsidRPr="006145DB" w:rsidRDefault="00C977E1" w:rsidP="005B435E">
                  <w:pPr>
                    <w:tabs>
                      <w:tab w:val="left" w:pos="709"/>
                    </w:tabs>
                    <w:contextualSpacing/>
                    <w:jc w:val="center"/>
                    <w:rPr>
                      <w:rFonts w:cs="Arial"/>
                      <w:sz w:val="16"/>
                      <w:szCs w:val="16"/>
                      <w:lang w:eastAsia="es-CO"/>
                    </w:rPr>
                  </w:pPr>
                </w:p>
              </w:tc>
              <w:tc>
                <w:tcPr>
                  <w:tcW w:w="1418" w:type="dxa"/>
                  <w:tcBorders>
                    <w:top w:val="nil"/>
                    <w:left w:val="nil"/>
                    <w:right w:val="nil"/>
                  </w:tcBorders>
                  <w:vAlign w:val="center"/>
                </w:tcPr>
                <w:p w14:paraId="44224B53" w14:textId="77777777" w:rsidR="00C977E1" w:rsidRPr="006145DB" w:rsidRDefault="00C977E1" w:rsidP="005B435E">
                  <w:pPr>
                    <w:tabs>
                      <w:tab w:val="left" w:pos="709"/>
                    </w:tabs>
                    <w:contextualSpacing/>
                    <w:jc w:val="center"/>
                    <w:rPr>
                      <w:rFonts w:cs="Arial"/>
                      <w:sz w:val="16"/>
                      <w:szCs w:val="16"/>
                      <w:lang w:eastAsia="es-CO"/>
                    </w:rPr>
                  </w:pPr>
                </w:p>
              </w:tc>
              <w:tc>
                <w:tcPr>
                  <w:tcW w:w="992" w:type="dxa"/>
                  <w:tcBorders>
                    <w:top w:val="nil"/>
                    <w:left w:val="nil"/>
                    <w:right w:val="nil"/>
                  </w:tcBorders>
                  <w:vAlign w:val="center"/>
                </w:tcPr>
                <w:p w14:paraId="72B09A12" w14:textId="77777777" w:rsidR="00C977E1" w:rsidRPr="006145DB" w:rsidRDefault="00C977E1" w:rsidP="005B435E">
                  <w:pPr>
                    <w:tabs>
                      <w:tab w:val="left" w:pos="709"/>
                    </w:tabs>
                    <w:contextualSpacing/>
                    <w:jc w:val="center"/>
                    <w:rPr>
                      <w:rFonts w:cs="Arial"/>
                      <w:sz w:val="16"/>
                      <w:szCs w:val="16"/>
                      <w:lang w:eastAsia="es-CO"/>
                    </w:rPr>
                  </w:pPr>
                </w:p>
              </w:tc>
              <w:tc>
                <w:tcPr>
                  <w:tcW w:w="1691" w:type="dxa"/>
                  <w:tcBorders>
                    <w:top w:val="nil"/>
                    <w:left w:val="nil"/>
                    <w:right w:val="nil"/>
                  </w:tcBorders>
                  <w:vAlign w:val="center"/>
                </w:tcPr>
                <w:p w14:paraId="7C13AC75" w14:textId="77777777" w:rsidR="00C977E1" w:rsidRPr="006145DB" w:rsidRDefault="00C977E1" w:rsidP="005B435E">
                  <w:pPr>
                    <w:tabs>
                      <w:tab w:val="left" w:pos="709"/>
                    </w:tabs>
                    <w:contextualSpacing/>
                    <w:jc w:val="center"/>
                    <w:rPr>
                      <w:rFonts w:cs="Arial"/>
                      <w:sz w:val="16"/>
                      <w:szCs w:val="16"/>
                      <w:lang w:eastAsia="es-CO"/>
                    </w:rPr>
                  </w:pPr>
                </w:p>
              </w:tc>
            </w:tr>
            <w:tr w:rsidR="0021182C" w:rsidRPr="006145DB" w14:paraId="3BC1D58D" w14:textId="77777777" w:rsidTr="00071866">
              <w:trPr>
                <w:trHeight w:val="372"/>
              </w:trPr>
              <w:tc>
                <w:tcPr>
                  <w:tcW w:w="3100" w:type="dxa"/>
                  <w:tcBorders>
                    <w:top w:val="nil"/>
                  </w:tcBorders>
                  <w:vAlign w:val="center"/>
                </w:tcPr>
                <w:p w14:paraId="0607DC5C"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418" w:type="dxa"/>
                  <w:tcBorders>
                    <w:top w:val="nil"/>
                  </w:tcBorders>
                  <w:vAlign w:val="center"/>
                </w:tcPr>
                <w:p w14:paraId="769D6DEA"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992" w:type="dxa"/>
                  <w:tcBorders>
                    <w:top w:val="nil"/>
                  </w:tcBorders>
                  <w:vAlign w:val="center"/>
                </w:tcPr>
                <w:p w14:paraId="108EA891"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91" w:type="dxa"/>
                  <w:tcBorders>
                    <w:top w:val="nil"/>
                  </w:tcBorders>
                  <w:vAlign w:val="center"/>
                </w:tcPr>
                <w:p w14:paraId="4BE56E35"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21182C" w:rsidRPr="006145DB" w14:paraId="7E6F2495" w14:textId="77777777" w:rsidTr="00071866">
              <w:trPr>
                <w:trHeight w:val="221"/>
              </w:trPr>
              <w:tc>
                <w:tcPr>
                  <w:tcW w:w="3100" w:type="dxa"/>
                  <w:vMerge w:val="restart"/>
                  <w:vAlign w:val="center"/>
                </w:tcPr>
                <w:p w14:paraId="162A4416" w14:textId="77777777" w:rsidR="006C7D16" w:rsidRPr="006145DB" w:rsidRDefault="006C7D16" w:rsidP="005B435E">
                  <w:pPr>
                    <w:tabs>
                      <w:tab w:val="left" w:pos="709"/>
                    </w:tabs>
                    <w:ind w:left="18"/>
                    <w:contextualSpacing/>
                    <w:jc w:val="both"/>
                    <w:rPr>
                      <w:rFonts w:cs="Arial"/>
                      <w:bCs/>
                      <w:sz w:val="20"/>
                      <w:szCs w:val="20"/>
                      <w:lang w:eastAsia="es-CO"/>
                    </w:rPr>
                  </w:pPr>
                  <w:r w:rsidRPr="006145DB">
                    <w:rPr>
                      <w:rFonts w:cs="Arial"/>
                      <w:sz w:val="16"/>
                      <w:szCs w:val="16"/>
                      <w:lang w:eastAsia="es-CO"/>
                    </w:rPr>
                    <w:t>Categoría de Población Objetivo</w:t>
                  </w:r>
                </w:p>
                <w:p w14:paraId="6E82CCDE" w14:textId="77777777" w:rsidR="006C7D16" w:rsidRPr="006145DB" w:rsidRDefault="006C7D16" w:rsidP="005B435E">
                  <w:pPr>
                    <w:tabs>
                      <w:tab w:val="left" w:pos="709"/>
                    </w:tabs>
                    <w:ind w:left="18"/>
                    <w:contextualSpacing/>
                    <w:jc w:val="both"/>
                    <w:rPr>
                      <w:rFonts w:cs="Arial"/>
                      <w:bCs/>
                      <w:sz w:val="20"/>
                      <w:szCs w:val="20"/>
                      <w:lang w:eastAsia="es-CO"/>
                    </w:rPr>
                  </w:pPr>
                  <w:r w:rsidRPr="006145DB">
                    <w:rPr>
                      <w:rFonts w:cs="Arial"/>
                      <w:sz w:val="16"/>
                      <w:szCs w:val="20"/>
                      <w:shd w:val="clear" w:color="auto" w:fill="FFFFFF"/>
                      <w:lang w:val="es-ES_tradnl"/>
                    </w:rPr>
                    <w:t>Persona habitante de calle de 29 años o más.</w:t>
                  </w:r>
                </w:p>
              </w:tc>
              <w:tc>
                <w:tcPr>
                  <w:tcW w:w="1418" w:type="dxa"/>
                  <w:vAlign w:val="center"/>
                </w:tcPr>
                <w:p w14:paraId="2AFA486D" w14:textId="77777777" w:rsidR="006C7D16" w:rsidRPr="006145DB" w:rsidRDefault="006C7D16" w:rsidP="005B435E">
                  <w:pPr>
                    <w:tabs>
                      <w:tab w:val="left" w:pos="709"/>
                    </w:tabs>
                    <w:contextualSpacing/>
                    <w:jc w:val="center"/>
                    <w:rPr>
                      <w:rFonts w:cs="Arial"/>
                      <w:bCs/>
                      <w:sz w:val="16"/>
                      <w:szCs w:val="16"/>
                      <w:lang w:eastAsia="es-CO"/>
                    </w:rPr>
                  </w:pPr>
                  <w:r w:rsidRPr="006145DB">
                    <w:rPr>
                      <w:rFonts w:eastAsia="Arial" w:cs="Arial"/>
                      <w:sz w:val="16"/>
                      <w:szCs w:val="16"/>
                    </w:rPr>
                    <w:t>Listado Censal Ciudadanos Habitantes de Calle.</w:t>
                  </w:r>
                </w:p>
              </w:tc>
              <w:tc>
                <w:tcPr>
                  <w:tcW w:w="992" w:type="dxa"/>
                  <w:vAlign w:val="center"/>
                </w:tcPr>
                <w:p w14:paraId="04E9918E" w14:textId="6ED96C27" w:rsidR="006C7D16" w:rsidRPr="006145DB" w:rsidRDefault="006C7D16" w:rsidP="005B435E">
                  <w:pPr>
                    <w:tabs>
                      <w:tab w:val="left" w:pos="709"/>
                    </w:tabs>
                    <w:contextualSpacing/>
                    <w:jc w:val="center"/>
                    <w:rPr>
                      <w:rFonts w:eastAsia="Arial" w:cs="Arial"/>
                      <w:sz w:val="16"/>
                      <w:szCs w:val="16"/>
                    </w:rPr>
                  </w:pPr>
                  <w:r w:rsidRPr="006145DB">
                    <w:rPr>
                      <w:rFonts w:eastAsia="Arial" w:cs="Arial"/>
                      <w:sz w:val="16"/>
                      <w:szCs w:val="16"/>
                    </w:rPr>
                    <w:t>Consulta individual a demanda</w:t>
                  </w:r>
                </w:p>
              </w:tc>
              <w:tc>
                <w:tcPr>
                  <w:tcW w:w="1691" w:type="dxa"/>
                  <w:vAlign w:val="center"/>
                </w:tcPr>
                <w:p w14:paraId="0F81B7A6" w14:textId="77777777" w:rsidR="006C7D16" w:rsidRPr="006145DB" w:rsidRDefault="006C7D16" w:rsidP="005B435E">
                  <w:pPr>
                    <w:tabs>
                      <w:tab w:val="left" w:pos="709"/>
                    </w:tabs>
                    <w:contextualSpacing/>
                    <w:jc w:val="center"/>
                    <w:rPr>
                      <w:rFonts w:cs="Arial"/>
                      <w:bCs/>
                      <w:sz w:val="16"/>
                      <w:szCs w:val="16"/>
                      <w:lang w:eastAsia="es-CO"/>
                    </w:rPr>
                  </w:pPr>
                  <w:r w:rsidRPr="006145DB">
                    <w:rPr>
                      <w:rFonts w:eastAsia="Arial" w:cs="Arial"/>
                      <w:sz w:val="16"/>
                      <w:szCs w:val="16"/>
                    </w:rPr>
                    <w:t>Secretaría Distrital de Salud gestionado Subdirección para la Adultez.</w:t>
                  </w:r>
                </w:p>
              </w:tc>
            </w:tr>
            <w:tr w:rsidR="0021182C" w:rsidRPr="006145DB" w14:paraId="1C81E224" w14:textId="77777777" w:rsidTr="00071866">
              <w:trPr>
                <w:trHeight w:val="231"/>
              </w:trPr>
              <w:tc>
                <w:tcPr>
                  <w:tcW w:w="3100" w:type="dxa"/>
                  <w:vMerge/>
                  <w:vAlign w:val="center"/>
                </w:tcPr>
                <w:p w14:paraId="08DB5AB3" w14:textId="77777777" w:rsidR="006C7D16" w:rsidRPr="006145DB" w:rsidRDefault="006C7D16" w:rsidP="005B435E">
                  <w:pPr>
                    <w:tabs>
                      <w:tab w:val="left" w:pos="709"/>
                    </w:tabs>
                    <w:ind w:left="18"/>
                    <w:contextualSpacing/>
                    <w:jc w:val="both"/>
                    <w:rPr>
                      <w:rFonts w:cs="Arial"/>
                      <w:bCs/>
                      <w:sz w:val="20"/>
                      <w:szCs w:val="20"/>
                      <w:lang w:eastAsia="es-CO"/>
                    </w:rPr>
                  </w:pPr>
                </w:p>
              </w:tc>
              <w:tc>
                <w:tcPr>
                  <w:tcW w:w="1418" w:type="dxa"/>
                  <w:vAlign w:val="center"/>
                </w:tcPr>
                <w:p w14:paraId="62332E29"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SIRBE</w:t>
                  </w:r>
                </w:p>
              </w:tc>
              <w:tc>
                <w:tcPr>
                  <w:tcW w:w="992" w:type="dxa"/>
                  <w:vAlign w:val="center"/>
                </w:tcPr>
                <w:p w14:paraId="607ED061"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bdr w:val="none" w:sz="0" w:space="0" w:color="auto" w:frame="1"/>
                    </w:rPr>
                    <w:t>Demanda</w:t>
                  </w:r>
                </w:p>
              </w:tc>
              <w:tc>
                <w:tcPr>
                  <w:tcW w:w="1691" w:type="dxa"/>
                  <w:vAlign w:val="center"/>
                </w:tcPr>
                <w:p w14:paraId="7C0D123E"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21182C" w:rsidRPr="006145DB" w14:paraId="16F4F432" w14:textId="77777777" w:rsidTr="00071866">
              <w:trPr>
                <w:trHeight w:val="231"/>
              </w:trPr>
              <w:tc>
                <w:tcPr>
                  <w:tcW w:w="3100" w:type="dxa"/>
                  <w:vAlign w:val="center"/>
                </w:tcPr>
                <w:p w14:paraId="3DCD3E3E" w14:textId="77777777" w:rsidR="006C7D16" w:rsidRPr="006145DB" w:rsidRDefault="006C7D16" w:rsidP="005B435E">
                  <w:pPr>
                    <w:tabs>
                      <w:tab w:val="left" w:pos="709"/>
                    </w:tabs>
                    <w:ind w:left="18"/>
                    <w:contextualSpacing/>
                    <w:jc w:val="both"/>
                    <w:rPr>
                      <w:rFonts w:cs="Arial"/>
                      <w:bCs/>
                      <w:sz w:val="20"/>
                      <w:szCs w:val="20"/>
                      <w:lang w:eastAsia="es-CO"/>
                    </w:rPr>
                  </w:pPr>
                  <w:r w:rsidRPr="006145DB">
                    <w:rPr>
                      <w:rStyle w:val="normaltextrun"/>
                      <w:rFonts w:eastAsia="Calibri" w:cs="Arial"/>
                      <w:sz w:val="16"/>
                      <w:szCs w:val="20"/>
                      <w:shd w:val="clear" w:color="auto" w:fill="FFFFFF"/>
                    </w:rPr>
                    <w:t>Q</w:t>
                  </w:r>
                  <w:r w:rsidRPr="006145DB">
                    <w:rPr>
                      <w:rStyle w:val="normaltextrun"/>
                      <w:rFonts w:eastAsia="Calibri" w:cs="Arial"/>
                      <w:sz w:val="16"/>
                      <w:szCs w:val="20"/>
                      <w:shd w:val="clear" w:color="auto" w:fill="FFFFFF"/>
                      <w:lang w:val="es-ES_tradnl"/>
                    </w:rPr>
                    <w:t>ue habita permanente o transitoriamente la calle concibiéndola como su espacio de vivienda y/o habitación no convencional</w:t>
                  </w:r>
                </w:p>
              </w:tc>
              <w:tc>
                <w:tcPr>
                  <w:tcW w:w="1418" w:type="dxa"/>
                  <w:vAlign w:val="center"/>
                </w:tcPr>
                <w:p w14:paraId="05D9AF16"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992" w:type="dxa"/>
                  <w:vAlign w:val="center"/>
                </w:tcPr>
                <w:p w14:paraId="0B1E9B50"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691" w:type="dxa"/>
                  <w:vAlign w:val="center"/>
                </w:tcPr>
                <w:p w14:paraId="30390802"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21182C" w:rsidRPr="006145DB" w14:paraId="3FDEEE2D" w14:textId="77777777" w:rsidTr="00071866">
              <w:trPr>
                <w:trHeight w:val="231"/>
              </w:trPr>
              <w:tc>
                <w:tcPr>
                  <w:tcW w:w="3100" w:type="dxa"/>
                  <w:vAlign w:val="center"/>
                </w:tcPr>
                <w:p w14:paraId="4E48CFDF" w14:textId="77777777" w:rsidR="006C7D16" w:rsidRPr="006145DB" w:rsidRDefault="006C7D16" w:rsidP="005B435E">
                  <w:pPr>
                    <w:tabs>
                      <w:tab w:val="left" w:pos="709"/>
                    </w:tabs>
                    <w:ind w:left="18"/>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 o</w:t>
                  </w:r>
                </w:p>
              </w:tc>
              <w:tc>
                <w:tcPr>
                  <w:tcW w:w="1418" w:type="dxa"/>
                  <w:vAlign w:val="center"/>
                </w:tcPr>
                <w:p w14:paraId="5A5B7035"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992" w:type="dxa"/>
                  <w:vAlign w:val="center"/>
                </w:tcPr>
                <w:p w14:paraId="00EC8510"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691" w:type="dxa"/>
                  <w:vAlign w:val="center"/>
                </w:tcPr>
                <w:p w14:paraId="0CB96832"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21182C" w:rsidRPr="006145DB" w14:paraId="52DD5B74" w14:textId="77777777" w:rsidTr="00071866">
              <w:trPr>
                <w:trHeight w:val="231"/>
              </w:trPr>
              <w:tc>
                <w:tcPr>
                  <w:tcW w:w="3100" w:type="dxa"/>
                  <w:vMerge w:val="restart"/>
                  <w:vAlign w:val="center"/>
                </w:tcPr>
                <w:p w14:paraId="66641989" w14:textId="77777777" w:rsidR="006C7D16" w:rsidRPr="006145DB" w:rsidRDefault="006C7D16" w:rsidP="005B435E">
                  <w:pPr>
                    <w:tabs>
                      <w:tab w:val="left" w:pos="709"/>
                    </w:tabs>
                    <w:ind w:left="18"/>
                    <w:contextualSpacing/>
                    <w:jc w:val="both"/>
                    <w:rPr>
                      <w:rFonts w:cs="Arial"/>
                      <w:sz w:val="16"/>
                      <w:szCs w:val="20"/>
                      <w:shd w:val="clear" w:color="auto" w:fill="FFFFFF"/>
                      <w:lang w:val="es-ES_tradnl"/>
                    </w:rPr>
                  </w:pPr>
                  <w:r w:rsidRPr="006145DB">
                    <w:rPr>
                      <w:rFonts w:cs="Arial"/>
                      <w:sz w:val="16"/>
                      <w:szCs w:val="20"/>
                      <w:shd w:val="clear" w:color="auto" w:fill="FFFFFF"/>
                      <w:lang w:val="es-ES_tradnl"/>
                    </w:rPr>
                    <w:t>Persona que vive en soluciones habitacionales temporales “paga diarios”.</w:t>
                  </w:r>
                </w:p>
              </w:tc>
              <w:tc>
                <w:tcPr>
                  <w:tcW w:w="1418" w:type="dxa"/>
                  <w:vAlign w:val="center"/>
                </w:tcPr>
                <w:p w14:paraId="615A3AEE" w14:textId="1CFEF51A" w:rsidR="006C7D16" w:rsidRPr="006145DB" w:rsidRDefault="006C7D16" w:rsidP="00096938">
                  <w:pPr>
                    <w:tabs>
                      <w:tab w:val="left" w:pos="709"/>
                    </w:tabs>
                    <w:contextualSpacing/>
                    <w:jc w:val="center"/>
                    <w:rPr>
                      <w:rFonts w:cs="Arial"/>
                      <w:sz w:val="16"/>
                      <w:szCs w:val="16"/>
                      <w:lang w:eastAsia="es-CO"/>
                    </w:rPr>
                  </w:pPr>
                  <w:r w:rsidRPr="006145DB">
                    <w:rPr>
                      <w:rFonts w:cs="Arial"/>
                      <w:sz w:val="16"/>
                      <w:szCs w:val="16"/>
                      <w:lang w:eastAsia="es-CO"/>
                    </w:rPr>
                    <w:t>Instrumento de Focalización de Personas Usuarias de Soluciones Habitacionales</w:t>
                  </w:r>
                  <w:r w:rsidR="00096938" w:rsidRPr="006145DB">
                    <w:rPr>
                      <w:rFonts w:cs="Arial"/>
                      <w:sz w:val="16"/>
                      <w:szCs w:val="16"/>
                      <w:lang w:eastAsia="es-CO"/>
                    </w:rPr>
                    <w:t xml:space="preserve"> t</w:t>
                  </w:r>
                  <w:r w:rsidRPr="006145DB">
                    <w:rPr>
                      <w:rFonts w:cs="Arial"/>
                      <w:sz w:val="16"/>
                      <w:szCs w:val="16"/>
                      <w:lang w:eastAsia="es-CO"/>
                    </w:rPr>
                    <w:t>emporales (paga diarios)</w:t>
                  </w:r>
                </w:p>
              </w:tc>
              <w:tc>
                <w:tcPr>
                  <w:tcW w:w="992" w:type="dxa"/>
                  <w:vAlign w:val="center"/>
                </w:tcPr>
                <w:p w14:paraId="5D93AE33" w14:textId="77777777" w:rsidR="006C7D16" w:rsidRPr="006145DB" w:rsidRDefault="006C7D16" w:rsidP="005B435E">
                  <w:pPr>
                    <w:tabs>
                      <w:tab w:val="left" w:pos="709"/>
                    </w:tabs>
                    <w:contextualSpacing/>
                    <w:jc w:val="center"/>
                    <w:rPr>
                      <w:rFonts w:cs="Arial"/>
                      <w:sz w:val="16"/>
                      <w:szCs w:val="20"/>
                      <w:lang w:eastAsia="es-CO"/>
                    </w:rPr>
                  </w:pPr>
                  <w:r w:rsidRPr="006145DB">
                    <w:rPr>
                      <w:rFonts w:cs="Arial"/>
                      <w:sz w:val="16"/>
                      <w:szCs w:val="20"/>
                      <w:lang w:eastAsia="es-CO"/>
                    </w:rPr>
                    <w:t>Entrega única 2023</w:t>
                  </w:r>
                </w:p>
              </w:tc>
              <w:tc>
                <w:tcPr>
                  <w:tcW w:w="1691" w:type="dxa"/>
                  <w:vAlign w:val="center"/>
                </w:tcPr>
                <w:p w14:paraId="058ED065"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Planeación - SDP</w:t>
                  </w:r>
                </w:p>
              </w:tc>
            </w:tr>
            <w:tr w:rsidR="0021182C" w:rsidRPr="006145DB" w14:paraId="1675BF32" w14:textId="77777777" w:rsidTr="00071866">
              <w:trPr>
                <w:trHeight w:val="231"/>
              </w:trPr>
              <w:tc>
                <w:tcPr>
                  <w:tcW w:w="3100" w:type="dxa"/>
                  <w:vMerge/>
                  <w:tcBorders>
                    <w:bottom w:val="single" w:sz="4" w:space="0" w:color="auto"/>
                  </w:tcBorders>
                  <w:vAlign w:val="center"/>
                </w:tcPr>
                <w:p w14:paraId="110A43CA" w14:textId="77777777" w:rsidR="006C7D16" w:rsidRPr="006145DB" w:rsidRDefault="006C7D16" w:rsidP="005B435E">
                  <w:pPr>
                    <w:tabs>
                      <w:tab w:val="left" w:pos="709"/>
                    </w:tabs>
                    <w:ind w:left="18"/>
                    <w:contextualSpacing/>
                    <w:jc w:val="both"/>
                    <w:rPr>
                      <w:rFonts w:cs="Arial"/>
                      <w:sz w:val="16"/>
                      <w:szCs w:val="20"/>
                      <w:shd w:val="clear" w:color="auto" w:fill="FFFFFF"/>
                      <w:lang w:val="es-ES_tradnl"/>
                    </w:rPr>
                  </w:pPr>
                </w:p>
              </w:tc>
              <w:tc>
                <w:tcPr>
                  <w:tcW w:w="1418" w:type="dxa"/>
                  <w:tcBorders>
                    <w:bottom w:val="single" w:sz="4" w:space="0" w:color="auto"/>
                  </w:tcBorders>
                  <w:vAlign w:val="center"/>
                </w:tcPr>
                <w:p w14:paraId="51D75D45"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992" w:type="dxa"/>
                  <w:tcBorders>
                    <w:bottom w:val="single" w:sz="4" w:space="0" w:color="auto"/>
                  </w:tcBorders>
                  <w:vAlign w:val="center"/>
                </w:tcPr>
                <w:p w14:paraId="4E220572" w14:textId="77777777" w:rsidR="006C7D16" w:rsidRPr="006145DB" w:rsidRDefault="006C7D16" w:rsidP="005B435E">
                  <w:pPr>
                    <w:tabs>
                      <w:tab w:val="left" w:pos="709"/>
                    </w:tabs>
                    <w:contextualSpacing/>
                    <w:jc w:val="center"/>
                    <w:rPr>
                      <w:rFonts w:cs="Arial"/>
                      <w:sz w:val="16"/>
                      <w:szCs w:val="20"/>
                      <w:lang w:eastAsia="es-CO"/>
                    </w:rPr>
                  </w:pPr>
                  <w:r w:rsidRPr="006145DB">
                    <w:rPr>
                      <w:rFonts w:cs="Arial"/>
                      <w:sz w:val="16"/>
                      <w:szCs w:val="20"/>
                      <w:lang w:eastAsia="es-CO"/>
                    </w:rPr>
                    <w:t>2024</w:t>
                  </w:r>
                </w:p>
              </w:tc>
              <w:tc>
                <w:tcPr>
                  <w:tcW w:w="1691" w:type="dxa"/>
                  <w:tcBorders>
                    <w:bottom w:val="single" w:sz="4" w:space="0" w:color="auto"/>
                  </w:tcBorders>
                  <w:vAlign w:val="center"/>
                </w:tcPr>
                <w:p w14:paraId="0A37B70A"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 y Secretaría Distrital Planeación - SDP</w:t>
                  </w:r>
                </w:p>
              </w:tc>
            </w:tr>
            <w:tr w:rsidR="0021182C" w:rsidRPr="006145DB" w14:paraId="02464BAD" w14:textId="77777777" w:rsidTr="00071866">
              <w:trPr>
                <w:trHeight w:val="353"/>
              </w:trPr>
              <w:tc>
                <w:tcPr>
                  <w:tcW w:w="3100" w:type="dxa"/>
                  <w:tcBorders>
                    <w:bottom w:val="single" w:sz="4" w:space="0" w:color="auto"/>
                  </w:tcBorders>
                  <w:vAlign w:val="center"/>
                </w:tcPr>
                <w:p w14:paraId="3E349C5C" w14:textId="77777777" w:rsidR="006C7D16" w:rsidRPr="006145DB" w:rsidRDefault="006C7D16" w:rsidP="005B435E">
                  <w:pPr>
                    <w:ind w:left="18"/>
                    <w:jc w:val="both"/>
                    <w:rPr>
                      <w:rFonts w:cs="Arial"/>
                      <w:sz w:val="16"/>
                      <w:szCs w:val="20"/>
                      <w:shd w:val="clear" w:color="auto" w:fill="FFFFFF"/>
                      <w:lang w:val="es-ES_tradnl"/>
                    </w:rPr>
                  </w:pPr>
                  <w:r w:rsidRPr="006145DB">
                    <w:rPr>
                      <w:rFonts w:cs="Arial"/>
                      <w:sz w:val="16"/>
                      <w:szCs w:val="20"/>
                      <w:shd w:val="clear" w:color="auto" w:fill="FFFFFF"/>
                      <w:lang w:val="es-ES_tradnl"/>
                    </w:rPr>
                    <w:t>Persona que desee realizar un proceso de desarrollo personal.</w:t>
                  </w:r>
                </w:p>
              </w:tc>
              <w:tc>
                <w:tcPr>
                  <w:tcW w:w="1418" w:type="dxa"/>
                  <w:tcBorders>
                    <w:bottom w:val="single" w:sz="4" w:space="0" w:color="auto"/>
                  </w:tcBorders>
                  <w:vAlign w:val="center"/>
                </w:tcPr>
                <w:p w14:paraId="035F3BEF" w14:textId="77777777" w:rsidR="006C7D16" w:rsidRPr="006145DB" w:rsidRDefault="006C7D16" w:rsidP="005B435E">
                  <w:pPr>
                    <w:jc w:val="center"/>
                    <w:rPr>
                      <w:rFonts w:cs="Arial"/>
                      <w:sz w:val="16"/>
                      <w:szCs w:val="16"/>
                      <w:lang w:eastAsia="es-CO"/>
                    </w:rPr>
                  </w:pPr>
                  <w:r w:rsidRPr="006145DB">
                    <w:rPr>
                      <w:rFonts w:cs="Arial"/>
                      <w:sz w:val="16"/>
                      <w:szCs w:val="16"/>
                      <w:lang w:eastAsia="es-CO"/>
                    </w:rPr>
                    <w:t>Verificación en campo</w:t>
                  </w:r>
                </w:p>
              </w:tc>
              <w:tc>
                <w:tcPr>
                  <w:tcW w:w="992" w:type="dxa"/>
                  <w:tcBorders>
                    <w:bottom w:val="single" w:sz="4" w:space="0" w:color="auto"/>
                  </w:tcBorders>
                  <w:vAlign w:val="center"/>
                </w:tcPr>
                <w:p w14:paraId="778AF060" w14:textId="77777777" w:rsidR="006C7D16" w:rsidRPr="006145DB" w:rsidRDefault="006C7D16" w:rsidP="005B435E">
                  <w:pPr>
                    <w:tabs>
                      <w:tab w:val="left" w:pos="709"/>
                    </w:tabs>
                    <w:contextualSpacing/>
                    <w:jc w:val="center"/>
                    <w:rPr>
                      <w:rFonts w:cs="Arial"/>
                      <w:sz w:val="16"/>
                      <w:szCs w:val="20"/>
                      <w:lang w:eastAsia="es-CO"/>
                    </w:rPr>
                  </w:pPr>
                  <w:r w:rsidRPr="006145DB">
                    <w:rPr>
                      <w:rFonts w:cs="Arial"/>
                      <w:sz w:val="16"/>
                      <w:szCs w:val="20"/>
                      <w:lang w:eastAsia="es-CO"/>
                    </w:rPr>
                    <w:t>Demanda</w:t>
                  </w:r>
                </w:p>
              </w:tc>
              <w:tc>
                <w:tcPr>
                  <w:tcW w:w="1691" w:type="dxa"/>
                  <w:tcBorders>
                    <w:bottom w:val="single" w:sz="4" w:space="0" w:color="auto"/>
                  </w:tcBorders>
                  <w:vAlign w:val="center"/>
                </w:tcPr>
                <w:p w14:paraId="283487B1" w14:textId="77777777" w:rsidR="006C7D16" w:rsidRPr="006145DB" w:rsidRDefault="006C7D16" w:rsidP="005B435E">
                  <w:pPr>
                    <w:jc w:val="center"/>
                    <w:rPr>
                      <w:rFonts w:cs="Arial"/>
                      <w:bCs/>
                      <w:sz w:val="16"/>
                      <w:szCs w:val="16"/>
                      <w:lang w:eastAsia="es-CO"/>
                    </w:rPr>
                  </w:pPr>
                  <w:r w:rsidRPr="006145DB">
                    <w:rPr>
                      <w:rFonts w:cs="Arial"/>
                      <w:bCs/>
                      <w:sz w:val="16"/>
                      <w:szCs w:val="16"/>
                      <w:lang w:eastAsia="es-CO"/>
                    </w:rPr>
                    <w:t>Subdirección para la Adultez</w:t>
                  </w:r>
                </w:p>
              </w:tc>
            </w:tr>
            <w:tr w:rsidR="00C977E1" w:rsidRPr="006145DB" w14:paraId="7705C80D" w14:textId="77777777" w:rsidTr="00071866">
              <w:trPr>
                <w:trHeight w:val="70"/>
              </w:trPr>
              <w:tc>
                <w:tcPr>
                  <w:tcW w:w="3100" w:type="dxa"/>
                  <w:tcBorders>
                    <w:left w:val="nil"/>
                    <w:bottom w:val="nil"/>
                    <w:right w:val="nil"/>
                  </w:tcBorders>
                  <w:vAlign w:val="center"/>
                </w:tcPr>
                <w:p w14:paraId="5B180BC3" w14:textId="77777777" w:rsidR="00C977E1" w:rsidRPr="006145DB" w:rsidRDefault="00C977E1" w:rsidP="005B435E">
                  <w:pPr>
                    <w:jc w:val="both"/>
                    <w:rPr>
                      <w:rFonts w:cs="Arial"/>
                      <w:sz w:val="16"/>
                      <w:szCs w:val="20"/>
                      <w:shd w:val="clear" w:color="auto" w:fill="FFFFFF"/>
                      <w:lang w:val="es-ES_tradnl"/>
                    </w:rPr>
                  </w:pPr>
                </w:p>
              </w:tc>
              <w:tc>
                <w:tcPr>
                  <w:tcW w:w="1418" w:type="dxa"/>
                  <w:tcBorders>
                    <w:left w:val="nil"/>
                    <w:bottom w:val="nil"/>
                    <w:right w:val="nil"/>
                  </w:tcBorders>
                  <w:vAlign w:val="center"/>
                </w:tcPr>
                <w:p w14:paraId="4488132D" w14:textId="77777777" w:rsidR="00C977E1" w:rsidRPr="006145DB" w:rsidRDefault="00C977E1" w:rsidP="005B435E">
                  <w:pPr>
                    <w:jc w:val="center"/>
                    <w:rPr>
                      <w:rFonts w:cs="Arial"/>
                      <w:sz w:val="16"/>
                      <w:szCs w:val="16"/>
                      <w:lang w:eastAsia="es-CO"/>
                    </w:rPr>
                  </w:pPr>
                </w:p>
              </w:tc>
              <w:tc>
                <w:tcPr>
                  <w:tcW w:w="992" w:type="dxa"/>
                  <w:tcBorders>
                    <w:left w:val="nil"/>
                    <w:bottom w:val="nil"/>
                    <w:right w:val="nil"/>
                  </w:tcBorders>
                  <w:vAlign w:val="center"/>
                </w:tcPr>
                <w:p w14:paraId="33548F4C" w14:textId="77777777" w:rsidR="00C977E1" w:rsidRPr="006145DB" w:rsidRDefault="00C977E1" w:rsidP="005B435E">
                  <w:pPr>
                    <w:tabs>
                      <w:tab w:val="left" w:pos="709"/>
                    </w:tabs>
                    <w:contextualSpacing/>
                    <w:jc w:val="center"/>
                    <w:rPr>
                      <w:rFonts w:cs="Arial"/>
                      <w:sz w:val="16"/>
                      <w:szCs w:val="20"/>
                      <w:lang w:eastAsia="es-CO"/>
                    </w:rPr>
                  </w:pPr>
                </w:p>
              </w:tc>
              <w:tc>
                <w:tcPr>
                  <w:tcW w:w="1691" w:type="dxa"/>
                  <w:tcBorders>
                    <w:left w:val="nil"/>
                    <w:bottom w:val="nil"/>
                    <w:right w:val="nil"/>
                  </w:tcBorders>
                  <w:vAlign w:val="center"/>
                </w:tcPr>
                <w:p w14:paraId="4E0A2A4E" w14:textId="77777777" w:rsidR="00C977E1" w:rsidRPr="006145DB" w:rsidRDefault="00C977E1" w:rsidP="005B435E">
                  <w:pPr>
                    <w:jc w:val="center"/>
                    <w:rPr>
                      <w:rFonts w:cs="Arial"/>
                      <w:bCs/>
                      <w:sz w:val="16"/>
                      <w:szCs w:val="16"/>
                      <w:lang w:eastAsia="es-CO"/>
                    </w:rPr>
                  </w:pPr>
                </w:p>
              </w:tc>
            </w:tr>
          </w:tbl>
          <w:p w14:paraId="5DD1CC11" w14:textId="77777777" w:rsidR="006C7D16" w:rsidRPr="006145DB" w:rsidRDefault="006C7D16" w:rsidP="005B435E">
            <w:pPr>
              <w:tabs>
                <w:tab w:val="left" w:pos="709"/>
              </w:tabs>
              <w:spacing w:after="0" w:line="240" w:lineRule="auto"/>
              <w:contextualSpacing/>
              <w:jc w:val="center"/>
              <w:rPr>
                <w:rFonts w:cs="Arial"/>
                <w:bCs/>
                <w:sz w:val="20"/>
                <w:szCs w:val="20"/>
                <w:lang w:eastAsia="es-CO"/>
              </w:rPr>
            </w:pPr>
          </w:p>
        </w:tc>
      </w:tr>
      <w:tr w:rsidR="0021182C" w:rsidRPr="006145DB" w14:paraId="5DA8521C" w14:textId="77777777" w:rsidTr="009F0BEA">
        <w:trPr>
          <w:trHeight w:val="422"/>
          <w:jc w:val="center"/>
        </w:trPr>
        <w:tc>
          <w:tcPr>
            <w:tcW w:w="2038" w:type="dxa"/>
            <w:vAlign w:val="center"/>
          </w:tcPr>
          <w:p w14:paraId="7AB9F524" w14:textId="77777777" w:rsidR="006C7D16" w:rsidRPr="006145DB" w:rsidRDefault="006C7D16"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455" w:type="dxa"/>
            <w:vAlign w:val="center"/>
          </w:tcPr>
          <w:tbl>
            <w:tblPr>
              <w:tblStyle w:val="Tablaconcuadrcula"/>
              <w:tblW w:w="7200" w:type="dxa"/>
              <w:tblLayout w:type="fixed"/>
              <w:tblLook w:val="04A0" w:firstRow="1" w:lastRow="0" w:firstColumn="1" w:lastColumn="0" w:noHBand="0" w:noVBand="1"/>
            </w:tblPr>
            <w:tblGrid>
              <w:gridCol w:w="3100"/>
              <w:gridCol w:w="1276"/>
              <w:gridCol w:w="1134"/>
              <w:gridCol w:w="1690"/>
            </w:tblGrid>
            <w:tr w:rsidR="00C977E1" w:rsidRPr="006145DB" w14:paraId="2EF9E751" w14:textId="77777777" w:rsidTr="00071866">
              <w:trPr>
                <w:trHeight w:val="80"/>
              </w:trPr>
              <w:tc>
                <w:tcPr>
                  <w:tcW w:w="3100" w:type="dxa"/>
                  <w:tcBorders>
                    <w:top w:val="nil"/>
                    <w:left w:val="nil"/>
                    <w:bottom w:val="single" w:sz="4" w:space="0" w:color="auto"/>
                    <w:right w:val="nil"/>
                  </w:tcBorders>
                  <w:vAlign w:val="center"/>
                </w:tcPr>
                <w:p w14:paraId="7894F703" w14:textId="77777777" w:rsidR="00C977E1" w:rsidRPr="006145DB" w:rsidRDefault="00C977E1" w:rsidP="005B435E">
                  <w:pPr>
                    <w:tabs>
                      <w:tab w:val="left" w:pos="709"/>
                    </w:tabs>
                    <w:jc w:val="center"/>
                    <w:rPr>
                      <w:rFonts w:cs="Arial"/>
                      <w:sz w:val="16"/>
                      <w:szCs w:val="16"/>
                      <w:lang w:eastAsia="es-CO"/>
                    </w:rPr>
                  </w:pPr>
                </w:p>
              </w:tc>
              <w:tc>
                <w:tcPr>
                  <w:tcW w:w="1276" w:type="dxa"/>
                  <w:tcBorders>
                    <w:top w:val="nil"/>
                    <w:left w:val="nil"/>
                    <w:bottom w:val="single" w:sz="4" w:space="0" w:color="auto"/>
                    <w:right w:val="nil"/>
                  </w:tcBorders>
                  <w:vAlign w:val="center"/>
                </w:tcPr>
                <w:p w14:paraId="05D51785" w14:textId="77777777" w:rsidR="00C977E1" w:rsidRPr="006145DB" w:rsidRDefault="00C977E1" w:rsidP="005B435E">
                  <w:pPr>
                    <w:tabs>
                      <w:tab w:val="left" w:pos="709"/>
                    </w:tabs>
                    <w:jc w:val="center"/>
                    <w:rPr>
                      <w:rFonts w:cs="Arial"/>
                      <w:sz w:val="16"/>
                      <w:szCs w:val="16"/>
                      <w:lang w:eastAsia="es-CO"/>
                    </w:rPr>
                  </w:pPr>
                </w:p>
              </w:tc>
              <w:tc>
                <w:tcPr>
                  <w:tcW w:w="1134" w:type="dxa"/>
                  <w:tcBorders>
                    <w:top w:val="nil"/>
                    <w:left w:val="nil"/>
                    <w:bottom w:val="single" w:sz="4" w:space="0" w:color="auto"/>
                    <w:right w:val="nil"/>
                  </w:tcBorders>
                  <w:vAlign w:val="center"/>
                </w:tcPr>
                <w:p w14:paraId="5AF3EC4E" w14:textId="77777777" w:rsidR="00C977E1" w:rsidRPr="006145DB" w:rsidRDefault="00C977E1" w:rsidP="005B435E">
                  <w:pPr>
                    <w:tabs>
                      <w:tab w:val="left" w:pos="709"/>
                    </w:tabs>
                    <w:jc w:val="center"/>
                    <w:rPr>
                      <w:rFonts w:cs="Arial"/>
                      <w:sz w:val="16"/>
                      <w:szCs w:val="16"/>
                      <w:lang w:eastAsia="es-CO"/>
                    </w:rPr>
                  </w:pPr>
                </w:p>
              </w:tc>
              <w:tc>
                <w:tcPr>
                  <w:tcW w:w="1690" w:type="dxa"/>
                  <w:tcBorders>
                    <w:top w:val="nil"/>
                    <w:left w:val="nil"/>
                    <w:bottom w:val="single" w:sz="4" w:space="0" w:color="auto"/>
                    <w:right w:val="nil"/>
                  </w:tcBorders>
                  <w:vAlign w:val="center"/>
                </w:tcPr>
                <w:p w14:paraId="5ABD65DE" w14:textId="77777777" w:rsidR="00C977E1" w:rsidRPr="006145DB" w:rsidRDefault="00C977E1" w:rsidP="005B435E">
                  <w:pPr>
                    <w:tabs>
                      <w:tab w:val="left" w:pos="709"/>
                    </w:tabs>
                    <w:jc w:val="center"/>
                    <w:rPr>
                      <w:rFonts w:cs="Arial"/>
                      <w:sz w:val="16"/>
                      <w:szCs w:val="16"/>
                      <w:lang w:eastAsia="es-CO"/>
                    </w:rPr>
                  </w:pPr>
                </w:p>
              </w:tc>
            </w:tr>
            <w:tr w:rsidR="0021182C" w:rsidRPr="006145DB" w14:paraId="43105FBC" w14:textId="77777777" w:rsidTr="00071866">
              <w:trPr>
                <w:trHeight w:val="379"/>
              </w:trPr>
              <w:tc>
                <w:tcPr>
                  <w:tcW w:w="3100" w:type="dxa"/>
                  <w:tcBorders>
                    <w:top w:val="nil"/>
                    <w:left w:val="single" w:sz="4" w:space="0" w:color="auto"/>
                    <w:bottom w:val="single" w:sz="4" w:space="0" w:color="auto"/>
                    <w:right w:val="single" w:sz="4" w:space="0" w:color="auto"/>
                  </w:tcBorders>
                  <w:vAlign w:val="center"/>
                  <w:hideMark/>
                </w:tcPr>
                <w:p w14:paraId="4AFE6468" w14:textId="77777777" w:rsidR="006C7D16" w:rsidRPr="006145DB" w:rsidRDefault="006C7D16" w:rsidP="005B435E">
                  <w:pPr>
                    <w:tabs>
                      <w:tab w:val="left" w:pos="709"/>
                    </w:tabs>
                    <w:jc w:val="center"/>
                    <w:rPr>
                      <w:rFonts w:cs="Arial"/>
                      <w:sz w:val="16"/>
                      <w:szCs w:val="16"/>
                      <w:lang w:eastAsia="es-CO"/>
                    </w:rPr>
                  </w:pPr>
                  <w:r w:rsidRPr="006145DB">
                    <w:rPr>
                      <w:rFonts w:cs="Arial"/>
                      <w:sz w:val="16"/>
                      <w:szCs w:val="16"/>
                      <w:lang w:eastAsia="es-CO"/>
                    </w:rPr>
                    <w:t>Criterios de Priorización</w:t>
                  </w:r>
                </w:p>
              </w:tc>
              <w:tc>
                <w:tcPr>
                  <w:tcW w:w="1276" w:type="dxa"/>
                  <w:tcBorders>
                    <w:top w:val="nil"/>
                    <w:left w:val="single" w:sz="4" w:space="0" w:color="auto"/>
                    <w:bottom w:val="single" w:sz="4" w:space="0" w:color="auto"/>
                    <w:right w:val="single" w:sz="4" w:space="0" w:color="auto"/>
                  </w:tcBorders>
                  <w:vAlign w:val="center"/>
                  <w:hideMark/>
                </w:tcPr>
                <w:p w14:paraId="1C5ECD37" w14:textId="77777777" w:rsidR="006C7D16" w:rsidRPr="006145DB" w:rsidRDefault="006C7D16" w:rsidP="005B435E">
                  <w:pPr>
                    <w:tabs>
                      <w:tab w:val="left" w:pos="709"/>
                    </w:tabs>
                    <w:jc w:val="center"/>
                    <w:rPr>
                      <w:rFonts w:cs="Arial"/>
                      <w:sz w:val="16"/>
                      <w:szCs w:val="16"/>
                      <w:lang w:eastAsia="es-CO"/>
                    </w:rPr>
                  </w:pPr>
                  <w:r w:rsidRPr="006145DB">
                    <w:rPr>
                      <w:rFonts w:cs="Arial"/>
                      <w:sz w:val="16"/>
                      <w:szCs w:val="16"/>
                      <w:lang w:eastAsia="es-CO"/>
                    </w:rPr>
                    <w:t>Fuente de Información</w:t>
                  </w:r>
                </w:p>
              </w:tc>
              <w:tc>
                <w:tcPr>
                  <w:tcW w:w="1134" w:type="dxa"/>
                  <w:tcBorders>
                    <w:top w:val="nil"/>
                    <w:left w:val="single" w:sz="4" w:space="0" w:color="auto"/>
                    <w:bottom w:val="single" w:sz="4" w:space="0" w:color="auto"/>
                    <w:right w:val="single" w:sz="4" w:space="0" w:color="auto"/>
                  </w:tcBorders>
                  <w:vAlign w:val="center"/>
                  <w:hideMark/>
                </w:tcPr>
                <w:p w14:paraId="7BF36BE0" w14:textId="77777777" w:rsidR="006C7D16" w:rsidRPr="006145DB" w:rsidRDefault="006C7D16" w:rsidP="005B435E">
                  <w:pPr>
                    <w:tabs>
                      <w:tab w:val="left" w:pos="709"/>
                    </w:tabs>
                    <w:jc w:val="center"/>
                    <w:rPr>
                      <w:rFonts w:cs="Arial"/>
                      <w:sz w:val="16"/>
                      <w:szCs w:val="16"/>
                      <w:lang w:eastAsia="es-CO"/>
                    </w:rPr>
                  </w:pPr>
                  <w:r w:rsidRPr="006145DB">
                    <w:rPr>
                      <w:rFonts w:cs="Arial"/>
                      <w:sz w:val="16"/>
                      <w:szCs w:val="16"/>
                      <w:lang w:eastAsia="es-CO"/>
                    </w:rPr>
                    <w:t>Periodicidad</w:t>
                  </w:r>
                </w:p>
              </w:tc>
              <w:tc>
                <w:tcPr>
                  <w:tcW w:w="1690" w:type="dxa"/>
                  <w:tcBorders>
                    <w:top w:val="nil"/>
                    <w:left w:val="single" w:sz="4" w:space="0" w:color="auto"/>
                    <w:bottom w:val="single" w:sz="4" w:space="0" w:color="auto"/>
                    <w:right w:val="single" w:sz="4" w:space="0" w:color="auto"/>
                  </w:tcBorders>
                  <w:vAlign w:val="center"/>
                  <w:hideMark/>
                </w:tcPr>
                <w:p w14:paraId="447E79B8" w14:textId="77777777" w:rsidR="006C7D16" w:rsidRPr="006145DB" w:rsidRDefault="006C7D16" w:rsidP="005B435E">
                  <w:pPr>
                    <w:tabs>
                      <w:tab w:val="left" w:pos="709"/>
                    </w:tabs>
                    <w:jc w:val="center"/>
                    <w:rPr>
                      <w:rFonts w:cs="Arial"/>
                      <w:sz w:val="16"/>
                      <w:szCs w:val="16"/>
                      <w:lang w:eastAsia="es-CO"/>
                    </w:rPr>
                  </w:pPr>
                  <w:r w:rsidRPr="006145DB">
                    <w:rPr>
                      <w:rFonts w:cs="Arial"/>
                      <w:sz w:val="16"/>
                      <w:szCs w:val="16"/>
                      <w:lang w:eastAsia="es-CO"/>
                    </w:rPr>
                    <w:t>Administrador</w:t>
                  </w:r>
                </w:p>
              </w:tc>
            </w:tr>
            <w:tr w:rsidR="0021182C" w:rsidRPr="006145DB" w14:paraId="74D21C72" w14:textId="77777777" w:rsidTr="00071866">
              <w:trPr>
                <w:trHeight w:val="225"/>
              </w:trPr>
              <w:tc>
                <w:tcPr>
                  <w:tcW w:w="3100" w:type="dxa"/>
                  <w:tcBorders>
                    <w:top w:val="single" w:sz="4" w:space="0" w:color="auto"/>
                    <w:left w:val="single" w:sz="4" w:space="0" w:color="auto"/>
                    <w:bottom w:val="single" w:sz="4" w:space="0" w:color="auto"/>
                    <w:right w:val="single" w:sz="4" w:space="0" w:color="auto"/>
                  </w:tcBorders>
                  <w:vAlign w:val="center"/>
                  <w:hideMark/>
                </w:tcPr>
                <w:p w14:paraId="66358B9B" w14:textId="18AA8CAE" w:rsidR="006C7D16" w:rsidRPr="006145DB" w:rsidRDefault="006C7D16" w:rsidP="005B435E">
                  <w:pPr>
                    <w:tabs>
                      <w:tab w:val="left" w:pos="709"/>
                    </w:tabs>
                    <w:jc w:val="both"/>
                    <w:rPr>
                      <w:rFonts w:eastAsia="Arial" w:cs="Arial"/>
                      <w:sz w:val="16"/>
                      <w:szCs w:val="16"/>
                    </w:rPr>
                  </w:pPr>
                  <w:bookmarkStart w:id="167" w:name="_Int_Bg8Jp1Cs"/>
                  <w:r w:rsidRPr="006145DB">
                    <w:rPr>
                      <w:rFonts w:eastAsia="Arial"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bookmarkEnd w:id="167"/>
                </w:p>
              </w:tc>
              <w:tc>
                <w:tcPr>
                  <w:tcW w:w="1276" w:type="dxa"/>
                  <w:tcBorders>
                    <w:top w:val="single" w:sz="4" w:space="0" w:color="auto"/>
                    <w:left w:val="single" w:sz="4" w:space="0" w:color="auto"/>
                    <w:bottom w:val="single" w:sz="4" w:space="0" w:color="auto"/>
                    <w:right w:val="single" w:sz="4" w:space="0" w:color="auto"/>
                  </w:tcBorders>
                  <w:vAlign w:val="center"/>
                  <w:hideMark/>
                </w:tcPr>
                <w:p w14:paraId="2F39B11F"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Registro Único de Victimas – RUV, de la Unidad para la Atención y Reparación Integral a las Víctimas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34CB6BF"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Trimestral</w:t>
                  </w:r>
                </w:p>
              </w:tc>
              <w:tc>
                <w:tcPr>
                  <w:tcW w:w="1690" w:type="dxa"/>
                  <w:tcBorders>
                    <w:top w:val="single" w:sz="4" w:space="0" w:color="auto"/>
                    <w:left w:val="single" w:sz="4" w:space="0" w:color="auto"/>
                    <w:bottom w:val="single" w:sz="4" w:space="0" w:color="auto"/>
                    <w:right w:val="single" w:sz="4" w:space="0" w:color="auto"/>
                  </w:tcBorders>
                  <w:vAlign w:val="center"/>
                  <w:hideMark/>
                </w:tcPr>
                <w:p w14:paraId="410B97FA" w14:textId="77777777" w:rsidR="006C7D16" w:rsidRPr="006145DB" w:rsidRDefault="006C7D16" w:rsidP="005B435E">
                  <w:pPr>
                    <w:tabs>
                      <w:tab w:val="left" w:pos="709"/>
                    </w:tabs>
                    <w:jc w:val="center"/>
                    <w:rPr>
                      <w:rFonts w:eastAsia="Segoe UI" w:cs="Arial"/>
                      <w:sz w:val="18"/>
                      <w:szCs w:val="18"/>
                    </w:rPr>
                  </w:pPr>
                  <w:r w:rsidRPr="006145DB">
                    <w:rPr>
                      <w:rFonts w:eastAsia="Segoe UI" w:cs="Arial"/>
                      <w:sz w:val="16"/>
                      <w:szCs w:val="18"/>
                    </w:rPr>
                    <w:t>Oficina Consejería Distrital de Paz, Victimas y Reconciliación.</w:t>
                  </w:r>
                </w:p>
              </w:tc>
            </w:tr>
            <w:tr w:rsidR="0021182C" w:rsidRPr="006145DB" w14:paraId="0C11BEA9" w14:textId="77777777" w:rsidTr="00071866">
              <w:trPr>
                <w:trHeight w:val="235"/>
              </w:trPr>
              <w:tc>
                <w:tcPr>
                  <w:tcW w:w="3100" w:type="dxa"/>
                  <w:tcBorders>
                    <w:top w:val="single" w:sz="4" w:space="0" w:color="auto"/>
                    <w:left w:val="single" w:sz="4" w:space="0" w:color="auto"/>
                    <w:bottom w:val="single" w:sz="4" w:space="0" w:color="auto"/>
                    <w:right w:val="single" w:sz="4" w:space="0" w:color="auto"/>
                  </w:tcBorders>
                  <w:vAlign w:val="center"/>
                  <w:hideMark/>
                </w:tcPr>
                <w:p w14:paraId="3B9A3E52" w14:textId="1BCC264D" w:rsidR="006C7D16" w:rsidRPr="006145DB" w:rsidRDefault="006C7D16" w:rsidP="005B435E">
                  <w:pPr>
                    <w:tabs>
                      <w:tab w:val="left" w:pos="709"/>
                    </w:tabs>
                    <w:jc w:val="both"/>
                    <w:rPr>
                      <w:rFonts w:cs="Arial"/>
                      <w:sz w:val="20"/>
                      <w:szCs w:val="20"/>
                      <w:lang w:eastAsia="es-CO"/>
                    </w:rPr>
                  </w:pPr>
                  <w:r w:rsidRPr="006145DB">
                    <w:rPr>
                      <w:rFonts w:cs="Arial"/>
                      <w:sz w:val="16"/>
                      <w:szCs w:val="16"/>
                      <w:lang w:eastAsia="es-CO"/>
                    </w:rPr>
                    <w:t>Persona que se identifique como mujer</w:t>
                  </w:r>
                  <w:r w:rsidR="008F3193" w:rsidRPr="006145DB">
                    <w:rPr>
                      <w:rFonts w:cs="Arial"/>
                      <w:sz w:val="16"/>
                      <w:szCs w:val="16"/>
                      <w:lang w:eastAsia="es-CO"/>
                    </w:rPr>
                    <w: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755A1D6" w14:textId="77777777" w:rsidR="006C7D16" w:rsidRPr="006145DB" w:rsidRDefault="006C7D16"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B2E649D" w14:textId="77777777" w:rsidR="006C7D16" w:rsidRPr="006145DB" w:rsidRDefault="006C7D16"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690" w:type="dxa"/>
                  <w:tcBorders>
                    <w:top w:val="single" w:sz="4" w:space="0" w:color="auto"/>
                    <w:left w:val="single" w:sz="4" w:space="0" w:color="auto"/>
                    <w:bottom w:val="single" w:sz="4" w:space="0" w:color="auto"/>
                    <w:right w:val="single" w:sz="4" w:space="0" w:color="auto"/>
                  </w:tcBorders>
                  <w:vAlign w:val="center"/>
                  <w:hideMark/>
                </w:tcPr>
                <w:p w14:paraId="5DD694A7" w14:textId="6D818608" w:rsidR="006C7D16"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6C7D16" w:rsidRPr="006145DB">
                    <w:rPr>
                      <w:rFonts w:cs="Arial"/>
                      <w:bCs/>
                      <w:sz w:val="16"/>
                      <w:szCs w:val="16"/>
                      <w:lang w:eastAsia="es-CO"/>
                    </w:rPr>
                    <w:t xml:space="preserve"> de Integración Social.</w:t>
                  </w:r>
                </w:p>
              </w:tc>
            </w:tr>
            <w:tr w:rsidR="0021182C" w:rsidRPr="006145DB" w14:paraId="0448CF94" w14:textId="77777777" w:rsidTr="00071866">
              <w:trPr>
                <w:trHeight w:val="235"/>
              </w:trPr>
              <w:tc>
                <w:tcPr>
                  <w:tcW w:w="3100" w:type="dxa"/>
                  <w:tcBorders>
                    <w:top w:val="single" w:sz="4" w:space="0" w:color="auto"/>
                    <w:left w:val="single" w:sz="4" w:space="0" w:color="auto"/>
                    <w:bottom w:val="single" w:sz="4" w:space="0" w:color="auto"/>
                    <w:right w:val="single" w:sz="4" w:space="0" w:color="auto"/>
                  </w:tcBorders>
                  <w:vAlign w:val="center"/>
                  <w:hideMark/>
                </w:tcPr>
                <w:p w14:paraId="1FCC13C4" w14:textId="02ED6943" w:rsidR="006C7D16" w:rsidRPr="006145DB" w:rsidRDefault="006C7D16" w:rsidP="005B435E">
                  <w:pPr>
                    <w:tabs>
                      <w:tab w:val="left" w:pos="709"/>
                    </w:tabs>
                    <w:jc w:val="both"/>
                    <w:rPr>
                      <w:rFonts w:eastAsia="Arial" w:cs="Arial"/>
                      <w:sz w:val="16"/>
                      <w:szCs w:val="16"/>
                    </w:rPr>
                  </w:pPr>
                  <w:r w:rsidRPr="006145DB">
                    <w:rPr>
                      <w:rFonts w:eastAsia="Arial" w:cs="Arial"/>
                      <w:sz w:val="16"/>
                      <w:szCs w:val="16"/>
                    </w:rPr>
                    <w:t>Persona con discapacidad</w:t>
                  </w:r>
                  <w:r w:rsidR="004E10F8" w:rsidRPr="006145DB">
                    <w:rPr>
                      <w:rFonts w:eastAsia="Arial" w:cs="Arial"/>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31F0CC8" w14:textId="77777777" w:rsidR="006C7D16" w:rsidRPr="006145DB" w:rsidRDefault="006C7D16"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93A58E9" w14:textId="77777777" w:rsidR="006C7D16" w:rsidRPr="006145DB" w:rsidRDefault="006C7D16"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690" w:type="dxa"/>
                  <w:tcBorders>
                    <w:top w:val="single" w:sz="4" w:space="0" w:color="auto"/>
                    <w:left w:val="single" w:sz="4" w:space="0" w:color="auto"/>
                    <w:bottom w:val="single" w:sz="4" w:space="0" w:color="auto"/>
                    <w:right w:val="single" w:sz="4" w:space="0" w:color="auto"/>
                  </w:tcBorders>
                  <w:vAlign w:val="center"/>
                  <w:hideMark/>
                </w:tcPr>
                <w:p w14:paraId="1E7186B0" w14:textId="1C976183" w:rsidR="006C7D16"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6C7D16" w:rsidRPr="006145DB">
                    <w:rPr>
                      <w:rFonts w:cs="Arial"/>
                      <w:bCs/>
                      <w:sz w:val="16"/>
                      <w:szCs w:val="16"/>
                      <w:lang w:eastAsia="es-CO"/>
                    </w:rPr>
                    <w:t xml:space="preserve"> de Integración Social.</w:t>
                  </w:r>
                </w:p>
              </w:tc>
            </w:tr>
            <w:tr w:rsidR="0021182C" w:rsidRPr="006145DB" w14:paraId="72D9153C" w14:textId="77777777" w:rsidTr="00071866">
              <w:trPr>
                <w:trHeight w:val="235"/>
              </w:trPr>
              <w:tc>
                <w:tcPr>
                  <w:tcW w:w="3100" w:type="dxa"/>
                  <w:tcBorders>
                    <w:top w:val="single" w:sz="4" w:space="0" w:color="auto"/>
                    <w:left w:val="single" w:sz="4" w:space="0" w:color="auto"/>
                    <w:bottom w:val="single" w:sz="4" w:space="0" w:color="auto"/>
                    <w:right w:val="single" w:sz="4" w:space="0" w:color="auto"/>
                  </w:tcBorders>
                  <w:vAlign w:val="center"/>
                  <w:hideMark/>
                </w:tcPr>
                <w:p w14:paraId="785018BC" w14:textId="68EBD09B" w:rsidR="006C7D16" w:rsidRPr="006145DB" w:rsidRDefault="006C7D16" w:rsidP="005B435E">
                  <w:pPr>
                    <w:tabs>
                      <w:tab w:val="left" w:pos="709"/>
                    </w:tabs>
                    <w:jc w:val="both"/>
                    <w:rPr>
                      <w:rFonts w:cs="Arial"/>
                      <w:sz w:val="20"/>
                      <w:szCs w:val="20"/>
                      <w:lang w:eastAsia="es-CO"/>
                    </w:rPr>
                  </w:pPr>
                  <w:r w:rsidRPr="006145DB">
                    <w:rPr>
                      <w:rFonts w:cs="Arial"/>
                      <w:sz w:val="16"/>
                      <w:szCs w:val="16"/>
                      <w:lang w:eastAsia="es-CO"/>
                    </w:rPr>
                    <w:t>Persona mayor de 60 años</w:t>
                  </w:r>
                  <w:r w:rsidR="004E10F8" w:rsidRPr="006145DB">
                    <w:rPr>
                      <w:rFonts w:cs="Arial"/>
                      <w:sz w:val="16"/>
                      <w:szCs w:val="16"/>
                      <w:lang w:eastAsia="es-CO"/>
                    </w:rPr>
                    <w: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3D1D870" w14:textId="77777777" w:rsidR="006C7D16" w:rsidRPr="006145DB" w:rsidRDefault="006C7D16"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4690925" w14:textId="77777777" w:rsidR="006C7D16" w:rsidRPr="006145DB" w:rsidRDefault="006C7D16"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690" w:type="dxa"/>
                  <w:tcBorders>
                    <w:top w:val="single" w:sz="4" w:space="0" w:color="auto"/>
                    <w:left w:val="single" w:sz="4" w:space="0" w:color="auto"/>
                    <w:bottom w:val="single" w:sz="4" w:space="0" w:color="auto"/>
                    <w:right w:val="single" w:sz="4" w:space="0" w:color="auto"/>
                  </w:tcBorders>
                  <w:vAlign w:val="center"/>
                  <w:hideMark/>
                </w:tcPr>
                <w:p w14:paraId="1C909CB9" w14:textId="5845F7F0" w:rsidR="006C7D16"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6C7D16" w:rsidRPr="006145DB">
                    <w:rPr>
                      <w:rFonts w:cs="Arial"/>
                      <w:bCs/>
                      <w:sz w:val="16"/>
                      <w:szCs w:val="16"/>
                      <w:lang w:eastAsia="es-CO"/>
                    </w:rPr>
                    <w:t xml:space="preserve"> de Integración Social.</w:t>
                  </w:r>
                </w:p>
              </w:tc>
            </w:tr>
            <w:tr w:rsidR="0021182C" w:rsidRPr="006145DB" w14:paraId="520A4D52" w14:textId="77777777" w:rsidTr="00071866">
              <w:trPr>
                <w:trHeight w:val="235"/>
              </w:trPr>
              <w:tc>
                <w:tcPr>
                  <w:tcW w:w="3100" w:type="dxa"/>
                  <w:tcBorders>
                    <w:top w:val="single" w:sz="4" w:space="0" w:color="auto"/>
                    <w:left w:val="single" w:sz="4" w:space="0" w:color="auto"/>
                    <w:bottom w:val="single" w:sz="4" w:space="0" w:color="auto"/>
                    <w:right w:val="single" w:sz="4" w:space="0" w:color="auto"/>
                  </w:tcBorders>
                  <w:vAlign w:val="center"/>
                  <w:hideMark/>
                </w:tcPr>
                <w:p w14:paraId="0D108933" w14:textId="77777777" w:rsidR="006C7D16" w:rsidRPr="006145DB" w:rsidRDefault="006C7D16" w:rsidP="005B435E">
                  <w:pPr>
                    <w:jc w:val="both"/>
                    <w:rPr>
                      <w:rFonts w:eastAsia="Arial" w:cs="Arial"/>
                      <w:sz w:val="16"/>
                      <w:szCs w:val="16"/>
                    </w:rPr>
                  </w:pPr>
                  <w:r w:rsidRPr="006145DB">
                    <w:rPr>
                      <w:rFonts w:eastAsia="Arial"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E6C1A4E" w14:textId="77777777" w:rsidR="006C7D16" w:rsidRPr="006145DB" w:rsidRDefault="006C7D16" w:rsidP="005B435E">
                  <w:pPr>
                    <w:jc w:val="center"/>
                    <w:rPr>
                      <w:rFonts w:eastAsia="Arial" w:cs="Arial"/>
                      <w:sz w:val="16"/>
                      <w:szCs w:val="16"/>
                    </w:rPr>
                  </w:pPr>
                  <w:r w:rsidRPr="006145DB">
                    <w:rPr>
                      <w:rFonts w:eastAsia="Arial" w:cs="Arial"/>
                      <w:sz w:val="16"/>
                      <w:szCs w:val="16"/>
                    </w:rPr>
                    <w:t>Censos oficiales de comunidades étnicas: Indígena Cabildos reconocidos en la ciudad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43A05B1" w14:textId="77777777" w:rsidR="006C7D16" w:rsidRPr="006145DB" w:rsidRDefault="006C7D16" w:rsidP="005B435E">
                  <w:pPr>
                    <w:jc w:val="center"/>
                    <w:rPr>
                      <w:rFonts w:eastAsia="Arial" w:cs="Arial"/>
                      <w:sz w:val="16"/>
                      <w:szCs w:val="16"/>
                    </w:rPr>
                  </w:pPr>
                  <w:r w:rsidRPr="006145DB">
                    <w:rPr>
                      <w:rFonts w:eastAsia="Arial" w:cs="Arial"/>
                      <w:sz w:val="16"/>
                      <w:szCs w:val="16"/>
                    </w:rPr>
                    <w:t xml:space="preserve">2021 </w:t>
                  </w:r>
                  <w:bookmarkStart w:id="168" w:name="_Int_RLQ4JMGU"/>
                  <w:r w:rsidRPr="006145DB">
                    <w:rPr>
                      <w:rFonts w:eastAsia="Arial" w:cs="Arial"/>
                      <w:sz w:val="16"/>
                      <w:szCs w:val="16"/>
                    </w:rPr>
                    <w:t>Entrega</w:t>
                  </w:r>
                  <w:bookmarkEnd w:id="168"/>
                  <w:r w:rsidRPr="006145DB">
                    <w:rPr>
                      <w:rFonts w:eastAsia="Arial" w:cs="Arial"/>
                      <w:sz w:val="16"/>
                      <w:szCs w:val="16"/>
                    </w:rPr>
                    <w:t xml:space="preserve"> única</w:t>
                  </w:r>
                </w:p>
              </w:tc>
              <w:tc>
                <w:tcPr>
                  <w:tcW w:w="1690" w:type="dxa"/>
                  <w:tcBorders>
                    <w:top w:val="single" w:sz="4" w:space="0" w:color="auto"/>
                    <w:left w:val="single" w:sz="4" w:space="0" w:color="auto"/>
                    <w:bottom w:val="single" w:sz="4" w:space="0" w:color="auto"/>
                    <w:right w:val="single" w:sz="4" w:space="0" w:color="auto"/>
                  </w:tcBorders>
                  <w:vAlign w:val="center"/>
                  <w:hideMark/>
                </w:tcPr>
                <w:p w14:paraId="60F92B98" w14:textId="77777777" w:rsidR="006C7D16" w:rsidRPr="006145DB" w:rsidRDefault="006C7D16" w:rsidP="005B435E">
                  <w:pPr>
                    <w:jc w:val="center"/>
                    <w:rPr>
                      <w:rFonts w:eastAsia="Arial" w:cs="Arial"/>
                      <w:sz w:val="16"/>
                      <w:szCs w:val="16"/>
                    </w:rPr>
                  </w:pPr>
                  <w:r w:rsidRPr="006145DB">
                    <w:rPr>
                      <w:rFonts w:eastAsia="Arial" w:cs="Arial"/>
                      <w:sz w:val="16"/>
                      <w:szCs w:val="16"/>
                    </w:rPr>
                    <w:t>Ministerio del Interior</w:t>
                  </w:r>
                </w:p>
              </w:tc>
            </w:tr>
            <w:tr w:rsidR="0021182C" w:rsidRPr="006145DB" w14:paraId="5E9BF574" w14:textId="77777777" w:rsidTr="00071866">
              <w:trPr>
                <w:trHeight w:val="235"/>
              </w:trPr>
              <w:tc>
                <w:tcPr>
                  <w:tcW w:w="3100" w:type="dxa"/>
                  <w:tcBorders>
                    <w:top w:val="single" w:sz="4" w:space="0" w:color="auto"/>
                    <w:left w:val="single" w:sz="4" w:space="0" w:color="auto"/>
                    <w:bottom w:val="single" w:sz="4" w:space="0" w:color="auto"/>
                    <w:right w:val="single" w:sz="4" w:space="0" w:color="auto"/>
                  </w:tcBorders>
                  <w:vAlign w:val="center"/>
                  <w:hideMark/>
                </w:tcPr>
                <w:p w14:paraId="70451A3A" w14:textId="77777777" w:rsidR="006C7D16" w:rsidRPr="006145DB" w:rsidRDefault="006C7D16" w:rsidP="005B435E">
                  <w:pPr>
                    <w:tabs>
                      <w:tab w:val="left" w:pos="709"/>
                    </w:tabs>
                    <w:jc w:val="both"/>
                    <w:rPr>
                      <w:rFonts w:eastAsia="Arial" w:cs="Arial"/>
                      <w:sz w:val="16"/>
                      <w:szCs w:val="16"/>
                    </w:rPr>
                  </w:pPr>
                  <w:r w:rsidRPr="006145DB">
                    <w:rPr>
                      <w:rFonts w:eastAsia="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A8CA7EF" w14:textId="20624517" w:rsidR="006C7D16" w:rsidRPr="006145DB" w:rsidRDefault="006C7D16" w:rsidP="005B435E">
                  <w:pPr>
                    <w:jc w:val="center"/>
                    <w:rPr>
                      <w:rFonts w:eastAsia="Arial" w:cs="Arial"/>
                      <w:sz w:val="16"/>
                      <w:szCs w:val="16"/>
                    </w:rPr>
                  </w:pPr>
                  <w:r w:rsidRPr="006145DB">
                    <w:rPr>
                      <w:rFonts w:eastAsia="Arial" w:cs="Arial"/>
                      <w:sz w:val="16"/>
                      <w:szCs w:val="16"/>
                    </w:rPr>
                    <w:t>Listados enviados por las instancias de representaci</w:t>
                  </w:r>
                  <w:r w:rsidR="002F7224" w:rsidRPr="006145DB">
                    <w:rPr>
                      <w:rFonts w:eastAsia="Arial" w:cs="Arial"/>
                      <w:sz w:val="16"/>
                      <w:szCs w:val="16"/>
                    </w:rPr>
                    <w:t>ó</w:t>
                  </w:r>
                  <w:r w:rsidRPr="006145DB">
                    <w:rPr>
                      <w:rFonts w:eastAsia="Arial" w:cs="Arial"/>
                      <w:sz w:val="16"/>
                      <w:szCs w:val="16"/>
                    </w:rPr>
                    <w:t>n y participación de</w:t>
                  </w:r>
                  <w:r w:rsidR="002F7224" w:rsidRPr="006145DB">
                    <w:rPr>
                      <w:rFonts w:eastAsia="Arial" w:cs="Arial"/>
                      <w:sz w:val="16"/>
                      <w:szCs w:val="16"/>
                    </w:rPr>
                    <w:t xml:space="preserve"> </w:t>
                  </w:r>
                  <w:r w:rsidRPr="006145DB">
                    <w:rPr>
                      <w:rFonts w:eastAsia="Arial" w:cs="Arial"/>
                      <w:sz w:val="16"/>
                      <w:szCs w:val="16"/>
                    </w:rPr>
                    <w:t>comunidades negras, afrocolombianas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1134BFF"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No Disponible</w:t>
                  </w:r>
                </w:p>
              </w:tc>
              <w:tc>
                <w:tcPr>
                  <w:tcW w:w="1690" w:type="dxa"/>
                  <w:tcBorders>
                    <w:top w:val="single" w:sz="4" w:space="0" w:color="auto"/>
                    <w:left w:val="single" w:sz="4" w:space="0" w:color="auto"/>
                    <w:bottom w:val="single" w:sz="4" w:space="0" w:color="auto"/>
                    <w:right w:val="single" w:sz="4" w:space="0" w:color="auto"/>
                  </w:tcBorders>
                  <w:vAlign w:val="center"/>
                  <w:hideMark/>
                </w:tcPr>
                <w:p w14:paraId="1C575D1D"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21182C" w:rsidRPr="006145DB" w14:paraId="640F8745" w14:textId="77777777" w:rsidTr="00071866">
              <w:trPr>
                <w:trHeight w:val="235"/>
              </w:trPr>
              <w:tc>
                <w:tcPr>
                  <w:tcW w:w="3100" w:type="dxa"/>
                  <w:tcBorders>
                    <w:top w:val="single" w:sz="4" w:space="0" w:color="auto"/>
                    <w:left w:val="single" w:sz="4" w:space="0" w:color="auto"/>
                    <w:bottom w:val="single" w:sz="4" w:space="0" w:color="auto"/>
                    <w:right w:val="single" w:sz="4" w:space="0" w:color="auto"/>
                  </w:tcBorders>
                  <w:vAlign w:val="center"/>
                  <w:hideMark/>
                </w:tcPr>
                <w:p w14:paraId="20244DC4" w14:textId="77777777" w:rsidR="006C7D16" w:rsidRPr="006145DB" w:rsidRDefault="006C7D16" w:rsidP="005B435E">
                  <w:pPr>
                    <w:tabs>
                      <w:tab w:val="left" w:pos="709"/>
                    </w:tabs>
                    <w:jc w:val="both"/>
                    <w:rPr>
                      <w:rFonts w:eastAsia="Arial" w:cs="Arial"/>
                      <w:sz w:val="16"/>
                      <w:szCs w:val="16"/>
                    </w:rPr>
                  </w:pPr>
                  <w:r w:rsidRPr="006145DB">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BC81DE3"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72F6475"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No Disponible</w:t>
                  </w:r>
                </w:p>
              </w:tc>
              <w:tc>
                <w:tcPr>
                  <w:tcW w:w="1690" w:type="dxa"/>
                  <w:tcBorders>
                    <w:top w:val="single" w:sz="4" w:space="0" w:color="auto"/>
                    <w:left w:val="single" w:sz="4" w:space="0" w:color="auto"/>
                    <w:bottom w:val="single" w:sz="4" w:space="0" w:color="auto"/>
                    <w:right w:val="single" w:sz="4" w:space="0" w:color="auto"/>
                  </w:tcBorders>
                  <w:vAlign w:val="center"/>
                  <w:hideMark/>
                </w:tcPr>
                <w:p w14:paraId="302DB1EC"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21182C" w:rsidRPr="006145DB" w14:paraId="02610DBB" w14:textId="77777777" w:rsidTr="00071866">
              <w:trPr>
                <w:trHeight w:val="235"/>
              </w:trPr>
              <w:tc>
                <w:tcPr>
                  <w:tcW w:w="3100" w:type="dxa"/>
                  <w:tcBorders>
                    <w:top w:val="single" w:sz="4" w:space="0" w:color="auto"/>
                    <w:left w:val="single" w:sz="4" w:space="0" w:color="auto"/>
                    <w:bottom w:val="single" w:sz="4" w:space="0" w:color="auto"/>
                    <w:right w:val="single" w:sz="4" w:space="0" w:color="auto"/>
                  </w:tcBorders>
                  <w:vAlign w:val="center"/>
                  <w:hideMark/>
                </w:tcPr>
                <w:p w14:paraId="42C5486B" w14:textId="77777777" w:rsidR="006C7D16" w:rsidRPr="006145DB" w:rsidRDefault="006C7D16" w:rsidP="005B435E">
                  <w:pPr>
                    <w:tabs>
                      <w:tab w:val="left" w:pos="709"/>
                    </w:tabs>
                    <w:jc w:val="both"/>
                    <w:rPr>
                      <w:rFonts w:eastAsia="Arial" w:cs="Arial"/>
                      <w:sz w:val="16"/>
                      <w:szCs w:val="16"/>
                    </w:rPr>
                  </w:pPr>
                  <w:r w:rsidRPr="006145DB">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5780F5C"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9F1F1C6"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No disponible</w:t>
                  </w:r>
                </w:p>
              </w:tc>
              <w:tc>
                <w:tcPr>
                  <w:tcW w:w="1690" w:type="dxa"/>
                  <w:tcBorders>
                    <w:top w:val="single" w:sz="4" w:space="0" w:color="auto"/>
                    <w:left w:val="single" w:sz="4" w:space="0" w:color="auto"/>
                    <w:bottom w:val="single" w:sz="4" w:space="0" w:color="auto"/>
                    <w:right w:val="single" w:sz="4" w:space="0" w:color="auto"/>
                  </w:tcBorders>
                  <w:vAlign w:val="center"/>
                  <w:hideMark/>
                </w:tcPr>
                <w:p w14:paraId="21D4F8FF"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21182C" w:rsidRPr="006145DB" w14:paraId="2FC9B4C9" w14:textId="77777777" w:rsidTr="00071866">
              <w:trPr>
                <w:trHeight w:val="235"/>
              </w:trPr>
              <w:tc>
                <w:tcPr>
                  <w:tcW w:w="3100" w:type="dxa"/>
                  <w:tcBorders>
                    <w:top w:val="single" w:sz="4" w:space="0" w:color="auto"/>
                    <w:left w:val="single" w:sz="4" w:space="0" w:color="auto"/>
                    <w:bottom w:val="single" w:sz="4" w:space="0" w:color="auto"/>
                    <w:right w:val="single" w:sz="4" w:space="0" w:color="auto"/>
                  </w:tcBorders>
                  <w:vAlign w:val="center"/>
                  <w:hideMark/>
                </w:tcPr>
                <w:p w14:paraId="60587029" w14:textId="77777777" w:rsidR="006C7D16" w:rsidRPr="006145DB" w:rsidRDefault="006C7D16" w:rsidP="005B435E">
                  <w:pPr>
                    <w:tabs>
                      <w:tab w:val="left" w:pos="709"/>
                    </w:tabs>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BD3BBB3" w14:textId="77777777" w:rsidR="006C7D16" w:rsidRPr="006145DB" w:rsidRDefault="006C7D16" w:rsidP="005B435E">
                  <w:pPr>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4D49499"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No disponible</w:t>
                  </w:r>
                </w:p>
              </w:tc>
              <w:tc>
                <w:tcPr>
                  <w:tcW w:w="1690" w:type="dxa"/>
                  <w:tcBorders>
                    <w:top w:val="single" w:sz="4" w:space="0" w:color="auto"/>
                    <w:left w:val="single" w:sz="4" w:space="0" w:color="auto"/>
                    <w:bottom w:val="single" w:sz="4" w:space="0" w:color="auto"/>
                    <w:right w:val="single" w:sz="4" w:space="0" w:color="auto"/>
                  </w:tcBorders>
                  <w:vAlign w:val="center"/>
                  <w:hideMark/>
                </w:tcPr>
                <w:p w14:paraId="2A5591DE"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21182C" w:rsidRPr="006145DB" w14:paraId="2789F314" w14:textId="77777777" w:rsidTr="00071866">
              <w:trPr>
                <w:trHeight w:val="235"/>
              </w:trPr>
              <w:tc>
                <w:tcPr>
                  <w:tcW w:w="3100" w:type="dxa"/>
                  <w:tcBorders>
                    <w:top w:val="single" w:sz="4" w:space="0" w:color="auto"/>
                    <w:left w:val="single" w:sz="4" w:space="0" w:color="auto"/>
                    <w:bottom w:val="single" w:sz="4" w:space="0" w:color="auto"/>
                    <w:right w:val="single" w:sz="4" w:space="0" w:color="auto"/>
                  </w:tcBorders>
                  <w:vAlign w:val="center"/>
                  <w:hideMark/>
                </w:tcPr>
                <w:p w14:paraId="68295344" w14:textId="77777777" w:rsidR="006C7D16" w:rsidRPr="006145DB" w:rsidRDefault="006C7D16" w:rsidP="005B435E">
                  <w:pPr>
                    <w:tabs>
                      <w:tab w:val="left" w:pos="709"/>
                    </w:tabs>
                    <w:jc w:val="both"/>
                    <w:rPr>
                      <w:rFonts w:eastAsia="Arial" w:cs="Arial"/>
                      <w:sz w:val="16"/>
                      <w:szCs w:val="16"/>
                    </w:rPr>
                  </w:pPr>
                  <w:r w:rsidRPr="006145DB">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46C4627" w14:textId="77777777" w:rsidR="006C7D16" w:rsidRPr="006145DB" w:rsidRDefault="006C7D16"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 Rrom o Gitana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8CBEF9B"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No disponible</w:t>
                  </w:r>
                </w:p>
              </w:tc>
              <w:tc>
                <w:tcPr>
                  <w:tcW w:w="1690" w:type="dxa"/>
                  <w:tcBorders>
                    <w:top w:val="single" w:sz="4" w:space="0" w:color="auto"/>
                    <w:left w:val="single" w:sz="4" w:space="0" w:color="auto"/>
                    <w:bottom w:val="single" w:sz="4" w:space="0" w:color="auto"/>
                    <w:right w:val="single" w:sz="4" w:space="0" w:color="auto"/>
                  </w:tcBorders>
                  <w:vAlign w:val="center"/>
                  <w:hideMark/>
                </w:tcPr>
                <w:p w14:paraId="62B3D1F1" w14:textId="77777777" w:rsidR="006C7D16" w:rsidRPr="006145DB" w:rsidRDefault="006C7D16" w:rsidP="005B435E">
                  <w:pPr>
                    <w:tabs>
                      <w:tab w:val="left" w:pos="709"/>
                    </w:tabs>
                    <w:jc w:val="center"/>
                    <w:rPr>
                      <w:rFonts w:eastAsia="Arial" w:cs="Arial"/>
                      <w:sz w:val="16"/>
                      <w:szCs w:val="16"/>
                    </w:rPr>
                  </w:pPr>
                  <w:r w:rsidRPr="006145DB">
                    <w:rPr>
                      <w:rFonts w:eastAsia="Arial" w:cs="Arial"/>
                      <w:sz w:val="16"/>
                      <w:szCs w:val="16"/>
                    </w:rPr>
                    <w:t>Dirección de Asuntos Étnicos de la Secretaría Distrital de Gobierno</w:t>
                  </w:r>
                </w:p>
              </w:tc>
            </w:tr>
            <w:tr w:rsidR="0021182C" w:rsidRPr="006145DB" w14:paraId="384A5902" w14:textId="77777777" w:rsidTr="00071866">
              <w:trPr>
                <w:trHeight w:val="235"/>
              </w:trPr>
              <w:tc>
                <w:tcPr>
                  <w:tcW w:w="3100" w:type="dxa"/>
                  <w:tcBorders>
                    <w:top w:val="single" w:sz="4" w:space="0" w:color="auto"/>
                    <w:left w:val="single" w:sz="4" w:space="0" w:color="auto"/>
                    <w:bottom w:val="single" w:sz="4" w:space="0" w:color="auto"/>
                    <w:right w:val="single" w:sz="4" w:space="0" w:color="auto"/>
                  </w:tcBorders>
                  <w:vAlign w:val="center"/>
                  <w:hideMark/>
                </w:tcPr>
                <w:p w14:paraId="723F08A6" w14:textId="77777777" w:rsidR="006C7D16" w:rsidRPr="006145DB" w:rsidRDefault="006C7D16" w:rsidP="005B435E">
                  <w:pPr>
                    <w:tabs>
                      <w:tab w:val="left" w:pos="709"/>
                    </w:tabs>
                    <w:jc w:val="both"/>
                    <w:rPr>
                      <w:rFonts w:cs="Arial"/>
                      <w:sz w:val="20"/>
                      <w:szCs w:val="20"/>
                      <w:lang w:eastAsia="es-CO"/>
                    </w:rPr>
                  </w:pPr>
                  <w:r w:rsidRPr="006145DB">
                    <w:rPr>
                      <w:rFonts w:cs="Arial"/>
                      <w:sz w:val="16"/>
                      <w:szCs w:val="16"/>
                      <w:lang w:eastAsia="es-CO"/>
                    </w:rPr>
                    <w:t>Persona de los sectores sociales LGBTI.</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73BC5F5" w14:textId="77777777" w:rsidR="006C7D16" w:rsidRPr="006145DB" w:rsidRDefault="006C7D16"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B26395F" w14:textId="77777777" w:rsidR="006C7D16" w:rsidRPr="006145DB" w:rsidRDefault="006C7D16"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690" w:type="dxa"/>
                  <w:tcBorders>
                    <w:top w:val="single" w:sz="4" w:space="0" w:color="auto"/>
                    <w:left w:val="single" w:sz="4" w:space="0" w:color="auto"/>
                    <w:bottom w:val="single" w:sz="4" w:space="0" w:color="auto"/>
                    <w:right w:val="single" w:sz="4" w:space="0" w:color="auto"/>
                  </w:tcBorders>
                  <w:vAlign w:val="center"/>
                  <w:hideMark/>
                </w:tcPr>
                <w:p w14:paraId="1473C49C" w14:textId="7E91C6BD" w:rsidR="006C7D16"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6C7D16" w:rsidRPr="006145DB">
                    <w:rPr>
                      <w:rFonts w:cs="Arial"/>
                      <w:bCs/>
                      <w:sz w:val="16"/>
                      <w:szCs w:val="16"/>
                      <w:lang w:eastAsia="es-CO"/>
                    </w:rPr>
                    <w:t xml:space="preserve"> de Integración Social.</w:t>
                  </w:r>
                </w:p>
              </w:tc>
            </w:tr>
            <w:tr w:rsidR="008F3193" w:rsidRPr="006145DB" w14:paraId="50F5113E" w14:textId="77777777" w:rsidTr="00071866">
              <w:trPr>
                <w:trHeight w:val="78"/>
              </w:trPr>
              <w:tc>
                <w:tcPr>
                  <w:tcW w:w="3100" w:type="dxa"/>
                  <w:tcBorders>
                    <w:top w:val="single" w:sz="4" w:space="0" w:color="auto"/>
                    <w:left w:val="nil"/>
                    <w:bottom w:val="nil"/>
                    <w:right w:val="nil"/>
                  </w:tcBorders>
                  <w:vAlign w:val="center"/>
                </w:tcPr>
                <w:p w14:paraId="61BB4576" w14:textId="77777777" w:rsidR="008F3193" w:rsidRPr="006145DB" w:rsidRDefault="008F3193" w:rsidP="005B435E">
                  <w:pPr>
                    <w:tabs>
                      <w:tab w:val="left" w:pos="709"/>
                    </w:tabs>
                    <w:jc w:val="both"/>
                    <w:rPr>
                      <w:rFonts w:cs="Arial"/>
                      <w:sz w:val="16"/>
                      <w:szCs w:val="16"/>
                      <w:lang w:eastAsia="es-CO"/>
                    </w:rPr>
                  </w:pPr>
                </w:p>
              </w:tc>
              <w:tc>
                <w:tcPr>
                  <w:tcW w:w="1276" w:type="dxa"/>
                  <w:tcBorders>
                    <w:top w:val="single" w:sz="4" w:space="0" w:color="auto"/>
                    <w:left w:val="nil"/>
                    <w:bottom w:val="nil"/>
                    <w:right w:val="nil"/>
                  </w:tcBorders>
                  <w:vAlign w:val="center"/>
                </w:tcPr>
                <w:p w14:paraId="6864A6E5" w14:textId="77777777" w:rsidR="008F3193" w:rsidRPr="006145DB" w:rsidRDefault="008F3193" w:rsidP="005B435E">
                  <w:pPr>
                    <w:tabs>
                      <w:tab w:val="left" w:pos="709"/>
                    </w:tabs>
                    <w:jc w:val="center"/>
                    <w:rPr>
                      <w:rFonts w:cs="Arial"/>
                      <w:bCs/>
                      <w:sz w:val="16"/>
                      <w:szCs w:val="16"/>
                      <w:lang w:eastAsia="es-CO"/>
                    </w:rPr>
                  </w:pPr>
                </w:p>
              </w:tc>
              <w:tc>
                <w:tcPr>
                  <w:tcW w:w="1134" w:type="dxa"/>
                  <w:tcBorders>
                    <w:top w:val="single" w:sz="4" w:space="0" w:color="auto"/>
                    <w:left w:val="nil"/>
                    <w:bottom w:val="nil"/>
                    <w:right w:val="nil"/>
                  </w:tcBorders>
                  <w:vAlign w:val="center"/>
                </w:tcPr>
                <w:p w14:paraId="78637B20" w14:textId="77777777" w:rsidR="008F3193" w:rsidRPr="006145DB" w:rsidRDefault="008F3193" w:rsidP="005B435E">
                  <w:pPr>
                    <w:tabs>
                      <w:tab w:val="left" w:pos="709"/>
                    </w:tabs>
                    <w:jc w:val="center"/>
                    <w:rPr>
                      <w:rFonts w:cs="Arial"/>
                      <w:bCs/>
                      <w:sz w:val="16"/>
                      <w:szCs w:val="16"/>
                      <w:lang w:eastAsia="es-CO"/>
                    </w:rPr>
                  </w:pPr>
                </w:p>
              </w:tc>
              <w:tc>
                <w:tcPr>
                  <w:tcW w:w="1690" w:type="dxa"/>
                  <w:tcBorders>
                    <w:top w:val="single" w:sz="4" w:space="0" w:color="auto"/>
                    <w:left w:val="nil"/>
                    <w:bottom w:val="nil"/>
                    <w:right w:val="nil"/>
                  </w:tcBorders>
                  <w:vAlign w:val="center"/>
                </w:tcPr>
                <w:p w14:paraId="1B7775F6" w14:textId="77777777" w:rsidR="008F3193" w:rsidRPr="006145DB" w:rsidRDefault="008F3193" w:rsidP="005B435E">
                  <w:pPr>
                    <w:tabs>
                      <w:tab w:val="left" w:pos="709"/>
                    </w:tabs>
                    <w:jc w:val="center"/>
                    <w:rPr>
                      <w:rFonts w:cs="Arial"/>
                      <w:bCs/>
                      <w:sz w:val="16"/>
                      <w:szCs w:val="16"/>
                      <w:lang w:eastAsia="es-CO"/>
                    </w:rPr>
                  </w:pPr>
                </w:p>
              </w:tc>
            </w:tr>
          </w:tbl>
          <w:p w14:paraId="17456E62" w14:textId="77777777" w:rsidR="006C7D16" w:rsidRPr="006145DB" w:rsidRDefault="006C7D16" w:rsidP="005B435E">
            <w:pPr>
              <w:tabs>
                <w:tab w:val="left" w:pos="709"/>
              </w:tabs>
              <w:spacing w:after="0" w:line="240" w:lineRule="auto"/>
              <w:contextualSpacing/>
              <w:jc w:val="center"/>
              <w:rPr>
                <w:rFonts w:cs="Arial"/>
                <w:bCs/>
                <w:sz w:val="20"/>
                <w:szCs w:val="20"/>
                <w:lang w:eastAsia="es-CO"/>
              </w:rPr>
            </w:pPr>
          </w:p>
        </w:tc>
      </w:tr>
      <w:tr w:rsidR="0021182C" w:rsidRPr="006145DB" w14:paraId="21FFBB03" w14:textId="77777777" w:rsidTr="009F0BEA">
        <w:trPr>
          <w:trHeight w:val="873"/>
          <w:jc w:val="center"/>
        </w:trPr>
        <w:tc>
          <w:tcPr>
            <w:tcW w:w="2038" w:type="dxa"/>
            <w:vAlign w:val="center"/>
          </w:tcPr>
          <w:p w14:paraId="1D62D1F8" w14:textId="77777777" w:rsidR="006C7D16" w:rsidRPr="006145DB" w:rsidRDefault="006C7D16"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vAlign w:val="center"/>
          </w:tcPr>
          <w:tbl>
            <w:tblPr>
              <w:tblStyle w:val="Tablaconcuadrcula"/>
              <w:tblW w:w="7204" w:type="dxa"/>
              <w:tblLayout w:type="fixed"/>
              <w:tblLook w:val="04A0" w:firstRow="1" w:lastRow="0" w:firstColumn="1" w:lastColumn="0" w:noHBand="0" w:noVBand="1"/>
            </w:tblPr>
            <w:tblGrid>
              <w:gridCol w:w="3384"/>
              <w:gridCol w:w="1275"/>
              <w:gridCol w:w="1134"/>
              <w:gridCol w:w="1411"/>
            </w:tblGrid>
            <w:tr w:rsidR="008F3193" w:rsidRPr="006145DB" w14:paraId="4610513B" w14:textId="77777777" w:rsidTr="00CC6F53">
              <w:trPr>
                <w:trHeight w:val="80"/>
              </w:trPr>
              <w:tc>
                <w:tcPr>
                  <w:tcW w:w="3384" w:type="dxa"/>
                  <w:tcBorders>
                    <w:top w:val="nil"/>
                    <w:left w:val="nil"/>
                    <w:bottom w:val="single" w:sz="4" w:space="0" w:color="auto"/>
                    <w:right w:val="nil"/>
                  </w:tcBorders>
                  <w:vAlign w:val="center"/>
                </w:tcPr>
                <w:p w14:paraId="7EF602B8" w14:textId="77777777" w:rsidR="008F3193" w:rsidRPr="006145DB" w:rsidRDefault="008F3193" w:rsidP="005B435E">
                  <w:pPr>
                    <w:tabs>
                      <w:tab w:val="left" w:pos="709"/>
                    </w:tabs>
                    <w:contextualSpacing/>
                    <w:jc w:val="center"/>
                    <w:rPr>
                      <w:rFonts w:cs="Arial"/>
                      <w:sz w:val="16"/>
                      <w:szCs w:val="16"/>
                      <w:lang w:eastAsia="es-CO"/>
                    </w:rPr>
                  </w:pPr>
                </w:p>
              </w:tc>
              <w:tc>
                <w:tcPr>
                  <w:tcW w:w="1275" w:type="dxa"/>
                  <w:tcBorders>
                    <w:top w:val="nil"/>
                    <w:left w:val="nil"/>
                    <w:bottom w:val="single" w:sz="4" w:space="0" w:color="auto"/>
                    <w:right w:val="nil"/>
                  </w:tcBorders>
                  <w:vAlign w:val="center"/>
                </w:tcPr>
                <w:p w14:paraId="3ED3451B" w14:textId="77777777" w:rsidR="008F3193" w:rsidRPr="006145DB" w:rsidRDefault="008F3193"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4A0EE4D0" w14:textId="77777777" w:rsidR="008F3193" w:rsidRPr="006145DB" w:rsidRDefault="008F3193" w:rsidP="005B435E">
                  <w:pPr>
                    <w:tabs>
                      <w:tab w:val="left" w:pos="709"/>
                    </w:tabs>
                    <w:contextualSpacing/>
                    <w:jc w:val="center"/>
                    <w:rPr>
                      <w:rFonts w:cs="Arial"/>
                      <w:sz w:val="16"/>
                      <w:szCs w:val="16"/>
                      <w:lang w:eastAsia="es-CO"/>
                    </w:rPr>
                  </w:pPr>
                </w:p>
              </w:tc>
              <w:tc>
                <w:tcPr>
                  <w:tcW w:w="1411" w:type="dxa"/>
                  <w:tcBorders>
                    <w:top w:val="nil"/>
                    <w:left w:val="nil"/>
                    <w:bottom w:val="single" w:sz="4" w:space="0" w:color="auto"/>
                    <w:right w:val="nil"/>
                  </w:tcBorders>
                  <w:vAlign w:val="center"/>
                </w:tcPr>
                <w:p w14:paraId="386CEEC2" w14:textId="77777777" w:rsidR="008F3193" w:rsidRPr="006145DB" w:rsidRDefault="008F3193" w:rsidP="005B435E">
                  <w:pPr>
                    <w:tabs>
                      <w:tab w:val="left" w:pos="709"/>
                    </w:tabs>
                    <w:contextualSpacing/>
                    <w:jc w:val="center"/>
                    <w:rPr>
                      <w:rFonts w:cs="Arial"/>
                      <w:sz w:val="16"/>
                      <w:szCs w:val="16"/>
                      <w:lang w:eastAsia="es-CO"/>
                    </w:rPr>
                  </w:pPr>
                </w:p>
              </w:tc>
            </w:tr>
            <w:tr w:rsidR="0021182C" w:rsidRPr="006145DB" w14:paraId="08C496E1" w14:textId="77777777" w:rsidTr="00CC6F53">
              <w:trPr>
                <w:trHeight w:val="389"/>
              </w:trPr>
              <w:tc>
                <w:tcPr>
                  <w:tcW w:w="3384" w:type="dxa"/>
                  <w:tcBorders>
                    <w:top w:val="single" w:sz="4" w:space="0" w:color="auto"/>
                  </w:tcBorders>
                  <w:vAlign w:val="center"/>
                </w:tcPr>
                <w:p w14:paraId="731DC9BE"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275" w:type="dxa"/>
                  <w:tcBorders>
                    <w:top w:val="single" w:sz="4" w:space="0" w:color="auto"/>
                  </w:tcBorders>
                  <w:vAlign w:val="center"/>
                </w:tcPr>
                <w:p w14:paraId="58D17622"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tcBorders>
                  <w:vAlign w:val="center"/>
                </w:tcPr>
                <w:p w14:paraId="76ADD6C8"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411" w:type="dxa"/>
                  <w:tcBorders>
                    <w:top w:val="single" w:sz="4" w:space="0" w:color="auto"/>
                  </w:tcBorders>
                  <w:vAlign w:val="center"/>
                </w:tcPr>
                <w:p w14:paraId="0615AE19"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21182C" w:rsidRPr="006145DB" w14:paraId="6271D9F6" w14:textId="77777777" w:rsidTr="00CC6F53">
              <w:trPr>
                <w:trHeight w:val="478"/>
              </w:trPr>
              <w:tc>
                <w:tcPr>
                  <w:tcW w:w="3384" w:type="dxa"/>
                  <w:vAlign w:val="center"/>
                </w:tcPr>
                <w:p w14:paraId="78DCE624" w14:textId="77777777" w:rsidR="006C7D16" w:rsidRPr="006145DB" w:rsidRDefault="006C7D16" w:rsidP="005B435E">
                  <w:pPr>
                    <w:tabs>
                      <w:tab w:val="left" w:pos="709"/>
                    </w:tabs>
                    <w:contextualSpacing/>
                    <w:jc w:val="both"/>
                    <w:rPr>
                      <w:rFonts w:cs="Arial"/>
                      <w:sz w:val="20"/>
                      <w:szCs w:val="20"/>
                      <w:lang w:eastAsia="es-CO"/>
                    </w:rPr>
                  </w:pPr>
                  <w:r w:rsidRPr="006145DB">
                    <w:rPr>
                      <w:rStyle w:val="normaltextrun"/>
                      <w:rFonts w:eastAsia="Calibri" w:cs="Arial"/>
                      <w:sz w:val="16"/>
                      <w:szCs w:val="20"/>
                      <w:shd w:val="clear" w:color="auto" w:fill="FFFFFF"/>
                      <w:lang w:val="es-ES_tradnl"/>
                    </w:rPr>
                    <w:t>Persona habitante de calle de 29 años o más.</w:t>
                  </w:r>
                </w:p>
              </w:tc>
              <w:tc>
                <w:tcPr>
                  <w:tcW w:w="1275" w:type="dxa"/>
                  <w:vAlign w:val="center"/>
                </w:tcPr>
                <w:p w14:paraId="4D75D9F4" w14:textId="77777777" w:rsidR="006C7D16" w:rsidRPr="006145DB" w:rsidRDefault="006C7D16" w:rsidP="005B435E">
                  <w:pPr>
                    <w:tabs>
                      <w:tab w:val="left" w:pos="709"/>
                    </w:tabs>
                    <w:contextualSpacing/>
                    <w:jc w:val="center"/>
                    <w:rPr>
                      <w:rFonts w:cs="Arial"/>
                      <w:sz w:val="20"/>
                      <w:szCs w:val="20"/>
                      <w:lang w:eastAsia="es-CO"/>
                    </w:rPr>
                  </w:pPr>
                  <w:r w:rsidRPr="006145DB">
                    <w:rPr>
                      <w:rFonts w:cs="Arial"/>
                      <w:sz w:val="16"/>
                      <w:szCs w:val="16"/>
                      <w:lang w:eastAsia="es-CO"/>
                    </w:rPr>
                    <w:t>SIRBE</w:t>
                  </w:r>
                </w:p>
              </w:tc>
              <w:tc>
                <w:tcPr>
                  <w:tcW w:w="1134" w:type="dxa"/>
                  <w:vAlign w:val="center"/>
                </w:tcPr>
                <w:p w14:paraId="3D374E9E" w14:textId="77777777" w:rsidR="006C7D16" w:rsidRPr="006145DB" w:rsidRDefault="006C7D16"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411" w:type="dxa"/>
                  <w:vAlign w:val="center"/>
                </w:tcPr>
                <w:p w14:paraId="7767C15C" w14:textId="1745A882" w:rsidR="006C7D16" w:rsidRPr="006145DB" w:rsidRDefault="006D33E8" w:rsidP="005B435E">
                  <w:pPr>
                    <w:tabs>
                      <w:tab w:val="left" w:pos="709"/>
                    </w:tabs>
                    <w:jc w:val="center"/>
                    <w:rPr>
                      <w:rFonts w:cs="Arial"/>
                      <w:bCs/>
                      <w:sz w:val="16"/>
                      <w:szCs w:val="16"/>
                      <w:lang w:eastAsia="es-CO"/>
                    </w:rPr>
                  </w:pPr>
                  <w:r w:rsidRPr="006145DB">
                    <w:rPr>
                      <w:rFonts w:cs="Arial"/>
                      <w:bCs/>
                      <w:sz w:val="16"/>
                      <w:szCs w:val="16"/>
                      <w:lang w:eastAsia="es-CO"/>
                    </w:rPr>
                    <w:t>Secretaría Distrital</w:t>
                  </w:r>
                  <w:r w:rsidR="006C7D16" w:rsidRPr="006145DB">
                    <w:rPr>
                      <w:rFonts w:cs="Arial"/>
                      <w:bCs/>
                      <w:sz w:val="16"/>
                      <w:szCs w:val="16"/>
                      <w:lang w:eastAsia="es-CO"/>
                    </w:rPr>
                    <w:t xml:space="preserve"> de Integración Social.</w:t>
                  </w:r>
                </w:p>
              </w:tc>
            </w:tr>
            <w:tr w:rsidR="0021182C" w:rsidRPr="006145DB" w14:paraId="48AB7AAE" w14:textId="77777777" w:rsidTr="00CC6F53">
              <w:trPr>
                <w:trHeight w:val="231"/>
              </w:trPr>
              <w:tc>
                <w:tcPr>
                  <w:tcW w:w="3384" w:type="dxa"/>
                  <w:vAlign w:val="center"/>
                </w:tcPr>
                <w:p w14:paraId="44C38FCE" w14:textId="46557E50" w:rsidR="006C7D16" w:rsidRPr="006145DB" w:rsidRDefault="006C7D16" w:rsidP="005B435E">
                  <w:pPr>
                    <w:tabs>
                      <w:tab w:val="left" w:pos="709"/>
                    </w:tabs>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w:t>
                  </w:r>
                  <w:r w:rsidR="002F7224" w:rsidRPr="006145DB">
                    <w:rPr>
                      <w:rFonts w:cs="Arial"/>
                      <w:sz w:val="16"/>
                      <w:szCs w:val="16"/>
                      <w:shd w:val="clear" w:color="auto" w:fill="FFFFFF"/>
                    </w:rPr>
                    <w:t>.</w:t>
                  </w:r>
                </w:p>
              </w:tc>
              <w:tc>
                <w:tcPr>
                  <w:tcW w:w="1275" w:type="dxa"/>
                  <w:vAlign w:val="center"/>
                </w:tcPr>
                <w:p w14:paraId="1D7098B8"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vAlign w:val="center"/>
                </w:tcPr>
                <w:p w14:paraId="039F9E3E"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lang w:eastAsia="es-CO"/>
                    </w:rPr>
                    <w:t>Demanda.</w:t>
                  </w:r>
                </w:p>
              </w:tc>
              <w:tc>
                <w:tcPr>
                  <w:tcW w:w="1411" w:type="dxa"/>
                  <w:vAlign w:val="center"/>
                </w:tcPr>
                <w:p w14:paraId="1D866A5F" w14:textId="77777777" w:rsidR="006C7D16" w:rsidRPr="006145DB" w:rsidRDefault="006C7D16"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21182C" w:rsidRPr="006145DB" w14:paraId="7F5FE322" w14:textId="77777777" w:rsidTr="00CC6F53">
              <w:trPr>
                <w:trHeight w:val="231"/>
              </w:trPr>
              <w:tc>
                <w:tcPr>
                  <w:tcW w:w="3384" w:type="dxa"/>
                  <w:vAlign w:val="center"/>
                </w:tcPr>
                <w:p w14:paraId="758E3994" w14:textId="58DB9DE0" w:rsidR="006C7D16" w:rsidRPr="006145DB" w:rsidRDefault="006C7D16" w:rsidP="005B435E">
                  <w:pPr>
                    <w:tabs>
                      <w:tab w:val="left" w:pos="709"/>
                    </w:tabs>
                    <w:contextualSpacing/>
                    <w:jc w:val="both"/>
                    <w:rPr>
                      <w:rStyle w:val="normaltextrun"/>
                      <w:rFonts w:eastAsia="Calibri" w:cs="Arial"/>
                      <w:sz w:val="16"/>
                      <w:szCs w:val="20"/>
                      <w:shd w:val="clear" w:color="auto" w:fill="FFFFFF"/>
                    </w:rPr>
                  </w:pPr>
                  <w:r w:rsidRPr="006145DB">
                    <w:rPr>
                      <w:rFonts w:cs="Arial"/>
                      <w:sz w:val="16"/>
                      <w:szCs w:val="20"/>
                      <w:shd w:val="clear" w:color="auto" w:fill="FFFFFF"/>
                      <w:lang w:val="es-ES_tradnl"/>
                    </w:rPr>
                    <w:t>Persona que desarrolla hábitos de vida adaptados al entorno (autocuidado, consecución de recursos, relaciones de convivencia con otros actores, entre otros)</w:t>
                  </w:r>
                  <w:r w:rsidR="002F7224" w:rsidRPr="006145DB">
                    <w:rPr>
                      <w:rFonts w:cs="Arial"/>
                      <w:sz w:val="16"/>
                      <w:szCs w:val="20"/>
                      <w:shd w:val="clear" w:color="auto" w:fill="FFFFFF"/>
                      <w:lang w:val="es-ES_tradnl"/>
                    </w:rPr>
                    <w:t>.</w:t>
                  </w:r>
                </w:p>
              </w:tc>
              <w:tc>
                <w:tcPr>
                  <w:tcW w:w="1275" w:type="dxa"/>
                  <w:vAlign w:val="center"/>
                </w:tcPr>
                <w:p w14:paraId="6C43D0D5"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00AF7524"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11" w:type="dxa"/>
                  <w:vAlign w:val="center"/>
                </w:tcPr>
                <w:p w14:paraId="662D9FFF" w14:textId="77777777" w:rsidR="006C7D16" w:rsidRPr="006145DB" w:rsidRDefault="006C7D16"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21182C" w:rsidRPr="006145DB" w14:paraId="70E9ABDA" w14:textId="77777777" w:rsidTr="00CC6F53">
              <w:trPr>
                <w:trHeight w:val="917"/>
              </w:trPr>
              <w:tc>
                <w:tcPr>
                  <w:tcW w:w="3384" w:type="dxa"/>
                  <w:tcBorders>
                    <w:bottom w:val="single" w:sz="4" w:space="0" w:color="auto"/>
                  </w:tcBorders>
                  <w:vAlign w:val="center"/>
                </w:tcPr>
                <w:p w14:paraId="1C99916E" w14:textId="7C4479E8" w:rsidR="006C7D16" w:rsidRPr="006145DB" w:rsidRDefault="006C7D16" w:rsidP="005B435E">
                  <w:pPr>
                    <w:tabs>
                      <w:tab w:val="left" w:pos="709"/>
                    </w:tabs>
                    <w:contextualSpacing/>
                    <w:jc w:val="both"/>
                    <w:rPr>
                      <w:rFonts w:cs="Arial"/>
                      <w:bCs/>
                      <w:sz w:val="16"/>
                      <w:szCs w:val="16"/>
                      <w:lang w:eastAsia="es-CO"/>
                    </w:rPr>
                  </w:pPr>
                  <w:r w:rsidRPr="006145DB">
                    <w:rPr>
                      <w:rFonts w:cs="Arial"/>
                      <w:bCs/>
                      <w:sz w:val="16"/>
                      <w:szCs w:val="16"/>
                      <w:lang w:eastAsia="es-CO"/>
                    </w:rPr>
                    <w:t>Persona que de manera voluntaria declara que la información suministrada para acceder al referido servicio es verdadera y corresponde a su situación actual.</w:t>
                  </w:r>
                </w:p>
              </w:tc>
              <w:tc>
                <w:tcPr>
                  <w:tcW w:w="1275" w:type="dxa"/>
                  <w:tcBorders>
                    <w:bottom w:val="single" w:sz="4" w:space="0" w:color="auto"/>
                  </w:tcBorders>
                  <w:vAlign w:val="center"/>
                </w:tcPr>
                <w:p w14:paraId="4A6CE906" w14:textId="77777777" w:rsidR="006C7D16" w:rsidRPr="006145DB" w:rsidRDefault="006C7D16"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4F3470A2" w14:textId="77777777" w:rsidR="006C7D16" w:rsidRPr="006145DB" w:rsidRDefault="006C7D16" w:rsidP="005B435E">
                  <w:pPr>
                    <w:tabs>
                      <w:tab w:val="left" w:pos="709"/>
                    </w:tabs>
                    <w:contextualSpacing/>
                    <w:jc w:val="center"/>
                    <w:rPr>
                      <w:rFonts w:cs="Arial"/>
                      <w:sz w:val="20"/>
                      <w:szCs w:val="20"/>
                      <w:lang w:eastAsia="es-CO"/>
                    </w:rPr>
                  </w:pPr>
                  <w:r w:rsidRPr="006145DB">
                    <w:rPr>
                      <w:rFonts w:cs="Arial"/>
                      <w:sz w:val="16"/>
                      <w:szCs w:val="20"/>
                      <w:lang w:eastAsia="es-CO"/>
                    </w:rPr>
                    <w:t>Demanda</w:t>
                  </w:r>
                </w:p>
              </w:tc>
              <w:tc>
                <w:tcPr>
                  <w:tcW w:w="1411" w:type="dxa"/>
                  <w:tcBorders>
                    <w:bottom w:val="single" w:sz="4" w:space="0" w:color="auto"/>
                  </w:tcBorders>
                  <w:vAlign w:val="center"/>
                </w:tcPr>
                <w:p w14:paraId="29D1CE72" w14:textId="77777777" w:rsidR="006C7D16" w:rsidRPr="006145DB" w:rsidRDefault="006C7D16" w:rsidP="005B435E">
                  <w:pPr>
                    <w:tabs>
                      <w:tab w:val="left" w:pos="709"/>
                    </w:tabs>
                    <w:contextualSpacing/>
                    <w:jc w:val="center"/>
                    <w:rPr>
                      <w:rFonts w:cs="Arial"/>
                      <w:bCs/>
                      <w:sz w:val="20"/>
                      <w:szCs w:val="20"/>
                      <w:lang w:eastAsia="es-CO"/>
                    </w:rPr>
                  </w:pPr>
                  <w:r w:rsidRPr="006145DB">
                    <w:rPr>
                      <w:rFonts w:cs="Arial"/>
                      <w:bCs/>
                      <w:sz w:val="16"/>
                      <w:szCs w:val="16"/>
                      <w:lang w:eastAsia="es-CO"/>
                    </w:rPr>
                    <w:t>Subdirección para la Adultez</w:t>
                  </w:r>
                </w:p>
              </w:tc>
            </w:tr>
            <w:tr w:rsidR="0021182C" w:rsidRPr="006145DB" w14:paraId="49B8C4EA" w14:textId="77777777" w:rsidTr="00CC6F53">
              <w:trPr>
                <w:trHeight w:val="263"/>
              </w:trPr>
              <w:tc>
                <w:tcPr>
                  <w:tcW w:w="3384" w:type="dxa"/>
                  <w:tcBorders>
                    <w:bottom w:val="single" w:sz="4" w:space="0" w:color="auto"/>
                  </w:tcBorders>
                  <w:vAlign w:val="center"/>
                </w:tcPr>
                <w:p w14:paraId="4F72AC20" w14:textId="77777777" w:rsidR="006C7D16" w:rsidRPr="006145DB" w:rsidRDefault="006C7D16" w:rsidP="005B435E">
                  <w:pPr>
                    <w:tabs>
                      <w:tab w:val="left" w:pos="709"/>
                    </w:tabs>
                    <w:contextualSpacing/>
                    <w:jc w:val="both"/>
                    <w:rPr>
                      <w:rFonts w:cs="Arial"/>
                      <w:bCs/>
                      <w:sz w:val="20"/>
                      <w:szCs w:val="20"/>
                      <w:lang w:eastAsia="es-CO"/>
                    </w:rPr>
                  </w:pPr>
                  <w:r w:rsidRPr="006145DB">
                    <w:rPr>
                      <w:rFonts w:cs="Arial"/>
                      <w:bCs/>
                      <w:sz w:val="16"/>
                      <w:szCs w:val="20"/>
                      <w:lang w:eastAsia="es-CO"/>
                    </w:rPr>
                    <w:t>Persona que desee realizar un proceso de desarrollo personal.</w:t>
                  </w:r>
                </w:p>
              </w:tc>
              <w:tc>
                <w:tcPr>
                  <w:tcW w:w="1275" w:type="dxa"/>
                  <w:tcBorders>
                    <w:bottom w:val="single" w:sz="4" w:space="0" w:color="auto"/>
                  </w:tcBorders>
                  <w:vAlign w:val="center"/>
                </w:tcPr>
                <w:p w14:paraId="7D42310C" w14:textId="77777777" w:rsidR="006C7D16" w:rsidRPr="006145DB" w:rsidRDefault="006C7D16" w:rsidP="005B435E">
                  <w:pPr>
                    <w:tabs>
                      <w:tab w:val="left" w:pos="709"/>
                    </w:tabs>
                    <w:contextualSpacing/>
                    <w:jc w:val="center"/>
                    <w:rPr>
                      <w:rFonts w:cs="Arial"/>
                      <w:bCs/>
                      <w:sz w:val="16"/>
                      <w:szCs w:val="20"/>
                      <w:lang w:eastAsia="es-CO"/>
                    </w:rPr>
                  </w:pPr>
                  <w:r w:rsidRPr="006145DB">
                    <w:rPr>
                      <w:rFonts w:cs="Arial"/>
                      <w:bCs/>
                      <w:sz w:val="16"/>
                      <w:szCs w:val="20"/>
                      <w:lang w:eastAsia="es-CO"/>
                    </w:rPr>
                    <w:t>Verificación en campo</w:t>
                  </w:r>
                </w:p>
              </w:tc>
              <w:tc>
                <w:tcPr>
                  <w:tcW w:w="1134" w:type="dxa"/>
                  <w:tcBorders>
                    <w:bottom w:val="single" w:sz="4" w:space="0" w:color="auto"/>
                  </w:tcBorders>
                  <w:vAlign w:val="center"/>
                </w:tcPr>
                <w:p w14:paraId="6F608900" w14:textId="77777777" w:rsidR="006C7D16" w:rsidRPr="006145DB" w:rsidRDefault="006C7D16" w:rsidP="005B435E">
                  <w:pPr>
                    <w:tabs>
                      <w:tab w:val="left" w:pos="709"/>
                    </w:tabs>
                    <w:contextualSpacing/>
                    <w:jc w:val="center"/>
                    <w:rPr>
                      <w:rFonts w:cs="Arial"/>
                      <w:sz w:val="16"/>
                      <w:szCs w:val="20"/>
                      <w:lang w:eastAsia="es-CO"/>
                    </w:rPr>
                  </w:pPr>
                  <w:r w:rsidRPr="006145DB">
                    <w:rPr>
                      <w:rFonts w:cs="Arial"/>
                      <w:sz w:val="16"/>
                      <w:szCs w:val="20"/>
                      <w:lang w:eastAsia="es-CO"/>
                    </w:rPr>
                    <w:t>Demanda</w:t>
                  </w:r>
                </w:p>
              </w:tc>
              <w:tc>
                <w:tcPr>
                  <w:tcW w:w="1411" w:type="dxa"/>
                  <w:tcBorders>
                    <w:bottom w:val="single" w:sz="4" w:space="0" w:color="auto"/>
                  </w:tcBorders>
                  <w:vAlign w:val="center"/>
                </w:tcPr>
                <w:p w14:paraId="6574B7B7"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691CD6" w:rsidRPr="006145DB" w14:paraId="1671B81D" w14:textId="77777777" w:rsidTr="00CC6F53">
              <w:trPr>
                <w:trHeight w:val="130"/>
              </w:trPr>
              <w:tc>
                <w:tcPr>
                  <w:tcW w:w="3384" w:type="dxa"/>
                  <w:tcBorders>
                    <w:top w:val="single" w:sz="4" w:space="0" w:color="auto"/>
                    <w:left w:val="nil"/>
                    <w:bottom w:val="nil"/>
                    <w:right w:val="nil"/>
                  </w:tcBorders>
                  <w:vAlign w:val="center"/>
                </w:tcPr>
                <w:p w14:paraId="7405F854" w14:textId="77777777" w:rsidR="00691CD6" w:rsidRPr="006145DB" w:rsidRDefault="00691CD6" w:rsidP="005B435E">
                  <w:pPr>
                    <w:tabs>
                      <w:tab w:val="left" w:pos="709"/>
                    </w:tabs>
                    <w:contextualSpacing/>
                    <w:jc w:val="both"/>
                    <w:rPr>
                      <w:rFonts w:cs="Arial"/>
                      <w:bCs/>
                      <w:sz w:val="16"/>
                      <w:szCs w:val="20"/>
                      <w:lang w:eastAsia="es-CO"/>
                    </w:rPr>
                  </w:pPr>
                </w:p>
              </w:tc>
              <w:tc>
                <w:tcPr>
                  <w:tcW w:w="1275" w:type="dxa"/>
                  <w:tcBorders>
                    <w:top w:val="single" w:sz="4" w:space="0" w:color="auto"/>
                    <w:left w:val="nil"/>
                    <w:bottom w:val="nil"/>
                    <w:right w:val="nil"/>
                  </w:tcBorders>
                  <w:vAlign w:val="center"/>
                </w:tcPr>
                <w:p w14:paraId="24149CAA" w14:textId="77777777" w:rsidR="00691CD6" w:rsidRPr="006145DB" w:rsidRDefault="00691CD6" w:rsidP="005B435E">
                  <w:pPr>
                    <w:tabs>
                      <w:tab w:val="left" w:pos="709"/>
                    </w:tabs>
                    <w:contextualSpacing/>
                    <w:jc w:val="center"/>
                    <w:rPr>
                      <w:rFonts w:cs="Arial"/>
                      <w:bCs/>
                      <w:sz w:val="16"/>
                      <w:szCs w:val="20"/>
                      <w:lang w:eastAsia="es-CO"/>
                    </w:rPr>
                  </w:pPr>
                </w:p>
              </w:tc>
              <w:tc>
                <w:tcPr>
                  <w:tcW w:w="1134" w:type="dxa"/>
                  <w:tcBorders>
                    <w:top w:val="single" w:sz="4" w:space="0" w:color="auto"/>
                    <w:left w:val="nil"/>
                    <w:bottom w:val="nil"/>
                    <w:right w:val="nil"/>
                  </w:tcBorders>
                  <w:vAlign w:val="center"/>
                </w:tcPr>
                <w:p w14:paraId="45CAD9D5" w14:textId="77777777" w:rsidR="00691CD6" w:rsidRPr="006145DB" w:rsidRDefault="00691CD6" w:rsidP="005B435E">
                  <w:pPr>
                    <w:tabs>
                      <w:tab w:val="left" w:pos="709"/>
                    </w:tabs>
                    <w:contextualSpacing/>
                    <w:jc w:val="center"/>
                    <w:rPr>
                      <w:rFonts w:cs="Arial"/>
                      <w:sz w:val="16"/>
                      <w:szCs w:val="20"/>
                      <w:lang w:eastAsia="es-CO"/>
                    </w:rPr>
                  </w:pPr>
                </w:p>
              </w:tc>
              <w:tc>
                <w:tcPr>
                  <w:tcW w:w="1411" w:type="dxa"/>
                  <w:tcBorders>
                    <w:top w:val="single" w:sz="4" w:space="0" w:color="auto"/>
                    <w:left w:val="nil"/>
                    <w:bottom w:val="nil"/>
                    <w:right w:val="nil"/>
                  </w:tcBorders>
                  <w:vAlign w:val="center"/>
                </w:tcPr>
                <w:p w14:paraId="1213A370" w14:textId="77777777" w:rsidR="00691CD6" w:rsidRPr="006145DB" w:rsidRDefault="00691CD6" w:rsidP="005B435E">
                  <w:pPr>
                    <w:tabs>
                      <w:tab w:val="left" w:pos="709"/>
                    </w:tabs>
                    <w:contextualSpacing/>
                    <w:jc w:val="center"/>
                    <w:rPr>
                      <w:rFonts w:cs="Arial"/>
                      <w:bCs/>
                      <w:sz w:val="16"/>
                      <w:szCs w:val="16"/>
                      <w:lang w:eastAsia="es-CO"/>
                    </w:rPr>
                  </w:pPr>
                </w:p>
              </w:tc>
            </w:tr>
          </w:tbl>
          <w:p w14:paraId="50673241" w14:textId="77777777" w:rsidR="006C7D16" w:rsidRPr="006145DB" w:rsidRDefault="006C7D16" w:rsidP="005B435E">
            <w:pPr>
              <w:pStyle w:val="Textoindependiente"/>
              <w:spacing w:after="0" w:line="240" w:lineRule="auto"/>
              <w:ind w:right="112"/>
              <w:jc w:val="center"/>
              <w:rPr>
                <w:rFonts w:cs="Arial"/>
                <w:bCs/>
                <w:lang w:eastAsia="es-CO"/>
              </w:rPr>
            </w:pPr>
          </w:p>
        </w:tc>
      </w:tr>
      <w:tr w:rsidR="0021182C" w:rsidRPr="006145DB" w14:paraId="104E4298" w14:textId="77777777" w:rsidTr="009F0BEA">
        <w:trPr>
          <w:trHeight w:val="20"/>
          <w:jc w:val="center"/>
        </w:trPr>
        <w:tc>
          <w:tcPr>
            <w:tcW w:w="2038" w:type="dxa"/>
            <w:vAlign w:val="center"/>
          </w:tcPr>
          <w:p w14:paraId="6AB61BEF"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55" w:type="dxa"/>
            <w:vAlign w:val="center"/>
          </w:tcPr>
          <w:tbl>
            <w:tblPr>
              <w:tblStyle w:val="Tablaconcuadrcula"/>
              <w:tblW w:w="7201" w:type="dxa"/>
              <w:tblLayout w:type="fixed"/>
              <w:tblLook w:val="04A0" w:firstRow="1" w:lastRow="0" w:firstColumn="1" w:lastColumn="0" w:noHBand="0" w:noVBand="1"/>
            </w:tblPr>
            <w:tblGrid>
              <w:gridCol w:w="3242"/>
              <w:gridCol w:w="1276"/>
              <w:gridCol w:w="1134"/>
              <w:gridCol w:w="1549"/>
            </w:tblGrid>
            <w:tr w:rsidR="00691CD6" w:rsidRPr="006145DB" w14:paraId="50FC77A3" w14:textId="77777777" w:rsidTr="00CC6F53">
              <w:trPr>
                <w:trHeight w:val="80"/>
              </w:trPr>
              <w:tc>
                <w:tcPr>
                  <w:tcW w:w="3242" w:type="dxa"/>
                  <w:tcBorders>
                    <w:top w:val="nil"/>
                    <w:left w:val="nil"/>
                    <w:right w:val="nil"/>
                  </w:tcBorders>
                  <w:vAlign w:val="center"/>
                </w:tcPr>
                <w:p w14:paraId="3F1AEAB7" w14:textId="77777777" w:rsidR="00691CD6" w:rsidRPr="006145DB" w:rsidRDefault="00691CD6" w:rsidP="005B435E">
                  <w:pPr>
                    <w:tabs>
                      <w:tab w:val="left" w:pos="709"/>
                    </w:tabs>
                    <w:contextualSpacing/>
                    <w:jc w:val="center"/>
                    <w:rPr>
                      <w:rFonts w:cs="Arial"/>
                      <w:sz w:val="16"/>
                      <w:szCs w:val="16"/>
                      <w:lang w:eastAsia="es-CO"/>
                    </w:rPr>
                  </w:pPr>
                </w:p>
              </w:tc>
              <w:tc>
                <w:tcPr>
                  <w:tcW w:w="1276" w:type="dxa"/>
                  <w:tcBorders>
                    <w:top w:val="nil"/>
                    <w:left w:val="nil"/>
                    <w:right w:val="nil"/>
                  </w:tcBorders>
                  <w:vAlign w:val="center"/>
                </w:tcPr>
                <w:p w14:paraId="06AB318C" w14:textId="77777777" w:rsidR="00691CD6" w:rsidRPr="006145DB" w:rsidRDefault="00691CD6"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70986AC6" w14:textId="77777777" w:rsidR="00691CD6" w:rsidRPr="006145DB" w:rsidRDefault="00691CD6" w:rsidP="005B435E">
                  <w:pPr>
                    <w:tabs>
                      <w:tab w:val="left" w:pos="709"/>
                    </w:tabs>
                    <w:contextualSpacing/>
                    <w:jc w:val="center"/>
                    <w:rPr>
                      <w:rFonts w:cs="Arial"/>
                      <w:sz w:val="16"/>
                      <w:szCs w:val="16"/>
                      <w:lang w:eastAsia="es-CO"/>
                    </w:rPr>
                  </w:pPr>
                </w:p>
              </w:tc>
              <w:tc>
                <w:tcPr>
                  <w:tcW w:w="1549" w:type="dxa"/>
                  <w:tcBorders>
                    <w:top w:val="nil"/>
                    <w:left w:val="nil"/>
                    <w:right w:val="nil"/>
                  </w:tcBorders>
                  <w:vAlign w:val="center"/>
                </w:tcPr>
                <w:p w14:paraId="2245207F" w14:textId="77777777" w:rsidR="00691CD6" w:rsidRPr="006145DB" w:rsidRDefault="00691CD6" w:rsidP="005B435E">
                  <w:pPr>
                    <w:tabs>
                      <w:tab w:val="left" w:pos="709"/>
                    </w:tabs>
                    <w:contextualSpacing/>
                    <w:jc w:val="center"/>
                    <w:rPr>
                      <w:rFonts w:cs="Arial"/>
                      <w:sz w:val="16"/>
                      <w:szCs w:val="16"/>
                      <w:lang w:eastAsia="es-CO"/>
                    </w:rPr>
                  </w:pPr>
                </w:p>
              </w:tc>
            </w:tr>
            <w:tr w:rsidR="0021182C" w:rsidRPr="006145DB" w14:paraId="63469F4A" w14:textId="77777777" w:rsidTr="00CC6F53">
              <w:trPr>
                <w:trHeight w:val="380"/>
              </w:trPr>
              <w:tc>
                <w:tcPr>
                  <w:tcW w:w="3242" w:type="dxa"/>
                  <w:tcBorders>
                    <w:top w:val="nil"/>
                  </w:tcBorders>
                  <w:vAlign w:val="center"/>
                </w:tcPr>
                <w:p w14:paraId="675A825A"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76" w:type="dxa"/>
                  <w:tcBorders>
                    <w:top w:val="nil"/>
                  </w:tcBorders>
                  <w:vAlign w:val="center"/>
                </w:tcPr>
                <w:p w14:paraId="1647B16E"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576E90AB"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49" w:type="dxa"/>
                  <w:tcBorders>
                    <w:top w:val="nil"/>
                  </w:tcBorders>
                  <w:vAlign w:val="center"/>
                </w:tcPr>
                <w:p w14:paraId="47B0C371"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21182C" w:rsidRPr="006145DB" w14:paraId="70EF53D4" w14:textId="77777777" w:rsidTr="00CC6F53">
              <w:trPr>
                <w:trHeight w:val="243"/>
              </w:trPr>
              <w:tc>
                <w:tcPr>
                  <w:tcW w:w="3242" w:type="dxa"/>
                  <w:vAlign w:val="center"/>
                </w:tcPr>
                <w:p w14:paraId="2759C089" w14:textId="77777777" w:rsidR="006C7D16" w:rsidRPr="006145DB" w:rsidRDefault="006C7D16" w:rsidP="005B435E">
                  <w:pPr>
                    <w:tabs>
                      <w:tab w:val="left" w:pos="709"/>
                    </w:tabs>
                    <w:contextualSpacing/>
                    <w:jc w:val="both"/>
                    <w:rPr>
                      <w:rFonts w:cs="Arial"/>
                      <w:bCs/>
                      <w:sz w:val="20"/>
                      <w:szCs w:val="20"/>
                      <w:lang w:eastAsia="es-CO"/>
                    </w:rPr>
                  </w:pPr>
                  <w:r w:rsidRPr="006145DB">
                    <w:rPr>
                      <w:rFonts w:cs="Arial"/>
                      <w:bCs/>
                      <w:sz w:val="16"/>
                      <w:szCs w:val="16"/>
                      <w:lang w:eastAsia="es-CO"/>
                    </w:rPr>
                    <w:t>Retiro voluntario manifestado libre y expresamente por escrito.</w:t>
                  </w:r>
                </w:p>
              </w:tc>
              <w:tc>
                <w:tcPr>
                  <w:tcW w:w="1276" w:type="dxa"/>
                  <w:vAlign w:val="center"/>
                </w:tcPr>
                <w:p w14:paraId="393C1BC4" w14:textId="77777777" w:rsidR="006C7D16" w:rsidRPr="006145DB" w:rsidRDefault="006C7D16" w:rsidP="005B435E">
                  <w:pPr>
                    <w:tabs>
                      <w:tab w:val="left" w:pos="709"/>
                    </w:tabs>
                    <w:contextualSpacing/>
                    <w:jc w:val="center"/>
                    <w:rPr>
                      <w:rFonts w:cs="Arial"/>
                      <w:sz w:val="16"/>
                      <w:szCs w:val="16"/>
                    </w:rPr>
                  </w:pPr>
                  <w:r w:rsidRPr="006145DB">
                    <w:rPr>
                      <w:rFonts w:cs="Arial"/>
                      <w:sz w:val="16"/>
                      <w:szCs w:val="16"/>
                    </w:rPr>
                    <w:t>Verificación en campo</w:t>
                  </w:r>
                </w:p>
              </w:tc>
              <w:tc>
                <w:tcPr>
                  <w:tcW w:w="1134" w:type="dxa"/>
                  <w:vAlign w:val="center"/>
                </w:tcPr>
                <w:p w14:paraId="5201F96E" w14:textId="77777777" w:rsidR="006C7D16" w:rsidRPr="006145DB" w:rsidRDefault="006C7D16"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49" w:type="dxa"/>
                  <w:vAlign w:val="center"/>
                </w:tcPr>
                <w:p w14:paraId="30CAD8E3" w14:textId="77777777" w:rsidR="006C7D16" w:rsidRPr="006145DB" w:rsidRDefault="006C7D16" w:rsidP="005B435E">
                  <w:pPr>
                    <w:tabs>
                      <w:tab w:val="left" w:pos="709"/>
                    </w:tabs>
                    <w:contextualSpacing/>
                    <w:jc w:val="center"/>
                    <w:rPr>
                      <w:rFonts w:cs="Arial"/>
                      <w:sz w:val="20"/>
                      <w:szCs w:val="20"/>
                      <w:lang w:eastAsia="es-CO"/>
                    </w:rPr>
                  </w:pPr>
                  <w:r w:rsidRPr="006145DB">
                    <w:rPr>
                      <w:rFonts w:cs="Arial"/>
                      <w:sz w:val="16"/>
                      <w:szCs w:val="16"/>
                    </w:rPr>
                    <w:t>Subdirección para la adultez</w:t>
                  </w:r>
                </w:p>
              </w:tc>
            </w:tr>
            <w:tr w:rsidR="0021182C" w:rsidRPr="006145DB" w14:paraId="399B0BFE" w14:textId="77777777" w:rsidTr="00CC6F53">
              <w:trPr>
                <w:trHeight w:val="243"/>
              </w:trPr>
              <w:tc>
                <w:tcPr>
                  <w:tcW w:w="3242" w:type="dxa"/>
                  <w:vAlign w:val="center"/>
                </w:tcPr>
                <w:p w14:paraId="286FE447" w14:textId="77777777" w:rsidR="006C7D16" w:rsidRPr="006145DB" w:rsidRDefault="006C7D16" w:rsidP="005B435E">
                  <w:pPr>
                    <w:tabs>
                      <w:tab w:val="left" w:pos="709"/>
                    </w:tabs>
                    <w:contextualSpacing/>
                    <w:jc w:val="both"/>
                    <w:rPr>
                      <w:rFonts w:cs="Arial"/>
                      <w:sz w:val="16"/>
                      <w:szCs w:val="16"/>
                    </w:rPr>
                  </w:pPr>
                  <w:r w:rsidRPr="006145DB">
                    <w:rPr>
                      <w:rFonts w:cs="Arial"/>
                      <w:sz w:val="16"/>
                      <w:szCs w:val="16"/>
                    </w:rPr>
                    <w:t>Novedad en el estado del documento reportado en las bases de datos Registraduría Nacional del Estado Civil, con estados diferentes a Vigente.</w:t>
                  </w:r>
                </w:p>
              </w:tc>
              <w:tc>
                <w:tcPr>
                  <w:tcW w:w="1276" w:type="dxa"/>
                  <w:vAlign w:val="center"/>
                </w:tcPr>
                <w:p w14:paraId="63BD644D" w14:textId="1253F718"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PISIS - RNEC</w:t>
                  </w:r>
                </w:p>
              </w:tc>
              <w:tc>
                <w:tcPr>
                  <w:tcW w:w="1134" w:type="dxa"/>
                  <w:vAlign w:val="center"/>
                </w:tcPr>
                <w:p w14:paraId="73BDCD17" w14:textId="77777777" w:rsidR="006C7D16" w:rsidRPr="006145DB" w:rsidRDefault="006C7D16" w:rsidP="005B435E">
                  <w:pPr>
                    <w:tabs>
                      <w:tab w:val="left" w:pos="709"/>
                    </w:tabs>
                    <w:contextualSpacing/>
                    <w:jc w:val="center"/>
                    <w:rPr>
                      <w:rFonts w:cs="Arial"/>
                      <w:sz w:val="16"/>
                      <w:szCs w:val="16"/>
                    </w:rPr>
                  </w:pPr>
                  <w:r w:rsidRPr="006145DB">
                    <w:rPr>
                      <w:rFonts w:cs="Arial"/>
                      <w:sz w:val="16"/>
                      <w:szCs w:val="16"/>
                    </w:rPr>
                    <w:t>Mes vencido</w:t>
                  </w:r>
                </w:p>
              </w:tc>
              <w:tc>
                <w:tcPr>
                  <w:tcW w:w="1549" w:type="dxa"/>
                  <w:vAlign w:val="center"/>
                </w:tcPr>
                <w:p w14:paraId="5371D381" w14:textId="77777777" w:rsidR="006C7D16" w:rsidRPr="006145DB" w:rsidRDefault="006C7D16" w:rsidP="005B435E">
                  <w:pPr>
                    <w:tabs>
                      <w:tab w:val="left" w:pos="709"/>
                    </w:tabs>
                    <w:contextualSpacing/>
                    <w:jc w:val="center"/>
                    <w:rPr>
                      <w:rFonts w:cs="Arial"/>
                      <w:sz w:val="16"/>
                      <w:szCs w:val="16"/>
                    </w:rPr>
                  </w:pPr>
                  <w:r w:rsidRPr="006145DB">
                    <w:rPr>
                      <w:rFonts w:cs="Arial"/>
                      <w:sz w:val="16"/>
                      <w:szCs w:val="16"/>
                    </w:rPr>
                    <w:t>Ministerio de salud y protección social</w:t>
                  </w:r>
                </w:p>
                <w:p w14:paraId="50CBE849" w14:textId="1514D7E6"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Registraduría Nacional del Estado Civil</w:t>
                  </w:r>
                </w:p>
              </w:tc>
            </w:tr>
            <w:tr w:rsidR="0021182C" w:rsidRPr="006145DB" w14:paraId="35140FF0" w14:textId="77777777" w:rsidTr="00D845A1">
              <w:trPr>
                <w:trHeight w:val="639"/>
              </w:trPr>
              <w:tc>
                <w:tcPr>
                  <w:tcW w:w="3242" w:type="dxa"/>
                  <w:tcBorders>
                    <w:bottom w:val="single" w:sz="4" w:space="0" w:color="auto"/>
                  </w:tcBorders>
                  <w:vAlign w:val="center"/>
                </w:tcPr>
                <w:p w14:paraId="6E66BA66" w14:textId="57D13EFC" w:rsidR="006C7D16" w:rsidRPr="006145DB" w:rsidRDefault="006C7D16" w:rsidP="005B435E">
                  <w:pPr>
                    <w:jc w:val="both"/>
                    <w:rPr>
                      <w:rFonts w:cs="Arial"/>
                      <w:sz w:val="16"/>
                      <w:szCs w:val="16"/>
                    </w:rPr>
                  </w:pPr>
                  <w:r w:rsidRPr="006145DB">
                    <w:rPr>
                      <w:rFonts w:cs="Arial"/>
                      <w:sz w:val="16"/>
                      <w:szCs w:val="16"/>
                    </w:rPr>
                    <w:t>Inconsistencia en la información aportada y que derive en el incumplimiento de criterios de ingreso</w:t>
                  </w:r>
                  <w:r w:rsidR="007E77B6" w:rsidRPr="006145DB">
                    <w:rPr>
                      <w:rFonts w:cs="Arial"/>
                      <w:sz w:val="16"/>
                      <w:szCs w:val="16"/>
                    </w:rPr>
                    <w:t>.</w:t>
                  </w:r>
                </w:p>
              </w:tc>
              <w:tc>
                <w:tcPr>
                  <w:tcW w:w="1276" w:type="dxa"/>
                  <w:tcBorders>
                    <w:bottom w:val="single" w:sz="4" w:space="0" w:color="auto"/>
                  </w:tcBorders>
                  <w:vAlign w:val="center"/>
                </w:tcPr>
                <w:p w14:paraId="7609D629"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7269CD84"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49" w:type="dxa"/>
                  <w:tcBorders>
                    <w:bottom w:val="single" w:sz="4" w:space="0" w:color="auto"/>
                  </w:tcBorders>
                  <w:vAlign w:val="center"/>
                </w:tcPr>
                <w:p w14:paraId="5FFE2D13"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rPr>
                    <w:t>Subdirección para la adultez</w:t>
                  </w:r>
                </w:p>
              </w:tc>
            </w:tr>
            <w:tr w:rsidR="0021182C" w:rsidRPr="006145DB" w14:paraId="12929674" w14:textId="77777777" w:rsidTr="00D845A1">
              <w:trPr>
                <w:trHeight w:val="765"/>
              </w:trPr>
              <w:tc>
                <w:tcPr>
                  <w:tcW w:w="3242" w:type="dxa"/>
                  <w:tcBorders>
                    <w:bottom w:val="nil"/>
                  </w:tcBorders>
                  <w:vAlign w:val="center"/>
                </w:tcPr>
                <w:p w14:paraId="5DB44274" w14:textId="77777777" w:rsidR="006C7D16" w:rsidRPr="006145DB" w:rsidRDefault="006C7D16" w:rsidP="005B435E">
                  <w:pPr>
                    <w:jc w:val="both"/>
                    <w:rPr>
                      <w:rFonts w:cs="Arial"/>
                      <w:sz w:val="16"/>
                      <w:szCs w:val="16"/>
                    </w:rPr>
                  </w:pPr>
                  <w:r w:rsidRPr="006145DB">
                    <w:rPr>
                      <w:rFonts w:cs="Arial"/>
                      <w:sz w:val="16"/>
                      <w:szCs w:val="16"/>
                      <w:lang w:eastAsia="es-CO"/>
                    </w:rPr>
                    <w:t>Persona con pena privativa de la libertad y no privativa.</w:t>
                  </w:r>
                </w:p>
              </w:tc>
              <w:tc>
                <w:tcPr>
                  <w:tcW w:w="1276" w:type="dxa"/>
                  <w:tcBorders>
                    <w:bottom w:val="nil"/>
                  </w:tcBorders>
                  <w:vAlign w:val="center"/>
                </w:tcPr>
                <w:p w14:paraId="676634EE"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 (JEMPS). </w:t>
                  </w:r>
                </w:p>
              </w:tc>
              <w:tc>
                <w:tcPr>
                  <w:tcW w:w="1134" w:type="dxa"/>
                  <w:tcBorders>
                    <w:bottom w:val="nil"/>
                  </w:tcBorders>
                  <w:vAlign w:val="center"/>
                </w:tcPr>
                <w:p w14:paraId="205A737B" w14:textId="709267DD" w:rsidR="006C7D16" w:rsidRPr="006145DB" w:rsidRDefault="006C7D16" w:rsidP="005B435E">
                  <w:pPr>
                    <w:tabs>
                      <w:tab w:val="left" w:pos="709"/>
                    </w:tabs>
                    <w:contextualSpacing/>
                    <w:jc w:val="center"/>
                    <w:textAlignment w:val="baseline"/>
                    <w:rPr>
                      <w:rFonts w:cs="Arial"/>
                      <w:sz w:val="16"/>
                      <w:szCs w:val="16"/>
                    </w:rPr>
                  </w:pPr>
                  <w:r w:rsidRPr="006145DB">
                    <w:rPr>
                      <w:rFonts w:cs="Arial"/>
                      <w:sz w:val="16"/>
                      <w:szCs w:val="16"/>
                    </w:rPr>
                    <w:t>Consulta individual a demanda</w:t>
                  </w:r>
                </w:p>
              </w:tc>
              <w:tc>
                <w:tcPr>
                  <w:tcW w:w="1549" w:type="dxa"/>
                  <w:tcBorders>
                    <w:bottom w:val="nil"/>
                  </w:tcBorders>
                  <w:vAlign w:val="center"/>
                </w:tcPr>
                <w:p w14:paraId="490CFEAA" w14:textId="77777777" w:rsidR="006C7D16" w:rsidRPr="006145DB" w:rsidRDefault="006C7D16" w:rsidP="005B435E">
                  <w:pPr>
                    <w:tabs>
                      <w:tab w:val="left" w:pos="709"/>
                    </w:tabs>
                    <w:contextualSpacing/>
                    <w:jc w:val="center"/>
                    <w:rPr>
                      <w:rFonts w:cs="Arial"/>
                      <w:sz w:val="16"/>
                      <w:szCs w:val="16"/>
                      <w:lang w:eastAsia="es-CO"/>
                    </w:rPr>
                  </w:pPr>
                  <w:r w:rsidRPr="006145DB">
                    <w:rPr>
                      <w:rFonts w:cs="Arial"/>
                      <w:sz w:val="16"/>
                      <w:szCs w:val="16"/>
                      <w:lang w:eastAsia="es-CO"/>
                    </w:rPr>
                    <w:t>Ministerio de Justicia y del derecho – Consejo Superior de la Judicatura. </w:t>
                  </w:r>
                </w:p>
              </w:tc>
            </w:tr>
            <w:tr w:rsidR="0021182C" w:rsidRPr="006145DB" w14:paraId="161789A8" w14:textId="77777777" w:rsidTr="00D845A1">
              <w:trPr>
                <w:trHeight w:val="485"/>
              </w:trPr>
              <w:tc>
                <w:tcPr>
                  <w:tcW w:w="3242" w:type="dxa"/>
                  <w:tcBorders>
                    <w:top w:val="nil"/>
                  </w:tcBorders>
                  <w:vAlign w:val="center"/>
                </w:tcPr>
                <w:p w14:paraId="1CA299B0" w14:textId="1AA7DC19" w:rsidR="006C7D16" w:rsidRPr="006145DB" w:rsidRDefault="006C7D16" w:rsidP="005B435E">
                  <w:pPr>
                    <w:tabs>
                      <w:tab w:val="left" w:pos="709"/>
                    </w:tabs>
                    <w:contextualSpacing/>
                    <w:jc w:val="both"/>
                    <w:rPr>
                      <w:rFonts w:cs="Arial"/>
                      <w:sz w:val="20"/>
                      <w:szCs w:val="20"/>
                      <w:lang w:eastAsia="es-CO"/>
                    </w:rPr>
                  </w:pPr>
                  <w:r w:rsidRPr="006145DB">
                    <w:rPr>
                      <w:rFonts w:cs="Arial"/>
                      <w:sz w:val="16"/>
                      <w:szCs w:val="16"/>
                      <w:lang w:eastAsia="es-CO"/>
                    </w:rPr>
                    <w:t>Fallecimiento</w:t>
                  </w:r>
                  <w:r w:rsidR="002F7224" w:rsidRPr="006145DB">
                    <w:rPr>
                      <w:rFonts w:cs="Arial"/>
                      <w:sz w:val="16"/>
                      <w:szCs w:val="16"/>
                      <w:lang w:eastAsia="es-CO"/>
                    </w:rPr>
                    <w:t>.</w:t>
                  </w:r>
                </w:p>
              </w:tc>
              <w:tc>
                <w:tcPr>
                  <w:tcW w:w="1276" w:type="dxa"/>
                  <w:tcBorders>
                    <w:top w:val="nil"/>
                  </w:tcBorders>
                  <w:vAlign w:val="center"/>
                </w:tcPr>
                <w:p w14:paraId="24EEBB99" w14:textId="77777777" w:rsidR="006C7D16" w:rsidRPr="006145DB" w:rsidRDefault="006C7D16" w:rsidP="005B435E">
                  <w:pPr>
                    <w:tabs>
                      <w:tab w:val="left" w:pos="709"/>
                    </w:tabs>
                    <w:contextualSpacing/>
                    <w:jc w:val="center"/>
                    <w:rPr>
                      <w:rFonts w:cs="Arial"/>
                      <w:bCs/>
                      <w:sz w:val="20"/>
                      <w:szCs w:val="20"/>
                      <w:lang w:eastAsia="es-CO"/>
                    </w:rPr>
                  </w:pPr>
                  <w:r w:rsidRPr="006145DB">
                    <w:rPr>
                      <w:rFonts w:cs="Arial"/>
                      <w:bCs/>
                      <w:sz w:val="16"/>
                      <w:szCs w:val="16"/>
                      <w:lang w:eastAsia="es-CO"/>
                    </w:rPr>
                    <w:t>Fallecidos (Inhumados)</w:t>
                  </w:r>
                </w:p>
              </w:tc>
              <w:tc>
                <w:tcPr>
                  <w:tcW w:w="1134" w:type="dxa"/>
                  <w:tcBorders>
                    <w:top w:val="nil"/>
                  </w:tcBorders>
                  <w:vAlign w:val="center"/>
                </w:tcPr>
                <w:p w14:paraId="759F9B12" w14:textId="77777777" w:rsidR="006C7D16" w:rsidRPr="006145DB" w:rsidRDefault="006C7D16" w:rsidP="005B435E">
                  <w:pPr>
                    <w:tabs>
                      <w:tab w:val="left" w:pos="709"/>
                    </w:tabs>
                    <w:contextualSpacing/>
                    <w:jc w:val="center"/>
                    <w:rPr>
                      <w:rFonts w:cs="Arial"/>
                      <w:bCs/>
                      <w:sz w:val="20"/>
                      <w:szCs w:val="20"/>
                      <w:lang w:eastAsia="es-CO"/>
                    </w:rPr>
                  </w:pPr>
                  <w:r w:rsidRPr="006145DB">
                    <w:rPr>
                      <w:rFonts w:cs="Arial"/>
                      <w:bCs/>
                      <w:sz w:val="16"/>
                      <w:szCs w:val="16"/>
                      <w:lang w:eastAsia="es-CO"/>
                    </w:rPr>
                    <w:t>Mensual (Mes Vencido)</w:t>
                  </w:r>
                </w:p>
              </w:tc>
              <w:tc>
                <w:tcPr>
                  <w:tcW w:w="1549" w:type="dxa"/>
                  <w:tcBorders>
                    <w:top w:val="nil"/>
                  </w:tcBorders>
                  <w:vAlign w:val="center"/>
                </w:tcPr>
                <w:p w14:paraId="070CEE1D" w14:textId="5BAB3C5D" w:rsidR="006C7D16" w:rsidRPr="006145DB" w:rsidRDefault="006C7D16"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 de Salud</w:t>
                  </w:r>
                </w:p>
              </w:tc>
            </w:tr>
            <w:tr w:rsidR="0021182C" w:rsidRPr="006145DB" w14:paraId="0E622E3E" w14:textId="77777777" w:rsidTr="00CC6F53">
              <w:trPr>
                <w:trHeight w:val="250"/>
              </w:trPr>
              <w:tc>
                <w:tcPr>
                  <w:tcW w:w="3242" w:type="dxa"/>
                  <w:vAlign w:val="center"/>
                </w:tcPr>
                <w:p w14:paraId="2008B193" w14:textId="34B35891" w:rsidR="006C7D16" w:rsidRPr="006145DB" w:rsidRDefault="006C7D16" w:rsidP="005B435E">
                  <w:pPr>
                    <w:tabs>
                      <w:tab w:val="left" w:pos="709"/>
                    </w:tabs>
                    <w:contextualSpacing/>
                    <w:jc w:val="both"/>
                    <w:rPr>
                      <w:rFonts w:cs="Arial"/>
                      <w:sz w:val="16"/>
                      <w:szCs w:val="16"/>
                      <w:lang w:eastAsia="es-CO"/>
                    </w:rPr>
                  </w:pPr>
                  <w:r w:rsidRPr="006145DB">
                    <w:rPr>
                      <w:rFonts w:cs="Arial"/>
                      <w:sz w:val="16"/>
                      <w:szCs w:val="16"/>
                      <w:lang w:eastAsia="es-CO"/>
                    </w:rPr>
                    <w:t>Abandono del proceso</w:t>
                  </w:r>
                  <w:r w:rsidR="002F7224" w:rsidRPr="006145DB">
                    <w:rPr>
                      <w:rFonts w:cs="Arial"/>
                      <w:sz w:val="16"/>
                      <w:szCs w:val="16"/>
                      <w:lang w:eastAsia="es-CO"/>
                    </w:rPr>
                    <w:t>.</w:t>
                  </w:r>
                </w:p>
              </w:tc>
              <w:tc>
                <w:tcPr>
                  <w:tcW w:w="1276" w:type="dxa"/>
                  <w:vAlign w:val="center"/>
                </w:tcPr>
                <w:p w14:paraId="08910915"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vAlign w:val="center"/>
                </w:tcPr>
                <w:p w14:paraId="3F161257"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49" w:type="dxa"/>
                  <w:vAlign w:val="center"/>
                </w:tcPr>
                <w:p w14:paraId="4CCA77C9"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rPr>
                    <w:t>Subdirección para la adultez</w:t>
                  </w:r>
                </w:p>
              </w:tc>
            </w:tr>
            <w:tr w:rsidR="0021182C" w:rsidRPr="006145DB" w14:paraId="31EDEDB2" w14:textId="77777777" w:rsidTr="00CC6F53">
              <w:trPr>
                <w:trHeight w:val="485"/>
              </w:trPr>
              <w:tc>
                <w:tcPr>
                  <w:tcW w:w="3242" w:type="dxa"/>
                  <w:tcBorders>
                    <w:bottom w:val="single" w:sz="4" w:space="0" w:color="auto"/>
                  </w:tcBorders>
                  <w:vAlign w:val="center"/>
                </w:tcPr>
                <w:p w14:paraId="6794BA4B" w14:textId="5F596FF7" w:rsidR="006C7D16" w:rsidRPr="006145DB" w:rsidRDefault="006C7D16" w:rsidP="005B435E">
                  <w:pPr>
                    <w:tabs>
                      <w:tab w:val="left" w:pos="709"/>
                    </w:tabs>
                    <w:contextualSpacing/>
                    <w:jc w:val="both"/>
                    <w:rPr>
                      <w:rFonts w:cs="Arial"/>
                      <w:sz w:val="16"/>
                      <w:szCs w:val="16"/>
                      <w:lang w:eastAsia="es-CO"/>
                    </w:rPr>
                  </w:pPr>
                  <w:r w:rsidRPr="006145DB">
                    <w:rPr>
                      <w:rFonts w:cs="Arial"/>
                      <w:sz w:val="16"/>
                      <w:szCs w:val="16"/>
                      <w:lang w:eastAsia="es-CO"/>
                    </w:rPr>
                    <w:t>Finalización de proceso por cumplimiento de objetivos planteados en el Plan de Atención Individual (PAI)</w:t>
                  </w:r>
                  <w:r w:rsidR="002F7224" w:rsidRPr="006145DB">
                    <w:rPr>
                      <w:rFonts w:cs="Arial"/>
                      <w:sz w:val="16"/>
                      <w:szCs w:val="16"/>
                      <w:lang w:eastAsia="es-CO"/>
                    </w:rPr>
                    <w:t>.</w:t>
                  </w:r>
                </w:p>
              </w:tc>
              <w:tc>
                <w:tcPr>
                  <w:tcW w:w="1276" w:type="dxa"/>
                  <w:tcBorders>
                    <w:bottom w:val="single" w:sz="4" w:space="0" w:color="auto"/>
                  </w:tcBorders>
                  <w:vAlign w:val="center"/>
                </w:tcPr>
                <w:p w14:paraId="4FBBAACF"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6D949FB0"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49" w:type="dxa"/>
                  <w:tcBorders>
                    <w:bottom w:val="single" w:sz="4" w:space="0" w:color="auto"/>
                  </w:tcBorders>
                  <w:vAlign w:val="center"/>
                </w:tcPr>
                <w:p w14:paraId="79BF10A1" w14:textId="77777777" w:rsidR="006C7D16" w:rsidRPr="006145DB" w:rsidRDefault="006C7D16" w:rsidP="005B435E">
                  <w:pPr>
                    <w:tabs>
                      <w:tab w:val="left" w:pos="709"/>
                    </w:tabs>
                    <w:contextualSpacing/>
                    <w:jc w:val="center"/>
                    <w:rPr>
                      <w:rFonts w:cs="Arial"/>
                      <w:bCs/>
                      <w:sz w:val="16"/>
                      <w:szCs w:val="16"/>
                      <w:lang w:eastAsia="es-CO"/>
                    </w:rPr>
                  </w:pPr>
                  <w:r w:rsidRPr="006145DB">
                    <w:rPr>
                      <w:rFonts w:cs="Arial"/>
                      <w:sz w:val="16"/>
                      <w:szCs w:val="16"/>
                    </w:rPr>
                    <w:t>Subdirección para la adultez</w:t>
                  </w:r>
                </w:p>
              </w:tc>
            </w:tr>
            <w:tr w:rsidR="0021182C" w:rsidRPr="006145DB" w14:paraId="135A3EFC" w14:textId="77777777" w:rsidTr="00CC6F53">
              <w:trPr>
                <w:trHeight w:val="259"/>
              </w:trPr>
              <w:tc>
                <w:tcPr>
                  <w:tcW w:w="3242" w:type="dxa"/>
                  <w:tcBorders>
                    <w:bottom w:val="single" w:sz="4" w:space="0" w:color="auto"/>
                  </w:tcBorders>
                  <w:vAlign w:val="center"/>
                </w:tcPr>
                <w:p w14:paraId="0FC48D39" w14:textId="052946E7" w:rsidR="006C7D16" w:rsidRPr="006145DB" w:rsidRDefault="006C7D16" w:rsidP="005B435E">
                  <w:pPr>
                    <w:tabs>
                      <w:tab w:val="left" w:pos="709"/>
                    </w:tabs>
                    <w:contextualSpacing/>
                    <w:jc w:val="both"/>
                    <w:rPr>
                      <w:rFonts w:cs="Arial"/>
                      <w:sz w:val="16"/>
                      <w:szCs w:val="16"/>
                    </w:rPr>
                  </w:pPr>
                  <w:r w:rsidRPr="006145DB">
                    <w:rPr>
                      <w:rFonts w:cs="Arial"/>
                      <w:sz w:val="16"/>
                      <w:szCs w:val="16"/>
                    </w:rPr>
                    <w:t>Incurrir en faltas gravísimas establecidas en el manual de acuerdos para la convivencia y la transformación de los conflictos en los servicios sociales</w:t>
                  </w:r>
                  <w:r w:rsidR="002F7224" w:rsidRPr="006145DB">
                    <w:rPr>
                      <w:rFonts w:cs="Arial"/>
                      <w:sz w:val="16"/>
                      <w:szCs w:val="16"/>
                    </w:rPr>
                    <w:t>.</w:t>
                  </w:r>
                </w:p>
              </w:tc>
              <w:tc>
                <w:tcPr>
                  <w:tcW w:w="1276" w:type="dxa"/>
                  <w:tcBorders>
                    <w:bottom w:val="single" w:sz="4" w:space="0" w:color="auto"/>
                  </w:tcBorders>
                  <w:vAlign w:val="center"/>
                </w:tcPr>
                <w:p w14:paraId="026A8918" w14:textId="77777777" w:rsidR="006C7D16" w:rsidRPr="006145DB" w:rsidRDefault="006C7D16"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4C1A18D6" w14:textId="77777777" w:rsidR="006C7D16" w:rsidRPr="006145DB" w:rsidRDefault="006C7D16"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49" w:type="dxa"/>
                  <w:tcBorders>
                    <w:bottom w:val="single" w:sz="4" w:space="0" w:color="auto"/>
                  </w:tcBorders>
                  <w:vAlign w:val="center"/>
                </w:tcPr>
                <w:p w14:paraId="2037AFA6" w14:textId="77777777" w:rsidR="006C7D16" w:rsidRPr="006145DB" w:rsidRDefault="006C7D16" w:rsidP="005B435E">
                  <w:pPr>
                    <w:tabs>
                      <w:tab w:val="left" w:pos="709"/>
                    </w:tabs>
                    <w:contextualSpacing/>
                    <w:jc w:val="center"/>
                    <w:rPr>
                      <w:rFonts w:cs="Arial"/>
                      <w:bCs/>
                      <w:sz w:val="20"/>
                      <w:szCs w:val="20"/>
                      <w:lang w:eastAsia="es-CO"/>
                    </w:rPr>
                  </w:pPr>
                  <w:r w:rsidRPr="006145DB">
                    <w:rPr>
                      <w:rFonts w:cs="Arial"/>
                      <w:sz w:val="16"/>
                      <w:szCs w:val="16"/>
                    </w:rPr>
                    <w:t>Subdirección para la adultez</w:t>
                  </w:r>
                </w:p>
              </w:tc>
            </w:tr>
            <w:tr w:rsidR="00691CD6" w:rsidRPr="006145DB" w14:paraId="48F5CBBD" w14:textId="77777777" w:rsidTr="00CC6F53">
              <w:trPr>
                <w:trHeight w:val="92"/>
              </w:trPr>
              <w:tc>
                <w:tcPr>
                  <w:tcW w:w="3242" w:type="dxa"/>
                  <w:tcBorders>
                    <w:left w:val="nil"/>
                    <w:bottom w:val="nil"/>
                    <w:right w:val="nil"/>
                  </w:tcBorders>
                  <w:vAlign w:val="center"/>
                </w:tcPr>
                <w:p w14:paraId="14EC2F8F" w14:textId="77777777" w:rsidR="00691CD6" w:rsidRPr="006145DB" w:rsidRDefault="00691CD6" w:rsidP="005B435E">
                  <w:pPr>
                    <w:tabs>
                      <w:tab w:val="left" w:pos="709"/>
                    </w:tabs>
                    <w:contextualSpacing/>
                    <w:jc w:val="both"/>
                    <w:rPr>
                      <w:rFonts w:cs="Arial"/>
                      <w:sz w:val="16"/>
                      <w:szCs w:val="16"/>
                    </w:rPr>
                  </w:pPr>
                </w:p>
              </w:tc>
              <w:tc>
                <w:tcPr>
                  <w:tcW w:w="1276" w:type="dxa"/>
                  <w:tcBorders>
                    <w:left w:val="nil"/>
                    <w:bottom w:val="nil"/>
                    <w:right w:val="nil"/>
                  </w:tcBorders>
                  <w:vAlign w:val="center"/>
                </w:tcPr>
                <w:p w14:paraId="43E92F41" w14:textId="77777777" w:rsidR="00691CD6" w:rsidRPr="006145DB" w:rsidRDefault="00691CD6" w:rsidP="005B435E">
                  <w:pPr>
                    <w:tabs>
                      <w:tab w:val="left" w:pos="709"/>
                    </w:tabs>
                    <w:contextualSpacing/>
                    <w:jc w:val="center"/>
                    <w:rPr>
                      <w:rFonts w:cs="Arial"/>
                      <w:sz w:val="16"/>
                      <w:szCs w:val="16"/>
                      <w:lang w:eastAsia="es-CO"/>
                    </w:rPr>
                  </w:pPr>
                </w:p>
              </w:tc>
              <w:tc>
                <w:tcPr>
                  <w:tcW w:w="1134" w:type="dxa"/>
                  <w:tcBorders>
                    <w:left w:val="nil"/>
                    <w:bottom w:val="nil"/>
                    <w:right w:val="nil"/>
                  </w:tcBorders>
                  <w:vAlign w:val="center"/>
                </w:tcPr>
                <w:p w14:paraId="63C6B431" w14:textId="77777777" w:rsidR="00691CD6" w:rsidRPr="006145DB" w:rsidRDefault="00691CD6" w:rsidP="005B435E">
                  <w:pPr>
                    <w:tabs>
                      <w:tab w:val="left" w:pos="709"/>
                    </w:tabs>
                    <w:contextualSpacing/>
                    <w:jc w:val="center"/>
                    <w:rPr>
                      <w:rFonts w:cs="Arial"/>
                      <w:bCs/>
                      <w:sz w:val="16"/>
                      <w:szCs w:val="16"/>
                      <w:lang w:eastAsia="es-CO"/>
                    </w:rPr>
                  </w:pPr>
                </w:p>
              </w:tc>
              <w:tc>
                <w:tcPr>
                  <w:tcW w:w="1549" w:type="dxa"/>
                  <w:tcBorders>
                    <w:left w:val="nil"/>
                    <w:bottom w:val="nil"/>
                    <w:right w:val="nil"/>
                  </w:tcBorders>
                  <w:vAlign w:val="center"/>
                </w:tcPr>
                <w:p w14:paraId="58FBA500" w14:textId="77777777" w:rsidR="00691CD6" w:rsidRPr="006145DB" w:rsidRDefault="00691CD6" w:rsidP="005B435E">
                  <w:pPr>
                    <w:tabs>
                      <w:tab w:val="left" w:pos="709"/>
                    </w:tabs>
                    <w:contextualSpacing/>
                    <w:jc w:val="center"/>
                    <w:rPr>
                      <w:rFonts w:cs="Arial"/>
                      <w:sz w:val="16"/>
                      <w:szCs w:val="16"/>
                    </w:rPr>
                  </w:pPr>
                </w:p>
              </w:tc>
            </w:tr>
          </w:tbl>
          <w:p w14:paraId="082F0E8F" w14:textId="77777777" w:rsidR="006C7D16" w:rsidRPr="006145DB" w:rsidRDefault="006C7D16" w:rsidP="005B435E">
            <w:pPr>
              <w:tabs>
                <w:tab w:val="left" w:pos="709"/>
              </w:tabs>
              <w:spacing w:after="0" w:line="240" w:lineRule="auto"/>
              <w:contextualSpacing/>
              <w:jc w:val="center"/>
              <w:rPr>
                <w:rFonts w:cs="Arial"/>
                <w:bCs/>
                <w:sz w:val="20"/>
                <w:szCs w:val="20"/>
                <w:lang w:eastAsia="es-CO"/>
              </w:rPr>
            </w:pPr>
          </w:p>
        </w:tc>
      </w:tr>
      <w:tr w:rsidR="0021182C" w:rsidRPr="006145DB" w14:paraId="5737068B" w14:textId="77777777" w:rsidTr="009F0BEA">
        <w:trPr>
          <w:trHeight w:val="955"/>
          <w:jc w:val="center"/>
        </w:trPr>
        <w:tc>
          <w:tcPr>
            <w:tcW w:w="2038" w:type="dxa"/>
            <w:vAlign w:val="center"/>
          </w:tcPr>
          <w:p w14:paraId="255D6F00" w14:textId="77777777" w:rsidR="006C7D16" w:rsidRPr="006145DB" w:rsidRDefault="006C7D16" w:rsidP="005B435E">
            <w:pPr>
              <w:spacing w:after="0"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455" w:type="dxa"/>
            <w:vAlign w:val="center"/>
          </w:tcPr>
          <w:tbl>
            <w:tblPr>
              <w:tblW w:w="7209"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817"/>
              <w:gridCol w:w="1553"/>
              <w:gridCol w:w="1039"/>
              <w:gridCol w:w="1800"/>
            </w:tblGrid>
            <w:tr w:rsidR="00691CD6" w:rsidRPr="006145DB" w14:paraId="245C9D5D" w14:textId="77777777" w:rsidTr="00D845A1">
              <w:trPr>
                <w:trHeight w:val="80"/>
              </w:trPr>
              <w:tc>
                <w:tcPr>
                  <w:tcW w:w="2817" w:type="dxa"/>
                  <w:tcBorders>
                    <w:top w:val="nil"/>
                    <w:left w:val="nil"/>
                    <w:bottom w:val="single" w:sz="6" w:space="0" w:color="auto"/>
                    <w:right w:val="nil"/>
                  </w:tcBorders>
                  <w:vAlign w:val="center"/>
                </w:tcPr>
                <w:p w14:paraId="43CBC4ED" w14:textId="77777777" w:rsidR="00691CD6" w:rsidRPr="006145DB" w:rsidRDefault="00691CD6" w:rsidP="005B435E">
                  <w:pPr>
                    <w:spacing w:after="0" w:line="240" w:lineRule="auto"/>
                    <w:jc w:val="center"/>
                    <w:textAlignment w:val="baseline"/>
                    <w:rPr>
                      <w:rFonts w:cs="Arial"/>
                      <w:sz w:val="16"/>
                      <w:szCs w:val="16"/>
                      <w:lang w:eastAsia="es-CO"/>
                    </w:rPr>
                  </w:pPr>
                </w:p>
              </w:tc>
              <w:tc>
                <w:tcPr>
                  <w:tcW w:w="1553" w:type="dxa"/>
                  <w:tcBorders>
                    <w:top w:val="nil"/>
                    <w:left w:val="nil"/>
                    <w:bottom w:val="single" w:sz="6" w:space="0" w:color="auto"/>
                    <w:right w:val="nil"/>
                  </w:tcBorders>
                  <w:vAlign w:val="center"/>
                </w:tcPr>
                <w:p w14:paraId="7B4E8918" w14:textId="77777777" w:rsidR="00691CD6" w:rsidRPr="006145DB" w:rsidRDefault="00691CD6" w:rsidP="005B435E">
                  <w:pPr>
                    <w:spacing w:after="0" w:line="240" w:lineRule="auto"/>
                    <w:jc w:val="center"/>
                    <w:textAlignment w:val="baseline"/>
                    <w:rPr>
                      <w:rFonts w:cs="Arial"/>
                      <w:sz w:val="16"/>
                      <w:szCs w:val="16"/>
                      <w:lang w:eastAsia="es-CO"/>
                    </w:rPr>
                  </w:pPr>
                </w:p>
              </w:tc>
              <w:tc>
                <w:tcPr>
                  <w:tcW w:w="1039" w:type="dxa"/>
                  <w:tcBorders>
                    <w:top w:val="nil"/>
                    <w:left w:val="nil"/>
                    <w:bottom w:val="single" w:sz="6" w:space="0" w:color="auto"/>
                    <w:right w:val="nil"/>
                  </w:tcBorders>
                  <w:vAlign w:val="center"/>
                </w:tcPr>
                <w:p w14:paraId="0EEE4520" w14:textId="77777777" w:rsidR="00691CD6" w:rsidRPr="006145DB" w:rsidRDefault="00691CD6" w:rsidP="005B435E">
                  <w:pPr>
                    <w:spacing w:after="0" w:line="240" w:lineRule="auto"/>
                    <w:jc w:val="center"/>
                    <w:textAlignment w:val="baseline"/>
                    <w:rPr>
                      <w:rFonts w:cs="Arial"/>
                      <w:sz w:val="16"/>
                      <w:szCs w:val="16"/>
                      <w:lang w:eastAsia="es-CO"/>
                    </w:rPr>
                  </w:pPr>
                </w:p>
              </w:tc>
              <w:tc>
                <w:tcPr>
                  <w:tcW w:w="1800" w:type="dxa"/>
                  <w:tcBorders>
                    <w:top w:val="nil"/>
                    <w:left w:val="nil"/>
                    <w:bottom w:val="single" w:sz="6" w:space="0" w:color="auto"/>
                    <w:right w:val="nil"/>
                  </w:tcBorders>
                  <w:vAlign w:val="center"/>
                </w:tcPr>
                <w:p w14:paraId="65DE8336" w14:textId="77777777" w:rsidR="00691CD6" w:rsidRPr="006145DB" w:rsidRDefault="00691CD6" w:rsidP="005B435E">
                  <w:pPr>
                    <w:spacing w:after="0" w:line="240" w:lineRule="auto"/>
                    <w:jc w:val="center"/>
                    <w:textAlignment w:val="baseline"/>
                    <w:rPr>
                      <w:rFonts w:cs="Arial"/>
                      <w:sz w:val="16"/>
                      <w:szCs w:val="16"/>
                      <w:lang w:eastAsia="es-CO"/>
                    </w:rPr>
                  </w:pPr>
                </w:p>
              </w:tc>
            </w:tr>
            <w:tr w:rsidR="0021182C" w:rsidRPr="006145DB" w14:paraId="2F1501E4" w14:textId="77777777" w:rsidTr="00D845A1">
              <w:trPr>
                <w:trHeight w:val="360"/>
              </w:trPr>
              <w:tc>
                <w:tcPr>
                  <w:tcW w:w="2817" w:type="dxa"/>
                  <w:tcBorders>
                    <w:top w:val="nil"/>
                    <w:left w:val="single" w:sz="6" w:space="0" w:color="auto"/>
                    <w:bottom w:val="single" w:sz="6" w:space="0" w:color="auto"/>
                    <w:right w:val="single" w:sz="6" w:space="0" w:color="auto"/>
                  </w:tcBorders>
                  <w:vAlign w:val="center"/>
                  <w:hideMark/>
                </w:tcPr>
                <w:p w14:paraId="0C782C2B"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Restricciones</w:t>
                  </w:r>
                </w:p>
              </w:tc>
              <w:tc>
                <w:tcPr>
                  <w:tcW w:w="1553" w:type="dxa"/>
                  <w:tcBorders>
                    <w:top w:val="nil"/>
                    <w:left w:val="single" w:sz="6" w:space="0" w:color="auto"/>
                    <w:bottom w:val="single" w:sz="6" w:space="0" w:color="auto"/>
                    <w:right w:val="single" w:sz="6" w:space="0" w:color="auto"/>
                  </w:tcBorders>
                  <w:vAlign w:val="center"/>
                  <w:hideMark/>
                </w:tcPr>
                <w:p w14:paraId="794326F0"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Fuente de Información</w:t>
                  </w:r>
                </w:p>
              </w:tc>
              <w:tc>
                <w:tcPr>
                  <w:tcW w:w="1039" w:type="dxa"/>
                  <w:tcBorders>
                    <w:top w:val="nil"/>
                    <w:left w:val="single" w:sz="6" w:space="0" w:color="auto"/>
                    <w:bottom w:val="single" w:sz="6" w:space="0" w:color="auto"/>
                    <w:right w:val="single" w:sz="6" w:space="0" w:color="auto"/>
                  </w:tcBorders>
                  <w:vAlign w:val="center"/>
                  <w:hideMark/>
                </w:tcPr>
                <w:p w14:paraId="2039C3AB"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Periodicidad</w:t>
                  </w:r>
                </w:p>
              </w:tc>
              <w:tc>
                <w:tcPr>
                  <w:tcW w:w="1800" w:type="dxa"/>
                  <w:tcBorders>
                    <w:top w:val="nil"/>
                    <w:left w:val="single" w:sz="6" w:space="0" w:color="auto"/>
                    <w:bottom w:val="single" w:sz="6" w:space="0" w:color="auto"/>
                    <w:right w:val="single" w:sz="6" w:space="0" w:color="auto"/>
                  </w:tcBorders>
                  <w:vAlign w:val="center"/>
                  <w:hideMark/>
                </w:tcPr>
                <w:p w14:paraId="1B33D8E8" w14:textId="6331B675"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Administrador</w:t>
                  </w:r>
                </w:p>
              </w:tc>
            </w:tr>
            <w:tr w:rsidR="0021182C" w:rsidRPr="006145DB" w14:paraId="49169771" w14:textId="77777777" w:rsidTr="00D845A1">
              <w:trPr>
                <w:trHeight w:val="425"/>
              </w:trPr>
              <w:tc>
                <w:tcPr>
                  <w:tcW w:w="2817" w:type="dxa"/>
                  <w:tcBorders>
                    <w:top w:val="single" w:sz="6" w:space="0" w:color="auto"/>
                    <w:left w:val="single" w:sz="6" w:space="0" w:color="auto"/>
                    <w:bottom w:val="single" w:sz="6" w:space="0" w:color="auto"/>
                    <w:right w:val="single" w:sz="6" w:space="0" w:color="auto"/>
                  </w:tcBorders>
                  <w:vAlign w:val="center"/>
                </w:tcPr>
                <w:p w14:paraId="53F657DA" w14:textId="77777777" w:rsidR="006C7D16" w:rsidRPr="006145DB" w:rsidRDefault="006C7D16" w:rsidP="00D845A1">
                  <w:pPr>
                    <w:spacing w:after="0" w:line="240" w:lineRule="auto"/>
                    <w:ind w:right="130"/>
                    <w:jc w:val="both"/>
                    <w:textAlignment w:val="baseline"/>
                    <w:rPr>
                      <w:rFonts w:cs="Arial"/>
                      <w:sz w:val="16"/>
                      <w:szCs w:val="16"/>
                      <w:lang w:eastAsia="es-CO"/>
                    </w:rPr>
                  </w:pPr>
                  <w:r w:rsidRPr="006145DB">
                    <w:rPr>
                      <w:rFonts w:cs="Arial"/>
                      <w:sz w:val="16"/>
                      <w:szCs w:val="16"/>
                      <w:lang w:eastAsia="es-CO"/>
                    </w:rPr>
                    <w:t>Servicio de Autocuidado para Población Habitante de Calle.</w:t>
                  </w:r>
                </w:p>
              </w:tc>
              <w:tc>
                <w:tcPr>
                  <w:tcW w:w="1553" w:type="dxa"/>
                  <w:tcBorders>
                    <w:top w:val="single" w:sz="6" w:space="0" w:color="auto"/>
                    <w:left w:val="single" w:sz="6" w:space="0" w:color="auto"/>
                    <w:bottom w:val="single" w:sz="6" w:space="0" w:color="auto"/>
                    <w:right w:val="single" w:sz="6" w:space="0" w:color="auto"/>
                  </w:tcBorders>
                  <w:vAlign w:val="center"/>
                </w:tcPr>
                <w:p w14:paraId="2C951FBC"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tcPr>
                <w:p w14:paraId="6FEF4B75"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tcPr>
                <w:p w14:paraId="7C57A309" w14:textId="116C89DD"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21182C" w:rsidRPr="006145DB" w14:paraId="552F579F" w14:textId="77777777" w:rsidTr="00D845A1">
              <w:trPr>
                <w:trHeight w:val="210"/>
              </w:trPr>
              <w:tc>
                <w:tcPr>
                  <w:tcW w:w="2817" w:type="dxa"/>
                  <w:tcBorders>
                    <w:top w:val="single" w:sz="6" w:space="0" w:color="auto"/>
                    <w:left w:val="single" w:sz="6" w:space="0" w:color="auto"/>
                    <w:bottom w:val="single" w:sz="6" w:space="0" w:color="auto"/>
                    <w:right w:val="single" w:sz="6" w:space="0" w:color="auto"/>
                  </w:tcBorders>
                  <w:vAlign w:val="center"/>
                </w:tcPr>
                <w:p w14:paraId="02BC979B" w14:textId="77777777" w:rsidR="006C7D16" w:rsidRPr="006145DB" w:rsidRDefault="006C7D16" w:rsidP="00D845A1">
                  <w:pPr>
                    <w:spacing w:after="0" w:line="240" w:lineRule="auto"/>
                    <w:ind w:right="130"/>
                    <w:jc w:val="both"/>
                    <w:textAlignment w:val="baseline"/>
                    <w:rPr>
                      <w:rFonts w:cs="Arial"/>
                      <w:sz w:val="16"/>
                      <w:szCs w:val="16"/>
                      <w:shd w:val="clear" w:color="auto" w:fill="FFFFFF"/>
                    </w:rPr>
                  </w:pPr>
                  <w:r w:rsidRPr="006145DB">
                    <w:rPr>
                      <w:rFonts w:cs="Arial"/>
                      <w:sz w:val="16"/>
                      <w:szCs w:val="16"/>
                      <w:lang w:eastAsia="es-CO"/>
                    </w:rPr>
                    <w:t>Servicio de Hogar de Paso Día y Hogar de Paso Noche para la Atención de Población Habitante de Calle.</w:t>
                  </w:r>
                </w:p>
              </w:tc>
              <w:tc>
                <w:tcPr>
                  <w:tcW w:w="1553" w:type="dxa"/>
                  <w:tcBorders>
                    <w:top w:val="single" w:sz="6" w:space="0" w:color="auto"/>
                    <w:left w:val="single" w:sz="6" w:space="0" w:color="auto"/>
                    <w:bottom w:val="single" w:sz="6" w:space="0" w:color="auto"/>
                    <w:right w:val="single" w:sz="6" w:space="0" w:color="auto"/>
                  </w:tcBorders>
                  <w:vAlign w:val="center"/>
                </w:tcPr>
                <w:p w14:paraId="1810C8B6"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tcPr>
                <w:p w14:paraId="56F0B8D2"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tcPr>
                <w:p w14:paraId="6BEF44CD"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21182C" w:rsidRPr="006145DB" w14:paraId="4EA7CF8D" w14:textId="77777777" w:rsidTr="00D845A1">
              <w:trPr>
                <w:trHeight w:val="210"/>
              </w:trPr>
              <w:tc>
                <w:tcPr>
                  <w:tcW w:w="2817" w:type="dxa"/>
                  <w:tcBorders>
                    <w:top w:val="single" w:sz="6" w:space="0" w:color="auto"/>
                    <w:left w:val="single" w:sz="6" w:space="0" w:color="auto"/>
                    <w:bottom w:val="single" w:sz="6" w:space="0" w:color="auto"/>
                    <w:right w:val="single" w:sz="6" w:space="0" w:color="auto"/>
                  </w:tcBorders>
                  <w:vAlign w:val="center"/>
                </w:tcPr>
                <w:p w14:paraId="14413F03" w14:textId="77777777" w:rsidR="006C7D16" w:rsidRPr="006145DB" w:rsidRDefault="006C7D16" w:rsidP="00D845A1">
                  <w:pPr>
                    <w:spacing w:after="0" w:line="240" w:lineRule="auto"/>
                    <w:ind w:right="130"/>
                    <w:jc w:val="both"/>
                    <w:textAlignment w:val="baseline"/>
                    <w:rPr>
                      <w:rFonts w:cs="Arial"/>
                      <w:sz w:val="16"/>
                      <w:szCs w:val="16"/>
                      <w:shd w:val="clear" w:color="auto" w:fill="FFFFFF"/>
                    </w:rPr>
                  </w:pPr>
                  <w:r w:rsidRPr="006145DB">
                    <w:rPr>
                      <w:rFonts w:cs="Arial"/>
                      <w:sz w:val="16"/>
                      <w:szCs w:val="16"/>
                      <w:shd w:val="clear" w:color="auto" w:fill="FFFFFF"/>
                    </w:rPr>
                    <w:t>Servicio de Atención Sociosanitaria para Población Habitante de Calle y en Alto Riesgo de Estarlo.</w:t>
                  </w:r>
                </w:p>
              </w:tc>
              <w:tc>
                <w:tcPr>
                  <w:tcW w:w="1553" w:type="dxa"/>
                  <w:tcBorders>
                    <w:top w:val="single" w:sz="6" w:space="0" w:color="auto"/>
                    <w:left w:val="single" w:sz="6" w:space="0" w:color="auto"/>
                    <w:bottom w:val="single" w:sz="6" w:space="0" w:color="auto"/>
                    <w:right w:val="single" w:sz="6" w:space="0" w:color="auto"/>
                  </w:tcBorders>
                  <w:vAlign w:val="center"/>
                </w:tcPr>
                <w:p w14:paraId="261B1E2C"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tcPr>
                <w:p w14:paraId="79614DC8"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tcPr>
                <w:p w14:paraId="6DAADB31" w14:textId="28413DC3"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21182C" w:rsidRPr="006145DB" w14:paraId="48596DF4" w14:textId="77777777" w:rsidTr="00D845A1">
              <w:trPr>
                <w:trHeight w:val="210"/>
              </w:trPr>
              <w:tc>
                <w:tcPr>
                  <w:tcW w:w="2817" w:type="dxa"/>
                  <w:tcBorders>
                    <w:top w:val="single" w:sz="6" w:space="0" w:color="auto"/>
                    <w:left w:val="single" w:sz="6" w:space="0" w:color="auto"/>
                    <w:bottom w:val="single" w:sz="6" w:space="0" w:color="auto"/>
                    <w:right w:val="single" w:sz="6" w:space="0" w:color="auto"/>
                  </w:tcBorders>
                  <w:vAlign w:val="center"/>
                </w:tcPr>
                <w:p w14:paraId="16D22BAB" w14:textId="77777777" w:rsidR="006C7D16" w:rsidRPr="006145DB" w:rsidRDefault="006C7D16" w:rsidP="00D845A1">
                  <w:pPr>
                    <w:spacing w:after="0" w:line="240" w:lineRule="auto"/>
                    <w:ind w:right="130"/>
                    <w:jc w:val="both"/>
                    <w:textAlignment w:val="baseline"/>
                    <w:rPr>
                      <w:rFonts w:cs="Arial"/>
                      <w:sz w:val="16"/>
                      <w:szCs w:val="16"/>
                      <w:lang w:eastAsia="es-CO"/>
                    </w:rPr>
                  </w:pPr>
                  <w:r w:rsidRPr="006145DB">
                    <w:rPr>
                      <w:rFonts w:cs="Arial"/>
                      <w:sz w:val="16"/>
                      <w:szCs w:val="16"/>
                      <w:shd w:val="clear" w:color="auto" w:fill="FFFFFF"/>
                    </w:rPr>
                    <w:t>Servicio de Atención y Desarrollo de Capacidades para Mujeres Habitantes de Calle.</w:t>
                  </w:r>
                </w:p>
              </w:tc>
              <w:tc>
                <w:tcPr>
                  <w:tcW w:w="1553" w:type="dxa"/>
                  <w:tcBorders>
                    <w:top w:val="single" w:sz="6" w:space="0" w:color="auto"/>
                    <w:left w:val="single" w:sz="6" w:space="0" w:color="auto"/>
                    <w:bottom w:val="single" w:sz="6" w:space="0" w:color="auto"/>
                    <w:right w:val="single" w:sz="6" w:space="0" w:color="auto"/>
                  </w:tcBorders>
                  <w:vAlign w:val="center"/>
                </w:tcPr>
                <w:p w14:paraId="17E1F1A0"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tcPr>
                <w:p w14:paraId="51FF4AEF"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tcPr>
                <w:p w14:paraId="49EA9B6D"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21182C" w:rsidRPr="006145DB" w14:paraId="394EC347" w14:textId="77777777" w:rsidTr="00D845A1">
              <w:trPr>
                <w:trHeight w:val="210"/>
              </w:trPr>
              <w:tc>
                <w:tcPr>
                  <w:tcW w:w="2817" w:type="dxa"/>
                  <w:tcBorders>
                    <w:top w:val="single" w:sz="6" w:space="0" w:color="auto"/>
                    <w:left w:val="single" w:sz="6" w:space="0" w:color="auto"/>
                    <w:bottom w:val="nil"/>
                    <w:right w:val="single" w:sz="6" w:space="0" w:color="auto"/>
                  </w:tcBorders>
                  <w:vAlign w:val="center"/>
                </w:tcPr>
                <w:p w14:paraId="29DBFCD0" w14:textId="77777777" w:rsidR="006C7D16" w:rsidRPr="006145DB" w:rsidRDefault="006C7D16" w:rsidP="00D845A1">
                  <w:pPr>
                    <w:spacing w:after="0" w:line="240" w:lineRule="auto"/>
                    <w:ind w:right="130"/>
                    <w:jc w:val="both"/>
                    <w:textAlignment w:val="baseline"/>
                    <w:rPr>
                      <w:rFonts w:cs="Arial"/>
                      <w:sz w:val="16"/>
                      <w:szCs w:val="16"/>
                      <w:shd w:val="clear" w:color="auto" w:fill="FFFFFF"/>
                    </w:rPr>
                  </w:pPr>
                  <w:r w:rsidRPr="006145DB">
                    <w:rPr>
                      <w:rFonts w:cs="Arial"/>
                      <w:bCs/>
                      <w:sz w:val="16"/>
                      <w:szCs w:val="16"/>
                      <w:lang w:eastAsia="es-CO"/>
                    </w:rPr>
                    <w:t>Servicio de Prevención del Riesgo de Habitar Calle.</w:t>
                  </w:r>
                </w:p>
              </w:tc>
              <w:tc>
                <w:tcPr>
                  <w:tcW w:w="1553" w:type="dxa"/>
                  <w:tcBorders>
                    <w:top w:val="single" w:sz="6" w:space="0" w:color="auto"/>
                    <w:left w:val="single" w:sz="6" w:space="0" w:color="auto"/>
                    <w:bottom w:val="nil"/>
                    <w:right w:val="single" w:sz="6" w:space="0" w:color="auto"/>
                  </w:tcBorders>
                  <w:vAlign w:val="center"/>
                </w:tcPr>
                <w:p w14:paraId="777E82DD"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39" w:type="dxa"/>
                  <w:tcBorders>
                    <w:top w:val="single" w:sz="6" w:space="0" w:color="auto"/>
                    <w:left w:val="single" w:sz="6" w:space="0" w:color="auto"/>
                    <w:bottom w:val="nil"/>
                    <w:right w:val="single" w:sz="6" w:space="0" w:color="auto"/>
                  </w:tcBorders>
                  <w:vAlign w:val="center"/>
                </w:tcPr>
                <w:p w14:paraId="4B6F472E"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800" w:type="dxa"/>
                  <w:tcBorders>
                    <w:top w:val="single" w:sz="6" w:space="0" w:color="auto"/>
                    <w:left w:val="single" w:sz="6" w:space="0" w:color="auto"/>
                    <w:bottom w:val="nil"/>
                    <w:right w:val="single" w:sz="6" w:space="0" w:color="auto"/>
                  </w:tcBorders>
                  <w:vAlign w:val="center"/>
                </w:tcPr>
                <w:p w14:paraId="070A82F6"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21182C" w:rsidRPr="006145DB" w14:paraId="6EBBF96C" w14:textId="77777777" w:rsidTr="00D845A1">
              <w:trPr>
                <w:trHeight w:val="225"/>
              </w:trPr>
              <w:tc>
                <w:tcPr>
                  <w:tcW w:w="2817" w:type="dxa"/>
                  <w:tcBorders>
                    <w:top w:val="nil"/>
                    <w:left w:val="single" w:sz="6" w:space="0" w:color="auto"/>
                    <w:bottom w:val="single" w:sz="6" w:space="0" w:color="auto"/>
                    <w:right w:val="single" w:sz="6" w:space="0" w:color="auto"/>
                  </w:tcBorders>
                  <w:vAlign w:val="center"/>
                  <w:hideMark/>
                </w:tcPr>
                <w:p w14:paraId="1DA63F34" w14:textId="77777777" w:rsidR="006C7D16" w:rsidRPr="006145DB" w:rsidRDefault="006C7D16" w:rsidP="00D845A1">
                  <w:pPr>
                    <w:spacing w:after="0" w:line="240" w:lineRule="auto"/>
                    <w:ind w:right="130"/>
                    <w:jc w:val="both"/>
                    <w:textAlignment w:val="baseline"/>
                    <w:rPr>
                      <w:rFonts w:cs="Arial"/>
                      <w:sz w:val="18"/>
                      <w:szCs w:val="18"/>
                      <w:lang w:eastAsia="es-CO"/>
                    </w:rPr>
                  </w:pPr>
                  <w:r w:rsidRPr="006145DB">
                    <w:rPr>
                      <w:rFonts w:cs="Arial"/>
                      <w:sz w:val="16"/>
                      <w:szCs w:val="16"/>
                      <w:lang w:eastAsia="es-CO"/>
                    </w:rPr>
                    <w:t>Servicio de Alta Dependencia Física, Mental o Cognitiva para Población Habitante de Calle.</w:t>
                  </w:r>
                </w:p>
              </w:tc>
              <w:tc>
                <w:tcPr>
                  <w:tcW w:w="1553" w:type="dxa"/>
                  <w:tcBorders>
                    <w:top w:val="nil"/>
                    <w:left w:val="single" w:sz="6" w:space="0" w:color="auto"/>
                    <w:bottom w:val="single" w:sz="6" w:space="0" w:color="auto"/>
                    <w:right w:val="single" w:sz="6" w:space="0" w:color="auto"/>
                  </w:tcBorders>
                  <w:vAlign w:val="center"/>
                  <w:hideMark/>
                </w:tcPr>
                <w:p w14:paraId="0DD38184"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SIRBE</w:t>
                  </w:r>
                </w:p>
              </w:tc>
              <w:tc>
                <w:tcPr>
                  <w:tcW w:w="1039" w:type="dxa"/>
                  <w:tcBorders>
                    <w:top w:val="nil"/>
                    <w:left w:val="single" w:sz="6" w:space="0" w:color="auto"/>
                    <w:bottom w:val="single" w:sz="6" w:space="0" w:color="auto"/>
                    <w:right w:val="single" w:sz="6" w:space="0" w:color="auto"/>
                  </w:tcBorders>
                  <w:vAlign w:val="center"/>
                  <w:hideMark/>
                </w:tcPr>
                <w:p w14:paraId="061C4D58"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w:t>
                  </w:r>
                </w:p>
              </w:tc>
              <w:tc>
                <w:tcPr>
                  <w:tcW w:w="1800" w:type="dxa"/>
                  <w:tcBorders>
                    <w:top w:val="nil"/>
                    <w:left w:val="single" w:sz="6" w:space="0" w:color="auto"/>
                    <w:bottom w:val="single" w:sz="6" w:space="0" w:color="auto"/>
                    <w:right w:val="single" w:sz="6" w:space="0" w:color="auto"/>
                  </w:tcBorders>
                  <w:vAlign w:val="center"/>
                  <w:hideMark/>
                </w:tcPr>
                <w:p w14:paraId="06CFD8C7"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21182C" w:rsidRPr="006145DB" w14:paraId="097D67D0" w14:textId="77777777" w:rsidTr="00D845A1">
              <w:trPr>
                <w:trHeight w:val="225"/>
              </w:trPr>
              <w:tc>
                <w:tcPr>
                  <w:tcW w:w="2817" w:type="dxa"/>
                  <w:tcBorders>
                    <w:top w:val="single" w:sz="6" w:space="0" w:color="auto"/>
                    <w:left w:val="single" w:sz="6" w:space="0" w:color="auto"/>
                    <w:bottom w:val="single" w:sz="6" w:space="0" w:color="auto"/>
                    <w:right w:val="single" w:sz="6" w:space="0" w:color="auto"/>
                  </w:tcBorders>
                  <w:vAlign w:val="center"/>
                  <w:hideMark/>
                </w:tcPr>
                <w:p w14:paraId="3C5C87BD" w14:textId="77777777" w:rsidR="006C7D16" w:rsidRPr="006145DB" w:rsidRDefault="006C7D16" w:rsidP="00D845A1">
                  <w:pPr>
                    <w:spacing w:after="0" w:line="240" w:lineRule="auto"/>
                    <w:ind w:right="130"/>
                    <w:jc w:val="both"/>
                    <w:textAlignment w:val="baseline"/>
                    <w:rPr>
                      <w:rFonts w:cs="Arial"/>
                      <w:sz w:val="18"/>
                      <w:szCs w:val="18"/>
                      <w:lang w:eastAsia="es-CO"/>
                    </w:rPr>
                  </w:pPr>
                  <w:r w:rsidRPr="006145DB">
                    <w:rPr>
                      <w:rFonts w:cs="Arial"/>
                      <w:sz w:val="16"/>
                      <w:szCs w:val="16"/>
                      <w:lang w:eastAsia="es-CO"/>
                    </w:rPr>
                    <w:t>Centros Integrarte (Atención Interna y Externa).</w:t>
                  </w:r>
                </w:p>
              </w:tc>
              <w:tc>
                <w:tcPr>
                  <w:tcW w:w="1553" w:type="dxa"/>
                  <w:tcBorders>
                    <w:top w:val="single" w:sz="6" w:space="0" w:color="auto"/>
                    <w:left w:val="single" w:sz="6" w:space="0" w:color="auto"/>
                    <w:bottom w:val="single" w:sz="6" w:space="0" w:color="auto"/>
                    <w:right w:val="single" w:sz="6" w:space="0" w:color="auto"/>
                  </w:tcBorders>
                  <w:vAlign w:val="center"/>
                  <w:hideMark/>
                </w:tcPr>
                <w:p w14:paraId="44D03FE4"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hideMark/>
                </w:tcPr>
                <w:p w14:paraId="042FECB1"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D97F421"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Secretaría Distrital de Integración Social.</w:t>
                  </w:r>
                </w:p>
              </w:tc>
            </w:tr>
            <w:tr w:rsidR="0021182C" w:rsidRPr="006145DB" w14:paraId="57F63548" w14:textId="77777777" w:rsidTr="00D845A1">
              <w:trPr>
                <w:trHeight w:val="225"/>
              </w:trPr>
              <w:tc>
                <w:tcPr>
                  <w:tcW w:w="2817" w:type="dxa"/>
                  <w:tcBorders>
                    <w:top w:val="single" w:sz="6" w:space="0" w:color="auto"/>
                    <w:left w:val="single" w:sz="6" w:space="0" w:color="auto"/>
                    <w:bottom w:val="single" w:sz="6" w:space="0" w:color="auto"/>
                    <w:right w:val="single" w:sz="6" w:space="0" w:color="auto"/>
                  </w:tcBorders>
                  <w:vAlign w:val="center"/>
                </w:tcPr>
                <w:p w14:paraId="2B045787" w14:textId="77777777" w:rsidR="006C7D16" w:rsidRPr="006145DB" w:rsidRDefault="006C7D16" w:rsidP="00D845A1">
                  <w:pPr>
                    <w:spacing w:after="0" w:line="240" w:lineRule="auto"/>
                    <w:ind w:right="130"/>
                    <w:jc w:val="both"/>
                    <w:textAlignment w:val="baseline"/>
                    <w:rPr>
                      <w:rFonts w:cs="Arial"/>
                      <w:sz w:val="16"/>
                      <w:szCs w:val="16"/>
                      <w:lang w:eastAsia="es-CO"/>
                    </w:rPr>
                  </w:pPr>
                  <w:r w:rsidRPr="006145DB">
                    <w:rPr>
                      <w:rFonts w:cs="Arial"/>
                      <w:sz w:val="16"/>
                      <w:szCs w:val="16"/>
                      <w:lang w:eastAsia="es-CO"/>
                    </w:rPr>
                    <w:t>Servicio Cuidado Transitorio Día – Noche</w:t>
                  </w:r>
                </w:p>
              </w:tc>
              <w:tc>
                <w:tcPr>
                  <w:tcW w:w="1553" w:type="dxa"/>
                  <w:tcBorders>
                    <w:top w:val="single" w:sz="6" w:space="0" w:color="auto"/>
                    <w:left w:val="single" w:sz="6" w:space="0" w:color="auto"/>
                    <w:bottom w:val="single" w:sz="6" w:space="0" w:color="auto"/>
                    <w:right w:val="single" w:sz="6" w:space="0" w:color="auto"/>
                  </w:tcBorders>
                  <w:vAlign w:val="center"/>
                </w:tcPr>
                <w:p w14:paraId="609E9C06"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tcPr>
                <w:p w14:paraId="3FD4850C"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tcPr>
                <w:p w14:paraId="5700E24B"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21182C" w:rsidRPr="006145DB" w14:paraId="61A63121" w14:textId="77777777" w:rsidTr="00D845A1">
              <w:trPr>
                <w:trHeight w:val="225"/>
              </w:trPr>
              <w:tc>
                <w:tcPr>
                  <w:tcW w:w="2817" w:type="dxa"/>
                  <w:tcBorders>
                    <w:top w:val="single" w:sz="6" w:space="0" w:color="auto"/>
                    <w:left w:val="single" w:sz="6" w:space="0" w:color="auto"/>
                    <w:bottom w:val="single" w:sz="6" w:space="0" w:color="auto"/>
                    <w:right w:val="single" w:sz="6" w:space="0" w:color="auto"/>
                  </w:tcBorders>
                  <w:vAlign w:val="center"/>
                </w:tcPr>
                <w:p w14:paraId="1B66E36D" w14:textId="77777777" w:rsidR="006C7D16" w:rsidRPr="006145DB" w:rsidRDefault="006C7D16" w:rsidP="00D845A1">
                  <w:pPr>
                    <w:spacing w:after="0" w:line="240" w:lineRule="auto"/>
                    <w:ind w:right="130"/>
                    <w:jc w:val="both"/>
                    <w:textAlignment w:val="baseline"/>
                    <w:rPr>
                      <w:rFonts w:cs="Arial"/>
                      <w:sz w:val="16"/>
                      <w:szCs w:val="16"/>
                      <w:lang w:eastAsia="es-CO"/>
                    </w:rPr>
                  </w:pPr>
                  <w:r w:rsidRPr="006145DB">
                    <w:rPr>
                      <w:rFonts w:cs="Arial"/>
                      <w:sz w:val="16"/>
                      <w:szCs w:val="16"/>
                      <w:lang w:eastAsia="es-CO"/>
                    </w:rPr>
                    <w:t>Servicio Comunidad de Cuidado.</w:t>
                  </w:r>
                </w:p>
              </w:tc>
              <w:tc>
                <w:tcPr>
                  <w:tcW w:w="1553" w:type="dxa"/>
                  <w:tcBorders>
                    <w:top w:val="single" w:sz="6" w:space="0" w:color="auto"/>
                    <w:left w:val="single" w:sz="6" w:space="0" w:color="auto"/>
                    <w:bottom w:val="single" w:sz="6" w:space="0" w:color="auto"/>
                    <w:right w:val="single" w:sz="6" w:space="0" w:color="auto"/>
                  </w:tcBorders>
                  <w:vAlign w:val="center"/>
                </w:tcPr>
                <w:p w14:paraId="552F7F06"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tcPr>
                <w:p w14:paraId="1A28EC63"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tcPr>
                <w:p w14:paraId="2F015853" w14:textId="77777777" w:rsidR="006C7D16" w:rsidRPr="006145DB" w:rsidRDefault="006C7D16"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21182C" w:rsidRPr="006145DB" w14:paraId="4E66F75F" w14:textId="77777777" w:rsidTr="00D845A1">
              <w:trPr>
                <w:trHeight w:val="225"/>
              </w:trPr>
              <w:tc>
                <w:tcPr>
                  <w:tcW w:w="2817" w:type="dxa"/>
                  <w:tcBorders>
                    <w:top w:val="single" w:sz="6" w:space="0" w:color="auto"/>
                    <w:left w:val="single" w:sz="6" w:space="0" w:color="auto"/>
                    <w:bottom w:val="single" w:sz="6" w:space="0" w:color="auto"/>
                    <w:right w:val="single" w:sz="6" w:space="0" w:color="auto"/>
                  </w:tcBorders>
                  <w:vAlign w:val="center"/>
                  <w:hideMark/>
                </w:tcPr>
                <w:p w14:paraId="3FB7BC0B" w14:textId="77777777" w:rsidR="006C7D16" w:rsidRPr="006145DB" w:rsidRDefault="006C7D16" w:rsidP="00D845A1">
                  <w:pPr>
                    <w:spacing w:after="0" w:line="240" w:lineRule="auto"/>
                    <w:ind w:right="130"/>
                    <w:jc w:val="both"/>
                    <w:textAlignment w:val="baseline"/>
                    <w:rPr>
                      <w:rFonts w:cs="Arial"/>
                      <w:sz w:val="18"/>
                      <w:szCs w:val="18"/>
                      <w:lang w:eastAsia="es-CO"/>
                    </w:rPr>
                  </w:pPr>
                  <w:r w:rsidRPr="006145DB">
                    <w:rPr>
                      <w:rFonts w:cs="Arial"/>
                      <w:sz w:val="16"/>
                      <w:szCs w:val="16"/>
                      <w:lang w:eastAsia="es-CO"/>
                    </w:rPr>
                    <w:t>Persona con pena privativa de la libertad y no privativa.</w:t>
                  </w:r>
                </w:p>
              </w:tc>
              <w:tc>
                <w:tcPr>
                  <w:tcW w:w="1553" w:type="dxa"/>
                  <w:tcBorders>
                    <w:top w:val="single" w:sz="6" w:space="0" w:color="auto"/>
                    <w:left w:val="single" w:sz="6" w:space="0" w:color="auto"/>
                    <w:bottom w:val="single" w:sz="6" w:space="0" w:color="auto"/>
                    <w:right w:val="single" w:sz="6" w:space="0" w:color="auto"/>
                  </w:tcBorders>
                  <w:vAlign w:val="center"/>
                  <w:hideMark/>
                </w:tcPr>
                <w:p w14:paraId="06B5D1E8"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Rama Judicial - Juzgados de Ejecución de Penas Y Medidas De Seguridad (JEMPS). </w:t>
                  </w:r>
                </w:p>
              </w:tc>
              <w:tc>
                <w:tcPr>
                  <w:tcW w:w="1039" w:type="dxa"/>
                  <w:tcBorders>
                    <w:top w:val="single" w:sz="6" w:space="0" w:color="auto"/>
                    <w:left w:val="single" w:sz="6" w:space="0" w:color="auto"/>
                    <w:bottom w:val="single" w:sz="6" w:space="0" w:color="auto"/>
                    <w:right w:val="single" w:sz="6" w:space="0" w:color="auto"/>
                  </w:tcBorders>
                  <w:vAlign w:val="center"/>
                  <w:hideMark/>
                </w:tcPr>
                <w:p w14:paraId="7900170A" w14:textId="30B37068" w:rsidR="006C7D16" w:rsidRPr="006145DB" w:rsidRDefault="006C7D16" w:rsidP="005B435E">
                  <w:pPr>
                    <w:tabs>
                      <w:tab w:val="left" w:pos="709"/>
                    </w:tabs>
                    <w:spacing w:after="0" w:line="240" w:lineRule="auto"/>
                    <w:contextualSpacing/>
                    <w:jc w:val="center"/>
                    <w:textAlignment w:val="baseline"/>
                    <w:rPr>
                      <w:rFonts w:eastAsia="Arial" w:cs="Arial"/>
                      <w:sz w:val="16"/>
                      <w:szCs w:val="16"/>
                    </w:rPr>
                  </w:pPr>
                  <w:r w:rsidRPr="006145DB">
                    <w:rPr>
                      <w:rFonts w:eastAsia="Arial" w:cs="Arial"/>
                      <w:sz w:val="16"/>
                      <w:szCs w:val="16"/>
                    </w:rPr>
                    <w:t>Consulta individual a demanda</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380C735" w14:textId="77777777" w:rsidR="006C7D16" w:rsidRPr="006145DB" w:rsidRDefault="006C7D16" w:rsidP="005B435E">
                  <w:pPr>
                    <w:spacing w:after="0" w:line="240" w:lineRule="auto"/>
                    <w:jc w:val="center"/>
                    <w:textAlignment w:val="baseline"/>
                    <w:rPr>
                      <w:rFonts w:cs="Arial"/>
                      <w:sz w:val="18"/>
                      <w:szCs w:val="18"/>
                      <w:lang w:eastAsia="es-CO"/>
                    </w:rPr>
                  </w:pPr>
                  <w:r w:rsidRPr="006145DB">
                    <w:rPr>
                      <w:rFonts w:cs="Arial"/>
                      <w:sz w:val="16"/>
                      <w:szCs w:val="16"/>
                      <w:lang w:eastAsia="es-CO"/>
                    </w:rPr>
                    <w:t>Ministerio de Justicia y del derecho – Consejo Superior de la Judicatura. </w:t>
                  </w:r>
                </w:p>
              </w:tc>
            </w:tr>
            <w:tr w:rsidR="0024633D" w:rsidRPr="006145DB" w14:paraId="1616B4DE" w14:textId="77777777" w:rsidTr="00D845A1">
              <w:trPr>
                <w:trHeight w:val="65"/>
              </w:trPr>
              <w:tc>
                <w:tcPr>
                  <w:tcW w:w="2817" w:type="dxa"/>
                  <w:tcBorders>
                    <w:top w:val="single" w:sz="6" w:space="0" w:color="auto"/>
                    <w:left w:val="nil"/>
                    <w:bottom w:val="nil"/>
                    <w:right w:val="nil"/>
                  </w:tcBorders>
                  <w:vAlign w:val="center"/>
                </w:tcPr>
                <w:p w14:paraId="50FBD72B" w14:textId="77777777" w:rsidR="0024633D" w:rsidRPr="006145DB" w:rsidRDefault="0024633D" w:rsidP="005B435E">
                  <w:pPr>
                    <w:spacing w:after="0" w:line="240" w:lineRule="auto"/>
                    <w:jc w:val="both"/>
                    <w:textAlignment w:val="baseline"/>
                    <w:rPr>
                      <w:rFonts w:cs="Arial"/>
                      <w:sz w:val="16"/>
                      <w:szCs w:val="16"/>
                      <w:lang w:eastAsia="es-CO"/>
                    </w:rPr>
                  </w:pPr>
                </w:p>
              </w:tc>
              <w:tc>
                <w:tcPr>
                  <w:tcW w:w="1553" w:type="dxa"/>
                  <w:tcBorders>
                    <w:top w:val="single" w:sz="6" w:space="0" w:color="auto"/>
                    <w:left w:val="nil"/>
                    <w:bottom w:val="nil"/>
                    <w:right w:val="nil"/>
                  </w:tcBorders>
                  <w:vAlign w:val="center"/>
                </w:tcPr>
                <w:p w14:paraId="687A7598" w14:textId="77777777" w:rsidR="0024633D" w:rsidRPr="006145DB" w:rsidRDefault="0024633D" w:rsidP="005B435E">
                  <w:pPr>
                    <w:spacing w:after="0" w:line="240" w:lineRule="auto"/>
                    <w:jc w:val="center"/>
                    <w:textAlignment w:val="baseline"/>
                    <w:rPr>
                      <w:rFonts w:cs="Arial"/>
                      <w:sz w:val="16"/>
                      <w:szCs w:val="16"/>
                      <w:lang w:eastAsia="es-CO"/>
                    </w:rPr>
                  </w:pPr>
                </w:p>
              </w:tc>
              <w:tc>
                <w:tcPr>
                  <w:tcW w:w="1039" w:type="dxa"/>
                  <w:tcBorders>
                    <w:top w:val="single" w:sz="6" w:space="0" w:color="auto"/>
                    <w:left w:val="nil"/>
                    <w:bottom w:val="nil"/>
                    <w:right w:val="nil"/>
                  </w:tcBorders>
                  <w:vAlign w:val="center"/>
                </w:tcPr>
                <w:p w14:paraId="3CFE346A" w14:textId="77777777" w:rsidR="0024633D" w:rsidRPr="006145DB" w:rsidRDefault="0024633D" w:rsidP="005B435E">
                  <w:pPr>
                    <w:tabs>
                      <w:tab w:val="left" w:pos="709"/>
                    </w:tabs>
                    <w:spacing w:after="0" w:line="240" w:lineRule="auto"/>
                    <w:contextualSpacing/>
                    <w:jc w:val="center"/>
                    <w:textAlignment w:val="baseline"/>
                    <w:rPr>
                      <w:rFonts w:eastAsia="Arial" w:cs="Arial"/>
                      <w:sz w:val="16"/>
                      <w:szCs w:val="16"/>
                    </w:rPr>
                  </w:pPr>
                </w:p>
              </w:tc>
              <w:tc>
                <w:tcPr>
                  <w:tcW w:w="1800" w:type="dxa"/>
                  <w:tcBorders>
                    <w:top w:val="single" w:sz="6" w:space="0" w:color="auto"/>
                    <w:left w:val="nil"/>
                    <w:bottom w:val="nil"/>
                    <w:right w:val="nil"/>
                  </w:tcBorders>
                  <w:vAlign w:val="center"/>
                </w:tcPr>
                <w:p w14:paraId="7F2DAB6F" w14:textId="77777777" w:rsidR="0024633D" w:rsidRPr="006145DB" w:rsidRDefault="0024633D" w:rsidP="005B435E">
                  <w:pPr>
                    <w:spacing w:after="0" w:line="240" w:lineRule="auto"/>
                    <w:jc w:val="center"/>
                    <w:textAlignment w:val="baseline"/>
                    <w:rPr>
                      <w:rFonts w:cs="Arial"/>
                      <w:sz w:val="16"/>
                      <w:szCs w:val="16"/>
                      <w:lang w:eastAsia="es-CO"/>
                    </w:rPr>
                  </w:pPr>
                </w:p>
              </w:tc>
            </w:tr>
          </w:tbl>
          <w:p w14:paraId="5F2CDD6A" w14:textId="77777777" w:rsidR="006C7D16" w:rsidRPr="006145DB" w:rsidRDefault="006C7D16" w:rsidP="005B435E">
            <w:pPr>
              <w:tabs>
                <w:tab w:val="left" w:pos="709"/>
              </w:tabs>
              <w:spacing w:after="0" w:line="240" w:lineRule="auto"/>
              <w:contextualSpacing/>
              <w:jc w:val="center"/>
              <w:rPr>
                <w:rFonts w:eastAsia="Calibri" w:cs="Arial"/>
                <w:bCs/>
                <w:sz w:val="20"/>
                <w:szCs w:val="20"/>
                <w:lang w:eastAsia="es-CO"/>
              </w:rPr>
            </w:pPr>
          </w:p>
        </w:tc>
      </w:tr>
      <w:tr w:rsidR="0021182C" w:rsidRPr="006145DB" w14:paraId="2C9D7E48" w14:textId="77777777" w:rsidTr="007E2B6C">
        <w:trPr>
          <w:trHeight w:val="600"/>
          <w:jc w:val="center"/>
        </w:trPr>
        <w:tc>
          <w:tcPr>
            <w:tcW w:w="2038" w:type="dxa"/>
            <w:vAlign w:val="center"/>
          </w:tcPr>
          <w:p w14:paraId="7502F6EF"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455" w:type="dxa"/>
            <w:vAlign w:val="center"/>
          </w:tcPr>
          <w:p w14:paraId="0DC81302" w14:textId="77777777" w:rsidR="006C7D16" w:rsidRPr="006145DB" w:rsidRDefault="006C7D16" w:rsidP="005B435E">
            <w:pPr>
              <w:spacing w:after="0" w:line="240" w:lineRule="auto"/>
              <w:ind w:left="-17"/>
              <w:contextualSpacing/>
              <w:jc w:val="both"/>
              <w:rPr>
                <w:rFonts w:eastAsia="Arial" w:cs="Arial"/>
                <w:sz w:val="20"/>
                <w:szCs w:val="20"/>
              </w:rPr>
            </w:pPr>
            <w:r w:rsidRPr="006145DB">
              <w:rPr>
                <w:rFonts w:eastAsia="Arial" w:cs="Arial"/>
                <w:sz w:val="20"/>
                <w:szCs w:val="20"/>
              </w:rPr>
              <w:t>El servicio de comunidad de vida es de alta permanencia entendido como aquel que promueve procesos de desarrollo personal en ámbitos institucionalizados y está dirigida a perfiles específicos de la población habitante de calle que desea deshabituarse de la vida en calle, cuyo tiempo se estima entre 9 y 12 meses.</w:t>
            </w:r>
          </w:p>
          <w:p w14:paraId="4F8DE1A8" w14:textId="77777777" w:rsidR="006C7D16" w:rsidRPr="006145DB" w:rsidRDefault="006C7D16" w:rsidP="005B435E">
            <w:pPr>
              <w:spacing w:after="0" w:line="240" w:lineRule="auto"/>
              <w:ind w:left="-17"/>
              <w:contextualSpacing/>
              <w:jc w:val="both"/>
              <w:rPr>
                <w:rFonts w:eastAsia="Arial" w:cs="Arial"/>
                <w:sz w:val="20"/>
                <w:szCs w:val="20"/>
              </w:rPr>
            </w:pPr>
          </w:p>
          <w:p w14:paraId="1116D123" w14:textId="77777777" w:rsidR="006C7D16" w:rsidRPr="006145DB" w:rsidRDefault="006C7D16" w:rsidP="005B435E">
            <w:pPr>
              <w:spacing w:after="0" w:line="240" w:lineRule="auto"/>
              <w:ind w:left="-17"/>
              <w:contextualSpacing/>
              <w:jc w:val="both"/>
              <w:rPr>
                <w:rFonts w:eastAsia="Arial" w:cs="Arial"/>
                <w:sz w:val="20"/>
                <w:szCs w:val="20"/>
              </w:rPr>
            </w:pPr>
            <w:r w:rsidRPr="006145DB">
              <w:rPr>
                <w:rFonts w:eastAsia="Arial" w:cs="Arial"/>
                <w:sz w:val="20"/>
                <w:szCs w:val="20"/>
              </w:rPr>
              <w:t>Se ejecuta de domingo a domingo en jornada continua, a través de las siguientes líneas de atención:</w:t>
            </w:r>
          </w:p>
          <w:p w14:paraId="3361DCCB" w14:textId="77777777" w:rsidR="006C7D16" w:rsidRPr="006145DB" w:rsidRDefault="006C7D16">
            <w:pPr>
              <w:pStyle w:val="Prrafodelista"/>
              <w:numPr>
                <w:ilvl w:val="0"/>
                <w:numId w:val="22"/>
              </w:numPr>
              <w:spacing w:after="0" w:line="240" w:lineRule="auto"/>
              <w:ind w:left="360"/>
              <w:jc w:val="both"/>
              <w:rPr>
                <w:rFonts w:eastAsia="Arial" w:cs="Arial"/>
                <w:sz w:val="20"/>
                <w:szCs w:val="20"/>
              </w:rPr>
            </w:pPr>
            <w:r w:rsidRPr="006145DB">
              <w:rPr>
                <w:rFonts w:eastAsia="Arial" w:cs="Arial"/>
                <w:sz w:val="20"/>
                <w:szCs w:val="20"/>
              </w:rPr>
              <w:t>Desarrollo personal para la inclusión social, mediante acciones grupales con temáticas orientadas a la identificación de estrategias de afrontamiento, regulación emocional, elaboración de duelos, sexualidad y dependencias, así como intervenciones individuales, que permiten realizar el proceso de construcción del proyecto de vida, fortaleciendo la identidad, la autonomía e independencia aportando a la inclusión social.</w:t>
            </w:r>
          </w:p>
          <w:p w14:paraId="254DD912" w14:textId="1F6EAC47" w:rsidR="006C7D16" w:rsidRPr="006145DB" w:rsidRDefault="006C7D16">
            <w:pPr>
              <w:pStyle w:val="Prrafodelista"/>
              <w:numPr>
                <w:ilvl w:val="0"/>
                <w:numId w:val="22"/>
              </w:numPr>
              <w:spacing w:after="0" w:line="240" w:lineRule="auto"/>
              <w:ind w:left="360"/>
              <w:jc w:val="both"/>
              <w:rPr>
                <w:rFonts w:eastAsia="Arial" w:cs="Arial"/>
                <w:sz w:val="20"/>
                <w:szCs w:val="20"/>
              </w:rPr>
            </w:pPr>
            <w:r w:rsidRPr="006145DB">
              <w:rPr>
                <w:rFonts w:eastAsia="Arial" w:cs="Arial"/>
                <w:sz w:val="20"/>
                <w:szCs w:val="20"/>
              </w:rPr>
              <w:t>Promoción de la inclusión socio ocupacional desde el agenciamiento de capacidades, esta línea orienta la implementación de estrategias, acciones e intervenciones para el desarrollo de habilidades, la formación académica y productiva, el fortalecimiento de capacidades laborales, lúdicas, deportivas, recreativas y culturales, la programación de talleres pre-vocacionales y productivos en torno al proceso de inclusión ocupacional.</w:t>
            </w:r>
          </w:p>
          <w:p w14:paraId="73D3D417" w14:textId="77777777" w:rsidR="00CA0C24" w:rsidRPr="006145DB" w:rsidRDefault="00CA0C24" w:rsidP="005B435E">
            <w:pPr>
              <w:spacing w:after="0" w:line="240" w:lineRule="auto"/>
              <w:jc w:val="both"/>
              <w:rPr>
                <w:rFonts w:eastAsia="Arial" w:cs="Arial"/>
                <w:sz w:val="20"/>
                <w:szCs w:val="20"/>
              </w:rPr>
            </w:pPr>
          </w:p>
          <w:p w14:paraId="368D50E5" w14:textId="77777777" w:rsidR="006C7D16" w:rsidRPr="006145DB" w:rsidRDefault="006C7D16">
            <w:pPr>
              <w:pStyle w:val="Prrafodelista"/>
              <w:numPr>
                <w:ilvl w:val="0"/>
                <w:numId w:val="22"/>
              </w:numPr>
              <w:spacing w:after="0" w:line="240" w:lineRule="auto"/>
              <w:ind w:left="360"/>
              <w:jc w:val="both"/>
              <w:rPr>
                <w:rFonts w:eastAsia="Arial" w:cs="Arial"/>
                <w:sz w:val="20"/>
                <w:szCs w:val="20"/>
              </w:rPr>
            </w:pPr>
            <w:r w:rsidRPr="006145DB">
              <w:rPr>
                <w:rFonts w:eastAsia="Arial" w:cs="Arial"/>
                <w:sz w:val="20"/>
                <w:szCs w:val="20"/>
              </w:rPr>
              <w:t>Fortalecimiento de las redes de apoyo, la gestión y el aprovechamiento de las oportunidades, con acciones dirigidas a la identificación de las redes de apoyo potenciales en cada proceso individual; construcción, fortalecimiento y mantenimiento de relaciones sociales que consoliden las redes identificadas y el desarrollo de estrategias formativas para el aprovechamiento de las oportunidades y agenciamiento personal.</w:t>
            </w:r>
          </w:p>
          <w:p w14:paraId="6665345C" w14:textId="77777777" w:rsidR="006C7D16" w:rsidRPr="006145DB" w:rsidRDefault="006C7D16" w:rsidP="005B435E">
            <w:pPr>
              <w:spacing w:after="0" w:line="240" w:lineRule="auto"/>
              <w:ind w:left="360"/>
              <w:contextualSpacing/>
              <w:jc w:val="both"/>
              <w:rPr>
                <w:rFonts w:eastAsia="Arial" w:cs="Arial"/>
                <w:sz w:val="20"/>
                <w:szCs w:val="20"/>
              </w:rPr>
            </w:pPr>
          </w:p>
          <w:p w14:paraId="53969F16" w14:textId="77777777" w:rsidR="006C7D16" w:rsidRPr="006145DB" w:rsidRDefault="006C7D16">
            <w:pPr>
              <w:pStyle w:val="Prrafodelista"/>
              <w:numPr>
                <w:ilvl w:val="0"/>
                <w:numId w:val="22"/>
              </w:numPr>
              <w:spacing w:after="0" w:line="240" w:lineRule="auto"/>
              <w:ind w:left="360"/>
              <w:jc w:val="both"/>
              <w:rPr>
                <w:rFonts w:eastAsia="Arial" w:cs="Arial"/>
                <w:sz w:val="20"/>
                <w:szCs w:val="20"/>
              </w:rPr>
            </w:pPr>
            <w:r w:rsidRPr="006145DB">
              <w:rPr>
                <w:rFonts w:eastAsia="Arial" w:cs="Arial"/>
                <w:sz w:val="20"/>
                <w:szCs w:val="20"/>
              </w:rPr>
              <w:t>Dinamización de la atención integral basada en Comunidad de Vida, en espacios de escucha activa, diálogo y crecimiento personal a partir del trabajo colectivo que se pueda promover con todos los miembros del centro de atención mediante actividades como: estudio de caso para comprender situaciones particulares, ceremonia de ascensos, encuentros comunitarios y grupos de interés con temáticas académicas, formativas, culturales, ocupacional, de apoyo a las labores en la  comunidad y mejoramiento de la convivencia.</w:t>
            </w:r>
          </w:p>
          <w:p w14:paraId="5461FDE3" w14:textId="77777777" w:rsidR="006C7D16" w:rsidRPr="006145DB" w:rsidRDefault="006C7D16" w:rsidP="005B435E">
            <w:pPr>
              <w:spacing w:after="0" w:line="240" w:lineRule="auto"/>
              <w:contextualSpacing/>
              <w:jc w:val="both"/>
              <w:rPr>
                <w:rFonts w:eastAsia="Arial" w:cs="Arial"/>
                <w:sz w:val="20"/>
                <w:szCs w:val="20"/>
              </w:rPr>
            </w:pPr>
          </w:p>
          <w:p w14:paraId="4E55C0B6" w14:textId="77777777" w:rsidR="006C7D16" w:rsidRPr="006145DB" w:rsidRDefault="006C7D16" w:rsidP="005B435E">
            <w:pPr>
              <w:spacing w:after="0" w:line="240" w:lineRule="auto"/>
              <w:ind w:left="-17"/>
              <w:contextualSpacing/>
              <w:jc w:val="both"/>
              <w:rPr>
                <w:rFonts w:eastAsia="Arial" w:cs="Arial"/>
                <w:sz w:val="20"/>
                <w:szCs w:val="20"/>
              </w:rPr>
            </w:pPr>
            <w:r w:rsidRPr="006145DB">
              <w:rPr>
                <w:rFonts w:eastAsia="Arial" w:cs="Arial"/>
                <w:sz w:val="20"/>
                <w:szCs w:val="20"/>
              </w:rPr>
              <w:t>Beneficios tangibles que se otorgarán a través del servicio: entrega de elementos de aseo personal, insumos para la dignidad menstrual, apoyo alimentario, alojamiento, acceso a instalaciones con baño, acompañamiento psicosocial. Según las necesidades de la población atendida se entregará vestuario.</w:t>
            </w:r>
          </w:p>
          <w:p w14:paraId="4ACED863" w14:textId="77777777" w:rsidR="006C7D16" w:rsidRPr="006145DB" w:rsidRDefault="006C7D16" w:rsidP="005B435E">
            <w:pPr>
              <w:spacing w:after="0" w:line="240" w:lineRule="auto"/>
              <w:ind w:left="-17"/>
              <w:contextualSpacing/>
              <w:jc w:val="both"/>
              <w:rPr>
                <w:rFonts w:eastAsia="Arial" w:cs="Arial"/>
                <w:sz w:val="20"/>
                <w:szCs w:val="20"/>
              </w:rPr>
            </w:pPr>
          </w:p>
          <w:p w14:paraId="7C5038BC" w14:textId="77777777" w:rsidR="006C7D16" w:rsidRPr="006145DB" w:rsidRDefault="006C7D16" w:rsidP="005B435E">
            <w:pPr>
              <w:spacing w:after="0" w:line="240" w:lineRule="auto"/>
              <w:ind w:left="-17"/>
              <w:contextualSpacing/>
              <w:jc w:val="both"/>
              <w:rPr>
                <w:rFonts w:eastAsia="Arial" w:cs="Arial"/>
                <w:sz w:val="20"/>
                <w:szCs w:val="20"/>
              </w:rPr>
            </w:pPr>
            <w:r w:rsidRPr="006145DB">
              <w:rPr>
                <w:rFonts w:eastAsia="Arial" w:cs="Arial"/>
                <w:sz w:val="20"/>
                <w:szCs w:val="20"/>
              </w:rPr>
              <w:t>En caso de interrupción parcial o total en la prestación del servicio social comunidad de vida para población habitante de calle se implementará el plan operativo de continuidad correspondiente.</w:t>
            </w:r>
          </w:p>
        </w:tc>
      </w:tr>
      <w:tr w:rsidR="0021182C" w:rsidRPr="006145DB" w14:paraId="0F4E5786" w14:textId="77777777" w:rsidTr="009F0BEA">
        <w:trPr>
          <w:trHeight w:val="983"/>
          <w:jc w:val="center"/>
        </w:trPr>
        <w:tc>
          <w:tcPr>
            <w:tcW w:w="2038" w:type="dxa"/>
            <w:vAlign w:val="center"/>
          </w:tcPr>
          <w:p w14:paraId="31025EE8" w14:textId="77777777" w:rsidR="006C7D16" w:rsidRPr="006145DB" w:rsidRDefault="006C7D16" w:rsidP="005B435E">
            <w:pPr>
              <w:spacing w:after="0" w:line="240" w:lineRule="auto"/>
              <w:contextualSpacing/>
              <w:rPr>
                <w:rFonts w:cs="Arial"/>
                <w:bCs/>
                <w:sz w:val="20"/>
                <w:szCs w:val="20"/>
                <w:lang w:eastAsia="es-CO"/>
              </w:rPr>
            </w:pPr>
            <w:r w:rsidRPr="006145DB">
              <w:rPr>
                <w:rFonts w:cs="Arial"/>
                <w:bCs/>
                <w:sz w:val="20"/>
                <w:szCs w:val="20"/>
                <w:lang w:eastAsia="es-CO"/>
              </w:rPr>
              <w:t>Estándares transversales de calidad</w:t>
            </w:r>
          </w:p>
        </w:tc>
        <w:tc>
          <w:tcPr>
            <w:tcW w:w="7455" w:type="dxa"/>
            <w:vAlign w:val="center"/>
          </w:tcPr>
          <w:p w14:paraId="42FFC073" w14:textId="77777777" w:rsidR="006C7D16" w:rsidRPr="006145DB" w:rsidRDefault="006C7D16" w:rsidP="005B435E">
            <w:pPr>
              <w:spacing w:after="0" w:line="240" w:lineRule="auto"/>
              <w:jc w:val="both"/>
              <w:textAlignment w:val="baseline"/>
              <w:rPr>
                <w:rFonts w:cs="Arial"/>
                <w:sz w:val="20"/>
                <w:szCs w:val="20"/>
                <w:lang w:eastAsia="es-CO"/>
              </w:rPr>
            </w:pPr>
            <w:r w:rsidRPr="006145DB">
              <w:rPr>
                <w:rFonts w:cs="Arial"/>
                <w:sz w:val="20"/>
                <w:szCs w:val="20"/>
                <w:lang w:eastAsia="es-CO"/>
              </w:rPr>
              <w:t>Para el servicio social aplican las siguientes categorías de calidad:</w:t>
            </w:r>
          </w:p>
          <w:p w14:paraId="3B84F8E2" w14:textId="77777777" w:rsidR="00777384" w:rsidRPr="006145DB" w:rsidRDefault="00777384" w:rsidP="00777384">
            <w:pPr>
              <w:pStyle w:val="Ttulo1"/>
              <w:rPr>
                <w:sz w:val="20"/>
                <w:lang w:eastAsia="es-CO"/>
              </w:rPr>
            </w:pPr>
          </w:p>
          <w:p w14:paraId="6886D145" w14:textId="77777777" w:rsidR="006C7D16" w:rsidRPr="006145DB" w:rsidRDefault="006C7D16">
            <w:pPr>
              <w:numPr>
                <w:ilvl w:val="0"/>
                <w:numId w:val="17"/>
              </w:numPr>
              <w:tabs>
                <w:tab w:val="clear" w:pos="720"/>
                <w:tab w:val="num" w:pos="408"/>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Talento Humano.</w:t>
            </w:r>
          </w:p>
          <w:p w14:paraId="17172793" w14:textId="77777777" w:rsidR="006C7D16" w:rsidRPr="006145DB" w:rsidRDefault="006C7D16">
            <w:pPr>
              <w:numPr>
                <w:ilvl w:val="0"/>
                <w:numId w:val="21"/>
              </w:numPr>
              <w:tabs>
                <w:tab w:val="clear" w:pos="720"/>
                <w:tab w:val="num" w:pos="408"/>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Atención Social.</w:t>
            </w:r>
          </w:p>
          <w:p w14:paraId="6E55EE44" w14:textId="77777777" w:rsidR="006C7D16" w:rsidRPr="006145DB" w:rsidRDefault="006C7D16">
            <w:pPr>
              <w:numPr>
                <w:ilvl w:val="0"/>
                <w:numId w:val="18"/>
              </w:numPr>
              <w:tabs>
                <w:tab w:val="clear" w:pos="720"/>
                <w:tab w:val="num" w:pos="408"/>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Nutrición y Salubridad.</w:t>
            </w:r>
          </w:p>
          <w:p w14:paraId="71A2ABEC" w14:textId="77777777" w:rsidR="006C7D16" w:rsidRPr="006145DB" w:rsidRDefault="006C7D16">
            <w:pPr>
              <w:numPr>
                <w:ilvl w:val="0"/>
                <w:numId w:val="19"/>
              </w:numPr>
              <w:tabs>
                <w:tab w:val="clear" w:pos="720"/>
                <w:tab w:val="num" w:pos="408"/>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Ambientes Adecuados y Seguros.</w:t>
            </w:r>
          </w:p>
          <w:p w14:paraId="08AA7B71" w14:textId="77777777" w:rsidR="006C7D16" w:rsidRPr="006145DB" w:rsidRDefault="006C7D16">
            <w:pPr>
              <w:numPr>
                <w:ilvl w:val="0"/>
                <w:numId w:val="19"/>
              </w:numPr>
              <w:tabs>
                <w:tab w:val="clear" w:pos="720"/>
                <w:tab w:val="num" w:pos="408"/>
              </w:tabs>
              <w:spacing w:after="0" w:line="240" w:lineRule="auto"/>
              <w:ind w:left="0" w:firstLine="0"/>
              <w:jc w:val="both"/>
              <w:textAlignment w:val="baseline"/>
              <w:rPr>
                <w:rFonts w:cs="Arial"/>
                <w:sz w:val="20"/>
                <w:szCs w:val="20"/>
                <w:lang w:eastAsia="es-CO"/>
              </w:rPr>
            </w:pPr>
            <w:r w:rsidRPr="006145DB">
              <w:rPr>
                <w:rFonts w:cs="Arial"/>
                <w:sz w:val="20"/>
                <w:szCs w:val="20"/>
                <w:lang w:eastAsia="es-CO"/>
              </w:rPr>
              <w:t>Gestión Administrativa.</w:t>
            </w:r>
          </w:p>
        </w:tc>
      </w:tr>
    </w:tbl>
    <w:p w14:paraId="12FD8F1B" w14:textId="77777777" w:rsidR="006C7D16" w:rsidRPr="006145DB" w:rsidRDefault="006C7D16" w:rsidP="005B435E">
      <w:pPr>
        <w:pStyle w:val="commentcontentpara"/>
        <w:spacing w:before="0" w:beforeAutospacing="0" w:after="0" w:afterAutospacing="0"/>
        <w:rPr>
          <w:rFonts w:ascii="Arial" w:hAnsi="Arial" w:cs="Arial"/>
          <w:sz w:val="22"/>
          <w:szCs w:val="22"/>
        </w:rPr>
      </w:pPr>
    </w:p>
    <w:p w14:paraId="6F69AD0B" w14:textId="13E0E6E6" w:rsidR="00547FBE" w:rsidRPr="006145DB" w:rsidRDefault="00FA0CAF">
      <w:pPr>
        <w:pStyle w:val="Ttulo1"/>
        <w:numPr>
          <w:ilvl w:val="2"/>
          <w:numId w:val="70"/>
        </w:numPr>
        <w:ind w:left="567" w:hanging="579"/>
        <w:jc w:val="center"/>
        <w:rPr>
          <w:lang w:val="es-CO"/>
        </w:rPr>
      </w:pPr>
      <w:r w:rsidRPr="006145DB">
        <w:rPr>
          <w:lang w:val="es-CO"/>
        </w:rPr>
        <w:t xml:space="preserve"> </w:t>
      </w:r>
      <w:bookmarkStart w:id="169" w:name="_Toc210213196"/>
      <w:bookmarkStart w:id="170" w:name="_Toc213273470"/>
      <w:bookmarkStart w:id="171" w:name="_Toc213276097"/>
      <w:bookmarkStart w:id="172" w:name="_Toc216902430"/>
      <w:r w:rsidR="00DD0085" w:rsidRPr="006145DB">
        <w:rPr>
          <w:lang w:val="es-CO"/>
        </w:rPr>
        <w:t xml:space="preserve">Servicio </w:t>
      </w:r>
      <w:r w:rsidR="00D65F03" w:rsidRPr="006145DB">
        <w:rPr>
          <w:lang w:val="es-CO"/>
        </w:rPr>
        <w:t xml:space="preserve">Alta </w:t>
      </w:r>
      <w:r w:rsidR="00DD0085" w:rsidRPr="006145DB">
        <w:rPr>
          <w:lang w:val="es-CO"/>
        </w:rPr>
        <w:t>D</w:t>
      </w:r>
      <w:r w:rsidR="00D65F03" w:rsidRPr="006145DB">
        <w:rPr>
          <w:lang w:val="es-CO"/>
        </w:rPr>
        <w:t xml:space="preserve">ependencia </w:t>
      </w:r>
      <w:r w:rsidR="00DD0085" w:rsidRPr="006145DB">
        <w:rPr>
          <w:lang w:val="es-CO"/>
        </w:rPr>
        <w:t>F</w:t>
      </w:r>
      <w:r w:rsidR="00D65F03" w:rsidRPr="006145DB">
        <w:rPr>
          <w:lang w:val="es-CO"/>
        </w:rPr>
        <w:t xml:space="preserve">ísica, </w:t>
      </w:r>
      <w:r w:rsidR="00DD0085" w:rsidRPr="006145DB">
        <w:rPr>
          <w:lang w:val="es-CO"/>
        </w:rPr>
        <w:t>M</w:t>
      </w:r>
      <w:r w:rsidR="00D65F03" w:rsidRPr="006145DB">
        <w:rPr>
          <w:lang w:val="es-CO"/>
        </w:rPr>
        <w:t xml:space="preserve">ental o </w:t>
      </w:r>
      <w:r w:rsidR="00DD0085" w:rsidRPr="006145DB">
        <w:rPr>
          <w:lang w:val="es-CO"/>
        </w:rPr>
        <w:t>C</w:t>
      </w:r>
      <w:r w:rsidR="00D65F03" w:rsidRPr="006145DB">
        <w:rPr>
          <w:lang w:val="es-CO"/>
        </w:rPr>
        <w:t xml:space="preserve">ognitiva para </w:t>
      </w:r>
      <w:r w:rsidR="00C63277" w:rsidRPr="006145DB">
        <w:rPr>
          <w:lang w:val="es-CO"/>
        </w:rPr>
        <w:t>Población Habitante</w:t>
      </w:r>
      <w:r w:rsidR="00D65F03" w:rsidRPr="006145DB">
        <w:rPr>
          <w:lang w:val="es-CO"/>
        </w:rPr>
        <w:t xml:space="preserve"> de </w:t>
      </w:r>
      <w:r w:rsidR="00C63277" w:rsidRPr="006145DB">
        <w:rPr>
          <w:lang w:val="es-CO"/>
        </w:rPr>
        <w:t>Calle</w:t>
      </w:r>
      <w:bookmarkEnd w:id="169"/>
      <w:bookmarkEnd w:id="170"/>
      <w:bookmarkEnd w:id="171"/>
      <w:bookmarkEnd w:id="172"/>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6E6918" w:rsidRPr="006145DB" w14:paraId="3BB9A08C" w14:textId="77777777" w:rsidTr="000C5F64">
        <w:trPr>
          <w:trHeight w:val="585"/>
          <w:jc w:val="center"/>
        </w:trPr>
        <w:tc>
          <w:tcPr>
            <w:tcW w:w="1940" w:type="dxa"/>
            <w:vAlign w:val="center"/>
          </w:tcPr>
          <w:p w14:paraId="5A6EF6C5" w14:textId="77777777" w:rsidR="000C5F64" w:rsidRPr="006145DB" w:rsidRDefault="000C5F64" w:rsidP="005B435E">
            <w:pPr>
              <w:spacing w:after="0" w:line="240" w:lineRule="auto"/>
              <w:contextualSpacing/>
              <w:rPr>
                <w:rFonts w:cs="Arial"/>
                <w:bCs/>
                <w:sz w:val="20"/>
                <w:szCs w:val="20"/>
                <w:lang w:eastAsia="es-CO"/>
              </w:rPr>
            </w:pPr>
            <w:r w:rsidRPr="006145DB">
              <w:rPr>
                <w:rFonts w:cs="Arial"/>
                <w:bCs/>
                <w:sz w:val="20"/>
                <w:szCs w:val="20"/>
                <w:lang w:eastAsia="es-CO"/>
              </w:rPr>
              <w:t>Nombre del Servicio Social</w:t>
            </w:r>
          </w:p>
        </w:tc>
        <w:tc>
          <w:tcPr>
            <w:tcW w:w="7455" w:type="dxa"/>
            <w:vAlign w:val="center"/>
          </w:tcPr>
          <w:p w14:paraId="6DFDC69E" w14:textId="77777777" w:rsidR="000C5F64" w:rsidRPr="006145DB" w:rsidRDefault="000C5F64" w:rsidP="005B435E">
            <w:pPr>
              <w:pStyle w:val="Prrafodelista"/>
              <w:spacing w:after="0" w:line="240" w:lineRule="auto"/>
              <w:ind w:left="-69"/>
              <w:rPr>
                <w:rFonts w:cs="Arial"/>
                <w:bCs/>
                <w:sz w:val="20"/>
                <w:szCs w:val="20"/>
                <w:lang w:eastAsia="es-CO"/>
              </w:rPr>
            </w:pPr>
            <w:r w:rsidRPr="006145DB">
              <w:rPr>
                <w:rFonts w:cs="Arial"/>
                <w:bCs/>
                <w:sz w:val="20"/>
                <w:szCs w:val="20"/>
                <w:lang w:eastAsia="es-CO"/>
              </w:rPr>
              <w:t>Atención para Población Habitante de Calle con Alta Dependencia Física, Mental o Cognitiva.</w:t>
            </w:r>
          </w:p>
        </w:tc>
      </w:tr>
      <w:tr w:rsidR="006E6918" w:rsidRPr="006145DB" w14:paraId="423EACE2" w14:textId="77777777" w:rsidTr="009F0BEA">
        <w:trPr>
          <w:trHeight w:val="1170"/>
          <w:jc w:val="center"/>
        </w:trPr>
        <w:tc>
          <w:tcPr>
            <w:tcW w:w="1940" w:type="dxa"/>
            <w:vAlign w:val="center"/>
          </w:tcPr>
          <w:p w14:paraId="5B50EC28" w14:textId="77777777" w:rsidR="000C5F64" w:rsidRPr="006145DB" w:rsidRDefault="000C5F64" w:rsidP="005B435E">
            <w:pPr>
              <w:spacing w:after="0" w:line="240" w:lineRule="auto"/>
              <w:contextualSpacing/>
              <w:rPr>
                <w:rFonts w:cs="Arial"/>
                <w:bCs/>
                <w:sz w:val="20"/>
                <w:szCs w:val="20"/>
                <w:lang w:eastAsia="es-CO"/>
              </w:rPr>
            </w:pPr>
            <w:r w:rsidRPr="006145DB">
              <w:rPr>
                <w:rFonts w:cs="Arial"/>
                <w:bCs/>
                <w:sz w:val="20"/>
                <w:szCs w:val="20"/>
                <w:lang w:eastAsia="es-CO"/>
              </w:rPr>
              <w:t>Objeto del Servicio Social</w:t>
            </w:r>
          </w:p>
        </w:tc>
        <w:tc>
          <w:tcPr>
            <w:tcW w:w="7455" w:type="dxa"/>
          </w:tcPr>
          <w:p w14:paraId="4A809771" w14:textId="77777777" w:rsidR="000C5F64" w:rsidRPr="006145DB" w:rsidRDefault="000C5F64" w:rsidP="005B435E">
            <w:pPr>
              <w:spacing w:after="0" w:line="240" w:lineRule="auto"/>
              <w:ind w:left="-69"/>
              <w:jc w:val="both"/>
              <w:rPr>
                <w:rFonts w:eastAsia="Arial" w:cs="Arial"/>
                <w:sz w:val="20"/>
                <w:szCs w:val="20"/>
              </w:rPr>
            </w:pPr>
            <w:r w:rsidRPr="006145DB">
              <w:rPr>
                <w:rFonts w:eastAsia="Arial" w:cs="Arial"/>
                <w:sz w:val="20"/>
                <w:szCs w:val="20"/>
              </w:rPr>
              <w:t xml:space="preserve">Brindar atención integral y especializada a largo plazo a ciudadanas y ciudadanos habitantes de calle de 29 años o más con alta dependencia física, mental o cognitiva, a través de acciones que promuevan el mantenimiento de habilidades y capacidades y el fortalecimiento de redes de apoyo, para la dignificación de la vida y la superación de las formas extrema de exclusión.   </w:t>
            </w:r>
          </w:p>
        </w:tc>
      </w:tr>
      <w:tr w:rsidR="006E6918" w:rsidRPr="006145DB" w14:paraId="5350ABFD" w14:textId="77777777" w:rsidTr="009F0BEA">
        <w:trPr>
          <w:trHeight w:val="20"/>
          <w:jc w:val="center"/>
        </w:trPr>
        <w:tc>
          <w:tcPr>
            <w:tcW w:w="1940" w:type="dxa"/>
            <w:vAlign w:val="center"/>
          </w:tcPr>
          <w:p w14:paraId="042031C6" w14:textId="2C6A7946" w:rsidR="000C5F64" w:rsidRPr="006145DB" w:rsidRDefault="000C5F64" w:rsidP="005B435E">
            <w:pPr>
              <w:spacing w:after="0" w:line="240" w:lineRule="auto"/>
              <w:contextualSpacing/>
              <w:rPr>
                <w:rFonts w:cs="Arial"/>
                <w:bCs/>
                <w:sz w:val="20"/>
                <w:szCs w:val="20"/>
                <w:lang w:eastAsia="es-CO"/>
              </w:rPr>
            </w:pPr>
            <w:r w:rsidRPr="006145DB">
              <w:rPr>
                <w:rFonts w:cs="Arial"/>
                <w:bCs/>
                <w:sz w:val="20"/>
                <w:szCs w:val="20"/>
                <w:lang w:eastAsia="es-CO"/>
              </w:rPr>
              <w:t>Oferta Servicio Social</w:t>
            </w:r>
          </w:p>
        </w:tc>
        <w:tc>
          <w:tcPr>
            <w:tcW w:w="7455" w:type="dxa"/>
          </w:tcPr>
          <w:p w14:paraId="62222775" w14:textId="77777777" w:rsidR="000C5F64" w:rsidRPr="006145DB" w:rsidRDefault="000C5F64" w:rsidP="005B435E">
            <w:pPr>
              <w:pStyle w:val="Textoindependiente"/>
              <w:spacing w:after="0" w:line="240" w:lineRule="auto"/>
              <w:ind w:left="-69"/>
              <w:jc w:val="both"/>
              <w:rPr>
                <w:rFonts w:cs="Arial"/>
                <w:highlight w:val="yellow"/>
              </w:rPr>
            </w:pPr>
            <w:r w:rsidRPr="006145DB">
              <w:rPr>
                <w:rFonts w:eastAsia="Arial" w:cs="Arial"/>
                <w:sz w:val="20"/>
                <w:szCs w:val="20"/>
                <w:lang w:val="es-CO"/>
              </w:rPr>
              <w:t>S</w:t>
            </w:r>
            <w:r w:rsidRPr="006145DB">
              <w:rPr>
                <w:rFonts w:eastAsia="Arial" w:cs="Arial"/>
                <w:sz w:val="20"/>
                <w:szCs w:val="20"/>
              </w:rPr>
              <w:t>e enfoca en brindar atención especializada a largo plazo mediante intervenciones interdisciplinarias, que incluyen la coordinación de cuidados en salud, el acompañamiento psicosocial y el mantenimiento integral, de acuerdo con las necesidades particulares de cada ciudadana y ciudadano atendido; con un seguimiento continuo y la participación activa de profesionales especializados, no solo se busca garantizar una atención de calidad, sino también fomentar condiciones de vida más dignas y sostenibles para la población habitante de calle atendida.</w:t>
            </w:r>
          </w:p>
        </w:tc>
      </w:tr>
      <w:tr w:rsidR="006E6918" w:rsidRPr="006145DB" w14:paraId="3BEE3176" w14:textId="77777777" w:rsidTr="009F0BEA">
        <w:trPr>
          <w:trHeight w:val="20"/>
          <w:jc w:val="center"/>
        </w:trPr>
        <w:tc>
          <w:tcPr>
            <w:tcW w:w="1940" w:type="dxa"/>
            <w:vAlign w:val="center"/>
          </w:tcPr>
          <w:p w14:paraId="58E2E5BF" w14:textId="77777777" w:rsidR="000C5F64" w:rsidRPr="006145DB" w:rsidRDefault="000C5F64" w:rsidP="005B435E">
            <w:pPr>
              <w:spacing w:after="0" w:line="240" w:lineRule="auto"/>
              <w:contextualSpacing/>
              <w:rPr>
                <w:rFonts w:cs="Arial"/>
                <w:bCs/>
                <w:sz w:val="20"/>
                <w:szCs w:val="20"/>
                <w:lang w:eastAsia="es-CO"/>
              </w:rPr>
            </w:pPr>
            <w:r w:rsidRPr="006145DB">
              <w:rPr>
                <w:rFonts w:cs="Arial"/>
                <w:bCs/>
                <w:sz w:val="20"/>
                <w:szCs w:val="20"/>
                <w:lang w:eastAsia="es-CO"/>
              </w:rPr>
              <w:t>Tipo de Focalización</w:t>
            </w:r>
          </w:p>
        </w:tc>
        <w:tc>
          <w:tcPr>
            <w:tcW w:w="7455" w:type="dxa"/>
          </w:tcPr>
          <w:p w14:paraId="1394AC40" w14:textId="77777777" w:rsidR="000C5F64" w:rsidRPr="006145DB" w:rsidRDefault="000C5F64" w:rsidP="005B435E">
            <w:pPr>
              <w:tabs>
                <w:tab w:val="left" w:pos="397"/>
                <w:tab w:val="left" w:pos="709"/>
              </w:tabs>
              <w:spacing w:after="0" w:line="240" w:lineRule="auto"/>
              <w:ind w:left="-69"/>
              <w:contextualSpacing/>
              <w:jc w:val="both"/>
              <w:rPr>
                <w:rFonts w:cs="Arial"/>
                <w:bCs/>
                <w:sz w:val="20"/>
                <w:szCs w:val="20"/>
                <w:lang w:eastAsia="es-CO"/>
              </w:rPr>
            </w:pPr>
            <w:r w:rsidRPr="006145DB">
              <w:rPr>
                <w:rFonts w:cs="Arial"/>
                <w:bCs/>
                <w:sz w:val="20"/>
                <w:szCs w:val="20"/>
                <w:lang w:eastAsia="es-CO"/>
              </w:rPr>
              <w:t>Focalización por demanda.</w:t>
            </w:r>
          </w:p>
          <w:p w14:paraId="49A0E140" w14:textId="77777777" w:rsidR="000C5F64" w:rsidRPr="006145DB" w:rsidRDefault="000C5F64" w:rsidP="005B435E">
            <w:pPr>
              <w:tabs>
                <w:tab w:val="left" w:pos="397"/>
                <w:tab w:val="left" w:pos="709"/>
              </w:tabs>
              <w:spacing w:after="0" w:line="240" w:lineRule="auto"/>
              <w:ind w:left="-69"/>
              <w:contextualSpacing/>
              <w:jc w:val="both"/>
              <w:rPr>
                <w:rFonts w:cs="Arial"/>
                <w:sz w:val="20"/>
                <w:szCs w:val="20"/>
                <w:lang w:eastAsia="es-CO"/>
              </w:rPr>
            </w:pPr>
            <w:r w:rsidRPr="006145DB">
              <w:rPr>
                <w:rFonts w:cs="Arial"/>
                <w:sz w:val="20"/>
                <w:szCs w:val="20"/>
                <w:lang w:eastAsia="es-CO"/>
              </w:rPr>
              <w:t>Focalización por abordaje territorial.</w:t>
            </w:r>
          </w:p>
        </w:tc>
      </w:tr>
      <w:tr w:rsidR="006E6918" w:rsidRPr="006145DB" w14:paraId="3B35332D" w14:textId="77777777" w:rsidTr="009F0BEA">
        <w:trPr>
          <w:trHeight w:val="612"/>
          <w:jc w:val="center"/>
        </w:trPr>
        <w:tc>
          <w:tcPr>
            <w:tcW w:w="1940" w:type="dxa"/>
            <w:vAlign w:val="center"/>
          </w:tcPr>
          <w:p w14:paraId="3BEC5435" w14:textId="77777777" w:rsidR="000C5F64" w:rsidRPr="006145DB" w:rsidRDefault="000C5F64"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tcPr>
          <w:p w14:paraId="74675502" w14:textId="77777777" w:rsidR="000C5F64" w:rsidRPr="006145DB" w:rsidRDefault="000C5F64" w:rsidP="005B435E">
            <w:pPr>
              <w:spacing w:after="0" w:line="240" w:lineRule="auto"/>
              <w:jc w:val="both"/>
              <w:rPr>
                <w:rFonts w:cs="Arial"/>
              </w:rPr>
            </w:pPr>
            <w:r w:rsidRPr="006145DB">
              <w:rPr>
                <w:rStyle w:val="normaltextrun"/>
                <w:rFonts w:cs="Arial"/>
                <w:sz w:val="20"/>
                <w:szCs w:val="20"/>
                <w:shd w:val="clear" w:color="auto" w:fill="FFFFFF"/>
              </w:rPr>
              <w:t>Persona de veintinueve (29) años o más, sin distinción de raza, sexo que hace de la calle su lugar de habitación ya sea de forma permanente o transitoria" (Ley 1641 de 2013 art. 2), la cual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 donde además desarrolla hábitos de vida adaptados al entorno (autocuidado, consecución de recursos, relaciones de convivencia con otros actores, entre otros), que presente alta dependencia física, mental o cognitiva.</w:t>
            </w:r>
          </w:p>
        </w:tc>
      </w:tr>
      <w:tr w:rsidR="006E6918" w:rsidRPr="006145DB" w14:paraId="6AEE0958" w14:textId="77777777" w:rsidTr="009F0BEA">
        <w:trPr>
          <w:trHeight w:val="728"/>
          <w:jc w:val="center"/>
        </w:trPr>
        <w:tc>
          <w:tcPr>
            <w:tcW w:w="1940" w:type="dxa"/>
            <w:vAlign w:val="center"/>
          </w:tcPr>
          <w:p w14:paraId="02F90C29" w14:textId="77777777" w:rsidR="000C5F64" w:rsidRPr="006145DB" w:rsidRDefault="000C5F64"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Población Objetivo</w:t>
            </w:r>
          </w:p>
        </w:tc>
        <w:tc>
          <w:tcPr>
            <w:tcW w:w="7455" w:type="dxa"/>
          </w:tcPr>
          <w:tbl>
            <w:tblPr>
              <w:tblStyle w:val="Tablaconcuadrcula"/>
              <w:tblW w:w="7159" w:type="dxa"/>
              <w:tblLayout w:type="fixed"/>
              <w:tblLook w:val="04A0" w:firstRow="1" w:lastRow="0" w:firstColumn="1" w:lastColumn="0" w:noHBand="0" w:noVBand="1"/>
            </w:tblPr>
            <w:tblGrid>
              <w:gridCol w:w="3190"/>
              <w:gridCol w:w="1278"/>
              <w:gridCol w:w="1132"/>
              <w:gridCol w:w="1559"/>
            </w:tblGrid>
            <w:tr w:rsidR="0024633D" w:rsidRPr="006145DB" w14:paraId="1C8F7990" w14:textId="77777777" w:rsidTr="00777384">
              <w:trPr>
                <w:trHeight w:val="108"/>
              </w:trPr>
              <w:tc>
                <w:tcPr>
                  <w:tcW w:w="3190" w:type="dxa"/>
                  <w:tcBorders>
                    <w:top w:val="nil"/>
                    <w:left w:val="nil"/>
                    <w:right w:val="nil"/>
                  </w:tcBorders>
                  <w:vAlign w:val="center"/>
                </w:tcPr>
                <w:p w14:paraId="648C3963" w14:textId="77777777" w:rsidR="0024633D" w:rsidRPr="006145DB" w:rsidRDefault="0024633D" w:rsidP="005B435E">
                  <w:pPr>
                    <w:tabs>
                      <w:tab w:val="left" w:pos="709"/>
                    </w:tabs>
                    <w:contextualSpacing/>
                    <w:jc w:val="center"/>
                    <w:rPr>
                      <w:rFonts w:cs="Arial"/>
                      <w:sz w:val="16"/>
                      <w:szCs w:val="16"/>
                      <w:lang w:eastAsia="es-CO"/>
                    </w:rPr>
                  </w:pPr>
                </w:p>
              </w:tc>
              <w:tc>
                <w:tcPr>
                  <w:tcW w:w="1278" w:type="dxa"/>
                  <w:tcBorders>
                    <w:top w:val="nil"/>
                    <w:left w:val="nil"/>
                    <w:right w:val="nil"/>
                  </w:tcBorders>
                  <w:vAlign w:val="center"/>
                </w:tcPr>
                <w:p w14:paraId="728278BB" w14:textId="77777777" w:rsidR="0024633D" w:rsidRPr="006145DB" w:rsidRDefault="0024633D" w:rsidP="005B435E">
                  <w:pPr>
                    <w:tabs>
                      <w:tab w:val="left" w:pos="709"/>
                    </w:tabs>
                    <w:contextualSpacing/>
                    <w:jc w:val="center"/>
                    <w:rPr>
                      <w:rFonts w:cs="Arial"/>
                      <w:sz w:val="16"/>
                      <w:szCs w:val="16"/>
                      <w:lang w:eastAsia="es-CO"/>
                    </w:rPr>
                  </w:pPr>
                </w:p>
              </w:tc>
              <w:tc>
                <w:tcPr>
                  <w:tcW w:w="1132" w:type="dxa"/>
                  <w:tcBorders>
                    <w:top w:val="nil"/>
                    <w:left w:val="nil"/>
                    <w:right w:val="nil"/>
                  </w:tcBorders>
                  <w:vAlign w:val="center"/>
                </w:tcPr>
                <w:p w14:paraId="125EA21C" w14:textId="77777777" w:rsidR="0024633D" w:rsidRPr="006145DB" w:rsidRDefault="0024633D" w:rsidP="005B435E">
                  <w:pPr>
                    <w:tabs>
                      <w:tab w:val="left" w:pos="709"/>
                    </w:tabs>
                    <w:contextualSpacing/>
                    <w:jc w:val="center"/>
                    <w:rPr>
                      <w:rFonts w:cs="Arial"/>
                      <w:sz w:val="16"/>
                      <w:szCs w:val="16"/>
                      <w:lang w:eastAsia="es-CO"/>
                    </w:rPr>
                  </w:pPr>
                </w:p>
              </w:tc>
              <w:tc>
                <w:tcPr>
                  <w:tcW w:w="1559" w:type="dxa"/>
                  <w:tcBorders>
                    <w:top w:val="nil"/>
                    <w:left w:val="nil"/>
                    <w:right w:val="nil"/>
                  </w:tcBorders>
                  <w:vAlign w:val="center"/>
                </w:tcPr>
                <w:p w14:paraId="537DCF88" w14:textId="77777777" w:rsidR="0024633D" w:rsidRPr="006145DB" w:rsidRDefault="0024633D" w:rsidP="005B435E">
                  <w:pPr>
                    <w:tabs>
                      <w:tab w:val="left" w:pos="709"/>
                    </w:tabs>
                    <w:contextualSpacing/>
                    <w:jc w:val="center"/>
                    <w:rPr>
                      <w:rFonts w:cs="Arial"/>
                      <w:sz w:val="16"/>
                      <w:szCs w:val="16"/>
                      <w:lang w:eastAsia="es-CO"/>
                    </w:rPr>
                  </w:pPr>
                </w:p>
              </w:tc>
            </w:tr>
            <w:tr w:rsidR="006E6918" w:rsidRPr="006145DB" w14:paraId="5C7FAEA3" w14:textId="77777777" w:rsidTr="00777384">
              <w:trPr>
                <w:trHeight w:val="372"/>
              </w:trPr>
              <w:tc>
                <w:tcPr>
                  <w:tcW w:w="3190" w:type="dxa"/>
                  <w:tcBorders>
                    <w:top w:val="nil"/>
                  </w:tcBorders>
                  <w:vAlign w:val="center"/>
                </w:tcPr>
                <w:p w14:paraId="275426F6"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278" w:type="dxa"/>
                  <w:tcBorders>
                    <w:top w:val="nil"/>
                  </w:tcBorders>
                  <w:vAlign w:val="center"/>
                </w:tcPr>
                <w:p w14:paraId="62676955"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2" w:type="dxa"/>
                  <w:tcBorders>
                    <w:top w:val="nil"/>
                  </w:tcBorders>
                  <w:vAlign w:val="center"/>
                </w:tcPr>
                <w:p w14:paraId="3440DB0A"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nil"/>
                  </w:tcBorders>
                  <w:vAlign w:val="center"/>
                </w:tcPr>
                <w:p w14:paraId="371FDD75"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6E6918" w:rsidRPr="006145DB" w14:paraId="0100DBFD" w14:textId="77777777" w:rsidTr="00777384">
              <w:trPr>
                <w:trHeight w:val="221"/>
              </w:trPr>
              <w:tc>
                <w:tcPr>
                  <w:tcW w:w="3190" w:type="dxa"/>
                  <w:vMerge w:val="restart"/>
                  <w:vAlign w:val="center"/>
                </w:tcPr>
                <w:p w14:paraId="295B9AF4" w14:textId="77777777" w:rsidR="000C5F64" w:rsidRPr="006145DB" w:rsidRDefault="000C5F64" w:rsidP="005B435E">
                  <w:pPr>
                    <w:tabs>
                      <w:tab w:val="left" w:pos="709"/>
                    </w:tabs>
                    <w:contextualSpacing/>
                    <w:jc w:val="both"/>
                    <w:rPr>
                      <w:rFonts w:cs="Arial"/>
                      <w:bCs/>
                      <w:sz w:val="20"/>
                      <w:szCs w:val="20"/>
                      <w:lang w:eastAsia="es-CO"/>
                    </w:rPr>
                  </w:pPr>
                  <w:r w:rsidRPr="006145DB">
                    <w:rPr>
                      <w:rFonts w:cs="Arial"/>
                      <w:sz w:val="16"/>
                      <w:szCs w:val="16"/>
                      <w:lang w:eastAsia="es-CO"/>
                    </w:rPr>
                    <w:t>Categoría de Población Objetivo</w:t>
                  </w:r>
                </w:p>
                <w:p w14:paraId="3A544028" w14:textId="77777777" w:rsidR="000C5F64" w:rsidRPr="006145DB" w:rsidRDefault="000C5F64" w:rsidP="005B435E">
                  <w:pPr>
                    <w:tabs>
                      <w:tab w:val="left" w:pos="709"/>
                    </w:tabs>
                    <w:contextualSpacing/>
                    <w:jc w:val="both"/>
                    <w:rPr>
                      <w:rFonts w:cs="Arial"/>
                      <w:bCs/>
                      <w:sz w:val="20"/>
                      <w:szCs w:val="20"/>
                      <w:lang w:eastAsia="es-CO"/>
                    </w:rPr>
                  </w:pPr>
                  <w:r w:rsidRPr="006145DB">
                    <w:rPr>
                      <w:rFonts w:cs="Arial"/>
                      <w:sz w:val="16"/>
                      <w:szCs w:val="20"/>
                      <w:shd w:val="clear" w:color="auto" w:fill="FFFFFF"/>
                      <w:lang w:val="es-ES_tradnl"/>
                    </w:rPr>
                    <w:t>Persona habitante de calle de 29 años o más.</w:t>
                  </w:r>
                </w:p>
              </w:tc>
              <w:tc>
                <w:tcPr>
                  <w:tcW w:w="1278" w:type="dxa"/>
                  <w:vAlign w:val="center"/>
                </w:tcPr>
                <w:p w14:paraId="4D2E1D3D" w14:textId="77777777" w:rsidR="000C5F64" w:rsidRPr="006145DB" w:rsidRDefault="000C5F64" w:rsidP="005B435E">
                  <w:pPr>
                    <w:tabs>
                      <w:tab w:val="left" w:pos="709"/>
                    </w:tabs>
                    <w:contextualSpacing/>
                    <w:jc w:val="center"/>
                    <w:rPr>
                      <w:rFonts w:cs="Arial"/>
                      <w:bCs/>
                      <w:sz w:val="16"/>
                      <w:szCs w:val="16"/>
                      <w:lang w:eastAsia="es-CO"/>
                    </w:rPr>
                  </w:pPr>
                  <w:r w:rsidRPr="006145DB">
                    <w:rPr>
                      <w:rFonts w:eastAsia="Arial" w:cs="Arial"/>
                      <w:sz w:val="16"/>
                      <w:szCs w:val="16"/>
                    </w:rPr>
                    <w:t>Listado Censal Ciudadanos Habitantes de Calle.</w:t>
                  </w:r>
                </w:p>
              </w:tc>
              <w:tc>
                <w:tcPr>
                  <w:tcW w:w="1132" w:type="dxa"/>
                  <w:vAlign w:val="center"/>
                </w:tcPr>
                <w:p w14:paraId="00C5B55C" w14:textId="6233F4E4" w:rsidR="000C5F64" w:rsidRPr="006145DB" w:rsidRDefault="000C5F64" w:rsidP="005B435E">
                  <w:pPr>
                    <w:tabs>
                      <w:tab w:val="left" w:pos="709"/>
                    </w:tabs>
                    <w:contextualSpacing/>
                    <w:jc w:val="center"/>
                    <w:rPr>
                      <w:rFonts w:eastAsia="Arial" w:cs="Arial"/>
                      <w:sz w:val="16"/>
                      <w:szCs w:val="16"/>
                    </w:rPr>
                  </w:pPr>
                  <w:r w:rsidRPr="006145DB">
                    <w:rPr>
                      <w:rFonts w:eastAsia="Arial" w:cs="Arial"/>
                      <w:sz w:val="16"/>
                      <w:szCs w:val="16"/>
                    </w:rPr>
                    <w:t>Consulta individual a demand</w:t>
                  </w:r>
                  <w:r w:rsidR="006F7E2D" w:rsidRPr="006145DB">
                    <w:rPr>
                      <w:rFonts w:eastAsia="Arial" w:cs="Arial"/>
                      <w:sz w:val="16"/>
                      <w:szCs w:val="16"/>
                    </w:rPr>
                    <w:t>a</w:t>
                  </w:r>
                </w:p>
              </w:tc>
              <w:tc>
                <w:tcPr>
                  <w:tcW w:w="1559" w:type="dxa"/>
                  <w:vAlign w:val="center"/>
                </w:tcPr>
                <w:p w14:paraId="3BCB4AC9" w14:textId="77777777" w:rsidR="000C5F64" w:rsidRPr="006145DB" w:rsidRDefault="000C5F64" w:rsidP="005B435E">
                  <w:pPr>
                    <w:tabs>
                      <w:tab w:val="left" w:pos="709"/>
                    </w:tabs>
                    <w:contextualSpacing/>
                    <w:jc w:val="center"/>
                    <w:rPr>
                      <w:rFonts w:cs="Arial"/>
                      <w:bCs/>
                      <w:sz w:val="16"/>
                      <w:szCs w:val="16"/>
                      <w:lang w:eastAsia="es-CO"/>
                    </w:rPr>
                  </w:pPr>
                  <w:r w:rsidRPr="006145DB">
                    <w:rPr>
                      <w:rFonts w:eastAsia="Arial" w:cs="Arial"/>
                      <w:sz w:val="16"/>
                      <w:szCs w:val="16"/>
                    </w:rPr>
                    <w:t>Secretaría Distrital de Salud gestionado Subdirección para la Adultez.</w:t>
                  </w:r>
                </w:p>
              </w:tc>
            </w:tr>
            <w:tr w:rsidR="006E6918" w:rsidRPr="006145DB" w14:paraId="5CBDD402" w14:textId="77777777" w:rsidTr="00777384">
              <w:trPr>
                <w:trHeight w:val="231"/>
              </w:trPr>
              <w:tc>
                <w:tcPr>
                  <w:tcW w:w="3190" w:type="dxa"/>
                  <w:vMerge/>
                  <w:tcBorders>
                    <w:bottom w:val="single" w:sz="4" w:space="0" w:color="auto"/>
                  </w:tcBorders>
                  <w:vAlign w:val="center"/>
                </w:tcPr>
                <w:p w14:paraId="1904251F" w14:textId="77777777" w:rsidR="000C5F64" w:rsidRPr="006145DB" w:rsidRDefault="000C5F64" w:rsidP="005B435E">
                  <w:pPr>
                    <w:tabs>
                      <w:tab w:val="left" w:pos="709"/>
                    </w:tabs>
                    <w:contextualSpacing/>
                    <w:jc w:val="both"/>
                    <w:rPr>
                      <w:rFonts w:cs="Arial"/>
                      <w:bCs/>
                      <w:sz w:val="20"/>
                      <w:szCs w:val="20"/>
                      <w:lang w:eastAsia="es-CO"/>
                    </w:rPr>
                  </w:pPr>
                </w:p>
              </w:tc>
              <w:tc>
                <w:tcPr>
                  <w:tcW w:w="1278" w:type="dxa"/>
                  <w:tcBorders>
                    <w:bottom w:val="single" w:sz="4" w:space="0" w:color="auto"/>
                  </w:tcBorders>
                  <w:vAlign w:val="center"/>
                </w:tcPr>
                <w:p w14:paraId="4F10D02F"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SIRBE</w:t>
                  </w:r>
                </w:p>
              </w:tc>
              <w:tc>
                <w:tcPr>
                  <w:tcW w:w="1132" w:type="dxa"/>
                  <w:tcBorders>
                    <w:bottom w:val="single" w:sz="4" w:space="0" w:color="auto"/>
                  </w:tcBorders>
                  <w:vAlign w:val="center"/>
                </w:tcPr>
                <w:p w14:paraId="530F69B6"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bdr w:val="none" w:sz="0" w:space="0" w:color="auto" w:frame="1"/>
                    </w:rPr>
                    <w:t>Demanda</w:t>
                  </w:r>
                </w:p>
              </w:tc>
              <w:tc>
                <w:tcPr>
                  <w:tcW w:w="1559" w:type="dxa"/>
                  <w:tcBorders>
                    <w:bottom w:val="single" w:sz="4" w:space="0" w:color="auto"/>
                  </w:tcBorders>
                  <w:vAlign w:val="center"/>
                </w:tcPr>
                <w:p w14:paraId="115749FB"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sz w:val="16"/>
                      <w:szCs w:val="16"/>
                      <w:shd w:val="clear" w:color="auto" w:fill="FFFFFF"/>
                    </w:rPr>
                    <w:t>Secretaría Distrital de Integración Social.</w:t>
                  </w:r>
                </w:p>
              </w:tc>
            </w:tr>
            <w:tr w:rsidR="006E6918" w:rsidRPr="006145DB" w14:paraId="795D8868" w14:textId="77777777" w:rsidTr="006713E2">
              <w:trPr>
                <w:trHeight w:val="231"/>
              </w:trPr>
              <w:tc>
                <w:tcPr>
                  <w:tcW w:w="3190" w:type="dxa"/>
                  <w:tcBorders>
                    <w:bottom w:val="nil"/>
                  </w:tcBorders>
                  <w:vAlign w:val="center"/>
                </w:tcPr>
                <w:p w14:paraId="797B48E9" w14:textId="1279D7BD" w:rsidR="000C5F64" w:rsidRPr="006145DB" w:rsidRDefault="000C5F64" w:rsidP="005B435E">
                  <w:pPr>
                    <w:tabs>
                      <w:tab w:val="left" w:pos="709"/>
                    </w:tabs>
                    <w:contextualSpacing/>
                    <w:jc w:val="both"/>
                    <w:rPr>
                      <w:rFonts w:cs="Arial"/>
                      <w:bCs/>
                      <w:sz w:val="20"/>
                      <w:szCs w:val="20"/>
                      <w:lang w:eastAsia="es-CO"/>
                    </w:rPr>
                  </w:pPr>
                  <w:r w:rsidRPr="006145DB">
                    <w:rPr>
                      <w:rStyle w:val="normaltextrun"/>
                      <w:rFonts w:eastAsia="Calibri" w:cs="Arial"/>
                      <w:sz w:val="16"/>
                      <w:szCs w:val="20"/>
                      <w:shd w:val="clear" w:color="auto" w:fill="FFFFFF"/>
                    </w:rPr>
                    <w:t>Q</w:t>
                  </w:r>
                  <w:r w:rsidRPr="006145DB">
                    <w:rPr>
                      <w:rStyle w:val="normaltextrun"/>
                      <w:rFonts w:eastAsia="Calibri" w:cs="Arial"/>
                      <w:sz w:val="16"/>
                      <w:szCs w:val="20"/>
                      <w:shd w:val="clear" w:color="auto" w:fill="FFFFFF"/>
                      <w:lang w:val="es-ES_tradnl"/>
                    </w:rPr>
                    <w:t>ue habita permanente o transitoriamente la calle concibiéndola como su espacio de vivienda y/o habitación no convencional</w:t>
                  </w:r>
                  <w:r w:rsidR="0024633D" w:rsidRPr="006145DB">
                    <w:rPr>
                      <w:rStyle w:val="normaltextrun"/>
                      <w:rFonts w:eastAsia="Calibri" w:cs="Arial"/>
                      <w:sz w:val="16"/>
                      <w:szCs w:val="20"/>
                      <w:shd w:val="clear" w:color="auto" w:fill="FFFFFF"/>
                      <w:lang w:val="es-ES_tradnl"/>
                    </w:rPr>
                    <w:t>.</w:t>
                  </w:r>
                </w:p>
              </w:tc>
              <w:tc>
                <w:tcPr>
                  <w:tcW w:w="1278" w:type="dxa"/>
                  <w:tcBorders>
                    <w:bottom w:val="single" w:sz="4" w:space="0" w:color="auto"/>
                  </w:tcBorders>
                  <w:vAlign w:val="center"/>
                </w:tcPr>
                <w:p w14:paraId="09A8F9F9"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2" w:type="dxa"/>
                  <w:tcBorders>
                    <w:bottom w:val="single" w:sz="4" w:space="0" w:color="auto"/>
                  </w:tcBorders>
                  <w:vAlign w:val="center"/>
                </w:tcPr>
                <w:p w14:paraId="328A8B84"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559" w:type="dxa"/>
                  <w:tcBorders>
                    <w:bottom w:val="single" w:sz="4" w:space="0" w:color="auto"/>
                  </w:tcBorders>
                  <w:vAlign w:val="center"/>
                </w:tcPr>
                <w:p w14:paraId="08171A6D"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6E6918" w:rsidRPr="006145DB" w14:paraId="304D75F2" w14:textId="77777777" w:rsidTr="006713E2">
              <w:trPr>
                <w:trHeight w:val="1214"/>
              </w:trPr>
              <w:tc>
                <w:tcPr>
                  <w:tcW w:w="3190" w:type="dxa"/>
                  <w:tcBorders>
                    <w:top w:val="nil"/>
                  </w:tcBorders>
                  <w:vAlign w:val="center"/>
                </w:tcPr>
                <w:p w14:paraId="1447028F" w14:textId="67563A76" w:rsidR="000C5F64" w:rsidRPr="006145DB" w:rsidRDefault="000C5F64" w:rsidP="005B435E">
                  <w:pPr>
                    <w:tabs>
                      <w:tab w:val="left" w:pos="709"/>
                    </w:tabs>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w:t>
                  </w:r>
                  <w:r w:rsidR="0024633D" w:rsidRPr="006145DB">
                    <w:rPr>
                      <w:rFonts w:cs="Arial"/>
                      <w:sz w:val="16"/>
                      <w:szCs w:val="16"/>
                      <w:shd w:val="clear" w:color="auto" w:fill="FFFFFF"/>
                    </w:rPr>
                    <w:t>.</w:t>
                  </w:r>
                  <w:r w:rsidRPr="006145DB">
                    <w:rPr>
                      <w:rFonts w:cs="Arial"/>
                      <w:sz w:val="16"/>
                      <w:szCs w:val="16"/>
                      <w:shd w:val="clear" w:color="auto" w:fill="FFFFFF"/>
                    </w:rPr>
                    <w:t xml:space="preserve"> o</w:t>
                  </w:r>
                </w:p>
              </w:tc>
              <w:tc>
                <w:tcPr>
                  <w:tcW w:w="1278" w:type="dxa"/>
                  <w:tcBorders>
                    <w:top w:val="single" w:sz="4" w:space="0" w:color="auto"/>
                  </w:tcBorders>
                  <w:vAlign w:val="center"/>
                </w:tcPr>
                <w:p w14:paraId="0339D655"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2" w:type="dxa"/>
                  <w:tcBorders>
                    <w:top w:val="single" w:sz="4" w:space="0" w:color="auto"/>
                  </w:tcBorders>
                  <w:vAlign w:val="center"/>
                </w:tcPr>
                <w:p w14:paraId="5CE03F10"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559" w:type="dxa"/>
                  <w:tcBorders>
                    <w:top w:val="single" w:sz="4" w:space="0" w:color="auto"/>
                  </w:tcBorders>
                  <w:vAlign w:val="center"/>
                </w:tcPr>
                <w:p w14:paraId="21E02DE5"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6E6918" w:rsidRPr="006145DB" w14:paraId="73964FFC" w14:textId="77777777" w:rsidTr="00777384">
              <w:trPr>
                <w:trHeight w:val="231"/>
              </w:trPr>
              <w:tc>
                <w:tcPr>
                  <w:tcW w:w="3190" w:type="dxa"/>
                  <w:vMerge w:val="restart"/>
                  <w:vAlign w:val="center"/>
                </w:tcPr>
                <w:p w14:paraId="26B290E5" w14:textId="77777777" w:rsidR="000C5F64" w:rsidRPr="006145DB" w:rsidRDefault="000C5F64" w:rsidP="005B435E">
                  <w:pPr>
                    <w:tabs>
                      <w:tab w:val="left" w:pos="709"/>
                    </w:tabs>
                    <w:contextualSpacing/>
                    <w:jc w:val="both"/>
                    <w:rPr>
                      <w:rFonts w:cs="Arial"/>
                      <w:sz w:val="16"/>
                      <w:szCs w:val="20"/>
                      <w:shd w:val="clear" w:color="auto" w:fill="FFFFFF"/>
                      <w:lang w:val="es-ES_tradnl"/>
                    </w:rPr>
                  </w:pPr>
                  <w:r w:rsidRPr="006145DB">
                    <w:rPr>
                      <w:rFonts w:cs="Arial"/>
                      <w:sz w:val="16"/>
                      <w:szCs w:val="20"/>
                      <w:shd w:val="clear" w:color="auto" w:fill="FFFFFF"/>
                      <w:lang w:val="es-ES_tradnl"/>
                    </w:rPr>
                    <w:t>Persona que vive en soluciones habitacionales temporales “paga diarios”.</w:t>
                  </w:r>
                </w:p>
              </w:tc>
              <w:tc>
                <w:tcPr>
                  <w:tcW w:w="1278" w:type="dxa"/>
                  <w:vAlign w:val="center"/>
                </w:tcPr>
                <w:p w14:paraId="1D6429A4" w14:textId="27FAA78D" w:rsidR="000C5F64" w:rsidRPr="006145DB" w:rsidRDefault="000C5F64" w:rsidP="006713E2">
                  <w:pPr>
                    <w:tabs>
                      <w:tab w:val="left" w:pos="709"/>
                    </w:tabs>
                    <w:contextualSpacing/>
                    <w:jc w:val="center"/>
                    <w:rPr>
                      <w:rFonts w:cs="Arial"/>
                      <w:sz w:val="16"/>
                      <w:szCs w:val="16"/>
                      <w:lang w:eastAsia="es-CO"/>
                    </w:rPr>
                  </w:pPr>
                  <w:r w:rsidRPr="006145DB">
                    <w:rPr>
                      <w:rFonts w:cs="Arial"/>
                      <w:sz w:val="16"/>
                      <w:szCs w:val="16"/>
                      <w:lang w:eastAsia="es-CO"/>
                    </w:rPr>
                    <w:t>Instrumento de Focalización de Personas Usuarias de Soluciones Habitacionales</w:t>
                  </w:r>
                  <w:r w:rsidR="006713E2" w:rsidRPr="006145DB">
                    <w:rPr>
                      <w:rFonts w:cs="Arial"/>
                      <w:sz w:val="16"/>
                      <w:szCs w:val="16"/>
                      <w:lang w:eastAsia="es-CO"/>
                    </w:rPr>
                    <w:t xml:space="preserve"> t</w:t>
                  </w:r>
                  <w:r w:rsidRPr="006145DB">
                    <w:rPr>
                      <w:rFonts w:cs="Arial"/>
                      <w:sz w:val="16"/>
                      <w:szCs w:val="16"/>
                      <w:lang w:eastAsia="es-CO"/>
                    </w:rPr>
                    <w:t>emporales (paga diarios)</w:t>
                  </w:r>
                </w:p>
              </w:tc>
              <w:tc>
                <w:tcPr>
                  <w:tcW w:w="1132" w:type="dxa"/>
                  <w:vAlign w:val="center"/>
                </w:tcPr>
                <w:p w14:paraId="269E27DC" w14:textId="77777777" w:rsidR="000C5F64" w:rsidRPr="006145DB" w:rsidRDefault="000C5F64" w:rsidP="005B435E">
                  <w:pPr>
                    <w:tabs>
                      <w:tab w:val="left" w:pos="709"/>
                    </w:tabs>
                    <w:contextualSpacing/>
                    <w:jc w:val="center"/>
                    <w:rPr>
                      <w:rFonts w:cs="Arial"/>
                      <w:sz w:val="16"/>
                      <w:szCs w:val="20"/>
                      <w:lang w:eastAsia="es-CO"/>
                    </w:rPr>
                  </w:pPr>
                  <w:r w:rsidRPr="006145DB">
                    <w:rPr>
                      <w:rFonts w:cs="Arial"/>
                      <w:sz w:val="16"/>
                      <w:szCs w:val="20"/>
                      <w:lang w:eastAsia="es-CO"/>
                    </w:rPr>
                    <w:t>Entrega única 2023</w:t>
                  </w:r>
                </w:p>
              </w:tc>
              <w:tc>
                <w:tcPr>
                  <w:tcW w:w="1559" w:type="dxa"/>
                  <w:vAlign w:val="center"/>
                </w:tcPr>
                <w:p w14:paraId="1C6BEE01"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Planeación - SDP</w:t>
                  </w:r>
                </w:p>
              </w:tc>
            </w:tr>
            <w:tr w:rsidR="006E6918" w:rsidRPr="006145DB" w14:paraId="2E1448F0" w14:textId="77777777" w:rsidTr="00777384">
              <w:trPr>
                <w:trHeight w:val="231"/>
              </w:trPr>
              <w:tc>
                <w:tcPr>
                  <w:tcW w:w="3190" w:type="dxa"/>
                  <w:vMerge/>
                  <w:tcBorders>
                    <w:bottom w:val="single" w:sz="4" w:space="0" w:color="auto"/>
                  </w:tcBorders>
                  <w:vAlign w:val="center"/>
                </w:tcPr>
                <w:p w14:paraId="68877C84" w14:textId="77777777" w:rsidR="000C5F64" w:rsidRPr="006145DB" w:rsidRDefault="000C5F64" w:rsidP="005B435E">
                  <w:pPr>
                    <w:tabs>
                      <w:tab w:val="left" w:pos="709"/>
                    </w:tabs>
                    <w:contextualSpacing/>
                    <w:jc w:val="both"/>
                    <w:rPr>
                      <w:rFonts w:cs="Arial"/>
                      <w:sz w:val="16"/>
                      <w:szCs w:val="20"/>
                      <w:shd w:val="clear" w:color="auto" w:fill="FFFFFF"/>
                      <w:lang w:val="es-ES_tradnl"/>
                    </w:rPr>
                  </w:pPr>
                </w:p>
              </w:tc>
              <w:tc>
                <w:tcPr>
                  <w:tcW w:w="1278" w:type="dxa"/>
                  <w:tcBorders>
                    <w:bottom w:val="single" w:sz="4" w:space="0" w:color="auto"/>
                  </w:tcBorders>
                  <w:vAlign w:val="center"/>
                </w:tcPr>
                <w:p w14:paraId="30C0CB77"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32" w:type="dxa"/>
                  <w:tcBorders>
                    <w:bottom w:val="single" w:sz="4" w:space="0" w:color="auto"/>
                  </w:tcBorders>
                  <w:vAlign w:val="center"/>
                </w:tcPr>
                <w:p w14:paraId="6F4A6334" w14:textId="77777777" w:rsidR="000C5F64" w:rsidRPr="006145DB" w:rsidRDefault="000C5F64" w:rsidP="005B435E">
                  <w:pPr>
                    <w:tabs>
                      <w:tab w:val="left" w:pos="709"/>
                    </w:tabs>
                    <w:contextualSpacing/>
                    <w:jc w:val="center"/>
                    <w:rPr>
                      <w:rFonts w:cs="Arial"/>
                      <w:sz w:val="16"/>
                      <w:szCs w:val="20"/>
                      <w:lang w:eastAsia="es-CO"/>
                    </w:rPr>
                  </w:pPr>
                  <w:r w:rsidRPr="006145DB">
                    <w:rPr>
                      <w:rFonts w:cs="Arial"/>
                      <w:sz w:val="16"/>
                      <w:szCs w:val="20"/>
                      <w:lang w:eastAsia="es-CO"/>
                    </w:rPr>
                    <w:t>2024</w:t>
                  </w:r>
                </w:p>
              </w:tc>
              <w:tc>
                <w:tcPr>
                  <w:tcW w:w="1559" w:type="dxa"/>
                  <w:tcBorders>
                    <w:bottom w:val="single" w:sz="4" w:space="0" w:color="auto"/>
                  </w:tcBorders>
                  <w:vAlign w:val="center"/>
                </w:tcPr>
                <w:p w14:paraId="13CCACF7"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 y Secretaría Distrital Planeación - SDP</w:t>
                  </w:r>
                </w:p>
              </w:tc>
            </w:tr>
            <w:tr w:rsidR="006E6918" w:rsidRPr="006145DB" w14:paraId="22881404" w14:textId="77777777" w:rsidTr="00777384">
              <w:trPr>
                <w:trHeight w:val="231"/>
              </w:trPr>
              <w:tc>
                <w:tcPr>
                  <w:tcW w:w="3190" w:type="dxa"/>
                  <w:tcBorders>
                    <w:bottom w:val="single" w:sz="4" w:space="0" w:color="auto"/>
                  </w:tcBorders>
                  <w:vAlign w:val="center"/>
                </w:tcPr>
                <w:p w14:paraId="5B3EE46B" w14:textId="77777777" w:rsidR="000C5F64" w:rsidRPr="006145DB" w:rsidRDefault="000C5F64" w:rsidP="005B435E">
                  <w:pPr>
                    <w:tabs>
                      <w:tab w:val="left" w:pos="709"/>
                    </w:tabs>
                    <w:contextualSpacing/>
                    <w:jc w:val="both"/>
                    <w:rPr>
                      <w:rFonts w:cs="Arial"/>
                      <w:bCs/>
                      <w:sz w:val="20"/>
                      <w:szCs w:val="20"/>
                      <w:lang w:eastAsia="es-CO"/>
                    </w:rPr>
                  </w:pPr>
                  <w:r w:rsidRPr="006145DB">
                    <w:rPr>
                      <w:rFonts w:cs="Arial"/>
                      <w:bCs/>
                      <w:sz w:val="16"/>
                      <w:szCs w:val="20"/>
                      <w:lang w:eastAsia="es-CO"/>
                    </w:rPr>
                    <w:t>Que presente alta dependencia física, mental o cognitiva.</w:t>
                  </w:r>
                </w:p>
              </w:tc>
              <w:tc>
                <w:tcPr>
                  <w:tcW w:w="1278" w:type="dxa"/>
                  <w:tcBorders>
                    <w:bottom w:val="single" w:sz="4" w:space="0" w:color="auto"/>
                  </w:tcBorders>
                  <w:vAlign w:val="center"/>
                </w:tcPr>
                <w:p w14:paraId="16CDD6C8"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2" w:type="dxa"/>
                  <w:tcBorders>
                    <w:bottom w:val="single" w:sz="4" w:space="0" w:color="auto"/>
                  </w:tcBorders>
                  <w:vAlign w:val="center"/>
                </w:tcPr>
                <w:p w14:paraId="71B57E6F"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59" w:type="dxa"/>
                  <w:tcBorders>
                    <w:bottom w:val="single" w:sz="4" w:space="0" w:color="auto"/>
                  </w:tcBorders>
                  <w:vAlign w:val="center"/>
                </w:tcPr>
                <w:p w14:paraId="5AC068FA"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24633D" w:rsidRPr="006145DB" w14:paraId="63372D5F" w14:textId="77777777" w:rsidTr="00777384">
              <w:trPr>
                <w:trHeight w:val="70"/>
              </w:trPr>
              <w:tc>
                <w:tcPr>
                  <w:tcW w:w="3190" w:type="dxa"/>
                  <w:tcBorders>
                    <w:left w:val="nil"/>
                    <w:bottom w:val="nil"/>
                    <w:right w:val="nil"/>
                  </w:tcBorders>
                  <w:vAlign w:val="center"/>
                </w:tcPr>
                <w:p w14:paraId="453EC034" w14:textId="77777777" w:rsidR="0024633D" w:rsidRPr="006145DB" w:rsidRDefault="0024633D" w:rsidP="005B435E">
                  <w:pPr>
                    <w:tabs>
                      <w:tab w:val="left" w:pos="709"/>
                    </w:tabs>
                    <w:contextualSpacing/>
                    <w:jc w:val="both"/>
                    <w:rPr>
                      <w:rFonts w:cs="Arial"/>
                      <w:bCs/>
                      <w:sz w:val="16"/>
                      <w:szCs w:val="20"/>
                      <w:lang w:eastAsia="es-CO"/>
                    </w:rPr>
                  </w:pPr>
                </w:p>
              </w:tc>
              <w:tc>
                <w:tcPr>
                  <w:tcW w:w="1278" w:type="dxa"/>
                  <w:tcBorders>
                    <w:left w:val="nil"/>
                    <w:bottom w:val="nil"/>
                    <w:right w:val="nil"/>
                  </w:tcBorders>
                  <w:vAlign w:val="center"/>
                </w:tcPr>
                <w:p w14:paraId="136053B9" w14:textId="77777777" w:rsidR="0024633D" w:rsidRPr="006145DB" w:rsidRDefault="0024633D" w:rsidP="005B435E">
                  <w:pPr>
                    <w:tabs>
                      <w:tab w:val="left" w:pos="709"/>
                    </w:tabs>
                    <w:contextualSpacing/>
                    <w:jc w:val="center"/>
                    <w:rPr>
                      <w:rFonts w:cs="Arial"/>
                      <w:sz w:val="16"/>
                      <w:szCs w:val="16"/>
                      <w:lang w:eastAsia="es-CO"/>
                    </w:rPr>
                  </w:pPr>
                </w:p>
              </w:tc>
              <w:tc>
                <w:tcPr>
                  <w:tcW w:w="1132" w:type="dxa"/>
                  <w:tcBorders>
                    <w:left w:val="nil"/>
                    <w:bottom w:val="nil"/>
                    <w:right w:val="nil"/>
                  </w:tcBorders>
                  <w:vAlign w:val="center"/>
                </w:tcPr>
                <w:p w14:paraId="7178A8F6" w14:textId="77777777" w:rsidR="0024633D" w:rsidRPr="006145DB" w:rsidRDefault="0024633D" w:rsidP="005B435E">
                  <w:pPr>
                    <w:tabs>
                      <w:tab w:val="left" w:pos="709"/>
                    </w:tabs>
                    <w:contextualSpacing/>
                    <w:jc w:val="center"/>
                    <w:rPr>
                      <w:rFonts w:cs="Arial"/>
                      <w:sz w:val="16"/>
                      <w:szCs w:val="16"/>
                      <w:lang w:eastAsia="es-CO"/>
                    </w:rPr>
                  </w:pPr>
                </w:p>
              </w:tc>
              <w:tc>
                <w:tcPr>
                  <w:tcW w:w="1559" w:type="dxa"/>
                  <w:tcBorders>
                    <w:left w:val="nil"/>
                    <w:bottom w:val="nil"/>
                    <w:right w:val="nil"/>
                  </w:tcBorders>
                  <w:vAlign w:val="center"/>
                </w:tcPr>
                <w:p w14:paraId="3CF6CD85" w14:textId="77777777" w:rsidR="0024633D" w:rsidRPr="006145DB" w:rsidRDefault="0024633D" w:rsidP="005B435E">
                  <w:pPr>
                    <w:tabs>
                      <w:tab w:val="left" w:pos="709"/>
                    </w:tabs>
                    <w:contextualSpacing/>
                    <w:jc w:val="center"/>
                    <w:rPr>
                      <w:rFonts w:cs="Arial"/>
                      <w:bCs/>
                      <w:sz w:val="16"/>
                      <w:szCs w:val="16"/>
                      <w:lang w:eastAsia="es-CO"/>
                    </w:rPr>
                  </w:pPr>
                </w:p>
              </w:tc>
            </w:tr>
          </w:tbl>
          <w:p w14:paraId="5974A515" w14:textId="77777777" w:rsidR="000C5F64" w:rsidRPr="006145DB" w:rsidRDefault="000C5F64" w:rsidP="005B435E">
            <w:pPr>
              <w:tabs>
                <w:tab w:val="left" w:pos="709"/>
              </w:tabs>
              <w:spacing w:after="0" w:line="240" w:lineRule="auto"/>
              <w:contextualSpacing/>
              <w:jc w:val="both"/>
              <w:rPr>
                <w:rFonts w:cs="Arial"/>
                <w:bCs/>
                <w:sz w:val="20"/>
                <w:szCs w:val="20"/>
                <w:lang w:eastAsia="es-CO"/>
              </w:rPr>
            </w:pPr>
          </w:p>
        </w:tc>
      </w:tr>
      <w:tr w:rsidR="006E6918" w:rsidRPr="006145DB" w14:paraId="7B9A80A3" w14:textId="77777777" w:rsidTr="009F0BEA">
        <w:trPr>
          <w:trHeight w:val="422"/>
          <w:jc w:val="center"/>
        </w:trPr>
        <w:tc>
          <w:tcPr>
            <w:tcW w:w="1940" w:type="dxa"/>
            <w:vAlign w:val="center"/>
          </w:tcPr>
          <w:p w14:paraId="48E95254" w14:textId="77777777" w:rsidR="000C5F64" w:rsidRPr="006145DB" w:rsidRDefault="000C5F64"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455" w:type="dxa"/>
          </w:tcPr>
          <w:tbl>
            <w:tblPr>
              <w:tblStyle w:val="Tablaconcuadrcula"/>
              <w:tblW w:w="7159" w:type="dxa"/>
              <w:tblLayout w:type="fixed"/>
              <w:tblLook w:val="04A0" w:firstRow="1" w:lastRow="0" w:firstColumn="1" w:lastColumn="0" w:noHBand="0" w:noVBand="1"/>
            </w:tblPr>
            <w:tblGrid>
              <w:gridCol w:w="3190"/>
              <w:gridCol w:w="1276"/>
              <w:gridCol w:w="1134"/>
              <w:gridCol w:w="1559"/>
            </w:tblGrid>
            <w:tr w:rsidR="0024633D" w:rsidRPr="006145DB" w14:paraId="0D6EA81C" w14:textId="77777777" w:rsidTr="00BA6841">
              <w:trPr>
                <w:trHeight w:val="80"/>
              </w:trPr>
              <w:tc>
                <w:tcPr>
                  <w:tcW w:w="3190" w:type="dxa"/>
                  <w:tcBorders>
                    <w:top w:val="nil"/>
                    <w:left w:val="nil"/>
                    <w:right w:val="nil"/>
                  </w:tcBorders>
                  <w:vAlign w:val="center"/>
                </w:tcPr>
                <w:p w14:paraId="1317A7BD" w14:textId="77777777" w:rsidR="0024633D" w:rsidRPr="006145DB" w:rsidRDefault="0024633D" w:rsidP="005B435E">
                  <w:pPr>
                    <w:tabs>
                      <w:tab w:val="left" w:pos="709"/>
                    </w:tabs>
                    <w:jc w:val="center"/>
                    <w:rPr>
                      <w:rFonts w:cs="Arial"/>
                      <w:sz w:val="16"/>
                      <w:szCs w:val="16"/>
                      <w:lang w:eastAsia="es-CO"/>
                    </w:rPr>
                  </w:pPr>
                </w:p>
              </w:tc>
              <w:tc>
                <w:tcPr>
                  <w:tcW w:w="1276" w:type="dxa"/>
                  <w:tcBorders>
                    <w:top w:val="nil"/>
                    <w:left w:val="nil"/>
                    <w:right w:val="nil"/>
                  </w:tcBorders>
                  <w:vAlign w:val="center"/>
                </w:tcPr>
                <w:p w14:paraId="0D8ABC87" w14:textId="77777777" w:rsidR="0024633D" w:rsidRPr="006145DB" w:rsidRDefault="0024633D" w:rsidP="005B435E">
                  <w:pPr>
                    <w:tabs>
                      <w:tab w:val="left" w:pos="709"/>
                    </w:tabs>
                    <w:jc w:val="center"/>
                    <w:rPr>
                      <w:rFonts w:cs="Arial"/>
                      <w:sz w:val="16"/>
                      <w:szCs w:val="16"/>
                      <w:lang w:eastAsia="es-CO"/>
                    </w:rPr>
                  </w:pPr>
                </w:p>
              </w:tc>
              <w:tc>
                <w:tcPr>
                  <w:tcW w:w="1134" w:type="dxa"/>
                  <w:tcBorders>
                    <w:top w:val="nil"/>
                    <w:left w:val="nil"/>
                    <w:right w:val="nil"/>
                  </w:tcBorders>
                  <w:vAlign w:val="center"/>
                </w:tcPr>
                <w:p w14:paraId="1E6F49BB" w14:textId="77777777" w:rsidR="0024633D" w:rsidRPr="006145DB" w:rsidRDefault="0024633D" w:rsidP="005B435E">
                  <w:pPr>
                    <w:tabs>
                      <w:tab w:val="left" w:pos="709"/>
                    </w:tabs>
                    <w:jc w:val="center"/>
                    <w:rPr>
                      <w:rFonts w:cs="Arial"/>
                      <w:sz w:val="16"/>
                      <w:szCs w:val="16"/>
                      <w:lang w:eastAsia="es-CO"/>
                    </w:rPr>
                  </w:pPr>
                </w:p>
              </w:tc>
              <w:tc>
                <w:tcPr>
                  <w:tcW w:w="1559" w:type="dxa"/>
                  <w:tcBorders>
                    <w:top w:val="nil"/>
                    <w:left w:val="nil"/>
                    <w:right w:val="nil"/>
                  </w:tcBorders>
                  <w:vAlign w:val="center"/>
                </w:tcPr>
                <w:p w14:paraId="2E6C57BD" w14:textId="77777777" w:rsidR="0024633D" w:rsidRPr="006145DB" w:rsidRDefault="0024633D" w:rsidP="005B435E">
                  <w:pPr>
                    <w:tabs>
                      <w:tab w:val="left" w:pos="709"/>
                    </w:tabs>
                    <w:jc w:val="center"/>
                    <w:rPr>
                      <w:rFonts w:cs="Arial"/>
                      <w:sz w:val="16"/>
                      <w:szCs w:val="16"/>
                      <w:lang w:eastAsia="es-CO"/>
                    </w:rPr>
                  </w:pPr>
                </w:p>
              </w:tc>
            </w:tr>
            <w:tr w:rsidR="006E6918" w:rsidRPr="006145DB" w14:paraId="2AF3E5FC" w14:textId="77777777" w:rsidTr="00BA6841">
              <w:trPr>
                <w:trHeight w:val="379"/>
              </w:trPr>
              <w:tc>
                <w:tcPr>
                  <w:tcW w:w="3190" w:type="dxa"/>
                  <w:tcBorders>
                    <w:top w:val="nil"/>
                  </w:tcBorders>
                  <w:vAlign w:val="center"/>
                  <w:hideMark/>
                </w:tcPr>
                <w:p w14:paraId="3A0846F1" w14:textId="77777777" w:rsidR="000C5F64" w:rsidRPr="006145DB" w:rsidRDefault="000C5F64" w:rsidP="005B435E">
                  <w:pPr>
                    <w:tabs>
                      <w:tab w:val="left" w:pos="709"/>
                    </w:tabs>
                    <w:jc w:val="center"/>
                    <w:rPr>
                      <w:rFonts w:cs="Arial"/>
                      <w:sz w:val="16"/>
                      <w:szCs w:val="16"/>
                      <w:lang w:eastAsia="es-CO"/>
                    </w:rPr>
                  </w:pPr>
                  <w:r w:rsidRPr="006145DB">
                    <w:rPr>
                      <w:rFonts w:cs="Arial"/>
                      <w:sz w:val="16"/>
                      <w:szCs w:val="16"/>
                      <w:lang w:eastAsia="es-CO"/>
                    </w:rPr>
                    <w:t>Criterios de Priorización</w:t>
                  </w:r>
                </w:p>
              </w:tc>
              <w:tc>
                <w:tcPr>
                  <w:tcW w:w="1276" w:type="dxa"/>
                  <w:tcBorders>
                    <w:top w:val="nil"/>
                  </w:tcBorders>
                  <w:vAlign w:val="center"/>
                  <w:hideMark/>
                </w:tcPr>
                <w:p w14:paraId="6A967100" w14:textId="77777777" w:rsidR="000C5F64" w:rsidRPr="006145DB" w:rsidRDefault="000C5F64" w:rsidP="005B435E">
                  <w:pPr>
                    <w:tabs>
                      <w:tab w:val="left" w:pos="709"/>
                    </w:tabs>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hideMark/>
                </w:tcPr>
                <w:p w14:paraId="287A0AF5" w14:textId="77777777" w:rsidR="000C5F64" w:rsidRPr="006145DB" w:rsidRDefault="000C5F64" w:rsidP="005B435E">
                  <w:pPr>
                    <w:tabs>
                      <w:tab w:val="left" w:pos="709"/>
                    </w:tabs>
                    <w:jc w:val="center"/>
                    <w:rPr>
                      <w:rFonts w:cs="Arial"/>
                      <w:sz w:val="16"/>
                      <w:szCs w:val="16"/>
                      <w:lang w:eastAsia="es-CO"/>
                    </w:rPr>
                  </w:pPr>
                  <w:r w:rsidRPr="006145DB">
                    <w:rPr>
                      <w:rFonts w:cs="Arial"/>
                      <w:sz w:val="16"/>
                      <w:szCs w:val="16"/>
                      <w:lang w:eastAsia="es-CO"/>
                    </w:rPr>
                    <w:t>Periodicidad</w:t>
                  </w:r>
                </w:p>
              </w:tc>
              <w:tc>
                <w:tcPr>
                  <w:tcW w:w="1559" w:type="dxa"/>
                  <w:tcBorders>
                    <w:top w:val="nil"/>
                  </w:tcBorders>
                  <w:vAlign w:val="center"/>
                  <w:hideMark/>
                </w:tcPr>
                <w:p w14:paraId="6D031971" w14:textId="77777777" w:rsidR="000C5F64" w:rsidRPr="006145DB" w:rsidRDefault="000C5F64" w:rsidP="005B435E">
                  <w:pPr>
                    <w:tabs>
                      <w:tab w:val="left" w:pos="709"/>
                    </w:tabs>
                    <w:jc w:val="center"/>
                    <w:rPr>
                      <w:rFonts w:cs="Arial"/>
                      <w:sz w:val="16"/>
                      <w:szCs w:val="16"/>
                      <w:lang w:eastAsia="es-CO"/>
                    </w:rPr>
                  </w:pPr>
                  <w:r w:rsidRPr="006145DB">
                    <w:rPr>
                      <w:rFonts w:cs="Arial"/>
                      <w:sz w:val="16"/>
                      <w:szCs w:val="16"/>
                      <w:lang w:eastAsia="es-CO"/>
                    </w:rPr>
                    <w:t>Administrador</w:t>
                  </w:r>
                </w:p>
              </w:tc>
            </w:tr>
            <w:tr w:rsidR="006E6918" w:rsidRPr="006145DB" w14:paraId="7ED0E258" w14:textId="77777777" w:rsidTr="00BA6841">
              <w:trPr>
                <w:trHeight w:val="225"/>
              </w:trPr>
              <w:tc>
                <w:tcPr>
                  <w:tcW w:w="3190" w:type="dxa"/>
                  <w:vAlign w:val="center"/>
                  <w:hideMark/>
                </w:tcPr>
                <w:p w14:paraId="69CAB79B" w14:textId="280565ED" w:rsidR="000C5F64" w:rsidRPr="006145DB" w:rsidRDefault="000C5F64" w:rsidP="005B435E">
                  <w:pPr>
                    <w:tabs>
                      <w:tab w:val="left" w:pos="709"/>
                    </w:tabs>
                    <w:jc w:val="both"/>
                    <w:rPr>
                      <w:rFonts w:cs="Arial"/>
                      <w:sz w:val="16"/>
                      <w:szCs w:val="16"/>
                    </w:rPr>
                  </w:pPr>
                  <w:r w:rsidRPr="006145DB">
                    <w:rPr>
                      <w:rFonts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p>
              </w:tc>
              <w:tc>
                <w:tcPr>
                  <w:tcW w:w="1276" w:type="dxa"/>
                  <w:vAlign w:val="center"/>
                  <w:hideMark/>
                </w:tcPr>
                <w:p w14:paraId="20F2A4F4" w14:textId="77777777" w:rsidR="000C5F64" w:rsidRPr="006145DB" w:rsidRDefault="000C5F64" w:rsidP="005B435E">
                  <w:pPr>
                    <w:tabs>
                      <w:tab w:val="left" w:pos="709"/>
                    </w:tabs>
                    <w:jc w:val="center"/>
                    <w:rPr>
                      <w:rFonts w:cs="Arial"/>
                      <w:sz w:val="16"/>
                      <w:szCs w:val="16"/>
                    </w:rPr>
                  </w:pPr>
                  <w:r w:rsidRPr="006145DB">
                    <w:rPr>
                      <w:rFonts w:cs="Arial"/>
                      <w:sz w:val="16"/>
                      <w:szCs w:val="16"/>
                    </w:rPr>
                    <w:t>Registro Único de Victimas – RUV, de la Unidad para la Atención y Reparación Integral a las Víctimas</w:t>
                  </w:r>
                </w:p>
              </w:tc>
              <w:tc>
                <w:tcPr>
                  <w:tcW w:w="1134" w:type="dxa"/>
                  <w:vAlign w:val="center"/>
                  <w:hideMark/>
                </w:tcPr>
                <w:p w14:paraId="17AEF0D8" w14:textId="77777777" w:rsidR="000C5F64" w:rsidRPr="006145DB" w:rsidRDefault="000C5F64" w:rsidP="005B435E">
                  <w:pPr>
                    <w:tabs>
                      <w:tab w:val="left" w:pos="709"/>
                    </w:tabs>
                    <w:jc w:val="center"/>
                    <w:rPr>
                      <w:rFonts w:cs="Arial"/>
                      <w:sz w:val="16"/>
                      <w:szCs w:val="16"/>
                    </w:rPr>
                  </w:pPr>
                  <w:r w:rsidRPr="006145DB">
                    <w:rPr>
                      <w:rFonts w:cs="Arial"/>
                      <w:sz w:val="16"/>
                      <w:szCs w:val="16"/>
                    </w:rPr>
                    <w:t>Trimestral</w:t>
                  </w:r>
                </w:p>
              </w:tc>
              <w:tc>
                <w:tcPr>
                  <w:tcW w:w="1559" w:type="dxa"/>
                  <w:vAlign w:val="center"/>
                  <w:hideMark/>
                </w:tcPr>
                <w:p w14:paraId="2D5A5DE5" w14:textId="77777777" w:rsidR="000C5F64" w:rsidRPr="006145DB" w:rsidRDefault="000C5F64" w:rsidP="005B435E">
                  <w:pPr>
                    <w:tabs>
                      <w:tab w:val="left" w:pos="709"/>
                    </w:tabs>
                    <w:jc w:val="center"/>
                    <w:rPr>
                      <w:rFonts w:cs="Arial"/>
                      <w:sz w:val="18"/>
                      <w:szCs w:val="18"/>
                    </w:rPr>
                  </w:pPr>
                  <w:r w:rsidRPr="006145DB">
                    <w:rPr>
                      <w:rFonts w:cs="Arial"/>
                      <w:sz w:val="16"/>
                      <w:szCs w:val="18"/>
                    </w:rPr>
                    <w:t>Oficina Consejería Distrital De Paz, Victimas Y Reconciliación</w:t>
                  </w:r>
                </w:p>
              </w:tc>
            </w:tr>
            <w:tr w:rsidR="006E6918" w:rsidRPr="006145DB" w14:paraId="65C6B2E5" w14:textId="77777777" w:rsidTr="00BA6841">
              <w:trPr>
                <w:trHeight w:val="235"/>
              </w:trPr>
              <w:tc>
                <w:tcPr>
                  <w:tcW w:w="3190" w:type="dxa"/>
                  <w:vAlign w:val="center"/>
                  <w:hideMark/>
                </w:tcPr>
                <w:p w14:paraId="2E88471A" w14:textId="729249E5" w:rsidR="000C5F64" w:rsidRPr="006145DB" w:rsidRDefault="000C5F64" w:rsidP="005B435E">
                  <w:pPr>
                    <w:tabs>
                      <w:tab w:val="left" w:pos="709"/>
                    </w:tabs>
                    <w:jc w:val="both"/>
                    <w:rPr>
                      <w:rFonts w:cs="Arial"/>
                      <w:sz w:val="20"/>
                      <w:szCs w:val="20"/>
                      <w:lang w:eastAsia="es-CO"/>
                    </w:rPr>
                  </w:pPr>
                  <w:r w:rsidRPr="006145DB">
                    <w:rPr>
                      <w:rFonts w:cs="Arial"/>
                      <w:sz w:val="16"/>
                      <w:szCs w:val="16"/>
                      <w:lang w:eastAsia="es-CO"/>
                    </w:rPr>
                    <w:t>Persona que se identifique como mujer</w:t>
                  </w:r>
                  <w:r w:rsidR="0024633D" w:rsidRPr="006145DB">
                    <w:rPr>
                      <w:rFonts w:cs="Arial"/>
                      <w:sz w:val="16"/>
                      <w:szCs w:val="16"/>
                      <w:lang w:eastAsia="es-CO"/>
                    </w:rPr>
                    <w:t>.</w:t>
                  </w:r>
                </w:p>
              </w:tc>
              <w:tc>
                <w:tcPr>
                  <w:tcW w:w="1276" w:type="dxa"/>
                  <w:vAlign w:val="center"/>
                  <w:hideMark/>
                </w:tcPr>
                <w:p w14:paraId="3D1C711C" w14:textId="77777777" w:rsidR="000C5F64" w:rsidRPr="006145DB" w:rsidRDefault="000C5F64"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vAlign w:val="center"/>
                  <w:hideMark/>
                </w:tcPr>
                <w:p w14:paraId="072C0FA6" w14:textId="77777777" w:rsidR="000C5F64" w:rsidRPr="006145DB" w:rsidRDefault="000C5F64"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559" w:type="dxa"/>
                  <w:vAlign w:val="center"/>
                  <w:hideMark/>
                </w:tcPr>
                <w:p w14:paraId="406109ED" w14:textId="34FE556B" w:rsidR="000C5F64" w:rsidRPr="006145DB" w:rsidRDefault="000C5F64" w:rsidP="005B435E">
                  <w:pPr>
                    <w:tabs>
                      <w:tab w:val="left" w:pos="709"/>
                    </w:tabs>
                    <w:jc w:val="center"/>
                    <w:rPr>
                      <w:rFonts w:cs="Arial"/>
                      <w:sz w:val="20"/>
                      <w:szCs w:val="20"/>
                      <w:lang w:eastAsia="es-CO"/>
                    </w:rPr>
                  </w:pPr>
                  <w:r w:rsidRPr="006145DB">
                    <w:rPr>
                      <w:rFonts w:cs="Arial"/>
                      <w:sz w:val="16"/>
                      <w:szCs w:val="16"/>
                      <w:lang w:eastAsia="es-CO"/>
                    </w:rPr>
                    <w:t>Secretaría Distrital de Integración Social</w:t>
                  </w:r>
                </w:p>
              </w:tc>
            </w:tr>
            <w:tr w:rsidR="006E6918" w:rsidRPr="006145DB" w14:paraId="621EB843" w14:textId="77777777" w:rsidTr="00BA6841">
              <w:trPr>
                <w:trHeight w:val="235"/>
              </w:trPr>
              <w:tc>
                <w:tcPr>
                  <w:tcW w:w="3190" w:type="dxa"/>
                  <w:vAlign w:val="center"/>
                  <w:hideMark/>
                </w:tcPr>
                <w:p w14:paraId="12C9E751" w14:textId="7129CCE0" w:rsidR="000C5F64" w:rsidRPr="006145DB" w:rsidRDefault="000C5F64" w:rsidP="005B435E">
                  <w:pPr>
                    <w:tabs>
                      <w:tab w:val="left" w:pos="709"/>
                    </w:tabs>
                    <w:jc w:val="both"/>
                    <w:rPr>
                      <w:rFonts w:cs="Arial"/>
                      <w:sz w:val="16"/>
                      <w:szCs w:val="16"/>
                    </w:rPr>
                  </w:pPr>
                  <w:r w:rsidRPr="006145DB">
                    <w:rPr>
                      <w:rFonts w:cs="Arial"/>
                      <w:sz w:val="16"/>
                      <w:szCs w:val="16"/>
                    </w:rPr>
                    <w:t>Persona con discapacidad</w:t>
                  </w:r>
                  <w:r w:rsidR="0024633D" w:rsidRPr="006145DB">
                    <w:rPr>
                      <w:rFonts w:cs="Arial"/>
                      <w:sz w:val="16"/>
                      <w:szCs w:val="16"/>
                    </w:rPr>
                    <w:t>.</w:t>
                  </w:r>
                </w:p>
              </w:tc>
              <w:tc>
                <w:tcPr>
                  <w:tcW w:w="1276" w:type="dxa"/>
                  <w:vAlign w:val="center"/>
                  <w:hideMark/>
                </w:tcPr>
                <w:p w14:paraId="66BBC605" w14:textId="77777777" w:rsidR="000C5F64" w:rsidRPr="006145DB" w:rsidRDefault="000C5F64"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vAlign w:val="center"/>
                  <w:hideMark/>
                </w:tcPr>
                <w:p w14:paraId="4CA8A57A" w14:textId="77777777" w:rsidR="000C5F64" w:rsidRPr="006145DB" w:rsidRDefault="000C5F64"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559" w:type="dxa"/>
                  <w:vAlign w:val="center"/>
                  <w:hideMark/>
                </w:tcPr>
                <w:p w14:paraId="7CE1163A" w14:textId="652419CA" w:rsidR="000C5F64" w:rsidRPr="006145DB" w:rsidRDefault="000C5F64" w:rsidP="005B435E">
                  <w:pPr>
                    <w:tabs>
                      <w:tab w:val="left" w:pos="709"/>
                    </w:tabs>
                    <w:jc w:val="center"/>
                    <w:rPr>
                      <w:rFonts w:cs="Arial"/>
                      <w:sz w:val="20"/>
                      <w:szCs w:val="20"/>
                      <w:lang w:eastAsia="es-CO"/>
                    </w:rPr>
                  </w:pPr>
                  <w:r w:rsidRPr="006145DB">
                    <w:rPr>
                      <w:rFonts w:cs="Arial"/>
                      <w:sz w:val="16"/>
                      <w:szCs w:val="16"/>
                      <w:lang w:eastAsia="es-CO"/>
                    </w:rPr>
                    <w:t>Secretaría Distrital de Integración Social</w:t>
                  </w:r>
                </w:p>
              </w:tc>
            </w:tr>
            <w:tr w:rsidR="006E6918" w:rsidRPr="006145DB" w14:paraId="1A9FD4F4" w14:textId="77777777" w:rsidTr="00BA6841">
              <w:trPr>
                <w:trHeight w:val="235"/>
              </w:trPr>
              <w:tc>
                <w:tcPr>
                  <w:tcW w:w="3190" w:type="dxa"/>
                  <w:vAlign w:val="center"/>
                  <w:hideMark/>
                </w:tcPr>
                <w:p w14:paraId="4F8FD2A8" w14:textId="6BA5A2C9" w:rsidR="000C5F64" w:rsidRPr="006145DB" w:rsidRDefault="000C5F64" w:rsidP="005B435E">
                  <w:pPr>
                    <w:tabs>
                      <w:tab w:val="left" w:pos="709"/>
                    </w:tabs>
                    <w:jc w:val="both"/>
                    <w:rPr>
                      <w:rFonts w:cs="Arial"/>
                      <w:sz w:val="20"/>
                      <w:szCs w:val="20"/>
                      <w:lang w:eastAsia="es-CO"/>
                    </w:rPr>
                  </w:pPr>
                  <w:r w:rsidRPr="006145DB">
                    <w:rPr>
                      <w:rFonts w:cs="Arial"/>
                      <w:sz w:val="16"/>
                      <w:szCs w:val="16"/>
                      <w:lang w:eastAsia="es-CO"/>
                    </w:rPr>
                    <w:t>Persona mayor de 60 años</w:t>
                  </w:r>
                  <w:r w:rsidR="0024633D" w:rsidRPr="006145DB">
                    <w:rPr>
                      <w:rFonts w:cs="Arial"/>
                      <w:sz w:val="16"/>
                      <w:szCs w:val="16"/>
                      <w:lang w:eastAsia="es-CO"/>
                    </w:rPr>
                    <w:t>.</w:t>
                  </w:r>
                </w:p>
              </w:tc>
              <w:tc>
                <w:tcPr>
                  <w:tcW w:w="1276" w:type="dxa"/>
                  <w:vAlign w:val="center"/>
                  <w:hideMark/>
                </w:tcPr>
                <w:p w14:paraId="5B915B95" w14:textId="77777777" w:rsidR="000C5F64" w:rsidRPr="006145DB" w:rsidRDefault="000C5F64"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vAlign w:val="center"/>
                  <w:hideMark/>
                </w:tcPr>
                <w:p w14:paraId="72735A30" w14:textId="77777777" w:rsidR="000C5F64" w:rsidRPr="006145DB" w:rsidRDefault="000C5F64"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559" w:type="dxa"/>
                  <w:vAlign w:val="center"/>
                  <w:hideMark/>
                </w:tcPr>
                <w:p w14:paraId="4E57D554" w14:textId="4A777DDB" w:rsidR="000C5F64" w:rsidRPr="006145DB" w:rsidRDefault="000C5F64" w:rsidP="005B435E">
                  <w:pPr>
                    <w:tabs>
                      <w:tab w:val="left" w:pos="709"/>
                    </w:tabs>
                    <w:jc w:val="center"/>
                    <w:rPr>
                      <w:rFonts w:cs="Arial"/>
                      <w:sz w:val="20"/>
                      <w:szCs w:val="20"/>
                      <w:lang w:eastAsia="es-CO"/>
                    </w:rPr>
                  </w:pPr>
                  <w:r w:rsidRPr="006145DB">
                    <w:rPr>
                      <w:rFonts w:cs="Arial"/>
                      <w:sz w:val="16"/>
                      <w:szCs w:val="16"/>
                      <w:lang w:eastAsia="es-CO"/>
                    </w:rPr>
                    <w:t>Secretaría Distrital de Integración Social</w:t>
                  </w:r>
                </w:p>
              </w:tc>
            </w:tr>
            <w:tr w:rsidR="006E6918" w:rsidRPr="006145DB" w14:paraId="5CCDF1F9" w14:textId="77777777" w:rsidTr="0056394F">
              <w:trPr>
                <w:trHeight w:val="235"/>
              </w:trPr>
              <w:tc>
                <w:tcPr>
                  <w:tcW w:w="3190" w:type="dxa"/>
                  <w:tcBorders>
                    <w:bottom w:val="single" w:sz="4" w:space="0" w:color="auto"/>
                  </w:tcBorders>
                  <w:vAlign w:val="center"/>
                  <w:hideMark/>
                </w:tcPr>
                <w:p w14:paraId="00B95B87" w14:textId="4C62EB23" w:rsidR="000C5F64" w:rsidRPr="006145DB" w:rsidRDefault="000C5F64" w:rsidP="005B435E">
                  <w:pPr>
                    <w:jc w:val="both"/>
                    <w:rPr>
                      <w:rFonts w:cs="Arial"/>
                      <w:sz w:val="16"/>
                      <w:szCs w:val="16"/>
                    </w:rPr>
                  </w:pPr>
                  <w:r w:rsidRPr="006145DB">
                    <w:rPr>
                      <w:rFonts w:cs="Arial"/>
                      <w:sz w:val="16"/>
                      <w:szCs w:val="16"/>
                    </w:rPr>
                    <w:t>Persona Indígena o 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r w:rsidR="0024633D" w:rsidRPr="006145DB">
                    <w:rPr>
                      <w:rFonts w:cs="Arial"/>
                      <w:sz w:val="16"/>
                      <w:szCs w:val="16"/>
                    </w:rPr>
                    <w:t>.</w:t>
                  </w:r>
                </w:p>
              </w:tc>
              <w:tc>
                <w:tcPr>
                  <w:tcW w:w="1276" w:type="dxa"/>
                  <w:tcBorders>
                    <w:bottom w:val="single" w:sz="4" w:space="0" w:color="auto"/>
                  </w:tcBorders>
                  <w:vAlign w:val="center"/>
                  <w:hideMark/>
                </w:tcPr>
                <w:p w14:paraId="61F8F713" w14:textId="77777777" w:rsidR="000C5F64" w:rsidRPr="006145DB" w:rsidRDefault="000C5F64" w:rsidP="005B435E">
                  <w:pPr>
                    <w:jc w:val="center"/>
                    <w:rPr>
                      <w:rFonts w:cs="Arial"/>
                      <w:sz w:val="16"/>
                      <w:szCs w:val="16"/>
                    </w:rPr>
                  </w:pPr>
                  <w:r w:rsidRPr="006145DB">
                    <w:rPr>
                      <w:rFonts w:cs="Arial"/>
                      <w:sz w:val="16"/>
                      <w:szCs w:val="16"/>
                    </w:rPr>
                    <w:t>Censos oficiales de comunidades étnicas: Indígena Cabildos reconocidos en la ciudad de Bogotá</w:t>
                  </w:r>
                </w:p>
              </w:tc>
              <w:tc>
                <w:tcPr>
                  <w:tcW w:w="1134" w:type="dxa"/>
                  <w:tcBorders>
                    <w:bottom w:val="single" w:sz="4" w:space="0" w:color="auto"/>
                  </w:tcBorders>
                  <w:vAlign w:val="center"/>
                  <w:hideMark/>
                </w:tcPr>
                <w:p w14:paraId="272B741D" w14:textId="77777777" w:rsidR="000C5F64" w:rsidRPr="006145DB" w:rsidRDefault="000C5F64" w:rsidP="005B435E">
                  <w:pPr>
                    <w:jc w:val="center"/>
                    <w:rPr>
                      <w:rFonts w:cs="Arial"/>
                      <w:sz w:val="16"/>
                      <w:szCs w:val="16"/>
                    </w:rPr>
                  </w:pPr>
                  <w:r w:rsidRPr="006145DB">
                    <w:rPr>
                      <w:rFonts w:cs="Arial"/>
                      <w:sz w:val="16"/>
                      <w:szCs w:val="16"/>
                    </w:rPr>
                    <w:t>2021 Entrega única</w:t>
                  </w:r>
                </w:p>
              </w:tc>
              <w:tc>
                <w:tcPr>
                  <w:tcW w:w="1559" w:type="dxa"/>
                  <w:tcBorders>
                    <w:bottom w:val="single" w:sz="4" w:space="0" w:color="auto"/>
                  </w:tcBorders>
                  <w:vAlign w:val="center"/>
                  <w:hideMark/>
                </w:tcPr>
                <w:p w14:paraId="4912442B" w14:textId="77777777" w:rsidR="000C5F64" w:rsidRPr="006145DB" w:rsidRDefault="000C5F64" w:rsidP="005B435E">
                  <w:pPr>
                    <w:jc w:val="center"/>
                    <w:rPr>
                      <w:rFonts w:cs="Arial"/>
                      <w:sz w:val="16"/>
                      <w:szCs w:val="16"/>
                    </w:rPr>
                  </w:pPr>
                  <w:r w:rsidRPr="006145DB">
                    <w:rPr>
                      <w:rFonts w:cs="Arial"/>
                      <w:sz w:val="16"/>
                      <w:szCs w:val="16"/>
                    </w:rPr>
                    <w:t>Ministerio del Interior</w:t>
                  </w:r>
                </w:p>
              </w:tc>
            </w:tr>
            <w:tr w:rsidR="006E6918" w:rsidRPr="006145DB" w14:paraId="5137BEF7" w14:textId="77777777" w:rsidTr="0056394F">
              <w:trPr>
                <w:trHeight w:val="235"/>
              </w:trPr>
              <w:tc>
                <w:tcPr>
                  <w:tcW w:w="3190" w:type="dxa"/>
                  <w:tcBorders>
                    <w:bottom w:val="single" w:sz="4" w:space="0" w:color="auto"/>
                  </w:tcBorders>
                  <w:vAlign w:val="center"/>
                  <w:hideMark/>
                </w:tcPr>
                <w:p w14:paraId="63C8BAD1" w14:textId="59D0DC83" w:rsidR="000C5F64" w:rsidRPr="006145DB" w:rsidRDefault="000C5F64" w:rsidP="005B435E">
                  <w:pPr>
                    <w:tabs>
                      <w:tab w:val="left" w:pos="709"/>
                    </w:tabs>
                    <w:jc w:val="both"/>
                    <w:rPr>
                      <w:rFonts w:cs="Arial"/>
                      <w:sz w:val="16"/>
                      <w:szCs w:val="16"/>
                    </w:rPr>
                  </w:pPr>
                  <w:r w:rsidRPr="006145DB">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56394F" w:rsidRPr="006145DB">
                    <w:rPr>
                      <w:rFonts w:cs="Arial"/>
                      <w:sz w:val="16"/>
                      <w:szCs w:val="16"/>
                    </w:rPr>
                    <w:t>.</w:t>
                  </w:r>
                </w:p>
              </w:tc>
              <w:tc>
                <w:tcPr>
                  <w:tcW w:w="1276" w:type="dxa"/>
                  <w:tcBorders>
                    <w:bottom w:val="single" w:sz="4" w:space="0" w:color="auto"/>
                  </w:tcBorders>
                  <w:vAlign w:val="center"/>
                  <w:hideMark/>
                </w:tcPr>
                <w:p w14:paraId="5A610468" w14:textId="60E62D31" w:rsidR="000C5F64" w:rsidRPr="006145DB" w:rsidRDefault="000C5F64" w:rsidP="007B4DB0">
                  <w:pPr>
                    <w:jc w:val="center"/>
                    <w:rPr>
                      <w:rFonts w:cs="Arial"/>
                      <w:sz w:val="16"/>
                      <w:szCs w:val="16"/>
                    </w:rPr>
                  </w:pPr>
                  <w:r w:rsidRPr="006145DB">
                    <w:rPr>
                      <w:rFonts w:cs="Arial"/>
                      <w:sz w:val="16"/>
                      <w:szCs w:val="16"/>
                    </w:rPr>
                    <w:t>Listados enviados por las instancias de representación y participación de</w:t>
                  </w:r>
                  <w:r w:rsidR="007B4DB0" w:rsidRPr="006145DB">
                    <w:rPr>
                      <w:rFonts w:cs="Arial"/>
                      <w:sz w:val="16"/>
                      <w:szCs w:val="16"/>
                    </w:rPr>
                    <w:t xml:space="preserve"> </w:t>
                  </w:r>
                  <w:r w:rsidRPr="006145DB">
                    <w:rPr>
                      <w:rFonts w:cs="Arial"/>
                      <w:sz w:val="16"/>
                      <w:szCs w:val="16"/>
                    </w:rPr>
                    <w:t>comunidades Negras, Afrocolombianas en Bogotá</w:t>
                  </w:r>
                </w:p>
              </w:tc>
              <w:tc>
                <w:tcPr>
                  <w:tcW w:w="1134" w:type="dxa"/>
                  <w:tcBorders>
                    <w:bottom w:val="single" w:sz="4" w:space="0" w:color="auto"/>
                  </w:tcBorders>
                  <w:vAlign w:val="center"/>
                  <w:hideMark/>
                </w:tcPr>
                <w:p w14:paraId="56F2E99D" w14:textId="77777777" w:rsidR="000C5F64" w:rsidRPr="006145DB" w:rsidRDefault="000C5F64" w:rsidP="005B435E">
                  <w:pPr>
                    <w:tabs>
                      <w:tab w:val="left" w:pos="709"/>
                    </w:tabs>
                    <w:jc w:val="center"/>
                    <w:rPr>
                      <w:rFonts w:eastAsia="Arial" w:cs="Arial"/>
                      <w:sz w:val="16"/>
                      <w:szCs w:val="16"/>
                    </w:rPr>
                  </w:pPr>
                  <w:r w:rsidRPr="006145DB">
                    <w:rPr>
                      <w:rFonts w:cs="Arial"/>
                      <w:sz w:val="16"/>
                      <w:szCs w:val="16"/>
                    </w:rPr>
                    <w:t>No Disponible</w:t>
                  </w:r>
                </w:p>
              </w:tc>
              <w:tc>
                <w:tcPr>
                  <w:tcW w:w="1559" w:type="dxa"/>
                  <w:tcBorders>
                    <w:bottom w:val="single" w:sz="4" w:space="0" w:color="auto"/>
                  </w:tcBorders>
                  <w:vAlign w:val="center"/>
                  <w:hideMark/>
                </w:tcPr>
                <w:p w14:paraId="3FF91216" w14:textId="77777777" w:rsidR="000C5F64" w:rsidRPr="006145DB" w:rsidRDefault="000C5F64"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6E6918" w:rsidRPr="006145DB" w14:paraId="2B80F460" w14:textId="77777777" w:rsidTr="0056394F">
              <w:trPr>
                <w:trHeight w:val="235"/>
              </w:trPr>
              <w:tc>
                <w:tcPr>
                  <w:tcW w:w="3190" w:type="dxa"/>
                  <w:tcBorders>
                    <w:top w:val="single" w:sz="4" w:space="0" w:color="auto"/>
                  </w:tcBorders>
                  <w:vAlign w:val="center"/>
                  <w:hideMark/>
                </w:tcPr>
                <w:p w14:paraId="62A5F5ED" w14:textId="77777777" w:rsidR="000C5F64" w:rsidRPr="006145DB" w:rsidRDefault="000C5F64" w:rsidP="005B435E">
                  <w:pPr>
                    <w:tabs>
                      <w:tab w:val="left" w:pos="709"/>
                    </w:tabs>
                    <w:jc w:val="both"/>
                    <w:rPr>
                      <w:rFonts w:cs="Arial"/>
                      <w:sz w:val="16"/>
                      <w:szCs w:val="16"/>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276" w:type="dxa"/>
                  <w:tcBorders>
                    <w:top w:val="single" w:sz="4" w:space="0" w:color="auto"/>
                  </w:tcBorders>
                  <w:vAlign w:val="center"/>
                  <w:hideMark/>
                </w:tcPr>
                <w:p w14:paraId="13D86A07" w14:textId="77777777" w:rsidR="000C5F64" w:rsidRPr="006145DB" w:rsidRDefault="000C5F64" w:rsidP="005B435E">
                  <w:pPr>
                    <w:tabs>
                      <w:tab w:val="left" w:pos="709"/>
                    </w:tabs>
                    <w:jc w:val="center"/>
                    <w:rPr>
                      <w:rFonts w:cs="Arial"/>
                      <w:sz w:val="16"/>
                      <w:szCs w:val="16"/>
                    </w:rPr>
                  </w:pPr>
                  <w:r w:rsidRPr="006145DB">
                    <w:rPr>
                      <w:rFonts w:cs="Arial"/>
                      <w:sz w:val="16"/>
                      <w:szCs w:val="16"/>
                    </w:rPr>
                    <w:t>Listados enviados por las instancias de representación y participación de comunidades Raizales en Bogotá.</w:t>
                  </w:r>
                </w:p>
              </w:tc>
              <w:tc>
                <w:tcPr>
                  <w:tcW w:w="1134" w:type="dxa"/>
                  <w:tcBorders>
                    <w:top w:val="single" w:sz="4" w:space="0" w:color="auto"/>
                  </w:tcBorders>
                  <w:vAlign w:val="center"/>
                  <w:hideMark/>
                </w:tcPr>
                <w:p w14:paraId="70685BB7" w14:textId="77777777" w:rsidR="000C5F64" w:rsidRPr="006145DB" w:rsidRDefault="000C5F64" w:rsidP="005B435E">
                  <w:pPr>
                    <w:tabs>
                      <w:tab w:val="left" w:pos="709"/>
                    </w:tabs>
                    <w:jc w:val="center"/>
                    <w:rPr>
                      <w:rFonts w:cs="Arial"/>
                      <w:sz w:val="16"/>
                      <w:szCs w:val="16"/>
                    </w:rPr>
                  </w:pPr>
                  <w:r w:rsidRPr="006145DB">
                    <w:rPr>
                      <w:rFonts w:cs="Arial"/>
                      <w:sz w:val="16"/>
                      <w:szCs w:val="16"/>
                    </w:rPr>
                    <w:t>No Disponible</w:t>
                  </w:r>
                </w:p>
              </w:tc>
              <w:tc>
                <w:tcPr>
                  <w:tcW w:w="1559" w:type="dxa"/>
                  <w:tcBorders>
                    <w:top w:val="single" w:sz="4" w:space="0" w:color="auto"/>
                  </w:tcBorders>
                  <w:vAlign w:val="center"/>
                  <w:hideMark/>
                </w:tcPr>
                <w:p w14:paraId="6E937F21" w14:textId="77777777" w:rsidR="000C5F64" w:rsidRPr="006145DB" w:rsidRDefault="000C5F64"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6E6918" w:rsidRPr="006145DB" w14:paraId="6F64EDB7" w14:textId="77777777" w:rsidTr="00BA6841">
              <w:trPr>
                <w:trHeight w:val="235"/>
              </w:trPr>
              <w:tc>
                <w:tcPr>
                  <w:tcW w:w="3190" w:type="dxa"/>
                  <w:vAlign w:val="center"/>
                  <w:hideMark/>
                </w:tcPr>
                <w:p w14:paraId="0D2BC332" w14:textId="09E369C5" w:rsidR="000C5F64" w:rsidRPr="006145DB" w:rsidRDefault="000C5F64" w:rsidP="005B435E">
                  <w:pPr>
                    <w:tabs>
                      <w:tab w:val="left" w:pos="709"/>
                    </w:tabs>
                    <w:jc w:val="both"/>
                    <w:rPr>
                      <w:rFonts w:cs="Arial"/>
                      <w:sz w:val="16"/>
                      <w:szCs w:val="16"/>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24633D" w:rsidRPr="006145DB">
                    <w:rPr>
                      <w:rFonts w:cs="Arial"/>
                      <w:sz w:val="16"/>
                      <w:szCs w:val="16"/>
                    </w:rPr>
                    <w:t>.</w:t>
                  </w:r>
                </w:p>
              </w:tc>
              <w:tc>
                <w:tcPr>
                  <w:tcW w:w="1276" w:type="dxa"/>
                  <w:vAlign w:val="center"/>
                  <w:hideMark/>
                </w:tcPr>
                <w:p w14:paraId="62EC111B" w14:textId="77777777" w:rsidR="000C5F64" w:rsidRPr="006145DB" w:rsidRDefault="000C5F64" w:rsidP="005B435E">
                  <w:pPr>
                    <w:tabs>
                      <w:tab w:val="left" w:pos="709"/>
                    </w:tabs>
                    <w:jc w:val="center"/>
                    <w:rPr>
                      <w:rFonts w:cs="Arial"/>
                      <w:sz w:val="16"/>
                      <w:szCs w:val="16"/>
                    </w:rPr>
                  </w:pPr>
                  <w:r w:rsidRPr="006145DB">
                    <w:rPr>
                      <w:rFonts w:cs="Arial"/>
                      <w:sz w:val="16"/>
                      <w:szCs w:val="16"/>
                    </w:rPr>
                    <w:t>Listados enviados por las instancias de representación y participación de comunidades Palenqueras en Bogotá.</w:t>
                  </w:r>
                </w:p>
              </w:tc>
              <w:tc>
                <w:tcPr>
                  <w:tcW w:w="1134" w:type="dxa"/>
                  <w:vAlign w:val="center"/>
                  <w:hideMark/>
                </w:tcPr>
                <w:p w14:paraId="15591EA4" w14:textId="77777777" w:rsidR="000C5F64" w:rsidRPr="006145DB" w:rsidRDefault="000C5F64" w:rsidP="005B435E">
                  <w:pPr>
                    <w:tabs>
                      <w:tab w:val="left" w:pos="709"/>
                    </w:tabs>
                    <w:jc w:val="center"/>
                    <w:rPr>
                      <w:rFonts w:cs="Arial"/>
                      <w:sz w:val="16"/>
                      <w:szCs w:val="16"/>
                    </w:rPr>
                  </w:pPr>
                  <w:r w:rsidRPr="006145DB">
                    <w:rPr>
                      <w:rFonts w:cs="Arial"/>
                      <w:sz w:val="16"/>
                      <w:szCs w:val="16"/>
                    </w:rPr>
                    <w:t>No disponible</w:t>
                  </w:r>
                </w:p>
              </w:tc>
              <w:tc>
                <w:tcPr>
                  <w:tcW w:w="1559" w:type="dxa"/>
                  <w:vAlign w:val="center"/>
                  <w:hideMark/>
                </w:tcPr>
                <w:p w14:paraId="16F9274A" w14:textId="77777777" w:rsidR="000C5F64" w:rsidRPr="006145DB" w:rsidRDefault="000C5F64"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6E6918" w:rsidRPr="006145DB" w14:paraId="69CC02B8" w14:textId="77777777" w:rsidTr="00BA6841">
              <w:trPr>
                <w:trHeight w:val="235"/>
              </w:trPr>
              <w:tc>
                <w:tcPr>
                  <w:tcW w:w="3190" w:type="dxa"/>
                  <w:vAlign w:val="center"/>
                  <w:hideMark/>
                </w:tcPr>
                <w:p w14:paraId="0E00694A" w14:textId="77777777" w:rsidR="000C5F64" w:rsidRPr="006145DB" w:rsidRDefault="000C5F64" w:rsidP="005B435E">
                  <w:pPr>
                    <w:tabs>
                      <w:tab w:val="left" w:pos="709"/>
                    </w:tabs>
                    <w:jc w:val="both"/>
                    <w:rPr>
                      <w:rFonts w:cs="Arial"/>
                      <w:sz w:val="16"/>
                      <w:szCs w:val="16"/>
                    </w:rPr>
                  </w:pPr>
                  <w:r w:rsidRPr="006145DB">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276" w:type="dxa"/>
                  <w:vAlign w:val="center"/>
                  <w:hideMark/>
                </w:tcPr>
                <w:p w14:paraId="40D3ED43" w14:textId="77777777" w:rsidR="000C5F64" w:rsidRPr="006145DB" w:rsidRDefault="000C5F64" w:rsidP="005B435E">
                  <w:pPr>
                    <w:jc w:val="center"/>
                    <w:rPr>
                      <w:rFonts w:cs="Arial"/>
                      <w:sz w:val="16"/>
                      <w:szCs w:val="16"/>
                    </w:rPr>
                  </w:pPr>
                  <w:r w:rsidRPr="006145DB">
                    <w:rPr>
                      <w:rFonts w:cs="Arial"/>
                      <w:sz w:val="16"/>
                      <w:szCs w:val="16"/>
                    </w:rPr>
                    <w:t>Listados enviados por las instancias de representación y participación de cabildos o pueblos indígenas en Bogotá.</w:t>
                  </w:r>
                </w:p>
              </w:tc>
              <w:tc>
                <w:tcPr>
                  <w:tcW w:w="1134" w:type="dxa"/>
                  <w:vAlign w:val="center"/>
                  <w:hideMark/>
                </w:tcPr>
                <w:p w14:paraId="1D41F1B8" w14:textId="77777777" w:rsidR="000C5F64" w:rsidRPr="006145DB" w:rsidRDefault="000C5F64" w:rsidP="005B435E">
                  <w:pPr>
                    <w:tabs>
                      <w:tab w:val="left" w:pos="709"/>
                    </w:tabs>
                    <w:jc w:val="center"/>
                    <w:rPr>
                      <w:rFonts w:cs="Arial"/>
                      <w:sz w:val="16"/>
                      <w:szCs w:val="16"/>
                    </w:rPr>
                  </w:pPr>
                  <w:r w:rsidRPr="006145DB">
                    <w:rPr>
                      <w:rFonts w:cs="Arial"/>
                      <w:sz w:val="16"/>
                      <w:szCs w:val="16"/>
                    </w:rPr>
                    <w:t>No disponible</w:t>
                  </w:r>
                </w:p>
              </w:tc>
              <w:tc>
                <w:tcPr>
                  <w:tcW w:w="1559" w:type="dxa"/>
                  <w:vAlign w:val="center"/>
                  <w:hideMark/>
                </w:tcPr>
                <w:p w14:paraId="05E2D32C" w14:textId="77777777" w:rsidR="000C5F64" w:rsidRPr="006145DB" w:rsidRDefault="000C5F64"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6E6918" w:rsidRPr="006145DB" w14:paraId="361CCAF2" w14:textId="77777777" w:rsidTr="0056394F">
              <w:trPr>
                <w:trHeight w:val="235"/>
              </w:trPr>
              <w:tc>
                <w:tcPr>
                  <w:tcW w:w="3190" w:type="dxa"/>
                  <w:tcBorders>
                    <w:bottom w:val="single" w:sz="4" w:space="0" w:color="auto"/>
                  </w:tcBorders>
                  <w:vAlign w:val="center"/>
                  <w:hideMark/>
                </w:tcPr>
                <w:p w14:paraId="52912E79" w14:textId="77777777" w:rsidR="000C5F64" w:rsidRPr="006145DB" w:rsidRDefault="000C5F64" w:rsidP="005B435E">
                  <w:pPr>
                    <w:tabs>
                      <w:tab w:val="left" w:pos="709"/>
                    </w:tabs>
                    <w:jc w:val="both"/>
                    <w:rPr>
                      <w:rFonts w:cs="Arial"/>
                      <w:sz w:val="16"/>
                      <w:szCs w:val="16"/>
                    </w:rPr>
                  </w:pPr>
                  <w:r w:rsidRPr="006145DB">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p>
              </w:tc>
              <w:tc>
                <w:tcPr>
                  <w:tcW w:w="1276" w:type="dxa"/>
                  <w:tcBorders>
                    <w:bottom w:val="single" w:sz="4" w:space="0" w:color="auto"/>
                  </w:tcBorders>
                  <w:vAlign w:val="center"/>
                  <w:hideMark/>
                </w:tcPr>
                <w:p w14:paraId="26B0CBCC" w14:textId="77777777" w:rsidR="000C5F64" w:rsidRPr="006145DB" w:rsidRDefault="000C5F64" w:rsidP="005B435E">
                  <w:pPr>
                    <w:jc w:val="center"/>
                    <w:rPr>
                      <w:rFonts w:cs="Arial"/>
                      <w:sz w:val="16"/>
                      <w:szCs w:val="16"/>
                    </w:rPr>
                  </w:pPr>
                  <w:r w:rsidRPr="006145DB">
                    <w:rPr>
                      <w:rFonts w:cs="Arial"/>
                      <w:sz w:val="16"/>
                      <w:szCs w:val="16"/>
                    </w:rPr>
                    <w:t>Listados enviados por las instancias de representación y participación de comunidad Rrom o Gitana en Bogotá.</w:t>
                  </w:r>
                </w:p>
              </w:tc>
              <w:tc>
                <w:tcPr>
                  <w:tcW w:w="1134" w:type="dxa"/>
                  <w:tcBorders>
                    <w:bottom w:val="single" w:sz="4" w:space="0" w:color="auto"/>
                  </w:tcBorders>
                  <w:vAlign w:val="center"/>
                  <w:hideMark/>
                </w:tcPr>
                <w:p w14:paraId="678723E7" w14:textId="77777777" w:rsidR="000C5F64" w:rsidRPr="006145DB" w:rsidRDefault="000C5F64" w:rsidP="005B435E">
                  <w:pPr>
                    <w:tabs>
                      <w:tab w:val="left" w:pos="709"/>
                    </w:tabs>
                    <w:jc w:val="center"/>
                    <w:rPr>
                      <w:rFonts w:cs="Arial"/>
                      <w:sz w:val="16"/>
                      <w:szCs w:val="16"/>
                    </w:rPr>
                  </w:pPr>
                  <w:r w:rsidRPr="006145DB">
                    <w:rPr>
                      <w:rFonts w:cs="Arial"/>
                      <w:sz w:val="16"/>
                      <w:szCs w:val="16"/>
                    </w:rPr>
                    <w:t>No disponible</w:t>
                  </w:r>
                </w:p>
              </w:tc>
              <w:tc>
                <w:tcPr>
                  <w:tcW w:w="1559" w:type="dxa"/>
                  <w:tcBorders>
                    <w:bottom w:val="single" w:sz="4" w:space="0" w:color="auto"/>
                  </w:tcBorders>
                  <w:vAlign w:val="center"/>
                  <w:hideMark/>
                </w:tcPr>
                <w:p w14:paraId="46794A1B" w14:textId="77777777" w:rsidR="000C5F64" w:rsidRPr="006145DB" w:rsidRDefault="000C5F64" w:rsidP="005B435E">
                  <w:pPr>
                    <w:tabs>
                      <w:tab w:val="left" w:pos="709"/>
                    </w:tabs>
                    <w:jc w:val="center"/>
                    <w:rPr>
                      <w:rFonts w:cs="Arial"/>
                      <w:sz w:val="16"/>
                      <w:szCs w:val="16"/>
                    </w:rPr>
                  </w:pPr>
                  <w:r w:rsidRPr="006145DB">
                    <w:rPr>
                      <w:rFonts w:cs="Arial"/>
                      <w:sz w:val="16"/>
                      <w:szCs w:val="16"/>
                    </w:rPr>
                    <w:t>Dirección de Asuntos Étnicos de la Secretaría Distrital de Gobierno</w:t>
                  </w:r>
                </w:p>
              </w:tc>
            </w:tr>
            <w:tr w:rsidR="006E6918" w:rsidRPr="006145DB" w14:paraId="63063191" w14:textId="77777777" w:rsidTr="0056394F">
              <w:trPr>
                <w:trHeight w:val="235"/>
              </w:trPr>
              <w:tc>
                <w:tcPr>
                  <w:tcW w:w="3190" w:type="dxa"/>
                  <w:tcBorders>
                    <w:bottom w:val="nil"/>
                  </w:tcBorders>
                  <w:vAlign w:val="center"/>
                  <w:hideMark/>
                </w:tcPr>
                <w:p w14:paraId="09A2774A" w14:textId="1FC71EE3" w:rsidR="000C5F64" w:rsidRPr="006145DB" w:rsidRDefault="000C5F64" w:rsidP="005B435E">
                  <w:pPr>
                    <w:tabs>
                      <w:tab w:val="left" w:pos="709"/>
                    </w:tabs>
                    <w:jc w:val="both"/>
                    <w:rPr>
                      <w:rFonts w:cs="Arial"/>
                      <w:sz w:val="20"/>
                      <w:szCs w:val="20"/>
                      <w:lang w:eastAsia="es-CO"/>
                    </w:rPr>
                  </w:pPr>
                  <w:r w:rsidRPr="006145DB">
                    <w:rPr>
                      <w:rFonts w:cs="Arial"/>
                      <w:sz w:val="16"/>
                      <w:szCs w:val="16"/>
                      <w:lang w:eastAsia="es-CO"/>
                    </w:rPr>
                    <w:t>Persona de los sectores sociales LGBTI</w:t>
                  </w:r>
                  <w:r w:rsidR="00F34018" w:rsidRPr="006145DB">
                    <w:rPr>
                      <w:rFonts w:cs="Arial"/>
                      <w:sz w:val="16"/>
                      <w:szCs w:val="16"/>
                      <w:lang w:eastAsia="es-CO"/>
                    </w:rPr>
                    <w:t>.</w:t>
                  </w:r>
                </w:p>
              </w:tc>
              <w:tc>
                <w:tcPr>
                  <w:tcW w:w="1276" w:type="dxa"/>
                  <w:tcBorders>
                    <w:bottom w:val="nil"/>
                  </w:tcBorders>
                  <w:vAlign w:val="center"/>
                  <w:hideMark/>
                </w:tcPr>
                <w:p w14:paraId="38C70F66" w14:textId="77777777" w:rsidR="000C5F64" w:rsidRPr="006145DB" w:rsidRDefault="000C5F64" w:rsidP="005B435E">
                  <w:pPr>
                    <w:tabs>
                      <w:tab w:val="left" w:pos="709"/>
                    </w:tabs>
                    <w:jc w:val="center"/>
                    <w:rPr>
                      <w:rFonts w:cs="Arial"/>
                      <w:bCs/>
                      <w:sz w:val="20"/>
                      <w:szCs w:val="20"/>
                      <w:lang w:eastAsia="es-CO"/>
                    </w:rPr>
                  </w:pPr>
                  <w:r w:rsidRPr="006145DB">
                    <w:rPr>
                      <w:rFonts w:cs="Arial"/>
                      <w:bCs/>
                      <w:sz w:val="16"/>
                      <w:szCs w:val="16"/>
                      <w:lang w:eastAsia="es-CO"/>
                    </w:rPr>
                    <w:t>SIRBE</w:t>
                  </w:r>
                </w:p>
              </w:tc>
              <w:tc>
                <w:tcPr>
                  <w:tcW w:w="1134" w:type="dxa"/>
                  <w:tcBorders>
                    <w:bottom w:val="nil"/>
                  </w:tcBorders>
                  <w:vAlign w:val="center"/>
                  <w:hideMark/>
                </w:tcPr>
                <w:p w14:paraId="47A69AC4" w14:textId="77777777" w:rsidR="000C5F64" w:rsidRPr="006145DB" w:rsidRDefault="000C5F64" w:rsidP="005B435E">
                  <w:pPr>
                    <w:tabs>
                      <w:tab w:val="left" w:pos="709"/>
                    </w:tabs>
                    <w:jc w:val="center"/>
                    <w:rPr>
                      <w:rFonts w:cs="Arial"/>
                      <w:bCs/>
                      <w:sz w:val="20"/>
                      <w:szCs w:val="20"/>
                      <w:lang w:eastAsia="es-CO"/>
                    </w:rPr>
                  </w:pPr>
                  <w:r w:rsidRPr="006145DB">
                    <w:rPr>
                      <w:rFonts w:cs="Arial"/>
                      <w:bCs/>
                      <w:sz w:val="16"/>
                      <w:szCs w:val="16"/>
                      <w:lang w:eastAsia="es-CO"/>
                    </w:rPr>
                    <w:t>Demanda</w:t>
                  </w:r>
                </w:p>
              </w:tc>
              <w:tc>
                <w:tcPr>
                  <w:tcW w:w="1559" w:type="dxa"/>
                  <w:tcBorders>
                    <w:bottom w:val="nil"/>
                  </w:tcBorders>
                  <w:vAlign w:val="center"/>
                  <w:hideMark/>
                </w:tcPr>
                <w:p w14:paraId="5D8C1B75" w14:textId="04982A25" w:rsidR="000C5F64" w:rsidRPr="006145DB" w:rsidRDefault="006D33E8" w:rsidP="005B435E">
                  <w:pPr>
                    <w:tabs>
                      <w:tab w:val="left" w:pos="709"/>
                    </w:tabs>
                    <w:jc w:val="center"/>
                    <w:rPr>
                      <w:rFonts w:cs="Arial"/>
                      <w:bCs/>
                      <w:sz w:val="20"/>
                      <w:szCs w:val="20"/>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bl>
          <w:p w14:paraId="7FA86E40" w14:textId="77777777" w:rsidR="000C5F64" w:rsidRPr="006145DB" w:rsidRDefault="000C5F64" w:rsidP="005B435E">
            <w:pPr>
              <w:tabs>
                <w:tab w:val="left" w:pos="709"/>
              </w:tabs>
              <w:spacing w:after="0" w:line="240" w:lineRule="auto"/>
              <w:contextualSpacing/>
              <w:jc w:val="both"/>
              <w:rPr>
                <w:rFonts w:cs="Arial"/>
                <w:bCs/>
                <w:sz w:val="20"/>
                <w:szCs w:val="20"/>
                <w:lang w:eastAsia="es-CO"/>
              </w:rPr>
            </w:pPr>
          </w:p>
        </w:tc>
      </w:tr>
      <w:tr w:rsidR="006E6918" w:rsidRPr="006145DB" w14:paraId="4B6F578D" w14:textId="77777777" w:rsidTr="0056394F">
        <w:trPr>
          <w:trHeight w:val="458"/>
          <w:jc w:val="center"/>
        </w:trPr>
        <w:tc>
          <w:tcPr>
            <w:tcW w:w="1940" w:type="dxa"/>
            <w:vAlign w:val="center"/>
          </w:tcPr>
          <w:p w14:paraId="7145E2ED" w14:textId="77777777" w:rsidR="000C5F64" w:rsidRPr="006145DB" w:rsidRDefault="000C5F64"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tcPr>
          <w:tbl>
            <w:tblPr>
              <w:tblStyle w:val="Tablaconcuadrcula"/>
              <w:tblW w:w="7159" w:type="dxa"/>
              <w:tblLayout w:type="fixed"/>
              <w:tblLook w:val="04A0" w:firstRow="1" w:lastRow="0" w:firstColumn="1" w:lastColumn="0" w:noHBand="0" w:noVBand="1"/>
            </w:tblPr>
            <w:tblGrid>
              <w:gridCol w:w="3190"/>
              <w:gridCol w:w="1276"/>
              <w:gridCol w:w="1134"/>
              <w:gridCol w:w="1559"/>
            </w:tblGrid>
            <w:tr w:rsidR="0024633D" w:rsidRPr="006145DB" w14:paraId="523D0759" w14:textId="77777777" w:rsidTr="00DB5D4C">
              <w:trPr>
                <w:trHeight w:val="80"/>
              </w:trPr>
              <w:tc>
                <w:tcPr>
                  <w:tcW w:w="3190" w:type="dxa"/>
                  <w:tcBorders>
                    <w:top w:val="nil"/>
                    <w:left w:val="nil"/>
                    <w:bottom w:val="single" w:sz="4" w:space="0" w:color="auto"/>
                    <w:right w:val="nil"/>
                  </w:tcBorders>
                  <w:vAlign w:val="center"/>
                </w:tcPr>
                <w:p w14:paraId="427D08E4" w14:textId="77777777" w:rsidR="0024633D" w:rsidRPr="006145DB" w:rsidRDefault="0024633D" w:rsidP="005B435E">
                  <w:pPr>
                    <w:tabs>
                      <w:tab w:val="left" w:pos="709"/>
                    </w:tabs>
                    <w:contextualSpacing/>
                    <w:jc w:val="center"/>
                    <w:rPr>
                      <w:rFonts w:cs="Arial"/>
                      <w:sz w:val="16"/>
                      <w:szCs w:val="16"/>
                      <w:lang w:eastAsia="es-CO"/>
                    </w:rPr>
                  </w:pPr>
                </w:p>
              </w:tc>
              <w:tc>
                <w:tcPr>
                  <w:tcW w:w="1276" w:type="dxa"/>
                  <w:tcBorders>
                    <w:top w:val="nil"/>
                    <w:left w:val="nil"/>
                    <w:bottom w:val="single" w:sz="4" w:space="0" w:color="auto"/>
                    <w:right w:val="nil"/>
                  </w:tcBorders>
                  <w:vAlign w:val="center"/>
                </w:tcPr>
                <w:p w14:paraId="51CAEE3D" w14:textId="77777777" w:rsidR="0024633D" w:rsidRPr="006145DB" w:rsidRDefault="0024633D"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71228B13" w14:textId="77777777" w:rsidR="0024633D" w:rsidRPr="006145DB" w:rsidRDefault="0024633D" w:rsidP="005B435E">
                  <w:pPr>
                    <w:tabs>
                      <w:tab w:val="left" w:pos="709"/>
                    </w:tabs>
                    <w:contextualSpacing/>
                    <w:jc w:val="center"/>
                    <w:rPr>
                      <w:rFonts w:cs="Arial"/>
                      <w:sz w:val="16"/>
                      <w:szCs w:val="16"/>
                      <w:lang w:eastAsia="es-CO"/>
                    </w:rPr>
                  </w:pPr>
                </w:p>
              </w:tc>
              <w:tc>
                <w:tcPr>
                  <w:tcW w:w="1559" w:type="dxa"/>
                  <w:tcBorders>
                    <w:top w:val="nil"/>
                    <w:left w:val="nil"/>
                    <w:bottom w:val="single" w:sz="4" w:space="0" w:color="auto"/>
                    <w:right w:val="nil"/>
                  </w:tcBorders>
                  <w:vAlign w:val="center"/>
                </w:tcPr>
                <w:p w14:paraId="553E4DD7" w14:textId="77777777" w:rsidR="0024633D" w:rsidRPr="006145DB" w:rsidRDefault="0024633D" w:rsidP="005B435E">
                  <w:pPr>
                    <w:tabs>
                      <w:tab w:val="left" w:pos="709"/>
                    </w:tabs>
                    <w:contextualSpacing/>
                    <w:jc w:val="center"/>
                    <w:rPr>
                      <w:rFonts w:cs="Arial"/>
                      <w:sz w:val="16"/>
                      <w:szCs w:val="16"/>
                      <w:lang w:eastAsia="es-CO"/>
                    </w:rPr>
                  </w:pPr>
                </w:p>
              </w:tc>
            </w:tr>
            <w:tr w:rsidR="006E6918" w:rsidRPr="006145DB" w14:paraId="112DE5BD" w14:textId="77777777" w:rsidTr="00DB5D4C">
              <w:trPr>
                <w:trHeight w:val="389"/>
              </w:trPr>
              <w:tc>
                <w:tcPr>
                  <w:tcW w:w="3190" w:type="dxa"/>
                  <w:tcBorders>
                    <w:top w:val="single" w:sz="4" w:space="0" w:color="auto"/>
                    <w:bottom w:val="single" w:sz="4" w:space="0" w:color="auto"/>
                  </w:tcBorders>
                  <w:vAlign w:val="center"/>
                </w:tcPr>
                <w:p w14:paraId="211F85BA"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276" w:type="dxa"/>
                  <w:tcBorders>
                    <w:top w:val="single" w:sz="4" w:space="0" w:color="auto"/>
                    <w:bottom w:val="single" w:sz="4" w:space="0" w:color="auto"/>
                  </w:tcBorders>
                  <w:vAlign w:val="center"/>
                </w:tcPr>
                <w:p w14:paraId="5159EC23"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bottom w:val="single" w:sz="4" w:space="0" w:color="auto"/>
                  </w:tcBorders>
                  <w:vAlign w:val="center"/>
                </w:tcPr>
                <w:p w14:paraId="01C4E411"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single" w:sz="4" w:space="0" w:color="auto"/>
                    <w:bottom w:val="single" w:sz="4" w:space="0" w:color="auto"/>
                  </w:tcBorders>
                  <w:vAlign w:val="center"/>
                </w:tcPr>
                <w:p w14:paraId="796E227C"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6E6918" w:rsidRPr="006145DB" w14:paraId="03B09111" w14:textId="77777777" w:rsidTr="00DB5D4C">
              <w:trPr>
                <w:trHeight w:val="231"/>
              </w:trPr>
              <w:tc>
                <w:tcPr>
                  <w:tcW w:w="3190" w:type="dxa"/>
                  <w:tcBorders>
                    <w:top w:val="single" w:sz="4" w:space="0" w:color="auto"/>
                    <w:bottom w:val="single" w:sz="4" w:space="0" w:color="auto"/>
                  </w:tcBorders>
                  <w:vAlign w:val="center"/>
                </w:tcPr>
                <w:p w14:paraId="28D3436D" w14:textId="77777777" w:rsidR="000C5F64" w:rsidRPr="006145DB" w:rsidRDefault="000C5F64" w:rsidP="005B435E">
                  <w:pPr>
                    <w:tabs>
                      <w:tab w:val="left" w:pos="709"/>
                    </w:tabs>
                    <w:contextualSpacing/>
                    <w:jc w:val="both"/>
                    <w:rPr>
                      <w:rFonts w:cs="Arial"/>
                      <w:sz w:val="20"/>
                      <w:szCs w:val="20"/>
                      <w:lang w:eastAsia="es-CO"/>
                    </w:rPr>
                  </w:pPr>
                  <w:r w:rsidRPr="006145DB">
                    <w:rPr>
                      <w:rStyle w:val="normaltextrun"/>
                      <w:rFonts w:eastAsia="Calibri" w:cs="Arial"/>
                      <w:sz w:val="16"/>
                      <w:szCs w:val="20"/>
                      <w:shd w:val="clear" w:color="auto" w:fill="FFFFFF"/>
                      <w:lang w:val="es-ES_tradnl"/>
                    </w:rPr>
                    <w:t>Persona habitante de calle de 29 años o más.</w:t>
                  </w:r>
                </w:p>
              </w:tc>
              <w:tc>
                <w:tcPr>
                  <w:tcW w:w="1276" w:type="dxa"/>
                  <w:tcBorders>
                    <w:top w:val="single" w:sz="4" w:space="0" w:color="auto"/>
                    <w:bottom w:val="single" w:sz="4" w:space="0" w:color="auto"/>
                  </w:tcBorders>
                  <w:vAlign w:val="center"/>
                </w:tcPr>
                <w:p w14:paraId="4BCE762D" w14:textId="77777777" w:rsidR="000C5F64" w:rsidRPr="006145DB" w:rsidRDefault="000C5F64" w:rsidP="005B435E">
                  <w:pPr>
                    <w:tabs>
                      <w:tab w:val="left" w:pos="709"/>
                    </w:tabs>
                    <w:contextualSpacing/>
                    <w:jc w:val="center"/>
                    <w:rPr>
                      <w:rFonts w:cs="Arial"/>
                      <w:sz w:val="20"/>
                      <w:szCs w:val="20"/>
                      <w:lang w:eastAsia="es-CO"/>
                    </w:rPr>
                  </w:pPr>
                  <w:r w:rsidRPr="006145DB">
                    <w:rPr>
                      <w:rFonts w:cs="Arial"/>
                      <w:sz w:val="16"/>
                      <w:szCs w:val="16"/>
                      <w:lang w:eastAsia="es-CO"/>
                    </w:rPr>
                    <w:t>SIRBE</w:t>
                  </w:r>
                </w:p>
              </w:tc>
              <w:tc>
                <w:tcPr>
                  <w:tcW w:w="1134" w:type="dxa"/>
                  <w:tcBorders>
                    <w:top w:val="single" w:sz="4" w:space="0" w:color="auto"/>
                    <w:bottom w:val="single" w:sz="4" w:space="0" w:color="auto"/>
                  </w:tcBorders>
                  <w:vAlign w:val="center"/>
                </w:tcPr>
                <w:p w14:paraId="4A98846C" w14:textId="77777777" w:rsidR="000C5F64" w:rsidRPr="006145DB" w:rsidRDefault="000C5F64"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tcBorders>
                    <w:top w:val="single" w:sz="4" w:space="0" w:color="auto"/>
                    <w:bottom w:val="single" w:sz="4" w:space="0" w:color="auto"/>
                  </w:tcBorders>
                  <w:vAlign w:val="center"/>
                </w:tcPr>
                <w:p w14:paraId="6CDD5FC9" w14:textId="03BBA900" w:rsidR="000C5F64" w:rsidRPr="006145DB" w:rsidRDefault="006D33E8" w:rsidP="005B435E">
                  <w:pPr>
                    <w:tabs>
                      <w:tab w:val="left" w:pos="709"/>
                    </w:tabs>
                    <w:jc w:val="center"/>
                    <w:rPr>
                      <w:rFonts w:cs="Arial"/>
                      <w:bCs/>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r w:rsidR="004F7782" w:rsidRPr="006145DB">
                    <w:rPr>
                      <w:rFonts w:cs="Arial"/>
                      <w:bCs/>
                      <w:sz w:val="16"/>
                      <w:szCs w:val="16"/>
                      <w:lang w:eastAsia="es-CO"/>
                    </w:rPr>
                    <w:t>.</w:t>
                  </w:r>
                </w:p>
              </w:tc>
            </w:tr>
            <w:tr w:rsidR="006E6918" w:rsidRPr="006145DB" w14:paraId="0489D4F1" w14:textId="77777777" w:rsidTr="0056394F">
              <w:trPr>
                <w:trHeight w:val="231"/>
              </w:trPr>
              <w:tc>
                <w:tcPr>
                  <w:tcW w:w="3190" w:type="dxa"/>
                  <w:tcBorders>
                    <w:top w:val="single" w:sz="4" w:space="0" w:color="auto"/>
                  </w:tcBorders>
                  <w:vAlign w:val="center"/>
                </w:tcPr>
                <w:p w14:paraId="27B9F425" w14:textId="7D965083" w:rsidR="000C5F64" w:rsidRPr="006145DB" w:rsidRDefault="000C5F64" w:rsidP="005B435E">
                  <w:pPr>
                    <w:tabs>
                      <w:tab w:val="left" w:pos="709"/>
                    </w:tabs>
                    <w:contextualSpacing/>
                    <w:jc w:val="both"/>
                    <w:rPr>
                      <w:rStyle w:val="normaltextrun"/>
                      <w:rFonts w:eastAsia="Calibri" w:cs="Arial"/>
                      <w:sz w:val="16"/>
                      <w:szCs w:val="20"/>
                      <w:shd w:val="clear" w:color="auto" w:fill="FFFFFF"/>
                      <w:lang w:val="es-ES_tradnl"/>
                    </w:rPr>
                  </w:pPr>
                  <w:r w:rsidRPr="006145DB">
                    <w:rPr>
                      <w:rStyle w:val="normaltextrun"/>
                      <w:rFonts w:eastAsia="Calibri" w:cs="Arial"/>
                      <w:sz w:val="16"/>
                      <w:szCs w:val="20"/>
                      <w:shd w:val="clear" w:color="auto" w:fill="FFFFFF"/>
                    </w:rPr>
                    <w:t>Q</w:t>
                  </w:r>
                  <w:r w:rsidRPr="006145DB">
                    <w:rPr>
                      <w:rStyle w:val="normaltextrun"/>
                      <w:rFonts w:eastAsia="Calibri" w:cs="Arial"/>
                      <w:sz w:val="16"/>
                      <w:szCs w:val="20"/>
                      <w:shd w:val="clear" w:color="auto" w:fill="FFFFFF"/>
                      <w:lang w:val="es-ES_tradnl"/>
                    </w:rPr>
                    <w:t>ue habita permanente o transitoriamente la calle concibiéndola como su espacio de vivienda y/o habitación no convencional</w:t>
                  </w:r>
                  <w:r w:rsidR="0056394F" w:rsidRPr="006145DB">
                    <w:rPr>
                      <w:rStyle w:val="normaltextrun"/>
                      <w:rFonts w:eastAsia="Calibri" w:cs="Arial"/>
                      <w:sz w:val="16"/>
                      <w:szCs w:val="20"/>
                      <w:shd w:val="clear" w:color="auto" w:fill="FFFFFF"/>
                      <w:lang w:val="es-ES_tradnl"/>
                    </w:rPr>
                    <w:t>.</w:t>
                  </w:r>
                </w:p>
              </w:tc>
              <w:tc>
                <w:tcPr>
                  <w:tcW w:w="1276" w:type="dxa"/>
                  <w:tcBorders>
                    <w:top w:val="single" w:sz="4" w:space="0" w:color="auto"/>
                  </w:tcBorders>
                  <w:vAlign w:val="center"/>
                </w:tcPr>
                <w:p w14:paraId="23D80769"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sz w:val="16"/>
                      <w:szCs w:val="16"/>
                      <w:lang w:eastAsia="es-CO"/>
                    </w:rPr>
                    <w:t>Verificación en campo</w:t>
                  </w:r>
                </w:p>
              </w:tc>
              <w:tc>
                <w:tcPr>
                  <w:tcW w:w="1134" w:type="dxa"/>
                  <w:tcBorders>
                    <w:top w:val="single" w:sz="4" w:space="0" w:color="auto"/>
                  </w:tcBorders>
                  <w:vAlign w:val="center"/>
                </w:tcPr>
                <w:p w14:paraId="31A10410"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sz w:val="16"/>
                      <w:szCs w:val="16"/>
                      <w:lang w:eastAsia="es-CO"/>
                    </w:rPr>
                    <w:t>Demanda.</w:t>
                  </w:r>
                </w:p>
              </w:tc>
              <w:tc>
                <w:tcPr>
                  <w:tcW w:w="1559" w:type="dxa"/>
                  <w:tcBorders>
                    <w:top w:val="single" w:sz="4" w:space="0" w:color="auto"/>
                  </w:tcBorders>
                  <w:vAlign w:val="center"/>
                </w:tcPr>
                <w:p w14:paraId="0925A724" w14:textId="77777777" w:rsidR="000C5F64" w:rsidRPr="006145DB" w:rsidRDefault="000C5F64"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6E6918" w:rsidRPr="006145DB" w14:paraId="51B2E9C2" w14:textId="77777777" w:rsidTr="0056394F">
              <w:trPr>
                <w:trHeight w:val="231"/>
              </w:trPr>
              <w:tc>
                <w:tcPr>
                  <w:tcW w:w="3190" w:type="dxa"/>
                  <w:vAlign w:val="center"/>
                </w:tcPr>
                <w:p w14:paraId="36BAD241" w14:textId="77777777" w:rsidR="000C5F64" w:rsidRPr="006145DB" w:rsidRDefault="000C5F64" w:rsidP="005B435E">
                  <w:pPr>
                    <w:tabs>
                      <w:tab w:val="left" w:pos="709"/>
                    </w:tabs>
                    <w:contextualSpacing/>
                    <w:jc w:val="both"/>
                    <w:rPr>
                      <w:rStyle w:val="normaltextrun"/>
                      <w:rFonts w:eastAsia="Calibri" w:cs="Arial"/>
                      <w:sz w:val="16"/>
                      <w:szCs w:val="16"/>
                      <w:shd w:val="clear" w:color="auto" w:fill="FFFFFF"/>
                    </w:rPr>
                  </w:pPr>
                  <w:r w:rsidRPr="006145DB">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 o</w:t>
                  </w:r>
                </w:p>
              </w:tc>
              <w:tc>
                <w:tcPr>
                  <w:tcW w:w="1276" w:type="dxa"/>
                  <w:vAlign w:val="center"/>
                </w:tcPr>
                <w:p w14:paraId="3820E400"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60D7AC6A"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59" w:type="dxa"/>
                  <w:vAlign w:val="center"/>
                </w:tcPr>
                <w:p w14:paraId="4CFE453C" w14:textId="77777777" w:rsidR="000C5F64" w:rsidRPr="006145DB" w:rsidRDefault="000C5F64" w:rsidP="005B435E">
                  <w:pPr>
                    <w:tabs>
                      <w:tab w:val="left" w:pos="709"/>
                    </w:tabs>
                    <w:jc w:val="center"/>
                    <w:rPr>
                      <w:rFonts w:cs="Arial"/>
                      <w:bCs/>
                      <w:sz w:val="16"/>
                      <w:szCs w:val="16"/>
                      <w:lang w:eastAsia="es-CO"/>
                    </w:rPr>
                  </w:pPr>
                  <w:r w:rsidRPr="006145DB">
                    <w:rPr>
                      <w:rFonts w:cs="Arial"/>
                      <w:bCs/>
                      <w:sz w:val="16"/>
                      <w:szCs w:val="16"/>
                      <w:lang w:eastAsia="es-CO"/>
                    </w:rPr>
                    <w:t>Subdirección para la Adultez.</w:t>
                  </w:r>
                </w:p>
              </w:tc>
            </w:tr>
            <w:tr w:rsidR="006E6918" w:rsidRPr="006145DB" w14:paraId="229CF381" w14:textId="77777777" w:rsidTr="002A04F3">
              <w:trPr>
                <w:trHeight w:val="617"/>
              </w:trPr>
              <w:tc>
                <w:tcPr>
                  <w:tcW w:w="3190" w:type="dxa"/>
                  <w:tcBorders>
                    <w:bottom w:val="single" w:sz="4" w:space="0" w:color="auto"/>
                  </w:tcBorders>
                  <w:vAlign w:val="center"/>
                </w:tcPr>
                <w:p w14:paraId="57BEA4F2" w14:textId="799A7303" w:rsidR="000C5F64" w:rsidRPr="006145DB" w:rsidRDefault="000C5F64" w:rsidP="005B435E">
                  <w:pPr>
                    <w:tabs>
                      <w:tab w:val="left" w:pos="709"/>
                    </w:tabs>
                    <w:contextualSpacing/>
                    <w:jc w:val="both"/>
                    <w:rPr>
                      <w:rFonts w:cs="Arial"/>
                      <w:bCs/>
                      <w:sz w:val="16"/>
                      <w:szCs w:val="16"/>
                      <w:lang w:eastAsia="es-CO"/>
                    </w:rPr>
                  </w:pPr>
                  <w:r w:rsidRPr="006145DB">
                    <w:rPr>
                      <w:rFonts w:cs="Arial"/>
                      <w:bCs/>
                      <w:sz w:val="16"/>
                      <w:szCs w:val="16"/>
                      <w:lang w:eastAsia="es-CO"/>
                    </w:rPr>
                    <w:t>Persona que de manera voluntaria declara que la información suministrada para acceder al referido servicio es verdadera y corresponde a su situación actual.</w:t>
                  </w:r>
                </w:p>
              </w:tc>
              <w:tc>
                <w:tcPr>
                  <w:tcW w:w="1276" w:type="dxa"/>
                  <w:tcBorders>
                    <w:bottom w:val="single" w:sz="4" w:space="0" w:color="auto"/>
                  </w:tcBorders>
                  <w:vAlign w:val="center"/>
                </w:tcPr>
                <w:p w14:paraId="47CAC037" w14:textId="77777777" w:rsidR="000C5F64" w:rsidRPr="006145DB" w:rsidRDefault="000C5F64"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483CD1D3" w14:textId="77777777" w:rsidR="000C5F64" w:rsidRPr="006145DB" w:rsidRDefault="000C5F64" w:rsidP="005B435E">
                  <w:pPr>
                    <w:tabs>
                      <w:tab w:val="left" w:pos="709"/>
                    </w:tabs>
                    <w:contextualSpacing/>
                    <w:jc w:val="center"/>
                    <w:rPr>
                      <w:rFonts w:cs="Arial"/>
                      <w:sz w:val="20"/>
                      <w:szCs w:val="20"/>
                      <w:lang w:eastAsia="es-CO"/>
                    </w:rPr>
                  </w:pPr>
                  <w:r w:rsidRPr="006145DB">
                    <w:rPr>
                      <w:rFonts w:cs="Arial"/>
                      <w:sz w:val="16"/>
                      <w:szCs w:val="20"/>
                      <w:lang w:eastAsia="es-CO"/>
                    </w:rPr>
                    <w:t>Demanda</w:t>
                  </w:r>
                </w:p>
              </w:tc>
              <w:tc>
                <w:tcPr>
                  <w:tcW w:w="1559" w:type="dxa"/>
                  <w:tcBorders>
                    <w:bottom w:val="single" w:sz="4" w:space="0" w:color="auto"/>
                  </w:tcBorders>
                  <w:vAlign w:val="center"/>
                </w:tcPr>
                <w:p w14:paraId="604A6F4E" w14:textId="77777777" w:rsidR="000C5F64" w:rsidRPr="006145DB" w:rsidRDefault="000C5F64" w:rsidP="005B435E">
                  <w:pPr>
                    <w:tabs>
                      <w:tab w:val="left" w:pos="709"/>
                    </w:tabs>
                    <w:contextualSpacing/>
                    <w:jc w:val="center"/>
                    <w:rPr>
                      <w:rFonts w:cs="Arial"/>
                      <w:bCs/>
                      <w:sz w:val="20"/>
                      <w:szCs w:val="20"/>
                      <w:lang w:eastAsia="es-CO"/>
                    </w:rPr>
                  </w:pPr>
                  <w:r w:rsidRPr="006145DB">
                    <w:rPr>
                      <w:rFonts w:cs="Arial"/>
                      <w:bCs/>
                      <w:sz w:val="16"/>
                      <w:szCs w:val="16"/>
                      <w:lang w:eastAsia="es-CO"/>
                    </w:rPr>
                    <w:t>Subdirección para la Adultez</w:t>
                  </w:r>
                </w:p>
              </w:tc>
            </w:tr>
            <w:tr w:rsidR="006E6918" w:rsidRPr="006145DB" w14:paraId="11E80FAE" w14:textId="77777777" w:rsidTr="0056394F">
              <w:trPr>
                <w:trHeight w:val="444"/>
              </w:trPr>
              <w:tc>
                <w:tcPr>
                  <w:tcW w:w="3190" w:type="dxa"/>
                  <w:tcBorders>
                    <w:bottom w:val="single" w:sz="4" w:space="0" w:color="auto"/>
                  </w:tcBorders>
                  <w:vAlign w:val="center"/>
                </w:tcPr>
                <w:p w14:paraId="7A36727A" w14:textId="77777777" w:rsidR="000C5F64" w:rsidRPr="006145DB" w:rsidRDefault="000C5F64" w:rsidP="005B435E">
                  <w:pPr>
                    <w:tabs>
                      <w:tab w:val="left" w:pos="709"/>
                    </w:tabs>
                    <w:contextualSpacing/>
                    <w:jc w:val="both"/>
                    <w:rPr>
                      <w:rFonts w:cs="Arial"/>
                      <w:bCs/>
                      <w:sz w:val="20"/>
                      <w:szCs w:val="20"/>
                      <w:lang w:eastAsia="es-CO"/>
                    </w:rPr>
                  </w:pPr>
                  <w:r w:rsidRPr="006145DB">
                    <w:rPr>
                      <w:rFonts w:cs="Arial"/>
                      <w:bCs/>
                      <w:sz w:val="16"/>
                      <w:szCs w:val="20"/>
                      <w:lang w:eastAsia="es-CO"/>
                    </w:rPr>
                    <w:t>Que presente alta dependencia física, mental o cognitiva.</w:t>
                  </w:r>
                </w:p>
              </w:tc>
              <w:tc>
                <w:tcPr>
                  <w:tcW w:w="1276" w:type="dxa"/>
                  <w:tcBorders>
                    <w:bottom w:val="single" w:sz="4" w:space="0" w:color="auto"/>
                  </w:tcBorders>
                  <w:vAlign w:val="center"/>
                </w:tcPr>
                <w:p w14:paraId="15D2B1A0" w14:textId="77777777" w:rsidR="000C5F64" w:rsidRPr="006145DB" w:rsidRDefault="000C5F64" w:rsidP="005B435E">
                  <w:pPr>
                    <w:tabs>
                      <w:tab w:val="left" w:pos="709"/>
                    </w:tabs>
                    <w:contextualSpacing/>
                    <w:jc w:val="center"/>
                    <w:rPr>
                      <w:rFonts w:cs="Arial"/>
                      <w:bCs/>
                      <w:sz w:val="16"/>
                      <w:szCs w:val="20"/>
                      <w:lang w:eastAsia="es-CO"/>
                    </w:rPr>
                  </w:pPr>
                  <w:r w:rsidRPr="006145DB">
                    <w:rPr>
                      <w:rFonts w:cs="Arial"/>
                      <w:bCs/>
                      <w:sz w:val="16"/>
                      <w:szCs w:val="20"/>
                      <w:lang w:eastAsia="es-CO"/>
                    </w:rPr>
                    <w:t>Verificación en campo</w:t>
                  </w:r>
                </w:p>
              </w:tc>
              <w:tc>
                <w:tcPr>
                  <w:tcW w:w="1134" w:type="dxa"/>
                  <w:tcBorders>
                    <w:bottom w:val="single" w:sz="4" w:space="0" w:color="auto"/>
                  </w:tcBorders>
                  <w:vAlign w:val="center"/>
                </w:tcPr>
                <w:p w14:paraId="4EF511FA" w14:textId="77777777" w:rsidR="000C5F64" w:rsidRPr="006145DB" w:rsidRDefault="000C5F64" w:rsidP="005B435E">
                  <w:pPr>
                    <w:tabs>
                      <w:tab w:val="left" w:pos="709"/>
                    </w:tabs>
                    <w:contextualSpacing/>
                    <w:jc w:val="center"/>
                    <w:rPr>
                      <w:rFonts w:cs="Arial"/>
                      <w:sz w:val="16"/>
                      <w:szCs w:val="20"/>
                      <w:lang w:eastAsia="es-CO"/>
                    </w:rPr>
                  </w:pPr>
                  <w:r w:rsidRPr="006145DB">
                    <w:rPr>
                      <w:rFonts w:cs="Arial"/>
                      <w:sz w:val="16"/>
                      <w:szCs w:val="20"/>
                      <w:lang w:eastAsia="es-CO"/>
                    </w:rPr>
                    <w:t>Demanda</w:t>
                  </w:r>
                </w:p>
              </w:tc>
              <w:tc>
                <w:tcPr>
                  <w:tcW w:w="1559" w:type="dxa"/>
                  <w:tcBorders>
                    <w:bottom w:val="single" w:sz="4" w:space="0" w:color="auto"/>
                  </w:tcBorders>
                  <w:vAlign w:val="center"/>
                </w:tcPr>
                <w:p w14:paraId="2ABF8F45"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Adultez.</w:t>
                  </w:r>
                </w:p>
              </w:tc>
            </w:tr>
            <w:tr w:rsidR="0024633D" w:rsidRPr="006145DB" w14:paraId="6FC54193" w14:textId="77777777" w:rsidTr="0056394F">
              <w:trPr>
                <w:trHeight w:val="138"/>
              </w:trPr>
              <w:tc>
                <w:tcPr>
                  <w:tcW w:w="3190" w:type="dxa"/>
                  <w:tcBorders>
                    <w:left w:val="nil"/>
                    <w:bottom w:val="nil"/>
                    <w:right w:val="nil"/>
                  </w:tcBorders>
                  <w:vAlign w:val="center"/>
                </w:tcPr>
                <w:p w14:paraId="7DD666E2" w14:textId="77777777" w:rsidR="0024633D" w:rsidRPr="006145DB" w:rsidRDefault="0024633D" w:rsidP="005B435E">
                  <w:pPr>
                    <w:tabs>
                      <w:tab w:val="left" w:pos="709"/>
                    </w:tabs>
                    <w:contextualSpacing/>
                    <w:jc w:val="both"/>
                    <w:rPr>
                      <w:rFonts w:cs="Arial"/>
                      <w:bCs/>
                      <w:sz w:val="16"/>
                      <w:szCs w:val="20"/>
                      <w:lang w:eastAsia="es-CO"/>
                    </w:rPr>
                  </w:pPr>
                </w:p>
              </w:tc>
              <w:tc>
                <w:tcPr>
                  <w:tcW w:w="1276" w:type="dxa"/>
                  <w:tcBorders>
                    <w:left w:val="nil"/>
                    <w:bottom w:val="nil"/>
                    <w:right w:val="nil"/>
                  </w:tcBorders>
                  <w:vAlign w:val="center"/>
                </w:tcPr>
                <w:p w14:paraId="2535E5DD" w14:textId="77777777" w:rsidR="0024633D" w:rsidRPr="006145DB" w:rsidRDefault="0024633D" w:rsidP="005B435E">
                  <w:pPr>
                    <w:tabs>
                      <w:tab w:val="left" w:pos="709"/>
                    </w:tabs>
                    <w:contextualSpacing/>
                    <w:jc w:val="center"/>
                    <w:rPr>
                      <w:rFonts w:cs="Arial"/>
                      <w:bCs/>
                      <w:sz w:val="16"/>
                      <w:szCs w:val="20"/>
                      <w:lang w:eastAsia="es-CO"/>
                    </w:rPr>
                  </w:pPr>
                </w:p>
              </w:tc>
              <w:tc>
                <w:tcPr>
                  <w:tcW w:w="1134" w:type="dxa"/>
                  <w:tcBorders>
                    <w:left w:val="nil"/>
                    <w:bottom w:val="nil"/>
                    <w:right w:val="nil"/>
                  </w:tcBorders>
                  <w:vAlign w:val="center"/>
                </w:tcPr>
                <w:p w14:paraId="1FC00935" w14:textId="77777777" w:rsidR="0024633D" w:rsidRPr="006145DB" w:rsidRDefault="0024633D" w:rsidP="005B435E">
                  <w:pPr>
                    <w:tabs>
                      <w:tab w:val="left" w:pos="709"/>
                    </w:tabs>
                    <w:contextualSpacing/>
                    <w:jc w:val="center"/>
                    <w:rPr>
                      <w:rFonts w:cs="Arial"/>
                      <w:sz w:val="16"/>
                      <w:szCs w:val="20"/>
                      <w:lang w:eastAsia="es-CO"/>
                    </w:rPr>
                  </w:pPr>
                </w:p>
              </w:tc>
              <w:tc>
                <w:tcPr>
                  <w:tcW w:w="1559" w:type="dxa"/>
                  <w:tcBorders>
                    <w:left w:val="nil"/>
                    <w:bottom w:val="nil"/>
                    <w:right w:val="nil"/>
                  </w:tcBorders>
                  <w:vAlign w:val="center"/>
                </w:tcPr>
                <w:p w14:paraId="252DF964" w14:textId="77777777" w:rsidR="0024633D" w:rsidRPr="006145DB" w:rsidRDefault="0024633D" w:rsidP="005B435E">
                  <w:pPr>
                    <w:tabs>
                      <w:tab w:val="left" w:pos="709"/>
                    </w:tabs>
                    <w:contextualSpacing/>
                    <w:jc w:val="center"/>
                    <w:rPr>
                      <w:rFonts w:cs="Arial"/>
                      <w:bCs/>
                      <w:sz w:val="16"/>
                      <w:szCs w:val="16"/>
                      <w:lang w:eastAsia="es-CO"/>
                    </w:rPr>
                  </w:pPr>
                </w:p>
              </w:tc>
            </w:tr>
          </w:tbl>
          <w:p w14:paraId="0EAE2FE0" w14:textId="77777777" w:rsidR="000C5F64" w:rsidRPr="006145DB" w:rsidRDefault="000C5F64" w:rsidP="005B435E">
            <w:pPr>
              <w:pStyle w:val="Textoindependiente"/>
              <w:spacing w:after="0" w:line="240" w:lineRule="auto"/>
              <w:ind w:right="112"/>
              <w:jc w:val="both"/>
              <w:rPr>
                <w:rFonts w:cs="Arial"/>
                <w:bCs/>
                <w:lang w:eastAsia="es-CO"/>
              </w:rPr>
            </w:pPr>
          </w:p>
        </w:tc>
      </w:tr>
      <w:tr w:rsidR="006E6918" w:rsidRPr="006145DB" w14:paraId="53BAD64A" w14:textId="77777777" w:rsidTr="009F0BEA">
        <w:trPr>
          <w:trHeight w:val="20"/>
          <w:jc w:val="center"/>
        </w:trPr>
        <w:tc>
          <w:tcPr>
            <w:tcW w:w="1940" w:type="dxa"/>
            <w:vAlign w:val="center"/>
          </w:tcPr>
          <w:p w14:paraId="097E9863" w14:textId="77777777" w:rsidR="000C5F64" w:rsidRPr="006145DB" w:rsidRDefault="000C5F64" w:rsidP="005B435E">
            <w:pPr>
              <w:spacing w:after="0" w:line="240" w:lineRule="auto"/>
              <w:contextualSpacing/>
              <w:rPr>
                <w:rFonts w:cs="Arial"/>
                <w:sz w:val="20"/>
                <w:szCs w:val="20"/>
                <w:lang w:eastAsia="es-CO"/>
              </w:rPr>
            </w:pPr>
            <w:r w:rsidRPr="006145DB">
              <w:rPr>
                <w:rFonts w:cs="Arial"/>
                <w:sz w:val="20"/>
                <w:szCs w:val="20"/>
                <w:lang w:eastAsia="es-CO"/>
              </w:rPr>
              <w:t>Criterios de Egreso y Fuentes de Información</w:t>
            </w:r>
          </w:p>
        </w:tc>
        <w:tc>
          <w:tcPr>
            <w:tcW w:w="7455" w:type="dxa"/>
          </w:tcPr>
          <w:tbl>
            <w:tblPr>
              <w:tblStyle w:val="Tablaconcuadrcula"/>
              <w:tblW w:w="7159" w:type="dxa"/>
              <w:tblLayout w:type="fixed"/>
              <w:tblLook w:val="04A0" w:firstRow="1" w:lastRow="0" w:firstColumn="1" w:lastColumn="0" w:noHBand="0" w:noVBand="1"/>
            </w:tblPr>
            <w:tblGrid>
              <w:gridCol w:w="3190"/>
              <w:gridCol w:w="1276"/>
              <w:gridCol w:w="1134"/>
              <w:gridCol w:w="1559"/>
            </w:tblGrid>
            <w:tr w:rsidR="0024633D" w:rsidRPr="006145DB" w14:paraId="14E56681" w14:textId="77777777" w:rsidTr="0056394F">
              <w:trPr>
                <w:trHeight w:val="80"/>
              </w:trPr>
              <w:tc>
                <w:tcPr>
                  <w:tcW w:w="3190" w:type="dxa"/>
                  <w:tcBorders>
                    <w:top w:val="nil"/>
                    <w:left w:val="nil"/>
                    <w:right w:val="nil"/>
                  </w:tcBorders>
                  <w:vAlign w:val="center"/>
                </w:tcPr>
                <w:p w14:paraId="00C6B1EA" w14:textId="77777777" w:rsidR="0024633D" w:rsidRPr="006145DB" w:rsidRDefault="0024633D" w:rsidP="005B435E">
                  <w:pPr>
                    <w:tabs>
                      <w:tab w:val="left" w:pos="709"/>
                    </w:tabs>
                    <w:contextualSpacing/>
                    <w:jc w:val="center"/>
                    <w:rPr>
                      <w:rFonts w:cs="Arial"/>
                      <w:sz w:val="16"/>
                      <w:szCs w:val="16"/>
                      <w:lang w:eastAsia="es-CO"/>
                    </w:rPr>
                  </w:pPr>
                </w:p>
              </w:tc>
              <w:tc>
                <w:tcPr>
                  <w:tcW w:w="1276" w:type="dxa"/>
                  <w:tcBorders>
                    <w:top w:val="nil"/>
                    <w:left w:val="nil"/>
                    <w:right w:val="nil"/>
                  </w:tcBorders>
                  <w:vAlign w:val="center"/>
                </w:tcPr>
                <w:p w14:paraId="61A40AAA" w14:textId="77777777" w:rsidR="0024633D" w:rsidRPr="006145DB" w:rsidRDefault="0024633D"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6D3A0AFC" w14:textId="77777777" w:rsidR="0024633D" w:rsidRPr="006145DB" w:rsidRDefault="0024633D" w:rsidP="005B435E">
                  <w:pPr>
                    <w:tabs>
                      <w:tab w:val="left" w:pos="709"/>
                    </w:tabs>
                    <w:contextualSpacing/>
                    <w:jc w:val="center"/>
                    <w:rPr>
                      <w:rFonts w:cs="Arial"/>
                      <w:sz w:val="16"/>
                      <w:szCs w:val="16"/>
                      <w:lang w:eastAsia="es-CO"/>
                    </w:rPr>
                  </w:pPr>
                </w:p>
              </w:tc>
              <w:tc>
                <w:tcPr>
                  <w:tcW w:w="1559" w:type="dxa"/>
                  <w:tcBorders>
                    <w:top w:val="nil"/>
                    <w:left w:val="nil"/>
                    <w:right w:val="nil"/>
                  </w:tcBorders>
                  <w:vAlign w:val="center"/>
                </w:tcPr>
                <w:p w14:paraId="66C4545D" w14:textId="77777777" w:rsidR="0024633D" w:rsidRPr="006145DB" w:rsidRDefault="0024633D" w:rsidP="005B435E">
                  <w:pPr>
                    <w:tabs>
                      <w:tab w:val="left" w:pos="709"/>
                    </w:tabs>
                    <w:contextualSpacing/>
                    <w:jc w:val="center"/>
                    <w:rPr>
                      <w:rFonts w:cs="Arial"/>
                      <w:sz w:val="16"/>
                      <w:szCs w:val="16"/>
                      <w:lang w:eastAsia="es-CO"/>
                    </w:rPr>
                  </w:pPr>
                </w:p>
              </w:tc>
            </w:tr>
            <w:tr w:rsidR="006E6918" w:rsidRPr="006145DB" w14:paraId="7102BBEA" w14:textId="77777777" w:rsidTr="0056394F">
              <w:trPr>
                <w:trHeight w:val="380"/>
              </w:trPr>
              <w:tc>
                <w:tcPr>
                  <w:tcW w:w="3190" w:type="dxa"/>
                  <w:tcBorders>
                    <w:top w:val="nil"/>
                    <w:bottom w:val="single" w:sz="4" w:space="0" w:color="auto"/>
                  </w:tcBorders>
                  <w:vAlign w:val="center"/>
                </w:tcPr>
                <w:p w14:paraId="58A8D179"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76" w:type="dxa"/>
                  <w:tcBorders>
                    <w:top w:val="nil"/>
                    <w:bottom w:val="single" w:sz="4" w:space="0" w:color="auto"/>
                  </w:tcBorders>
                  <w:vAlign w:val="center"/>
                </w:tcPr>
                <w:p w14:paraId="5F79020C"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auto"/>
                  </w:tcBorders>
                  <w:vAlign w:val="center"/>
                </w:tcPr>
                <w:p w14:paraId="40506033"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nil"/>
                    <w:bottom w:val="single" w:sz="4" w:space="0" w:color="auto"/>
                  </w:tcBorders>
                  <w:vAlign w:val="center"/>
                </w:tcPr>
                <w:p w14:paraId="66875632"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6E6918" w:rsidRPr="006145DB" w14:paraId="32B7CE97" w14:textId="77777777" w:rsidTr="0056394F">
              <w:trPr>
                <w:trHeight w:val="243"/>
              </w:trPr>
              <w:tc>
                <w:tcPr>
                  <w:tcW w:w="3190" w:type="dxa"/>
                  <w:tcBorders>
                    <w:bottom w:val="single" w:sz="4" w:space="0" w:color="auto"/>
                  </w:tcBorders>
                  <w:vAlign w:val="center"/>
                </w:tcPr>
                <w:p w14:paraId="10EFF499" w14:textId="77777777" w:rsidR="000C5F64" w:rsidRPr="006145DB" w:rsidRDefault="000C5F64" w:rsidP="005B435E">
                  <w:pPr>
                    <w:tabs>
                      <w:tab w:val="left" w:pos="709"/>
                    </w:tabs>
                    <w:contextualSpacing/>
                    <w:jc w:val="both"/>
                    <w:rPr>
                      <w:rFonts w:cs="Arial"/>
                      <w:bCs/>
                      <w:sz w:val="20"/>
                      <w:szCs w:val="20"/>
                      <w:lang w:eastAsia="es-CO"/>
                    </w:rPr>
                  </w:pPr>
                  <w:r w:rsidRPr="006145DB">
                    <w:rPr>
                      <w:rFonts w:cs="Arial"/>
                      <w:bCs/>
                      <w:sz w:val="16"/>
                      <w:szCs w:val="16"/>
                      <w:lang w:eastAsia="es-CO"/>
                    </w:rPr>
                    <w:t>Retiro voluntario manifestado libre y expresamente por escrito.</w:t>
                  </w:r>
                </w:p>
              </w:tc>
              <w:tc>
                <w:tcPr>
                  <w:tcW w:w="1276" w:type="dxa"/>
                  <w:tcBorders>
                    <w:bottom w:val="single" w:sz="4" w:space="0" w:color="auto"/>
                  </w:tcBorders>
                  <w:vAlign w:val="center"/>
                </w:tcPr>
                <w:p w14:paraId="60875D55" w14:textId="77777777" w:rsidR="000C5F64" w:rsidRPr="006145DB" w:rsidRDefault="000C5F64" w:rsidP="005B435E">
                  <w:pPr>
                    <w:tabs>
                      <w:tab w:val="left" w:pos="709"/>
                    </w:tabs>
                    <w:contextualSpacing/>
                    <w:jc w:val="center"/>
                    <w:rPr>
                      <w:rFonts w:cs="Arial"/>
                      <w:sz w:val="16"/>
                      <w:szCs w:val="16"/>
                    </w:rPr>
                  </w:pPr>
                  <w:r w:rsidRPr="006145DB">
                    <w:rPr>
                      <w:rFonts w:cs="Arial"/>
                      <w:sz w:val="16"/>
                      <w:szCs w:val="16"/>
                    </w:rPr>
                    <w:t>Verificación en campo</w:t>
                  </w:r>
                </w:p>
              </w:tc>
              <w:tc>
                <w:tcPr>
                  <w:tcW w:w="1134" w:type="dxa"/>
                  <w:tcBorders>
                    <w:bottom w:val="single" w:sz="4" w:space="0" w:color="auto"/>
                  </w:tcBorders>
                  <w:vAlign w:val="center"/>
                </w:tcPr>
                <w:p w14:paraId="44147838" w14:textId="77777777" w:rsidR="000C5F64" w:rsidRPr="006145DB" w:rsidRDefault="000C5F64"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6054DD39" w14:textId="77777777" w:rsidR="000C5F64" w:rsidRPr="006145DB" w:rsidRDefault="000C5F64" w:rsidP="005B435E">
                  <w:pPr>
                    <w:tabs>
                      <w:tab w:val="left" w:pos="709"/>
                    </w:tabs>
                    <w:contextualSpacing/>
                    <w:jc w:val="center"/>
                    <w:rPr>
                      <w:rFonts w:cs="Arial"/>
                      <w:sz w:val="20"/>
                      <w:szCs w:val="20"/>
                      <w:lang w:eastAsia="es-CO"/>
                    </w:rPr>
                  </w:pPr>
                  <w:r w:rsidRPr="006145DB">
                    <w:rPr>
                      <w:rFonts w:cs="Arial"/>
                      <w:sz w:val="16"/>
                      <w:szCs w:val="16"/>
                    </w:rPr>
                    <w:t>Subdirección para la adultez</w:t>
                  </w:r>
                </w:p>
              </w:tc>
            </w:tr>
            <w:tr w:rsidR="006E6918" w:rsidRPr="006145DB" w14:paraId="0B8628ED" w14:textId="77777777" w:rsidTr="0056394F">
              <w:trPr>
                <w:trHeight w:val="765"/>
              </w:trPr>
              <w:tc>
                <w:tcPr>
                  <w:tcW w:w="3190" w:type="dxa"/>
                  <w:tcBorders>
                    <w:top w:val="single" w:sz="4" w:space="0" w:color="auto"/>
                  </w:tcBorders>
                  <w:vAlign w:val="center"/>
                </w:tcPr>
                <w:p w14:paraId="507D4C7F" w14:textId="77777777" w:rsidR="000C5F64" w:rsidRPr="006145DB" w:rsidRDefault="000C5F64" w:rsidP="005B435E">
                  <w:pPr>
                    <w:jc w:val="both"/>
                    <w:rPr>
                      <w:rFonts w:cs="Arial"/>
                      <w:sz w:val="16"/>
                      <w:szCs w:val="16"/>
                    </w:rPr>
                  </w:pPr>
                  <w:r w:rsidRPr="006145DB">
                    <w:rPr>
                      <w:rFonts w:cs="Arial"/>
                      <w:sz w:val="16"/>
                      <w:szCs w:val="16"/>
                      <w:lang w:eastAsia="es-CO"/>
                    </w:rPr>
                    <w:t>Persona con pena privativa de la libertad y no privativa.</w:t>
                  </w:r>
                </w:p>
              </w:tc>
              <w:tc>
                <w:tcPr>
                  <w:tcW w:w="1276" w:type="dxa"/>
                  <w:tcBorders>
                    <w:top w:val="single" w:sz="4" w:space="0" w:color="auto"/>
                  </w:tcBorders>
                  <w:vAlign w:val="center"/>
                </w:tcPr>
                <w:p w14:paraId="71EC9593" w14:textId="631BFDCB"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 (JEMPS)</w:t>
                  </w:r>
                </w:p>
              </w:tc>
              <w:tc>
                <w:tcPr>
                  <w:tcW w:w="1134" w:type="dxa"/>
                  <w:tcBorders>
                    <w:top w:val="single" w:sz="4" w:space="0" w:color="auto"/>
                  </w:tcBorders>
                  <w:vAlign w:val="center"/>
                </w:tcPr>
                <w:p w14:paraId="71AF53CB" w14:textId="01583384" w:rsidR="000C5F64" w:rsidRPr="006145DB" w:rsidRDefault="000C5F64" w:rsidP="005B435E">
                  <w:pPr>
                    <w:tabs>
                      <w:tab w:val="left" w:pos="709"/>
                    </w:tabs>
                    <w:contextualSpacing/>
                    <w:jc w:val="center"/>
                    <w:textAlignment w:val="baseline"/>
                    <w:rPr>
                      <w:rFonts w:cs="Arial"/>
                      <w:sz w:val="16"/>
                      <w:szCs w:val="16"/>
                    </w:rPr>
                  </w:pPr>
                  <w:r w:rsidRPr="006145DB">
                    <w:rPr>
                      <w:rFonts w:cs="Arial"/>
                      <w:sz w:val="16"/>
                      <w:szCs w:val="16"/>
                    </w:rPr>
                    <w:t>Consulta individual a demanda</w:t>
                  </w:r>
                </w:p>
              </w:tc>
              <w:tc>
                <w:tcPr>
                  <w:tcW w:w="1559" w:type="dxa"/>
                  <w:tcBorders>
                    <w:top w:val="single" w:sz="4" w:space="0" w:color="auto"/>
                  </w:tcBorders>
                  <w:vAlign w:val="center"/>
                </w:tcPr>
                <w:p w14:paraId="6E2E9139" w14:textId="2C1FEA05"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Ministerio de Justicia y del derecho – Consejo Superior de la Judicatura</w:t>
                  </w:r>
                </w:p>
              </w:tc>
            </w:tr>
            <w:tr w:rsidR="006E6918" w:rsidRPr="006145DB" w14:paraId="39C765CB" w14:textId="77777777" w:rsidTr="0056394F">
              <w:trPr>
                <w:trHeight w:val="485"/>
              </w:trPr>
              <w:tc>
                <w:tcPr>
                  <w:tcW w:w="3190" w:type="dxa"/>
                  <w:vAlign w:val="center"/>
                </w:tcPr>
                <w:p w14:paraId="34DCD142" w14:textId="77777777" w:rsidR="000C5F64" w:rsidRPr="006145DB" w:rsidRDefault="000C5F64" w:rsidP="005B435E">
                  <w:pPr>
                    <w:tabs>
                      <w:tab w:val="left" w:pos="709"/>
                    </w:tabs>
                    <w:contextualSpacing/>
                    <w:jc w:val="both"/>
                    <w:rPr>
                      <w:rFonts w:cs="Arial"/>
                      <w:sz w:val="20"/>
                      <w:szCs w:val="20"/>
                      <w:lang w:eastAsia="es-CO"/>
                    </w:rPr>
                  </w:pPr>
                  <w:r w:rsidRPr="006145DB">
                    <w:rPr>
                      <w:rFonts w:cs="Arial"/>
                      <w:sz w:val="16"/>
                      <w:szCs w:val="16"/>
                      <w:lang w:eastAsia="es-CO"/>
                    </w:rPr>
                    <w:t>Fallecimiento.</w:t>
                  </w:r>
                </w:p>
              </w:tc>
              <w:tc>
                <w:tcPr>
                  <w:tcW w:w="1276" w:type="dxa"/>
                  <w:vAlign w:val="center"/>
                </w:tcPr>
                <w:p w14:paraId="16549D8E" w14:textId="77777777" w:rsidR="000C5F64" w:rsidRPr="006145DB" w:rsidRDefault="000C5F64" w:rsidP="005B435E">
                  <w:pPr>
                    <w:tabs>
                      <w:tab w:val="left" w:pos="709"/>
                    </w:tabs>
                    <w:contextualSpacing/>
                    <w:jc w:val="center"/>
                    <w:rPr>
                      <w:rFonts w:cs="Arial"/>
                      <w:bCs/>
                      <w:sz w:val="20"/>
                      <w:szCs w:val="20"/>
                      <w:lang w:eastAsia="es-CO"/>
                    </w:rPr>
                  </w:pPr>
                  <w:r w:rsidRPr="006145DB">
                    <w:rPr>
                      <w:rFonts w:cs="Arial"/>
                      <w:bCs/>
                      <w:sz w:val="16"/>
                      <w:szCs w:val="16"/>
                      <w:lang w:eastAsia="es-CO"/>
                    </w:rPr>
                    <w:t>Fallecidos (Inhumados)</w:t>
                  </w:r>
                </w:p>
              </w:tc>
              <w:tc>
                <w:tcPr>
                  <w:tcW w:w="1134" w:type="dxa"/>
                  <w:vAlign w:val="center"/>
                </w:tcPr>
                <w:p w14:paraId="472D1C7D" w14:textId="77777777" w:rsidR="000C5F64" w:rsidRPr="006145DB" w:rsidRDefault="000C5F64" w:rsidP="005B435E">
                  <w:pPr>
                    <w:tabs>
                      <w:tab w:val="left" w:pos="709"/>
                    </w:tabs>
                    <w:contextualSpacing/>
                    <w:jc w:val="center"/>
                    <w:rPr>
                      <w:rFonts w:cs="Arial"/>
                      <w:bCs/>
                      <w:sz w:val="20"/>
                      <w:szCs w:val="20"/>
                      <w:lang w:eastAsia="es-CO"/>
                    </w:rPr>
                  </w:pPr>
                  <w:r w:rsidRPr="006145DB">
                    <w:rPr>
                      <w:rFonts w:cs="Arial"/>
                      <w:bCs/>
                      <w:sz w:val="16"/>
                      <w:szCs w:val="16"/>
                      <w:lang w:eastAsia="es-CO"/>
                    </w:rPr>
                    <w:t>Mensual (Mes Vencido)</w:t>
                  </w:r>
                </w:p>
              </w:tc>
              <w:tc>
                <w:tcPr>
                  <w:tcW w:w="1559" w:type="dxa"/>
                  <w:vAlign w:val="center"/>
                </w:tcPr>
                <w:p w14:paraId="28AAC153"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 de Salud.</w:t>
                  </w:r>
                </w:p>
              </w:tc>
            </w:tr>
            <w:tr w:rsidR="006E6918" w:rsidRPr="006145DB" w14:paraId="42D8A7A6" w14:textId="77777777" w:rsidTr="0056394F">
              <w:trPr>
                <w:trHeight w:val="259"/>
              </w:trPr>
              <w:tc>
                <w:tcPr>
                  <w:tcW w:w="3190" w:type="dxa"/>
                  <w:vAlign w:val="center"/>
                </w:tcPr>
                <w:p w14:paraId="3198F204" w14:textId="77777777" w:rsidR="000C5F64" w:rsidRPr="006145DB" w:rsidRDefault="000C5F64" w:rsidP="005B435E">
                  <w:pPr>
                    <w:tabs>
                      <w:tab w:val="left" w:pos="709"/>
                    </w:tabs>
                    <w:contextualSpacing/>
                    <w:jc w:val="both"/>
                    <w:rPr>
                      <w:rFonts w:eastAsia="Arial" w:cs="Arial"/>
                      <w:sz w:val="16"/>
                      <w:szCs w:val="16"/>
                    </w:rPr>
                  </w:pPr>
                  <w:r w:rsidRPr="006145DB">
                    <w:rPr>
                      <w:rFonts w:cs="Arial"/>
                      <w:sz w:val="16"/>
                      <w:szCs w:val="16"/>
                    </w:rPr>
                    <w:t>Incurrir en faltas gravísimas establecidas en el manual de acuerdos para la convivencia y la transformación de los conflictos en los servicios sociales.</w:t>
                  </w:r>
                </w:p>
              </w:tc>
              <w:tc>
                <w:tcPr>
                  <w:tcW w:w="1276" w:type="dxa"/>
                  <w:vAlign w:val="center"/>
                </w:tcPr>
                <w:p w14:paraId="5389520D" w14:textId="77777777" w:rsidR="000C5F64" w:rsidRPr="006145DB" w:rsidRDefault="000C5F64" w:rsidP="005B435E">
                  <w:pPr>
                    <w:tabs>
                      <w:tab w:val="left" w:pos="709"/>
                    </w:tabs>
                    <w:contextualSpacing/>
                    <w:jc w:val="center"/>
                    <w:rPr>
                      <w:rFonts w:cs="Arial"/>
                      <w:sz w:val="20"/>
                      <w:szCs w:val="20"/>
                      <w:lang w:eastAsia="es-CO"/>
                    </w:rPr>
                  </w:pPr>
                  <w:r w:rsidRPr="006145DB">
                    <w:rPr>
                      <w:rFonts w:cs="Arial"/>
                      <w:sz w:val="16"/>
                      <w:szCs w:val="16"/>
                      <w:lang w:eastAsia="es-CO"/>
                    </w:rPr>
                    <w:t>SIRBE</w:t>
                  </w:r>
                </w:p>
              </w:tc>
              <w:tc>
                <w:tcPr>
                  <w:tcW w:w="1134" w:type="dxa"/>
                  <w:vAlign w:val="center"/>
                </w:tcPr>
                <w:p w14:paraId="561DAB51" w14:textId="77777777" w:rsidR="000C5F64" w:rsidRPr="006145DB" w:rsidRDefault="000C5F64"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vAlign w:val="center"/>
                </w:tcPr>
                <w:p w14:paraId="4B422029" w14:textId="77777777" w:rsidR="000C5F64" w:rsidRPr="006145DB" w:rsidRDefault="000C5F64" w:rsidP="005B435E">
                  <w:pPr>
                    <w:tabs>
                      <w:tab w:val="left" w:pos="709"/>
                    </w:tabs>
                    <w:contextualSpacing/>
                    <w:jc w:val="center"/>
                    <w:rPr>
                      <w:rFonts w:cs="Arial"/>
                      <w:bCs/>
                      <w:sz w:val="20"/>
                      <w:szCs w:val="20"/>
                      <w:lang w:eastAsia="es-CO"/>
                    </w:rPr>
                  </w:pPr>
                  <w:r w:rsidRPr="006145DB">
                    <w:rPr>
                      <w:rFonts w:cs="Arial"/>
                      <w:sz w:val="16"/>
                      <w:szCs w:val="16"/>
                    </w:rPr>
                    <w:t>Subdirección para la adultez</w:t>
                  </w:r>
                </w:p>
              </w:tc>
            </w:tr>
            <w:tr w:rsidR="006E6918" w:rsidRPr="006145DB" w14:paraId="1BCA12EC" w14:textId="77777777" w:rsidTr="0056394F">
              <w:trPr>
                <w:trHeight w:val="259"/>
              </w:trPr>
              <w:tc>
                <w:tcPr>
                  <w:tcW w:w="3190" w:type="dxa"/>
                  <w:vAlign w:val="center"/>
                </w:tcPr>
                <w:p w14:paraId="0CA47495" w14:textId="399057B1"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Traslado a entidades externas</w:t>
                  </w:r>
                  <w:r w:rsidR="0056394F" w:rsidRPr="006145DB">
                    <w:rPr>
                      <w:rFonts w:cs="Arial"/>
                      <w:sz w:val="16"/>
                      <w:szCs w:val="16"/>
                      <w:lang w:eastAsia="es-CO"/>
                    </w:rPr>
                    <w:t>.</w:t>
                  </w:r>
                </w:p>
              </w:tc>
              <w:tc>
                <w:tcPr>
                  <w:tcW w:w="1276" w:type="dxa"/>
                  <w:vAlign w:val="center"/>
                </w:tcPr>
                <w:p w14:paraId="1C19337A"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0DD87D68"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vAlign w:val="center"/>
                </w:tcPr>
                <w:p w14:paraId="454FA718" w14:textId="77777777" w:rsidR="000C5F64" w:rsidRPr="006145DB" w:rsidRDefault="000C5F64" w:rsidP="005B435E">
                  <w:pPr>
                    <w:tabs>
                      <w:tab w:val="left" w:pos="709"/>
                    </w:tabs>
                    <w:contextualSpacing/>
                    <w:jc w:val="center"/>
                    <w:rPr>
                      <w:rFonts w:cs="Arial"/>
                      <w:sz w:val="16"/>
                      <w:szCs w:val="16"/>
                    </w:rPr>
                  </w:pPr>
                  <w:r w:rsidRPr="006145DB">
                    <w:rPr>
                      <w:rFonts w:cs="Arial"/>
                      <w:sz w:val="16"/>
                      <w:szCs w:val="16"/>
                    </w:rPr>
                    <w:t>Subdirección para la adultez</w:t>
                  </w:r>
                </w:p>
              </w:tc>
            </w:tr>
            <w:tr w:rsidR="006E6918" w:rsidRPr="006145DB" w14:paraId="42A739AD" w14:textId="77777777" w:rsidTr="0056394F">
              <w:trPr>
                <w:trHeight w:val="259"/>
              </w:trPr>
              <w:tc>
                <w:tcPr>
                  <w:tcW w:w="3190" w:type="dxa"/>
                  <w:vAlign w:val="center"/>
                </w:tcPr>
                <w:p w14:paraId="32449AFD" w14:textId="7180F85D"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Traslado a otros servicios de las SDIS con los que tiene restricciones</w:t>
                  </w:r>
                  <w:r w:rsidR="0056394F" w:rsidRPr="006145DB">
                    <w:rPr>
                      <w:rFonts w:cs="Arial"/>
                      <w:sz w:val="16"/>
                      <w:szCs w:val="16"/>
                      <w:lang w:eastAsia="es-CO"/>
                    </w:rPr>
                    <w:t>.</w:t>
                  </w:r>
                </w:p>
              </w:tc>
              <w:tc>
                <w:tcPr>
                  <w:tcW w:w="1276" w:type="dxa"/>
                  <w:vAlign w:val="center"/>
                </w:tcPr>
                <w:p w14:paraId="0CFA98AE"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04C00A9B"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vAlign w:val="center"/>
                </w:tcPr>
                <w:p w14:paraId="5663830C" w14:textId="77777777" w:rsidR="000C5F64" w:rsidRPr="006145DB" w:rsidRDefault="000C5F64" w:rsidP="005B435E">
                  <w:pPr>
                    <w:tabs>
                      <w:tab w:val="left" w:pos="709"/>
                    </w:tabs>
                    <w:contextualSpacing/>
                    <w:jc w:val="center"/>
                    <w:rPr>
                      <w:rFonts w:cs="Arial"/>
                      <w:sz w:val="16"/>
                      <w:szCs w:val="16"/>
                    </w:rPr>
                  </w:pPr>
                  <w:r w:rsidRPr="006145DB">
                    <w:rPr>
                      <w:rFonts w:cs="Arial"/>
                      <w:sz w:val="16"/>
                      <w:szCs w:val="16"/>
                    </w:rPr>
                    <w:t>Secretaría Distrital de Integración Social</w:t>
                  </w:r>
                </w:p>
              </w:tc>
            </w:tr>
            <w:tr w:rsidR="006E6918" w:rsidRPr="006145DB" w14:paraId="2404C89E" w14:textId="77777777" w:rsidTr="0056394F">
              <w:trPr>
                <w:trHeight w:val="259"/>
              </w:trPr>
              <w:tc>
                <w:tcPr>
                  <w:tcW w:w="3190" w:type="dxa"/>
                  <w:tcBorders>
                    <w:bottom w:val="single" w:sz="4" w:space="0" w:color="auto"/>
                  </w:tcBorders>
                  <w:vAlign w:val="center"/>
                </w:tcPr>
                <w:p w14:paraId="245C8548" w14:textId="7BC50A88"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Abandono del proceso</w:t>
                  </w:r>
                  <w:r w:rsidR="0056394F" w:rsidRPr="006145DB">
                    <w:rPr>
                      <w:rFonts w:cs="Arial"/>
                      <w:sz w:val="16"/>
                      <w:szCs w:val="16"/>
                      <w:lang w:eastAsia="es-CO"/>
                    </w:rPr>
                    <w:t>.</w:t>
                  </w:r>
                </w:p>
              </w:tc>
              <w:tc>
                <w:tcPr>
                  <w:tcW w:w="1276" w:type="dxa"/>
                  <w:tcBorders>
                    <w:bottom w:val="single" w:sz="4" w:space="0" w:color="auto"/>
                  </w:tcBorders>
                  <w:vAlign w:val="center"/>
                </w:tcPr>
                <w:p w14:paraId="0C71D00F"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05478C12"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24D53FFE" w14:textId="77777777" w:rsidR="000C5F64" w:rsidRPr="006145DB" w:rsidRDefault="000C5F64" w:rsidP="005B435E">
                  <w:pPr>
                    <w:tabs>
                      <w:tab w:val="left" w:pos="709"/>
                    </w:tabs>
                    <w:contextualSpacing/>
                    <w:jc w:val="center"/>
                    <w:rPr>
                      <w:rFonts w:cs="Arial"/>
                      <w:sz w:val="16"/>
                      <w:szCs w:val="16"/>
                    </w:rPr>
                  </w:pPr>
                  <w:r w:rsidRPr="006145DB">
                    <w:rPr>
                      <w:rFonts w:cs="Arial"/>
                      <w:sz w:val="16"/>
                      <w:szCs w:val="16"/>
                    </w:rPr>
                    <w:t>Subdirección para la adultez</w:t>
                  </w:r>
                </w:p>
              </w:tc>
            </w:tr>
            <w:tr w:rsidR="006E6918" w:rsidRPr="006145DB" w14:paraId="0B2D768B" w14:textId="77777777" w:rsidTr="0056394F">
              <w:trPr>
                <w:trHeight w:val="259"/>
              </w:trPr>
              <w:tc>
                <w:tcPr>
                  <w:tcW w:w="3190" w:type="dxa"/>
                  <w:tcBorders>
                    <w:bottom w:val="single" w:sz="4" w:space="0" w:color="auto"/>
                  </w:tcBorders>
                  <w:vAlign w:val="center"/>
                </w:tcPr>
                <w:p w14:paraId="66912AF7" w14:textId="77777777"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shd w:val="clear" w:color="auto" w:fill="FFFFFF"/>
                    </w:rPr>
                    <w:t>Finalización del proceso de atención por logros de metas personales planteadas en el Plan de Atención Individual (PAI).</w:t>
                  </w:r>
                </w:p>
              </w:tc>
              <w:tc>
                <w:tcPr>
                  <w:tcW w:w="1276" w:type="dxa"/>
                  <w:tcBorders>
                    <w:bottom w:val="single" w:sz="4" w:space="0" w:color="auto"/>
                  </w:tcBorders>
                  <w:vAlign w:val="center"/>
                </w:tcPr>
                <w:p w14:paraId="6A2A3034"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6F8818FF"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5333F43C" w14:textId="77777777" w:rsidR="000C5F64" w:rsidRPr="006145DB" w:rsidRDefault="000C5F64" w:rsidP="005B435E">
                  <w:pPr>
                    <w:tabs>
                      <w:tab w:val="left" w:pos="709"/>
                    </w:tabs>
                    <w:contextualSpacing/>
                    <w:jc w:val="center"/>
                    <w:rPr>
                      <w:rFonts w:cs="Arial"/>
                      <w:sz w:val="16"/>
                      <w:szCs w:val="16"/>
                    </w:rPr>
                  </w:pPr>
                  <w:r w:rsidRPr="006145DB">
                    <w:rPr>
                      <w:rFonts w:cs="Arial"/>
                      <w:sz w:val="16"/>
                      <w:szCs w:val="16"/>
                    </w:rPr>
                    <w:t>Subdirección para la adultez</w:t>
                  </w:r>
                </w:p>
              </w:tc>
            </w:tr>
            <w:tr w:rsidR="0024633D" w:rsidRPr="006145DB" w14:paraId="7FDA7616" w14:textId="77777777" w:rsidTr="0056394F">
              <w:trPr>
                <w:trHeight w:val="70"/>
              </w:trPr>
              <w:tc>
                <w:tcPr>
                  <w:tcW w:w="3190" w:type="dxa"/>
                  <w:tcBorders>
                    <w:left w:val="nil"/>
                    <w:bottom w:val="nil"/>
                    <w:right w:val="nil"/>
                  </w:tcBorders>
                  <w:vAlign w:val="center"/>
                </w:tcPr>
                <w:p w14:paraId="4464941A" w14:textId="77777777" w:rsidR="0024633D" w:rsidRPr="006145DB" w:rsidRDefault="0024633D" w:rsidP="005B435E">
                  <w:pPr>
                    <w:tabs>
                      <w:tab w:val="left" w:pos="709"/>
                    </w:tabs>
                    <w:contextualSpacing/>
                    <w:jc w:val="both"/>
                    <w:rPr>
                      <w:rFonts w:cs="Arial"/>
                      <w:sz w:val="16"/>
                      <w:szCs w:val="16"/>
                      <w:shd w:val="clear" w:color="auto" w:fill="FFFFFF"/>
                    </w:rPr>
                  </w:pPr>
                </w:p>
              </w:tc>
              <w:tc>
                <w:tcPr>
                  <w:tcW w:w="1276" w:type="dxa"/>
                  <w:tcBorders>
                    <w:left w:val="nil"/>
                    <w:bottom w:val="nil"/>
                    <w:right w:val="nil"/>
                  </w:tcBorders>
                  <w:vAlign w:val="center"/>
                </w:tcPr>
                <w:p w14:paraId="61928FDF" w14:textId="77777777" w:rsidR="0024633D" w:rsidRPr="006145DB" w:rsidRDefault="0024633D" w:rsidP="005B435E">
                  <w:pPr>
                    <w:tabs>
                      <w:tab w:val="left" w:pos="709"/>
                    </w:tabs>
                    <w:contextualSpacing/>
                    <w:jc w:val="center"/>
                    <w:rPr>
                      <w:rFonts w:cs="Arial"/>
                      <w:sz w:val="16"/>
                      <w:szCs w:val="16"/>
                      <w:lang w:eastAsia="es-CO"/>
                    </w:rPr>
                  </w:pPr>
                </w:p>
              </w:tc>
              <w:tc>
                <w:tcPr>
                  <w:tcW w:w="1134" w:type="dxa"/>
                  <w:tcBorders>
                    <w:left w:val="nil"/>
                    <w:bottom w:val="nil"/>
                    <w:right w:val="nil"/>
                  </w:tcBorders>
                  <w:vAlign w:val="center"/>
                </w:tcPr>
                <w:p w14:paraId="4EA64377" w14:textId="77777777" w:rsidR="0024633D" w:rsidRPr="006145DB" w:rsidRDefault="0024633D" w:rsidP="005B435E">
                  <w:pPr>
                    <w:tabs>
                      <w:tab w:val="left" w:pos="709"/>
                    </w:tabs>
                    <w:contextualSpacing/>
                    <w:jc w:val="center"/>
                    <w:rPr>
                      <w:rFonts w:cs="Arial"/>
                      <w:bCs/>
                      <w:sz w:val="16"/>
                      <w:szCs w:val="16"/>
                      <w:lang w:eastAsia="es-CO"/>
                    </w:rPr>
                  </w:pPr>
                </w:p>
              </w:tc>
              <w:tc>
                <w:tcPr>
                  <w:tcW w:w="1559" w:type="dxa"/>
                  <w:tcBorders>
                    <w:left w:val="nil"/>
                    <w:bottom w:val="nil"/>
                    <w:right w:val="nil"/>
                  </w:tcBorders>
                  <w:vAlign w:val="center"/>
                </w:tcPr>
                <w:p w14:paraId="5B7703D2" w14:textId="77777777" w:rsidR="0024633D" w:rsidRPr="006145DB" w:rsidRDefault="0024633D" w:rsidP="005B435E">
                  <w:pPr>
                    <w:tabs>
                      <w:tab w:val="left" w:pos="709"/>
                    </w:tabs>
                    <w:contextualSpacing/>
                    <w:jc w:val="center"/>
                    <w:rPr>
                      <w:rFonts w:cs="Arial"/>
                      <w:sz w:val="16"/>
                      <w:szCs w:val="16"/>
                    </w:rPr>
                  </w:pPr>
                </w:p>
              </w:tc>
            </w:tr>
          </w:tbl>
          <w:p w14:paraId="6A2976AE" w14:textId="77777777" w:rsidR="000C5F64" w:rsidRPr="006145DB" w:rsidRDefault="000C5F64" w:rsidP="005B435E">
            <w:pPr>
              <w:tabs>
                <w:tab w:val="left" w:pos="709"/>
              </w:tabs>
              <w:spacing w:after="0" w:line="240" w:lineRule="auto"/>
              <w:contextualSpacing/>
              <w:jc w:val="both"/>
              <w:rPr>
                <w:rFonts w:cs="Arial"/>
                <w:bCs/>
                <w:sz w:val="20"/>
                <w:szCs w:val="20"/>
                <w:lang w:eastAsia="es-CO"/>
              </w:rPr>
            </w:pPr>
          </w:p>
        </w:tc>
      </w:tr>
      <w:tr w:rsidR="006E6918" w:rsidRPr="006145DB" w14:paraId="2BA1A227" w14:textId="77777777" w:rsidTr="009F0BEA">
        <w:trPr>
          <w:trHeight w:val="422"/>
          <w:jc w:val="center"/>
        </w:trPr>
        <w:tc>
          <w:tcPr>
            <w:tcW w:w="1940" w:type="dxa"/>
            <w:vAlign w:val="center"/>
          </w:tcPr>
          <w:p w14:paraId="41BBAFFF" w14:textId="77777777" w:rsidR="000C5F64" w:rsidRPr="006145DB" w:rsidRDefault="000C5F64" w:rsidP="005B435E">
            <w:pPr>
              <w:spacing w:after="0"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455" w:type="dxa"/>
          </w:tcPr>
          <w:tbl>
            <w:tblPr>
              <w:tblStyle w:val="Tablaconcuadrcula"/>
              <w:tblW w:w="7159" w:type="dxa"/>
              <w:tblLayout w:type="fixed"/>
              <w:tblLook w:val="04A0" w:firstRow="1" w:lastRow="0" w:firstColumn="1" w:lastColumn="0" w:noHBand="0" w:noVBand="1"/>
            </w:tblPr>
            <w:tblGrid>
              <w:gridCol w:w="3190"/>
              <w:gridCol w:w="1276"/>
              <w:gridCol w:w="1134"/>
              <w:gridCol w:w="1559"/>
            </w:tblGrid>
            <w:tr w:rsidR="0024633D" w:rsidRPr="006145DB" w14:paraId="0207DD1E" w14:textId="77777777" w:rsidTr="002A04F3">
              <w:trPr>
                <w:trHeight w:val="80"/>
              </w:trPr>
              <w:tc>
                <w:tcPr>
                  <w:tcW w:w="3190" w:type="dxa"/>
                  <w:tcBorders>
                    <w:top w:val="nil"/>
                    <w:left w:val="nil"/>
                    <w:bottom w:val="single" w:sz="4" w:space="0" w:color="auto"/>
                    <w:right w:val="nil"/>
                  </w:tcBorders>
                  <w:vAlign w:val="center"/>
                </w:tcPr>
                <w:p w14:paraId="53DF7576" w14:textId="77777777" w:rsidR="0024633D" w:rsidRPr="006145DB" w:rsidRDefault="0024633D" w:rsidP="005B435E">
                  <w:pPr>
                    <w:tabs>
                      <w:tab w:val="left" w:pos="709"/>
                    </w:tabs>
                    <w:contextualSpacing/>
                    <w:jc w:val="center"/>
                    <w:rPr>
                      <w:rFonts w:cs="Arial"/>
                      <w:sz w:val="16"/>
                      <w:szCs w:val="16"/>
                      <w:lang w:eastAsia="es-CO"/>
                    </w:rPr>
                  </w:pPr>
                </w:p>
              </w:tc>
              <w:tc>
                <w:tcPr>
                  <w:tcW w:w="1276" w:type="dxa"/>
                  <w:tcBorders>
                    <w:top w:val="nil"/>
                    <w:left w:val="nil"/>
                    <w:bottom w:val="single" w:sz="4" w:space="0" w:color="auto"/>
                    <w:right w:val="nil"/>
                  </w:tcBorders>
                  <w:vAlign w:val="center"/>
                </w:tcPr>
                <w:p w14:paraId="3EAA1EC3" w14:textId="77777777" w:rsidR="0024633D" w:rsidRPr="006145DB" w:rsidRDefault="0024633D"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1F6AF216" w14:textId="77777777" w:rsidR="0024633D" w:rsidRPr="006145DB" w:rsidRDefault="0024633D" w:rsidP="005B435E">
                  <w:pPr>
                    <w:tabs>
                      <w:tab w:val="left" w:pos="709"/>
                    </w:tabs>
                    <w:contextualSpacing/>
                    <w:jc w:val="center"/>
                    <w:rPr>
                      <w:rFonts w:cs="Arial"/>
                      <w:sz w:val="16"/>
                      <w:szCs w:val="16"/>
                      <w:lang w:eastAsia="es-CO"/>
                    </w:rPr>
                  </w:pPr>
                </w:p>
              </w:tc>
              <w:tc>
                <w:tcPr>
                  <w:tcW w:w="1559" w:type="dxa"/>
                  <w:tcBorders>
                    <w:top w:val="nil"/>
                    <w:left w:val="nil"/>
                    <w:bottom w:val="single" w:sz="4" w:space="0" w:color="auto"/>
                    <w:right w:val="nil"/>
                  </w:tcBorders>
                  <w:vAlign w:val="center"/>
                </w:tcPr>
                <w:p w14:paraId="64D60843" w14:textId="77777777" w:rsidR="0024633D" w:rsidRPr="006145DB" w:rsidRDefault="0024633D" w:rsidP="005B435E">
                  <w:pPr>
                    <w:tabs>
                      <w:tab w:val="left" w:pos="709"/>
                    </w:tabs>
                    <w:contextualSpacing/>
                    <w:jc w:val="center"/>
                    <w:rPr>
                      <w:rFonts w:cs="Arial"/>
                      <w:sz w:val="16"/>
                      <w:szCs w:val="16"/>
                      <w:lang w:eastAsia="es-CO"/>
                    </w:rPr>
                  </w:pPr>
                </w:p>
              </w:tc>
            </w:tr>
            <w:tr w:rsidR="006E6918" w:rsidRPr="006145DB" w14:paraId="15F503B0" w14:textId="77777777" w:rsidTr="002A04F3">
              <w:trPr>
                <w:trHeight w:val="372"/>
              </w:trPr>
              <w:tc>
                <w:tcPr>
                  <w:tcW w:w="3190" w:type="dxa"/>
                  <w:tcBorders>
                    <w:top w:val="single" w:sz="4" w:space="0" w:color="auto"/>
                    <w:bottom w:val="single" w:sz="4" w:space="0" w:color="auto"/>
                  </w:tcBorders>
                  <w:vAlign w:val="center"/>
                </w:tcPr>
                <w:p w14:paraId="585B9EAE"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276" w:type="dxa"/>
                  <w:tcBorders>
                    <w:top w:val="single" w:sz="4" w:space="0" w:color="auto"/>
                    <w:bottom w:val="single" w:sz="4" w:space="0" w:color="auto"/>
                  </w:tcBorders>
                  <w:vAlign w:val="center"/>
                </w:tcPr>
                <w:p w14:paraId="4DE35945"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bottom w:val="single" w:sz="4" w:space="0" w:color="auto"/>
                  </w:tcBorders>
                  <w:vAlign w:val="center"/>
                </w:tcPr>
                <w:p w14:paraId="25E480AA"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single" w:sz="4" w:space="0" w:color="auto"/>
                    <w:bottom w:val="single" w:sz="4" w:space="0" w:color="auto"/>
                  </w:tcBorders>
                  <w:vAlign w:val="center"/>
                </w:tcPr>
                <w:p w14:paraId="4A28B001"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6E6918" w:rsidRPr="006145DB" w14:paraId="7EFEE2B5" w14:textId="77777777" w:rsidTr="002A04F3">
              <w:trPr>
                <w:trHeight w:val="372"/>
              </w:trPr>
              <w:tc>
                <w:tcPr>
                  <w:tcW w:w="3190" w:type="dxa"/>
                  <w:tcBorders>
                    <w:top w:val="single" w:sz="4" w:space="0" w:color="auto"/>
                  </w:tcBorders>
                  <w:vAlign w:val="center"/>
                </w:tcPr>
                <w:p w14:paraId="739B2AEF" w14:textId="43E44121"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Servicio de Autocuidado para la Población Habitante de Calle</w:t>
                  </w:r>
                  <w:r w:rsidR="00CC3B40" w:rsidRPr="006145DB">
                    <w:rPr>
                      <w:rFonts w:cs="Arial"/>
                      <w:sz w:val="16"/>
                      <w:szCs w:val="16"/>
                      <w:lang w:eastAsia="es-CO"/>
                    </w:rPr>
                    <w:t>.</w:t>
                  </w:r>
                </w:p>
              </w:tc>
              <w:tc>
                <w:tcPr>
                  <w:tcW w:w="1276" w:type="dxa"/>
                  <w:tcBorders>
                    <w:top w:val="single" w:sz="4" w:space="0" w:color="auto"/>
                  </w:tcBorders>
                  <w:vAlign w:val="center"/>
                </w:tcPr>
                <w:p w14:paraId="22CB1547"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tcBorders>
                    <w:top w:val="single" w:sz="4" w:space="0" w:color="auto"/>
                  </w:tcBorders>
                  <w:vAlign w:val="center"/>
                </w:tcPr>
                <w:p w14:paraId="63FC0168"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9" w:type="dxa"/>
                  <w:tcBorders>
                    <w:top w:val="single" w:sz="4" w:space="0" w:color="auto"/>
                  </w:tcBorders>
                  <w:vAlign w:val="center"/>
                </w:tcPr>
                <w:p w14:paraId="55CEF0F6" w14:textId="4191819D" w:rsidR="000C5F64"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4ACF9ED5" w14:textId="77777777" w:rsidTr="0056394F">
              <w:trPr>
                <w:trHeight w:val="372"/>
              </w:trPr>
              <w:tc>
                <w:tcPr>
                  <w:tcW w:w="3190" w:type="dxa"/>
                  <w:vAlign w:val="center"/>
                </w:tcPr>
                <w:p w14:paraId="134C35B0" w14:textId="77777777"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Servicio de Hogar de Paso Día y Hogar de Paso Noche para la Atención de Población Habitante de Calle.</w:t>
                  </w:r>
                </w:p>
              </w:tc>
              <w:tc>
                <w:tcPr>
                  <w:tcW w:w="1276" w:type="dxa"/>
                  <w:vAlign w:val="center"/>
                </w:tcPr>
                <w:p w14:paraId="6DB46532"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vAlign w:val="center"/>
                </w:tcPr>
                <w:p w14:paraId="3C9B1B36"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9" w:type="dxa"/>
                  <w:vAlign w:val="center"/>
                </w:tcPr>
                <w:p w14:paraId="256FBDC3" w14:textId="016BCB38" w:rsidR="000C5F64"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09F9DE44" w14:textId="77777777" w:rsidTr="00F60471">
              <w:trPr>
                <w:trHeight w:val="300"/>
              </w:trPr>
              <w:tc>
                <w:tcPr>
                  <w:tcW w:w="3190" w:type="dxa"/>
                  <w:tcBorders>
                    <w:bottom w:val="single" w:sz="4" w:space="0" w:color="auto"/>
                  </w:tcBorders>
                  <w:vAlign w:val="center"/>
                </w:tcPr>
                <w:p w14:paraId="1A0D25AD" w14:textId="26A37232" w:rsidR="000C5F64" w:rsidRPr="006145DB" w:rsidRDefault="000C5F64" w:rsidP="005B435E">
                  <w:pPr>
                    <w:jc w:val="both"/>
                    <w:rPr>
                      <w:rFonts w:cs="Arial"/>
                      <w:sz w:val="16"/>
                      <w:szCs w:val="16"/>
                      <w:lang w:eastAsia="es-CO"/>
                    </w:rPr>
                  </w:pPr>
                  <w:r w:rsidRPr="006145DB">
                    <w:rPr>
                      <w:rFonts w:cs="Arial"/>
                      <w:sz w:val="16"/>
                      <w:szCs w:val="16"/>
                      <w:lang w:eastAsia="es-CO"/>
                    </w:rPr>
                    <w:t>Servicio de Atención Sociosanitaria para Población Habitante de Calle y en Alto Riesgo de Estarlo</w:t>
                  </w:r>
                  <w:r w:rsidR="00CC3B40" w:rsidRPr="006145DB">
                    <w:rPr>
                      <w:rFonts w:cs="Arial"/>
                      <w:sz w:val="16"/>
                      <w:szCs w:val="16"/>
                      <w:lang w:eastAsia="es-CO"/>
                    </w:rPr>
                    <w:t>.</w:t>
                  </w:r>
                </w:p>
              </w:tc>
              <w:tc>
                <w:tcPr>
                  <w:tcW w:w="1276" w:type="dxa"/>
                  <w:tcBorders>
                    <w:bottom w:val="single" w:sz="4" w:space="0" w:color="auto"/>
                  </w:tcBorders>
                  <w:vAlign w:val="center"/>
                </w:tcPr>
                <w:p w14:paraId="056B1E97" w14:textId="77777777" w:rsidR="000C5F64" w:rsidRPr="006145DB" w:rsidRDefault="000C5F64" w:rsidP="005B435E">
                  <w:pPr>
                    <w:jc w:val="center"/>
                    <w:rPr>
                      <w:rFonts w:cs="Arial"/>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798137EE" w14:textId="77777777" w:rsidR="000C5F64" w:rsidRPr="006145DB" w:rsidRDefault="000C5F64" w:rsidP="005B435E">
                  <w:pPr>
                    <w:jc w:val="center"/>
                    <w:rPr>
                      <w:rFonts w:cs="Arial"/>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6D4BA4B0" w14:textId="3A0BF01C" w:rsidR="000C5F64" w:rsidRPr="006145DB" w:rsidRDefault="006D33E8" w:rsidP="005B435E">
                  <w:pPr>
                    <w:jc w:val="center"/>
                    <w:rPr>
                      <w:rFonts w:cs="Arial"/>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2F81F106" w14:textId="77777777" w:rsidTr="00F60471">
              <w:trPr>
                <w:trHeight w:val="372"/>
              </w:trPr>
              <w:tc>
                <w:tcPr>
                  <w:tcW w:w="3190" w:type="dxa"/>
                  <w:tcBorders>
                    <w:bottom w:val="nil"/>
                  </w:tcBorders>
                  <w:vAlign w:val="center"/>
                </w:tcPr>
                <w:p w14:paraId="51D08096" w14:textId="77777777"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shd w:val="clear" w:color="auto" w:fill="FFFFFF"/>
                    </w:rPr>
                    <w:t>Servicio de Atención y Desarrollo de Capacidades para Mujeres Habitantes de Calle.</w:t>
                  </w:r>
                </w:p>
              </w:tc>
              <w:tc>
                <w:tcPr>
                  <w:tcW w:w="1276" w:type="dxa"/>
                  <w:tcBorders>
                    <w:bottom w:val="nil"/>
                  </w:tcBorders>
                  <w:vAlign w:val="center"/>
                </w:tcPr>
                <w:p w14:paraId="46E1E8F0"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tcBorders>
                    <w:bottom w:val="nil"/>
                  </w:tcBorders>
                  <w:vAlign w:val="center"/>
                </w:tcPr>
                <w:p w14:paraId="63B20EFC"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9" w:type="dxa"/>
                  <w:tcBorders>
                    <w:bottom w:val="nil"/>
                  </w:tcBorders>
                  <w:vAlign w:val="center"/>
                </w:tcPr>
                <w:p w14:paraId="40F5C48B" w14:textId="6BE7FD09" w:rsidR="000C5F64"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5590EBBF" w14:textId="77777777" w:rsidTr="00F60471">
              <w:trPr>
                <w:trHeight w:val="372"/>
              </w:trPr>
              <w:tc>
                <w:tcPr>
                  <w:tcW w:w="3190" w:type="dxa"/>
                  <w:tcBorders>
                    <w:top w:val="nil"/>
                  </w:tcBorders>
                  <w:vAlign w:val="center"/>
                </w:tcPr>
                <w:p w14:paraId="27083591" w14:textId="6760AE85"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Servicio de Prevención del Riesgo de Habitar Calle</w:t>
                  </w:r>
                  <w:r w:rsidR="00CC3B40" w:rsidRPr="006145DB">
                    <w:rPr>
                      <w:rFonts w:cs="Arial"/>
                      <w:sz w:val="16"/>
                      <w:szCs w:val="16"/>
                      <w:lang w:eastAsia="es-CO"/>
                    </w:rPr>
                    <w:t>.</w:t>
                  </w:r>
                </w:p>
              </w:tc>
              <w:tc>
                <w:tcPr>
                  <w:tcW w:w="1276" w:type="dxa"/>
                  <w:tcBorders>
                    <w:top w:val="nil"/>
                  </w:tcBorders>
                  <w:vAlign w:val="center"/>
                </w:tcPr>
                <w:p w14:paraId="00FBD2F9"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tcBorders>
                    <w:top w:val="nil"/>
                  </w:tcBorders>
                  <w:vAlign w:val="center"/>
                </w:tcPr>
                <w:p w14:paraId="57D93F05"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9" w:type="dxa"/>
                  <w:tcBorders>
                    <w:top w:val="nil"/>
                  </w:tcBorders>
                  <w:vAlign w:val="center"/>
                </w:tcPr>
                <w:p w14:paraId="4453953C" w14:textId="51887891" w:rsidR="000C5F64"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483EE400" w14:textId="77777777" w:rsidTr="0056394F">
              <w:trPr>
                <w:trHeight w:val="372"/>
              </w:trPr>
              <w:tc>
                <w:tcPr>
                  <w:tcW w:w="3190" w:type="dxa"/>
                  <w:vAlign w:val="center"/>
                </w:tcPr>
                <w:p w14:paraId="33B0ED22" w14:textId="77777777" w:rsidR="000C5F64" w:rsidRPr="006145DB" w:rsidRDefault="000C5F64" w:rsidP="005B435E">
                  <w:pPr>
                    <w:tabs>
                      <w:tab w:val="left" w:pos="709"/>
                    </w:tabs>
                    <w:contextualSpacing/>
                    <w:jc w:val="both"/>
                    <w:rPr>
                      <w:rFonts w:cs="Arial"/>
                      <w:sz w:val="16"/>
                      <w:szCs w:val="16"/>
                      <w:lang w:eastAsia="es-CO"/>
                    </w:rPr>
                  </w:pPr>
                  <w:r w:rsidRPr="006145DB">
                    <w:rPr>
                      <w:rFonts w:cs="Arial"/>
                      <w:bCs/>
                      <w:sz w:val="16"/>
                      <w:szCs w:val="16"/>
                      <w:lang w:eastAsia="es-CO"/>
                    </w:rPr>
                    <w:t>Servicio de Comunidad de Vida para Población Habitante de Calle.</w:t>
                  </w:r>
                </w:p>
              </w:tc>
              <w:tc>
                <w:tcPr>
                  <w:tcW w:w="1276" w:type="dxa"/>
                  <w:vAlign w:val="center"/>
                </w:tcPr>
                <w:p w14:paraId="2585F6AA"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SIRBE</w:t>
                  </w:r>
                </w:p>
              </w:tc>
              <w:tc>
                <w:tcPr>
                  <w:tcW w:w="1134" w:type="dxa"/>
                  <w:vAlign w:val="center"/>
                </w:tcPr>
                <w:p w14:paraId="1F548BE9" w14:textId="77777777" w:rsidR="000C5F64" w:rsidRPr="006145DB" w:rsidRDefault="000C5F64"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559" w:type="dxa"/>
                  <w:vAlign w:val="center"/>
                </w:tcPr>
                <w:p w14:paraId="09882D4F" w14:textId="668328D2" w:rsidR="000C5F64" w:rsidRPr="006145DB" w:rsidRDefault="006D33E8"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606431A2" w14:textId="77777777" w:rsidTr="0056394F">
              <w:trPr>
                <w:trHeight w:val="372"/>
              </w:trPr>
              <w:tc>
                <w:tcPr>
                  <w:tcW w:w="3190" w:type="dxa"/>
                  <w:tcBorders>
                    <w:bottom w:val="single" w:sz="4" w:space="0" w:color="auto"/>
                  </w:tcBorders>
                  <w:vAlign w:val="center"/>
                </w:tcPr>
                <w:p w14:paraId="2FBDA599" w14:textId="031413AA" w:rsidR="000C5F64" w:rsidRPr="006145DB" w:rsidRDefault="000C5F64" w:rsidP="005B435E">
                  <w:pPr>
                    <w:tabs>
                      <w:tab w:val="left" w:pos="709"/>
                    </w:tabs>
                    <w:contextualSpacing/>
                    <w:jc w:val="both"/>
                    <w:rPr>
                      <w:rFonts w:cs="Arial"/>
                      <w:bCs/>
                      <w:sz w:val="16"/>
                      <w:szCs w:val="16"/>
                      <w:lang w:eastAsia="es-CO"/>
                    </w:rPr>
                  </w:pPr>
                  <w:r w:rsidRPr="006145DB">
                    <w:rPr>
                      <w:rFonts w:cs="Arial"/>
                      <w:bCs/>
                      <w:sz w:val="16"/>
                      <w:szCs w:val="16"/>
                      <w:lang w:eastAsia="es-CO"/>
                    </w:rPr>
                    <w:t>Transferencia persona mayor</w:t>
                  </w:r>
                  <w:r w:rsidR="00CC3B40" w:rsidRPr="006145DB">
                    <w:rPr>
                      <w:rFonts w:cs="Arial"/>
                      <w:bCs/>
                      <w:sz w:val="16"/>
                      <w:szCs w:val="16"/>
                      <w:lang w:eastAsia="es-CO"/>
                    </w:rPr>
                    <w:t>.</w:t>
                  </w:r>
                </w:p>
              </w:tc>
              <w:tc>
                <w:tcPr>
                  <w:tcW w:w="1276" w:type="dxa"/>
                  <w:tcBorders>
                    <w:bottom w:val="single" w:sz="4" w:space="0" w:color="auto"/>
                  </w:tcBorders>
                  <w:vAlign w:val="center"/>
                </w:tcPr>
                <w:p w14:paraId="1986B101"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5F4145B5"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661C227E" w14:textId="39E51E20" w:rsidR="000C5F64"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5B456C40" w14:textId="77777777" w:rsidTr="0056394F">
              <w:trPr>
                <w:trHeight w:val="231"/>
              </w:trPr>
              <w:tc>
                <w:tcPr>
                  <w:tcW w:w="3190" w:type="dxa"/>
                  <w:tcBorders>
                    <w:bottom w:val="single" w:sz="4" w:space="0" w:color="auto"/>
                  </w:tcBorders>
                  <w:vAlign w:val="center"/>
                </w:tcPr>
                <w:p w14:paraId="7ED10956" w14:textId="77777777" w:rsidR="000C5F64" w:rsidRPr="006145DB" w:rsidRDefault="000C5F64" w:rsidP="005B435E">
                  <w:pPr>
                    <w:autoSpaceDE w:val="0"/>
                    <w:autoSpaceDN w:val="0"/>
                    <w:adjustRightInd w:val="0"/>
                    <w:jc w:val="both"/>
                    <w:rPr>
                      <w:rFonts w:cs="Arial"/>
                      <w:sz w:val="16"/>
                      <w:szCs w:val="16"/>
                      <w:lang w:eastAsia="es-CO"/>
                    </w:rPr>
                  </w:pPr>
                  <w:r w:rsidRPr="006145DB">
                    <w:rPr>
                      <w:rFonts w:cs="Arial"/>
                      <w:sz w:val="16"/>
                      <w:szCs w:val="16"/>
                      <w:lang w:eastAsia="es-CO"/>
                    </w:rPr>
                    <w:t>Centros Integrarte (Atención Interna y Externa).</w:t>
                  </w:r>
                </w:p>
              </w:tc>
              <w:tc>
                <w:tcPr>
                  <w:tcW w:w="1276" w:type="dxa"/>
                  <w:tcBorders>
                    <w:bottom w:val="single" w:sz="4" w:space="0" w:color="auto"/>
                  </w:tcBorders>
                  <w:vAlign w:val="center"/>
                </w:tcPr>
                <w:p w14:paraId="34602141"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66E87B93"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7FD9A2BF" w14:textId="09D44B27" w:rsidR="000C5F64"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0D20BBD3" w14:textId="77777777" w:rsidTr="0056394F">
              <w:trPr>
                <w:trHeight w:val="231"/>
              </w:trPr>
              <w:tc>
                <w:tcPr>
                  <w:tcW w:w="3190" w:type="dxa"/>
                  <w:tcBorders>
                    <w:top w:val="single" w:sz="4" w:space="0" w:color="auto"/>
                    <w:bottom w:val="nil"/>
                  </w:tcBorders>
                  <w:vAlign w:val="center"/>
                </w:tcPr>
                <w:p w14:paraId="1156BEA0" w14:textId="34431116"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Servicio Comunidad de Cuidado</w:t>
                  </w:r>
                  <w:r w:rsidR="00CC3B40" w:rsidRPr="006145DB">
                    <w:rPr>
                      <w:rFonts w:cs="Arial"/>
                      <w:sz w:val="16"/>
                      <w:szCs w:val="16"/>
                      <w:lang w:eastAsia="es-CO"/>
                    </w:rPr>
                    <w:t>.</w:t>
                  </w:r>
                </w:p>
              </w:tc>
              <w:tc>
                <w:tcPr>
                  <w:tcW w:w="1276" w:type="dxa"/>
                  <w:tcBorders>
                    <w:top w:val="single" w:sz="4" w:space="0" w:color="auto"/>
                    <w:bottom w:val="nil"/>
                  </w:tcBorders>
                  <w:vAlign w:val="center"/>
                </w:tcPr>
                <w:p w14:paraId="47DBBEC4"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top w:val="single" w:sz="4" w:space="0" w:color="auto"/>
                    <w:bottom w:val="nil"/>
                  </w:tcBorders>
                  <w:vAlign w:val="center"/>
                </w:tcPr>
                <w:p w14:paraId="54323959"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top w:val="single" w:sz="4" w:space="0" w:color="auto"/>
                    <w:bottom w:val="nil"/>
                  </w:tcBorders>
                  <w:vAlign w:val="center"/>
                </w:tcPr>
                <w:p w14:paraId="25CEE480" w14:textId="1924B288" w:rsidR="000C5F64"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435C6827" w14:textId="77777777" w:rsidTr="0056394F">
              <w:trPr>
                <w:trHeight w:val="231"/>
              </w:trPr>
              <w:tc>
                <w:tcPr>
                  <w:tcW w:w="3190" w:type="dxa"/>
                  <w:tcBorders>
                    <w:top w:val="nil"/>
                  </w:tcBorders>
                  <w:vAlign w:val="center"/>
                </w:tcPr>
                <w:p w14:paraId="3BD23F68" w14:textId="0BF358E8"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Servicio de Cuidado Transitorio Día – Noche</w:t>
                  </w:r>
                  <w:r w:rsidR="00CC3B40" w:rsidRPr="006145DB">
                    <w:rPr>
                      <w:rFonts w:cs="Arial"/>
                      <w:sz w:val="16"/>
                      <w:szCs w:val="16"/>
                      <w:lang w:eastAsia="es-CO"/>
                    </w:rPr>
                    <w:t>.</w:t>
                  </w:r>
                </w:p>
              </w:tc>
              <w:tc>
                <w:tcPr>
                  <w:tcW w:w="1276" w:type="dxa"/>
                  <w:tcBorders>
                    <w:top w:val="nil"/>
                  </w:tcBorders>
                  <w:vAlign w:val="center"/>
                </w:tcPr>
                <w:p w14:paraId="0BD743A3"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top w:val="nil"/>
                  </w:tcBorders>
                  <w:vAlign w:val="center"/>
                </w:tcPr>
                <w:p w14:paraId="5C4A894C"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top w:val="nil"/>
                  </w:tcBorders>
                  <w:vAlign w:val="center"/>
                </w:tcPr>
                <w:p w14:paraId="32821495" w14:textId="02CC311F" w:rsidR="000C5F64"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7FE23AB9" w14:textId="77777777" w:rsidTr="0056394F">
              <w:trPr>
                <w:trHeight w:val="231"/>
              </w:trPr>
              <w:tc>
                <w:tcPr>
                  <w:tcW w:w="3190" w:type="dxa"/>
                  <w:vAlign w:val="center"/>
                </w:tcPr>
                <w:p w14:paraId="4B1479B5" w14:textId="77777777" w:rsidR="000C5F64" w:rsidRPr="006145DB" w:rsidRDefault="000C5F64" w:rsidP="005B435E">
                  <w:pPr>
                    <w:tabs>
                      <w:tab w:val="left" w:pos="709"/>
                    </w:tabs>
                    <w:contextualSpacing/>
                    <w:jc w:val="both"/>
                    <w:rPr>
                      <w:rFonts w:cs="Arial"/>
                      <w:bCs/>
                      <w:sz w:val="16"/>
                      <w:szCs w:val="16"/>
                      <w:lang w:eastAsia="es-CO"/>
                    </w:rPr>
                  </w:pPr>
                  <w:r w:rsidRPr="006145DB">
                    <w:rPr>
                      <w:rFonts w:cs="Arial"/>
                      <w:bCs/>
                      <w:sz w:val="16"/>
                      <w:szCs w:val="16"/>
                      <w:lang w:eastAsia="es-CO"/>
                    </w:rPr>
                    <w:t>Servicio Apoyos Económicos para Persona Mayor.</w:t>
                  </w:r>
                </w:p>
              </w:tc>
              <w:tc>
                <w:tcPr>
                  <w:tcW w:w="1276" w:type="dxa"/>
                  <w:vAlign w:val="center"/>
                </w:tcPr>
                <w:p w14:paraId="6B8DF0EA"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vAlign w:val="center"/>
                </w:tcPr>
                <w:p w14:paraId="3F602AE2"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vAlign w:val="center"/>
                </w:tcPr>
                <w:p w14:paraId="6759ECE7" w14:textId="05B7CD52" w:rsidR="000C5F64"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2016F61D" w14:textId="77777777" w:rsidTr="0056394F">
              <w:trPr>
                <w:trHeight w:val="231"/>
              </w:trPr>
              <w:tc>
                <w:tcPr>
                  <w:tcW w:w="3190" w:type="dxa"/>
                  <w:vAlign w:val="center"/>
                </w:tcPr>
                <w:p w14:paraId="24F3BF20" w14:textId="77777777" w:rsidR="000C5F64" w:rsidRPr="006145DB" w:rsidRDefault="000C5F64" w:rsidP="005B435E">
                  <w:pPr>
                    <w:autoSpaceDE w:val="0"/>
                    <w:autoSpaceDN w:val="0"/>
                    <w:adjustRightInd w:val="0"/>
                    <w:jc w:val="both"/>
                    <w:rPr>
                      <w:rFonts w:cs="Arial"/>
                      <w:sz w:val="16"/>
                      <w:szCs w:val="16"/>
                      <w:lang w:eastAsia="es-CO"/>
                    </w:rPr>
                  </w:pPr>
                  <w:r w:rsidRPr="006145DB">
                    <w:rPr>
                      <w:rFonts w:cs="Arial"/>
                      <w:sz w:val="16"/>
                      <w:szCs w:val="16"/>
                      <w:lang w:eastAsia="es-CO"/>
                    </w:rPr>
                    <w:t>Servicio Comedores Comunitarios.</w:t>
                  </w:r>
                </w:p>
              </w:tc>
              <w:tc>
                <w:tcPr>
                  <w:tcW w:w="1276" w:type="dxa"/>
                  <w:vAlign w:val="center"/>
                </w:tcPr>
                <w:p w14:paraId="35F7E21A"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vAlign w:val="center"/>
                </w:tcPr>
                <w:p w14:paraId="01A9D11F"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vAlign w:val="center"/>
                </w:tcPr>
                <w:p w14:paraId="6AC84549" w14:textId="4AFA6508" w:rsidR="000C5F64"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4381759A" w14:textId="77777777" w:rsidTr="0056394F">
              <w:trPr>
                <w:trHeight w:val="231"/>
              </w:trPr>
              <w:tc>
                <w:tcPr>
                  <w:tcW w:w="3190" w:type="dxa"/>
                  <w:tcBorders>
                    <w:bottom w:val="single" w:sz="4" w:space="0" w:color="auto"/>
                  </w:tcBorders>
                  <w:vAlign w:val="center"/>
                </w:tcPr>
                <w:p w14:paraId="2BEC6777" w14:textId="77777777" w:rsidR="000C5F64" w:rsidRPr="006145DB" w:rsidRDefault="000C5F64" w:rsidP="005B435E">
                  <w:pPr>
                    <w:tabs>
                      <w:tab w:val="left" w:pos="709"/>
                    </w:tabs>
                    <w:contextualSpacing/>
                    <w:jc w:val="both"/>
                    <w:rPr>
                      <w:rFonts w:cs="Arial"/>
                      <w:bCs/>
                      <w:sz w:val="16"/>
                      <w:szCs w:val="16"/>
                      <w:lang w:eastAsia="es-CO"/>
                    </w:rPr>
                  </w:pPr>
                  <w:r w:rsidRPr="006145DB">
                    <w:rPr>
                      <w:rFonts w:cs="Arial"/>
                      <w:sz w:val="16"/>
                      <w:szCs w:val="16"/>
                      <w:lang w:eastAsia="es-CO"/>
                    </w:rPr>
                    <w:t>Servicio Compromiso por una Alimentación Incluyente.</w:t>
                  </w:r>
                </w:p>
              </w:tc>
              <w:tc>
                <w:tcPr>
                  <w:tcW w:w="1276" w:type="dxa"/>
                  <w:tcBorders>
                    <w:bottom w:val="single" w:sz="4" w:space="0" w:color="auto"/>
                  </w:tcBorders>
                  <w:vAlign w:val="center"/>
                </w:tcPr>
                <w:p w14:paraId="274A0B29"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vAlign w:val="center"/>
                </w:tcPr>
                <w:p w14:paraId="5E9AEFF2"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78F3FEC3" w14:textId="1A67235F" w:rsidR="000C5F64" w:rsidRPr="006145DB" w:rsidRDefault="006D33E8"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w:t>
                  </w:r>
                  <w:r w:rsidR="000C5F64" w:rsidRPr="006145DB">
                    <w:rPr>
                      <w:rFonts w:cs="Arial"/>
                      <w:bCs/>
                      <w:sz w:val="16"/>
                      <w:szCs w:val="16"/>
                      <w:lang w:eastAsia="es-CO"/>
                    </w:rPr>
                    <w:t xml:space="preserve"> de Integración Social.</w:t>
                  </w:r>
                </w:p>
              </w:tc>
            </w:tr>
            <w:tr w:rsidR="006E6918" w:rsidRPr="006145DB" w14:paraId="7E508F58" w14:textId="77777777" w:rsidTr="0056394F">
              <w:trPr>
                <w:trHeight w:val="231"/>
              </w:trPr>
              <w:tc>
                <w:tcPr>
                  <w:tcW w:w="3190" w:type="dxa"/>
                  <w:tcBorders>
                    <w:bottom w:val="single" w:sz="4" w:space="0" w:color="auto"/>
                  </w:tcBorders>
                  <w:vAlign w:val="center"/>
                </w:tcPr>
                <w:p w14:paraId="58896B09" w14:textId="77777777" w:rsidR="000C5F64" w:rsidRPr="006145DB" w:rsidRDefault="000C5F64" w:rsidP="005B435E">
                  <w:pPr>
                    <w:tabs>
                      <w:tab w:val="left" w:pos="709"/>
                    </w:tabs>
                    <w:contextualSpacing/>
                    <w:jc w:val="both"/>
                    <w:rPr>
                      <w:rFonts w:cs="Arial"/>
                      <w:sz w:val="16"/>
                      <w:szCs w:val="16"/>
                      <w:lang w:eastAsia="es-CO"/>
                    </w:rPr>
                  </w:pPr>
                  <w:r w:rsidRPr="006145DB">
                    <w:rPr>
                      <w:rFonts w:cs="Arial"/>
                      <w:sz w:val="16"/>
                      <w:szCs w:val="16"/>
                      <w:lang w:eastAsia="es-CO"/>
                    </w:rPr>
                    <w:t>Persona con pena privativa de la libertad y no privativa.</w:t>
                  </w:r>
                </w:p>
              </w:tc>
              <w:tc>
                <w:tcPr>
                  <w:tcW w:w="1276" w:type="dxa"/>
                  <w:tcBorders>
                    <w:bottom w:val="single" w:sz="4" w:space="0" w:color="auto"/>
                  </w:tcBorders>
                  <w:vAlign w:val="center"/>
                </w:tcPr>
                <w:p w14:paraId="2ADC2D29"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Rama Judicial - Juzgados de Ejecución de Penas y Medidas de Seguridad (JEMPS).</w:t>
                  </w:r>
                </w:p>
              </w:tc>
              <w:tc>
                <w:tcPr>
                  <w:tcW w:w="1134" w:type="dxa"/>
                  <w:tcBorders>
                    <w:bottom w:val="single" w:sz="4" w:space="0" w:color="auto"/>
                  </w:tcBorders>
                  <w:vAlign w:val="center"/>
                </w:tcPr>
                <w:p w14:paraId="5BBD3F28"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Consulta individual a demanda</w:t>
                  </w:r>
                </w:p>
              </w:tc>
              <w:tc>
                <w:tcPr>
                  <w:tcW w:w="1559" w:type="dxa"/>
                  <w:tcBorders>
                    <w:bottom w:val="single" w:sz="4" w:space="0" w:color="auto"/>
                  </w:tcBorders>
                  <w:vAlign w:val="center"/>
                </w:tcPr>
                <w:p w14:paraId="062CC364" w14:textId="77777777" w:rsidR="000C5F64" w:rsidRPr="006145DB" w:rsidRDefault="000C5F64" w:rsidP="005B435E">
                  <w:pPr>
                    <w:tabs>
                      <w:tab w:val="left" w:pos="709"/>
                    </w:tabs>
                    <w:contextualSpacing/>
                    <w:jc w:val="center"/>
                    <w:rPr>
                      <w:rFonts w:cs="Arial"/>
                      <w:bCs/>
                      <w:sz w:val="16"/>
                      <w:szCs w:val="16"/>
                      <w:lang w:eastAsia="es-CO"/>
                    </w:rPr>
                  </w:pPr>
                  <w:r w:rsidRPr="006145DB">
                    <w:rPr>
                      <w:rFonts w:cs="Arial"/>
                      <w:bCs/>
                      <w:sz w:val="16"/>
                      <w:szCs w:val="16"/>
                      <w:lang w:eastAsia="es-CO"/>
                    </w:rPr>
                    <w:t>Ministerio de Justicia y del Derecho – Consejo Superior de la Judicatura.</w:t>
                  </w:r>
                </w:p>
              </w:tc>
            </w:tr>
            <w:tr w:rsidR="00CC3B40" w:rsidRPr="006145DB" w14:paraId="719A158E" w14:textId="77777777" w:rsidTr="0056394F">
              <w:trPr>
                <w:trHeight w:val="231"/>
              </w:trPr>
              <w:tc>
                <w:tcPr>
                  <w:tcW w:w="3190" w:type="dxa"/>
                  <w:tcBorders>
                    <w:left w:val="nil"/>
                    <w:bottom w:val="nil"/>
                    <w:right w:val="nil"/>
                  </w:tcBorders>
                  <w:vAlign w:val="center"/>
                </w:tcPr>
                <w:p w14:paraId="6D4F13CC" w14:textId="77777777" w:rsidR="00CC3B40" w:rsidRPr="006145DB" w:rsidRDefault="00CC3B40" w:rsidP="005B435E">
                  <w:pPr>
                    <w:tabs>
                      <w:tab w:val="left" w:pos="709"/>
                    </w:tabs>
                    <w:contextualSpacing/>
                    <w:jc w:val="both"/>
                    <w:rPr>
                      <w:rFonts w:cs="Arial"/>
                      <w:sz w:val="16"/>
                      <w:szCs w:val="16"/>
                      <w:lang w:eastAsia="es-CO"/>
                    </w:rPr>
                  </w:pPr>
                </w:p>
              </w:tc>
              <w:tc>
                <w:tcPr>
                  <w:tcW w:w="1276" w:type="dxa"/>
                  <w:tcBorders>
                    <w:left w:val="nil"/>
                    <w:bottom w:val="nil"/>
                    <w:right w:val="nil"/>
                  </w:tcBorders>
                  <w:vAlign w:val="center"/>
                </w:tcPr>
                <w:p w14:paraId="0DB75E91" w14:textId="77777777" w:rsidR="00CC3B40" w:rsidRPr="006145DB" w:rsidRDefault="00CC3B40" w:rsidP="005B435E">
                  <w:pPr>
                    <w:tabs>
                      <w:tab w:val="left" w:pos="709"/>
                    </w:tabs>
                    <w:contextualSpacing/>
                    <w:jc w:val="center"/>
                    <w:rPr>
                      <w:rFonts w:cs="Arial"/>
                      <w:bCs/>
                      <w:sz w:val="16"/>
                      <w:szCs w:val="16"/>
                      <w:lang w:eastAsia="es-CO"/>
                    </w:rPr>
                  </w:pPr>
                </w:p>
              </w:tc>
              <w:tc>
                <w:tcPr>
                  <w:tcW w:w="1134" w:type="dxa"/>
                  <w:tcBorders>
                    <w:left w:val="nil"/>
                    <w:bottom w:val="nil"/>
                    <w:right w:val="nil"/>
                  </w:tcBorders>
                  <w:vAlign w:val="center"/>
                </w:tcPr>
                <w:p w14:paraId="4EB3920E" w14:textId="77777777" w:rsidR="00CC3B40" w:rsidRPr="006145DB" w:rsidRDefault="00CC3B40" w:rsidP="005B435E">
                  <w:pPr>
                    <w:tabs>
                      <w:tab w:val="left" w:pos="709"/>
                    </w:tabs>
                    <w:contextualSpacing/>
                    <w:jc w:val="center"/>
                    <w:rPr>
                      <w:rFonts w:cs="Arial"/>
                      <w:bCs/>
                      <w:sz w:val="16"/>
                      <w:szCs w:val="16"/>
                      <w:lang w:eastAsia="es-CO"/>
                    </w:rPr>
                  </w:pPr>
                </w:p>
              </w:tc>
              <w:tc>
                <w:tcPr>
                  <w:tcW w:w="1559" w:type="dxa"/>
                  <w:tcBorders>
                    <w:left w:val="nil"/>
                    <w:bottom w:val="nil"/>
                    <w:right w:val="nil"/>
                  </w:tcBorders>
                  <w:vAlign w:val="center"/>
                </w:tcPr>
                <w:p w14:paraId="59F6F176" w14:textId="77777777" w:rsidR="00CC3B40" w:rsidRPr="006145DB" w:rsidRDefault="00CC3B40" w:rsidP="005B435E">
                  <w:pPr>
                    <w:tabs>
                      <w:tab w:val="left" w:pos="709"/>
                    </w:tabs>
                    <w:contextualSpacing/>
                    <w:jc w:val="center"/>
                    <w:rPr>
                      <w:rFonts w:cs="Arial"/>
                      <w:bCs/>
                      <w:sz w:val="16"/>
                      <w:szCs w:val="16"/>
                      <w:lang w:eastAsia="es-CO"/>
                    </w:rPr>
                  </w:pPr>
                </w:p>
              </w:tc>
            </w:tr>
          </w:tbl>
          <w:p w14:paraId="73980FC3" w14:textId="77777777" w:rsidR="000C5F64" w:rsidRPr="006145DB" w:rsidRDefault="000C5F64" w:rsidP="005B435E">
            <w:pPr>
              <w:tabs>
                <w:tab w:val="left" w:pos="5806"/>
              </w:tabs>
              <w:spacing w:after="0" w:line="240" w:lineRule="auto"/>
              <w:rPr>
                <w:rFonts w:eastAsia="Calibri" w:cs="Arial"/>
                <w:sz w:val="20"/>
                <w:szCs w:val="20"/>
                <w:lang w:eastAsia="es-CO"/>
              </w:rPr>
            </w:pPr>
          </w:p>
        </w:tc>
      </w:tr>
      <w:tr w:rsidR="006E6918" w:rsidRPr="006145DB" w14:paraId="0746CCD8" w14:textId="77777777" w:rsidTr="009F0BEA">
        <w:trPr>
          <w:trHeight w:val="983"/>
          <w:jc w:val="center"/>
        </w:trPr>
        <w:tc>
          <w:tcPr>
            <w:tcW w:w="1940" w:type="dxa"/>
            <w:vAlign w:val="center"/>
          </w:tcPr>
          <w:p w14:paraId="72D684D0" w14:textId="77777777" w:rsidR="000C5F64" w:rsidRPr="006145DB" w:rsidRDefault="000C5F64" w:rsidP="005B435E">
            <w:pPr>
              <w:spacing w:after="0" w:line="240" w:lineRule="auto"/>
              <w:contextualSpacing/>
              <w:rPr>
                <w:rFonts w:cs="Arial"/>
                <w:sz w:val="20"/>
                <w:szCs w:val="20"/>
                <w:lang w:eastAsia="es-CO"/>
              </w:rPr>
            </w:pPr>
            <w:r w:rsidRPr="006145DB">
              <w:rPr>
                <w:rFonts w:cs="Arial"/>
                <w:sz w:val="20"/>
                <w:szCs w:val="20"/>
                <w:lang w:eastAsia="es-CO"/>
              </w:rPr>
              <w:t>Ejecución</w:t>
            </w:r>
          </w:p>
        </w:tc>
        <w:tc>
          <w:tcPr>
            <w:tcW w:w="7455" w:type="dxa"/>
          </w:tcPr>
          <w:p w14:paraId="0ABC3F18" w14:textId="004B2018" w:rsidR="000C5F64" w:rsidRPr="006145DB" w:rsidRDefault="000C5F64" w:rsidP="005B435E">
            <w:pPr>
              <w:spacing w:after="0" w:line="240" w:lineRule="auto"/>
              <w:ind w:left="-69"/>
              <w:jc w:val="both"/>
              <w:rPr>
                <w:rFonts w:eastAsia="Arial" w:cs="Arial"/>
                <w:sz w:val="20"/>
                <w:szCs w:val="20"/>
              </w:rPr>
            </w:pPr>
            <w:r w:rsidRPr="006145DB">
              <w:rPr>
                <w:rFonts w:eastAsia="Arial" w:cs="Arial"/>
                <w:sz w:val="20"/>
                <w:szCs w:val="20"/>
              </w:rPr>
              <w:t>El servicio de alta dependencia física, mental o cognitiva hace referencia a la atención para las ciudadanas y ciudadanos con limitada ejecución de diferentes actividades y restringida participación y desempeño de roles en acciones propias con el curso de vida, vivencias, nivel formativo y otros elementos relacionados con sus trayectorias de vida, determinado por una valoración médica.</w:t>
            </w:r>
          </w:p>
          <w:p w14:paraId="34F8B76B" w14:textId="77777777" w:rsidR="00F34018" w:rsidRPr="006145DB" w:rsidRDefault="00F34018" w:rsidP="005B435E">
            <w:pPr>
              <w:pStyle w:val="Ttulo1"/>
              <w:ind w:left="-69"/>
              <w:rPr>
                <w:sz w:val="20"/>
                <w:szCs w:val="20"/>
              </w:rPr>
            </w:pPr>
          </w:p>
          <w:p w14:paraId="454D7AB0" w14:textId="6D628625" w:rsidR="000C5F64" w:rsidRPr="006145DB" w:rsidRDefault="000C5F64" w:rsidP="005B435E">
            <w:pPr>
              <w:spacing w:after="0" w:line="240" w:lineRule="auto"/>
              <w:ind w:left="-69"/>
              <w:jc w:val="both"/>
              <w:rPr>
                <w:rFonts w:eastAsia="Arial" w:cs="Arial"/>
                <w:sz w:val="20"/>
                <w:szCs w:val="20"/>
              </w:rPr>
            </w:pPr>
            <w:r w:rsidRPr="006145DB">
              <w:rPr>
                <w:rFonts w:eastAsia="Arial" w:cs="Arial"/>
                <w:sz w:val="20"/>
                <w:szCs w:val="20"/>
              </w:rPr>
              <w:t>Se ejecuta en centros de atención de domingo a domingo en jornada continua, a través de las siguientes líneas de atención:</w:t>
            </w:r>
          </w:p>
          <w:p w14:paraId="44A14C40" w14:textId="77777777" w:rsidR="00F34018" w:rsidRPr="006145DB" w:rsidRDefault="00F34018" w:rsidP="005B435E">
            <w:pPr>
              <w:spacing w:after="0" w:line="240" w:lineRule="auto"/>
              <w:ind w:left="-69"/>
              <w:jc w:val="both"/>
              <w:rPr>
                <w:rFonts w:eastAsia="Arial" w:cs="Arial"/>
                <w:sz w:val="20"/>
                <w:szCs w:val="20"/>
              </w:rPr>
            </w:pPr>
          </w:p>
          <w:p w14:paraId="6F0ED438" w14:textId="5D1AEF7D" w:rsidR="000C5F64" w:rsidRPr="006145DB" w:rsidRDefault="000C5F64" w:rsidP="005B435E">
            <w:pPr>
              <w:spacing w:after="0" w:line="240" w:lineRule="auto"/>
              <w:ind w:left="-69"/>
              <w:jc w:val="both"/>
              <w:rPr>
                <w:rFonts w:eastAsia="Arial" w:cs="Arial"/>
                <w:sz w:val="20"/>
                <w:szCs w:val="20"/>
              </w:rPr>
            </w:pPr>
            <w:r w:rsidRPr="006145DB">
              <w:rPr>
                <w:rFonts w:eastAsia="Arial" w:cs="Arial"/>
                <w:sz w:val="20"/>
                <w:szCs w:val="20"/>
              </w:rPr>
              <w:t xml:space="preserve">a. Atención social integral, mediante el mantenimiento de habilidades individuales, acciones transversales e interdisciplinarias orientadas a la identificación de necesidades, el fortalecimiento de habilidades, la mitigación de riesgos y reducción de daños derivados de la habitabilidad en calle y a recuperar, mejorar y fortalecer la funcionalidad de cada persona. </w:t>
            </w:r>
          </w:p>
          <w:p w14:paraId="6E6C25AD" w14:textId="77C12BB4" w:rsidR="000C5F64" w:rsidRPr="006145DB" w:rsidRDefault="000C5F64" w:rsidP="005B435E">
            <w:pPr>
              <w:spacing w:after="0" w:line="240" w:lineRule="auto"/>
              <w:ind w:left="-69"/>
              <w:jc w:val="both"/>
              <w:rPr>
                <w:rFonts w:eastAsia="Arial" w:cs="Arial"/>
                <w:sz w:val="20"/>
                <w:szCs w:val="20"/>
              </w:rPr>
            </w:pPr>
            <w:r w:rsidRPr="006145DB">
              <w:rPr>
                <w:rStyle w:val="normaltextrun"/>
                <w:rFonts w:eastAsia="Arial" w:cs="Arial"/>
                <w:sz w:val="20"/>
                <w:szCs w:val="20"/>
              </w:rPr>
              <w:t xml:space="preserve">b. Mantenimiento de habilidades y capacidades, mediante acciones que </w:t>
            </w:r>
            <w:r w:rsidRPr="006145DB">
              <w:rPr>
                <w:rFonts w:eastAsia="Arial" w:cs="Arial"/>
                <w:sz w:val="20"/>
                <w:szCs w:val="20"/>
              </w:rPr>
              <w:t xml:space="preserve">suministran el soporte necesario para el desarrollo de competencias orientadas a actividades ocupacionales, el disfrute del tiempo libre y la </w:t>
            </w:r>
            <w:bookmarkStart w:id="173" w:name="_Int_rs9FbXXI"/>
            <w:r w:rsidRPr="006145DB">
              <w:rPr>
                <w:rFonts w:eastAsia="Arial" w:cs="Arial"/>
                <w:sz w:val="20"/>
                <w:szCs w:val="20"/>
              </w:rPr>
              <w:t>participación activa</w:t>
            </w:r>
            <w:bookmarkEnd w:id="173"/>
            <w:r w:rsidRPr="006145DB">
              <w:rPr>
                <w:rFonts w:eastAsia="Arial" w:cs="Arial"/>
                <w:sz w:val="20"/>
                <w:szCs w:val="20"/>
              </w:rPr>
              <w:t xml:space="preserve">; estas se establecen en dos vías: actividades agropecuarias y manuales para personas que requieren sistemas de apoyo limitados y extensos, y actividades de estimulación, únicamente para personas que requieren sistemas de apoyo generalizado.  </w:t>
            </w:r>
          </w:p>
          <w:p w14:paraId="45EE4519" w14:textId="77777777" w:rsidR="000C5F64" w:rsidRPr="006145DB" w:rsidRDefault="000C5F64" w:rsidP="005B435E">
            <w:pPr>
              <w:spacing w:after="0" w:line="240" w:lineRule="auto"/>
              <w:ind w:left="-69"/>
              <w:jc w:val="both"/>
              <w:rPr>
                <w:rFonts w:eastAsia="Arial" w:cs="Arial"/>
                <w:sz w:val="20"/>
                <w:szCs w:val="20"/>
              </w:rPr>
            </w:pPr>
            <w:r w:rsidRPr="006145DB">
              <w:rPr>
                <w:rStyle w:val="normaltextrun"/>
                <w:rFonts w:eastAsia="Arial" w:cs="Arial"/>
                <w:sz w:val="20"/>
                <w:szCs w:val="20"/>
              </w:rPr>
              <w:t xml:space="preserve">c. Fortalecimiento de redes, acciones relacionadas con el acercamiento familiar, la </w:t>
            </w:r>
            <w:bookmarkStart w:id="174" w:name="_Int_QREUF8cr"/>
            <w:r w:rsidRPr="006145DB">
              <w:rPr>
                <w:rStyle w:val="normaltextrun"/>
                <w:rFonts w:eastAsia="Arial" w:cs="Arial"/>
                <w:sz w:val="20"/>
                <w:szCs w:val="20"/>
              </w:rPr>
              <w:t>participación activa</w:t>
            </w:r>
            <w:bookmarkEnd w:id="174"/>
            <w:r w:rsidRPr="006145DB">
              <w:rPr>
                <w:rStyle w:val="normaltextrun"/>
                <w:rFonts w:eastAsia="Arial" w:cs="Arial"/>
                <w:sz w:val="20"/>
                <w:szCs w:val="20"/>
              </w:rPr>
              <w:t xml:space="preserve"> en el desarrollo personal de la ciudadana o el ciudadano,</w:t>
            </w:r>
            <w:r w:rsidRPr="006145DB">
              <w:rPr>
                <w:rFonts w:eastAsia="Arial" w:cs="Arial"/>
                <w:sz w:val="20"/>
                <w:szCs w:val="20"/>
              </w:rPr>
              <w:t xml:space="preserve"> encuentros familiares con las redes de apoyo y desarrollo de habilidades para el ejercicio de la participación. </w:t>
            </w:r>
          </w:p>
          <w:p w14:paraId="031740EA" w14:textId="77777777" w:rsidR="00F34018" w:rsidRPr="006145DB" w:rsidRDefault="00F34018" w:rsidP="005B435E">
            <w:pPr>
              <w:spacing w:after="0" w:line="240" w:lineRule="auto"/>
              <w:ind w:left="-69"/>
              <w:jc w:val="both"/>
              <w:rPr>
                <w:rStyle w:val="normaltextrun"/>
                <w:rFonts w:eastAsia="Arial" w:cs="Arial"/>
                <w:sz w:val="20"/>
                <w:szCs w:val="20"/>
              </w:rPr>
            </w:pPr>
          </w:p>
          <w:p w14:paraId="348D003B" w14:textId="48B698BE" w:rsidR="000C5F64" w:rsidRPr="006145DB" w:rsidRDefault="000C5F64" w:rsidP="005B435E">
            <w:pPr>
              <w:spacing w:after="0" w:line="240" w:lineRule="auto"/>
              <w:ind w:left="-69"/>
              <w:jc w:val="both"/>
              <w:rPr>
                <w:rFonts w:eastAsia="Arial" w:cs="Arial"/>
                <w:sz w:val="20"/>
                <w:szCs w:val="20"/>
              </w:rPr>
            </w:pPr>
            <w:r w:rsidRPr="006145DB">
              <w:rPr>
                <w:rStyle w:val="normaltextrun"/>
                <w:rFonts w:eastAsia="Arial" w:cs="Arial"/>
                <w:sz w:val="20"/>
                <w:szCs w:val="20"/>
              </w:rPr>
              <w:t>Beneficios tangibles que se otorgaran a través del servicio: Entrega de elementos de aseo personal, insumos para la dignidad menstrual, apoyo alimentario, alojamiento, acceso a instalaciones con baño, acompañamiento psicosocial, acompañamiento en prevención de violencias. Según las necesidades de la población atendida se entregará vestuario.   </w:t>
            </w:r>
          </w:p>
          <w:p w14:paraId="2E220562" w14:textId="77777777" w:rsidR="00F34018" w:rsidRPr="006145DB" w:rsidRDefault="00F34018" w:rsidP="005B435E">
            <w:pPr>
              <w:tabs>
                <w:tab w:val="left" w:pos="709"/>
              </w:tabs>
              <w:spacing w:after="0" w:line="240" w:lineRule="auto"/>
              <w:ind w:left="-69"/>
              <w:jc w:val="both"/>
              <w:rPr>
                <w:rFonts w:eastAsia="Arial" w:cs="Arial"/>
                <w:sz w:val="20"/>
                <w:szCs w:val="20"/>
              </w:rPr>
            </w:pPr>
          </w:p>
          <w:p w14:paraId="204EBA1E" w14:textId="77777777" w:rsidR="000C5F64" w:rsidRPr="006145DB" w:rsidRDefault="000C5F64" w:rsidP="005B435E">
            <w:pPr>
              <w:tabs>
                <w:tab w:val="left" w:pos="709"/>
              </w:tabs>
              <w:spacing w:after="0" w:line="240" w:lineRule="auto"/>
              <w:ind w:left="-69"/>
              <w:jc w:val="both"/>
              <w:rPr>
                <w:rFonts w:eastAsia="Arial" w:cs="Arial"/>
                <w:sz w:val="20"/>
                <w:szCs w:val="20"/>
                <w:lang w:eastAsia="es-CO"/>
              </w:rPr>
            </w:pPr>
            <w:r w:rsidRPr="006145DB">
              <w:rPr>
                <w:rFonts w:eastAsia="Arial" w:cs="Arial"/>
                <w:sz w:val="20"/>
                <w:szCs w:val="20"/>
              </w:rPr>
              <w:t>En caso de interrupción parcial o total en la prestación del servicio social de atención para Población Habitante de Calle con Alta Dependencia Física, Mental o Cognitiva se implementará el plan operativo de continuidad correspondiente.</w:t>
            </w:r>
          </w:p>
        </w:tc>
      </w:tr>
      <w:tr w:rsidR="006E6918" w:rsidRPr="006145DB" w14:paraId="5D9EB3F4" w14:textId="77777777" w:rsidTr="00F34018">
        <w:trPr>
          <w:trHeight w:val="55"/>
          <w:jc w:val="center"/>
        </w:trPr>
        <w:tc>
          <w:tcPr>
            <w:tcW w:w="1940" w:type="dxa"/>
            <w:vAlign w:val="center"/>
          </w:tcPr>
          <w:p w14:paraId="422D39EF" w14:textId="77777777" w:rsidR="000C5F64" w:rsidRPr="006145DB" w:rsidRDefault="000C5F64" w:rsidP="005B435E">
            <w:pPr>
              <w:spacing w:after="0" w:line="240" w:lineRule="auto"/>
              <w:contextualSpacing/>
              <w:rPr>
                <w:rFonts w:cs="Arial"/>
                <w:bCs/>
                <w:sz w:val="20"/>
                <w:szCs w:val="20"/>
                <w:lang w:eastAsia="es-CO"/>
              </w:rPr>
            </w:pPr>
            <w:r w:rsidRPr="006145DB">
              <w:rPr>
                <w:rFonts w:cs="Arial"/>
                <w:bCs/>
                <w:sz w:val="20"/>
                <w:szCs w:val="20"/>
                <w:lang w:eastAsia="es-CO"/>
              </w:rPr>
              <w:t>Estándares Transversales de Calidad</w:t>
            </w:r>
          </w:p>
        </w:tc>
        <w:tc>
          <w:tcPr>
            <w:tcW w:w="7455" w:type="dxa"/>
          </w:tcPr>
          <w:p w14:paraId="15331C05" w14:textId="64C69613" w:rsidR="00777384" w:rsidRPr="006145DB" w:rsidRDefault="000C5F64" w:rsidP="00777384">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Para el servicio social aplican las siguientes categorías de calidad:</w:t>
            </w:r>
          </w:p>
          <w:p w14:paraId="317841D4" w14:textId="77777777" w:rsidR="00777384" w:rsidRPr="006145DB" w:rsidRDefault="00777384" w:rsidP="00777384">
            <w:pPr>
              <w:pStyle w:val="Ttulo1"/>
              <w:rPr>
                <w:sz w:val="20"/>
                <w:lang w:eastAsia="es-CO"/>
              </w:rPr>
            </w:pPr>
          </w:p>
          <w:p w14:paraId="13C97864" w14:textId="42A6834D" w:rsidR="000C5F64" w:rsidRPr="006145DB" w:rsidRDefault="000C5F64">
            <w:pPr>
              <w:pStyle w:val="Prrafodelista"/>
              <w:numPr>
                <w:ilvl w:val="0"/>
                <w:numId w:val="59"/>
              </w:numPr>
              <w:tabs>
                <w:tab w:val="left" w:pos="709"/>
              </w:tabs>
              <w:spacing w:after="0" w:line="240" w:lineRule="auto"/>
              <w:jc w:val="both"/>
              <w:rPr>
                <w:rFonts w:cs="Arial"/>
                <w:bCs/>
                <w:sz w:val="20"/>
                <w:szCs w:val="20"/>
                <w:lang w:eastAsia="es-CO"/>
              </w:rPr>
            </w:pPr>
            <w:r w:rsidRPr="006145DB">
              <w:rPr>
                <w:rFonts w:cs="Arial"/>
                <w:bCs/>
                <w:sz w:val="20"/>
                <w:szCs w:val="20"/>
                <w:lang w:eastAsia="es-CO"/>
              </w:rPr>
              <w:t>Talento Humano.</w:t>
            </w:r>
          </w:p>
          <w:p w14:paraId="331C51C5" w14:textId="13644145" w:rsidR="000C5F64" w:rsidRPr="006145DB" w:rsidRDefault="000C5F64">
            <w:pPr>
              <w:pStyle w:val="Prrafodelista"/>
              <w:numPr>
                <w:ilvl w:val="0"/>
                <w:numId w:val="59"/>
              </w:numPr>
              <w:tabs>
                <w:tab w:val="left" w:pos="709"/>
              </w:tabs>
              <w:spacing w:after="0" w:line="240" w:lineRule="auto"/>
              <w:jc w:val="both"/>
              <w:rPr>
                <w:rFonts w:cs="Arial"/>
                <w:bCs/>
                <w:sz w:val="20"/>
                <w:szCs w:val="20"/>
                <w:lang w:eastAsia="es-CO"/>
              </w:rPr>
            </w:pPr>
            <w:r w:rsidRPr="006145DB">
              <w:rPr>
                <w:rFonts w:cs="Arial"/>
                <w:bCs/>
                <w:sz w:val="20"/>
                <w:szCs w:val="20"/>
                <w:lang w:eastAsia="es-CO"/>
              </w:rPr>
              <w:t>Atención Social.</w:t>
            </w:r>
          </w:p>
          <w:p w14:paraId="6079CA4E" w14:textId="090802E8" w:rsidR="000C5F64" w:rsidRPr="006145DB" w:rsidRDefault="000C5F64">
            <w:pPr>
              <w:pStyle w:val="Prrafodelista"/>
              <w:numPr>
                <w:ilvl w:val="0"/>
                <w:numId w:val="59"/>
              </w:numPr>
              <w:tabs>
                <w:tab w:val="left" w:pos="709"/>
              </w:tabs>
              <w:spacing w:after="0" w:line="240" w:lineRule="auto"/>
              <w:jc w:val="both"/>
              <w:rPr>
                <w:rFonts w:cs="Arial"/>
                <w:bCs/>
                <w:sz w:val="20"/>
                <w:szCs w:val="20"/>
                <w:lang w:eastAsia="es-CO"/>
              </w:rPr>
            </w:pPr>
            <w:r w:rsidRPr="006145DB">
              <w:rPr>
                <w:rFonts w:cs="Arial"/>
                <w:bCs/>
                <w:sz w:val="20"/>
                <w:szCs w:val="20"/>
                <w:lang w:eastAsia="es-CO"/>
              </w:rPr>
              <w:t>Nutrición y Salubridad.</w:t>
            </w:r>
          </w:p>
          <w:p w14:paraId="3B530713" w14:textId="6A742176" w:rsidR="000C5F64" w:rsidRPr="006145DB" w:rsidRDefault="000C5F64">
            <w:pPr>
              <w:pStyle w:val="Prrafodelista"/>
              <w:numPr>
                <w:ilvl w:val="0"/>
                <w:numId w:val="59"/>
              </w:numPr>
              <w:tabs>
                <w:tab w:val="left" w:pos="709"/>
              </w:tabs>
              <w:spacing w:after="0" w:line="240" w:lineRule="auto"/>
              <w:jc w:val="both"/>
              <w:rPr>
                <w:rFonts w:cs="Arial"/>
                <w:bCs/>
                <w:sz w:val="20"/>
                <w:szCs w:val="20"/>
                <w:lang w:eastAsia="es-CO"/>
              </w:rPr>
            </w:pPr>
            <w:r w:rsidRPr="006145DB">
              <w:rPr>
                <w:rFonts w:cs="Arial"/>
                <w:bCs/>
                <w:sz w:val="20"/>
                <w:szCs w:val="20"/>
                <w:lang w:eastAsia="es-CO"/>
              </w:rPr>
              <w:t>Ambientes Adecuados y Seguros.</w:t>
            </w:r>
          </w:p>
          <w:p w14:paraId="7B433D97" w14:textId="0434973E" w:rsidR="000C5F64" w:rsidRPr="006145DB" w:rsidRDefault="000C5F64">
            <w:pPr>
              <w:pStyle w:val="Prrafodelista"/>
              <w:numPr>
                <w:ilvl w:val="0"/>
                <w:numId w:val="59"/>
              </w:numPr>
              <w:tabs>
                <w:tab w:val="left" w:pos="709"/>
              </w:tabs>
              <w:spacing w:after="0" w:line="240" w:lineRule="auto"/>
              <w:jc w:val="both"/>
              <w:rPr>
                <w:rFonts w:cs="Arial"/>
                <w:bCs/>
                <w:sz w:val="20"/>
                <w:szCs w:val="20"/>
                <w:lang w:eastAsia="es-CO"/>
              </w:rPr>
            </w:pPr>
            <w:r w:rsidRPr="006145DB">
              <w:rPr>
                <w:rFonts w:cs="Arial"/>
                <w:bCs/>
                <w:sz w:val="20"/>
                <w:szCs w:val="20"/>
                <w:lang w:eastAsia="es-CO"/>
              </w:rPr>
              <w:t>Gestión Administrativa.</w:t>
            </w:r>
          </w:p>
        </w:tc>
      </w:tr>
    </w:tbl>
    <w:p w14:paraId="27844E5E" w14:textId="77777777" w:rsidR="009C7259" w:rsidRPr="006145DB" w:rsidRDefault="009C7259" w:rsidP="005B435E">
      <w:pPr>
        <w:spacing w:after="0" w:line="240" w:lineRule="auto"/>
        <w:rPr>
          <w:rFonts w:cs="Arial"/>
        </w:rPr>
      </w:pPr>
    </w:p>
    <w:p w14:paraId="7FD96883" w14:textId="19765777" w:rsidR="001C6D95" w:rsidRPr="006145DB" w:rsidRDefault="001C6D95" w:rsidP="005B435E">
      <w:pPr>
        <w:pStyle w:val="Ttulo1"/>
        <w:jc w:val="center"/>
        <w:rPr>
          <w:bCs/>
          <w:lang w:val="es-CO" w:eastAsia="es-CO"/>
        </w:rPr>
      </w:pPr>
      <w:bookmarkStart w:id="175" w:name="_Toc210213197"/>
      <w:bookmarkStart w:id="176" w:name="_Toc213273471"/>
      <w:bookmarkStart w:id="177" w:name="_Toc213276098"/>
      <w:bookmarkStart w:id="178" w:name="_Toc216902431"/>
      <w:r w:rsidRPr="006145DB">
        <w:t xml:space="preserve">7.3.9 Servicio </w:t>
      </w:r>
      <w:r w:rsidRPr="006145DB">
        <w:rPr>
          <w:bCs/>
          <w:lang w:val="es-CO" w:eastAsia="es-CO"/>
        </w:rPr>
        <w:t>centro de acogida para personas habitantes de calle.</w:t>
      </w:r>
      <w:bookmarkEnd w:id="175"/>
      <w:bookmarkEnd w:id="176"/>
      <w:bookmarkEnd w:id="177"/>
      <w:bookmarkEnd w:id="178"/>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80"/>
        <w:gridCol w:w="7415"/>
      </w:tblGrid>
      <w:tr w:rsidR="00237A19" w:rsidRPr="006145DB" w14:paraId="71DB9D42" w14:textId="77777777" w:rsidTr="00DF21A3">
        <w:trPr>
          <w:trHeight w:val="599"/>
          <w:jc w:val="center"/>
        </w:trPr>
        <w:tc>
          <w:tcPr>
            <w:tcW w:w="1980" w:type="dxa"/>
            <w:shd w:val="clear" w:color="auto" w:fill="FFFFFF" w:themeFill="background1"/>
            <w:vAlign w:val="center"/>
          </w:tcPr>
          <w:p w14:paraId="3CAAC68D" w14:textId="52FF488F" w:rsidR="001C6D95" w:rsidRPr="006145DB" w:rsidRDefault="001C6D95" w:rsidP="005B435E">
            <w:pPr>
              <w:spacing w:after="0" w:line="240" w:lineRule="auto"/>
              <w:ind w:left="22"/>
              <w:contextualSpacing/>
              <w:jc w:val="both"/>
              <w:rPr>
                <w:rFonts w:eastAsia="Calibri" w:cs="Arial"/>
                <w:bCs/>
                <w:sz w:val="18"/>
                <w:szCs w:val="18"/>
                <w:lang w:eastAsia="es-CO"/>
              </w:rPr>
            </w:pPr>
            <w:r w:rsidRPr="006145DB">
              <w:rPr>
                <w:rFonts w:cs="Arial"/>
                <w:bCs/>
                <w:sz w:val="20"/>
                <w:szCs w:val="20"/>
                <w:lang w:eastAsia="es-CO"/>
              </w:rPr>
              <w:t>Nombre del servicio</w:t>
            </w:r>
          </w:p>
        </w:tc>
        <w:tc>
          <w:tcPr>
            <w:tcW w:w="7415" w:type="dxa"/>
            <w:shd w:val="clear" w:color="auto" w:fill="FFFFFF" w:themeFill="background1"/>
            <w:vAlign w:val="center"/>
          </w:tcPr>
          <w:p w14:paraId="7E8FE89C" w14:textId="77777777" w:rsidR="001C6D95" w:rsidRPr="006145DB" w:rsidRDefault="001C6D95" w:rsidP="005B435E">
            <w:pPr>
              <w:pStyle w:val="Textoindependiente"/>
              <w:spacing w:after="0" w:line="240" w:lineRule="auto"/>
              <w:ind w:left="708" w:hanging="822"/>
              <w:jc w:val="both"/>
              <w:rPr>
                <w:rFonts w:eastAsia="Lucida Sans Unicode" w:cs="Arial"/>
                <w:bCs/>
                <w:sz w:val="20"/>
                <w:szCs w:val="20"/>
              </w:rPr>
            </w:pPr>
            <w:r w:rsidRPr="006145DB">
              <w:rPr>
                <w:rFonts w:cs="Arial"/>
                <w:bCs/>
                <w:sz w:val="20"/>
                <w:szCs w:val="20"/>
                <w:lang w:val="es-CO" w:eastAsia="es-CO"/>
              </w:rPr>
              <w:t>Centro de acogida para personas habitantes de calle.</w:t>
            </w:r>
          </w:p>
        </w:tc>
      </w:tr>
      <w:tr w:rsidR="00237A19" w:rsidRPr="006145DB" w14:paraId="6C7F5145" w14:textId="77777777" w:rsidTr="00DF21A3">
        <w:trPr>
          <w:trHeight w:val="585"/>
          <w:jc w:val="center"/>
        </w:trPr>
        <w:tc>
          <w:tcPr>
            <w:tcW w:w="1980" w:type="dxa"/>
            <w:shd w:val="clear" w:color="auto" w:fill="FFFFFF" w:themeFill="background1"/>
            <w:vAlign w:val="center"/>
          </w:tcPr>
          <w:p w14:paraId="017767C6" w14:textId="3D6DF1F2" w:rsidR="001C6D95" w:rsidRPr="006145DB" w:rsidRDefault="001C6D95" w:rsidP="00F60471">
            <w:pPr>
              <w:spacing w:after="0" w:line="240" w:lineRule="auto"/>
              <w:contextualSpacing/>
              <w:rPr>
                <w:rFonts w:eastAsia="Calibri" w:cs="Arial"/>
                <w:sz w:val="18"/>
                <w:szCs w:val="18"/>
                <w:lang w:eastAsia="es-CO"/>
              </w:rPr>
            </w:pPr>
            <w:r w:rsidRPr="006145DB">
              <w:rPr>
                <w:rFonts w:cs="Arial"/>
                <w:bCs/>
                <w:sz w:val="20"/>
                <w:szCs w:val="20"/>
                <w:lang w:eastAsia="es-CO"/>
              </w:rPr>
              <w:t>Objeto del servicio</w:t>
            </w:r>
          </w:p>
        </w:tc>
        <w:tc>
          <w:tcPr>
            <w:tcW w:w="7415" w:type="dxa"/>
            <w:shd w:val="clear" w:color="auto" w:fill="FFFFFF" w:themeFill="background1"/>
            <w:vAlign w:val="center"/>
          </w:tcPr>
          <w:p w14:paraId="5CD4D86A" w14:textId="77777777" w:rsidR="001C6D95" w:rsidRPr="006145DB" w:rsidRDefault="001C6D95" w:rsidP="005B435E">
            <w:pPr>
              <w:spacing w:after="0" w:line="240" w:lineRule="auto"/>
              <w:ind w:left="-114"/>
              <w:jc w:val="both"/>
              <w:rPr>
                <w:rFonts w:cs="Arial"/>
                <w:lang w:eastAsia="es-CO"/>
              </w:rPr>
            </w:pPr>
            <w:r w:rsidRPr="006145DB">
              <w:rPr>
                <w:rFonts w:cs="Arial"/>
                <w:sz w:val="20"/>
                <w:lang w:eastAsia="es-CO"/>
              </w:rPr>
              <w:t>Brindar alojamiento temporal y atención transitoria a personas mayores de 18 años en situación de habitabilidad en calle, mediante la provisión de espacios de descanso, aseo, alimentación, cuidado básico y gestión del caso con el fin de contribuir a la reducción de las formas extremas de exclusión en la ciudad.</w:t>
            </w:r>
          </w:p>
        </w:tc>
      </w:tr>
      <w:tr w:rsidR="00237A19" w:rsidRPr="006145DB" w14:paraId="24CB711A" w14:textId="77777777" w:rsidTr="00DF21A3">
        <w:trPr>
          <w:trHeight w:val="20"/>
          <w:jc w:val="center"/>
        </w:trPr>
        <w:tc>
          <w:tcPr>
            <w:tcW w:w="1980" w:type="dxa"/>
            <w:shd w:val="clear" w:color="auto" w:fill="FFFFFF" w:themeFill="background1"/>
            <w:vAlign w:val="center"/>
          </w:tcPr>
          <w:p w14:paraId="02A4D1D7" w14:textId="51F451DA" w:rsidR="001C6D95" w:rsidRPr="006145DB" w:rsidRDefault="001C6D95" w:rsidP="00F60471">
            <w:pPr>
              <w:spacing w:after="0" w:line="240" w:lineRule="auto"/>
              <w:contextualSpacing/>
              <w:rPr>
                <w:rFonts w:cs="Arial"/>
                <w:bCs/>
                <w:sz w:val="20"/>
                <w:szCs w:val="20"/>
                <w:lang w:eastAsia="es-CO"/>
              </w:rPr>
            </w:pPr>
            <w:r w:rsidRPr="006145DB">
              <w:rPr>
                <w:rFonts w:cs="Arial"/>
                <w:bCs/>
                <w:sz w:val="20"/>
                <w:szCs w:val="20"/>
                <w:lang w:eastAsia="es-CO"/>
              </w:rPr>
              <w:t>Oferta servici</w:t>
            </w:r>
            <w:r w:rsidR="00237A19" w:rsidRPr="006145DB">
              <w:rPr>
                <w:rFonts w:cs="Arial"/>
                <w:bCs/>
                <w:sz w:val="20"/>
                <w:szCs w:val="20"/>
                <w:lang w:eastAsia="es-CO"/>
              </w:rPr>
              <w:t>o</w:t>
            </w:r>
          </w:p>
        </w:tc>
        <w:tc>
          <w:tcPr>
            <w:tcW w:w="7415" w:type="dxa"/>
            <w:shd w:val="clear" w:color="auto" w:fill="FFFFFF" w:themeFill="background1"/>
            <w:vAlign w:val="center"/>
          </w:tcPr>
          <w:p w14:paraId="5747CF93" w14:textId="268F7FD3" w:rsidR="001C6D95" w:rsidRPr="006145DB" w:rsidRDefault="001C6D95" w:rsidP="005B435E">
            <w:pPr>
              <w:pStyle w:val="Textoindependiente"/>
              <w:spacing w:after="0" w:line="240" w:lineRule="auto"/>
              <w:ind w:left="-114"/>
              <w:jc w:val="both"/>
              <w:rPr>
                <w:rFonts w:cs="Arial"/>
                <w:sz w:val="20"/>
                <w:szCs w:val="20"/>
              </w:rPr>
            </w:pPr>
            <w:r w:rsidRPr="006145DB">
              <w:rPr>
                <w:rFonts w:cs="Arial"/>
                <w:sz w:val="20"/>
                <w:szCs w:val="20"/>
              </w:rPr>
              <w:t>Proporcionar condiciones básicas de bienestar mediante acceso a alojamiento, espacios de descanso, higiene personal, alimentación y cuidado básico a personas habitantes de calle de acuerdo con las dinámicas propias de la vida en calle.</w:t>
            </w:r>
          </w:p>
          <w:p w14:paraId="78F331D3" w14:textId="77777777" w:rsidR="001C6D95" w:rsidRPr="006145DB" w:rsidRDefault="001C6D95" w:rsidP="005B435E">
            <w:pPr>
              <w:pStyle w:val="Textoindependiente"/>
              <w:spacing w:after="0" w:line="240" w:lineRule="auto"/>
              <w:ind w:left="-114"/>
              <w:jc w:val="both"/>
              <w:rPr>
                <w:rFonts w:cs="Arial"/>
              </w:rPr>
            </w:pPr>
            <w:r w:rsidRPr="006145DB">
              <w:rPr>
                <w:rFonts w:cs="Arial"/>
                <w:sz w:val="20"/>
                <w:szCs w:val="20"/>
              </w:rPr>
              <w:t>Acompañamiento para la gestión de su caso, orientado a la identificación de necesidades prioritarias, la construcción de un plan de atención individual, y la activación de rutas interinstitucionales que facilite el restablecimiento de sus derechos y el tránsito hacia procesos de inclusión social y productiva.</w:t>
            </w:r>
          </w:p>
        </w:tc>
      </w:tr>
      <w:tr w:rsidR="00237A19" w:rsidRPr="006145DB" w14:paraId="46F3AD86" w14:textId="77777777" w:rsidTr="00DF21A3">
        <w:trPr>
          <w:trHeight w:val="20"/>
          <w:jc w:val="center"/>
        </w:trPr>
        <w:tc>
          <w:tcPr>
            <w:tcW w:w="1980" w:type="dxa"/>
            <w:shd w:val="clear" w:color="auto" w:fill="FFFFFF" w:themeFill="background1"/>
            <w:vAlign w:val="center"/>
          </w:tcPr>
          <w:p w14:paraId="2BBEB941" w14:textId="77777777" w:rsidR="001C6D95" w:rsidRPr="006145DB" w:rsidRDefault="001C6D95" w:rsidP="00F60471">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15" w:type="dxa"/>
            <w:shd w:val="clear" w:color="auto" w:fill="FFFFFF" w:themeFill="background1"/>
            <w:vAlign w:val="center"/>
          </w:tcPr>
          <w:p w14:paraId="4ED5BF0A" w14:textId="77777777" w:rsidR="001C6D95" w:rsidRPr="006145DB" w:rsidRDefault="001C6D95" w:rsidP="005B435E">
            <w:pPr>
              <w:tabs>
                <w:tab w:val="left" w:pos="709"/>
              </w:tabs>
              <w:spacing w:after="0" w:line="240" w:lineRule="auto"/>
              <w:ind w:left="-114"/>
              <w:contextualSpacing/>
              <w:jc w:val="both"/>
              <w:rPr>
                <w:rFonts w:cs="Arial"/>
                <w:sz w:val="20"/>
                <w:szCs w:val="20"/>
                <w:lang w:eastAsia="es-CO"/>
              </w:rPr>
            </w:pPr>
            <w:r w:rsidRPr="006145DB">
              <w:rPr>
                <w:rFonts w:cs="Arial"/>
                <w:sz w:val="20"/>
                <w:szCs w:val="20"/>
                <w:lang w:eastAsia="es-CO"/>
              </w:rPr>
              <w:t>Focalización por demanda (autofocalización)</w:t>
            </w:r>
          </w:p>
          <w:p w14:paraId="790EC6F5" w14:textId="77777777" w:rsidR="001C6D95" w:rsidRPr="006145DB" w:rsidRDefault="001C6D95" w:rsidP="005B435E">
            <w:pPr>
              <w:tabs>
                <w:tab w:val="left" w:pos="709"/>
              </w:tabs>
              <w:spacing w:after="0" w:line="240" w:lineRule="auto"/>
              <w:ind w:left="-114"/>
              <w:contextualSpacing/>
              <w:jc w:val="both"/>
              <w:rPr>
                <w:rFonts w:cs="Arial"/>
                <w:sz w:val="20"/>
                <w:szCs w:val="20"/>
                <w:lang w:eastAsia="es-CO"/>
              </w:rPr>
            </w:pPr>
            <w:r w:rsidRPr="006145DB">
              <w:rPr>
                <w:rFonts w:cs="Arial"/>
                <w:sz w:val="20"/>
                <w:szCs w:val="20"/>
                <w:lang w:eastAsia="es-CO"/>
              </w:rPr>
              <w:t>Focalización por abordaje territorial.</w:t>
            </w:r>
          </w:p>
        </w:tc>
      </w:tr>
      <w:tr w:rsidR="001C6D95" w:rsidRPr="006145DB" w14:paraId="035377ED" w14:textId="77777777" w:rsidTr="00F60471">
        <w:trPr>
          <w:trHeight w:val="353"/>
          <w:jc w:val="center"/>
        </w:trPr>
        <w:tc>
          <w:tcPr>
            <w:tcW w:w="1980" w:type="dxa"/>
            <w:shd w:val="clear" w:color="auto" w:fill="FFFFFF" w:themeFill="background1"/>
            <w:vAlign w:val="center"/>
          </w:tcPr>
          <w:p w14:paraId="0D54C5B9" w14:textId="77777777" w:rsidR="001C6D95" w:rsidRPr="006145DB" w:rsidRDefault="001C6D95" w:rsidP="00F60471">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15" w:type="dxa"/>
            <w:shd w:val="clear" w:color="auto" w:fill="FFFFFF" w:themeFill="background1"/>
            <w:vAlign w:val="center"/>
          </w:tcPr>
          <w:p w14:paraId="08320E19" w14:textId="7443BA8D" w:rsidR="001C6D95" w:rsidRPr="006145DB" w:rsidRDefault="001C6D95" w:rsidP="005B435E">
            <w:pPr>
              <w:pStyle w:val="Textoindependiente"/>
              <w:spacing w:after="0" w:line="240" w:lineRule="auto"/>
              <w:ind w:left="-114"/>
              <w:jc w:val="both"/>
              <w:rPr>
                <w:rFonts w:cs="Arial"/>
                <w:sz w:val="20"/>
                <w:szCs w:val="20"/>
                <w:lang w:eastAsia="es-CO"/>
              </w:rPr>
            </w:pPr>
            <w:r w:rsidRPr="006145DB">
              <w:rPr>
                <w:rFonts w:cs="Arial"/>
                <w:sz w:val="20"/>
                <w:szCs w:val="20"/>
                <w:lang w:eastAsia="es-CO"/>
              </w:rPr>
              <w:t>Persona de dieciocho (18) años o más habitante de calle</w:t>
            </w:r>
            <w:r w:rsidR="00483FB7" w:rsidRPr="006145DB">
              <w:rPr>
                <w:rFonts w:cs="Arial"/>
                <w:sz w:val="20"/>
                <w:szCs w:val="20"/>
                <w:lang w:eastAsia="es-CO"/>
              </w:rPr>
              <w:t>.</w:t>
            </w:r>
          </w:p>
        </w:tc>
      </w:tr>
      <w:tr w:rsidR="001C6D95" w:rsidRPr="006145DB" w14:paraId="00589C12" w14:textId="77777777" w:rsidTr="00DF21A3">
        <w:trPr>
          <w:trHeight w:val="828"/>
          <w:jc w:val="center"/>
        </w:trPr>
        <w:tc>
          <w:tcPr>
            <w:tcW w:w="1980" w:type="dxa"/>
            <w:shd w:val="clear" w:color="auto" w:fill="FFFFFF" w:themeFill="background1"/>
            <w:vAlign w:val="center"/>
          </w:tcPr>
          <w:p w14:paraId="342C8455" w14:textId="77777777" w:rsidR="001C6D95" w:rsidRPr="006145DB" w:rsidRDefault="001C6D95" w:rsidP="00F60471">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415" w:type="dxa"/>
            <w:shd w:val="clear" w:color="auto" w:fill="FFFFFF" w:themeFill="background1"/>
            <w:vAlign w:val="center"/>
          </w:tcPr>
          <w:tbl>
            <w:tblPr>
              <w:tblStyle w:val="Tablaconcuadrcula"/>
              <w:tblW w:w="7251" w:type="dxa"/>
              <w:tblLayout w:type="fixed"/>
              <w:tblLook w:val="04A0" w:firstRow="1" w:lastRow="0" w:firstColumn="1" w:lastColumn="0" w:noHBand="0" w:noVBand="1"/>
            </w:tblPr>
            <w:tblGrid>
              <w:gridCol w:w="2715"/>
              <w:gridCol w:w="1708"/>
              <w:gridCol w:w="1134"/>
              <w:gridCol w:w="1694"/>
            </w:tblGrid>
            <w:tr w:rsidR="00414D77" w:rsidRPr="006145DB" w14:paraId="7CC01A3E" w14:textId="77777777" w:rsidTr="00F73EAA">
              <w:trPr>
                <w:trHeight w:val="372"/>
              </w:trPr>
              <w:tc>
                <w:tcPr>
                  <w:tcW w:w="2715" w:type="dxa"/>
                  <w:tcBorders>
                    <w:top w:val="nil"/>
                    <w:bottom w:val="single" w:sz="4" w:space="0" w:color="auto"/>
                  </w:tcBorders>
                  <w:vAlign w:val="center"/>
                </w:tcPr>
                <w:p w14:paraId="2ADD846E"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708" w:type="dxa"/>
                  <w:tcBorders>
                    <w:top w:val="nil"/>
                    <w:bottom w:val="single" w:sz="4" w:space="0" w:color="auto"/>
                  </w:tcBorders>
                  <w:vAlign w:val="center"/>
                </w:tcPr>
                <w:p w14:paraId="0F2E2863"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auto"/>
                  </w:tcBorders>
                  <w:vAlign w:val="center"/>
                </w:tcPr>
                <w:p w14:paraId="78D008D2"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94" w:type="dxa"/>
                  <w:tcBorders>
                    <w:top w:val="nil"/>
                    <w:bottom w:val="single" w:sz="4" w:space="0" w:color="auto"/>
                  </w:tcBorders>
                  <w:vAlign w:val="center"/>
                </w:tcPr>
                <w:p w14:paraId="5FEF5C98"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414D77" w:rsidRPr="006145DB" w14:paraId="4F20F997" w14:textId="77777777" w:rsidTr="00F73EAA">
              <w:trPr>
                <w:trHeight w:val="221"/>
              </w:trPr>
              <w:tc>
                <w:tcPr>
                  <w:tcW w:w="2715" w:type="dxa"/>
                  <w:vMerge w:val="restart"/>
                  <w:vAlign w:val="center"/>
                </w:tcPr>
                <w:p w14:paraId="70BBB35B" w14:textId="77777777" w:rsidR="001C6D95" w:rsidRPr="006145DB" w:rsidRDefault="001C6D95" w:rsidP="005B435E">
                  <w:pPr>
                    <w:tabs>
                      <w:tab w:val="left" w:pos="709"/>
                    </w:tabs>
                    <w:ind w:left="-48"/>
                    <w:contextualSpacing/>
                    <w:jc w:val="both"/>
                    <w:rPr>
                      <w:rFonts w:cs="Arial"/>
                      <w:sz w:val="20"/>
                      <w:szCs w:val="20"/>
                      <w:lang w:eastAsia="es-CO"/>
                    </w:rPr>
                  </w:pPr>
                  <w:r w:rsidRPr="006145DB">
                    <w:rPr>
                      <w:rFonts w:cs="Arial"/>
                      <w:sz w:val="16"/>
                      <w:szCs w:val="16"/>
                      <w:shd w:val="clear" w:color="auto" w:fill="FFFFFF"/>
                    </w:rPr>
                    <w:t>Persona de dieciocho (18) años o más</w:t>
                  </w:r>
                </w:p>
              </w:tc>
              <w:tc>
                <w:tcPr>
                  <w:tcW w:w="1708" w:type="dxa"/>
                  <w:vAlign w:val="center"/>
                </w:tcPr>
                <w:p w14:paraId="6BDCAD8E"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0BFB1866" w14:textId="77777777" w:rsidR="001C6D95" w:rsidRPr="006145DB" w:rsidRDefault="001C6D9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694" w:type="dxa"/>
                  <w:vAlign w:val="center"/>
                </w:tcPr>
                <w:p w14:paraId="3AE3C59D"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414D77" w:rsidRPr="006145DB" w14:paraId="37E42C9D" w14:textId="77777777" w:rsidTr="00F73EAA">
              <w:trPr>
                <w:trHeight w:val="221"/>
              </w:trPr>
              <w:tc>
                <w:tcPr>
                  <w:tcW w:w="2715" w:type="dxa"/>
                  <w:vMerge/>
                  <w:tcBorders>
                    <w:bottom w:val="single" w:sz="4" w:space="0" w:color="auto"/>
                  </w:tcBorders>
                  <w:vAlign w:val="center"/>
                </w:tcPr>
                <w:p w14:paraId="3F1402BA" w14:textId="77777777" w:rsidR="001C6D95" w:rsidRPr="006145DB" w:rsidRDefault="001C6D95" w:rsidP="005B435E">
                  <w:pPr>
                    <w:tabs>
                      <w:tab w:val="left" w:pos="709"/>
                    </w:tabs>
                    <w:ind w:left="-48"/>
                    <w:contextualSpacing/>
                    <w:jc w:val="both"/>
                    <w:rPr>
                      <w:rFonts w:cs="Arial"/>
                      <w:sz w:val="16"/>
                      <w:szCs w:val="16"/>
                      <w:shd w:val="clear" w:color="auto" w:fill="FFFFFF"/>
                    </w:rPr>
                  </w:pPr>
                </w:p>
              </w:tc>
              <w:tc>
                <w:tcPr>
                  <w:tcW w:w="1708" w:type="dxa"/>
                  <w:tcBorders>
                    <w:bottom w:val="single" w:sz="4" w:space="0" w:color="auto"/>
                  </w:tcBorders>
                  <w:vAlign w:val="center"/>
                </w:tcPr>
                <w:p w14:paraId="7DB9707C"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 xml:space="preserve">Registro Social de Hogares </w:t>
                  </w:r>
                </w:p>
              </w:tc>
              <w:tc>
                <w:tcPr>
                  <w:tcW w:w="1134" w:type="dxa"/>
                  <w:tcBorders>
                    <w:bottom w:val="single" w:sz="4" w:space="0" w:color="auto"/>
                  </w:tcBorders>
                  <w:vAlign w:val="center"/>
                </w:tcPr>
                <w:p w14:paraId="4E1D39DC" w14:textId="77777777" w:rsidR="001C6D95" w:rsidRPr="006145DB" w:rsidRDefault="001C6D95" w:rsidP="005B435E">
                  <w:pPr>
                    <w:tabs>
                      <w:tab w:val="left" w:pos="709"/>
                    </w:tabs>
                    <w:contextualSpacing/>
                    <w:jc w:val="center"/>
                    <w:rPr>
                      <w:rFonts w:eastAsia="Arial" w:cs="Arial"/>
                      <w:sz w:val="16"/>
                      <w:szCs w:val="16"/>
                    </w:rPr>
                  </w:pPr>
                  <w:r w:rsidRPr="006145DB">
                    <w:rPr>
                      <w:rFonts w:eastAsia="Arial" w:cs="Arial"/>
                      <w:sz w:val="16"/>
                      <w:szCs w:val="16"/>
                    </w:rPr>
                    <w:t>Mensual (Mes Vencido)</w:t>
                  </w:r>
                </w:p>
              </w:tc>
              <w:tc>
                <w:tcPr>
                  <w:tcW w:w="1694" w:type="dxa"/>
                  <w:tcBorders>
                    <w:bottom w:val="single" w:sz="4" w:space="0" w:color="auto"/>
                  </w:tcBorders>
                  <w:vAlign w:val="center"/>
                </w:tcPr>
                <w:p w14:paraId="52418DA7"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414D77" w:rsidRPr="006145DB" w14:paraId="147BAF80" w14:textId="77777777" w:rsidTr="00F73EAA">
              <w:trPr>
                <w:trHeight w:val="231"/>
              </w:trPr>
              <w:tc>
                <w:tcPr>
                  <w:tcW w:w="2715" w:type="dxa"/>
                  <w:vMerge w:val="restart"/>
                  <w:tcBorders>
                    <w:top w:val="single" w:sz="4" w:space="0" w:color="auto"/>
                  </w:tcBorders>
                  <w:vAlign w:val="center"/>
                </w:tcPr>
                <w:p w14:paraId="479060EC"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habitante de calle</w:t>
                  </w:r>
                </w:p>
              </w:tc>
              <w:tc>
                <w:tcPr>
                  <w:tcW w:w="1708" w:type="dxa"/>
                  <w:tcBorders>
                    <w:top w:val="single" w:sz="4" w:space="0" w:color="auto"/>
                  </w:tcBorders>
                  <w:vAlign w:val="center"/>
                </w:tcPr>
                <w:p w14:paraId="08E30811"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tcBorders>
                  <w:vAlign w:val="center"/>
                </w:tcPr>
                <w:p w14:paraId="08B92ED9" w14:textId="77777777" w:rsidR="001C6D95" w:rsidRPr="006145DB" w:rsidRDefault="001C6D95" w:rsidP="005B435E">
                  <w:pPr>
                    <w:tabs>
                      <w:tab w:val="left" w:pos="709"/>
                    </w:tabs>
                    <w:contextualSpacing/>
                    <w:jc w:val="center"/>
                    <w:rPr>
                      <w:rFonts w:cs="Arial"/>
                      <w:sz w:val="16"/>
                      <w:szCs w:val="20"/>
                      <w:lang w:eastAsia="es-CO"/>
                    </w:rPr>
                  </w:pPr>
                  <w:r w:rsidRPr="006145DB">
                    <w:rPr>
                      <w:rFonts w:eastAsia="Arial" w:cs="Arial"/>
                      <w:sz w:val="16"/>
                      <w:szCs w:val="16"/>
                    </w:rPr>
                    <w:t>Demanda</w:t>
                  </w:r>
                </w:p>
              </w:tc>
              <w:tc>
                <w:tcPr>
                  <w:tcW w:w="1694" w:type="dxa"/>
                  <w:tcBorders>
                    <w:top w:val="single" w:sz="4" w:space="0" w:color="auto"/>
                  </w:tcBorders>
                  <w:vAlign w:val="center"/>
                </w:tcPr>
                <w:p w14:paraId="4346F6ED"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414D77" w:rsidRPr="006145DB" w14:paraId="6CBDCFB8" w14:textId="77777777" w:rsidTr="00F73EAA">
              <w:trPr>
                <w:trHeight w:val="231"/>
              </w:trPr>
              <w:tc>
                <w:tcPr>
                  <w:tcW w:w="2715" w:type="dxa"/>
                  <w:vMerge/>
                  <w:vAlign w:val="center"/>
                </w:tcPr>
                <w:p w14:paraId="68088D53"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708" w:type="dxa"/>
                  <w:vAlign w:val="center"/>
                </w:tcPr>
                <w:p w14:paraId="2B22A276"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Instrumento propio</w:t>
                  </w:r>
                </w:p>
              </w:tc>
              <w:tc>
                <w:tcPr>
                  <w:tcW w:w="1134" w:type="dxa"/>
                  <w:vAlign w:val="center"/>
                </w:tcPr>
                <w:p w14:paraId="6ABF65A0" w14:textId="77777777" w:rsidR="001C6D95" w:rsidRPr="006145DB" w:rsidRDefault="001C6D95" w:rsidP="005B435E">
                  <w:pPr>
                    <w:tabs>
                      <w:tab w:val="left" w:pos="709"/>
                    </w:tabs>
                    <w:contextualSpacing/>
                    <w:jc w:val="center"/>
                    <w:rPr>
                      <w:rFonts w:eastAsia="Arial" w:cs="Arial"/>
                      <w:sz w:val="16"/>
                      <w:szCs w:val="16"/>
                    </w:rPr>
                  </w:pPr>
                  <w:r w:rsidRPr="006145DB">
                    <w:rPr>
                      <w:rFonts w:eastAsia="Arial" w:cs="Arial"/>
                      <w:sz w:val="16"/>
                      <w:szCs w:val="16"/>
                    </w:rPr>
                    <w:t>Vigente</w:t>
                  </w:r>
                </w:p>
              </w:tc>
              <w:tc>
                <w:tcPr>
                  <w:tcW w:w="1694" w:type="dxa"/>
                  <w:vAlign w:val="center"/>
                </w:tcPr>
                <w:p w14:paraId="4BAAA662"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414D77" w:rsidRPr="006145DB" w14:paraId="754E8932" w14:textId="77777777" w:rsidTr="00F73EAA">
              <w:trPr>
                <w:trHeight w:val="231"/>
              </w:trPr>
              <w:tc>
                <w:tcPr>
                  <w:tcW w:w="2715" w:type="dxa"/>
                  <w:vMerge/>
                  <w:vAlign w:val="center"/>
                </w:tcPr>
                <w:p w14:paraId="48D6C90B"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708" w:type="dxa"/>
                  <w:vAlign w:val="center"/>
                </w:tcPr>
                <w:p w14:paraId="72EB86EE"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Listado censal Ciudadanos Habitantes de Calle</w:t>
                  </w:r>
                </w:p>
              </w:tc>
              <w:tc>
                <w:tcPr>
                  <w:tcW w:w="1134" w:type="dxa"/>
                  <w:vAlign w:val="center"/>
                </w:tcPr>
                <w:p w14:paraId="50A453CB" w14:textId="77777777" w:rsidR="001C6D95" w:rsidRPr="006145DB" w:rsidRDefault="001C6D95" w:rsidP="005B435E">
                  <w:pPr>
                    <w:tabs>
                      <w:tab w:val="left" w:pos="709"/>
                    </w:tabs>
                    <w:contextualSpacing/>
                    <w:jc w:val="center"/>
                    <w:rPr>
                      <w:rFonts w:cs="Arial"/>
                      <w:sz w:val="16"/>
                      <w:szCs w:val="20"/>
                      <w:lang w:eastAsia="es-CO"/>
                    </w:rPr>
                  </w:pPr>
                  <w:r w:rsidRPr="006145DB">
                    <w:rPr>
                      <w:rFonts w:cs="Arial"/>
                      <w:sz w:val="16"/>
                      <w:szCs w:val="16"/>
                      <w:lang w:eastAsia="es-CO"/>
                    </w:rPr>
                    <w:t>Mensual (Mes Vencido)</w:t>
                  </w:r>
                </w:p>
              </w:tc>
              <w:tc>
                <w:tcPr>
                  <w:tcW w:w="1694" w:type="dxa"/>
                  <w:vAlign w:val="center"/>
                </w:tcPr>
                <w:p w14:paraId="4B2F6BFC"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Salud</w:t>
                  </w:r>
                </w:p>
              </w:tc>
            </w:tr>
            <w:tr w:rsidR="00414D77" w:rsidRPr="006145DB" w14:paraId="2842D1DD" w14:textId="77777777" w:rsidTr="00F73EAA">
              <w:trPr>
                <w:trHeight w:val="231"/>
              </w:trPr>
              <w:tc>
                <w:tcPr>
                  <w:tcW w:w="2715" w:type="dxa"/>
                  <w:vMerge/>
                  <w:tcBorders>
                    <w:bottom w:val="single" w:sz="4" w:space="0" w:color="auto"/>
                  </w:tcBorders>
                  <w:vAlign w:val="center"/>
                </w:tcPr>
                <w:p w14:paraId="60F23D85"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708" w:type="dxa"/>
                  <w:tcBorders>
                    <w:bottom w:val="single" w:sz="4" w:space="0" w:color="auto"/>
                  </w:tcBorders>
                  <w:vAlign w:val="center"/>
                </w:tcPr>
                <w:p w14:paraId="482F08FC"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Censo de habitantes de calle</w:t>
                  </w:r>
                </w:p>
              </w:tc>
              <w:tc>
                <w:tcPr>
                  <w:tcW w:w="1134" w:type="dxa"/>
                  <w:tcBorders>
                    <w:bottom w:val="single" w:sz="4" w:space="0" w:color="auto"/>
                  </w:tcBorders>
                  <w:vAlign w:val="center"/>
                </w:tcPr>
                <w:p w14:paraId="4F787414" w14:textId="77777777" w:rsidR="001C6D95" w:rsidRPr="006145DB" w:rsidRDefault="001C6D95" w:rsidP="005B435E">
                  <w:pPr>
                    <w:tabs>
                      <w:tab w:val="left" w:pos="709"/>
                    </w:tabs>
                    <w:contextualSpacing/>
                    <w:jc w:val="center"/>
                    <w:rPr>
                      <w:rFonts w:cs="Arial"/>
                      <w:sz w:val="16"/>
                      <w:szCs w:val="20"/>
                      <w:lang w:eastAsia="es-CO"/>
                    </w:rPr>
                  </w:pPr>
                  <w:r w:rsidRPr="006145DB">
                    <w:rPr>
                      <w:rFonts w:cs="Arial"/>
                      <w:sz w:val="16"/>
                      <w:szCs w:val="16"/>
                      <w:lang w:eastAsia="es-CO"/>
                    </w:rPr>
                    <w:t>Vigente</w:t>
                  </w:r>
                </w:p>
              </w:tc>
              <w:tc>
                <w:tcPr>
                  <w:tcW w:w="1694" w:type="dxa"/>
                  <w:tcBorders>
                    <w:bottom w:val="single" w:sz="4" w:space="0" w:color="auto"/>
                  </w:tcBorders>
                  <w:vAlign w:val="center"/>
                </w:tcPr>
                <w:p w14:paraId="5B09F682"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414D77" w:rsidRPr="006145DB" w14:paraId="6157A24A" w14:textId="77777777" w:rsidTr="00F73EAA">
              <w:trPr>
                <w:trHeight w:val="231"/>
              </w:trPr>
              <w:tc>
                <w:tcPr>
                  <w:tcW w:w="2715" w:type="dxa"/>
                  <w:vMerge/>
                  <w:tcBorders>
                    <w:top w:val="single" w:sz="4" w:space="0" w:color="auto"/>
                    <w:bottom w:val="nil"/>
                  </w:tcBorders>
                  <w:vAlign w:val="center"/>
                </w:tcPr>
                <w:p w14:paraId="2679CFB2"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708" w:type="dxa"/>
                  <w:tcBorders>
                    <w:top w:val="single" w:sz="4" w:space="0" w:color="auto"/>
                    <w:bottom w:val="nil"/>
                  </w:tcBorders>
                  <w:vAlign w:val="center"/>
                </w:tcPr>
                <w:p w14:paraId="2A21B349"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top w:val="single" w:sz="4" w:space="0" w:color="auto"/>
                    <w:bottom w:val="nil"/>
                  </w:tcBorders>
                  <w:vAlign w:val="center"/>
                </w:tcPr>
                <w:p w14:paraId="69E7C644"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694" w:type="dxa"/>
                  <w:tcBorders>
                    <w:top w:val="single" w:sz="4" w:space="0" w:color="auto"/>
                    <w:bottom w:val="nil"/>
                  </w:tcBorders>
                  <w:vAlign w:val="center"/>
                </w:tcPr>
                <w:p w14:paraId="7BAE1B3B"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bCs/>
                      <w:sz w:val="16"/>
                      <w:szCs w:val="16"/>
                      <w:lang w:eastAsia="es-CO"/>
                    </w:rPr>
                    <w:t>Subdirección para la Adultez</w:t>
                  </w:r>
                </w:p>
              </w:tc>
            </w:tr>
          </w:tbl>
          <w:p w14:paraId="79F9D476" w14:textId="77777777" w:rsidR="001C6D95" w:rsidRPr="006145DB" w:rsidRDefault="001C6D95" w:rsidP="005B435E">
            <w:pPr>
              <w:spacing w:line="240" w:lineRule="auto"/>
              <w:rPr>
                <w:rFonts w:cs="Arial"/>
                <w:sz w:val="20"/>
                <w:szCs w:val="20"/>
                <w:lang w:eastAsia="es-CO"/>
              </w:rPr>
            </w:pPr>
          </w:p>
        </w:tc>
      </w:tr>
      <w:tr w:rsidR="001C6D95" w:rsidRPr="006145DB" w14:paraId="1F20AB17" w14:textId="77777777" w:rsidTr="00FB039E">
        <w:trPr>
          <w:trHeight w:val="958"/>
          <w:jc w:val="center"/>
        </w:trPr>
        <w:tc>
          <w:tcPr>
            <w:tcW w:w="1980" w:type="dxa"/>
            <w:shd w:val="clear" w:color="auto" w:fill="FFFFFF" w:themeFill="background1"/>
            <w:vAlign w:val="center"/>
          </w:tcPr>
          <w:p w14:paraId="626812EA" w14:textId="77777777" w:rsidR="001C6D95" w:rsidRPr="006145DB" w:rsidRDefault="001C6D95" w:rsidP="00F60471">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415" w:type="dxa"/>
            <w:shd w:val="clear" w:color="auto" w:fill="FFFFFF" w:themeFill="background1"/>
            <w:vAlign w:val="center"/>
          </w:tcPr>
          <w:p w14:paraId="4DAA7393" w14:textId="77777777" w:rsidR="001C6D95" w:rsidRPr="006145DB" w:rsidRDefault="001C6D95" w:rsidP="00F60471">
            <w:pPr>
              <w:tabs>
                <w:tab w:val="left" w:pos="709"/>
              </w:tabs>
              <w:spacing w:line="240" w:lineRule="auto"/>
              <w:ind w:left="28"/>
              <w:contextualSpacing/>
              <w:jc w:val="both"/>
              <w:rPr>
                <w:rFonts w:cs="Arial"/>
                <w:bCs/>
                <w:sz w:val="20"/>
                <w:szCs w:val="20"/>
                <w:lang w:eastAsia="es-CO"/>
              </w:rPr>
            </w:pPr>
            <w:r w:rsidRPr="006145DB">
              <w:rPr>
                <w:rFonts w:cs="Arial"/>
                <w:bCs/>
                <w:sz w:val="20"/>
                <w:szCs w:val="20"/>
                <w:lang w:eastAsia="es-CO"/>
              </w:rPr>
              <w:t>No aplica</w:t>
            </w:r>
          </w:p>
        </w:tc>
      </w:tr>
      <w:tr w:rsidR="001C6D95" w:rsidRPr="006145DB" w14:paraId="22D5E5B2" w14:textId="77777777" w:rsidTr="00DF21A3">
        <w:trPr>
          <w:trHeight w:val="873"/>
          <w:jc w:val="center"/>
        </w:trPr>
        <w:tc>
          <w:tcPr>
            <w:tcW w:w="1980" w:type="dxa"/>
            <w:shd w:val="clear" w:color="auto" w:fill="FFFFFF" w:themeFill="background1"/>
            <w:vAlign w:val="center"/>
          </w:tcPr>
          <w:p w14:paraId="43505F48" w14:textId="77777777" w:rsidR="001C6D95" w:rsidRPr="006145DB" w:rsidRDefault="001C6D95" w:rsidP="00F60471">
            <w:pPr>
              <w:spacing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15" w:type="dxa"/>
            <w:shd w:val="clear" w:color="auto" w:fill="FFFFFF" w:themeFill="background1"/>
            <w:vAlign w:val="center"/>
          </w:tcPr>
          <w:tbl>
            <w:tblPr>
              <w:tblStyle w:val="Tablaconcuadrcula"/>
              <w:tblW w:w="7251" w:type="dxa"/>
              <w:tblLayout w:type="fixed"/>
              <w:tblLook w:val="04A0" w:firstRow="1" w:lastRow="0" w:firstColumn="1" w:lastColumn="0" w:noHBand="0" w:noVBand="1"/>
            </w:tblPr>
            <w:tblGrid>
              <w:gridCol w:w="2864"/>
              <w:gridCol w:w="1694"/>
              <w:gridCol w:w="1134"/>
              <w:gridCol w:w="1559"/>
            </w:tblGrid>
            <w:tr w:rsidR="00414D77" w:rsidRPr="006145DB" w14:paraId="308D2FF4" w14:textId="77777777" w:rsidTr="00777384">
              <w:trPr>
                <w:trHeight w:val="380"/>
              </w:trPr>
              <w:tc>
                <w:tcPr>
                  <w:tcW w:w="2864" w:type="dxa"/>
                  <w:tcBorders>
                    <w:top w:val="nil"/>
                  </w:tcBorders>
                  <w:vAlign w:val="center"/>
                </w:tcPr>
                <w:p w14:paraId="7D642365"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694" w:type="dxa"/>
                  <w:tcBorders>
                    <w:top w:val="nil"/>
                  </w:tcBorders>
                  <w:vAlign w:val="center"/>
                </w:tcPr>
                <w:p w14:paraId="05AEDC85"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204E937D"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nil"/>
                  </w:tcBorders>
                  <w:vAlign w:val="center"/>
                </w:tcPr>
                <w:p w14:paraId="017CEC98"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414D77" w:rsidRPr="006145DB" w14:paraId="298B7168" w14:textId="77777777" w:rsidTr="00777384">
              <w:trPr>
                <w:trHeight w:val="226"/>
              </w:trPr>
              <w:tc>
                <w:tcPr>
                  <w:tcW w:w="2864" w:type="dxa"/>
                  <w:vMerge w:val="restart"/>
                  <w:vAlign w:val="center"/>
                </w:tcPr>
                <w:p w14:paraId="337567FA" w14:textId="77777777" w:rsidR="001C6D95" w:rsidRPr="006145DB" w:rsidRDefault="001C6D95" w:rsidP="005B435E">
                  <w:pPr>
                    <w:tabs>
                      <w:tab w:val="left" w:pos="709"/>
                    </w:tabs>
                    <w:ind w:left="-48"/>
                    <w:contextualSpacing/>
                    <w:jc w:val="both"/>
                    <w:rPr>
                      <w:rFonts w:cs="Arial"/>
                      <w:sz w:val="20"/>
                      <w:szCs w:val="20"/>
                      <w:lang w:eastAsia="es-CO"/>
                    </w:rPr>
                  </w:pPr>
                  <w:r w:rsidRPr="006145DB">
                    <w:rPr>
                      <w:rFonts w:cs="Arial"/>
                      <w:sz w:val="16"/>
                      <w:szCs w:val="16"/>
                      <w:shd w:val="clear" w:color="auto" w:fill="FFFFFF"/>
                    </w:rPr>
                    <w:t>Persona de dieciocho (18) años o más</w:t>
                  </w:r>
                </w:p>
              </w:tc>
              <w:tc>
                <w:tcPr>
                  <w:tcW w:w="1694" w:type="dxa"/>
                  <w:vAlign w:val="center"/>
                </w:tcPr>
                <w:p w14:paraId="3A22B9F9"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614566F9" w14:textId="77777777" w:rsidR="001C6D95" w:rsidRPr="006145DB" w:rsidRDefault="001C6D9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559" w:type="dxa"/>
                  <w:vAlign w:val="center"/>
                </w:tcPr>
                <w:p w14:paraId="3E8C5AFD"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414D77" w:rsidRPr="006145DB" w14:paraId="1F45CF2F" w14:textId="77777777" w:rsidTr="00777384">
              <w:trPr>
                <w:trHeight w:val="226"/>
              </w:trPr>
              <w:tc>
                <w:tcPr>
                  <w:tcW w:w="2864" w:type="dxa"/>
                  <w:vMerge/>
                  <w:vAlign w:val="center"/>
                </w:tcPr>
                <w:p w14:paraId="658A5FEC" w14:textId="77777777" w:rsidR="001C6D95" w:rsidRPr="006145DB" w:rsidRDefault="001C6D95" w:rsidP="005B435E">
                  <w:pPr>
                    <w:tabs>
                      <w:tab w:val="left" w:pos="709"/>
                    </w:tabs>
                    <w:ind w:left="-48"/>
                    <w:contextualSpacing/>
                    <w:jc w:val="both"/>
                    <w:rPr>
                      <w:rFonts w:cs="Arial"/>
                      <w:sz w:val="16"/>
                      <w:szCs w:val="16"/>
                      <w:shd w:val="clear" w:color="auto" w:fill="FFFFFF"/>
                    </w:rPr>
                  </w:pPr>
                </w:p>
              </w:tc>
              <w:tc>
                <w:tcPr>
                  <w:tcW w:w="1694" w:type="dxa"/>
                  <w:vAlign w:val="center"/>
                </w:tcPr>
                <w:p w14:paraId="088EC2F8"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 xml:space="preserve">Registro Social de Hogares </w:t>
                  </w:r>
                </w:p>
              </w:tc>
              <w:tc>
                <w:tcPr>
                  <w:tcW w:w="1134" w:type="dxa"/>
                  <w:vAlign w:val="center"/>
                </w:tcPr>
                <w:p w14:paraId="67DA5C96" w14:textId="77777777" w:rsidR="001C6D95" w:rsidRPr="006145DB" w:rsidRDefault="001C6D95" w:rsidP="005B435E">
                  <w:pPr>
                    <w:tabs>
                      <w:tab w:val="left" w:pos="709"/>
                    </w:tabs>
                    <w:contextualSpacing/>
                    <w:jc w:val="center"/>
                    <w:rPr>
                      <w:rFonts w:eastAsia="Arial" w:cs="Arial"/>
                      <w:sz w:val="16"/>
                      <w:szCs w:val="16"/>
                    </w:rPr>
                  </w:pPr>
                  <w:r w:rsidRPr="006145DB">
                    <w:rPr>
                      <w:rFonts w:eastAsia="Arial" w:cs="Arial"/>
                      <w:sz w:val="16"/>
                      <w:szCs w:val="16"/>
                    </w:rPr>
                    <w:t>Mensual (Mes Vencido)</w:t>
                  </w:r>
                </w:p>
              </w:tc>
              <w:tc>
                <w:tcPr>
                  <w:tcW w:w="1559" w:type="dxa"/>
                  <w:vAlign w:val="center"/>
                </w:tcPr>
                <w:p w14:paraId="3F1EE50C"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414D77" w:rsidRPr="006145DB" w14:paraId="0FF9AC3C" w14:textId="77777777" w:rsidTr="00777384">
              <w:trPr>
                <w:trHeight w:val="236"/>
              </w:trPr>
              <w:tc>
                <w:tcPr>
                  <w:tcW w:w="2864" w:type="dxa"/>
                  <w:vMerge w:val="restart"/>
                  <w:vAlign w:val="center"/>
                </w:tcPr>
                <w:p w14:paraId="5429FF09"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habitante de calle</w:t>
                  </w:r>
                </w:p>
              </w:tc>
              <w:tc>
                <w:tcPr>
                  <w:tcW w:w="1694" w:type="dxa"/>
                  <w:vAlign w:val="center"/>
                </w:tcPr>
                <w:p w14:paraId="6A29E89D"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64CDC1E6" w14:textId="77777777" w:rsidR="001C6D95" w:rsidRPr="006145DB" w:rsidRDefault="001C6D95" w:rsidP="005B435E">
                  <w:pPr>
                    <w:tabs>
                      <w:tab w:val="left" w:pos="709"/>
                    </w:tabs>
                    <w:contextualSpacing/>
                    <w:jc w:val="center"/>
                    <w:rPr>
                      <w:rFonts w:cs="Arial"/>
                      <w:sz w:val="16"/>
                      <w:szCs w:val="20"/>
                      <w:lang w:eastAsia="es-CO"/>
                    </w:rPr>
                  </w:pPr>
                  <w:r w:rsidRPr="006145DB">
                    <w:rPr>
                      <w:rFonts w:eastAsia="Arial" w:cs="Arial"/>
                      <w:sz w:val="16"/>
                      <w:szCs w:val="16"/>
                    </w:rPr>
                    <w:t>Demanda</w:t>
                  </w:r>
                </w:p>
              </w:tc>
              <w:tc>
                <w:tcPr>
                  <w:tcW w:w="1559" w:type="dxa"/>
                  <w:vAlign w:val="center"/>
                </w:tcPr>
                <w:p w14:paraId="44947FDA"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414D77" w:rsidRPr="006145DB" w14:paraId="42A62DFD" w14:textId="77777777" w:rsidTr="00777384">
              <w:trPr>
                <w:trHeight w:val="236"/>
              </w:trPr>
              <w:tc>
                <w:tcPr>
                  <w:tcW w:w="2864" w:type="dxa"/>
                  <w:vMerge/>
                  <w:vAlign w:val="center"/>
                </w:tcPr>
                <w:p w14:paraId="78512BB2"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694" w:type="dxa"/>
                  <w:vAlign w:val="center"/>
                </w:tcPr>
                <w:p w14:paraId="5D064AD1"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Instrumento propio</w:t>
                  </w:r>
                </w:p>
              </w:tc>
              <w:tc>
                <w:tcPr>
                  <w:tcW w:w="1134" w:type="dxa"/>
                  <w:vAlign w:val="center"/>
                </w:tcPr>
                <w:p w14:paraId="55711734" w14:textId="77777777" w:rsidR="001C6D95" w:rsidRPr="006145DB" w:rsidRDefault="001C6D95" w:rsidP="005B435E">
                  <w:pPr>
                    <w:tabs>
                      <w:tab w:val="left" w:pos="709"/>
                    </w:tabs>
                    <w:contextualSpacing/>
                    <w:jc w:val="center"/>
                    <w:rPr>
                      <w:rFonts w:eastAsia="Arial" w:cs="Arial"/>
                      <w:sz w:val="16"/>
                      <w:szCs w:val="16"/>
                    </w:rPr>
                  </w:pPr>
                  <w:r w:rsidRPr="006145DB">
                    <w:rPr>
                      <w:rFonts w:eastAsia="Arial" w:cs="Arial"/>
                      <w:sz w:val="16"/>
                      <w:szCs w:val="16"/>
                    </w:rPr>
                    <w:t>Vigente</w:t>
                  </w:r>
                </w:p>
              </w:tc>
              <w:tc>
                <w:tcPr>
                  <w:tcW w:w="1559" w:type="dxa"/>
                  <w:vAlign w:val="center"/>
                </w:tcPr>
                <w:p w14:paraId="6E941994"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414D77" w:rsidRPr="006145DB" w14:paraId="5A5A91F2" w14:textId="77777777" w:rsidTr="00777384">
              <w:trPr>
                <w:trHeight w:val="236"/>
              </w:trPr>
              <w:tc>
                <w:tcPr>
                  <w:tcW w:w="2864" w:type="dxa"/>
                  <w:vMerge/>
                  <w:vAlign w:val="center"/>
                </w:tcPr>
                <w:p w14:paraId="7C3F1A0C"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694" w:type="dxa"/>
                  <w:vAlign w:val="center"/>
                </w:tcPr>
                <w:p w14:paraId="1BD74815"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Listado censal Ciudadanos Habitantes de Calle</w:t>
                  </w:r>
                </w:p>
              </w:tc>
              <w:tc>
                <w:tcPr>
                  <w:tcW w:w="1134" w:type="dxa"/>
                  <w:vAlign w:val="center"/>
                </w:tcPr>
                <w:p w14:paraId="2CF4FBB6" w14:textId="77777777" w:rsidR="001C6D95" w:rsidRPr="006145DB" w:rsidRDefault="001C6D95" w:rsidP="005B435E">
                  <w:pPr>
                    <w:tabs>
                      <w:tab w:val="left" w:pos="709"/>
                    </w:tabs>
                    <w:contextualSpacing/>
                    <w:jc w:val="center"/>
                    <w:rPr>
                      <w:rFonts w:cs="Arial"/>
                      <w:sz w:val="16"/>
                      <w:szCs w:val="20"/>
                      <w:lang w:eastAsia="es-CO"/>
                    </w:rPr>
                  </w:pPr>
                  <w:r w:rsidRPr="006145DB">
                    <w:rPr>
                      <w:rFonts w:cs="Arial"/>
                      <w:sz w:val="16"/>
                      <w:szCs w:val="16"/>
                      <w:lang w:eastAsia="es-CO"/>
                    </w:rPr>
                    <w:t>Mensual (Mes Vencido)</w:t>
                  </w:r>
                </w:p>
              </w:tc>
              <w:tc>
                <w:tcPr>
                  <w:tcW w:w="1559" w:type="dxa"/>
                  <w:vAlign w:val="center"/>
                </w:tcPr>
                <w:p w14:paraId="4D6943CB"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Salud</w:t>
                  </w:r>
                </w:p>
              </w:tc>
            </w:tr>
            <w:tr w:rsidR="00414D77" w:rsidRPr="006145DB" w14:paraId="6977F728" w14:textId="77777777" w:rsidTr="00777384">
              <w:trPr>
                <w:trHeight w:val="236"/>
              </w:trPr>
              <w:tc>
                <w:tcPr>
                  <w:tcW w:w="2864" w:type="dxa"/>
                  <w:vMerge/>
                  <w:vAlign w:val="center"/>
                </w:tcPr>
                <w:p w14:paraId="5F9DCA87"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694" w:type="dxa"/>
                  <w:vAlign w:val="center"/>
                </w:tcPr>
                <w:p w14:paraId="436F802C"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Censo de habitantes de calle</w:t>
                  </w:r>
                </w:p>
              </w:tc>
              <w:tc>
                <w:tcPr>
                  <w:tcW w:w="1134" w:type="dxa"/>
                  <w:vAlign w:val="center"/>
                </w:tcPr>
                <w:p w14:paraId="2794FDBD" w14:textId="77777777" w:rsidR="001C6D95" w:rsidRPr="006145DB" w:rsidRDefault="001C6D95" w:rsidP="005B435E">
                  <w:pPr>
                    <w:tabs>
                      <w:tab w:val="left" w:pos="709"/>
                    </w:tabs>
                    <w:contextualSpacing/>
                    <w:jc w:val="center"/>
                    <w:rPr>
                      <w:rFonts w:cs="Arial"/>
                      <w:sz w:val="16"/>
                      <w:szCs w:val="20"/>
                      <w:lang w:eastAsia="es-CO"/>
                    </w:rPr>
                  </w:pPr>
                  <w:r w:rsidRPr="006145DB">
                    <w:rPr>
                      <w:rFonts w:cs="Arial"/>
                      <w:sz w:val="16"/>
                      <w:szCs w:val="16"/>
                      <w:lang w:eastAsia="es-CO"/>
                    </w:rPr>
                    <w:t>Vigente</w:t>
                  </w:r>
                </w:p>
              </w:tc>
              <w:tc>
                <w:tcPr>
                  <w:tcW w:w="1559" w:type="dxa"/>
                  <w:vAlign w:val="center"/>
                </w:tcPr>
                <w:p w14:paraId="19D708C4"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Integración Social</w:t>
                  </w:r>
                </w:p>
              </w:tc>
            </w:tr>
            <w:tr w:rsidR="00414D77" w:rsidRPr="006145DB" w14:paraId="6304877C" w14:textId="77777777" w:rsidTr="00777384">
              <w:trPr>
                <w:trHeight w:val="236"/>
              </w:trPr>
              <w:tc>
                <w:tcPr>
                  <w:tcW w:w="2864" w:type="dxa"/>
                  <w:vMerge/>
                  <w:tcBorders>
                    <w:bottom w:val="single" w:sz="4" w:space="0" w:color="auto"/>
                  </w:tcBorders>
                  <w:vAlign w:val="center"/>
                </w:tcPr>
                <w:p w14:paraId="3A519CF6"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694" w:type="dxa"/>
                  <w:tcBorders>
                    <w:bottom w:val="single" w:sz="4" w:space="0" w:color="auto"/>
                  </w:tcBorders>
                  <w:vAlign w:val="center"/>
                </w:tcPr>
                <w:p w14:paraId="67FF64A1"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4BC45778"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20"/>
                      <w:lang w:eastAsia="es-CO"/>
                    </w:rPr>
                    <w:t>Demanda</w:t>
                  </w:r>
                </w:p>
              </w:tc>
              <w:tc>
                <w:tcPr>
                  <w:tcW w:w="1559" w:type="dxa"/>
                  <w:tcBorders>
                    <w:bottom w:val="single" w:sz="4" w:space="0" w:color="auto"/>
                  </w:tcBorders>
                  <w:vAlign w:val="center"/>
                </w:tcPr>
                <w:p w14:paraId="465C6E69"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bCs/>
                      <w:sz w:val="16"/>
                      <w:szCs w:val="16"/>
                      <w:lang w:eastAsia="es-CO"/>
                    </w:rPr>
                    <w:t>Subdirección para la Adultez</w:t>
                  </w:r>
                </w:p>
              </w:tc>
            </w:tr>
            <w:tr w:rsidR="00414D77" w:rsidRPr="006145DB" w14:paraId="08AEEEEB" w14:textId="77777777" w:rsidTr="00777384">
              <w:trPr>
                <w:trHeight w:val="236"/>
              </w:trPr>
              <w:tc>
                <w:tcPr>
                  <w:tcW w:w="2864" w:type="dxa"/>
                  <w:tcBorders>
                    <w:bottom w:val="nil"/>
                  </w:tcBorders>
                  <w:vAlign w:val="center"/>
                </w:tcPr>
                <w:p w14:paraId="3FCE9BFB" w14:textId="77777777" w:rsidR="001C6D95" w:rsidRPr="006145DB" w:rsidRDefault="001C6D95" w:rsidP="005B435E">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que no tenga orden de captura vigente o casa por cárcel.</w:t>
                  </w:r>
                </w:p>
              </w:tc>
              <w:tc>
                <w:tcPr>
                  <w:tcW w:w="1694" w:type="dxa"/>
                  <w:tcBorders>
                    <w:bottom w:val="nil"/>
                  </w:tcBorders>
                  <w:vAlign w:val="center"/>
                </w:tcPr>
                <w:p w14:paraId="7442B04A"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 (JEMPS).</w:t>
                  </w:r>
                </w:p>
              </w:tc>
              <w:tc>
                <w:tcPr>
                  <w:tcW w:w="1134" w:type="dxa"/>
                  <w:tcBorders>
                    <w:bottom w:val="nil"/>
                  </w:tcBorders>
                  <w:vAlign w:val="center"/>
                </w:tcPr>
                <w:p w14:paraId="3D720B5B" w14:textId="77777777" w:rsidR="001C6D95" w:rsidRPr="006145DB" w:rsidRDefault="001C6D95" w:rsidP="005B435E">
                  <w:pPr>
                    <w:tabs>
                      <w:tab w:val="left" w:pos="709"/>
                    </w:tabs>
                    <w:contextualSpacing/>
                    <w:jc w:val="center"/>
                    <w:rPr>
                      <w:rFonts w:cs="Arial"/>
                      <w:sz w:val="16"/>
                      <w:szCs w:val="20"/>
                      <w:lang w:eastAsia="es-CO"/>
                    </w:rPr>
                  </w:pPr>
                  <w:r w:rsidRPr="006145DB">
                    <w:rPr>
                      <w:rFonts w:cs="Arial"/>
                      <w:sz w:val="16"/>
                      <w:szCs w:val="20"/>
                      <w:lang w:eastAsia="es-CO"/>
                    </w:rPr>
                    <w:t>Consulta individual a demanda</w:t>
                  </w:r>
                </w:p>
              </w:tc>
              <w:tc>
                <w:tcPr>
                  <w:tcW w:w="1559" w:type="dxa"/>
                  <w:tcBorders>
                    <w:bottom w:val="nil"/>
                  </w:tcBorders>
                  <w:vAlign w:val="center"/>
                </w:tcPr>
                <w:p w14:paraId="5B2A814B"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sz w:val="16"/>
                      <w:szCs w:val="16"/>
                      <w:lang w:eastAsia="es-CO"/>
                    </w:rPr>
                    <w:t>Ministerio de Justicia y del derecho – Consejo Superior de la Judicatura. </w:t>
                  </w:r>
                </w:p>
              </w:tc>
            </w:tr>
          </w:tbl>
          <w:p w14:paraId="3A106A97" w14:textId="77777777" w:rsidR="001C6D95" w:rsidRPr="006145DB" w:rsidRDefault="001C6D95" w:rsidP="005B435E">
            <w:pPr>
              <w:pStyle w:val="Textoindependiente"/>
              <w:spacing w:line="240" w:lineRule="auto"/>
              <w:ind w:right="112"/>
              <w:jc w:val="both"/>
              <w:rPr>
                <w:rFonts w:cs="Arial"/>
                <w:bCs/>
                <w:lang w:eastAsia="es-CO"/>
              </w:rPr>
            </w:pPr>
          </w:p>
        </w:tc>
      </w:tr>
      <w:tr w:rsidR="001C6D95" w:rsidRPr="006145DB" w14:paraId="3D4CC363" w14:textId="77777777" w:rsidTr="00DF21A3">
        <w:trPr>
          <w:trHeight w:val="20"/>
          <w:jc w:val="center"/>
        </w:trPr>
        <w:tc>
          <w:tcPr>
            <w:tcW w:w="1980" w:type="dxa"/>
            <w:shd w:val="clear" w:color="auto" w:fill="FFFFFF" w:themeFill="background1"/>
            <w:vAlign w:val="center"/>
          </w:tcPr>
          <w:p w14:paraId="02D9920B" w14:textId="77777777" w:rsidR="001C6D95" w:rsidRPr="006145DB" w:rsidRDefault="001C6D95" w:rsidP="00C405AF">
            <w:pPr>
              <w:spacing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15" w:type="dxa"/>
            <w:shd w:val="clear" w:color="auto" w:fill="FFFFFF" w:themeFill="background1"/>
            <w:vAlign w:val="center"/>
          </w:tcPr>
          <w:tbl>
            <w:tblPr>
              <w:tblStyle w:val="Tablaconcuadrcula"/>
              <w:tblW w:w="7251" w:type="dxa"/>
              <w:tblLayout w:type="fixed"/>
              <w:tblLook w:val="04A0" w:firstRow="1" w:lastRow="0" w:firstColumn="1" w:lastColumn="0" w:noHBand="0" w:noVBand="1"/>
            </w:tblPr>
            <w:tblGrid>
              <w:gridCol w:w="2864"/>
              <w:gridCol w:w="1694"/>
              <w:gridCol w:w="1134"/>
              <w:gridCol w:w="1559"/>
            </w:tblGrid>
            <w:tr w:rsidR="00414D77" w:rsidRPr="006145DB" w14:paraId="3511E2A5" w14:textId="77777777" w:rsidTr="00777384">
              <w:trPr>
                <w:trHeight w:val="392"/>
              </w:trPr>
              <w:tc>
                <w:tcPr>
                  <w:tcW w:w="2864" w:type="dxa"/>
                  <w:tcBorders>
                    <w:top w:val="nil"/>
                    <w:bottom w:val="single" w:sz="4" w:space="0" w:color="auto"/>
                  </w:tcBorders>
                  <w:vAlign w:val="center"/>
                </w:tcPr>
                <w:p w14:paraId="6FC46232"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694" w:type="dxa"/>
                  <w:tcBorders>
                    <w:top w:val="nil"/>
                    <w:bottom w:val="single" w:sz="4" w:space="0" w:color="auto"/>
                  </w:tcBorders>
                  <w:vAlign w:val="center"/>
                </w:tcPr>
                <w:p w14:paraId="5BF80CD4"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auto"/>
                  </w:tcBorders>
                  <w:vAlign w:val="center"/>
                </w:tcPr>
                <w:p w14:paraId="56110ABD"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nil"/>
                    <w:bottom w:val="single" w:sz="4" w:space="0" w:color="auto"/>
                  </w:tcBorders>
                  <w:vAlign w:val="center"/>
                </w:tcPr>
                <w:p w14:paraId="66D5D9D0"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414D77" w:rsidRPr="006145DB" w14:paraId="50398A11" w14:textId="77777777" w:rsidTr="00C405AF">
              <w:trPr>
                <w:trHeight w:val="251"/>
              </w:trPr>
              <w:tc>
                <w:tcPr>
                  <w:tcW w:w="2864" w:type="dxa"/>
                  <w:tcBorders>
                    <w:bottom w:val="single" w:sz="4" w:space="0" w:color="auto"/>
                  </w:tcBorders>
                  <w:vAlign w:val="center"/>
                </w:tcPr>
                <w:p w14:paraId="0A30A4DE" w14:textId="77777777" w:rsidR="001C6D95" w:rsidRPr="006145DB" w:rsidRDefault="001C6D95" w:rsidP="005B435E">
                  <w:pPr>
                    <w:tabs>
                      <w:tab w:val="left" w:pos="709"/>
                    </w:tabs>
                    <w:contextualSpacing/>
                    <w:jc w:val="both"/>
                    <w:rPr>
                      <w:rFonts w:cs="Arial"/>
                      <w:sz w:val="20"/>
                      <w:szCs w:val="20"/>
                      <w:lang w:eastAsia="es-CO"/>
                    </w:rPr>
                  </w:pPr>
                  <w:r w:rsidRPr="006145DB">
                    <w:rPr>
                      <w:rFonts w:cs="Arial"/>
                      <w:sz w:val="16"/>
                      <w:szCs w:val="16"/>
                      <w:lang w:eastAsia="es-CO"/>
                    </w:rPr>
                    <w:t>Retiro voluntario manifestado libre y expresamente por escrito.</w:t>
                  </w:r>
                </w:p>
              </w:tc>
              <w:tc>
                <w:tcPr>
                  <w:tcW w:w="1694" w:type="dxa"/>
                  <w:tcBorders>
                    <w:bottom w:val="single" w:sz="4" w:space="0" w:color="auto"/>
                  </w:tcBorders>
                  <w:vAlign w:val="center"/>
                </w:tcPr>
                <w:p w14:paraId="073192B9" w14:textId="77777777" w:rsidR="001C6D95" w:rsidRPr="006145DB" w:rsidRDefault="001C6D95" w:rsidP="005B435E">
                  <w:pPr>
                    <w:tabs>
                      <w:tab w:val="left" w:pos="709"/>
                    </w:tabs>
                    <w:contextualSpacing/>
                    <w:jc w:val="center"/>
                    <w:rPr>
                      <w:rFonts w:cs="Arial"/>
                      <w:sz w:val="16"/>
                      <w:szCs w:val="16"/>
                    </w:rPr>
                  </w:pPr>
                  <w:r w:rsidRPr="006145DB">
                    <w:rPr>
                      <w:rFonts w:cs="Arial"/>
                      <w:sz w:val="16"/>
                      <w:szCs w:val="16"/>
                    </w:rPr>
                    <w:t>Verificación en campo / Solicitud Ciudadana</w:t>
                  </w:r>
                </w:p>
              </w:tc>
              <w:tc>
                <w:tcPr>
                  <w:tcW w:w="1134" w:type="dxa"/>
                  <w:tcBorders>
                    <w:bottom w:val="single" w:sz="4" w:space="0" w:color="auto"/>
                  </w:tcBorders>
                  <w:vAlign w:val="center"/>
                </w:tcPr>
                <w:p w14:paraId="13D66DEB" w14:textId="77777777" w:rsidR="001C6D95" w:rsidRPr="006145DB" w:rsidRDefault="001C6D95"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24439861" w14:textId="77777777" w:rsidR="001C6D95" w:rsidRPr="006145DB" w:rsidRDefault="001C6D95" w:rsidP="005B435E">
                  <w:pPr>
                    <w:tabs>
                      <w:tab w:val="left" w:pos="709"/>
                    </w:tabs>
                    <w:contextualSpacing/>
                    <w:jc w:val="center"/>
                    <w:rPr>
                      <w:rFonts w:cs="Arial"/>
                      <w:sz w:val="20"/>
                      <w:szCs w:val="20"/>
                      <w:lang w:eastAsia="es-CO"/>
                    </w:rPr>
                  </w:pPr>
                  <w:r w:rsidRPr="006145DB">
                    <w:rPr>
                      <w:rFonts w:cs="Arial"/>
                      <w:sz w:val="16"/>
                      <w:szCs w:val="16"/>
                    </w:rPr>
                    <w:t>Subdirección para la adultez</w:t>
                  </w:r>
                </w:p>
              </w:tc>
            </w:tr>
            <w:tr w:rsidR="00414D77" w:rsidRPr="006145DB" w14:paraId="397DE2C2" w14:textId="77777777" w:rsidTr="00F73EAA">
              <w:trPr>
                <w:trHeight w:val="855"/>
              </w:trPr>
              <w:tc>
                <w:tcPr>
                  <w:tcW w:w="2864" w:type="dxa"/>
                  <w:tcBorders>
                    <w:top w:val="single" w:sz="4" w:space="0" w:color="auto"/>
                    <w:bottom w:val="nil"/>
                  </w:tcBorders>
                  <w:vAlign w:val="center"/>
                </w:tcPr>
                <w:p w14:paraId="4A729D4B" w14:textId="77777777" w:rsidR="001C6D95" w:rsidRPr="006145DB" w:rsidRDefault="001C6D95" w:rsidP="005B435E">
                  <w:pPr>
                    <w:jc w:val="both"/>
                    <w:rPr>
                      <w:rFonts w:cs="Arial"/>
                      <w:sz w:val="16"/>
                      <w:szCs w:val="16"/>
                    </w:rPr>
                  </w:pPr>
                  <w:r w:rsidRPr="006145DB">
                    <w:rPr>
                      <w:rFonts w:cs="Arial"/>
                      <w:sz w:val="16"/>
                      <w:szCs w:val="16"/>
                    </w:rPr>
                    <w:t>Inconsistencia en la información aportada y que derive en el incumplimiento de criterios de ingreso.</w:t>
                  </w:r>
                </w:p>
              </w:tc>
              <w:tc>
                <w:tcPr>
                  <w:tcW w:w="1694" w:type="dxa"/>
                  <w:tcBorders>
                    <w:top w:val="single" w:sz="4" w:space="0" w:color="auto"/>
                    <w:bottom w:val="nil"/>
                  </w:tcBorders>
                  <w:vAlign w:val="center"/>
                </w:tcPr>
                <w:p w14:paraId="2A092E66"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 xml:space="preserve">Verificación en campo </w:t>
                  </w:r>
                </w:p>
              </w:tc>
              <w:tc>
                <w:tcPr>
                  <w:tcW w:w="1134" w:type="dxa"/>
                  <w:tcBorders>
                    <w:top w:val="single" w:sz="4" w:space="0" w:color="auto"/>
                    <w:bottom w:val="nil"/>
                  </w:tcBorders>
                  <w:vAlign w:val="center"/>
                </w:tcPr>
                <w:p w14:paraId="3D45C4F7"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top w:val="single" w:sz="4" w:space="0" w:color="auto"/>
                    <w:bottom w:val="nil"/>
                  </w:tcBorders>
                  <w:vAlign w:val="center"/>
                </w:tcPr>
                <w:p w14:paraId="38A1FD44"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rPr>
                    <w:t>Subdirección para la adultez</w:t>
                  </w:r>
                </w:p>
              </w:tc>
            </w:tr>
            <w:tr w:rsidR="00414D77" w:rsidRPr="006145DB" w14:paraId="0FCFF5A6" w14:textId="77777777" w:rsidTr="00F73EAA">
              <w:trPr>
                <w:trHeight w:val="791"/>
              </w:trPr>
              <w:tc>
                <w:tcPr>
                  <w:tcW w:w="2864" w:type="dxa"/>
                  <w:tcBorders>
                    <w:top w:val="nil"/>
                  </w:tcBorders>
                  <w:vAlign w:val="center"/>
                </w:tcPr>
                <w:p w14:paraId="2D710A23" w14:textId="7182FB49" w:rsidR="001C6D95" w:rsidRPr="006145DB" w:rsidRDefault="001C6D95" w:rsidP="005B435E">
                  <w:pPr>
                    <w:jc w:val="both"/>
                    <w:rPr>
                      <w:rFonts w:cs="Arial"/>
                      <w:sz w:val="16"/>
                      <w:szCs w:val="16"/>
                    </w:rPr>
                  </w:pPr>
                  <w:r w:rsidRPr="006145DB">
                    <w:rPr>
                      <w:rFonts w:cs="Arial"/>
                      <w:sz w:val="16"/>
                      <w:szCs w:val="16"/>
                      <w:lang w:eastAsia="es-CO"/>
                    </w:rPr>
                    <w:t>Persona con orden de captura vigente o casa por cárcel.</w:t>
                  </w:r>
                </w:p>
              </w:tc>
              <w:tc>
                <w:tcPr>
                  <w:tcW w:w="1694" w:type="dxa"/>
                  <w:tcBorders>
                    <w:top w:val="nil"/>
                  </w:tcBorders>
                  <w:vAlign w:val="center"/>
                </w:tcPr>
                <w:p w14:paraId="649EBC80"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 (JEMPS). </w:t>
                  </w:r>
                </w:p>
              </w:tc>
              <w:tc>
                <w:tcPr>
                  <w:tcW w:w="1134" w:type="dxa"/>
                  <w:tcBorders>
                    <w:top w:val="nil"/>
                  </w:tcBorders>
                  <w:vAlign w:val="center"/>
                </w:tcPr>
                <w:p w14:paraId="38B267E5" w14:textId="77777777" w:rsidR="001C6D95" w:rsidRPr="006145DB" w:rsidRDefault="001C6D95" w:rsidP="005B435E">
                  <w:pPr>
                    <w:tabs>
                      <w:tab w:val="left" w:pos="709"/>
                    </w:tabs>
                    <w:contextualSpacing/>
                    <w:jc w:val="center"/>
                    <w:textAlignment w:val="baseline"/>
                    <w:rPr>
                      <w:rFonts w:cs="Arial"/>
                      <w:sz w:val="16"/>
                      <w:szCs w:val="16"/>
                    </w:rPr>
                  </w:pPr>
                  <w:r w:rsidRPr="006145DB">
                    <w:rPr>
                      <w:rFonts w:cs="Arial"/>
                      <w:sz w:val="16"/>
                      <w:szCs w:val="16"/>
                    </w:rPr>
                    <w:t>Consulta individual a demanda</w:t>
                  </w:r>
                </w:p>
              </w:tc>
              <w:tc>
                <w:tcPr>
                  <w:tcW w:w="1559" w:type="dxa"/>
                  <w:tcBorders>
                    <w:top w:val="nil"/>
                  </w:tcBorders>
                  <w:vAlign w:val="center"/>
                </w:tcPr>
                <w:p w14:paraId="2F489D86"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Ministerio de Justicia y del derecho – Consejo Superior de la Judicatura. </w:t>
                  </w:r>
                </w:p>
              </w:tc>
            </w:tr>
            <w:tr w:rsidR="00414D77" w:rsidRPr="006145DB" w14:paraId="2A133E79" w14:textId="77777777" w:rsidTr="00777384">
              <w:trPr>
                <w:trHeight w:val="501"/>
              </w:trPr>
              <w:tc>
                <w:tcPr>
                  <w:tcW w:w="2864" w:type="dxa"/>
                  <w:vMerge w:val="restart"/>
                  <w:vAlign w:val="center"/>
                </w:tcPr>
                <w:p w14:paraId="380F9E39" w14:textId="77777777" w:rsidR="001C6D95" w:rsidRPr="006145DB" w:rsidRDefault="001C6D95" w:rsidP="005B435E">
                  <w:pPr>
                    <w:tabs>
                      <w:tab w:val="left" w:pos="709"/>
                    </w:tabs>
                    <w:contextualSpacing/>
                    <w:jc w:val="both"/>
                    <w:rPr>
                      <w:rFonts w:cs="Arial"/>
                      <w:sz w:val="20"/>
                      <w:szCs w:val="20"/>
                      <w:lang w:eastAsia="es-CO"/>
                    </w:rPr>
                  </w:pPr>
                  <w:r w:rsidRPr="006145DB">
                    <w:rPr>
                      <w:rFonts w:cs="Arial"/>
                      <w:sz w:val="16"/>
                      <w:szCs w:val="16"/>
                      <w:lang w:eastAsia="es-CO"/>
                    </w:rPr>
                    <w:t>Fallecimiento.</w:t>
                  </w:r>
                </w:p>
              </w:tc>
              <w:tc>
                <w:tcPr>
                  <w:tcW w:w="1694" w:type="dxa"/>
                  <w:tcBorders>
                    <w:bottom w:val="single" w:sz="4" w:space="0" w:color="auto"/>
                  </w:tcBorders>
                  <w:vAlign w:val="center"/>
                </w:tcPr>
                <w:p w14:paraId="4A35BE08" w14:textId="77777777" w:rsidR="001C6D95" w:rsidRPr="006145DB" w:rsidRDefault="001C6D95" w:rsidP="005B435E">
                  <w:pPr>
                    <w:tabs>
                      <w:tab w:val="left" w:pos="709"/>
                    </w:tabs>
                    <w:contextualSpacing/>
                    <w:jc w:val="center"/>
                    <w:rPr>
                      <w:rFonts w:cs="Arial"/>
                      <w:sz w:val="20"/>
                      <w:szCs w:val="20"/>
                      <w:lang w:eastAsia="es-CO"/>
                    </w:rPr>
                  </w:pPr>
                  <w:r w:rsidRPr="006145DB">
                    <w:rPr>
                      <w:rFonts w:cs="Arial"/>
                      <w:sz w:val="16"/>
                      <w:szCs w:val="16"/>
                      <w:lang w:eastAsia="es-CO"/>
                    </w:rPr>
                    <w:t>Registro Social de Hogares</w:t>
                  </w:r>
                </w:p>
              </w:tc>
              <w:tc>
                <w:tcPr>
                  <w:tcW w:w="1134" w:type="dxa"/>
                  <w:tcBorders>
                    <w:bottom w:val="single" w:sz="4" w:space="0" w:color="auto"/>
                  </w:tcBorders>
                  <w:vAlign w:val="center"/>
                </w:tcPr>
                <w:p w14:paraId="0AC82422" w14:textId="77777777" w:rsidR="001C6D95" w:rsidRPr="006145DB" w:rsidRDefault="001C6D95" w:rsidP="005B435E">
                  <w:pPr>
                    <w:tabs>
                      <w:tab w:val="left" w:pos="709"/>
                    </w:tabs>
                    <w:contextualSpacing/>
                    <w:jc w:val="center"/>
                    <w:rPr>
                      <w:rFonts w:cs="Arial"/>
                      <w:bCs/>
                      <w:sz w:val="20"/>
                      <w:szCs w:val="20"/>
                      <w:lang w:eastAsia="es-CO"/>
                    </w:rPr>
                  </w:pPr>
                  <w:r w:rsidRPr="006145DB">
                    <w:rPr>
                      <w:rFonts w:cs="Arial"/>
                      <w:bCs/>
                      <w:sz w:val="16"/>
                      <w:szCs w:val="16"/>
                      <w:lang w:eastAsia="es-CO"/>
                    </w:rPr>
                    <w:t>Mensual (Mes Vencido)</w:t>
                  </w:r>
                </w:p>
              </w:tc>
              <w:tc>
                <w:tcPr>
                  <w:tcW w:w="1559" w:type="dxa"/>
                  <w:tcBorders>
                    <w:bottom w:val="single" w:sz="4" w:space="0" w:color="auto"/>
                  </w:tcBorders>
                  <w:vAlign w:val="center"/>
                </w:tcPr>
                <w:p w14:paraId="3B1EDD0E"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 de Planeación - SDP</w:t>
                  </w:r>
                </w:p>
              </w:tc>
            </w:tr>
            <w:tr w:rsidR="00414D77" w:rsidRPr="006145DB" w14:paraId="76D75E3B" w14:textId="77777777" w:rsidTr="00777384">
              <w:trPr>
                <w:trHeight w:val="501"/>
              </w:trPr>
              <w:tc>
                <w:tcPr>
                  <w:tcW w:w="2864" w:type="dxa"/>
                  <w:vMerge/>
                  <w:vAlign w:val="center"/>
                </w:tcPr>
                <w:p w14:paraId="3F50805F" w14:textId="77777777" w:rsidR="001C6D95" w:rsidRPr="006145DB" w:rsidRDefault="001C6D95" w:rsidP="005B435E">
                  <w:pPr>
                    <w:tabs>
                      <w:tab w:val="left" w:pos="709"/>
                    </w:tabs>
                    <w:contextualSpacing/>
                    <w:jc w:val="both"/>
                    <w:rPr>
                      <w:rFonts w:cs="Arial"/>
                      <w:sz w:val="16"/>
                      <w:szCs w:val="16"/>
                      <w:lang w:eastAsia="es-CO"/>
                    </w:rPr>
                  </w:pPr>
                </w:p>
              </w:tc>
              <w:tc>
                <w:tcPr>
                  <w:tcW w:w="1694" w:type="dxa"/>
                  <w:tcBorders>
                    <w:bottom w:val="single" w:sz="4" w:space="0" w:color="auto"/>
                  </w:tcBorders>
                  <w:vAlign w:val="center"/>
                </w:tcPr>
                <w:p w14:paraId="0E59A33E"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Fe de supervivencia (ANI - RCD)</w:t>
                  </w:r>
                </w:p>
              </w:tc>
              <w:tc>
                <w:tcPr>
                  <w:tcW w:w="1134" w:type="dxa"/>
                  <w:tcBorders>
                    <w:bottom w:val="single" w:sz="4" w:space="0" w:color="auto"/>
                  </w:tcBorders>
                  <w:vAlign w:val="center"/>
                </w:tcPr>
                <w:p w14:paraId="1FD83620"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559" w:type="dxa"/>
                  <w:tcBorders>
                    <w:bottom w:val="single" w:sz="4" w:space="0" w:color="auto"/>
                  </w:tcBorders>
                  <w:vAlign w:val="center"/>
                </w:tcPr>
                <w:p w14:paraId="44A130BB"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bCs/>
                      <w:sz w:val="16"/>
                      <w:szCs w:val="16"/>
                      <w:lang w:eastAsia="es-CO"/>
                    </w:rPr>
                    <w:t>Ministerio de Salud y Protección Social</w:t>
                  </w:r>
                </w:p>
              </w:tc>
            </w:tr>
            <w:tr w:rsidR="00414D77" w:rsidRPr="006145DB" w14:paraId="183EF875" w14:textId="77777777" w:rsidTr="00777384">
              <w:trPr>
                <w:trHeight w:val="501"/>
              </w:trPr>
              <w:tc>
                <w:tcPr>
                  <w:tcW w:w="2864" w:type="dxa"/>
                  <w:vMerge/>
                  <w:vAlign w:val="center"/>
                </w:tcPr>
                <w:p w14:paraId="3F46F7A4" w14:textId="77777777" w:rsidR="001C6D95" w:rsidRPr="006145DB" w:rsidRDefault="001C6D95" w:rsidP="005B435E">
                  <w:pPr>
                    <w:tabs>
                      <w:tab w:val="left" w:pos="709"/>
                    </w:tabs>
                    <w:contextualSpacing/>
                    <w:jc w:val="both"/>
                    <w:rPr>
                      <w:rFonts w:cs="Arial"/>
                      <w:sz w:val="16"/>
                      <w:szCs w:val="16"/>
                      <w:lang w:eastAsia="es-CO"/>
                    </w:rPr>
                  </w:pPr>
                </w:p>
              </w:tc>
              <w:tc>
                <w:tcPr>
                  <w:tcW w:w="1694" w:type="dxa"/>
                  <w:tcBorders>
                    <w:bottom w:val="single" w:sz="4" w:space="0" w:color="auto"/>
                  </w:tcBorders>
                  <w:vAlign w:val="center"/>
                </w:tcPr>
                <w:p w14:paraId="2097324F"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Fallecidos (Inhumados)</w:t>
                  </w:r>
                </w:p>
              </w:tc>
              <w:tc>
                <w:tcPr>
                  <w:tcW w:w="1134" w:type="dxa"/>
                  <w:tcBorders>
                    <w:bottom w:val="single" w:sz="4" w:space="0" w:color="auto"/>
                  </w:tcBorders>
                  <w:vAlign w:val="center"/>
                </w:tcPr>
                <w:p w14:paraId="6371D178"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bCs/>
                      <w:sz w:val="16"/>
                      <w:szCs w:val="16"/>
                      <w:lang w:eastAsia="es-CO"/>
                    </w:rPr>
                    <w:t>Mensual (Mes Vencido)</w:t>
                  </w:r>
                </w:p>
              </w:tc>
              <w:tc>
                <w:tcPr>
                  <w:tcW w:w="1559" w:type="dxa"/>
                  <w:tcBorders>
                    <w:bottom w:val="single" w:sz="4" w:space="0" w:color="auto"/>
                  </w:tcBorders>
                  <w:vAlign w:val="center"/>
                </w:tcPr>
                <w:p w14:paraId="207DE175"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Salud.</w:t>
                  </w:r>
                </w:p>
              </w:tc>
            </w:tr>
            <w:tr w:rsidR="00414D77" w:rsidRPr="006145DB" w14:paraId="094EF509" w14:textId="77777777" w:rsidTr="00777384">
              <w:trPr>
                <w:trHeight w:val="419"/>
              </w:trPr>
              <w:tc>
                <w:tcPr>
                  <w:tcW w:w="2864" w:type="dxa"/>
                  <w:tcBorders>
                    <w:bottom w:val="single" w:sz="4" w:space="0" w:color="auto"/>
                  </w:tcBorders>
                  <w:vAlign w:val="center"/>
                </w:tcPr>
                <w:p w14:paraId="42CE67C3" w14:textId="77777777" w:rsidR="001C6D95" w:rsidRPr="006145DB" w:rsidRDefault="001C6D95" w:rsidP="005B435E">
                  <w:pPr>
                    <w:tabs>
                      <w:tab w:val="left" w:pos="709"/>
                    </w:tabs>
                    <w:contextualSpacing/>
                    <w:jc w:val="both"/>
                    <w:rPr>
                      <w:rFonts w:cs="Arial"/>
                      <w:sz w:val="16"/>
                      <w:szCs w:val="16"/>
                    </w:rPr>
                  </w:pPr>
                  <w:r w:rsidRPr="006145DB">
                    <w:rPr>
                      <w:rFonts w:cs="Arial"/>
                      <w:sz w:val="16"/>
                      <w:szCs w:val="16"/>
                    </w:rPr>
                    <w:t xml:space="preserve">Incurrir en faltas gravísimas establecidas en el Acuerdo de Corresponsabilidad después de realizar el debido proceso. </w:t>
                  </w:r>
                </w:p>
              </w:tc>
              <w:tc>
                <w:tcPr>
                  <w:tcW w:w="1694" w:type="dxa"/>
                  <w:tcBorders>
                    <w:bottom w:val="single" w:sz="4" w:space="0" w:color="auto"/>
                  </w:tcBorders>
                  <w:vAlign w:val="center"/>
                </w:tcPr>
                <w:p w14:paraId="036F73B8" w14:textId="77777777" w:rsidR="001C6D95" w:rsidRPr="006145DB" w:rsidRDefault="001C6D95" w:rsidP="005B435E">
                  <w:pPr>
                    <w:tabs>
                      <w:tab w:val="left" w:pos="709"/>
                    </w:tabs>
                    <w:contextualSpacing/>
                    <w:jc w:val="center"/>
                    <w:rPr>
                      <w:rFonts w:cs="Arial"/>
                      <w:sz w:val="20"/>
                      <w:szCs w:val="20"/>
                      <w:lang w:eastAsia="es-CO"/>
                    </w:rPr>
                  </w:pPr>
                  <w:r w:rsidRPr="006145DB">
                    <w:rPr>
                      <w:rFonts w:cs="Arial"/>
                      <w:sz w:val="16"/>
                      <w:szCs w:val="16"/>
                      <w:lang w:eastAsia="es-CO"/>
                    </w:rPr>
                    <w:t>Verificación en campo</w:t>
                  </w:r>
                </w:p>
              </w:tc>
              <w:tc>
                <w:tcPr>
                  <w:tcW w:w="1134" w:type="dxa"/>
                  <w:tcBorders>
                    <w:bottom w:val="single" w:sz="4" w:space="0" w:color="auto"/>
                  </w:tcBorders>
                  <w:vAlign w:val="center"/>
                </w:tcPr>
                <w:p w14:paraId="65B6FF15" w14:textId="77777777" w:rsidR="001C6D95" w:rsidRPr="006145DB" w:rsidRDefault="001C6D95" w:rsidP="005B435E">
                  <w:pPr>
                    <w:tabs>
                      <w:tab w:val="left" w:pos="709"/>
                    </w:tabs>
                    <w:contextualSpacing/>
                    <w:jc w:val="center"/>
                    <w:rPr>
                      <w:rFonts w:cs="Arial"/>
                      <w:bCs/>
                      <w:sz w:val="20"/>
                      <w:szCs w:val="20"/>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3864AD09" w14:textId="77777777" w:rsidR="001C6D95" w:rsidRPr="006145DB" w:rsidRDefault="001C6D95" w:rsidP="005B435E">
                  <w:pPr>
                    <w:tabs>
                      <w:tab w:val="left" w:pos="709"/>
                    </w:tabs>
                    <w:contextualSpacing/>
                    <w:jc w:val="center"/>
                    <w:rPr>
                      <w:rFonts w:cs="Arial"/>
                      <w:bCs/>
                      <w:sz w:val="20"/>
                      <w:szCs w:val="20"/>
                      <w:lang w:eastAsia="es-CO"/>
                    </w:rPr>
                  </w:pPr>
                  <w:r w:rsidRPr="006145DB">
                    <w:rPr>
                      <w:rFonts w:cs="Arial"/>
                      <w:sz w:val="16"/>
                      <w:szCs w:val="16"/>
                    </w:rPr>
                    <w:t>Subdirección para la adultez</w:t>
                  </w:r>
                </w:p>
              </w:tc>
            </w:tr>
            <w:tr w:rsidR="00414D77" w:rsidRPr="006145DB" w14:paraId="446E3BBE" w14:textId="77777777" w:rsidTr="00777384">
              <w:trPr>
                <w:trHeight w:val="419"/>
              </w:trPr>
              <w:tc>
                <w:tcPr>
                  <w:tcW w:w="2864" w:type="dxa"/>
                  <w:tcBorders>
                    <w:bottom w:val="nil"/>
                  </w:tcBorders>
                  <w:vAlign w:val="center"/>
                </w:tcPr>
                <w:p w14:paraId="351B07AD" w14:textId="77777777" w:rsidR="001C6D95" w:rsidRPr="006145DB" w:rsidRDefault="001C6D95" w:rsidP="005B435E">
                  <w:pPr>
                    <w:tabs>
                      <w:tab w:val="left" w:pos="709"/>
                    </w:tabs>
                    <w:contextualSpacing/>
                    <w:jc w:val="both"/>
                    <w:rPr>
                      <w:rFonts w:cs="Arial"/>
                      <w:sz w:val="16"/>
                      <w:szCs w:val="16"/>
                    </w:rPr>
                  </w:pPr>
                  <w:r w:rsidRPr="006145DB">
                    <w:rPr>
                      <w:rFonts w:cs="Arial"/>
                      <w:sz w:val="16"/>
                      <w:szCs w:val="16"/>
                    </w:rPr>
                    <w:t>Finalización por tiempo de atención establecido</w:t>
                  </w:r>
                </w:p>
              </w:tc>
              <w:tc>
                <w:tcPr>
                  <w:tcW w:w="1694" w:type="dxa"/>
                  <w:tcBorders>
                    <w:bottom w:val="nil"/>
                  </w:tcBorders>
                  <w:vAlign w:val="center"/>
                </w:tcPr>
                <w:p w14:paraId="69025488" w14:textId="77777777" w:rsidR="001C6D95" w:rsidRPr="006145DB" w:rsidRDefault="001C6D9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nil"/>
                  </w:tcBorders>
                  <w:vAlign w:val="center"/>
                </w:tcPr>
                <w:p w14:paraId="1971D9B3" w14:textId="77777777" w:rsidR="001C6D95" w:rsidRPr="006145DB" w:rsidRDefault="001C6D9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559" w:type="dxa"/>
                  <w:tcBorders>
                    <w:bottom w:val="nil"/>
                  </w:tcBorders>
                  <w:vAlign w:val="center"/>
                </w:tcPr>
                <w:p w14:paraId="3FB957E8" w14:textId="77777777" w:rsidR="001C6D95" w:rsidRPr="006145DB" w:rsidRDefault="001C6D95" w:rsidP="005B435E">
                  <w:pPr>
                    <w:tabs>
                      <w:tab w:val="left" w:pos="709"/>
                    </w:tabs>
                    <w:contextualSpacing/>
                    <w:jc w:val="center"/>
                    <w:rPr>
                      <w:rFonts w:cs="Arial"/>
                      <w:sz w:val="16"/>
                      <w:szCs w:val="16"/>
                    </w:rPr>
                  </w:pPr>
                  <w:r w:rsidRPr="006145DB">
                    <w:rPr>
                      <w:rFonts w:cs="Arial"/>
                      <w:sz w:val="16"/>
                      <w:szCs w:val="16"/>
                    </w:rPr>
                    <w:t>Subdirección para la adultez</w:t>
                  </w:r>
                </w:p>
              </w:tc>
            </w:tr>
          </w:tbl>
          <w:p w14:paraId="53F6C768" w14:textId="77777777" w:rsidR="001C6D95" w:rsidRPr="006145DB" w:rsidRDefault="001C6D95" w:rsidP="005B435E">
            <w:pPr>
              <w:tabs>
                <w:tab w:val="left" w:pos="709"/>
              </w:tabs>
              <w:spacing w:line="240" w:lineRule="auto"/>
              <w:contextualSpacing/>
              <w:jc w:val="both"/>
              <w:rPr>
                <w:rFonts w:cs="Arial"/>
                <w:bCs/>
                <w:sz w:val="20"/>
                <w:szCs w:val="20"/>
                <w:lang w:eastAsia="es-CO"/>
              </w:rPr>
            </w:pPr>
          </w:p>
        </w:tc>
      </w:tr>
      <w:tr w:rsidR="001C6D95" w:rsidRPr="006145DB" w14:paraId="5A25D262" w14:textId="77777777" w:rsidTr="00DF21A3">
        <w:trPr>
          <w:trHeight w:val="588"/>
          <w:jc w:val="center"/>
        </w:trPr>
        <w:tc>
          <w:tcPr>
            <w:tcW w:w="1980" w:type="dxa"/>
            <w:shd w:val="clear" w:color="auto" w:fill="FFFFFF" w:themeFill="background1"/>
            <w:vAlign w:val="center"/>
          </w:tcPr>
          <w:p w14:paraId="44F0884D" w14:textId="77777777" w:rsidR="001C6D95" w:rsidRPr="006145DB" w:rsidRDefault="001C6D95" w:rsidP="005B435E">
            <w:pPr>
              <w:spacing w:line="240" w:lineRule="auto"/>
              <w:contextualSpacing/>
              <w:jc w:val="both"/>
              <w:rPr>
                <w:rFonts w:cs="Arial"/>
                <w:bCs/>
                <w:sz w:val="20"/>
                <w:szCs w:val="20"/>
                <w:lang w:eastAsia="es-CO"/>
              </w:rPr>
            </w:pPr>
            <w:r w:rsidRPr="006145DB">
              <w:rPr>
                <w:rFonts w:cs="Arial"/>
                <w:bCs/>
                <w:sz w:val="20"/>
                <w:szCs w:val="20"/>
                <w:lang w:eastAsia="es-CO"/>
              </w:rPr>
              <w:t>Restricciones y fuentes de información</w:t>
            </w:r>
          </w:p>
        </w:tc>
        <w:tc>
          <w:tcPr>
            <w:tcW w:w="7415" w:type="dxa"/>
            <w:shd w:val="clear" w:color="auto" w:fill="FFFFFF" w:themeFill="background1"/>
            <w:vAlign w:val="center"/>
          </w:tcPr>
          <w:tbl>
            <w:tblPr>
              <w:tblW w:w="7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864"/>
              <w:gridCol w:w="1694"/>
              <w:gridCol w:w="1134"/>
              <w:gridCol w:w="1559"/>
            </w:tblGrid>
            <w:tr w:rsidR="00BD1296" w:rsidRPr="006145DB" w14:paraId="690943D8" w14:textId="77777777" w:rsidTr="00777384">
              <w:trPr>
                <w:trHeight w:val="373"/>
              </w:trPr>
              <w:tc>
                <w:tcPr>
                  <w:tcW w:w="2864" w:type="dxa"/>
                  <w:tcBorders>
                    <w:top w:val="nil"/>
                  </w:tcBorders>
                  <w:vAlign w:val="center"/>
                  <w:hideMark/>
                </w:tcPr>
                <w:p w14:paraId="5AA9DBEC" w14:textId="77777777" w:rsidR="001C6D95" w:rsidRPr="006145DB" w:rsidRDefault="001C6D95" w:rsidP="005B435E">
                  <w:pPr>
                    <w:spacing w:after="0" w:line="240" w:lineRule="auto"/>
                    <w:jc w:val="center"/>
                    <w:textAlignment w:val="baseline"/>
                    <w:rPr>
                      <w:rFonts w:cs="Arial"/>
                      <w:sz w:val="18"/>
                      <w:szCs w:val="18"/>
                      <w:lang w:eastAsia="es-CO"/>
                    </w:rPr>
                  </w:pPr>
                  <w:r w:rsidRPr="006145DB">
                    <w:rPr>
                      <w:rFonts w:cs="Arial"/>
                      <w:sz w:val="16"/>
                      <w:szCs w:val="16"/>
                      <w:lang w:eastAsia="es-CO"/>
                    </w:rPr>
                    <w:t>Restricciones</w:t>
                  </w:r>
                </w:p>
              </w:tc>
              <w:tc>
                <w:tcPr>
                  <w:tcW w:w="1694" w:type="dxa"/>
                  <w:tcBorders>
                    <w:top w:val="nil"/>
                  </w:tcBorders>
                  <w:vAlign w:val="center"/>
                  <w:hideMark/>
                </w:tcPr>
                <w:p w14:paraId="4166C06E" w14:textId="77777777" w:rsidR="001C6D95" w:rsidRPr="006145DB" w:rsidRDefault="001C6D95" w:rsidP="005B435E">
                  <w:pPr>
                    <w:spacing w:after="0" w:line="240" w:lineRule="auto"/>
                    <w:jc w:val="center"/>
                    <w:textAlignment w:val="baseline"/>
                    <w:rPr>
                      <w:rFonts w:cs="Arial"/>
                      <w:sz w:val="18"/>
                      <w:szCs w:val="18"/>
                      <w:lang w:eastAsia="es-CO"/>
                    </w:rPr>
                  </w:pPr>
                  <w:r w:rsidRPr="006145DB">
                    <w:rPr>
                      <w:rFonts w:cs="Arial"/>
                      <w:sz w:val="16"/>
                      <w:szCs w:val="16"/>
                      <w:lang w:eastAsia="es-CO"/>
                    </w:rPr>
                    <w:t>Fuente de Información</w:t>
                  </w:r>
                </w:p>
              </w:tc>
              <w:tc>
                <w:tcPr>
                  <w:tcW w:w="1134" w:type="dxa"/>
                  <w:tcBorders>
                    <w:top w:val="nil"/>
                  </w:tcBorders>
                  <w:vAlign w:val="center"/>
                  <w:hideMark/>
                </w:tcPr>
                <w:p w14:paraId="1DF111AE" w14:textId="77777777" w:rsidR="001C6D95" w:rsidRPr="006145DB" w:rsidRDefault="001C6D95" w:rsidP="005B435E">
                  <w:pPr>
                    <w:spacing w:after="0" w:line="240" w:lineRule="auto"/>
                    <w:jc w:val="center"/>
                    <w:textAlignment w:val="baseline"/>
                    <w:rPr>
                      <w:rFonts w:cs="Arial"/>
                      <w:sz w:val="18"/>
                      <w:szCs w:val="18"/>
                      <w:lang w:eastAsia="es-CO"/>
                    </w:rPr>
                  </w:pPr>
                  <w:r w:rsidRPr="006145DB">
                    <w:rPr>
                      <w:rFonts w:cs="Arial"/>
                      <w:sz w:val="16"/>
                      <w:szCs w:val="16"/>
                      <w:lang w:eastAsia="es-CO"/>
                    </w:rPr>
                    <w:t>Periodicidad</w:t>
                  </w:r>
                </w:p>
              </w:tc>
              <w:tc>
                <w:tcPr>
                  <w:tcW w:w="1559" w:type="dxa"/>
                  <w:tcBorders>
                    <w:top w:val="nil"/>
                  </w:tcBorders>
                  <w:vAlign w:val="center"/>
                  <w:hideMark/>
                </w:tcPr>
                <w:p w14:paraId="44401242" w14:textId="77777777" w:rsidR="001C6D95" w:rsidRPr="006145DB" w:rsidRDefault="001C6D95" w:rsidP="005B435E">
                  <w:pPr>
                    <w:spacing w:after="0" w:line="240" w:lineRule="auto"/>
                    <w:jc w:val="center"/>
                    <w:textAlignment w:val="baseline"/>
                    <w:rPr>
                      <w:rFonts w:cs="Arial"/>
                      <w:sz w:val="18"/>
                      <w:szCs w:val="18"/>
                      <w:lang w:eastAsia="es-CO"/>
                    </w:rPr>
                  </w:pPr>
                  <w:r w:rsidRPr="006145DB">
                    <w:rPr>
                      <w:rFonts w:cs="Arial"/>
                      <w:sz w:val="16"/>
                      <w:szCs w:val="16"/>
                      <w:lang w:eastAsia="es-CO"/>
                    </w:rPr>
                    <w:t>Administrador</w:t>
                  </w:r>
                </w:p>
              </w:tc>
            </w:tr>
            <w:tr w:rsidR="00BD1296" w:rsidRPr="006145DB" w14:paraId="4F95F366" w14:textId="77777777" w:rsidTr="00777384">
              <w:trPr>
                <w:trHeight w:val="373"/>
              </w:trPr>
              <w:tc>
                <w:tcPr>
                  <w:tcW w:w="2864" w:type="dxa"/>
                  <w:vAlign w:val="center"/>
                </w:tcPr>
                <w:p w14:paraId="237C9574" w14:textId="6CB7B4AB" w:rsidR="001C6D95" w:rsidRPr="006145DB" w:rsidRDefault="001C6D95" w:rsidP="005B435E">
                  <w:pPr>
                    <w:spacing w:after="0" w:line="240" w:lineRule="auto"/>
                    <w:jc w:val="both"/>
                    <w:textAlignment w:val="baseline"/>
                    <w:rPr>
                      <w:rFonts w:cs="Arial"/>
                      <w:sz w:val="16"/>
                      <w:szCs w:val="16"/>
                      <w:lang w:eastAsia="es-CO"/>
                    </w:rPr>
                  </w:pPr>
                  <w:r w:rsidRPr="006145DB">
                    <w:rPr>
                      <w:rFonts w:cs="Arial"/>
                      <w:sz w:val="16"/>
                      <w:szCs w:val="16"/>
                      <w:lang w:eastAsia="es-CO"/>
                    </w:rPr>
                    <w:t>Servicio de comunidad de vida para población habitante de calle</w:t>
                  </w:r>
                  <w:r w:rsidR="00BD1296" w:rsidRPr="006145DB">
                    <w:rPr>
                      <w:rFonts w:cs="Arial"/>
                      <w:sz w:val="16"/>
                      <w:szCs w:val="16"/>
                      <w:lang w:eastAsia="es-CO"/>
                    </w:rPr>
                    <w:t>.</w:t>
                  </w:r>
                </w:p>
              </w:tc>
              <w:tc>
                <w:tcPr>
                  <w:tcW w:w="1694" w:type="dxa"/>
                  <w:vAlign w:val="center"/>
                </w:tcPr>
                <w:p w14:paraId="7D7E50C3"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134" w:type="dxa"/>
                  <w:vAlign w:val="center"/>
                </w:tcPr>
                <w:p w14:paraId="71ED4FEF"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bCs/>
                      <w:sz w:val="16"/>
                      <w:szCs w:val="16"/>
                      <w:lang w:eastAsia="es-CO"/>
                    </w:rPr>
                    <w:t>Demanda</w:t>
                  </w:r>
                </w:p>
              </w:tc>
              <w:tc>
                <w:tcPr>
                  <w:tcW w:w="1559" w:type="dxa"/>
                  <w:vAlign w:val="center"/>
                </w:tcPr>
                <w:p w14:paraId="382070D8"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BD1296" w:rsidRPr="006145DB" w14:paraId="718EB84B" w14:textId="77777777" w:rsidTr="00777384">
              <w:trPr>
                <w:trHeight w:val="373"/>
              </w:trPr>
              <w:tc>
                <w:tcPr>
                  <w:tcW w:w="2864" w:type="dxa"/>
                  <w:vAlign w:val="center"/>
                </w:tcPr>
                <w:p w14:paraId="46A75D3B" w14:textId="0903AAAF" w:rsidR="001C6D95" w:rsidRPr="006145DB" w:rsidRDefault="001C6D95" w:rsidP="005B435E">
                  <w:pPr>
                    <w:spacing w:after="0" w:line="240" w:lineRule="auto"/>
                    <w:jc w:val="both"/>
                    <w:textAlignment w:val="baseline"/>
                    <w:rPr>
                      <w:rFonts w:cs="Arial"/>
                      <w:sz w:val="16"/>
                      <w:szCs w:val="16"/>
                      <w:lang w:eastAsia="es-CO"/>
                    </w:rPr>
                  </w:pPr>
                  <w:r w:rsidRPr="006145DB">
                    <w:rPr>
                      <w:rFonts w:cs="Arial"/>
                      <w:sz w:val="16"/>
                      <w:szCs w:val="16"/>
                      <w:lang w:eastAsia="es-CO"/>
                    </w:rPr>
                    <w:t>Servicio de atención y desarrollo de capacidades para mujeres habitantes de calle</w:t>
                  </w:r>
                  <w:r w:rsidR="00BD1296" w:rsidRPr="006145DB">
                    <w:rPr>
                      <w:rFonts w:cs="Arial"/>
                      <w:sz w:val="16"/>
                      <w:szCs w:val="16"/>
                      <w:lang w:eastAsia="es-CO"/>
                    </w:rPr>
                    <w:t>.</w:t>
                  </w:r>
                </w:p>
              </w:tc>
              <w:tc>
                <w:tcPr>
                  <w:tcW w:w="1694" w:type="dxa"/>
                  <w:vAlign w:val="center"/>
                </w:tcPr>
                <w:p w14:paraId="1DB07DB9"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134" w:type="dxa"/>
                  <w:vAlign w:val="center"/>
                </w:tcPr>
                <w:p w14:paraId="16D3DB28"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bCs/>
                      <w:sz w:val="16"/>
                      <w:szCs w:val="16"/>
                      <w:lang w:eastAsia="es-CO"/>
                    </w:rPr>
                    <w:t>Demanda</w:t>
                  </w:r>
                </w:p>
              </w:tc>
              <w:tc>
                <w:tcPr>
                  <w:tcW w:w="1559" w:type="dxa"/>
                  <w:vAlign w:val="center"/>
                </w:tcPr>
                <w:p w14:paraId="588B42CE"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BD1296" w:rsidRPr="006145DB" w14:paraId="61865559" w14:textId="77777777" w:rsidTr="00777384">
              <w:trPr>
                <w:trHeight w:val="373"/>
              </w:trPr>
              <w:tc>
                <w:tcPr>
                  <w:tcW w:w="2864" w:type="dxa"/>
                  <w:vAlign w:val="center"/>
                </w:tcPr>
                <w:p w14:paraId="0B40FED3" w14:textId="5E9AEDB2" w:rsidR="001C6D95" w:rsidRPr="006145DB" w:rsidRDefault="001C6D95" w:rsidP="005B435E">
                  <w:pPr>
                    <w:spacing w:after="0" w:line="240" w:lineRule="auto"/>
                    <w:jc w:val="both"/>
                    <w:textAlignment w:val="baseline"/>
                    <w:rPr>
                      <w:rFonts w:cs="Arial"/>
                      <w:sz w:val="16"/>
                      <w:szCs w:val="16"/>
                      <w:lang w:eastAsia="es-CO"/>
                    </w:rPr>
                  </w:pPr>
                  <w:r w:rsidRPr="006145DB">
                    <w:rPr>
                      <w:rFonts w:cs="Arial"/>
                      <w:sz w:val="16"/>
                      <w:szCs w:val="16"/>
                      <w:lang w:eastAsia="es-CO"/>
                    </w:rPr>
                    <w:t>Servicio de alta dependencia física, mental o cognitiva para población habitante de calle</w:t>
                  </w:r>
                  <w:r w:rsidR="00BD1296" w:rsidRPr="006145DB">
                    <w:rPr>
                      <w:rFonts w:cs="Arial"/>
                      <w:sz w:val="16"/>
                      <w:szCs w:val="16"/>
                      <w:lang w:eastAsia="es-CO"/>
                    </w:rPr>
                    <w:t>.</w:t>
                  </w:r>
                </w:p>
              </w:tc>
              <w:tc>
                <w:tcPr>
                  <w:tcW w:w="1694" w:type="dxa"/>
                  <w:vAlign w:val="center"/>
                </w:tcPr>
                <w:p w14:paraId="577C9594"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134" w:type="dxa"/>
                  <w:vAlign w:val="center"/>
                </w:tcPr>
                <w:p w14:paraId="6183400E"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bCs/>
                      <w:sz w:val="16"/>
                      <w:szCs w:val="16"/>
                      <w:lang w:eastAsia="es-CO"/>
                    </w:rPr>
                    <w:t>Demanda</w:t>
                  </w:r>
                </w:p>
              </w:tc>
              <w:tc>
                <w:tcPr>
                  <w:tcW w:w="1559" w:type="dxa"/>
                  <w:vAlign w:val="center"/>
                </w:tcPr>
                <w:p w14:paraId="033D4B81"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sz w:val="16"/>
                      <w:szCs w:val="16"/>
                      <w:lang w:eastAsia="es-CO"/>
                    </w:rPr>
                    <w:t>Secretaría Distrital de Integración Social</w:t>
                  </w:r>
                </w:p>
              </w:tc>
            </w:tr>
            <w:tr w:rsidR="00BD1296" w:rsidRPr="006145DB" w14:paraId="1CAF5C58" w14:textId="77777777" w:rsidTr="00777384">
              <w:trPr>
                <w:trHeight w:val="373"/>
              </w:trPr>
              <w:tc>
                <w:tcPr>
                  <w:tcW w:w="2864" w:type="dxa"/>
                  <w:tcBorders>
                    <w:bottom w:val="single" w:sz="4" w:space="0" w:color="auto"/>
                  </w:tcBorders>
                  <w:vAlign w:val="center"/>
                </w:tcPr>
                <w:p w14:paraId="79852E18" w14:textId="789D9CF4" w:rsidR="001C6D95" w:rsidRPr="006145DB" w:rsidRDefault="001C6D95" w:rsidP="005B435E">
                  <w:pPr>
                    <w:spacing w:after="0" w:line="240" w:lineRule="auto"/>
                    <w:jc w:val="both"/>
                    <w:textAlignment w:val="baseline"/>
                    <w:rPr>
                      <w:rFonts w:cs="Arial"/>
                      <w:sz w:val="16"/>
                      <w:szCs w:val="16"/>
                      <w:lang w:eastAsia="es-CO"/>
                    </w:rPr>
                  </w:pPr>
                  <w:r w:rsidRPr="006145DB">
                    <w:rPr>
                      <w:rFonts w:cs="Arial"/>
                      <w:sz w:val="16"/>
                      <w:szCs w:val="16"/>
                      <w:lang w:eastAsia="es-CO"/>
                    </w:rPr>
                    <w:t>Servicio Comunidad de cuidado</w:t>
                  </w:r>
                  <w:r w:rsidR="00BD1296" w:rsidRPr="006145DB">
                    <w:rPr>
                      <w:rFonts w:cs="Arial"/>
                      <w:sz w:val="16"/>
                      <w:szCs w:val="16"/>
                      <w:lang w:eastAsia="es-CO"/>
                    </w:rPr>
                    <w:t>.</w:t>
                  </w:r>
                </w:p>
              </w:tc>
              <w:tc>
                <w:tcPr>
                  <w:tcW w:w="1694" w:type="dxa"/>
                  <w:tcBorders>
                    <w:bottom w:val="single" w:sz="4" w:space="0" w:color="auto"/>
                  </w:tcBorders>
                  <w:vAlign w:val="center"/>
                </w:tcPr>
                <w:p w14:paraId="05463BBE" w14:textId="77777777" w:rsidR="001C6D95" w:rsidRPr="006145DB" w:rsidRDefault="001C6D95" w:rsidP="005B435E">
                  <w:pPr>
                    <w:spacing w:after="0" w:line="240" w:lineRule="auto"/>
                    <w:jc w:val="center"/>
                    <w:textAlignment w:val="baseline"/>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726EA696" w14:textId="77777777" w:rsidR="001C6D95" w:rsidRPr="006145DB" w:rsidRDefault="001C6D95" w:rsidP="005B435E">
                  <w:pPr>
                    <w:spacing w:after="0" w:line="240" w:lineRule="auto"/>
                    <w:jc w:val="center"/>
                    <w:textAlignment w:val="baseline"/>
                    <w:rPr>
                      <w:rFonts w:cs="Arial"/>
                      <w:bCs/>
                      <w:sz w:val="16"/>
                      <w:szCs w:val="16"/>
                      <w:lang w:eastAsia="es-CO"/>
                    </w:rPr>
                  </w:pPr>
                  <w:r w:rsidRPr="006145DB">
                    <w:rPr>
                      <w:rFonts w:cs="Arial"/>
                      <w:bCs/>
                      <w:sz w:val="16"/>
                      <w:szCs w:val="16"/>
                      <w:lang w:eastAsia="es-CO"/>
                    </w:rPr>
                    <w:t>Demanda</w:t>
                  </w:r>
                </w:p>
              </w:tc>
              <w:tc>
                <w:tcPr>
                  <w:tcW w:w="1559" w:type="dxa"/>
                  <w:tcBorders>
                    <w:bottom w:val="single" w:sz="4" w:space="0" w:color="auto"/>
                  </w:tcBorders>
                  <w:vAlign w:val="center"/>
                </w:tcPr>
                <w:p w14:paraId="19F9BC09" w14:textId="77777777" w:rsidR="001C6D95" w:rsidRPr="006145DB" w:rsidRDefault="001C6D95" w:rsidP="005B435E">
                  <w:pPr>
                    <w:spacing w:after="0" w:line="240" w:lineRule="auto"/>
                    <w:jc w:val="center"/>
                    <w:textAlignment w:val="baseline"/>
                    <w:rPr>
                      <w:rFonts w:cs="Arial"/>
                      <w:sz w:val="16"/>
                      <w:szCs w:val="16"/>
                    </w:rPr>
                  </w:pPr>
                  <w:r w:rsidRPr="006145DB">
                    <w:rPr>
                      <w:rFonts w:cs="Arial"/>
                      <w:sz w:val="16"/>
                      <w:szCs w:val="16"/>
                      <w:lang w:eastAsia="es-CO"/>
                    </w:rPr>
                    <w:t>Secretaría Distrital de Integración Social</w:t>
                  </w:r>
                </w:p>
              </w:tc>
            </w:tr>
            <w:tr w:rsidR="00BD1296" w:rsidRPr="006145DB" w14:paraId="14DBED57" w14:textId="77777777" w:rsidTr="00777384">
              <w:trPr>
                <w:trHeight w:val="233"/>
              </w:trPr>
              <w:tc>
                <w:tcPr>
                  <w:tcW w:w="2864" w:type="dxa"/>
                  <w:tcBorders>
                    <w:bottom w:val="nil"/>
                  </w:tcBorders>
                  <w:vAlign w:val="center"/>
                  <w:hideMark/>
                </w:tcPr>
                <w:p w14:paraId="0E7662DB" w14:textId="77777777" w:rsidR="001C6D95" w:rsidRPr="006145DB" w:rsidRDefault="001C6D95" w:rsidP="005B435E">
                  <w:pPr>
                    <w:spacing w:after="0" w:line="240" w:lineRule="auto"/>
                    <w:jc w:val="both"/>
                    <w:textAlignment w:val="baseline"/>
                    <w:rPr>
                      <w:rFonts w:cs="Arial"/>
                      <w:sz w:val="18"/>
                      <w:szCs w:val="18"/>
                      <w:lang w:eastAsia="es-CO"/>
                    </w:rPr>
                  </w:pPr>
                  <w:r w:rsidRPr="006145DB">
                    <w:rPr>
                      <w:rFonts w:cs="Arial"/>
                      <w:sz w:val="16"/>
                      <w:szCs w:val="16"/>
                      <w:lang w:eastAsia="es-CO"/>
                    </w:rPr>
                    <w:t xml:space="preserve">Persona con orden de captura vigente o casa por cárcel.  </w:t>
                  </w:r>
                  <w:r w:rsidRPr="006145DB">
                    <w:rPr>
                      <w:rFonts w:cs="Arial"/>
                      <w:sz w:val="16"/>
                      <w:szCs w:val="16"/>
                      <w:lang w:eastAsia="es-CO"/>
                    </w:rPr>
                    <w:tab/>
                  </w:r>
                  <w:r w:rsidRPr="006145DB">
                    <w:rPr>
                      <w:rFonts w:cs="Arial"/>
                      <w:sz w:val="16"/>
                      <w:szCs w:val="16"/>
                      <w:lang w:eastAsia="es-CO"/>
                    </w:rPr>
                    <w:tab/>
                    <w:t xml:space="preserve"> </w:t>
                  </w:r>
                </w:p>
              </w:tc>
              <w:tc>
                <w:tcPr>
                  <w:tcW w:w="1694" w:type="dxa"/>
                  <w:tcBorders>
                    <w:bottom w:val="nil"/>
                  </w:tcBorders>
                  <w:vAlign w:val="center"/>
                  <w:hideMark/>
                </w:tcPr>
                <w:p w14:paraId="6EBB1897" w14:textId="77777777" w:rsidR="001C6D95" w:rsidRPr="006145DB" w:rsidRDefault="001C6D95" w:rsidP="005B435E">
                  <w:pPr>
                    <w:spacing w:after="0" w:line="240" w:lineRule="auto"/>
                    <w:jc w:val="center"/>
                    <w:textAlignment w:val="baseline"/>
                    <w:rPr>
                      <w:rFonts w:cs="Arial"/>
                      <w:sz w:val="18"/>
                      <w:szCs w:val="18"/>
                      <w:lang w:eastAsia="es-CO"/>
                    </w:rPr>
                  </w:pPr>
                  <w:r w:rsidRPr="006145DB">
                    <w:rPr>
                      <w:rFonts w:cs="Arial"/>
                      <w:sz w:val="16"/>
                      <w:szCs w:val="16"/>
                      <w:lang w:eastAsia="es-CO"/>
                    </w:rPr>
                    <w:t>Rama Judicial - Juzgados de Ejecución de Penas Y Medidas De Seguridad (JEMPS). </w:t>
                  </w:r>
                </w:p>
              </w:tc>
              <w:tc>
                <w:tcPr>
                  <w:tcW w:w="1134" w:type="dxa"/>
                  <w:tcBorders>
                    <w:bottom w:val="nil"/>
                  </w:tcBorders>
                  <w:vAlign w:val="center"/>
                  <w:hideMark/>
                </w:tcPr>
                <w:p w14:paraId="1AAB3911" w14:textId="77777777" w:rsidR="001C6D95" w:rsidRPr="006145DB" w:rsidRDefault="001C6D95" w:rsidP="005B435E">
                  <w:pPr>
                    <w:tabs>
                      <w:tab w:val="left" w:pos="709"/>
                    </w:tabs>
                    <w:spacing w:after="0" w:line="240" w:lineRule="auto"/>
                    <w:contextualSpacing/>
                    <w:jc w:val="center"/>
                    <w:textAlignment w:val="baseline"/>
                    <w:rPr>
                      <w:rFonts w:eastAsia="Arial" w:cs="Arial"/>
                      <w:sz w:val="16"/>
                      <w:szCs w:val="16"/>
                    </w:rPr>
                  </w:pPr>
                  <w:r w:rsidRPr="006145DB">
                    <w:rPr>
                      <w:rFonts w:eastAsia="Arial" w:cs="Arial"/>
                      <w:sz w:val="16"/>
                      <w:szCs w:val="16"/>
                    </w:rPr>
                    <w:t>Consulta individual a demanda</w:t>
                  </w:r>
                </w:p>
              </w:tc>
              <w:tc>
                <w:tcPr>
                  <w:tcW w:w="1559" w:type="dxa"/>
                  <w:tcBorders>
                    <w:bottom w:val="nil"/>
                  </w:tcBorders>
                  <w:vAlign w:val="center"/>
                  <w:hideMark/>
                </w:tcPr>
                <w:p w14:paraId="35B8FD58" w14:textId="77777777" w:rsidR="001C6D95" w:rsidRPr="006145DB" w:rsidRDefault="001C6D95" w:rsidP="005B435E">
                  <w:pPr>
                    <w:spacing w:after="0" w:line="240" w:lineRule="auto"/>
                    <w:jc w:val="center"/>
                    <w:textAlignment w:val="baseline"/>
                    <w:rPr>
                      <w:rFonts w:cs="Arial"/>
                      <w:sz w:val="18"/>
                      <w:szCs w:val="18"/>
                      <w:lang w:eastAsia="es-CO"/>
                    </w:rPr>
                  </w:pPr>
                  <w:r w:rsidRPr="006145DB">
                    <w:rPr>
                      <w:rFonts w:cs="Arial"/>
                      <w:sz w:val="16"/>
                      <w:szCs w:val="16"/>
                      <w:lang w:eastAsia="es-CO"/>
                    </w:rPr>
                    <w:t>Ministerio de Justicia y del derecho – Consejo Superior de la Judicatura. </w:t>
                  </w:r>
                </w:p>
              </w:tc>
            </w:tr>
          </w:tbl>
          <w:p w14:paraId="542CEA50" w14:textId="77777777" w:rsidR="001C6D95" w:rsidRPr="006145DB" w:rsidRDefault="001C6D95" w:rsidP="005B435E">
            <w:pPr>
              <w:spacing w:line="240" w:lineRule="auto"/>
              <w:rPr>
                <w:rFonts w:eastAsia="Calibri" w:cs="Arial"/>
                <w:sz w:val="20"/>
                <w:szCs w:val="20"/>
                <w:lang w:eastAsia="es-CO"/>
              </w:rPr>
            </w:pPr>
          </w:p>
        </w:tc>
      </w:tr>
      <w:tr w:rsidR="001C6D95" w:rsidRPr="006145DB" w14:paraId="1D4BB5C6" w14:textId="77777777" w:rsidTr="00DF21A3">
        <w:trPr>
          <w:trHeight w:val="983"/>
          <w:jc w:val="center"/>
        </w:trPr>
        <w:tc>
          <w:tcPr>
            <w:tcW w:w="1980" w:type="dxa"/>
            <w:shd w:val="clear" w:color="auto" w:fill="FFFFFF" w:themeFill="background1"/>
            <w:vAlign w:val="center"/>
          </w:tcPr>
          <w:p w14:paraId="7804D2D7" w14:textId="77777777" w:rsidR="001C6D95" w:rsidRPr="006145DB" w:rsidRDefault="001C6D95" w:rsidP="005B435E">
            <w:pPr>
              <w:spacing w:after="0" w:line="240" w:lineRule="auto"/>
              <w:contextualSpacing/>
              <w:jc w:val="both"/>
              <w:rPr>
                <w:rFonts w:cs="Arial"/>
                <w:bCs/>
                <w:sz w:val="20"/>
                <w:szCs w:val="20"/>
                <w:lang w:eastAsia="es-CO"/>
              </w:rPr>
            </w:pPr>
            <w:r w:rsidRPr="006145DB">
              <w:rPr>
                <w:rFonts w:cs="Arial"/>
                <w:bCs/>
                <w:sz w:val="20"/>
                <w:szCs w:val="20"/>
                <w:lang w:eastAsia="es-CO"/>
              </w:rPr>
              <w:t>Ejecución</w:t>
            </w:r>
          </w:p>
        </w:tc>
        <w:tc>
          <w:tcPr>
            <w:tcW w:w="7415" w:type="dxa"/>
            <w:shd w:val="clear" w:color="auto" w:fill="FFFFFF" w:themeFill="background1"/>
            <w:vAlign w:val="center"/>
          </w:tcPr>
          <w:p w14:paraId="45B0C46D" w14:textId="77777777" w:rsidR="00B02783" w:rsidRPr="006145DB" w:rsidRDefault="001C6D95" w:rsidP="005B435E">
            <w:pPr>
              <w:spacing w:after="0" w:line="240" w:lineRule="auto"/>
              <w:ind w:left="-114"/>
              <w:jc w:val="both"/>
              <w:rPr>
                <w:rFonts w:cs="Arial"/>
                <w:sz w:val="20"/>
                <w:szCs w:val="20"/>
                <w:lang w:eastAsia="es-CO"/>
              </w:rPr>
            </w:pPr>
            <w:r w:rsidRPr="006145DB">
              <w:rPr>
                <w:rFonts w:cs="Arial"/>
                <w:sz w:val="20"/>
                <w:szCs w:val="20"/>
                <w:lang w:eastAsia="es-CO"/>
              </w:rPr>
              <w:t>El servicio se ejecuta de domingo a domingo, en unidad operativa, bajo un modelo de atención básica de carácter transitorio dirigido a personas habitantes de calle. Su implementación incorpora de manera transversal enfoques diferenciales, de género e interseccional, garantizando el respeto por la dignidad humana y la diversidad de necesidades.</w:t>
            </w:r>
          </w:p>
          <w:p w14:paraId="558002A2" w14:textId="77777777" w:rsidR="00B02783" w:rsidRPr="00F73EAA" w:rsidRDefault="00B02783" w:rsidP="005B435E">
            <w:pPr>
              <w:pStyle w:val="Ttulo1"/>
              <w:ind w:left="-114"/>
              <w:rPr>
                <w:sz w:val="20"/>
                <w:szCs w:val="20"/>
                <w:lang w:eastAsia="es-CO"/>
              </w:rPr>
            </w:pPr>
          </w:p>
          <w:p w14:paraId="25D4AE9F" w14:textId="0C6CD194" w:rsidR="001C6D95" w:rsidRPr="006145DB" w:rsidRDefault="001C6D95" w:rsidP="005B435E">
            <w:pPr>
              <w:spacing w:after="0" w:line="240" w:lineRule="auto"/>
              <w:ind w:left="-114"/>
              <w:jc w:val="both"/>
              <w:rPr>
                <w:rFonts w:cs="Arial"/>
                <w:sz w:val="20"/>
                <w:szCs w:val="20"/>
                <w:lang w:eastAsia="es-CO"/>
              </w:rPr>
            </w:pPr>
            <w:r w:rsidRPr="006145DB">
              <w:rPr>
                <w:rFonts w:cs="Arial"/>
                <w:sz w:val="20"/>
                <w:szCs w:val="20"/>
                <w:lang w:eastAsia="es-CO"/>
              </w:rPr>
              <w:t>La atención se organiza en dos componentes principales:</w:t>
            </w:r>
          </w:p>
          <w:p w14:paraId="3E2411E1" w14:textId="77777777" w:rsidR="00B02783" w:rsidRPr="00F73EAA" w:rsidRDefault="00B02783" w:rsidP="005B435E">
            <w:pPr>
              <w:pStyle w:val="Ttulo1"/>
              <w:ind w:left="-114"/>
              <w:rPr>
                <w:sz w:val="20"/>
                <w:szCs w:val="20"/>
                <w:lang w:eastAsia="es-CO"/>
              </w:rPr>
            </w:pPr>
          </w:p>
          <w:p w14:paraId="6B3BE300" w14:textId="77777777" w:rsidR="001C6D95" w:rsidRPr="006145DB" w:rsidRDefault="001C6D95" w:rsidP="005B435E">
            <w:pPr>
              <w:spacing w:after="0" w:line="240" w:lineRule="auto"/>
              <w:ind w:left="-114"/>
              <w:jc w:val="both"/>
              <w:rPr>
                <w:rFonts w:cs="Arial"/>
                <w:sz w:val="20"/>
                <w:szCs w:val="20"/>
                <w:lang w:eastAsia="es-CO"/>
              </w:rPr>
            </w:pPr>
            <w:r w:rsidRPr="006145DB">
              <w:rPr>
                <w:rFonts w:cs="Arial"/>
                <w:sz w:val="20"/>
                <w:szCs w:val="20"/>
                <w:lang w:eastAsia="es-CO"/>
              </w:rPr>
              <w:t>1. Atención básica inmediata: provisión de alojamiento, apoyo alimentario, higiene, espacios de descanso para garantizar condiciones mínimas de dignidad y bienestar.</w:t>
            </w:r>
          </w:p>
          <w:p w14:paraId="6A69AAE3" w14:textId="77777777" w:rsidR="00B02783" w:rsidRPr="00F73EAA" w:rsidRDefault="00B02783" w:rsidP="005B435E">
            <w:pPr>
              <w:pStyle w:val="Ttulo1"/>
              <w:ind w:left="-114"/>
              <w:rPr>
                <w:sz w:val="20"/>
                <w:szCs w:val="20"/>
                <w:lang w:eastAsia="es-CO"/>
              </w:rPr>
            </w:pPr>
          </w:p>
          <w:p w14:paraId="73805DA6" w14:textId="77777777" w:rsidR="001C6D95" w:rsidRPr="006145DB" w:rsidRDefault="001C6D95" w:rsidP="005B435E">
            <w:pPr>
              <w:spacing w:after="0" w:line="240" w:lineRule="auto"/>
              <w:ind w:left="-114"/>
              <w:jc w:val="both"/>
              <w:rPr>
                <w:rFonts w:cs="Arial"/>
                <w:sz w:val="20"/>
                <w:szCs w:val="20"/>
                <w:lang w:eastAsia="es-CO"/>
              </w:rPr>
            </w:pPr>
            <w:r w:rsidRPr="006145DB">
              <w:rPr>
                <w:rFonts w:cs="Arial"/>
                <w:sz w:val="20"/>
                <w:szCs w:val="20"/>
                <w:lang w:eastAsia="es-CO"/>
              </w:rPr>
              <w:t xml:space="preserve">2. Gestión del caso: proceso individualizado de acompañamiento psicosocial que incluye la identificación de necesidades, la construcción de un plan de atención, la activación de rutas de emergencia o la articulación a ofertas interinstitucionales (salud, documentación, formación e inclusión productiva). La gestión del caso estará acompañada de un proceso de seguimiento que permita la adecuación del plan de atención conforme se avanza progresivamente en sus procesos de inclusión social y productiva, de acuerdo con la voluntariedad del participante.  </w:t>
            </w:r>
          </w:p>
          <w:p w14:paraId="13C92C1D" w14:textId="77777777" w:rsidR="00B02783" w:rsidRPr="006145DB" w:rsidRDefault="00B02783" w:rsidP="005B435E">
            <w:pPr>
              <w:spacing w:after="0" w:line="240" w:lineRule="auto"/>
              <w:ind w:left="-114"/>
              <w:jc w:val="both"/>
              <w:rPr>
                <w:rFonts w:cs="Arial"/>
                <w:sz w:val="20"/>
                <w:szCs w:val="20"/>
                <w:lang w:eastAsia="es-CO"/>
              </w:rPr>
            </w:pPr>
          </w:p>
          <w:p w14:paraId="1E95A3D1" w14:textId="0AD1201A" w:rsidR="001C6D95" w:rsidRPr="006145DB" w:rsidRDefault="001C6D95" w:rsidP="005B435E">
            <w:pPr>
              <w:spacing w:after="0" w:line="240" w:lineRule="auto"/>
              <w:ind w:left="-114"/>
              <w:jc w:val="both"/>
              <w:rPr>
                <w:rFonts w:cs="Arial"/>
                <w:sz w:val="20"/>
                <w:szCs w:val="20"/>
                <w:lang w:eastAsia="es-CO"/>
              </w:rPr>
            </w:pPr>
            <w:r w:rsidRPr="006145DB">
              <w:rPr>
                <w:rFonts w:cs="Arial"/>
                <w:sz w:val="20"/>
                <w:szCs w:val="20"/>
                <w:lang w:eastAsia="es-CO"/>
              </w:rPr>
              <w:t>De esta manera, el servicio integra la atención básica con un ejercicio estructurado de gestión del caso, fortaleciendo la respuesta institucional frente al fenómeno de habitabilidad en calle y aportando a la superación de formas extremas de exclusión.</w:t>
            </w:r>
          </w:p>
          <w:p w14:paraId="58E3BEDE" w14:textId="77777777" w:rsidR="00B02783" w:rsidRPr="006145DB" w:rsidRDefault="00B02783" w:rsidP="005B435E">
            <w:pPr>
              <w:spacing w:after="0" w:line="240" w:lineRule="auto"/>
              <w:ind w:left="-114"/>
              <w:jc w:val="both"/>
              <w:rPr>
                <w:rFonts w:cs="Arial"/>
                <w:sz w:val="20"/>
                <w:szCs w:val="20"/>
                <w:lang w:eastAsia="es-CO"/>
              </w:rPr>
            </w:pPr>
          </w:p>
          <w:p w14:paraId="6DBA3BCD" w14:textId="27ADFD86" w:rsidR="001C6D95" w:rsidRPr="006145DB" w:rsidRDefault="001C6D95" w:rsidP="005B435E">
            <w:pPr>
              <w:spacing w:after="0" w:line="240" w:lineRule="auto"/>
              <w:ind w:left="-114"/>
              <w:jc w:val="both"/>
              <w:rPr>
                <w:rFonts w:cs="Arial"/>
                <w:sz w:val="20"/>
                <w:szCs w:val="20"/>
                <w:lang w:eastAsia="es-CO"/>
              </w:rPr>
            </w:pPr>
            <w:r w:rsidRPr="006145DB">
              <w:rPr>
                <w:rFonts w:cs="Arial"/>
                <w:sz w:val="20"/>
                <w:szCs w:val="20"/>
                <w:lang w:eastAsia="es-CO"/>
              </w:rPr>
              <w:t xml:space="preserve">El tiempo de estadía de manera ininterrumpida puede ser hasta por seis (6) meses, prorrogables, dependiendo de cada caso y del cumplimiento de los acuerdos del plan de atención y de corresponsabilidad. </w:t>
            </w:r>
          </w:p>
          <w:p w14:paraId="0392DF47" w14:textId="77777777" w:rsidR="00B02783" w:rsidRPr="006145DB" w:rsidRDefault="00B02783" w:rsidP="005B435E">
            <w:pPr>
              <w:spacing w:after="0" w:line="240" w:lineRule="auto"/>
              <w:ind w:left="-114"/>
              <w:jc w:val="both"/>
              <w:rPr>
                <w:rFonts w:cs="Arial"/>
                <w:sz w:val="20"/>
                <w:szCs w:val="20"/>
                <w:lang w:eastAsia="es-CO"/>
              </w:rPr>
            </w:pPr>
          </w:p>
          <w:p w14:paraId="1C950E20" w14:textId="341E258A" w:rsidR="001C6D95" w:rsidRPr="006145DB" w:rsidRDefault="001C6D95" w:rsidP="005B435E">
            <w:pPr>
              <w:spacing w:after="0" w:line="240" w:lineRule="auto"/>
              <w:ind w:left="-114"/>
              <w:jc w:val="both"/>
              <w:rPr>
                <w:rFonts w:cs="Arial"/>
                <w:sz w:val="20"/>
                <w:szCs w:val="20"/>
                <w:lang w:eastAsia="es-CO"/>
              </w:rPr>
            </w:pPr>
            <w:r w:rsidRPr="006145DB">
              <w:rPr>
                <w:rFonts w:cs="Arial"/>
                <w:sz w:val="20"/>
                <w:szCs w:val="20"/>
                <w:lang w:eastAsia="es-CO"/>
              </w:rPr>
              <w:t>En caso de interrupción parcial o total en la prestación del servicio se implementará el plan operativo de continuidad correspondiente.</w:t>
            </w:r>
          </w:p>
        </w:tc>
      </w:tr>
      <w:tr w:rsidR="001C6D95" w:rsidRPr="006145DB" w14:paraId="4B1E641A" w14:textId="77777777" w:rsidTr="00DF21A3">
        <w:trPr>
          <w:trHeight w:val="983"/>
          <w:jc w:val="center"/>
        </w:trPr>
        <w:tc>
          <w:tcPr>
            <w:tcW w:w="1980" w:type="dxa"/>
            <w:shd w:val="clear" w:color="auto" w:fill="FFFFFF" w:themeFill="background1"/>
            <w:vAlign w:val="center"/>
          </w:tcPr>
          <w:p w14:paraId="7C891FBA" w14:textId="77777777" w:rsidR="001C6D95" w:rsidRPr="006145DB" w:rsidRDefault="001C6D95" w:rsidP="005B435E">
            <w:pPr>
              <w:spacing w:line="240" w:lineRule="auto"/>
              <w:contextualSpacing/>
              <w:jc w:val="both"/>
              <w:rPr>
                <w:rFonts w:cs="Arial"/>
                <w:bCs/>
                <w:sz w:val="20"/>
                <w:szCs w:val="20"/>
                <w:lang w:eastAsia="es-CO"/>
              </w:rPr>
            </w:pPr>
            <w:r w:rsidRPr="006145DB">
              <w:rPr>
                <w:rFonts w:cs="Arial"/>
                <w:bCs/>
                <w:sz w:val="20"/>
                <w:szCs w:val="20"/>
                <w:lang w:eastAsia="es-CO"/>
              </w:rPr>
              <w:t>Condiciones transversales de calidad</w:t>
            </w:r>
          </w:p>
        </w:tc>
        <w:tc>
          <w:tcPr>
            <w:tcW w:w="7415" w:type="dxa"/>
            <w:shd w:val="clear" w:color="auto" w:fill="FFFFFF" w:themeFill="background1"/>
            <w:vAlign w:val="center"/>
          </w:tcPr>
          <w:p w14:paraId="2F8A0D97" w14:textId="29DFE631" w:rsidR="001C6D95" w:rsidRPr="006145DB" w:rsidRDefault="001C6D95" w:rsidP="00777384">
            <w:pPr>
              <w:pStyle w:val="Textoindependiente"/>
              <w:spacing w:after="0" w:line="240" w:lineRule="auto"/>
              <w:ind w:left="-114"/>
              <w:jc w:val="both"/>
              <w:rPr>
                <w:rFonts w:cs="Arial"/>
                <w:sz w:val="20"/>
                <w:szCs w:val="20"/>
                <w:lang w:eastAsia="es-CO"/>
              </w:rPr>
            </w:pPr>
            <w:r w:rsidRPr="006145DB">
              <w:rPr>
                <w:rFonts w:cs="Arial"/>
                <w:sz w:val="20"/>
                <w:szCs w:val="20"/>
                <w:lang w:eastAsia="es-CO"/>
              </w:rPr>
              <w:t xml:space="preserve">Para el servicio aplican las siguientes categorías: </w:t>
            </w:r>
          </w:p>
          <w:p w14:paraId="5801E58A" w14:textId="77777777" w:rsidR="00777384" w:rsidRPr="006145DB" w:rsidRDefault="00777384" w:rsidP="00777384">
            <w:pPr>
              <w:pStyle w:val="Textoindependiente"/>
              <w:spacing w:after="0" w:line="240" w:lineRule="auto"/>
              <w:ind w:left="-114"/>
              <w:jc w:val="both"/>
              <w:rPr>
                <w:rFonts w:cs="Arial"/>
                <w:sz w:val="20"/>
                <w:szCs w:val="20"/>
                <w:lang w:eastAsia="es-CO"/>
              </w:rPr>
            </w:pPr>
          </w:p>
          <w:p w14:paraId="5E382BAD" w14:textId="77777777" w:rsidR="001C6D95" w:rsidRPr="006145DB" w:rsidRDefault="001C6D95">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Talento humano</w:t>
            </w:r>
          </w:p>
          <w:p w14:paraId="2BF0732D" w14:textId="77777777" w:rsidR="001C6D95" w:rsidRPr="006145DB" w:rsidRDefault="001C6D95">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Atención social</w:t>
            </w:r>
          </w:p>
          <w:p w14:paraId="427F4B55" w14:textId="77777777" w:rsidR="001C6D95" w:rsidRPr="006145DB" w:rsidRDefault="001C6D95">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Nutrición</w:t>
            </w:r>
          </w:p>
          <w:p w14:paraId="2879C862" w14:textId="77777777" w:rsidR="001C6D95" w:rsidRPr="006145DB" w:rsidRDefault="001C6D95">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Salubridad</w:t>
            </w:r>
          </w:p>
          <w:p w14:paraId="63091C89" w14:textId="77777777" w:rsidR="001C6D95" w:rsidRPr="006145DB" w:rsidRDefault="001C6D95">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Ambientes adecuados y seguros</w:t>
            </w:r>
          </w:p>
          <w:p w14:paraId="6F9891CD" w14:textId="77777777" w:rsidR="001C6D95" w:rsidRPr="006145DB" w:rsidRDefault="001C6D95">
            <w:pPr>
              <w:pStyle w:val="Textoindependiente"/>
              <w:numPr>
                <w:ilvl w:val="0"/>
                <w:numId w:val="53"/>
              </w:numPr>
              <w:spacing w:after="0" w:line="240" w:lineRule="auto"/>
              <w:ind w:left="356"/>
              <w:contextualSpacing/>
              <w:jc w:val="both"/>
              <w:rPr>
                <w:rFonts w:cs="Arial"/>
                <w:bCs/>
                <w:lang w:eastAsia="es-CO"/>
              </w:rPr>
            </w:pPr>
            <w:r w:rsidRPr="006145DB">
              <w:rPr>
                <w:rFonts w:cs="Arial"/>
                <w:bCs/>
                <w:sz w:val="20"/>
                <w:szCs w:val="20"/>
                <w:lang w:eastAsia="es-CO"/>
              </w:rPr>
              <w:t>Gestión Administrativa</w:t>
            </w:r>
          </w:p>
        </w:tc>
      </w:tr>
    </w:tbl>
    <w:p w14:paraId="4AED50E7" w14:textId="1D33B5AA" w:rsidR="001C6D95" w:rsidRPr="006145DB" w:rsidRDefault="00094A94" w:rsidP="005B435E">
      <w:pPr>
        <w:spacing w:line="240" w:lineRule="auto"/>
        <w:jc w:val="both"/>
        <w:rPr>
          <w:rFonts w:cs="Arial"/>
          <w:color w:val="EE0000"/>
          <w:sz w:val="20"/>
          <w:lang w:eastAsia="es-CO"/>
        </w:rPr>
      </w:pPr>
      <w:r w:rsidRPr="006145DB">
        <w:rPr>
          <w:rFonts w:cs="Arial"/>
          <w:sz w:val="20"/>
          <w:lang w:eastAsia="es-CO"/>
        </w:rPr>
        <w:t xml:space="preserve">Nota: </w:t>
      </w:r>
      <w:r w:rsidR="00B02783" w:rsidRPr="006145DB">
        <w:rPr>
          <w:rFonts w:cs="Arial"/>
          <w:sz w:val="20"/>
          <w:lang w:eastAsia="es-CO"/>
        </w:rPr>
        <w:t>l</w:t>
      </w:r>
      <w:r w:rsidRPr="006145DB">
        <w:rPr>
          <w:rFonts w:cs="Arial"/>
          <w:sz w:val="20"/>
          <w:lang w:eastAsia="es-CO"/>
        </w:rPr>
        <w:t>a presente ficha técnica del servicio centro de acogida para personas habitantes de calle se publica en el Portafolio de servicios, modalidades, estrategias y transferencias monetarias de la Secretaría Distrital de Integración Social, en el marco de lo dispuesto por la Resolución 218 de 2023. Sin embargo, se aclara que el servicio iniciará su implementación una vez se hayan surtido los procesos contractuales necesarios para la operación del mismo.</w:t>
      </w:r>
    </w:p>
    <w:p w14:paraId="2D304947" w14:textId="57D9FF04" w:rsidR="00704EFD" w:rsidRPr="006145DB" w:rsidRDefault="00704EFD" w:rsidP="00704EFD">
      <w:pPr>
        <w:pStyle w:val="Ttulo1"/>
        <w:jc w:val="center"/>
        <w:rPr>
          <w:bCs/>
          <w:lang w:val="es-CO" w:eastAsia="es-CO"/>
        </w:rPr>
      </w:pPr>
      <w:bookmarkStart w:id="179" w:name="_Toc216902432"/>
      <w:r w:rsidRPr="006145DB">
        <w:t xml:space="preserve">7.3.10 Servicio </w:t>
      </w:r>
      <w:r w:rsidRPr="006145DB">
        <w:rPr>
          <w:bCs/>
          <w:lang w:val="es-CO" w:eastAsia="es-CO"/>
        </w:rPr>
        <w:t>Hospedaje Social</w:t>
      </w:r>
      <w:bookmarkEnd w:id="179"/>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5"/>
        <w:gridCol w:w="7500"/>
      </w:tblGrid>
      <w:tr w:rsidR="00E43C7A" w:rsidRPr="006145DB" w14:paraId="77DB7DEF" w14:textId="77777777" w:rsidTr="009A1854">
        <w:trPr>
          <w:trHeight w:val="585"/>
          <w:jc w:val="center"/>
        </w:trPr>
        <w:tc>
          <w:tcPr>
            <w:tcW w:w="1895" w:type="dxa"/>
            <w:vAlign w:val="center"/>
          </w:tcPr>
          <w:p w14:paraId="3077F3A6" w14:textId="77777777" w:rsidR="00704EFD" w:rsidRPr="006145DB" w:rsidRDefault="00704EFD" w:rsidP="00A41D23">
            <w:pPr>
              <w:spacing w:after="0" w:line="240" w:lineRule="auto"/>
              <w:ind w:left="22"/>
              <w:contextualSpacing/>
              <w:jc w:val="both"/>
              <w:rPr>
                <w:rFonts w:eastAsia="Calibri" w:cs="Arial"/>
                <w:bCs/>
                <w:sz w:val="18"/>
                <w:szCs w:val="18"/>
                <w:lang w:eastAsia="es-CO"/>
              </w:rPr>
            </w:pPr>
            <w:r w:rsidRPr="006145DB">
              <w:rPr>
                <w:rFonts w:cs="Arial"/>
                <w:bCs/>
                <w:sz w:val="20"/>
                <w:szCs w:val="20"/>
                <w:lang w:eastAsia="es-CO"/>
              </w:rPr>
              <w:t>Nombre del servicio</w:t>
            </w:r>
          </w:p>
        </w:tc>
        <w:tc>
          <w:tcPr>
            <w:tcW w:w="7500" w:type="dxa"/>
            <w:vAlign w:val="center"/>
          </w:tcPr>
          <w:p w14:paraId="04CAEC64" w14:textId="6550CEFA" w:rsidR="00704EFD" w:rsidRPr="006145DB" w:rsidRDefault="00704EFD" w:rsidP="00A41D23">
            <w:pPr>
              <w:pStyle w:val="Textoindependiente"/>
              <w:spacing w:after="0" w:line="240" w:lineRule="auto"/>
              <w:jc w:val="both"/>
              <w:rPr>
                <w:rFonts w:eastAsia="Lucida Sans Unicode" w:cs="Arial"/>
                <w:sz w:val="20"/>
                <w:szCs w:val="20"/>
              </w:rPr>
            </w:pPr>
            <w:r w:rsidRPr="006145DB">
              <w:rPr>
                <w:rFonts w:cs="Arial"/>
                <w:sz w:val="20"/>
                <w:szCs w:val="20"/>
                <w:lang w:eastAsia="es-CO"/>
              </w:rPr>
              <w:t>Hospedaje Social</w:t>
            </w:r>
            <w:r w:rsidR="00E43C7A" w:rsidRPr="006145DB">
              <w:rPr>
                <w:rFonts w:cs="Arial"/>
                <w:sz w:val="20"/>
                <w:szCs w:val="20"/>
                <w:lang w:eastAsia="es-CO"/>
              </w:rPr>
              <w:t>.</w:t>
            </w:r>
          </w:p>
        </w:tc>
      </w:tr>
      <w:tr w:rsidR="00E43C7A" w:rsidRPr="006145DB" w14:paraId="37A2CB2D" w14:textId="77777777" w:rsidTr="009A1854">
        <w:trPr>
          <w:trHeight w:val="585"/>
          <w:jc w:val="center"/>
        </w:trPr>
        <w:tc>
          <w:tcPr>
            <w:tcW w:w="1895" w:type="dxa"/>
            <w:vAlign w:val="center"/>
          </w:tcPr>
          <w:p w14:paraId="22F56129" w14:textId="6BEFBEEC" w:rsidR="00704EFD" w:rsidRPr="006145DB" w:rsidRDefault="00704EFD" w:rsidP="00E43C7A">
            <w:pPr>
              <w:spacing w:after="0" w:line="240" w:lineRule="auto"/>
              <w:contextualSpacing/>
              <w:rPr>
                <w:rFonts w:cs="Arial"/>
                <w:lang w:eastAsia="es-CO"/>
              </w:rPr>
            </w:pPr>
            <w:r w:rsidRPr="006145DB">
              <w:rPr>
                <w:rFonts w:eastAsia="Calibri" w:cs="Arial"/>
                <w:sz w:val="20"/>
                <w:szCs w:val="20"/>
                <w:lang w:eastAsia="es-CO"/>
              </w:rPr>
              <w:t>Objeto del servicio</w:t>
            </w:r>
          </w:p>
        </w:tc>
        <w:tc>
          <w:tcPr>
            <w:tcW w:w="7500" w:type="dxa"/>
            <w:vAlign w:val="center"/>
          </w:tcPr>
          <w:p w14:paraId="3A9D17B2" w14:textId="77777777" w:rsidR="00704EFD" w:rsidRPr="006145DB" w:rsidRDefault="00704EFD" w:rsidP="00A41D23">
            <w:pPr>
              <w:pStyle w:val="Textoindependiente"/>
              <w:spacing w:after="0" w:line="240" w:lineRule="auto"/>
              <w:jc w:val="both"/>
              <w:rPr>
                <w:rFonts w:cs="Arial"/>
                <w:sz w:val="20"/>
                <w:szCs w:val="20"/>
                <w:lang w:eastAsia="es-CO"/>
              </w:rPr>
            </w:pPr>
            <w:r w:rsidRPr="006145DB">
              <w:rPr>
                <w:rFonts w:cs="Arial"/>
                <w:sz w:val="20"/>
                <w:szCs w:val="20"/>
              </w:rPr>
              <w:t>Brindar soluciones habitacionales dignas y estables, mediante acompañamiento integral que fortalezca la autonomía y posibilite el avance en una ruta de inclusión social y superación de la vida en calle.</w:t>
            </w:r>
          </w:p>
        </w:tc>
      </w:tr>
      <w:tr w:rsidR="00E43C7A" w:rsidRPr="006145DB" w14:paraId="22CDAB40" w14:textId="77777777" w:rsidTr="009A1854">
        <w:trPr>
          <w:trHeight w:val="20"/>
          <w:jc w:val="center"/>
        </w:trPr>
        <w:tc>
          <w:tcPr>
            <w:tcW w:w="1895" w:type="dxa"/>
            <w:vAlign w:val="center"/>
          </w:tcPr>
          <w:p w14:paraId="2B7B94BE" w14:textId="26F49938" w:rsidR="00704EFD" w:rsidRPr="006145DB" w:rsidRDefault="00704EFD" w:rsidP="00E43C7A">
            <w:pPr>
              <w:spacing w:after="0" w:line="240" w:lineRule="auto"/>
              <w:contextualSpacing/>
              <w:rPr>
                <w:rFonts w:cs="Arial"/>
                <w:bCs/>
                <w:sz w:val="20"/>
                <w:szCs w:val="20"/>
                <w:lang w:eastAsia="es-CO"/>
              </w:rPr>
            </w:pPr>
            <w:r w:rsidRPr="006145DB">
              <w:rPr>
                <w:rFonts w:cs="Arial"/>
                <w:bCs/>
                <w:sz w:val="20"/>
                <w:szCs w:val="20"/>
                <w:lang w:eastAsia="es-CO"/>
              </w:rPr>
              <w:t>Oferta servici</w:t>
            </w:r>
            <w:r w:rsidR="00E43C7A" w:rsidRPr="006145DB">
              <w:rPr>
                <w:rFonts w:cs="Arial"/>
                <w:bCs/>
                <w:sz w:val="20"/>
                <w:szCs w:val="20"/>
                <w:lang w:eastAsia="es-CO"/>
              </w:rPr>
              <w:t>o</w:t>
            </w:r>
          </w:p>
        </w:tc>
        <w:tc>
          <w:tcPr>
            <w:tcW w:w="7500" w:type="dxa"/>
            <w:vAlign w:val="center"/>
          </w:tcPr>
          <w:p w14:paraId="3F060EC5" w14:textId="77777777" w:rsidR="00704EFD" w:rsidRPr="006145DB" w:rsidRDefault="00704EFD" w:rsidP="00A41D23">
            <w:pPr>
              <w:pStyle w:val="Textoindependiente"/>
              <w:spacing w:after="0" w:line="240" w:lineRule="auto"/>
              <w:jc w:val="both"/>
              <w:rPr>
                <w:rFonts w:cs="Arial"/>
                <w:sz w:val="20"/>
                <w:szCs w:val="20"/>
              </w:rPr>
            </w:pPr>
            <w:r w:rsidRPr="006145DB">
              <w:rPr>
                <w:rFonts w:cs="Arial"/>
                <w:sz w:val="20"/>
                <w:szCs w:val="20"/>
              </w:rPr>
              <w:t>Ofrece una solución habitacional digna y segura a mediano o largo plazo, según evaluación técnica, orientada a promover la superación de la habitabilidad en calle, la construcción de proyectos de vida sostenibles y la prevención de retornos a la vida en calle, con énfasis en la inclusión social, productiva y comunitaria.</w:t>
            </w:r>
          </w:p>
          <w:p w14:paraId="66717BEC" w14:textId="77777777" w:rsidR="00704EFD" w:rsidRPr="006145DB" w:rsidRDefault="00704EFD" w:rsidP="00A41D23">
            <w:pPr>
              <w:pStyle w:val="Textoindependiente"/>
              <w:spacing w:after="0" w:line="240" w:lineRule="auto"/>
              <w:jc w:val="both"/>
              <w:rPr>
                <w:rFonts w:cs="Arial"/>
                <w:sz w:val="20"/>
                <w:szCs w:val="20"/>
              </w:rPr>
            </w:pPr>
            <w:r w:rsidRPr="006145DB">
              <w:rPr>
                <w:rFonts w:cs="Arial"/>
                <w:sz w:val="20"/>
                <w:szCs w:val="20"/>
              </w:rPr>
              <w:t>Durante la permanencia —de hasta veinticuatro (24) meses o según lo determine la gestión del caso— las personas beneficiarias contarán con:</w:t>
            </w:r>
          </w:p>
          <w:p w14:paraId="2AABFD34" w14:textId="77777777" w:rsidR="00704EFD" w:rsidRPr="006145DB" w:rsidRDefault="00704EFD" w:rsidP="00A41D23">
            <w:pPr>
              <w:pStyle w:val="Textoindependiente"/>
              <w:spacing w:after="0" w:line="240" w:lineRule="auto"/>
              <w:jc w:val="both"/>
              <w:rPr>
                <w:rFonts w:cs="Arial"/>
                <w:sz w:val="20"/>
                <w:szCs w:val="20"/>
              </w:rPr>
            </w:pPr>
            <w:r w:rsidRPr="006145DB">
              <w:rPr>
                <w:rFonts w:cs="Arial"/>
                <w:sz w:val="20"/>
                <w:szCs w:val="20"/>
              </w:rPr>
              <w:t>Alojamiento digno, apoyo alimentario, acompañamiento psicosocial, actividades de desarrollo personal y fortalecimiento de habilidades para la vida.</w:t>
            </w:r>
          </w:p>
          <w:p w14:paraId="231D8005" w14:textId="77777777" w:rsidR="00704EFD" w:rsidRPr="006145DB" w:rsidRDefault="00704EFD" w:rsidP="00A41D23">
            <w:pPr>
              <w:pStyle w:val="Textoindependiente"/>
              <w:spacing w:after="0" w:line="240" w:lineRule="auto"/>
              <w:jc w:val="both"/>
              <w:rPr>
                <w:rFonts w:cs="Arial"/>
                <w:sz w:val="20"/>
                <w:szCs w:val="20"/>
              </w:rPr>
            </w:pPr>
            <w:r w:rsidRPr="006145DB">
              <w:rPr>
                <w:rFonts w:cs="Arial"/>
                <w:sz w:val="20"/>
                <w:szCs w:val="20"/>
              </w:rPr>
              <w:t>Gestión del caso personalizada, que articula oportunidades de formación, empleo, salud y participación comunitaria.</w:t>
            </w:r>
          </w:p>
          <w:p w14:paraId="3DC50846" w14:textId="77777777" w:rsidR="00704EFD" w:rsidRPr="006145DB" w:rsidRDefault="00704EFD" w:rsidP="00A41D23">
            <w:pPr>
              <w:pStyle w:val="Textoindependiente"/>
              <w:spacing w:after="0" w:line="240" w:lineRule="auto"/>
              <w:jc w:val="both"/>
              <w:rPr>
                <w:rFonts w:cs="Arial"/>
                <w:sz w:val="20"/>
                <w:szCs w:val="20"/>
              </w:rPr>
            </w:pPr>
            <w:r w:rsidRPr="006145DB">
              <w:rPr>
                <w:rFonts w:cs="Arial"/>
                <w:sz w:val="20"/>
                <w:szCs w:val="20"/>
              </w:rPr>
              <w:t>Acceso a beneficios derivados de la articulación intra e interinstitucional, como pasajes de transporte, articulación para acceso a servicios de salud física y mental, acompañamiento en inclusión productiva, vinculación con oferta distrital y redes locales de apoyo.</w:t>
            </w:r>
          </w:p>
          <w:p w14:paraId="4ADB31B5" w14:textId="77777777" w:rsidR="00704EFD" w:rsidRPr="006145DB" w:rsidRDefault="00704EFD" w:rsidP="00A41D23">
            <w:pPr>
              <w:pStyle w:val="Textoindependiente"/>
              <w:spacing w:after="0" w:line="240" w:lineRule="auto"/>
              <w:jc w:val="both"/>
              <w:rPr>
                <w:rFonts w:cs="Arial"/>
                <w:sz w:val="20"/>
                <w:szCs w:val="20"/>
              </w:rPr>
            </w:pPr>
            <w:r w:rsidRPr="006145DB">
              <w:rPr>
                <w:rFonts w:cs="Arial"/>
                <w:sz w:val="20"/>
                <w:szCs w:val="20"/>
              </w:rPr>
              <w:t>Espacios de convivencia y corresponsabilidad, que promueven hábitos de autocuidado, disciplina, participación y sentido de comunidad.</w:t>
            </w:r>
          </w:p>
          <w:p w14:paraId="560EC325" w14:textId="77777777" w:rsidR="00704EFD" w:rsidRPr="006145DB" w:rsidRDefault="00704EFD" w:rsidP="00A41D23">
            <w:pPr>
              <w:pStyle w:val="Textoindependiente"/>
              <w:spacing w:after="0" w:line="240" w:lineRule="auto"/>
              <w:jc w:val="both"/>
              <w:rPr>
                <w:rFonts w:cs="Arial"/>
                <w:sz w:val="20"/>
                <w:szCs w:val="20"/>
              </w:rPr>
            </w:pPr>
            <w:r w:rsidRPr="006145DB">
              <w:rPr>
                <w:rFonts w:cs="Arial"/>
                <w:sz w:val="20"/>
                <w:szCs w:val="20"/>
              </w:rPr>
              <w:t>Atención diferencial para personas con discapacidad y personas LGBTI, garantizando accesibilidad física, comunicativa y actitudinal.</w:t>
            </w:r>
          </w:p>
          <w:p w14:paraId="0F614CD8" w14:textId="77777777" w:rsidR="00704EFD" w:rsidRPr="006145DB" w:rsidRDefault="00704EFD" w:rsidP="00A41D23">
            <w:pPr>
              <w:pStyle w:val="Textoindependiente"/>
              <w:spacing w:after="0" w:line="240" w:lineRule="auto"/>
              <w:jc w:val="both"/>
              <w:rPr>
                <w:rFonts w:cs="Arial"/>
                <w:sz w:val="20"/>
                <w:szCs w:val="20"/>
              </w:rPr>
            </w:pPr>
            <w:r w:rsidRPr="006145DB">
              <w:rPr>
                <w:rFonts w:cs="Arial"/>
                <w:sz w:val="20"/>
                <w:szCs w:val="20"/>
              </w:rPr>
              <w:t>El servicio orienta sus acciones hacia la consolidación de redes sociales y comunitarias, el fortalecimiento de la ciudadanía activa y la generación de condiciones para el egreso exitoso ya sea mediante reintegración familiar, acceso a soluciones habitacionales definitivas o autonomía personal en contextos protectores.</w:t>
            </w:r>
          </w:p>
        </w:tc>
      </w:tr>
      <w:tr w:rsidR="00E43C7A" w:rsidRPr="006145DB" w14:paraId="43DD65FD" w14:textId="77777777" w:rsidTr="009A1854">
        <w:trPr>
          <w:trHeight w:val="20"/>
          <w:jc w:val="center"/>
        </w:trPr>
        <w:tc>
          <w:tcPr>
            <w:tcW w:w="1895" w:type="dxa"/>
            <w:vAlign w:val="center"/>
          </w:tcPr>
          <w:p w14:paraId="472F733E" w14:textId="77777777" w:rsidR="00704EFD" w:rsidRPr="006145DB" w:rsidRDefault="00704EFD" w:rsidP="009C35B4">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500" w:type="dxa"/>
            <w:vAlign w:val="center"/>
          </w:tcPr>
          <w:p w14:paraId="0264E5D2" w14:textId="7B4FF070" w:rsidR="00704EFD" w:rsidRPr="006145DB" w:rsidRDefault="00704EFD" w:rsidP="00A41D23">
            <w:pPr>
              <w:tabs>
                <w:tab w:val="left" w:pos="397"/>
                <w:tab w:val="left" w:pos="709"/>
              </w:tabs>
              <w:spacing w:after="0" w:line="240" w:lineRule="auto"/>
              <w:contextualSpacing/>
              <w:jc w:val="both"/>
              <w:rPr>
                <w:rFonts w:cs="Arial"/>
                <w:sz w:val="20"/>
                <w:szCs w:val="20"/>
                <w:lang w:eastAsia="es-CO"/>
              </w:rPr>
            </w:pPr>
            <w:r w:rsidRPr="006145DB">
              <w:rPr>
                <w:rFonts w:cs="Arial"/>
                <w:sz w:val="20"/>
                <w:szCs w:val="20"/>
                <w:lang w:eastAsia="es-CO"/>
              </w:rPr>
              <w:t>Autofocalización</w:t>
            </w:r>
            <w:r w:rsidR="009C35B4" w:rsidRPr="006145DB">
              <w:rPr>
                <w:rFonts w:cs="Arial"/>
                <w:sz w:val="20"/>
                <w:szCs w:val="20"/>
                <w:lang w:eastAsia="es-CO"/>
              </w:rPr>
              <w:t>.</w:t>
            </w:r>
            <w:r w:rsidRPr="006145DB">
              <w:rPr>
                <w:rFonts w:cs="Arial"/>
                <w:sz w:val="20"/>
                <w:szCs w:val="20"/>
                <w:lang w:eastAsia="es-CO"/>
              </w:rPr>
              <w:t xml:space="preserve"> </w:t>
            </w:r>
          </w:p>
          <w:p w14:paraId="73D16A06" w14:textId="44C7F179" w:rsidR="00704EFD" w:rsidRPr="006145DB" w:rsidRDefault="00704EFD" w:rsidP="00A41D23">
            <w:pPr>
              <w:tabs>
                <w:tab w:val="left" w:pos="397"/>
                <w:tab w:val="left" w:pos="709"/>
              </w:tabs>
              <w:spacing w:after="0" w:line="240" w:lineRule="auto"/>
              <w:contextualSpacing/>
              <w:jc w:val="both"/>
              <w:rPr>
                <w:rFonts w:cs="Arial"/>
                <w:sz w:val="20"/>
                <w:szCs w:val="20"/>
                <w:lang w:eastAsia="es-CO"/>
              </w:rPr>
            </w:pPr>
            <w:r w:rsidRPr="006145DB">
              <w:rPr>
                <w:rFonts w:cs="Arial"/>
                <w:sz w:val="20"/>
                <w:szCs w:val="20"/>
                <w:lang w:eastAsia="es-CO"/>
              </w:rPr>
              <w:t>Focalización por instrumentos cuantitativos y cualitativos</w:t>
            </w:r>
            <w:r w:rsidR="009C35B4" w:rsidRPr="006145DB">
              <w:rPr>
                <w:rFonts w:cs="Arial"/>
                <w:sz w:val="20"/>
                <w:szCs w:val="20"/>
                <w:lang w:eastAsia="es-CO"/>
              </w:rPr>
              <w:t>.</w:t>
            </w:r>
          </w:p>
        </w:tc>
      </w:tr>
      <w:tr w:rsidR="00E43C7A" w:rsidRPr="006145DB" w14:paraId="18B9CB76" w14:textId="77777777" w:rsidTr="009A1854">
        <w:trPr>
          <w:trHeight w:val="612"/>
          <w:jc w:val="center"/>
        </w:trPr>
        <w:tc>
          <w:tcPr>
            <w:tcW w:w="1895" w:type="dxa"/>
            <w:vAlign w:val="center"/>
          </w:tcPr>
          <w:p w14:paraId="1F9E646B" w14:textId="77777777" w:rsidR="00704EFD" w:rsidRPr="006145DB" w:rsidRDefault="00704EFD" w:rsidP="009C35B4">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500" w:type="dxa"/>
            <w:vAlign w:val="center"/>
          </w:tcPr>
          <w:p w14:paraId="1A7F179E" w14:textId="77777777" w:rsidR="00704EFD" w:rsidRPr="006145DB" w:rsidRDefault="00704EFD" w:rsidP="00A41D23">
            <w:pPr>
              <w:pStyle w:val="Textoindependiente"/>
              <w:spacing w:after="0" w:line="240" w:lineRule="auto"/>
              <w:jc w:val="both"/>
              <w:rPr>
                <w:rFonts w:cs="Arial"/>
                <w:shd w:val="clear" w:color="auto" w:fill="FFFFFF"/>
              </w:rPr>
            </w:pPr>
            <w:r w:rsidRPr="006145DB">
              <w:rPr>
                <w:rStyle w:val="normaltextrun"/>
                <w:rFonts w:cs="Arial"/>
                <w:sz w:val="20"/>
                <w:szCs w:val="20"/>
                <w:shd w:val="clear" w:color="auto" w:fill="FFFFFF"/>
              </w:rPr>
              <w:t xml:space="preserve">Persona habitante de calle, ex habitante de calle o en alto riesgo de estarlo, de dieciocho (18) años o más que requiera una solución habitacional temporal para la consolidación de su proceso de inclusión.  </w:t>
            </w:r>
          </w:p>
        </w:tc>
      </w:tr>
      <w:tr w:rsidR="00E43C7A" w:rsidRPr="006145DB" w14:paraId="7DF24D66" w14:textId="77777777" w:rsidTr="00704EFD">
        <w:trPr>
          <w:trHeight w:val="6209"/>
          <w:jc w:val="center"/>
        </w:trPr>
        <w:tc>
          <w:tcPr>
            <w:tcW w:w="1895" w:type="dxa"/>
            <w:vAlign w:val="center"/>
          </w:tcPr>
          <w:p w14:paraId="2ABF3726" w14:textId="77777777" w:rsidR="00704EFD" w:rsidRPr="006145DB" w:rsidRDefault="00704EFD" w:rsidP="009C35B4">
            <w:pPr>
              <w:spacing w:after="0"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500" w:type="dxa"/>
            <w:vAlign w:val="center"/>
          </w:tcPr>
          <w:tbl>
            <w:tblPr>
              <w:tblStyle w:val="Tablaconcuadrcula"/>
              <w:tblW w:w="7301" w:type="dxa"/>
              <w:tblLayout w:type="fixed"/>
              <w:tblLook w:val="04A0" w:firstRow="1" w:lastRow="0" w:firstColumn="1" w:lastColumn="0" w:noHBand="0" w:noVBand="1"/>
            </w:tblPr>
            <w:tblGrid>
              <w:gridCol w:w="2947"/>
              <w:gridCol w:w="1701"/>
              <w:gridCol w:w="1134"/>
              <w:gridCol w:w="1519"/>
            </w:tblGrid>
            <w:tr w:rsidR="00E43C7A" w:rsidRPr="006145DB" w14:paraId="1ADB611F" w14:textId="77777777" w:rsidTr="00704EFD">
              <w:trPr>
                <w:trHeight w:val="372"/>
              </w:trPr>
              <w:tc>
                <w:tcPr>
                  <w:tcW w:w="2947" w:type="dxa"/>
                  <w:vAlign w:val="center"/>
                </w:tcPr>
                <w:p w14:paraId="04B37903" w14:textId="77777777" w:rsidR="00704EFD" w:rsidRPr="006145DB" w:rsidRDefault="00704EFD" w:rsidP="00A41D23">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701" w:type="dxa"/>
                  <w:vAlign w:val="center"/>
                </w:tcPr>
                <w:p w14:paraId="74361126" w14:textId="77777777" w:rsidR="00704EFD" w:rsidRPr="006145DB" w:rsidRDefault="00704EFD" w:rsidP="00A41D23">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593CCD53" w14:textId="77777777" w:rsidR="00704EFD" w:rsidRPr="006145DB" w:rsidRDefault="00704EFD" w:rsidP="00A41D23">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19" w:type="dxa"/>
                  <w:vAlign w:val="center"/>
                </w:tcPr>
                <w:p w14:paraId="0C9DBFFF" w14:textId="77777777" w:rsidR="00704EFD" w:rsidRPr="006145DB" w:rsidRDefault="00704EFD" w:rsidP="00A41D23">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E43C7A" w:rsidRPr="006145DB" w14:paraId="10644CBF" w14:textId="77777777" w:rsidTr="00704EFD">
              <w:trPr>
                <w:trHeight w:val="231"/>
              </w:trPr>
              <w:tc>
                <w:tcPr>
                  <w:tcW w:w="2947" w:type="dxa"/>
                  <w:vMerge w:val="restart"/>
                  <w:vAlign w:val="center"/>
                </w:tcPr>
                <w:p w14:paraId="6D29A0AD" w14:textId="77777777" w:rsidR="00704EFD" w:rsidRPr="006145DB" w:rsidRDefault="00704EFD" w:rsidP="00A41D23">
                  <w:pPr>
                    <w:tabs>
                      <w:tab w:val="left" w:pos="709"/>
                    </w:tabs>
                    <w:jc w:val="both"/>
                    <w:rPr>
                      <w:rFonts w:cs="Arial"/>
                      <w:sz w:val="16"/>
                      <w:szCs w:val="16"/>
                      <w:shd w:val="clear" w:color="auto" w:fill="FFFFFF"/>
                    </w:rPr>
                  </w:pPr>
                  <w:r w:rsidRPr="006145DB">
                    <w:rPr>
                      <w:rFonts w:cs="Arial"/>
                      <w:sz w:val="16"/>
                      <w:szCs w:val="16"/>
                      <w:shd w:val="clear" w:color="auto" w:fill="FFFFFF"/>
                    </w:rPr>
                    <w:t>Persona de 18 años o más.</w:t>
                  </w:r>
                </w:p>
              </w:tc>
              <w:tc>
                <w:tcPr>
                  <w:tcW w:w="1701" w:type="dxa"/>
                  <w:vAlign w:val="center"/>
                </w:tcPr>
                <w:p w14:paraId="7105F273"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0C330B4F"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9" w:type="dxa"/>
                  <w:vAlign w:val="center"/>
                </w:tcPr>
                <w:p w14:paraId="1D458DF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6CA30786" w14:textId="77777777" w:rsidTr="00704EFD">
              <w:trPr>
                <w:trHeight w:val="231"/>
              </w:trPr>
              <w:tc>
                <w:tcPr>
                  <w:tcW w:w="2947" w:type="dxa"/>
                  <w:vMerge/>
                  <w:vAlign w:val="center"/>
                </w:tcPr>
                <w:p w14:paraId="72E0F335" w14:textId="77777777" w:rsidR="00704EFD" w:rsidRPr="006145DB" w:rsidRDefault="00704EFD" w:rsidP="00A41D23">
                  <w:pPr>
                    <w:tabs>
                      <w:tab w:val="left" w:pos="709"/>
                    </w:tabs>
                    <w:ind w:left="-48"/>
                    <w:contextualSpacing/>
                    <w:jc w:val="both"/>
                    <w:rPr>
                      <w:rFonts w:cs="Arial"/>
                      <w:bCs/>
                      <w:sz w:val="20"/>
                      <w:szCs w:val="20"/>
                      <w:lang w:eastAsia="es-CO"/>
                    </w:rPr>
                  </w:pPr>
                </w:p>
              </w:tc>
              <w:tc>
                <w:tcPr>
                  <w:tcW w:w="1701" w:type="dxa"/>
                  <w:vAlign w:val="center"/>
                </w:tcPr>
                <w:p w14:paraId="3ADF1E7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Registro Social de Hogares (RNEC)</w:t>
                  </w:r>
                </w:p>
              </w:tc>
              <w:tc>
                <w:tcPr>
                  <w:tcW w:w="1134" w:type="dxa"/>
                  <w:vAlign w:val="center"/>
                </w:tcPr>
                <w:p w14:paraId="1CA03F0E"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 (Mes Vencido)</w:t>
                  </w:r>
                </w:p>
              </w:tc>
              <w:tc>
                <w:tcPr>
                  <w:tcW w:w="1519" w:type="dxa"/>
                  <w:vAlign w:val="center"/>
                </w:tcPr>
                <w:p w14:paraId="4A9FB9AD"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Planeación – SDP</w:t>
                  </w:r>
                </w:p>
              </w:tc>
            </w:tr>
            <w:tr w:rsidR="00E43C7A" w:rsidRPr="006145DB" w14:paraId="11D1822A" w14:textId="77777777" w:rsidTr="00704EFD">
              <w:trPr>
                <w:trHeight w:val="299"/>
              </w:trPr>
              <w:tc>
                <w:tcPr>
                  <w:tcW w:w="2947" w:type="dxa"/>
                  <w:vMerge w:val="restart"/>
                  <w:vAlign w:val="center"/>
                </w:tcPr>
                <w:p w14:paraId="45648C2D"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habitante de calle</w:t>
                  </w:r>
                </w:p>
              </w:tc>
              <w:tc>
                <w:tcPr>
                  <w:tcW w:w="1701" w:type="dxa"/>
                  <w:vAlign w:val="center"/>
                </w:tcPr>
                <w:p w14:paraId="3D6274C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05272614"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9" w:type="dxa"/>
                  <w:vAlign w:val="center"/>
                </w:tcPr>
                <w:p w14:paraId="49EC85B0"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129584FF" w14:textId="77777777" w:rsidTr="00704EFD">
              <w:trPr>
                <w:trHeight w:val="231"/>
              </w:trPr>
              <w:tc>
                <w:tcPr>
                  <w:tcW w:w="2947" w:type="dxa"/>
                  <w:vMerge/>
                  <w:vAlign w:val="center"/>
                </w:tcPr>
                <w:p w14:paraId="2D7B34D7"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701" w:type="dxa"/>
                  <w:vAlign w:val="center"/>
                </w:tcPr>
                <w:p w14:paraId="6AA6DCB1"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Listado censal Ciudadanos Habitantes de Calle</w:t>
                  </w:r>
                </w:p>
              </w:tc>
              <w:tc>
                <w:tcPr>
                  <w:tcW w:w="1134" w:type="dxa"/>
                  <w:vAlign w:val="center"/>
                </w:tcPr>
                <w:p w14:paraId="1E6D622C"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 (Mes Vencido)</w:t>
                  </w:r>
                </w:p>
              </w:tc>
              <w:tc>
                <w:tcPr>
                  <w:tcW w:w="1519" w:type="dxa"/>
                  <w:vAlign w:val="center"/>
                </w:tcPr>
                <w:p w14:paraId="655BECB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Salud</w:t>
                  </w:r>
                </w:p>
              </w:tc>
            </w:tr>
            <w:tr w:rsidR="00E43C7A" w:rsidRPr="006145DB" w14:paraId="1D671FC1" w14:textId="77777777" w:rsidTr="00704EFD">
              <w:trPr>
                <w:trHeight w:val="231"/>
              </w:trPr>
              <w:tc>
                <w:tcPr>
                  <w:tcW w:w="2947" w:type="dxa"/>
                  <w:vMerge/>
                  <w:vAlign w:val="center"/>
                </w:tcPr>
                <w:p w14:paraId="0D1BF3EC"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701" w:type="dxa"/>
                  <w:vAlign w:val="center"/>
                </w:tcPr>
                <w:p w14:paraId="04694A94"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 xml:space="preserve">Censo de habitantes de calle – Bogotá </w:t>
                  </w:r>
                </w:p>
              </w:tc>
              <w:tc>
                <w:tcPr>
                  <w:tcW w:w="1134" w:type="dxa"/>
                  <w:vAlign w:val="center"/>
                </w:tcPr>
                <w:p w14:paraId="565EB8D3"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Vigente</w:t>
                  </w:r>
                </w:p>
              </w:tc>
              <w:tc>
                <w:tcPr>
                  <w:tcW w:w="1519" w:type="dxa"/>
                  <w:vAlign w:val="center"/>
                </w:tcPr>
                <w:p w14:paraId="0AE5652D"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7973862C" w14:textId="77777777" w:rsidTr="00704EFD">
              <w:trPr>
                <w:trHeight w:val="231"/>
              </w:trPr>
              <w:tc>
                <w:tcPr>
                  <w:tcW w:w="2947" w:type="dxa"/>
                  <w:vMerge/>
                  <w:vAlign w:val="center"/>
                </w:tcPr>
                <w:p w14:paraId="1839EFA1"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701" w:type="dxa"/>
                  <w:vAlign w:val="center"/>
                </w:tcPr>
                <w:p w14:paraId="01AAB60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0D15E96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9" w:type="dxa"/>
                  <w:vAlign w:val="center"/>
                </w:tcPr>
                <w:p w14:paraId="1CA823D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591D5210" w14:textId="77777777" w:rsidTr="00704EFD">
              <w:trPr>
                <w:trHeight w:val="609"/>
              </w:trPr>
              <w:tc>
                <w:tcPr>
                  <w:tcW w:w="2947" w:type="dxa"/>
                  <w:vMerge w:val="restart"/>
                  <w:vAlign w:val="center"/>
                </w:tcPr>
                <w:p w14:paraId="5FEF34D7"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ex habitante de calle</w:t>
                  </w:r>
                </w:p>
              </w:tc>
              <w:tc>
                <w:tcPr>
                  <w:tcW w:w="1701" w:type="dxa"/>
                  <w:vAlign w:val="center"/>
                </w:tcPr>
                <w:p w14:paraId="76CAFF1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64A8C6CE"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9" w:type="dxa"/>
                  <w:vAlign w:val="center"/>
                </w:tcPr>
                <w:p w14:paraId="39DFC88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4E9B307E" w14:textId="77777777" w:rsidTr="00704EFD">
              <w:trPr>
                <w:trHeight w:val="231"/>
              </w:trPr>
              <w:tc>
                <w:tcPr>
                  <w:tcW w:w="2947" w:type="dxa"/>
                  <w:vMerge/>
                  <w:vAlign w:val="center"/>
                </w:tcPr>
                <w:p w14:paraId="54E21A49"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701" w:type="dxa"/>
                  <w:vAlign w:val="center"/>
                </w:tcPr>
                <w:p w14:paraId="011740A2"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Listado censal Ciudadanos Habitantes de Calle</w:t>
                  </w:r>
                </w:p>
              </w:tc>
              <w:tc>
                <w:tcPr>
                  <w:tcW w:w="1134" w:type="dxa"/>
                  <w:vAlign w:val="center"/>
                </w:tcPr>
                <w:p w14:paraId="74173FB8"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 (Mes Vencido)</w:t>
                  </w:r>
                </w:p>
              </w:tc>
              <w:tc>
                <w:tcPr>
                  <w:tcW w:w="1519" w:type="dxa"/>
                  <w:vAlign w:val="center"/>
                </w:tcPr>
                <w:p w14:paraId="3AF470E1"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Salud</w:t>
                  </w:r>
                </w:p>
              </w:tc>
            </w:tr>
            <w:tr w:rsidR="00E43C7A" w:rsidRPr="006145DB" w14:paraId="52C4C45A" w14:textId="77777777" w:rsidTr="00704EFD">
              <w:trPr>
                <w:trHeight w:val="231"/>
              </w:trPr>
              <w:tc>
                <w:tcPr>
                  <w:tcW w:w="2947" w:type="dxa"/>
                  <w:vMerge/>
                  <w:vAlign w:val="center"/>
                </w:tcPr>
                <w:p w14:paraId="32A039ED"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701" w:type="dxa"/>
                  <w:vAlign w:val="center"/>
                </w:tcPr>
                <w:p w14:paraId="47DAFF01"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 xml:space="preserve">Censo de habitantes de calle – Bogotá </w:t>
                  </w:r>
                </w:p>
              </w:tc>
              <w:tc>
                <w:tcPr>
                  <w:tcW w:w="1134" w:type="dxa"/>
                  <w:vAlign w:val="center"/>
                </w:tcPr>
                <w:p w14:paraId="3775B543"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Vigente</w:t>
                  </w:r>
                </w:p>
              </w:tc>
              <w:tc>
                <w:tcPr>
                  <w:tcW w:w="1519" w:type="dxa"/>
                  <w:vAlign w:val="center"/>
                </w:tcPr>
                <w:p w14:paraId="39B7946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4BB56724" w14:textId="77777777" w:rsidTr="00704EFD">
              <w:trPr>
                <w:trHeight w:val="231"/>
              </w:trPr>
              <w:tc>
                <w:tcPr>
                  <w:tcW w:w="2947" w:type="dxa"/>
                  <w:vMerge/>
                  <w:vAlign w:val="center"/>
                </w:tcPr>
                <w:p w14:paraId="61AD8C7B"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701" w:type="dxa"/>
                  <w:vAlign w:val="center"/>
                </w:tcPr>
                <w:p w14:paraId="59F33814"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62BB3898"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9" w:type="dxa"/>
                  <w:vAlign w:val="center"/>
                </w:tcPr>
                <w:p w14:paraId="43771D8C"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6A1215EE" w14:textId="77777777" w:rsidTr="00704EFD">
              <w:trPr>
                <w:trHeight w:val="231"/>
              </w:trPr>
              <w:tc>
                <w:tcPr>
                  <w:tcW w:w="2947" w:type="dxa"/>
                  <w:vAlign w:val="center"/>
                </w:tcPr>
                <w:p w14:paraId="09429D68"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en riesgo de habitar calle</w:t>
                  </w:r>
                </w:p>
              </w:tc>
              <w:tc>
                <w:tcPr>
                  <w:tcW w:w="1701" w:type="dxa"/>
                  <w:vAlign w:val="center"/>
                </w:tcPr>
                <w:p w14:paraId="5B9D63A4"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400461A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9" w:type="dxa"/>
                  <w:vAlign w:val="center"/>
                </w:tcPr>
                <w:p w14:paraId="0322D35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bl>
          <w:p w14:paraId="52E03230" w14:textId="77777777" w:rsidR="00704EFD" w:rsidRPr="006145DB" w:rsidRDefault="00704EFD" w:rsidP="00A41D23">
            <w:pPr>
              <w:tabs>
                <w:tab w:val="left" w:pos="709"/>
              </w:tabs>
              <w:spacing w:after="0" w:line="240" w:lineRule="auto"/>
              <w:contextualSpacing/>
              <w:jc w:val="both"/>
              <w:rPr>
                <w:rFonts w:cs="Arial"/>
                <w:bCs/>
                <w:sz w:val="20"/>
                <w:szCs w:val="20"/>
                <w:lang w:eastAsia="es-CO"/>
              </w:rPr>
            </w:pPr>
          </w:p>
        </w:tc>
      </w:tr>
      <w:tr w:rsidR="00E43C7A" w:rsidRPr="006145DB" w14:paraId="69099F47" w14:textId="77777777" w:rsidTr="009A1854">
        <w:trPr>
          <w:trHeight w:val="422"/>
          <w:jc w:val="center"/>
        </w:trPr>
        <w:tc>
          <w:tcPr>
            <w:tcW w:w="1895" w:type="dxa"/>
            <w:vAlign w:val="center"/>
          </w:tcPr>
          <w:p w14:paraId="53904CD2" w14:textId="77777777" w:rsidR="00704EFD" w:rsidRPr="006145DB" w:rsidRDefault="00704EFD" w:rsidP="009C35B4">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500" w:type="dxa"/>
            <w:vAlign w:val="center"/>
          </w:tcPr>
          <w:p w14:paraId="61DFFD69" w14:textId="77777777" w:rsidR="00704EFD" w:rsidRPr="006145DB" w:rsidRDefault="00704EFD" w:rsidP="00A41D23">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No aplica</w:t>
            </w:r>
          </w:p>
        </w:tc>
      </w:tr>
      <w:tr w:rsidR="00E43C7A" w:rsidRPr="006145DB" w14:paraId="323DA704" w14:textId="77777777" w:rsidTr="00704EFD">
        <w:trPr>
          <w:trHeight w:val="8964"/>
          <w:jc w:val="center"/>
        </w:trPr>
        <w:tc>
          <w:tcPr>
            <w:tcW w:w="1895" w:type="dxa"/>
            <w:vAlign w:val="center"/>
          </w:tcPr>
          <w:p w14:paraId="3130437B" w14:textId="77777777" w:rsidR="00704EFD" w:rsidRPr="006145DB" w:rsidRDefault="00704EFD" w:rsidP="009A7FD3">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500" w:type="dxa"/>
            <w:vAlign w:val="center"/>
          </w:tcPr>
          <w:tbl>
            <w:tblPr>
              <w:tblStyle w:val="Tablaconcuadrcula"/>
              <w:tblW w:w="7299" w:type="dxa"/>
              <w:tblLayout w:type="fixed"/>
              <w:tblLook w:val="04A0" w:firstRow="1" w:lastRow="0" w:firstColumn="1" w:lastColumn="0" w:noHBand="0" w:noVBand="1"/>
            </w:tblPr>
            <w:tblGrid>
              <w:gridCol w:w="2947"/>
              <w:gridCol w:w="1701"/>
              <w:gridCol w:w="1134"/>
              <w:gridCol w:w="1517"/>
            </w:tblGrid>
            <w:tr w:rsidR="00E43C7A" w:rsidRPr="006145DB" w14:paraId="25C8B16E" w14:textId="77777777" w:rsidTr="009C35B4">
              <w:trPr>
                <w:trHeight w:val="300"/>
              </w:trPr>
              <w:tc>
                <w:tcPr>
                  <w:tcW w:w="2947" w:type="dxa"/>
                  <w:tcBorders>
                    <w:top w:val="single" w:sz="4" w:space="0" w:color="auto"/>
                  </w:tcBorders>
                  <w:vAlign w:val="center"/>
                </w:tcPr>
                <w:p w14:paraId="2399939C"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Criterios de ingreso</w:t>
                  </w:r>
                </w:p>
              </w:tc>
              <w:tc>
                <w:tcPr>
                  <w:tcW w:w="1701" w:type="dxa"/>
                  <w:tcBorders>
                    <w:top w:val="single" w:sz="4" w:space="0" w:color="auto"/>
                  </w:tcBorders>
                  <w:vAlign w:val="center"/>
                </w:tcPr>
                <w:p w14:paraId="55C09DE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Fuente de Información</w:t>
                  </w:r>
                </w:p>
              </w:tc>
              <w:tc>
                <w:tcPr>
                  <w:tcW w:w="1134" w:type="dxa"/>
                  <w:tcBorders>
                    <w:top w:val="single" w:sz="4" w:space="0" w:color="auto"/>
                  </w:tcBorders>
                  <w:vAlign w:val="center"/>
                </w:tcPr>
                <w:p w14:paraId="5976F678"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Periodicidad</w:t>
                  </w:r>
                </w:p>
              </w:tc>
              <w:tc>
                <w:tcPr>
                  <w:tcW w:w="1517" w:type="dxa"/>
                  <w:tcBorders>
                    <w:top w:val="single" w:sz="4" w:space="0" w:color="auto"/>
                  </w:tcBorders>
                  <w:vAlign w:val="center"/>
                </w:tcPr>
                <w:p w14:paraId="43DA38F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Administrador</w:t>
                  </w:r>
                </w:p>
              </w:tc>
            </w:tr>
            <w:tr w:rsidR="00E43C7A" w:rsidRPr="006145DB" w14:paraId="5696C984" w14:textId="77777777" w:rsidTr="00704EFD">
              <w:trPr>
                <w:trHeight w:val="300"/>
              </w:trPr>
              <w:tc>
                <w:tcPr>
                  <w:tcW w:w="2947" w:type="dxa"/>
                  <w:vMerge w:val="restart"/>
                  <w:vAlign w:val="center"/>
                </w:tcPr>
                <w:p w14:paraId="1F4B7DF0"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Persona de 18 años o más</w:t>
                  </w:r>
                </w:p>
              </w:tc>
              <w:tc>
                <w:tcPr>
                  <w:tcW w:w="1701" w:type="dxa"/>
                  <w:vAlign w:val="center"/>
                </w:tcPr>
                <w:p w14:paraId="2E2B23C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480836A0"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7E246DD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15063C06" w14:textId="77777777" w:rsidTr="00704EFD">
              <w:trPr>
                <w:trHeight w:val="300"/>
              </w:trPr>
              <w:tc>
                <w:tcPr>
                  <w:tcW w:w="2947" w:type="dxa"/>
                  <w:vMerge/>
                  <w:vAlign w:val="center"/>
                </w:tcPr>
                <w:p w14:paraId="71BDA2E5" w14:textId="77777777" w:rsidR="00704EFD" w:rsidRPr="006145DB" w:rsidRDefault="00704EFD" w:rsidP="00A41D23">
                  <w:pPr>
                    <w:tabs>
                      <w:tab w:val="left" w:pos="709"/>
                    </w:tabs>
                    <w:ind w:left="-48"/>
                    <w:contextualSpacing/>
                    <w:jc w:val="both"/>
                    <w:rPr>
                      <w:rFonts w:cs="Arial"/>
                      <w:bCs/>
                      <w:sz w:val="20"/>
                      <w:szCs w:val="20"/>
                      <w:lang w:eastAsia="es-CO"/>
                    </w:rPr>
                  </w:pPr>
                </w:p>
              </w:tc>
              <w:tc>
                <w:tcPr>
                  <w:tcW w:w="1701" w:type="dxa"/>
                  <w:vAlign w:val="center"/>
                </w:tcPr>
                <w:p w14:paraId="131F122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Registro Social de Hogares (RNEC)</w:t>
                  </w:r>
                </w:p>
              </w:tc>
              <w:tc>
                <w:tcPr>
                  <w:tcW w:w="1134" w:type="dxa"/>
                  <w:vAlign w:val="center"/>
                </w:tcPr>
                <w:p w14:paraId="2A07DF1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 (Mes Vencido)</w:t>
                  </w:r>
                </w:p>
              </w:tc>
              <w:tc>
                <w:tcPr>
                  <w:tcW w:w="1517" w:type="dxa"/>
                  <w:vAlign w:val="center"/>
                </w:tcPr>
                <w:p w14:paraId="0B068AC4"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Planeación – SDP</w:t>
                  </w:r>
                </w:p>
              </w:tc>
            </w:tr>
            <w:tr w:rsidR="00E43C7A" w:rsidRPr="006145DB" w14:paraId="16341F00" w14:textId="77777777" w:rsidTr="00704EFD">
              <w:trPr>
                <w:trHeight w:val="300"/>
              </w:trPr>
              <w:tc>
                <w:tcPr>
                  <w:tcW w:w="2947" w:type="dxa"/>
                  <w:vMerge w:val="restart"/>
                  <w:vAlign w:val="center"/>
                </w:tcPr>
                <w:p w14:paraId="2B397C36" w14:textId="77777777" w:rsidR="00704EFD" w:rsidRPr="006145DB" w:rsidRDefault="00704EFD" w:rsidP="00A41D23">
                  <w:pPr>
                    <w:tabs>
                      <w:tab w:val="left" w:pos="709"/>
                    </w:tabs>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habitante de calle</w:t>
                  </w:r>
                </w:p>
              </w:tc>
              <w:tc>
                <w:tcPr>
                  <w:tcW w:w="1701" w:type="dxa"/>
                  <w:vAlign w:val="center"/>
                </w:tcPr>
                <w:p w14:paraId="575EE8C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6F14E6DE"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0FE9C4E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538E65B6" w14:textId="77777777" w:rsidTr="00704EFD">
              <w:trPr>
                <w:trHeight w:val="300"/>
              </w:trPr>
              <w:tc>
                <w:tcPr>
                  <w:tcW w:w="2947" w:type="dxa"/>
                  <w:vMerge/>
                  <w:vAlign w:val="center"/>
                </w:tcPr>
                <w:p w14:paraId="6895FC3E"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701" w:type="dxa"/>
                  <w:vAlign w:val="center"/>
                </w:tcPr>
                <w:p w14:paraId="5CFACE08"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Listado censal Ciudadanos Habitantes de Calle</w:t>
                  </w:r>
                </w:p>
              </w:tc>
              <w:tc>
                <w:tcPr>
                  <w:tcW w:w="1134" w:type="dxa"/>
                  <w:vAlign w:val="center"/>
                </w:tcPr>
                <w:p w14:paraId="1CBEFE3F"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 (Mes Vencido)</w:t>
                  </w:r>
                </w:p>
              </w:tc>
              <w:tc>
                <w:tcPr>
                  <w:tcW w:w="1517" w:type="dxa"/>
                  <w:vAlign w:val="center"/>
                </w:tcPr>
                <w:p w14:paraId="662C7B98"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Salud</w:t>
                  </w:r>
                </w:p>
              </w:tc>
            </w:tr>
            <w:tr w:rsidR="00E43C7A" w:rsidRPr="006145DB" w14:paraId="2F8A9EDB" w14:textId="77777777" w:rsidTr="00704EFD">
              <w:trPr>
                <w:trHeight w:val="300"/>
              </w:trPr>
              <w:tc>
                <w:tcPr>
                  <w:tcW w:w="2947" w:type="dxa"/>
                  <w:vMerge/>
                  <w:vAlign w:val="center"/>
                </w:tcPr>
                <w:p w14:paraId="18E0DBC0"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701" w:type="dxa"/>
                  <w:vAlign w:val="center"/>
                </w:tcPr>
                <w:p w14:paraId="055B060F"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 xml:space="preserve">Censo de habitantes de calle - Bogotá </w:t>
                  </w:r>
                </w:p>
              </w:tc>
              <w:tc>
                <w:tcPr>
                  <w:tcW w:w="1134" w:type="dxa"/>
                  <w:vAlign w:val="center"/>
                </w:tcPr>
                <w:p w14:paraId="10040E7F"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Vigente</w:t>
                  </w:r>
                </w:p>
              </w:tc>
              <w:tc>
                <w:tcPr>
                  <w:tcW w:w="1517" w:type="dxa"/>
                  <w:vAlign w:val="center"/>
                </w:tcPr>
                <w:p w14:paraId="06ACD59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292642A8" w14:textId="77777777" w:rsidTr="00704EFD">
              <w:trPr>
                <w:trHeight w:val="300"/>
              </w:trPr>
              <w:tc>
                <w:tcPr>
                  <w:tcW w:w="2947" w:type="dxa"/>
                  <w:vMerge/>
                  <w:vAlign w:val="center"/>
                </w:tcPr>
                <w:p w14:paraId="73FCF658"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701" w:type="dxa"/>
                  <w:vAlign w:val="center"/>
                </w:tcPr>
                <w:p w14:paraId="4A83966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352E3182"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482E0944"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4F02B8DB" w14:textId="77777777" w:rsidTr="00704EFD">
              <w:trPr>
                <w:trHeight w:val="300"/>
              </w:trPr>
              <w:tc>
                <w:tcPr>
                  <w:tcW w:w="2947" w:type="dxa"/>
                  <w:vMerge w:val="restart"/>
                  <w:vAlign w:val="center"/>
                </w:tcPr>
                <w:p w14:paraId="3BD7EF6A"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ex habitante de calle</w:t>
                  </w:r>
                </w:p>
              </w:tc>
              <w:tc>
                <w:tcPr>
                  <w:tcW w:w="1701" w:type="dxa"/>
                  <w:vAlign w:val="center"/>
                </w:tcPr>
                <w:p w14:paraId="66087AD1"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6E5C7E70"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6D6B78B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2AEA2912" w14:textId="77777777" w:rsidTr="00704EFD">
              <w:trPr>
                <w:trHeight w:val="300"/>
              </w:trPr>
              <w:tc>
                <w:tcPr>
                  <w:tcW w:w="2947" w:type="dxa"/>
                  <w:vMerge/>
                  <w:vAlign w:val="center"/>
                </w:tcPr>
                <w:p w14:paraId="367A8233"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701" w:type="dxa"/>
                  <w:vAlign w:val="center"/>
                </w:tcPr>
                <w:p w14:paraId="14E1B3CC"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Listado censal Ciudadanos Habitantes de Calle</w:t>
                  </w:r>
                </w:p>
              </w:tc>
              <w:tc>
                <w:tcPr>
                  <w:tcW w:w="1134" w:type="dxa"/>
                  <w:vAlign w:val="center"/>
                </w:tcPr>
                <w:p w14:paraId="31BB67B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 (Mes Vencido)</w:t>
                  </w:r>
                </w:p>
              </w:tc>
              <w:tc>
                <w:tcPr>
                  <w:tcW w:w="1517" w:type="dxa"/>
                  <w:vAlign w:val="center"/>
                </w:tcPr>
                <w:p w14:paraId="7D867958"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Salud</w:t>
                  </w:r>
                </w:p>
              </w:tc>
            </w:tr>
            <w:tr w:rsidR="00E43C7A" w:rsidRPr="006145DB" w14:paraId="1347F107" w14:textId="77777777" w:rsidTr="00704EFD">
              <w:trPr>
                <w:trHeight w:val="300"/>
              </w:trPr>
              <w:tc>
                <w:tcPr>
                  <w:tcW w:w="2947" w:type="dxa"/>
                  <w:vMerge/>
                  <w:vAlign w:val="center"/>
                </w:tcPr>
                <w:p w14:paraId="74365401"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701" w:type="dxa"/>
                  <w:vAlign w:val="center"/>
                </w:tcPr>
                <w:p w14:paraId="63419A9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 xml:space="preserve">Censo de habitantes de calle - Bogotá </w:t>
                  </w:r>
                </w:p>
              </w:tc>
              <w:tc>
                <w:tcPr>
                  <w:tcW w:w="1134" w:type="dxa"/>
                  <w:vAlign w:val="center"/>
                </w:tcPr>
                <w:p w14:paraId="66D50A0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Vigente</w:t>
                  </w:r>
                </w:p>
              </w:tc>
              <w:tc>
                <w:tcPr>
                  <w:tcW w:w="1517" w:type="dxa"/>
                  <w:vAlign w:val="center"/>
                </w:tcPr>
                <w:p w14:paraId="15EF2AC1"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6E7E8886" w14:textId="77777777" w:rsidTr="00704EFD">
              <w:trPr>
                <w:trHeight w:val="300"/>
              </w:trPr>
              <w:tc>
                <w:tcPr>
                  <w:tcW w:w="2947" w:type="dxa"/>
                  <w:vMerge/>
                  <w:vAlign w:val="center"/>
                </w:tcPr>
                <w:p w14:paraId="49F654E3"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p>
              </w:tc>
              <w:tc>
                <w:tcPr>
                  <w:tcW w:w="1701" w:type="dxa"/>
                  <w:vAlign w:val="center"/>
                </w:tcPr>
                <w:p w14:paraId="0A235CE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09B02553"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459489FD"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718CD5FA" w14:textId="77777777" w:rsidTr="00704EFD">
              <w:trPr>
                <w:trHeight w:val="300"/>
              </w:trPr>
              <w:tc>
                <w:tcPr>
                  <w:tcW w:w="2947" w:type="dxa"/>
                  <w:vAlign w:val="center"/>
                </w:tcPr>
                <w:p w14:paraId="07485FD0" w14:textId="77777777" w:rsidR="00704EFD" w:rsidRPr="006145DB" w:rsidRDefault="00704EFD" w:rsidP="00A41D23">
                  <w:pPr>
                    <w:tabs>
                      <w:tab w:val="left" w:pos="709"/>
                    </w:tabs>
                    <w:ind w:left="-48"/>
                    <w:contextualSpacing/>
                    <w:jc w:val="both"/>
                    <w:rPr>
                      <w:rStyle w:val="normaltextrun"/>
                      <w:rFonts w:eastAsia="Calibri" w:cs="Arial"/>
                      <w:sz w:val="16"/>
                      <w:szCs w:val="16"/>
                      <w:shd w:val="clear" w:color="auto" w:fill="FFFFFF"/>
                    </w:rPr>
                  </w:pPr>
                  <w:r w:rsidRPr="006145DB">
                    <w:rPr>
                      <w:rStyle w:val="normaltextrun"/>
                      <w:rFonts w:eastAsia="Calibri" w:cs="Arial"/>
                      <w:sz w:val="16"/>
                      <w:szCs w:val="16"/>
                      <w:shd w:val="clear" w:color="auto" w:fill="FFFFFF"/>
                    </w:rPr>
                    <w:t>Persona en riesgo de habitar calle</w:t>
                  </w:r>
                </w:p>
              </w:tc>
              <w:tc>
                <w:tcPr>
                  <w:tcW w:w="1701" w:type="dxa"/>
                  <w:vAlign w:val="center"/>
                </w:tcPr>
                <w:p w14:paraId="7E906E0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05D9D69E"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110B1762"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58904CE0" w14:textId="77777777" w:rsidTr="00704EFD">
              <w:trPr>
                <w:trHeight w:val="300"/>
              </w:trPr>
              <w:tc>
                <w:tcPr>
                  <w:tcW w:w="2947" w:type="dxa"/>
                  <w:vAlign w:val="center"/>
                </w:tcPr>
                <w:p w14:paraId="42F9CDAF" w14:textId="77777777" w:rsidR="00704EFD" w:rsidRPr="006145DB" w:rsidRDefault="00704EFD" w:rsidP="00D74A07">
                  <w:pPr>
                    <w:ind w:left="-3"/>
                    <w:jc w:val="both"/>
                    <w:rPr>
                      <w:rStyle w:val="normaltextrun"/>
                      <w:rFonts w:cs="Arial"/>
                    </w:rPr>
                  </w:pPr>
                  <w:r w:rsidRPr="006145DB">
                    <w:rPr>
                      <w:rStyle w:val="normaltextrun"/>
                      <w:rFonts w:eastAsia="Calibri" w:cs="Arial"/>
                      <w:sz w:val="16"/>
                      <w:szCs w:val="16"/>
                    </w:rPr>
                    <w:t>Persona que requiera una solución habitacional temporal para la deshabituación de la vida en calle</w:t>
                  </w:r>
                </w:p>
              </w:tc>
              <w:tc>
                <w:tcPr>
                  <w:tcW w:w="1701" w:type="dxa"/>
                  <w:vAlign w:val="center"/>
                </w:tcPr>
                <w:p w14:paraId="045481C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3903628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51E851A0"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21030BF3" w14:textId="77777777" w:rsidTr="00704EFD">
              <w:trPr>
                <w:trHeight w:val="300"/>
              </w:trPr>
              <w:tc>
                <w:tcPr>
                  <w:tcW w:w="2947" w:type="dxa"/>
                  <w:vAlign w:val="center"/>
                </w:tcPr>
                <w:p w14:paraId="32E220D7" w14:textId="77777777" w:rsidR="00704EFD" w:rsidRPr="006145DB" w:rsidRDefault="00704EFD" w:rsidP="00A41D23">
                  <w:pPr>
                    <w:tabs>
                      <w:tab w:val="left" w:pos="709"/>
                    </w:tabs>
                    <w:ind w:left="-48"/>
                    <w:contextualSpacing/>
                    <w:jc w:val="both"/>
                    <w:rPr>
                      <w:rStyle w:val="normaltextrun"/>
                      <w:rFonts w:eastAsia="Calibri" w:cs="Arial"/>
                      <w:sz w:val="16"/>
                      <w:szCs w:val="16"/>
                    </w:rPr>
                  </w:pPr>
                  <w:r w:rsidRPr="006145DB">
                    <w:rPr>
                      <w:rFonts w:cs="Arial"/>
                      <w:sz w:val="16"/>
                      <w:szCs w:val="16"/>
                    </w:rPr>
                    <w:t>Persona que haya culminado o esté próximo a culminar procesos de atención en servicios sociales, de salud o comunitarios con resultados de deshabituación de la vida en calle.</w:t>
                  </w:r>
                </w:p>
              </w:tc>
              <w:tc>
                <w:tcPr>
                  <w:tcW w:w="1701" w:type="dxa"/>
                  <w:vAlign w:val="center"/>
                </w:tcPr>
                <w:p w14:paraId="2812AE6D"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6FBA48A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58827D0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2AD13303" w14:textId="77777777" w:rsidTr="00704EFD">
              <w:trPr>
                <w:trHeight w:val="300"/>
              </w:trPr>
              <w:tc>
                <w:tcPr>
                  <w:tcW w:w="2947" w:type="dxa"/>
                  <w:vAlign w:val="center"/>
                </w:tcPr>
                <w:p w14:paraId="0CEE28AC" w14:textId="77777777" w:rsidR="00704EFD" w:rsidRPr="006145DB" w:rsidRDefault="00704EFD" w:rsidP="00A41D23">
                  <w:pPr>
                    <w:tabs>
                      <w:tab w:val="left" w:pos="709"/>
                    </w:tabs>
                    <w:ind w:left="-48"/>
                    <w:contextualSpacing/>
                    <w:jc w:val="both"/>
                    <w:rPr>
                      <w:rFonts w:cs="Arial"/>
                      <w:sz w:val="16"/>
                      <w:szCs w:val="16"/>
                      <w:shd w:val="clear" w:color="auto" w:fill="FFFFFF"/>
                    </w:rPr>
                  </w:pPr>
                  <w:r w:rsidRPr="006145DB">
                    <w:rPr>
                      <w:rFonts w:cs="Arial"/>
                      <w:sz w:val="16"/>
                      <w:szCs w:val="16"/>
                      <w:shd w:val="clear" w:color="auto" w:fill="FFFFFF"/>
                    </w:rPr>
                    <w:t xml:space="preserve">Persona </w:t>
                  </w:r>
                  <w:r w:rsidRPr="006145DB">
                    <w:rPr>
                      <w:rFonts w:cs="Arial"/>
                      <w:sz w:val="16"/>
                      <w:szCs w:val="16"/>
                      <w:shd w:val="clear" w:color="auto" w:fill="FFFFFF"/>
                      <w:lang w:val="es-MX"/>
                    </w:rPr>
                    <w:t>sin consumo problemático de sustancias psicoactivas</w:t>
                  </w:r>
                </w:p>
              </w:tc>
              <w:tc>
                <w:tcPr>
                  <w:tcW w:w="1701" w:type="dxa"/>
                  <w:vAlign w:val="center"/>
                </w:tcPr>
                <w:p w14:paraId="279AF53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7EBE620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68C3639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336A506A" w14:textId="77777777" w:rsidTr="00704EFD">
              <w:trPr>
                <w:trHeight w:val="330"/>
              </w:trPr>
              <w:tc>
                <w:tcPr>
                  <w:tcW w:w="2947" w:type="dxa"/>
                  <w:vAlign w:val="center"/>
                </w:tcPr>
                <w:p w14:paraId="369EBDAD" w14:textId="77777777" w:rsidR="00704EFD" w:rsidRPr="006145DB" w:rsidRDefault="00704EFD" w:rsidP="00A41D23">
                  <w:pPr>
                    <w:tabs>
                      <w:tab w:val="left" w:pos="709"/>
                    </w:tabs>
                    <w:contextualSpacing/>
                    <w:jc w:val="both"/>
                    <w:rPr>
                      <w:rFonts w:cs="Arial"/>
                      <w:sz w:val="16"/>
                      <w:szCs w:val="16"/>
                      <w:shd w:val="clear" w:color="auto" w:fill="FFFFFF"/>
                      <w:lang w:eastAsia="es-CO"/>
                    </w:rPr>
                  </w:pPr>
                  <w:r w:rsidRPr="006145DB">
                    <w:rPr>
                      <w:rFonts w:cs="Arial"/>
                      <w:sz w:val="16"/>
                      <w:szCs w:val="16"/>
                      <w:shd w:val="clear" w:color="auto" w:fill="FFFFFF"/>
                      <w:lang w:val="es-MX"/>
                    </w:rPr>
                    <w:t>Persona con dependencia funcional moderada con puntaje en la escala de valoración BARTHEL entre 90 a 100</w:t>
                  </w:r>
                </w:p>
              </w:tc>
              <w:tc>
                <w:tcPr>
                  <w:tcW w:w="1701" w:type="dxa"/>
                  <w:vAlign w:val="center"/>
                </w:tcPr>
                <w:p w14:paraId="02DF698C"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4FE0CF3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7E7A430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727DFA55" w14:textId="77777777" w:rsidTr="00704EFD">
              <w:trPr>
                <w:trHeight w:val="330"/>
              </w:trPr>
              <w:tc>
                <w:tcPr>
                  <w:tcW w:w="2947" w:type="dxa"/>
                  <w:vAlign w:val="center"/>
                </w:tcPr>
                <w:p w14:paraId="109BC981" w14:textId="77777777" w:rsidR="00704EFD" w:rsidRPr="006145DB" w:rsidRDefault="00704EFD" w:rsidP="00A41D23">
                  <w:pPr>
                    <w:tabs>
                      <w:tab w:val="left" w:pos="709"/>
                    </w:tabs>
                    <w:ind w:left="-48"/>
                    <w:contextualSpacing/>
                    <w:jc w:val="both"/>
                    <w:rPr>
                      <w:rFonts w:cs="Arial"/>
                      <w:sz w:val="16"/>
                      <w:szCs w:val="16"/>
                      <w:lang w:val="es-MX"/>
                    </w:rPr>
                  </w:pPr>
                  <w:r w:rsidRPr="006145DB">
                    <w:rPr>
                      <w:rFonts w:cs="Arial"/>
                      <w:sz w:val="16"/>
                      <w:szCs w:val="16"/>
                      <w:lang w:val="es-MX"/>
                    </w:rPr>
                    <w:t>Persona remitida por los servicios de la Subdirección para la Adultez</w:t>
                  </w:r>
                </w:p>
              </w:tc>
              <w:tc>
                <w:tcPr>
                  <w:tcW w:w="1701" w:type="dxa"/>
                  <w:vAlign w:val="center"/>
                </w:tcPr>
                <w:p w14:paraId="438E08E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3AF8FBE8"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7" w:type="dxa"/>
                  <w:vAlign w:val="center"/>
                </w:tcPr>
                <w:p w14:paraId="7CE4D9A1"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bl>
          <w:p w14:paraId="65F99107" w14:textId="77777777" w:rsidR="00704EFD" w:rsidRPr="006145DB" w:rsidRDefault="00704EFD" w:rsidP="00A41D23">
            <w:pPr>
              <w:pStyle w:val="Textoindependiente"/>
              <w:spacing w:after="0" w:line="240" w:lineRule="auto"/>
              <w:ind w:right="112"/>
              <w:jc w:val="both"/>
              <w:rPr>
                <w:rFonts w:cs="Arial"/>
                <w:bCs/>
                <w:lang w:eastAsia="es-CO"/>
              </w:rPr>
            </w:pPr>
          </w:p>
        </w:tc>
      </w:tr>
      <w:tr w:rsidR="00E43C7A" w:rsidRPr="006145DB" w14:paraId="678CC945" w14:textId="77777777" w:rsidTr="00704EFD">
        <w:trPr>
          <w:trHeight w:val="7262"/>
          <w:jc w:val="center"/>
        </w:trPr>
        <w:tc>
          <w:tcPr>
            <w:tcW w:w="1895" w:type="dxa"/>
            <w:vAlign w:val="center"/>
          </w:tcPr>
          <w:p w14:paraId="023D0665" w14:textId="77777777" w:rsidR="00704EFD" w:rsidRPr="006145DB" w:rsidRDefault="00704EFD" w:rsidP="009A7FD3">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500" w:type="dxa"/>
            <w:vAlign w:val="center"/>
          </w:tcPr>
          <w:tbl>
            <w:tblPr>
              <w:tblStyle w:val="Tablaconcuadrcula"/>
              <w:tblW w:w="7298" w:type="dxa"/>
              <w:tblLayout w:type="fixed"/>
              <w:tblLook w:val="04A0" w:firstRow="1" w:lastRow="0" w:firstColumn="1" w:lastColumn="0" w:noHBand="0" w:noVBand="1"/>
            </w:tblPr>
            <w:tblGrid>
              <w:gridCol w:w="2947"/>
              <w:gridCol w:w="1701"/>
              <w:gridCol w:w="1134"/>
              <w:gridCol w:w="1516"/>
            </w:tblGrid>
            <w:tr w:rsidR="00E43C7A" w:rsidRPr="006145DB" w14:paraId="69741B9B" w14:textId="77777777" w:rsidTr="00D74A07">
              <w:trPr>
                <w:trHeight w:val="380"/>
              </w:trPr>
              <w:tc>
                <w:tcPr>
                  <w:tcW w:w="2947" w:type="dxa"/>
                  <w:tcBorders>
                    <w:top w:val="single" w:sz="4" w:space="0" w:color="auto"/>
                  </w:tcBorders>
                  <w:vAlign w:val="center"/>
                </w:tcPr>
                <w:p w14:paraId="7A2AFE2B" w14:textId="77777777" w:rsidR="00704EFD" w:rsidRPr="006145DB" w:rsidRDefault="00704EFD" w:rsidP="00A41D23">
                  <w:pPr>
                    <w:jc w:val="center"/>
                    <w:rPr>
                      <w:rFonts w:eastAsia="Arial" w:cs="Arial"/>
                      <w:sz w:val="16"/>
                      <w:szCs w:val="16"/>
                    </w:rPr>
                  </w:pPr>
                  <w:r w:rsidRPr="006145DB">
                    <w:rPr>
                      <w:rFonts w:eastAsia="Arial" w:cs="Arial"/>
                      <w:sz w:val="16"/>
                      <w:szCs w:val="16"/>
                    </w:rPr>
                    <w:t>Criterios de Egreso</w:t>
                  </w:r>
                </w:p>
              </w:tc>
              <w:tc>
                <w:tcPr>
                  <w:tcW w:w="1701" w:type="dxa"/>
                  <w:tcBorders>
                    <w:top w:val="single" w:sz="4" w:space="0" w:color="auto"/>
                  </w:tcBorders>
                  <w:vAlign w:val="center"/>
                </w:tcPr>
                <w:p w14:paraId="5E65C1A4" w14:textId="77777777" w:rsidR="00704EFD" w:rsidRPr="006145DB" w:rsidRDefault="00704EFD" w:rsidP="00A41D23">
                  <w:pPr>
                    <w:jc w:val="center"/>
                    <w:rPr>
                      <w:rFonts w:eastAsia="Arial" w:cs="Arial"/>
                      <w:sz w:val="16"/>
                      <w:szCs w:val="16"/>
                    </w:rPr>
                  </w:pPr>
                  <w:r w:rsidRPr="006145DB">
                    <w:rPr>
                      <w:rFonts w:eastAsia="Arial" w:cs="Arial"/>
                      <w:sz w:val="16"/>
                      <w:szCs w:val="16"/>
                    </w:rPr>
                    <w:t>Fuente de Información</w:t>
                  </w:r>
                </w:p>
              </w:tc>
              <w:tc>
                <w:tcPr>
                  <w:tcW w:w="1134" w:type="dxa"/>
                  <w:tcBorders>
                    <w:top w:val="single" w:sz="4" w:space="0" w:color="auto"/>
                  </w:tcBorders>
                  <w:vAlign w:val="center"/>
                </w:tcPr>
                <w:p w14:paraId="00C29177" w14:textId="77777777" w:rsidR="00704EFD" w:rsidRPr="006145DB" w:rsidRDefault="00704EFD" w:rsidP="00A41D23">
                  <w:pPr>
                    <w:jc w:val="center"/>
                    <w:rPr>
                      <w:rFonts w:eastAsia="Arial" w:cs="Arial"/>
                      <w:sz w:val="16"/>
                      <w:szCs w:val="16"/>
                    </w:rPr>
                  </w:pPr>
                  <w:r w:rsidRPr="006145DB">
                    <w:rPr>
                      <w:rFonts w:eastAsia="Arial" w:cs="Arial"/>
                      <w:sz w:val="16"/>
                      <w:szCs w:val="16"/>
                    </w:rPr>
                    <w:t>Periodicidad</w:t>
                  </w:r>
                </w:p>
              </w:tc>
              <w:tc>
                <w:tcPr>
                  <w:tcW w:w="1516" w:type="dxa"/>
                  <w:tcBorders>
                    <w:top w:val="single" w:sz="4" w:space="0" w:color="auto"/>
                  </w:tcBorders>
                  <w:vAlign w:val="center"/>
                </w:tcPr>
                <w:p w14:paraId="43533063" w14:textId="77777777" w:rsidR="00704EFD" w:rsidRPr="006145DB" w:rsidRDefault="00704EFD" w:rsidP="00A41D23">
                  <w:pPr>
                    <w:jc w:val="center"/>
                    <w:rPr>
                      <w:rFonts w:eastAsia="Arial" w:cs="Arial"/>
                      <w:sz w:val="16"/>
                      <w:szCs w:val="16"/>
                    </w:rPr>
                  </w:pPr>
                  <w:r w:rsidRPr="006145DB">
                    <w:rPr>
                      <w:rFonts w:eastAsia="Arial" w:cs="Arial"/>
                      <w:sz w:val="16"/>
                      <w:szCs w:val="16"/>
                    </w:rPr>
                    <w:t>Administrador</w:t>
                  </w:r>
                </w:p>
              </w:tc>
            </w:tr>
            <w:tr w:rsidR="00E43C7A" w:rsidRPr="006145DB" w14:paraId="50FECEE9" w14:textId="77777777" w:rsidTr="00704EFD">
              <w:trPr>
                <w:trHeight w:val="243"/>
              </w:trPr>
              <w:tc>
                <w:tcPr>
                  <w:tcW w:w="2947" w:type="dxa"/>
                  <w:vAlign w:val="center"/>
                </w:tcPr>
                <w:p w14:paraId="26540637" w14:textId="77777777" w:rsidR="00704EFD" w:rsidRPr="006145DB" w:rsidRDefault="00704EFD" w:rsidP="00A41D23">
                  <w:pPr>
                    <w:tabs>
                      <w:tab w:val="left" w:pos="709"/>
                    </w:tabs>
                    <w:contextualSpacing/>
                    <w:jc w:val="both"/>
                    <w:rPr>
                      <w:rFonts w:cs="Arial"/>
                      <w:sz w:val="20"/>
                      <w:szCs w:val="20"/>
                      <w:lang w:eastAsia="es-CO"/>
                    </w:rPr>
                  </w:pPr>
                  <w:r w:rsidRPr="006145DB">
                    <w:rPr>
                      <w:rFonts w:cs="Arial"/>
                      <w:sz w:val="16"/>
                      <w:szCs w:val="16"/>
                      <w:lang w:eastAsia="es-CO"/>
                    </w:rPr>
                    <w:t>Retiro voluntario manifestado libre y expresamente por escrito.</w:t>
                  </w:r>
                </w:p>
              </w:tc>
              <w:tc>
                <w:tcPr>
                  <w:tcW w:w="1701" w:type="dxa"/>
                  <w:vAlign w:val="center"/>
                </w:tcPr>
                <w:p w14:paraId="007F3DF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 xml:space="preserve">Verificación en campo </w:t>
                  </w:r>
                </w:p>
              </w:tc>
              <w:tc>
                <w:tcPr>
                  <w:tcW w:w="1134" w:type="dxa"/>
                  <w:vAlign w:val="center"/>
                </w:tcPr>
                <w:p w14:paraId="2C78888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vAlign w:val="center"/>
                </w:tcPr>
                <w:p w14:paraId="271AFA3D"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7E9472B4" w14:textId="77777777" w:rsidTr="00704EFD">
              <w:trPr>
                <w:trHeight w:val="243"/>
              </w:trPr>
              <w:tc>
                <w:tcPr>
                  <w:tcW w:w="2947" w:type="dxa"/>
                  <w:vAlign w:val="center"/>
                </w:tcPr>
                <w:p w14:paraId="5A54B38C" w14:textId="77777777" w:rsidR="00704EFD" w:rsidRPr="006145DB" w:rsidRDefault="00704EFD" w:rsidP="00A41D23">
                  <w:pPr>
                    <w:tabs>
                      <w:tab w:val="left" w:pos="709"/>
                    </w:tabs>
                    <w:contextualSpacing/>
                    <w:jc w:val="both"/>
                    <w:rPr>
                      <w:rFonts w:cs="Arial"/>
                      <w:sz w:val="16"/>
                      <w:szCs w:val="16"/>
                      <w:lang w:eastAsia="es-CO"/>
                    </w:rPr>
                  </w:pPr>
                  <w:r w:rsidRPr="006145DB">
                    <w:rPr>
                      <w:rFonts w:cs="Arial"/>
                      <w:sz w:val="16"/>
                      <w:szCs w:val="16"/>
                      <w:lang w:eastAsia="es-CO"/>
                    </w:rPr>
                    <w:t>Abandono del plan de atención individual</w:t>
                  </w:r>
                </w:p>
              </w:tc>
              <w:tc>
                <w:tcPr>
                  <w:tcW w:w="1701" w:type="dxa"/>
                  <w:vAlign w:val="center"/>
                </w:tcPr>
                <w:p w14:paraId="7E78DD6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 xml:space="preserve">Verificación en campo </w:t>
                  </w:r>
                </w:p>
              </w:tc>
              <w:tc>
                <w:tcPr>
                  <w:tcW w:w="1134" w:type="dxa"/>
                  <w:vAlign w:val="center"/>
                </w:tcPr>
                <w:p w14:paraId="7DD350B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vAlign w:val="center"/>
                </w:tcPr>
                <w:p w14:paraId="2ECCB6F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73806026" w14:textId="77777777" w:rsidTr="00704EFD">
              <w:trPr>
                <w:trHeight w:val="243"/>
              </w:trPr>
              <w:tc>
                <w:tcPr>
                  <w:tcW w:w="2947" w:type="dxa"/>
                  <w:vAlign w:val="center"/>
                </w:tcPr>
                <w:p w14:paraId="20015416" w14:textId="77777777" w:rsidR="00704EFD" w:rsidRPr="006145DB" w:rsidRDefault="00704EFD" w:rsidP="00A41D23">
                  <w:pPr>
                    <w:tabs>
                      <w:tab w:val="left" w:pos="709"/>
                    </w:tabs>
                    <w:contextualSpacing/>
                    <w:jc w:val="both"/>
                    <w:rPr>
                      <w:rFonts w:eastAsia="Arial" w:cs="Arial"/>
                      <w:sz w:val="16"/>
                      <w:szCs w:val="16"/>
                    </w:rPr>
                  </w:pPr>
                  <w:r w:rsidRPr="006145DB">
                    <w:rPr>
                      <w:rFonts w:eastAsia="Arial" w:cs="Arial"/>
                      <w:sz w:val="16"/>
                      <w:szCs w:val="16"/>
                    </w:rPr>
                    <w:t xml:space="preserve"> Persona que haya accedido a una solución habitacional a largo plazo</w:t>
                  </w:r>
                </w:p>
              </w:tc>
              <w:tc>
                <w:tcPr>
                  <w:tcW w:w="1701" w:type="dxa"/>
                  <w:vAlign w:val="center"/>
                </w:tcPr>
                <w:p w14:paraId="6E038AA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18EB57D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vAlign w:val="center"/>
                </w:tcPr>
                <w:p w14:paraId="179613C0"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6E31AFFE" w14:textId="77777777" w:rsidTr="00704EFD">
              <w:trPr>
                <w:trHeight w:val="243"/>
              </w:trPr>
              <w:tc>
                <w:tcPr>
                  <w:tcW w:w="2947" w:type="dxa"/>
                  <w:vMerge w:val="restart"/>
                  <w:vAlign w:val="center"/>
                </w:tcPr>
                <w:p w14:paraId="1EF582E0" w14:textId="08BC3E71" w:rsidR="00704EFD" w:rsidRPr="006145DB" w:rsidRDefault="00704EFD" w:rsidP="00A41D23">
                  <w:pPr>
                    <w:tabs>
                      <w:tab w:val="left" w:pos="709"/>
                    </w:tabs>
                    <w:contextualSpacing/>
                    <w:jc w:val="both"/>
                    <w:rPr>
                      <w:rFonts w:cs="Arial"/>
                      <w:sz w:val="16"/>
                      <w:szCs w:val="16"/>
                      <w:lang w:eastAsia="es-CO"/>
                    </w:rPr>
                  </w:pPr>
                  <w:r w:rsidRPr="006145DB">
                    <w:rPr>
                      <w:rFonts w:cs="Arial"/>
                      <w:sz w:val="16"/>
                      <w:szCs w:val="16"/>
                    </w:rPr>
                    <w:t xml:space="preserve">Traslado a otros servicios de la SDIS, de otra entidad o institución que garantice su atención. </w:t>
                  </w:r>
                </w:p>
              </w:tc>
              <w:tc>
                <w:tcPr>
                  <w:tcW w:w="1701" w:type="dxa"/>
                  <w:vAlign w:val="center"/>
                </w:tcPr>
                <w:p w14:paraId="4BAA829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6760FC6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vAlign w:val="center"/>
                </w:tcPr>
                <w:p w14:paraId="0EBFC693"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27FA25EB" w14:textId="77777777" w:rsidTr="00704EFD">
              <w:trPr>
                <w:trHeight w:val="243"/>
              </w:trPr>
              <w:tc>
                <w:tcPr>
                  <w:tcW w:w="2947" w:type="dxa"/>
                  <w:vMerge/>
                  <w:vAlign w:val="center"/>
                </w:tcPr>
                <w:p w14:paraId="0339A521" w14:textId="77777777" w:rsidR="00704EFD" w:rsidRPr="006145DB" w:rsidRDefault="00704EFD" w:rsidP="00A41D23">
                  <w:pPr>
                    <w:tabs>
                      <w:tab w:val="left" w:pos="709"/>
                    </w:tabs>
                    <w:contextualSpacing/>
                    <w:jc w:val="both"/>
                    <w:rPr>
                      <w:rFonts w:cs="Arial"/>
                      <w:sz w:val="16"/>
                      <w:szCs w:val="16"/>
                    </w:rPr>
                  </w:pPr>
                </w:p>
              </w:tc>
              <w:tc>
                <w:tcPr>
                  <w:tcW w:w="1701" w:type="dxa"/>
                  <w:vAlign w:val="center"/>
                </w:tcPr>
                <w:p w14:paraId="55808E3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SIRBE</w:t>
                  </w:r>
                </w:p>
              </w:tc>
              <w:tc>
                <w:tcPr>
                  <w:tcW w:w="1134" w:type="dxa"/>
                  <w:vAlign w:val="center"/>
                </w:tcPr>
                <w:p w14:paraId="3FDCF321"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vAlign w:val="center"/>
                </w:tcPr>
                <w:p w14:paraId="1A68225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0D347EED" w14:textId="77777777" w:rsidTr="00704EFD">
              <w:trPr>
                <w:trHeight w:val="300"/>
              </w:trPr>
              <w:tc>
                <w:tcPr>
                  <w:tcW w:w="2947" w:type="dxa"/>
                  <w:vAlign w:val="center"/>
                </w:tcPr>
                <w:p w14:paraId="428D78B2" w14:textId="77777777" w:rsidR="00704EFD" w:rsidRPr="006145DB" w:rsidRDefault="00704EFD" w:rsidP="00A41D23">
                  <w:pPr>
                    <w:jc w:val="both"/>
                    <w:rPr>
                      <w:rFonts w:cs="Arial"/>
                      <w:sz w:val="16"/>
                      <w:szCs w:val="16"/>
                    </w:rPr>
                  </w:pPr>
                  <w:r w:rsidRPr="006145DB">
                    <w:rPr>
                      <w:rFonts w:cs="Arial"/>
                      <w:sz w:val="16"/>
                      <w:szCs w:val="16"/>
                    </w:rPr>
                    <w:t>Persona con reintegro a su núcleo familiar</w:t>
                  </w:r>
                </w:p>
              </w:tc>
              <w:tc>
                <w:tcPr>
                  <w:tcW w:w="1701" w:type="dxa"/>
                  <w:vAlign w:val="center"/>
                </w:tcPr>
                <w:p w14:paraId="485C13B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vAlign w:val="center"/>
                </w:tcPr>
                <w:p w14:paraId="0F6D1F2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vAlign w:val="center"/>
                </w:tcPr>
                <w:p w14:paraId="68512CE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2F4E88AB" w14:textId="77777777" w:rsidTr="00704EFD">
              <w:trPr>
                <w:trHeight w:val="300"/>
              </w:trPr>
              <w:tc>
                <w:tcPr>
                  <w:tcW w:w="2947" w:type="dxa"/>
                  <w:vAlign w:val="center"/>
                </w:tcPr>
                <w:p w14:paraId="31F5F7E1" w14:textId="77777777" w:rsidR="00704EFD" w:rsidRPr="006145DB" w:rsidRDefault="00704EFD" w:rsidP="00A41D23">
                  <w:pPr>
                    <w:jc w:val="both"/>
                    <w:rPr>
                      <w:rFonts w:cs="Arial"/>
                      <w:sz w:val="16"/>
                      <w:szCs w:val="16"/>
                    </w:rPr>
                  </w:pPr>
                  <w:r w:rsidRPr="006145DB">
                    <w:rPr>
                      <w:rFonts w:cs="Arial"/>
                      <w:sz w:val="16"/>
                      <w:szCs w:val="16"/>
                    </w:rPr>
                    <w:t>Cumplimiento a objetivos planteados en el Plan de Atención Individual.</w:t>
                  </w:r>
                </w:p>
              </w:tc>
              <w:tc>
                <w:tcPr>
                  <w:tcW w:w="1701" w:type="dxa"/>
                  <w:vAlign w:val="center"/>
                </w:tcPr>
                <w:p w14:paraId="44334BE7"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 xml:space="preserve">Verificación en campo </w:t>
                  </w:r>
                </w:p>
              </w:tc>
              <w:tc>
                <w:tcPr>
                  <w:tcW w:w="1134" w:type="dxa"/>
                  <w:vAlign w:val="center"/>
                </w:tcPr>
                <w:p w14:paraId="7EF3BC9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vAlign w:val="center"/>
                </w:tcPr>
                <w:p w14:paraId="6797380F"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r w:rsidR="00E43C7A" w:rsidRPr="006145DB" w14:paraId="39612337" w14:textId="77777777" w:rsidTr="00704EFD">
              <w:trPr>
                <w:trHeight w:val="765"/>
              </w:trPr>
              <w:tc>
                <w:tcPr>
                  <w:tcW w:w="2947" w:type="dxa"/>
                  <w:vAlign w:val="center"/>
                </w:tcPr>
                <w:p w14:paraId="72DDCD34" w14:textId="77777777" w:rsidR="00704EFD" w:rsidRPr="006145DB" w:rsidRDefault="00704EFD" w:rsidP="00A41D23">
                  <w:pPr>
                    <w:jc w:val="both"/>
                    <w:rPr>
                      <w:rFonts w:cs="Arial"/>
                      <w:sz w:val="16"/>
                      <w:szCs w:val="16"/>
                    </w:rPr>
                  </w:pPr>
                  <w:r w:rsidRPr="006145DB">
                    <w:rPr>
                      <w:rFonts w:cs="Arial"/>
                      <w:sz w:val="16"/>
                      <w:szCs w:val="16"/>
                      <w:lang w:eastAsia="es-CO"/>
                    </w:rPr>
                    <w:t xml:space="preserve">Persona con pena privativa de la libertad en establecimiento carcelario o prisión domiciliaria.  </w:t>
                  </w:r>
                </w:p>
              </w:tc>
              <w:tc>
                <w:tcPr>
                  <w:tcW w:w="1701" w:type="dxa"/>
                  <w:vAlign w:val="center"/>
                </w:tcPr>
                <w:p w14:paraId="42162FDD"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Rama Judicial - Juzgados de Ejecución de Penas Y Medidas De Seguridad (JEMPS). </w:t>
                  </w:r>
                </w:p>
              </w:tc>
              <w:tc>
                <w:tcPr>
                  <w:tcW w:w="1134" w:type="dxa"/>
                  <w:vAlign w:val="center"/>
                </w:tcPr>
                <w:p w14:paraId="68370162" w14:textId="77777777" w:rsidR="00704EFD" w:rsidRPr="006145DB" w:rsidRDefault="00704EFD" w:rsidP="00A41D23">
                  <w:pPr>
                    <w:tabs>
                      <w:tab w:val="left" w:pos="709"/>
                    </w:tabs>
                    <w:jc w:val="center"/>
                    <w:textAlignment w:val="baseline"/>
                    <w:rPr>
                      <w:rFonts w:eastAsia="Arial" w:cs="Arial"/>
                      <w:sz w:val="16"/>
                      <w:szCs w:val="16"/>
                    </w:rPr>
                  </w:pPr>
                  <w:r w:rsidRPr="006145DB">
                    <w:rPr>
                      <w:rFonts w:eastAsia="Arial" w:cs="Arial"/>
                      <w:sz w:val="16"/>
                      <w:szCs w:val="16"/>
                    </w:rPr>
                    <w:t>Consulta individual a demanda</w:t>
                  </w:r>
                </w:p>
              </w:tc>
              <w:tc>
                <w:tcPr>
                  <w:tcW w:w="1516" w:type="dxa"/>
                  <w:vAlign w:val="center"/>
                </w:tcPr>
                <w:p w14:paraId="213CED1D"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Ministerio de Justicia y del derecho – Consejo Superior de la Judicatura. </w:t>
                  </w:r>
                </w:p>
              </w:tc>
            </w:tr>
            <w:tr w:rsidR="00E43C7A" w:rsidRPr="006145DB" w14:paraId="74ED2706" w14:textId="77777777" w:rsidTr="00704EFD">
              <w:trPr>
                <w:trHeight w:val="485"/>
              </w:trPr>
              <w:tc>
                <w:tcPr>
                  <w:tcW w:w="2947" w:type="dxa"/>
                  <w:vMerge w:val="restart"/>
                  <w:tcBorders>
                    <w:bottom w:val="single" w:sz="4" w:space="0" w:color="auto"/>
                  </w:tcBorders>
                  <w:vAlign w:val="center"/>
                </w:tcPr>
                <w:p w14:paraId="5E90B8DD" w14:textId="77777777" w:rsidR="00704EFD" w:rsidRPr="006145DB" w:rsidRDefault="00704EFD" w:rsidP="00A41D23">
                  <w:pPr>
                    <w:tabs>
                      <w:tab w:val="left" w:pos="709"/>
                    </w:tabs>
                    <w:contextualSpacing/>
                    <w:jc w:val="both"/>
                    <w:rPr>
                      <w:rFonts w:cs="Arial"/>
                      <w:sz w:val="20"/>
                      <w:szCs w:val="20"/>
                      <w:lang w:eastAsia="es-CO"/>
                    </w:rPr>
                  </w:pPr>
                  <w:r w:rsidRPr="006145DB">
                    <w:rPr>
                      <w:rFonts w:cs="Arial"/>
                      <w:sz w:val="16"/>
                      <w:szCs w:val="16"/>
                      <w:lang w:eastAsia="es-CO"/>
                    </w:rPr>
                    <w:t>Fallecimiento.</w:t>
                  </w:r>
                </w:p>
              </w:tc>
              <w:tc>
                <w:tcPr>
                  <w:tcW w:w="1701" w:type="dxa"/>
                  <w:tcBorders>
                    <w:bottom w:val="single" w:sz="4" w:space="0" w:color="auto"/>
                  </w:tcBorders>
                  <w:vAlign w:val="center"/>
                </w:tcPr>
                <w:p w14:paraId="7110E5D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Fallecidos (Inhumados)</w:t>
                  </w:r>
                </w:p>
              </w:tc>
              <w:tc>
                <w:tcPr>
                  <w:tcW w:w="1134" w:type="dxa"/>
                  <w:tcBorders>
                    <w:bottom w:val="single" w:sz="4" w:space="0" w:color="auto"/>
                  </w:tcBorders>
                  <w:vAlign w:val="center"/>
                </w:tcPr>
                <w:p w14:paraId="304EC7C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 (Mes Vencido)</w:t>
                  </w:r>
                </w:p>
              </w:tc>
              <w:tc>
                <w:tcPr>
                  <w:tcW w:w="1516" w:type="dxa"/>
                  <w:tcBorders>
                    <w:bottom w:val="single" w:sz="4" w:space="0" w:color="auto"/>
                  </w:tcBorders>
                  <w:vAlign w:val="center"/>
                </w:tcPr>
                <w:p w14:paraId="59538A4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Salud.</w:t>
                  </w:r>
                </w:p>
              </w:tc>
            </w:tr>
            <w:tr w:rsidR="00E43C7A" w:rsidRPr="006145DB" w14:paraId="10E14A33" w14:textId="77777777" w:rsidTr="00704EFD">
              <w:trPr>
                <w:trHeight w:val="485"/>
              </w:trPr>
              <w:tc>
                <w:tcPr>
                  <w:tcW w:w="2947" w:type="dxa"/>
                  <w:vMerge/>
                  <w:tcBorders>
                    <w:bottom w:val="single" w:sz="4" w:space="0" w:color="auto"/>
                  </w:tcBorders>
                  <w:vAlign w:val="center"/>
                </w:tcPr>
                <w:p w14:paraId="48FF11D5" w14:textId="77777777" w:rsidR="00704EFD" w:rsidRPr="006145DB" w:rsidRDefault="00704EFD" w:rsidP="00A41D23">
                  <w:pPr>
                    <w:tabs>
                      <w:tab w:val="left" w:pos="709"/>
                    </w:tabs>
                    <w:contextualSpacing/>
                    <w:jc w:val="both"/>
                    <w:rPr>
                      <w:rFonts w:cs="Arial"/>
                      <w:sz w:val="16"/>
                      <w:szCs w:val="16"/>
                      <w:lang w:eastAsia="es-CO"/>
                    </w:rPr>
                  </w:pPr>
                </w:p>
              </w:tc>
              <w:tc>
                <w:tcPr>
                  <w:tcW w:w="1701" w:type="dxa"/>
                  <w:tcBorders>
                    <w:bottom w:val="single" w:sz="4" w:space="0" w:color="auto"/>
                  </w:tcBorders>
                  <w:vAlign w:val="center"/>
                </w:tcPr>
                <w:p w14:paraId="7C5BED92"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Registro de defunción</w:t>
                  </w:r>
                </w:p>
              </w:tc>
              <w:tc>
                <w:tcPr>
                  <w:tcW w:w="1134" w:type="dxa"/>
                  <w:tcBorders>
                    <w:bottom w:val="single" w:sz="4" w:space="0" w:color="auto"/>
                  </w:tcBorders>
                  <w:vAlign w:val="center"/>
                </w:tcPr>
                <w:p w14:paraId="6DB5E808"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tcBorders>
                    <w:bottom w:val="single" w:sz="4" w:space="0" w:color="auto"/>
                  </w:tcBorders>
                  <w:vAlign w:val="center"/>
                </w:tcPr>
                <w:p w14:paraId="76936D9E"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Salud.</w:t>
                  </w:r>
                </w:p>
              </w:tc>
            </w:tr>
            <w:tr w:rsidR="00E43C7A" w:rsidRPr="006145DB" w14:paraId="1D7C579C" w14:textId="77777777" w:rsidTr="00704EFD">
              <w:trPr>
                <w:trHeight w:val="300"/>
              </w:trPr>
              <w:tc>
                <w:tcPr>
                  <w:tcW w:w="2947" w:type="dxa"/>
                  <w:vMerge/>
                  <w:vAlign w:val="center"/>
                </w:tcPr>
                <w:p w14:paraId="2DE84D7C" w14:textId="77777777" w:rsidR="00704EFD" w:rsidRPr="006145DB" w:rsidRDefault="00704EFD" w:rsidP="00A41D23">
                  <w:pPr>
                    <w:rPr>
                      <w:rFonts w:cs="Arial"/>
                    </w:rPr>
                  </w:pPr>
                </w:p>
              </w:tc>
              <w:tc>
                <w:tcPr>
                  <w:tcW w:w="1701" w:type="dxa"/>
                  <w:tcBorders>
                    <w:bottom w:val="single" w:sz="4" w:space="0" w:color="auto"/>
                  </w:tcBorders>
                  <w:vAlign w:val="center"/>
                </w:tcPr>
                <w:p w14:paraId="1F3F603C" w14:textId="6958A4EE" w:rsidR="00704EFD" w:rsidRPr="006145DB" w:rsidRDefault="00704EFD" w:rsidP="00D74A07">
                  <w:pPr>
                    <w:tabs>
                      <w:tab w:val="left" w:pos="709"/>
                    </w:tabs>
                    <w:jc w:val="center"/>
                    <w:rPr>
                      <w:rFonts w:eastAsia="Arial" w:cs="Arial"/>
                      <w:sz w:val="16"/>
                      <w:szCs w:val="16"/>
                    </w:rPr>
                  </w:pPr>
                  <w:r w:rsidRPr="006145DB">
                    <w:rPr>
                      <w:rFonts w:eastAsia="Arial" w:cs="Arial"/>
                      <w:sz w:val="16"/>
                      <w:szCs w:val="16"/>
                    </w:rPr>
                    <w:t>Fe de supervivencia (ANI - RCD)</w:t>
                  </w:r>
                </w:p>
              </w:tc>
              <w:tc>
                <w:tcPr>
                  <w:tcW w:w="1134" w:type="dxa"/>
                  <w:tcBorders>
                    <w:bottom w:val="single" w:sz="4" w:space="0" w:color="auto"/>
                  </w:tcBorders>
                  <w:vAlign w:val="center"/>
                </w:tcPr>
                <w:p w14:paraId="5D5B9A5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w:t>
                  </w:r>
                </w:p>
              </w:tc>
              <w:tc>
                <w:tcPr>
                  <w:tcW w:w="1516" w:type="dxa"/>
                  <w:tcBorders>
                    <w:bottom w:val="single" w:sz="4" w:space="0" w:color="auto"/>
                  </w:tcBorders>
                  <w:vAlign w:val="center"/>
                </w:tcPr>
                <w:p w14:paraId="1E3CCC75"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Ministerio de Salud y Protección Social</w:t>
                  </w:r>
                </w:p>
              </w:tc>
            </w:tr>
            <w:tr w:rsidR="00E43C7A" w:rsidRPr="006145DB" w14:paraId="6672CEFC" w14:textId="77777777" w:rsidTr="00704EFD">
              <w:trPr>
                <w:trHeight w:val="300"/>
              </w:trPr>
              <w:tc>
                <w:tcPr>
                  <w:tcW w:w="2947" w:type="dxa"/>
                  <w:vMerge/>
                  <w:tcBorders>
                    <w:bottom w:val="single" w:sz="4" w:space="0" w:color="auto"/>
                  </w:tcBorders>
                  <w:vAlign w:val="center"/>
                </w:tcPr>
                <w:p w14:paraId="4639AA81" w14:textId="77777777" w:rsidR="00704EFD" w:rsidRPr="006145DB" w:rsidRDefault="00704EFD" w:rsidP="00A41D23">
                  <w:pPr>
                    <w:rPr>
                      <w:rFonts w:cs="Arial"/>
                    </w:rPr>
                  </w:pPr>
                </w:p>
              </w:tc>
              <w:tc>
                <w:tcPr>
                  <w:tcW w:w="1701" w:type="dxa"/>
                  <w:tcBorders>
                    <w:bottom w:val="single" w:sz="4" w:space="0" w:color="auto"/>
                  </w:tcBorders>
                  <w:vAlign w:val="center"/>
                </w:tcPr>
                <w:p w14:paraId="2D4EDE7F"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Registro Social de Hogares</w:t>
                  </w:r>
                </w:p>
                <w:p w14:paraId="45BA7A7D" w14:textId="77777777" w:rsidR="00704EFD" w:rsidRPr="006145DB" w:rsidRDefault="00704EFD" w:rsidP="00A41D23">
                  <w:pPr>
                    <w:tabs>
                      <w:tab w:val="left" w:pos="709"/>
                    </w:tabs>
                    <w:jc w:val="center"/>
                    <w:rPr>
                      <w:rFonts w:eastAsia="Arial" w:cs="Arial"/>
                      <w:sz w:val="16"/>
                      <w:szCs w:val="16"/>
                    </w:rPr>
                  </w:pPr>
                </w:p>
              </w:tc>
              <w:tc>
                <w:tcPr>
                  <w:tcW w:w="1134" w:type="dxa"/>
                  <w:tcBorders>
                    <w:bottom w:val="single" w:sz="4" w:space="0" w:color="auto"/>
                  </w:tcBorders>
                  <w:vAlign w:val="center"/>
                </w:tcPr>
                <w:p w14:paraId="1DF9EAC6"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Mensual (Mes Vencido),</w:t>
                  </w:r>
                </w:p>
              </w:tc>
              <w:tc>
                <w:tcPr>
                  <w:tcW w:w="1516" w:type="dxa"/>
                  <w:tcBorders>
                    <w:bottom w:val="single" w:sz="4" w:space="0" w:color="auto"/>
                  </w:tcBorders>
                  <w:vAlign w:val="center"/>
                </w:tcPr>
                <w:p w14:paraId="17B06DD9"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Secretaría Distrital de Planeación - SDP</w:t>
                  </w:r>
                </w:p>
              </w:tc>
            </w:tr>
            <w:tr w:rsidR="00E43C7A" w:rsidRPr="006145DB" w14:paraId="15ADA50B" w14:textId="77777777" w:rsidTr="00704EFD">
              <w:trPr>
                <w:trHeight w:val="405"/>
              </w:trPr>
              <w:tc>
                <w:tcPr>
                  <w:tcW w:w="2947" w:type="dxa"/>
                  <w:tcBorders>
                    <w:bottom w:val="single" w:sz="4" w:space="0" w:color="auto"/>
                  </w:tcBorders>
                  <w:vAlign w:val="center"/>
                </w:tcPr>
                <w:p w14:paraId="5D7B7961" w14:textId="77777777" w:rsidR="00704EFD" w:rsidRPr="006145DB" w:rsidRDefault="00704EFD" w:rsidP="00A41D23">
                  <w:pPr>
                    <w:tabs>
                      <w:tab w:val="left" w:pos="709"/>
                    </w:tabs>
                    <w:contextualSpacing/>
                    <w:jc w:val="both"/>
                    <w:rPr>
                      <w:rFonts w:cs="Arial"/>
                      <w:sz w:val="16"/>
                      <w:szCs w:val="16"/>
                    </w:rPr>
                  </w:pPr>
                  <w:r w:rsidRPr="006145DB">
                    <w:rPr>
                      <w:rFonts w:cs="Arial"/>
                      <w:sz w:val="16"/>
                      <w:szCs w:val="16"/>
                    </w:rPr>
                    <w:t>Incurrir en falta gravísima establecida en el acuerdo de corresponsabilidad, una vez surtido el debido proceso.</w:t>
                  </w:r>
                </w:p>
              </w:tc>
              <w:tc>
                <w:tcPr>
                  <w:tcW w:w="1701" w:type="dxa"/>
                  <w:tcBorders>
                    <w:bottom w:val="single" w:sz="4" w:space="0" w:color="auto"/>
                  </w:tcBorders>
                  <w:vAlign w:val="center"/>
                </w:tcPr>
                <w:p w14:paraId="64EC644A"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Verificación en campo</w:t>
                  </w:r>
                </w:p>
              </w:tc>
              <w:tc>
                <w:tcPr>
                  <w:tcW w:w="1134" w:type="dxa"/>
                  <w:tcBorders>
                    <w:bottom w:val="single" w:sz="4" w:space="0" w:color="auto"/>
                  </w:tcBorders>
                  <w:vAlign w:val="center"/>
                </w:tcPr>
                <w:p w14:paraId="5BD053DB"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Demanda</w:t>
                  </w:r>
                </w:p>
              </w:tc>
              <w:tc>
                <w:tcPr>
                  <w:tcW w:w="1516" w:type="dxa"/>
                  <w:tcBorders>
                    <w:bottom w:val="single" w:sz="4" w:space="0" w:color="auto"/>
                  </w:tcBorders>
                  <w:vAlign w:val="center"/>
                </w:tcPr>
                <w:p w14:paraId="622DE4C1" w14:textId="77777777" w:rsidR="00704EFD" w:rsidRPr="006145DB" w:rsidRDefault="00704EFD" w:rsidP="00A41D23">
                  <w:pPr>
                    <w:tabs>
                      <w:tab w:val="left" w:pos="709"/>
                    </w:tabs>
                    <w:jc w:val="center"/>
                    <w:rPr>
                      <w:rFonts w:eastAsia="Arial" w:cs="Arial"/>
                      <w:sz w:val="16"/>
                      <w:szCs w:val="16"/>
                    </w:rPr>
                  </w:pPr>
                  <w:r w:rsidRPr="006145DB">
                    <w:rPr>
                      <w:rFonts w:eastAsia="Arial" w:cs="Arial"/>
                      <w:sz w:val="16"/>
                      <w:szCs w:val="16"/>
                    </w:rPr>
                    <w:t>Subdirección para la adultez</w:t>
                  </w:r>
                </w:p>
              </w:tc>
            </w:tr>
          </w:tbl>
          <w:p w14:paraId="41A1642C" w14:textId="77777777" w:rsidR="00704EFD" w:rsidRPr="006145DB" w:rsidRDefault="00704EFD" w:rsidP="00A41D23">
            <w:pPr>
              <w:tabs>
                <w:tab w:val="left" w:pos="709"/>
              </w:tabs>
              <w:spacing w:after="0" w:line="240" w:lineRule="auto"/>
              <w:contextualSpacing/>
              <w:jc w:val="both"/>
              <w:rPr>
                <w:rFonts w:cs="Arial"/>
                <w:bCs/>
                <w:sz w:val="20"/>
                <w:szCs w:val="20"/>
                <w:lang w:eastAsia="es-CO"/>
              </w:rPr>
            </w:pPr>
          </w:p>
        </w:tc>
      </w:tr>
      <w:tr w:rsidR="00E43C7A" w:rsidRPr="006145DB" w14:paraId="454E9F1C" w14:textId="77777777" w:rsidTr="009032C8">
        <w:trPr>
          <w:trHeight w:val="742"/>
          <w:jc w:val="center"/>
        </w:trPr>
        <w:tc>
          <w:tcPr>
            <w:tcW w:w="1895" w:type="dxa"/>
            <w:vAlign w:val="center"/>
          </w:tcPr>
          <w:p w14:paraId="1F123B61" w14:textId="77777777" w:rsidR="00704EFD" w:rsidRPr="006145DB" w:rsidRDefault="00704EFD" w:rsidP="00A41D23">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500" w:type="dxa"/>
            <w:vAlign w:val="center"/>
          </w:tcPr>
          <w:tbl>
            <w:tblPr>
              <w:tblW w:w="73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947"/>
              <w:gridCol w:w="1701"/>
              <w:gridCol w:w="1134"/>
              <w:gridCol w:w="1519"/>
            </w:tblGrid>
            <w:tr w:rsidR="00E43C7A" w:rsidRPr="006145DB" w14:paraId="31A750F5" w14:textId="77777777" w:rsidTr="00D74A07">
              <w:trPr>
                <w:trHeight w:val="360"/>
              </w:trPr>
              <w:tc>
                <w:tcPr>
                  <w:tcW w:w="2947" w:type="dxa"/>
                  <w:tcBorders>
                    <w:top w:val="nil"/>
                  </w:tcBorders>
                  <w:vAlign w:val="center"/>
                  <w:hideMark/>
                </w:tcPr>
                <w:p w14:paraId="197CAD84" w14:textId="77777777" w:rsidR="00704EFD" w:rsidRPr="006145DB" w:rsidRDefault="00704EFD" w:rsidP="00A41D23">
                  <w:pPr>
                    <w:spacing w:after="0" w:line="240" w:lineRule="auto"/>
                    <w:jc w:val="center"/>
                    <w:textAlignment w:val="baseline"/>
                    <w:rPr>
                      <w:rFonts w:cs="Arial"/>
                      <w:sz w:val="18"/>
                      <w:szCs w:val="18"/>
                      <w:lang w:eastAsia="es-CO"/>
                    </w:rPr>
                  </w:pPr>
                  <w:r w:rsidRPr="006145DB">
                    <w:rPr>
                      <w:rFonts w:cs="Arial"/>
                      <w:sz w:val="16"/>
                      <w:szCs w:val="16"/>
                      <w:lang w:eastAsia="es-CO"/>
                    </w:rPr>
                    <w:t>Restricciones</w:t>
                  </w:r>
                </w:p>
              </w:tc>
              <w:tc>
                <w:tcPr>
                  <w:tcW w:w="1701" w:type="dxa"/>
                  <w:tcBorders>
                    <w:top w:val="nil"/>
                  </w:tcBorders>
                  <w:vAlign w:val="center"/>
                  <w:hideMark/>
                </w:tcPr>
                <w:p w14:paraId="5F195A0C" w14:textId="77777777" w:rsidR="00704EFD" w:rsidRPr="006145DB" w:rsidRDefault="00704EFD" w:rsidP="00A41D23">
                  <w:pPr>
                    <w:spacing w:after="0" w:line="240" w:lineRule="auto"/>
                    <w:jc w:val="center"/>
                    <w:textAlignment w:val="baseline"/>
                    <w:rPr>
                      <w:rFonts w:cs="Arial"/>
                      <w:sz w:val="18"/>
                      <w:szCs w:val="18"/>
                      <w:lang w:eastAsia="es-CO"/>
                    </w:rPr>
                  </w:pPr>
                  <w:r w:rsidRPr="006145DB">
                    <w:rPr>
                      <w:rFonts w:cs="Arial"/>
                      <w:sz w:val="16"/>
                      <w:szCs w:val="16"/>
                      <w:lang w:eastAsia="es-CO"/>
                    </w:rPr>
                    <w:t>Fuente de Información</w:t>
                  </w:r>
                </w:p>
              </w:tc>
              <w:tc>
                <w:tcPr>
                  <w:tcW w:w="1134" w:type="dxa"/>
                  <w:tcBorders>
                    <w:top w:val="nil"/>
                  </w:tcBorders>
                  <w:vAlign w:val="center"/>
                  <w:hideMark/>
                </w:tcPr>
                <w:p w14:paraId="6AA067EE" w14:textId="77777777" w:rsidR="00704EFD" w:rsidRPr="006145DB" w:rsidRDefault="00704EFD" w:rsidP="00A41D23">
                  <w:pPr>
                    <w:spacing w:after="0" w:line="240" w:lineRule="auto"/>
                    <w:jc w:val="center"/>
                    <w:textAlignment w:val="baseline"/>
                    <w:rPr>
                      <w:rFonts w:cs="Arial"/>
                      <w:sz w:val="18"/>
                      <w:szCs w:val="18"/>
                      <w:lang w:eastAsia="es-CO"/>
                    </w:rPr>
                  </w:pPr>
                  <w:r w:rsidRPr="006145DB">
                    <w:rPr>
                      <w:rFonts w:cs="Arial"/>
                      <w:sz w:val="16"/>
                      <w:szCs w:val="16"/>
                      <w:lang w:eastAsia="es-CO"/>
                    </w:rPr>
                    <w:t>Periodicidad</w:t>
                  </w:r>
                </w:p>
              </w:tc>
              <w:tc>
                <w:tcPr>
                  <w:tcW w:w="1519" w:type="dxa"/>
                  <w:tcBorders>
                    <w:top w:val="nil"/>
                  </w:tcBorders>
                  <w:vAlign w:val="center"/>
                  <w:hideMark/>
                </w:tcPr>
                <w:p w14:paraId="26C0130B" w14:textId="77777777" w:rsidR="00704EFD" w:rsidRPr="006145DB" w:rsidRDefault="00704EFD" w:rsidP="00A41D23">
                  <w:pPr>
                    <w:spacing w:after="0" w:line="240" w:lineRule="auto"/>
                    <w:jc w:val="center"/>
                    <w:textAlignment w:val="baseline"/>
                    <w:rPr>
                      <w:rFonts w:cs="Arial"/>
                      <w:sz w:val="18"/>
                      <w:szCs w:val="18"/>
                      <w:lang w:eastAsia="es-CO"/>
                    </w:rPr>
                  </w:pPr>
                  <w:r w:rsidRPr="006145DB">
                    <w:rPr>
                      <w:rFonts w:cs="Arial"/>
                      <w:sz w:val="16"/>
                      <w:szCs w:val="16"/>
                      <w:lang w:eastAsia="es-CO"/>
                    </w:rPr>
                    <w:t>Administrador</w:t>
                  </w:r>
                </w:p>
              </w:tc>
            </w:tr>
            <w:tr w:rsidR="00E43C7A" w:rsidRPr="006145DB" w14:paraId="59F16A55" w14:textId="77777777" w:rsidTr="00704EFD">
              <w:trPr>
                <w:trHeight w:val="48"/>
              </w:trPr>
              <w:tc>
                <w:tcPr>
                  <w:tcW w:w="2947" w:type="dxa"/>
                  <w:vAlign w:val="center"/>
                </w:tcPr>
                <w:p w14:paraId="7AD9972D" w14:textId="77777777" w:rsidR="00704EFD" w:rsidRPr="006145DB" w:rsidRDefault="00704EFD" w:rsidP="00A41D23">
                  <w:pPr>
                    <w:spacing w:after="0" w:line="240" w:lineRule="auto"/>
                    <w:jc w:val="both"/>
                    <w:textAlignment w:val="baseline"/>
                    <w:rPr>
                      <w:rFonts w:cs="Arial"/>
                      <w:sz w:val="16"/>
                      <w:szCs w:val="16"/>
                      <w:lang w:eastAsia="es-CO"/>
                    </w:rPr>
                  </w:pPr>
                  <w:r w:rsidRPr="006145DB">
                    <w:rPr>
                      <w:rFonts w:cs="Arial"/>
                      <w:sz w:val="16"/>
                      <w:szCs w:val="16"/>
                      <w:shd w:val="clear" w:color="auto" w:fill="FFFFFF"/>
                    </w:rPr>
                    <w:t>Servicio de Autocuidado para la Población Habitante de Calle</w:t>
                  </w:r>
                </w:p>
              </w:tc>
              <w:tc>
                <w:tcPr>
                  <w:tcW w:w="1701" w:type="dxa"/>
                  <w:vAlign w:val="center"/>
                </w:tcPr>
                <w:p w14:paraId="088980D4"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vAlign w:val="center"/>
                </w:tcPr>
                <w:p w14:paraId="1E1FF2A6"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19" w:type="dxa"/>
                  <w:vAlign w:val="center"/>
                </w:tcPr>
                <w:p w14:paraId="4AAC9588"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3E77C1BD" w14:textId="77777777" w:rsidTr="00704EFD">
              <w:trPr>
                <w:trHeight w:val="691"/>
              </w:trPr>
              <w:tc>
                <w:tcPr>
                  <w:tcW w:w="2947" w:type="dxa"/>
                  <w:vAlign w:val="center"/>
                </w:tcPr>
                <w:p w14:paraId="1D89163F" w14:textId="77777777" w:rsidR="00704EFD" w:rsidRPr="006145DB" w:rsidRDefault="00704EFD" w:rsidP="00A41D23">
                  <w:pPr>
                    <w:spacing w:after="0" w:line="240" w:lineRule="auto"/>
                    <w:jc w:val="both"/>
                    <w:textAlignment w:val="baseline"/>
                    <w:rPr>
                      <w:rFonts w:cs="Arial"/>
                      <w:sz w:val="16"/>
                      <w:szCs w:val="16"/>
                      <w:shd w:val="clear" w:color="auto" w:fill="FFFFFF"/>
                    </w:rPr>
                  </w:pPr>
                  <w:r w:rsidRPr="006145DB">
                    <w:rPr>
                      <w:rFonts w:cs="Arial"/>
                      <w:sz w:val="16"/>
                      <w:szCs w:val="16"/>
                      <w:shd w:val="clear" w:color="auto" w:fill="FFFFFF"/>
                    </w:rPr>
                    <w:t>Servicio de Hogar de Paso Día y Hogar de Paso Noche para la Atención de Población Habitante de Calle.</w:t>
                  </w:r>
                </w:p>
              </w:tc>
              <w:tc>
                <w:tcPr>
                  <w:tcW w:w="1701" w:type="dxa"/>
                  <w:vAlign w:val="center"/>
                </w:tcPr>
                <w:p w14:paraId="2F2740C9"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vAlign w:val="center"/>
                </w:tcPr>
                <w:p w14:paraId="0FED26F4"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19" w:type="dxa"/>
                  <w:vAlign w:val="center"/>
                </w:tcPr>
                <w:p w14:paraId="17FC2081"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734F4AD4" w14:textId="77777777" w:rsidTr="00704EFD">
              <w:trPr>
                <w:trHeight w:val="225"/>
              </w:trPr>
              <w:tc>
                <w:tcPr>
                  <w:tcW w:w="2947" w:type="dxa"/>
                  <w:vAlign w:val="center"/>
                </w:tcPr>
                <w:p w14:paraId="13505770" w14:textId="77777777" w:rsidR="00704EFD" w:rsidRPr="006145DB" w:rsidRDefault="00704EFD" w:rsidP="00A41D23">
                  <w:pPr>
                    <w:spacing w:after="0" w:line="240" w:lineRule="auto"/>
                    <w:jc w:val="both"/>
                    <w:textAlignment w:val="baseline"/>
                    <w:rPr>
                      <w:rFonts w:cs="Arial"/>
                      <w:sz w:val="16"/>
                      <w:szCs w:val="16"/>
                      <w:lang w:eastAsia="es-CO"/>
                    </w:rPr>
                  </w:pPr>
                  <w:r w:rsidRPr="006145DB">
                    <w:rPr>
                      <w:rFonts w:cs="Arial"/>
                      <w:sz w:val="16"/>
                      <w:szCs w:val="16"/>
                      <w:lang w:eastAsia="es-CO"/>
                    </w:rPr>
                    <w:t>Servicio Cuidado Transitorio Día – Noche</w:t>
                  </w:r>
                </w:p>
              </w:tc>
              <w:tc>
                <w:tcPr>
                  <w:tcW w:w="1701" w:type="dxa"/>
                  <w:vAlign w:val="center"/>
                </w:tcPr>
                <w:p w14:paraId="0C372D1F"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vAlign w:val="center"/>
                </w:tcPr>
                <w:p w14:paraId="3BCAB20A"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19" w:type="dxa"/>
                  <w:vAlign w:val="center"/>
                </w:tcPr>
                <w:p w14:paraId="6A1CF0D0"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1E28C8AE" w14:textId="77777777" w:rsidTr="00704EFD">
              <w:trPr>
                <w:trHeight w:val="225"/>
              </w:trPr>
              <w:tc>
                <w:tcPr>
                  <w:tcW w:w="2947" w:type="dxa"/>
                  <w:vAlign w:val="center"/>
                </w:tcPr>
                <w:p w14:paraId="43F69D1A" w14:textId="77777777" w:rsidR="00704EFD" w:rsidRPr="006145DB" w:rsidRDefault="00704EFD" w:rsidP="00A41D23">
                  <w:pPr>
                    <w:spacing w:after="0" w:line="240" w:lineRule="auto"/>
                    <w:jc w:val="both"/>
                    <w:textAlignment w:val="baseline"/>
                    <w:rPr>
                      <w:rFonts w:cs="Arial"/>
                      <w:sz w:val="16"/>
                      <w:szCs w:val="16"/>
                      <w:lang w:eastAsia="es-CO"/>
                    </w:rPr>
                  </w:pPr>
                  <w:r w:rsidRPr="006145DB">
                    <w:rPr>
                      <w:rFonts w:cs="Arial"/>
                      <w:sz w:val="16"/>
                      <w:szCs w:val="16"/>
                      <w:lang w:eastAsia="es-CO"/>
                    </w:rPr>
                    <w:t>Servicio de Atención Sociosanitaria Transitoria</w:t>
                  </w:r>
                </w:p>
              </w:tc>
              <w:tc>
                <w:tcPr>
                  <w:tcW w:w="1701" w:type="dxa"/>
                  <w:vAlign w:val="center"/>
                </w:tcPr>
                <w:p w14:paraId="66F5D279"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vAlign w:val="center"/>
                </w:tcPr>
                <w:p w14:paraId="7F985899"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19" w:type="dxa"/>
                  <w:vAlign w:val="center"/>
                </w:tcPr>
                <w:p w14:paraId="128BF453"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41BCA9BF" w14:textId="77777777" w:rsidTr="00704EFD">
              <w:trPr>
                <w:trHeight w:val="225"/>
              </w:trPr>
              <w:tc>
                <w:tcPr>
                  <w:tcW w:w="2947" w:type="dxa"/>
                  <w:vAlign w:val="center"/>
                </w:tcPr>
                <w:p w14:paraId="1DA77B5A" w14:textId="77777777" w:rsidR="00704EFD" w:rsidRPr="006145DB" w:rsidRDefault="00704EFD" w:rsidP="00A41D23">
                  <w:pPr>
                    <w:spacing w:after="0" w:line="240" w:lineRule="auto"/>
                    <w:jc w:val="both"/>
                    <w:textAlignment w:val="baseline"/>
                    <w:rPr>
                      <w:rFonts w:cs="Arial"/>
                      <w:sz w:val="16"/>
                      <w:szCs w:val="16"/>
                      <w:lang w:eastAsia="es-CO"/>
                    </w:rPr>
                  </w:pPr>
                  <w:r w:rsidRPr="006145DB">
                    <w:rPr>
                      <w:rFonts w:cs="Arial"/>
                      <w:sz w:val="16"/>
                      <w:szCs w:val="16"/>
                      <w:lang w:eastAsia="es-CO"/>
                    </w:rPr>
                    <w:t>Centros Integrarte Atención Interna</w:t>
                  </w:r>
                </w:p>
              </w:tc>
              <w:tc>
                <w:tcPr>
                  <w:tcW w:w="1701" w:type="dxa"/>
                  <w:vAlign w:val="center"/>
                </w:tcPr>
                <w:p w14:paraId="3D33F1C1"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vAlign w:val="center"/>
                </w:tcPr>
                <w:p w14:paraId="0CCE4C96"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19" w:type="dxa"/>
                  <w:vAlign w:val="center"/>
                </w:tcPr>
                <w:p w14:paraId="615CD74E"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10CEB0BE" w14:textId="77777777" w:rsidTr="00704EFD">
              <w:trPr>
                <w:trHeight w:val="225"/>
              </w:trPr>
              <w:tc>
                <w:tcPr>
                  <w:tcW w:w="2947" w:type="dxa"/>
                  <w:vAlign w:val="center"/>
                </w:tcPr>
                <w:p w14:paraId="7DC8D921" w14:textId="38B431D2" w:rsidR="00704EFD" w:rsidRPr="006145DB" w:rsidRDefault="00704EFD" w:rsidP="00A41D23">
                  <w:pPr>
                    <w:spacing w:after="0" w:line="240" w:lineRule="auto"/>
                    <w:jc w:val="both"/>
                    <w:textAlignment w:val="baseline"/>
                    <w:rPr>
                      <w:rFonts w:cs="Arial"/>
                      <w:sz w:val="16"/>
                      <w:szCs w:val="16"/>
                      <w:lang w:eastAsia="es-CO"/>
                    </w:rPr>
                  </w:pPr>
                  <w:r w:rsidRPr="006145DB">
                    <w:rPr>
                      <w:rFonts w:cs="Arial"/>
                      <w:sz w:val="16"/>
                      <w:szCs w:val="16"/>
                      <w:lang w:eastAsia="es-CO"/>
                    </w:rPr>
                    <w:t>Servicio Atención y asistencia a hogares o personas en emergencia social. (Beneficio Alojamiento Transitorio)</w:t>
                  </w:r>
                </w:p>
              </w:tc>
              <w:tc>
                <w:tcPr>
                  <w:tcW w:w="1701" w:type="dxa"/>
                  <w:vAlign w:val="center"/>
                </w:tcPr>
                <w:p w14:paraId="1D3EB18A"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SIRBE</w:t>
                  </w:r>
                </w:p>
              </w:tc>
              <w:tc>
                <w:tcPr>
                  <w:tcW w:w="1134" w:type="dxa"/>
                  <w:vAlign w:val="center"/>
                </w:tcPr>
                <w:p w14:paraId="092DBA00"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Demanda</w:t>
                  </w:r>
                </w:p>
              </w:tc>
              <w:tc>
                <w:tcPr>
                  <w:tcW w:w="1519" w:type="dxa"/>
                  <w:vAlign w:val="center"/>
                </w:tcPr>
                <w:p w14:paraId="3A4554B0"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Secretaría Distrital de Integración Social.</w:t>
                  </w:r>
                </w:p>
              </w:tc>
            </w:tr>
            <w:tr w:rsidR="00E43C7A" w:rsidRPr="006145DB" w14:paraId="0EE05085" w14:textId="77777777" w:rsidTr="00704EFD">
              <w:trPr>
                <w:trHeight w:val="225"/>
              </w:trPr>
              <w:tc>
                <w:tcPr>
                  <w:tcW w:w="2947" w:type="dxa"/>
                  <w:vAlign w:val="center"/>
                  <w:hideMark/>
                </w:tcPr>
                <w:p w14:paraId="645F2377" w14:textId="4F92652A" w:rsidR="00704EFD" w:rsidRPr="006145DB" w:rsidRDefault="00704EFD" w:rsidP="00A41D23">
                  <w:pPr>
                    <w:spacing w:after="0" w:line="240" w:lineRule="auto"/>
                    <w:jc w:val="both"/>
                    <w:textAlignment w:val="baseline"/>
                    <w:rPr>
                      <w:rFonts w:cs="Arial"/>
                      <w:sz w:val="18"/>
                      <w:szCs w:val="18"/>
                      <w:lang w:eastAsia="es-CO"/>
                    </w:rPr>
                  </w:pPr>
                  <w:r w:rsidRPr="006145DB">
                    <w:rPr>
                      <w:rFonts w:cs="Arial"/>
                      <w:sz w:val="16"/>
                      <w:szCs w:val="16"/>
                      <w:lang w:eastAsia="es-CO"/>
                    </w:rPr>
                    <w:t>Persona con pena privativa de la libertad en establecimiento carcelario o prisión domiciliari</w:t>
                  </w:r>
                  <w:r w:rsidR="006E12F0" w:rsidRPr="006145DB">
                    <w:rPr>
                      <w:rFonts w:cs="Arial"/>
                      <w:sz w:val="16"/>
                      <w:szCs w:val="16"/>
                      <w:lang w:eastAsia="es-CO"/>
                    </w:rPr>
                    <w:t>a.</w:t>
                  </w:r>
                </w:p>
              </w:tc>
              <w:tc>
                <w:tcPr>
                  <w:tcW w:w="1701" w:type="dxa"/>
                  <w:vAlign w:val="center"/>
                  <w:hideMark/>
                </w:tcPr>
                <w:p w14:paraId="30E08025"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Rama Judicial - Juzgados de Ejecución de Penas Y Medidas De Seguridad (JEMPS). </w:t>
                  </w:r>
                </w:p>
              </w:tc>
              <w:tc>
                <w:tcPr>
                  <w:tcW w:w="1134" w:type="dxa"/>
                  <w:vAlign w:val="center"/>
                  <w:hideMark/>
                </w:tcPr>
                <w:p w14:paraId="2FA0E535" w14:textId="77777777" w:rsidR="00704EFD" w:rsidRPr="006145DB" w:rsidRDefault="00704EFD" w:rsidP="00A41D23">
                  <w:pPr>
                    <w:tabs>
                      <w:tab w:val="left" w:pos="709"/>
                    </w:tabs>
                    <w:spacing w:after="0" w:line="240" w:lineRule="auto"/>
                    <w:contextualSpacing/>
                    <w:jc w:val="center"/>
                    <w:rPr>
                      <w:rFonts w:eastAsia="Arial" w:cs="Arial"/>
                      <w:sz w:val="16"/>
                      <w:szCs w:val="16"/>
                    </w:rPr>
                  </w:pPr>
                  <w:r w:rsidRPr="006145DB">
                    <w:rPr>
                      <w:rFonts w:eastAsia="Arial" w:cs="Arial"/>
                      <w:sz w:val="16"/>
                      <w:szCs w:val="16"/>
                    </w:rPr>
                    <w:t>Consulta individual a demanda</w:t>
                  </w:r>
                </w:p>
              </w:tc>
              <w:tc>
                <w:tcPr>
                  <w:tcW w:w="1519" w:type="dxa"/>
                  <w:vAlign w:val="center"/>
                  <w:hideMark/>
                </w:tcPr>
                <w:p w14:paraId="4A85ECF5" w14:textId="77777777" w:rsidR="00704EFD" w:rsidRPr="006145DB" w:rsidRDefault="00704EFD" w:rsidP="00A41D23">
                  <w:pPr>
                    <w:tabs>
                      <w:tab w:val="left" w:pos="709"/>
                    </w:tabs>
                    <w:spacing w:after="0" w:line="240" w:lineRule="auto"/>
                    <w:jc w:val="center"/>
                    <w:rPr>
                      <w:rFonts w:eastAsia="Arial" w:cs="Arial"/>
                      <w:sz w:val="16"/>
                      <w:szCs w:val="16"/>
                    </w:rPr>
                  </w:pPr>
                  <w:r w:rsidRPr="006145DB">
                    <w:rPr>
                      <w:rFonts w:eastAsia="Arial" w:cs="Arial"/>
                      <w:sz w:val="16"/>
                      <w:szCs w:val="16"/>
                    </w:rPr>
                    <w:t>Ministerio de Justicia y del derecho – Consejo Superior de la Judicatura. </w:t>
                  </w:r>
                </w:p>
              </w:tc>
            </w:tr>
          </w:tbl>
          <w:p w14:paraId="4E7DA5CE" w14:textId="77777777" w:rsidR="00704EFD" w:rsidRPr="006145DB" w:rsidRDefault="00704EFD" w:rsidP="00A41D23">
            <w:pPr>
              <w:tabs>
                <w:tab w:val="left" w:pos="709"/>
              </w:tabs>
              <w:spacing w:after="0" w:line="240" w:lineRule="auto"/>
              <w:contextualSpacing/>
              <w:jc w:val="both"/>
              <w:rPr>
                <w:rFonts w:eastAsia="Calibri" w:cs="Arial"/>
                <w:bCs/>
                <w:sz w:val="20"/>
                <w:szCs w:val="20"/>
                <w:lang w:eastAsia="es-CO"/>
              </w:rPr>
            </w:pPr>
          </w:p>
        </w:tc>
      </w:tr>
      <w:tr w:rsidR="00E43C7A" w:rsidRPr="006145DB" w14:paraId="442A5BF3" w14:textId="77777777" w:rsidTr="009A1854">
        <w:trPr>
          <w:trHeight w:val="588"/>
          <w:jc w:val="center"/>
        </w:trPr>
        <w:tc>
          <w:tcPr>
            <w:tcW w:w="1895" w:type="dxa"/>
            <w:vAlign w:val="center"/>
          </w:tcPr>
          <w:p w14:paraId="743AD5C0" w14:textId="77777777" w:rsidR="00704EFD" w:rsidRPr="006145DB" w:rsidRDefault="00704EFD" w:rsidP="00A41D23">
            <w:pPr>
              <w:spacing w:after="0" w:line="240" w:lineRule="auto"/>
              <w:contextualSpacing/>
              <w:jc w:val="both"/>
              <w:rPr>
                <w:rFonts w:cs="Arial"/>
                <w:bCs/>
                <w:sz w:val="20"/>
                <w:szCs w:val="20"/>
                <w:lang w:eastAsia="es-CO"/>
              </w:rPr>
            </w:pPr>
            <w:r w:rsidRPr="006145DB">
              <w:rPr>
                <w:rFonts w:cs="Arial"/>
                <w:bCs/>
                <w:sz w:val="20"/>
                <w:szCs w:val="20"/>
                <w:lang w:eastAsia="es-CO"/>
              </w:rPr>
              <w:t>Ejecución</w:t>
            </w:r>
          </w:p>
        </w:tc>
        <w:tc>
          <w:tcPr>
            <w:tcW w:w="7500" w:type="dxa"/>
            <w:vAlign w:val="center"/>
          </w:tcPr>
          <w:p w14:paraId="10272C20"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El servicio de Hospedaje Social se enmarca en el modelo progresivo de atención de la Subdirección para la Adultez, como una fase de transición, sostenibilidad y prevención posterior a la atención inmediata. Esta etapa tiene como propósito consolidar procesos de superación de la habitabilidad en calle, promoviendo la estabilidad residencial, la autonomía personal y la inclusión social, productiva y comunitaria de las personas atendidas.</w:t>
            </w:r>
          </w:p>
          <w:p w14:paraId="49D48764" w14:textId="77777777" w:rsidR="00704EFD" w:rsidRPr="006145DB" w:rsidRDefault="00704EFD" w:rsidP="00A41D23">
            <w:pPr>
              <w:spacing w:after="0" w:line="240" w:lineRule="auto"/>
              <w:contextualSpacing/>
              <w:jc w:val="both"/>
              <w:rPr>
                <w:rFonts w:eastAsia="Arial" w:cs="Arial"/>
                <w:sz w:val="20"/>
                <w:szCs w:val="20"/>
              </w:rPr>
            </w:pPr>
          </w:p>
          <w:p w14:paraId="795AD0E8"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El servicio opera de manera continua los siete (7) días de la semana, las veinticuatro (24) horas del día, garantizando acompañamiento integral, seguimiento permanente a los procesos individuales y atención diferencial a las diversidades de la población. El participante deberá suscribir el acuerdo de corresponsabilidad para el ingreso al servicio, en el que declara de manera juramentada que la información que suministró para el acceso al servicio es verídica.</w:t>
            </w:r>
          </w:p>
          <w:p w14:paraId="2C0D3C5C" w14:textId="77777777" w:rsidR="00704EFD" w:rsidRPr="006145DB" w:rsidRDefault="00704EFD" w:rsidP="00A41D23">
            <w:pPr>
              <w:spacing w:after="0" w:line="240" w:lineRule="auto"/>
              <w:contextualSpacing/>
              <w:jc w:val="both"/>
              <w:rPr>
                <w:rFonts w:eastAsia="Arial" w:cs="Arial"/>
                <w:sz w:val="20"/>
                <w:szCs w:val="20"/>
              </w:rPr>
            </w:pPr>
          </w:p>
          <w:p w14:paraId="12D15471"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xml:space="preserve">Mediante la gestión de caso, se pretende reconocer las necesidades del beneficiario y facilitar el acceso a servicios sociales, eliminando obstáculos que impidan dicho acceso, así como promover la participación en procesos de desarrollo de capital humano y a rutas de inclusión productiva, entre otros aspectos. </w:t>
            </w:r>
          </w:p>
          <w:p w14:paraId="03A11D50"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La gestión del caso constituye el eje articulador del servicio y se desarrolla mediante un proceso estructurado en cuatro (4) fases:</w:t>
            </w:r>
          </w:p>
          <w:p w14:paraId="329AC808" w14:textId="77777777" w:rsidR="006E12F0" w:rsidRPr="006145DB" w:rsidRDefault="006E12F0" w:rsidP="006E12F0">
            <w:pPr>
              <w:pStyle w:val="Ttulo1"/>
              <w:rPr>
                <w:sz w:val="20"/>
                <w:szCs w:val="20"/>
              </w:rPr>
            </w:pPr>
          </w:p>
          <w:p w14:paraId="56EE4A9F" w14:textId="77777777" w:rsidR="00704EFD" w:rsidRPr="006145DB" w:rsidRDefault="00704EFD" w:rsidP="006E12F0">
            <w:pPr>
              <w:numPr>
                <w:ilvl w:val="0"/>
                <w:numId w:val="165"/>
              </w:numPr>
              <w:spacing w:after="0" w:line="240" w:lineRule="auto"/>
              <w:ind w:left="401"/>
              <w:contextualSpacing/>
              <w:jc w:val="both"/>
              <w:rPr>
                <w:rFonts w:eastAsia="Arial" w:cs="Arial"/>
                <w:sz w:val="20"/>
                <w:szCs w:val="20"/>
              </w:rPr>
            </w:pPr>
            <w:r w:rsidRPr="006145DB">
              <w:rPr>
                <w:rFonts w:eastAsia="Arial" w:cs="Arial"/>
                <w:sz w:val="20"/>
                <w:szCs w:val="20"/>
              </w:rPr>
              <w:t>Valoración integral y planeación del caso: identificación de condiciones de salud, situación habitacional, redes de apoyo, nivel de autonomía, consumo de sustancias y metas personales. Se construye el Plan de Atención Individual (PAI) con enfoque poblacional diferencial y de género.</w:t>
            </w:r>
          </w:p>
          <w:p w14:paraId="0EB19752" w14:textId="77777777" w:rsidR="00704EFD" w:rsidRPr="006145DB" w:rsidRDefault="00704EFD" w:rsidP="006E12F0">
            <w:pPr>
              <w:spacing w:after="0" w:line="240" w:lineRule="auto"/>
              <w:ind w:left="401"/>
              <w:contextualSpacing/>
              <w:jc w:val="both"/>
              <w:rPr>
                <w:rFonts w:eastAsia="Arial" w:cs="Arial"/>
                <w:sz w:val="20"/>
                <w:szCs w:val="20"/>
              </w:rPr>
            </w:pPr>
          </w:p>
          <w:p w14:paraId="4E06EB4C" w14:textId="77777777" w:rsidR="00704EFD" w:rsidRPr="006145DB" w:rsidRDefault="00704EFD" w:rsidP="006E12F0">
            <w:pPr>
              <w:numPr>
                <w:ilvl w:val="0"/>
                <w:numId w:val="165"/>
              </w:numPr>
              <w:spacing w:after="0" w:line="240" w:lineRule="auto"/>
              <w:ind w:left="401"/>
              <w:contextualSpacing/>
              <w:jc w:val="both"/>
              <w:rPr>
                <w:rFonts w:eastAsia="Arial" w:cs="Arial"/>
                <w:sz w:val="20"/>
                <w:szCs w:val="20"/>
              </w:rPr>
            </w:pPr>
            <w:r w:rsidRPr="006145DB">
              <w:rPr>
                <w:rFonts w:eastAsia="Arial" w:cs="Arial"/>
                <w:sz w:val="20"/>
                <w:szCs w:val="20"/>
              </w:rPr>
              <w:t>Intervención y acompañamiento psicosocial: implementación de acciones orientadas al fortalecimiento emocional, la convivencia, la corresponsabilidad y la reconstrucción de proyectos de vida.</w:t>
            </w:r>
          </w:p>
          <w:p w14:paraId="7A7D9986" w14:textId="77777777" w:rsidR="00704EFD" w:rsidRPr="006145DB" w:rsidRDefault="00704EFD" w:rsidP="006E12F0">
            <w:pPr>
              <w:spacing w:after="0" w:line="240" w:lineRule="auto"/>
              <w:ind w:left="401"/>
              <w:contextualSpacing/>
              <w:jc w:val="both"/>
              <w:rPr>
                <w:rFonts w:eastAsia="Arial" w:cs="Arial"/>
                <w:sz w:val="20"/>
                <w:szCs w:val="20"/>
              </w:rPr>
            </w:pPr>
          </w:p>
          <w:p w14:paraId="3F779E7E" w14:textId="77777777" w:rsidR="00704EFD" w:rsidRPr="006145DB" w:rsidRDefault="00704EFD" w:rsidP="006E12F0">
            <w:pPr>
              <w:numPr>
                <w:ilvl w:val="0"/>
                <w:numId w:val="165"/>
              </w:numPr>
              <w:spacing w:after="0" w:line="240" w:lineRule="auto"/>
              <w:ind w:left="401"/>
              <w:contextualSpacing/>
              <w:jc w:val="both"/>
              <w:rPr>
                <w:rFonts w:eastAsia="Arial" w:cs="Arial"/>
                <w:sz w:val="20"/>
                <w:szCs w:val="20"/>
              </w:rPr>
            </w:pPr>
            <w:r w:rsidRPr="006145DB">
              <w:rPr>
                <w:rFonts w:eastAsia="Arial" w:cs="Arial"/>
                <w:sz w:val="20"/>
                <w:szCs w:val="20"/>
              </w:rPr>
              <w:t>Articulación y derivación interinstitucional: coordinación con sectores y servicios distritales (salud, educación, cultura, participación, desarrollo económico, entre otros) para la continuidad de procesos y acceso a beneficios.</w:t>
            </w:r>
          </w:p>
          <w:p w14:paraId="6B082881" w14:textId="77777777" w:rsidR="00704EFD" w:rsidRPr="006145DB" w:rsidRDefault="00704EFD" w:rsidP="006E12F0">
            <w:pPr>
              <w:spacing w:after="0" w:line="240" w:lineRule="auto"/>
              <w:ind w:left="401"/>
              <w:contextualSpacing/>
              <w:jc w:val="both"/>
              <w:rPr>
                <w:rFonts w:eastAsia="Arial" w:cs="Arial"/>
                <w:sz w:val="20"/>
                <w:szCs w:val="20"/>
              </w:rPr>
            </w:pPr>
          </w:p>
          <w:p w14:paraId="3306C9CF" w14:textId="77777777" w:rsidR="00704EFD" w:rsidRPr="006145DB" w:rsidRDefault="00704EFD" w:rsidP="006E12F0">
            <w:pPr>
              <w:numPr>
                <w:ilvl w:val="0"/>
                <w:numId w:val="165"/>
              </w:numPr>
              <w:spacing w:after="0" w:line="240" w:lineRule="auto"/>
              <w:ind w:left="401"/>
              <w:contextualSpacing/>
              <w:jc w:val="both"/>
              <w:rPr>
                <w:rFonts w:eastAsia="Arial" w:cs="Arial"/>
                <w:sz w:val="20"/>
                <w:szCs w:val="20"/>
              </w:rPr>
            </w:pPr>
            <w:r w:rsidRPr="006145DB">
              <w:rPr>
                <w:rFonts w:eastAsia="Arial" w:cs="Arial"/>
                <w:sz w:val="20"/>
                <w:szCs w:val="20"/>
              </w:rPr>
              <w:t>Seguimiento al ciudadano, evaluación del caso y egreso: verificación del cumplimiento del PAI, consolidación de redes de apoyo y acompañamiento a la transición hacia soluciones habitacionales sostenibles o la reintegración familiar y comunitaria.</w:t>
            </w:r>
          </w:p>
          <w:p w14:paraId="2678E83C" w14:textId="77777777" w:rsidR="00704EFD" w:rsidRPr="006145DB" w:rsidRDefault="00704EFD" w:rsidP="00A41D23">
            <w:pPr>
              <w:spacing w:after="0" w:line="240" w:lineRule="auto"/>
              <w:ind w:left="720"/>
              <w:contextualSpacing/>
              <w:jc w:val="both"/>
              <w:rPr>
                <w:rFonts w:eastAsia="Arial" w:cs="Arial"/>
                <w:sz w:val="20"/>
                <w:szCs w:val="20"/>
              </w:rPr>
            </w:pPr>
          </w:p>
          <w:p w14:paraId="07721E11"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El equipo interdisciplinario realiza seguimiento continuo de caso, favoreciendo toma de decisiones concertadas y centradas en la persona. Para esto, el servicio se establece a partir de cuatro (4) dimensiones enfocadas así:</w:t>
            </w:r>
          </w:p>
          <w:p w14:paraId="3FF8249A" w14:textId="77777777" w:rsidR="00704EFD" w:rsidRPr="006145DB" w:rsidRDefault="00704EFD" w:rsidP="00A41D23">
            <w:pPr>
              <w:spacing w:after="0" w:line="240" w:lineRule="auto"/>
              <w:contextualSpacing/>
              <w:jc w:val="both"/>
              <w:rPr>
                <w:rFonts w:eastAsia="Arial" w:cs="Arial"/>
                <w:sz w:val="20"/>
                <w:szCs w:val="20"/>
              </w:rPr>
            </w:pPr>
          </w:p>
          <w:p w14:paraId="2DA10B27" w14:textId="7F594075" w:rsidR="00704EFD" w:rsidRPr="006145DB" w:rsidRDefault="00704EFD" w:rsidP="00A41D23">
            <w:pPr>
              <w:spacing w:after="0" w:line="240" w:lineRule="auto"/>
              <w:jc w:val="both"/>
              <w:rPr>
                <w:rFonts w:eastAsia="Arial" w:cs="Arial"/>
                <w:sz w:val="20"/>
              </w:rPr>
            </w:pPr>
            <w:r w:rsidRPr="006145DB">
              <w:rPr>
                <w:rFonts w:eastAsia="Arial" w:cs="Arial"/>
                <w:sz w:val="20"/>
                <w:szCs w:val="20"/>
              </w:rPr>
              <w:t xml:space="preserve">1. Dimensión Individual: </w:t>
            </w:r>
            <w:r w:rsidR="006E12F0" w:rsidRPr="006145DB">
              <w:rPr>
                <w:rFonts w:eastAsia="Arial" w:cs="Arial"/>
                <w:sz w:val="20"/>
                <w:szCs w:val="20"/>
              </w:rPr>
              <w:t>p</w:t>
            </w:r>
            <w:r w:rsidRPr="006145DB">
              <w:rPr>
                <w:rFonts w:eastAsia="Arial" w:cs="Arial"/>
                <w:sz w:val="20"/>
                <w:szCs w:val="20"/>
              </w:rPr>
              <w:t xml:space="preserve">sicosocial y garantía de derechos. </w:t>
            </w:r>
            <w:r w:rsidRPr="006145DB">
              <w:rPr>
                <w:rFonts w:eastAsia="Arial" w:cs="Arial"/>
                <w:sz w:val="20"/>
              </w:rPr>
              <w:t>Busca fortalecer la estabilidad emocional, la autogestión y la toma de decisiones informadas mediante acompañamiento psicosocial constante y seguimiento del Plan de Atención Individual (PAI). La dimensión individual se materializa a través de las siguientes acciones:</w:t>
            </w:r>
          </w:p>
          <w:p w14:paraId="16359D87"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Valoración integral inicial, que incluye aspectos de salud, identificación (plena identidad, documentación y participación) consumo de sustancias psicoactivas, manejo emocional y hábitos de vida.</w:t>
            </w:r>
          </w:p>
          <w:p w14:paraId="21E90D06"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Lista de chequeo para verificar la mitigación de barreras y activación de rutas: documento de identidad, afiliación en salud, atención médica, acceso a oferta distrital y plan de acción para su gestión.</w:t>
            </w:r>
          </w:p>
          <w:p w14:paraId="04A575E0"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Talleres socioemocionales y creativos orientados al reconocimiento de emociones, manejo de impulsos, resolución pacífica de conflictos y fortalecimiento de la autoestima.</w:t>
            </w:r>
          </w:p>
          <w:p w14:paraId="5AA7CBEB"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Acompañamiento, enfatiza el tránsito hacia la autonomía progresiva, fomentando que la persona gestione directamente sus trámites, rutas y articulaciones institucionales con acompañamiento del equipo.</w:t>
            </w:r>
          </w:p>
          <w:p w14:paraId="7246E364"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Valoración de preparación para la inserción laboral, manejo de emociones en contextos productivos, aceptación de recomendaciones y hábitos asociados al trabajo formal o al emprendimiento.</w:t>
            </w:r>
          </w:p>
          <w:p w14:paraId="248E582F" w14:textId="77777777" w:rsidR="00704EFD" w:rsidRPr="006145DB" w:rsidRDefault="00704EFD" w:rsidP="00A41D23">
            <w:pPr>
              <w:spacing w:after="0" w:line="240" w:lineRule="auto"/>
              <w:contextualSpacing/>
              <w:jc w:val="both"/>
              <w:rPr>
                <w:rFonts w:eastAsia="Arial" w:cs="Arial"/>
                <w:sz w:val="20"/>
                <w:szCs w:val="20"/>
              </w:rPr>
            </w:pPr>
          </w:p>
          <w:p w14:paraId="03D9C970" w14:textId="1532AAF9"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xml:space="preserve">2. Dimensión </w:t>
            </w:r>
            <w:r w:rsidR="006E12F0" w:rsidRPr="006145DB">
              <w:rPr>
                <w:rFonts w:eastAsia="Arial" w:cs="Arial"/>
                <w:sz w:val="20"/>
                <w:szCs w:val="20"/>
              </w:rPr>
              <w:t>r</w:t>
            </w:r>
            <w:r w:rsidRPr="006145DB">
              <w:rPr>
                <w:rFonts w:eastAsia="Arial" w:cs="Arial"/>
                <w:sz w:val="20"/>
                <w:szCs w:val="20"/>
              </w:rPr>
              <w:t xml:space="preserve">elacional: </w:t>
            </w:r>
            <w:r w:rsidR="006E12F0" w:rsidRPr="006145DB">
              <w:rPr>
                <w:rFonts w:eastAsia="Arial" w:cs="Arial"/>
                <w:sz w:val="20"/>
                <w:szCs w:val="20"/>
              </w:rPr>
              <w:t>r</w:t>
            </w:r>
            <w:r w:rsidRPr="006145DB">
              <w:rPr>
                <w:rFonts w:eastAsia="Arial" w:cs="Arial"/>
                <w:sz w:val="20"/>
                <w:szCs w:val="20"/>
              </w:rPr>
              <w:t>edes y vínculos significativos. Orienta la resignificación de las relaciones familiares, afectivas y sociales para fortalecer redes de apoyo y prevenir la recaída en la vida en calle. La dimensión relacional se materializa a través de las siguientes acciones:</w:t>
            </w:r>
          </w:p>
          <w:p w14:paraId="5511704E" w14:textId="77777777" w:rsidR="00704EFD" w:rsidRPr="006145DB" w:rsidRDefault="00704EFD" w:rsidP="00A41D23">
            <w:pPr>
              <w:spacing w:after="0" w:line="240" w:lineRule="auto"/>
              <w:contextualSpacing/>
              <w:jc w:val="both"/>
              <w:rPr>
                <w:rFonts w:eastAsia="Arial" w:cs="Arial"/>
                <w:sz w:val="20"/>
                <w:szCs w:val="20"/>
              </w:rPr>
            </w:pPr>
          </w:p>
          <w:p w14:paraId="190E3708"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Uso de herramientas como el genograma y el ecomapa para identificar, analizar y resignificar las relaciones familiares y sociales.</w:t>
            </w:r>
          </w:p>
          <w:p w14:paraId="5161E773"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Acciones de fortalecimiento familiar, mediación y acompañamiento en pautas de convivencia y corresponsabilidad.</w:t>
            </w:r>
          </w:p>
          <w:p w14:paraId="33F913CD"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Reconstrucción de vínculos protectores, la reconciliación y la búsqueda de referentes significativos en la comunidad y las instituciones.</w:t>
            </w:r>
          </w:p>
          <w:p w14:paraId="75795DF6" w14:textId="77777777" w:rsidR="00704EFD" w:rsidRPr="006145DB" w:rsidRDefault="00704EFD" w:rsidP="00A41D23">
            <w:pPr>
              <w:spacing w:after="0" w:line="240" w:lineRule="auto"/>
              <w:contextualSpacing/>
              <w:jc w:val="both"/>
              <w:rPr>
                <w:rFonts w:eastAsia="Arial" w:cs="Arial"/>
                <w:sz w:val="20"/>
                <w:szCs w:val="20"/>
              </w:rPr>
            </w:pPr>
          </w:p>
          <w:p w14:paraId="190FE2AC" w14:textId="2F5BEDB6" w:rsidR="00704EFD" w:rsidRPr="006145DB" w:rsidRDefault="00704EFD" w:rsidP="00A41D23">
            <w:pPr>
              <w:spacing w:after="0" w:line="240" w:lineRule="auto"/>
              <w:jc w:val="both"/>
              <w:rPr>
                <w:rFonts w:eastAsia="Arial" w:cs="Arial"/>
                <w:sz w:val="20"/>
              </w:rPr>
            </w:pPr>
            <w:r w:rsidRPr="006145DB">
              <w:rPr>
                <w:rFonts w:eastAsia="Arial" w:cs="Arial"/>
                <w:sz w:val="20"/>
                <w:szCs w:val="20"/>
              </w:rPr>
              <w:t xml:space="preserve">3. Dimensión </w:t>
            </w:r>
            <w:r w:rsidR="006E12F0" w:rsidRPr="006145DB">
              <w:rPr>
                <w:rFonts w:eastAsia="Arial" w:cs="Arial"/>
                <w:sz w:val="20"/>
                <w:szCs w:val="20"/>
              </w:rPr>
              <w:t>c</w:t>
            </w:r>
            <w:r w:rsidRPr="006145DB">
              <w:rPr>
                <w:rFonts w:eastAsia="Arial" w:cs="Arial"/>
                <w:sz w:val="20"/>
                <w:szCs w:val="20"/>
              </w:rPr>
              <w:t xml:space="preserve">omunitaria: </w:t>
            </w:r>
            <w:r w:rsidR="006E12F0" w:rsidRPr="006145DB">
              <w:rPr>
                <w:rFonts w:eastAsia="Arial" w:cs="Arial"/>
                <w:sz w:val="20"/>
                <w:szCs w:val="20"/>
              </w:rPr>
              <w:t>p</w:t>
            </w:r>
            <w:r w:rsidRPr="006145DB">
              <w:rPr>
                <w:rFonts w:eastAsia="Arial" w:cs="Arial"/>
                <w:sz w:val="20"/>
                <w:szCs w:val="20"/>
              </w:rPr>
              <w:t>articipación y apropiación territorial.</w:t>
            </w:r>
            <w:r w:rsidRPr="006145DB">
              <w:rPr>
                <w:rFonts w:eastAsia="Arial" w:cs="Arial"/>
              </w:rPr>
              <w:t xml:space="preserve"> </w:t>
            </w:r>
            <w:r w:rsidRPr="006145DB">
              <w:rPr>
                <w:rFonts w:eastAsia="Arial" w:cs="Arial"/>
                <w:sz w:val="20"/>
              </w:rPr>
              <w:t xml:space="preserve">Busca promover la ciudadanía activa y la integración social mediante la participación en la oferta distrital y comunitaria. La dimensión comunitaria se materializa a través de las siguientes acciones: </w:t>
            </w:r>
          </w:p>
          <w:p w14:paraId="1177A007"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Georreferenciación de la oferta institucional y comunitaria (cartografía social), identificando espacios culturales, deportivos, educativos y sociales disponibles en el entorno.</w:t>
            </w:r>
          </w:p>
          <w:p w14:paraId="3542E138"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Uso del tiempo libre mediante la vinculación a actividades externas (no dentro del servicio) como estrategia de participación y pertenencia a la ciudad.</w:t>
            </w:r>
          </w:p>
          <w:p w14:paraId="61C6EF6B"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Participación en redes territoriales, fortaleciendo el liderazgo, la voz ciudadana y la corresponsabilidad social.</w:t>
            </w:r>
          </w:p>
          <w:p w14:paraId="27DBC00D"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Articulación con referentes funcionales de la oferta distrital, asegurando el acceso efectivo a servicios y oportunidades del territorio.</w:t>
            </w:r>
          </w:p>
          <w:p w14:paraId="346386F1" w14:textId="77777777" w:rsidR="00704EFD" w:rsidRPr="006145DB" w:rsidRDefault="00704EFD" w:rsidP="00A41D23">
            <w:pPr>
              <w:spacing w:after="0" w:line="240" w:lineRule="auto"/>
              <w:contextualSpacing/>
              <w:jc w:val="both"/>
              <w:rPr>
                <w:rFonts w:eastAsia="Arial" w:cs="Arial"/>
                <w:sz w:val="20"/>
                <w:szCs w:val="20"/>
              </w:rPr>
            </w:pPr>
          </w:p>
          <w:p w14:paraId="693CABAE" w14:textId="16A9BB68"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xml:space="preserve">4. Dimensión </w:t>
            </w:r>
            <w:r w:rsidR="006E12F0" w:rsidRPr="006145DB">
              <w:rPr>
                <w:rFonts w:eastAsia="Arial" w:cs="Arial"/>
                <w:sz w:val="20"/>
                <w:szCs w:val="20"/>
              </w:rPr>
              <w:t>p</w:t>
            </w:r>
            <w:r w:rsidRPr="006145DB">
              <w:rPr>
                <w:rFonts w:eastAsia="Arial" w:cs="Arial"/>
                <w:sz w:val="20"/>
                <w:szCs w:val="20"/>
              </w:rPr>
              <w:t xml:space="preserve">roductiva: </w:t>
            </w:r>
            <w:r w:rsidR="006E12F0" w:rsidRPr="006145DB">
              <w:rPr>
                <w:rFonts w:eastAsia="Arial" w:cs="Arial"/>
                <w:sz w:val="20"/>
                <w:szCs w:val="20"/>
              </w:rPr>
              <w:t>e</w:t>
            </w:r>
            <w:r w:rsidRPr="006145DB">
              <w:rPr>
                <w:rFonts w:eastAsia="Arial" w:cs="Arial"/>
                <w:sz w:val="20"/>
                <w:szCs w:val="20"/>
              </w:rPr>
              <w:t>mpleo, emprendimiento y sostenibilidad. Apunta a generar autonomía económica mediante el acceso a ofertas de empleo, formación o emprendimiento. La dimensión productiva se materializa a través de las siguientes acciones:</w:t>
            </w:r>
          </w:p>
          <w:p w14:paraId="57933423" w14:textId="77777777" w:rsidR="00704EFD" w:rsidRPr="006145DB" w:rsidRDefault="00704EFD" w:rsidP="00A41D23">
            <w:pPr>
              <w:spacing w:after="0" w:line="240" w:lineRule="auto"/>
              <w:contextualSpacing/>
              <w:jc w:val="both"/>
              <w:rPr>
                <w:rFonts w:eastAsia="Arial" w:cs="Arial"/>
                <w:sz w:val="20"/>
                <w:szCs w:val="20"/>
              </w:rPr>
            </w:pPr>
          </w:p>
          <w:p w14:paraId="4543FB35"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Empleo: orientación laboral, elaboración de hojas de vida, talleres de habilidades blandas, presentación personal y simulación de entrevistas. Se realiza seguimiento posvinculación para garantizar permanencia y estabilidad.</w:t>
            </w:r>
          </w:p>
          <w:p w14:paraId="5C08E796"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Emprendimiento: formación en estructura de costos, gestión administrativa básica, participación en ferias de emprendimiento y articulación con programas distritales de apoyo empresarial y productivo.</w:t>
            </w:r>
          </w:p>
          <w:p w14:paraId="5CA93C55"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Incluye un componente de educación financiera, orientado al manejo del dinero, el ahorro y la planificación económica personal.</w:t>
            </w:r>
          </w:p>
          <w:p w14:paraId="637C76B9"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Articulación con la Secretaría de Desarrollo Económico, el SENA, Centros de Desarrollo Comunitario (CDC) y aliados privados, favoreciento el acceso a cursos, ferias y oportunidades laborales para los beneficiarios.</w:t>
            </w:r>
          </w:p>
          <w:p w14:paraId="38E37BFD" w14:textId="77777777" w:rsidR="00704EFD" w:rsidRPr="006145DB" w:rsidRDefault="00704EFD" w:rsidP="00A41D23">
            <w:pPr>
              <w:spacing w:after="0" w:line="240" w:lineRule="auto"/>
              <w:contextualSpacing/>
              <w:jc w:val="both"/>
              <w:rPr>
                <w:rFonts w:eastAsia="Arial" w:cs="Arial"/>
                <w:sz w:val="20"/>
                <w:szCs w:val="20"/>
              </w:rPr>
            </w:pPr>
          </w:p>
          <w:p w14:paraId="0A185827" w14:textId="77777777" w:rsidR="00704EFD" w:rsidRPr="006145DB" w:rsidRDefault="00704EFD" w:rsidP="00A41D23">
            <w:pPr>
              <w:spacing w:after="0" w:line="240" w:lineRule="auto"/>
              <w:jc w:val="both"/>
              <w:rPr>
                <w:rFonts w:eastAsia="Arial" w:cs="Arial"/>
                <w:sz w:val="20"/>
                <w:szCs w:val="20"/>
              </w:rPr>
            </w:pPr>
            <w:r w:rsidRPr="006145DB">
              <w:rPr>
                <w:rFonts w:eastAsia="Arial" w:cs="Arial"/>
                <w:sz w:val="20"/>
                <w:szCs w:val="20"/>
              </w:rPr>
              <w:t>Ante hechos sobrevinientes (mejora en la situación económica o familiar) en la situación del participante, se le dará manejo a través de la gestión del caso de acuerdo con su plan de atención individual, garantizando el cumplimiento del objetivo del servicio. Una vez verificado el cumplimiento de los criterios de ingreso, los hechos sobrevinientes que se generen son parte de la gestión de caso individual y no constituye un egreso inmediato.</w:t>
            </w:r>
          </w:p>
          <w:p w14:paraId="4A5D216B" w14:textId="77777777" w:rsidR="006E12F0" w:rsidRPr="006145DB" w:rsidRDefault="006E12F0" w:rsidP="00A41D23">
            <w:pPr>
              <w:spacing w:after="0" w:line="240" w:lineRule="auto"/>
              <w:contextualSpacing/>
              <w:jc w:val="both"/>
              <w:rPr>
                <w:rFonts w:eastAsia="Arial" w:cs="Arial"/>
                <w:sz w:val="20"/>
                <w:szCs w:val="20"/>
              </w:rPr>
            </w:pPr>
          </w:p>
          <w:p w14:paraId="62FA8F55" w14:textId="088751E3"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El servicio implementará estrategias de atención diferencial para personas con discapacidad y personas LGBTI en situación de habitabilidad en calle o en riesgo, garantizando accesibilidad física, comunicativa y actitudinal, así como la no discriminación por orientación sexual o identidad de género.</w:t>
            </w:r>
          </w:p>
          <w:p w14:paraId="41598E70" w14:textId="77777777" w:rsidR="00704EFD" w:rsidRPr="006145DB" w:rsidRDefault="00704EFD" w:rsidP="00A41D23">
            <w:pPr>
              <w:spacing w:after="0" w:line="240" w:lineRule="auto"/>
              <w:contextualSpacing/>
              <w:jc w:val="both"/>
              <w:rPr>
                <w:rFonts w:eastAsia="Arial" w:cs="Arial"/>
                <w:sz w:val="20"/>
                <w:szCs w:val="20"/>
              </w:rPr>
            </w:pPr>
          </w:p>
          <w:p w14:paraId="23BA415F"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Posterior al egreso del servicio, se establece un periodo de seguimiento de seis (6) meses, orientado a minimizar el riesgo de retorno a la situación de calle.</w:t>
            </w:r>
          </w:p>
          <w:p w14:paraId="3B6A9574" w14:textId="77777777" w:rsidR="00704EFD" w:rsidRPr="006145DB" w:rsidRDefault="00704EFD" w:rsidP="00A41D23">
            <w:pPr>
              <w:spacing w:after="0" w:line="240" w:lineRule="auto"/>
              <w:contextualSpacing/>
              <w:jc w:val="both"/>
              <w:rPr>
                <w:rFonts w:eastAsia="Arial" w:cs="Arial"/>
                <w:sz w:val="20"/>
                <w:szCs w:val="20"/>
              </w:rPr>
            </w:pPr>
          </w:p>
          <w:p w14:paraId="02F468F9" w14:textId="71D7E94C"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Beneficios tangibles que se otorgarán a través del servicio: suministro de apoyo alimentario, habitaciones compartidas con baño privado, armario para guardar pertenencias, áreas comunes de esparcimiento, gimnasio, acceso a internet, acompañamiento en la gestión del caso por parte del equipo interdisciplinar y, seguimiento al proceso de inclusión social.</w:t>
            </w:r>
          </w:p>
          <w:p w14:paraId="756BC629" w14:textId="77777777" w:rsidR="00704EFD" w:rsidRPr="006145DB" w:rsidRDefault="00704EFD" w:rsidP="00A41D23">
            <w:pPr>
              <w:spacing w:after="0" w:line="240" w:lineRule="auto"/>
              <w:contextualSpacing/>
              <w:jc w:val="both"/>
              <w:rPr>
                <w:rFonts w:eastAsia="Arial" w:cs="Arial"/>
                <w:sz w:val="20"/>
                <w:szCs w:val="20"/>
              </w:rPr>
            </w:pPr>
          </w:p>
          <w:p w14:paraId="429E0B75" w14:textId="77777777" w:rsidR="00704EFD" w:rsidRPr="006145DB" w:rsidRDefault="00704EFD" w:rsidP="00A41D23">
            <w:pPr>
              <w:spacing w:after="0" w:line="240" w:lineRule="auto"/>
              <w:contextualSpacing/>
              <w:jc w:val="both"/>
              <w:rPr>
                <w:rFonts w:eastAsia="Arial" w:cs="Arial"/>
                <w:sz w:val="20"/>
                <w:szCs w:val="20"/>
              </w:rPr>
            </w:pPr>
            <w:r w:rsidRPr="006145DB">
              <w:rPr>
                <w:rFonts w:eastAsia="Arial" w:cs="Arial"/>
                <w:sz w:val="20"/>
                <w:szCs w:val="20"/>
              </w:rPr>
              <w:t xml:space="preserve">En caso de interrupción parcial o total en la prestación del servicio </w:t>
            </w:r>
            <w:r w:rsidRPr="006145DB">
              <w:rPr>
                <w:rFonts w:cs="Arial"/>
                <w:sz w:val="20"/>
                <w:szCs w:val="20"/>
                <w:lang w:eastAsia="es-CO"/>
              </w:rPr>
              <w:t xml:space="preserve">Hospedaje Social, </w:t>
            </w:r>
            <w:r w:rsidRPr="006145DB">
              <w:rPr>
                <w:rFonts w:eastAsia="Arial" w:cs="Arial"/>
                <w:sz w:val="20"/>
                <w:szCs w:val="20"/>
              </w:rPr>
              <w:t>se implementará el plan operativo de continuidad correspondiente.</w:t>
            </w:r>
          </w:p>
        </w:tc>
      </w:tr>
      <w:tr w:rsidR="00E43C7A" w:rsidRPr="006145DB" w14:paraId="53929A6A" w14:textId="77777777" w:rsidTr="009A1854">
        <w:trPr>
          <w:trHeight w:val="983"/>
          <w:jc w:val="center"/>
        </w:trPr>
        <w:tc>
          <w:tcPr>
            <w:tcW w:w="1895" w:type="dxa"/>
            <w:vAlign w:val="center"/>
          </w:tcPr>
          <w:p w14:paraId="281647F4" w14:textId="77777777" w:rsidR="00704EFD" w:rsidRPr="006145DB" w:rsidRDefault="00704EFD" w:rsidP="00A41D23">
            <w:pPr>
              <w:spacing w:after="0" w:line="240" w:lineRule="auto"/>
              <w:contextualSpacing/>
              <w:jc w:val="both"/>
              <w:rPr>
                <w:rFonts w:cs="Arial"/>
                <w:bCs/>
                <w:sz w:val="20"/>
                <w:szCs w:val="20"/>
                <w:lang w:eastAsia="es-CO"/>
              </w:rPr>
            </w:pPr>
            <w:r w:rsidRPr="006145DB">
              <w:rPr>
                <w:rFonts w:cs="Arial"/>
                <w:bCs/>
                <w:sz w:val="20"/>
                <w:szCs w:val="20"/>
                <w:lang w:eastAsia="es-CO"/>
              </w:rPr>
              <w:t>Condiciones transversales de calidad</w:t>
            </w:r>
          </w:p>
        </w:tc>
        <w:tc>
          <w:tcPr>
            <w:tcW w:w="7500" w:type="dxa"/>
            <w:vAlign w:val="center"/>
          </w:tcPr>
          <w:p w14:paraId="79D32AD6" w14:textId="77777777" w:rsidR="00704EFD" w:rsidRPr="006145DB" w:rsidRDefault="00704EFD" w:rsidP="00A41D23">
            <w:pPr>
              <w:spacing w:after="0" w:line="240" w:lineRule="auto"/>
              <w:jc w:val="both"/>
              <w:textAlignment w:val="baseline"/>
              <w:rPr>
                <w:rFonts w:cs="Arial"/>
                <w:sz w:val="20"/>
                <w:szCs w:val="20"/>
                <w:lang w:eastAsia="es-CO"/>
              </w:rPr>
            </w:pPr>
            <w:r w:rsidRPr="006145DB">
              <w:rPr>
                <w:rFonts w:cs="Arial"/>
                <w:sz w:val="20"/>
                <w:szCs w:val="20"/>
                <w:lang w:eastAsia="es-CO"/>
              </w:rPr>
              <w:t>Para el servicio aplican las siguientes categorías:</w:t>
            </w:r>
          </w:p>
          <w:p w14:paraId="327B82EE" w14:textId="77777777" w:rsidR="006E12F0" w:rsidRPr="006145DB" w:rsidRDefault="006E12F0" w:rsidP="006E12F0">
            <w:pPr>
              <w:pStyle w:val="Ttulo1"/>
              <w:rPr>
                <w:sz w:val="20"/>
                <w:szCs w:val="20"/>
                <w:lang w:eastAsia="es-CO"/>
              </w:rPr>
            </w:pPr>
          </w:p>
          <w:p w14:paraId="351F53B8" w14:textId="77777777" w:rsidR="00704EFD" w:rsidRPr="006145DB" w:rsidRDefault="00704EFD" w:rsidP="00A41D23">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Talento humano</w:t>
            </w:r>
          </w:p>
          <w:p w14:paraId="0DDB9CFA" w14:textId="77777777" w:rsidR="00704EFD" w:rsidRPr="006145DB" w:rsidRDefault="00704EFD" w:rsidP="00A41D23">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Atención social</w:t>
            </w:r>
          </w:p>
          <w:p w14:paraId="3D21E236" w14:textId="77777777" w:rsidR="00704EFD" w:rsidRPr="006145DB" w:rsidRDefault="00704EFD" w:rsidP="00A41D23">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Nutrición</w:t>
            </w:r>
          </w:p>
          <w:p w14:paraId="57EFFEB8" w14:textId="77777777" w:rsidR="00704EFD" w:rsidRPr="006145DB" w:rsidRDefault="00704EFD" w:rsidP="00A41D23">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Salubridad</w:t>
            </w:r>
          </w:p>
          <w:p w14:paraId="2D0BAF2A" w14:textId="77777777" w:rsidR="00704EFD" w:rsidRPr="006145DB" w:rsidRDefault="00704EFD" w:rsidP="00A41D23">
            <w:pPr>
              <w:pStyle w:val="Textoindependiente"/>
              <w:numPr>
                <w:ilvl w:val="0"/>
                <w:numId w:val="53"/>
              </w:numPr>
              <w:spacing w:after="0" w:line="240" w:lineRule="auto"/>
              <w:ind w:left="356"/>
              <w:contextualSpacing/>
              <w:jc w:val="both"/>
              <w:rPr>
                <w:rFonts w:cs="Arial"/>
                <w:sz w:val="20"/>
                <w:szCs w:val="20"/>
                <w:lang w:eastAsia="es-CO"/>
              </w:rPr>
            </w:pPr>
            <w:r w:rsidRPr="006145DB">
              <w:rPr>
                <w:rFonts w:cs="Arial"/>
                <w:sz w:val="20"/>
                <w:szCs w:val="20"/>
                <w:lang w:eastAsia="es-CO"/>
              </w:rPr>
              <w:t>Ambientes adecuados y seguros</w:t>
            </w:r>
          </w:p>
          <w:p w14:paraId="344B9B53" w14:textId="77777777" w:rsidR="00704EFD" w:rsidRPr="006145DB" w:rsidRDefault="00704EFD" w:rsidP="00A41D23">
            <w:pPr>
              <w:pStyle w:val="Textoindependiente"/>
              <w:numPr>
                <w:ilvl w:val="0"/>
                <w:numId w:val="53"/>
              </w:numPr>
              <w:spacing w:after="0" w:line="240" w:lineRule="auto"/>
              <w:ind w:left="356"/>
              <w:contextualSpacing/>
              <w:jc w:val="both"/>
              <w:rPr>
                <w:rFonts w:cs="Arial"/>
                <w:bCs/>
                <w:lang w:eastAsia="es-CO"/>
              </w:rPr>
            </w:pPr>
            <w:r w:rsidRPr="006145DB">
              <w:rPr>
                <w:rFonts w:cs="Arial"/>
                <w:bCs/>
                <w:sz w:val="20"/>
                <w:szCs w:val="20"/>
                <w:lang w:eastAsia="es-CO"/>
              </w:rPr>
              <w:t>Gestión Administrativa</w:t>
            </w:r>
          </w:p>
        </w:tc>
      </w:tr>
    </w:tbl>
    <w:p w14:paraId="460122E6" w14:textId="77777777" w:rsidR="00704EFD" w:rsidRPr="006145DB" w:rsidRDefault="00704EFD" w:rsidP="00704EFD">
      <w:pPr>
        <w:pStyle w:val="Ttulo1"/>
        <w:rPr>
          <w:lang w:eastAsia="es-CO"/>
        </w:rPr>
      </w:pPr>
    </w:p>
    <w:p w14:paraId="4E8C383C" w14:textId="33D5FE6E" w:rsidR="0032331D" w:rsidRPr="006145DB" w:rsidRDefault="00AC39BF">
      <w:pPr>
        <w:pStyle w:val="Ttulo1"/>
        <w:numPr>
          <w:ilvl w:val="1"/>
          <w:numId w:val="70"/>
        </w:numPr>
        <w:ind w:left="426" w:hanging="426"/>
        <w:jc w:val="left"/>
      </w:pPr>
      <w:bookmarkStart w:id="180" w:name="_Toc210213198"/>
      <w:bookmarkStart w:id="181" w:name="_Toc213273472"/>
      <w:bookmarkStart w:id="182" w:name="_Toc213276099"/>
      <w:bookmarkStart w:id="183" w:name="_Toc216902433"/>
      <w:r w:rsidRPr="006145DB">
        <w:t>Servicios</w:t>
      </w:r>
      <w:r w:rsidR="007D6F82" w:rsidRPr="006145DB">
        <w:t xml:space="preserve"> y </w:t>
      </w:r>
      <w:r w:rsidR="00777384" w:rsidRPr="006145DB">
        <w:t>modalidades para la atención de las personas mayores</w:t>
      </w:r>
      <w:bookmarkEnd w:id="180"/>
      <w:bookmarkEnd w:id="181"/>
      <w:bookmarkEnd w:id="182"/>
      <w:bookmarkEnd w:id="183"/>
    </w:p>
    <w:p w14:paraId="155AACAA" w14:textId="77777777" w:rsidR="00DB5DB5" w:rsidRPr="006145DB" w:rsidRDefault="00DB5DB5" w:rsidP="005B435E">
      <w:pPr>
        <w:spacing w:after="0" w:line="240" w:lineRule="auto"/>
        <w:rPr>
          <w:rFonts w:cs="Arial"/>
        </w:rPr>
      </w:pPr>
    </w:p>
    <w:p w14:paraId="262CA4B0" w14:textId="0A771D98" w:rsidR="00C47A8A" w:rsidRPr="006145DB" w:rsidRDefault="00832861">
      <w:pPr>
        <w:pStyle w:val="Ttulo1"/>
        <w:numPr>
          <w:ilvl w:val="2"/>
          <w:numId w:val="70"/>
        </w:numPr>
        <w:ind w:left="567" w:hanging="579"/>
        <w:jc w:val="center"/>
        <w:rPr>
          <w:lang w:val="es-CO"/>
        </w:rPr>
      </w:pPr>
      <w:r w:rsidRPr="006145DB">
        <w:rPr>
          <w:lang w:val="es-CO"/>
        </w:rPr>
        <w:t xml:space="preserve"> </w:t>
      </w:r>
      <w:bookmarkStart w:id="184" w:name="_Toc210213199"/>
      <w:bookmarkStart w:id="185" w:name="_Toc213273473"/>
      <w:bookmarkStart w:id="186" w:name="_Toc213276100"/>
      <w:bookmarkStart w:id="187" w:name="_Toc216902434"/>
      <w:r w:rsidR="00FF27E6" w:rsidRPr="006145DB">
        <w:rPr>
          <w:lang w:val="es-CO"/>
        </w:rPr>
        <w:t xml:space="preserve">Servicio Cuidado </w:t>
      </w:r>
      <w:r w:rsidR="00777384" w:rsidRPr="006145DB">
        <w:rPr>
          <w:lang w:val="es-CO"/>
        </w:rPr>
        <w:t>transitorio día – noche</w:t>
      </w:r>
      <w:bookmarkEnd w:id="184"/>
      <w:bookmarkEnd w:id="185"/>
      <w:bookmarkEnd w:id="186"/>
      <w:bookmarkEnd w:id="18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8"/>
        <w:gridCol w:w="7697"/>
      </w:tblGrid>
      <w:tr w:rsidR="009706F0" w:rsidRPr="006145DB" w14:paraId="65434E14" w14:textId="77777777" w:rsidTr="006E12F0">
        <w:trPr>
          <w:trHeight w:val="449"/>
          <w:jc w:val="center"/>
        </w:trPr>
        <w:tc>
          <w:tcPr>
            <w:tcW w:w="1980" w:type="dxa"/>
            <w:vAlign w:val="center"/>
          </w:tcPr>
          <w:p w14:paraId="17672383" w14:textId="77777777" w:rsidR="00BE4354" w:rsidRPr="006145DB" w:rsidRDefault="00BE4354" w:rsidP="005B435E">
            <w:pPr>
              <w:spacing w:after="0" w:line="240" w:lineRule="auto"/>
              <w:ind w:left="1"/>
              <w:contextualSpacing/>
              <w:rPr>
                <w:rFonts w:cs="Arial"/>
                <w:sz w:val="20"/>
                <w:szCs w:val="20"/>
                <w:lang w:eastAsia="es-CO"/>
              </w:rPr>
            </w:pPr>
            <w:r w:rsidRPr="006145DB">
              <w:rPr>
                <w:rFonts w:cs="Arial"/>
                <w:sz w:val="20"/>
                <w:szCs w:val="20"/>
                <w:lang w:eastAsia="es-CO"/>
              </w:rPr>
              <w:t>Nombre del servicio social</w:t>
            </w:r>
          </w:p>
        </w:tc>
        <w:tc>
          <w:tcPr>
            <w:tcW w:w="7415" w:type="dxa"/>
            <w:vAlign w:val="center"/>
          </w:tcPr>
          <w:p w14:paraId="6ACA12E2" w14:textId="596C6884" w:rsidR="00BE4354" w:rsidRPr="006145DB" w:rsidRDefault="00BE4354" w:rsidP="005B435E">
            <w:pPr>
              <w:spacing w:after="0" w:line="240" w:lineRule="auto"/>
              <w:ind w:left="-91"/>
              <w:contextualSpacing/>
              <w:rPr>
                <w:rFonts w:cs="Arial"/>
                <w:sz w:val="20"/>
                <w:szCs w:val="20"/>
                <w:lang w:eastAsia="es-CO"/>
              </w:rPr>
            </w:pPr>
            <w:r w:rsidRPr="006145DB">
              <w:rPr>
                <w:rFonts w:cs="Arial"/>
                <w:sz w:val="20"/>
                <w:szCs w:val="20"/>
                <w:lang w:eastAsia="es-CO"/>
              </w:rPr>
              <w:t xml:space="preserve">Cuidado </w:t>
            </w:r>
            <w:r w:rsidR="00777384" w:rsidRPr="006145DB">
              <w:rPr>
                <w:rFonts w:cs="Arial"/>
                <w:sz w:val="20"/>
                <w:szCs w:val="20"/>
                <w:lang w:eastAsia="es-CO"/>
              </w:rPr>
              <w:t>transitorio día – noche.</w:t>
            </w:r>
          </w:p>
        </w:tc>
      </w:tr>
      <w:tr w:rsidR="009706F0" w:rsidRPr="006145DB" w14:paraId="0635F80D" w14:textId="77777777" w:rsidTr="006E12F0">
        <w:trPr>
          <w:trHeight w:val="175"/>
          <w:jc w:val="center"/>
        </w:trPr>
        <w:tc>
          <w:tcPr>
            <w:tcW w:w="1980" w:type="dxa"/>
            <w:vAlign w:val="center"/>
          </w:tcPr>
          <w:p w14:paraId="62173758" w14:textId="77777777" w:rsidR="00BE4354" w:rsidRPr="006145DB" w:rsidRDefault="00BE4354" w:rsidP="005B435E">
            <w:pPr>
              <w:spacing w:after="0" w:line="240" w:lineRule="auto"/>
              <w:ind w:left="1"/>
              <w:contextualSpacing/>
              <w:rPr>
                <w:rFonts w:cs="Arial"/>
                <w:sz w:val="20"/>
                <w:szCs w:val="20"/>
                <w:lang w:eastAsia="es-CO"/>
              </w:rPr>
            </w:pPr>
            <w:r w:rsidRPr="006145DB">
              <w:rPr>
                <w:rFonts w:cs="Arial"/>
                <w:sz w:val="20"/>
                <w:szCs w:val="20"/>
                <w:lang w:eastAsia="es-CO"/>
              </w:rPr>
              <w:t>Objeto del Servicio Social</w:t>
            </w:r>
          </w:p>
        </w:tc>
        <w:tc>
          <w:tcPr>
            <w:tcW w:w="7415" w:type="dxa"/>
            <w:vAlign w:val="center"/>
          </w:tcPr>
          <w:p w14:paraId="2FB32242" w14:textId="77777777" w:rsidR="00BE4354" w:rsidRPr="006145DB" w:rsidRDefault="00BE4354" w:rsidP="005B435E">
            <w:pPr>
              <w:spacing w:after="0" w:line="240" w:lineRule="auto"/>
              <w:ind w:left="-91"/>
              <w:contextualSpacing/>
              <w:jc w:val="both"/>
              <w:rPr>
                <w:rFonts w:cs="Arial"/>
                <w:bCs/>
                <w:sz w:val="20"/>
                <w:szCs w:val="20"/>
                <w:lang w:eastAsia="es-CO"/>
              </w:rPr>
            </w:pPr>
            <w:r w:rsidRPr="006145DB">
              <w:rPr>
                <w:rFonts w:cs="Arial"/>
                <w:bCs/>
                <w:sz w:val="20"/>
                <w:szCs w:val="20"/>
                <w:lang w:eastAsia="es-CO"/>
              </w:rPr>
              <w:t>Brindar atención integral transitoria a personas mayores de sesenta (60) años o más en riesgo de habitar calle o habitantes de calle, en jornada diurna y nocturna, para promover el restablecimiento de derechos, la transformación de imaginarios y prácticas adversas a la vejez, la dignidad humana y el envejecimiento activo, por medio de acciones de autocuidado, mantenimiento de capacidades y ocupación humana.</w:t>
            </w:r>
          </w:p>
        </w:tc>
      </w:tr>
      <w:tr w:rsidR="009706F0" w:rsidRPr="006145DB" w14:paraId="2EB524B6" w14:textId="77777777" w:rsidTr="006E12F0">
        <w:trPr>
          <w:trHeight w:val="20"/>
          <w:jc w:val="center"/>
        </w:trPr>
        <w:tc>
          <w:tcPr>
            <w:tcW w:w="1980" w:type="dxa"/>
            <w:vAlign w:val="center"/>
          </w:tcPr>
          <w:p w14:paraId="5F79B56E" w14:textId="77777777" w:rsidR="00BE4354" w:rsidRPr="006145DB" w:rsidRDefault="00BE4354" w:rsidP="005B435E">
            <w:pPr>
              <w:spacing w:after="0" w:line="240" w:lineRule="auto"/>
              <w:ind w:left="1"/>
              <w:contextualSpacing/>
              <w:rPr>
                <w:rFonts w:cs="Arial"/>
                <w:sz w:val="20"/>
                <w:szCs w:val="20"/>
                <w:lang w:eastAsia="es-CO"/>
              </w:rPr>
            </w:pPr>
            <w:r w:rsidRPr="006145DB">
              <w:rPr>
                <w:rFonts w:cs="Arial"/>
                <w:sz w:val="20"/>
                <w:szCs w:val="20"/>
                <w:lang w:eastAsia="es-CO"/>
              </w:rPr>
              <w:t>Oferta servicio social</w:t>
            </w:r>
          </w:p>
        </w:tc>
        <w:tc>
          <w:tcPr>
            <w:tcW w:w="7415" w:type="dxa"/>
            <w:vAlign w:val="center"/>
          </w:tcPr>
          <w:p w14:paraId="5B322B54" w14:textId="77777777" w:rsidR="00BE4354" w:rsidRPr="006145DB" w:rsidRDefault="00BE4354" w:rsidP="005B435E">
            <w:pPr>
              <w:tabs>
                <w:tab w:val="left" w:pos="709"/>
              </w:tabs>
              <w:spacing w:after="0" w:line="240" w:lineRule="auto"/>
              <w:ind w:left="-91"/>
              <w:contextualSpacing/>
              <w:jc w:val="both"/>
              <w:rPr>
                <w:rFonts w:eastAsia="Lucida Sans Unicode" w:cs="Arial"/>
                <w:bCs/>
                <w:sz w:val="20"/>
                <w:szCs w:val="20"/>
              </w:rPr>
            </w:pPr>
            <w:r w:rsidRPr="006145DB">
              <w:rPr>
                <w:rFonts w:eastAsia="Lucida Sans Unicode" w:cs="Arial"/>
                <w:bCs/>
                <w:sz w:val="20"/>
                <w:szCs w:val="20"/>
              </w:rPr>
              <w:t>El servicio de atención transitoria a personas mayores de sesenta (60) años o más en riesgo de habitar calle o habitantes de calle, promueve acciones de autocuidado y dignificación, brindando alojamiento seguro, alimentación, promoción de buenas prácticas de autocuidado, orientación y acompañamiento interdisciplinario. </w:t>
            </w:r>
          </w:p>
        </w:tc>
      </w:tr>
      <w:tr w:rsidR="009706F0" w:rsidRPr="006145DB" w14:paraId="4BABEA51" w14:textId="77777777" w:rsidTr="006E12F0">
        <w:trPr>
          <w:trHeight w:val="20"/>
          <w:jc w:val="center"/>
        </w:trPr>
        <w:tc>
          <w:tcPr>
            <w:tcW w:w="1980" w:type="dxa"/>
            <w:vAlign w:val="center"/>
          </w:tcPr>
          <w:p w14:paraId="764E22DF" w14:textId="77777777" w:rsidR="00BE4354" w:rsidRPr="006145DB" w:rsidRDefault="00BE4354" w:rsidP="005B435E">
            <w:pPr>
              <w:spacing w:after="0" w:line="240" w:lineRule="auto"/>
              <w:ind w:left="1"/>
              <w:contextualSpacing/>
              <w:rPr>
                <w:rFonts w:cs="Arial"/>
                <w:sz w:val="20"/>
                <w:szCs w:val="20"/>
                <w:lang w:eastAsia="es-CO"/>
              </w:rPr>
            </w:pPr>
            <w:r w:rsidRPr="006145DB">
              <w:rPr>
                <w:rFonts w:cs="Arial"/>
                <w:sz w:val="20"/>
                <w:szCs w:val="20"/>
                <w:lang w:eastAsia="es-CO"/>
              </w:rPr>
              <w:t xml:space="preserve">Tipo de Focalización </w:t>
            </w:r>
          </w:p>
        </w:tc>
        <w:tc>
          <w:tcPr>
            <w:tcW w:w="7415" w:type="dxa"/>
            <w:vAlign w:val="center"/>
          </w:tcPr>
          <w:p w14:paraId="2E9CAD2A" w14:textId="77777777" w:rsidR="00BE4354" w:rsidRPr="006145DB" w:rsidRDefault="00BE4354" w:rsidP="005B435E">
            <w:pPr>
              <w:tabs>
                <w:tab w:val="left" w:pos="1200"/>
              </w:tabs>
              <w:spacing w:after="0" w:line="240" w:lineRule="auto"/>
              <w:ind w:left="-91"/>
              <w:contextualSpacing/>
              <w:rPr>
                <w:rFonts w:cs="Arial"/>
                <w:bCs/>
                <w:sz w:val="20"/>
                <w:szCs w:val="20"/>
                <w:lang w:eastAsia="es-CO"/>
              </w:rPr>
            </w:pPr>
            <w:r w:rsidRPr="006145DB">
              <w:rPr>
                <w:rFonts w:cs="Arial"/>
                <w:bCs/>
                <w:sz w:val="20"/>
                <w:szCs w:val="20"/>
                <w:lang w:eastAsia="es-CO"/>
              </w:rPr>
              <w:t>Focalización por demanda.</w:t>
            </w:r>
          </w:p>
        </w:tc>
      </w:tr>
      <w:tr w:rsidR="009706F0" w:rsidRPr="006145DB" w14:paraId="62F5048E" w14:textId="77777777" w:rsidTr="006E12F0">
        <w:trPr>
          <w:trHeight w:val="427"/>
          <w:jc w:val="center"/>
        </w:trPr>
        <w:tc>
          <w:tcPr>
            <w:tcW w:w="1980" w:type="dxa"/>
            <w:vAlign w:val="center"/>
          </w:tcPr>
          <w:p w14:paraId="1D48F8E6" w14:textId="77777777" w:rsidR="00BE4354" w:rsidRPr="006145DB" w:rsidRDefault="00BE4354" w:rsidP="005B435E">
            <w:pPr>
              <w:spacing w:after="0" w:line="240" w:lineRule="auto"/>
              <w:ind w:left="1"/>
              <w:contextualSpacing/>
              <w:rPr>
                <w:rFonts w:cs="Arial"/>
                <w:sz w:val="20"/>
                <w:szCs w:val="20"/>
                <w:lang w:eastAsia="es-CO"/>
              </w:rPr>
            </w:pPr>
            <w:r w:rsidRPr="006145DB">
              <w:rPr>
                <w:rFonts w:cs="Arial"/>
                <w:sz w:val="20"/>
                <w:szCs w:val="20"/>
                <w:lang w:eastAsia="es-CO"/>
              </w:rPr>
              <w:t>Población Objetivo</w:t>
            </w:r>
          </w:p>
        </w:tc>
        <w:tc>
          <w:tcPr>
            <w:tcW w:w="7415" w:type="dxa"/>
            <w:vAlign w:val="center"/>
          </w:tcPr>
          <w:p w14:paraId="1381505F" w14:textId="77777777" w:rsidR="00BE4354" w:rsidRPr="006145DB" w:rsidRDefault="00BE4354" w:rsidP="005B435E">
            <w:pPr>
              <w:tabs>
                <w:tab w:val="left" w:pos="709"/>
              </w:tabs>
              <w:spacing w:after="0" w:line="240" w:lineRule="auto"/>
              <w:ind w:left="-91"/>
              <w:contextualSpacing/>
              <w:jc w:val="both"/>
              <w:rPr>
                <w:rFonts w:cs="Arial"/>
                <w:bCs/>
                <w:sz w:val="20"/>
                <w:szCs w:val="20"/>
                <w:lang w:eastAsia="es-CO"/>
              </w:rPr>
            </w:pPr>
            <w:r w:rsidRPr="006145DB">
              <w:rPr>
                <w:rFonts w:cs="Arial"/>
                <w:bCs/>
                <w:sz w:val="20"/>
                <w:szCs w:val="20"/>
                <w:lang w:eastAsia="es-CO"/>
              </w:rPr>
              <w:t>Personas mayores de sesenta (60) años o más en riesgo de habitar calle o habitantes de calle.  </w:t>
            </w:r>
          </w:p>
        </w:tc>
      </w:tr>
      <w:tr w:rsidR="009706F0" w:rsidRPr="006145DB" w14:paraId="401FCE7C" w14:textId="77777777" w:rsidTr="006E12F0">
        <w:trPr>
          <w:trHeight w:val="175"/>
          <w:jc w:val="center"/>
        </w:trPr>
        <w:tc>
          <w:tcPr>
            <w:tcW w:w="1980" w:type="dxa"/>
            <w:vAlign w:val="center"/>
          </w:tcPr>
          <w:p w14:paraId="6CBCB6B1" w14:textId="77777777" w:rsidR="00BE4354" w:rsidRPr="006145DB" w:rsidRDefault="00BE4354" w:rsidP="005B435E">
            <w:pPr>
              <w:spacing w:after="0" w:line="240" w:lineRule="auto"/>
              <w:contextualSpacing/>
              <w:rPr>
                <w:rFonts w:cs="Arial"/>
                <w:sz w:val="20"/>
                <w:szCs w:val="20"/>
                <w:lang w:eastAsia="es-CO"/>
              </w:rPr>
            </w:pPr>
            <w:r w:rsidRPr="006145DB">
              <w:rPr>
                <w:rFonts w:cs="Arial"/>
                <w:sz w:val="20"/>
                <w:szCs w:val="20"/>
                <w:lang w:eastAsia="es-CO"/>
              </w:rPr>
              <w:t>Fuentes de Información Población Objetivo</w:t>
            </w:r>
          </w:p>
        </w:tc>
        <w:tc>
          <w:tcPr>
            <w:tcW w:w="7415" w:type="dxa"/>
            <w:vAlign w:val="center"/>
          </w:tcPr>
          <w:tbl>
            <w:tblPr>
              <w:tblW w:w="73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27"/>
              <w:gridCol w:w="1559"/>
              <w:gridCol w:w="1134"/>
              <w:gridCol w:w="1603"/>
            </w:tblGrid>
            <w:tr w:rsidR="0024633D" w:rsidRPr="006145DB" w14:paraId="0DF59574" w14:textId="77777777" w:rsidTr="00CC3B40">
              <w:trPr>
                <w:trHeight w:val="91"/>
              </w:trPr>
              <w:tc>
                <w:tcPr>
                  <w:tcW w:w="3027" w:type="dxa"/>
                  <w:tcBorders>
                    <w:top w:val="nil"/>
                    <w:left w:val="nil"/>
                    <w:bottom w:val="single" w:sz="4" w:space="0" w:color="auto"/>
                    <w:right w:val="nil"/>
                  </w:tcBorders>
                  <w:vAlign w:val="center"/>
                </w:tcPr>
                <w:p w14:paraId="541F5039" w14:textId="77777777" w:rsidR="0024633D" w:rsidRPr="006145DB" w:rsidRDefault="0024633D"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559" w:type="dxa"/>
                  <w:tcBorders>
                    <w:top w:val="nil"/>
                    <w:left w:val="nil"/>
                    <w:bottom w:val="single" w:sz="4" w:space="0" w:color="auto"/>
                    <w:right w:val="nil"/>
                  </w:tcBorders>
                  <w:vAlign w:val="center"/>
                </w:tcPr>
                <w:p w14:paraId="50558D59" w14:textId="77777777" w:rsidR="0024633D" w:rsidRPr="006145DB" w:rsidRDefault="0024633D"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134" w:type="dxa"/>
                  <w:tcBorders>
                    <w:top w:val="nil"/>
                    <w:left w:val="nil"/>
                    <w:bottom w:val="single" w:sz="4" w:space="0" w:color="auto"/>
                    <w:right w:val="nil"/>
                  </w:tcBorders>
                  <w:vAlign w:val="center"/>
                </w:tcPr>
                <w:p w14:paraId="7D1C65B9" w14:textId="77777777" w:rsidR="0024633D" w:rsidRPr="006145DB" w:rsidRDefault="0024633D"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603" w:type="dxa"/>
                  <w:tcBorders>
                    <w:top w:val="nil"/>
                    <w:left w:val="nil"/>
                    <w:bottom w:val="single" w:sz="4" w:space="0" w:color="auto"/>
                    <w:right w:val="nil"/>
                  </w:tcBorders>
                  <w:vAlign w:val="center"/>
                </w:tcPr>
                <w:p w14:paraId="4577549B" w14:textId="77777777" w:rsidR="0024633D" w:rsidRPr="006145DB" w:rsidRDefault="0024633D" w:rsidP="005B435E">
                  <w:pPr>
                    <w:pStyle w:val="paragraph"/>
                    <w:spacing w:before="0" w:beforeAutospacing="0" w:after="0" w:afterAutospacing="0"/>
                    <w:jc w:val="center"/>
                    <w:textAlignment w:val="baseline"/>
                    <w:rPr>
                      <w:rStyle w:val="normaltextrun"/>
                      <w:rFonts w:ascii="Arial" w:hAnsi="Arial" w:cs="Arial"/>
                      <w:sz w:val="16"/>
                      <w:szCs w:val="16"/>
                    </w:rPr>
                  </w:pPr>
                </w:p>
              </w:tc>
            </w:tr>
            <w:tr w:rsidR="009706F0" w:rsidRPr="006145DB" w14:paraId="5AB901C7" w14:textId="77777777" w:rsidTr="00CC3B40">
              <w:trPr>
                <w:trHeight w:val="360"/>
              </w:trPr>
              <w:tc>
                <w:tcPr>
                  <w:tcW w:w="3027" w:type="dxa"/>
                  <w:tcBorders>
                    <w:top w:val="nil"/>
                    <w:left w:val="single" w:sz="4" w:space="0" w:color="auto"/>
                    <w:bottom w:val="single" w:sz="4" w:space="0" w:color="auto"/>
                    <w:right w:val="single" w:sz="4" w:space="0" w:color="auto"/>
                  </w:tcBorders>
                  <w:vAlign w:val="center"/>
                  <w:hideMark/>
                </w:tcPr>
                <w:p w14:paraId="1EB98EDA"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Categoría Población Objetivo</w:t>
                  </w:r>
                  <w:r w:rsidRPr="006145DB">
                    <w:rPr>
                      <w:rStyle w:val="eop"/>
                      <w:rFonts w:ascii="Arial" w:hAnsi="Arial" w:cs="Arial"/>
                      <w:sz w:val="16"/>
                      <w:szCs w:val="16"/>
                    </w:rPr>
                    <w:t> </w:t>
                  </w:r>
                </w:p>
              </w:tc>
              <w:tc>
                <w:tcPr>
                  <w:tcW w:w="1559" w:type="dxa"/>
                  <w:tcBorders>
                    <w:top w:val="nil"/>
                    <w:left w:val="single" w:sz="4" w:space="0" w:color="auto"/>
                    <w:bottom w:val="single" w:sz="4" w:space="0" w:color="auto"/>
                    <w:right w:val="single" w:sz="4" w:space="0" w:color="auto"/>
                  </w:tcBorders>
                  <w:vAlign w:val="center"/>
                  <w:hideMark/>
                </w:tcPr>
                <w:p w14:paraId="4FAA000F"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Fuente de Información</w:t>
                  </w:r>
                  <w:r w:rsidRPr="006145DB">
                    <w:rPr>
                      <w:rStyle w:val="eop"/>
                      <w:rFonts w:ascii="Arial" w:hAnsi="Arial" w:cs="Arial"/>
                      <w:sz w:val="16"/>
                      <w:szCs w:val="16"/>
                    </w:rPr>
                    <w:t> </w:t>
                  </w:r>
                </w:p>
              </w:tc>
              <w:tc>
                <w:tcPr>
                  <w:tcW w:w="1134" w:type="dxa"/>
                  <w:tcBorders>
                    <w:top w:val="nil"/>
                    <w:left w:val="single" w:sz="4" w:space="0" w:color="auto"/>
                    <w:bottom w:val="single" w:sz="4" w:space="0" w:color="auto"/>
                    <w:right w:val="single" w:sz="4" w:space="0" w:color="auto"/>
                  </w:tcBorders>
                  <w:vAlign w:val="center"/>
                  <w:hideMark/>
                </w:tcPr>
                <w:p w14:paraId="47D12880"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Periodicidad</w:t>
                  </w:r>
                  <w:r w:rsidRPr="006145DB">
                    <w:rPr>
                      <w:rStyle w:val="eop"/>
                      <w:rFonts w:ascii="Arial" w:hAnsi="Arial" w:cs="Arial"/>
                      <w:sz w:val="16"/>
                      <w:szCs w:val="16"/>
                    </w:rPr>
                    <w:t> </w:t>
                  </w:r>
                </w:p>
              </w:tc>
              <w:tc>
                <w:tcPr>
                  <w:tcW w:w="1603" w:type="dxa"/>
                  <w:tcBorders>
                    <w:top w:val="nil"/>
                    <w:left w:val="single" w:sz="4" w:space="0" w:color="auto"/>
                    <w:bottom w:val="single" w:sz="4" w:space="0" w:color="auto"/>
                    <w:right w:val="single" w:sz="4" w:space="0" w:color="auto"/>
                  </w:tcBorders>
                  <w:vAlign w:val="center"/>
                  <w:hideMark/>
                </w:tcPr>
                <w:p w14:paraId="3E0B834D"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Administrador</w:t>
                  </w:r>
                  <w:r w:rsidRPr="006145DB">
                    <w:rPr>
                      <w:rStyle w:val="eop"/>
                      <w:rFonts w:ascii="Arial" w:hAnsi="Arial" w:cs="Arial"/>
                      <w:sz w:val="16"/>
                      <w:szCs w:val="16"/>
                    </w:rPr>
                    <w:t> </w:t>
                  </w:r>
                </w:p>
              </w:tc>
            </w:tr>
            <w:tr w:rsidR="009706F0" w:rsidRPr="006145DB" w14:paraId="495335DE" w14:textId="77777777" w:rsidTr="00CC3B40">
              <w:trPr>
                <w:trHeight w:val="210"/>
              </w:trPr>
              <w:tc>
                <w:tcPr>
                  <w:tcW w:w="3027" w:type="dxa"/>
                  <w:tcBorders>
                    <w:top w:val="single" w:sz="4" w:space="0" w:color="auto"/>
                    <w:left w:val="single" w:sz="6" w:space="0" w:color="auto"/>
                    <w:bottom w:val="single" w:sz="6" w:space="0" w:color="auto"/>
                    <w:right w:val="single" w:sz="6" w:space="0" w:color="auto"/>
                  </w:tcBorders>
                  <w:vAlign w:val="center"/>
                  <w:hideMark/>
                </w:tcPr>
                <w:p w14:paraId="06862336" w14:textId="591D209D" w:rsidR="00BE4354" w:rsidRPr="006145DB" w:rsidRDefault="00BE4354" w:rsidP="005B435E">
                  <w:pPr>
                    <w:pStyle w:val="paragraph"/>
                    <w:spacing w:before="0" w:beforeAutospacing="0" w:after="0" w:afterAutospacing="0"/>
                    <w:textAlignment w:val="baseline"/>
                    <w:rPr>
                      <w:rFonts w:ascii="Arial" w:hAnsi="Arial" w:cs="Arial"/>
                      <w:sz w:val="18"/>
                      <w:szCs w:val="18"/>
                    </w:rPr>
                  </w:pPr>
                  <w:r w:rsidRPr="006145DB">
                    <w:rPr>
                      <w:rStyle w:val="normaltextrun"/>
                      <w:rFonts w:ascii="Arial" w:hAnsi="Arial" w:cs="Arial"/>
                      <w:sz w:val="16"/>
                      <w:szCs w:val="16"/>
                    </w:rPr>
                    <w:t>Personas mayores de sesenta (60) años o más</w:t>
                  </w:r>
                  <w:r w:rsidR="0024633D" w:rsidRPr="006145DB">
                    <w:rPr>
                      <w:rStyle w:val="normaltextrun"/>
                      <w:rFonts w:ascii="Arial" w:hAnsi="Arial" w:cs="Arial"/>
                      <w:sz w:val="16"/>
                      <w:szCs w:val="16"/>
                    </w:rPr>
                    <w:t>.</w:t>
                  </w:r>
                  <w:r w:rsidRPr="006145DB">
                    <w:rPr>
                      <w:rStyle w:val="eop"/>
                      <w:rFonts w:ascii="Arial" w:hAnsi="Arial" w:cs="Arial"/>
                      <w:sz w:val="16"/>
                      <w:szCs w:val="16"/>
                    </w:rPr>
                    <w:t> </w:t>
                  </w:r>
                </w:p>
              </w:tc>
              <w:tc>
                <w:tcPr>
                  <w:tcW w:w="1559" w:type="dxa"/>
                  <w:tcBorders>
                    <w:top w:val="single" w:sz="4" w:space="0" w:color="auto"/>
                    <w:left w:val="single" w:sz="6" w:space="0" w:color="auto"/>
                    <w:bottom w:val="single" w:sz="6" w:space="0" w:color="auto"/>
                    <w:right w:val="single" w:sz="6" w:space="0" w:color="auto"/>
                  </w:tcBorders>
                  <w:vAlign w:val="center"/>
                  <w:hideMark/>
                </w:tcPr>
                <w:p w14:paraId="63018204"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r w:rsidRPr="006145DB">
                    <w:rPr>
                      <w:rStyle w:val="eop"/>
                      <w:rFonts w:ascii="Arial" w:hAnsi="Arial" w:cs="Arial"/>
                      <w:sz w:val="16"/>
                      <w:szCs w:val="16"/>
                    </w:rPr>
                    <w:t> </w:t>
                  </w:r>
                </w:p>
              </w:tc>
              <w:tc>
                <w:tcPr>
                  <w:tcW w:w="1134" w:type="dxa"/>
                  <w:tcBorders>
                    <w:top w:val="single" w:sz="4" w:space="0" w:color="auto"/>
                    <w:left w:val="single" w:sz="6" w:space="0" w:color="auto"/>
                    <w:bottom w:val="single" w:sz="6" w:space="0" w:color="auto"/>
                    <w:right w:val="single" w:sz="6" w:space="0" w:color="auto"/>
                  </w:tcBorders>
                  <w:vAlign w:val="center"/>
                  <w:hideMark/>
                </w:tcPr>
                <w:p w14:paraId="4BE5C485"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603" w:type="dxa"/>
                  <w:tcBorders>
                    <w:top w:val="single" w:sz="4" w:space="0" w:color="auto"/>
                    <w:left w:val="single" w:sz="6" w:space="0" w:color="auto"/>
                    <w:bottom w:val="single" w:sz="6" w:space="0" w:color="auto"/>
                    <w:right w:val="single" w:sz="6" w:space="0" w:color="auto"/>
                  </w:tcBorders>
                  <w:vAlign w:val="center"/>
                  <w:hideMark/>
                </w:tcPr>
                <w:p w14:paraId="48B0FFD4"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w:t>
                  </w:r>
                </w:p>
              </w:tc>
            </w:tr>
            <w:tr w:rsidR="009706F0" w:rsidRPr="006145DB" w14:paraId="01BCEFB9" w14:textId="77777777" w:rsidTr="00CC3B40">
              <w:trPr>
                <w:trHeight w:val="225"/>
              </w:trPr>
              <w:tc>
                <w:tcPr>
                  <w:tcW w:w="3027" w:type="dxa"/>
                  <w:vMerge w:val="restart"/>
                  <w:tcBorders>
                    <w:top w:val="single" w:sz="6" w:space="0" w:color="auto"/>
                    <w:left w:val="single" w:sz="6" w:space="0" w:color="auto"/>
                    <w:bottom w:val="single" w:sz="6" w:space="0" w:color="auto"/>
                    <w:right w:val="single" w:sz="6" w:space="0" w:color="auto"/>
                  </w:tcBorders>
                  <w:vAlign w:val="center"/>
                  <w:hideMark/>
                </w:tcPr>
                <w:p w14:paraId="184654ED" w14:textId="3DDC7449" w:rsidR="00BE4354" w:rsidRPr="006145DB" w:rsidRDefault="00BE4354" w:rsidP="005B435E">
                  <w:pPr>
                    <w:pStyle w:val="paragraph"/>
                    <w:spacing w:before="0" w:beforeAutospacing="0" w:after="0" w:afterAutospacing="0"/>
                    <w:textAlignment w:val="baseline"/>
                    <w:rPr>
                      <w:rFonts w:ascii="Arial" w:hAnsi="Arial" w:cs="Arial"/>
                      <w:sz w:val="18"/>
                      <w:szCs w:val="18"/>
                    </w:rPr>
                  </w:pPr>
                  <w:r w:rsidRPr="006145DB">
                    <w:rPr>
                      <w:rStyle w:val="normaltextrun"/>
                      <w:rFonts w:ascii="Arial" w:hAnsi="Arial" w:cs="Arial"/>
                      <w:sz w:val="16"/>
                      <w:szCs w:val="16"/>
                    </w:rPr>
                    <w:t>Habitabilidad en calle</w:t>
                  </w:r>
                  <w:r w:rsidR="0024633D" w:rsidRPr="006145DB">
                    <w:rPr>
                      <w:rStyle w:val="normaltextrun"/>
                      <w:rFonts w:ascii="Arial" w:hAnsi="Arial" w:cs="Arial"/>
                      <w:sz w:val="16"/>
                      <w:szCs w:val="16"/>
                    </w:rPr>
                    <w:t>.</w:t>
                  </w:r>
                  <w:r w:rsidRPr="006145DB">
                    <w:rPr>
                      <w:rStyle w:val="eop"/>
                      <w:rFonts w:ascii="Arial" w:hAnsi="Arial" w:cs="Arial"/>
                      <w:sz w:val="16"/>
                      <w:szCs w:val="16"/>
                    </w:rPr>
                    <w:t> </w:t>
                  </w:r>
                </w:p>
              </w:tc>
              <w:tc>
                <w:tcPr>
                  <w:tcW w:w="1559" w:type="dxa"/>
                  <w:tcBorders>
                    <w:top w:val="single" w:sz="6" w:space="0" w:color="auto"/>
                    <w:left w:val="single" w:sz="6" w:space="0" w:color="auto"/>
                    <w:bottom w:val="single" w:sz="6" w:space="0" w:color="auto"/>
                    <w:right w:val="single" w:sz="6" w:space="0" w:color="auto"/>
                  </w:tcBorders>
                  <w:vAlign w:val="center"/>
                  <w:hideMark/>
                </w:tcPr>
                <w:p w14:paraId="5D34C251"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Listado Censal Ciudadanos Habitantes de Calle</w:t>
                  </w:r>
                  <w:r w:rsidRPr="006145DB">
                    <w:rPr>
                      <w:rStyle w:val="eop"/>
                      <w:rFonts w:ascii="Arial" w:hAnsi="Arial" w:cs="Arial"/>
                      <w:sz w:val="16"/>
                      <w:szCs w:val="16"/>
                    </w:rPr>
                    <w:t> </w:t>
                  </w:r>
                </w:p>
              </w:tc>
              <w:tc>
                <w:tcPr>
                  <w:tcW w:w="1134" w:type="dxa"/>
                  <w:tcBorders>
                    <w:top w:val="single" w:sz="6" w:space="0" w:color="auto"/>
                    <w:left w:val="single" w:sz="6" w:space="0" w:color="auto"/>
                    <w:bottom w:val="single" w:sz="6" w:space="0" w:color="auto"/>
                    <w:right w:val="single" w:sz="6" w:space="0" w:color="auto"/>
                  </w:tcBorders>
                  <w:vAlign w:val="center"/>
                  <w:hideMark/>
                </w:tcPr>
                <w:p w14:paraId="4C0F7C6F"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Consulta individual a demanda</w:t>
                  </w:r>
                  <w:r w:rsidRPr="006145DB">
                    <w:rPr>
                      <w:rStyle w:val="eop"/>
                      <w:rFonts w:ascii="Arial" w:hAnsi="Arial" w:cs="Arial"/>
                      <w:sz w:val="16"/>
                      <w:szCs w:val="16"/>
                    </w:rPr>
                    <w:t> </w:t>
                  </w:r>
                </w:p>
              </w:tc>
              <w:tc>
                <w:tcPr>
                  <w:tcW w:w="1603" w:type="dxa"/>
                  <w:tcBorders>
                    <w:top w:val="single" w:sz="6" w:space="0" w:color="auto"/>
                    <w:left w:val="single" w:sz="6" w:space="0" w:color="auto"/>
                    <w:bottom w:val="single" w:sz="6" w:space="0" w:color="auto"/>
                    <w:right w:val="single" w:sz="6" w:space="0" w:color="auto"/>
                  </w:tcBorders>
                  <w:vAlign w:val="center"/>
                  <w:hideMark/>
                </w:tcPr>
                <w:p w14:paraId="09259475"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Salud gestionado Subdirección para la Adultez</w:t>
                  </w:r>
                  <w:r w:rsidRPr="006145DB">
                    <w:rPr>
                      <w:rStyle w:val="eop"/>
                      <w:rFonts w:ascii="Arial" w:hAnsi="Arial" w:cs="Arial"/>
                      <w:sz w:val="16"/>
                      <w:szCs w:val="16"/>
                    </w:rPr>
                    <w:t> </w:t>
                  </w:r>
                </w:p>
              </w:tc>
            </w:tr>
            <w:tr w:rsidR="009706F0" w:rsidRPr="006145DB" w14:paraId="5CAD8A2F" w14:textId="77777777" w:rsidTr="0056394F">
              <w:trPr>
                <w:trHeight w:val="225"/>
              </w:trPr>
              <w:tc>
                <w:tcPr>
                  <w:tcW w:w="3027" w:type="dxa"/>
                  <w:vMerge/>
                  <w:tcBorders>
                    <w:bottom w:val="single" w:sz="6" w:space="0" w:color="auto"/>
                  </w:tcBorders>
                  <w:vAlign w:val="center"/>
                  <w:hideMark/>
                </w:tcPr>
                <w:p w14:paraId="48454DEB" w14:textId="77777777" w:rsidR="00BE4354" w:rsidRPr="006145DB" w:rsidRDefault="00BE4354" w:rsidP="005B435E">
                  <w:pPr>
                    <w:spacing w:after="0" w:line="240" w:lineRule="auto"/>
                    <w:rPr>
                      <w:rFonts w:cs="Arial"/>
                      <w:sz w:val="18"/>
                      <w:szCs w:val="18"/>
                    </w:rPr>
                  </w:pPr>
                </w:p>
              </w:tc>
              <w:tc>
                <w:tcPr>
                  <w:tcW w:w="1559" w:type="dxa"/>
                  <w:tcBorders>
                    <w:top w:val="single" w:sz="6" w:space="0" w:color="auto"/>
                    <w:left w:val="single" w:sz="6" w:space="0" w:color="auto"/>
                    <w:bottom w:val="single" w:sz="6" w:space="0" w:color="auto"/>
                    <w:right w:val="single" w:sz="6" w:space="0" w:color="auto"/>
                  </w:tcBorders>
                  <w:vAlign w:val="center"/>
                  <w:hideMark/>
                </w:tcPr>
                <w:p w14:paraId="25CB15AE"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r w:rsidRPr="006145DB">
                    <w:rPr>
                      <w:rStyle w:val="eop"/>
                      <w:rFonts w:ascii="Arial" w:hAnsi="Arial" w:cs="Arial"/>
                      <w:sz w:val="16"/>
                      <w:szCs w:val="16"/>
                    </w:rPr>
                    <w:t> </w:t>
                  </w:r>
                </w:p>
              </w:tc>
              <w:tc>
                <w:tcPr>
                  <w:tcW w:w="1134" w:type="dxa"/>
                  <w:tcBorders>
                    <w:top w:val="single" w:sz="6" w:space="0" w:color="auto"/>
                    <w:left w:val="single" w:sz="6" w:space="0" w:color="auto"/>
                    <w:bottom w:val="single" w:sz="6" w:space="0" w:color="auto"/>
                    <w:right w:val="single" w:sz="6" w:space="0" w:color="auto"/>
                  </w:tcBorders>
                  <w:vAlign w:val="center"/>
                  <w:hideMark/>
                </w:tcPr>
                <w:p w14:paraId="7B0B6E80"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603" w:type="dxa"/>
                  <w:tcBorders>
                    <w:top w:val="single" w:sz="6" w:space="0" w:color="auto"/>
                    <w:left w:val="single" w:sz="6" w:space="0" w:color="auto"/>
                    <w:bottom w:val="single" w:sz="6" w:space="0" w:color="auto"/>
                    <w:right w:val="single" w:sz="6" w:space="0" w:color="auto"/>
                  </w:tcBorders>
                  <w:vAlign w:val="center"/>
                  <w:hideMark/>
                </w:tcPr>
                <w:p w14:paraId="009B30D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w:t>
                  </w:r>
                </w:p>
              </w:tc>
            </w:tr>
            <w:tr w:rsidR="009706F0" w:rsidRPr="006145DB" w14:paraId="6E73A8C6" w14:textId="77777777" w:rsidTr="0056394F">
              <w:trPr>
                <w:trHeight w:val="630"/>
              </w:trPr>
              <w:tc>
                <w:tcPr>
                  <w:tcW w:w="3027" w:type="dxa"/>
                  <w:tcBorders>
                    <w:top w:val="single" w:sz="6" w:space="0" w:color="auto"/>
                    <w:left w:val="single" w:sz="6" w:space="0" w:color="auto"/>
                    <w:bottom w:val="nil"/>
                    <w:right w:val="single" w:sz="6" w:space="0" w:color="auto"/>
                  </w:tcBorders>
                  <w:vAlign w:val="center"/>
                  <w:hideMark/>
                </w:tcPr>
                <w:p w14:paraId="089B245D" w14:textId="4D65E55E" w:rsidR="00BE4354" w:rsidRPr="006145DB" w:rsidRDefault="00BE4354" w:rsidP="005B435E">
                  <w:pPr>
                    <w:pStyle w:val="paragraph"/>
                    <w:spacing w:before="0" w:beforeAutospacing="0" w:after="0" w:afterAutospacing="0"/>
                    <w:textAlignment w:val="baseline"/>
                    <w:rPr>
                      <w:rFonts w:ascii="Arial" w:hAnsi="Arial" w:cs="Arial"/>
                      <w:sz w:val="18"/>
                      <w:szCs w:val="18"/>
                    </w:rPr>
                  </w:pPr>
                  <w:r w:rsidRPr="006145DB">
                    <w:rPr>
                      <w:rStyle w:val="normaltextrun"/>
                      <w:rFonts w:ascii="Arial" w:hAnsi="Arial" w:cs="Arial"/>
                      <w:sz w:val="16"/>
                      <w:szCs w:val="16"/>
                    </w:rPr>
                    <w:t>En riesgo de habitar calle</w:t>
                  </w:r>
                  <w:r w:rsidR="0024633D" w:rsidRPr="006145DB">
                    <w:rPr>
                      <w:rStyle w:val="normaltextrun"/>
                      <w:rFonts w:ascii="Arial" w:hAnsi="Arial" w:cs="Arial"/>
                      <w:sz w:val="16"/>
                      <w:szCs w:val="16"/>
                    </w:rPr>
                    <w:t>.</w:t>
                  </w:r>
                  <w:r w:rsidRPr="006145DB">
                    <w:rPr>
                      <w:rStyle w:val="eop"/>
                      <w:rFonts w:ascii="Arial" w:hAnsi="Arial" w:cs="Arial"/>
                      <w:sz w:val="16"/>
                      <w:szCs w:val="16"/>
                    </w:rPr>
                    <w:t> </w:t>
                  </w:r>
                </w:p>
              </w:tc>
              <w:tc>
                <w:tcPr>
                  <w:tcW w:w="1559" w:type="dxa"/>
                  <w:tcBorders>
                    <w:top w:val="single" w:sz="6" w:space="0" w:color="auto"/>
                    <w:left w:val="single" w:sz="6" w:space="0" w:color="auto"/>
                    <w:bottom w:val="nil"/>
                    <w:right w:val="single" w:sz="6" w:space="0" w:color="auto"/>
                  </w:tcBorders>
                  <w:vAlign w:val="center"/>
                  <w:hideMark/>
                </w:tcPr>
                <w:p w14:paraId="42CEC95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Verificación en Campo</w:t>
                  </w:r>
                  <w:r w:rsidRPr="006145DB">
                    <w:rPr>
                      <w:rStyle w:val="eop"/>
                      <w:rFonts w:ascii="Arial" w:hAnsi="Arial" w:cs="Arial"/>
                      <w:sz w:val="16"/>
                      <w:szCs w:val="16"/>
                    </w:rPr>
                    <w:t> </w:t>
                  </w:r>
                </w:p>
              </w:tc>
              <w:tc>
                <w:tcPr>
                  <w:tcW w:w="1134" w:type="dxa"/>
                  <w:tcBorders>
                    <w:top w:val="single" w:sz="6" w:space="0" w:color="auto"/>
                    <w:left w:val="single" w:sz="6" w:space="0" w:color="auto"/>
                    <w:bottom w:val="nil"/>
                    <w:right w:val="single" w:sz="6" w:space="0" w:color="auto"/>
                  </w:tcBorders>
                  <w:vAlign w:val="center"/>
                  <w:hideMark/>
                </w:tcPr>
                <w:p w14:paraId="120E17D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603" w:type="dxa"/>
                  <w:tcBorders>
                    <w:top w:val="single" w:sz="6" w:space="0" w:color="auto"/>
                    <w:left w:val="single" w:sz="6" w:space="0" w:color="auto"/>
                    <w:bottom w:val="nil"/>
                    <w:right w:val="single" w:sz="6" w:space="0" w:color="auto"/>
                  </w:tcBorders>
                  <w:vAlign w:val="center"/>
                  <w:hideMark/>
                </w:tcPr>
                <w:p w14:paraId="41B59721"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Subdirección para la Vejez</w:t>
                  </w:r>
                  <w:r w:rsidRPr="006145DB">
                    <w:rPr>
                      <w:rStyle w:val="eop"/>
                      <w:rFonts w:ascii="Arial" w:hAnsi="Arial" w:cs="Arial"/>
                      <w:sz w:val="16"/>
                      <w:szCs w:val="16"/>
                    </w:rPr>
                    <w:t> </w:t>
                  </w:r>
                </w:p>
              </w:tc>
            </w:tr>
          </w:tbl>
          <w:p w14:paraId="661EA153"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p>
        </w:tc>
      </w:tr>
      <w:tr w:rsidR="009706F0" w:rsidRPr="006145DB" w14:paraId="74F2301C" w14:textId="77777777" w:rsidTr="006E12F0">
        <w:trPr>
          <w:trHeight w:val="4569"/>
          <w:jc w:val="center"/>
        </w:trPr>
        <w:tc>
          <w:tcPr>
            <w:tcW w:w="1980" w:type="dxa"/>
            <w:vAlign w:val="center"/>
          </w:tcPr>
          <w:p w14:paraId="1F414304" w14:textId="77777777" w:rsidR="00BE4354" w:rsidRPr="006145DB" w:rsidRDefault="00BE4354" w:rsidP="005B435E">
            <w:pPr>
              <w:pStyle w:val="Prrafodelista"/>
              <w:spacing w:after="0" w:line="240" w:lineRule="auto"/>
              <w:ind w:left="0"/>
              <w:rPr>
                <w:rFonts w:cs="Arial"/>
                <w:sz w:val="20"/>
                <w:szCs w:val="20"/>
                <w:lang w:eastAsia="es-CO"/>
              </w:rPr>
            </w:pPr>
            <w:r w:rsidRPr="006145DB">
              <w:rPr>
                <w:rFonts w:cs="Arial"/>
                <w:sz w:val="20"/>
                <w:szCs w:val="20"/>
                <w:lang w:eastAsia="es-CO"/>
              </w:rPr>
              <w:t>Criterios de Priorización y Fuentes de Información</w:t>
            </w:r>
          </w:p>
        </w:tc>
        <w:tc>
          <w:tcPr>
            <w:tcW w:w="7415" w:type="dxa"/>
            <w:vAlign w:val="center"/>
          </w:tcPr>
          <w:tbl>
            <w:tblPr>
              <w:tblW w:w="73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27"/>
              <w:gridCol w:w="1549"/>
              <w:gridCol w:w="1144"/>
              <w:gridCol w:w="1630"/>
            </w:tblGrid>
            <w:tr w:rsidR="00936FD2" w:rsidRPr="006145DB" w14:paraId="7AE927D9" w14:textId="77777777" w:rsidTr="00EA26D6">
              <w:trPr>
                <w:trHeight w:val="110"/>
              </w:trPr>
              <w:tc>
                <w:tcPr>
                  <w:tcW w:w="3027" w:type="dxa"/>
                  <w:tcBorders>
                    <w:top w:val="nil"/>
                    <w:left w:val="nil"/>
                    <w:bottom w:val="single" w:sz="4" w:space="0" w:color="auto"/>
                    <w:right w:val="nil"/>
                  </w:tcBorders>
                  <w:vAlign w:val="center"/>
                </w:tcPr>
                <w:p w14:paraId="4715F471" w14:textId="77777777" w:rsidR="00936FD2" w:rsidRPr="006145DB" w:rsidRDefault="00936FD2"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549" w:type="dxa"/>
                  <w:tcBorders>
                    <w:top w:val="nil"/>
                    <w:left w:val="nil"/>
                    <w:bottom w:val="single" w:sz="4" w:space="0" w:color="auto"/>
                    <w:right w:val="nil"/>
                  </w:tcBorders>
                  <w:vAlign w:val="center"/>
                </w:tcPr>
                <w:p w14:paraId="304F6566" w14:textId="77777777" w:rsidR="00936FD2" w:rsidRPr="006145DB" w:rsidRDefault="00936FD2"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144" w:type="dxa"/>
                  <w:tcBorders>
                    <w:top w:val="nil"/>
                    <w:left w:val="nil"/>
                    <w:bottom w:val="single" w:sz="4" w:space="0" w:color="auto"/>
                    <w:right w:val="nil"/>
                  </w:tcBorders>
                  <w:vAlign w:val="center"/>
                </w:tcPr>
                <w:p w14:paraId="70F1C56E" w14:textId="77777777" w:rsidR="00936FD2" w:rsidRPr="006145DB" w:rsidRDefault="00936FD2"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630" w:type="dxa"/>
                  <w:tcBorders>
                    <w:top w:val="nil"/>
                    <w:left w:val="nil"/>
                    <w:bottom w:val="single" w:sz="4" w:space="0" w:color="auto"/>
                    <w:right w:val="nil"/>
                  </w:tcBorders>
                  <w:vAlign w:val="center"/>
                </w:tcPr>
                <w:p w14:paraId="063002D4" w14:textId="77777777" w:rsidR="00936FD2" w:rsidRPr="006145DB" w:rsidRDefault="00936FD2" w:rsidP="005B435E">
                  <w:pPr>
                    <w:pStyle w:val="paragraph"/>
                    <w:spacing w:before="0" w:beforeAutospacing="0" w:after="0" w:afterAutospacing="0"/>
                    <w:jc w:val="center"/>
                    <w:textAlignment w:val="baseline"/>
                    <w:rPr>
                      <w:rStyle w:val="normaltextrun"/>
                      <w:rFonts w:ascii="Arial" w:hAnsi="Arial" w:cs="Arial"/>
                      <w:sz w:val="16"/>
                      <w:szCs w:val="16"/>
                    </w:rPr>
                  </w:pPr>
                </w:p>
              </w:tc>
            </w:tr>
            <w:tr w:rsidR="001516C7" w:rsidRPr="006145DB" w14:paraId="1EACE680" w14:textId="77777777" w:rsidTr="00EA26D6">
              <w:trPr>
                <w:trHeight w:val="375"/>
              </w:trPr>
              <w:tc>
                <w:tcPr>
                  <w:tcW w:w="3027" w:type="dxa"/>
                  <w:tcBorders>
                    <w:top w:val="nil"/>
                    <w:left w:val="single" w:sz="6" w:space="0" w:color="auto"/>
                    <w:bottom w:val="single" w:sz="4" w:space="0" w:color="auto"/>
                    <w:right w:val="single" w:sz="6" w:space="0" w:color="auto"/>
                  </w:tcBorders>
                  <w:vAlign w:val="center"/>
                  <w:hideMark/>
                </w:tcPr>
                <w:p w14:paraId="25B4AD5F"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Criterios de Priorización</w:t>
                  </w:r>
                  <w:r w:rsidRPr="006145DB">
                    <w:rPr>
                      <w:rStyle w:val="eop"/>
                      <w:rFonts w:ascii="Arial" w:hAnsi="Arial" w:cs="Arial"/>
                      <w:sz w:val="16"/>
                      <w:szCs w:val="16"/>
                    </w:rPr>
                    <w:t> </w:t>
                  </w:r>
                </w:p>
              </w:tc>
              <w:tc>
                <w:tcPr>
                  <w:tcW w:w="1549" w:type="dxa"/>
                  <w:tcBorders>
                    <w:top w:val="nil"/>
                    <w:left w:val="single" w:sz="6" w:space="0" w:color="auto"/>
                    <w:bottom w:val="single" w:sz="4" w:space="0" w:color="auto"/>
                    <w:right w:val="single" w:sz="6" w:space="0" w:color="auto"/>
                  </w:tcBorders>
                  <w:vAlign w:val="center"/>
                  <w:hideMark/>
                </w:tcPr>
                <w:p w14:paraId="1F6BE2D7"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Fuente de Información</w:t>
                  </w:r>
                  <w:r w:rsidRPr="006145DB">
                    <w:rPr>
                      <w:rStyle w:val="eop"/>
                      <w:rFonts w:ascii="Arial" w:hAnsi="Arial" w:cs="Arial"/>
                      <w:sz w:val="16"/>
                      <w:szCs w:val="16"/>
                    </w:rPr>
                    <w:t> </w:t>
                  </w:r>
                </w:p>
              </w:tc>
              <w:tc>
                <w:tcPr>
                  <w:tcW w:w="1144" w:type="dxa"/>
                  <w:tcBorders>
                    <w:top w:val="nil"/>
                    <w:left w:val="single" w:sz="6" w:space="0" w:color="auto"/>
                    <w:bottom w:val="single" w:sz="4" w:space="0" w:color="auto"/>
                    <w:right w:val="single" w:sz="6" w:space="0" w:color="auto"/>
                  </w:tcBorders>
                  <w:vAlign w:val="center"/>
                  <w:hideMark/>
                </w:tcPr>
                <w:p w14:paraId="08EA16F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Periodicidad</w:t>
                  </w:r>
                  <w:r w:rsidRPr="006145DB">
                    <w:rPr>
                      <w:rStyle w:val="eop"/>
                      <w:rFonts w:ascii="Arial" w:hAnsi="Arial" w:cs="Arial"/>
                      <w:sz w:val="16"/>
                      <w:szCs w:val="16"/>
                    </w:rPr>
                    <w:t> </w:t>
                  </w:r>
                </w:p>
              </w:tc>
              <w:tc>
                <w:tcPr>
                  <w:tcW w:w="1630" w:type="dxa"/>
                  <w:tcBorders>
                    <w:top w:val="nil"/>
                    <w:left w:val="single" w:sz="6" w:space="0" w:color="auto"/>
                    <w:bottom w:val="single" w:sz="4" w:space="0" w:color="auto"/>
                    <w:right w:val="single" w:sz="6" w:space="0" w:color="auto"/>
                  </w:tcBorders>
                  <w:vAlign w:val="center"/>
                  <w:hideMark/>
                </w:tcPr>
                <w:p w14:paraId="177FD8CD"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Administrador</w:t>
                  </w:r>
                  <w:r w:rsidRPr="006145DB">
                    <w:rPr>
                      <w:rStyle w:val="eop"/>
                      <w:rFonts w:ascii="Arial" w:hAnsi="Arial" w:cs="Arial"/>
                      <w:sz w:val="16"/>
                      <w:szCs w:val="16"/>
                    </w:rPr>
                    <w:t> </w:t>
                  </w:r>
                </w:p>
              </w:tc>
            </w:tr>
            <w:tr w:rsidR="009706F0" w:rsidRPr="006145DB" w14:paraId="7A9053C9" w14:textId="77777777" w:rsidTr="00EA26D6">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6A136E8D"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0684FDF4" w14:textId="1DFE97C6" w:rsidR="00BE4354" w:rsidRPr="006145DB" w:rsidRDefault="00BE4354" w:rsidP="005B435E">
                  <w:pPr>
                    <w:spacing w:after="0" w:line="240" w:lineRule="auto"/>
                    <w:ind w:left="133" w:right="151"/>
                    <w:jc w:val="center"/>
                    <w:rPr>
                      <w:rFonts w:eastAsia="Arial" w:cs="Arial"/>
                      <w:sz w:val="16"/>
                      <w:szCs w:val="16"/>
                    </w:rPr>
                  </w:pPr>
                  <w:r w:rsidRPr="006145DB">
                    <w:rPr>
                      <w:rStyle w:val="normaltextrun"/>
                      <w:rFonts w:eastAsia="Arial" w:cs="Arial"/>
                      <w:sz w:val="16"/>
                      <w:szCs w:val="16"/>
                      <w:lang w:val="es-CO"/>
                    </w:rPr>
                    <w:t>Registro Único de Victimas – RUV, de la Unidad Administrativa Especial para la Atención y Reparación Integral de las Víctimas</w:t>
                  </w:r>
                </w:p>
              </w:tc>
              <w:tc>
                <w:tcPr>
                  <w:tcW w:w="1144" w:type="dxa"/>
                  <w:tcBorders>
                    <w:top w:val="single" w:sz="4" w:space="0" w:color="auto"/>
                    <w:left w:val="single" w:sz="4" w:space="0" w:color="auto"/>
                    <w:bottom w:val="single" w:sz="4" w:space="0" w:color="auto"/>
                    <w:right w:val="single" w:sz="4" w:space="0" w:color="auto"/>
                  </w:tcBorders>
                  <w:vAlign w:val="center"/>
                  <w:hideMark/>
                </w:tcPr>
                <w:p w14:paraId="370F2E3E" w14:textId="31BD999A" w:rsidR="00BE4354" w:rsidRPr="006145DB" w:rsidRDefault="00BE4354" w:rsidP="005B435E">
                  <w:pPr>
                    <w:spacing w:after="0" w:line="240" w:lineRule="auto"/>
                    <w:jc w:val="center"/>
                    <w:rPr>
                      <w:rFonts w:eastAsia="Arial" w:cs="Arial"/>
                      <w:sz w:val="16"/>
                      <w:szCs w:val="16"/>
                    </w:rPr>
                  </w:pPr>
                  <w:r w:rsidRPr="006145DB">
                    <w:rPr>
                      <w:rStyle w:val="normaltextrun"/>
                      <w:rFonts w:eastAsia="Arial" w:cs="Arial"/>
                      <w:sz w:val="16"/>
                      <w:szCs w:val="16"/>
                      <w:lang w:val="es-CO"/>
                    </w:rPr>
                    <w:t>Trimestral</w:t>
                  </w:r>
                </w:p>
              </w:tc>
              <w:tc>
                <w:tcPr>
                  <w:tcW w:w="1630" w:type="dxa"/>
                  <w:tcBorders>
                    <w:top w:val="single" w:sz="4" w:space="0" w:color="auto"/>
                    <w:left w:val="single" w:sz="4" w:space="0" w:color="auto"/>
                    <w:bottom w:val="single" w:sz="4" w:space="0" w:color="auto"/>
                    <w:right w:val="single" w:sz="4" w:space="0" w:color="auto"/>
                  </w:tcBorders>
                  <w:vAlign w:val="center"/>
                  <w:hideMark/>
                </w:tcPr>
                <w:p w14:paraId="5C6DC7A1" w14:textId="29E214AA" w:rsidR="00BE4354" w:rsidRPr="006145DB" w:rsidRDefault="00BE4354" w:rsidP="005B435E">
                  <w:pPr>
                    <w:spacing w:after="0" w:line="240" w:lineRule="auto"/>
                    <w:jc w:val="center"/>
                    <w:rPr>
                      <w:rFonts w:eastAsia="Arial" w:cs="Arial"/>
                      <w:sz w:val="16"/>
                      <w:szCs w:val="16"/>
                    </w:rPr>
                  </w:pPr>
                  <w:r w:rsidRPr="006145DB">
                    <w:rPr>
                      <w:rStyle w:val="normaltextrun"/>
                      <w:rFonts w:eastAsia="Arial" w:cs="Arial"/>
                      <w:sz w:val="16"/>
                      <w:szCs w:val="16"/>
                      <w:lang w:val="es-CO"/>
                    </w:rPr>
                    <w:t>Oficina Consejería Distrital de Paz, Víctimas y Reconciliación</w:t>
                  </w:r>
                </w:p>
              </w:tc>
            </w:tr>
            <w:tr w:rsidR="009706F0" w:rsidRPr="006145DB" w14:paraId="535294EB" w14:textId="77777777" w:rsidTr="00EA26D6">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0DEB403B"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150BD4CE"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Censos oficiales de comunidades étnicas: Indígena Cabildos reconocidos en la ciudad de Bogotá y Rrom - Gitano</w:t>
                  </w:r>
                </w:p>
              </w:tc>
              <w:tc>
                <w:tcPr>
                  <w:tcW w:w="1144" w:type="dxa"/>
                  <w:tcBorders>
                    <w:top w:val="single" w:sz="4" w:space="0" w:color="auto"/>
                    <w:left w:val="single" w:sz="4" w:space="0" w:color="auto"/>
                    <w:bottom w:val="single" w:sz="4" w:space="0" w:color="auto"/>
                    <w:right w:val="single" w:sz="4" w:space="0" w:color="auto"/>
                  </w:tcBorders>
                  <w:vAlign w:val="center"/>
                  <w:hideMark/>
                </w:tcPr>
                <w:p w14:paraId="01EF8D40"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2021 entrega única</w:t>
                  </w:r>
                </w:p>
              </w:tc>
              <w:tc>
                <w:tcPr>
                  <w:tcW w:w="1630" w:type="dxa"/>
                  <w:tcBorders>
                    <w:top w:val="single" w:sz="4" w:space="0" w:color="auto"/>
                    <w:left w:val="single" w:sz="4" w:space="0" w:color="auto"/>
                    <w:bottom w:val="single" w:sz="4" w:space="0" w:color="auto"/>
                    <w:right w:val="single" w:sz="4" w:space="0" w:color="auto"/>
                  </w:tcBorders>
                  <w:vAlign w:val="center"/>
                  <w:hideMark/>
                </w:tcPr>
                <w:p w14:paraId="5E0A7C6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Ministerio del Interior</w:t>
                  </w:r>
                </w:p>
              </w:tc>
            </w:tr>
            <w:tr w:rsidR="009706F0" w:rsidRPr="006145DB" w14:paraId="6273BC8D" w14:textId="77777777" w:rsidTr="00EA26D6">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2227D9A2"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6DD4E2A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Listados enviados por las instancias de representación y participación de comunidades Negras, Afrocolombianas en Bogotá</w:t>
                  </w:r>
                </w:p>
              </w:tc>
              <w:tc>
                <w:tcPr>
                  <w:tcW w:w="1144" w:type="dxa"/>
                  <w:tcBorders>
                    <w:top w:val="single" w:sz="4" w:space="0" w:color="auto"/>
                    <w:left w:val="single" w:sz="4" w:space="0" w:color="auto"/>
                    <w:bottom w:val="single" w:sz="4" w:space="0" w:color="auto"/>
                    <w:right w:val="single" w:sz="4" w:space="0" w:color="auto"/>
                  </w:tcBorders>
                  <w:vAlign w:val="center"/>
                  <w:hideMark/>
                </w:tcPr>
                <w:p w14:paraId="1B0839D3"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No disponible</w:t>
                  </w:r>
                </w:p>
              </w:tc>
              <w:tc>
                <w:tcPr>
                  <w:tcW w:w="1630" w:type="dxa"/>
                  <w:tcBorders>
                    <w:top w:val="single" w:sz="4" w:space="0" w:color="auto"/>
                    <w:left w:val="single" w:sz="4" w:space="0" w:color="auto"/>
                    <w:bottom w:val="single" w:sz="4" w:space="0" w:color="auto"/>
                    <w:right w:val="single" w:sz="4" w:space="0" w:color="auto"/>
                  </w:tcBorders>
                  <w:vAlign w:val="center"/>
                  <w:hideMark/>
                </w:tcPr>
                <w:p w14:paraId="259F119F"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Dirección de Asuntos Étnicos de la Secretaría Distrital de Gobierno</w:t>
                  </w:r>
                </w:p>
              </w:tc>
            </w:tr>
            <w:tr w:rsidR="009706F0" w:rsidRPr="006145DB" w14:paraId="5DA3A03E" w14:textId="77777777" w:rsidTr="00EA26D6">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0D156B7B"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09C903A3"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Listados enviados por las instancias de representación y participación de comunidades Raizales en Bogotá.</w:t>
                  </w:r>
                </w:p>
              </w:tc>
              <w:tc>
                <w:tcPr>
                  <w:tcW w:w="1144" w:type="dxa"/>
                  <w:tcBorders>
                    <w:top w:val="single" w:sz="4" w:space="0" w:color="auto"/>
                    <w:left w:val="single" w:sz="4" w:space="0" w:color="auto"/>
                    <w:bottom w:val="single" w:sz="4" w:space="0" w:color="auto"/>
                    <w:right w:val="single" w:sz="4" w:space="0" w:color="auto"/>
                  </w:tcBorders>
                  <w:vAlign w:val="center"/>
                  <w:hideMark/>
                </w:tcPr>
                <w:p w14:paraId="7F9D2F4C"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No disponible</w:t>
                  </w:r>
                </w:p>
              </w:tc>
              <w:tc>
                <w:tcPr>
                  <w:tcW w:w="1630" w:type="dxa"/>
                  <w:tcBorders>
                    <w:top w:val="single" w:sz="4" w:space="0" w:color="auto"/>
                    <w:left w:val="single" w:sz="4" w:space="0" w:color="auto"/>
                    <w:bottom w:val="single" w:sz="4" w:space="0" w:color="auto"/>
                    <w:right w:val="single" w:sz="4" w:space="0" w:color="auto"/>
                  </w:tcBorders>
                  <w:vAlign w:val="center"/>
                  <w:hideMark/>
                </w:tcPr>
                <w:p w14:paraId="4C2C6175"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Dirección de Asuntos Étnicos de la Secretaría Distrital de Gobierno</w:t>
                  </w:r>
                </w:p>
              </w:tc>
            </w:tr>
            <w:tr w:rsidR="009706F0" w:rsidRPr="006145DB" w14:paraId="41763C5A" w14:textId="77777777" w:rsidTr="00EA26D6">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69474316"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6DE597A7"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Listados enviados por las instancias de representación y participación de comunidades Palenqueras en Bogotá.</w:t>
                  </w:r>
                </w:p>
              </w:tc>
              <w:tc>
                <w:tcPr>
                  <w:tcW w:w="1144" w:type="dxa"/>
                  <w:tcBorders>
                    <w:top w:val="single" w:sz="4" w:space="0" w:color="auto"/>
                    <w:left w:val="single" w:sz="4" w:space="0" w:color="auto"/>
                    <w:bottom w:val="single" w:sz="4" w:space="0" w:color="auto"/>
                    <w:right w:val="single" w:sz="4" w:space="0" w:color="auto"/>
                  </w:tcBorders>
                  <w:vAlign w:val="center"/>
                  <w:hideMark/>
                </w:tcPr>
                <w:p w14:paraId="1BF7DAC1"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No disponible</w:t>
                  </w:r>
                </w:p>
              </w:tc>
              <w:tc>
                <w:tcPr>
                  <w:tcW w:w="1630" w:type="dxa"/>
                  <w:tcBorders>
                    <w:top w:val="single" w:sz="4" w:space="0" w:color="auto"/>
                    <w:left w:val="single" w:sz="4" w:space="0" w:color="auto"/>
                    <w:bottom w:val="single" w:sz="4" w:space="0" w:color="auto"/>
                    <w:right w:val="single" w:sz="4" w:space="0" w:color="auto"/>
                  </w:tcBorders>
                  <w:vAlign w:val="center"/>
                  <w:hideMark/>
                </w:tcPr>
                <w:p w14:paraId="0E8FE5F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Dirección de Asuntos Étnicos de la Secretaría Distrital de Gobierno</w:t>
                  </w:r>
                </w:p>
              </w:tc>
            </w:tr>
            <w:tr w:rsidR="009706F0" w:rsidRPr="006145DB" w14:paraId="6FA85A00" w14:textId="77777777" w:rsidTr="00EA26D6">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6FF619B1"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4F4482B4"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Listados enviados por las instancias de representación y participación de cabildos o pueblos indígenas en Bogotá.</w:t>
                  </w:r>
                </w:p>
              </w:tc>
              <w:tc>
                <w:tcPr>
                  <w:tcW w:w="1144" w:type="dxa"/>
                  <w:tcBorders>
                    <w:top w:val="single" w:sz="4" w:space="0" w:color="auto"/>
                    <w:left w:val="single" w:sz="4" w:space="0" w:color="auto"/>
                    <w:bottom w:val="single" w:sz="4" w:space="0" w:color="auto"/>
                    <w:right w:val="single" w:sz="4" w:space="0" w:color="auto"/>
                  </w:tcBorders>
                  <w:vAlign w:val="center"/>
                  <w:hideMark/>
                </w:tcPr>
                <w:p w14:paraId="1257005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No disponible</w:t>
                  </w:r>
                </w:p>
              </w:tc>
              <w:tc>
                <w:tcPr>
                  <w:tcW w:w="1630" w:type="dxa"/>
                  <w:tcBorders>
                    <w:top w:val="single" w:sz="4" w:space="0" w:color="auto"/>
                    <w:left w:val="single" w:sz="4" w:space="0" w:color="auto"/>
                    <w:bottom w:val="single" w:sz="4" w:space="0" w:color="auto"/>
                    <w:right w:val="single" w:sz="4" w:space="0" w:color="auto"/>
                  </w:tcBorders>
                  <w:vAlign w:val="center"/>
                  <w:hideMark/>
                </w:tcPr>
                <w:p w14:paraId="2EB4F85A"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Dirección de Asuntos Étnicos de la Secretaría Distrital de Gobierno</w:t>
                  </w:r>
                </w:p>
              </w:tc>
            </w:tr>
            <w:tr w:rsidR="009706F0" w:rsidRPr="006145DB" w14:paraId="5A270936" w14:textId="77777777" w:rsidTr="00EA26D6">
              <w:trPr>
                <w:trHeight w:val="445"/>
              </w:trPr>
              <w:tc>
                <w:tcPr>
                  <w:tcW w:w="3027" w:type="dxa"/>
                  <w:tcBorders>
                    <w:top w:val="single" w:sz="4" w:space="0" w:color="auto"/>
                    <w:left w:val="single" w:sz="4" w:space="0" w:color="auto"/>
                    <w:bottom w:val="single" w:sz="4" w:space="0" w:color="auto"/>
                    <w:right w:val="single" w:sz="4" w:space="0" w:color="auto"/>
                  </w:tcBorders>
                  <w:vAlign w:val="center"/>
                  <w:hideMark/>
                </w:tcPr>
                <w:p w14:paraId="2891B2E1"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78882565"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Listados enviados por las instancias de representación y participación de comunidad Rrom o Gitana en Bogotá.</w:t>
                  </w:r>
                </w:p>
              </w:tc>
              <w:tc>
                <w:tcPr>
                  <w:tcW w:w="1144" w:type="dxa"/>
                  <w:tcBorders>
                    <w:top w:val="single" w:sz="4" w:space="0" w:color="auto"/>
                    <w:left w:val="single" w:sz="4" w:space="0" w:color="auto"/>
                    <w:bottom w:val="single" w:sz="4" w:space="0" w:color="auto"/>
                    <w:right w:val="single" w:sz="4" w:space="0" w:color="auto"/>
                  </w:tcBorders>
                  <w:vAlign w:val="center"/>
                  <w:hideMark/>
                </w:tcPr>
                <w:p w14:paraId="1A0F94B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No disponible</w:t>
                  </w:r>
                </w:p>
              </w:tc>
              <w:tc>
                <w:tcPr>
                  <w:tcW w:w="1630" w:type="dxa"/>
                  <w:tcBorders>
                    <w:top w:val="single" w:sz="4" w:space="0" w:color="auto"/>
                    <w:left w:val="single" w:sz="4" w:space="0" w:color="auto"/>
                    <w:bottom w:val="single" w:sz="4" w:space="0" w:color="auto"/>
                    <w:right w:val="single" w:sz="4" w:space="0" w:color="auto"/>
                  </w:tcBorders>
                  <w:vAlign w:val="center"/>
                  <w:hideMark/>
                </w:tcPr>
                <w:p w14:paraId="62C92897"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Dirección de Asuntos Étnicos de la Secretaría Distrital de Gobierno</w:t>
                  </w:r>
                </w:p>
              </w:tc>
            </w:tr>
            <w:tr w:rsidR="009706F0" w:rsidRPr="006145DB" w14:paraId="1B30E8A8" w14:textId="77777777" w:rsidTr="00EA26D6">
              <w:trPr>
                <w:trHeight w:val="225"/>
              </w:trPr>
              <w:tc>
                <w:tcPr>
                  <w:tcW w:w="3027" w:type="dxa"/>
                  <w:vMerge w:val="restart"/>
                  <w:tcBorders>
                    <w:top w:val="single" w:sz="4" w:space="0" w:color="auto"/>
                    <w:left w:val="single" w:sz="6" w:space="0" w:color="auto"/>
                    <w:bottom w:val="single" w:sz="6" w:space="0" w:color="auto"/>
                    <w:right w:val="single" w:sz="6" w:space="0" w:color="auto"/>
                  </w:tcBorders>
                  <w:vAlign w:val="center"/>
                  <w:hideMark/>
                </w:tcPr>
                <w:p w14:paraId="26994D16"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mayor con   discapacidad, y certificado de discapacidad emitido por la autoridad competente, que registre en el nivel de desempeño en los dominios de movilidad, cuidado personal y actividades de la vida diaria, es igual o superior a 50 puntos, en el marco de lo dispuesto en la Resolución 1239 de 2022 del Ministerio de Salud y Protección Social.</w:t>
                  </w:r>
                  <w:r w:rsidRPr="006145DB">
                    <w:rPr>
                      <w:rStyle w:val="eop"/>
                      <w:rFonts w:ascii="Arial" w:hAnsi="Arial" w:cs="Arial"/>
                      <w:sz w:val="16"/>
                      <w:szCs w:val="16"/>
                    </w:rPr>
                    <w:t> </w:t>
                  </w:r>
                </w:p>
              </w:tc>
              <w:tc>
                <w:tcPr>
                  <w:tcW w:w="1549" w:type="dxa"/>
                  <w:tcBorders>
                    <w:top w:val="single" w:sz="4" w:space="0" w:color="auto"/>
                    <w:left w:val="single" w:sz="6" w:space="0" w:color="auto"/>
                    <w:bottom w:val="single" w:sz="6" w:space="0" w:color="auto"/>
                    <w:right w:val="single" w:sz="6" w:space="0" w:color="auto"/>
                  </w:tcBorders>
                  <w:vAlign w:val="center"/>
                  <w:hideMark/>
                </w:tcPr>
                <w:p w14:paraId="622F111E"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Verificación en Campo</w:t>
                  </w:r>
                </w:p>
              </w:tc>
              <w:tc>
                <w:tcPr>
                  <w:tcW w:w="1144" w:type="dxa"/>
                  <w:tcBorders>
                    <w:top w:val="single" w:sz="4" w:space="0" w:color="auto"/>
                    <w:left w:val="single" w:sz="6" w:space="0" w:color="auto"/>
                    <w:bottom w:val="single" w:sz="6" w:space="0" w:color="auto"/>
                    <w:right w:val="single" w:sz="6" w:space="0" w:color="auto"/>
                  </w:tcBorders>
                  <w:vAlign w:val="center"/>
                  <w:hideMark/>
                </w:tcPr>
                <w:p w14:paraId="42B09AB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630" w:type="dxa"/>
                  <w:tcBorders>
                    <w:top w:val="single" w:sz="4" w:space="0" w:color="auto"/>
                    <w:left w:val="single" w:sz="6" w:space="0" w:color="auto"/>
                    <w:bottom w:val="single" w:sz="6" w:space="0" w:color="auto"/>
                    <w:right w:val="single" w:sz="6" w:space="0" w:color="auto"/>
                  </w:tcBorders>
                  <w:vAlign w:val="center"/>
                  <w:hideMark/>
                </w:tcPr>
                <w:p w14:paraId="0C2C5120"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Subdirección para la Vejez</w:t>
                  </w:r>
                </w:p>
              </w:tc>
            </w:tr>
            <w:tr w:rsidR="009706F0" w:rsidRPr="006145DB" w14:paraId="08559B62" w14:textId="77777777" w:rsidTr="00EA26D6">
              <w:trPr>
                <w:trHeight w:val="525"/>
              </w:trPr>
              <w:tc>
                <w:tcPr>
                  <w:tcW w:w="3027" w:type="dxa"/>
                  <w:vMerge/>
                  <w:vAlign w:val="center"/>
                  <w:hideMark/>
                </w:tcPr>
                <w:p w14:paraId="3E5A3911" w14:textId="77777777" w:rsidR="00BE4354" w:rsidRPr="006145DB" w:rsidRDefault="00BE4354" w:rsidP="005B435E">
                  <w:pPr>
                    <w:spacing w:after="0" w:line="240" w:lineRule="auto"/>
                    <w:ind w:left="57" w:right="57"/>
                    <w:rPr>
                      <w:rFonts w:cs="Arial"/>
                      <w:sz w:val="18"/>
                      <w:szCs w:val="18"/>
                    </w:rPr>
                  </w:pPr>
                </w:p>
              </w:tc>
              <w:tc>
                <w:tcPr>
                  <w:tcW w:w="1549" w:type="dxa"/>
                  <w:tcBorders>
                    <w:top w:val="single" w:sz="6" w:space="0" w:color="auto"/>
                    <w:left w:val="single" w:sz="6" w:space="0" w:color="auto"/>
                    <w:bottom w:val="single" w:sz="6" w:space="0" w:color="auto"/>
                    <w:right w:val="single" w:sz="6" w:space="0" w:color="auto"/>
                  </w:tcBorders>
                  <w:vAlign w:val="center"/>
                  <w:hideMark/>
                </w:tcPr>
                <w:p w14:paraId="264C185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p>
              </w:tc>
              <w:tc>
                <w:tcPr>
                  <w:tcW w:w="1144" w:type="dxa"/>
                  <w:tcBorders>
                    <w:top w:val="single" w:sz="6" w:space="0" w:color="auto"/>
                    <w:left w:val="single" w:sz="6" w:space="0" w:color="auto"/>
                    <w:bottom w:val="single" w:sz="6" w:space="0" w:color="auto"/>
                    <w:right w:val="single" w:sz="6" w:space="0" w:color="auto"/>
                  </w:tcBorders>
                  <w:vAlign w:val="center"/>
                  <w:hideMark/>
                </w:tcPr>
                <w:p w14:paraId="504DBEC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630" w:type="dxa"/>
                  <w:tcBorders>
                    <w:top w:val="single" w:sz="6" w:space="0" w:color="auto"/>
                    <w:left w:val="single" w:sz="6" w:space="0" w:color="auto"/>
                    <w:bottom w:val="single" w:sz="6" w:space="0" w:color="auto"/>
                    <w:right w:val="single" w:sz="6" w:space="0" w:color="auto"/>
                  </w:tcBorders>
                  <w:vAlign w:val="center"/>
                  <w:hideMark/>
                </w:tcPr>
                <w:p w14:paraId="519CD2F3"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w:t>
                  </w:r>
                  <w:r w:rsidRPr="006145DB">
                    <w:rPr>
                      <w:rStyle w:val="normaltextrun"/>
                      <w:rFonts w:ascii="Arial" w:hAnsi="Arial" w:cs="Arial"/>
                    </w:rPr>
                    <w:t xml:space="preserve"> </w:t>
                  </w:r>
                  <w:r w:rsidRPr="006145DB">
                    <w:rPr>
                      <w:rStyle w:val="normaltextrun"/>
                      <w:rFonts w:ascii="Arial" w:hAnsi="Arial" w:cs="Arial"/>
                      <w:sz w:val="16"/>
                      <w:szCs w:val="16"/>
                    </w:rPr>
                    <w:t>Integración Social</w:t>
                  </w:r>
                </w:p>
              </w:tc>
            </w:tr>
            <w:tr w:rsidR="009706F0" w:rsidRPr="006145DB" w14:paraId="2E06D138" w14:textId="77777777" w:rsidTr="00EA26D6">
              <w:trPr>
                <w:trHeight w:val="525"/>
              </w:trPr>
              <w:tc>
                <w:tcPr>
                  <w:tcW w:w="3027" w:type="dxa"/>
                  <w:tcBorders>
                    <w:top w:val="single" w:sz="6" w:space="0" w:color="auto"/>
                    <w:left w:val="single" w:sz="6" w:space="0" w:color="auto"/>
                    <w:bottom w:val="single" w:sz="4" w:space="0" w:color="auto"/>
                    <w:right w:val="single" w:sz="6" w:space="0" w:color="auto"/>
                  </w:tcBorders>
                  <w:vAlign w:val="center"/>
                  <w:hideMark/>
                </w:tcPr>
                <w:p w14:paraId="5736AFAE"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perteneciente a los sectores sociales LGBTI.</w:t>
                  </w:r>
                  <w:r w:rsidRPr="006145DB">
                    <w:rPr>
                      <w:rStyle w:val="eop"/>
                      <w:rFonts w:ascii="Arial" w:hAnsi="Arial" w:cs="Arial"/>
                      <w:sz w:val="16"/>
                      <w:szCs w:val="16"/>
                    </w:rPr>
                    <w:t> </w:t>
                  </w:r>
                </w:p>
              </w:tc>
              <w:tc>
                <w:tcPr>
                  <w:tcW w:w="1549" w:type="dxa"/>
                  <w:tcBorders>
                    <w:top w:val="single" w:sz="6" w:space="0" w:color="auto"/>
                    <w:left w:val="single" w:sz="6" w:space="0" w:color="auto"/>
                    <w:bottom w:val="single" w:sz="4" w:space="0" w:color="auto"/>
                    <w:right w:val="single" w:sz="6" w:space="0" w:color="auto"/>
                  </w:tcBorders>
                  <w:vAlign w:val="center"/>
                  <w:hideMark/>
                </w:tcPr>
                <w:p w14:paraId="67FE7F13"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p>
              </w:tc>
              <w:tc>
                <w:tcPr>
                  <w:tcW w:w="1144" w:type="dxa"/>
                  <w:tcBorders>
                    <w:top w:val="single" w:sz="6" w:space="0" w:color="auto"/>
                    <w:left w:val="single" w:sz="6" w:space="0" w:color="auto"/>
                    <w:bottom w:val="single" w:sz="4" w:space="0" w:color="auto"/>
                    <w:right w:val="single" w:sz="6" w:space="0" w:color="auto"/>
                  </w:tcBorders>
                  <w:vAlign w:val="center"/>
                  <w:hideMark/>
                </w:tcPr>
                <w:p w14:paraId="295DE614"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630" w:type="dxa"/>
                  <w:tcBorders>
                    <w:top w:val="single" w:sz="6" w:space="0" w:color="auto"/>
                    <w:left w:val="single" w:sz="6" w:space="0" w:color="auto"/>
                    <w:bottom w:val="single" w:sz="4" w:space="0" w:color="auto"/>
                    <w:right w:val="single" w:sz="6" w:space="0" w:color="auto"/>
                  </w:tcBorders>
                  <w:vAlign w:val="center"/>
                  <w:hideMark/>
                </w:tcPr>
                <w:p w14:paraId="12504F81"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w:t>
                  </w:r>
                  <w:r w:rsidRPr="006145DB">
                    <w:rPr>
                      <w:rStyle w:val="normaltextrun"/>
                      <w:rFonts w:ascii="Arial" w:hAnsi="Arial" w:cs="Arial"/>
                    </w:rPr>
                    <w:t xml:space="preserve"> </w:t>
                  </w:r>
                  <w:r w:rsidRPr="006145DB">
                    <w:rPr>
                      <w:rStyle w:val="normaltextrun"/>
                      <w:rFonts w:ascii="Arial" w:hAnsi="Arial" w:cs="Arial"/>
                      <w:sz w:val="16"/>
                      <w:szCs w:val="16"/>
                    </w:rPr>
                    <w:t>Integración Social</w:t>
                  </w:r>
                </w:p>
              </w:tc>
            </w:tr>
            <w:tr w:rsidR="009706F0" w:rsidRPr="006145DB" w14:paraId="6BF1993A" w14:textId="77777777" w:rsidTr="0056394F">
              <w:trPr>
                <w:trHeight w:val="525"/>
              </w:trPr>
              <w:tc>
                <w:tcPr>
                  <w:tcW w:w="3027" w:type="dxa"/>
                  <w:tcBorders>
                    <w:top w:val="single" w:sz="4" w:space="0" w:color="auto"/>
                    <w:left w:val="single" w:sz="4" w:space="0" w:color="auto"/>
                    <w:bottom w:val="single" w:sz="4" w:space="0" w:color="auto"/>
                    <w:right w:val="single" w:sz="4" w:space="0" w:color="auto"/>
                  </w:tcBorders>
                  <w:vAlign w:val="center"/>
                  <w:hideMark/>
                </w:tcPr>
                <w:p w14:paraId="56952483"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mayor de setenta y cinco (75) años o mas</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32A6A74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p>
              </w:tc>
              <w:tc>
                <w:tcPr>
                  <w:tcW w:w="1144" w:type="dxa"/>
                  <w:tcBorders>
                    <w:top w:val="single" w:sz="4" w:space="0" w:color="auto"/>
                    <w:left w:val="single" w:sz="4" w:space="0" w:color="auto"/>
                    <w:bottom w:val="single" w:sz="4" w:space="0" w:color="auto"/>
                    <w:right w:val="single" w:sz="4" w:space="0" w:color="auto"/>
                  </w:tcBorders>
                  <w:vAlign w:val="center"/>
                  <w:hideMark/>
                </w:tcPr>
                <w:p w14:paraId="3E6B578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630" w:type="dxa"/>
                  <w:tcBorders>
                    <w:top w:val="single" w:sz="4" w:space="0" w:color="auto"/>
                    <w:left w:val="single" w:sz="4" w:space="0" w:color="auto"/>
                    <w:bottom w:val="single" w:sz="4" w:space="0" w:color="auto"/>
                    <w:right w:val="single" w:sz="4" w:space="0" w:color="auto"/>
                  </w:tcBorders>
                  <w:vAlign w:val="center"/>
                  <w:hideMark/>
                </w:tcPr>
                <w:p w14:paraId="3708E97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w:t>
                  </w:r>
                  <w:r w:rsidRPr="006145DB">
                    <w:rPr>
                      <w:rStyle w:val="normaltextrun"/>
                      <w:rFonts w:ascii="Arial" w:hAnsi="Arial" w:cs="Arial"/>
                    </w:rPr>
                    <w:t xml:space="preserve"> </w:t>
                  </w:r>
                  <w:r w:rsidRPr="006145DB">
                    <w:rPr>
                      <w:rStyle w:val="normaltextrun"/>
                      <w:rFonts w:ascii="Arial" w:hAnsi="Arial" w:cs="Arial"/>
                      <w:sz w:val="16"/>
                      <w:szCs w:val="16"/>
                    </w:rPr>
                    <w:t>Integración Social</w:t>
                  </w:r>
                </w:p>
              </w:tc>
            </w:tr>
            <w:tr w:rsidR="009706F0" w:rsidRPr="006145DB" w14:paraId="47BF8C85" w14:textId="77777777" w:rsidTr="004F2C15">
              <w:trPr>
                <w:trHeight w:val="525"/>
              </w:trPr>
              <w:tc>
                <w:tcPr>
                  <w:tcW w:w="3027" w:type="dxa"/>
                  <w:tcBorders>
                    <w:top w:val="single" w:sz="4" w:space="0" w:color="auto"/>
                    <w:left w:val="single" w:sz="4" w:space="0" w:color="auto"/>
                    <w:bottom w:val="single" w:sz="4" w:space="0" w:color="auto"/>
                    <w:right w:val="single" w:sz="4" w:space="0" w:color="auto"/>
                  </w:tcBorders>
                  <w:vAlign w:val="center"/>
                  <w:hideMark/>
                </w:tcPr>
                <w:p w14:paraId="2E9030D8" w14:textId="77777777" w:rsidR="00BE4354" w:rsidRPr="006145DB" w:rsidRDefault="00BE4354" w:rsidP="005B435E">
                  <w:pPr>
                    <w:pStyle w:val="paragraph"/>
                    <w:spacing w:before="0" w:beforeAutospacing="0" w:after="0" w:afterAutospacing="0"/>
                    <w:jc w:val="both"/>
                    <w:textAlignment w:val="baseline"/>
                    <w:rPr>
                      <w:rFonts w:ascii="Arial" w:hAnsi="Arial" w:cs="Arial"/>
                      <w:sz w:val="18"/>
                      <w:szCs w:val="18"/>
                    </w:rPr>
                  </w:pPr>
                  <w:r w:rsidRPr="006145DB">
                    <w:rPr>
                      <w:rStyle w:val="normaltextrun"/>
                      <w:rFonts w:ascii="Arial" w:hAnsi="Arial" w:cs="Arial"/>
                      <w:sz w:val="16"/>
                      <w:szCs w:val="16"/>
                    </w:rPr>
                    <w:t>Persona que se identifique como mujer.</w:t>
                  </w:r>
                  <w:r w:rsidRPr="006145DB">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6CAEA22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p>
              </w:tc>
              <w:tc>
                <w:tcPr>
                  <w:tcW w:w="1144" w:type="dxa"/>
                  <w:tcBorders>
                    <w:top w:val="single" w:sz="4" w:space="0" w:color="auto"/>
                    <w:left w:val="single" w:sz="4" w:space="0" w:color="auto"/>
                    <w:bottom w:val="single" w:sz="4" w:space="0" w:color="auto"/>
                    <w:right w:val="single" w:sz="4" w:space="0" w:color="auto"/>
                  </w:tcBorders>
                  <w:vAlign w:val="center"/>
                  <w:hideMark/>
                </w:tcPr>
                <w:p w14:paraId="028FFAFB"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630" w:type="dxa"/>
                  <w:tcBorders>
                    <w:top w:val="single" w:sz="4" w:space="0" w:color="auto"/>
                    <w:left w:val="single" w:sz="4" w:space="0" w:color="auto"/>
                    <w:bottom w:val="single" w:sz="4" w:space="0" w:color="auto"/>
                    <w:right w:val="single" w:sz="4" w:space="0" w:color="auto"/>
                  </w:tcBorders>
                  <w:vAlign w:val="center"/>
                  <w:hideMark/>
                </w:tcPr>
                <w:p w14:paraId="689C1ADD"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w:t>
                  </w:r>
                  <w:r w:rsidRPr="006145DB">
                    <w:rPr>
                      <w:rStyle w:val="normaltextrun"/>
                      <w:rFonts w:ascii="Arial" w:hAnsi="Arial" w:cs="Arial"/>
                    </w:rPr>
                    <w:t xml:space="preserve"> </w:t>
                  </w:r>
                  <w:r w:rsidRPr="006145DB">
                    <w:rPr>
                      <w:rStyle w:val="normaltextrun"/>
                      <w:rFonts w:ascii="Arial" w:hAnsi="Arial" w:cs="Arial"/>
                      <w:sz w:val="16"/>
                      <w:szCs w:val="16"/>
                    </w:rPr>
                    <w:t>Integración Social</w:t>
                  </w:r>
                </w:p>
              </w:tc>
            </w:tr>
            <w:tr w:rsidR="009706F0" w:rsidRPr="006145DB" w14:paraId="5F7CF0F7" w14:textId="77777777" w:rsidTr="004F2C15">
              <w:trPr>
                <w:trHeight w:val="1200"/>
              </w:trPr>
              <w:tc>
                <w:tcPr>
                  <w:tcW w:w="3027" w:type="dxa"/>
                  <w:vMerge w:val="restart"/>
                  <w:tcBorders>
                    <w:top w:val="single" w:sz="4" w:space="0" w:color="auto"/>
                    <w:left w:val="single" w:sz="4" w:space="0" w:color="auto"/>
                    <w:bottom w:val="single" w:sz="4" w:space="0" w:color="auto"/>
                    <w:right w:val="single" w:sz="4" w:space="0" w:color="auto"/>
                  </w:tcBorders>
                  <w:vAlign w:val="center"/>
                  <w:hideMark/>
                </w:tcPr>
                <w:p w14:paraId="1A7E9AF1" w14:textId="77777777" w:rsidR="00BE4354" w:rsidRPr="006145DB" w:rsidRDefault="00BE4354" w:rsidP="005B435E">
                  <w:pPr>
                    <w:pStyle w:val="paragraph"/>
                    <w:spacing w:before="0" w:beforeAutospacing="0" w:after="0" w:afterAutospacing="0"/>
                    <w:ind w:right="130"/>
                    <w:jc w:val="both"/>
                    <w:textAlignment w:val="baseline"/>
                    <w:rPr>
                      <w:rFonts w:ascii="Arial" w:hAnsi="Arial" w:cs="Arial"/>
                      <w:sz w:val="18"/>
                      <w:szCs w:val="18"/>
                    </w:rPr>
                  </w:pPr>
                  <w:r w:rsidRPr="006145DB">
                    <w:rPr>
                      <w:rStyle w:val="normaltextrun"/>
                      <w:rFonts w:ascii="Arial" w:hAnsi="Arial" w:cs="Arial"/>
                      <w:sz w:val="16"/>
                      <w:szCs w:val="16"/>
                    </w:rPr>
                    <w:t>Persona que vive en soluciones habitacionales temporales “paga diarios”.</w:t>
                  </w:r>
                </w:p>
              </w:tc>
              <w:tc>
                <w:tcPr>
                  <w:tcW w:w="1549" w:type="dxa"/>
                  <w:tcBorders>
                    <w:top w:val="single" w:sz="4" w:space="0" w:color="auto"/>
                    <w:left w:val="single" w:sz="4" w:space="0" w:color="auto"/>
                    <w:bottom w:val="single" w:sz="4" w:space="0" w:color="auto"/>
                    <w:right w:val="single" w:sz="4" w:space="0" w:color="auto"/>
                  </w:tcBorders>
                  <w:vAlign w:val="center"/>
                  <w:hideMark/>
                </w:tcPr>
                <w:p w14:paraId="060AD41D" w14:textId="65B85389" w:rsidR="00BE4354" w:rsidRPr="006145DB" w:rsidRDefault="00BE4354" w:rsidP="005B435E">
                  <w:pPr>
                    <w:tabs>
                      <w:tab w:val="left" w:pos="709"/>
                    </w:tabs>
                    <w:spacing w:after="0" w:line="240" w:lineRule="auto"/>
                    <w:jc w:val="center"/>
                    <w:rPr>
                      <w:rFonts w:eastAsia="Arial" w:cs="Arial"/>
                      <w:sz w:val="16"/>
                      <w:szCs w:val="16"/>
                    </w:rPr>
                  </w:pPr>
                  <w:r w:rsidRPr="006145DB">
                    <w:rPr>
                      <w:rFonts w:eastAsia="Arial" w:cs="Arial"/>
                      <w:sz w:val="16"/>
                      <w:szCs w:val="16"/>
                      <w:lang w:val="es-CO"/>
                    </w:rPr>
                    <w:t>Instrumento de Focalización de Personas Usuarias de Soluciones Habitacionales</w:t>
                  </w:r>
                  <w:r w:rsidRPr="006145DB">
                    <w:rPr>
                      <w:rFonts w:cs="Arial"/>
                    </w:rPr>
                    <w:br/>
                  </w:r>
                  <w:r w:rsidRPr="006145DB">
                    <w:rPr>
                      <w:rFonts w:eastAsia="Arial" w:cs="Arial"/>
                      <w:sz w:val="16"/>
                      <w:szCs w:val="16"/>
                      <w:lang w:val="es-CO"/>
                    </w:rPr>
                    <w:t>Temporales (paga diarios)</w:t>
                  </w:r>
                </w:p>
              </w:tc>
              <w:tc>
                <w:tcPr>
                  <w:tcW w:w="1144" w:type="dxa"/>
                  <w:tcBorders>
                    <w:top w:val="single" w:sz="4" w:space="0" w:color="auto"/>
                    <w:left w:val="single" w:sz="4" w:space="0" w:color="auto"/>
                    <w:bottom w:val="single" w:sz="4" w:space="0" w:color="auto"/>
                    <w:right w:val="single" w:sz="4" w:space="0" w:color="auto"/>
                  </w:tcBorders>
                  <w:vAlign w:val="center"/>
                  <w:hideMark/>
                </w:tcPr>
                <w:p w14:paraId="687817BA" w14:textId="77777777" w:rsidR="00BE4354" w:rsidRPr="006145DB" w:rsidRDefault="00BE4354" w:rsidP="005B435E">
                  <w:pPr>
                    <w:spacing w:after="0" w:line="240" w:lineRule="auto"/>
                    <w:jc w:val="center"/>
                    <w:rPr>
                      <w:rFonts w:eastAsia="Arial" w:cs="Arial"/>
                      <w:sz w:val="16"/>
                      <w:szCs w:val="16"/>
                    </w:rPr>
                  </w:pPr>
                  <w:r w:rsidRPr="006145DB">
                    <w:rPr>
                      <w:rFonts w:eastAsia="Arial" w:cs="Arial"/>
                      <w:sz w:val="16"/>
                      <w:szCs w:val="16"/>
                      <w:lang w:val="es-CO"/>
                    </w:rPr>
                    <w:t>Entrega única 2023</w:t>
                  </w:r>
                </w:p>
              </w:tc>
              <w:tc>
                <w:tcPr>
                  <w:tcW w:w="1630" w:type="dxa"/>
                  <w:tcBorders>
                    <w:top w:val="single" w:sz="4" w:space="0" w:color="auto"/>
                    <w:left w:val="single" w:sz="4" w:space="0" w:color="auto"/>
                    <w:bottom w:val="single" w:sz="4" w:space="0" w:color="auto"/>
                    <w:right w:val="single" w:sz="4" w:space="0" w:color="auto"/>
                  </w:tcBorders>
                  <w:vAlign w:val="center"/>
                  <w:hideMark/>
                </w:tcPr>
                <w:p w14:paraId="62332770" w14:textId="77777777" w:rsidR="00BE4354" w:rsidRPr="006145DB" w:rsidRDefault="00BE4354" w:rsidP="005B435E">
                  <w:pPr>
                    <w:tabs>
                      <w:tab w:val="left" w:pos="709"/>
                    </w:tabs>
                    <w:spacing w:after="0" w:line="240" w:lineRule="auto"/>
                    <w:jc w:val="center"/>
                    <w:rPr>
                      <w:rFonts w:eastAsia="Arial" w:cs="Arial"/>
                      <w:sz w:val="16"/>
                      <w:szCs w:val="16"/>
                    </w:rPr>
                  </w:pPr>
                  <w:r w:rsidRPr="006145DB">
                    <w:rPr>
                      <w:rFonts w:eastAsia="Arial" w:cs="Arial"/>
                      <w:sz w:val="16"/>
                      <w:szCs w:val="16"/>
                      <w:lang w:val="es-CO"/>
                    </w:rPr>
                    <w:t>Secretaría Distrital Planeación - SDP</w:t>
                  </w:r>
                </w:p>
              </w:tc>
            </w:tr>
            <w:tr w:rsidR="009706F0" w:rsidRPr="006145DB" w14:paraId="198584B4" w14:textId="77777777" w:rsidTr="00EA26D6">
              <w:trPr>
                <w:trHeight w:val="300"/>
              </w:trPr>
              <w:tc>
                <w:tcPr>
                  <w:tcW w:w="3027" w:type="dxa"/>
                  <w:vMerge/>
                  <w:tcBorders>
                    <w:top w:val="single" w:sz="4" w:space="0" w:color="auto"/>
                    <w:left w:val="single" w:sz="6" w:space="0" w:color="auto"/>
                    <w:bottom w:val="single" w:sz="4" w:space="0" w:color="auto"/>
                    <w:right w:val="single" w:sz="6" w:space="0" w:color="auto"/>
                  </w:tcBorders>
                  <w:vAlign w:val="center"/>
                  <w:hideMark/>
                </w:tcPr>
                <w:p w14:paraId="5735288B" w14:textId="77777777" w:rsidR="00BE4354" w:rsidRPr="006145DB" w:rsidRDefault="00BE4354" w:rsidP="005B435E">
                  <w:pPr>
                    <w:spacing w:after="0" w:line="240" w:lineRule="auto"/>
                    <w:rPr>
                      <w:rFonts w:cs="Arial"/>
                    </w:rPr>
                  </w:pPr>
                </w:p>
              </w:tc>
              <w:tc>
                <w:tcPr>
                  <w:tcW w:w="1549" w:type="dxa"/>
                  <w:tcBorders>
                    <w:top w:val="single" w:sz="4" w:space="0" w:color="auto"/>
                    <w:left w:val="single" w:sz="6" w:space="0" w:color="auto"/>
                    <w:bottom w:val="single" w:sz="4" w:space="0" w:color="auto"/>
                    <w:right w:val="single" w:sz="6" w:space="0" w:color="auto"/>
                  </w:tcBorders>
                  <w:vAlign w:val="center"/>
                  <w:hideMark/>
                </w:tcPr>
                <w:p w14:paraId="2D613D28" w14:textId="77777777" w:rsidR="00BE4354" w:rsidRPr="006145DB" w:rsidRDefault="00BE4354" w:rsidP="005B435E">
                  <w:pPr>
                    <w:spacing w:after="0" w:line="240" w:lineRule="auto"/>
                    <w:jc w:val="center"/>
                    <w:rPr>
                      <w:rFonts w:eastAsia="Arial" w:cs="Arial"/>
                      <w:sz w:val="16"/>
                      <w:szCs w:val="16"/>
                    </w:rPr>
                  </w:pPr>
                  <w:r w:rsidRPr="006145DB">
                    <w:rPr>
                      <w:rFonts w:eastAsia="Arial" w:cs="Arial"/>
                      <w:sz w:val="16"/>
                      <w:szCs w:val="16"/>
                      <w:lang w:val="es-CO"/>
                    </w:rPr>
                    <w:t>Base de personas residentes en pagadarios</w:t>
                  </w:r>
                </w:p>
              </w:tc>
              <w:tc>
                <w:tcPr>
                  <w:tcW w:w="1144" w:type="dxa"/>
                  <w:tcBorders>
                    <w:top w:val="single" w:sz="4" w:space="0" w:color="auto"/>
                    <w:left w:val="single" w:sz="6" w:space="0" w:color="auto"/>
                    <w:bottom w:val="single" w:sz="4" w:space="0" w:color="auto"/>
                    <w:right w:val="single" w:sz="6" w:space="0" w:color="auto"/>
                  </w:tcBorders>
                  <w:vAlign w:val="center"/>
                  <w:hideMark/>
                </w:tcPr>
                <w:p w14:paraId="0673E726" w14:textId="77777777" w:rsidR="00BE4354" w:rsidRPr="006145DB" w:rsidRDefault="00BE4354" w:rsidP="005B435E">
                  <w:pPr>
                    <w:spacing w:after="0" w:line="240" w:lineRule="auto"/>
                    <w:jc w:val="center"/>
                    <w:rPr>
                      <w:rFonts w:eastAsia="Arial" w:cs="Arial"/>
                      <w:sz w:val="16"/>
                      <w:szCs w:val="16"/>
                    </w:rPr>
                  </w:pPr>
                  <w:r w:rsidRPr="006145DB">
                    <w:rPr>
                      <w:rFonts w:eastAsia="Arial" w:cs="Arial"/>
                      <w:sz w:val="16"/>
                      <w:szCs w:val="16"/>
                      <w:lang w:val="es-CO"/>
                    </w:rPr>
                    <w:t>2024</w:t>
                  </w:r>
                </w:p>
              </w:tc>
              <w:tc>
                <w:tcPr>
                  <w:tcW w:w="1630" w:type="dxa"/>
                  <w:tcBorders>
                    <w:top w:val="single" w:sz="4" w:space="0" w:color="auto"/>
                    <w:left w:val="single" w:sz="6" w:space="0" w:color="auto"/>
                    <w:bottom w:val="single" w:sz="4" w:space="0" w:color="auto"/>
                    <w:right w:val="single" w:sz="6" w:space="0" w:color="auto"/>
                  </w:tcBorders>
                  <w:vAlign w:val="center"/>
                  <w:hideMark/>
                </w:tcPr>
                <w:p w14:paraId="27775873" w14:textId="77777777" w:rsidR="00BE4354" w:rsidRPr="006145DB" w:rsidRDefault="00BE4354" w:rsidP="005B435E">
                  <w:pPr>
                    <w:tabs>
                      <w:tab w:val="left" w:pos="709"/>
                    </w:tabs>
                    <w:spacing w:after="0" w:line="240" w:lineRule="auto"/>
                    <w:jc w:val="center"/>
                    <w:rPr>
                      <w:rFonts w:eastAsia="Arial" w:cs="Arial"/>
                      <w:sz w:val="16"/>
                      <w:szCs w:val="16"/>
                    </w:rPr>
                  </w:pPr>
                  <w:r w:rsidRPr="006145DB">
                    <w:rPr>
                      <w:rFonts w:eastAsia="Arial" w:cs="Arial"/>
                      <w:sz w:val="16"/>
                      <w:szCs w:val="16"/>
                      <w:lang w:val="es-CO"/>
                    </w:rPr>
                    <w:t>Secretaría Distrital de Integración Social</w:t>
                  </w:r>
                </w:p>
                <w:p w14:paraId="4510331C" w14:textId="1B91E909" w:rsidR="00BE4354" w:rsidRPr="006145DB" w:rsidRDefault="00BE4354" w:rsidP="005B435E">
                  <w:pPr>
                    <w:tabs>
                      <w:tab w:val="left" w:pos="709"/>
                    </w:tabs>
                    <w:spacing w:after="0" w:line="240" w:lineRule="auto"/>
                    <w:jc w:val="center"/>
                    <w:rPr>
                      <w:rFonts w:eastAsia="Arial" w:cs="Arial"/>
                      <w:sz w:val="16"/>
                      <w:szCs w:val="16"/>
                    </w:rPr>
                  </w:pPr>
                  <w:r w:rsidRPr="006145DB">
                    <w:rPr>
                      <w:rFonts w:eastAsia="Arial" w:cs="Arial"/>
                      <w:sz w:val="16"/>
                      <w:szCs w:val="16"/>
                      <w:lang w:val="es-CO"/>
                    </w:rPr>
                    <w:t>Secretaría Distrital Planeación - SD</w:t>
                  </w:r>
                  <w:r w:rsidR="009F15D1" w:rsidRPr="006145DB">
                    <w:rPr>
                      <w:rFonts w:eastAsia="Arial" w:cs="Arial"/>
                      <w:sz w:val="16"/>
                      <w:szCs w:val="16"/>
                      <w:lang w:val="es-CO"/>
                    </w:rPr>
                    <w:t>P</w:t>
                  </w:r>
                </w:p>
              </w:tc>
            </w:tr>
            <w:tr w:rsidR="00BD3339" w:rsidRPr="006145DB" w14:paraId="566FF5F1" w14:textId="77777777" w:rsidTr="0056394F">
              <w:trPr>
                <w:trHeight w:val="70"/>
              </w:trPr>
              <w:tc>
                <w:tcPr>
                  <w:tcW w:w="3027" w:type="dxa"/>
                  <w:tcBorders>
                    <w:top w:val="single" w:sz="4" w:space="0" w:color="auto"/>
                    <w:left w:val="nil"/>
                    <w:bottom w:val="nil"/>
                    <w:right w:val="nil"/>
                  </w:tcBorders>
                  <w:vAlign w:val="center"/>
                </w:tcPr>
                <w:p w14:paraId="328CA307" w14:textId="77777777" w:rsidR="00BD3339" w:rsidRPr="006145DB" w:rsidRDefault="00BD3339" w:rsidP="005B435E">
                  <w:pPr>
                    <w:spacing w:after="0" w:line="240" w:lineRule="auto"/>
                    <w:rPr>
                      <w:rFonts w:cs="Arial"/>
                      <w:sz w:val="14"/>
                      <w:szCs w:val="14"/>
                    </w:rPr>
                  </w:pPr>
                </w:p>
              </w:tc>
              <w:tc>
                <w:tcPr>
                  <w:tcW w:w="1549" w:type="dxa"/>
                  <w:tcBorders>
                    <w:top w:val="single" w:sz="4" w:space="0" w:color="auto"/>
                    <w:left w:val="nil"/>
                    <w:bottom w:val="nil"/>
                    <w:right w:val="nil"/>
                  </w:tcBorders>
                  <w:vAlign w:val="center"/>
                </w:tcPr>
                <w:p w14:paraId="5857087A" w14:textId="77777777" w:rsidR="00BD3339" w:rsidRPr="006145DB" w:rsidRDefault="00BD3339" w:rsidP="005B435E">
                  <w:pPr>
                    <w:spacing w:after="0" w:line="240" w:lineRule="auto"/>
                    <w:jc w:val="center"/>
                    <w:rPr>
                      <w:rFonts w:eastAsia="Arial" w:cs="Arial"/>
                      <w:sz w:val="16"/>
                      <w:szCs w:val="16"/>
                      <w:lang w:val="es-CO"/>
                    </w:rPr>
                  </w:pPr>
                </w:p>
              </w:tc>
              <w:tc>
                <w:tcPr>
                  <w:tcW w:w="1144" w:type="dxa"/>
                  <w:tcBorders>
                    <w:top w:val="single" w:sz="4" w:space="0" w:color="auto"/>
                    <w:left w:val="nil"/>
                    <w:bottom w:val="nil"/>
                    <w:right w:val="nil"/>
                  </w:tcBorders>
                  <w:vAlign w:val="center"/>
                </w:tcPr>
                <w:p w14:paraId="1DED0E5C" w14:textId="77777777" w:rsidR="00BD3339" w:rsidRPr="006145DB" w:rsidRDefault="00BD3339" w:rsidP="005B435E">
                  <w:pPr>
                    <w:spacing w:after="0" w:line="240" w:lineRule="auto"/>
                    <w:jc w:val="center"/>
                    <w:rPr>
                      <w:rFonts w:eastAsia="Arial" w:cs="Arial"/>
                      <w:sz w:val="16"/>
                      <w:szCs w:val="16"/>
                      <w:lang w:val="es-CO"/>
                    </w:rPr>
                  </w:pPr>
                </w:p>
              </w:tc>
              <w:tc>
                <w:tcPr>
                  <w:tcW w:w="1630" w:type="dxa"/>
                  <w:tcBorders>
                    <w:top w:val="single" w:sz="4" w:space="0" w:color="auto"/>
                    <w:left w:val="nil"/>
                    <w:bottom w:val="nil"/>
                    <w:right w:val="nil"/>
                  </w:tcBorders>
                  <w:vAlign w:val="center"/>
                </w:tcPr>
                <w:p w14:paraId="2A4C9153" w14:textId="77777777" w:rsidR="00BD3339" w:rsidRPr="006145DB" w:rsidRDefault="00BD3339" w:rsidP="005B435E">
                  <w:pPr>
                    <w:tabs>
                      <w:tab w:val="left" w:pos="709"/>
                    </w:tabs>
                    <w:spacing w:after="0" w:line="240" w:lineRule="auto"/>
                    <w:jc w:val="center"/>
                    <w:rPr>
                      <w:rFonts w:eastAsia="Arial" w:cs="Arial"/>
                      <w:sz w:val="16"/>
                      <w:szCs w:val="16"/>
                      <w:lang w:val="es-CO"/>
                    </w:rPr>
                  </w:pPr>
                </w:p>
              </w:tc>
            </w:tr>
          </w:tbl>
          <w:p w14:paraId="3240A477"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p>
        </w:tc>
      </w:tr>
      <w:tr w:rsidR="009706F0" w:rsidRPr="006145DB" w14:paraId="0E56D41A" w14:textId="77777777" w:rsidTr="009A7FD3">
        <w:trPr>
          <w:trHeight w:val="2585"/>
          <w:jc w:val="center"/>
        </w:trPr>
        <w:tc>
          <w:tcPr>
            <w:tcW w:w="1980" w:type="dxa"/>
            <w:vAlign w:val="center"/>
          </w:tcPr>
          <w:p w14:paraId="0A2C9BEF" w14:textId="77777777" w:rsidR="00BE4354" w:rsidRPr="006145DB" w:rsidRDefault="00BE4354" w:rsidP="005B435E">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7415" w:type="dxa"/>
          </w:tcPr>
          <w:tbl>
            <w:tblPr>
              <w:tblW w:w="739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88"/>
              <w:gridCol w:w="1288"/>
              <w:gridCol w:w="1144"/>
              <w:gridCol w:w="1679"/>
            </w:tblGrid>
            <w:tr w:rsidR="00BD3339" w:rsidRPr="006145DB" w14:paraId="50D5900B" w14:textId="77777777" w:rsidTr="009A7FD3">
              <w:trPr>
                <w:trHeight w:val="80"/>
              </w:trPr>
              <w:tc>
                <w:tcPr>
                  <w:tcW w:w="3288" w:type="dxa"/>
                  <w:tcBorders>
                    <w:top w:val="nil"/>
                    <w:left w:val="nil"/>
                    <w:bottom w:val="single" w:sz="6" w:space="0" w:color="auto"/>
                    <w:right w:val="nil"/>
                  </w:tcBorders>
                  <w:vAlign w:val="center"/>
                </w:tcPr>
                <w:p w14:paraId="05727D78"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sz w:val="12"/>
                      <w:szCs w:val="12"/>
                    </w:rPr>
                  </w:pPr>
                </w:p>
              </w:tc>
              <w:tc>
                <w:tcPr>
                  <w:tcW w:w="1288" w:type="dxa"/>
                  <w:tcBorders>
                    <w:top w:val="nil"/>
                    <w:left w:val="nil"/>
                    <w:bottom w:val="single" w:sz="6" w:space="0" w:color="auto"/>
                    <w:right w:val="nil"/>
                  </w:tcBorders>
                  <w:vAlign w:val="center"/>
                </w:tcPr>
                <w:p w14:paraId="144404E4"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144" w:type="dxa"/>
                  <w:tcBorders>
                    <w:top w:val="nil"/>
                    <w:left w:val="nil"/>
                    <w:bottom w:val="single" w:sz="6" w:space="0" w:color="auto"/>
                    <w:right w:val="nil"/>
                  </w:tcBorders>
                  <w:vAlign w:val="center"/>
                </w:tcPr>
                <w:p w14:paraId="107C5D52"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679" w:type="dxa"/>
                  <w:tcBorders>
                    <w:top w:val="nil"/>
                    <w:left w:val="nil"/>
                    <w:bottom w:val="single" w:sz="6" w:space="0" w:color="auto"/>
                    <w:right w:val="nil"/>
                  </w:tcBorders>
                  <w:vAlign w:val="center"/>
                </w:tcPr>
                <w:p w14:paraId="0E14D900"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sz w:val="16"/>
                      <w:szCs w:val="16"/>
                    </w:rPr>
                  </w:pPr>
                </w:p>
              </w:tc>
            </w:tr>
            <w:tr w:rsidR="009706F0" w:rsidRPr="006145DB" w14:paraId="0173254D" w14:textId="77777777" w:rsidTr="009A7FD3">
              <w:trPr>
                <w:trHeight w:val="375"/>
              </w:trPr>
              <w:tc>
                <w:tcPr>
                  <w:tcW w:w="3288" w:type="dxa"/>
                  <w:tcBorders>
                    <w:top w:val="nil"/>
                    <w:left w:val="single" w:sz="6" w:space="0" w:color="auto"/>
                    <w:bottom w:val="single" w:sz="6" w:space="0" w:color="auto"/>
                    <w:right w:val="single" w:sz="6" w:space="0" w:color="auto"/>
                  </w:tcBorders>
                  <w:vAlign w:val="center"/>
                  <w:hideMark/>
                </w:tcPr>
                <w:p w14:paraId="6C66D9BE"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Criterios de Ingreso</w:t>
                  </w:r>
                  <w:r w:rsidRPr="006145DB">
                    <w:rPr>
                      <w:rStyle w:val="eop"/>
                      <w:rFonts w:ascii="Arial" w:hAnsi="Arial" w:cs="Arial"/>
                      <w:sz w:val="16"/>
                      <w:szCs w:val="16"/>
                    </w:rPr>
                    <w:t> </w:t>
                  </w:r>
                </w:p>
              </w:tc>
              <w:tc>
                <w:tcPr>
                  <w:tcW w:w="1288" w:type="dxa"/>
                  <w:tcBorders>
                    <w:top w:val="nil"/>
                    <w:left w:val="single" w:sz="6" w:space="0" w:color="auto"/>
                    <w:bottom w:val="single" w:sz="6" w:space="0" w:color="auto"/>
                    <w:right w:val="single" w:sz="6" w:space="0" w:color="auto"/>
                  </w:tcBorders>
                  <w:vAlign w:val="center"/>
                  <w:hideMark/>
                </w:tcPr>
                <w:p w14:paraId="40BC3786"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Fuente de Información</w:t>
                  </w:r>
                  <w:r w:rsidRPr="006145DB">
                    <w:rPr>
                      <w:rStyle w:val="eop"/>
                      <w:rFonts w:ascii="Arial" w:hAnsi="Arial" w:cs="Arial"/>
                      <w:sz w:val="16"/>
                      <w:szCs w:val="16"/>
                    </w:rPr>
                    <w:t> </w:t>
                  </w:r>
                </w:p>
              </w:tc>
              <w:tc>
                <w:tcPr>
                  <w:tcW w:w="1144" w:type="dxa"/>
                  <w:tcBorders>
                    <w:top w:val="nil"/>
                    <w:left w:val="single" w:sz="6" w:space="0" w:color="auto"/>
                    <w:bottom w:val="single" w:sz="6" w:space="0" w:color="auto"/>
                    <w:right w:val="single" w:sz="6" w:space="0" w:color="auto"/>
                  </w:tcBorders>
                  <w:vAlign w:val="center"/>
                  <w:hideMark/>
                </w:tcPr>
                <w:p w14:paraId="0FAADFEE"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Periodicidad</w:t>
                  </w:r>
                  <w:r w:rsidRPr="006145DB">
                    <w:rPr>
                      <w:rStyle w:val="eop"/>
                      <w:rFonts w:ascii="Arial" w:hAnsi="Arial" w:cs="Arial"/>
                      <w:sz w:val="16"/>
                      <w:szCs w:val="16"/>
                    </w:rPr>
                    <w:t> </w:t>
                  </w:r>
                </w:p>
              </w:tc>
              <w:tc>
                <w:tcPr>
                  <w:tcW w:w="1679" w:type="dxa"/>
                  <w:tcBorders>
                    <w:top w:val="nil"/>
                    <w:left w:val="single" w:sz="6" w:space="0" w:color="auto"/>
                    <w:bottom w:val="single" w:sz="6" w:space="0" w:color="auto"/>
                    <w:right w:val="single" w:sz="6" w:space="0" w:color="auto"/>
                  </w:tcBorders>
                  <w:vAlign w:val="center"/>
                  <w:hideMark/>
                </w:tcPr>
                <w:p w14:paraId="295D758B"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Administrador</w:t>
                  </w:r>
                  <w:r w:rsidRPr="006145DB">
                    <w:rPr>
                      <w:rStyle w:val="eop"/>
                      <w:rFonts w:ascii="Arial" w:hAnsi="Arial" w:cs="Arial"/>
                      <w:sz w:val="16"/>
                      <w:szCs w:val="16"/>
                    </w:rPr>
                    <w:t> </w:t>
                  </w:r>
                </w:p>
              </w:tc>
            </w:tr>
            <w:tr w:rsidR="009706F0" w:rsidRPr="006145DB" w14:paraId="50C4336E" w14:textId="77777777" w:rsidTr="009A7FD3">
              <w:trPr>
                <w:trHeight w:val="240"/>
              </w:trPr>
              <w:tc>
                <w:tcPr>
                  <w:tcW w:w="3288" w:type="dxa"/>
                  <w:vMerge w:val="restart"/>
                  <w:tcBorders>
                    <w:top w:val="single" w:sz="6" w:space="0" w:color="auto"/>
                    <w:left w:val="single" w:sz="6" w:space="0" w:color="auto"/>
                    <w:bottom w:val="single" w:sz="6" w:space="0" w:color="auto"/>
                    <w:right w:val="single" w:sz="6" w:space="0" w:color="auto"/>
                  </w:tcBorders>
                  <w:vAlign w:val="center"/>
                  <w:hideMark/>
                </w:tcPr>
                <w:p w14:paraId="396A993F" w14:textId="77777777" w:rsidR="00BE4354" w:rsidRPr="006145DB" w:rsidRDefault="00BE4354" w:rsidP="005B435E">
                  <w:pPr>
                    <w:pStyle w:val="paragraph"/>
                    <w:spacing w:before="0" w:beforeAutospacing="0" w:after="0" w:afterAutospacing="0"/>
                    <w:ind w:right="130"/>
                    <w:jc w:val="both"/>
                    <w:textAlignment w:val="baseline"/>
                    <w:rPr>
                      <w:rFonts w:ascii="Arial" w:hAnsi="Arial" w:cs="Arial"/>
                      <w:sz w:val="18"/>
                      <w:szCs w:val="18"/>
                    </w:rPr>
                  </w:pPr>
                  <w:r w:rsidRPr="006145DB">
                    <w:rPr>
                      <w:rStyle w:val="normaltextrun"/>
                      <w:rFonts w:ascii="Arial" w:hAnsi="Arial" w:cs="Arial"/>
                      <w:sz w:val="16"/>
                      <w:szCs w:val="16"/>
                    </w:rPr>
                    <w:t>Persona mayor de sesenta (60) años o más en riesgo de habitar calle o habitantes de calle.</w:t>
                  </w:r>
                  <w:r w:rsidRPr="006145DB">
                    <w:rPr>
                      <w:rStyle w:val="eop"/>
                      <w:rFonts w:ascii="Arial" w:hAnsi="Arial" w:cs="Arial"/>
                      <w:sz w:val="16"/>
                      <w:szCs w:val="16"/>
                    </w:rPr>
                    <w:t> </w:t>
                  </w:r>
                </w:p>
              </w:tc>
              <w:tc>
                <w:tcPr>
                  <w:tcW w:w="1288" w:type="dxa"/>
                  <w:tcBorders>
                    <w:top w:val="single" w:sz="6" w:space="0" w:color="auto"/>
                    <w:left w:val="single" w:sz="6" w:space="0" w:color="auto"/>
                    <w:bottom w:val="single" w:sz="6" w:space="0" w:color="auto"/>
                    <w:right w:val="single" w:sz="6" w:space="0" w:color="auto"/>
                  </w:tcBorders>
                  <w:vAlign w:val="center"/>
                  <w:hideMark/>
                </w:tcPr>
                <w:p w14:paraId="4985C80D"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r w:rsidRPr="006145DB">
                    <w:rPr>
                      <w:rStyle w:val="eop"/>
                      <w:rFonts w:ascii="Arial" w:hAnsi="Arial" w:cs="Arial"/>
                      <w:sz w:val="16"/>
                      <w:szCs w:val="16"/>
                    </w:rPr>
                    <w:t> </w:t>
                  </w:r>
                </w:p>
              </w:tc>
              <w:tc>
                <w:tcPr>
                  <w:tcW w:w="1144" w:type="dxa"/>
                  <w:tcBorders>
                    <w:top w:val="single" w:sz="6" w:space="0" w:color="auto"/>
                    <w:left w:val="single" w:sz="6" w:space="0" w:color="auto"/>
                    <w:bottom w:val="single" w:sz="6" w:space="0" w:color="auto"/>
                    <w:right w:val="single" w:sz="6" w:space="0" w:color="auto"/>
                  </w:tcBorders>
                  <w:vAlign w:val="center"/>
                  <w:hideMark/>
                </w:tcPr>
                <w:p w14:paraId="2C586893"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679" w:type="dxa"/>
                  <w:tcBorders>
                    <w:top w:val="single" w:sz="6" w:space="0" w:color="auto"/>
                    <w:left w:val="single" w:sz="6" w:space="0" w:color="auto"/>
                    <w:bottom w:val="single" w:sz="6" w:space="0" w:color="auto"/>
                    <w:right w:val="single" w:sz="6" w:space="0" w:color="auto"/>
                  </w:tcBorders>
                  <w:vAlign w:val="center"/>
                  <w:hideMark/>
                </w:tcPr>
                <w:p w14:paraId="56B09EAD"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w:t>
                  </w:r>
                </w:p>
              </w:tc>
            </w:tr>
            <w:tr w:rsidR="009706F0" w:rsidRPr="006145DB" w14:paraId="375E1999" w14:textId="77777777" w:rsidTr="009A7FD3">
              <w:trPr>
                <w:trHeight w:val="240"/>
              </w:trPr>
              <w:tc>
                <w:tcPr>
                  <w:tcW w:w="3288" w:type="dxa"/>
                  <w:vMerge/>
                  <w:vAlign w:val="center"/>
                  <w:hideMark/>
                </w:tcPr>
                <w:p w14:paraId="11F5E1F9" w14:textId="77777777" w:rsidR="00BE4354" w:rsidRPr="006145DB" w:rsidRDefault="00BE4354" w:rsidP="005B435E">
                  <w:pPr>
                    <w:spacing w:after="0" w:line="240" w:lineRule="auto"/>
                    <w:ind w:right="130"/>
                    <w:rPr>
                      <w:rFonts w:cs="Arial"/>
                      <w:sz w:val="18"/>
                      <w:szCs w:val="18"/>
                    </w:rPr>
                  </w:pPr>
                </w:p>
              </w:tc>
              <w:tc>
                <w:tcPr>
                  <w:tcW w:w="1288" w:type="dxa"/>
                  <w:tcBorders>
                    <w:top w:val="single" w:sz="6" w:space="0" w:color="auto"/>
                    <w:left w:val="single" w:sz="6" w:space="0" w:color="auto"/>
                    <w:bottom w:val="single" w:sz="6" w:space="0" w:color="auto"/>
                    <w:right w:val="single" w:sz="6" w:space="0" w:color="auto"/>
                  </w:tcBorders>
                  <w:vAlign w:val="center"/>
                  <w:hideMark/>
                </w:tcPr>
                <w:p w14:paraId="20EACD3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Listado Censal Ciudadanos Habitantes de Calle</w:t>
                  </w:r>
                  <w:r w:rsidRPr="006145DB">
                    <w:rPr>
                      <w:rStyle w:val="eop"/>
                      <w:rFonts w:ascii="Arial" w:hAnsi="Arial" w:cs="Arial"/>
                      <w:sz w:val="16"/>
                      <w:szCs w:val="16"/>
                    </w:rPr>
                    <w:t> </w:t>
                  </w:r>
                </w:p>
              </w:tc>
              <w:tc>
                <w:tcPr>
                  <w:tcW w:w="1144" w:type="dxa"/>
                  <w:tcBorders>
                    <w:top w:val="single" w:sz="6" w:space="0" w:color="auto"/>
                    <w:left w:val="single" w:sz="6" w:space="0" w:color="auto"/>
                    <w:bottom w:val="single" w:sz="6" w:space="0" w:color="auto"/>
                    <w:right w:val="single" w:sz="6" w:space="0" w:color="auto"/>
                  </w:tcBorders>
                  <w:vAlign w:val="center"/>
                  <w:hideMark/>
                </w:tcPr>
                <w:p w14:paraId="6ACFCD4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Consulta individual a demanda</w:t>
                  </w:r>
                  <w:r w:rsidRPr="006145DB">
                    <w:rPr>
                      <w:rStyle w:val="eop"/>
                      <w:rFonts w:ascii="Arial" w:hAnsi="Arial" w:cs="Arial"/>
                      <w:sz w:val="16"/>
                      <w:szCs w:val="16"/>
                    </w:rPr>
                    <w:t> </w:t>
                  </w:r>
                </w:p>
              </w:tc>
              <w:tc>
                <w:tcPr>
                  <w:tcW w:w="1679" w:type="dxa"/>
                  <w:tcBorders>
                    <w:top w:val="single" w:sz="6" w:space="0" w:color="auto"/>
                    <w:left w:val="single" w:sz="6" w:space="0" w:color="auto"/>
                    <w:bottom w:val="single" w:sz="6" w:space="0" w:color="auto"/>
                    <w:right w:val="single" w:sz="6" w:space="0" w:color="auto"/>
                  </w:tcBorders>
                  <w:vAlign w:val="center"/>
                  <w:hideMark/>
                </w:tcPr>
                <w:p w14:paraId="4103519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Salud gestionado Subdirección para la Adultez.</w:t>
                  </w:r>
                  <w:r w:rsidRPr="006145DB">
                    <w:rPr>
                      <w:rStyle w:val="eop"/>
                      <w:rFonts w:ascii="Arial" w:hAnsi="Arial" w:cs="Arial"/>
                      <w:sz w:val="16"/>
                      <w:szCs w:val="16"/>
                    </w:rPr>
                    <w:t> </w:t>
                  </w:r>
                </w:p>
              </w:tc>
            </w:tr>
            <w:tr w:rsidR="009706F0" w:rsidRPr="006145DB" w14:paraId="1C783C7C" w14:textId="77777777" w:rsidTr="009A7FD3">
              <w:trPr>
                <w:trHeight w:val="240"/>
              </w:trPr>
              <w:tc>
                <w:tcPr>
                  <w:tcW w:w="3288" w:type="dxa"/>
                  <w:vMerge/>
                  <w:tcBorders>
                    <w:bottom w:val="single" w:sz="6" w:space="0" w:color="auto"/>
                  </w:tcBorders>
                  <w:vAlign w:val="center"/>
                  <w:hideMark/>
                </w:tcPr>
                <w:p w14:paraId="3008D335" w14:textId="77777777" w:rsidR="00BE4354" w:rsidRPr="006145DB" w:rsidRDefault="00BE4354" w:rsidP="005B435E">
                  <w:pPr>
                    <w:spacing w:after="0" w:line="240" w:lineRule="auto"/>
                    <w:ind w:right="130"/>
                    <w:rPr>
                      <w:rFonts w:cs="Arial"/>
                      <w:sz w:val="18"/>
                      <w:szCs w:val="18"/>
                    </w:rPr>
                  </w:pPr>
                </w:p>
              </w:tc>
              <w:tc>
                <w:tcPr>
                  <w:tcW w:w="1288" w:type="dxa"/>
                  <w:tcBorders>
                    <w:top w:val="single" w:sz="6" w:space="0" w:color="auto"/>
                    <w:left w:val="single" w:sz="6" w:space="0" w:color="auto"/>
                    <w:bottom w:val="single" w:sz="6" w:space="0" w:color="auto"/>
                    <w:right w:val="single" w:sz="6" w:space="0" w:color="auto"/>
                  </w:tcBorders>
                  <w:vAlign w:val="center"/>
                  <w:hideMark/>
                </w:tcPr>
                <w:p w14:paraId="5D9B5CD0"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Verificación en Campo</w:t>
                  </w:r>
                  <w:r w:rsidRPr="006145DB">
                    <w:rPr>
                      <w:rStyle w:val="eop"/>
                      <w:rFonts w:ascii="Arial" w:hAnsi="Arial" w:cs="Arial"/>
                      <w:sz w:val="16"/>
                      <w:szCs w:val="16"/>
                    </w:rPr>
                    <w:t> </w:t>
                  </w:r>
                </w:p>
              </w:tc>
              <w:tc>
                <w:tcPr>
                  <w:tcW w:w="1144" w:type="dxa"/>
                  <w:tcBorders>
                    <w:top w:val="single" w:sz="6" w:space="0" w:color="auto"/>
                    <w:left w:val="single" w:sz="6" w:space="0" w:color="auto"/>
                    <w:bottom w:val="single" w:sz="6" w:space="0" w:color="auto"/>
                    <w:right w:val="single" w:sz="6" w:space="0" w:color="auto"/>
                  </w:tcBorders>
                  <w:vAlign w:val="center"/>
                  <w:hideMark/>
                </w:tcPr>
                <w:p w14:paraId="2C44791F"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679" w:type="dxa"/>
                  <w:tcBorders>
                    <w:top w:val="single" w:sz="6" w:space="0" w:color="auto"/>
                    <w:left w:val="single" w:sz="6" w:space="0" w:color="auto"/>
                    <w:bottom w:val="single" w:sz="6" w:space="0" w:color="auto"/>
                    <w:right w:val="single" w:sz="6" w:space="0" w:color="auto"/>
                  </w:tcBorders>
                  <w:vAlign w:val="center"/>
                  <w:hideMark/>
                </w:tcPr>
                <w:p w14:paraId="59E760C5"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Subdirección para la Vejez</w:t>
                  </w:r>
                  <w:r w:rsidRPr="006145DB">
                    <w:rPr>
                      <w:rStyle w:val="eop"/>
                      <w:rFonts w:ascii="Arial" w:hAnsi="Arial" w:cs="Arial"/>
                      <w:sz w:val="16"/>
                      <w:szCs w:val="16"/>
                    </w:rPr>
                    <w:t> </w:t>
                  </w:r>
                </w:p>
              </w:tc>
            </w:tr>
            <w:tr w:rsidR="009706F0" w:rsidRPr="006145DB" w14:paraId="005AE27A" w14:textId="77777777" w:rsidTr="009A7FD3">
              <w:trPr>
                <w:trHeight w:val="240"/>
              </w:trPr>
              <w:tc>
                <w:tcPr>
                  <w:tcW w:w="3288" w:type="dxa"/>
                  <w:tcBorders>
                    <w:top w:val="single" w:sz="6" w:space="0" w:color="auto"/>
                    <w:left w:val="single" w:sz="6" w:space="0" w:color="auto"/>
                    <w:bottom w:val="single" w:sz="4" w:space="0" w:color="auto"/>
                    <w:right w:val="single" w:sz="6" w:space="0" w:color="auto"/>
                  </w:tcBorders>
                  <w:vAlign w:val="center"/>
                  <w:hideMark/>
                </w:tcPr>
                <w:p w14:paraId="4BB52F7F" w14:textId="77777777" w:rsidR="00BE4354" w:rsidRPr="006145DB" w:rsidRDefault="00BE4354" w:rsidP="005B435E">
                  <w:pPr>
                    <w:pStyle w:val="paragraph"/>
                    <w:spacing w:before="0" w:beforeAutospacing="0" w:after="0" w:afterAutospacing="0"/>
                    <w:ind w:right="130"/>
                    <w:jc w:val="both"/>
                    <w:textAlignment w:val="baseline"/>
                    <w:rPr>
                      <w:rFonts w:ascii="Arial" w:hAnsi="Arial" w:cs="Arial"/>
                      <w:sz w:val="18"/>
                      <w:szCs w:val="18"/>
                    </w:rPr>
                  </w:pPr>
                  <w:r w:rsidRPr="006145DB">
                    <w:rPr>
                      <w:rStyle w:val="normaltextrun"/>
                      <w:rFonts w:ascii="Arial" w:hAnsi="Arial" w:cs="Arial"/>
                      <w:sz w:val="16"/>
                      <w:szCs w:val="16"/>
                    </w:rPr>
                    <w:t xml:space="preserve">Persona que no tengan dependencia severa, grave o total, </w:t>
                  </w:r>
                  <w:r w:rsidRPr="006145DB">
                    <w:rPr>
                      <w:rStyle w:val="normaltextrun"/>
                      <w:rFonts w:ascii="Arial" w:hAnsi="Arial" w:cs="Arial"/>
                      <w:sz w:val="16"/>
                      <w:szCs w:val="16"/>
                      <w:lang w:val="es-ES"/>
                    </w:rPr>
                    <w:t>o que requieran unidad de cuidado crónico, procedimientos invasivos o unidad de salud mental.</w:t>
                  </w:r>
                  <w:r w:rsidRPr="006145DB">
                    <w:rPr>
                      <w:rStyle w:val="eop"/>
                      <w:rFonts w:ascii="Arial" w:hAnsi="Arial" w:cs="Arial"/>
                      <w:sz w:val="16"/>
                      <w:szCs w:val="16"/>
                    </w:rPr>
                    <w:t> </w:t>
                  </w:r>
                </w:p>
              </w:tc>
              <w:tc>
                <w:tcPr>
                  <w:tcW w:w="1288" w:type="dxa"/>
                  <w:tcBorders>
                    <w:top w:val="single" w:sz="6" w:space="0" w:color="auto"/>
                    <w:left w:val="single" w:sz="6" w:space="0" w:color="auto"/>
                    <w:bottom w:val="single" w:sz="4" w:space="0" w:color="auto"/>
                    <w:right w:val="single" w:sz="6" w:space="0" w:color="auto"/>
                  </w:tcBorders>
                  <w:vAlign w:val="center"/>
                  <w:hideMark/>
                </w:tcPr>
                <w:p w14:paraId="00EBFBCC"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Verificación en Campo</w:t>
                  </w:r>
                  <w:r w:rsidRPr="006145DB">
                    <w:rPr>
                      <w:rStyle w:val="eop"/>
                      <w:rFonts w:ascii="Arial" w:hAnsi="Arial" w:cs="Arial"/>
                      <w:sz w:val="16"/>
                      <w:szCs w:val="16"/>
                    </w:rPr>
                    <w:t> </w:t>
                  </w:r>
                </w:p>
              </w:tc>
              <w:tc>
                <w:tcPr>
                  <w:tcW w:w="1144" w:type="dxa"/>
                  <w:tcBorders>
                    <w:top w:val="single" w:sz="6" w:space="0" w:color="auto"/>
                    <w:left w:val="single" w:sz="6" w:space="0" w:color="auto"/>
                    <w:bottom w:val="single" w:sz="4" w:space="0" w:color="auto"/>
                    <w:right w:val="single" w:sz="6" w:space="0" w:color="auto"/>
                  </w:tcBorders>
                  <w:vAlign w:val="center"/>
                  <w:hideMark/>
                </w:tcPr>
                <w:p w14:paraId="782780B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679" w:type="dxa"/>
                  <w:tcBorders>
                    <w:top w:val="single" w:sz="6" w:space="0" w:color="auto"/>
                    <w:left w:val="single" w:sz="6" w:space="0" w:color="auto"/>
                    <w:bottom w:val="single" w:sz="4" w:space="0" w:color="auto"/>
                    <w:right w:val="single" w:sz="6" w:space="0" w:color="auto"/>
                  </w:tcBorders>
                  <w:vAlign w:val="center"/>
                  <w:hideMark/>
                </w:tcPr>
                <w:p w14:paraId="1E821B37"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Subdirección para la Vejez</w:t>
                  </w:r>
                  <w:r w:rsidRPr="006145DB">
                    <w:rPr>
                      <w:rStyle w:val="eop"/>
                      <w:rFonts w:ascii="Arial" w:hAnsi="Arial" w:cs="Arial"/>
                      <w:sz w:val="16"/>
                      <w:szCs w:val="16"/>
                    </w:rPr>
                    <w:t> </w:t>
                  </w:r>
                </w:p>
              </w:tc>
            </w:tr>
          </w:tbl>
          <w:p w14:paraId="39AF1F76" w14:textId="77777777" w:rsidR="00BE4354" w:rsidRPr="006145DB" w:rsidRDefault="00BE4354" w:rsidP="005B435E">
            <w:pPr>
              <w:pStyle w:val="Textoindependiente"/>
              <w:spacing w:after="0" w:line="240" w:lineRule="auto"/>
              <w:ind w:right="112"/>
              <w:jc w:val="both"/>
              <w:rPr>
                <w:rFonts w:cs="Arial"/>
                <w:bCs/>
                <w:lang w:eastAsia="es-CO"/>
              </w:rPr>
            </w:pPr>
          </w:p>
        </w:tc>
      </w:tr>
      <w:tr w:rsidR="009706F0" w:rsidRPr="006145DB" w14:paraId="3288139F" w14:textId="77777777" w:rsidTr="00EA26D6">
        <w:trPr>
          <w:trHeight w:val="3152"/>
          <w:jc w:val="center"/>
        </w:trPr>
        <w:tc>
          <w:tcPr>
            <w:tcW w:w="1980" w:type="dxa"/>
            <w:vAlign w:val="center"/>
          </w:tcPr>
          <w:p w14:paraId="3413B054" w14:textId="77777777" w:rsidR="00BE4354" w:rsidRPr="006145DB" w:rsidRDefault="00BE4354" w:rsidP="005B435E">
            <w:pPr>
              <w:spacing w:after="0" w:line="240" w:lineRule="auto"/>
              <w:ind w:left="1"/>
              <w:contextualSpacing/>
              <w:rPr>
                <w:rFonts w:cs="Arial"/>
                <w:sz w:val="20"/>
                <w:szCs w:val="20"/>
                <w:lang w:eastAsia="es-CO"/>
              </w:rPr>
            </w:pPr>
            <w:r w:rsidRPr="006145DB">
              <w:rPr>
                <w:rFonts w:cs="Arial"/>
                <w:sz w:val="20"/>
                <w:szCs w:val="20"/>
                <w:lang w:eastAsia="es-CO"/>
              </w:rPr>
              <w:t>Criterios de Egreso y Fuentes de Información</w:t>
            </w:r>
          </w:p>
        </w:tc>
        <w:tc>
          <w:tcPr>
            <w:tcW w:w="7415" w:type="dxa"/>
          </w:tcPr>
          <w:tbl>
            <w:tblPr>
              <w:tblW w:w="7481" w:type="dxa"/>
              <w:tblBorders>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288"/>
              <w:gridCol w:w="1288"/>
              <w:gridCol w:w="1144"/>
              <w:gridCol w:w="1761"/>
            </w:tblGrid>
            <w:tr w:rsidR="00BD3339" w:rsidRPr="006145DB" w14:paraId="4EC805B5" w14:textId="77777777" w:rsidTr="009A7FD3">
              <w:trPr>
                <w:trHeight w:val="80"/>
              </w:trPr>
              <w:tc>
                <w:tcPr>
                  <w:tcW w:w="3288" w:type="dxa"/>
                  <w:tcBorders>
                    <w:top w:val="nil"/>
                    <w:left w:val="nil"/>
                    <w:bottom w:val="single" w:sz="6" w:space="0" w:color="auto"/>
                    <w:right w:val="nil"/>
                  </w:tcBorders>
                  <w:vAlign w:val="center"/>
                </w:tcPr>
                <w:p w14:paraId="469631AD"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c>
                <w:tcPr>
                  <w:tcW w:w="1288" w:type="dxa"/>
                  <w:tcBorders>
                    <w:top w:val="nil"/>
                    <w:left w:val="nil"/>
                    <w:bottom w:val="single" w:sz="6" w:space="0" w:color="auto"/>
                    <w:right w:val="nil"/>
                  </w:tcBorders>
                  <w:vAlign w:val="center"/>
                </w:tcPr>
                <w:p w14:paraId="0AFC8AB3"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c>
                <w:tcPr>
                  <w:tcW w:w="1144" w:type="dxa"/>
                  <w:tcBorders>
                    <w:top w:val="nil"/>
                    <w:left w:val="nil"/>
                    <w:bottom w:val="single" w:sz="6" w:space="0" w:color="auto"/>
                    <w:right w:val="nil"/>
                  </w:tcBorders>
                  <w:vAlign w:val="center"/>
                </w:tcPr>
                <w:p w14:paraId="1561A822"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c>
                <w:tcPr>
                  <w:tcW w:w="1761" w:type="dxa"/>
                  <w:tcBorders>
                    <w:top w:val="nil"/>
                    <w:left w:val="nil"/>
                    <w:bottom w:val="single" w:sz="6" w:space="0" w:color="auto"/>
                    <w:right w:val="nil"/>
                  </w:tcBorders>
                  <w:vAlign w:val="center"/>
                </w:tcPr>
                <w:p w14:paraId="5E7BCF2E"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r>
            <w:tr w:rsidR="009706F0" w:rsidRPr="006145DB" w14:paraId="4EA21C21" w14:textId="77777777" w:rsidTr="009A7FD3">
              <w:trPr>
                <w:trHeight w:val="375"/>
              </w:trPr>
              <w:tc>
                <w:tcPr>
                  <w:tcW w:w="3288" w:type="dxa"/>
                  <w:tcBorders>
                    <w:top w:val="single" w:sz="6" w:space="0" w:color="auto"/>
                    <w:bottom w:val="single" w:sz="4" w:space="0" w:color="auto"/>
                  </w:tcBorders>
                  <w:vAlign w:val="center"/>
                  <w:hideMark/>
                </w:tcPr>
                <w:p w14:paraId="726059E8"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bCs/>
                      <w:sz w:val="16"/>
                      <w:szCs w:val="16"/>
                    </w:rPr>
                    <w:t>Criterios de Egreso</w:t>
                  </w:r>
                  <w:r w:rsidRPr="006145DB">
                    <w:rPr>
                      <w:rStyle w:val="eop"/>
                      <w:rFonts w:ascii="Arial" w:hAnsi="Arial" w:cs="Arial"/>
                      <w:sz w:val="16"/>
                      <w:szCs w:val="16"/>
                    </w:rPr>
                    <w:t> </w:t>
                  </w:r>
                </w:p>
              </w:tc>
              <w:tc>
                <w:tcPr>
                  <w:tcW w:w="1288" w:type="dxa"/>
                  <w:tcBorders>
                    <w:top w:val="single" w:sz="6" w:space="0" w:color="auto"/>
                    <w:bottom w:val="single" w:sz="4" w:space="0" w:color="auto"/>
                  </w:tcBorders>
                  <w:vAlign w:val="center"/>
                  <w:hideMark/>
                </w:tcPr>
                <w:p w14:paraId="75661FD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bCs/>
                      <w:sz w:val="16"/>
                      <w:szCs w:val="16"/>
                    </w:rPr>
                    <w:t>Fuente de Información</w:t>
                  </w:r>
                  <w:r w:rsidRPr="006145DB">
                    <w:rPr>
                      <w:rStyle w:val="eop"/>
                      <w:rFonts w:ascii="Arial" w:hAnsi="Arial" w:cs="Arial"/>
                      <w:sz w:val="16"/>
                      <w:szCs w:val="16"/>
                    </w:rPr>
                    <w:t> </w:t>
                  </w:r>
                </w:p>
              </w:tc>
              <w:tc>
                <w:tcPr>
                  <w:tcW w:w="1144" w:type="dxa"/>
                  <w:tcBorders>
                    <w:top w:val="single" w:sz="6" w:space="0" w:color="auto"/>
                    <w:bottom w:val="single" w:sz="4" w:space="0" w:color="auto"/>
                  </w:tcBorders>
                  <w:vAlign w:val="center"/>
                  <w:hideMark/>
                </w:tcPr>
                <w:p w14:paraId="69E0D0B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bCs/>
                      <w:sz w:val="16"/>
                      <w:szCs w:val="16"/>
                    </w:rPr>
                    <w:t>Periodicidad</w:t>
                  </w:r>
                  <w:r w:rsidRPr="006145DB">
                    <w:rPr>
                      <w:rStyle w:val="eop"/>
                      <w:rFonts w:ascii="Arial" w:hAnsi="Arial" w:cs="Arial"/>
                      <w:sz w:val="16"/>
                      <w:szCs w:val="16"/>
                    </w:rPr>
                    <w:t> </w:t>
                  </w:r>
                </w:p>
              </w:tc>
              <w:tc>
                <w:tcPr>
                  <w:tcW w:w="1761" w:type="dxa"/>
                  <w:tcBorders>
                    <w:top w:val="single" w:sz="6" w:space="0" w:color="auto"/>
                    <w:bottom w:val="single" w:sz="4" w:space="0" w:color="auto"/>
                  </w:tcBorders>
                  <w:vAlign w:val="center"/>
                  <w:hideMark/>
                </w:tcPr>
                <w:p w14:paraId="70B44403"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bCs/>
                      <w:sz w:val="16"/>
                      <w:szCs w:val="16"/>
                    </w:rPr>
                    <w:t>Administrador</w:t>
                  </w:r>
                  <w:r w:rsidRPr="006145DB">
                    <w:rPr>
                      <w:rStyle w:val="eop"/>
                      <w:rFonts w:ascii="Arial" w:hAnsi="Arial" w:cs="Arial"/>
                      <w:sz w:val="16"/>
                      <w:szCs w:val="16"/>
                    </w:rPr>
                    <w:t> </w:t>
                  </w:r>
                </w:p>
              </w:tc>
            </w:tr>
            <w:tr w:rsidR="009706F0" w:rsidRPr="006145DB" w14:paraId="680C271D" w14:textId="77777777" w:rsidTr="009A7FD3">
              <w:trPr>
                <w:trHeight w:val="240"/>
              </w:trPr>
              <w:tc>
                <w:tcPr>
                  <w:tcW w:w="3288" w:type="dxa"/>
                  <w:tcBorders>
                    <w:top w:val="single" w:sz="4" w:space="0" w:color="auto"/>
                    <w:left w:val="single" w:sz="4" w:space="0" w:color="auto"/>
                    <w:bottom w:val="single" w:sz="4" w:space="0" w:color="auto"/>
                    <w:right w:val="single" w:sz="4" w:space="0" w:color="auto"/>
                  </w:tcBorders>
                  <w:vAlign w:val="center"/>
                  <w:hideMark/>
                </w:tcPr>
                <w:p w14:paraId="3C1DED57"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Retiro voluntario manifestado libre y expresamente por escrito.</w:t>
                  </w:r>
                  <w:r w:rsidRPr="006145DB">
                    <w:rPr>
                      <w:rStyle w:val="eop"/>
                      <w:rFonts w:ascii="Arial" w:hAnsi="Arial" w:cs="Arial"/>
                      <w:sz w:val="16"/>
                      <w:szCs w:val="16"/>
                    </w:rPr>
                    <w:t> </w:t>
                  </w:r>
                </w:p>
              </w:tc>
              <w:tc>
                <w:tcPr>
                  <w:tcW w:w="1288" w:type="dxa"/>
                  <w:tcBorders>
                    <w:top w:val="single" w:sz="4" w:space="0" w:color="auto"/>
                    <w:left w:val="single" w:sz="4" w:space="0" w:color="auto"/>
                    <w:bottom w:val="single" w:sz="4" w:space="0" w:color="auto"/>
                    <w:right w:val="single" w:sz="4" w:space="0" w:color="auto"/>
                  </w:tcBorders>
                  <w:vAlign w:val="center"/>
                  <w:hideMark/>
                </w:tcPr>
                <w:p w14:paraId="6326E3CB"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Verificación en campo / Solicitud Ciudadana</w:t>
                  </w:r>
                </w:p>
              </w:tc>
              <w:tc>
                <w:tcPr>
                  <w:tcW w:w="1144" w:type="dxa"/>
                  <w:tcBorders>
                    <w:top w:val="single" w:sz="4" w:space="0" w:color="auto"/>
                    <w:left w:val="single" w:sz="4" w:space="0" w:color="auto"/>
                    <w:bottom w:val="single" w:sz="4" w:space="0" w:color="auto"/>
                    <w:right w:val="single" w:sz="4" w:space="0" w:color="auto"/>
                  </w:tcBorders>
                  <w:vAlign w:val="center"/>
                  <w:hideMark/>
                </w:tcPr>
                <w:p w14:paraId="65FDBDA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761" w:type="dxa"/>
                  <w:tcBorders>
                    <w:top w:val="single" w:sz="4" w:space="0" w:color="auto"/>
                    <w:left w:val="single" w:sz="4" w:space="0" w:color="auto"/>
                    <w:bottom w:val="single" w:sz="4" w:space="0" w:color="auto"/>
                    <w:right w:val="single" w:sz="4" w:space="0" w:color="auto"/>
                  </w:tcBorders>
                  <w:vAlign w:val="center"/>
                  <w:hideMark/>
                </w:tcPr>
                <w:p w14:paraId="5260D65A"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Subdirección para la Vejez</w:t>
                  </w:r>
                </w:p>
              </w:tc>
            </w:tr>
            <w:tr w:rsidR="009706F0" w:rsidRPr="006145DB" w14:paraId="70CE64A2" w14:textId="77777777" w:rsidTr="009A7FD3">
              <w:trPr>
                <w:trHeight w:val="300"/>
              </w:trPr>
              <w:tc>
                <w:tcPr>
                  <w:tcW w:w="3288" w:type="dxa"/>
                  <w:tcBorders>
                    <w:top w:val="single" w:sz="4" w:space="0" w:color="auto"/>
                    <w:left w:val="single" w:sz="4" w:space="0" w:color="auto"/>
                    <w:bottom w:val="single" w:sz="4" w:space="0" w:color="auto"/>
                    <w:right w:val="single" w:sz="4" w:space="0" w:color="auto"/>
                  </w:tcBorders>
                  <w:vAlign w:val="center"/>
                  <w:hideMark/>
                </w:tcPr>
                <w:p w14:paraId="35457D5F"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Incurrir en faltas gravísimas establecidas en del pacto para la convivencia, una vez surtido el debido proceso</w:t>
                  </w:r>
                  <w:r w:rsidRPr="006145DB">
                    <w:rPr>
                      <w:rStyle w:val="eop"/>
                      <w:rFonts w:ascii="Arial" w:hAnsi="Arial" w:cs="Arial"/>
                      <w:sz w:val="16"/>
                      <w:szCs w:val="16"/>
                    </w:rPr>
                    <w:t> </w:t>
                  </w:r>
                </w:p>
              </w:tc>
              <w:tc>
                <w:tcPr>
                  <w:tcW w:w="1288" w:type="dxa"/>
                  <w:tcBorders>
                    <w:top w:val="single" w:sz="4" w:space="0" w:color="auto"/>
                    <w:left w:val="single" w:sz="4" w:space="0" w:color="auto"/>
                    <w:bottom w:val="single" w:sz="4" w:space="0" w:color="auto"/>
                    <w:right w:val="single" w:sz="4" w:space="0" w:color="auto"/>
                  </w:tcBorders>
                  <w:vAlign w:val="center"/>
                  <w:hideMark/>
                </w:tcPr>
                <w:p w14:paraId="45E76653"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Verificación en campo</w:t>
                  </w:r>
                </w:p>
              </w:tc>
              <w:tc>
                <w:tcPr>
                  <w:tcW w:w="1144" w:type="dxa"/>
                  <w:tcBorders>
                    <w:top w:val="single" w:sz="4" w:space="0" w:color="auto"/>
                    <w:left w:val="single" w:sz="4" w:space="0" w:color="auto"/>
                    <w:bottom w:val="single" w:sz="4" w:space="0" w:color="auto"/>
                    <w:right w:val="single" w:sz="4" w:space="0" w:color="auto"/>
                  </w:tcBorders>
                  <w:vAlign w:val="center"/>
                  <w:hideMark/>
                </w:tcPr>
                <w:p w14:paraId="594D5C90"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761" w:type="dxa"/>
                  <w:tcBorders>
                    <w:top w:val="single" w:sz="4" w:space="0" w:color="auto"/>
                    <w:left w:val="single" w:sz="4" w:space="0" w:color="auto"/>
                    <w:bottom w:val="single" w:sz="4" w:space="0" w:color="auto"/>
                    <w:right w:val="single" w:sz="4" w:space="0" w:color="auto"/>
                  </w:tcBorders>
                  <w:vAlign w:val="center"/>
                  <w:hideMark/>
                </w:tcPr>
                <w:p w14:paraId="07E4D50F"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Subdirección para la Vejez</w:t>
                  </w:r>
                </w:p>
              </w:tc>
            </w:tr>
            <w:tr w:rsidR="009706F0" w:rsidRPr="006145DB" w14:paraId="1E784BC2" w14:textId="77777777" w:rsidTr="009A7FD3">
              <w:trPr>
                <w:trHeight w:val="240"/>
              </w:trPr>
              <w:tc>
                <w:tcPr>
                  <w:tcW w:w="3288" w:type="dxa"/>
                  <w:tcBorders>
                    <w:top w:val="single" w:sz="4" w:space="0" w:color="auto"/>
                    <w:left w:val="single" w:sz="4" w:space="0" w:color="auto"/>
                    <w:bottom w:val="single" w:sz="4" w:space="0" w:color="auto"/>
                    <w:right w:val="single" w:sz="4" w:space="0" w:color="auto"/>
                  </w:tcBorders>
                  <w:vAlign w:val="center"/>
                  <w:hideMark/>
                </w:tcPr>
                <w:p w14:paraId="38F77FEE"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Ingreso a servicios sociales de la S.D.I.S en modalidad de institucionalización de larga estancia o permanente.</w:t>
                  </w:r>
                  <w:r w:rsidRPr="006145DB">
                    <w:rPr>
                      <w:rStyle w:val="eop"/>
                      <w:rFonts w:ascii="Arial" w:hAnsi="Arial" w:cs="Arial"/>
                      <w:sz w:val="16"/>
                      <w:szCs w:val="16"/>
                    </w:rPr>
                    <w:t> </w:t>
                  </w:r>
                </w:p>
              </w:tc>
              <w:tc>
                <w:tcPr>
                  <w:tcW w:w="1288" w:type="dxa"/>
                  <w:tcBorders>
                    <w:top w:val="single" w:sz="4" w:space="0" w:color="auto"/>
                    <w:left w:val="single" w:sz="4" w:space="0" w:color="auto"/>
                    <w:bottom w:val="single" w:sz="4" w:space="0" w:color="auto"/>
                    <w:right w:val="single" w:sz="4" w:space="0" w:color="auto"/>
                  </w:tcBorders>
                  <w:vAlign w:val="center"/>
                  <w:hideMark/>
                </w:tcPr>
                <w:p w14:paraId="09F3A8A7"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p>
              </w:tc>
              <w:tc>
                <w:tcPr>
                  <w:tcW w:w="1144" w:type="dxa"/>
                  <w:tcBorders>
                    <w:top w:val="single" w:sz="4" w:space="0" w:color="auto"/>
                    <w:left w:val="single" w:sz="4" w:space="0" w:color="auto"/>
                    <w:bottom w:val="single" w:sz="4" w:space="0" w:color="auto"/>
                    <w:right w:val="single" w:sz="4" w:space="0" w:color="auto"/>
                  </w:tcBorders>
                  <w:vAlign w:val="center"/>
                  <w:hideMark/>
                </w:tcPr>
                <w:p w14:paraId="6399C451"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761" w:type="dxa"/>
                  <w:tcBorders>
                    <w:top w:val="single" w:sz="4" w:space="0" w:color="auto"/>
                    <w:left w:val="single" w:sz="4" w:space="0" w:color="auto"/>
                    <w:bottom w:val="single" w:sz="4" w:space="0" w:color="auto"/>
                    <w:right w:val="single" w:sz="4" w:space="0" w:color="auto"/>
                  </w:tcBorders>
                  <w:vAlign w:val="center"/>
                  <w:hideMark/>
                </w:tcPr>
                <w:p w14:paraId="1D0D335E"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p>
              </w:tc>
            </w:tr>
            <w:tr w:rsidR="009706F0" w:rsidRPr="006145DB" w14:paraId="78BD1C35" w14:textId="77777777" w:rsidTr="009A7FD3">
              <w:trPr>
                <w:trHeight w:val="255"/>
              </w:trPr>
              <w:tc>
                <w:tcPr>
                  <w:tcW w:w="3288" w:type="dxa"/>
                  <w:tcBorders>
                    <w:top w:val="single" w:sz="4" w:space="0" w:color="auto"/>
                    <w:left w:val="single" w:sz="4" w:space="0" w:color="auto"/>
                    <w:bottom w:val="single" w:sz="4" w:space="0" w:color="auto"/>
                    <w:right w:val="single" w:sz="4" w:space="0" w:color="auto"/>
                  </w:tcBorders>
                  <w:vAlign w:val="center"/>
                  <w:hideMark/>
                </w:tcPr>
                <w:p w14:paraId="07FF0435"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Fallecimiento</w:t>
                  </w:r>
                  <w:r w:rsidRPr="006145DB">
                    <w:rPr>
                      <w:rStyle w:val="eop"/>
                      <w:rFonts w:ascii="Arial" w:hAnsi="Arial" w:cs="Arial"/>
                      <w:sz w:val="16"/>
                      <w:szCs w:val="16"/>
                    </w:rPr>
                    <w:t> </w:t>
                  </w:r>
                </w:p>
              </w:tc>
              <w:tc>
                <w:tcPr>
                  <w:tcW w:w="1288" w:type="dxa"/>
                  <w:tcBorders>
                    <w:top w:val="single" w:sz="4" w:space="0" w:color="auto"/>
                    <w:left w:val="single" w:sz="4" w:space="0" w:color="auto"/>
                    <w:bottom w:val="single" w:sz="4" w:space="0" w:color="auto"/>
                    <w:right w:val="single" w:sz="4" w:space="0" w:color="auto"/>
                  </w:tcBorders>
                  <w:vAlign w:val="center"/>
                  <w:hideMark/>
                </w:tcPr>
                <w:p w14:paraId="5D51179B"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Fallecidos (Inhumados)</w:t>
                  </w:r>
                </w:p>
              </w:tc>
              <w:tc>
                <w:tcPr>
                  <w:tcW w:w="1144" w:type="dxa"/>
                  <w:tcBorders>
                    <w:top w:val="single" w:sz="4" w:space="0" w:color="auto"/>
                    <w:left w:val="single" w:sz="4" w:space="0" w:color="auto"/>
                    <w:bottom w:val="single" w:sz="4" w:space="0" w:color="auto"/>
                    <w:right w:val="single" w:sz="4" w:space="0" w:color="auto"/>
                  </w:tcBorders>
                  <w:vAlign w:val="center"/>
                  <w:hideMark/>
                </w:tcPr>
                <w:p w14:paraId="0B03718D"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Mensual (Mes Vencido)</w:t>
                  </w:r>
                </w:p>
              </w:tc>
              <w:tc>
                <w:tcPr>
                  <w:tcW w:w="1761" w:type="dxa"/>
                  <w:tcBorders>
                    <w:top w:val="single" w:sz="4" w:space="0" w:color="auto"/>
                    <w:left w:val="single" w:sz="4" w:space="0" w:color="auto"/>
                    <w:bottom w:val="single" w:sz="4" w:space="0" w:color="auto"/>
                    <w:right w:val="single" w:sz="4" w:space="0" w:color="auto"/>
                  </w:tcBorders>
                  <w:vAlign w:val="center"/>
                  <w:hideMark/>
                </w:tcPr>
                <w:p w14:paraId="1E27D257"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Salud</w:t>
                  </w:r>
                </w:p>
              </w:tc>
            </w:tr>
            <w:tr w:rsidR="009706F0" w:rsidRPr="006145DB" w14:paraId="5B7AA310" w14:textId="77777777" w:rsidTr="009A7FD3">
              <w:trPr>
                <w:trHeight w:val="225"/>
              </w:trPr>
              <w:tc>
                <w:tcPr>
                  <w:tcW w:w="3288" w:type="dxa"/>
                  <w:tcBorders>
                    <w:top w:val="single" w:sz="4" w:space="0" w:color="auto"/>
                    <w:left w:val="single" w:sz="4" w:space="0" w:color="auto"/>
                    <w:bottom w:val="single" w:sz="4" w:space="0" w:color="auto"/>
                    <w:right w:val="single" w:sz="4" w:space="0" w:color="auto"/>
                  </w:tcBorders>
                  <w:vAlign w:val="center"/>
                  <w:hideMark/>
                </w:tcPr>
                <w:p w14:paraId="09F01DD6"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Persona con nivel de dependencia funcional grave o total.</w:t>
                  </w:r>
                  <w:r w:rsidRPr="006145DB">
                    <w:rPr>
                      <w:rStyle w:val="eop"/>
                      <w:rFonts w:ascii="Arial" w:hAnsi="Arial" w:cs="Arial"/>
                      <w:sz w:val="16"/>
                      <w:szCs w:val="16"/>
                    </w:rPr>
                    <w:t> </w:t>
                  </w:r>
                </w:p>
              </w:tc>
              <w:tc>
                <w:tcPr>
                  <w:tcW w:w="1288" w:type="dxa"/>
                  <w:tcBorders>
                    <w:top w:val="single" w:sz="4" w:space="0" w:color="auto"/>
                    <w:left w:val="single" w:sz="4" w:space="0" w:color="auto"/>
                    <w:bottom w:val="single" w:sz="4" w:space="0" w:color="auto"/>
                    <w:right w:val="single" w:sz="4" w:space="0" w:color="auto"/>
                  </w:tcBorders>
                  <w:vAlign w:val="center"/>
                  <w:hideMark/>
                </w:tcPr>
                <w:p w14:paraId="5BB54287"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Verificación en Campo</w:t>
                  </w:r>
                </w:p>
              </w:tc>
              <w:tc>
                <w:tcPr>
                  <w:tcW w:w="1144" w:type="dxa"/>
                  <w:tcBorders>
                    <w:top w:val="single" w:sz="4" w:space="0" w:color="auto"/>
                    <w:left w:val="single" w:sz="4" w:space="0" w:color="auto"/>
                    <w:bottom w:val="single" w:sz="4" w:space="0" w:color="auto"/>
                    <w:right w:val="single" w:sz="4" w:space="0" w:color="auto"/>
                  </w:tcBorders>
                  <w:vAlign w:val="center"/>
                  <w:hideMark/>
                </w:tcPr>
                <w:p w14:paraId="53C62031"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p>
              </w:tc>
              <w:tc>
                <w:tcPr>
                  <w:tcW w:w="1761" w:type="dxa"/>
                  <w:tcBorders>
                    <w:top w:val="single" w:sz="4" w:space="0" w:color="auto"/>
                    <w:left w:val="single" w:sz="4" w:space="0" w:color="auto"/>
                    <w:bottom w:val="single" w:sz="4" w:space="0" w:color="auto"/>
                    <w:right w:val="single" w:sz="4" w:space="0" w:color="auto"/>
                  </w:tcBorders>
                  <w:vAlign w:val="center"/>
                  <w:hideMark/>
                </w:tcPr>
                <w:p w14:paraId="72CDC7E5"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Subdirección para la Vejez</w:t>
                  </w:r>
                </w:p>
              </w:tc>
            </w:tr>
            <w:tr w:rsidR="00BD3339" w:rsidRPr="006145DB" w14:paraId="7AEFE5DF" w14:textId="77777777" w:rsidTr="009A7FD3">
              <w:trPr>
                <w:trHeight w:val="70"/>
              </w:trPr>
              <w:tc>
                <w:tcPr>
                  <w:tcW w:w="3288" w:type="dxa"/>
                  <w:tcBorders>
                    <w:top w:val="single" w:sz="4" w:space="0" w:color="auto"/>
                    <w:left w:val="nil"/>
                    <w:bottom w:val="nil"/>
                    <w:right w:val="nil"/>
                  </w:tcBorders>
                  <w:vAlign w:val="center"/>
                </w:tcPr>
                <w:p w14:paraId="30246E60" w14:textId="77777777" w:rsidR="00BD3339" w:rsidRPr="006145DB" w:rsidRDefault="00BD3339" w:rsidP="005B435E">
                  <w:pPr>
                    <w:pStyle w:val="paragraph"/>
                    <w:spacing w:before="0" w:beforeAutospacing="0" w:after="0" w:afterAutospacing="0"/>
                    <w:ind w:left="57" w:right="57"/>
                    <w:jc w:val="both"/>
                    <w:textAlignment w:val="baseline"/>
                    <w:rPr>
                      <w:rStyle w:val="normaltextrun"/>
                      <w:rFonts w:ascii="Arial" w:hAnsi="Arial" w:cs="Arial"/>
                      <w:sz w:val="16"/>
                      <w:szCs w:val="16"/>
                    </w:rPr>
                  </w:pPr>
                </w:p>
              </w:tc>
              <w:tc>
                <w:tcPr>
                  <w:tcW w:w="1288" w:type="dxa"/>
                  <w:tcBorders>
                    <w:top w:val="single" w:sz="4" w:space="0" w:color="auto"/>
                    <w:left w:val="nil"/>
                    <w:bottom w:val="nil"/>
                    <w:right w:val="nil"/>
                  </w:tcBorders>
                  <w:vAlign w:val="center"/>
                </w:tcPr>
                <w:p w14:paraId="00AB1891"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144" w:type="dxa"/>
                  <w:tcBorders>
                    <w:top w:val="single" w:sz="4" w:space="0" w:color="auto"/>
                    <w:left w:val="nil"/>
                    <w:bottom w:val="nil"/>
                    <w:right w:val="nil"/>
                  </w:tcBorders>
                  <w:vAlign w:val="center"/>
                </w:tcPr>
                <w:p w14:paraId="3EDA354A"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761" w:type="dxa"/>
                  <w:tcBorders>
                    <w:top w:val="single" w:sz="4" w:space="0" w:color="auto"/>
                    <w:left w:val="nil"/>
                    <w:bottom w:val="nil"/>
                    <w:right w:val="nil"/>
                  </w:tcBorders>
                  <w:vAlign w:val="center"/>
                </w:tcPr>
                <w:p w14:paraId="543B1DB7"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sz w:val="16"/>
                      <w:szCs w:val="16"/>
                    </w:rPr>
                  </w:pPr>
                </w:p>
              </w:tc>
            </w:tr>
          </w:tbl>
          <w:p w14:paraId="2D65B972"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p>
        </w:tc>
      </w:tr>
      <w:tr w:rsidR="009706F0" w:rsidRPr="006145DB" w14:paraId="11A7E5BF" w14:textId="77777777" w:rsidTr="004B3A3D">
        <w:trPr>
          <w:trHeight w:val="70"/>
          <w:jc w:val="center"/>
        </w:trPr>
        <w:tc>
          <w:tcPr>
            <w:tcW w:w="1980" w:type="dxa"/>
            <w:vAlign w:val="center"/>
          </w:tcPr>
          <w:p w14:paraId="29657FFF" w14:textId="77777777" w:rsidR="00BE4354" w:rsidRPr="006145DB" w:rsidRDefault="00BE4354" w:rsidP="005B435E">
            <w:pPr>
              <w:spacing w:after="0" w:line="240" w:lineRule="auto"/>
              <w:ind w:left="1"/>
              <w:contextualSpacing/>
              <w:rPr>
                <w:rFonts w:cs="Arial"/>
                <w:sz w:val="20"/>
                <w:szCs w:val="20"/>
                <w:lang w:eastAsia="es-CO"/>
              </w:rPr>
            </w:pPr>
            <w:r w:rsidRPr="006145DB">
              <w:rPr>
                <w:rFonts w:cs="Arial"/>
                <w:sz w:val="20"/>
                <w:szCs w:val="20"/>
                <w:lang w:eastAsia="es-CO"/>
              </w:rPr>
              <w:t>Restricciones y fuentes de información</w:t>
            </w:r>
          </w:p>
        </w:tc>
        <w:tc>
          <w:tcPr>
            <w:tcW w:w="7415" w:type="dxa"/>
          </w:tcPr>
          <w:tbl>
            <w:tblPr>
              <w:tblW w:w="742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94"/>
              <w:gridCol w:w="982"/>
              <w:gridCol w:w="1144"/>
              <w:gridCol w:w="1701"/>
            </w:tblGrid>
            <w:tr w:rsidR="00BD3339" w:rsidRPr="006145DB" w14:paraId="34D457BD" w14:textId="77777777" w:rsidTr="009A7FD3">
              <w:trPr>
                <w:trHeight w:val="80"/>
              </w:trPr>
              <w:tc>
                <w:tcPr>
                  <w:tcW w:w="3594" w:type="dxa"/>
                  <w:tcBorders>
                    <w:top w:val="nil"/>
                    <w:left w:val="nil"/>
                    <w:bottom w:val="single" w:sz="4" w:space="0" w:color="auto"/>
                    <w:right w:val="nil"/>
                  </w:tcBorders>
                  <w:vAlign w:val="center"/>
                </w:tcPr>
                <w:p w14:paraId="28E416F6"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c>
                <w:tcPr>
                  <w:tcW w:w="982" w:type="dxa"/>
                  <w:tcBorders>
                    <w:top w:val="nil"/>
                    <w:left w:val="nil"/>
                    <w:bottom w:val="single" w:sz="4" w:space="0" w:color="auto"/>
                    <w:right w:val="nil"/>
                  </w:tcBorders>
                  <w:vAlign w:val="center"/>
                </w:tcPr>
                <w:p w14:paraId="5151AD1D"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c>
                <w:tcPr>
                  <w:tcW w:w="1144" w:type="dxa"/>
                  <w:tcBorders>
                    <w:top w:val="nil"/>
                    <w:left w:val="nil"/>
                    <w:bottom w:val="single" w:sz="4" w:space="0" w:color="auto"/>
                    <w:right w:val="nil"/>
                  </w:tcBorders>
                  <w:vAlign w:val="center"/>
                </w:tcPr>
                <w:p w14:paraId="456B11E5"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c>
                <w:tcPr>
                  <w:tcW w:w="1701" w:type="dxa"/>
                  <w:tcBorders>
                    <w:top w:val="nil"/>
                    <w:left w:val="nil"/>
                    <w:bottom w:val="single" w:sz="4" w:space="0" w:color="auto"/>
                    <w:right w:val="nil"/>
                  </w:tcBorders>
                  <w:vAlign w:val="center"/>
                </w:tcPr>
                <w:p w14:paraId="379A484C" w14:textId="77777777" w:rsidR="00BD3339" w:rsidRPr="006145DB"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r>
            <w:tr w:rsidR="009706F0" w:rsidRPr="006145DB" w14:paraId="1E59C04E" w14:textId="77777777" w:rsidTr="009A7FD3">
              <w:trPr>
                <w:trHeight w:val="360"/>
              </w:trPr>
              <w:tc>
                <w:tcPr>
                  <w:tcW w:w="3594" w:type="dxa"/>
                  <w:tcBorders>
                    <w:top w:val="nil"/>
                    <w:left w:val="single" w:sz="4" w:space="0" w:color="auto"/>
                    <w:bottom w:val="single" w:sz="4" w:space="0" w:color="auto"/>
                    <w:right w:val="single" w:sz="4" w:space="0" w:color="auto"/>
                  </w:tcBorders>
                  <w:vAlign w:val="center"/>
                  <w:hideMark/>
                </w:tcPr>
                <w:p w14:paraId="35EC2D2F"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bCs/>
                      <w:sz w:val="16"/>
                      <w:szCs w:val="16"/>
                    </w:rPr>
                    <w:t>Restricciones</w:t>
                  </w:r>
                  <w:r w:rsidRPr="006145DB">
                    <w:rPr>
                      <w:rStyle w:val="eop"/>
                      <w:rFonts w:ascii="Arial" w:hAnsi="Arial" w:cs="Arial"/>
                      <w:sz w:val="16"/>
                      <w:szCs w:val="16"/>
                    </w:rPr>
                    <w:t> </w:t>
                  </w:r>
                </w:p>
              </w:tc>
              <w:tc>
                <w:tcPr>
                  <w:tcW w:w="982" w:type="dxa"/>
                  <w:tcBorders>
                    <w:top w:val="nil"/>
                    <w:left w:val="single" w:sz="4" w:space="0" w:color="auto"/>
                    <w:bottom w:val="single" w:sz="4" w:space="0" w:color="auto"/>
                    <w:right w:val="single" w:sz="4" w:space="0" w:color="auto"/>
                  </w:tcBorders>
                  <w:vAlign w:val="center"/>
                  <w:hideMark/>
                </w:tcPr>
                <w:p w14:paraId="408E2BDB"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bCs/>
                      <w:sz w:val="16"/>
                      <w:szCs w:val="16"/>
                    </w:rPr>
                    <w:t>Fuente de Información</w:t>
                  </w:r>
                  <w:r w:rsidRPr="006145DB">
                    <w:rPr>
                      <w:rStyle w:val="eop"/>
                      <w:rFonts w:ascii="Arial" w:hAnsi="Arial" w:cs="Arial"/>
                      <w:sz w:val="16"/>
                      <w:szCs w:val="16"/>
                    </w:rPr>
                    <w:t> </w:t>
                  </w:r>
                </w:p>
              </w:tc>
              <w:tc>
                <w:tcPr>
                  <w:tcW w:w="1144" w:type="dxa"/>
                  <w:tcBorders>
                    <w:top w:val="nil"/>
                    <w:left w:val="single" w:sz="4" w:space="0" w:color="auto"/>
                    <w:bottom w:val="single" w:sz="4" w:space="0" w:color="auto"/>
                    <w:right w:val="single" w:sz="4" w:space="0" w:color="auto"/>
                  </w:tcBorders>
                  <w:vAlign w:val="center"/>
                  <w:hideMark/>
                </w:tcPr>
                <w:p w14:paraId="29354AD9"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bCs/>
                      <w:sz w:val="16"/>
                      <w:szCs w:val="16"/>
                    </w:rPr>
                    <w:t>Periodicidad</w:t>
                  </w:r>
                  <w:r w:rsidRPr="006145DB">
                    <w:rPr>
                      <w:rStyle w:val="eop"/>
                      <w:rFonts w:ascii="Arial" w:hAnsi="Arial" w:cs="Arial"/>
                      <w:sz w:val="16"/>
                      <w:szCs w:val="16"/>
                    </w:rPr>
                    <w:t> </w:t>
                  </w:r>
                </w:p>
              </w:tc>
              <w:tc>
                <w:tcPr>
                  <w:tcW w:w="1701" w:type="dxa"/>
                  <w:tcBorders>
                    <w:top w:val="nil"/>
                    <w:left w:val="single" w:sz="4" w:space="0" w:color="auto"/>
                    <w:bottom w:val="single" w:sz="4" w:space="0" w:color="auto"/>
                    <w:right w:val="single" w:sz="4" w:space="0" w:color="auto"/>
                  </w:tcBorders>
                  <w:vAlign w:val="center"/>
                  <w:hideMark/>
                </w:tcPr>
                <w:p w14:paraId="7C853BF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bCs/>
                      <w:sz w:val="16"/>
                      <w:szCs w:val="16"/>
                    </w:rPr>
                    <w:t>Administrador</w:t>
                  </w:r>
                  <w:r w:rsidRPr="006145DB">
                    <w:rPr>
                      <w:rStyle w:val="eop"/>
                      <w:rFonts w:ascii="Arial" w:hAnsi="Arial" w:cs="Arial"/>
                      <w:sz w:val="16"/>
                      <w:szCs w:val="16"/>
                    </w:rPr>
                    <w:t> </w:t>
                  </w:r>
                </w:p>
              </w:tc>
            </w:tr>
            <w:tr w:rsidR="009706F0" w:rsidRPr="006145DB" w14:paraId="5BD35A55" w14:textId="77777777" w:rsidTr="009A7FD3">
              <w:trPr>
                <w:trHeight w:val="210"/>
              </w:trPr>
              <w:tc>
                <w:tcPr>
                  <w:tcW w:w="3594" w:type="dxa"/>
                  <w:tcBorders>
                    <w:top w:val="single" w:sz="4" w:space="0" w:color="auto"/>
                    <w:left w:val="single" w:sz="4" w:space="0" w:color="auto"/>
                    <w:bottom w:val="single" w:sz="4" w:space="0" w:color="auto"/>
                    <w:right w:val="single" w:sz="4" w:space="0" w:color="auto"/>
                  </w:tcBorders>
                  <w:vAlign w:val="center"/>
                  <w:hideMark/>
                </w:tcPr>
                <w:p w14:paraId="743340E2"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Servicio Comunidad de Cuidado</w:t>
                  </w:r>
                  <w:r w:rsidRPr="006145DB">
                    <w:rPr>
                      <w:rStyle w:val="eop"/>
                      <w:rFonts w:ascii="Arial" w:hAnsi="Arial" w:cs="Arial"/>
                      <w:sz w:val="16"/>
                      <w:szCs w:val="16"/>
                    </w:rPr>
                    <w:t> </w:t>
                  </w:r>
                </w:p>
              </w:tc>
              <w:tc>
                <w:tcPr>
                  <w:tcW w:w="982" w:type="dxa"/>
                  <w:tcBorders>
                    <w:top w:val="single" w:sz="4" w:space="0" w:color="auto"/>
                    <w:left w:val="single" w:sz="4" w:space="0" w:color="auto"/>
                    <w:bottom w:val="single" w:sz="4" w:space="0" w:color="auto"/>
                    <w:right w:val="single" w:sz="4" w:space="0" w:color="auto"/>
                  </w:tcBorders>
                  <w:vAlign w:val="center"/>
                  <w:hideMark/>
                </w:tcPr>
                <w:p w14:paraId="6D4D020E"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r w:rsidRPr="006145DB">
                    <w:rPr>
                      <w:rStyle w:val="eop"/>
                      <w:rFonts w:ascii="Arial" w:hAnsi="Arial" w:cs="Arial"/>
                      <w:sz w:val="16"/>
                      <w:szCs w:val="16"/>
                    </w:rPr>
                    <w:t> </w:t>
                  </w:r>
                </w:p>
              </w:tc>
              <w:tc>
                <w:tcPr>
                  <w:tcW w:w="1144" w:type="dxa"/>
                  <w:tcBorders>
                    <w:top w:val="single" w:sz="4" w:space="0" w:color="auto"/>
                    <w:left w:val="single" w:sz="4" w:space="0" w:color="auto"/>
                    <w:bottom w:val="single" w:sz="4" w:space="0" w:color="auto"/>
                    <w:right w:val="single" w:sz="4" w:space="0" w:color="auto"/>
                  </w:tcBorders>
                  <w:vAlign w:val="center"/>
                  <w:hideMark/>
                </w:tcPr>
                <w:p w14:paraId="3E54B8EA"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346BD27"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w:t>
                  </w:r>
                </w:p>
              </w:tc>
            </w:tr>
            <w:tr w:rsidR="009706F0" w:rsidRPr="006145DB" w14:paraId="68A053B2" w14:textId="77777777" w:rsidTr="009A7FD3">
              <w:trPr>
                <w:trHeight w:val="225"/>
              </w:trPr>
              <w:tc>
                <w:tcPr>
                  <w:tcW w:w="3594" w:type="dxa"/>
                  <w:tcBorders>
                    <w:top w:val="single" w:sz="4" w:space="0" w:color="auto"/>
                    <w:left w:val="single" w:sz="4" w:space="0" w:color="auto"/>
                    <w:bottom w:val="single" w:sz="4" w:space="0" w:color="auto"/>
                    <w:right w:val="single" w:sz="4" w:space="0" w:color="auto"/>
                  </w:tcBorders>
                  <w:vAlign w:val="center"/>
                  <w:hideMark/>
                </w:tcPr>
                <w:p w14:paraId="563D4E90"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Servicio de Comunidad de Vida para Población Habitante de Calle</w:t>
                  </w:r>
                  <w:r w:rsidRPr="006145DB">
                    <w:rPr>
                      <w:rStyle w:val="eop"/>
                      <w:rFonts w:ascii="Arial" w:hAnsi="Arial" w:cs="Arial"/>
                      <w:sz w:val="16"/>
                      <w:szCs w:val="16"/>
                    </w:rPr>
                    <w:t> </w:t>
                  </w:r>
                </w:p>
              </w:tc>
              <w:tc>
                <w:tcPr>
                  <w:tcW w:w="982" w:type="dxa"/>
                  <w:tcBorders>
                    <w:top w:val="single" w:sz="4" w:space="0" w:color="auto"/>
                    <w:left w:val="single" w:sz="4" w:space="0" w:color="auto"/>
                    <w:bottom w:val="single" w:sz="4" w:space="0" w:color="auto"/>
                    <w:right w:val="single" w:sz="4" w:space="0" w:color="auto"/>
                  </w:tcBorders>
                  <w:vAlign w:val="center"/>
                  <w:hideMark/>
                </w:tcPr>
                <w:p w14:paraId="08FBC26F"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r w:rsidRPr="006145DB">
                    <w:rPr>
                      <w:rStyle w:val="eop"/>
                      <w:rFonts w:ascii="Arial" w:hAnsi="Arial" w:cs="Arial"/>
                      <w:sz w:val="16"/>
                      <w:szCs w:val="16"/>
                    </w:rPr>
                    <w:t> </w:t>
                  </w:r>
                </w:p>
              </w:tc>
              <w:tc>
                <w:tcPr>
                  <w:tcW w:w="1144" w:type="dxa"/>
                  <w:tcBorders>
                    <w:top w:val="single" w:sz="4" w:space="0" w:color="auto"/>
                    <w:left w:val="single" w:sz="4" w:space="0" w:color="auto"/>
                    <w:bottom w:val="single" w:sz="4" w:space="0" w:color="auto"/>
                    <w:right w:val="single" w:sz="4" w:space="0" w:color="auto"/>
                  </w:tcBorders>
                  <w:vAlign w:val="center"/>
                  <w:hideMark/>
                </w:tcPr>
                <w:p w14:paraId="3D5EC0D1"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717D70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w:t>
                  </w:r>
                </w:p>
              </w:tc>
            </w:tr>
            <w:tr w:rsidR="009706F0" w:rsidRPr="006145DB" w14:paraId="42B93B1F" w14:textId="77777777" w:rsidTr="009A7FD3">
              <w:trPr>
                <w:trHeight w:val="225"/>
              </w:trPr>
              <w:tc>
                <w:tcPr>
                  <w:tcW w:w="3594" w:type="dxa"/>
                  <w:tcBorders>
                    <w:top w:val="single" w:sz="4" w:space="0" w:color="auto"/>
                    <w:left w:val="single" w:sz="4" w:space="0" w:color="auto"/>
                    <w:bottom w:val="single" w:sz="4" w:space="0" w:color="auto"/>
                    <w:right w:val="single" w:sz="4" w:space="0" w:color="auto"/>
                  </w:tcBorders>
                  <w:vAlign w:val="center"/>
                  <w:hideMark/>
                </w:tcPr>
                <w:p w14:paraId="69B7CA20"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Servicio de Prevención del Riesgo de Habitar Calle</w:t>
                  </w:r>
                  <w:r w:rsidRPr="006145DB">
                    <w:rPr>
                      <w:rStyle w:val="eop"/>
                      <w:rFonts w:ascii="Arial" w:hAnsi="Arial" w:cs="Arial"/>
                      <w:sz w:val="16"/>
                      <w:szCs w:val="16"/>
                    </w:rPr>
                    <w:t> </w:t>
                  </w:r>
                </w:p>
              </w:tc>
              <w:tc>
                <w:tcPr>
                  <w:tcW w:w="982" w:type="dxa"/>
                  <w:tcBorders>
                    <w:top w:val="single" w:sz="4" w:space="0" w:color="auto"/>
                    <w:left w:val="single" w:sz="4" w:space="0" w:color="auto"/>
                    <w:bottom w:val="single" w:sz="4" w:space="0" w:color="auto"/>
                    <w:right w:val="single" w:sz="4" w:space="0" w:color="auto"/>
                  </w:tcBorders>
                  <w:vAlign w:val="center"/>
                  <w:hideMark/>
                </w:tcPr>
                <w:p w14:paraId="4AD20E2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r w:rsidRPr="006145DB">
                    <w:rPr>
                      <w:rStyle w:val="eop"/>
                      <w:rFonts w:ascii="Arial" w:hAnsi="Arial" w:cs="Arial"/>
                      <w:sz w:val="16"/>
                      <w:szCs w:val="16"/>
                    </w:rPr>
                    <w:t> </w:t>
                  </w:r>
                </w:p>
              </w:tc>
              <w:tc>
                <w:tcPr>
                  <w:tcW w:w="1144" w:type="dxa"/>
                  <w:tcBorders>
                    <w:top w:val="single" w:sz="4" w:space="0" w:color="auto"/>
                    <w:left w:val="single" w:sz="4" w:space="0" w:color="auto"/>
                    <w:bottom w:val="single" w:sz="4" w:space="0" w:color="auto"/>
                    <w:right w:val="single" w:sz="4" w:space="0" w:color="auto"/>
                  </w:tcBorders>
                  <w:vAlign w:val="center"/>
                  <w:hideMark/>
                </w:tcPr>
                <w:p w14:paraId="77750664"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F831493"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w:t>
                  </w:r>
                </w:p>
              </w:tc>
            </w:tr>
            <w:tr w:rsidR="009706F0" w:rsidRPr="006145DB" w14:paraId="3CE54816" w14:textId="77777777" w:rsidTr="009A7FD3">
              <w:trPr>
                <w:trHeight w:val="225"/>
              </w:trPr>
              <w:tc>
                <w:tcPr>
                  <w:tcW w:w="3594" w:type="dxa"/>
                  <w:tcBorders>
                    <w:top w:val="single" w:sz="4" w:space="0" w:color="auto"/>
                    <w:left w:val="single" w:sz="4" w:space="0" w:color="auto"/>
                    <w:bottom w:val="single" w:sz="4" w:space="0" w:color="auto"/>
                    <w:right w:val="single" w:sz="4" w:space="0" w:color="auto"/>
                  </w:tcBorders>
                  <w:vAlign w:val="center"/>
                  <w:hideMark/>
                </w:tcPr>
                <w:p w14:paraId="571DE76E"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Servicio de Alta Dependencia Física, Mental o Cognitiva para Población Habitante de Calle.</w:t>
                  </w:r>
                  <w:r w:rsidRPr="006145DB">
                    <w:rPr>
                      <w:rStyle w:val="eop"/>
                      <w:rFonts w:ascii="Arial" w:hAnsi="Arial" w:cs="Arial"/>
                      <w:sz w:val="16"/>
                      <w:szCs w:val="16"/>
                    </w:rPr>
                    <w:t> </w:t>
                  </w:r>
                </w:p>
              </w:tc>
              <w:tc>
                <w:tcPr>
                  <w:tcW w:w="982" w:type="dxa"/>
                  <w:tcBorders>
                    <w:top w:val="single" w:sz="4" w:space="0" w:color="auto"/>
                    <w:left w:val="single" w:sz="4" w:space="0" w:color="auto"/>
                    <w:bottom w:val="single" w:sz="4" w:space="0" w:color="auto"/>
                    <w:right w:val="single" w:sz="4" w:space="0" w:color="auto"/>
                  </w:tcBorders>
                  <w:vAlign w:val="center"/>
                  <w:hideMark/>
                </w:tcPr>
                <w:p w14:paraId="314458A1"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r w:rsidRPr="006145DB">
                    <w:rPr>
                      <w:rStyle w:val="eop"/>
                      <w:rFonts w:ascii="Arial" w:hAnsi="Arial" w:cs="Arial"/>
                      <w:sz w:val="16"/>
                      <w:szCs w:val="16"/>
                    </w:rPr>
                    <w:t> </w:t>
                  </w:r>
                </w:p>
              </w:tc>
              <w:tc>
                <w:tcPr>
                  <w:tcW w:w="1144" w:type="dxa"/>
                  <w:tcBorders>
                    <w:top w:val="single" w:sz="4" w:space="0" w:color="auto"/>
                    <w:left w:val="single" w:sz="4" w:space="0" w:color="auto"/>
                    <w:bottom w:val="single" w:sz="4" w:space="0" w:color="auto"/>
                    <w:right w:val="single" w:sz="4" w:space="0" w:color="auto"/>
                  </w:tcBorders>
                  <w:vAlign w:val="center"/>
                  <w:hideMark/>
                </w:tcPr>
                <w:p w14:paraId="2608E105"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DAD5010"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w:t>
                  </w:r>
                </w:p>
              </w:tc>
            </w:tr>
            <w:tr w:rsidR="009706F0" w:rsidRPr="006145DB" w14:paraId="1E4EF110" w14:textId="77777777" w:rsidTr="009A7FD3">
              <w:trPr>
                <w:trHeight w:val="225"/>
              </w:trPr>
              <w:tc>
                <w:tcPr>
                  <w:tcW w:w="3594" w:type="dxa"/>
                  <w:tcBorders>
                    <w:top w:val="single" w:sz="4" w:space="0" w:color="auto"/>
                    <w:left w:val="single" w:sz="6" w:space="0" w:color="auto"/>
                    <w:bottom w:val="nil"/>
                    <w:right w:val="single" w:sz="6" w:space="0" w:color="auto"/>
                  </w:tcBorders>
                  <w:vAlign w:val="center"/>
                  <w:hideMark/>
                </w:tcPr>
                <w:p w14:paraId="430B3867" w14:textId="77777777" w:rsidR="00BE4354" w:rsidRPr="006145DB"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6145DB">
                    <w:rPr>
                      <w:rStyle w:val="normaltextrun"/>
                      <w:rFonts w:ascii="Arial" w:hAnsi="Arial" w:cs="Arial"/>
                      <w:sz w:val="16"/>
                      <w:szCs w:val="16"/>
                    </w:rPr>
                    <w:t>Servicio de Atención y Desarrollo de Capacidades para Mujeres Habitantes de Calle.</w:t>
                  </w:r>
                  <w:r w:rsidRPr="006145DB">
                    <w:rPr>
                      <w:rStyle w:val="eop"/>
                      <w:rFonts w:ascii="Arial" w:hAnsi="Arial" w:cs="Arial"/>
                      <w:sz w:val="16"/>
                      <w:szCs w:val="16"/>
                    </w:rPr>
                    <w:t> </w:t>
                  </w:r>
                </w:p>
              </w:tc>
              <w:tc>
                <w:tcPr>
                  <w:tcW w:w="982" w:type="dxa"/>
                  <w:tcBorders>
                    <w:top w:val="single" w:sz="4" w:space="0" w:color="auto"/>
                    <w:left w:val="single" w:sz="6" w:space="0" w:color="auto"/>
                    <w:bottom w:val="nil"/>
                    <w:right w:val="single" w:sz="6" w:space="0" w:color="auto"/>
                  </w:tcBorders>
                  <w:vAlign w:val="center"/>
                  <w:hideMark/>
                </w:tcPr>
                <w:p w14:paraId="207F9B0A"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SIRBE</w:t>
                  </w:r>
                  <w:r w:rsidRPr="006145DB">
                    <w:rPr>
                      <w:rStyle w:val="eop"/>
                      <w:rFonts w:ascii="Arial" w:hAnsi="Arial" w:cs="Arial"/>
                      <w:sz w:val="16"/>
                      <w:szCs w:val="16"/>
                    </w:rPr>
                    <w:t> </w:t>
                  </w:r>
                </w:p>
              </w:tc>
              <w:tc>
                <w:tcPr>
                  <w:tcW w:w="1144" w:type="dxa"/>
                  <w:tcBorders>
                    <w:top w:val="single" w:sz="4" w:space="0" w:color="auto"/>
                    <w:left w:val="single" w:sz="6" w:space="0" w:color="auto"/>
                    <w:bottom w:val="nil"/>
                    <w:right w:val="single" w:sz="6" w:space="0" w:color="auto"/>
                  </w:tcBorders>
                  <w:vAlign w:val="center"/>
                  <w:hideMark/>
                </w:tcPr>
                <w:p w14:paraId="5A6B9D62"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Demanda</w:t>
                  </w:r>
                  <w:r w:rsidRPr="006145DB">
                    <w:rPr>
                      <w:rStyle w:val="eop"/>
                      <w:rFonts w:ascii="Arial" w:hAnsi="Arial" w:cs="Arial"/>
                      <w:sz w:val="16"/>
                      <w:szCs w:val="16"/>
                    </w:rPr>
                    <w:t> </w:t>
                  </w:r>
                </w:p>
              </w:tc>
              <w:tc>
                <w:tcPr>
                  <w:tcW w:w="1701" w:type="dxa"/>
                  <w:tcBorders>
                    <w:top w:val="single" w:sz="4" w:space="0" w:color="auto"/>
                    <w:left w:val="single" w:sz="6" w:space="0" w:color="auto"/>
                    <w:bottom w:val="nil"/>
                    <w:right w:val="single" w:sz="6" w:space="0" w:color="auto"/>
                  </w:tcBorders>
                  <w:vAlign w:val="center"/>
                  <w:hideMark/>
                </w:tcPr>
                <w:p w14:paraId="6D818EC4" w14:textId="77777777" w:rsidR="00BE4354" w:rsidRPr="006145DB" w:rsidRDefault="00BE4354" w:rsidP="005B435E">
                  <w:pPr>
                    <w:pStyle w:val="paragraph"/>
                    <w:spacing w:before="0" w:beforeAutospacing="0" w:after="0" w:afterAutospacing="0"/>
                    <w:jc w:val="center"/>
                    <w:textAlignment w:val="baseline"/>
                    <w:rPr>
                      <w:rFonts w:ascii="Arial" w:hAnsi="Arial" w:cs="Arial"/>
                      <w:sz w:val="18"/>
                      <w:szCs w:val="18"/>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w:t>
                  </w:r>
                </w:p>
              </w:tc>
            </w:tr>
          </w:tbl>
          <w:p w14:paraId="5582B007" w14:textId="77777777" w:rsidR="00BE4354" w:rsidRPr="006145DB" w:rsidRDefault="00BE4354" w:rsidP="005B435E">
            <w:pPr>
              <w:tabs>
                <w:tab w:val="left" w:pos="709"/>
              </w:tabs>
              <w:spacing w:after="0" w:line="240" w:lineRule="auto"/>
              <w:contextualSpacing/>
              <w:jc w:val="both"/>
              <w:rPr>
                <w:rFonts w:eastAsia="Calibri" w:cs="Arial"/>
                <w:bCs/>
                <w:sz w:val="20"/>
                <w:szCs w:val="20"/>
                <w:lang w:eastAsia="es-CO"/>
              </w:rPr>
            </w:pPr>
          </w:p>
        </w:tc>
      </w:tr>
      <w:tr w:rsidR="009706F0" w:rsidRPr="006145DB" w14:paraId="378203F2" w14:textId="77777777" w:rsidTr="00EA26D6">
        <w:trPr>
          <w:trHeight w:val="983"/>
          <w:jc w:val="center"/>
        </w:trPr>
        <w:tc>
          <w:tcPr>
            <w:tcW w:w="1980" w:type="dxa"/>
            <w:vAlign w:val="center"/>
          </w:tcPr>
          <w:p w14:paraId="712584C2" w14:textId="77777777" w:rsidR="00BE4354" w:rsidRPr="006145DB" w:rsidRDefault="00BE4354" w:rsidP="005B435E">
            <w:pPr>
              <w:spacing w:after="0" w:line="240" w:lineRule="auto"/>
              <w:ind w:left="1"/>
              <w:contextualSpacing/>
              <w:rPr>
                <w:rFonts w:cs="Arial"/>
                <w:sz w:val="20"/>
                <w:szCs w:val="20"/>
                <w:lang w:eastAsia="es-CO"/>
              </w:rPr>
            </w:pPr>
            <w:r w:rsidRPr="006145DB">
              <w:rPr>
                <w:rFonts w:cs="Arial"/>
                <w:sz w:val="20"/>
                <w:szCs w:val="20"/>
                <w:lang w:eastAsia="es-CO"/>
              </w:rPr>
              <w:t>Ejecución</w:t>
            </w:r>
          </w:p>
        </w:tc>
        <w:tc>
          <w:tcPr>
            <w:tcW w:w="7415" w:type="dxa"/>
          </w:tcPr>
          <w:p w14:paraId="47630568"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El servicio se ejecuta en centros de atención de operación tercerizada de domingo a domingo en jornada día de 8:00 a.m. a 5:00 p.m. y jornada noche de 6:00 p.m. a 7:00 a.m., a través de las siguientes líneas de atención: </w:t>
            </w:r>
          </w:p>
          <w:p w14:paraId="3CD3353B"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p>
          <w:p w14:paraId="0DADF918" w14:textId="77777777" w:rsidR="00BE4354" w:rsidRPr="006145DB" w:rsidRDefault="00BE4354">
            <w:pPr>
              <w:numPr>
                <w:ilvl w:val="0"/>
                <w:numId w:val="33"/>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Prácticas de autocuidado: Este componente incluye la promoción de hábitos de higiene personal, la gestión de la salud, la adopción de rutinas alimentarias saludables y la toma de decisiones relacionadas con su vida cotidiana. Se busca fortalecer la autonomía, respetando las capacidades individuales, y fomentar el reconocimiento de los recursos y habilidades de autocuidado que cada persona posee. </w:t>
            </w:r>
          </w:p>
          <w:p w14:paraId="528717E2" w14:textId="77777777" w:rsidR="00BE4354" w:rsidRPr="006145DB" w:rsidRDefault="00BE4354">
            <w:pPr>
              <w:numPr>
                <w:ilvl w:val="0"/>
                <w:numId w:val="33"/>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Dignificación: implica ofrecer condiciones de vida, seguras y humanas, a las personas mayores que habitan la calle o están en riesgo de estarlo, respetando sus derechos y necesidades. Se centra en brindar un entorno de cuidado que respete su identidad, sus elecciones y sus historias de vida, a la vez que se garantiza un trato respetuoso y justo. </w:t>
            </w:r>
          </w:p>
          <w:p w14:paraId="23AC296C"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w:t>
            </w:r>
          </w:p>
          <w:p w14:paraId="1EBDD26D" w14:textId="77777777" w:rsidR="00BE4354" w:rsidRPr="006145DB" w:rsidRDefault="00BE4354">
            <w:pPr>
              <w:numPr>
                <w:ilvl w:val="0"/>
                <w:numId w:val="33"/>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Alojamiento seguro: ofrece un espacio protegido y adecuado para que las personas mayores encuentren refugio temporal, ya sea durante el día o la noche. Este espacio garantiza condiciones dignas, que incluyen áreas de descanso, acceso a instalaciones de higiene y un ambiente libre de violencia o discriminación. </w:t>
            </w:r>
          </w:p>
          <w:p w14:paraId="687D9EEA" w14:textId="77777777" w:rsidR="00BA7F29" w:rsidRPr="006145DB" w:rsidRDefault="00BA7F29" w:rsidP="005B435E">
            <w:pPr>
              <w:pStyle w:val="Ttulo1"/>
              <w:rPr>
                <w:sz w:val="20"/>
                <w:szCs w:val="20"/>
                <w:lang w:eastAsia="es-CO"/>
              </w:rPr>
            </w:pPr>
          </w:p>
          <w:p w14:paraId="3D66DF23" w14:textId="77777777" w:rsidR="00BE4354" w:rsidRPr="006145DB" w:rsidRDefault="00BE4354">
            <w:pPr>
              <w:numPr>
                <w:ilvl w:val="0"/>
                <w:numId w:val="33"/>
              </w:numPr>
              <w:tabs>
                <w:tab w:val="clear" w:pos="720"/>
                <w:tab w:val="left" w:pos="709"/>
              </w:tabs>
              <w:spacing w:after="0" w:line="240" w:lineRule="auto"/>
              <w:ind w:left="360"/>
              <w:contextualSpacing/>
              <w:jc w:val="both"/>
              <w:rPr>
                <w:rFonts w:cs="Arial"/>
                <w:sz w:val="20"/>
                <w:szCs w:val="20"/>
                <w:lang w:eastAsia="es-CO"/>
              </w:rPr>
            </w:pPr>
            <w:r w:rsidRPr="006145DB">
              <w:rPr>
                <w:rFonts w:cs="Arial"/>
                <w:sz w:val="20"/>
                <w:szCs w:val="20"/>
                <w:lang w:eastAsia="es-CO"/>
              </w:rPr>
              <w:t>Orientación y acompañamiento interdisciplinario: El servicio cuenta con un equipo interdisciplinario que brinda apoyo integral a las personas mayores, ofreciendo orientación psicosocial, bienestar emocional y reintegración social desde el enfoque poblacional -diferencial y de derechos.  </w:t>
            </w:r>
          </w:p>
          <w:p w14:paraId="2E8B1F27" w14:textId="77777777" w:rsidR="00BE4354" w:rsidRPr="006145DB" w:rsidRDefault="00BE4354" w:rsidP="005B435E">
            <w:pPr>
              <w:spacing w:after="0" w:line="240" w:lineRule="auto"/>
              <w:contextualSpacing/>
              <w:jc w:val="both"/>
              <w:rPr>
                <w:rFonts w:cs="Arial"/>
                <w:bCs/>
                <w:sz w:val="20"/>
                <w:szCs w:val="20"/>
                <w:lang w:eastAsia="es-CO"/>
              </w:rPr>
            </w:pPr>
          </w:p>
          <w:p w14:paraId="2A36E20D"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Así mismo, se fomenta la identificación de redes de apoyo a través de la participación, organización y el reconocimiento de los contextos familiares, institucionales y comunitarios, en el marco de la corresponsabilidad y la seguridad humana. Además, se impulsan acciones orientadas a resignificar los imaginarios sociales negativos sobre el envejecimiento, mediante una atención centrada en la persona mayor. Este enfoque contribuye a que las personas mayores mantengan un rol activo en la formulación e implementación de su proceso de atención, potenciando sus capacidades y respetando sus intereses y elecciones.  </w:t>
            </w:r>
          </w:p>
          <w:p w14:paraId="168AE01F"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w:t>
            </w:r>
          </w:p>
          <w:p w14:paraId="68C4BF1B"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Este servicio brinda atención en las siguientes categorías: </w:t>
            </w:r>
          </w:p>
          <w:p w14:paraId="78114AF9" w14:textId="77777777" w:rsidR="00BE4354" w:rsidRPr="006145DB" w:rsidRDefault="00BE4354">
            <w:pPr>
              <w:numPr>
                <w:ilvl w:val="0"/>
                <w:numId w:val="34"/>
              </w:numPr>
              <w:tabs>
                <w:tab w:val="clear" w:pos="720"/>
                <w:tab w:val="left" w:pos="709"/>
              </w:tabs>
              <w:spacing w:after="0" w:line="240" w:lineRule="auto"/>
              <w:ind w:left="417"/>
              <w:contextualSpacing/>
              <w:jc w:val="both"/>
              <w:rPr>
                <w:rFonts w:cs="Arial"/>
                <w:bCs/>
                <w:sz w:val="20"/>
                <w:szCs w:val="20"/>
                <w:lang w:eastAsia="es-CO"/>
              </w:rPr>
            </w:pPr>
            <w:r w:rsidRPr="006145DB">
              <w:rPr>
                <w:rFonts w:cs="Arial"/>
                <w:bCs/>
                <w:sz w:val="20"/>
                <w:szCs w:val="20"/>
                <w:lang w:eastAsia="es-CO"/>
              </w:rPr>
              <w:t>Alimentación </w:t>
            </w:r>
          </w:p>
          <w:p w14:paraId="4A762087" w14:textId="77777777" w:rsidR="00BE4354" w:rsidRPr="006145DB" w:rsidRDefault="00BE4354">
            <w:pPr>
              <w:numPr>
                <w:ilvl w:val="0"/>
                <w:numId w:val="35"/>
              </w:numPr>
              <w:tabs>
                <w:tab w:val="clear" w:pos="720"/>
                <w:tab w:val="left" w:pos="709"/>
              </w:tabs>
              <w:spacing w:after="0" w:line="240" w:lineRule="auto"/>
              <w:ind w:left="417"/>
              <w:contextualSpacing/>
              <w:jc w:val="both"/>
              <w:rPr>
                <w:rFonts w:cs="Arial"/>
                <w:bCs/>
                <w:sz w:val="20"/>
                <w:szCs w:val="20"/>
                <w:lang w:eastAsia="es-CO"/>
              </w:rPr>
            </w:pPr>
            <w:r w:rsidRPr="006145DB">
              <w:rPr>
                <w:rFonts w:cs="Arial"/>
                <w:bCs/>
                <w:sz w:val="20"/>
                <w:szCs w:val="20"/>
                <w:lang w:eastAsia="es-CO"/>
              </w:rPr>
              <w:t>Aseo e higiene personal </w:t>
            </w:r>
          </w:p>
          <w:p w14:paraId="30CAAE70" w14:textId="77777777" w:rsidR="00BE4354" w:rsidRPr="006145DB" w:rsidRDefault="00BE4354">
            <w:pPr>
              <w:numPr>
                <w:ilvl w:val="0"/>
                <w:numId w:val="36"/>
              </w:numPr>
              <w:tabs>
                <w:tab w:val="clear" w:pos="720"/>
                <w:tab w:val="left" w:pos="709"/>
              </w:tabs>
              <w:spacing w:after="0" w:line="240" w:lineRule="auto"/>
              <w:ind w:left="417"/>
              <w:contextualSpacing/>
              <w:jc w:val="both"/>
              <w:rPr>
                <w:rFonts w:cs="Arial"/>
                <w:bCs/>
                <w:sz w:val="20"/>
                <w:szCs w:val="20"/>
                <w:lang w:eastAsia="es-CO"/>
              </w:rPr>
            </w:pPr>
            <w:r w:rsidRPr="006145DB">
              <w:rPr>
                <w:rFonts w:cs="Arial"/>
                <w:bCs/>
                <w:sz w:val="20"/>
                <w:szCs w:val="20"/>
                <w:lang w:eastAsia="es-CO"/>
              </w:rPr>
              <w:t>Acompañamiento interdisciplinario  </w:t>
            </w:r>
          </w:p>
          <w:p w14:paraId="6A92DEE5" w14:textId="77777777" w:rsidR="00BE4354" w:rsidRPr="006145DB" w:rsidRDefault="00BE4354">
            <w:pPr>
              <w:numPr>
                <w:ilvl w:val="0"/>
                <w:numId w:val="37"/>
              </w:numPr>
              <w:tabs>
                <w:tab w:val="clear" w:pos="720"/>
                <w:tab w:val="left" w:pos="709"/>
              </w:tabs>
              <w:spacing w:after="0" w:line="240" w:lineRule="auto"/>
              <w:ind w:left="417"/>
              <w:contextualSpacing/>
              <w:jc w:val="both"/>
              <w:rPr>
                <w:rFonts w:cs="Arial"/>
                <w:bCs/>
                <w:sz w:val="20"/>
                <w:szCs w:val="20"/>
                <w:lang w:eastAsia="es-CO"/>
              </w:rPr>
            </w:pPr>
            <w:r w:rsidRPr="006145DB">
              <w:rPr>
                <w:rFonts w:cs="Arial"/>
                <w:bCs/>
                <w:sz w:val="20"/>
                <w:szCs w:val="20"/>
                <w:lang w:eastAsia="es-CO"/>
              </w:rPr>
              <w:t>Promoción de buenas prácticas y hábitos saludables </w:t>
            </w:r>
          </w:p>
          <w:p w14:paraId="1F7DD9B9" w14:textId="77777777" w:rsidR="00BE4354" w:rsidRPr="006145DB" w:rsidRDefault="00BE4354">
            <w:pPr>
              <w:numPr>
                <w:ilvl w:val="0"/>
                <w:numId w:val="38"/>
              </w:numPr>
              <w:tabs>
                <w:tab w:val="clear" w:pos="720"/>
                <w:tab w:val="left" w:pos="709"/>
              </w:tabs>
              <w:spacing w:after="0" w:line="240" w:lineRule="auto"/>
              <w:ind w:left="417"/>
              <w:contextualSpacing/>
              <w:jc w:val="both"/>
              <w:rPr>
                <w:rFonts w:cs="Arial"/>
                <w:bCs/>
                <w:sz w:val="20"/>
                <w:szCs w:val="20"/>
                <w:lang w:eastAsia="es-CO"/>
              </w:rPr>
            </w:pPr>
            <w:r w:rsidRPr="006145DB">
              <w:rPr>
                <w:rFonts w:cs="Arial"/>
                <w:bCs/>
                <w:sz w:val="20"/>
                <w:szCs w:val="20"/>
                <w:lang w:eastAsia="es-CO"/>
              </w:rPr>
              <w:t>Alojamiento </w:t>
            </w:r>
          </w:p>
          <w:p w14:paraId="3A166294" w14:textId="77777777" w:rsidR="00BE4354" w:rsidRPr="006145DB" w:rsidRDefault="00BE4354">
            <w:pPr>
              <w:numPr>
                <w:ilvl w:val="0"/>
                <w:numId w:val="39"/>
              </w:numPr>
              <w:tabs>
                <w:tab w:val="clear" w:pos="720"/>
                <w:tab w:val="left" w:pos="709"/>
              </w:tabs>
              <w:spacing w:after="0" w:line="240" w:lineRule="auto"/>
              <w:ind w:left="417"/>
              <w:contextualSpacing/>
              <w:jc w:val="both"/>
              <w:rPr>
                <w:rFonts w:cs="Arial"/>
                <w:bCs/>
                <w:sz w:val="20"/>
                <w:szCs w:val="20"/>
                <w:lang w:eastAsia="es-CO"/>
              </w:rPr>
            </w:pPr>
            <w:r w:rsidRPr="006145DB">
              <w:rPr>
                <w:rFonts w:cs="Arial"/>
                <w:bCs/>
                <w:sz w:val="20"/>
                <w:szCs w:val="20"/>
                <w:lang w:eastAsia="es-CO"/>
              </w:rPr>
              <w:t>Orientación y referenciación a ofertas de servicios sociales </w:t>
            </w:r>
          </w:p>
          <w:p w14:paraId="07D08F7A" w14:textId="77777777" w:rsidR="00BE4354" w:rsidRPr="006145DB" w:rsidRDefault="00BE4354">
            <w:pPr>
              <w:numPr>
                <w:ilvl w:val="0"/>
                <w:numId w:val="40"/>
              </w:numPr>
              <w:tabs>
                <w:tab w:val="clear" w:pos="720"/>
                <w:tab w:val="left" w:pos="709"/>
              </w:tabs>
              <w:spacing w:after="0" w:line="240" w:lineRule="auto"/>
              <w:ind w:left="417"/>
              <w:contextualSpacing/>
              <w:jc w:val="both"/>
              <w:rPr>
                <w:rFonts w:cs="Arial"/>
                <w:bCs/>
                <w:sz w:val="20"/>
                <w:szCs w:val="20"/>
                <w:lang w:eastAsia="es-CO"/>
              </w:rPr>
            </w:pPr>
            <w:r w:rsidRPr="006145DB">
              <w:rPr>
                <w:rFonts w:cs="Arial"/>
                <w:bCs/>
                <w:sz w:val="20"/>
                <w:szCs w:val="20"/>
                <w:lang w:eastAsia="es-CO"/>
              </w:rPr>
              <w:t>Activación de rutas en caso de vulneración de derechos </w:t>
            </w:r>
          </w:p>
          <w:p w14:paraId="671CE846" w14:textId="77777777" w:rsidR="00BE4354" w:rsidRPr="006145DB" w:rsidRDefault="00BE4354">
            <w:pPr>
              <w:numPr>
                <w:ilvl w:val="0"/>
                <w:numId w:val="41"/>
              </w:numPr>
              <w:tabs>
                <w:tab w:val="clear" w:pos="720"/>
                <w:tab w:val="left" w:pos="709"/>
              </w:tabs>
              <w:spacing w:after="0" w:line="240" w:lineRule="auto"/>
              <w:ind w:left="417"/>
              <w:contextualSpacing/>
              <w:jc w:val="both"/>
              <w:rPr>
                <w:rFonts w:cs="Arial"/>
                <w:bCs/>
                <w:sz w:val="20"/>
                <w:szCs w:val="20"/>
                <w:lang w:eastAsia="es-CO"/>
              </w:rPr>
            </w:pPr>
            <w:r w:rsidRPr="006145DB">
              <w:rPr>
                <w:rFonts w:cs="Arial"/>
                <w:bCs/>
                <w:sz w:val="20"/>
                <w:szCs w:val="20"/>
                <w:lang w:eastAsia="es-CO"/>
              </w:rPr>
              <w:t>Participación en procesos ocupacionales y de desarrollo humano </w:t>
            </w:r>
          </w:p>
          <w:p w14:paraId="5B07C508"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p>
          <w:p w14:paraId="541EAA8F"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En caso de interrupción parcial o total en la prestación del servicio Cuidado Transitorio Día Noche implementar el plan operativo de continuidad correspondiente.</w:t>
            </w:r>
          </w:p>
        </w:tc>
      </w:tr>
      <w:tr w:rsidR="009706F0" w:rsidRPr="006145DB" w14:paraId="0001583D" w14:textId="77777777" w:rsidTr="00EA26D6">
        <w:trPr>
          <w:trHeight w:val="983"/>
          <w:jc w:val="center"/>
        </w:trPr>
        <w:tc>
          <w:tcPr>
            <w:tcW w:w="1980" w:type="dxa"/>
            <w:vAlign w:val="center"/>
          </w:tcPr>
          <w:p w14:paraId="11DE2625" w14:textId="77777777" w:rsidR="00BE4354" w:rsidRPr="006145DB" w:rsidRDefault="00BE4354" w:rsidP="005B435E">
            <w:pPr>
              <w:spacing w:after="0" w:line="240" w:lineRule="auto"/>
              <w:contextualSpacing/>
              <w:rPr>
                <w:rFonts w:cs="Arial"/>
                <w:bCs/>
                <w:sz w:val="20"/>
                <w:szCs w:val="20"/>
                <w:lang w:eastAsia="es-CO"/>
              </w:rPr>
            </w:pPr>
            <w:r w:rsidRPr="006145DB">
              <w:rPr>
                <w:rFonts w:cs="Arial"/>
                <w:bCs/>
                <w:sz w:val="20"/>
                <w:szCs w:val="20"/>
                <w:lang w:eastAsia="es-CO"/>
              </w:rPr>
              <w:t>Estándares transversales de calidad</w:t>
            </w:r>
          </w:p>
        </w:tc>
        <w:tc>
          <w:tcPr>
            <w:tcW w:w="7415" w:type="dxa"/>
          </w:tcPr>
          <w:p w14:paraId="126A1B02" w14:textId="77777777" w:rsidR="00BE4354" w:rsidRPr="006145DB" w:rsidRDefault="00BE4354"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Para el servicio aplican las siguientes categorías: </w:t>
            </w:r>
          </w:p>
          <w:p w14:paraId="698CD3D1" w14:textId="77777777" w:rsidR="00777384" w:rsidRPr="006145DB" w:rsidRDefault="00777384" w:rsidP="00777384">
            <w:pPr>
              <w:pStyle w:val="Ttulo1"/>
              <w:rPr>
                <w:sz w:val="20"/>
                <w:lang w:eastAsia="es-CO"/>
              </w:rPr>
            </w:pPr>
          </w:p>
          <w:p w14:paraId="0B9ACCBC" w14:textId="77777777" w:rsidR="00BE4354" w:rsidRPr="006145DB" w:rsidRDefault="00BE4354">
            <w:pPr>
              <w:numPr>
                <w:ilvl w:val="0"/>
                <w:numId w:val="42"/>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Ambientes Adecuados y Seguros </w:t>
            </w:r>
          </w:p>
          <w:p w14:paraId="4CACF3D4" w14:textId="77777777" w:rsidR="00BE4354" w:rsidRPr="006145DB" w:rsidRDefault="00BE4354">
            <w:pPr>
              <w:numPr>
                <w:ilvl w:val="0"/>
                <w:numId w:val="43"/>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Atención Social </w:t>
            </w:r>
          </w:p>
          <w:p w14:paraId="2212FA50" w14:textId="77777777" w:rsidR="00BE4354" w:rsidRPr="006145DB" w:rsidRDefault="00BE4354">
            <w:pPr>
              <w:numPr>
                <w:ilvl w:val="0"/>
                <w:numId w:val="44"/>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Talento Humano </w:t>
            </w:r>
          </w:p>
          <w:p w14:paraId="4D1990ED" w14:textId="77777777" w:rsidR="00BE4354" w:rsidRPr="006145DB" w:rsidRDefault="00BE4354">
            <w:pPr>
              <w:numPr>
                <w:ilvl w:val="0"/>
                <w:numId w:val="45"/>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Gestión Administrativa </w:t>
            </w:r>
          </w:p>
          <w:p w14:paraId="68D9A0F9" w14:textId="77777777" w:rsidR="00BE4354" w:rsidRPr="006145DB" w:rsidRDefault="00BE4354">
            <w:pPr>
              <w:numPr>
                <w:ilvl w:val="0"/>
                <w:numId w:val="46"/>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Nutrición y Salubridad.</w:t>
            </w:r>
          </w:p>
        </w:tc>
      </w:tr>
    </w:tbl>
    <w:p w14:paraId="4EA2BF3A" w14:textId="77777777" w:rsidR="00BE4354" w:rsidRPr="006145DB" w:rsidRDefault="00BE4354" w:rsidP="005B435E">
      <w:pPr>
        <w:spacing w:after="0" w:line="240" w:lineRule="auto"/>
        <w:rPr>
          <w:rFonts w:cs="Arial"/>
        </w:rPr>
      </w:pPr>
    </w:p>
    <w:p w14:paraId="4CC0E99D" w14:textId="7DCEC168" w:rsidR="005B270E" w:rsidRPr="006145DB" w:rsidRDefault="00682FC1">
      <w:pPr>
        <w:pStyle w:val="Ttulo1"/>
        <w:numPr>
          <w:ilvl w:val="2"/>
          <w:numId w:val="70"/>
        </w:numPr>
        <w:ind w:left="567" w:hanging="567"/>
        <w:jc w:val="center"/>
      </w:pPr>
      <w:r w:rsidRPr="006145DB">
        <w:t xml:space="preserve"> </w:t>
      </w:r>
      <w:bookmarkStart w:id="188" w:name="_Toc210213200"/>
      <w:bookmarkStart w:id="189" w:name="_Toc213273474"/>
      <w:bookmarkStart w:id="190" w:name="_Toc213276101"/>
      <w:bookmarkStart w:id="191" w:name="_Toc216902435"/>
      <w:r w:rsidR="00FF27E6" w:rsidRPr="006145DB">
        <w:t xml:space="preserve">Servicio </w:t>
      </w:r>
      <w:r w:rsidR="00142FFE" w:rsidRPr="006145DB">
        <w:t>C</w:t>
      </w:r>
      <w:r w:rsidR="00DE1AF3" w:rsidRPr="006145DB">
        <w:t xml:space="preserve">entro </w:t>
      </w:r>
      <w:r w:rsidR="00777384" w:rsidRPr="006145DB">
        <w:t>día a tu casa</w:t>
      </w:r>
      <w:bookmarkEnd w:id="188"/>
      <w:bookmarkEnd w:id="189"/>
      <w:bookmarkEnd w:id="190"/>
      <w:bookmarkEnd w:id="19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08495F" w:rsidRPr="006145DB" w14:paraId="169E6478" w14:textId="77777777" w:rsidTr="00777384">
        <w:trPr>
          <w:trHeight w:val="381"/>
          <w:jc w:val="center"/>
        </w:trPr>
        <w:tc>
          <w:tcPr>
            <w:tcW w:w="1940" w:type="dxa"/>
            <w:vAlign w:val="center"/>
          </w:tcPr>
          <w:p w14:paraId="54D11905" w14:textId="77777777" w:rsidR="0008495F" w:rsidRPr="006145DB" w:rsidRDefault="0008495F" w:rsidP="005B435E">
            <w:pPr>
              <w:spacing w:after="0" w:line="240" w:lineRule="auto"/>
              <w:contextualSpacing/>
              <w:rPr>
                <w:rFonts w:eastAsia="Calibri" w:cs="Arial"/>
                <w:bCs/>
                <w:sz w:val="20"/>
                <w:szCs w:val="20"/>
                <w:lang w:eastAsia="es-CO"/>
              </w:rPr>
            </w:pPr>
            <w:bookmarkStart w:id="192" w:name="_Hlk213252863"/>
            <w:r w:rsidRPr="006145DB">
              <w:rPr>
                <w:rFonts w:eastAsia="Arial" w:cs="Arial"/>
                <w:sz w:val="20"/>
                <w:szCs w:val="20"/>
                <w:lang w:eastAsia="es-CO"/>
              </w:rPr>
              <w:t>Nombre del servicio</w:t>
            </w:r>
          </w:p>
        </w:tc>
        <w:tc>
          <w:tcPr>
            <w:tcW w:w="7455" w:type="dxa"/>
            <w:vAlign w:val="center"/>
          </w:tcPr>
          <w:p w14:paraId="74B9CA9A" w14:textId="044FE0FF" w:rsidR="0008495F" w:rsidRPr="006145DB" w:rsidRDefault="0008495F" w:rsidP="00777384">
            <w:pPr>
              <w:pStyle w:val="Textoindependiente"/>
              <w:spacing w:after="0" w:line="240" w:lineRule="auto"/>
              <w:jc w:val="both"/>
              <w:rPr>
                <w:rFonts w:eastAsia="Lucida Sans Unicode" w:cs="Arial"/>
              </w:rPr>
            </w:pPr>
            <w:r w:rsidRPr="006145DB">
              <w:rPr>
                <w:rFonts w:eastAsia="Lucida Sans Unicode" w:cs="Arial"/>
                <w:sz w:val="20"/>
              </w:rPr>
              <w:t xml:space="preserve">Centro </w:t>
            </w:r>
            <w:r w:rsidR="00777384" w:rsidRPr="006145DB">
              <w:rPr>
                <w:rFonts w:eastAsia="Lucida Sans Unicode" w:cs="Arial"/>
                <w:sz w:val="20"/>
              </w:rPr>
              <w:t>día a tu casa.</w:t>
            </w:r>
          </w:p>
        </w:tc>
      </w:tr>
      <w:tr w:rsidR="0008495F" w:rsidRPr="006145DB" w14:paraId="20D1B462" w14:textId="77777777" w:rsidTr="001A551D">
        <w:trPr>
          <w:trHeight w:val="585"/>
          <w:jc w:val="center"/>
        </w:trPr>
        <w:tc>
          <w:tcPr>
            <w:tcW w:w="1940" w:type="dxa"/>
            <w:vAlign w:val="center"/>
          </w:tcPr>
          <w:p w14:paraId="55810012" w14:textId="77777777" w:rsidR="0008495F" w:rsidRPr="006145DB" w:rsidRDefault="0008495F" w:rsidP="005B435E">
            <w:pPr>
              <w:spacing w:after="0" w:line="240" w:lineRule="auto"/>
              <w:contextualSpacing/>
              <w:rPr>
                <w:rFonts w:eastAsia="Calibri" w:cs="Arial"/>
                <w:sz w:val="20"/>
                <w:szCs w:val="20"/>
                <w:lang w:eastAsia="es-CO"/>
              </w:rPr>
            </w:pPr>
            <w:r w:rsidRPr="006145DB">
              <w:rPr>
                <w:rFonts w:eastAsia="Arial" w:cs="Arial"/>
                <w:sz w:val="20"/>
                <w:szCs w:val="20"/>
                <w:lang w:eastAsia="es-CO"/>
              </w:rPr>
              <w:t>Objeto del servicio</w:t>
            </w:r>
          </w:p>
        </w:tc>
        <w:tc>
          <w:tcPr>
            <w:tcW w:w="7455" w:type="dxa"/>
            <w:vAlign w:val="center"/>
          </w:tcPr>
          <w:p w14:paraId="50ECA062" w14:textId="77777777" w:rsidR="0008495F" w:rsidRPr="006145DB" w:rsidRDefault="0008495F" w:rsidP="005B435E">
            <w:pPr>
              <w:tabs>
                <w:tab w:val="left" w:pos="709"/>
              </w:tabs>
              <w:spacing w:after="0" w:line="240" w:lineRule="auto"/>
              <w:contextualSpacing/>
              <w:jc w:val="both"/>
              <w:rPr>
                <w:rFonts w:cs="Arial"/>
                <w:sz w:val="20"/>
                <w:szCs w:val="20"/>
                <w:lang w:eastAsia="es-CO"/>
              </w:rPr>
            </w:pPr>
            <w:r w:rsidRPr="006145DB">
              <w:rPr>
                <w:rFonts w:cs="Arial"/>
                <w:bCs/>
                <w:sz w:val="20"/>
                <w:szCs w:val="20"/>
                <w:lang w:eastAsia="es-CO"/>
              </w:rPr>
              <w:t>Brindar atención transitoria diurna en casa a personas mayores de sesenta (60) años o más, con dependencia funcional moderada, severa o total, mediante acompañamiento interdisciplinario que prevenga su abandono e institucionalización y promueva la asistencia personal y tiempos de respiro a sus cuidadores(as).</w:t>
            </w:r>
          </w:p>
        </w:tc>
      </w:tr>
      <w:tr w:rsidR="0008495F" w:rsidRPr="006145DB" w14:paraId="1C4E906A" w14:textId="77777777" w:rsidTr="001A551D">
        <w:trPr>
          <w:trHeight w:val="20"/>
          <w:jc w:val="center"/>
        </w:trPr>
        <w:tc>
          <w:tcPr>
            <w:tcW w:w="1940" w:type="dxa"/>
            <w:vAlign w:val="center"/>
          </w:tcPr>
          <w:p w14:paraId="2801D2D8" w14:textId="77777777" w:rsidR="0008495F" w:rsidRPr="006145DB" w:rsidRDefault="0008495F" w:rsidP="005B435E">
            <w:pPr>
              <w:spacing w:after="0" w:line="240" w:lineRule="auto"/>
              <w:contextualSpacing/>
              <w:rPr>
                <w:rFonts w:cs="Arial"/>
                <w:bCs/>
                <w:sz w:val="20"/>
                <w:szCs w:val="20"/>
                <w:lang w:eastAsia="es-CO"/>
              </w:rPr>
            </w:pPr>
            <w:r w:rsidRPr="006145DB">
              <w:rPr>
                <w:rFonts w:eastAsia="Arial" w:cs="Arial"/>
                <w:sz w:val="20"/>
                <w:szCs w:val="20"/>
                <w:lang w:eastAsia="es-CO"/>
              </w:rPr>
              <w:t>Oferta servicio</w:t>
            </w:r>
          </w:p>
        </w:tc>
        <w:tc>
          <w:tcPr>
            <w:tcW w:w="7455" w:type="dxa"/>
            <w:vAlign w:val="center"/>
          </w:tcPr>
          <w:p w14:paraId="690267A2" w14:textId="77777777" w:rsidR="0008495F" w:rsidRPr="006145DB" w:rsidRDefault="0008495F"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Implementar acciones interdisciplinarias que integren actividades de cuidado básico para el apoyo en la vida diaria, así como actividades ocupacionales y cognitivas adaptadas a las necesidades, gustos e intereses de las personas mayores. Estas acciones se complementan con acompañamiento psicosocial orientado a fortalecer la autonomía, el bienestar y la inclusión en su entorno familiar y comunitario. Los beneficios de esta oferta se reflejan en la promoción de la calidad de vida, la prevención del deterioro funcional, el fortalecimiento de capacidades emocionales y sociales, y en la reducción de la sobrecarga de las familias cuidadoras, a través de la redistribución de tareas y la generación de tiempos de respiro.</w:t>
            </w:r>
          </w:p>
        </w:tc>
      </w:tr>
      <w:tr w:rsidR="0008495F" w:rsidRPr="006145DB" w14:paraId="7F82FAD4" w14:textId="77777777" w:rsidTr="00062DA5">
        <w:trPr>
          <w:trHeight w:val="386"/>
          <w:jc w:val="center"/>
        </w:trPr>
        <w:tc>
          <w:tcPr>
            <w:tcW w:w="1940" w:type="dxa"/>
            <w:vAlign w:val="center"/>
          </w:tcPr>
          <w:p w14:paraId="0D06EED4" w14:textId="77777777" w:rsidR="0008495F" w:rsidRPr="006145DB" w:rsidRDefault="0008495F" w:rsidP="005B435E">
            <w:pPr>
              <w:spacing w:after="0" w:line="240" w:lineRule="auto"/>
              <w:contextualSpacing/>
              <w:rPr>
                <w:rFonts w:cs="Arial"/>
                <w:bCs/>
                <w:sz w:val="20"/>
                <w:szCs w:val="20"/>
                <w:lang w:eastAsia="es-CO"/>
              </w:rPr>
            </w:pPr>
            <w:r w:rsidRPr="006145DB">
              <w:rPr>
                <w:rFonts w:eastAsia="Arial" w:cs="Arial"/>
                <w:sz w:val="20"/>
                <w:szCs w:val="20"/>
                <w:lang w:eastAsia="es-CO"/>
              </w:rPr>
              <w:t>Tipo de Focalización</w:t>
            </w:r>
            <w:r w:rsidRPr="006145DB">
              <w:rPr>
                <w:rFonts w:cs="Arial"/>
                <w:bCs/>
                <w:sz w:val="20"/>
                <w:szCs w:val="20"/>
                <w:lang w:eastAsia="es-CO"/>
              </w:rPr>
              <w:t xml:space="preserve"> </w:t>
            </w:r>
          </w:p>
        </w:tc>
        <w:tc>
          <w:tcPr>
            <w:tcW w:w="7455" w:type="dxa"/>
            <w:vAlign w:val="center"/>
          </w:tcPr>
          <w:p w14:paraId="5E04F6F5" w14:textId="07774339" w:rsidR="0008495F" w:rsidRPr="006145DB" w:rsidRDefault="0008495F" w:rsidP="005B435E">
            <w:pPr>
              <w:tabs>
                <w:tab w:val="left" w:pos="709"/>
              </w:tabs>
              <w:spacing w:after="0" w:line="240" w:lineRule="auto"/>
              <w:contextualSpacing/>
              <w:jc w:val="both"/>
              <w:rPr>
                <w:rFonts w:cs="Arial"/>
                <w:sz w:val="20"/>
                <w:szCs w:val="20"/>
                <w:lang w:eastAsia="es-CO"/>
              </w:rPr>
            </w:pPr>
            <w:r w:rsidRPr="006145DB">
              <w:rPr>
                <w:rFonts w:cs="Arial"/>
                <w:bCs/>
                <w:sz w:val="20"/>
                <w:szCs w:val="20"/>
                <w:lang w:eastAsia="es-CO"/>
              </w:rPr>
              <w:t>Focalización por demanda</w:t>
            </w:r>
            <w:r w:rsidR="00777384" w:rsidRPr="006145DB">
              <w:rPr>
                <w:rFonts w:cs="Arial"/>
                <w:bCs/>
                <w:sz w:val="20"/>
                <w:szCs w:val="20"/>
                <w:lang w:eastAsia="es-CO"/>
              </w:rPr>
              <w:t>.</w:t>
            </w:r>
          </w:p>
        </w:tc>
      </w:tr>
      <w:tr w:rsidR="0008495F" w:rsidRPr="006145DB" w14:paraId="2A148601" w14:textId="77777777" w:rsidTr="00062DA5">
        <w:trPr>
          <w:trHeight w:val="902"/>
          <w:jc w:val="center"/>
        </w:trPr>
        <w:tc>
          <w:tcPr>
            <w:tcW w:w="1940" w:type="dxa"/>
            <w:vAlign w:val="center"/>
          </w:tcPr>
          <w:p w14:paraId="5EDD9172" w14:textId="77777777" w:rsidR="0008495F" w:rsidRPr="006145DB" w:rsidRDefault="0008495F" w:rsidP="005B435E">
            <w:pPr>
              <w:spacing w:after="0" w:line="240" w:lineRule="auto"/>
              <w:contextualSpacing/>
              <w:rPr>
                <w:rFonts w:cs="Arial"/>
                <w:bCs/>
                <w:sz w:val="20"/>
                <w:szCs w:val="20"/>
                <w:lang w:eastAsia="es-CO"/>
              </w:rPr>
            </w:pPr>
            <w:r w:rsidRPr="006145DB">
              <w:rPr>
                <w:rFonts w:eastAsia="Arial" w:cs="Arial"/>
                <w:sz w:val="20"/>
                <w:szCs w:val="20"/>
                <w:lang w:eastAsia="es-CO"/>
              </w:rPr>
              <w:t>Población Objetivo</w:t>
            </w:r>
          </w:p>
        </w:tc>
        <w:tc>
          <w:tcPr>
            <w:tcW w:w="7455" w:type="dxa"/>
            <w:tcBorders>
              <w:bottom w:val="single" w:sz="4" w:space="0" w:color="auto"/>
            </w:tcBorders>
            <w:vAlign w:val="center"/>
          </w:tcPr>
          <w:p w14:paraId="7521BB1F" w14:textId="77777777" w:rsidR="0008495F" w:rsidRPr="006145DB" w:rsidRDefault="0008495F" w:rsidP="005B435E">
            <w:pPr>
              <w:tabs>
                <w:tab w:val="left" w:pos="709"/>
              </w:tabs>
              <w:spacing w:after="0" w:line="240" w:lineRule="auto"/>
              <w:contextualSpacing/>
              <w:jc w:val="both"/>
              <w:rPr>
                <w:rFonts w:eastAsia="Arial" w:cs="Arial"/>
                <w:sz w:val="20"/>
                <w:szCs w:val="20"/>
              </w:rPr>
            </w:pPr>
            <w:r w:rsidRPr="006145DB">
              <w:rPr>
                <w:rFonts w:cs="Arial"/>
                <w:bCs/>
                <w:sz w:val="20"/>
                <w:szCs w:val="20"/>
                <w:lang w:eastAsia="es-CO"/>
              </w:rPr>
              <w:t>Personas mayores de sesenta (60) años o más, con dependencia funcional moderada, severa o total, que no requieran atención en unidad de cuidado crónico o salud mental, que cuenten con cuidador(a) permanente y residan en el Distrito Capital.</w:t>
            </w:r>
          </w:p>
        </w:tc>
      </w:tr>
      <w:tr w:rsidR="0008495F" w:rsidRPr="006145DB" w14:paraId="0EAA76BA" w14:textId="77777777" w:rsidTr="001A551D">
        <w:trPr>
          <w:trHeight w:val="84"/>
          <w:jc w:val="center"/>
        </w:trPr>
        <w:tc>
          <w:tcPr>
            <w:tcW w:w="1940" w:type="dxa"/>
            <w:vMerge w:val="restart"/>
            <w:vAlign w:val="center"/>
          </w:tcPr>
          <w:p w14:paraId="7065A402" w14:textId="77777777" w:rsidR="0008495F" w:rsidRPr="006145DB" w:rsidRDefault="0008495F" w:rsidP="005B435E">
            <w:pPr>
              <w:spacing w:after="0" w:line="240" w:lineRule="auto"/>
              <w:contextualSpacing/>
              <w:rPr>
                <w:rFonts w:cs="Arial"/>
                <w:bCs/>
                <w:sz w:val="20"/>
                <w:szCs w:val="20"/>
                <w:lang w:eastAsia="es-CO"/>
              </w:rPr>
            </w:pPr>
            <w:r w:rsidRPr="006145DB">
              <w:rPr>
                <w:rFonts w:eastAsia="Arial" w:cs="Arial"/>
                <w:sz w:val="20"/>
                <w:szCs w:val="20"/>
                <w:lang w:eastAsia="es-CO"/>
              </w:rPr>
              <w:t>Fuentes de Información de la Población Objetivo</w:t>
            </w:r>
          </w:p>
        </w:tc>
        <w:tc>
          <w:tcPr>
            <w:tcW w:w="7455" w:type="dxa"/>
            <w:tcBorders>
              <w:bottom w:val="nil"/>
            </w:tcBorders>
            <w:vAlign w:val="center"/>
          </w:tcPr>
          <w:p w14:paraId="0651E428" w14:textId="77777777" w:rsidR="0008495F" w:rsidRPr="006145DB" w:rsidRDefault="0008495F" w:rsidP="005B435E">
            <w:pPr>
              <w:tabs>
                <w:tab w:val="left" w:pos="709"/>
              </w:tabs>
              <w:spacing w:line="240" w:lineRule="auto"/>
              <w:contextualSpacing/>
              <w:rPr>
                <w:rFonts w:cs="Arial"/>
                <w:bCs/>
                <w:sz w:val="16"/>
                <w:szCs w:val="16"/>
                <w:lang w:eastAsia="es-CO"/>
              </w:rPr>
            </w:pPr>
          </w:p>
        </w:tc>
      </w:tr>
      <w:tr w:rsidR="0008495F" w:rsidRPr="006145DB" w14:paraId="26FF30E3" w14:textId="77777777" w:rsidTr="00F26FFB">
        <w:trPr>
          <w:trHeight w:val="1992"/>
          <w:jc w:val="center"/>
        </w:trPr>
        <w:tc>
          <w:tcPr>
            <w:tcW w:w="1940" w:type="dxa"/>
            <w:vMerge/>
            <w:vAlign w:val="center"/>
          </w:tcPr>
          <w:p w14:paraId="3C9966C8" w14:textId="77777777" w:rsidR="0008495F" w:rsidRPr="006145DB" w:rsidRDefault="0008495F" w:rsidP="005B435E">
            <w:pPr>
              <w:spacing w:line="240" w:lineRule="auto"/>
              <w:contextualSpacing/>
              <w:jc w:val="both"/>
              <w:rPr>
                <w:rFonts w:cs="Arial"/>
                <w:bCs/>
                <w:sz w:val="20"/>
                <w:szCs w:val="20"/>
                <w:lang w:eastAsia="es-CO"/>
              </w:rPr>
            </w:pPr>
          </w:p>
        </w:tc>
        <w:tc>
          <w:tcPr>
            <w:tcW w:w="7455" w:type="dxa"/>
            <w:tcBorders>
              <w:top w:val="nil"/>
              <w:bottom w:val="single" w:sz="4" w:space="0" w:color="auto"/>
            </w:tcBorders>
            <w:vAlign w:val="center"/>
          </w:tcPr>
          <w:tbl>
            <w:tblPr>
              <w:tblStyle w:val="Tablaconcuadrcula"/>
              <w:tblW w:w="7272" w:type="dxa"/>
              <w:jc w:val="center"/>
              <w:tblLayout w:type="fixed"/>
              <w:tblLook w:val="04A0" w:firstRow="1" w:lastRow="0" w:firstColumn="1" w:lastColumn="0" w:noHBand="0" w:noVBand="1"/>
            </w:tblPr>
            <w:tblGrid>
              <w:gridCol w:w="3215"/>
              <w:gridCol w:w="1275"/>
              <w:gridCol w:w="1107"/>
              <w:gridCol w:w="1675"/>
            </w:tblGrid>
            <w:tr w:rsidR="00777384" w:rsidRPr="006145DB" w14:paraId="49DC9EEE" w14:textId="77777777" w:rsidTr="00D83C53">
              <w:trPr>
                <w:trHeight w:val="300"/>
                <w:jc w:val="center"/>
              </w:trPr>
              <w:tc>
                <w:tcPr>
                  <w:tcW w:w="3215" w:type="dxa"/>
                  <w:vAlign w:val="center"/>
                </w:tcPr>
                <w:p w14:paraId="6408DCBF"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Categoría de Población Objetivo</w:t>
                  </w:r>
                </w:p>
              </w:tc>
              <w:tc>
                <w:tcPr>
                  <w:tcW w:w="1275" w:type="dxa"/>
                  <w:vAlign w:val="center"/>
                </w:tcPr>
                <w:p w14:paraId="43098046"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07" w:type="dxa"/>
                  <w:vAlign w:val="center"/>
                </w:tcPr>
                <w:p w14:paraId="5E8AE50E"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675" w:type="dxa"/>
                  <w:vAlign w:val="center"/>
                </w:tcPr>
                <w:p w14:paraId="11822BF2"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777384" w:rsidRPr="006145DB" w14:paraId="168C2AA9" w14:textId="77777777" w:rsidTr="00D83C53">
              <w:trPr>
                <w:trHeight w:val="591"/>
                <w:jc w:val="center"/>
              </w:trPr>
              <w:tc>
                <w:tcPr>
                  <w:tcW w:w="3215" w:type="dxa"/>
                  <w:vMerge w:val="restart"/>
                  <w:vAlign w:val="center"/>
                </w:tcPr>
                <w:p w14:paraId="2FC9FD42"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Persona mayor de sesenta (60) años o más.</w:t>
                  </w:r>
                </w:p>
              </w:tc>
              <w:tc>
                <w:tcPr>
                  <w:tcW w:w="1275" w:type="dxa"/>
                  <w:vAlign w:val="center"/>
                </w:tcPr>
                <w:p w14:paraId="73059CEC" w14:textId="77777777" w:rsidR="0008495F" w:rsidRPr="006145DB" w:rsidRDefault="0008495F" w:rsidP="005B435E">
                  <w:pPr>
                    <w:tabs>
                      <w:tab w:val="left" w:pos="709"/>
                    </w:tabs>
                    <w:contextualSpacing/>
                    <w:jc w:val="center"/>
                    <w:rPr>
                      <w:rFonts w:cs="Arial"/>
                      <w:strike/>
                      <w:sz w:val="16"/>
                      <w:szCs w:val="16"/>
                      <w:lang w:eastAsia="es-CO"/>
                    </w:rPr>
                  </w:pPr>
                  <w:r w:rsidRPr="006145DB">
                    <w:rPr>
                      <w:rFonts w:cs="Arial"/>
                      <w:sz w:val="16"/>
                      <w:szCs w:val="16"/>
                      <w:lang w:eastAsia="es-CO"/>
                    </w:rPr>
                    <w:t>SIRBE</w:t>
                  </w:r>
                </w:p>
              </w:tc>
              <w:tc>
                <w:tcPr>
                  <w:tcW w:w="1107" w:type="dxa"/>
                  <w:vAlign w:val="center"/>
                </w:tcPr>
                <w:p w14:paraId="396202AB" w14:textId="77777777" w:rsidR="0008495F" w:rsidRPr="006145DB" w:rsidRDefault="0008495F" w:rsidP="005B435E">
                  <w:pPr>
                    <w:tabs>
                      <w:tab w:val="left" w:pos="709"/>
                    </w:tabs>
                    <w:contextualSpacing/>
                    <w:jc w:val="center"/>
                    <w:rPr>
                      <w:rFonts w:cs="Arial"/>
                      <w:strike/>
                      <w:sz w:val="16"/>
                      <w:szCs w:val="16"/>
                      <w:lang w:eastAsia="es-CO"/>
                    </w:rPr>
                  </w:pPr>
                  <w:r w:rsidRPr="006145DB">
                    <w:rPr>
                      <w:rFonts w:cs="Arial"/>
                      <w:sz w:val="16"/>
                      <w:szCs w:val="16"/>
                      <w:lang w:eastAsia="es-CO"/>
                    </w:rPr>
                    <w:t>Demanda</w:t>
                  </w:r>
                </w:p>
              </w:tc>
              <w:tc>
                <w:tcPr>
                  <w:tcW w:w="1675" w:type="dxa"/>
                  <w:vAlign w:val="center"/>
                </w:tcPr>
                <w:p w14:paraId="000D3A8F" w14:textId="77777777" w:rsidR="0008495F" w:rsidRPr="006145DB" w:rsidRDefault="0008495F" w:rsidP="005B435E">
                  <w:pPr>
                    <w:tabs>
                      <w:tab w:val="left" w:pos="709"/>
                    </w:tabs>
                    <w:contextualSpacing/>
                    <w:jc w:val="center"/>
                    <w:rPr>
                      <w:rFonts w:eastAsia="Arial" w:cs="Arial"/>
                      <w:strike/>
                      <w:sz w:val="16"/>
                      <w:szCs w:val="16"/>
                    </w:rPr>
                  </w:pPr>
                  <w:r w:rsidRPr="006145DB">
                    <w:rPr>
                      <w:rFonts w:cs="Arial"/>
                      <w:sz w:val="16"/>
                      <w:szCs w:val="16"/>
                      <w:lang w:eastAsia="es-CO"/>
                    </w:rPr>
                    <w:t>Secretaría Distrital de Integración Social</w:t>
                  </w:r>
                </w:p>
              </w:tc>
            </w:tr>
            <w:tr w:rsidR="00777384" w:rsidRPr="006145DB" w14:paraId="365869D9" w14:textId="77777777" w:rsidTr="00D83C53">
              <w:trPr>
                <w:trHeight w:val="20"/>
                <w:jc w:val="center"/>
              </w:trPr>
              <w:tc>
                <w:tcPr>
                  <w:tcW w:w="3215" w:type="dxa"/>
                  <w:vMerge/>
                  <w:vAlign w:val="center"/>
                </w:tcPr>
                <w:p w14:paraId="1A4D5D68" w14:textId="77777777" w:rsidR="0008495F" w:rsidRPr="006145DB" w:rsidRDefault="0008495F" w:rsidP="005B435E">
                  <w:pPr>
                    <w:tabs>
                      <w:tab w:val="left" w:pos="709"/>
                    </w:tabs>
                    <w:contextualSpacing/>
                    <w:jc w:val="both"/>
                    <w:rPr>
                      <w:rFonts w:cs="Arial"/>
                      <w:sz w:val="16"/>
                      <w:szCs w:val="16"/>
                    </w:rPr>
                  </w:pPr>
                </w:p>
              </w:tc>
              <w:tc>
                <w:tcPr>
                  <w:tcW w:w="1275" w:type="dxa"/>
                  <w:vAlign w:val="center"/>
                </w:tcPr>
                <w:p w14:paraId="25050EE8"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7" w:type="dxa"/>
                  <w:vAlign w:val="center"/>
                </w:tcPr>
                <w:p w14:paraId="4E199D6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75" w:type="dxa"/>
                  <w:vAlign w:val="center"/>
                </w:tcPr>
                <w:p w14:paraId="47B99A11"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21DBDE34" w14:textId="77777777" w:rsidTr="00D83C53">
              <w:trPr>
                <w:trHeight w:val="535"/>
                <w:jc w:val="center"/>
              </w:trPr>
              <w:tc>
                <w:tcPr>
                  <w:tcW w:w="3215" w:type="dxa"/>
                  <w:vAlign w:val="center"/>
                </w:tcPr>
                <w:p w14:paraId="78E18458" w14:textId="77777777" w:rsidR="0008495F" w:rsidRPr="006145DB" w:rsidRDefault="0008495F" w:rsidP="005B435E">
                  <w:pPr>
                    <w:tabs>
                      <w:tab w:val="left" w:pos="709"/>
                    </w:tabs>
                    <w:contextualSpacing/>
                    <w:jc w:val="both"/>
                    <w:rPr>
                      <w:rFonts w:cs="Arial"/>
                      <w:sz w:val="16"/>
                      <w:szCs w:val="16"/>
                    </w:rPr>
                  </w:pPr>
                  <w:r w:rsidRPr="006145DB">
                    <w:rPr>
                      <w:rFonts w:cs="Arial"/>
                      <w:sz w:val="16"/>
                      <w:szCs w:val="16"/>
                      <w:lang w:eastAsia="es-CO"/>
                    </w:rPr>
                    <w:t>Persona con dependencia funcional moderada con puntaje en la escala de valoración Barthel entre 61 – 90.</w:t>
                  </w:r>
                </w:p>
              </w:tc>
              <w:tc>
                <w:tcPr>
                  <w:tcW w:w="1275" w:type="dxa"/>
                  <w:vAlign w:val="center"/>
                </w:tcPr>
                <w:p w14:paraId="7E9F0DF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7" w:type="dxa"/>
                  <w:vAlign w:val="center"/>
                </w:tcPr>
                <w:p w14:paraId="36E8A40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75" w:type="dxa"/>
                  <w:vAlign w:val="center"/>
                </w:tcPr>
                <w:p w14:paraId="15E8DFB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58AC5D04" w14:textId="77777777" w:rsidTr="00D83C53">
              <w:trPr>
                <w:trHeight w:val="543"/>
                <w:jc w:val="center"/>
              </w:trPr>
              <w:tc>
                <w:tcPr>
                  <w:tcW w:w="3215" w:type="dxa"/>
                  <w:vAlign w:val="center"/>
                </w:tcPr>
                <w:p w14:paraId="0AE83F7E" w14:textId="77777777" w:rsidR="0008495F" w:rsidRPr="006145DB" w:rsidRDefault="0008495F" w:rsidP="005B435E">
                  <w:pPr>
                    <w:tabs>
                      <w:tab w:val="left" w:pos="709"/>
                    </w:tabs>
                    <w:contextualSpacing/>
                    <w:jc w:val="both"/>
                    <w:rPr>
                      <w:rFonts w:cs="Arial"/>
                      <w:sz w:val="16"/>
                      <w:szCs w:val="16"/>
                    </w:rPr>
                  </w:pPr>
                  <w:r w:rsidRPr="006145DB">
                    <w:rPr>
                      <w:rFonts w:cs="Arial"/>
                      <w:sz w:val="16"/>
                      <w:szCs w:val="16"/>
                      <w:lang w:eastAsia="es-CO"/>
                    </w:rPr>
                    <w:t>Persona con dependencia funcional severa con un puntaje en la escala de valoración Barthel entre 21 - 60.</w:t>
                  </w:r>
                </w:p>
              </w:tc>
              <w:tc>
                <w:tcPr>
                  <w:tcW w:w="1275" w:type="dxa"/>
                  <w:vAlign w:val="center"/>
                </w:tcPr>
                <w:p w14:paraId="0AD88D02"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7" w:type="dxa"/>
                  <w:vAlign w:val="center"/>
                </w:tcPr>
                <w:p w14:paraId="30A63D1A"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75" w:type="dxa"/>
                  <w:vAlign w:val="center"/>
                </w:tcPr>
                <w:p w14:paraId="7482CAD6"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5709E20A" w14:textId="77777777" w:rsidTr="00D83C53">
              <w:trPr>
                <w:trHeight w:val="551"/>
                <w:jc w:val="center"/>
              </w:trPr>
              <w:tc>
                <w:tcPr>
                  <w:tcW w:w="3215" w:type="dxa"/>
                  <w:vAlign w:val="center"/>
                </w:tcPr>
                <w:p w14:paraId="6779443C"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lang w:eastAsia="es-CO"/>
                    </w:rPr>
                    <w:t>Persona con dependencia funcional total con puntaje en la escala de valoración Barthel menor de 20.</w:t>
                  </w:r>
                </w:p>
              </w:tc>
              <w:tc>
                <w:tcPr>
                  <w:tcW w:w="1275" w:type="dxa"/>
                  <w:vAlign w:val="center"/>
                </w:tcPr>
                <w:p w14:paraId="323B8D36"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7" w:type="dxa"/>
                  <w:vAlign w:val="center"/>
                </w:tcPr>
                <w:p w14:paraId="31A51B2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75" w:type="dxa"/>
                  <w:vAlign w:val="center"/>
                </w:tcPr>
                <w:p w14:paraId="2610368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0B98F7C5" w14:textId="77777777" w:rsidTr="00D83C53">
              <w:trPr>
                <w:trHeight w:val="417"/>
                <w:jc w:val="center"/>
              </w:trPr>
              <w:tc>
                <w:tcPr>
                  <w:tcW w:w="3215" w:type="dxa"/>
                  <w:vAlign w:val="center"/>
                </w:tcPr>
                <w:p w14:paraId="31318E86"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lang w:eastAsia="es-CO"/>
                    </w:rPr>
                    <w:t>Persona que no requiera atención en unidad de cuidado crónico o salud mental.</w:t>
                  </w:r>
                </w:p>
              </w:tc>
              <w:tc>
                <w:tcPr>
                  <w:tcW w:w="1275" w:type="dxa"/>
                  <w:vAlign w:val="center"/>
                </w:tcPr>
                <w:p w14:paraId="55356BF1"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7" w:type="dxa"/>
                  <w:vAlign w:val="center"/>
                </w:tcPr>
                <w:p w14:paraId="7D7ADE6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75" w:type="dxa"/>
                  <w:vAlign w:val="center"/>
                </w:tcPr>
                <w:p w14:paraId="6DB31E29"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71C100A7" w14:textId="77777777" w:rsidTr="00D83C53">
              <w:trPr>
                <w:trHeight w:val="454"/>
                <w:jc w:val="center"/>
              </w:trPr>
              <w:tc>
                <w:tcPr>
                  <w:tcW w:w="3215" w:type="dxa"/>
                  <w:tcBorders>
                    <w:bottom w:val="single" w:sz="4" w:space="0" w:color="auto"/>
                  </w:tcBorders>
                  <w:vAlign w:val="center"/>
                </w:tcPr>
                <w:p w14:paraId="0665F133"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Persona con cuidador(a) permanente.</w:t>
                  </w:r>
                </w:p>
              </w:tc>
              <w:tc>
                <w:tcPr>
                  <w:tcW w:w="1275" w:type="dxa"/>
                  <w:tcBorders>
                    <w:bottom w:val="single" w:sz="4" w:space="0" w:color="auto"/>
                  </w:tcBorders>
                  <w:vAlign w:val="center"/>
                </w:tcPr>
                <w:p w14:paraId="0FE2E096"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7" w:type="dxa"/>
                  <w:tcBorders>
                    <w:bottom w:val="single" w:sz="4" w:space="0" w:color="auto"/>
                  </w:tcBorders>
                  <w:vAlign w:val="center"/>
                </w:tcPr>
                <w:p w14:paraId="0DCE90AB"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75" w:type="dxa"/>
                  <w:tcBorders>
                    <w:bottom w:val="single" w:sz="4" w:space="0" w:color="auto"/>
                  </w:tcBorders>
                  <w:vAlign w:val="center"/>
                </w:tcPr>
                <w:p w14:paraId="4890B01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7BE5AC0E" w14:textId="77777777" w:rsidTr="00D83C53">
              <w:trPr>
                <w:trHeight w:val="376"/>
                <w:jc w:val="center"/>
              </w:trPr>
              <w:tc>
                <w:tcPr>
                  <w:tcW w:w="3215" w:type="dxa"/>
                  <w:vMerge w:val="restart"/>
                  <w:vAlign w:val="center"/>
                </w:tcPr>
                <w:p w14:paraId="144308BF"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Persona residente en el Distrito Capital</w:t>
                  </w:r>
                </w:p>
              </w:tc>
              <w:tc>
                <w:tcPr>
                  <w:tcW w:w="1275" w:type="dxa"/>
                  <w:vAlign w:val="center"/>
                </w:tcPr>
                <w:p w14:paraId="6AB3477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07" w:type="dxa"/>
                  <w:vAlign w:val="center"/>
                </w:tcPr>
                <w:p w14:paraId="7AC8EC3A"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75" w:type="dxa"/>
                  <w:vAlign w:val="center"/>
                </w:tcPr>
                <w:p w14:paraId="091B6B0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777384" w:rsidRPr="006145DB" w14:paraId="18273A9D" w14:textId="77777777" w:rsidTr="00D83C53">
              <w:trPr>
                <w:trHeight w:val="384"/>
                <w:jc w:val="center"/>
              </w:trPr>
              <w:tc>
                <w:tcPr>
                  <w:tcW w:w="3215" w:type="dxa"/>
                  <w:vMerge/>
                  <w:vAlign w:val="center"/>
                </w:tcPr>
                <w:p w14:paraId="35067DFD" w14:textId="77777777" w:rsidR="0008495F" w:rsidRPr="006145DB" w:rsidRDefault="0008495F" w:rsidP="005B435E">
                  <w:pPr>
                    <w:tabs>
                      <w:tab w:val="left" w:pos="709"/>
                    </w:tabs>
                    <w:contextualSpacing/>
                    <w:jc w:val="both"/>
                    <w:rPr>
                      <w:rFonts w:cs="Arial"/>
                      <w:sz w:val="16"/>
                      <w:szCs w:val="16"/>
                    </w:rPr>
                  </w:pPr>
                </w:p>
              </w:tc>
              <w:tc>
                <w:tcPr>
                  <w:tcW w:w="1275" w:type="dxa"/>
                  <w:vAlign w:val="center"/>
                </w:tcPr>
                <w:p w14:paraId="551C11C6"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rPr>
                    <w:t>SISBÉN IV Bogotá</w:t>
                  </w:r>
                </w:p>
              </w:tc>
              <w:tc>
                <w:tcPr>
                  <w:tcW w:w="1107" w:type="dxa"/>
                  <w:vAlign w:val="center"/>
                </w:tcPr>
                <w:p w14:paraId="30E2C1FB"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063886F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675" w:type="dxa"/>
                  <w:vAlign w:val="center"/>
                </w:tcPr>
                <w:p w14:paraId="419F525B"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rPr>
                    <w:t>Secretaría Distrital de Planeación - SDP</w:t>
                  </w:r>
                </w:p>
              </w:tc>
            </w:tr>
            <w:tr w:rsidR="00777384" w:rsidRPr="006145DB" w14:paraId="469AA347" w14:textId="77777777" w:rsidTr="00D83C53">
              <w:trPr>
                <w:trHeight w:val="250"/>
                <w:jc w:val="center"/>
              </w:trPr>
              <w:tc>
                <w:tcPr>
                  <w:tcW w:w="3215" w:type="dxa"/>
                  <w:vMerge/>
                  <w:tcBorders>
                    <w:bottom w:val="nil"/>
                  </w:tcBorders>
                  <w:vAlign w:val="center"/>
                </w:tcPr>
                <w:p w14:paraId="34004C70" w14:textId="77777777" w:rsidR="0008495F" w:rsidRPr="006145DB" w:rsidRDefault="0008495F" w:rsidP="005B435E">
                  <w:pPr>
                    <w:tabs>
                      <w:tab w:val="left" w:pos="709"/>
                    </w:tabs>
                    <w:contextualSpacing/>
                    <w:jc w:val="both"/>
                    <w:rPr>
                      <w:rFonts w:cs="Arial"/>
                      <w:sz w:val="16"/>
                      <w:szCs w:val="16"/>
                    </w:rPr>
                  </w:pPr>
                </w:p>
              </w:tc>
              <w:tc>
                <w:tcPr>
                  <w:tcW w:w="1275" w:type="dxa"/>
                  <w:tcBorders>
                    <w:bottom w:val="nil"/>
                  </w:tcBorders>
                  <w:vAlign w:val="center"/>
                </w:tcPr>
                <w:p w14:paraId="0A812F6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7" w:type="dxa"/>
                  <w:tcBorders>
                    <w:bottom w:val="nil"/>
                  </w:tcBorders>
                  <w:vAlign w:val="center"/>
                </w:tcPr>
                <w:p w14:paraId="1903ECD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75" w:type="dxa"/>
                  <w:tcBorders>
                    <w:bottom w:val="nil"/>
                  </w:tcBorders>
                  <w:vAlign w:val="center"/>
                </w:tcPr>
                <w:p w14:paraId="46A1C1F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bl>
          <w:p w14:paraId="3576BB60" w14:textId="77777777" w:rsidR="0008495F" w:rsidRPr="006145DB" w:rsidRDefault="0008495F" w:rsidP="005B435E">
            <w:pPr>
              <w:tabs>
                <w:tab w:val="left" w:pos="709"/>
              </w:tabs>
              <w:spacing w:line="240" w:lineRule="auto"/>
              <w:contextualSpacing/>
              <w:jc w:val="both"/>
              <w:rPr>
                <w:rFonts w:cs="Arial"/>
                <w:bCs/>
                <w:sz w:val="20"/>
                <w:szCs w:val="20"/>
                <w:lang w:eastAsia="es-CO"/>
              </w:rPr>
            </w:pPr>
          </w:p>
        </w:tc>
      </w:tr>
      <w:tr w:rsidR="0008495F" w:rsidRPr="006145DB" w14:paraId="7FB07178" w14:textId="77777777" w:rsidTr="003951AB">
        <w:trPr>
          <w:trHeight w:val="3705"/>
          <w:jc w:val="center"/>
        </w:trPr>
        <w:tc>
          <w:tcPr>
            <w:tcW w:w="1940" w:type="dxa"/>
            <w:vAlign w:val="center"/>
          </w:tcPr>
          <w:p w14:paraId="64F7AC8F" w14:textId="65FD571F" w:rsidR="0008495F" w:rsidRPr="006145DB" w:rsidRDefault="00657618" w:rsidP="005B435E">
            <w:pPr>
              <w:spacing w:after="0" w:line="240" w:lineRule="auto"/>
              <w:contextualSpacing/>
              <w:rPr>
                <w:rFonts w:cs="Arial"/>
                <w:bCs/>
                <w:sz w:val="20"/>
                <w:szCs w:val="20"/>
                <w:lang w:eastAsia="es-CO"/>
              </w:rPr>
            </w:pPr>
            <w:r w:rsidRPr="006145DB">
              <w:rPr>
                <w:rFonts w:eastAsia="Arial" w:cs="Arial"/>
                <w:sz w:val="20"/>
                <w:szCs w:val="20"/>
                <w:lang w:eastAsia="es-CO"/>
              </w:rPr>
              <w:t>Criterios de Priorización y Fuentes de Información</w:t>
            </w:r>
          </w:p>
        </w:tc>
        <w:tc>
          <w:tcPr>
            <w:tcW w:w="7455" w:type="dxa"/>
            <w:tcBorders>
              <w:top w:val="single" w:sz="4" w:space="0" w:color="auto"/>
              <w:bottom w:val="single" w:sz="4" w:space="0" w:color="auto"/>
            </w:tcBorders>
            <w:vAlign w:val="center"/>
          </w:tcPr>
          <w:tbl>
            <w:tblPr>
              <w:tblStyle w:val="Tablaconcuadrcula"/>
              <w:tblW w:w="5000" w:type="pct"/>
              <w:jc w:val="center"/>
              <w:tblLayout w:type="fixed"/>
              <w:tblLook w:val="04A0" w:firstRow="1" w:lastRow="0" w:firstColumn="1" w:lastColumn="0" w:noHBand="0" w:noVBand="1"/>
            </w:tblPr>
            <w:tblGrid>
              <w:gridCol w:w="2904"/>
              <w:gridCol w:w="1842"/>
              <w:gridCol w:w="1134"/>
              <w:gridCol w:w="1349"/>
            </w:tblGrid>
            <w:tr w:rsidR="00777384" w:rsidRPr="006145DB" w14:paraId="4E0671D6" w14:textId="77777777" w:rsidTr="00777384">
              <w:trPr>
                <w:trHeight w:val="20"/>
                <w:jc w:val="center"/>
              </w:trPr>
              <w:tc>
                <w:tcPr>
                  <w:tcW w:w="2904" w:type="dxa"/>
                  <w:tcBorders>
                    <w:top w:val="nil"/>
                  </w:tcBorders>
                  <w:vAlign w:val="center"/>
                </w:tcPr>
                <w:p w14:paraId="0CA3D9F8"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Criterios de Priorización</w:t>
                  </w:r>
                </w:p>
              </w:tc>
              <w:tc>
                <w:tcPr>
                  <w:tcW w:w="1842" w:type="dxa"/>
                  <w:tcBorders>
                    <w:top w:val="nil"/>
                  </w:tcBorders>
                  <w:vAlign w:val="center"/>
                </w:tcPr>
                <w:p w14:paraId="04EDC7C7"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34" w:type="dxa"/>
                  <w:tcBorders>
                    <w:top w:val="nil"/>
                  </w:tcBorders>
                  <w:vAlign w:val="center"/>
                </w:tcPr>
                <w:p w14:paraId="3115D81D"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349" w:type="dxa"/>
                  <w:tcBorders>
                    <w:top w:val="nil"/>
                  </w:tcBorders>
                  <w:vAlign w:val="center"/>
                </w:tcPr>
                <w:p w14:paraId="2E109A91"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777384" w:rsidRPr="006145DB" w14:paraId="47A74B1B" w14:textId="77777777" w:rsidTr="00777384">
              <w:trPr>
                <w:trHeight w:val="1701"/>
                <w:jc w:val="center"/>
              </w:trPr>
              <w:tc>
                <w:tcPr>
                  <w:tcW w:w="2904" w:type="dxa"/>
                  <w:vAlign w:val="center"/>
                </w:tcPr>
                <w:p w14:paraId="6849EB51" w14:textId="77777777" w:rsidR="0008495F" w:rsidRPr="006145DB" w:rsidRDefault="0008495F" w:rsidP="005B435E">
                  <w:pPr>
                    <w:tabs>
                      <w:tab w:val="left" w:pos="709"/>
                      <w:tab w:val="left" w:pos="1370"/>
                    </w:tabs>
                    <w:jc w:val="both"/>
                    <w:rPr>
                      <w:rFonts w:cs="Arial"/>
                      <w:sz w:val="16"/>
                      <w:szCs w:val="16"/>
                      <w:lang w:eastAsia="es-CO"/>
                    </w:rPr>
                  </w:pPr>
                  <w:r w:rsidRPr="006145DB">
                    <w:rPr>
                      <w:rFonts w:cs="Arial"/>
                      <w:sz w:val="16"/>
                      <w:szCs w:val="16"/>
                      <w:lang w:eastAsia="es-CO"/>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842" w:type="dxa"/>
                  <w:vAlign w:val="center"/>
                </w:tcPr>
                <w:p w14:paraId="76D574B0"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Registro Único de Victimas – RUV, de la Unidad para la Atención y Reparación Integral a las Víctimas</w:t>
                  </w:r>
                </w:p>
              </w:tc>
              <w:tc>
                <w:tcPr>
                  <w:tcW w:w="1134" w:type="dxa"/>
                  <w:vAlign w:val="center"/>
                </w:tcPr>
                <w:p w14:paraId="75EA8436"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Trimestral</w:t>
                  </w:r>
                </w:p>
              </w:tc>
              <w:tc>
                <w:tcPr>
                  <w:tcW w:w="1349" w:type="dxa"/>
                  <w:vAlign w:val="center"/>
                </w:tcPr>
                <w:p w14:paraId="40DF0A9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Oficina Consejería Distrital de Paz, Víctimas y Reconciliación</w:t>
                  </w:r>
                </w:p>
              </w:tc>
            </w:tr>
            <w:tr w:rsidR="00777384" w:rsidRPr="006145DB" w14:paraId="594840B8" w14:textId="77777777" w:rsidTr="00777384">
              <w:trPr>
                <w:trHeight w:val="1465"/>
                <w:jc w:val="center"/>
              </w:trPr>
              <w:tc>
                <w:tcPr>
                  <w:tcW w:w="2904" w:type="dxa"/>
                  <w:vAlign w:val="center"/>
                </w:tcPr>
                <w:p w14:paraId="77F92060" w14:textId="77777777" w:rsidR="0008495F" w:rsidRPr="006145DB" w:rsidRDefault="0008495F" w:rsidP="005B435E">
                  <w:pPr>
                    <w:tabs>
                      <w:tab w:val="left" w:pos="709"/>
                      <w:tab w:val="left" w:pos="1370"/>
                    </w:tabs>
                    <w:contextualSpacing/>
                    <w:jc w:val="both"/>
                    <w:rPr>
                      <w:rFonts w:cs="Arial"/>
                      <w:sz w:val="16"/>
                      <w:szCs w:val="16"/>
                      <w:lang w:eastAsia="es-CO"/>
                    </w:rPr>
                  </w:pPr>
                  <w:r w:rsidRPr="006145DB">
                    <w:rPr>
                      <w:rFonts w:cs="Arial"/>
                      <w:sz w:val="16"/>
                      <w:szCs w:val="16"/>
                      <w:lang w:eastAsia="es-CO"/>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842" w:type="dxa"/>
                  <w:vAlign w:val="center"/>
                </w:tcPr>
                <w:p w14:paraId="2B5BED5A" w14:textId="77777777" w:rsidR="0008495F" w:rsidRPr="006145DB" w:rsidRDefault="0008495F" w:rsidP="005B435E">
                  <w:pPr>
                    <w:pStyle w:val="Prrafodelista"/>
                    <w:tabs>
                      <w:tab w:val="left" w:pos="360"/>
                    </w:tabs>
                    <w:ind w:left="0"/>
                    <w:jc w:val="center"/>
                    <w:rPr>
                      <w:rFonts w:cs="Arial"/>
                      <w:sz w:val="16"/>
                      <w:szCs w:val="16"/>
                      <w:lang w:eastAsia="es-CO"/>
                    </w:rPr>
                  </w:pPr>
                  <w:r w:rsidRPr="006145DB">
                    <w:rPr>
                      <w:rFonts w:cs="Arial"/>
                      <w:sz w:val="16"/>
                      <w:szCs w:val="16"/>
                      <w:lang w:eastAsia="es-CO"/>
                    </w:rPr>
                    <w:t>Censos oficiales de comunidades étnicas: Indígena Cabildos reconocidos en la ciudad de Bogotá y Rrom - Gitano</w:t>
                  </w:r>
                </w:p>
              </w:tc>
              <w:tc>
                <w:tcPr>
                  <w:tcW w:w="1134" w:type="dxa"/>
                  <w:vAlign w:val="center"/>
                </w:tcPr>
                <w:p w14:paraId="00AD4D8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 xml:space="preserve">2021 </w:t>
                  </w:r>
                </w:p>
                <w:p w14:paraId="1383A729"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Entrega única</w:t>
                  </w:r>
                </w:p>
              </w:tc>
              <w:tc>
                <w:tcPr>
                  <w:tcW w:w="1349" w:type="dxa"/>
                  <w:vAlign w:val="center"/>
                </w:tcPr>
                <w:p w14:paraId="3CB07A1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Ministerio del Interior</w:t>
                  </w:r>
                </w:p>
              </w:tc>
            </w:tr>
            <w:tr w:rsidR="00777384" w:rsidRPr="006145DB" w14:paraId="401BABD4" w14:textId="77777777" w:rsidTr="00777384">
              <w:trPr>
                <w:trHeight w:val="1402"/>
                <w:jc w:val="center"/>
              </w:trPr>
              <w:tc>
                <w:tcPr>
                  <w:tcW w:w="2904" w:type="dxa"/>
                  <w:vAlign w:val="center"/>
                </w:tcPr>
                <w:p w14:paraId="43E7C722" w14:textId="77777777" w:rsidR="0008495F" w:rsidRPr="006145DB" w:rsidRDefault="0008495F" w:rsidP="005B435E">
                  <w:pPr>
                    <w:tabs>
                      <w:tab w:val="left" w:pos="709"/>
                      <w:tab w:val="left" w:pos="1370"/>
                    </w:tabs>
                    <w:contextualSpacing/>
                    <w:jc w:val="both"/>
                    <w:rPr>
                      <w:rFonts w:cs="Arial"/>
                      <w:sz w:val="16"/>
                      <w:szCs w:val="16"/>
                      <w:lang w:eastAsia="es-CO"/>
                    </w:rPr>
                  </w:pPr>
                  <w:r w:rsidRPr="006145DB">
                    <w:rPr>
                      <w:rFonts w:cs="Arial"/>
                      <w:sz w:val="16"/>
                      <w:szCs w:val="16"/>
                      <w:lang w:eastAsia="es-CO"/>
                    </w:rPr>
                    <w:t>Persona Afrocolombiana, registrada en los listados oficiales avalados por Entidad gubernamental competente o listados enviados por las instancias de representación y participación de comunidades étnicas a la Entidad distrital competente.</w:t>
                  </w:r>
                </w:p>
              </w:tc>
              <w:tc>
                <w:tcPr>
                  <w:tcW w:w="1842" w:type="dxa"/>
                  <w:vAlign w:val="center"/>
                </w:tcPr>
                <w:p w14:paraId="2DCF3998" w14:textId="77777777" w:rsidR="0008495F" w:rsidRPr="006145DB" w:rsidRDefault="0008495F" w:rsidP="005B435E">
                  <w:pPr>
                    <w:pStyle w:val="Prrafodelista"/>
                    <w:tabs>
                      <w:tab w:val="left" w:pos="28"/>
                    </w:tabs>
                    <w:ind w:left="28"/>
                    <w:jc w:val="center"/>
                    <w:rPr>
                      <w:rFonts w:cs="Arial"/>
                      <w:sz w:val="16"/>
                      <w:szCs w:val="16"/>
                      <w:lang w:eastAsia="es-CO"/>
                    </w:rPr>
                  </w:pPr>
                  <w:r w:rsidRPr="006145DB">
                    <w:rPr>
                      <w:rFonts w:cs="Arial"/>
                      <w:sz w:val="16"/>
                      <w:szCs w:val="16"/>
                      <w:lang w:eastAsia="es-CO"/>
                    </w:rPr>
                    <w:t>Listados enviados por las instancias de representación y participación de comunidades Negras, Afrocolombianas en Bogotá</w:t>
                  </w:r>
                </w:p>
              </w:tc>
              <w:tc>
                <w:tcPr>
                  <w:tcW w:w="1134" w:type="dxa"/>
                  <w:vAlign w:val="center"/>
                </w:tcPr>
                <w:p w14:paraId="01E158A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No Disponible</w:t>
                  </w:r>
                </w:p>
              </w:tc>
              <w:tc>
                <w:tcPr>
                  <w:tcW w:w="1349" w:type="dxa"/>
                  <w:vAlign w:val="center"/>
                </w:tcPr>
                <w:p w14:paraId="3D13EA98"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Dirección de Asuntos Étnicos de la Secretaría Distrital de Gobierno</w:t>
                  </w:r>
                </w:p>
              </w:tc>
            </w:tr>
            <w:tr w:rsidR="00777384" w:rsidRPr="006145DB" w14:paraId="313C7450" w14:textId="77777777" w:rsidTr="00777384">
              <w:trPr>
                <w:trHeight w:val="1338"/>
                <w:jc w:val="center"/>
              </w:trPr>
              <w:tc>
                <w:tcPr>
                  <w:tcW w:w="2904" w:type="dxa"/>
                  <w:vAlign w:val="center"/>
                </w:tcPr>
                <w:p w14:paraId="009BAFFF" w14:textId="77777777" w:rsidR="0008495F" w:rsidRPr="006145DB" w:rsidRDefault="0008495F" w:rsidP="005B435E">
                  <w:pPr>
                    <w:tabs>
                      <w:tab w:val="left" w:pos="709"/>
                      <w:tab w:val="left" w:pos="1370"/>
                    </w:tabs>
                    <w:contextualSpacing/>
                    <w:jc w:val="both"/>
                    <w:rPr>
                      <w:rFonts w:cs="Arial"/>
                      <w:sz w:val="16"/>
                      <w:szCs w:val="16"/>
                      <w:lang w:eastAsia="es-CO"/>
                    </w:rPr>
                  </w:pPr>
                  <w:r w:rsidRPr="006145DB">
                    <w:rPr>
                      <w:rFonts w:cs="Arial"/>
                      <w:sz w:val="16"/>
                      <w:szCs w:val="16"/>
                      <w:lang w:eastAsia="es-CO"/>
                    </w:rPr>
                    <w:t>Persona Raizal registrada en los listados oficiales avalados por Entidad gubernamental competente o listados enviados por las instancias de representación y participación de comunidades étnicas a la Entidad distrital competente. </w:t>
                  </w:r>
                </w:p>
              </w:tc>
              <w:tc>
                <w:tcPr>
                  <w:tcW w:w="1842" w:type="dxa"/>
                  <w:vAlign w:val="center"/>
                </w:tcPr>
                <w:p w14:paraId="6FBB8427" w14:textId="77777777" w:rsidR="0008495F" w:rsidRPr="006145DB" w:rsidRDefault="0008495F" w:rsidP="005B435E">
                  <w:pPr>
                    <w:pStyle w:val="Prrafodelista"/>
                    <w:tabs>
                      <w:tab w:val="left" w:pos="28"/>
                    </w:tabs>
                    <w:ind w:left="28"/>
                    <w:jc w:val="center"/>
                    <w:rPr>
                      <w:rFonts w:cs="Arial"/>
                      <w:sz w:val="16"/>
                      <w:szCs w:val="16"/>
                      <w:lang w:eastAsia="es-CO"/>
                    </w:rPr>
                  </w:pPr>
                  <w:r w:rsidRPr="006145DB">
                    <w:rPr>
                      <w:rFonts w:cs="Arial"/>
                      <w:sz w:val="16"/>
                      <w:szCs w:val="16"/>
                      <w:lang w:eastAsia="es-CO"/>
                    </w:rPr>
                    <w:t>Listados enviados por las instancias de representación y participación de comunidades Raizales en Bogotá.</w:t>
                  </w:r>
                </w:p>
              </w:tc>
              <w:tc>
                <w:tcPr>
                  <w:tcW w:w="1134" w:type="dxa"/>
                  <w:vAlign w:val="center"/>
                </w:tcPr>
                <w:p w14:paraId="07C9C70E"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No Disponible</w:t>
                  </w:r>
                </w:p>
              </w:tc>
              <w:tc>
                <w:tcPr>
                  <w:tcW w:w="1349" w:type="dxa"/>
                  <w:vAlign w:val="center"/>
                </w:tcPr>
                <w:p w14:paraId="62E61EE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Dirección de Asuntos Étnicos de la Secretaría Distrital de Gobierno</w:t>
                  </w:r>
                </w:p>
              </w:tc>
            </w:tr>
            <w:tr w:rsidR="00777384" w:rsidRPr="006145DB" w14:paraId="3FC19819" w14:textId="77777777" w:rsidTr="00777384">
              <w:trPr>
                <w:trHeight w:val="1400"/>
                <w:jc w:val="center"/>
              </w:trPr>
              <w:tc>
                <w:tcPr>
                  <w:tcW w:w="2904" w:type="dxa"/>
                  <w:vAlign w:val="center"/>
                </w:tcPr>
                <w:p w14:paraId="7746E638" w14:textId="77777777" w:rsidR="0008495F" w:rsidRPr="006145DB" w:rsidRDefault="0008495F" w:rsidP="005B435E">
                  <w:pPr>
                    <w:tabs>
                      <w:tab w:val="left" w:pos="709"/>
                      <w:tab w:val="left" w:pos="1370"/>
                    </w:tabs>
                    <w:contextualSpacing/>
                    <w:jc w:val="both"/>
                    <w:rPr>
                      <w:rFonts w:cs="Arial"/>
                      <w:sz w:val="16"/>
                      <w:szCs w:val="16"/>
                      <w:lang w:eastAsia="es-CO"/>
                    </w:rPr>
                  </w:pPr>
                  <w:r w:rsidRPr="006145DB">
                    <w:rPr>
                      <w:rFonts w:cs="Arial"/>
                      <w:sz w:val="16"/>
                      <w:szCs w:val="16"/>
                      <w:lang w:eastAsia="es-CO"/>
                    </w:rPr>
                    <w:t>Persona Palenquera registrada en los listados oficiales avalados por Entidad gubernamental competente o listados enviados por las instancias de representación y participación de comunidades étnicas a la Entidad distrital competente.</w:t>
                  </w:r>
                </w:p>
              </w:tc>
              <w:tc>
                <w:tcPr>
                  <w:tcW w:w="1842" w:type="dxa"/>
                  <w:vAlign w:val="center"/>
                </w:tcPr>
                <w:p w14:paraId="75FAE548" w14:textId="77777777" w:rsidR="0008495F" w:rsidRPr="006145DB" w:rsidRDefault="0008495F" w:rsidP="005B435E">
                  <w:pPr>
                    <w:pStyle w:val="Prrafodelista"/>
                    <w:tabs>
                      <w:tab w:val="left" w:pos="28"/>
                    </w:tabs>
                    <w:ind w:left="28"/>
                    <w:jc w:val="center"/>
                    <w:rPr>
                      <w:rFonts w:cs="Arial"/>
                      <w:sz w:val="16"/>
                      <w:szCs w:val="16"/>
                      <w:lang w:eastAsia="es-CO"/>
                    </w:rPr>
                  </w:pPr>
                  <w:r w:rsidRPr="006145DB">
                    <w:rPr>
                      <w:rFonts w:cs="Arial"/>
                      <w:sz w:val="16"/>
                      <w:szCs w:val="16"/>
                      <w:lang w:eastAsia="es-CO"/>
                    </w:rPr>
                    <w:t>Listados enviados por las instancias de representación y participación de comunidades Palenqueras en Bogotá.</w:t>
                  </w:r>
                </w:p>
              </w:tc>
              <w:tc>
                <w:tcPr>
                  <w:tcW w:w="1134" w:type="dxa"/>
                  <w:vAlign w:val="center"/>
                </w:tcPr>
                <w:p w14:paraId="353AED9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No Disponible</w:t>
                  </w:r>
                </w:p>
              </w:tc>
              <w:tc>
                <w:tcPr>
                  <w:tcW w:w="1349" w:type="dxa"/>
                  <w:vAlign w:val="center"/>
                </w:tcPr>
                <w:p w14:paraId="30B8E1F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Dirección de Asuntos Étnicos de la Secretaría Distrital de Gobierno</w:t>
                  </w:r>
                </w:p>
              </w:tc>
            </w:tr>
            <w:tr w:rsidR="00777384" w:rsidRPr="006145DB" w14:paraId="5EE07278" w14:textId="77777777" w:rsidTr="00777384">
              <w:trPr>
                <w:trHeight w:val="1277"/>
                <w:jc w:val="center"/>
              </w:trPr>
              <w:tc>
                <w:tcPr>
                  <w:tcW w:w="2904" w:type="dxa"/>
                  <w:vAlign w:val="center"/>
                </w:tcPr>
                <w:p w14:paraId="00F4C8FC" w14:textId="77777777" w:rsidR="0008495F" w:rsidRPr="006145DB" w:rsidRDefault="0008495F" w:rsidP="005B435E">
                  <w:pPr>
                    <w:tabs>
                      <w:tab w:val="left" w:pos="709"/>
                      <w:tab w:val="left" w:pos="1370"/>
                    </w:tabs>
                    <w:contextualSpacing/>
                    <w:jc w:val="both"/>
                    <w:rPr>
                      <w:rFonts w:cs="Arial"/>
                      <w:sz w:val="16"/>
                      <w:szCs w:val="16"/>
                      <w:lang w:eastAsia="es-CO"/>
                    </w:rPr>
                  </w:pPr>
                  <w:r w:rsidRPr="006145DB">
                    <w:rPr>
                      <w:rFonts w:cs="Arial"/>
                      <w:sz w:val="16"/>
                      <w:szCs w:val="16"/>
                      <w:lang w:eastAsia="es-CO"/>
                    </w:rPr>
                    <w:t>Persona Indígena, registrada en los listados oficiales avalados por Entidad gubernamental competente o listados enviados por las instancias de representación y participación de comunidades étnicas a la Entidad distrital competente. </w:t>
                  </w:r>
                </w:p>
              </w:tc>
              <w:tc>
                <w:tcPr>
                  <w:tcW w:w="1842" w:type="dxa"/>
                  <w:vAlign w:val="center"/>
                </w:tcPr>
                <w:p w14:paraId="49CF0D1D" w14:textId="77777777" w:rsidR="0008495F" w:rsidRPr="006145DB" w:rsidRDefault="0008495F" w:rsidP="005B435E">
                  <w:pPr>
                    <w:pStyle w:val="Prrafodelista"/>
                    <w:tabs>
                      <w:tab w:val="left" w:pos="28"/>
                    </w:tabs>
                    <w:ind w:left="28"/>
                    <w:jc w:val="center"/>
                    <w:rPr>
                      <w:rFonts w:cs="Arial"/>
                      <w:sz w:val="16"/>
                      <w:szCs w:val="16"/>
                      <w:lang w:eastAsia="es-CO"/>
                    </w:rPr>
                  </w:pPr>
                  <w:r w:rsidRPr="006145DB">
                    <w:rPr>
                      <w:rFonts w:cs="Arial"/>
                      <w:sz w:val="16"/>
                      <w:szCs w:val="16"/>
                      <w:lang w:eastAsia="es-CO"/>
                    </w:rPr>
                    <w:t>Listados enviados por las instancias de representación y participación de cabildos o pueblos indígenas en Bogotá.</w:t>
                  </w:r>
                </w:p>
              </w:tc>
              <w:tc>
                <w:tcPr>
                  <w:tcW w:w="1134" w:type="dxa"/>
                  <w:vAlign w:val="center"/>
                </w:tcPr>
                <w:p w14:paraId="2736F9C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No Disponible</w:t>
                  </w:r>
                </w:p>
              </w:tc>
              <w:tc>
                <w:tcPr>
                  <w:tcW w:w="1349" w:type="dxa"/>
                  <w:vAlign w:val="center"/>
                </w:tcPr>
                <w:p w14:paraId="0318862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Dirección de Asuntos Étnicos de la Secretaría Distrital de Gobierno</w:t>
                  </w:r>
                </w:p>
              </w:tc>
            </w:tr>
            <w:tr w:rsidR="00777384" w:rsidRPr="006145DB" w14:paraId="63C0D365" w14:textId="77777777" w:rsidTr="00777384">
              <w:trPr>
                <w:trHeight w:val="1396"/>
                <w:jc w:val="center"/>
              </w:trPr>
              <w:tc>
                <w:tcPr>
                  <w:tcW w:w="2904" w:type="dxa"/>
                  <w:vAlign w:val="center"/>
                </w:tcPr>
                <w:p w14:paraId="639444AE" w14:textId="77777777" w:rsidR="0008495F" w:rsidRPr="006145DB" w:rsidRDefault="0008495F" w:rsidP="005B435E">
                  <w:pPr>
                    <w:tabs>
                      <w:tab w:val="left" w:pos="709"/>
                      <w:tab w:val="left" w:pos="1370"/>
                    </w:tabs>
                    <w:contextualSpacing/>
                    <w:jc w:val="both"/>
                    <w:rPr>
                      <w:rFonts w:cs="Arial"/>
                      <w:sz w:val="16"/>
                      <w:szCs w:val="16"/>
                      <w:lang w:eastAsia="es-CO"/>
                    </w:rPr>
                  </w:pPr>
                  <w:r w:rsidRPr="006145DB">
                    <w:rPr>
                      <w:rFonts w:cs="Arial"/>
                      <w:sz w:val="16"/>
                      <w:szCs w:val="16"/>
                      <w:lang w:eastAsia="es-CO"/>
                    </w:rPr>
                    <w:t>Persona Rrom o Gitana registrada en los listados oficiales avalados por Entidad gubernamental competente o listados enviados por las instancias de representación y participación de comunidades étnicas a la Entidad distrital competente. </w:t>
                  </w:r>
                </w:p>
              </w:tc>
              <w:tc>
                <w:tcPr>
                  <w:tcW w:w="1842" w:type="dxa"/>
                  <w:vAlign w:val="center"/>
                </w:tcPr>
                <w:p w14:paraId="4A1BA4F2" w14:textId="77777777" w:rsidR="0008495F" w:rsidRPr="006145DB" w:rsidRDefault="0008495F" w:rsidP="005B435E">
                  <w:pPr>
                    <w:pStyle w:val="Prrafodelista"/>
                    <w:tabs>
                      <w:tab w:val="left" w:pos="28"/>
                    </w:tabs>
                    <w:ind w:left="28"/>
                    <w:jc w:val="center"/>
                    <w:rPr>
                      <w:rFonts w:cs="Arial"/>
                      <w:sz w:val="16"/>
                      <w:szCs w:val="16"/>
                      <w:lang w:eastAsia="es-CO"/>
                    </w:rPr>
                  </w:pPr>
                  <w:r w:rsidRPr="006145DB">
                    <w:rPr>
                      <w:rFonts w:cs="Arial"/>
                      <w:sz w:val="16"/>
                      <w:szCs w:val="16"/>
                      <w:lang w:eastAsia="es-CO"/>
                    </w:rPr>
                    <w:t>Listados enviados por las instancias de representación y participación de comunidad Rrom o Gitana en Bogotá.</w:t>
                  </w:r>
                </w:p>
              </w:tc>
              <w:tc>
                <w:tcPr>
                  <w:tcW w:w="1134" w:type="dxa"/>
                  <w:vAlign w:val="center"/>
                </w:tcPr>
                <w:p w14:paraId="2193BAA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No Disponible</w:t>
                  </w:r>
                </w:p>
              </w:tc>
              <w:tc>
                <w:tcPr>
                  <w:tcW w:w="1349" w:type="dxa"/>
                  <w:vAlign w:val="center"/>
                </w:tcPr>
                <w:p w14:paraId="3B6D1B6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Dirección de Asuntos Étnicos de la Secretaría Distrital de Gobierno</w:t>
                  </w:r>
                </w:p>
              </w:tc>
            </w:tr>
            <w:tr w:rsidR="00777384" w:rsidRPr="006145DB" w14:paraId="393E86DF" w14:textId="77777777" w:rsidTr="00777384">
              <w:trPr>
                <w:trHeight w:val="20"/>
                <w:jc w:val="center"/>
              </w:trPr>
              <w:tc>
                <w:tcPr>
                  <w:tcW w:w="2904" w:type="dxa"/>
                  <w:vMerge w:val="restart"/>
                  <w:vAlign w:val="center"/>
                </w:tcPr>
                <w:p w14:paraId="777AC47F" w14:textId="77777777" w:rsidR="0008495F" w:rsidRPr="006145DB" w:rsidRDefault="0008495F" w:rsidP="005B435E">
                  <w:pPr>
                    <w:tabs>
                      <w:tab w:val="left" w:pos="709"/>
                    </w:tabs>
                    <w:contextualSpacing/>
                    <w:jc w:val="both"/>
                    <w:rPr>
                      <w:rFonts w:cs="Arial"/>
                      <w:sz w:val="16"/>
                      <w:szCs w:val="16"/>
                    </w:rPr>
                  </w:pPr>
                  <w:r w:rsidRPr="006145DB">
                    <w:rPr>
                      <w:rFonts w:cs="Arial"/>
                      <w:sz w:val="16"/>
                      <w:szCs w:val="16"/>
                    </w:rPr>
                    <w:t>Persona de 75 años o más.</w:t>
                  </w:r>
                </w:p>
              </w:tc>
              <w:tc>
                <w:tcPr>
                  <w:tcW w:w="1842" w:type="dxa"/>
                  <w:vAlign w:val="center"/>
                </w:tcPr>
                <w:p w14:paraId="3BD1312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63585AB2"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49" w:type="dxa"/>
                  <w:vAlign w:val="center"/>
                </w:tcPr>
                <w:p w14:paraId="4F9C463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777384" w:rsidRPr="006145DB" w14:paraId="02D7B91D" w14:textId="77777777" w:rsidTr="00777384">
              <w:trPr>
                <w:trHeight w:val="20"/>
                <w:jc w:val="center"/>
              </w:trPr>
              <w:tc>
                <w:tcPr>
                  <w:tcW w:w="2904" w:type="dxa"/>
                  <w:vMerge/>
                  <w:vAlign w:val="center"/>
                </w:tcPr>
                <w:p w14:paraId="2EC8D927" w14:textId="77777777" w:rsidR="0008495F" w:rsidRPr="006145DB" w:rsidRDefault="0008495F" w:rsidP="005B435E">
                  <w:pPr>
                    <w:tabs>
                      <w:tab w:val="left" w:pos="709"/>
                    </w:tabs>
                    <w:contextualSpacing/>
                    <w:jc w:val="both"/>
                    <w:rPr>
                      <w:rFonts w:cs="Arial"/>
                      <w:sz w:val="16"/>
                      <w:szCs w:val="16"/>
                    </w:rPr>
                  </w:pPr>
                </w:p>
              </w:tc>
              <w:tc>
                <w:tcPr>
                  <w:tcW w:w="1842" w:type="dxa"/>
                  <w:vAlign w:val="center"/>
                </w:tcPr>
                <w:p w14:paraId="6A3F7339"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1F344B8B"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49" w:type="dxa"/>
                  <w:vAlign w:val="center"/>
                </w:tcPr>
                <w:p w14:paraId="3442D44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263E5E91" w14:textId="77777777" w:rsidTr="004F2C15">
              <w:trPr>
                <w:trHeight w:val="572"/>
                <w:jc w:val="center"/>
              </w:trPr>
              <w:tc>
                <w:tcPr>
                  <w:tcW w:w="2904" w:type="dxa"/>
                  <w:tcBorders>
                    <w:bottom w:val="nil"/>
                  </w:tcBorders>
                  <w:vAlign w:val="center"/>
                </w:tcPr>
                <w:p w14:paraId="28E53BEB" w14:textId="77777777" w:rsidR="0008495F" w:rsidRPr="006145DB" w:rsidRDefault="0008495F" w:rsidP="005B435E">
                  <w:pPr>
                    <w:tabs>
                      <w:tab w:val="left" w:pos="709"/>
                    </w:tabs>
                    <w:contextualSpacing/>
                    <w:jc w:val="both"/>
                    <w:rPr>
                      <w:rFonts w:eastAsia="Arial" w:cs="Arial"/>
                      <w:sz w:val="16"/>
                      <w:szCs w:val="16"/>
                    </w:rPr>
                  </w:pPr>
                  <w:r w:rsidRPr="006145DB">
                    <w:rPr>
                      <w:rFonts w:eastAsia="Arial" w:cs="Arial"/>
                      <w:sz w:val="16"/>
                      <w:szCs w:val="16"/>
                    </w:rPr>
                    <w:t>Persona mayor con dependencia funcional que cuenta con un(a) cuidador(a) de 60 años o más.</w:t>
                  </w:r>
                </w:p>
              </w:tc>
              <w:tc>
                <w:tcPr>
                  <w:tcW w:w="1842" w:type="dxa"/>
                  <w:tcBorders>
                    <w:bottom w:val="nil"/>
                  </w:tcBorders>
                  <w:vAlign w:val="center"/>
                </w:tcPr>
                <w:p w14:paraId="7D386A8E"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bottom w:val="nil"/>
                  </w:tcBorders>
                  <w:vAlign w:val="center"/>
                </w:tcPr>
                <w:p w14:paraId="785CC5AA"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49" w:type="dxa"/>
                  <w:tcBorders>
                    <w:bottom w:val="nil"/>
                  </w:tcBorders>
                  <w:vAlign w:val="center"/>
                </w:tcPr>
                <w:p w14:paraId="1A18032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42DA2D1D" w14:textId="77777777" w:rsidTr="004F2C15">
              <w:trPr>
                <w:trHeight w:val="20"/>
                <w:jc w:val="center"/>
              </w:trPr>
              <w:tc>
                <w:tcPr>
                  <w:tcW w:w="2904" w:type="dxa"/>
                  <w:vMerge w:val="restart"/>
                  <w:tcBorders>
                    <w:top w:val="nil"/>
                  </w:tcBorders>
                  <w:vAlign w:val="center"/>
                </w:tcPr>
                <w:p w14:paraId="41BEA144"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mayor con dependencia funcional, cuyo cuidador(a) presenta discapacidad.</w:t>
                  </w:r>
                </w:p>
              </w:tc>
              <w:tc>
                <w:tcPr>
                  <w:tcW w:w="1842" w:type="dxa"/>
                  <w:tcBorders>
                    <w:top w:val="nil"/>
                  </w:tcBorders>
                  <w:vAlign w:val="center"/>
                </w:tcPr>
                <w:p w14:paraId="493D773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top w:val="nil"/>
                  </w:tcBorders>
                  <w:vAlign w:val="center"/>
                </w:tcPr>
                <w:p w14:paraId="56130D5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49" w:type="dxa"/>
                  <w:tcBorders>
                    <w:top w:val="nil"/>
                  </w:tcBorders>
                  <w:vAlign w:val="center"/>
                </w:tcPr>
                <w:p w14:paraId="33F46BD9"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777384" w:rsidRPr="006145DB" w14:paraId="1D519AEB" w14:textId="77777777" w:rsidTr="00777384">
              <w:trPr>
                <w:trHeight w:val="255"/>
                <w:jc w:val="center"/>
              </w:trPr>
              <w:tc>
                <w:tcPr>
                  <w:tcW w:w="2904" w:type="dxa"/>
                  <w:vMerge/>
                  <w:vAlign w:val="center"/>
                </w:tcPr>
                <w:p w14:paraId="47017DBD" w14:textId="77777777" w:rsidR="0008495F" w:rsidRPr="006145DB" w:rsidRDefault="0008495F" w:rsidP="005B435E">
                  <w:pPr>
                    <w:ind w:left="1"/>
                    <w:contextualSpacing/>
                    <w:jc w:val="both"/>
                    <w:rPr>
                      <w:rFonts w:cs="Arial"/>
                      <w:sz w:val="16"/>
                      <w:szCs w:val="16"/>
                      <w:lang w:eastAsia="es-CO"/>
                    </w:rPr>
                  </w:pPr>
                </w:p>
              </w:tc>
              <w:tc>
                <w:tcPr>
                  <w:tcW w:w="1842" w:type="dxa"/>
                  <w:vAlign w:val="center"/>
                </w:tcPr>
                <w:p w14:paraId="1F418B16"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30819326"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49" w:type="dxa"/>
                  <w:vAlign w:val="center"/>
                </w:tcPr>
                <w:p w14:paraId="75F6EF92"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321DDB65" w14:textId="77777777" w:rsidTr="00777384">
              <w:trPr>
                <w:trHeight w:val="558"/>
                <w:jc w:val="center"/>
              </w:trPr>
              <w:tc>
                <w:tcPr>
                  <w:tcW w:w="2904" w:type="dxa"/>
                  <w:vMerge w:val="restart"/>
                  <w:vAlign w:val="center"/>
                </w:tcPr>
                <w:p w14:paraId="5EB0EBFB"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mayor con dependencia funcional, cuya cuidadora se identifica como mujer.</w:t>
                  </w:r>
                </w:p>
              </w:tc>
              <w:tc>
                <w:tcPr>
                  <w:tcW w:w="1842" w:type="dxa"/>
                  <w:vAlign w:val="center"/>
                </w:tcPr>
                <w:p w14:paraId="4459E861"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4834B62B"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49" w:type="dxa"/>
                  <w:vAlign w:val="center"/>
                </w:tcPr>
                <w:p w14:paraId="293D5CC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Secretaria Distrital de Integración Social</w:t>
                  </w:r>
                </w:p>
              </w:tc>
            </w:tr>
            <w:tr w:rsidR="00777384" w:rsidRPr="006145DB" w14:paraId="2A1D5AAB" w14:textId="77777777" w:rsidTr="00777384">
              <w:trPr>
                <w:trHeight w:val="268"/>
                <w:jc w:val="center"/>
              </w:trPr>
              <w:tc>
                <w:tcPr>
                  <w:tcW w:w="2904" w:type="dxa"/>
                  <w:vMerge/>
                  <w:vAlign w:val="center"/>
                </w:tcPr>
                <w:p w14:paraId="3E769100" w14:textId="77777777" w:rsidR="0008495F" w:rsidRPr="006145DB" w:rsidRDefault="0008495F" w:rsidP="005B435E">
                  <w:pPr>
                    <w:ind w:left="1"/>
                    <w:contextualSpacing/>
                    <w:jc w:val="both"/>
                    <w:rPr>
                      <w:rFonts w:cs="Arial"/>
                      <w:sz w:val="16"/>
                      <w:szCs w:val="16"/>
                      <w:lang w:eastAsia="es-CO"/>
                    </w:rPr>
                  </w:pPr>
                </w:p>
              </w:tc>
              <w:tc>
                <w:tcPr>
                  <w:tcW w:w="1842" w:type="dxa"/>
                  <w:vAlign w:val="center"/>
                </w:tcPr>
                <w:p w14:paraId="65A588A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1A77B4A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49" w:type="dxa"/>
                  <w:vAlign w:val="center"/>
                </w:tcPr>
                <w:p w14:paraId="7D5B140E"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40191612" w14:textId="77777777" w:rsidTr="00777384">
              <w:trPr>
                <w:trHeight w:val="1166"/>
                <w:jc w:val="center"/>
              </w:trPr>
              <w:tc>
                <w:tcPr>
                  <w:tcW w:w="2904" w:type="dxa"/>
                  <w:vAlign w:val="center"/>
                </w:tcPr>
                <w:p w14:paraId="432C1615"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en situación de pobreza extrema, pobreza moderada o vulnerabilidad por inseguridad alimentaria, medida por el SISBÉN metodología IV y clasificados entre los grupos A1 a C9 en la ciudad de Bogotá.</w:t>
                  </w:r>
                </w:p>
              </w:tc>
              <w:tc>
                <w:tcPr>
                  <w:tcW w:w="1842" w:type="dxa"/>
                  <w:vAlign w:val="center"/>
                </w:tcPr>
                <w:p w14:paraId="0D57F3CE"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rPr>
                    <w:t>SISBÉN IV Bogotá</w:t>
                  </w:r>
                </w:p>
              </w:tc>
              <w:tc>
                <w:tcPr>
                  <w:tcW w:w="1134" w:type="dxa"/>
                  <w:vAlign w:val="center"/>
                </w:tcPr>
                <w:p w14:paraId="0230E6F4"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2918CC3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349" w:type="dxa"/>
                  <w:vAlign w:val="center"/>
                </w:tcPr>
                <w:p w14:paraId="375E84CA"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rPr>
                    <w:t>Secretaría Distrital de Planeación - SDP</w:t>
                  </w:r>
                </w:p>
              </w:tc>
            </w:tr>
          </w:tbl>
          <w:p w14:paraId="1D707E78" w14:textId="77777777" w:rsidR="0008495F" w:rsidRPr="006145DB" w:rsidRDefault="0008495F" w:rsidP="005B435E">
            <w:pPr>
              <w:tabs>
                <w:tab w:val="left" w:pos="709"/>
              </w:tabs>
              <w:spacing w:line="240" w:lineRule="auto"/>
              <w:contextualSpacing/>
              <w:jc w:val="both"/>
              <w:rPr>
                <w:rFonts w:cs="Arial"/>
                <w:bCs/>
                <w:sz w:val="20"/>
                <w:szCs w:val="20"/>
                <w:lang w:eastAsia="es-CO"/>
              </w:rPr>
            </w:pPr>
          </w:p>
        </w:tc>
      </w:tr>
      <w:tr w:rsidR="0008495F" w:rsidRPr="006145DB" w14:paraId="78E08861" w14:textId="77777777" w:rsidTr="003951AB">
        <w:trPr>
          <w:trHeight w:val="6337"/>
          <w:jc w:val="center"/>
        </w:trPr>
        <w:tc>
          <w:tcPr>
            <w:tcW w:w="1940" w:type="dxa"/>
            <w:vAlign w:val="center"/>
          </w:tcPr>
          <w:p w14:paraId="58229276" w14:textId="46A36108" w:rsidR="0008495F" w:rsidRPr="006145DB" w:rsidRDefault="000346E0" w:rsidP="005B435E">
            <w:pPr>
              <w:spacing w:line="240" w:lineRule="auto"/>
              <w:jc w:val="both"/>
              <w:rPr>
                <w:rFonts w:cs="Arial"/>
                <w:bCs/>
                <w:sz w:val="20"/>
                <w:szCs w:val="20"/>
                <w:lang w:eastAsia="es-CO"/>
              </w:rPr>
            </w:pPr>
            <w:r w:rsidRPr="006145DB">
              <w:rPr>
                <w:rFonts w:cs="Arial"/>
                <w:sz w:val="20"/>
                <w:szCs w:val="20"/>
                <w:lang w:eastAsia="es-CO"/>
              </w:rPr>
              <w:t>Criterios de Ingreso y Fuentes de Información</w:t>
            </w:r>
          </w:p>
        </w:tc>
        <w:tc>
          <w:tcPr>
            <w:tcW w:w="7455" w:type="dxa"/>
            <w:tcBorders>
              <w:top w:val="single" w:sz="4" w:space="0" w:color="auto"/>
            </w:tcBorders>
            <w:vAlign w:val="center"/>
          </w:tcPr>
          <w:tbl>
            <w:tblPr>
              <w:tblStyle w:val="Tablaconcuadrcula"/>
              <w:tblW w:w="7242" w:type="dxa"/>
              <w:jc w:val="center"/>
              <w:tblLayout w:type="fixed"/>
              <w:tblLook w:val="04A0" w:firstRow="1" w:lastRow="0" w:firstColumn="1" w:lastColumn="0" w:noHBand="0" w:noVBand="1"/>
            </w:tblPr>
            <w:tblGrid>
              <w:gridCol w:w="3342"/>
              <w:gridCol w:w="1263"/>
              <w:gridCol w:w="1147"/>
              <w:gridCol w:w="1490"/>
            </w:tblGrid>
            <w:tr w:rsidR="00777384" w:rsidRPr="006145DB" w14:paraId="00F9317F" w14:textId="77777777" w:rsidTr="00D83C53">
              <w:trPr>
                <w:trHeight w:val="389"/>
                <w:jc w:val="center"/>
              </w:trPr>
              <w:tc>
                <w:tcPr>
                  <w:tcW w:w="3342" w:type="dxa"/>
                  <w:vAlign w:val="center"/>
                </w:tcPr>
                <w:p w14:paraId="4159A391"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Criterios de Ingreso</w:t>
                  </w:r>
                </w:p>
              </w:tc>
              <w:tc>
                <w:tcPr>
                  <w:tcW w:w="1263" w:type="dxa"/>
                  <w:vAlign w:val="center"/>
                </w:tcPr>
                <w:p w14:paraId="26E4BE54"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47" w:type="dxa"/>
                  <w:vAlign w:val="center"/>
                </w:tcPr>
                <w:p w14:paraId="30666F63"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490" w:type="dxa"/>
                  <w:vAlign w:val="center"/>
                </w:tcPr>
                <w:p w14:paraId="64CBFEC1"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777384" w:rsidRPr="006145DB" w14:paraId="430AB90E" w14:textId="77777777" w:rsidTr="00D83C53">
              <w:trPr>
                <w:trHeight w:val="231"/>
                <w:jc w:val="center"/>
              </w:trPr>
              <w:tc>
                <w:tcPr>
                  <w:tcW w:w="3342" w:type="dxa"/>
                  <w:vMerge w:val="restart"/>
                  <w:vAlign w:val="center"/>
                </w:tcPr>
                <w:p w14:paraId="72EC8084"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de sesenta (60) años o más.</w:t>
                  </w:r>
                </w:p>
              </w:tc>
              <w:tc>
                <w:tcPr>
                  <w:tcW w:w="1263" w:type="dxa"/>
                  <w:vAlign w:val="center"/>
                </w:tcPr>
                <w:p w14:paraId="760B4EA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47" w:type="dxa"/>
                  <w:vAlign w:val="center"/>
                </w:tcPr>
                <w:p w14:paraId="2AD6187E"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0" w:type="dxa"/>
                  <w:vAlign w:val="center"/>
                </w:tcPr>
                <w:p w14:paraId="727664EC" w14:textId="77777777" w:rsidR="0008495F" w:rsidRPr="006145DB" w:rsidRDefault="0008495F" w:rsidP="005B435E">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r w:rsidR="00777384" w:rsidRPr="006145DB" w14:paraId="1543730C" w14:textId="77777777" w:rsidTr="00D83C53">
              <w:trPr>
                <w:trHeight w:val="231"/>
                <w:jc w:val="center"/>
              </w:trPr>
              <w:tc>
                <w:tcPr>
                  <w:tcW w:w="3342" w:type="dxa"/>
                  <w:vMerge/>
                  <w:vAlign w:val="center"/>
                </w:tcPr>
                <w:p w14:paraId="0D6A29BA" w14:textId="77777777" w:rsidR="0008495F" w:rsidRPr="006145DB" w:rsidRDefault="0008495F" w:rsidP="005B435E">
                  <w:pPr>
                    <w:ind w:left="1"/>
                    <w:contextualSpacing/>
                    <w:jc w:val="both"/>
                    <w:rPr>
                      <w:rFonts w:cs="Arial"/>
                      <w:sz w:val="16"/>
                      <w:szCs w:val="16"/>
                      <w:lang w:eastAsia="es-CO"/>
                    </w:rPr>
                  </w:pPr>
                </w:p>
              </w:tc>
              <w:tc>
                <w:tcPr>
                  <w:tcW w:w="1263" w:type="dxa"/>
                  <w:vAlign w:val="center"/>
                </w:tcPr>
                <w:p w14:paraId="3CCF7DAB"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47" w:type="dxa"/>
                  <w:vAlign w:val="center"/>
                </w:tcPr>
                <w:p w14:paraId="7F14CC54"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0" w:type="dxa"/>
                  <w:vAlign w:val="center"/>
                </w:tcPr>
                <w:p w14:paraId="5BEFB018" w14:textId="77777777" w:rsidR="0008495F" w:rsidRPr="006145DB" w:rsidRDefault="0008495F" w:rsidP="005B435E">
                  <w:pPr>
                    <w:tabs>
                      <w:tab w:val="left" w:pos="709"/>
                    </w:tabs>
                    <w:contextualSpacing/>
                    <w:jc w:val="center"/>
                    <w:rPr>
                      <w:rFonts w:eastAsia="Arial" w:cs="Arial"/>
                      <w:sz w:val="16"/>
                      <w:szCs w:val="16"/>
                    </w:rPr>
                  </w:pPr>
                  <w:r w:rsidRPr="006145DB">
                    <w:rPr>
                      <w:rFonts w:cs="Arial"/>
                      <w:sz w:val="16"/>
                      <w:szCs w:val="16"/>
                      <w:lang w:eastAsia="es-CO"/>
                    </w:rPr>
                    <w:t>Subdirección para la Vejez</w:t>
                  </w:r>
                </w:p>
              </w:tc>
            </w:tr>
            <w:tr w:rsidR="00777384" w:rsidRPr="006145DB" w14:paraId="0D32B6D0" w14:textId="77777777" w:rsidTr="00D83C53">
              <w:trPr>
                <w:trHeight w:val="547"/>
                <w:jc w:val="center"/>
              </w:trPr>
              <w:tc>
                <w:tcPr>
                  <w:tcW w:w="3342" w:type="dxa"/>
                  <w:vAlign w:val="center"/>
                </w:tcPr>
                <w:p w14:paraId="57A13D2B"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con dependencia funcional moderada con puntaje en la escala de valoración Barthel entre 61 – 90.</w:t>
                  </w:r>
                </w:p>
              </w:tc>
              <w:tc>
                <w:tcPr>
                  <w:tcW w:w="1263" w:type="dxa"/>
                  <w:vAlign w:val="center"/>
                </w:tcPr>
                <w:p w14:paraId="5FB48218"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47" w:type="dxa"/>
                  <w:vAlign w:val="center"/>
                </w:tcPr>
                <w:p w14:paraId="2AEFCD01"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0" w:type="dxa"/>
                  <w:vAlign w:val="center"/>
                </w:tcPr>
                <w:p w14:paraId="4C98639F" w14:textId="77777777" w:rsidR="0008495F" w:rsidRPr="006145DB" w:rsidRDefault="0008495F" w:rsidP="005B435E">
                  <w:pPr>
                    <w:tabs>
                      <w:tab w:val="left" w:pos="709"/>
                    </w:tabs>
                    <w:contextualSpacing/>
                    <w:jc w:val="center"/>
                    <w:rPr>
                      <w:rFonts w:eastAsia="Arial" w:cs="Arial"/>
                      <w:sz w:val="16"/>
                      <w:szCs w:val="16"/>
                    </w:rPr>
                  </w:pPr>
                  <w:r w:rsidRPr="006145DB">
                    <w:rPr>
                      <w:rFonts w:cs="Arial"/>
                      <w:sz w:val="16"/>
                      <w:szCs w:val="16"/>
                      <w:lang w:eastAsia="es-CO"/>
                    </w:rPr>
                    <w:t>Subdirección para la Vejez</w:t>
                  </w:r>
                </w:p>
              </w:tc>
            </w:tr>
            <w:tr w:rsidR="00777384" w:rsidRPr="006145DB" w14:paraId="79DCF1D6" w14:textId="77777777" w:rsidTr="00D83C53">
              <w:trPr>
                <w:trHeight w:val="680"/>
                <w:jc w:val="center"/>
              </w:trPr>
              <w:tc>
                <w:tcPr>
                  <w:tcW w:w="3342" w:type="dxa"/>
                  <w:vAlign w:val="center"/>
                </w:tcPr>
                <w:p w14:paraId="6D9BFA30"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con dependencia funcional severa con un puntaje en la escala de valoración Barthel entre 21 - 60.</w:t>
                  </w:r>
                </w:p>
              </w:tc>
              <w:tc>
                <w:tcPr>
                  <w:tcW w:w="1263" w:type="dxa"/>
                  <w:vAlign w:val="center"/>
                </w:tcPr>
                <w:p w14:paraId="13D9FF39"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47" w:type="dxa"/>
                  <w:vAlign w:val="center"/>
                </w:tcPr>
                <w:p w14:paraId="2D20E3E2"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0" w:type="dxa"/>
                  <w:vAlign w:val="center"/>
                </w:tcPr>
                <w:p w14:paraId="61D31517" w14:textId="77777777" w:rsidR="0008495F" w:rsidRPr="006145DB" w:rsidRDefault="0008495F" w:rsidP="005B435E">
                  <w:pPr>
                    <w:tabs>
                      <w:tab w:val="left" w:pos="709"/>
                    </w:tabs>
                    <w:contextualSpacing/>
                    <w:jc w:val="center"/>
                    <w:rPr>
                      <w:rFonts w:eastAsia="Arial" w:cs="Arial"/>
                      <w:sz w:val="16"/>
                      <w:szCs w:val="16"/>
                    </w:rPr>
                  </w:pPr>
                  <w:r w:rsidRPr="006145DB">
                    <w:rPr>
                      <w:rFonts w:cs="Arial"/>
                      <w:sz w:val="16"/>
                      <w:szCs w:val="16"/>
                      <w:lang w:eastAsia="es-CO"/>
                    </w:rPr>
                    <w:t>Subdirección para la Vejez</w:t>
                  </w:r>
                </w:p>
              </w:tc>
            </w:tr>
            <w:tr w:rsidR="00777384" w:rsidRPr="006145DB" w14:paraId="5FD47891" w14:textId="77777777" w:rsidTr="00D83C53">
              <w:trPr>
                <w:trHeight w:val="523"/>
                <w:jc w:val="center"/>
              </w:trPr>
              <w:tc>
                <w:tcPr>
                  <w:tcW w:w="3342" w:type="dxa"/>
                  <w:vAlign w:val="center"/>
                </w:tcPr>
                <w:p w14:paraId="2C36A0D2"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con dependencia funcional total con puntaje en la escala de valoración Barthel menor de 20.</w:t>
                  </w:r>
                </w:p>
              </w:tc>
              <w:tc>
                <w:tcPr>
                  <w:tcW w:w="1263" w:type="dxa"/>
                  <w:vAlign w:val="center"/>
                </w:tcPr>
                <w:p w14:paraId="46C4585A"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47" w:type="dxa"/>
                  <w:vAlign w:val="center"/>
                </w:tcPr>
                <w:p w14:paraId="757E5A2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0" w:type="dxa"/>
                  <w:vAlign w:val="center"/>
                </w:tcPr>
                <w:p w14:paraId="0B553B66"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56334585" w14:textId="77777777" w:rsidTr="00D83C53">
              <w:trPr>
                <w:trHeight w:val="575"/>
                <w:jc w:val="center"/>
              </w:trPr>
              <w:tc>
                <w:tcPr>
                  <w:tcW w:w="3342" w:type="dxa"/>
                  <w:vAlign w:val="center"/>
                </w:tcPr>
                <w:p w14:paraId="75223B93" w14:textId="77777777" w:rsidR="0008495F" w:rsidRPr="006145DB" w:rsidDel="57B7876F" w:rsidRDefault="0008495F" w:rsidP="005B435E">
                  <w:pPr>
                    <w:ind w:left="1"/>
                    <w:contextualSpacing/>
                    <w:jc w:val="both"/>
                    <w:rPr>
                      <w:rFonts w:cs="Arial"/>
                      <w:sz w:val="16"/>
                      <w:szCs w:val="16"/>
                      <w:lang w:eastAsia="es-CO"/>
                    </w:rPr>
                  </w:pPr>
                  <w:r w:rsidRPr="006145DB">
                    <w:rPr>
                      <w:rFonts w:cs="Arial"/>
                      <w:sz w:val="16"/>
                      <w:szCs w:val="16"/>
                      <w:lang w:eastAsia="es-CO"/>
                    </w:rPr>
                    <w:t>Persona que no requiera atención en unidad de cuidado crónico o salud mental.</w:t>
                  </w:r>
                </w:p>
              </w:tc>
              <w:tc>
                <w:tcPr>
                  <w:tcW w:w="1263" w:type="dxa"/>
                  <w:vAlign w:val="center"/>
                </w:tcPr>
                <w:p w14:paraId="3D545BA2"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47" w:type="dxa"/>
                  <w:vAlign w:val="center"/>
                </w:tcPr>
                <w:p w14:paraId="684C189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0" w:type="dxa"/>
                  <w:vAlign w:val="center"/>
                </w:tcPr>
                <w:p w14:paraId="4A5912CE"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4D8BA99C" w14:textId="77777777" w:rsidTr="00D83C53">
              <w:trPr>
                <w:trHeight w:val="510"/>
                <w:jc w:val="center"/>
              </w:trPr>
              <w:tc>
                <w:tcPr>
                  <w:tcW w:w="3342" w:type="dxa"/>
                  <w:vAlign w:val="center"/>
                </w:tcPr>
                <w:p w14:paraId="07FEF39C"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con cuidador(a) permanente.</w:t>
                  </w:r>
                </w:p>
              </w:tc>
              <w:tc>
                <w:tcPr>
                  <w:tcW w:w="1263" w:type="dxa"/>
                  <w:vAlign w:val="center"/>
                </w:tcPr>
                <w:p w14:paraId="5AD4578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47" w:type="dxa"/>
                  <w:vAlign w:val="center"/>
                </w:tcPr>
                <w:p w14:paraId="1F2F98B0"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0" w:type="dxa"/>
                  <w:vAlign w:val="center"/>
                </w:tcPr>
                <w:p w14:paraId="000150F6" w14:textId="77777777" w:rsidR="0008495F" w:rsidRPr="006145DB" w:rsidRDefault="0008495F" w:rsidP="005B435E">
                  <w:pPr>
                    <w:tabs>
                      <w:tab w:val="left" w:pos="709"/>
                    </w:tabs>
                    <w:contextualSpacing/>
                    <w:jc w:val="center"/>
                    <w:rPr>
                      <w:rFonts w:eastAsia="Arial" w:cs="Arial"/>
                      <w:sz w:val="16"/>
                      <w:szCs w:val="16"/>
                    </w:rPr>
                  </w:pPr>
                  <w:r w:rsidRPr="006145DB">
                    <w:rPr>
                      <w:rFonts w:cs="Arial"/>
                      <w:sz w:val="16"/>
                      <w:szCs w:val="16"/>
                      <w:lang w:eastAsia="es-CO"/>
                    </w:rPr>
                    <w:t>Subdirección para la Vejez</w:t>
                  </w:r>
                </w:p>
              </w:tc>
            </w:tr>
            <w:tr w:rsidR="00777384" w:rsidRPr="006145DB" w14:paraId="58E65EB5" w14:textId="77777777" w:rsidTr="00D83C53">
              <w:trPr>
                <w:trHeight w:val="397"/>
                <w:jc w:val="center"/>
              </w:trPr>
              <w:tc>
                <w:tcPr>
                  <w:tcW w:w="3342" w:type="dxa"/>
                  <w:vMerge w:val="restart"/>
                  <w:vAlign w:val="center"/>
                </w:tcPr>
                <w:p w14:paraId="01F6A104" w14:textId="77777777" w:rsidR="0008495F" w:rsidRPr="006145DB" w:rsidRDefault="0008495F" w:rsidP="005B435E">
                  <w:pPr>
                    <w:ind w:left="1"/>
                    <w:contextualSpacing/>
                    <w:jc w:val="both"/>
                    <w:rPr>
                      <w:rFonts w:cs="Arial"/>
                      <w:sz w:val="16"/>
                      <w:szCs w:val="16"/>
                      <w:lang w:eastAsia="es-CO"/>
                    </w:rPr>
                  </w:pPr>
                  <w:r w:rsidRPr="006145DB">
                    <w:rPr>
                      <w:rFonts w:cs="Arial"/>
                      <w:sz w:val="16"/>
                      <w:szCs w:val="16"/>
                      <w:lang w:eastAsia="es-CO"/>
                    </w:rPr>
                    <w:t>Persona Residente en el Distrito Capital</w:t>
                  </w:r>
                </w:p>
              </w:tc>
              <w:tc>
                <w:tcPr>
                  <w:tcW w:w="1263" w:type="dxa"/>
                  <w:vAlign w:val="center"/>
                </w:tcPr>
                <w:p w14:paraId="6D8BC189"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47" w:type="dxa"/>
                  <w:vAlign w:val="center"/>
                </w:tcPr>
                <w:p w14:paraId="258C8F9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0" w:type="dxa"/>
                  <w:vAlign w:val="center"/>
                </w:tcPr>
                <w:p w14:paraId="1C6E9211"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777384" w:rsidRPr="006145DB" w14:paraId="67B1D4F4" w14:textId="77777777" w:rsidTr="00D83C53">
              <w:trPr>
                <w:trHeight w:val="242"/>
                <w:jc w:val="center"/>
              </w:trPr>
              <w:tc>
                <w:tcPr>
                  <w:tcW w:w="3342" w:type="dxa"/>
                  <w:vMerge/>
                  <w:vAlign w:val="center"/>
                </w:tcPr>
                <w:p w14:paraId="18CC1901" w14:textId="77777777" w:rsidR="0008495F" w:rsidRPr="006145DB" w:rsidRDefault="0008495F" w:rsidP="005B435E">
                  <w:pPr>
                    <w:tabs>
                      <w:tab w:val="left" w:pos="709"/>
                    </w:tabs>
                    <w:contextualSpacing/>
                    <w:jc w:val="both"/>
                    <w:rPr>
                      <w:rFonts w:cs="Arial"/>
                      <w:sz w:val="16"/>
                      <w:szCs w:val="16"/>
                    </w:rPr>
                  </w:pPr>
                </w:p>
              </w:tc>
              <w:tc>
                <w:tcPr>
                  <w:tcW w:w="1263" w:type="dxa"/>
                  <w:vAlign w:val="center"/>
                </w:tcPr>
                <w:p w14:paraId="68E7E74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rPr>
                    <w:t>SISBÉN IV Bogotá</w:t>
                  </w:r>
                </w:p>
              </w:tc>
              <w:tc>
                <w:tcPr>
                  <w:tcW w:w="1147" w:type="dxa"/>
                  <w:vAlign w:val="center"/>
                </w:tcPr>
                <w:p w14:paraId="23A02CD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52E507BA"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490" w:type="dxa"/>
                  <w:vAlign w:val="center"/>
                </w:tcPr>
                <w:p w14:paraId="37663952"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rPr>
                    <w:t>Secretaría Distrital de Planeación - SDP</w:t>
                  </w:r>
                </w:p>
              </w:tc>
            </w:tr>
            <w:tr w:rsidR="00777384" w:rsidRPr="006145DB" w14:paraId="3AF2EFA4" w14:textId="77777777" w:rsidTr="00D83C53">
              <w:trPr>
                <w:trHeight w:val="242"/>
                <w:jc w:val="center"/>
              </w:trPr>
              <w:tc>
                <w:tcPr>
                  <w:tcW w:w="3342" w:type="dxa"/>
                  <w:vMerge/>
                  <w:vAlign w:val="center"/>
                </w:tcPr>
                <w:p w14:paraId="2C439080" w14:textId="77777777" w:rsidR="0008495F" w:rsidRPr="006145DB" w:rsidRDefault="0008495F" w:rsidP="005B435E">
                  <w:pPr>
                    <w:tabs>
                      <w:tab w:val="left" w:pos="709"/>
                    </w:tabs>
                    <w:contextualSpacing/>
                    <w:jc w:val="both"/>
                    <w:rPr>
                      <w:rFonts w:cs="Arial"/>
                      <w:sz w:val="16"/>
                      <w:szCs w:val="16"/>
                    </w:rPr>
                  </w:pPr>
                </w:p>
              </w:tc>
              <w:tc>
                <w:tcPr>
                  <w:tcW w:w="1263" w:type="dxa"/>
                  <w:vAlign w:val="center"/>
                </w:tcPr>
                <w:p w14:paraId="370B3BA4"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47" w:type="dxa"/>
                  <w:vAlign w:val="center"/>
                </w:tcPr>
                <w:p w14:paraId="44FBE4C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0" w:type="dxa"/>
                  <w:vAlign w:val="center"/>
                </w:tcPr>
                <w:p w14:paraId="0E85B810"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bl>
          <w:p w14:paraId="14E03867" w14:textId="77777777" w:rsidR="0008495F" w:rsidRPr="006145DB" w:rsidRDefault="0008495F" w:rsidP="005B435E">
            <w:pPr>
              <w:pStyle w:val="Textoindependiente"/>
              <w:spacing w:line="240" w:lineRule="auto"/>
              <w:ind w:right="112"/>
              <w:jc w:val="both"/>
              <w:rPr>
                <w:rFonts w:cs="Arial"/>
                <w:bCs/>
                <w:lang w:eastAsia="es-CO"/>
              </w:rPr>
            </w:pPr>
          </w:p>
        </w:tc>
      </w:tr>
      <w:tr w:rsidR="0008495F" w:rsidRPr="006145DB" w14:paraId="052BF315" w14:textId="77777777" w:rsidTr="004F2C15">
        <w:trPr>
          <w:trHeight w:val="7262"/>
          <w:jc w:val="center"/>
        </w:trPr>
        <w:tc>
          <w:tcPr>
            <w:tcW w:w="1940" w:type="dxa"/>
            <w:vAlign w:val="center"/>
          </w:tcPr>
          <w:p w14:paraId="58DCDD95" w14:textId="7BFDC569" w:rsidR="0008495F" w:rsidRPr="006145DB" w:rsidRDefault="001167D1" w:rsidP="004F2C15">
            <w:pPr>
              <w:spacing w:line="240" w:lineRule="auto"/>
              <w:rPr>
                <w:rFonts w:cs="Arial"/>
                <w:bCs/>
                <w:sz w:val="20"/>
                <w:szCs w:val="20"/>
                <w:lang w:eastAsia="es-CO"/>
              </w:rPr>
            </w:pPr>
            <w:r w:rsidRPr="006145DB">
              <w:rPr>
                <w:rFonts w:cs="Arial"/>
                <w:sz w:val="20"/>
                <w:szCs w:val="20"/>
                <w:lang w:eastAsia="es-CO"/>
              </w:rPr>
              <w:t>Criterios de Egreso y Fuentes de Información</w:t>
            </w:r>
          </w:p>
        </w:tc>
        <w:tc>
          <w:tcPr>
            <w:tcW w:w="7455" w:type="dxa"/>
            <w:tcBorders>
              <w:bottom w:val="single" w:sz="4" w:space="0" w:color="auto"/>
            </w:tcBorders>
            <w:vAlign w:val="center"/>
          </w:tcPr>
          <w:tbl>
            <w:tblPr>
              <w:tblStyle w:val="Tablaconcuadrcula"/>
              <w:tblW w:w="7257" w:type="dxa"/>
              <w:tblLayout w:type="fixed"/>
              <w:tblLook w:val="04A0" w:firstRow="1" w:lastRow="0" w:firstColumn="1" w:lastColumn="0" w:noHBand="0" w:noVBand="1"/>
            </w:tblPr>
            <w:tblGrid>
              <w:gridCol w:w="2904"/>
              <w:gridCol w:w="1557"/>
              <w:gridCol w:w="1130"/>
              <w:gridCol w:w="1666"/>
            </w:tblGrid>
            <w:tr w:rsidR="00777384" w:rsidRPr="006145DB" w14:paraId="4A6DC318" w14:textId="77777777" w:rsidTr="00777384">
              <w:trPr>
                <w:trHeight w:val="20"/>
              </w:trPr>
              <w:tc>
                <w:tcPr>
                  <w:tcW w:w="2904" w:type="dxa"/>
                  <w:vAlign w:val="center"/>
                </w:tcPr>
                <w:p w14:paraId="2C2D9025"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Criterios de Egreso</w:t>
                  </w:r>
                </w:p>
              </w:tc>
              <w:tc>
                <w:tcPr>
                  <w:tcW w:w="1557" w:type="dxa"/>
                  <w:vAlign w:val="center"/>
                </w:tcPr>
                <w:p w14:paraId="6AFFAE4F"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30" w:type="dxa"/>
                  <w:vAlign w:val="center"/>
                </w:tcPr>
                <w:p w14:paraId="6DCF08DA"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666" w:type="dxa"/>
                  <w:vAlign w:val="center"/>
                </w:tcPr>
                <w:p w14:paraId="3A9392A6"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777384" w:rsidRPr="006145DB" w14:paraId="0FDA7876" w14:textId="77777777" w:rsidTr="00777384">
              <w:trPr>
                <w:trHeight w:val="453"/>
              </w:trPr>
              <w:tc>
                <w:tcPr>
                  <w:tcW w:w="2904" w:type="dxa"/>
                  <w:vAlign w:val="center"/>
                </w:tcPr>
                <w:p w14:paraId="6FE252EC"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Retiro voluntario manifestado libre y expresamente por escrito.</w:t>
                  </w:r>
                </w:p>
              </w:tc>
              <w:tc>
                <w:tcPr>
                  <w:tcW w:w="1557" w:type="dxa"/>
                  <w:vAlign w:val="center"/>
                </w:tcPr>
                <w:p w14:paraId="58941474"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 / Solicitud Ciudadana</w:t>
                  </w:r>
                </w:p>
              </w:tc>
              <w:tc>
                <w:tcPr>
                  <w:tcW w:w="1130" w:type="dxa"/>
                  <w:vAlign w:val="center"/>
                </w:tcPr>
                <w:p w14:paraId="43E1958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6" w:type="dxa"/>
                  <w:vAlign w:val="center"/>
                </w:tcPr>
                <w:p w14:paraId="40336C9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2EA06F00" w14:textId="77777777" w:rsidTr="00777384">
              <w:trPr>
                <w:trHeight w:val="20"/>
              </w:trPr>
              <w:tc>
                <w:tcPr>
                  <w:tcW w:w="2904" w:type="dxa"/>
                  <w:vAlign w:val="center"/>
                </w:tcPr>
                <w:p w14:paraId="4B4C0DE6" w14:textId="77777777" w:rsidR="0008495F" w:rsidRPr="006145DB" w:rsidRDefault="0008495F" w:rsidP="005B435E">
                  <w:pPr>
                    <w:tabs>
                      <w:tab w:val="left" w:pos="709"/>
                    </w:tabs>
                    <w:contextualSpacing/>
                    <w:jc w:val="both"/>
                    <w:rPr>
                      <w:rFonts w:cs="Arial"/>
                      <w:sz w:val="16"/>
                      <w:szCs w:val="16"/>
                    </w:rPr>
                  </w:pPr>
                  <w:r w:rsidRPr="006145DB">
                    <w:rPr>
                      <w:rFonts w:cs="Arial"/>
                      <w:sz w:val="16"/>
                      <w:szCs w:val="16"/>
                    </w:rPr>
                    <w:t xml:space="preserve">No atender las comunicaciones, citaciones y/o visitas domiciliarias. </w:t>
                  </w:r>
                </w:p>
                <w:p w14:paraId="3FBE11E3"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En caso de no atender por fuerza mayor se deberá allegar el soporte.</w:t>
                  </w:r>
                </w:p>
              </w:tc>
              <w:tc>
                <w:tcPr>
                  <w:tcW w:w="1557" w:type="dxa"/>
                  <w:vAlign w:val="center"/>
                </w:tcPr>
                <w:p w14:paraId="79C1096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0" w:type="dxa"/>
                  <w:vAlign w:val="center"/>
                </w:tcPr>
                <w:p w14:paraId="7D93A43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6" w:type="dxa"/>
                  <w:vAlign w:val="center"/>
                </w:tcPr>
                <w:p w14:paraId="2410ABE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248342AC" w14:textId="77777777" w:rsidTr="00777384">
              <w:trPr>
                <w:trHeight w:val="20"/>
              </w:trPr>
              <w:tc>
                <w:tcPr>
                  <w:tcW w:w="2904" w:type="dxa"/>
                  <w:vAlign w:val="center"/>
                </w:tcPr>
                <w:p w14:paraId="5BCF2CEA"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 xml:space="preserve">Incurrir en falta gravísima establecida en el acuerdo de corresponsabilidad una vez surtido el debido proceso. </w:t>
                  </w:r>
                </w:p>
              </w:tc>
              <w:tc>
                <w:tcPr>
                  <w:tcW w:w="1557" w:type="dxa"/>
                  <w:vAlign w:val="center"/>
                </w:tcPr>
                <w:p w14:paraId="35FAE5A6" w14:textId="77777777" w:rsidR="0008495F" w:rsidRPr="006145DB" w:rsidRDefault="0008495F" w:rsidP="005B435E">
                  <w:pPr>
                    <w:tabs>
                      <w:tab w:val="left" w:pos="709"/>
                    </w:tabs>
                    <w:contextualSpacing/>
                    <w:jc w:val="center"/>
                    <w:rPr>
                      <w:rFonts w:eastAsia="Arial" w:cs="Arial"/>
                      <w:sz w:val="16"/>
                      <w:szCs w:val="16"/>
                    </w:rPr>
                  </w:pPr>
                  <w:r w:rsidRPr="006145DB">
                    <w:rPr>
                      <w:rFonts w:cs="Arial"/>
                      <w:sz w:val="16"/>
                      <w:szCs w:val="16"/>
                      <w:lang w:eastAsia="es-CO"/>
                    </w:rPr>
                    <w:t>Verificación en campo</w:t>
                  </w:r>
                </w:p>
              </w:tc>
              <w:tc>
                <w:tcPr>
                  <w:tcW w:w="1130" w:type="dxa"/>
                  <w:vAlign w:val="center"/>
                </w:tcPr>
                <w:p w14:paraId="7548E692"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6" w:type="dxa"/>
                  <w:vAlign w:val="center"/>
                </w:tcPr>
                <w:p w14:paraId="08C26401"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5EA5FCA7" w14:textId="77777777" w:rsidTr="00777384">
              <w:trPr>
                <w:trHeight w:val="20"/>
              </w:trPr>
              <w:tc>
                <w:tcPr>
                  <w:tcW w:w="2904" w:type="dxa"/>
                  <w:vMerge w:val="restart"/>
                  <w:vAlign w:val="center"/>
                </w:tcPr>
                <w:p w14:paraId="5AA17ED3"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Ingreso a servicios sociales o instituciones privadas en modalidad de institucionalización de larga estancia o permanente.  </w:t>
                  </w:r>
                </w:p>
              </w:tc>
              <w:tc>
                <w:tcPr>
                  <w:tcW w:w="1557" w:type="dxa"/>
                  <w:vAlign w:val="center"/>
                </w:tcPr>
                <w:p w14:paraId="008B434A"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0" w:type="dxa"/>
                  <w:vAlign w:val="center"/>
                </w:tcPr>
                <w:p w14:paraId="79A1312A"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6" w:type="dxa"/>
                  <w:vAlign w:val="center"/>
                </w:tcPr>
                <w:p w14:paraId="37E81CCF"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2B49573B" w14:textId="77777777" w:rsidTr="00777384">
              <w:trPr>
                <w:trHeight w:val="399"/>
              </w:trPr>
              <w:tc>
                <w:tcPr>
                  <w:tcW w:w="2904" w:type="dxa"/>
                  <w:vMerge/>
                  <w:vAlign w:val="center"/>
                </w:tcPr>
                <w:p w14:paraId="20DA6923" w14:textId="77777777" w:rsidR="0008495F" w:rsidRPr="006145DB" w:rsidRDefault="0008495F" w:rsidP="005B435E">
                  <w:pPr>
                    <w:tabs>
                      <w:tab w:val="left" w:pos="709"/>
                    </w:tabs>
                    <w:contextualSpacing/>
                    <w:jc w:val="both"/>
                    <w:rPr>
                      <w:rFonts w:cs="Arial"/>
                      <w:sz w:val="16"/>
                      <w:szCs w:val="16"/>
                    </w:rPr>
                  </w:pPr>
                </w:p>
              </w:tc>
              <w:tc>
                <w:tcPr>
                  <w:tcW w:w="1557" w:type="dxa"/>
                  <w:vAlign w:val="center"/>
                </w:tcPr>
                <w:p w14:paraId="76002EB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0" w:type="dxa"/>
                  <w:vAlign w:val="center"/>
                </w:tcPr>
                <w:p w14:paraId="000D1BDE"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6" w:type="dxa"/>
                  <w:vAlign w:val="center"/>
                </w:tcPr>
                <w:p w14:paraId="11F2D105"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777384" w:rsidRPr="006145DB" w14:paraId="6FD3CDB5" w14:textId="77777777" w:rsidTr="00777384">
              <w:trPr>
                <w:trHeight w:val="20"/>
              </w:trPr>
              <w:tc>
                <w:tcPr>
                  <w:tcW w:w="2904" w:type="dxa"/>
                  <w:vMerge w:val="restart"/>
                  <w:vAlign w:val="center"/>
                </w:tcPr>
                <w:p w14:paraId="37A42C39"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Fallecimiento</w:t>
                  </w:r>
                </w:p>
              </w:tc>
              <w:tc>
                <w:tcPr>
                  <w:tcW w:w="1557" w:type="dxa"/>
                  <w:vAlign w:val="center"/>
                </w:tcPr>
                <w:p w14:paraId="30415A67" w14:textId="77777777" w:rsidR="0008495F" w:rsidRPr="006145DB" w:rsidRDefault="0008495F" w:rsidP="005B435E">
                  <w:pPr>
                    <w:tabs>
                      <w:tab w:val="left" w:pos="43"/>
                    </w:tabs>
                    <w:jc w:val="center"/>
                    <w:rPr>
                      <w:rFonts w:cs="Arial"/>
                      <w:strike/>
                      <w:sz w:val="16"/>
                      <w:szCs w:val="16"/>
                      <w:lang w:eastAsia="es-CO"/>
                    </w:rPr>
                  </w:pPr>
                  <w:r w:rsidRPr="006145DB">
                    <w:rPr>
                      <w:rFonts w:cs="Arial"/>
                      <w:sz w:val="16"/>
                      <w:szCs w:val="16"/>
                      <w:lang w:eastAsia="es-CO"/>
                    </w:rPr>
                    <w:t>Verificación en campo</w:t>
                  </w:r>
                </w:p>
              </w:tc>
              <w:tc>
                <w:tcPr>
                  <w:tcW w:w="1130" w:type="dxa"/>
                  <w:vAlign w:val="center"/>
                </w:tcPr>
                <w:p w14:paraId="5635F723" w14:textId="77777777" w:rsidR="0008495F" w:rsidRPr="006145DB" w:rsidRDefault="0008495F" w:rsidP="005B435E">
                  <w:pPr>
                    <w:tabs>
                      <w:tab w:val="left" w:pos="709"/>
                    </w:tabs>
                    <w:contextualSpacing/>
                    <w:jc w:val="center"/>
                    <w:rPr>
                      <w:rFonts w:cs="Arial"/>
                      <w:strike/>
                      <w:sz w:val="16"/>
                      <w:szCs w:val="16"/>
                      <w:lang w:eastAsia="es-CO"/>
                    </w:rPr>
                  </w:pPr>
                  <w:r w:rsidRPr="006145DB">
                    <w:rPr>
                      <w:rFonts w:cs="Arial"/>
                      <w:sz w:val="16"/>
                      <w:szCs w:val="16"/>
                      <w:lang w:eastAsia="es-CO"/>
                    </w:rPr>
                    <w:t>Demanda</w:t>
                  </w:r>
                </w:p>
              </w:tc>
              <w:tc>
                <w:tcPr>
                  <w:tcW w:w="1666" w:type="dxa"/>
                  <w:vAlign w:val="center"/>
                </w:tcPr>
                <w:p w14:paraId="6F56CBC2" w14:textId="77777777" w:rsidR="0008495F" w:rsidRPr="006145DB" w:rsidRDefault="0008495F" w:rsidP="005B435E">
                  <w:pPr>
                    <w:tabs>
                      <w:tab w:val="left" w:pos="709"/>
                    </w:tabs>
                    <w:contextualSpacing/>
                    <w:jc w:val="center"/>
                    <w:rPr>
                      <w:rFonts w:cs="Arial"/>
                      <w:strike/>
                      <w:sz w:val="16"/>
                      <w:szCs w:val="16"/>
                      <w:lang w:eastAsia="es-CO"/>
                    </w:rPr>
                  </w:pPr>
                  <w:r w:rsidRPr="006145DB">
                    <w:rPr>
                      <w:rFonts w:cs="Arial"/>
                      <w:sz w:val="16"/>
                      <w:szCs w:val="16"/>
                      <w:lang w:eastAsia="es-CO"/>
                    </w:rPr>
                    <w:t>Subdirección para la Vejez</w:t>
                  </w:r>
                </w:p>
              </w:tc>
            </w:tr>
            <w:tr w:rsidR="00777384" w:rsidRPr="006145DB" w14:paraId="3816FFFE" w14:textId="77777777" w:rsidTr="00777384">
              <w:trPr>
                <w:trHeight w:val="20"/>
              </w:trPr>
              <w:tc>
                <w:tcPr>
                  <w:tcW w:w="2904" w:type="dxa"/>
                  <w:vMerge/>
                  <w:vAlign w:val="center"/>
                </w:tcPr>
                <w:p w14:paraId="2B8778E3" w14:textId="77777777" w:rsidR="0008495F" w:rsidRPr="006145DB" w:rsidRDefault="0008495F" w:rsidP="005B435E">
                  <w:pPr>
                    <w:tabs>
                      <w:tab w:val="left" w:pos="709"/>
                    </w:tabs>
                    <w:contextualSpacing/>
                    <w:jc w:val="both"/>
                    <w:rPr>
                      <w:rFonts w:cs="Arial"/>
                      <w:sz w:val="16"/>
                      <w:szCs w:val="16"/>
                    </w:rPr>
                  </w:pPr>
                </w:p>
              </w:tc>
              <w:tc>
                <w:tcPr>
                  <w:tcW w:w="1557" w:type="dxa"/>
                  <w:vAlign w:val="center"/>
                </w:tcPr>
                <w:p w14:paraId="0735781B" w14:textId="77777777" w:rsidR="0008495F" w:rsidRPr="006145DB" w:rsidRDefault="0008495F" w:rsidP="005B435E">
                  <w:pPr>
                    <w:tabs>
                      <w:tab w:val="left" w:pos="43"/>
                    </w:tabs>
                    <w:jc w:val="center"/>
                    <w:rPr>
                      <w:rFonts w:cs="Arial"/>
                      <w:sz w:val="16"/>
                      <w:szCs w:val="16"/>
                    </w:rPr>
                  </w:pPr>
                  <w:r w:rsidRPr="006145DB">
                    <w:rPr>
                      <w:rFonts w:cs="Arial"/>
                      <w:sz w:val="16"/>
                      <w:szCs w:val="16"/>
                    </w:rPr>
                    <w:t>Fé de supervivencia (ANI - RCD)</w:t>
                  </w:r>
                </w:p>
              </w:tc>
              <w:tc>
                <w:tcPr>
                  <w:tcW w:w="1130" w:type="dxa"/>
                  <w:vAlign w:val="center"/>
                </w:tcPr>
                <w:p w14:paraId="294D5CE8" w14:textId="77777777" w:rsidR="0008495F" w:rsidRPr="006145DB" w:rsidRDefault="0008495F" w:rsidP="005B435E">
                  <w:pPr>
                    <w:tabs>
                      <w:tab w:val="left" w:pos="709"/>
                    </w:tabs>
                    <w:contextualSpacing/>
                    <w:jc w:val="center"/>
                    <w:rPr>
                      <w:rFonts w:cs="Arial"/>
                      <w:sz w:val="16"/>
                      <w:szCs w:val="16"/>
                    </w:rPr>
                  </w:pPr>
                  <w:r w:rsidRPr="006145DB">
                    <w:rPr>
                      <w:rFonts w:cs="Arial"/>
                      <w:sz w:val="16"/>
                      <w:szCs w:val="16"/>
                    </w:rPr>
                    <w:t>Mensual</w:t>
                  </w:r>
                </w:p>
              </w:tc>
              <w:tc>
                <w:tcPr>
                  <w:tcW w:w="1666" w:type="dxa"/>
                  <w:vAlign w:val="center"/>
                </w:tcPr>
                <w:p w14:paraId="17F1F37F" w14:textId="77777777" w:rsidR="0008495F" w:rsidRPr="006145DB" w:rsidRDefault="0008495F" w:rsidP="005B435E">
                  <w:pPr>
                    <w:tabs>
                      <w:tab w:val="left" w:pos="709"/>
                    </w:tabs>
                    <w:contextualSpacing/>
                    <w:jc w:val="center"/>
                    <w:rPr>
                      <w:rFonts w:cs="Arial"/>
                      <w:sz w:val="16"/>
                      <w:szCs w:val="16"/>
                    </w:rPr>
                  </w:pPr>
                  <w:r w:rsidRPr="006145DB">
                    <w:rPr>
                      <w:rFonts w:cs="Arial"/>
                      <w:sz w:val="16"/>
                      <w:szCs w:val="16"/>
                    </w:rPr>
                    <w:t>Ministerio de Salud y Protección Social</w:t>
                  </w:r>
                </w:p>
              </w:tc>
            </w:tr>
            <w:tr w:rsidR="00777384" w:rsidRPr="006145DB" w14:paraId="7BEC942B" w14:textId="77777777" w:rsidTr="00777384">
              <w:trPr>
                <w:trHeight w:val="463"/>
              </w:trPr>
              <w:tc>
                <w:tcPr>
                  <w:tcW w:w="2904" w:type="dxa"/>
                  <w:vMerge/>
                  <w:vAlign w:val="center"/>
                </w:tcPr>
                <w:p w14:paraId="6567773B" w14:textId="77777777" w:rsidR="0008495F" w:rsidRPr="006145DB" w:rsidRDefault="0008495F" w:rsidP="005B435E">
                  <w:pPr>
                    <w:tabs>
                      <w:tab w:val="left" w:pos="709"/>
                    </w:tabs>
                    <w:contextualSpacing/>
                    <w:jc w:val="both"/>
                    <w:rPr>
                      <w:rFonts w:cs="Arial"/>
                      <w:sz w:val="16"/>
                      <w:szCs w:val="16"/>
                    </w:rPr>
                  </w:pPr>
                </w:p>
              </w:tc>
              <w:tc>
                <w:tcPr>
                  <w:tcW w:w="1557" w:type="dxa"/>
                  <w:vAlign w:val="center"/>
                </w:tcPr>
                <w:p w14:paraId="4D5608F8" w14:textId="77777777" w:rsidR="0008495F" w:rsidRPr="006145DB" w:rsidRDefault="0008495F" w:rsidP="005B435E">
                  <w:pPr>
                    <w:tabs>
                      <w:tab w:val="left" w:pos="43"/>
                    </w:tabs>
                    <w:jc w:val="center"/>
                    <w:rPr>
                      <w:rFonts w:cs="Arial"/>
                      <w:sz w:val="16"/>
                      <w:szCs w:val="16"/>
                    </w:rPr>
                  </w:pPr>
                  <w:r w:rsidRPr="006145DB">
                    <w:rPr>
                      <w:rFonts w:cs="Arial"/>
                      <w:sz w:val="16"/>
                      <w:szCs w:val="16"/>
                    </w:rPr>
                    <w:t>Registro Social de Hogares</w:t>
                  </w:r>
                </w:p>
              </w:tc>
              <w:tc>
                <w:tcPr>
                  <w:tcW w:w="1130" w:type="dxa"/>
                  <w:vAlign w:val="center"/>
                </w:tcPr>
                <w:p w14:paraId="78A2F991" w14:textId="77777777" w:rsidR="0008495F" w:rsidRPr="006145DB" w:rsidRDefault="0008495F" w:rsidP="005B435E">
                  <w:pPr>
                    <w:tabs>
                      <w:tab w:val="left" w:pos="709"/>
                    </w:tabs>
                    <w:contextualSpacing/>
                    <w:jc w:val="center"/>
                    <w:rPr>
                      <w:rFonts w:cs="Arial"/>
                      <w:sz w:val="16"/>
                      <w:szCs w:val="16"/>
                    </w:rPr>
                  </w:pPr>
                  <w:r w:rsidRPr="006145DB">
                    <w:rPr>
                      <w:rFonts w:cs="Arial"/>
                      <w:sz w:val="16"/>
                      <w:szCs w:val="16"/>
                    </w:rPr>
                    <w:t xml:space="preserve">Mensual </w:t>
                  </w:r>
                </w:p>
                <w:p w14:paraId="1F4D29F6" w14:textId="77777777" w:rsidR="0008495F" w:rsidRPr="006145DB" w:rsidRDefault="0008495F" w:rsidP="005B435E">
                  <w:pPr>
                    <w:tabs>
                      <w:tab w:val="left" w:pos="709"/>
                    </w:tabs>
                    <w:contextualSpacing/>
                    <w:jc w:val="center"/>
                    <w:rPr>
                      <w:rFonts w:cs="Arial"/>
                      <w:sz w:val="16"/>
                      <w:szCs w:val="16"/>
                    </w:rPr>
                  </w:pPr>
                  <w:r w:rsidRPr="006145DB">
                    <w:rPr>
                      <w:rFonts w:cs="Arial"/>
                      <w:sz w:val="16"/>
                      <w:szCs w:val="16"/>
                    </w:rPr>
                    <w:t>(mes vencido)</w:t>
                  </w:r>
                </w:p>
              </w:tc>
              <w:tc>
                <w:tcPr>
                  <w:tcW w:w="1666" w:type="dxa"/>
                  <w:vAlign w:val="center"/>
                </w:tcPr>
                <w:p w14:paraId="6E4F86A0" w14:textId="77777777" w:rsidR="0008495F" w:rsidRPr="006145DB" w:rsidRDefault="0008495F" w:rsidP="005B435E">
                  <w:pPr>
                    <w:tabs>
                      <w:tab w:val="left" w:pos="709"/>
                    </w:tabs>
                    <w:contextualSpacing/>
                    <w:jc w:val="center"/>
                    <w:rPr>
                      <w:rFonts w:cs="Arial"/>
                      <w:sz w:val="16"/>
                      <w:szCs w:val="16"/>
                    </w:rPr>
                  </w:pPr>
                  <w:r w:rsidRPr="006145DB">
                    <w:rPr>
                      <w:rFonts w:cs="Arial"/>
                      <w:sz w:val="16"/>
                      <w:szCs w:val="16"/>
                    </w:rPr>
                    <w:t>Secretaría Distrital de Planeación - SDP</w:t>
                  </w:r>
                </w:p>
              </w:tc>
            </w:tr>
            <w:tr w:rsidR="00777384" w:rsidRPr="006145DB" w14:paraId="0962F733" w14:textId="77777777" w:rsidTr="00777384">
              <w:trPr>
                <w:trHeight w:val="471"/>
              </w:trPr>
              <w:tc>
                <w:tcPr>
                  <w:tcW w:w="2904" w:type="dxa"/>
                  <w:vMerge/>
                  <w:vAlign w:val="center"/>
                </w:tcPr>
                <w:p w14:paraId="3DFD3320" w14:textId="77777777" w:rsidR="0008495F" w:rsidRPr="006145DB" w:rsidRDefault="0008495F" w:rsidP="005B435E">
                  <w:pPr>
                    <w:tabs>
                      <w:tab w:val="left" w:pos="709"/>
                    </w:tabs>
                    <w:contextualSpacing/>
                    <w:jc w:val="both"/>
                    <w:rPr>
                      <w:rFonts w:cs="Arial"/>
                      <w:sz w:val="16"/>
                      <w:szCs w:val="16"/>
                    </w:rPr>
                  </w:pPr>
                </w:p>
              </w:tc>
              <w:tc>
                <w:tcPr>
                  <w:tcW w:w="1557" w:type="dxa"/>
                  <w:vAlign w:val="center"/>
                </w:tcPr>
                <w:p w14:paraId="359F360E" w14:textId="77777777" w:rsidR="0008495F" w:rsidRPr="006145DB" w:rsidRDefault="0008495F" w:rsidP="005B435E">
                  <w:pPr>
                    <w:tabs>
                      <w:tab w:val="left" w:pos="43"/>
                    </w:tabs>
                    <w:jc w:val="center"/>
                    <w:rPr>
                      <w:rFonts w:cs="Arial"/>
                      <w:sz w:val="16"/>
                      <w:szCs w:val="16"/>
                    </w:rPr>
                  </w:pPr>
                  <w:r w:rsidRPr="006145DB">
                    <w:rPr>
                      <w:rFonts w:cs="Arial"/>
                      <w:sz w:val="16"/>
                      <w:szCs w:val="16"/>
                    </w:rPr>
                    <w:t xml:space="preserve">Fallecidos </w:t>
                  </w:r>
                </w:p>
                <w:p w14:paraId="37E99259" w14:textId="77777777" w:rsidR="0008495F" w:rsidRPr="006145DB" w:rsidRDefault="0008495F" w:rsidP="005B435E">
                  <w:pPr>
                    <w:tabs>
                      <w:tab w:val="left" w:pos="43"/>
                    </w:tabs>
                    <w:jc w:val="center"/>
                    <w:rPr>
                      <w:rFonts w:cs="Arial"/>
                      <w:sz w:val="16"/>
                      <w:szCs w:val="16"/>
                    </w:rPr>
                  </w:pPr>
                  <w:r w:rsidRPr="006145DB">
                    <w:rPr>
                      <w:rFonts w:cs="Arial"/>
                      <w:sz w:val="16"/>
                      <w:szCs w:val="16"/>
                    </w:rPr>
                    <w:t>(inhumados)</w:t>
                  </w:r>
                </w:p>
              </w:tc>
              <w:tc>
                <w:tcPr>
                  <w:tcW w:w="1130" w:type="dxa"/>
                  <w:vAlign w:val="center"/>
                </w:tcPr>
                <w:p w14:paraId="16A04351" w14:textId="77777777" w:rsidR="0008495F" w:rsidRPr="006145DB" w:rsidRDefault="0008495F" w:rsidP="005B435E">
                  <w:pPr>
                    <w:tabs>
                      <w:tab w:val="left" w:pos="709"/>
                    </w:tabs>
                    <w:contextualSpacing/>
                    <w:jc w:val="center"/>
                    <w:rPr>
                      <w:rFonts w:cs="Arial"/>
                      <w:sz w:val="16"/>
                      <w:szCs w:val="16"/>
                    </w:rPr>
                  </w:pPr>
                  <w:r w:rsidRPr="006145DB">
                    <w:rPr>
                      <w:rFonts w:cs="Arial"/>
                      <w:sz w:val="16"/>
                      <w:szCs w:val="16"/>
                    </w:rPr>
                    <w:t xml:space="preserve">Mensual </w:t>
                  </w:r>
                </w:p>
                <w:p w14:paraId="1D432BE2" w14:textId="77777777" w:rsidR="0008495F" w:rsidRPr="006145DB" w:rsidRDefault="0008495F" w:rsidP="005B435E">
                  <w:pPr>
                    <w:tabs>
                      <w:tab w:val="left" w:pos="709"/>
                    </w:tabs>
                    <w:contextualSpacing/>
                    <w:jc w:val="center"/>
                    <w:rPr>
                      <w:rFonts w:cs="Arial"/>
                      <w:sz w:val="16"/>
                      <w:szCs w:val="16"/>
                    </w:rPr>
                  </w:pPr>
                  <w:r w:rsidRPr="006145DB">
                    <w:rPr>
                      <w:rFonts w:cs="Arial"/>
                      <w:sz w:val="16"/>
                      <w:szCs w:val="16"/>
                    </w:rPr>
                    <w:t>(mes vencido)</w:t>
                  </w:r>
                </w:p>
              </w:tc>
              <w:tc>
                <w:tcPr>
                  <w:tcW w:w="1666" w:type="dxa"/>
                  <w:vAlign w:val="center"/>
                </w:tcPr>
                <w:p w14:paraId="34F72C15" w14:textId="77777777" w:rsidR="0008495F" w:rsidRPr="006145DB" w:rsidRDefault="0008495F" w:rsidP="005B435E">
                  <w:pPr>
                    <w:tabs>
                      <w:tab w:val="left" w:pos="709"/>
                    </w:tabs>
                    <w:contextualSpacing/>
                    <w:jc w:val="center"/>
                    <w:rPr>
                      <w:rFonts w:cs="Arial"/>
                      <w:sz w:val="16"/>
                      <w:szCs w:val="16"/>
                    </w:rPr>
                  </w:pPr>
                  <w:r w:rsidRPr="006145DB">
                    <w:rPr>
                      <w:rFonts w:cs="Arial"/>
                      <w:sz w:val="16"/>
                      <w:szCs w:val="16"/>
                    </w:rPr>
                    <w:t>Secretaria Distrital de Salud</w:t>
                  </w:r>
                </w:p>
              </w:tc>
            </w:tr>
            <w:tr w:rsidR="00777384" w:rsidRPr="006145DB" w14:paraId="0375FD70" w14:textId="77777777" w:rsidTr="00777384">
              <w:trPr>
                <w:trHeight w:val="20"/>
              </w:trPr>
              <w:tc>
                <w:tcPr>
                  <w:tcW w:w="2904" w:type="dxa"/>
                  <w:vMerge w:val="restart"/>
                  <w:vAlign w:val="center"/>
                </w:tcPr>
                <w:p w14:paraId="34B223A3"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Traslado o cambio de residencia fuera de Bogotá D.C.</w:t>
                  </w:r>
                </w:p>
              </w:tc>
              <w:tc>
                <w:tcPr>
                  <w:tcW w:w="1557" w:type="dxa"/>
                  <w:vAlign w:val="center"/>
                </w:tcPr>
                <w:p w14:paraId="310E025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0" w:type="dxa"/>
                  <w:vAlign w:val="center"/>
                </w:tcPr>
                <w:p w14:paraId="017C0964"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6" w:type="dxa"/>
                  <w:vAlign w:val="center"/>
                </w:tcPr>
                <w:p w14:paraId="0E80EFA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2ACD8A51" w14:textId="77777777" w:rsidTr="00777384">
              <w:trPr>
                <w:trHeight w:val="485"/>
              </w:trPr>
              <w:tc>
                <w:tcPr>
                  <w:tcW w:w="2904" w:type="dxa"/>
                  <w:vMerge/>
                  <w:vAlign w:val="center"/>
                </w:tcPr>
                <w:p w14:paraId="608859A9" w14:textId="77777777" w:rsidR="0008495F" w:rsidRPr="006145DB" w:rsidRDefault="0008495F" w:rsidP="005B435E">
                  <w:pPr>
                    <w:tabs>
                      <w:tab w:val="left" w:pos="709"/>
                    </w:tabs>
                    <w:contextualSpacing/>
                    <w:jc w:val="both"/>
                    <w:rPr>
                      <w:rFonts w:cs="Arial"/>
                      <w:sz w:val="16"/>
                      <w:szCs w:val="16"/>
                    </w:rPr>
                  </w:pPr>
                </w:p>
              </w:tc>
              <w:tc>
                <w:tcPr>
                  <w:tcW w:w="1557" w:type="dxa"/>
                  <w:vAlign w:val="center"/>
                </w:tcPr>
                <w:p w14:paraId="69E491C7"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rPr>
                    <w:t>SISBÉN IV Bogotá</w:t>
                  </w:r>
                </w:p>
              </w:tc>
              <w:tc>
                <w:tcPr>
                  <w:tcW w:w="1130" w:type="dxa"/>
                  <w:vAlign w:val="center"/>
                </w:tcPr>
                <w:p w14:paraId="00B97EAD"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673D5E3B"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666" w:type="dxa"/>
                  <w:vAlign w:val="center"/>
                </w:tcPr>
                <w:p w14:paraId="3854DDCB"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rPr>
                    <w:t>Secretaría Distrital de Planeación - SDP</w:t>
                  </w:r>
                </w:p>
              </w:tc>
            </w:tr>
            <w:tr w:rsidR="00777384" w:rsidRPr="006145DB" w14:paraId="53911813" w14:textId="77777777" w:rsidTr="00777384">
              <w:trPr>
                <w:trHeight w:val="451"/>
              </w:trPr>
              <w:tc>
                <w:tcPr>
                  <w:tcW w:w="2904" w:type="dxa"/>
                  <w:vMerge w:val="restart"/>
                  <w:vAlign w:val="center"/>
                </w:tcPr>
                <w:p w14:paraId="2A40098A" w14:textId="77777777" w:rsidR="0008495F" w:rsidRPr="006145DB" w:rsidRDefault="0008495F" w:rsidP="005B435E">
                  <w:pPr>
                    <w:tabs>
                      <w:tab w:val="left" w:pos="709"/>
                    </w:tabs>
                    <w:contextualSpacing/>
                    <w:jc w:val="both"/>
                    <w:rPr>
                      <w:rFonts w:cs="Arial"/>
                      <w:sz w:val="16"/>
                      <w:szCs w:val="16"/>
                    </w:rPr>
                  </w:pPr>
                  <w:r w:rsidRPr="006145DB">
                    <w:rPr>
                      <w:rFonts w:cs="Arial"/>
                      <w:sz w:val="16"/>
                      <w:szCs w:val="16"/>
                    </w:rPr>
                    <w:t xml:space="preserve">Finalización del tiempo de atención y cumplimiento de los objetivos establecidos en el servicio. </w:t>
                  </w:r>
                </w:p>
              </w:tc>
              <w:tc>
                <w:tcPr>
                  <w:tcW w:w="1557" w:type="dxa"/>
                  <w:vAlign w:val="center"/>
                </w:tcPr>
                <w:p w14:paraId="75BAAAE0"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0" w:type="dxa"/>
                  <w:vAlign w:val="center"/>
                </w:tcPr>
                <w:p w14:paraId="153A58FA" w14:textId="77777777" w:rsidR="0008495F" w:rsidRPr="006145DB" w:rsidRDefault="0008495F" w:rsidP="005B435E">
                  <w:pPr>
                    <w:tabs>
                      <w:tab w:val="left" w:pos="709"/>
                    </w:tabs>
                    <w:jc w:val="center"/>
                    <w:rPr>
                      <w:rFonts w:cs="Arial"/>
                      <w:sz w:val="16"/>
                      <w:szCs w:val="16"/>
                      <w:lang w:eastAsia="es-CO"/>
                    </w:rPr>
                  </w:pPr>
                  <w:r w:rsidRPr="006145DB">
                    <w:rPr>
                      <w:rFonts w:cs="Arial"/>
                      <w:sz w:val="16"/>
                      <w:szCs w:val="16"/>
                    </w:rPr>
                    <w:t xml:space="preserve">Demanda </w:t>
                  </w:r>
                </w:p>
              </w:tc>
              <w:tc>
                <w:tcPr>
                  <w:tcW w:w="1666" w:type="dxa"/>
                  <w:vAlign w:val="center"/>
                </w:tcPr>
                <w:p w14:paraId="7A741D33"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777384" w:rsidRPr="006145DB" w14:paraId="3C6AAD13" w14:textId="77777777" w:rsidTr="00777384">
              <w:trPr>
                <w:trHeight w:val="20"/>
              </w:trPr>
              <w:tc>
                <w:tcPr>
                  <w:tcW w:w="2904" w:type="dxa"/>
                  <w:vMerge/>
                  <w:vAlign w:val="center"/>
                </w:tcPr>
                <w:p w14:paraId="00557622" w14:textId="77777777" w:rsidR="0008495F" w:rsidRPr="006145DB" w:rsidRDefault="0008495F" w:rsidP="005B435E">
                  <w:pPr>
                    <w:tabs>
                      <w:tab w:val="left" w:pos="709"/>
                    </w:tabs>
                    <w:contextualSpacing/>
                    <w:jc w:val="both"/>
                    <w:rPr>
                      <w:rFonts w:cs="Arial"/>
                      <w:sz w:val="16"/>
                      <w:szCs w:val="16"/>
                    </w:rPr>
                  </w:pPr>
                </w:p>
              </w:tc>
              <w:tc>
                <w:tcPr>
                  <w:tcW w:w="1557" w:type="dxa"/>
                  <w:vAlign w:val="center"/>
                </w:tcPr>
                <w:p w14:paraId="69A1B909"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0" w:type="dxa"/>
                  <w:vAlign w:val="center"/>
                </w:tcPr>
                <w:p w14:paraId="7C44816F" w14:textId="77777777" w:rsidR="0008495F" w:rsidRPr="006145DB" w:rsidDel="000A57F3" w:rsidRDefault="0008495F" w:rsidP="005B435E">
                  <w:pPr>
                    <w:tabs>
                      <w:tab w:val="left" w:pos="709"/>
                    </w:tabs>
                    <w:contextualSpacing/>
                    <w:jc w:val="center"/>
                    <w:rPr>
                      <w:rFonts w:cs="Arial"/>
                      <w:sz w:val="16"/>
                      <w:szCs w:val="16"/>
                    </w:rPr>
                  </w:pPr>
                  <w:r w:rsidRPr="006145DB">
                    <w:rPr>
                      <w:rFonts w:cs="Arial"/>
                      <w:sz w:val="16"/>
                      <w:szCs w:val="16"/>
                      <w:lang w:eastAsia="es-CO"/>
                    </w:rPr>
                    <w:t>Demanda</w:t>
                  </w:r>
                </w:p>
              </w:tc>
              <w:tc>
                <w:tcPr>
                  <w:tcW w:w="1666" w:type="dxa"/>
                  <w:vAlign w:val="center"/>
                </w:tcPr>
                <w:p w14:paraId="6B266E84"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bl>
          <w:p w14:paraId="637E73C3" w14:textId="77777777" w:rsidR="0008495F" w:rsidRPr="006145DB" w:rsidRDefault="0008495F" w:rsidP="005B435E">
            <w:pPr>
              <w:tabs>
                <w:tab w:val="left" w:pos="709"/>
              </w:tabs>
              <w:spacing w:line="240" w:lineRule="auto"/>
              <w:contextualSpacing/>
              <w:jc w:val="center"/>
              <w:rPr>
                <w:rFonts w:cs="Arial"/>
                <w:b/>
                <w:bCs/>
                <w:sz w:val="16"/>
                <w:szCs w:val="16"/>
                <w:lang w:eastAsia="es-CO"/>
              </w:rPr>
            </w:pPr>
          </w:p>
        </w:tc>
      </w:tr>
      <w:tr w:rsidR="0008495F" w:rsidRPr="006145DB" w14:paraId="2290A0BE" w14:textId="77777777" w:rsidTr="001A551D">
        <w:trPr>
          <w:trHeight w:val="57"/>
          <w:jc w:val="center"/>
        </w:trPr>
        <w:tc>
          <w:tcPr>
            <w:tcW w:w="1940" w:type="dxa"/>
            <w:vMerge w:val="restart"/>
            <w:vAlign w:val="center"/>
          </w:tcPr>
          <w:p w14:paraId="02192E0C" w14:textId="77777777" w:rsidR="0008495F" w:rsidRPr="006145DB" w:rsidRDefault="0008495F" w:rsidP="004F2C15">
            <w:pPr>
              <w:spacing w:line="240" w:lineRule="auto"/>
              <w:rPr>
                <w:rFonts w:cs="Arial"/>
                <w:bCs/>
                <w:sz w:val="20"/>
                <w:szCs w:val="20"/>
                <w:lang w:eastAsia="es-CO"/>
              </w:rPr>
            </w:pPr>
            <w:r w:rsidRPr="006145DB">
              <w:rPr>
                <w:rFonts w:cs="Arial"/>
                <w:sz w:val="20"/>
                <w:szCs w:val="20"/>
                <w:lang w:eastAsia="es-CO"/>
              </w:rPr>
              <w:t>Restricciones y fuentes de información</w:t>
            </w:r>
          </w:p>
        </w:tc>
        <w:tc>
          <w:tcPr>
            <w:tcW w:w="7455" w:type="dxa"/>
            <w:tcBorders>
              <w:bottom w:val="nil"/>
            </w:tcBorders>
            <w:vAlign w:val="center"/>
          </w:tcPr>
          <w:p w14:paraId="1B08256E" w14:textId="77777777" w:rsidR="0008495F" w:rsidRPr="006145DB" w:rsidRDefault="0008495F" w:rsidP="005B435E">
            <w:pPr>
              <w:tabs>
                <w:tab w:val="left" w:pos="709"/>
              </w:tabs>
              <w:spacing w:line="240" w:lineRule="auto"/>
              <w:contextualSpacing/>
              <w:jc w:val="center"/>
              <w:rPr>
                <w:rFonts w:cs="Arial"/>
                <w:bCs/>
                <w:sz w:val="10"/>
                <w:szCs w:val="16"/>
                <w:lang w:eastAsia="es-CO"/>
              </w:rPr>
            </w:pPr>
          </w:p>
        </w:tc>
      </w:tr>
      <w:tr w:rsidR="0008495F" w:rsidRPr="006145DB" w14:paraId="479EC4C6" w14:textId="77777777" w:rsidTr="001A551D">
        <w:trPr>
          <w:trHeight w:val="2551"/>
          <w:jc w:val="center"/>
        </w:trPr>
        <w:tc>
          <w:tcPr>
            <w:tcW w:w="1940" w:type="dxa"/>
            <w:vMerge/>
            <w:vAlign w:val="center"/>
          </w:tcPr>
          <w:p w14:paraId="217350D9" w14:textId="77777777" w:rsidR="0008495F" w:rsidRPr="006145DB" w:rsidRDefault="0008495F" w:rsidP="005B435E">
            <w:pPr>
              <w:spacing w:line="240" w:lineRule="auto"/>
              <w:jc w:val="both"/>
              <w:rPr>
                <w:rFonts w:cs="Arial"/>
                <w:bCs/>
                <w:sz w:val="20"/>
                <w:szCs w:val="20"/>
                <w:lang w:eastAsia="es-CO"/>
              </w:rPr>
            </w:pPr>
          </w:p>
        </w:tc>
        <w:tc>
          <w:tcPr>
            <w:tcW w:w="7455" w:type="dxa"/>
            <w:tcBorders>
              <w:top w:val="nil"/>
            </w:tcBorders>
            <w:vAlign w:val="center"/>
          </w:tcPr>
          <w:tbl>
            <w:tblPr>
              <w:tblStyle w:val="Tablaconcuadrcula"/>
              <w:tblW w:w="7257" w:type="dxa"/>
              <w:tblLayout w:type="fixed"/>
              <w:tblLook w:val="04A0" w:firstRow="1" w:lastRow="0" w:firstColumn="1" w:lastColumn="0" w:noHBand="0" w:noVBand="1"/>
            </w:tblPr>
            <w:tblGrid>
              <w:gridCol w:w="3329"/>
              <w:gridCol w:w="1133"/>
              <w:gridCol w:w="1129"/>
              <w:gridCol w:w="1666"/>
            </w:tblGrid>
            <w:tr w:rsidR="00777384" w:rsidRPr="006145DB" w14:paraId="6772F013" w14:textId="77777777" w:rsidTr="00777384">
              <w:trPr>
                <w:trHeight w:val="372"/>
              </w:trPr>
              <w:tc>
                <w:tcPr>
                  <w:tcW w:w="3329" w:type="dxa"/>
                  <w:vAlign w:val="center"/>
                </w:tcPr>
                <w:p w14:paraId="5FF154AB"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Restricciones</w:t>
                  </w:r>
                </w:p>
              </w:tc>
              <w:tc>
                <w:tcPr>
                  <w:tcW w:w="1133" w:type="dxa"/>
                  <w:vAlign w:val="center"/>
                </w:tcPr>
                <w:p w14:paraId="484A1B08"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29" w:type="dxa"/>
                  <w:vAlign w:val="center"/>
                </w:tcPr>
                <w:p w14:paraId="5DFBE5DC"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666" w:type="dxa"/>
                  <w:vAlign w:val="center"/>
                </w:tcPr>
                <w:p w14:paraId="23AE0E9A" w14:textId="77777777" w:rsidR="0008495F" w:rsidRPr="006145DB" w:rsidRDefault="0008495F"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777384" w:rsidRPr="006145DB" w14:paraId="54303590" w14:textId="77777777" w:rsidTr="00777384">
              <w:trPr>
                <w:trHeight w:val="503"/>
              </w:trPr>
              <w:tc>
                <w:tcPr>
                  <w:tcW w:w="3329" w:type="dxa"/>
                  <w:vAlign w:val="center"/>
                </w:tcPr>
                <w:p w14:paraId="3F7109B4"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Servicio Comunidad de Cuidado.</w:t>
                  </w:r>
                </w:p>
              </w:tc>
              <w:tc>
                <w:tcPr>
                  <w:tcW w:w="1133" w:type="dxa"/>
                  <w:vAlign w:val="center"/>
                </w:tcPr>
                <w:p w14:paraId="6E8E2171"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29" w:type="dxa"/>
                  <w:vAlign w:val="center"/>
                </w:tcPr>
                <w:p w14:paraId="5DA5F132" w14:textId="77777777" w:rsidR="0008495F" w:rsidRPr="006145DB" w:rsidRDefault="0008495F" w:rsidP="005B435E">
                  <w:pPr>
                    <w:tabs>
                      <w:tab w:val="left" w:pos="709"/>
                    </w:tabs>
                    <w:contextualSpacing/>
                    <w:jc w:val="center"/>
                    <w:rPr>
                      <w:rFonts w:cs="Arial"/>
                      <w:sz w:val="16"/>
                      <w:szCs w:val="20"/>
                      <w:lang w:eastAsia="es-CO"/>
                    </w:rPr>
                  </w:pPr>
                  <w:r w:rsidRPr="006145DB">
                    <w:rPr>
                      <w:rFonts w:cs="Arial"/>
                      <w:sz w:val="16"/>
                      <w:szCs w:val="16"/>
                      <w:lang w:eastAsia="es-CO"/>
                    </w:rPr>
                    <w:t>Demanda</w:t>
                  </w:r>
                </w:p>
              </w:tc>
              <w:tc>
                <w:tcPr>
                  <w:tcW w:w="1666" w:type="dxa"/>
                  <w:vAlign w:val="center"/>
                </w:tcPr>
                <w:p w14:paraId="422302D3" w14:textId="77777777" w:rsidR="0008495F" w:rsidRPr="006145DB" w:rsidRDefault="0008495F" w:rsidP="005B435E">
                  <w:pPr>
                    <w:tabs>
                      <w:tab w:val="left" w:pos="709"/>
                    </w:tabs>
                    <w:contextualSpacing/>
                    <w:jc w:val="center"/>
                    <w:rPr>
                      <w:rFonts w:cs="Arial"/>
                      <w:sz w:val="16"/>
                      <w:szCs w:val="20"/>
                      <w:lang w:eastAsia="es-CO"/>
                    </w:rPr>
                  </w:pPr>
                  <w:r w:rsidRPr="006145DB">
                    <w:rPr>
                      <w:rFonts w:cs="Arial"/>
                      <w:sz w:val="16"/>
                      <w:szCs w:val="16"/>
                      <w:lang w:eastAsia="es-CO"/>
                    </w:rPr>
                    <w:t>Secretaría Distrital de Integración Social</w:t>
                  </w:r>
                </w:p>
              </w:tc>
            </w:tr>
            <w:tr w:rsidR="00777384" w:rsidRPr="006145DB" w14:paraId="1B13F2D2" w14:textId="77777777" w:rsidTr="00777384">
              <w:trPr>
                <w:trHeight w:val="511"/>
              </w:trPr>
              <w:tc>
                <w:tcPr>
                  <w:tcW w:w="3329" w:type="dxa"/>
                  <w:vAlign w:val="center"/>
                </w:tcPr>
                <w:p w14:paraId="5883B824"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Servicio Centro Día Casa de la Sabiduría.</w:t>
                  </w:r>
                </w:p>
              </w:tc>
              <w:tc>
                <w:tcPr>
                  <w:tcW w:w="1133" w:type="dxa"/>
                  <w:vAlign w:val="center"/>
                </w:tcPr>
                <w:p w14:paraId="503C2D52" w14:textId="77777777" w:rsidR="0008495F" w:rsidRPr="006145DB" w:rsidRDefault="0008495F" w:rsidP="005B435E">
                  <w:pPr>
                    <w:tabs>
                      <w:tab w:val="left" w:pos="709"/>
                    </w:tabs>
                    <w:contextualSpacing/>
                    <w:jc w:val="center"/>
                    <w:rPr>
                      <w:rFonts w:cs="Arial"/>
                      <w:sz w:val="16"/>
                      <w:szCs w:val="20"/>
                      <w:lang w:eastAsia="es-CO"/>
                    </w:rPr>
                  </w:pPr>
                  <w:r w:rsidRPr="006145DB">
                    <w:rPr>
                      <w:rFonts w:cs="Arial"/>
                      <w:sz w:val="16"/>
                      <w:szCs w:val="16"/>
                      <w:lang w:eastAsia="es-CO"/>
                    </w:rPr>
                    <w:t>SIRBE</w:t>
                  </w:r>
                </w:p>
              </w:tc>
              <w:tc>
                <w:tcPr>
                  <w:tcW w:w="1129" w:type="dxa"/>
                  <w:vAlign w:val="center"/>
                </w:tcPr>
                <w:p w14:paraId="2FA38060" w14:textId="77777777" w:rsidR="0008495F" w:rsidRPr="006145DB" w:rsidRDefault="0008495F" w:rsidP="005B435E">
                  <w:pPr>
                    <w:tabs>
                      <w:tab w:val="left" w:pos="709"/>
                    </w:tabs>
                    <w:contextualSpacing/>
                    <w:jc w:val="center"/>
                    <w:rPr>
                      <w:rFonts w:cs="Arial"/>
                      <w:sz w:val="16"/>
                      <w:szCs w:val="20"/>
                      <w:lang w:eastAsia="es-CO"/>
                    </w:rPr>
                  </w:pPr>
                  <w:r w:rsidRPr="006145DB">
                    <w:rPr>
                      <w:rFonts w:cs="Arial"/>
                      <w:sz w:val="16"/>
                      <w:szCs w:val="16"/>
                    </w:rPr>
                    <w:t>Demanda</w:t>
                  </w:r>
                </w:p>
              </w:tc>
              <w:tc>
                <w:tcPr>
                  <w:tcW w:w="1666" w:type="dxa"/>
                  <w:vAlign w:val="center"/>
                </w:tcPr>
                <w:p w14:paraId="2E80B7B2" w14:textId="77777777" w:rsidR="0008495F" w:rsidRPr="006145DB" w:rsidRDefault="0008495F" w:rsidP="005B435E">
                  <w:pPr>
                    <w:tabs>
                      <w:tab w:val="left" w:pos="709"/>
                    </w:tabs>
                    <w:contextualSpacing/>
                    <w:jc w:val="center"/>
                    <w:rPr>
                      <w:rFonts w:cs="Arial"/>
                      <w:sz w:val="16"/>
                      <w:szCs w:val="20"/>
                      <w:lang w:eastAsia="es-CO"/>
                    </w:rPr>
                  </w:pPr>
                  <w:r w:rsidRPr="006145DB">
                    <w:rPr>
                      <w:rFonts w:cs="Arial"/>
                      <w:sz w:val="16"/>
                      <w:szCs w:val="16"/>
                      <w:lang w:eastAsia="es-CO"/>
                    </w:rPr>
                    <w:t>Secretaría Distrital de Integración Social</w:t>
                  </w:r>
                </w:p>
              </w:tc>
            </w:tr>
            <w:tr w:rsidR="00777384" w:rsidRPr="006145DB" w14:paraId="785EDBC4" w14:textId="77777777" w:rsidTr="00777384">
              <w:trPr>
                <w:trHeight w:val="231"/>
              </w:trPr>
              <w:tc>
                <w:tcPr>
                  <w:tcW w:w="3329" w:type="dxa"/>
                  <w:vAlign w:val="center"/>
                </w:tcPr>
                <w:p w14:paraId="67571CE2"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Modalidad Centro Día al Barrio.</w:t>
                  </w:r>
                </w:p>
              </w:tc>
              <w:tc>
                <w:tcPr>
                  <w:tcW w:w="1133" w:type="dxa"/>
                  <w:vAlign w:val="center"/>
                </w:tcPr>
                <w:p w14:paraId="13FBE598" w14:textId="77777777" w:rsidR="0008495F" w:rsidRPr="006145DB" w:rsidRDefault="0008495F" w:rsidP="005B435E">
                  <w:pPr>
                    <w:tabs>
                      <w:tab w:val="left" w:pos="709"/>
                    </w:tabs>
                    <w:contextualSpacing/>
                    <w:jc w:val="center"/>
                    <w:rPr>
                      <w:rFonts w:cs="Arial"/>
                      <w:sz w:val="16"/>
                      <w:szCs w:val="20"/>
                      <w:lang w:eastAsia="es-CO"/>
                    </w:rPr>
                  </w:pPr>
                  <w:r w:rsidRPr="006145DB">
                    <w:rPr>
                      <w:rFonts w:cs="Arial"/>
                      <w:sz w:val="16"/>
                      <w:szCs w:val="16"/>
                      <w:lang w:eastAsia="es-CO"/>
                    </w:rPr>
                    <w:t>SIRBE</w:t>
                  </w:r>
                </w:p>
              </w:tc>
              <w:tc>
                <w:tcPr>
                  <w:tcW w:w="1129" w:type="dxa"/>
                  <w:vAlign w:val="center"/>
                </w:tcPr>
                <w:p w14:paraId="41A3A361"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66" w:type="dxa"/>
                  <w:vAlign w:val="center"/>
                </w:tcPr>
                <w:p w14:paraId="3DBF8BB1" w14:textId="77777777" w:rsidR="0008495F" w:rsidRPr="006145DB" w:rsidRDefault="0008495F" w:rsidP="005B435E">
                  <w:pPr>
                    <w:tabs>
                      <w:tab w:val="left" w:pos="709"/>
                    </w:tabs>
                    <w:contextualSpacing/>
                    <w:jc w:val="center"/>
                    <w:rPr>
                      <w:rFonts w:cs="Arial"/>
                      <w:sz w:val="16"/>
                      <w:szCs w:val="20"/>
                      <w:lang w:eastAsia="es-CO"/>
                    </w:rPr>
                  </w:pPr>
                  <w:r w:rsidRPr="006145DB">
                    <w:rPr>
                      <w:rFonts w:cs="Arial"/>
                      <w:sz w:val="16"/>
                      <w:szCs w:val="16"/>
                      <w:lang w:eastAsia="es-CO"/>
                    </w:rPr>
                    <w:t>Secretaría Distrital de Integración Social</w:t>
                  </w:r>
                </w:p>
              </w:tc>
            </w:tr>
            <w:tr w:rsidR="00777384" w:rsidRPr="006145DB" w14:paraId="10D986C0" w14:textId="77777777" w:rsidTr="00777384">
              <w:trPr>
                <w:trHeight w:val="952"/>
              </w:trPr>
              <w:tc>
                <w:tcPr>
                  <w:tcW w:w="3329" w:type="dxa"/>
                  <w:tcBorders>
                    <w:bottom w:val="single" w:sz="4" w:space="0" w:color="auto"/>
                  </w:tcBorders>
                  <w:vAlign w:val="center"/>
                </w:tcPr>
                <w:p w14:paraId="6A21DF91"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Persona beneficiaria de un servicio de atención interna o externa en institución pública o privada (seminternado o internado), que reduce el tiempo de cuidado a cargo del cuidador-a.</w:t>
                  </w:r>
                </w:p>
              </w:tc>
              <w:tc>
                <w:tcPr>
                  <w:tcW w:w="1133" w:type="dxa"/>
                  <w:tcBorders>
                    <w:bottom w:val="single" w:sz="4" w:space="0" w:color="auto"/>
                  </w:tcBorders>
                  <w:vAlign w:val="center"/>
                </w:tcPr>
                <w:p w14:paraId="308AB723" w14:textId="77777777" w:rsidR="0008495F" w:rsidRPr="006145DB" w:rsidRDefault="0008495F" w:rsidP="005B435E">
                  <w:pPr>
                    <w:tabs>
                      <w:tab w:val="left" w:pos="709"/>
                    </w:tabs>
                    <w:contextualSpacing/>
                    <w:jc w:val="center"/>
                    <w:rPr>
                      <w:rFonts w:cs="Arial"/>
                      <w:sz w:val="16"/>
                      <w:szCs w:val="20"/>
                      <w:lang w:eastAsia="es-CO"/>
                    </w:rPr>
                  </w:pPr>
                  <w:r w:rsidRPr="006145DB">
                    <w:rPr>
                      <w:rFonts w:cs="Arial"/>
                      <w:sz w:val="16"/>
                      <w:szCs w:val="16"/>
                      <w:lang w:eastAsia="es-CO"/>
                    </w:rPr>
                    <w:t xml:space="preserve">Verificación en campo </w:t>
                  </w:r>
                </w:p>
              </w:tc>
              <w:tc>
                <w:tcPr>
                  <w:tcW w:w="1129" w:type="dxa"/>
                  <w:tcBorders>
                    <w:bottom w:val="single" w:sz="4" w:space="0" w:color="auto"/>
                  </w:tcBorders>
                  <w:vAlign w:val="center"/>
                </w:tcPr>
                <w:p w14:paraId="54A07E0C" w14:textId="77777777" w:rsidR="0008495F" w:rsidRPr="006145DB" w:rsidRDefault="0008495F" w:rsidP="005B435E">
                  <w:pPr>
                    <w:tabs>
                      <w:tab w:val="left" w:pos="709"/>
                    </w:tabs>
                    <w:contextualSpacing/>
                    <w:jc w:val="center"/>
                    <w:rPr>
                      <w:rFonts w:cs="Arial"/>
                      <w:sz w:val="16"/>
                    </w:rPr>
                  </w:pPr>
                  <w:r w:rsidRPr="006145DB">
                    <w:rPr>
                      <w:rFonts w:cs="Arial"/>
                      <w:sz w:val="16"/>
                      <w:szCs w:val="16"/>
                      <w:lang w:eastAsia="es-CO"/>
                    </w:rPr>
                    <w:t>Demanda</w:t>
                  </w:r>
                </w:p>
              </w:tc>
              <w:tc>
                <w:tcPr>
                  <w:tcW w:w="1666" w:type="dxa"/>
                  <w:tcBorders>
                    <w:bottom w:val="single" w:sz="4" w:space="0" w:color="auto"/>
                  </w:tcBorders>
                  <w:vAlign w:val="center"/>
                </w:tcPr>
                <w:p w14:paraId="2C108560"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777384" w:rsidRPr="006145DB" w14:paraId="37151CFF" w14:textId="77777777" w:rsidTr="00777384">
              <w:trPr>
                <w:trHeight w:val="401"/>
              </w:trPr>
              <w:tc>
                <w:tcPr>
                  <w:tcW w:w="3329" w:type="dxa"/>
                  <w:tcBorders>
                    <w:bottom w:val="nil"/>
                  </w:tcBorders>
                  <w:vAlign w:val="center"/>
                </w:tcPr>
                <w:p w14:paraId="0413232F" w14:textId="77777777" w:rsidR="0008495F" w:rsidRPr="006145DB" w:rsidRDefault="0008495F" w:rsidP="005B435E">
                  <w:pPr>
                    <w:tabs>
                      <w:tab w:val="left" w:pos="709"/>
                    </w:tabs>
                    <w:contextualSpacing/>
                    <w:jc w:val="both"/>
                    <w:rPr>
                      <w:rFonts w:cs="Arial"/>
                      <w:sz w:val="16"/>
                      <w:szCs w:val="16"/>
                      <w:lang w:eastAsia="es-CO"/>
                    </w:rPr>
                  </w:pPr>
                  <w:r w:rsidRPr="006145DB">
                    <w:rPr>
                      <w:rFonts w:cs="Arial"/>
                      <w:sz w:val="16"/>
                      <w:szCs w:val="16"/>
                    </w:rPr>
                    <w:t>Persona beneficiaria de un servicio de atención domiciliaria en salud que le ofrezca cuidado a la persona mayor.</w:t>
                  </w:r>
                </w:p>
              </w:tc>
              <w:tc>
                <w:tcPr>
                  <w:tcW w:w="1133" w:type="dxa"/>
                  <w:tcBorders>
                    <w:bottom w:val="nil"/>
                  </w:tcBorders>
                  <w:vAlign w:val="center"/>
                </w:tcPr>
                <w:p w14:paraId="6D3974B9"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29" w:type="dxa"/>
                  <w:tcBorders>
                    <w:bottom w:val="nil"/>
                  </w:tcBorders>
                  <w:vAlign w:val="center"/>
                </w:tcPr>
                <w:p w14:paraId="503FD551" w14:textId="77777777" w:rsidR="0008495F" w:rsidRPr="006145DB" w:rsidRDefault="0008495F" w:rsidP="005B435E">
                  <w:pPr>
                    <w:tabs>
                      <w:tab w:val="left" w:pos="709"/>
                    </w:tabs>
                    <w:contextualSpacing/>
                    <w:jc w:val="center"/>
                    <w:rPr>
                      <w:rFonts w:cs="Arial"/>
                      <w:sz w:val="16"/>
                    </w:rPr>
                  </w:pPr>
                  <w:r w:rsidRPr="006145DB">
                    <w:rPr>
                      <w:rFonts w:cs="Arial"/>
                      <w:sz w:val="16"/>
                      <w:szCs w:val="16"/>
                      <w:lang w:eastAsia="es-CO"/>
                    </w:rPr>
                    <w:t>Demanda</w:t>
                  </w:r>
                </w:p>
              </w:tc>
              <w:tc>
                <w:tcPr>
                  <w:tcW w:w="1666" w:type="dxa"/>
                  <w:tcBorders>
                    <w:bottom w:val="nil"/>
                  </w:tcBorders>
                  <w:vAlign w:val="center"/>
                </w:tcPr>
                <w:p w14:paraId="3BE764DC" w14:textId="77777777" w:rsidR="0008495F" w:rsidRPr="006145DB" w:rsidRDefault="0008495F"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bl>
          <w:p w14:paraId="40062AA5" w14:textId="77777777" w:rsidR="0008495F" w:rsidRPr="006145DB" w:rsidRDefault="0008495F" w:rsidP="005B435E">
            <w:pPr>
              <w:tabs>
                <w:tab w:val="left" w:pos="709"/>
              </w:tabs>
              <w:spacing w:line="240" w:lineRule="auto"/>
              <w:contextualSpacing/>
              <w:jc w:val="center"/>
              <w:rPr>
                <w:rFonts w:cs="Arial"/>
                <w:b/>
                <w:bCs/>
                <w:sz w:val="16"/>
                <w:szCs w:val="16"/>
                <w:lang w:eastAsia="es-CO"/>
              </w:rPr>
            </w:pPr>
          </w:p>
        </w:tc>
      </w:tr>
      <w:tr w:rsidR="0008495F" w:rsidRPr="006145DB" w14:paraId="3BC0AC05" w14:textId="77777777" w:rsidTr="00777384">
        <w:trPr>
          <w:trHeight w:val="7404"/>
          <w:jc w:val="center"/>
        </w:trPr>
        <w:tc>
          <w:tcPr>
            <w:tcW w:w="1940" w:type="dxa"/>
            <w:vAlign w:val="center"/>
          </w:tcPr>
          <w:p w14:paraId="30EFA8B0" w14:textId="77777777" w:rsidR="0008495F" w:rsidRPr="006145DB" w:rsidRDefault="0008495F" w:rsidP="005B435E">
            <w:pPr>
              <w:spacing w:line="240" w:lineRule="auto"/>
              <w:jc w:val="both"/>
              <w:rPr>
                <w:rFonts w:cs="Arial"/>
                <w:bCs/>
                <w:sz w:val="20"/>
                <w:szCs w:val="20"/>
                <w:lang w:eastAsia="es-CO"/>
              </w:rPr>
            </w:pPr>
            <w:r w:rsidRPr="006145DB">
              <w:rPr>
                <w:rFonts w:cs="Arial"/>
                <w:bCs/>
                <w:sz w:val="20"/>
                <w:szCs w:val="20"/>
                <w:lang w:eastAsia="es-CO"/>
              </w:rPr>
              <w:t>Ejecución</w:t>
            </w:r>
          </w:p>
        </w:tc>
        <w:tc>
          <w:tcPr>
            <w:tcW w:w="7455" w:type="dxa"/>
            <w:vAlign w:val="center"/>
          </w:tcPr>
          <w:p w14:paraId="7D65564A" w14:textId="20499B0A"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El servicio brinda una atención transitoria diurna en casa, incorporando espacios de acompañamiento interdisciplinario a la persona mayor sujeto de cuidado, proporcionando tiempos de respiro a sus cuidadores(as).</w:t>
            </w:r>
          </w:p>
          <w:p w14:paraId="132C287B" w14:textId="77777777" w:rsidR="00777384" w:rsidRPr="006145DB" w:rsidRDefault="00777384" w:rsidP="00777384">
            <w:pPr>
              <w:spacing w:after="0" w:line="240" w:lineRule="auto"/>
              <w:jc w:val="both"/>
              <w:rPr>
                <w:rFonts w:cs="Arial"/>
                <w:sz w:val="20"/>
                <w:szCs w:val="20"/>
                <w:lang w:eastAsia="es-CO"/>
              </w:rPr>
            </w:pPr>
          </w:p>
          <w:p w14:paraId="73D34F8C" w14:textId="42CD8E9F"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 xml:space="preserve">En el marco de la atención, el servicio establece un esquema de acompañamiento en el cual se implementan cuatro (4) componentes y quince líneas (15) de atención, detalladas en el manual del servicio, descritas a continuación: </w:t>
            </w:r>
          </w:p>
          <w:p w14:paraId="2019A9F9" w14:textId="77777777" w:rsidR="00777384" w:rsidRPr="006145DB" w:rsidRDefault="00777384" w:rsidP="00777384">
            <w:pPr>
              <w:pStyle w:val="Ttulo1"/>
              <w:rPr>
                <w:sz w:val="20"/>
                <w:szCs w:val="20"/>
                <w:lang w:eastAsia="es-CO"/>
              </w:rPr>
            </w:pPr>
          </w:p>
          <w:p w14:paraId="0C9FB33C" w14:textId="77777777" w:rsidR="0008495F" w:rsidRPr="006145DB" w:rsidRDefault="0008495F">
            <w:pPr>
              <w:numPr>
                <w:ilvl w:val="0"/>
                <w:numId w:val="135"/>
              </w:numPr>
              <w:tabs>
                <w:tab w:val="left" w:pos="709"/>
              </w:tabs>
              <w:spacing w:after="0" w:line="240" w:lineRule="auto"/>
              <w:contextualSpacing/>
              <w:jc w:val="both"/>
              <w:rPr>
                <w:rFonts w:cs="Arial"/>
                <w:sz w:val="20"/>
                <w:szCs w:val="20"/>
                <w:lang w:eastAsia="es-CO"/>
              </w:rPr>
            </w:pPr>
            <w:r w:rsidRPr="006145DB">
              <w:rPr>
                <w:rFonts w:cs="Arial"/>
                <w:sz w:val="20"/>
                <w:szCs w:val="20"/>
                <w:lang w:eastAsia="es-CO"/>
              </w:rPr>
              <w:t>Cuidado básico y asistencia personal:</w:t>
            </w:r>
          </w:p>
          <w:p w14:paraId="09A091E5"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1. Prácticas de cuidado y autocuidado</w:t>
            </w:r>
          </w:p>
          <w:p w14:paraId="7009BFE7"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2. Soporte en el desarrollo de actividades de la vida diaria (AVD) y estilos de vida saludables</w:t>
            </w:r>
          </w:p>
          <w:p w14:paraId="3373E25D" w14:textId="4DA5245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3. Promoción de la autonomía personal</w:t>
            </w:r>
          </w:p>
          <w:p w14:paraId="1BB3083F" w14:textId="77777777" w:rsidR="004569CA" w:rsidRPr="006145DB" w:rsidRDefault="004569CA" w:rsidP="00777384">
            <w:pPr>
              <w:pStyle w:val="Ttulo1"/>
              <w:rPr>
                <w:sz w:val="20"/>
                <w:szCs w:val="20"/>
                <w:lang w:eastAsia="es-CO"/>
              </w:rPr>
            </w:pPr>
          </w:p>
          <w:p w14:paraId="7FBFD276" w14:textId="77777777" w:rsidR="0008495F" w:rsidRPr="006145DB" w:rsidRDefault="0008495F">
            <w:pPr>
              <w:numPr>
                <w:ilvl w:val="0"/>
                <w:numId w:val="135"/>
              </w:numPr>
              <w:tabs>
                <w:tab w:val="left" w:pos="709"/>
              </w:tabs>
              <w:spacing w:after="0" w:line="240" w:lineRule="auto"/>
              <w:contextualSpacing/>
              <w:jc w:val="both"/>
              <w:rPr>
                <w:rFonts w:cs="Arial"/>
                <w:sz w:val="20"/>
                <w:szCs w:val="20"/>
                <w:lang w:eastAsia="es-CO"/>
              </w:rPr>
            </w:pPr>
            <w:r w:rsidRPr="006145DB">
              <w:rPr>
                <w:rFonts w:cs="Arial"/>
                <w:sz w:val="20"/>
                <w:szCs w:val="20"/>
                <w:lang w:eastAsia="es-CO"/>
              </w:rPr>
              <w:t>Activos(as) en casa:</w:t>
            </w:r>
          </w:p>
          <w:p w14:paraId="1DEEAC9D"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4. Promoción de la actividad física</w:t>
            </w:r>
          </w:p>
          <w:p w14:paraId="6860CF3C"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5. Mantenimiento y recuperación de la función motora</w:t>
            </w:r>
          </w:p>
          <w:p w14:paraId="64FB2695"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 xml:space="preserve">Línea 6. Lúdica y recreación </w:t>
            </w:r>
          </w:p>
          <w:p w14:paraId="40FF8712" w14:textId="02FD61FF"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7. Manejo del dolor</w:t>
            </w:r>
          </w:p>
          <w:p w14:paraId="79074341" w14:textId="77777777" w:rsidR="00404171" w:rsidRPr="006145DB" w:rsidRDefault="00404171" w:rsidP="00777384">
            <w:pPr>
              <w:pStyle w:val="Ttulo1"/>
              <w:rPr>
                <w:sz w:val="20"/>
                <w:szCs w:val="20"/>
                <w:lang w:eastAsia="es-CO"/>
              </w:rPr>
            </w:pPr>
          </w:p>
          <w:p w14:paraId="25EDA46B" w14:textId="77777777" w:rsidR="0008495F" w:rsidRPr="006145DB" w:rsidRDefault="0008495F">
            <w:pPr>
              <w:numPr>
                <w:ilvl w:val="0"/>
                <w:numId w:val="135"/>
              </w:numPr>
              <w:tabs>
                <w:tab w:val="left" w:pos="709"/>
              </w:tabs>
              <w:spacing w:after="0" w:line="240" w:lineRule="auto"/>
              <w:contextualSpacing/>
              <w:jc w:val="both"/>
              <w:rPr>
                <w:rFonts w:cs="Arial"/>
                <w:sz w:val="20"/>
                <w:szCs w:val="20"/>
                <w:lang w:eastAsia="es-CO"/>
              </w:rPr>
            </w:pPr>
            <w:r w:rsidRPr="006145DB">
              <w:rPr>
                <w:rFonts w:cs="Arial"/>
                <w:sz w:val="20"/>
                <w:szCs w:val="20"/>
                <w:lang w:eastAsia="es-CO"/>
              </w:rPr>
              <w:t>Ocupación humana:</w:t>
            </w:r>
          </w:p>
          <w:p w14:paraId="505DFE02"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8. Apreciación y estimulación multisensorial</w:t>
            </w:r>
          </w:p>
          <w:p w14:paraId="40E67BC7"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9. Impulso de actividades creativas</w:t>
            </w:r>
          </w:p>
          <w:p w14:paraId="2FEBCF87" w14:textId="062598B3"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10. Orientación en actividades ocupacionales y artísticas</w:t>
            </w:r>
          </w:p>
          <w:p w14:paraId="27795D94" w14:textId="77777777" w:rsidR="00404171" w:rsidRPr="006145DB" w:rsidRDefault="00404171" w:rsidP="00777384">
            <w:pPr>
              <w:pStyle w:val="Ttulo1"/>
              <w:rPr>
                <w:sz w:val="20"/>
                <w:szCs w:val="20"/>
                <w:lang w:eastAsia="es-CO"/>
              </w:rPr>
            </w:pPr>
          </w:p>
          <w:p w14:paraId="51CEBB89" w14:textId="44D88E8D" w:rsidR="0008495F" w:rsidRPr="006145DB" w:rsidRDefault="0008495F">
            <w:pPr>
              <w:numPr>
                <w:ilvl w:val="0"/>
                <w:numId w:val="135"/>
              </w:numPr>
              <w:tabs>
                <w:tab w:val="left" w:pos="709"/>
              </w:tabs>
              <w:spacing w:after="0" w:line="240" w:lineRule="auto"/>
              <w:contextualSpacing/>
              <w:jc w:val="both"/>
              <w:rPr>
                <w:rFonts w:cs="Arial"/>
                <w:sz w:val="20"/>
                <w:szCs w:val="20"/>
                <w:lang w:eastAsia="es-CO"/>
              </w:rPr>
            </w:pPr>
            <w:r w:rsidRPr="006145DB">
              <w:rPr>
                <w:rFonts w:cs="Arial"/>
                <w:sz w:val="20"/>
                <w:szCs w:val="20"/>
                <w:lang w:eastAsia="es-CO"/>
              </w:rPr>
              <w:t>Participación y redes:</w:t>
            </w:r>
          </w:p>
          <w:p w14:paraId="2F0E0140"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11. Fortalecimiento de redes de apoyo familiares, sociales, comunitarias e institucionales</w:t>
            </w:r>
          </w:p>
          <w:p w14:paraId="4752D1C3"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12. Mecanismos de protección y exigibilidad de derechos</w:t>
            </w:r>
          </w:p>
          <w:p w14:paraId="4F45F3B1"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13. Habilidades sociales y resolución de conflictos</w:t>
            </w:r>
          </w:p>
          <w:p w14:paraId="49A29C93" w14:textId="77777777"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14. Bien-estar</w:t>
            </w:r>
          </w:p>
          <w:p w14:paraId="6703098E" w14:textId="365C1AB3" w:rsidR="0008495F" w:rsidRPr="006145DB" w:rsidRDefault="0008495F" w:rsidP="00777384">
            <w:pPr>
              <w:tabs>
                <w:tab w:val="left" w:pos="709"/>
              </w:tabs>
              <w:spacing w:after="0" w:line="240" w:lineRule="auto"/>
              <w:ind w:left="57"/>
              <w:contextualSpacing/>
              <w:jc w:val="both"/>
              <w:rPr>
                <w:rFonts w:cs="Arial"/>
                <w:bCs/>
                <w:sz w:val="20"/>
                <w:szCs w:val="20"/>
                <w:lang w:eastAsia="es-CO"/>
              </w:rPr>
            </w:pPr>
            <w:r w:rsidRPr="006145DB">
              <w:rPr>
                <w:rFonts w:cs="Arial"/>
                <w:bCs/>
                <w:sz w:val="20"/>
                <w:szCs w:val="20"/>
                <w:lang w:eastAsia="es-CO"/>
              </w:rPr>
              <w:t>Línea 15. Espiritualidad y salud mental</w:t>
            </w:r>
          </w:p>
          <w:p w14:paraId="25427EEC" w14:textId="77777777" w:rsidR="00A175D2" w:rsidRPr="006145DB" w:rsidRDefault="00A175D2" w:rsidP="00777384">
            <w:pPr>
              <w:pStyle w:val="Ttulo1"/>
              <w:rPr>
                <w:sz w:val="20"/>
                <w:szCs w:val="20"/>
                <w:lang w:eastAsia="es-CO"/>
              </w:rPr>
            </w:pPr>
          </w:p>
          <w:p w14:paraId="5F47A00F" w14:textId="65E8FDC3"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 xml:space="preserve">En este contexto, el servicio se desarrolla a partir de un escenario de cuidado básico basado en acciones de soporte y apoyo para el desarrollo de actividades básicas cotidianas; conjuntamente, se desarrolla un espacio interdisciplinario donde intervienen áreas con enfoque cognitivo, psicoafectivo y social, de mantenimiento físico y ocupacional, artístico y cultural.  </w:t>
            </w:r>
          </w:p>
          <w:p w14:paraId="139A88E5" w14:textId="77777777" w:rsidR="00777384" w:rsidRPr="006145DB" w:rsidRDefault="00777384" w:rsidP="00777384">
            <w:pPr>
              <w:spacing w:after="0" w:line="240" w:lineRule="auto"/>
              <w:jc w:val="both"/>
              <w:rPr>
                <w:rFonts w:cs="Arial"/>
                <w:sz w:val="20"/>
                <w:szCs w:val="20"/>
                <w:lang w:eastAsia="es-CO"/>
              </w:rPr>
            </w:pPr>
          </w:p>
          <w:p w14:paraId="3FCE84B9" w14:textId="1CCC5516"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 xml:space="preserve">Así mismo, se elabora un plan de atención integral individual atendiendo las necesidades, intereses y condiciones particulares de la persona mayor, de acuerdo con el nivel de dependencia según escala Barthel. Este plan recoge y estructura las actividades, objetivos, tiempos, responsables y mecanismos de seguimiento, con base en la valoración integral. </w:t>
            </w:r>
          </w:p>
          <w:p w14:paraId="2A826357" w14:textId="77777777" w:rsidR="00777384" w:rsidRPr="006145DB" w:rsidRDefault="00777384" w:rsidP="00777384">
            <w:pPr>
              <w:spacing w:after="0" w:line="240" w:lineRule="auto"/>
              <w:jc w:val="both"/>
              <w:rPr>
                <w:rFonts w:cs="Arial"/>
                <w:sz w:val="20"/>
                <w:szCs w:val="20"/>
                <w:lang w:eastAsia="es-CO"/>
              </w:rPr>
            </w:pPr>
          </w:p>
          <w:p w14:paraId="0D4E50FB" w14:textId="130E0B18"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Estas acciones se enmarcan en los beneficios contemplados en la canasta básica de servicios establecidos por la Ley 1276 de 2009, partiendo de las necesidades de la población objetivo del servicio:</w:t>
            </w:r>
          </w:p>
          <w:p w14:paraId="108560F6" w14:textId="77777777" w:rsidR="0008495F" w:rsidRPr="006145DB" w:rsidRDefault="0008495F">
            <w:pPr>
              <w:pStyle w:val="Prrafodelista"/>
              <w:numPr>
                <w:ilvl w:val="0"/>
                <w:numId w:val="150"/>
              </w:numPr>
              <w:spacing w:after="0" w:line="240" w:lineRule="auto"/>
              <w:ind w:left="357"/>
              <w:jc w:val="both"/>
              <w:rPr>
                <w:rFonts w:cs="Arial"/>
                <w:sz w:val="20"/>
                <w:szCs w:val="20"/>
                <w:lang w:eastAsia="es-CO"/>
              </w:rPr>
            </w:pPr>
            <w:r w:rsidRPr="006145DB">
              <w:rPr>
                <w:rFonts w:cs="Arial"/>
                <w:sz w:val="20"/>
                <w:szCs w:val="20"/>
                <w:lang w:eastAsia="es-CO"/>
              </w:rPr>
              <w:t>Orientación psicosocial</w:t>
            </w:r>
          </w:p>
          <w:p w14:paraId="67E5848C" w14:textId="77777777" w:rsidR="0008495F" w:rsidRPr="006145DB" w:rsidRDefault="0008495F">
            <w:pPr>
              <w:pStyle w:val="Prrafodelista"/>
              <w:numPr>
                <w:ilvl w:val="0"/>
                <w:numId w:val="150"/>
              </w:numPr>
              <w:spacing w:after="0" w:line="240" w:lineRule="auto"/>
              <w:ind w:left="357"/>
              <w:jc w:val="both"/>
              <w:rPr>
                <w:rFonts w:cs="Arial"/>
                <w:sz w:val="20"/>
                <w:szCs w:val="20"/>
                <w:lang w:eastAsia="es-CO"/>
              </w:rPr>
            </w:pPr>
            <w:r w:rsidRPr="006145DB">
              <w:rPr>
                <w:rFonts w:cs="Arial"/>
                <w:sz w:val="20"/>
                <w:szCs w:val="20"/>
                <w:lang w:eastAsia="es-CO"/>
              </w:rPr>
              <w:t>Actividades ocupacionales, cognitivas o productivas de acuerdo con los talentos, gustos y preferencias</w:t>
            </w:r>
          </w:p>
          <w:p w14:paraId="6B1ADE20" w14:textId="77777777" w:rsidR="0008495F" w:rsidRPr="006145DB" w:rsidRDefault="0008495F">
            <w:pPr>
              <w:pStyle w:val="Prrafodelista"/>
              <w:numPr>
                <w:ilvl w:val="0"/>
                <w:numId w:val="150"/>
              </w:numPr>
              <w:spacing w:line="240" w:lineRule="auto"/>
              <w:ind w:left="357"/>
              <w:jc w:val="both"/>
              <w:rPr>
                <w:rFonts w:cs="Arial"/>
                <w:sz w:val="20"/>
                <w:szCs w:val="20"/>
                <w:lang w:eastAsia="es-CO"/>
              </w:rPr>
            </w:pPr>
            <w:r w:rsidRPr="006145DB">
              <w:rPr>
                <w:rFonts w:cs="Arial"/>
                <w:sz w:val="20"/>
                <w:szCs w:val="20"/>
                <w:lang w:eastAsia="es-CO"/>
              </w:rPr>
              <w:t>Actividades físicas, deportivas y de interacción social</w:t>
            </w:r>
          </w:p>
          <w:p w14:paraId="233F9526" w14:textId="0464333B" w:rsidR="0008495F" w:rsidRPr="006145DB" w:rsidRDefault="0008495F">
            <w:pPr>
              <w:pStyle w:val="Prrafodelista"/>
              <w:numPr>
                <w:ilvl w:val="0"/>
                <w:numId w:val="150"/>
              </w:numPr>
              <w:spacing w:line="240" w:lineRule="auto"/>
              <w:ind w:left="357"/>
              <w:jc w:val="both"/>
              <w:rPr>
                <w:rFonts w:cs="Arial"/>
                <w:sz w:val="20"/>
                <w:szCs w:val="20"/>
                <w:lang w:eastAsia="es-CO"/>
              </w:rPr>
            </w:pPr>
            <w:r w:rsidRPr="006145DB">
              <w:rPr>
                <w:rFonts w:cs="Arial"/>
                <w:sz w:val="20"/>
                <w:szCs w:val="20"/>
                <w:lang w:eastAsia="es-CO"/>
              </w:rPr>
              <w:t>Creación y fortalecimiento y consolidación de redes de apoyo</w:t>
            </w:r>
          </w:p>
          <w:p w14:paraId="7782D4DE" w14:textId="5736818C"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En articulación con los diferentes actores o entidades se facilita el acceso a:</w:t>
            </w:r>
          </w:p>
          <w:p w14:paraId="3DE7EDA8" w14:textId="77777777" w:rsidR="00777384" w:rsidRPr="006145DB" w:rsidRDefault="00777384" w:rsidP="00777384">
            <w:pPr>
              <w:pStyle w:val="Ttulo1"/>
              <w:rPr>
                <w:sz w:val="20"/>
                <w:szCs w:val="20"/>
                <w:lang w:eastAsia="es-CO"/>
              </w:rPr>
            </w:pPr>
          </w:p>
          <w:p w14:paraId="712D3225" w14:textId="77777777" w:rsidR="0008495F" w:rsidRPr="006145DB" w:rsidRDefault="0008495F">
            <w:pPr>
              <w:pStyle w:val="Prrafodelista"/>
              <w:numPr>
                <w:ilvl w:val="0"/>
                <w:numId w:val="151"/>
              </w:numPr>
              <w:spacing w:after="0" w:line="240" w:lineRule="auto"/>
              <w:ind w:left="357"/>
              <w:jc w:val="both"/>
              <w:rPr>
                <w:rFonts w:cs="Arial"/>
                <w:sz w:val="20"/>
                <w:szCs w:val="20"/>
                <w:lang w:eastAsia="es-CO"/>
              </w:rPr>
            </w:pPr>
            <w:r w:rsidRPr="006145DB">
              <w:rPr>
                <w:rFonts w:cs="Arial"/>
                <w:sz w:val="20"/>
                <w:szCs w:val="20"/>
                <w:lang w:eastAsia="es-CO"/>
              </w:rPr>
              <w:t xml:space="preserve">Atención primaria en salud mediante la promoción de habilidades y capacidades, factores protectores y de riesgo, estilos de vida saludable y referenciación a los servicios de salud o aseguramiento, cuando se requiera.  </w:t>
            </w:r>
          </w:p>
          <w:p w14:paraId="387A5D3E" w14:textId="07A5BE8F" w:rsidR="0008495F" w:rsidRPr="006145DB" w:rsidRDefault="0008495F">
            <w:pPr>
              <w:pStyle w:val="Prrafodelista"/>
              <w:numPr>
                <w:ilvl w:val="0"/>
                <w:numId w:val="151"/>
              </w:numPr>
              <w:spacing w:after="0" w:line="240" w:lineRule="auto"/>
              <w:ind w:left="357"/>
              <w:jc w:val="both"/>
              <w:rPr>
                <w:rFonts w:cs="Arial"/>
                <w:sz w:val="20"/>
                <w:szCs w:val="20"/>
                <w:lang w:eastAsia="es-CO"/>
              </w:rPr>
            </w:pPr>
            <w:r w:rsidRPr="006145DB">
              <w:rPr>
                <w:rFonts w:cs="Arial"/>
                <w:sz w:val="20"/>
                <w:szCs w:val="20"/>
                <w:lang w:eastAsia="es-CO"/>
              </w:rPr>
              <w:t>Auxilio exequial en los casos requeridos, brindado por el servicio de atención y asistencia a hogares o personas en emergencia social.</w:t>
            </w:r>
          </w:p>
          <w:p w14:paraId="2991BE19" w14:textId="77777777" w:rsidR="0008495F" w:rsidRPr="006145DB" w:rsidRDefault="0008495F" w:rsidP="00777384">
            <w:pPr>
              <w:pStyle w:val="Prrafodelista"/>
              <w:spacing w:after="0" w:line="240" w:lineRule="auto"/>
              <w:ind w:left="227"/>
              <w:jc w:val="both"/>
              <w:rPr>
                <w:rFonts w:cs="Arial"/>
                <w:sz w:val="20"/>
                <w:szCs w:val="20"/>
                <w:lang w:eastAsia="es-CO"/>
              </w:rPr>
            </w:pPr>
          </w:p>
          <w:p w14:paraId="4CC6DFA1" w14:textId="451EFB08"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De manera complementaria, el servicio proporciona tiempos de respiro para la persona cuidadora, entendidos como periodos en los que puede reducir la carga física y emocional asociada al cuidado continuo, a través del acompañamiento interdisciplinario. Este espacio de respiro favorece la prevención del desgaste del-la cuidador-a, la preservación de su salud, el fortalecimiento de sus capacidades para continuar en el rol y el mejoramiento de la dinámica familiar.</w:t>
            </w:r>
          </w:p>
          <w:p w14:paraId="0F4AB7AA" w14:textId="77777777" w:rsidR="00777384" w:rsidRPr="006145DB" w:rsidRDefault="00777384" w:rsidP="00777384">
            <w:pPr>
              <w:spacing w:after="0" w:line="240" w:lineRule="auto"/>
              <w:jc w:val="both"/>
              <w:rPr>
                <w:rFonts w:cs="Arial"/>
                <w:sz w:val="20"/>
                <w:szCs w:val="20"/>
                <w:lang w:eastAsia="es-CO"/>
              </w:rPr>
            </w:pPr>
          </w:p>
          <w:p w14:paraId="720FFE4E" w14:textId="3DA933C5"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Al finalizar la atención, el servicio contempla la entrega y socialización de un plan de cuidado para la persona mayor sujeto de cuidado y su cuidador-a teniendo en cuenta las necesidades individuales según el grado de dependencia funcional, estableciendo las recomendaciones de cuidado, articulaciones y servicios sociales a los cuales puede acudir cada participante. El seguimiento lo realiza el equipo técnico para verificar las debilidades, fortalezas y plantear acciones de mejora en caso de requerirse.</w:t>
            </w:r>
          </w:p>
          <w:p w14:paraId="4074A8E9" w14:textId="77777777" w:rsidR="00777384" w:rsidRPr="006145DB" w:rsidRDefault="00777384" w:rsidP="00777384">
            <w:pPr>
              <w:spacing w:after="0" w:line="240" w:lineRule="auto"/>
              <w:jc w:val="both"/>
              <w:rPr>
                <w:rFonts w:cs="Arial"/>
                <w:sz w:val="20"/>
                <w:szCs w:val="20"/>
                <w:lang w:eastAsia="es-CO"/>
              </w:rPr>
            </w:pPr>
          </w:p>
          <w:p w14:paraId="784E8BEB" w14:textId="2FE10357"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Las personas mayores que culminen el proceso de atención en el servicio podrán continuar de manera excepcional según el concepto emitido por el equipo técnico de la Subdirección para la Vejez, en el cual se evidencie la necesidad de garantizar la continuidad del acompañamiento, acorde con la información registrada en la historia social y de acuerdo con la disponibilidad de cupos.</w:t>
            </w:r>
          </w:p>
          <w:p w14:paraId="00F992A4" w14:textId="77777777" w:rsidR="00777384" w:rsidRPr="006145DB" w:rsidRDefault="00777384" w:rsidP="00777384">
            <w:pPr>
              <w:spacing w:after="0" w:line="240" w:lineRule="auto"/>
              <w:jc w:val="both"/>
              <w:rPr>
                <w:rFonts w:cs="Arial"/>
                <w:sz w:val="20"/>
                <w:szCs w:val="20"/>
                <w:lang w:eastAsia="es-CO"/>
              </w:rPr>
            </w:pPr>
          </w:p>
          <w:p w14:paraId="47B9BE27" w14:textId="41116210" w:rsidR="0008495F" w:rsidRPr="006145DB" w:rsidRDefault="0008495F" w:rsidP="00777384">
            <w:pPr>
              <w:spacing w:after="0" w:line="240" w:lineRule="auto"/>
              <w:jc w:val="both"/>
              <w:rPr>
                <w:rFonts w:cs="Arial"/>
                <w:sz w:val="20"/>
                <w:szCs w:val="20"/>
                <w:lang w:eastAsia="es-CO"/>
              </w:rPr>
            </w:pPr>
            <w:r w:rsidRPr="006145DB">
              <w:rPr>
                <w:rFonts w:cs="Arial"/>
                <w:sz w:val="20"/>
                <w:szCs w:val="20"/>
                <w:lang w:eastAsia="es-CO"/>
              </w:rPr>
              <w:t>En caso de interrupción parcial o total en la prestación del servicio Centro Día a tu Casa, se implementará el plan de continuidad operativo correspondiente.</w:t>
            </w:r>
          </w:p>
        </w:tc>
      </w:tr>
      <w:tr w:rsidR="0008495F" w:rsidRPr="006145DB" w14:paraId="414831FE" w14:textId="77777777" w:rsidTr="000C36F9">
        <w:trPr>
          <w:trHeight w:val="942"/>
          <w:jc w:val="center"/>
        </w:trPr>
        <w:tc>
          <w:tcPr>
            <w:tcW w:w="1940" w:type="dxa"/>
            <w:vAlign w:val="center"/>
          </w:tcPr>
          <w:p w14:paraId="69940B17" w14:textId="77777777" w:rsidR="0008495F" w:rsidRPr="006145DB" w:rsidRDefault="0008495F" w:rsidP="005B435E">
            <w:pPr>
              <w:spacing w:line="240" w:lineRule="auto"/>
              <w:jc w:val="both"/>
              <w:rPr>
                <w:rFonts w:cs="Arial"/>
                <w:bCs/>
                <w:sz w:val="20"/>
                <w:szCs w:val="20"/>
                <w:lang w:eastAsia="es-CO"/>
              </w:rPr>
            </w:pPr>
            <w:r w:rsidRPr="006145DB">
              <w:rPr>
                <w:rFonts w:cs="Arial"/>
                <w:bCs/>
                <w:sz w:val="20"/>
                <w:szCs w:val="20"/>
                <w:lang w:eastAsia="es-CO"/>
              </w:rPr>
              <w:t>Condiciones transversales de calidad</w:t>
            </w:r>
          </w:p>
        </w:tc>
        <w:tc>
          <w:tcPr>
            <w:tcW w:w="7455" w:type="dxa"/>
            <w:vAlign w:val="center"/>
          </w:tcPr>
          <w:p w14:paraId="7F6CBB4A" w14:textId="3F587CAA" w:rsidR="0008495F" w:rsidRPr="006145DB" w:rsidRDefault="0008495F" w:rsidP="00777384">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Para el servicio aplican las siguientes categorías: </w:t>
            </w:r>
          </w:p>
          <w:p w14:paraId="017B4658" w14:textId="77777777" w:rsidR="00777384" w:rsidRPr="006145DB" w:rsidRDefault="00777384" w:rsidP="00777384">
            <w:pPr>
              <w:pStyle w:val="Ttulo1"/>
              <w:rPr>
                <w:sz w:val="20"/>
                <w:lang w:eastAsia="es-CO"/>
              </w:rPr>
            </w:pPr>
          </w:p>
          <w:p w14:paraId="0959F5D4" w14:textId="77777777" w:rsidR="0008495F" w:rsidRPr="006145DB" w:rsidRDefault="0008495F">
            <w:pPr>
              <w:pStyle w:val="Prrafodelista"/>
              <w:numPr>
                <w:ilvl w:val="0"/>
                <w:numId w:val="115"/>
              </w:numPr>
              <w:tabs>
                <w:tab w:val="left" w:pos="709"/>
              </w:tabs>
              <w:spacing w:after="0" w:line="240" w:lineRule="auto"/>
              <w:ind w:left="360"/>
              <w:jc w:val="both"/>
              <w:rPr>
                <w:rFonts w:cs="Arial"/>
                <w:bCs/>
                <w:sz w:val="20"/>
                <w:szCs w:val="20"/>
                <w:lang w:eastAsia="es-CO"/>
              </w:rPr>
            </w:pPr>
            <w:r w:rsidRPr="006145DB">
              <w:rPr>
                <w:rFonts w:cs="Arial"/>
                <w:bCs/>
                <w:sz w:val="20"/>
                <w:szCs w:val="20"/>
                <w:lang w:eastAsia="es-CO"/>
              </w:rPr>
              <w:t>Atención Social</w:t>
            </w:r>
          </w:p>
          <w:p w14:paraId="5B3887E0" w14:textId="77777777" w:rsidR="0008495F" w:rsidRPr="006145DB" w:rsidRDefault="0008495F">
            <w:pPr>
              <w:pStyle w:val="Prrafodelista"/>
              <w:numPr>
                <w:ilvl w:val="0"/>
                <w:numId w:val="115"/>
              </w:numPr>
              <w:tabs>
                <w:tab w:val="left" w:pos="709"/>
              </w:tabs>
              <w:spacing w:after="0" w:line="240" w:lineRule="auto"/>
              <w:ind w:left="360"/>
              <w:jc w:val="both"/>
              <w:rPr>
                <w:rFonts w:cs="Arial"/>
                <w:bCs/>
                <w:sz w:val="20"/>
                <w:szCs w:val="20"/>
                <w:lang w:eastAsia="es-CO"/>
              </w:rPr>
            </w:pPr>
            <w:r w:rsidRPr="006145DB">
              <w:rPr>
                <w:rFonts w:cs="Arial"/>
                <w:bCs/>
                <w:sz w:val="20"/>
                <w:szCs w:val="20"/>
                <w:lang w:eastAsia="es-CO"/>
              </w:rPr>
              <w:t xml:space="preserve">Talento Humano </w:t>
            </w:r>
          </w:p>
          <w:p w14:paraId="76AF61CF" w14:textId="679AF93D" w:rsidR="0008495F" w:rsidRPr="006145DB" w:rsidRDefault="0008495F">
            <w:pPr>
              <w:pStyle w:val="Prrafodelista"/>
              <w:numPr>
                <w:ilvl w:val="0"/>
                <w:numId w:val="115"/>
              </w:numPr>
              <w:tabs>
                <w:tab w:val="left" w:pos="709"/>
              </w:tabs>
              <w:spacing w:after="0" w:line="240" w:lineRule="auto"/>
              <w:ind w:left="360"/>
              <w:jc w:val="both"/>
              <w:rPr>
                <w:rFonts w:cs="Arial"/>
                <w:bCs/>
                <w:sz w:val="20"/>
                <w:szCs w:val="20"/>
                <w:lang w:eastAsia="es-CO"/>
              </w:rPr>
            </w:pPr>
            <w:r w:rsidRPr="006145DB">
              <w:rPr>
                <w:rFonts w:cs="Arial"/>
                <w:bCs/>
                <w:sz w:val="20"/>
                <w:szCs w:val="20"/>
                <w:lang w:eastAsia="es-CO"/>
              </w:rPr>
              <w:t>G</w:t>
            </w:r>
            <w:r w:rsidRPr="006145DB">
              <w:rPr>
                <w:rFonts w:cs="Arial"/>
                <w:sz w:val="20"/>
                <w:szCs w:val="20"/>
                <w:lang w:eastAsia="es-CO"/>
              </w:rPr>
              <w:t>estión Administrativa</w:t>
            </w:r>
          </w:p>
        </w:tc>
      </w:tr>
      <w:bookmarkEnd w:id="192"/>
    </w:tbl>
    <w:p w14:paraId="027596A6" w14:textId="77777777" w:rsidR="0008495F" w:rsidRPr="006145DB" w:rsidRDefault="0008495F" w:rsidP="00777384">
      <w:pPr>
        <w:spacing w:after="0" w:line="240" w:lineRule="auto"/>
        <w:rPr>
          <w:rFonts w:cs="Arial"/>
        </w:rPr>
      </w:pPr>
    </w:p>
    <w:p w14:paraId="0CE2C7A8" w14:textId="1214E96B" w:rsidR="005B270E" w:rsidRPr="006145DB" w:rsidRDefault="006D473B">
      <w:pPr>
        <w:pStyle w:val="Ttulo1"/>
        <w:numPr>
          <w:ilvl w:val="2"/>
          <w:numId w:val="70"/>
        </w:numPr>
        <w:ind w:left="1560" w:hanging="579"/>
        <w:jc w:val="center"/>
      </w:pPr>
      <w:bookmarkStart w:id="193" w:name="_Toc210213201"/>
      <w:bookmarkStart w:id="194" w:name="_Toc213273475"/>
      <w:bookmarkStart w:id="195" w:name="_Toc213276102"/>
      <w:bookmarkStart w:id="196" w:name="_Toc216902436"/>
      <w:r w:rsidRPr="006145DB">
        <w:t xml:space="preserve">Servicio </w:t>
      </w:r>
      <w:r w:rsidR="00142FFE" w:rsidRPr="006145DB">
        <w:t xml:space="preserve">Comunidad </w:t>
      </w:r>
      <w:r w:rsidR="00777384" w:rsidRPr="006145DB">
        <w:t>de cuidado</w:t>
      </w:r>
      <w:bookmarkEnd w:id="193"/>
      <w:bookmarkEnd w:id="194"/>
      <w:bookmarkEnd w:id="195"/>
      <w:bookmarkEnd w:id="196"/>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838"/>
        <w:gridCol w:w="7557"/>
      </w:tblGrid>
      <w:tr w:rsidR="00E903A7" w:rsidRPr="006145DB" w14:paraId="7909B450" w14:textId="77777777" w:rsidTr="00C43AE7">
        <w:trPr>
          <w:trHeight w:val="349"/>
          <w:jc w:val="center"/>
        </w:trPr>
        <w:tc>
          <w:tcPr>
            <w:tcW w:w="1838" w:type="dxa"/>
            <w:shd w:val="clear" w:color="auto" w:fill="FFFFFF" w:themeFill="background1"/>
            <w:vAlign w:val="center"/>
          </w:tcPr>
          <w:p w14:paraId="533C925F" w14:textId="77777777" w:rsidR="00E903A7" w:rsidRPr="006145DB" w:rsidRDefault="00E903A7" w:rsidP="005B435E">
            <w:pPr>
              <w:spacing w:after="0" w:line="240" w:lineRule="auto"/>
              <w:ind w:left="22"/>
              <w:contextualSpacing/>
              <w:rPr>
                <w:rFonts w:eastAsia="Calibri" w:cs="Arial"/>
                <w:bCs/>
                <w:sz w:val="20"/>
                <w:szCs w:val="20"/>
                <w:lang w:eastAsia="es-CO"/>
              </w:rPr>
            </w:pPr>
            <w:r w:rsidRPr="006145DB">
              <w:rPr>
                <w:rFonts w:cs="Arial"/>
                <w:bCs/>
                <w:sz w:val="20"/>
                <w:szCs w:val="20"/>
                <w:lang w:eastAsia="es-CO"/>
              </w:rPr>
              <w:t>Nombre del servicio</w:t>
            </w:r>
          </w:p>
        </w:tc>
        <w:tc>
          <w:tcPr>
            <w:tcW w:w="7557" w:type="dxa"/>
            <w:shd w:val="clear" w:color="auto" w:fill="FFFFFF" w:themeFill="background1"/>
            <w:vAlign w:val="center"/>
          </w:tcPr>
          <w:p w14:paraId="55C81CE7" w14:textId="728BBC59" w:rsidR="00E903A7" w:rsidRPr="006145DB" w:rsidRDefault="00777384" w:rsidP="005B435E">
            <w:pPr>
              <w:pStyle w:val="Textoindependiente"/>
              <w:spacing w:after="0" w:line="240" w:lineRule="auto"/>
              <w:jc w:val="both"/>
              <w:rPr>
                <w:rFonts w:eastAsia="Lucida Sans Unicode" w:cs="Arial"/>
                <w:bCs/>
                <w:sz w:val="20"/>
                <w:szCs w:val="20"/>
              </w:rPr>
            </w:pPr>
            <w:r w:rsidRPr="006145DB">
              <w:rPr>
                <w:rFonts w:cs="Arial"/>
                <w:bCs/>
                <w:sz w:val="20"/>
                <w:szCs w:val="20"/>
                <w:lang w:eastAsia="es-CO"/>
              </w:rPr>
              <w:t>Comunidad de c</w:t>
            </w:r>
            <w:r w:rsidR="00E903A7" w:rsidRPr="006145DB">
              <w:rPr>
                <w:rFonts w:cs="Arial"/>
                <w:bCs/>
                <w:sz w:val="20"/>
                <w:szCs w:val="20"/>
                <w:lang w:eastAsia="es-CO"/>
              </w:rPr>
              <w:t>uidado</w:t>
            </w:r>
            <w:r w:rsidR="00ED74A9" w:rsidRPr="006145DB">
              <w:rPr>
                <w:rFonts w:cs="Arial"/>
                <w:bCs/>
                <w:sz w:val="20"/>
                <w:szCs w:val="20"/>
                <w:lang w:eastAsia="es-CO"/>
              </w:rPr>
              <w:t>.</w:t>
            </w:r>
          </w:p>
        </w:tc>
      </w:tr>
      <w:tr w:rsidR="00E903A7" w:rsidRPr="006145DB" w14:paraId="25171B13" w14:textId="77777777" w:rsidTr="00EA26D6">
        <w:trPr>
          <w:trHeight w:val="585"/>
          <w:jc w:val="center"/>
        </w:trPr>
        <w:tc>
          <w:tcPr>
            <w:tcW w:w="1838" w:type="dxa"/>
            <w:shd w:val="clear" w:color="auto" w:fill="FFFFFF" w:themeFill="background1"/>
            <w:vAlign w:val="center"/>
          </w:tcPr>
          <w:p w14:paraId="04575E92" w14:textId="77777777" w:rsidR="00E903A7" w:rsidRPr="006145DB" w:rsidRDefault="00E903A7" w:rsidP="005B435E">
            <w:pPr>
              <w:spacing w:after="0" w:line="240" w:lineRule="auto"/>
              <w:contextualSpacing/>
              <w:rPr>
                <w:rFonts w:eastAsia="Calibri" w:cs="Arial"/>
                <w:sz w:val="20"/>
                <w:szCs w:val="20"/>
                <w:lang w:eastAsia="es-CO"/>
              </w:rPr>
            </w:pPr>
            <w:r w:rsidRPr="006145DB">
              <w:rPr>
                <w:rFonts w:cs="Arial"/>
                <w:bCs/>
                <w:sz w:val="20"/>
                <w:szCs w:val="20"/>
                <w:lang w:eastAsia="es-CO"/>
              </w:rPr>
              <w:t>Objeto del servicio</w:t>
            </w:r>
          </w:p>
        </w:tc>
        <w:tc>
          <w:tcPr>
            <w:tcW w:w="7557" w:type="dxa"/>
            <w:shd w:val="clear" w:color="auto" w:fill="FFFFFF" w:themeFill="background1"/>
            <w:vAlign w:val="center"/>
          </w:tcPr>
          <w:p w14:paraId="26D3C41C" w14:textId="77777777" w:rsidR="00E903A7" w:rsidRPr="006145DB" w:rsidRDefault="00E903A7" w:rsidP="005B435E">
            <w:pPr>
              <w:spacing w:after="0" w:line="240" w:lineRule="auto"/>
              <w:contextualSpacing/>
              <w:jc w:val="both"/>
              <w:rPr>
                <w:rFonts w:cs="Arial"/>
                <w:sz w:val="20"/>
                <w:szCs w:val="20"/>
                <w:lang w:eastAsia="es-CO"/>
              </w:rPr>
            </w:pPr>
            <w:bookmarkStart w:id="197" w:name="_Hlk205979909"/>
            <w:r w:rsidRPr="006145DB">
              <w:rPr>
                <w:rFonts w:cs="Arial"/>
                <w:sz w:val="20"/>
                <w:szCs w:val="20"/>
                <w:lang w:eastAsia="es-CO"/>
              </w:rPr>
              <w:t xml:space="preserve">Fomentar el bienestar, mantenimiento y desarrollo de capacidades, así como la integración generacional de las personas mayores de sesenta (60) años o más en situación de dependencia funcional, promoviendo el restablecimiento de sus derechos, la transformación de imaginarios y prácticas adversas a la vejez, la dignidad humana y el envejecimiento activo. </w:t>
            </w:r>
            <w:bookmarkEnd w:id="197"/>
          </w:p>
        </w:tc>
      </w:tr>
      <w:tr w:rsidR="00E903A7" w:rsidRPr="006145DB" w14:paraId="46265FB2" w14:textId="77777777" w:rsidTr="00C43AE7">
        <w:trPr>
          <w:trHeight w:val="459"/>
          <w:jc w:val="center"/>
        </w:trPr>
        <w:tc>
          <w:tcPr>
            <w:tcW w:w="1838" w:type="dxa"/>
            <w:shd w:val="clear" w:color="auto" w:fill="FFFFFF" w:themeFill="background1"/>
            <w:vAlign w:val="center"/>
          </w:tcPr>
          <w:p w14:paraId="02766486"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 xml:space="preserve">Oferta servicio </w:t>
            </w:r>
          </w:p>
        </w:tc>
        <w:tc>
          <w:tcPr>
            <w:tcW w:w="7557" w:type="dxa"/>
            <w:shd w:val="clear" w:color="auto" w:fill="FFFFFF" w:themeFill="background1"/>
            <w:vAlign w:val="center"/>
          </w:tcPr>
          <w:p w14:paraId="12FB1A23" w14:textId="77777777" w:rsidR="00E903A7" w:rsidRPr="006145DB" w:rsidRDefault="00E903A7" w:rsidP="005B435E">
            <w:pPr>
              <w:pStyle w:val="Textoindependiente"/>
              <w:spacing w:after="0" w:line="240" w:lineRule="auto"/>
              <w:jc w:val="both"/>
              <w:rPr>
                <w:rFonts w:cs="Arial"/>
                <w:sz w:val="20"/>
                <w:szCs w:val="20"/>
              </w:rPr>
            </w:pPr>
            <w:r w:rsidRPr="006145DB">
              <w:rPr>
                <w:rFonts w:eastAsia="Lucida Sans Unicode" w:cs="Arial"/>
                <w:sz w:val="20"/>
                <w:szCs w:val="20"/>
              </w:rPr>
              <w:t xml:space="preserve">Servicio institucionalizado dirigido a personas mayores de 60 años o más, </w:t>
            </w:r>
            <w:r w:rsidRPr="006145DB">
              <w:rPr>
                <w:rFonts w:cs="Arial"/>
                <w:sz w:val="20"/>
                <w:szCs w:val="20"/>
                <w:lang w:eastAsia="es-CO"/>
              </w:rPr>
              <w:t>en situación de dependencia funcional,</w:t>
            </w:r>
            <w:r w:rsidRPr="006145DB">
              <w:rPr>
                <w:rFonts w:eastAsia="Lucida Sans Unicode" w:cs="Arial"/>
                <w:sz w:val="20"/>
                <w:szCs w:val="20"/>
              </w:rPr>
              <w:t xml:space="preserve"> sin redes familiares o sociales de apoyo que garanticen su cuidado y manutención, mediante la atención integral en larga estancia, donde se brinda cuidado calificado, promoción de buenas prácticas, hábitos saludables y se promueve la constitución de redes de apoyo generacional, familiar e institucional.</w:t>
            </w:r>
          </w:p>
        </w:tc>
      </w:tr>
      <w:tr w:rsidR="00E903A7" w:rsidRPr="006145DB" w14:paraId="0C24A8D4" w14:textId="77777777" w:rsidTr="00EA26D6">
        <w:trPr>
          <w:trHeight w:val="20"/>
          <w:jc w:val="center"/>
        </w:trPr>
        <w:tc>
          <w:tcPr>
            <w:tcW w:w="1838" w:type="dxa"/>
            <w:shd w:val="clear" w:color="auto" w:fill="FFFFFF" w:themeFill="background1"/>
            <w:vAlign w:val="center"/>
          </w:tcPr>
          <w:p w14:paraId="49321C3C"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557" w:type="dxa"/>
            <w:shd w:val="clear" w:color="auto" w:fill="FFFFFF" w:themeFill="background1"/>
            <w:vAlign w:val="center"/>
          </w:tcPr>
          <w:p w14:paraId="22720B35" w14:textId="0689ACE0" w:rsidR="00E903A7" w:rsidRPr="006145DB" w:rsidRDefault="00E903A7" w:rsidP="005B435E">
            <w:pPr>
              <w:tabs>
                <w:tab w:val="left" w:pos="709"/>
              </w:tabs>
              <w:spacing w:line="240" w:lineRule="auto"/>
              <w:contextualSpacing/>
              <w:jc w:val="both"/>
              <w:rPr>
                <w:rFonts w:cs="Arial"/>
                <w:sz w:val="20"/>
                <w:szCs w:val="20"/>
                <w:lang w:eastAsia="es-CO"/>
              </w:rPr>
            </w:pPr>
            <w:r w:rsidRPr="006145DB">
              <w:rPr>
                <w:rFonts w:cs="Arial"/>
                <w:bCs/>
                <w:sz w:val="20"/>
                <w:szCs w:val="20"/>
                <w:lang w:eastAsia="es-CO"/>
              </w:rPr>
              <w:t>Focalización por Instrumentos</w:t>
            </w:r>
            <w:r w:rsidR="00ED74A9" w:rsidRPr="006145DB">
              <w:rPr>
                <w:rFonts w:cs="Arial"/>
                <w:bCs/>
                <w:sz w:val="20"/>
                <w:szCs w:val="20"/>
                <w:lang w:eastAsia="es-CO"/>
              </w:rPr>
              <w:t>.</w:t>
            </w:r>
          </w:p>
        </w:tc>
      </w:tr>
      <w:tr w:rsidR="00E903A7" w:rsidRPr="006145DB" w14:paraId="4A34D41D" w14:textId="77777777" w:rsidTr="00EA26D6">
        <w:trPr>
          <w:trHeight w:val="612"/>
          <w:jc w:val="center"/>
        </w:trPr>
        <w:tc>
          <w:tcPr>
            <w:tcW w:w="1838" w:type="dxa"/>
            <w:shd w:val="clear" w:color="auto" w:fill="FFFFFF" w:themeFill="background1"/>
            <w:vAlign w:val="center"/>
          </w:tcPr>
          <w:p w14:paraId="756D85CF" w14:textId="77777777" w:rsidR="00E903A7" w:rsidRPr="006145DB" w:rsidRDefault="00E903A7"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557" w:type="dxa"/>
            <w:shd w:val="clear" w:color="auto" w:fill="FFFFFF" w:themeFill="background1"/>
            <w:vAlign w:val="center"/>
          </w:tcPr>
          <w:p w14:paraId="05B34A44" w14:textId="77777777" w:rsidR="00E903A7" w:rsidRPr="006145DB" w:rsidRDefault="00E903A7" w:rsidP="005B435E">
            <w:pPr>
              <w:pStyle w:val="Textoindependiente"/>
              <w:spacing w:after="0" w:line="240" w:lineRule="auto"/>
              <w:jc w:val="both"/>
              <w:rPr>
                <w:rFonts w:cs="Arial"/>
                <w:sz w:val="20"/>
                <w:szCs w:val="20"/>
                <w:lang w:eastAsia="es-CO"/>
              </w:rPr>
            </w:pPr>
            <w:r w:rsidRPr="006145DB">
              <w:rPr>
                <w:rFonts w:cs="Arial"/>
                <w:sz w:val="20"/>
                <w:szCs w:val="20"/>
                <w:lang w:eastAsia="es-CO"/>
              </w:rPr>
              <w:t>Personas mayores de sesenta (60) años o más, residentes en el Distrito Capital, que se encuentren en situación de dependencia funcional y manifiesten su deseo voluntario de ingresar al servicio.</w:t>
            </w:r>
          </w:p>
        </w:tc>
      </w:tr>
      <w:tr w:rsidR="00E903A7" w:rsidRPr="006145DB" w14:paraId="454CE8D4" w14:textId="77777777" w:rsidTr="00EA26D6">
        <w:trPr>
          <w:trHeight w:val="828"/>
          <w:jc w:val="center"/>
        </w:trPr>
        <w:tc>
          <w:tcPr>
            <w:tcW w:w="1838" w:type="dxa"/>
            <w:shd w:val="clear" w:color="auto" w:fill="FFFFFF" w:themeFill="background1"/>
            <w:vAlign w:val="center"/>
          </w:tcPr>
          <w:p w14:paraId="67BA4C53"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557" w:type="dxa"/>
            <w:shd w:val="clear" w:color="auto" w:fill="FFFFFF" w:themeFill="background1"/>
            <w:vAlign w:val="center"/>
          </w:tcPr>
          <w:p w14:paraId="710F0CA7" w14:textId="77777777" w:rsidR="00E903A7" w:rsidRPr="006145DB" w:rsidRDefault="00E903A7" w:rsidP="005B435E">
            <w:pPr>
              <w:spacing w:after="0" w:line="240" w:lineRule="auto"/>
              <w:rPr>
                <w:rFonts w:cs="Arial"/>
                <w:sz w:val="16"/>
                <w:szCs w:val="16"/>
              </w:rPr>
            </w:pPr>
          </w:p>
          <w:tbl>
            <w:tblPr>
              <w:tblStyle w:val="Tablaconcuadrcula"/>
              <w:tblW w:w="5000" w:type="pct"/>
              <w:jc w:val="center"/>
              <w:shd w:val="clear" w:color="auto" w:fill="FFFFFF" w:themeFill="background1"/>
              <w:tblLayout w:type="fixed"/>
              <w:tblLook w:val="04A0" w:firstRow="1" w:lastRow="0" w:firstColumn="1" w:lastColumn="0" w:noHBand="0" w:noVBand="1"/>
            </w:tblPr>
            <w:tblGrid>
              <w:gridCol w:w="3574"/>
              <w:gridCol w:w="1134"/>
              <w:gridCol w:w="1134"/>
              <w:gridCol w:w="1489"/>
            </w:tblGrid>
            <w:tr w:rsidR="00ED74A9" w:rsidRPr="006145DB" w14:paraId="3E6EA506" w14:textId="77777777" w:rsidTr="00D83C53">
              <w:trPr>
                <w:trHeight w:val="372"/>
                <w:jc w:val="center"/>
              </w:trPr>
              <w:tc>
                <w:tcPr>
                  <w:tcW w:w="3574" w:type="dxa"/>
                  <w:shd w:val="clear" w:color="auto" w:fill="FFFFFF" w:themeFill="background1"/>
                  <w:vAlign w:val="center"/>
                </w:tcPr>
                <w:p w14:paraId="69655036"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4" w:type="dxa"/>
                  <w:shd w:val="clear" w:color="auto" w:fill="FFFFFF" w:themeFill="background1"/>
                  <w:vAlign w:val="center"/>
                </w:tcPr>
                <w:p w14:paraId="6EC31708"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4D5791EE"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489" w:type="dxa"/>
                  <w:shd w:val="clear" w:color="auto" w:fill="FFFFFF" w:themeFill="background1"/>
                  <w:vAlign w:val="center"/>
                </w:tcPr>
                <w:p w14:paraId="33863366"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ED74A9" w:rsidRPr="006145DB" w14:paraId="2B426D3E" w14:textId="77777777" w:rsidTr="00D83C53">
              <w:trPr>
                <w:trHeight w:val="221"/>
                <w:jc w:val="center"/>
              </w:trPr>
              <w:tc>
                <w:tcPr>
                  <w:tcW w:w="3574" w:type="dxa"/>
                  <w:shd w:val="clear" w:color="auto" w:fill="FFFFFF" w:themeFill="background1"/>
                  <w:vAlign w:val="center"/>
                </w:tcPr>
                <w:p w14:paraId="35BDB045"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sz w:val="16"/>
                      <w:szCs w:val="16"/>
                    </w:rPr>
                    <w:t>Persona mayor de sesenta (60) años o más</w:t>
                  </w:r>
                </w:p>
              </w:tc>
              <w:tc>
                <w:tcPr>
                  <w:tcW w:w="1134" w:type="dxa"/>
                  <w:shd w:val="clear" w:color="auto" w:fill="FFFFFF" w:themeFill="background1"/>
                  <w:vAlign w:val="center"/>
                </w:tcPr>
                <w:p w14:paraId="49201FC8"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shd w:val="clear" w:color="auto" w:fill="FFFFFF" w:themeFill="background1"/>
                  <w:vAlign w:val="center"/>
                </w:tcPr>
                <w:p w14:paraId="707017E4"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489" w:type="dxa"/>
                  <w:shd w:val="clear" w:color="auto" w:fill="FFFFFF" w:themeFill="background1"/>
                  <w:vAlign w:val="center"/>
                </w:tcPr>
                <w:p w14:paraId="175176AC"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sz w:val="16"/>
                      <w:szCs w:val="16"/>
                    </w:rPr>
                    <w:t>Secretaría Distrital de Integración Social</w:t>
                  </w:r>
                </w:p>
              </w:tc>
            </w:tr>
            <w:tr w:rsidR="00ED74A9" w:rsidRPr="006145DB" w14:paraId="3306452D" w14:textId="77777777" w:rsidTr="00D83C53">
              <w:trPr>
                <w:trHeight w:val="231"/>
                <w:jc w:val="center"/>
              </w:trPr>
              <w:tc>
                <w:tcPr>
                  <w:tcW w:w="3574" w:type="dxa"/>
                  <w:shd w:val="clear" w:color="auto" w:fill="FFFFFF" w:themeFill="background1"/>
                  <w:vAlign w:val="center"/>
                </w:tcPr>
                <w:p w14:paraId="2E65A550"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sz w:val="16"/>
                      <w:szCs w:val="16"/>
                    </w:rPr>
                    <w:t>Persona residente en el Distrito Capital</w:t>
                  </w:r>
                </w:p>
              </w:tc>
              <w:tc>
                <w:tcPr>
                  <w:tcW w:w="1134" w:type="dxa"/>
                  <w:shd w:val="clear" w:color="auto" w:fill="FFFFFF" w:themeFill="background1"/>
                  <w:vAlign w:val="center"/>
                </w:tcPr>
                <w:p w14:paraId="0C83B3F9"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shd w:val="clear" w:color="auto" w:fill="FFFFFF" w:themeFill="background1"/>
                  <w:vAlign w:val="center"/>
                </w:tcPr>
                <w:p w14:paraId="339C1CFE"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489" w:type="dxa"/>
                  <w:shd w:val="clear" w:color="auto" w:fill="FFFFFF" w:themeFill="background1"/>
                  <w:vAlign w:val="center"/>
                </w:tcPr>
                <w:p w14:paraId="07110555"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sz w:val="16"/>
                      <w:szCs w:val="16"/>
                    </w:rPr>
                    <w:t>Secretaría Distrital de Integración Social</w:t>
                  </w:r>
                </w:p>
              </w:tc>
            </w:tr>
            <w:tr w:rsidR="00ED74A9" w:rsidRPr="006145DB" w14:paraId="255E9E7C" w14:textId="77777777" w:rsidTr="00D83C53">
              <w:trPr>
                <w:trHeight w:val="231"/>
                <w:jc w:val="center"/>
              </w:trPr>
              <w:tc>
                <w:tcPr>
                  <w:tcW w:w="3574" w:type="dxa"/>
                  <w:tcBorders>
                    <w:bottom w:val="single" w:sz="4" w:space="0" w:color="auto"/>
                  </w:tcBorders>
                  <w:shd w:val="clear" w:color="auto" w:fill="FFFFFF" w:themeFill="background1"/>
                  <w:vAlign w:val="center"/>
                </w:tcPr>
                <w:p w14:paraId="1298AB23"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sz w:val="16"/>
                      <w:szCs w:val="16"/>
                    </w:rPr>
                    <w:t>Persona con dependencia funcional moderada</w:t>
                  </w:r>
                  <w:r w:rsidRPr="006145DB">
                    <w:rPr>
                      <w:rStyle w:val="normaltextrun"/>
                      <w:rFonts w:cs="Arial"/>
                      <w:sz w:val="16"/>
                      <w:szCs w:val="16"/>
                    </w:rPr>
                    <w:t xml:space="preserve"> con puntaje en la escala de valoración BARTHEL entre 65 a 95; </w:t>
                  </w:r>
                  <w:r w:rsidRPr="006145DB">
                    <w:rPr>
                      <w:rFonts w:cs="Arial"/>
                      <w:sz w:val="16"/>
                      <w:szCs w:val="16"/>
                    </w:rPr>
                    <w:t xml:space="preserve">o severa </w:t>
                  </w:r>
                  <w:r w:rsidRPr="006145DB">
                    <w:rPr>
                      <w:rStyle w:val="normaltextrun"/>
                      <w:rFonts w:cs="Arial"/>
                      <w:sz w:val="16"/>
                      <w:szCs w:val="16"/>
                    </w:rPr>
                    <w:t>con puntaje en la escala de valoración BARTHEL entre 0 y 60.</w:t>
                  </w:r>
                </w:p>
              </w:tc>
              <w:tc>
                <w:tcPr>
                  <w:tcW w:w="1134" w:type="dxa"/>
                  <w:tcBorders>
                    <w:bottom w:val="single" w:sz="4" w:space="0" w:color="auto"/>
                  </w:tcBorders>
                  <w:shd w:val="clear" w:color="auto" w:fill="FFFFFF" w:themeFill="background1"/>
                  <w:vAlign w:val="center"/>
                </w:tcPr>
                <w:p w14:paraId="05EA24C0"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tcBorders>
                    <w:bottom w:val="single" w:sz="4" w:space="0" w:color="auto"/>
                  </w:tcBorders>
                  <w:shd w:val="clear" w:color="auto" w:fill="FFFFFF" w:themeFill="background1"/>
                  <w:vAlign w:val="center"/>
                </w:tcPr>
                <w:p w14:paraId="029094B9"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489" w:type="dxa"/>
                  <w:tcBorders>
                    <w:bottom w:val="single" w:sz="4" w:space="0" w:color="auto"/>
                  </w:tcBorders>
                  <w:shd w:val="clear" w:color="auto" w:fill="FFFFFF" w:themeFill="background1"/>
                  <w:vAlign w:val="center"/>
                </w:tcPr>
                <w:p w14:paraId="7FA62ECE"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sz w:val="16"/>
                      <w:szCs w:val="16"/>
                    </w:rPr>
                    <w:t>Secretaría Distrital de Integración Social</w:t>
                  </w:r>
                </w:p>
              </w:tc>
            </w:tr>
            <w:tr w:rsidR="00ED74A9" w:rsidRPr="006145DB" w14:paraId="57627BC1" w14:textId="77777777" w:rsidTr="00D83C53">
              <w:trPr>
                <w:trHeight w:val="231"/>
                <w:jc w:val="center"/>
              </w:trPr>
              <w:tc>
                <w:tcPr>
                  <w:tcW w:w="3574" w:type="dxa"/>
                  <w:tcBorders>
                    <w:bottom w:val="nil"/>
                  </w:tcBorders>
                  <w:shd w:val="clear" w:color="auto" w:fill="FFFFFF" w:themeFill="background1"/>
                  <w:vAlign w:val="center"/>
                </w:tcPr>
                <w:p w14:paraId="39F2B903"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sz w:val="16"/>
                      <w:szCs w:val="16"/>
                    </w:rPr>
                    <w:t>Persona que manifieste su deseo voluntario de ingresar al servicio.</w:t>
                  </w:r>
                </w:p>
              </w:tc>
              <w:tc>
                <w:tcPr>
                  <w:tcW w:w="1134" w:type="dxa"/>
                  <w:tcBorders>
                    <w:bottom w:val="nil"/>
                  </w:tcBorders>
                  <w:shd w:val="clear" w:color="auto" w:fill="FFFFFF" w:themeFill="background1"/>
                  <w:vAlign w:val="center"/>
                </w:tcPr>
                <w:p w14:paraId="2FB08A3F"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sz w:val="16"/>
                      <w:szCs w:val="16"/>
                    </w:rPr>
                    <w:t xml:space="preserve">SIRBE </w:t>
                  </w:r>
                </w:p>
              </w:tc>
              <w:tc>
                <w:tcPr>
                  <w:tcW w:w="1134" w:type="dxa"/>
                  <w:tcBorders>
                    <w:bottom w:val="nil"/>
                  </w:tcBorders>
                  <w:shd w:val="clear" w:color="auto" w:fill="FFFFFF" w:themeFill="background1"/>
                  <w:vAlign w:val="center"/>
                </w:tcPr>
                <w:p w14:paraId="22B46AC8"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489" w:type="dxa"/>
                  <w:tcBorders>
                    <w:bottom w:val="nil"/>
                  </w:tcBorders>
                  <w:shd w:val="clear" w:color="auto" w:fill="FFFFFF" w:themeFill="background1"/>
                  <w:vAlign w:val="center"/>
                </w:tcPr>
                <w:p w14:paraId="7E71309A"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sz w:val="16"/>
                      <w:szCs w:val="16"/>
                    </w:rPr>
                    <w:t>Secretaría Distrital de Integración Social</w:t>
                  </w:r>
                </w:p>
              </w:tc>
            </w:tr>
          </w:tbl>
          <w:p w14:paraId="78328608" w14:textId="77777777" w:rsidR="00E903A7" w:rsidRPr="006145DB" w:rsidRDefault="00E903A7" w:rsidP="005B435E">
            <w:pPr>
              <w:tabs>
                <w:tab w:val="left" w:pos="709"/>
              </w:tabs>
              <w:spacing w:line="240" w:lineRule="auto"/>
              <w:contextualSpacing/>
              <w:jc w:val="both"/>
              <w:rPr>
                <w:rFonts w:cs="Arial"/>
                <w:bCs/>
                <w:sz w:val="20"/>
                <w:szCs w:val="20"/>
                <w:lang w:eastAsia="es-CO"/>
              </w:rPr>
            </w:pPr>
          </w:p>
        </w:tc>
      </w:tr>
      <w:tr w:rsidR="00E903A7" w:rsidRPr="006145DB" w14:paraId="7A834E56" w14:textId="77777777" w:rsidTr="00EA26D6">
        <w:trPr>
          <w:trHeight w:val="422"/>
          <w:jc w:val="center"/>
        </w:trPr>
        <w:tc>
          <w:tcPr>
            <w:tcW w:w="1838" w:type="dxa"/>
            <w:shd w:val="clear" w:color="auto" w:fill="FFFFFF" w:themeFill="background1"/>
            <w:vAlign w:val="center"/>
          </w:tcPr>
          <w:p w14:paraId="328CD3AD" w14:textId="77777777" w:rsidR="00E903A7" w:rsidRPr="006145DB" w:rsidRDefault="00E903A7" w:rsidP="005B435E">
            <w:pPr>
              <w:spacing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557" w:type="dxa"/>
            <w:shd w:val="clear" w:color="auto" w:fill="FFFFFF" w:themeFill="background1"/>
            <w:vAlign w:val="center"/>
          </w:tcPr>
          <w:p w14:paraId="5FA15256" w14:textId="77777777" w:rsidR="00E903A7" w:rsidRPr="006145DB" w:rsidRDefault="00E903A7" w:rsidP="005B435E">
            <w:pPr>
              <w:spacing w:after="0" w:line="240" w:lineRule="auto"/>
              <w:rPr>
                <w:rFonts w:cs="Arial"/>
                <w:sz w:val="16"/>
                <w:szCs w:val="16"/>
                <w:lang w:val="es-ES_tradnl"/>
              </w:rPr>
            </w:pPr>
          </w:p>
          <w:tbl>
            <w:tblPr>
              <w:tblStyle w:val="Tablaconcuadrcula"/>
              <w:tblW w:w="5000" w:type="pct"/>
              <w:jc w:val="center"/>
              <w:shd w:val="clear" w:color="auto" w:fill="FFFFFF" w:themeFill="background1"/>
              <w:tblLayout w:type="fixed"/>
              <w:tblLook w:val="04A0" w:firstRow="1" w:lastRow="0" w:firstColumn="1" w:lastColumn="0" w:noHBand="0" w:noVBand="1"/>
            </w:tblPr>
            <w:tblGrid>
              <w:gridCol w:w="3290"/>
              <w:gridCol w:w="1417"/>
              <w:gridCol w:w="1134"/>
              <w:gridCol w:w="1490"/>
            </w:tblGrid>
            <w:tr w:rsidR="00ED74A9" w:rsidRPr="006145DB" w14:paraId="762E5C17" w14:textId="77777777" w:rsidTr="00CB70C1">
              <w:trPr>
                <w:trHeight w:val="379"/>
                <w:jc w:val="center"/>
              </w:trPr>
              <w:tc>
                <w:tcPr>
                  <w:tcW w:w="3290" w:type="dxa"/>
                  <w:shd w:val="clear" w:color="auto" w:fill="FFFFFF" w:themeFill="background1"/>
                  <w:vAlign w:val="center"/>
                </w:tcPr>
                <w:p w14:paraId="4AE099D0"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Criterios de Priorización</w:t>
                  </w:r>
                </w:p>
              </w:tc>
              <w:tc>
                <w:tcPr>
                  <w:tcW w:w="1417" w:type="dxa"/>
                  <w:shd w:val="clear" w:color="auto" w:fill="FFFFFF" w:themeFill="background1"/>
                  <w:vAlign w:val="center"/>
                </w:tcPr>
                <w:p w14:paraId="2579A1F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46478607"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490" w:type="dxa"/>
                  <w:shd w:val="clear" w:color="auto" w:fill="FFFFFF" w:themeFill="background1"/>
                  <w:vAlign w:val="center"/>
                </w:tcPr>
                <w:p w14:paraId="40ED99B4"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ED74A9" w:rsidRPr="006145DB" w14:paraId="4B87DAD3" w14:textId="77777777" w:rsidTr="00CB70C1">
              <w:trPr>
                <w:trHeight w:val="225"/>
                <w:jc w:val="center"/>
              </w:trPr>
              <w:tc>
                <w:tcPr>
                  <w:tcW w:w="3290" w:type="dxa"/>
                  <w:shd w:val="clear" w:color="auto" w:fill="FFFFFF" w:themeFill="background1"/>
                  <w:vAlign w:val="center"/>
                </w:tcPr>
                <w:p w14:paraId="6B8FC60E"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6145DB">
                    <w:rPr>
                      <w:rStyle w:val="eop"/>
                      <w:rFonts w:cs="Arial"/>
                      <w:sz w:val="16"/>
                      <w:szCs w:val="16"/>
                    </w:rPr>
                    <w:t xml:space="preserve"> </w:t>
                  </w:r>
                </w:p>
              </w:tc>
              <w:tc>
                <w:tcPr>
                  <w:tcW w:w="1417" w:type="dxa"/>
                  <w:shd w:val="clear" w:color="auto" w:fill="FFFFFF" w:themeFill="background1"/>
                  <w:vAlign w:val="center"/>
                </w:tcPr>
                <w:p w14:paraId="05ADEFEA" w14:textId="77777777" w:rsidR="00E903A7" w:rsidRPr="006145DB" w:rsidRDefault="00E903A7" w:rsidP="005B435E">
                  <w:pPr>
                    <w:jc w:val="center"/>
                    <w:textAlignment w:val="baseline"/>
                    <w:rPr>
                      <w:rFonts w:cs="Arial"/>
                      <w:sz w:val="16"/>
                      <w:szCs w:val="16"/>
                    </w:rPr>
                  </w:pPr>
                  <w:r w:rsidRPr="006145DB">
                    <w:rPr>
                      <w:rStyle w:val="normaltextrun"/>
                      <w:rFonts w:eastAsia="Arial" w:cs="Arial"/>
                      <w:sz w:val="16"/>
                      <w:szCs w:val="16"/>
                    </w:rPr>
                    <w:t>Registro Único de Victimas – RUV, de la Unidad Administrativa Especial para la Atención y Reparación Integral de las Víctimas</w:t>
                  </w:r>
                </w:p>
              </w:tc>
              <w:tc>
                <w:tcPr>
                  <w:tcW w:w="1134" w:type="dxa"/>
                  <w:shd w:val="clear" w:color="auto" w:fill="FFFFFF" w:themeFill="background1"/>
                  <w:vAlign w:val="center"/>
                </w:tcPr>
                <w:p w14:paraId="7CD99BF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eastAsia="Arial" w:cs="Arial"/>
                      <w:sz w:val="16"/>
                      <w:szCs w:val="16"/>
                    </w:rPr>
                    <w:t>Trimestral</w:t>
                  </w:r>
                </w:p>
              </w:tc>
              <w:tc>
                <w:tcPr>
                  <w:tcW w:w="1490" w:type="dxa"/>
                  <w:shd w:val="clear" w:color="auto" w:fill="FFFFFF" w:themeFill="background1"/>
                  <w:vAlign w:val="center"/>
                </w:tcPr>
                <w:p w14:paraId="4341B9F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eastAsia="Arial" w:cs="Arial"/>
                      <w:sz w:val="16"/>
                      <w:szCs w:val="16"/>
                    </w:rPr>
                    <w:t>Oficina Consejería Distrital de Paz, Víctimas y Reconciliación</w:t>
                  </w:r>
                </w:p>
              </w:tc>
            </w:tr>
            <w:tr w:rsidR="00ED74A9" w:rsidRPr="006145DB" w14:paraId="64BF0596" w14:textId="77777777" w:rsidTr="00CB70C1">
              <w:trPr>
                <w:trHeight w:val="235"/>
                <w:jc w:val="center"/>
              </w:trPr>
              <w:tc>
                <w:tcPr>
                  <w:tcW w:w="3290" w:type="dxa"/>
                  <w:shd w:val="clear" w:color="auto" w:fill="FFFFFF" w:themeFill="background1"/>
                  <w:vAlign w:val="center"/>
                </w:tcPr>
                <w:p w14:paraId="35E29CEE"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w:t>
                  </w:r>
                </w:p>
              </w:tc>
              <w:tc>
                <w:tcPr>
                  <w:tcW w:w="1417" w:type="dxa"/>
                  <w:shd w:val="clear" w:color="auto" w:fill="FFFFFF" w:themeFill="background1"/>
                  <w:vAlign w:val="center"/>
                </w:tcPr>
                <w:p w14:paraId="51AB2CD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Censos oficiales de comunidades étnicas: Indígena Cabildos reconocidos en la ciudad de Bogotá y Rrom - Gitano</w:t>
                  </w:r>
                </w:p>
              </w:tc>
              <w:tc>
                <w:tcPr>
                  <w:tcW w:w="1134" w:type="dxa"/>
                  <w:shd w:val="clear" w:color="auto" w:fill="FFFFFF" w:themeFill="background1"/>
                  <w:vAlign w:val="center"/>
                </w:tcPr>
                <w:p w14:paraId="2EE49198" w14:textId="1C5F1A7A"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2021</w:t>
                  </w:r>
                </w:p>
                <w:p w14:paraId="11B24B5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Entrega única</w:t>
                  </w:r>
                </w:p>
              </w:tc>
              <w:tc>
                <w:tcPr>
                  <w:tcW w:w="1490" w:type="dxa"/>
                  <w:shd w:val="clear" w:color="auto" w:fill="FFFFFF" w:themeFill="background1"/>
                  <w:vAlign w:val="center"/>
                </w:tcPr>
                <w:p w14:paraId="0001EBC8"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Ministerio del Interior</w:t>
                  </w:r>
                </w:p>
              </w:tc>
            </w:tr>
            <w:tr w:rsidR="00ED74A9" w:rsidRPr="006145DB" w14:paraId="1618D9EB" w14:textId="77777777" w:rsidTr="00CB70C1">
              <w:trPr>
                <w:trHeight w:val="235"/>
                <w:jc w:val="center"/>
              </w:trPr>
              <w:tc>
                <w:tcPr>
                  <w:tcW w:w="3290" w:type="dxa"/>
                  <w:shd w:val="clear" w:color="auto" w:fill="FFFFFF" w:themeFill="background1"/>
                  <w:vAlign w:val="center"/>
                </w:tcPr>
                <w:p w14:paraId="0F463299"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 </w:t>
                  </w:r>
                  <w:r w:rsidRPr="006145DB">
                    <w:rPr>
                      <w:rStyle w:val="eop"/>
                      <w:rFonts w:cs="Arial"/>
                      <w:sz w:val="16"/>
                      <w:szCs w:val="16"/>
                    </w:rPr>
                    <w:t xml:space="preserve"> </w:t>
                  </w:r>
                </w:p>
              </w:tc>
              <w:tc>
                <w:tcPr>
                  <w:tcW w:w="1417" w:type="dxa"/>
                  <w:shd w:val="clear" w:color="auto" w:fill="FFFFFF" w:themeFill="background1"/>
                  <w:vAlign w:val="center"/>
                </w:tcPr>
                <w:p w14:paraId="130FD68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Listados enviados por las instancias de representación y participación de comunidades Negras, Afrocolombianas en Bogotá</w:t>
                  </w:r>
                </w:p>
              </w:tc>
              <w:tc>
                <w:tcPr>
                  <w:tcW w:w="1134" w:type="dxa"/>
                  <w:shd w:val="clear" w:color="auto" w:fill="FFFFFF" w:themeFill="background1"/>
                  <w:vAlign w:val="center"/>
                </w:tcPr>
                <w:p w14:paraId="61A59C5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No disponible</w:t>
                  </w:r>
                </w:p>
              </w:tc>
              <w:tc>
                <w:tcPr>
                  <w:tcW w:w="1490" w:type="dxa"/>
                  <w:shd w:val="clear" w:color="auto" w:fill="FFFFFF" w:themeFill="background1"/>
                  <w:vAlign w:val="center"/>
                </w:tcPr>
                <w:p w14:paraId="296B57E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Dirección de Asuntos Étnicos de la Secretaría Distrital de Gobierno</w:t>
                  </w:r>
                </w:p>
              </w:tc>
            </w:tr>
            <w:tr w:rsidR="00ED74A9" w:rsidRPr="006145DB" w14:paraId="370A77ED" w14:textId="77777777" w:rsidTr="00CB70C1">
              <w:trPr>
                <w:trHeight w:val="235"/>
                <w:jc w:val="center"/>
              </w:trPr>
              <w:tc>
                <w:tcPr>
                  <w:tcW w:w="3290" w:type="dxa"/>
                  <w:tcBorders>
                    <w:bottom w:val="nil"/>
                  </w:tcBorders>
                  <w:shd w:val="clear" w:color="auto" w:fill="FFFFFF" w:themeFill="background1"/>
                  <w:vAlign w:val="center"/>
                </w:tcPr>
                <w:p w14:paraId="526CD666"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417" w:type="dxa"/>
                  <w:tcBorders>
                    <w:bottom w:val="nil"/>
                  </w:tcBorders>
                  <w:shd w:val="clear" w:color="auto" w:fill="FFFFFF" w:themeFill="background1"/>
                  <w:vAlign w:val="center"/>
                </w:tcPr>
                <w:p w14:paraId="3469F29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Listados enviados por las instancias de representación y participación de comunidades Raizales en Bogotá.</w:t>
                  </w:r>
                </w:p>
              </w:tc>
              <w:tc>
                <w:tcPr>
                  <w:tcW w:w="1134" w:type="dxa"/>
                  <w:tcBorders>
                    <w:bottom w:val="nil"/>
                  </w:tcBorders>
                  <w:shd w:val="clear" w:color="auto" w:fill="FFFFFF" w:themeFill="background1"/>
                  <w:vAlign w:val="center"/>
                </w:tcPr>
                <w:p w14:paraId="5F8BE457"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No disponible</w:t>
                  </w:r>
                </w:p>
              </w:tc>
              <w:tc>
                <w:tcPr>
                  <w:tcW w:w="1490" w:type="dxa"/>
                  <w:tcBorders>
                    <w:bottom w:val="nil"/>
                  </w:tcBorders>
                  <w:shd w:val="clear" w:color="auto" w:fill="FFFFFF" w:themeFill="background1"/>
                  <w:vAlign w:val="center"/>
                </w:tcPr>
                <w:p w14:paraId="14C3CFE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Dirección de Asuntos Étnicos de la Secretaría Distrital de Gobierno</w:t>
                  </w:r>
                </w:p>
              </w:tc>
            </w:tr>
            <w:tr w:rsidR="00ED74A9" w:rsidRPr="006145DB" w14:paraId="1AA344BC" w14:textId="77777777" w:rsidTr="00CB70C1">
              <w:trPr>
                <w:trHeight w:val="235"/>
                <w:jc w:val="center"/>
              </w:trPr>
              <w:tc>
                <w:tcPr>
                  <w:tcW w:w="3290" w:type="dxa"/>
                  <w:tcBorders>
                    <w:top w:val="nil"/>
                  </w:tcBorders>
                  <w:shd w:val="clear" w:color="auto" w:fill="FFFFFF" w:themeFill="background1"/>
                  <w:vAlign w:val="center"/>
                </w:tcPr>
                <w:p w14:paraId="27A797BD"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 </w:t>
                  </w:r>
                  <w:r w:rsidRPr="006145DB">
                    <w:rPr>
                      <w:rStyle w:val="eop"/>
                      <w:rFonts w:cs="Arial"/>
                      <w:sz w:val="16"/>
                      <w:szCs w:val="16"/>
                    </w:rPr>
                    <w:t xml:space="preserve"> </w:t>
                  </w:r>
                </w:p>
              </w:tc>
              <w:tc>
                <w:tcPr>
                  <w:tcW w:w="1417" w:type="dxa"/>
                  <w:tcBorders>
                    <w:top w:val="nil"/>
                  </w:tcBorders>
                  <w:shd w:val="clear" w:color="auto" w:fill="FFFFFF" w:themeFill="background1"/>
                  <w:vAlign w:val="center"/>
                </w:tcPr>
                <w:p w14:paraId="637502E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Listados enviados por las instancias de representación y participación de comunidades Palenqueras en Bogotá.</w:t>
                  </w:r>
                </w:p>
              </w:tc>
              <w:tc>
                <w:tcPr>
                  <w:tcW w:w="1134" w:type="dxa"/>
                  <w:tcBorders>
                    <w:top w:val="nil"/>
                  </w:tcBorders>
                  <w:shd w:val="clear" w:color="auto" w:fill="FFFFFF" w:themeFill="background1"/>
                  <w:vAlign w:val="center"/>
                </w:tcPr>
                <w:p w14:paraId="1AFE331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No disponible</w:t>
                  </w:r>
                </w:p>
              </w:tc>
              <w:tc>
                <w:tcPr>
                  <w:tcW w:w="1490" w:type="dxa"/>
                  <w:tcBorders>
                    <w:top w:val="nil"/>
                  </w:tcBorders>
                  <w:shd w:val="clear" w:color="auto" w:fill="FFFFFF" w:themeFill="background1"/>
                  <w:vAlign w:val="center"/>
                </w:tcPr>
                <w:p w14:paraId="24F9B50C"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Dirección de Asuntos Étnicos de la Secretaría Distrital de Gobierno</w:t>
                  </w:r>
                </w:p>
              </w:tc>
            </w:tr>
            <w:tr w:rsidR="00ED74A9" w:rsidRPr="006145DB" w14:paraId="0655BA43" w14:textId="77777777" w:rsidTr="00CB70C1">
              <w:trPr>
                <w:trHeight w:val="235"/>
                <w:jc w:val="center"/>
              </w:trPr>
              <w:tc>
                <w:tcPr>
                  <w:tcW w:w="3290" w:type="dxa"/>
                  <w:shd w:val="clear" w:color="auto" w:fill="FFFFFF" w:themeFill="background1"/>
                  <w:vAlign w:val="center"/>
                </w:tcPr>
                <w:p w14:paraId="04909CB1"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r w:rsidRPr="006145DB">
                    <w:rPr>
                      <w:rStyle w:val="eop"/>
                      <w:rFonts w:cs="Arial"/>
                      <w:sz w:val="16"/>
                      <w:szCs w:val="16"/>
                    </w:rPr>
                    <w:t xml:space="preserve"> </w:t>
                  </w:r>
                </w:p>
              </w:tc>
              <w:tc>
                <w:tcPr>
                  <w:tcW w:w="1417" w:type="dxa"/>
                  <w:shd w:val="clear" w:color="auto" w:fill="FFFFFF" w:themeFill="background1"/>
                  <w:vAlign w:val="center"/>
                </w:tcPr>
                <w:p w14:paraId="3AD7F53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Listados enviados por las instancias de representación y participación de cabildos o pueblos indígenas en Bogotá.</w:t>
                  </w:r>
                </w:p>
              </w:tc>
              <w:tc>
                <w:tcPr>
                  <w:tcW w:w="1134" w:type="dxa"/>
                  <w:shd w:val="clear" w:color="auto" w:fill="FFFFFF" w:themeFill="background1"/>
                  <w:vAlign w:val="center"/>
                </w:tcPr>
                <w:p w14:paraId="09E6FA5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No disponible</w:t>
                  </w:r>
                </w:p>
              </w:tc>
              <w:tc>
                <w:tcPr>
                  <w:tcW w:w="1490" w:type="dxa"/>
                  <w:shd w:val="clear" w:color="auto" w:fill="FFFFFF" w:themeFill="background1"/>
                  <w:vAlign w:val="center"/>
                </w:tcPr>
                <w:p w14:paraId="7D1E1698"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Dirección de Asuntos Étnicos de la Secretaría Distrital de Gobierno</w:t>
                  </w:r>
                </w:p>
              </w:tc>
            </w:tr>
            <w:tr w:rsidR="00ED74A9" w:rsidRPr="006145DB" w14:paraId="3CE3C7AB" w14:textId="77777777" w:rsidTr="00CB70C1">
              <w:trPr>
                <w:trHeight w:val="235"/>
                <w:jc w:val="center"/>
              </w:trPr>
              <w:tc>
                <w:tcPr>
                  <w:tcW w:w="3290" w:type="dxa"/>
                  <w:shd w:val="clear" w:color="auto" w:fill="FFFFFF" w:themeFill="background1"/>
                  <w:vAlign w:val="center"/>
                </w:tcPr>
                <w:p w14:paraId="21D74554"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 </w:t>
                  </w:r>
                  <w:r w:rsidRPr="006145DB">
                    <w:rPr>
                      <w:rStyle w:val="eop"/>
                      <w:rFonts w:cs="Arial"/>
                      <w:sz w:val="16"/>
                      <w:szCs w:val="16"/>
                    </w:rPr>
                    <w:t xml:space="preserve"> </w:t>
                  </w:r>
                </w:p>
              </w:tc>
              <w:tc>
                <w:tcPr>
                  <w:tcW w:w="1417" w:type="dxa"/>
                  <w:shd w:val="clear" w:color="auto" w:fill="FFFFFF" w:themeFill="background1"/>
                  <w:vAlign w:val="center"/>
                </w:tcPr>
                <w:p w14:paraId="5A8B68B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Listados enviados por las instancias de representación y participación de comunidad Rrom o Gitana en Bogotá.</w:t>
                  </w:r>
                </w:p>
              </w:tc>
              <w:tc>
                <w:tcPr>
                  <w:tcW w:w="1134" w:type="dxa"/>
                  <w:shd w:val="clear" w:color="auto" w:fill="FFFFFF" w:themeFill="background1"/>
                  <w:vAlign w:val="center"/>
                </w:tcPr>
                <w:p w14:paraId="313C9C48"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No disponible</w:t>
                  </w:r>
                </w:p>
              </w:tc>
              <w:tc>
                <w:tcPr>
                  <w:tcW w:w="1490" w:type="dxa"/>
                  <w:shd w:val="clear" w:color="auto" w:fill="FFFFFF" w:themeFill="background1"/>
                  <w:vAlign w:val="center"/>
                </w:tcPr>
                <w:p w14:paraId="7D44364B"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Dirección de Asuntos Étnicos de la Secretaría Distrital de Gobierno</w:t>
                  </w:r>
                </w:p>
              </w:tc>
            </w:tr>
            <w:tr w:rsidR="00ED74A9" w:rsidRPr="006145DB" w14:paraId="4220009B" w14:textId="77777777" w:rsidTr="00CB70C1">
              <w:trPr>
                <w:trHeight w:val="849"/>
                <w:jc w:val="center"/>
              </w:trPr>
              <w:tc>
                <w:tcPr>
                  <w:tcW w:w="3290" w:type="dxa"/>
                  <w:shd w:val="clear" w:color="auto" w:fill="FFFFFF" w:themeFill="background1"/>
                  <w:vAlign w:val="center"/>
                </w:tcPr>
                <w:p w14:paraId="096FBEAB"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que vive en residencias tipo paga diarios.</w:t>
                  </w:r>
                </w:p>
              </w:tc>
              <w:tc>
                <w:tcPr>
                  <w:tcW w:w="1417" w:type="dxa"/>
                  <w:shd w:val="clear" w:color="auto" w:fill="FFFFFF" w:themeFill="background1"/>
                  <w:vAlign w:val="center"/>
                </w:tcPr>
                <w:p w14:paraId="1EF26DE8" w14:textId="77777777" w:rsidR="00E903A7" w:rsidRPr="006145DB" w:rsidRDefault="00E903A7" w:rsidP="005B435E">
                  <w:pPr>
                    <w:tabs>
                      <w:tab w:val="left" w:pos="709"/>
                    </w:tabs>
                    <w:contextualSpacing/>
                    <w:jc w:val="center"/>
                    <w:rPr>
                      <w:rFonts w:cs="Arial"/>
                      <w:bCs/>
                      <w:sz w:val="16"/>
                      <w:szCs w:val="16"/>
                      <w:lang w:eastAsia="es-CO"/>
                    </w:rPr>
                  </w:pPr>
                  <w:r w:rsidRPr="006145DB">
                    <w:rPr>
                      <w:rFonts w:eastAsia="Arial" w:cs="Arial"/>
                      <w:sz w:val="16"/>
                      <w:szCs w:val="16"/>
                    </w:rPr>
                    <w:t>Base de personas residentes en paga diarios</w:t>
                  </w:r>
                </w:p>
              </w:tc>
              <w:tc>
                <w:tcPr>
                  <w:tcW w:w="1134" w:type="dxa"/>
                  <w:shd w:val="clear" w:color="auto" w:fill="FFFFFF" w:themeFill="background1"/>
                  <w:vAlign w:val="center"/>
                </w:tcPr>
                <w:p w14:paraId="556F1135" w14:textId="77777777" w:rsidR="00E903A7" w:rsidRPr="006145DB" w:rsidRDefault="00E903A7" w:rsidP="005B435E">
                  <w:pPr>
                    <w:tabs>
                      <w:tab w:val="left" w:pos="709"/>
                    </w:tabs>
                    <w:contextualSpacing/>
                    <w:jc w:val="center"/>
                    <w:rPr>
                      <w:rFonts w:cs="Arial"/>
                      <w:bCs/>
                      <w:sz w:val="16"/>
                      <w:szCs w:val="16"/>
                      <w:lang w:eastAsia="es-CO"/>
                    </w:rPr>
                  </w:pPr>
                  <w:r w:rsidRPr="006145DB">
                    <w:rPr>
                      <w:rFonts w:eastAsia="Arial" w:cs="Arial"/>
                      <w:sz w:val="16"/>
                      <w:szCs w:val="16"/>
                    </w:rPr>
                    <w:t>Vigente</w:t>
                  </w:r>
                </w:p>
              </w:tc>
              <w:tc>
                <w:tcPr>
                  <w:tcW w:w="1490" w:type="dxa"/>
                  <w:shd w:val="clear" w:color="auto" w:fill="FFFFFF" w:themeFill="background1"/>
                  <w:vAlign w:val="center"/>
                </w:tcPr>
                <w:p w14:paraId="20F3F360" w14:textId="77777777" w:rsidR="00E903A7" w:rsidRPr="006145DB" w:rsidRDefault="00E903A7" w:rsidP="005B435E">
                  <w:pPr>
                    <w:tabs>
                      <w:tab w:val="left" w:pos="709"/>
                    </w:tabs>
                    <w:jc w:val="center"/>
                    <w:rPr>
                      <w:rFonts w:eastAsia="Arial" w:cs="Arial"/>
                      <w:sz w:val="16"/>
                      <w:szCs w:val="16"/>
                    </w:rPr>
                  </w:pPr>
                  <w:r w:rsidRPr="006145DB">
                    <w:rPr>
                      <w:rFonts w:eastAsia="Arial" w:cs="Arial"/>
                      <w:sz w:val="16"/>
                      <w:szCs w:val="16"/>
                    </w:rPr>
                    <w:t>Secretaría Distrital de Integración Social</w:t>
                  </w:r>
                </w:p>
                <w:p w14:paraId="49CC6A8A" w14:textId="77777777" w:rsidR="00E903A7" w:rsidRPr="006145DB" w:rsidRDefault="00E903A7" w:rsidP="005B435E">
                  <w:pPr>
                    <w:tabs>
                      <w:tab w:val="left" w:pos="709"/>
                    </w:tabs>
                    <w:jc w:val="center"/>
                    <w:rPr>
                      <w:rFonts w:cs="Arial"/>
                      <w:bCs/>
                      <w:sz w:val="16"/>
                      <w:szCs w:val="16"/>
                      <w:lang w:eastAsia="es-CO"/>
                    </w:rPr>
                  </w:pPr>
                  <w:r w:rsidRPr="006145DB">
                    <w:rPr>
                      <w:rFonts w:eastAsia="Arial" w:cs="Arial"/>
                      <w:sz w:val="16"/>
                      <w:szCs w:val="16"/>
                    </w:rPr>
                    <w:t>Secretaría Distrital Planeación - SDP</w:t>
                  </w:r>
                </w:p>
              </w:tc>
            </w:tr>
            <w:tr w:rsidR="00ED74A9" w:rsidRPr="006145DB" w14:paraId="42A7615E" w14:textId="77777777" w:rsidTr="00CB70C1">
              <w:trPr>
                <w:trHeight w:val="235"/>
                <w:jc w:val="center"/>
              </w:trPr>
              <w:tc>
                <w:tcPr>
                  <w:tcW w:w="3290" w:type="dxa"/>
                  <w:shd w:val="clear" w:color="auto" w:fill="FFFFFF" w:themeFill="background1"/>
                  <w:vAlign w:val="center"/>
                </w:tcPr>
                <w:p w14:paraId="60C4174B"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con dependencia funcional moderada con puntaje en la escala de valoración BARTHEL entre 65 a 70.</w:t>
                  </w:r>
                  <w:r w:rsidRPr="006145DB">
                    <w:rPr>
                      <w:rStyle w:val="eop"/>
                      <w:rFonts w:cs="Arial"/>
                      <w:sz w:val="16"/>
                      <w:szCs w:val="16"/>
                    </w:rPr>
                    <w:t xml:space="preserve"> </w:t>
                  </w:r>
                </w:p>
              </w:tc>
              <w:tc>
                <w:tcPr>
                  <w:tcW w:w="1417" w:type="dxa"/>
                  <w:shd w:val="clear" w:color="auto" w:fill="FFFFFF" w:themeFill="background1"/>
                  <w:vAlign w:val="center"/>
                </w:tcPr>
                <w:p w14:paraId="5DBE820B"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shd w:val="clear" w:color="auto" w:fill="FFFFFF" w:themeFill="background1"/>
                  <w:vAlign w:val="center"/>
                </w:tcPr>
                <w:p w14:paraId="708FCC1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490" w:type="dxa"/>
                  <w:shd w:val="clear" w:color="auto" w:fill="FFFFFF" w:themeFill="background1"/>
                  <w:vAlign w:val="center"/>
                </w:tcPr>
                <w:p w14:paraId="579678DB"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ED74A9" w:rsidRPr="006145DB" w14:paraId="3CD0CD03" w14:textId="77777777" w:rsidTr="00CB70C1">
              <w:trPr>
                <w:trHeight w:val="235"/>
                <w:jc w:val="center"/>
              </w:trPr>
              <w:tc>
                <w:tcPr>
                  <w:tcW w:w="3290" w:type="dxa"/>
                  <w:shd w:val="clear" w:color="auto" w:fill="FFFFFF" w:themeFill="background1"/>
                  <w:vAlign w:val="center"/>
                </w:tcPr>
                <w:p w14:paraId="2A4F3DFF"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con dependencia funcional severa con un puntaje en la escala de valoración BARTHEL menor o igual a 10.</w:t>
                  </w:r>
                  <w:r w:rsidRPr="006145DB">
                    <w:rPr>
                      <w:rStyle w:val="eop"/>
                      <w:rFonts w:cs="Arial"/>
                      <w:sz w:val="16"/>
                      <w:szCs w:val="16"/>
                    </w:rPr>
                    <w:t xml:space="preserve"> </w:t>
                  </w:r>
                </w:p>
              </w:tc>
              <w:tc>
                <w:tcPr>
                  <w:tcW w:w="1417" w:type="dxa"/>
                  <w:shd w:val="clear" w:color="auto" w:fill="FFFFFF" w:themeFill="background1"/>
                  <w:vAlign w:val="center"/>
                </w:tcPr>
                <w:p w14:paraId="3D0A3A3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shd w:val="clear" w:color="auto" w:fill="FFFFFF" w:themeFill="background1"/>
                  <w:vAlign w:val="center"/>
                </w:tcPr>
                <w:p w14:paraId="4C688DB3"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490" w:type="dxa"/>
                  <w:shd w:val="clear" w:color="auto" w:fill="FFFFFF" w:themeFill="background1"/>
                  <w:vAlign w:val="center"/>
                </w:tcPr>
                <w:p w14:paraId="6210E291"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ED74A9" w:rsidRPr="006145DB" w14:paraId="2702D422" w14:textId="77777777" w:rsidTr="00CB70C1">
              <w:trPr>
                <w:trHeight w:val="235"/>
                <w:jc w:val="center"/>
              </w:trPr>
              <w:tc>
                <w:tcPr>
                  <w:tcW w:w="3290" w:type="dxa"/>
                  <w:tcBorders>
                    <w:bottom w:val="single" w:sz="4" w:space="0" w:color="auto"/>
                  </w:tcBorders>
                  <w:shd w:val="clear" w:color="auto" w:fill="FFFFFF" w:themeFill="background1"/>
                  <w:vAlign w:val="center"/>
                </w:tcPr>
                <w:p w14:paraId="3155BAFE"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con discapacidad en la categoría psicosocial (mental).</w:t>
                  </w:r>
                  <w:r w:rsidRPr="006145DB">
                    <w:rPr>
                      <w:rStyle w:val="eop"/>
                      <w:rFonts w:cs="Arial"/>
                      <w:sz w:val="16"/>
                      <w:szCs w:val="16"/>
                    </w:rPr>
                    <w:t xml:space="preserve"> </w:t>
                  </w:r>
                </w:p>
              </w:tc>
              <w:tc>
                <w:tcPr>
                  <w:tcW w:w="1417" w:type="dxa"/>
                  <w:tcBorders>
                    <w:bottom w:val="single" w:sz="4" w:space="0" w:color="auto"/>
                  </w:tcBorders>
                  <w:shd w:val="clear" w:color="auto" w:fill="FFFFFF" w:themeFill="background1"/>
                  <w:vAlign w:val="center"/>
                </w:tcPr>
                <w:p w14:paraId="40F3600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tcBorders>
                    <w:bottom w:val="single" w:sz="4" w:space="0" w:color="auto"/>
                  </w:tcBorders>
                  <w:shd w:val="clear" w:color="auto" w:fill="FFFFFF" w:themeFill="background1"/>
                  <w:vAlign w:val="center"/>
                </w:tcPr>
                <w:p w14:paraId="53B746B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490" w:type="dxa"/>
                  <w:tcBorders>
                    <w:bottom w:val="single" w:sz="4" w:space="0" w:color="auto"/>
                  </w:tcBorders>
                  <w:shd w:val="clear" w:color="auto" w:fill="FFFFFF" w:themeFill="background1"/>
                  <w:vAlign w:val="center"/>
                </w:tcPr>
                <w:p w14:paraId="39204BA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ED74A9" w:rsidRPr="006145DB" w14:paraId="30EA6C38" w14:textId="77777777" w:rsidTr="00CB70C1">
              <w:trPr>
                <w:trHeight w:val="235"/>
                <w:jc w:val="center"/>
              </w:trPr>
              <w:tc>
                <w:tcPr>
                  <w:tcW w:w="3290" w:type="dxa"/>
                  <w:vMerge w:val="restart"/>
                  <w:shd w:val="clear" w:color="auto" w:fill="FFFFFF" w:themeFill="background1"/>
                  <w:vAlign w:val="center"/>
                </w:tcPr>
                <w:p w14:paraId="3290D200"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que se encuentre en abandono hospitalario.</w:t>
                  </w:r>
                  <w:r w:rsidRPr="006145DB">
                    <w:rPr>
                      <w:rStyle w:val="eop"/>
                      <w:rFonts w:cs="Arial"/>
                      <w:sz w:val="16"/>
                      <w:szCs w:val="16"/>
                    </w:rPr>
                    <w:t xml:space="preserve"> </w:t>
                  </w:r>
                </w:p>
              </w:tc>
              <w:tc>
                <w:tcPr>
                  <w:tcW w:w="1417" w:type="dxa"/>
                  <w:shd w:val="clear" w:color="auto" w:fill="FFFFFF" w:themeFill="background1"/>
                  <w:vAlign w:val="center"/>
                </w:tcPr>
                <w:p w14:paraId="78D525EF"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shd w:val="clear" w:color="auto" w:fill="FFFFFF" w:themeFill="background1"/>
                  <w:vAlign w:val="center"/>
                </w:tcPr>
                <w:p w14:paraId="241D3D29"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490" w:type="dxa"/>
                  <w:shd w:val="clear" w:color="auto" w:fill="FFFFFF" w:themeFill="background1"/>
                  <w:vAlign w:val="center"/>
                </w:tcPr>
                <w:p w14:paraId="10C000C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ED74A9" w:rsidRPr="006145DB" w14:paraId="61655949" w14:textId="77777777" w:rsidTr="00CB70C1">
              <w:trPr>
                <w:trHeight w:val="235"/>
                <w:jc w:val="center"/>
              </w:trPr>
              <w:tc>
                <w:tcPr>
                  <w:tcW w:w="3290" w:type="dxa"/>
                  <w:vMerge/>
                  <w:tcBorders>
                    <w:bottom w:val="nil"/>
                  </w:tcBorders>
                  <w:shd w:val="clear" w:color="auto" w:fill="FFFFFF" w:themeFill="background1"/>
                  <w:vAlign w:val="center"/>
                </w:tcPr>
                <w:p w14:paraId="2C467457" w14:textId="77777777" w:rsidR="00E903A7" w:rsidRPr="006145DB" w:rsidRDefault="00E903A7" w:rsidP="005B435E">
                  <w:pPr>
                    <w:tabs>
                      <w:tab w:val="left" w:pos="709"/>
                    </w:tabs>
                    <w:contextualSpacing/>
                    <w:jc w:val="both"/>
                    <w:rPr>
                      <w:rStyle w:val="normaltextrun"/>
                      <w:rFonts w:cs="Arial"/>
                      <w:sz w:val="16"/>
                      <w:szCs w:val="16"/>
                    </w:rPr>
                  </w:pPr>
                </w:p>
              </w:tc>
              <w:tc>
                <w:tcPr>
                  <w:tcW w:w="1417" w:type="dxa"/>
                  <w:tcBorders>
                    <w:bottom w:val="nil"/>
                  </w:tcBorders>
                  <w:shd w:val="clear" w:color="auto" w:fill="FFFFFF" w:themeFill="background1"/>
                  <w:vAlign w:val="center"/>
                </w:tcPr>
                <w:p w14:paraId="25E9F8D6"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Base de abandono hospitalario</w:t>
                  </w:r>
                </w:p>
              </w:tc>
              <w:tc>
                <w:tcPr>
                  <w:tcW w:w="1134" w:type="dxa"/>
                  <w:tcBorders>
                    <w:bottom w:val="nil"/>
                  </w:tcBorders>
                  <w:shd w:val="clear" w:color="auto" w:fill="FFFFFF" w:themeFill="background1"/>
                  <w:vAlign w:val="center"/>
                </w:tcPr>
                <w:p w14:paraId="1BFBEB4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Mensual</w:t>
                  </w:r>
                </w:p>
              </w:tc>
              <w:tc>
                <w:tcPr>
                  <w:tcW w:w="1490" w:type="dxa"/>
                  <w:tcBorders>
                    <w:bottom w:val="nil"/>
                  </w:tcBorders>
                  <w:shd w:val="clear" w:color="auto" w:fill="FFFFFF" w:themeFill="background1"/>
                  <w:vAlign w:val="center"/>
                </w:tcPr>
                <w:p w14:paraId="2A7EE6B4"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Salud</w:t>
                  </w:r>
                </w:p>
              </w:tc>
            </w:tr>
            <w:tr w:rsidR="00ED74A9" w:rsidRPr="006145DB" w14:paraId="1260989F" w14:textId="77777777" w:rsidTr="00CB70C1">
              <w:trPr>
                <w:trHeight w:val="235"/>
                <w:jc w:val="center"/>
              </w:trPr>
              <w:tc>
                <w:tcPr>
                  <w:tcW w:w="3290" w:type="dxa"/>
                  <w:tcBorders>
                    <w:top w:val="nil"/>
                  </w:tcBorders>
                  <w:shd w:val="clear" w:color="auto" w:fill="FFFFFF" w:themeFill="background1"/>
                  <w:vAlign w:val="center"/>
                </w:tcPr>
                <w:p w14:paraId="081F33D1"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de 80 años o más.</w:t>
                  </w:r>
                  <w:r w:rsidRPr="006145DB">
                    <w:rPr>
                      <w:rStyle w:val="eop"/>
                      <w:rFonts w:cs="Arial"/>
                      <w:sz w:val="16"/>
                      <w:szCs w:val="16"/>
                    </w:rPr>
                    <w:t xml:space="preserve"> </w:t>
                  </w:r>
                </w:p>
              </w:tc>
              <w:tc>
                <w:tcPr>
                  <w:tcW w:w="1417" w:type="dxa"/>
                  <w:tcBorders>
                    <w:top w:val="nil"/>
                  </w:tcBorders>
                  <w:shd w:val="clear" w:color="auto" w:fill="FFFFFF" w:themeFill="background1"/>
                  <w:vAlign w:val="center"/>
                </w:tcPr>
                <w:p w14:paraId="30139AC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tcBorders>
                    <w:top w:val="nil"/>
                  </w:tcBorders>
                  <w:shd w:val="clear" w:color="auto" w:fill="FFFFFF" w:themeFill="background1"/>
                  <w:vAlign w:val="center"/>
                </w:tcPr>
                <w:p w14:paraId="7B260442"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490" w:type="dxa"/>
                  <w:tcBorders>
                    <w:top w:val="nil"/>
                  </w:tcBorders>
                  <w:shd w:val="clear" w:color="auto" w:fill="FFFFFF" w:themeFill="background1"/>
                  <w:vAlign w:val="center"/>
                </w:tcPr>
                <w:p w14:paraId="7C7E3FC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ED74A9" w:rsidRPr="006145DB" w14:paraId="064F6CAA" w14:textId="77777777" w:rsidTr="00CB70C1">
              <w:trPr>
                <w:trHeight w:val="235"/>
                <w:jc w:val="center"/>
              </w:trPr>
              <w:tc>
                <w:tcPr>
                  <w:tcW w:w="3290" w:type="dxa"/>
                  <w:tcBorders>
                    <w:bottom w:val="single" w:sz="4" w:space="0" w:color="auto"/>
                  </w:tcBorders>
                  <w:shd w:val="clear" w:color="auto" w:fill="FFFFFF" w:themeFill="background1"/>
                  <w:vAlign w:val="center"/>
                </w:tcPr>
                <w:p w14:paraId="1ECBC695"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Persona que se identifique como mujer.</w:t>
                  </w:r>
                  <w:r w:rsidRPr="006145DB">
                    <w:rPr>
                      <w:rStyle w:val="eop"/>
                      <w:rFonts w:cs="Arial"/>
                      <w:sz w:val="16"/>
                      <w:szCs w:val="16"/>
                    </w:rPr>
                    <w:t xml:space="preserve"> </w:t>
                  </w:r>
                </w:p>
              </w:tc>
              <w:tc>
                <w:tcPr>
                  <w:tcW w:w="1417" w:type="dxa"/>
                  <w:tcBorders>
                    <w:bottom w:val="single" w:sz="4" w:space="0" w:color="auto"/>
                  </w:tcBorders>
                  <w:shd w:val="clear" w:color="auto" w:fill="FFFFFF" w:themeFill="background1"/>
                  <w:vAlign w:val="center"/>
                </w:tcPr>
                <w:p w14:paraId="0A8E0C29"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34" w:type="dxa"/>
                  <w:tcBorders>
                    <w:bottom w:val="single" w:sz="4" w:space="0" w:color="auto"/>
                  </w:tcBorders>
                  <w:shd w:val="clear" w:color="auto" w:fill="FFFFFF" w:themeFill="background1"/>
                  <w:vAlign w:val="center"/>
                </w:tcPr>
                <w:p w14:paraId="0675460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490" w:type="dxa"/>
                  <w:tcBorders>
                    <w:bottom w:val="single" w:sz="4" w:space="0" w:color="auto"/>
                  </w:tcBorders>
                  <w:shd w:val="clear" w:color="auto" w:fill="FFFFFF" w:themeFill="background1"/>
                  <w:vAlign w:val="center"/>
                </w:tcPr>
                <w:p w14:paraId="5C0D53A9"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ED74A9" w:rsidRPr="006145DB" w14:paraId="25AA340E" w14:textId="77777777" w:rsidTr="00CB70C1">
              <w:trPr>
                <w:trHeight w:val="235"/>
                <w:jc w:val="center"/>
              </w:trPr>
              <w:tc>
                <w:tcPr>
                  <w:tcW w:w="3290" w:type="dxa"/>
                  <w:vMerge w:val="restart"/>
                  <w:shd w:val="clear" w:color="auto" w:fill="FFFFFF" w:themeFill="background1"/>
                  <w:vAlign w:val="center"/>
                </w:tcPr>
                <w:p w14:paraId="3008694F"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 xml:space="preserve">Persona habitante de calle. </w:t>
                  </w:r>
                </w:p>
              </w:tc>
              <w:tc>
                <w:tcPr>
                  <w:tcW w:w="1417" w:type="dxa"/>
                  <w:shd w:val="clear" w:color="auto" w:fill="FFFFFF" w:themeFill="background1"/>
                  <w:vAlign w:val="center"/>
                </w:tcPr>
                <w:p w14:paraId="4DBCD457"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Listado Censal ciudadanos habitante de calle</w:t>
                  </w:r>
                </w:p>
              </w:tc>
              <w:tc>
                <w:tcPr>
                  <w:tcW w:w="1134" w:type="dxa"/>
                  <w:shd w:val="clear" w:color="auto" w:fill="FFFFFF" w:themeFill="background1"/>
                  <w:vAlign w:val="center"/>
                </w:tcPr>
                <w:p w14:paraId="602AE2D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Mensual</w:t>
                  </w:r>
                </w:p>
              </w:tc>
              <w:tc>
                <w:tcPr>
                  <w:tcW w:w="1490" w:type="dxa"/>
                  <w:shd w:val="clear" w:color="auto" w:fill="FFFFFF" w:themeFill="background1"/>
                  <w:vAlign w:val="center"/>
                </w:tcPr>
                <w:p w14:paraId="684E79F9"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 xml:space="preserve">Secretaría Distrital de Salud </w:t>
                  </w:r>
                </w:p>
              </w:tc>
            </w:tr>
            <w:tr w:rsidR="00ED74A9" w:rsidRPr="006145DB" w14:paraId="13252373" w14:textId="77777777" w:rsidTr="00CB70C1">
              <w:trPr>
                <w:trHeight w:val="235"/>
                <w:jc w:val="center"/>
              </w:trPr>
              <w:tc>
                <w:tcPr>
                  <w:tcW w:w="3290" w:type="dxa"/>
                  <w:vMerge/>
                  <w:tcBorders>
                    <w:bottom w:val="nil"/>
                  </w:tcBorders>
                  <w:shd w:val="clear" w:color="auto" w:fill="FFFFFF" w:themeFill="background1"/>
                  <w:vAlign w:val="center"/>
                </w:tcPr>
                <w:p w14:paraId="0D9BB476" w14:textId="77777777" w:rsidR="00E903A7" w:rsidRPr="006145DB" w:rsidRDefault="00E903A7" w:rsidP="005B435E">
                  <w:pPr>
                    <w:tabs>
                      <w:tab w:val="left" w:pos="709"/>
                    </w:tabs>
                    <w:contextualSpacing/>
                    <w:jc w:val="both"/>
                    <w:rPr>
                      <w:rStyle w:val="normaltextrun"/>
                      <w:rFonts w:cs="Arial"/>
                      <w:sz w:val="16"/>
                      <w:szCs w:val="16"/>
                    </w:rPr>
                  </w:pPr>
                </w:p>
              </w:tc>
              <w:tc>
                <w:tcPr>
                  <w:tcW w:w="1417" w:type="dxa"/>
                  <w:tcBorders>
                    <w:bottom w:val="nil"/>
                  </w:tcBorders>
                  <w:shd w:val="clear" w:color="auto" w:fill="FFFFFF" w:themeFill="background1"/>
                  <w:vAlign w:val="center"/>
                </w:tcPr>
                <w:p w14:paraId="2966CF43"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Censo de ciudadanos habitantes de Calle</w:t>
                  </w:r>
                </w:p>
              </w:tc>
              <w:tc>
                <w:tcPr>
                  <w:tcW w:w="1134" w:type="dxa"/>
                  <w:tcBorders>
                    <w:bottom w:val="nil"/>
                  </w:tcBorders>
                  <w:shd w:val="clear" w:color="auto" w:fill="FFFFFF" w:themeFill="background1"/>
                  <w:vAlign w:val="center"/>
                </w:tcPr>
                <w:p w14:paraId="682A0040"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2024</w:t>
                  </w:r>
                </w:p>
              </w:tc>
              <w:tc>
                <w:tcPr>
                  <w:tcW w:w="1490" w:type="dxa"/>
                  <w:tcBorders>
                    <w:bottom w:val="nil"/>
                  </w:tcBorders>
                  <w:shd w:val="clear" w:color="auto" w:fill="FFFFFF" w:themeFill="background1"/>
                  <w:vAlign w:val="center"/>
                </w:tcPr>
                <w:p w14:paraId="2E5878F5"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bl>
          <w:p w14:paraId="12CDC175" w14:textId="77777777" w:rsidR="00E903A7" w:rsidRPr="006145DB" w:rsidRDefault="00E903A7" w:rsidP="005B435E">
            <w:pPr>
              <w:tabs>
                <w:tab w:val="left" w:pos="709"/>
              </w:tabs>
              <w:spacing w:line="240" w:lineRule="auto"/>
              <w:contextualSpacing/>
              <w:jc w:val="both"/>
              <w:rPr>
                <w:rFonts w:cs="Arial"/>
                <w:bCs/>
                <w:sz w:val="20"/>
                <w:szCs w:val="20"/>
                <w:lang w:eastAsia="es-CO"/>
              </w:rPr>
            </w:pPr>
          </w:p>
        </w:tc>
      </w:tr>
      <w:tr w:rsidR="00E903A7" w:rsidRPr="006145DB" w14:paraId="798A428E" w14:textId="77777777" w:rsidTr="00EA26D6">
        <w:trPr>
          <w:trHeight w:val="873"/>
          <w:jc w:val="center"/>
        </w:trPr>
        <w:tc>
          <w:tcPr>
            <w:tcW w:w="1838" w:type="dxa"/>
            <w:shd w:val="clear" w:color="auto" w:fill="FFFFFF" w:themeFill="background1"/>
            <w:vAlign w:val="center"/>
          </w:tcPr>
          <w:p w14:paraId="1A613939" w14:textId="77777777" w:rsidR="00E903A7" w:rsidRPr="006145DB" w:rsidRDefault="00E903A7" w:rsidP="005B435E">
            <w:pPr>
              <w:spacing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557" w:type="dxa"/>
            <w:shd w:val="clear" w:color="auto" w:fill="FFFFFF" w:themeFill="background1"/>
            <w:vAlign w:val="center"/>
          </w:tcPr>
          <w:p w14:paraId="1EDCFC7A" w14:textId="77777777" w:rsidR="00E903A7" w:rsidRPr="006145DB" w:rsidRDefault="00E903A7" w:rsidP="005B435E">
            <w:pPr>
              <w:spacing w:after="0" w:line="240" w:lineRule="auto"/>
              <w:rPr>
                <w:rFonts w:cs="Arial"/>
                <w:sz w:val="16"/>
                <w:szCs w:val="16"/>
              </w:rPr>
            </w:pPr>
          </w:p>
          <w:tbl>
            <w:tblPr>
              <w:tblStyle w:val="Tablaconcuadrcula"/>
              <w:tblW w:w="5000" w:type="pct"/>
              <w:jc w:val="center"/>
              <w:tblLayout w:type="fixed"/>
              <w:tblLook w:val="04A0" w:firstRow="1" w:lastRow="0" w:firstColumn="1" w:lastColumn="0" w:noHBand="0" w:noVBand="1"/>
            </w:tblPr>
            <w:tblGrid>
              <w:gridCol w:w="3148"/>
              <w:gridCol w:w="1276"/>
              <w:gridCol w:w="1102"/>
              <w:gridCol w:w="1805"/>
            </w:tblGrid>
            <w:tr w:rsidR="00814AB6" w:rsidRPr="006145DB" w14:paraId="7CFA03E9" w14:textId="77777777" w:rsidTr="00D83C53">
              <w:trPr>
                <w:trHeight w:val="389"/>
                <w:jc w:val="center"/>
              </w:trPr>
              <w:tc>
                <w:tcPr>
                  <w:tcW w:w="3148" w:type="dxa"/>
                  <w:tcBorders>
                    <w:bottom w:val="single" w:sz="4" w:space="0" w:color="auto"/>
                  </w:tcBorders>
                  <w:shd w:val="clear" w:color="auto" w:fill="FFFFFF" w:themeFill="background1"/>
                  <w:vAlign w:val="center"/>
                </w:tcPr>
                <w:p w14:paraId="1ECE93B6"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276" w:type="dxa"/>
                  <w:tcBorders>
                    <w:bottom w:val="single" w:sz="4" w:space="0" w:color="auto"/>
                  </w:tcBorders>
                  <w:shd w:val="clear" w:color="auto" w:fill="FFFFFF" w:themeFill="background1"/>
                  <w:vAlign w:val="center"/>
                </w:tcPr>
                <w:p w14:paraId="76057A37"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02" w:type="dxa"/>
                  <w:tcBorders>
                    <w:bottom w:val="single" w:sz="4" w:space="0" w:color="auto"/>
                  </w:tcBorders>
                  <w:shd w:val="clear" w:color="auto" w:fill="FFFFFF" w:themeFill="background1"/>
                  <w:vAlign w:val="center"/>
                </w:tcPr>
                <w:p w14:paraId="4B2E8CA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05" w:type="dxa"/>
                  <w:tcBorders>
                    <w:bottom w:val="single" w:sz="4" w:space="0" w:color="auto"/>
                  </w:tcBorders>
                  <w:shd w:val="clear" w:color="auto" w:fill="FFFFFF" w:themeFill="background1"/>
                  <w:vAlign w:val="center"/>
                </w:tcPr>
                <w:p w14:paraId="53D712D3"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14AB6" w:rsidRPr="006145DB" w14:paraId="3D2C1314" w14:textId="77777777" w:rsidTr="00D83C53">
              <w:trPr>
                <w:trHeight w:val="231"/>
                <w:jc w:val="center"/>
              </w:trPr>
              <w:tc>
                <w:tcPr>
                  <w:tcW w:w="3148" w:type="dxa"/>
                  <w:tcBorders>
                    <w:top w:val="single" w:sz="4" w:space="0" w:color="auto"/>
                    <w:bottom w:val="nil"/>
                  </w:tcBorders>
                  <w:shd w:val="clear" w:color="auto" w:fill="FFFFFF" w:themeFill="background1"/>
                  <w:vAlign w:val="center"/>
                </w:tcPr>
                <w:p w14:paraId="1E750AFE"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mayor de sesenta (60) años o más.</w:t>
                  </w:r>
                </w:p>
              </w:tc>
              <w:tc>
                <w:tcPr>
                  <w:tcW w:w="1276" w:type="dxa"/>
                  <w:tcBorders>
                    <w:top w:val="single" w:sz="4" w:space="0" w:color="auto"/>
                    <w:bottom w:val="nil"/>
                  </w:tcBorders>
                  <w:shd w:val="clear" w:color="auto" w:fill="FFFFFF" w:themeFill="background1"/>
                  <w:vAlign w:val="center"/>
                </w:tcPr>
                <w:p w14:paraId="0B3363CE"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02" w:type="dxa"/>
                  <w:tcBorders>
                    <w:top w:val="single" w:sz="4" w:space="0" w:color="auto"/>
                    <w:bottom w:val="nil"/>
                  </w:tcBorders>
                  <w:shd w:val="clear" w:color="auto" w:fill="FFFFFF" w:themeFill="background1"/>
                  <w:vAlign w:val="center"/>
                </w:tcPr>
                <w:p w14:paraId="4D888BC9"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tcBorders>
                    <w:top w:val="single" w:sz="4" w:space="0" w:color="auto"/>
                    <w:bottom w:val="nil"/>
                  </w:tcBorders>
                  <w:shd w:val="clear" w:color="auto" w:fill="FFFFFF" w:themeFill="background1"/>
                  <w:vAlign w:val="center"/>
                </w:tcPr>
                <w:p w14:paraId="0A676F78"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14AB6" w:rsidRPr="006145DB" w14:paraId="7D886B6D" w14:textId="77777777" w:rsidTr="00CB70C1">
              <w:trPr>
                <w:trHeight w:val="242"/>
                <w:jc w:val="center"/>
              </w:trPr>
              <w:tc>
                <w:tcPr>
                  <w:tcW w:w="3148" w:type="dxa"/>
                  <w:tcBorders>
                    <w:top w:val="nil"/>
                  </w:tcBorders>
                  <w:shd w:val="clear" w:color="auto" w:fill="FFFFFF" w:themeFill="background1"/>
                  <w:vAlign w:val="center"/>
                </w:tcPr>
                <w:p w14:paraId="5EE4C0DA"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residente en el Distrito Capital.</w:t>
                  </w:r>
                </w:p>
              </w:tc>
              <w:tc>
                <w:tcPr>
                  <w:tcW w:w="1276" w:type="dxa"/>
                  <w:tcBorders>
                    <w:top w:val="nil"/>
                  </w:tcBorders>
                  <w:shd w:val="clear" w:color="auto" w:fill="FFFFFF" w:themeFill="background1"/>
                  <w:vAlign w:val="center"/>
                </w:tcPr>
                <w:p w14:paraId="08C75C31"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02" w:type="dxa"/>
                  <w:tcBorders>
                    <w:top w:val="nil"/>
                  </w:tcBorders>
                  <w:shd w:val="clear" w:color="auto" w:fill="FFFFFF" w:themeFill="background1"/>
                  <w:vAlign w:val="center"/>
                </w:tcPr>
                <w:p w14:paraId="632873F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tcBorders>
                    <w:top w:val="nil"/>
                  </w:tcBorders>
                  <w:shd w:val="clear" w:color="auto" w:fill="FFFFFF" w:themeFill="background1"/>
                  <w:vAlign w:val="center"/>
                </w:tcPr>
                <w:p w14:paraId="21F63628"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14AB6" w:rsidRPr="006145DB" w14:paraId="03287061" w14:textId="77777777" w:rsidTr="00814AB6">
              <w:trPr>
                <w:trHeight w:val="242"/>
                <w:jc w:val="center"/>
              </w:trPr>
              <w:tc>
                <w:tcPr>
                  <w:tcW w:w="3148" w:type="dxa"/>
                  <w:shd w:val="clear" w:color="auto" w:fill="FFFFFF" w:themeFill="background1"/>
                  <w:vAlign w:val="center"/>
                </w:tcPr>
                <w:p w14:paraId="758E3F10"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no pensionada por vejez, invalidez o sobrevivencia.</w:t>
                  </w:r>
                </w:p>
              </w:tc>
              <w:tc>
                <w:tcPr>
                  <w:tcW w:w="1276" w:type="dxa"/>
                  <w:shd w:val="clear" w:color="auto" w:fill="FFFFFF" w:themeFill="background1"/>
                  <w:vAlign w:val="center"/>
                </w:tcPr>
                <w:p w14:paraId="6D163C6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Registro Único de Afiliados RUAF</w:t>
                  </w:r>
                </w:p>
              </w:tc>
              <w:tc>
                <w:tcPr>
                  <w:tcW w:w="1102" w:type="dxa"/>
                  <w:shd w:val="clear" w:color="auto" w:fill="FFFFFF" w:themeFill="background1"/>
                  <w:vAlign w:val="center"/>
                </w:tcPr>
                <w:p w14:paraId="091905EE"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Consulta Individual a Demanda</w:t>
                  </w:r>
                </w:p>
              </w:tc>
              <w:tc>
                <w:tcPr>
                  <w:tcW w:w="1805" w:type="dxa"/>
                  <w:shd w:val="clear" w:color="auto" w:fill="FFFFFF" w:themeFill="background1"/>
                  <w:vAlign w:val="center"/>
                </w:tcPr>
                <w:p w14:paraId="2005375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Ministerio de Salud y Protección Social</w:t>
                  </w:r>
                </w:p>
              </w:tc>
            </w:tr>
            <w:tr w:rsidR="00814AB6" w:rsidRPr="006145DB" w14:paraId="3CACAB6B" w14:textId="77777777" w:rsidTr="00814AB6">
              <w:trPr>
                <w:trHeight w:val="242"/>
                <w:jc w:val="center"/>
              </w:trPr>
              <w:tc>
                <w:tcPr>
                  <w:tcW w:w="3148" w:type="dxa"/>
                  <w:vMerge w:val="restart"/>
                  <w:shd w:val="clear" w:color="auto" w:fill="FFFFFF" w:themeFill="background1"/>
                  <w:vAlign w:val="center"/>
                </w:tcPr>
                <w:p w14:paraId="416BEB11"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sz w:val="16"/>
                      <w:szCs w:val="16"/>
                    </w:rPr>
                    <w:t>Persona que no requiera unidad de cuidado crónico o de salud mental o con traqueotomía.</w:t>
                  </w:r>
                </w:p>
              </w:tc>
              <w:tc>
                <w:tcPr>
                  <w:tcW w:w="1276" w:type="dxa"/>
                  <w:shd w:val="clear" w:color="auto" w:fill="FFFFFF" w:themeFill="background1"/>
                  <w:vAlign w:val="center"/>
                </w:tcPr>
                <w:p w14:paraId="6425BCFF"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02" w:type="dxa"/>
                  <w:shd w:val="clear" w:color="auto" w:fill="FFFFFF" w:themeFill="background1"/>
                  <w:vAlign w:val="center"/>
                </w:tcPr>
                <w:p w14:paraId="16D080F8"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57F06702"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17663ED7" w14:textId="77777777" w:rsidTr="00814AB6">
              <w:trPr>
                <w:trHeight w:val="242"/>
                <w:jc w:val="center"/>
              </w:trPr>
              <w:tc>
                <w:tcPr>
                  <w:tcW w:w="3148" w:type="dxa"/>
                  <w:vMerge/>
                  <w:shd w:val="clear" w:color="auto" w:fill="FFFFFF" w:themeFill="background1"/>
                  <w:vAlign w:val="center"/>
                </w:tcPr>
                <w:p w14:paraId="4738ECBB" w14:textId="77777777" w:rsidR="00E903A7" w:rsidRPr="006145DB" w:rsidRDefault="00E903A7" w:rsidP="005B435E">
                  <w:pPr>
                    <w:tabs>
                      <w:tab w:val="left" w:pos="709"/>
                    </w:tabs>
                    <w:contextualSpacing/>
                    <w:jc w:val="both"/>
                    <w:rPr>
                      <w:rFonts w:cs="Arial"/>
                      <w:sz w:val="16"/>
                      <w:szCs w:val="16"/>
                    </w:rPr>
                  </w:pPr>
                </w:p>
              </w:tc>
              <w:tc>
                <w:tcPr>
                  <w:tcW w:w="1276" w:type="dxa"/>
                  <w:shd w:val="clear" w:color="auto" w:fill="FFFFFF" w:themeFill="background1"/>
                  <w:vAlign w:val="center"/>
                </w:tcPr>
                <w:p w14:paraId="6DDE98F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Base de abandono hospitalario</w:t>
                  </w:r>
                </w:p>
              </w:tc>
              <w:tc>
                <w:tcPr>
                  <w:tcW w:w="1102" w:type="dxa"/>
                  <w:shd w:val="clear" w:color="auto" w:fill="FFFFFF" w:themeFill="background1"/>
                  <w:vAlign w:val="center"/>
                </w:tcPr>
                <w:p w14:paraId="0FA07164"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Mensual</w:t>
                  </w:r>
                </w:p>
              </w:tc>
              <w:tc>
                <w:tcPr>
                  <w:tcW w:w="1805" w:type="dxa"/>
                  <w:shd w:val="clear" w:color="auto" w:fill="FFFFFF" w:themeFill="background1"/>
                  <w:vAlign w:val="center"/>
                </w:tcPr>
                <w:p w14:paraId="192ABB75"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Salud</w:t>
                  </w:r>
                </w:p>
              </w:tc>
            </w:tr>
            <w:tr w:rsidR="00814AB6" w:rsidRPr="006145DB" w14:paraId="71F75594" w14:textId="77777777" w:rsidTr="00F5089B">
              <w:trPr>
                <w:trHeight w:val="242"/>
                <w:jc w:val="center"/>
              </w:trPr>
              <w:tc>
                <w:tcPr>
                  <w:tcW w:w="3148" w:type="dxa"/>
                  <w:tcBorders>
                    <w:bottom w:val="single" w:sz="4" w:space="0" w:color="auto"/>
                  </w:tcBorders>
                  <w:shd w:val="clear" w:color="auto" w:fill="FFFFFF" w:themeFill="background1"/>
                  <w:vAlign w:val="center"/>
                </w:tcPr>
                <w:p w14:paraId="48856E95"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 xml:space="preserve">Persona en situación de abandono o ausencia de redes familiares o sociales. </w:t>
                  </w:r>
                </w:p>
              </w:tc>
              <w:tc>
                <w:tcPr>
                  <w:tcW w:w="1276" w:type="dxa"/>
                  <w:tcBorders>
                    <w:bottom w:val="single" w:sz="4" w:space="0" w:color="auto"/>
                  </w:tcBorders>
                  <w:shd w:val="clear" w:color="auto" w:fill="FFFFFF" w:themeFill="background1"/>
                  <w:vAlign w:val="center"/>
                </w:tcPr>
                <w:p w14:paraId="41F037F9"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02" w:type="dxa"/>
                  <w:tcBorders>
                    <w:bottom w:val="single" w:sz="4" w:space="0" w:color="auto"/>
                  </w:tcBorders>
                  <w:shd w:val="clear" w:color="auto" w:fill="FFFFFF" w:themeFill="background1"/>
                  <w:vAlign w:val="center"/>
                </w:tcPr>
                <w:p w14:paraId="37A0303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tcBorders>
                    <w:bottom w:val="single" w:sz="4" w:space="0" w:color="auto"/>
                  </w:tcBorders>
                  <w:shd w:val="clear" w:color="auto" w:fill="FFFFFF" w:themeFill="background1"/>
                  <w:vAlign w:val="center"/>
                </w:tcPr>
                <w:p w14:paraId="17675367"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7D1EEFD1" w14:textId="77777777" w:rsidTr="00F5089B">
              <w:trPr>
                <w:trHeight w:val="242"/>
                <w:jc w:val="center"/>
              </w:trPr>
              <w:tc>
                <w:tcPr>
                  <w:tcW w:w="3148" w:type="dxa"/>
                  <w:tcBorders>
                    <w:bottom w:val="single" w:sz="4" w:space="0" w:color="auto"/>
                  </w:tcBorders>
                  <w:shd w:val="clear" w:color="auto" w:fill="FFFFFF" w:themeFill="background1"/>
                  <w:vAlign w:val="center"/>
                </w:tcPr>
                <w:p w14:paraId="389B13B0"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con red familiar que no se encuentre en capacidad de garantizar su cuidado y manutención.</w:t>
                  </w:r>
                </w:p>
              </w:tc>
              <w:tc>
                <w:tcPr>
                  <w:tcW w:w="1276" w:type="dxa"/>
                  <w:tcBorders>
                    <w:bottom w:val="single" w:sz="4" w:space="0" w:color="auto"/>
                  </w:tcBorders>
                  <w:shd w:val="clear" w:color="auto" w:fill="FFFFFF" w:themeFill="background1"/>
                  <w:vAlign w:val="center"/>
                </w:tcPr>
                <w:p w14:paraId="304F29C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02" w:type="dxa"/>
                  <w:tcBorders>
                    <w:bottom w:val="single" w:sz="4" w:space="0" w:color="auto"/>
                  </w:tcBorders>
                  <w:shd w:val="clear" w:color="auto" w:fill="FFFFFF" w:themeFill="background1"/>
                  <w:vAlign w:val="center"/>
                </w:tcPr>
                <w:p w14:paraId="68023472"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tcBorders>
                    <w:bottom w:val="single" w:sz="4" w:space="0" w:color="auto"/>
                  </w:tcBorders>
                  <w:shd w:val="clear" w:color="auto" w:fill="FFFFFF" w:themeFill="background1"/>
                  <w:vAlign w:val="center"/>
                </w:tcPr>
                <w:p w14:paraId="37A2D70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00831157" w14:textId="77777777" w:rsidTr="00F5089B">
              <w:trPr>
                <w:trHeight w:val="242"/>
                <w:jc w:val="center"/>
              </w:trPr>
              <w:tc>
                <w:tcPr>
                  <w:tcW w:w="3148" w:type="dxa"/>
                  <w:tcBorders>
                    <w:top w:val="single" w:sz="4" w:space="0" w:color="auto"/>
                  </w:tcBorders>
                  <w:shd w:val="clear" w:color="auto" w:fill="FFFFFF" w:themeFill="background1"/>
                  <w:vAlign w:val="center"/>
                </w:tcPr>
                <w:p w14:paraId="26E31672"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que no sea cotizante al Sistema General de Seguridad Social en Salud.</w:t>
                  </w:r>
                </w:p>
              </w:tc>
              <w:tc>
                <w:tcPr>
                  <w:tcW w:w="1276" w:type="dxa"/>
                  <w:tcBorders>
                    <w:top w:val="single" w:sz="4" w:space="0" w:color="auto"/>
                  </w:tcBorders>
                  <w:shd w:val="clear" w:color="auto" w:fill="FFFFFF" w:themeFill="background1"/>
                  <w:vAlign w:val="center"/>
                </w:tcPr>
                <w:p w14:paraId="70E0CE1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Registro Único de Afiliados RUAF</w:t>
                  </w:r>
                </w:p>
              </w:tc>
              <w:tc>
                <w:tcPr>
                  <w:tcW w:w="1102" w:type="dxa"/>
                  <w:tcBorders>
                    <w:top w:val="single" w:sz="4" w:space="0" w:color="auto"/>
                  </w:tcBorders>
                  <w:shd w:val="clear" w:color="auto" w:fill="FFFFFF" w:themeFill="background1"/>
                  <w:vAlign w:val="center"/>
                </w:tcPr>
                <w:p w14:paraId="7B4EDE1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Consulta Individual a Demanda</w:t>
                  </w:r>
                </w:p>
              </w:tc>
              <w:tc>
                <w:tcPr>
                  <w:tcW w:w="1805" w:type="dxa"/>
                  <w:tcBorders>
                    <w:top w:val="single" w:sz="4" w:space="0" w:color="auto"/>
                  </w:tcBorders>
                  <w:shd w:val="clear" w:color="auto" w:fill="FFFFFF" w:themeFill="background1"/>
                  <w:vAlign w:val="center"/>
                </w:tcPr>
                <w:p w14:paraId="1BAABF8C"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Ministerio de Salud y protección Social</w:t>
                  </w:r>
                </w:p>
              </w:tc>
            </w:tr>
            <w:tr w:rsidR="00814AB6" w:rsidRPr="006145DB" w14:paraId="1DF772E5" w14:textId="77777777" w:rsidTr="00814AB6">
              <w:trPr>
                <w:trHeight w:val="242"/>
                <w:jc w:val="center"/>
              </w:trPr>
              <w:tc>
                <w:tcPr>
                  <w:tcW w:w="3148" w:type="dxa"/>
                  <w:shd w:val="clear" w:color="auto" w:fill="FFFFFF" w:themeFill="background1"/>
                  <w:vAlign w:val="center"/>
                </w:tcPr>
                <w:p w14:paraId="3F3CE1EA"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que manifieste expresamente su deseo de ingresar en forma voluntaria al servicio.</w:t>
                  </w:r>
                </w:p>
              </w:tc>
              <w:tc>
                <w:tcPr>
                  <w:tcW w:w="1276" w:type="dxa"/>
                  <w:shd w:val="clear" w:color="auto" w:fill="FFFFFF" w:themeFill="background1"/>
                  <w:vAlign w:val="center"/>
                </w:tcPr>
                <w:p w14:paraId="1DB3A767"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02" w:type="dxa"/>
                  <w:shd w:val="clear" w:color="auto" w:fill="FFFFFF" w:themeFill="background1"/>
                  <w:vAlign w:val="center"/>
                </w:tcPr>
                <w:p w14:paraId="1029CDBF"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2EC6DC2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1D486259" w14:textId="77777777" w:rsidTr="00814AB6">
              <w:trPr>
                <w:trHeight w:val="242"/>
                <w:jc w:val="center"/>
              </w:trPr>
              <w:tc>
                <w:tcPr>
                  <w:tcW w:w="3148" w:type="dxa"/>
                  <w:shd w:val="clear" w:color="auto" w:fill="FFFFFF" w:themeFill="background1"/>
                  <w:vAlign w:val="center"/>
                </w:tcPr>
                <w:p w14:paraId="38FF88AB"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Persona que no cuente con título de propiedad de bienes inmuebles propios; no aplica a títulos de espacios destinados para inhumación o entierro.</w:t>
                  </w:r>
                </w:p>
              </w:tc>
              <w:tc>
                <w:tcPr>
                  <w:tcW w:w="1276" w:type="dxa"/>
                  <w:shd w:val="clear" w:color="auto" w:fill="FFFFFF" w:themeFill="background1"/>
                  <w:vAlign w:val="center"/>
                </w:tcPr>
                <w:p w14:paraId="3E2ADAEB"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Ventanilla Única de Registro (VUR)</w:t>
                  </w:r>
                </w:p>
              </w:tc>
              <w:tc>
                <w:tcPr>
                  <w:tcW w:w="1102" w:type="dxa"/>
                  <w:shd w:val="clear" w:color="auto" w:fill="FFFFFF" w:themeFill="background1"/>
                  <w:vAlign w:val="center"/>
                </w:tcPr>
                <w:p w14:paraId="0D1D3833"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Consulta individual a demanda</w:t>
                  </w:r>
                </w:p>
              </w:tc>
              <w:tc>
                <w:tcPr>
                  <w:tcW w:w="1805" w:type="dxa"/>
                  <w:shd w:val="clear" w:color="auto" w:fill="FFFFFF" w:themeFill="background1"/>
                  <w:vAlign w:val="center"/>
                </w:tcPr>
                <w:p w14:paraId="3501B34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Superintendencia de Notariado y Registro</w:t>
                  </w:r>
                </w:p>
              </w:tc>
            </w:tr>
            <w:tr w:rsidR="00814AB6" w:rsidRPr="006145DB" w14:paraId="1C140F24" w14:textId="77777777" w:rsidTr="00814AB6">
              <w:trPr>
                <w:trHeight w:val="242"/>
                <w:jc w:val="center"/>
              </w:trPr>
              <w:tc>
                <w:tcPr>
                  <w:tcW w:w="3148" w:type="dxa"/>
                  <w:shd w:val="clear" w:color="auto" w:fill="FFFFFF" w:themeFill="background1"/>
                  <w:vAlign w:val="center"/>
                </w:tcPr>
                <w:p w14:paraId="7CF1ADD8"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Ingreso por emergencia o ingreso inmediato, en cualquiera de las unidades operativas del Servicio Comunidad de Cuidado con disponibilidad de cupo, de personas mayores que cumplan con la población objetivo, los criterios de ingreso al servicio y se encuentren en inminente vulneración de derechos que pone en riesgo su vida o integridad física por acciones administrativas o judiciales generadoras de desalojo o lanzamiento.</w:t>
                  </w:r>
                </w:p>
              </w:tc>
              <w:tc>
                <w:tcPr>
                  <w:tcW w:w="1276" w:type="dxa"/>
                  <w:shd w:val="clear" w:color="auto" w:fill="FFFFFF" w:themeFill="background1"/>
                  <w:vAlign w:val="center"/>
                </w:tcPr>
                <w:p w14:paraId="5EA73C8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02" w:type="dxa"/>
                  <w:shd w:val="clear" w:color="auto" w:fill="FFFFFF" w:themeFill="background1"/>
                  <w:vAlign w:val="center"/>
                </w:tcPr>
                <w:p w14:paraId="50CA6AC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006E21D1"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5BF58C86" w14:textId="77777777" w:rsidTr="00814AB6">
              <w:trPr>
                <w:trHeight w:val="242"/>
                <w:jc w:val="center"/>
              </w:trPr>
              <w:tc>
                <w:tcPr>
                  <w:tcW w:w="3148" w:type="dxa"/>
                  <w:shd w:val="clear" w:color="auto" w:fill="FFFFFF" w:themeFill="background1"/>
                  <w:vAlign w:val="center"/>
                </w:tcPr>
                <w:p w14:paraId="4895A51B"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Ingreso por emergencia o ingreso inmediato, en cualquiera de las unidades operativas del Servicio Comunidad de Cuidado con disponibilidad de cupo, de personas mayores que cumplan con la población objetivo, los criterios de ingreso al servicio y se encuentren en inminente vulneración de derechos que pone en riesgo su vida o integridad física por acciones administrativas o judiciales generadoras de sellamiento de hogares geriátricos o gerontológicos</w:t>
                  </w:r>
                  <w:r w:rsidRPr="006145DB">
                    <w:rPr>
                      <w:rStyle w:val="eop"/>
                      <w:rFonts w:cs="Arial"/>
                      <w:sz w:val="16"/>
                      <w:szCs w:val="16"/>
                    </w:rPr>
                    <w:t xml:space="preserve">. </w:t>
                  </w:r>
                </w:p>
              </w:tc>
              <w:tc>
                <w:tcPr>
                  <w:tcW w:w="1276" w:type="dxa"/>
                  <w:shd w:val="clear" w:color="auto" w:fill="FFFFFF" w:themeFill="background1"/>
                  <w:vAlign w:val="center"/>
                </w:tcPr>
                <w:p w14:paraId="2FEBD7A9"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02" w:type="dxa"/>
                  <w:shd w:val="clear" w:color="auto" w:fill="FFFFFF" w:themeFill="background1"/>
                  <w:vAlign w:val="center"/>
                </w:tcPr>
                <w:p w14:paraId="05BD3E4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480AA8AB"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53299B56" w14:textId="77777777" w:rsidTr="00814AB6">
              <w:trPr>
                <w:trHeight w:val="242"/>
                <w:jc w:val="center"/>
              </w:trPr>
              <w:tc>
                <w:tcPr>
                  <w:tcW w:w="3148" w:type="dxa"/>
                  <w:shd w:val="clear" w:color="auto" w:fill="FFFFFF" w:themeFill="background1"/>
                  <w:vAlign w:val="center"/>
                </w:tcPr>
                <w:p w14:paraId="761CD9CD"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Ingreso por emergencia o ingreso inmediato, en cualquiera de las unidades operativas del Servicio Comunidad de Cuidado con disponibilidad de cupo, de personas mayores que cumplan con la población objetivo y los criterios de ingreso al servicio, por acciones administrativas o judiciales generadoras de medidas de protección.</w:t>
                  </w:r>
                  <w:r w:rsidRPr="006145DB">
                    <w:rPr>
                      <w:rStyle w:val="eop"/>
                      <w:rFonts w:cs="Arial"/>
                      <w:sz w:val="16"/>
                      <w:szCs w:val="16"/>
                    </w:rPr>
                    <w:t xml:space="preserve"> </w:t>
                  </w:r>
                </w:p>
              </w:tc>
              <w:tc>
                <w:tcPr>
                  <w:tcW w:w="1276" w:type="dxa"/>
                  <w:shd w:val="clear" w:color="auto" w:fill="FFFFFF" w:themeFill="background1"/>
                  <w:vAlign w:val="center"/>
                </w:tcPr>
                <w:p w14:paraId="4BDC879B"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 xml:space="preserve">Verificación en campo </w:t>
                  </w:r>
                </w:p>
              </w:tc>
              <w:tc>
                <w:tcPr>
                  <w:tcW w:w="1102" w:type="dxa"/>
                  <w:shd w:val="clear" w:color="auto" w:fill="FFFFFF" w:themeFill="background1"/>
                  <w:vAlign w:val="center"/>
                </w:tcPr>
                <w:p w14:paraId="664B222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6B69C14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56CD31B0" w14:textId="77777777" w:rsidTr="00814AB6">
              <w:trPr>
                <w:trHeight w:val="242"/>
                <w:jc w:val="center"/>
              </w:trPr>
              <w:tc>
                <w:tcPr>
                  <w:tcW w:w="3148" w:type="dxa"/>
                  <w:shd w:val="clear" w:color="auto" w:fill="FFFFFF" w:themeFill="background1"/>
                  <w:vAlign w:val="center"/>
                </w:tcPr>
                <w:p w14:paraId="7E390F86"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Ingreso por emergencia o ingreso inmediato, en cualquiera de las unidades operativas del Servicio Comunidad de Cuidado con disponibilidad de cupo, de personas mayores que cumplan con la población objetivo, los criterios de ingreso al servicio, por acciones administrativas o judiciales generadoras de fallo de acción de tutela.</w:t>
                  </w:r>
                  <w:r w:rsidRPr="006145DB">
                    <w:rPr>
                      <w:rStyle w:val="eop"/>
                      <w:rFonts w:cs="Arial"/>
                      <w:sz w:val="16"/>
                      <w:szCs w:val="16"/>
                    </w:rPr>
                    <w:t xml:space="preserve"> </w:t>
                  </w:r>
                </w:p>
              </w:tc>
              <w:tc>
                <w:tcPr>
                  <w:tcW w:w="1276" w:type="dxa"/>
                  <w:shd w:val="clear" w:color="auto" w:fill="FFFFFF" w:themeFill="background1"/>
                  <w:vAlign w:val="center"/>
                </w:tcPr>
                <w:p w14:paraId="6E158D59"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02" w:type="dxa"/>
                  <w:shd w:val="clear" w:color="auto" w:fill="FFFFFF" w:themeFill="background1"/>
                  <w:vAlign w:val="center"/>
                </w:tcPr>
                <w:p w14:paraId="4BDC915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67C04969"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5D6310D2" w14:textId="77777777" w:rsidTr="00C43AE7">
              <w:trPr>
                <w:trHeight w:val="242"/>
                <w:jc w:val="center"/>
              </w:trPr>
              <w:tc>
                <w:tcPr>
                  <w:tcW w:w="3148" w:type="dxa"/>
                  <w:tcBorders>
                    <w:bottom w:val="single" w:sz="4" w:space="0" w:color="auto"/>
                  </w:tcBorders>
                  <w:shd w:val="clear" w:color="auto" w:fill="FFFFFF" w:themeFill="background1"/>
                  <w:vAlign w:val="center"/>
                </w:tcPr>
                <w:p w14:paraId="18F80009"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Ingreso por emergencia o ingreso inmediato, en cualquiera de las unidades operativas del Servicio Comunidad de Cuidado con disponibilidad de cupo, de personas mayores que cumplan con la población objetivo, los criterios de ingreso al servicio y se encuentren en inminente vulneración de derechos que pone en riesgo su vida o integridad física de acuerdo con el concepto profesional para ingreso de emergencia emitido por el equipo del servicio Bogotá te acompaña en la Vejez.</w:t>
                  </w:r>
                </w:p>
              </w:tc>
              <w:tc>
                <w:tcPr>
                  <w:tcW w:w="1276" w:type="dxa"/>
                  <w:tcBorders>
                    <w:bottom w:val="single" w:sz="4" w:space="0" w:color="auto"/>
                  </w:tcBorders>
                  <w:shd w:val="clear" w:color="auto" w:fill="FFFFFF" w:themeFill="background1"/>
                  <w:vAlign w:val="center"/>
                </w:tcPr>
                <w:p w14:paraId="7D261D9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02" w:type="dxa"/>
                  <w:tcBorders>
                    <w:bottom w:val="single" w:sz="4" w:space="0" w:color="auto"/>
                  </w:tcBorders>
                  <w:shd w:val="clear" w:color="auto" w:fill="FFFFFF" w:themeFill="background1"/>
                  <w:vAlign w:val="center"/>
                </w:tcPr>
                <w:p w14:paraId="3A4A8FF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tcBorders>
                    <w:bottom w:val="single" w:sz="4" w:space="0" w:color="auto"/>
                  </w:tcBorders>
                  <w:shd w:val="clear" w:color="auto" w:fill="FFFFFF" w:themeFill="background1"/>
                  <w:vAlign w:val="center"/>
                </w:tcPr>
                <w:p w14:paraId="5981A35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31DE8915" w14:textId="77777777" w:rsidTr="00C43AE7">
              <w:trPr>
                <w:trHeight w:val="242"/>
                <w:jc w:val="center"/>
              </w:trPr>
              <w:tc>
                <w:tcPr>
                  <w:tcW w:w="3148" w:type="dxa"/>
                  <w:tcBorders>
                    <w:top w:val="single" w:sz="4" w:space="0" w:color="auto"/>
                    <w:bottom w:val="nil"/>
                  </w:tcBorders>
                  <w:shd w:val="clear" w:color="auto" w:fill="FFFFFF" w:themeFill="background1"/>
                  <w:vAlign w:val="center"/>
                </w:tcPr>
                <w:p w14:paraId="3C89438C" w14:textId="7B035C7F" w:rsidR="00E903A7" w:rsidRPr="006145DB" w:rsidRDefault="00E903A7" w:rsidP="005B435E">
                  <w:pPr>
                    <w:tabs>
                      <w:tab w:val="left" w:pos="709"/>
                    </w:tabs>
                    <w:contextualSpacing/>
                    <w:jc w:val="both"/>
                    <w:rPr>
                      <w:rFonts w:cs="Arial"/>
                      <w:bCs/>
                      <w:sz w:val="16"/>
                      <w:szCs w:val="16"/>
                      <w:lang w:eastAsia="es-CO"/>
                    </w:rPr>
                  </w:pPr>
                  <w:bookmarkStart w:id="198" w:name="_Hlk204336967"/>
                  <w:r w:rsidRPr="006145DB">
                    <w:rPr>
                      <w:rFonts w:cs="Arial"/>
                      <w:sz w:val="16"/>
                      <w:szCs w:val="16"/>
                    </w:rPr>
                    <w:t xml:space="preserve">Ingreso inmediato </w:t>
                  </w:r>
                  <w:r w:rsidRPr="006145DB">
                    <w:rPr>
                      <w:rStyle w:val="normaltextrun"/>
                      <w:rFonts w:cs="Arial"/>
                      <w:sz w:val="16"/>
                      <w:szCs w:val="16"/>
                    </w:rPr>
                    <w:t>en cualquiera de las unidades operativas del Servicio Comunidad de Cuidado con disponibilidad de cupo, de</w:t>
                  </w:r>
                  <w:r w:rsidRPr="006145DB">
                    <w:rPr>
                      <w:rFonts w:cs="Arial"/>
                      <w:sz w:val="16"/>
                      <w:szCs w:val="16"/>
                    </w:rPr>
                    <w:t xml:space="preserve"> personas mayores </w:t>
                  </w:r>
                  <w:r w:rsidRPr="006145DB">
                    <w:rPr>
                      <w:rStyle w:val="normaltextrun"/>
                      <w:rFonts w:cs="Arial"/>
                      <w:sz w:val="16"/>
                      <w:szCs w:val="16"/>
                    </w:rPr>
                    <w:t xml:space="preserve">que cumplan con la población objetivo, los criterios de ingreso al servicio, </w:t>
                  </w:r>
                  <w:r w:rsidRPr="006145DB">
                    <w:rPr>
                      <w:rFonts w:cs="Arial"/>
                      <w:sz w:val="16"/>
                      <w:szCs w:val="16"/>
                    </w:rPr>
                    <w:t xml:space="preserve">que estaban siendo atendidas de forma permanente en unidades operativas de los servicios a cargo de la Subdirección para la Adultez o de la Subdirección para la Discapacidad o que estaban recibiendo atención en otros servicios de la Subdirección para la Vejez de la Secretaría Distrital de Integración Social, y que requieran traslado inmediato al servicio por razones de continuidad en la atención y cuidado integral, de acuerdo con el ciclo vital en el que se encuentran. </w:t>
                  </w:r>
                  <w:bookmarkEnd w:id="198"/>
                </w:p>
              </w:tc>
              <w:tc>
                <w:tcPr>
                  <w:tcW w:w="1276" w:type="dxa"/>
                  <w:tcBorders>
                    <w:top w:val="single" w:sz="4" w:space="0" w:color="auto"/>
                    <w:bottom w:val="nil"/>
                  </w:tcBorders>
                  <w:shd w:val="clear" w:color="auto" w:fill="FFFFFF" w:themeFill="background1"/>
                  <w:vAlign w:val="center"/>
                </w:tcPr>
                <w:p w14:paraId="78F123FA"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sz w:val="16"/>
                      <w:szCs w:val="16"/>
                    </w:rPr>
                    <w:t>Verificación en campo</w:t>
                  </w:r>
                </w:p>
              </w:tc>
              <w:tc>
                <w:tcPr>
                  <w:tcW w:w="1102" w:type="dxa"/>
                  <w:tcBorders>
                    <w:top w:val="single" w:sz="4" w:space="0" w:color="auto"/>
                    <w:bottom w:val="nil"/>
                  </w:tcBorders>
                  <w:shd w:val="clear" w:color="auto" w:fill="FFFFFF" w:themeFill="background1"/>
                  <w:vAlign w:val="center"/>
                </w:tcPr>
                <w:p w14:paraId="55FE3105"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sz w:val="16"/>
                      <w:szCs w:val="16"/>
                    </w:rPr>
                    <w:t>Demanda</w:t>
                  </w:r>
                </w:p>
              </w:tc>
              <w:tc>
                <w:tcPr>
                  <w:tcW w:w="1805" w:type="dxa"/>
                  <w:tcBorders>
                    <w:top w:val="single" w:sz="4" w:space="0" w:color="auto"/>
                    <w:bottom w:val="nil"/>
                  </w:tcBorders>
                  <w:shd w:val="clear" w:color="auto" w:fill="FFFFFF" w:themeFill="background1"/>
                  <w:vAlign w:val="center"/>
                </w:tcPr>
                <w:p w14:paraId="13AB68C2"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sz w:val="16"/>
                      <w:szCs w:val="16"/>
                    </w:rPr>
                    <w:t>Subdirección para la Vejez</w:t>
                  </w:r>
                </w:p>
              </w:tc>
            </w:tr>
          </w:tbl>
          <w:p w14:paraId="413DC3B8" w14:textId="77777777" w:rsidR="00E903A7" w:rsidRPr="006145DB" w:rsidRDefault="00E903A7" w:rsidP="005B435E">
            <w:pPr>
              <w:pStyle w:val="Textoindependiente"/>
              <w:spacing w:line="240" w:lineRule="auto"/>
              <w:ind w:right="112"/>
              <w:jc w:val="both"/>
              <w:rPr>
                <w:rFonts w:cs="Arial"/>
                <w:bCs/>
                <w:sz w:val="20"/>
                <w:szCs w:val="20"/>
                <w:lang w:eastAsia="es-CO"/>
              </w:rPr>
            </w:pPr>
          </w:p>
        </w:tc>
      </w:tr>
      <w:tr w:rsidR="00E903A7" w:rsidRPr="006145DB" w14:paraId="3E57A8CB" w14:textId="77777777" w:rsidTr="00EA26D6">
        <w:trPr>
          <w:trHeight w:val="20"/>
          <w:jc w:val="center"/>
        </w:trPr>
        <w:tc>
          <w:tcPr>
            <w:tcW w:w="1838" w:type="dxa"/>
            <w:shd w:val="clear" w:color="auto" w:fill="FFFFFF" w:themeFill="background1"/>
            <w:vAlign w:val="center"/>
          </w:tcPr>
          <w:p w14:paraId="48284430"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557" w:type="dxa"/>
            <w:shd w:val="clear" w:color="auto" w:fill="FFFFFF" w:themeFill="background1"/>
            <w:vAlign w:val="center"/>
          </w:tcPr>
          <w:p w14:paraId="4BCCAFFE" w14:textId="77777777" w:rsidR="00E903A7" w:rsidRPr="006145DB" w:rsidRDefault="00E903A7" w:rsidP="005B435E">
            <w:pPr>
              <w:spacing w:after="0" w:line="240" w:lineRule="auto"/>
              <w:rPr>
                <w:rFonts w:cs="Arial"/>
                <w:sz w:val="16"/>
                <w:szCs w:val="16"/>
              </w:rPr>
            </w:pPr>
          </w:p>
          <w:tbl>
            <w:tblPr>
              <w:tblStyle w:val="Tablaconcuadrcula"/>
              <w:tblW w:w="5000" w:type="pct"/>
              <w:jc w:val="center"/>
              <w:shd w:val="clear" w:color="auto" w:fill="FFFFFF" w:themeFill="background1"/>
              <w:tblLayout w:type="fixed"/>
              <w:tblLook w:val="04A0" w:firstRow="1" w:lastRow="0" w:firstColumn="1" w:lastColumn="0" w:noHBand="0" w:noVBand="1"/>
            </w:tblPr>
            <w:tblGrid>
              <w:gridCol w:w="3148"/>
              <w:gridCol w:w="1276"/>
              <w:gridCol w:w="1133"/>
              <w:gridCol w:w="1774"/>
            </w:tblGrid>
            <w:tr w:rsidR="00814AB6" w:rsidRPr="006145DB" w14:paraId="3E25DCD2" w14:textId="77777777" w:rsidTr="00C43AE7">
              <w:trPr>
                <w:trHeight w:val="380"/>
                <w:jc w:val="center"/>
              </w:trPr>
              <w:tc>
                <w:tcPr>
                  <w:tcW w:w="3148" w:type="dxa"/>
                  <w:shd w:val="clear" w:color="auto" w:fill="FFFFFF" w:themeFill="background1"/>
                  <w:vAlign w:val="center"/>
                </w:tcPr>
                <w:p w14:paraId="068872DA"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76" w:type="dxa"/>
                  <w:shd w:val="clear" w:color="auto" w:fill="FFFFFF" w:themeFill="background1"/>
                  <w:vAlign w:val="center"/>
                </w:tcPr>
                <w:p w14:paraId="3BAAC4ED"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3" w:type="dxa"/>
                  <w:shd w:val="clear" w:color="auto" w:fill="FFFFFF" w:themeFill="background1"/>
                  <w:vAlign w:val="center"/>
                </w:tcPr>
                <w:p w14:paraId="215186A0"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74" w:type="dxa"/>
                  <w:shd w:val="clear" w:color="auto" w:fill="FFFFFF" w:themeFill="background1"/>
                  <w:vAlign w:val="center"/>
                </w:tcPr>
                <w:p w14:paraId="4FA66963"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14AB6" w:rsidRPr="006145DB" w14:paraId="636E1693" w14:textId="77777777" w:rsidTr="00C43AE7">
              <w:trPr>
                <w:trHeight w:val="243"/>
                <w:jc w:val="center"/>
              </w:trPr>
              <w:tc>
                <w:tcPr>
                  <w:tcW w:w="3148" w:type="dxa"/>
                  <w:shd w:val="clear" w:color="auto" w:fill="FFFFFF" w:themeFill="background1"/>
                  <w:vAlign w:val="center"/>
                </w:tcPr>
                <w:p w14:paraId="4D9546AB"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Retiro voluntario manifestado libre y expresamente por escrito.</w:t>
                  </w:r>
                </w:p>
              </w:tc>
              <w:tc>
                <w:tcPr>
                  <w:tcW w:w="1276" w:type="dxa"/>
                  <w:shd w:val="clear" w:color="auto" w:fill="FFFFFF" w:themeFill="background1"/>
                  <w:vAlign w:val="center"/>
                </w:tcPr>
                <w:p w14:paraId="72C4FAE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3" w:type="dxa"/>
                  <w:shd w:val="clear" w:color="auto" w:fill="FFFFFF" w:themeFill="background1"/>
                  <w:vAlign w:val="center"/>
                </w:tcPr>
                <w:p w14:paraId="09DAD953"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74" w:type="dxa"/>
                  <w:shd w:val="clear" w:color="auto" w:fill="FFFFFF" w:themeFill="background1"/>
                  <w:vAlign w:val="center"/>
                </w:tcPr>
                <w:p w14:paraId="2BCFF17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3D021124" w14:textId="77777777" w:rsidTr="00C43AE7">
              <w:trPr>
                <w:trHeight w:val="243"/>
                <w:jc w:val="center"/>
              </w:trPr>
              <w:tc>
                <w:tcPr>
                  <w:tcW w:w="3148" w:type="dxa"/>
                  <w:shd w:val="clear" w:color="auto" w:fill="FFFFFF" w:themeFill="background1"/>
                  <w:vAlign w:val="center"/>
                </w:tcPr>
                <w:p w14:paraId="1164EAC9"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Incurrir en falta gravísima establecida en el acuerdo de corresponsabilidad, una vez surtido el debido proceso.</w:t>
                  </w:r>
                </w:p>
              </w:tc>
              <w:tc>
                <w:tcPr>
                  <w:tcW w:w="1276" w:type="dxa"/>
                  <w:shd w:val="clear" w:color="auto" w:fill="FFFFFF" w:themeFill="background1"/>
                  <w:vAlign w:val="center"/>
                </w:tcPr>
                <w:p w14:paraId="678FCB47"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3" w:type="dxa"/>
                  <w:shd w:val="clear" w:color="auto" w:fill="FFFFFF" w:themeFill="background1"/>
                  <w:vAlign w:val="center"/>
                </w:tcPr>
                <w:p w14:paraId="12764DB8"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74" w:type="dxa"/>
                  <w:shd w:val="clear" w:color="auto" w:fill="FFFFFF" w:themeFill="background1"/>
                  <w:vAlign w:val="center"/>
                </w:tcPr>
                <w:p w14:paraId="5F904709"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774F2729" w14:textId="77777777" w:rsidTr="00C43AE7">
              <w:trPr>
                <w:trHeight w:val="243"/>
                <w:jc w:val="center"/>
              </w:trPr>
              <w:tc>
                <w:tcPr>
                  <w:tcW w:w="3148" w:type="dxa"/>
                  <w:shd w:val="clear" w:color="auto" w:fill="FFFFFF" w:themeFill="background1"/>
                  <w:vAlign w:val="center"/>
                </w:tcPr>
                <w:p w14:paraId="135868FF"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Requerir unidad de cuidado crónico, unidad de salud mental o traqueotomía.</w:t>
                  </w:r>
                </w:p>
              </w:tc>
              <w:tc>
                <w:tcPr>
                  <w:tcW w:w="1276" w:type="dxa"/>
                  <w:shd w:val="clear" w:color="auto" w:fill="FFFFFF" w:themeFill="background1"/>
                  <w:vAlign w:val="center"/>
                </w:tcPr>
                <w:p w14:paraId="41C0CD1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3" w:type="dxa"/>
                  <w:shd w:val="clear" w:color="auto" w:fill="FFFFFF" w:themeFill="background1"/>
                  <w:vAlign w:val="center"/>
                </w:tcPr>
                <w:p w14:paraId="1C88A5A7"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74" w:type="dxa"/>
                  <w:shd w:val="clear" w:color="auto" w:fill="FFFFFF" w:themeFill="background1"/>
                  <w:vAlign w:val="center"/>
                </w:tcPr>
                <w:p w14:paraId="4147B748"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138D77D4" w14:textId="77777777" w:rsidTr="00C43AE7">
              <w:trPr>
                <w:trHeight w:val="259"/>
                <w:jc w:val="center"/>
              </w:trPr>
              <w:tc>
                <w:tcPr>
                  <w:tcW w:w="3148" w:type="dxa"/>
                  <w:vMerge w:val="restart"/>
                  <w:shd w:val="clear" w:color="auto" w:fill="FFFFFF" w:themeFill="background1"/>
                  <w:vAlign w:val="center"/>
                </w:tcPr>
                <w:p w14:paraId="329E4037"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Fallecimiento.</w:t>
                  </w:r>
                </w:p>
              </w:tc>
              <w:tc>
                <w:tcPr>
                  <w:tcW w:w="1276" w:type="dxa"/>
                  <w:shd w:val="clear" w:color="auto" w:fill="FFFFFF" w:themeFill="background1"/>
                  <w:vAlign w:val="center"/>
                </w:tcPr>
                <w:p w14:paraId="7C123C3E"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Certificado de defunción</w:t>
                  </w:r>
                </w:p>
              </w:tc>
              <w:tc>
                <w:tcPr>
                  <w:tcW w:w="1133" w:type="dxa"/>
                  <w:shd w:val="clear" w:color="auto" w:fill="FFFFFF" w:themeFill="background1"/>
                  <w:vAlign w:val="center"/>
                </w:tcPr>
                <w:p w14:paraId="629E148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74" w:type="dxa"/>
                  <w:shd w:val="clear" w:color="auto" w:fill="FFFFFF" w:themeFill="background1"/>
                  <w:vAlign w:val="center"/>
                </w:tcPr>
                <w:p w14:paraId="6587532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Instituto Nacional de Medicina Legal y Ciencias Forenses</w:t>
                  </w:r>
                </w:p>
              </w:tc>
            </w:tr>
            <w:tr w:rsidR="00814AB6" w:rsidRPr="006145DB" w14:paraId="16E7511D" w14:textId="77777777" w:rsidTr="00C43AE7">
              <w:trPr>
                <w:trHeight w:val="237"/>
                <w:jc w:val="center"/>
              </w:trPr>
              <w:tc>
                <w:tcPr>
                  <w:tcW w:w="3148" w:type="dxa"/>
                  <w:vMerge/>
                  <w:shd w:val="clear" w:color="auto" w:fill="FFFFFF" w:themeFill="background1"/>
                  <w:vAlign w:val="center"/>
                </w:tcPr>
                <w:p w14:paraId="353ABB23" w14:textId="77777777" w:rsidR="00E903A7" w:rsidRPr="006145DB" w:rsidRDefault="00E903A7" w:rsidP="005B435E">
                  <w:pPr>
                    <w:tabs>
                      <w:tab w:val="left" w:pos="709"/>
                    </w:tabs>
                    <w:contextualSpacing/>
                    <w:jc w:val="both"/>
                    <w:rPr>
                      <w:rFonts w:cs="Arial"/>
                      <w:bCs/>
                      <w:sz w:val="16"/>
                      <w:szCs w:val="16"/>
                      <w:lang w:eastAsia="es-CO"/>
                    </w:rPr>
                  </w:pPr>
                </w:p>
              </w:tc>
              <w:tc>
                <w:tcPr>
                  <w:tcW w:w="1276" w:type="dxa"/>
                  <w:shd w:val="clear" w:color="auto" w:fill="FFFFFF" w:themeFill="background1"/>
                  <w:vAlign w:val="center"/>
                </w:tcPr>
                <w:p w14:paraId="2929ED41"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Fallecidos (Inhumados)</w:t>
                  </w:r>
                </w:p>
              </w:tc>
              <w:tc>
                <w:tcPr>
                  <w:tcW w:w="1133" w:type="dxa"/>
                  <w:shd w:val="clear" w:color="auto" w:fill="FFFFFF" w:themeFill="background1"/>
                  <w:vAlign w:val="center"/>
                </w:tcPr>
                <w:p w14:paraId="487FB1A7"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 xml:space="preserve">Mensual </w:t>
                  </w:r>
                </w:p>
                <w:p w14:paraId="65CF21BE"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(Mes Vencido)</w:t>
                  </w:r>
                </w:p>
              </w:tc>
              <w:tc>
                <w:tcPr>
                  <w:tcW w:w="1774" w:type="dxa"/>
                  <w:shd w:val="clear" w:color="auto" w:fill="FFFFFF" w:themeFill="background1"/>
                  <w:vAlign w:val="center"/>
                </w:tcPr>
                <w:p w14:paraId="564E5A3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Salud</w:t>
                  </w:r>
                </w:p>
              </w:tc>
            </w:tr>
            <w:tr w:rsidR="00814AB6" w:rsidRPr="006145DB" w14:paraId="2D5CFA25" w14:textId="77777777" w:rsidTr="00C43AE7">
              <w:trPr>
                <w:trHeight w:val="237"/>
                <w:jc w:val="center"/>
              </w:trPr>
              <w:tc>
                <w:tcPr>
                  <w:tcW w:w="3148" w:type="dxa"/>
                  <w:vMerge/>
                  <w:shd w:val="clear" w:color="auto" w:fill="FFFFFF" w:themeFill="background1"/>
                  <w:vAlign w:val="center"/>
                </w:tcPr>
                <w:p w14:paraId="431F7F4E" w14:textId="77777777" w:rsidR="00E903A7" w:rsidRPr="006145DB" w:rsidRDefault="00E903A7" w:rsidP="005B435E">
                  <w:pPr>
                    <w:tabs>
                      <w:tab w:val="left" w:pos="709"/>
                    </w:tabs>
                    <w:contextualSpacing/>
                    <w:jc w:val="both"/>
                    <w:rPr>
                      <w:rFonts w:cs="Arial"/>
                      <w:bCs/>
                      <w:sz w:val="16"/>
                      <w:szCs w:val="16"/>
                      <w:lang w:eastAsia="es-CO"/>
                    </w:rPr>
                  </w:pPr>
                </w:p>
              </w:tc>
              <w:tc>
                <w:tcPr>
                  <w:tcW w:w="1276" w:type="dxa"/>
                  <w:shd w:val="clear" w:color="auto" w:fill="FFFFFF" w:themeFill="background1"/>
                  <w:vAlign w:val="center"/>
                </w:tcPr>
                <w:p w14:paraId="2A63AEE6"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Fé de supervivencia (ANI - RCD)</w:t>
                  </w:r>
                </w:p>
              </w:tc>
              <w:tc>
                <w:tcPr>
                  <w:tcW w:w="1133" w:type="dxa"/>
                  <w:shd w:val="clear" w:color="auto" w:fill="FFFFFF" w:themeFill="background1"/>
                  <w:vAlign w:val="center"/>
                </w:tcPr>
                <w:p w14:paraId="4D39860B"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Mensual</w:t>
                  </w:r>
                </w:p>
              </w:tc>
              <w:tc>
                <w:tcPr>
                  <w:tcW w:w="1774" w:type="dxa"/>
                  <w:shd w:val="clear" w:color="auto" w:fill="FFFFFF" w:themeFill="background1"/>
                  <w:vAlign w:val="center"/>
                </w:tcPr>
                <w:p w14:paraId="32D841B1"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Ministerio de Salud y Protección Social</w:t>
                  </w:r>
                </w:p>
              </w:tc>
            </w:tr>
            <w:tr w:rsidR="00814AB6" w:rsidRPr="006145DB" w14:paraId="08D64B14" w14:textId="77777777" w:rsidTr="00C43AE7">
              <w:trPr>
                <w:trHeight w:val="237"/>
                <w:jc w:val="center"/>
              </w:trPr>
              <w:tc>
                <w:tcPr>
                  <w:tcW w:w="3148" w:type="dxa"/>
                  <w:vMerge/>
                  <w:shd w:val="clear" w:color="auto" w:fill="FFFFFF" w:themeFill="background1"/>
                  <w:vAlign w:val="center"/>
                </w:tcPr>
                <w:p w14:paraId="62F524EC" w14:textId="77777777" w:rsidR="00E903A7" w:rsidRPr="006145DB" w:rsidRDefault="00E903A7" w:rsidP="005B435E">
                  <w:pPr>
                    <w:tabs>
                      <w:tab w:val="left" w:pos="709"/>
                    </w:tabs>
                    <w:contextualSpacing/>
                    <w:jc w:val="both"/>
                    <w:rPr>
                      <w:rFonts w:cs="Arial"/>
                      <w:bCs/>
                      <w:sz w:val="16"/>
                      <w:szCs w:val="16"/>
                      <w:lang w:eastAsia="es-CO"/>
                    </w:rPr>
                  </w:pPr>
                </w:p>
              </w:tc>
              <w:tc>
                <w:tcPr>
                  <w:tcW w:w="1276" w:type="dxa"/>
                  <w:shd w:val="clear" w:color="auto" w:fill="FFFFFF" w:themeFill="background1"/>
                  <w:vAlign w:val="center"/>
                </w:tcPr>
                <w:p w14:paraId="71965683"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Registro Social de Hogares</w:t>
                  </w:r>
                </w:p>
              </w:tc>
              <w:tc>
                <w:tcPr>
                  <w:tcW w:w="1133" w:type="dxa"/>
                  <w:shd w:val="clear" w:color="auto" w:fill="FFFFFF" w:themeFill="background1"/>
                  <w:vAlign w:val="center"/>
                </w:tcPr>
                <w:p w14:paraId="2F81C532"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Mensual</w:t>
                  </w:r>
                </w:p>
              </w:tc>
              <w:tc>
                <w:tcPr>
                  <w:tcW w:w="1774" w:type="dxa"/>
                  <w:shd w:val="clear" w:color="auto" w:fill="FFFFFF" w:themeFill="background1"/>
                  <w:vAlign w:val="center"/>
                </w:tcPr>
                <w:p w14:paraId="2076CE55"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Planeación - SDP</w:t>
                  </w:r>
                </w:p>
              </w:tc>
            </w:tr>
            <w:tr w:rsidR="00814AB6" w:rsidRPr="006145DB" w14:paraId="7D51E09A" w14:textId="77777777" w:rsidTr="00C43AE7">
              <w:trPr>
                <w:trHeight w:val="206"/>
                <w:jc w:val="center"/>
              </w:trPr>
              <w:tc>
                <w:tcPr>
                  <w:tcW w:w="3148" w:type="dxa"/>
                  <w:shd w:val="clear" w:color="auto" w:fill="FFFFFF" w:themeFill="background1"/>
                  <w:vAlign w:val="center"/>
                </w:tcPr>
                <w:p w14:paraId="200AFA96"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Cotizante al Sistema General de Seguridad Social en Salud.</w:t>
                  </w:r>
                  <w:r w:rsidRPr="006145DB">
                    <w:rPr>
                      <w:rStyle w:val="eop"/>
                      <w:rFonts w:cs="Arial"/>
                      <w:sz w:val="16"/>
                      <w:szCs w:val="16"/>
                    </w:rPr>
                    <w:t xml:space="preserve"> </w:t>
                  </w:r>
                </w:p>
              </w:tc>
              <w:tc>
                <w:tcPr>
                  <w:tcW w:w="1276" w:type="dxa"/>
                  <w:shd w:val="clear" w:color="auto" w:fill="FFFFFF" w:themeFill="background1"/>
                  <w:vAlign w:val="center"/>
                </w:tcPr>
                <w:p w14:paraId="603C086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 xml:space="preserve">RUAF </w:t>
                  </w:r>
                </w:p>
                <w:p w14:paraId="7A1C702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(Registro Único de Afiliados)</w:t>
                  </w:r>
                </w:p>
              </w:tc>
              <w:tc>
                <w:tcPr>
                  <w:tcW w:w="1133" w:type="dxa"/>
                  <w:shd w:val="clear" w:color="auto" w:fill="FFFFFF" w:themeFill="background1"/>
                  <w:vAlign w:val="center"/>
                </w:tcPr>
                <w:p w14:paraId="30075C3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Consulta Individual a Demanda</w:t>
                  </w:r>
                </w:p>
              </w:tc>
              <w:tc>
                <w:tcPr>
                  <w:tcW w:w="1774" w:type="dxa"/>
                  <w:shd w:val="clear" w:color="auto" w:fill="FFFFFF" w:themeFill="background1"/>
                  <w:vAlign w:val="center"/>
                </w:tcPr>
                <w:p w14:paraId="256A6282"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Ministerio de Salud y Protección Social</w:t>
                  </w:r>
                </w:p>
              </w:tc>
            </w:tr>
            <w:tr w:rsidR="00814AB6" w:rsidRPr="006145DB" w14:paraId="4A88A301" w14:textId="77777777" w:rsidTr="00D83C53">
              <w:trPr>
                <w:trHeight w:val="206"/>
                <w:jc w:val="center"/>
              </w:trPr>
              <w:tc>
                <w:tcPr>
                  <w:tcW w:w="3148" w:type="dxa"/>
                  <w:tcBorders>
                    <w:bottom w:val="nil"/>
                  </w:tcBorders>
                  <w:shd w:val="clear" w:color="auto" w:fill="FFFFFF" w:themeFill="background1"/>
                  <w:vAlign w:val="center"/>
                </w:tcPr>
                <w:p w14:paraId="492269CF"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Ausencia del servicio sin autorización durante 24 horas; a excepción de las personas mayores que estén oficialmente reportadas como extraviadas.</w:t>
                  </w:r>
                </w:p>
              </w:tc>
              <w:tc>
                <w:tcPr>
                  <w:tcW w:w="1276" w:type="dxa"/>
                  <w:tcBorders>
                    <w:bottom w:val="nil"/>
                  </w:tcBorders>
                  <w:shd w:val="clear" w:color="auto" w:fill="FFFFFF" w:themeFill="background1"/>
                  <w:vAlign w:val="center"/>
                </w:tcPr>
                <w:p w14:paraId="4841F96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3" w:type="dxa"/>
                  <w:tcBorders>
                    <w:bottom w:val="nil"/>
                  </w:tcBorders>
                  <w:shd w:val="clear" w:color="auto" w:fill="FFFFFF" w:themeFill="background1"/>
                  <w:vAlign w:val="center"/>
                </w:tcPr>
                <w:p w14:paraId="260997AC"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74" w:type="dxa"/>
                  <w:tcBorders>
                    <w:bottom w:val="nil"/>
                  </w:tcBorders>
                  <w:shd w:val="clear" w:color="auto" w:fill="FFFFFF" w:themeFill="background1"/>
                  <w:vAlign w:val="center"/>
                </w:tcPr>
                <w:p w14:paraId="590C5E4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32C2D20D" w14:textId="77777777" w:rsidTr="00D83C53">
              <w:trPr>
                <w:trHeight w:val="206"/>
                <w:jc w:val="center"/>
              </w:trPr>
              <w:tc>
                <w:tcPr>
                  <w:tcW w:w="3148" w:type="dxa"/>
                  <w:tcBorders>
                    <w:top w:val="nil"/>
                  </w:tcBorders>
                  <w:shd w:val="clear" w:color="auto" w:fill="FFFFFF" w:themeFill="background1"/>
                  <w:vAlign w:val="center"/>
                </w:tcPr>
                <w:p w14:paraId="76E22A76" w14:textId="798D3D1F" w:rsidR="00E903A7" w:rsidRPr="006145DB" w:rsidRDefault="00E903A7" w:rsidP="005B435E">
                  <w:pPr>
                    <w:tabs>
                      <w:tab w:val="left" w:pos="709"/>
                    </w:tabs>
                    <w:contextualSpacing/>
                    <w:jc w:val="both"/>
                    <w:rPr>
                      <w:rFonts w:cs="Arial"/>
                      <w:bCs/>
                      <w:sz w:val="16"/>
                      <w:szCs w:val="16"/>
                      <w:lang w:eastAsia="es-CO"/>
                    </w:rPr>
                  </w:pPr>
                  <w:bookmarkStart w:id="199" w:name="_Hlk205980358"/>
                  <w:r w:rsidRPr="006145DB">
                    <w:rPr>
                      <w:rStyle w:val="normaltextrun"/>
                      <w:rFonts w:cs="Arial"/>
                      <w:sz w:val="16"/>
                      <w:szCs w:val="16"/>
                    </w:rPr>
                    <w:t>Persona pensionada por vejez, invalidez o sobrevivencia.</w:t>
                  </w:r>
                  <w:r w:rsidRPr="006145DB">
                    <w:rPr>
                      <w:rStyle w:val="eop"/>
                      <w:rFonts w:cs="Arial"/>
                      <w:sz w:val="16"/>
                      <w:szCs w:val="16"/>
                    </w:rPr>
                    <w:t xml:space="preserve"> </w:t>
                  </w:r>
                  <w:bookmarkEnd w:id="199"/>
                </w:p>
              </w:tc>
              <w:tc>
                <w:tcPr>
                  <w:tcW w:w="1276" w:type="dxa"/>
                  <w:tcBorders>
                    <w:top w:val="nil"/>
                  </w:tcBorders>
                  <w:shd w:val="clear" w:color="auto" w:fill="FFFFFF" w:themeFill="background1"/>
                  <w:vAlign w:val="center"/>
                </w:tcPr>
                <w:p w14:paraId="5D83ED8C"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 xml:space="preserve">RUAF </w:t>
                  </w:r>
                </w:p>
                <w:p w14:paraId="293CF74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(Registro Único de Afiliados)</w:t>
                  </w:r>
                </w:p>
              </w:tc>
              <w:tc>
                <w:tcPr>
                  <w:tcW w:w="1133" w:type="dxa"/>
                  <w:tcBorders>
                    <w:top w:val="nil"/>
                  </w:tcBorders>
                  <w:shd w:val="clear" w:color="auto" w:fill="FFFFFF" w:themeFill="background1"/>
                  <w:vAlign w:val="center"/>
                </w:tcPr>
                <w:p w14:paraId="22E7AD2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Consulta Individual a Demanda</w:t>
                  </w:r>
                </w:p>
              </w:tc>
              <w:tc>
                <w:tcPr>
                  <w:tcW w:w="1774" w:type="dxa"/>
                  <w:tcBorders>
                    <w:top w:val="nil"/>
                  </w:tcBorders>
                  <w:shd w:val="clear" w:color="auto" w:fill="FFFFFF" w:themeFill="background1"/>
                  <w:vAlign w:val="center"/>
                </w:tcPr>
                <w:p w14:paraId="2CEA476C"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Ministerio de Salud y Protección Social</w:t>
                  </w:r>
                </w:p>
              </w:tc>
            </w:tr>
            <w:tr w:rsidR="00814AB6" w:rsidRPr="006145DB" w14:paraId="38B6F43A" w14:textId="77777777" w:rsidTr="00C43AE7">
              <w:trPr>
                <w:trHeight w:val="206"/>
                <w:jc w:val="center"/>
              </w:trPr>
              <w:tc>
                <w:tcPr>
                  <w:tcW w:w="3148" w:type="dxa"/>
                  <w:vMerge w:val="restart"/>
                  <w:shd w:val="clear" w:color="auto" w:fill="FFFFFF" w:themeFill="background1"/>
                  <w:vAlign w:val="center"/>
                </w:tcPr>
                <w:p w14:paraId="77011210" w14:textId="44B006FF" w:rsidR="00E903A7" w:rsidRPr="006145DB" w:rsidRDefault="00E903A7" w:rsidP="005B435E">
                  <w:pPr>
                    <w:tabs>
                      <w:tab w:val="left" w:pos="709"/>
                    </w:tabs>
                    <w:contextualSpacing/>
                    <w:jc w:val="both"/>
                    <w:rPr>
                      <w:rFonts w:cs="Arial"/>
                      <w:bCs/>
                      <w:sz w:val="16"/>
                      <w:szCs w:val="16"/>
                      <w:lang w:eastAsia="es-CO"/>
                    </w:rPr>
                  </w:pPr>
                  <w:bookmarkStart w:id="200" w:name="_Hlk205980404"/>
                  <w:r w:rsidRPr="006145DB">
                    <w:rPr>
                      <w:rStyle w:val="normaltextrun"/>
                      <w:rFonts w:cs="Arial"/>
                      <w:sz w:val="16"/>
                      <w:szCs w:val="16"/>
                    </w:rPr>
                    <w:t>Persona que reciba subsidios económicos de carácter permanente del nivel Distrital o Nacional.</w:t>
                  </w:r>
                  <w:bookmarkEnd w:id="200"/>
                </w:p>
              </w:tc>
              <w:tc>
                <w:tcPr>
                  <w:tcW w:w="1276" w:type="dxa"/>
                  <w:shd w:val="clear" w:color="auto" w:fill="FFFFFF" w:themeFill="background1"/>
                  <w:vAlign w:val="center"/>
                </w:tcPr>
                <w:p w14:paraId="7F1EEBBE"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 xml:space="preserve">RUAF </w:t>
                  </w:r>
                </w:p>
                <w:p w14:paraId="6046C2A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(Registro Único de Afiliados)</w:t>
                  </w:r>
                </w:p>
              </w:tc>
              <w:tc>
                <w:tcPr>
                  <w:tcW w:w="1133" w:type="dxa"/>
                  <w:shd w:val="clear" w:color="auto" w:fill="FFFFFF" w:themeFill="background1"/>
                  <w:vAlign w:val="center"/>
                </w:tcPr>
                <w:p w14:paraId="15A62011"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Consulta Individual a Demanda</w:t>
                  </w:r>
                </w:p>
              </w:tc>
              <w:tc>
                <w:tcPr>
                  <w:tcW w:w="1774" w:type="dxa"/>
                  <w:shd w:val="clear" w:color="auto" w:fill="FFFFFF" w:themeFill="background1"/>
                  <w:vAlign w:val="center"/>
                </w:tcPr>
                <w:p w14:paraId="2128E3C6"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Ministerio de Salud y Protección Social</w:t>
                  </w:r>
                </w:p>
              </w:tc>
            </w:tr>
            <w:tr w:rsidR="00814AB6" w:rsidRPr="006145DB" w14:paraId="55C0D80D" w14:textId="77777777" w:rsidTr="00C43AE7">
              <w:trPr>
                <w:trHeight w:val="206"/>
                <w:jc w:val="center"/>
              </w:trPr>
              <w:tc>
                <w:tcPr>
                  <w:tcW w:w="3148" w:type="dxa"/>
                  <w:vMerge/>
                  <w:shd w:val="clear" w:color="auto" w:fill="FFFFFF" w:themeFill="background1"/>
                  <w:vAlign w:val="center"/>
                </w:tcPr>
                <w:p w14:paraId="5DC431FB" w14:textId="77777777" w:rsidR="00E903A7" w:rsidRPr="006145DB" w:rsidRDefault="00E903A7" w:rsidP="005B435E">
                  <w:pPr>
                    <w:tabs>
                      <w:tab w:val="left" w:pos="709"/>
                    </w:tabs>
                    <w:contextualSpacing/>
                    <w:jc w:val="both"/>
                    <w:rPr>
                      <w:rStyle w:val="normaltextrun"/>
                      <w:rFonts w:cs="Arial"/>
                      <w:sz w:val="16"/>
                      <w:szCs w:val="16"/>
                    </w:rPr>
                  </w:pPr>
                </w:p>
              </w:tc>
              <w:tc>
                <w:tcPr>
                  <w:tcW w:w="1276" w:type="dxa"/>
                  <w:shd w:val="clear" w:color="auto" w:fill="FFFFFF" w:themeFill="background1"/>
                  <w:vAlign w:val="center"/>
                </w:tcPr>
                <w:p w14:paraId="4ABE4D04"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33" w:type="dxa"/>
                  <w:shd w:val="clear" w:color="auto" w:fill="FFFFFF" w:themeFill="background1"/>
                  <w:vAlign w:val="center"/>
                </w:tcPr>
                <w:p w14:paraId="019D5C56"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74" w:type="dxa"/>
                  <w:shd w:val="clear" w:color="auto" w:fill="FFFFFF" w:themeFill="background1"/>
                  <w:vAlign w:val="center"/>
                </w:tcPr>
                <w:p w14:paraId="0CEC0678"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7FD47F1F" w14:textId="77777777" w:rsidTr="00C43AE7">
              <w:trPr>
                <w:trHeight w:val="206"/>
                <w:jc w:val="center"/>
              </w:trPr>
              <w:tc>
                <w:tcPr>
                  <w:tcW w:w="3148" w:type="dxa"/>
                  <w:vMerge/>
                  <w:shd w:val="clear" w:color="auto" w:fill="FFFFFF" w:themeFill="background1"/>
                  <w:vAlign w:val="center"/>
                </w:tcPr>
                <w:p w14:paraId="622D4160" w14:textId="77777777" w:rsidR="00E903A7" w:rsidRPr="006145DB" w:rsidRDefault="00E903A7" w:rsidP="005B435E">
                  <w:pPr>
                    <w:tabs>
                      <w:tab w:val="left" w:pos="709"/>
                    </w:tabs>
                    <w:contextualSpacing/>
                    <w:jc w:val="both"/>
                    <w:rPr>
                      <w:rStyle w:val="normaltextrun"/>
                      <w:rFonts w:cs="Arial"/>
                      <w:sz w:val="16"/>
                      <w:szCs w:val="16"/>
                    </w:rPr>
                  </w:pPr>
                </w:p>
              </w:tc>
              <w:tc>
                <w:tcPr>
                  <w:tcW w:w="1276" w:type="dxa"/>
                  <w:shd w:val="clear" w:color="auto" w:fill="FFFFFF" w:themeFill="background1"/>
                  <w:vAlign w:val="center"/>
                </w:tcPr>
                <w:p w14:paraId="7D31EF84"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Base transferencias - SIGLO</w:t>
                  </w:r>
                </w:p>
              </w:tc>
              <w:tc>
                <w:tcPr>
                  <w:tcW w:w="1133" w:type="dxa"/>
                  <w:shd w:val="clear" w:color="auto" w:fill="FFFFFF" w:themeFill="background1"/>
                  <w:vAlign w:val="center"/>
                </w:tcPr>
                <w:p w14:paraId="7FBE8D84"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74" w:type="dxa"/>
                  <w:shd w:val="clear" w:color="auto" w:fill="FFFFFF" w:themeFill="background1"/>
                  <w:vAlign w:val="center"/>
                </w:tcPr>
                <w:p w14:paraId="4C47F6D1"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08CA52BF" w14:textId="77777777" w:rsidTr="00D83C53">
              <w:trPr>
                <w:trHeight w:val="206"/>
                <w:jc w:val="center"/>
              </w:trPr>
              <w:tc>
                <w:tcPr>
                  <w:tcW w:w="3148" w:type="dxa"/>
                  <w:tcBorders>
                    <w:bottom w:val="single" w:sz="4" w:space="0" w:color="auto"/>
                  </w:tcBorders>
                  <w:shd w:val="clear" w:color="auto" w:fill="FFFFFF" w:themeFill="background1"/>
                  <w:vAlign w:val="center"/>
                </w:tcPr>
                <w:p w14:paraId="161DC83E"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Reintegro familiar.</w:t>
                  </w:r>
                  <w:r w:rsidRPr="006145DB">
                    <w:rPr>
                      <w:rStyle w:val="eop"/>
                      <w:rFonts w:cs="Arial"/>
                      <w:sz w:val="16"/>
                      <w:szCs w:val="16"/>
                    </w:rPr>
                    <w:t xml:space="preserve"> </w:t>
                  </w:r>
                </w:p>
              </w:tc>
              <w:tc>
                <w:tcPr>
                  <w:tcW w:w="1276" w:type="dxa"/>
                  <w:tcBorders>
                    <w:bottom w:val="single" w:sz="4" w:space="0" w:color="auto"/>
                  </w:tcBorders>
                  <w:shd w:val="clear" w:color="auto" w:fill="FFFFFF" w:themeFill="background1"/>
                  <w:vAlign w:val="center"/>
                </w:tcPr>
                <w:p w14:paraId="0F97AF4B"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3" w:type="dxa"/>
                  <w:tcBorders>
                    <w:bottom w:val="single" w:sz="4" w:space="0" w:color="auto"/>
                  </w:tcBorders>
                  <w:shd w:val="clear" w:color="auto" w:fill="FFFFFF" w:themeFill="background1"/>
                  <w:vAlign w:val="center"/>
                </w:tcPr>
                <w:p w14:paraId="492C8FA3"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74" w:type="dxa"/>
                  <w:tcBorders>
                    <w:bottom w:val="single" w:sz="4" w:space="0" w:color="auto"/>
                  </w:tcBorders>
                  <w:shd w:val="clear" w:color="auto" w:fill="FFFFFF" w:themeFill="background1"/>
                  <w:vAlign w:val="center"/>
                </w:tcPr>
                <w:p w14:paraId="4D8F2D51"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Subdirección para la Vejez</w:t>
                  </w:r>
                </w:p>
              </w:tc>
            </w:tr>
            <w:tr w:rsidR="00814AB6" w:rsidRPr="006145DB" w14:paraId="3379795B" w14:textId="77777777" w:rsidTr="00D83C53">
              <w:trPr>
                <w:trHeight w:val="206"/>
                <w:jc w:val="center"/>
              </w:trPr>
              <w:tc>
                <w:tcPr>
                  <w:tcW w:w="3148" w:type="dxa"/>
                  <w:tcBorders>
                    <w:top w:val="single" w:sz="4" w:space="0" w:color="auto"/>
                    <w:bottom w:val="single" w:sz="4" w:space="0" w:color="auto"/>
                  </w:tcBorders>
                  <w:shd w:val="clear" w:color="auto" w:fill="FFFFFF" w:themeFill="background1"/>
                  <w:vAlign w:val="center"/>
                </w:tcPr>
                <w:p w14:paraId="54D52674"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Inconsistencia en la información aportada que derive en el incumplimiento de criterios de ingreso</w:t>
                  </w:r>
                </w:p>
              </w:tc>
              <w:tc>
                <w:tcPr>
                  <w:tcW w:w="1276" w:type="dxa"/>
                  <w:tcBorders>
                    <w:top w:val="single" w:sz="4" w:space="0" w:color="auto"/>
                    <w:bottom w:val="single" w:sz="4" w:space="0" w:color="auto"/>
                  </w:tcBorders>
                  <w:shd w:val="clear" w:color="auto" w:fill="FFFFFF" w:themeFill="background1"/>
                  <w:vAlign w:val="center"/>
                </w:tcPr>
                <w:p w14:paraId="10310B68"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r w:rsidRPr="006145DB">
                    <w:rPr>
                      <w:rStyle w:val="eop"/>
                      <w:rFonts w:cs="Arial"/>
                      <w:sz w:val="16"/>
                      <w:szCs w:val="16"/>
                    </w:rPr>
                    <w:t xml:space="preserve"> </w:t>
                  </w:r>
                </w:p>
              </w:tc>
              <w:tc>
                <w:tcPr>
                  <w:tcW w:w="1133" w:type="dxa"/>
                  <w:tcBorders>
                    <w:top w:val="single" w:sz="4" w:space="0" w:color="auto"/>
                    <w:bottom w:val="single" w:sz="4" w:space="0" w:color="auto"/>
                  </w:tcBorders>
                  <w:shd w:val="clear" w:color="auto" w:fill="FFFFFF" w:themeFill="background1"/>
                  <w:vAlign w:val="center"/>
                </w:tcPr>
                <w:p w14:paraId="448F5166"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74" w:type="dxa"/>
                  <w:tcBorders>
                    <w:top w:val="single" w:sz="4" w:space="0" w:color="auto"/>
                    <w:bottom w:val="single" w:sz="4" w:space="0" w:color="auto"/>
                  </w:tcBorders>
                  <w:shd w:val="clear" w:color="auto" w:fill="FFFFFF" w:themeFill="background1"/>
                  <w:vAlign w:val="center"/>
                </w:tcPr>
                <w:p w14:paraId="49328DD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Vejez</w:t>
                  </w:r>
                  <w:r w:rsidRPr="006145DB">
                    <w:rPr>
                      <w:rStyle w:val="eop"/>
                      <w:rFonts w:cs="Arial"/>
                      <w:sz w:val="16"/>
                      <w:szCs w:val="16"/>
                    </w:rPr>
                    <w:t xml:space="preserve"> </w:t>
                  </w:r>
                </w:p>
              </w:tc>
            </w:tr>
            <w:tr w:rsidR="00814AB6" w:rsidRPr="006145DB" w14:paraId="2975E184" w14:textId="77777777" w:rsidTr="00C43AE7">
              <w:trPr>
                <w:trHeight w:val="206"/>
                <w:jc w:val="center"/>
              </w:trPr>
              <w:tc>
                <w:tcPr>
                  <w:tcW w:w="3148" w:type="dxa"/>
                  <w:tcBorders>
                    <w:bottom w:val="nil"/>
                  </w:tcBorders>
                  <w:shd w:val="clear" w:color="auto" w:fill="FFFFFF" w:themeFill="background1"/>
                  <w:vAlign w:val="center"/>
                </w:tcPr>
                <w:p w14:paraId="56316DA0"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Ingreso a servicios de la SDIS que brinden una solución habitacional.</w:t>
                  </w:r>
                </w:p>
              </w:tc>
              <w:tc>
                <w:tcPr>
                  <w:tcW w:w="1276" w:type="dxa"/>
                  <w:tcBorders>
                    <w:bottom w:val="nil"/>
                  </w:tcBorders>
                  <w:shd w:val="clear" w:color="auto" w:fill="FFFFFF" w:themeFill="background1"/>
                  <w:vAlign w:val="center"/>
                </w:tcPr>
                <w:p w14:paraId="41477D99"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33" w:type="dxa"/>
                  <w:tcBorders>
                    <w:bottom w:val="nil"/>
                  </w:tcBorders>
                  <w:shd w:val="clear" w:color="auto" w:fill="FFFFFF" w:themeFill="background1"/>
                  <w:vAlign w:val="center"/>
                </w:tcPr>
                <w:p w14:paraId="6EAA34B0"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74" w:type="dxa"/>
                  <w:tcBorders>
                    <w:bottom w:val="nil"/>
                  </w:tcBorders>
                  <w:shd w:val="clear" w:color="auto" w:fill="FFFFFF" w:themeFill="background1"/>
                  <w:vAlign w:val="center"/>
                </w:tcPr>
                <w:p w14:paraId="12B4498A"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bl>
          <w:p w14:paraId="2A594924" w14:textId="77777777" w:rsidR="00E903A7" w:rsidRPr="006145DB" w:rsidRDefault="00E903A7" w:rsidP="005B435E">
            <w:pPr>
              <w:tabs>
                <w:tab w:val="left" w:pos="709"/>
              </w:tabs>
              <w:spacing w:line="240" w:lineRule="auto"/>
              <w:contextualSpacing/>
              <w:jc w:val="both"/>
              <w:rPr>
                <w:rFonts w:cs="Arial"/>
                <w:bCs/>
                <w:sz w:val="20"/>
                <w:szCs w:val="20"/>
                <w:lang w:eastAsia="es-CO"/>
              </w:rPr>
            </w:pPr>
          </w:p>
        </w:tc>
      </w:tr>
      <w:tr w:rsidR="00E903A7" w:rsidRPr="006145DB" w14:paraId="7DF7D43D" w14:textId="77777777" w:rsidTr="00EA26D6">
        <w:trPr>
          <w:trHeight w:val="730"/>
          <w:jc w:val="center"/>
        </w:trPr>
        <w:tc>
          <w:tcPr>
            <w:tcW w:w="1838" w:type="dxa"/>
            <w:shd w:val="clear" w:color="auto" w:fill="FFFFFF" w:themeFill="background1"/>
            <w:vAlign w:val="center"/>
          </w:tcPr>
          <w:p w14:paraId="43F34EDC"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557" w:type="dxa"/>
            <w:shd w:val="clear" w:color="auto" w:fill="FFFFFF" w:themeFill="background1"/>
            <w:vAlign w:val="center"/>
          </w:tcPr>
          <w:p w14:paraId="682522F7" w14:textId="77777777" w:rsidR="00E903A7" w:rsidRPr="006145DB" w:rsidRDefault="00E903A7" w:rsidP="005B435E">
            <w:pPr>
              <w:spacing w:after="0" w:line="240" w:lineRule="auto"/>
              <w:rPr>
                <w:rFonts w:cs="Arial"/>
                <w:sz w:val="16"/>
                <w:szCs w:val="16"/>
                <w:lang w:val="es-ES_tradnl"/>
              </w:rPr>
            </w:pPr>
          </w:p>
          <w:tbl>
            <w:tblPr>
              <w:tblStyle w:val="Tablaconcuadrcula"/>
              <w:tblW w:w="5000" w:type="pct"/>
              <w:jc w:val="center"/>
              <w:tblLayout w:type="fixed"/>
              <w:tblLook w:val="04A0" w:firstRow="1" w:lastRow="0" w:firstColumn="1" w:lastColumn="0" w:noHBand="0" w:noVBand="1"/>
            </w:tblPr>
            <w:tblGrid>
              <w:gridCol w:w="3148"/>
              <w:gridCol w:w="1276"/>
              <w:gridCol w:w="1102"/>
              <w:gridCol w:w="1805"/>
            </w:tblGrid>
            <w:tr w:rsidR="00814AB6" w:rsidRPr="006145DB" w14:paraId="6F37885A" w14:textId="77777777" w:rsidTr="00814AB6">
              <w:trPr>
                <w:trHeight w:val="372"/>
                <w:jc w:val="center"/>
              </w:trPr>
              <w:tc>
                <w:tcPr>
                  <w:tcW w:w="3148" w:type="dxa"/>
                  <w:shd w:val="clear" w:color="auto" w:fill="FFFFFF" w:themeFill="background1"/>
                  <w:vAlign w:val="center"/>
                </w:tcPr>
                <w:p w14:paraId="73BB3DC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276" w:type="dxa"/>
                  <w:shd w:val="clear" w:color="auto" w:fill="FFFFFF" w:themeFill="background1"/>
                  <w:vAlign w:val="center"/>
                </w:tcPr>
                <w:p w14:paraId="713E42F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02" w:type="dxa"/>
                  <w:shd w:val="clear" w:color="auto" w:fill="FFFFFF" w:themeFill="background1"/>
                  <w:vAlign w:val="center"/>
                </w:tcPr>
                <w:p w14:paraId="7C9C4D81"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05" w:type="dxa"/>
                  <w:shd w:val="clear" w:color="auto" w:fill="FFFFFF" w:themeFill="background1"/>
                  <w:vAlign w:val="center"/>
                </w:tcPr>
                <w:p w14:paraId="1356423B"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14AB6" w:rsidRPr="006145DB" w14:paraId="1B1B227C" w14:textId="77777777" w:rsidTr="00814AB6">
              <w:trPr>
                <w:trHeight w:val="221"/>
                <w:jc w:val="center"/>
              </w:trPr>
              <w:tc>
                <w:tcPr>
                  <w:tcW w:w="3148" w:type="dxa"/>
                  <w:shd w:val="clear" w:color="auto" w:fill="FFFFFF" w:themeFill="background1"/>
                  <w:vAlign w:val="center"/>
                </w:tcPr>
                <w:p w14:paraId="4076EA5E"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Transferencias Monetarias para persona mayor.</w:t>
                  </w:r>
                </w:p>
              </w:tc>
              <w:tc>
                <w:tcPr>
                  <w:tcW w:w="1276" w:type="dxa"/>
                  <w:shd w:val="clear" w:color="auto" w:fill="FFFFFF" w:themeFill="background1"/>
                  <w:vAlign w:val="center"/>
                </w:tcPr>
                <w:p w14:paraId="2D09F3C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Base transferencias - SIGLO</w:t>
                  </w:r>
                </w:p>
              </w:tc>
              <w:tc>
                <w:tcPr>
                  <w:tcW w:w="1102" w:type="dxa"/>
                  <w:shd w:val="clear" w:color="auto" w:fill="FFFFFF" w:themeFill="background1"/>
                  <w:vAlign w:val="center"/>
                </w:tcPr>
                <w:p w14:paraId="71DA457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5DA842E5"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14AB6" w:rsidRPr="006145DB" w14:paraId="68D0A47B" w14:textId="77777777" w:rsidTr="00814AB6">
              <w:trPr>
                <w:trHeight w:val="231"/>
                <w:jc w:val="center"/>
              </w:trPr>
              <w:tc>
                <w:tcPr>
                  <w:tcW w:w="3148" w:type="dxa"/>
                  <w:shd w:val="clear" w:color="auto" w:fill="FFFFFF" w:themeFill="background1"/>
                  <w:vAlign w:val="center"/>
                </w:tcPr>
                <w:p w14:paraId="7B06B9F9"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Apoyos Económicos cofinanciado Tipo D - Programa Colombia Mayor.</w:t>
                  </w:r>
                </w:p>
              </w:tc>
              <w:tc>
                <w:tcPr>
                  <w:tcW w:w="1276" w:type="dxa"/>
                  <w:shd w:val="clear" w:color="auto" w:fill="FFFFFF" w:themeFill="background1"/>
                  <w:vAlign w:val="center"/>
                </w:tcPr>
                <w:p w14:paraId="4C1977DF"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02" w:type="dxa"/>
                  <w:shd w:val="clear" w:color="auto" w:fill="FFFFFF" w:themeFill="background1"/>
                  <w:vAlign w:val="center"/>
                </w:tcPr>
                <w:p w14:paraId="08188DF1"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310A078E"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14AB6" w:rsidRPr="006145DB" w14:paraId="09E9EDD6" w14:textId="77777777" w:rsidTr="00814AB6">
              <w:trPr>
                <w:trHeight w:val="231"/>
                <w:jc w:val="center"/>
              </w:trPr>
              <w:tc>
                <w:tcPr>
                  <w:tcW w:w="3148" w:type="dxa"/>
                  <w:shd w:val="clear" w:color="auto" w:fill="FFFFFF" w:themeFill="background1"/>
                  <w:vAlign w:val="center"/>
                </w:tcPr>
                <w:p w14:paraId="2742F0FB"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Servicio Cuidado Transitorio Día- Noche.</w:t>
                  </w:r>
                </w:p>
              </w:tc>
              <w:tc>
                <w:tcPr>
                  <w:tcW w:w="1276" w:type="dxa"/>
                  <w:shd w:val="clear" w:color="auto" w:fill="FFFFFF" w:themeFill="background1"/>
                  <w:vAlign w:val="center"/>
                </w:tcPr>
                <w:p w14:paraId="4E238F0C"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02" w:type="dxa"/>
                  <w:shd w:val="clear" w:color="auto" w:fill="FFFFFF" w:themeFill="background1"/>
                  <w:vAlign w:val="center"/>
                </w:tcPr>
                <w:p w14:paraId="45338C3C"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6597C192"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14AB6" w:rsidRPr="006145DB" w14:paraId="5AEA539E" w14:textId="77777777" w:rsidTr="00814AB6">
              <w:trPr>
                <w:trHeight w:val="231"/>
                <w:jc w:val="center"/>
              </w:trPr>
              <w:tc>
                <w:tcPr>
                  <w:tcW w:w="3148" w:type="dxa"/>
                  <w:shd w:val="clear" w:color="auto" w:fill="FFFFFF" w:themeFill="background1"/>
                  <w:vAlign w:val="center"/>
                </w:tcPr>
                <w:p w14:paraId="6E55DE84"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Servicio Centro Día a tu Casa.</w:t>
                  </w:r>
                </w:p>
              </w:tc>
              <w:tc>
                <w:tcPr>
                  <w:tcW w:w="1276" w:type="dxa"/>
                  <w:shd w:val="clear" w:color="auto" w:fill="FFFFFF" w:themeFill="background1"/>
                  <w:vAlign w:val="center"/>
                </w:tcPr>
                <w:p w14:paraId="6F465B7F"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02" w:type="dxa"/>
                  <w:shd w:val="clear" w:color="auto" w:fill="FFFFFF" w:themeFill="background1"/>
                  <w:vAlign w:val="center"/>
                </w:tcPr>
                <w:p w14:paraId="7931068D"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68D55352"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14AB6" w:rsidRPr="006145DB" w14:paraId="216EA4D5" w14:textId="77777777" w:rsidTr="00814AB6">
              <w:trPr>
                <w:trHeight w:val="231"/>
                <w:jc w:val="center"/>
              </w:trPr>
              <w:tc>
                <w:tcPr>
                  <w:tcW w:w="3148" w:type="dxa"/>
                  <w:shd w:val="clear" w:color="auto" w:fill="FFFFFF" w:themeFill="background1"/>
                  <w:vAlign w:val="center"/>
                </w:tcPr>
                <w:p w14:paraId="6A96C4A4"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Servicio Comedores Comunitarios.</w:t>
                  </w:r>
                </w:p>
              </w:tc>
              <w:tc>
                <w:tcPr>
                  <w:tcW w:w="1276" w:type="dxa"/>
                  <w:shd w:val="clear" w:color="auto" w:fill="FFFFFF" w:themeFill="background1"/>
                  <w:vAlign w:val="center"/>
                </w:tcPr>
                <w:p w14:paraId="3502A52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02" w:type="dxa"/>
                  <w:shd w:val="clear" w:color="auto" w:fill="FFFFFF" w:themeFill="background1"/>
                  <w:vAlign w:val="center"/>
                </w:tcPr>
                <w:p w14:paraId="4187111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75A6F76A"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14AB6" w:rsidRPr="006145DB" w14:paraId="5F7E2158" w14:textId="77777777" w:rsidTr="00814AB6">
              <w:trPr>
                <w:trHeight w:val="231"/>
                <w:jc w:val="center"/>
              </w:trPr>
              <w:tc>
                <w:tcPr>
                  <w:tcW w:w="3148" w:type="dxa"/>
                  <w:shd w:val="clear" w:color="auto" w:fill="FFFFFF" w:themeFill="background1"/>
                  <w:vAlign w:val="center"/>
                </w:tcPr>
                <w:p w14:paraId="2CB634A8" w14:textId="77777777" w:rsidR="00E903A7" w:rsidRPr="006145DB" w:rsidRDefault="00E903A7" w:rsidP="005B435E">
                  <w:pPr>
                    <w:tabs>
                      <w:tab w:val="left" w:pos="709"/>
                    </w:tabs>
                    <w:contextualSpacing/>
                    <w:jc w:val="both"/>
                    <w:rPr>
                      <w:rFonts w:cs="Arial"/>
                      <w:bCs/>
                      <w:sz w:val="16"/>
                      <w:szCs w:val="16"/>
                      <w:lang w:eastAsia="es-CO"/>
                    </w:rPr>
                  </w:pPr>
                  <w:r w:rsidRPr="006145DB">
                    <w:rPr>
                      <w:rStyle w:val="normaltextrun"/>
                      <w:rFonts w:cs="Arial"/>
                      <w:sz w:val="16"/>
                      <w:szCs w:val="16"/>
                    </w:rPr>
                    <w:t>Servicio Compromiso por una alimentación incluyente.</w:t>
                  </w:r>
                </w:p>
              </w:tc>
              <w:tc>
                <w:tcPr>
                  <w:tcW w:w="1276" w:type="dxa"/>
                  <w:shd w:val="clear" w:color="auto" w:fill="FFFFFF" w:themeFill="background1"/>
                  <w:vAlign w:val="center"/>
                </w:tcPr>
                <w:p w14:paraId="650ECA20"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02" w:type="dxa"/>
                  <w:shd w:val="clear" w:color="auto" w:fill="FFFFFF" w:themeFill="background1"/>
                  <w:vAlign w:val="center"/>
                </w:tcPr>
                <w:p w14:paraId="036D1734"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05" w:type="dxa"/>
                  <w:shd w:val="clear" w:color="auto" w:fill="FFFFFF" w:themeFill="background1"/>
                  <w:vAlign w:val="center"/>
                </w:tcPr>
                <w:p w14:paraId="0B1FD6BF" w14:textId="77777777" w:rsidR="00E903A7" w:rsidRPr="006145DB" w:rsidRDefault="00E903A7"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814AB6" w:rsidRPr="006145DB" w14:paraId="248B5D05" w14:textId="77777777" w:rsidTr="00814AB6">
              <w:trPr>
                <w:trHeight w:val="231"/>
                <w:jc w:val="center"/>
              </w:trPr>
              <w:tc>
                <w:tcPr>
                  <w:tcW w:w="3148" w:type="dxa"/>
                  <w:shd w:val="clear" w:color="auto" w:fill="FFFFFF" w:themeFill="background1"/>
                  <w:vAlign w:val="center"/>
                </w:tcPr>
                <w:p w14:paraId="04D22382"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Transferencias para personas con discapacidad.</w:t>
                  </w:r>
                </w:p>
              </w:tc>
              <w:tc>
                <w:tcPr>
                  <w:tcW w:w="1276" w:type="dxa"/>
                  <w:shd w:val="clear" w:color="auto" w:fill="FFFFFF" w:themeFill="background1"/>
                  <w:vAlign w:val="center"/>
                </w:tcPr>
                <w:p w14:paraId="0CA8F358"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02" w:type="dxa"/>
                  <w:shd w:val="clear" w:color="auto" w:fill="FFFFFF" w:themeFill="background1"/>
                  <w:vAlign w:val="center"/>
                </w:tcPr>
                <w:p w14:paraId="488C2486"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05" w:type="dxa"/>
                  <w:shd w:val="clear" w:color="auto" w:fill="FFFFFF" w:themeFill="background1"/>
                  <w:vAlign w:val="center"/>
                </w:tcPr>
                <w:p w14:paraId="4362134E"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5FB559B4" w14:textId="77777777" w:rsidTr="00814AB6">
              <w:trPr>
                <w:trHeight w:val="231"/>
                <w:jc w:val="center"/>
              </w:trPr>
              <w:tc>
                <w:tcPr>
                  <w:tcW w:w="3148" w:type="dxa"/>
                  <w:shd w:val="clear" w:color="auto" w:fill="FFFFFF" w:themeFill="background1"/>
                  <w:vAlign w:val="center"/>
                </w:tcPr>
                <w:p w14:paraId="117C5FD0"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Servicio de hogar de paso día y hogar de paso noche para la atención de población habitante de calle.</w:t>
                  </w:r>
                </w:p>
              </w:tc>
              <w:tc>
                <w:tcPr>
                  <w:tcW w:w="1276" w:type="dxa"/>
                  <w:shd w:val="clear" w:color="auto" w:fill="FFFFFF" w:themeFill="background1"/>
                  <w:vAlign w:val="center"/>
                </w:tcPr>
                <w:p w14:paraId="6B745D9D"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02" w:type="dxa"/>
                  <w:shd w:val="clear" w:color="auto" w:fill="FFFFFF" w:themeFill="background1"/>
                  <w:vAlign w:val="center"/>
                </w:tcPr>
                <w:p w14:paraId="6A3852E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05" w:type="dxa"/>
                  <w:shd w:val="clear" w:color="auto" w:fill="FFFFFF" w:themeFill="background1"/>
                  <w:vAlign w:val="center"/>
                </w:tcPr>
                <w:p w14:paraId="0DD28141"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5E1AA6CB" w14:textId="77777777" w:rsidTr="00814AB6">
              <w:trPr>
                <w:trHeight w:val="231"/>
                <w:jc w:val="center"/>
              </w:trPr>
              <w:tc>
                <w:tcPr>
                  <w:tcW w:w="3148" w:type="dxa"/>
                  <w:tcBorders>
                    <w:bottom w:val="single" w:sz="4" w:space="0" w:color="auto"/>
                  </w:tcBorders>
                  <w:shd w:val="clear" w:color="auto" w:fill="FFFFFF" w:themeFill="background1"/>
                  <w:vAlign w:val="center"/>
                </w:tcPr>
                <w:p w14:paraId="4B3F25FB"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Servicio de prevención de riesgo de habitar calle.</w:t>
                  </w:r>
                </w:p>
              </w:tc>
              <w:tc>
                <w:tcPr>
                  <w:tcW w:w="1276" w:type="dxa"/>
                  <w:tcBorders>
                    <w:bottom w:val="single" w:sz="4" w:space="0" w:color="auto"/>
                  </w:tcBorders>
                  <w:shd w:val="clear" w:color="auto" w:fill="FFFFFF" w:themeFill="background1"/>
                  <w:vAlign w:val="center"/>
                </w:tcPr>
                <w:p w14:paraId="50A0F4FC"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02" w:type="dxa"/>
                  <w:tcBorders>
                    <w:bottom w:val="single" w:sz="4" w:space="0" w:color="auto"/>
                  </w:tcBorders>
                  <w:shd w:val="clear" w:color="auto" w:fill="FFFFFF" w:themeFill="background1"/>
                  <w:vAlign w:val="center"/>
                </w:tcPr>
                <w:p w14:paraId="49E3497A"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05" w:type="dxa"/>
                  <w:tcBorders>
                    <w:bottom w:val="single" w:sz="4" w:space="0" w:color="auto"/>
                  </w:tcBorders>
                  <w:shd w:val="clear" w:color="auto" w:fill="FFFFFF" w:themeFill="background1"/>
                  <w:vAlign w:val="center"/>
                </w:tcPr>
                <w:p w14:paraId="2F86B6AC"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41DF0B39" w14:textId="77777777" w:rsidTr="00814AB6">
              <w:trPr>
                <w:trHeight w:val="231"/>
                <w:jc w:val="center"/>
              </w:trPr>
              <w:tc>
                <w:tcPr>
                  <w:tcW w:w="3148" w:type="dxa"/>
                  <w:tcBorders>
                    <w:bottom w:val="nil"/>
                  </w:tcBorders>
                  <w:shd w:val="clear" w:color="auto" w:fill="FFFFFF" w:themeFill="background1"/>
                  <w:vAlign w:val="center"/>
                </w:tcPr>
                <w:p w14:paraId="3F7DB06F"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Servicio Comunidad de vida para población habitante de calle.</w:t>
                  </w:r>
                </w:p>
              </w:tc>
              <w:tc>
                <w:tcPr>
                  <w:tcW w:w="1276" w:type="dxa"/>
                  <w:tcBorders>
                    <w:bottom w:val="nil"/>
                  </w:tcBorders>
                  <w:shd w:val="clear" w:color="auto" w:fill="FFFFFF" w:themeFill="background1"/>
                  <w:vAlign w:val="center"/>
                </w:tcPr>
                <w:p w14:paraId="53E6615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02" w:type="dxa"/>
                  <w:tcBorders>
                    <w:bottom w:val="nil"/>
                  </w:tcBorders>
                  <w:shd w:val="clear" w:color="auto" w:fill="FFFFFF" w:themeFill="background1"/>
                  <w:vAlign w:val="center"/>
                </w:tcPr>
                <w:p w14:paraId="48326B8D"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05" w:type="dxa"/>
                  <w:tcBorders>
                    <w:bottom w:val="nil"/>
                  </w:tcBorders>
                  <w:shd w:val="clear" w:color="auto" w:fill="FFFFFF" w:themeFill="background1"/>
                  <w:vAlign w:val="center"/>
                </w:tcPr>
                <w:p w14:paraId="5154EB98"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1990F7F4" w14:textId="77777777" w:rsidTr="00814AB6">
              <w:trPr>
                <w:trHeight w:val="231"/>
                <w:jc w:val="center"/>
              </w:trPr>
              <w:tc>
                <w:tcPr>
                  <w:tcW w:w="3148" w:type="dxa"/>
                  <w:tcBorders>
                    <w:top w:val="nil"/>
                  </w:tcBorders>
                  <w:shd w:val="clear" w:color="auto" w:fill="FFFFFF" w:themeFill="background1"/>
                  <w:vAlign w:val="center"/>
                </w:tcPr>
                <w:p w14:paraId="24BE5DDA"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Servicio de Atención y Desarrollo de Capacidades para mujeres habitantes de calle.</w:t>
                  </w:r>
                  <w:r w:rsidRPr="006145DB">
                    <w:rPr>
                      <w:rStyle w:val="eop"/>
                      <w:rFonts w:cs="Arial"/>
                      <w:sz w:val="16"/>
                      <w:szCs w:val="16"/>
                    </w:rPr>
                    <w:t xml:space="preserve"> </w:t>
                  </w:r>
                </w:p>
              </w:tc>
              <w:tc>
                <w:tcPr>
                  <w:tcW w:w="1276" w:type="dxa"/>
                  <w:tcBorders>
                    <w:top w:val="nil"/>
                  </w:tcBorders>
                  <w:shd w:val="clear" w:color="auto" w:fill="FFFFFF" w:themeFill="background1"/>
                  <w:vAlign w:val="center"/>
                </w:tcPr>
                <w:p w14:paraId="36234D5C"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02" w:type="dxa"/>
                  <w:tcBorders>
                    <w:top w:val="nil"/>
                  </w:tcBorders>
                  <w:shd w:val="clear" w:color="auto" w:fill="FFFFFF" w:themeFill="background1"/>
                  <w:vAlign w:val="center"/>
                </w:tcPr>
                <w:p w14:paraId="035BA21C"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05" w:type="dxa"/>
                  <w:tcBorders>
                    <w:top w:val="nil"/>
                  </w:tcBorders>
                  <w:shd w:val="clear" w:color="auto" w:fill="FFFFFF" w:themeFill="background1"/>
                  <w:vAlign w:val="center"/>
                </w:tcPr>
                <w:p w14:paraId="6D66BDEC"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27943346" w14:textId="77777777" w:rsidTr="00814AB6">
              <w:trPr>
                <w:trHeight w:val="231"/>
                <w:jc w:val="center"/>
              </w:trPr>
              <w:tc>
                <w:tcPr>
                  <w:tcW w:w="3148" w:type="dxa"/>
                  <w:shd w:val="clear" w:color="auto" w:fill="FFFFFF" w:themeFill="background1"/>
                  <w:vAlign w:val="center"/>
                </w:tcPr>
                <w:p w14:paraId="698510CC"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Servicio Alta dependencia física, mental o cognitiva para población habitante de calle.</w:t>
                  </w:r>
                </w:p>
              </w:tc>
              <w:tc>
                <w:tcPr>
                  <w:tcW w:w="1276" w:type="dxa"/>
                  <w:shd w:val="clear" w:color="auto" w:fill="FFFFFF" w:themeFill="background1"/>
                  <w:vAlign w:val="center"/>
                </w:tcPr>
                <w:p w14:paraId="30E2550D"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02" w:type="dxa"/>
                  <w:shd w:val="clear" w:color="auto" w:fill="FFFFFF" w:themeFill="background1"/>
                  <w:vAlign w:val="center"/>
                </w:tcPr>
                <w:p w14:paraId="75E59F9F"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05" w:type="dxa"/>
                  <w:shd w:val="clear" w:color="auto" w:fill="FFFFFF" w:themeFill="background1"/>
                  <w:vAlign w:val="center"/>
                </w:tcPr>
                <w:p w14:paraId="0529970B"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233C8049" w14:textId="77777777" w:rsidTr="00814AB6">
              <w:trPr>
                <w:trHeight w:val="231"/>
                <w:jc w:val="center"/>
              </w:trPr>
              <w:tc>
                <w:tcPr>
                  <w:tcW w:w="3148" w:type="dxa"/>
                  <w:tcBorders>
                    <w:bottom w:val="single" w:sz="4" w:space="0" w:color="auto"/>
                  </w:tcBorders>
                  <w:shd w:val="clear" w:color="auto" w:fill="FFFFFF" w:themeFill="background1"/>
                  <w:vAlign w:val="center"/>
                </w:tcPr>
                <w:p w14:paraId="7B7FD9B2"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Servicio de Autocuidado para población habitante de calle.</w:t>
                  </w:r>
                </w:p>
              </w:tc>
              <w:tc>
                <w:tcPr>
                  <w:tcW w:w="1276" w:type="dxa"/>
                  <w:tcBorders>
                    <w:bottom w:val="single" w:sz="4" w:space="0" w:color="auto"/>
                  </w:tcBorders>
                  <w:shd w:val="clear" w:color="auto" w:fill="FFFFFF" w:themeFill="background1"/>
                  <w:vAlign w:val="center"/>
                </w:tcPr>
                <w:p w14:paraId="72CF76A0"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02" w:type="dxa"/>
                  <w:tcBorders>
                    <w:bottom w:val="single" w:sz="4" w:space="0" w:color="auto"/>
                  </w:tcBorders>
                  <w:shd w:val="clear" w:color="auto" w:fill="FFFFFF" w:themeFill="background1"/>
                  <w:vAlign w:val="center"/>
                </w:tcPr>
                <w:p w14:paraId="1C06C6CC"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05" w:type="dxa"/>
                  <w:tcBorders>
                    <w:bottom w:val="single" w:sz="4" w:space="0" w:color="auto"/>
                  </w:tcBorders>
                  <w:shd w:val="clear" w:color="auto" w:fill="FFFFFF" w:themeFill="background1"/>
                  <w:vAlign w:val="center"/>
                </w:tcPr>
                <w:p w14:paraId="4B053E86"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814AB6" w:rsidRPr="006145DB" w14:paraId="40028872" w14:textId="77777777" w:rsidTr="00814AB6">
              <w:trPr>
                <w:trHeight w:val="231"/>
                <w:jc w:val="center"/>
              </w:trPr>
              <w:tc>
                <w:tcPr>
                  <w:tcW w:w="3148" w:type="dxa"/>
                  <w:tcBorders>
                    <w:bottom w:val="nil"/>
                  </w:tcBorders>
                  <w:shd w:val="clear" w:color="auto" w:fill="FFFFFF" w:themeFill="background1"/>
                  <w:vAlign w:val="center"/>
                </w:tcPr>
                <w:p w14:paraId="63122FAF" w14:textId="77777777" w:rsidR="00E903A7" w:rsidRPr="006145DB" w:rsidRDefault="00E903A7" w:rsidP="005B435E">
                  <w:pPr>
                    <w:tabs>
                      <w:tab w:val="left" w:pos="709"/>
                    </w:tabs>
                    <w:contextualSpacing/>
                    <w:jc w:val="both"/>
                    <w:rPr>
                      <w:rStyle w:val="normaltextrun"/>
                      <w:rFonts w:cs="Arial"/>
                      <w:sz w:val="16"/>
                      <w:szCs w:val="16"/>
                    </w:rPr>
                  </w:pPr>
                  <w:r w:rsidRPr="006145DB">
                    <w:rPr>
                      <w:rStyle w:val="normaltextrun"/>
                      <w:rFonts w:cs="Arial"/>
                      <w:sz w:val="16"/>
                      <w:szCs w:val="16"/>
                    </w:rPr>
                    <w:t>Servicio de Atención sociosanitaria para población habitante de calle y en alto riesgo de estarlo.</w:t>
                  </w:r>
                  <w:r w:rsidRPr="006145DB">
                    <w:rPr>
                      <w:rStyle w:val="eop"/>
                      <w:rFonts w:cs="Arial"/>
                      <w:sz w:val="16"/>
                      <w:szCs w:val="16"/>
                    </w:rPr>
                    <w:t xml:space="preserve"> </w:t>
                  </w:r>
                </w:p>
              </w:tc>
              <w:tc>
                <w:tcPr>
                  <w:tcW w:w="1276" w:type="dxa"/>
                  <w:tcBorders>
                    <w:bottom w:val="nil"/>
                  </w:tcBorders>
                  <w:shd w:val="clear" w:color="auto" w:fill="FFFFFF" w:themeFill="background1"/>
                  <w:vAlign w:val="center"/>
                </w:tcPr>
                <w:p w14:paraId="4BBC2B22"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02" w:type="dxa"/>
                  <w:tcBorders>
                    <w:bottom w:val="nil"/>
                  </w:tcBorders>
                  <w:shd w:val="clear" w:color="auto" w:fill="FFFFFF" w:themeFill="background1"/>
                  <w:vAlign w:val="center"/>
                </w:tcPr>
                <w:p w14:paraId="0CCF9A09"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05" w:type="dxa"/>
                  <w:tcBorders>
                    <w:bottom w:val="nil"/>
                  </w:tcBorders>
                  <w:shd w:val="clear" w:color="auto" w:fill="FFFFFF" w:themeFill="background1"/>
                  <w:vAlign w:val="center"/>
                </w:tcPr>
                <w:p w14:paraId="13550737" w14:textId="77777777" w:rsidR="00E903A7" w:rsidRPr="006145DB" w:rsidRDefault="00E903A7"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bl>
          <w:p w14:paraId="3C39517C" w14:textId="77777777" w:rsidR="00E903A7" w:rsidRPr="006145DB" w:rsidRDefault="00E903A7" w:rsidP="005B435E">
            <w:pPr>
              <w:tabs>
                <w:tab w:val="left" w:pos="709"/>
              </w:tabs>
              <w:spacing w:line="240" w:lineRule="auto"/>
              <w:contextualSpacing/>
              <w:jc w:val="both"/>
              <w:rPr>
                <w:rFonts w:eastAsia="Calibri" w:cs="Arial"/>
                <w:bCs/>
                <w:sz w:val="20"/>
                <w:szCs w:val="20"/>
                <w:lang w:eastAsia="es-CO"/>
              </w:rPr>
            </w:pPr>
          </w:p>
        </w:tc>
      </w:tr>
      <w:tr w:rsidR="00E903A7" w:rsidRPr="006145DB" w14:paraId="5642D5AB" w14:textId="77777777" w:rsidTr="00814AB6">
        <w:trPr>
          <w:trHeight w:val="459"/>
          <w:jc w:val="center"/>
        </w:trPr>
        <w:tc>
          <w:tcPr>
            <w:tcW w:w="1838" w:type="dxa"/>
            <w:shd w:val="clear" w:color="auto" w:fill="FFFFFF" w:themeFill="background1"/>
            <w:vAlign w:val="center"/>
          </w:tcPr>
          <w:p w14:paraId="27963254"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Ejecución</w:t>
            </w:r>
          </w:p>
        </w:tc>
        <w:tc>
          <w:tcPr>
            <w:tcW w:w="7557" w:type="dxa"/>
            <w:shd w:val="clear" w:color="auto" w:fill="FFFFFF" w:themeFill="background1"/>
            <w:vAlign w:val="center"/>
          </w:tcPr>
          <w:p w14:paraId="48159842" w14:textId="77777777" w:rsidR="00E903A7" w:rsidRPr="006145DB" w:rsidRDefault="00E903A7"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El servicio de Comunidad de Cuidado es un servicio en el que se brinda una atención integral, con el fin de garantizar el bienestar de las personas mayores en un entorno de protección y cuidado permanente durante las 24 horas del día en los 7 días de la semana, a través de un equipo interdisciplinario. Las personas mayores en el servicio de Comunidad de Cuidado cuentan con los siguientes beneficios:</w:t>
            </w:r>
          </w:p>
          <w:p w14:paraId="7F7EEA59" w14:textId="77777777" w:rsidR="00E903A7" w:rsidRPr="006145DB" w:rsidRDefault="00E903A7" w:rsidP="005B435E">
            <w:pPr>
              <w:tabs>
                <w:tab w:val="left" w:pos="709"/>
              </w:tabs>
              <w:spacing w:line="240" w:lineRule="auto"/>
              <w:contextualSpacing/>
              <w:jc w:val="both"/>
              <w:rPr>
                <w:rFonts w:cs="Arial"/>
                <w:sz w:val="20"/>
                <w:szCs w:val="20"/>
                <w:lang w:eastAsia="es-CO"/>
              </w:rPr>
            </w:pPr>
          </w:p>
          <w:p w14:paraId="42F15862"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Alojamiento confortable y seguro. </w:t>
            </w:r>
          </w:p>
          <w:p w14:paraId="3FD891C6"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Componente de alimentación y nutrición. </w:t>
            </w:r>
          </w:p>
          <w:p w14:paraId="725D4187"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Vestuario. </w:t>
            </w:r>
          </w:p>
          <w:p w14:paraId="7EA7C7C2"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Promoción de buenas prácticas y hábitos saludables. </w:t>
            </w:r>
          </w:p>
          <w:p w14:paraId="05A75717"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Participación en procesos ocupacionales y de desarrollo humano. </w:t>
            </w:r>
          </w:p>
          <w:p w14:paraId="7FC4B956"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Atención Integral interdisciplinaria. </w:t>
            </w:r>
          </w:p>
          <w:p w14:paraId="390709FC"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Acompañamiento y supervisión en actividades básicas de la vida diaria. </w:t>
            </w:r>
          </w:p>
          <w:p w14:paraId="5E16D832"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Acompañamiento en trámites de salud. </w:t>
            </w:r>
          </w:p>
          <w:p w14:paraId="2D70D33A"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Constitución de redes de afecto y apoyo generacionales.  </w:t>
            </w:r>
          </w:p>
          <w:p w14:paraId="5C642279" w14:textId="77777777" w:rsidR="00E903A7" w:rsidRPr="006145DB" w:rsidRDefault="00E903A7">
            <w:pPr>
              <w:numPr>
                <w:ilvl w:val="0"/>
                <w:numId w:val="94"/>
              </w:numPr>
              <w:tabs>
                <w:tab w:val="clear" w:pos="720"/>
                <w:tab w:val="num" w:pos="461"/>
              </w:tabs>
              <w:spacing w:after="0" w:line="240" w:lineRule="auto"/>
              <w:ind w:left="319"/>
              <w:contextualSpacing/>
              <w:jc w:val="both"/>
              <w:rPr>
                <w:rFonts w:cs="Arial"/>
                <w:sz w:val="20"/>
                <w:szCs w:val="20"/>
                <w:lang w:eastAsia="es-CO"/>
              </w:rPr>
            </w:pPr>
            <w:r w:rsidRPr="006145DB">
              <w:rPr>
                <w:rFonts w:cs="Arial"/>
                <w:sz w:val="20"/>
                <w:szCs w:val="20"/>
                <w:lang w:eastAsia="es-CO"/>
              </w:rPr>
              <w:t xml:space="preserve">Servicio funerario. </w:t>
            </w:r>
          </w:p>
          <w:p w14:paraId="088B63F6" w14:textId="77777777" w:rsidR="00E903A7" w:rsidRPr="006145DB" w:rsidRDefault="00E903A7" w:rsidP="005B435E">
            <w:pPr>
              <w:tabs>
                <w:tab w:val="left" w:pos="709"/>
              </w:tabs>
              <w:spacing w:line="240" w:lineRule="auto"/>
              <w:contextualSpacing/>
              <w:jc w:val="both"/>
              <w:rPr>
                <w:rFonts w:cs="Arial"/>
                <w:sz w:val="20"/>
                <w:szCs w:val="20"/>
                <w:lang w:eastAsia="es-CO"/>
              </w:rPr>
            </w:pPr>
          </w:p>
          <w:p w14:paraId="66868C56" w14:textId="77777777" w:rsidR="00E903A7" w:rsidRPr="006145DB" w:rsidRDefault="00E903A7"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 xml:space="preserve">Sumado a lo anterior, las personas mayores en el servicio de Comunidad de Cuidado reciben una atención conforme a su nivel de dependencia funcional, esto es, según los apoyos que requieren para el desarrollo de sus actividades cotidianas. Por lo cual, para el caso de las personas que tienen una dependencia funcional moderada recibirán una atención centrada en el mantenimiento y fortalecimiento de su autonomía e independencia con el fin de potencializar sus capacidades, destrezas y habilidades, entre otras. Para el caso de las personas mayores con nivel de dependencia funcional severa las actividades están enfocadas al cuidado, al acompañamiento y apoyo en la realización de las rutinas mínimas de la vida diaria. </w:t>
            </w:r>
          </w:p>
          <w:p w14:paraId="52C2B361" w14:textId="77777777" w:rsidR="00E903A7" w:rsidRPr="006145DB" w:rsidRDefault="00E903A7" w:rsidP="005B435E">
            <w:pPr>
              <w:tabs>
                <w:tab w:val="left" w:pos="709"/>
              </w:tabs>
              <w:spacing w:line="240" w:lineRule="auto"/>
              <w:contextualSpacing/>
              <w:jc w:val="both"/>
              <w:rPr>
                <w:rFonts w:cs="Arial"/>
                <w:sz w:val="20"/>
                <w:szCs w:val="20"/>
                <w:lang w:eastAsia="es-CO"/>
              </w:rPr>
            </w:pPr>
          </w:p>
          <w:p w14:paraId="12687EE9" w14:textId="77777777" w:rsidR="00E903A7" w:rsidRPr="006145DB" w:rsidRDefault="00E903A7"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Los puntos de corte de la escala Barthel para hablar de dependencia moderada y severa, son los definidos por el servicio en la clasificación de las personas mayores de acuerdo con su nivel de dependencia en la Comunidad de Cuidado que corresponda:</w:t>
            </w:r>
          </w:p>
          <w:p w14:paraId="4DD96EFC" w14:textId="77777777" w:rsidR="00E903A7" w:rsidRPr="006145DB" w:rsidRDefault="00E903A7" w:rsidP="005B435E">
            <w:pPr>
              <w:tabs>
                <w:tab w:val="left" w:pos="709"/>
              </w:tabs>
              <w:spacing w:after="0" w:line="240" w:lineRule="auto"/>
              <w:contextualSpacing/>
              <w:jc w:val="both"/>
              <w:rPr>
                <w:rFonts w:cs="Arial"/>
                <w:sz w:val="20"/>
                <w:szCs w:val="20"/>
                <w:lang w:eastAsia="es-CO"/>
              </w:rPr>
            </w:pPr>
          </w:p>
          <w:p w14:paraId="2983982F" w14:textId="77777777" w:rsidR="00E903A7" w:rsidRPr="006145DB" w:rsidRDefault="00E903A7">
            <w:pPr>
              <w:pStyle w:val="Prrafodelista"/>
              <w:numPr>
                <w:ilvl w:val="0"/>
                <w:numId w:val="93"/>
              </w:numPr>
              <w:tabs>
                <w:tab w:val="clear" w:pos="720"/>
                <w:tab w:val="num" w:pos="603"/>
              </w:tabs>
              <w:spacing w:after="0" w:line="240" w:lineRule="auto"/>
              <w:ind w:left="461"/>
              <w:jc w:val="both"/>
              <w:rPr>
                <w:rFonts w:cs="Arial"/>
                <w:sz w:val="20"/>
                <w:szCs w:val="20"/>
                <w:lang w:eastAsia="es-CO"/>
              </w:rPr>
            </w:pPr>
            <w:r w:rsidRPr="006145DB">
              <w:rPr>
                <w:rFonts w:cs="Arial"/>
                <w:sz w:val="20"/>
                <w:szCs w:val="20"/>
                <w:lang w:eastAsia="es-CO"/>
              </w:rPr>
              <w:t>Comunidad de cuidado para personas mayores con dependencia funcional moderada: 65 - 95 puntos en la escala Barthel, priorizando a las personas con puntaje de 65 a 70, que corresponde a una dependencia funcional moderada, es decir, que requieren acompañamiento constante para la realización de sus Actividades de la Vida Diaria (AVD)</w:t>
            </w:r>
          </w:p>
          <w:p w14:paraId="3872065C" w14:textId="77777777" w:rsidR="00E903A7" w:rsidRPr="006145DB" w:rsidRDefault="00E903A7" w:rsidP="005B435E">
            <w:pPr>
              <w:pStyle w:val="Prrafodelista"/>
              <w:tabs>
                <w:tab w:val="num" w:pos="603"/>
              </w:tabs>
              <w:spacing w:line="240" w:lineRule="auto"/>
              <w:ind w:left="461"/>
              <w:jc w:val="both"/>
              <w:rPr>
                <w:rFonts w:cs="Arial"/>
                <w:sz w:val="20"/>
                <w:szCs w:val="20"/>
                <w:lang w:eastAsia="es-CO"/>
              </w:rPr>
            </w:pPr>
          </w:p>
          <w:p w14:paraId="418BFE4D" w14:textId="77777777" w:rsidR="00814AB6" w:rsidRPr="006145DB" w:rsidRDefault="00E903A7">
            <w:pPr>
              <w:pStyle w:val="Prrafodelista"/>
              <w:numPr>
                <w:ilvl w:val="0"/>
                <w:numId w:val="93"/>
              </w:numPr>
              <w:tabs>
                <w:tab w:val="clear" w:pos="720"/>
                <w:tab w:val="num" w:pos="603"/>
              </w:tabs>
              <w:spacing w:after="0" w:line="240" w:lineRule="auto"/>
              <w:ind w:left="461"/>
              <w:jc w:val="both"/>
              <w:rPr>
                <w:rFonts w:cs="Arial"/>
                <w:sz w:val="20"/>
                <w:szCs w:val="20"/>
                <w:lang w:eastAsia="es-CO"/>
              </w:rPr>
            </w:pPr>
            <w:r w:rsidRPr="006145DB">
              <w:rPr>
                <w:rFonts w:cs="Arial"/>
                <w:sz w:val="20"/>
                <w:szCs w:val="20"/>
                <w:lang w:eastAsia="es-CO"/>
              </w:rPr>
              <w:t>Comunidad de cuidado para personas mayores con dependencia funcional severa: 60 o menos puntos en la escala Barthel, priorizando a las personas que tengan puntaje de 0 a 10 que corresponde a una dependencia total.</w:t>
            </w:r>
          </w:p>
          <w:p w14:paraId="4BC4A1C4" w14:textId="77777777" w:rsidR="00931295" w:rsidRPr="006145DB" w:rsidRDefault="00931295" w:rsidP="005B435E">
            <w:pPr>
              <w:spacing w:after="0" w:line="240" w:lineRule="auto"/>
              <w:jc w:val="both"/>
              <w:rPr>
                <w:rFonts w:eastAsia="Arial" w:cs="Arial"/>
                <w:sz w:val="20"/>
                <w:szCs w:val="20"/>
              </w:rPr>
            </w:pPr>
          </w:p>
          <w:p w14:paraId="03224F24" w14:textId="1D2FBF25" w:rsidR="00E903A7" w:rsidRPr="006145DB" w:rsidRDefault="00E903A7" w:rsidP="005B435E">
            <w:pPr>
              <w:spacing w:after="0" w:line="240" w:lineRule="auto"/>
              <w:jc w:val="both"/>
              <w:rPr>
                <w:rFonts w:cs="Arial"/>
                <w:sz w:val="20"/>
                <w:szCs w:val="20"/>
                <w:lang w:eastAsia="es-CO"/>
              </w:rPr>
            </w:pPr>
            <w:r w:rsidRPr="006145DB">
              <w:rPr>
                <w:rFonts w:eastAsia="Arial" w:cs="Arial"/>
                <w:sz w:val="20"/>
                <w:szCs w:val="20"/>
              </w:rPr>
              <w:t>En caso de interrupción parcial o total en la prestación del servicio social Comunidad de Cuidado se implementará el plan operativo de continuidad correspondiente.</w:t>
            </w:r>
          </w:p>
        </w:tc>
      </w:tr>
      <w:tr w:rsidR="00E903A7" w:rsidRPr="006145DB" w14:paraId="670EF5C9" w14:textId="77777777" w:rsidTr="00EA26D6">
        <w:trPr>
          <w:trHeight w:val="983"/>
          <w:jc w:val="center"/>
        </w:trPr>
        <w:tc>
          <w:tcPr>
            <w:tcW w:w="1838" w:type="dxa"/>
            <w:shd w:val="clear" w:color="auto" w:fill="FFFFFF" w:themeFill="background1"/>
            <w:vAlign w:val="center"/>
          </w:tcPr>
          <w:p w14:paraId="5D0BE6CD"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Condiciones transversales de calidad</w:t>
            </w:r>
          </w:p>
        </w:tc>
        <w:tc>
          <w:tcPr>
            <w:tcW w:w="7557" w:type="dxa"/>
            <w:shd w:val="clear" w:color="auto" w:fill="FFFFFF" w:themeFill="background1"/>
            <w:vAlign w:val="center"/>
          </w:tcPr>
          <w:p w14:paraId="2CA2239C" w14:textId="77777777" w:rsidR="00E903A7" w:rsidRPr="006145DB" w:rsidRDefault="00E903A7" w:rsidP="005B435E">
            <w:pPr>
              <w:tabs>
                <w:tab w:val="left" w:pos="709"/>
              </w:tabs>
              <w:spacing w:line="240" w:lineRule="auto"/>
              <w:contextualSpacing/>
              <w:jc w:val="both"/>
              <w:rPr>
                <w:rFonts w:cs="Arial"/>
                <w:bCs/>
                <w:sz w:val="20"/>
                <w:szCs w:val="20"/>
                <w:lang w:eastAsia="es-CO"/>
              </w:rPr>
            </w:pPr>
            <w:r w:rsidRPr="006145DB">
              <w:rPr>
                <w:rFonts w:cs="Arial"/>
                <w:bCs/>
                <w:sz w:val="20"/>
                <w:szCs w:val="20"/>
                <w:lang w:eastAsia="es-CO"/>
              </w:rPr>
              <w:t xml:space="preserve">Para el servicio aplican las siguientes categorías: </w:t>
            </w:r>
          </w:p>
          <w:p w14:paraId="633CE90B" w14:textId="77777777" w:rsidR="00E903A7" w:rsidRPr="006145DB" w:rsidRDefault="00E903A7" w:rsidP="005B435E">
            <w:pPr>
              <w:tabs>
                <w:tab w:val="left" w:pos="709"/>
              </w:tabs>
              <w:spacing w:line="240" w:lineRule="auto"/>
              <w:contextualSpacing/>
              <w:jc w:val="both"/>
              <w:rPr>
                <w:rFonts w:cs="Arial"/>
                <w:bCs/>
                <w:sz w:val="20"/>
                <w:szCs w:val="20"/>
                <w:lang w:eastAsia="es-CO"/>
              </w:rPr>
            </w:pPr>
          </w:p>
          <w:p w14:paraId="32C52EE0" w14:textId="77777777" w:rsidR="00E903A7" w:rsidRPr="006145DB" w:rsidRDefault="00E903A7">
            <w:pPr>
              <w:numPr>
                <w:ilvl w:val="0"/>
                <w:numId w:val="48"/>
              </w:numPr>
              <w:tabs>
                <w:tab w:val="clear" w:pos="720"/>
                <w:tab w:val="left" w:pos="709"/>
              </w:tabs>
              <w:spacing w:after="0" w:line="240" w:lineRule="auto"/>
              <w:ind w:left="360"/>
              <w:contextualSpacing/>
              <w:jc w:val="both"/>
              <w:rPr>
                <w:rFonts w:cs="Arial"/>
                <w:bCs/>
                <w:sz w:val="20"/>
                <w:szCs w:val="20"/>
                <w:lang w:eastAsia="es-CO"/>
              </w:rPr>
            </w:pPr>
            <w:bookmarkStart w:id="201" w:name="_Hlk205980447"/>
            <w:r w:rsidRPr="006145DB">
              <w:rPr>
                <w:rFonts w:cs="Arial"/>
                <w:bCs/>
                <w:sz w:val="20"/>
                <w:szCs w:val="20"/>
                <w:lang w:eastAsia="es-CO"/>
              </w:rPr>
              <w:t xml:space="preserve">Talento humano </w:t>
            </w:r>
          </w:p>
          <w:p w14:paraId="51A42615" w14:textId="77777777" w:rsidR="00E903A7" w:rsidRPr="006145DB" w:rsidRDefault="00E903A7">
            <w:pPr>
              <w:numPr>
                <w:ilvl w:val="0"/>
                <w:numId w:val="49"/>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Atención social </w:t>
            </w:r>
          </w:p>
          <w:p w14:paraId="2155E440" w14:textId="77777777" w:rsidR="00E903A7" w:rsidRPr="006145DB" w:rsidRDefault="00E903A7">
            <w:pPr>
              <w:numPr>
                <w:ilvl w:val="0"/>
                <w:numId w:val="50"/>
              </w:numPr>
              <w:tabs>
                <w:tab w:val="clear" w:pos="720"/>
                <w:tab w:val="left" w:pos="709"/>
              </w:tabs>
              <w:spacing w:after="0" w:line="240" w:lineRule="auto"/>
              <w:ind w:left="360"/>
              <w:contextualSpacing/>
              <w:jc w:val="both"/>
              <w:rPr>
                <w:rFonts w:cs="Arial"/>
                <w:sz w:val="20"/>
                <w:szCs w:val="20"/>
                <w:lang w:eastAsia="es-CO"/>
              </w:rPr>
            </w:pPr>
            <w:r w:rsidRPr="006145DB">
              <w:rPr>
                <w:rFonts w:cs="Arial"/>
                <w:sz w:val="20"/>
                <w:szCs w:val="20"/>
                <w:lang w:eastAsia="es-CO"/>
              </w:rPr>
              <w:t>Nutrición</w:t>
            </w:r>
          </w:p>
          <w:p w14:paraId="77221EF3" w14:textId="77777777" w:rsidR="00E903A7" w:rsidRPr="006145DB" w:rsidRDefault="00E903A7">
            <w:pPr>
              <w:numPr>
                <w:ilvl w:val="0"/>
                <w:numId w:val="50"/>
              </w:numPr>
              <w:tabs>
                <w:tab w:val="clear" w:pos="720"/>
                <w:tab w:val="left" w:pos="709"/>
              </w:tabs>
              <w:spacing w:after="0" w:line="240" w:lineRule="auto"/>
              <w:ind w:left="360"/>
              <w:contextualSpacing/>
              <w:jc w:val="both"/>
              <w:rPr>
                <w:rFonts w:cs="Arial"/>
                <w:sz w:val="20"/>
                <w:szCs w:val="20"/>
                <w:lang w:eastAsia="es-CO"/>
              </w:rPr>
            </w:pPr>
            <w:r w:rsidRPr="006145DB">
              <w:rPr>
                <w:rFonts w:cs="Arial"/>
                <w:sz w:val="20"/>
                <w:szCs w:val="20"/>
                <w:lang w:eastAsia="es-CO"/>
              </w:rPr>
              <w:t xml:space="preserve">Salubridad </w:t>
            </w:r>
          </w:p>
          <w:p w14:paraId="730A36DA" w14:textId="77777777" w:rsidR="00E903A7" w:rsidRPr="006145DB" w:rsidRDefault="00E903A7">
            <w:pPr>
              <w:numPr>
                <w:ilvl w:val="0"/>
                <w:numId w:val="51"/>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Ambientes adecuados y seguros. </w:t>
            </w:r>
          </w:p>
          <w:p w14:paraId="69E73CA8" w14:textId="77777777" w:rsidR="00E903A7" w:rsidRPr="006145DB" w:rsidRDefault="00E903A7">
            <w:pPr>
              <w:numPr>
                <w:ilvl w:val="0"/>
                <w:numId w:val="52"/>
              </w:numPr>
              <w:tabs>
                <w:tab w:val="clear" w:pos="720"/>
                <w:tab w:val="left" w:pos="709"/>
              </w:tabs>
              <w:spacing w:after="0" w:line="240" w:lineRule="auto"/>
              <w:ind w:left="360"/>
              <w:contextualSpacing/>
              <w:jc w:val="both"/>
              <w:rPr>
                <w:rFonts w:cs="Arial"/>
                <w:bCs/>
                <w:sz w:val="20"/>
                <w:szCs w:val="20"/>
                <w:lang w:val="es-ES_tradnl" w:eastAsia="es-CO"/>
              </w:rPr>
            </w:pPr>
            <w:r w:rsidRPr="006145DB">
              <w:rPr>
                <w:rFonts w:cs="Arial"/>
                <w:bCs/>
                <w:sz w:val="20"/>
                <w:szCs w:val="20"/>
                <w:lang w:eastAsia="es-CO"/>
              </w:rPr>
              <w:t xml:space="preserve">Gestión Administrativa </w:t>
            </w:r>
            <w:bookmarkEnd w:id="201"/>
          </w:p>
        </w:tc>
      </w:tr>
    </w:tbl>
    <w:p w14:paraId="6EC8997B" w14:textId="77777777" w:rsidR="008B010B" w:rsidRPr="006145DB" w:rsidRDefault="008B010B" w:rsidP="005B435E">
      <w:pPr>
        <w:pStyle w:val="commentcontentpara"/>
        <w:spacing w:before="0" w:beforeAutospacing="0" w:after="0" w:afterAutospacing="0"/>
        <w:rPr>
          <w:rFonts w:ascii="Arial" w:hAnsi="Arial" w:cs="Arial"/>
          <w:sz w:val="22"/>
          <w:szCs w:val="22"/>
        </w:rPr>
      </w:pPr>
    </w:p>
    <w:p w14:paraId="5388D756" w14:textId="478ECF12" w:rsidR="00DA2E73" w:rsidRPr="006145DB" w:rsidRDefault="00876C34">
      <w:pPr>
        <w:pStyle w:val="Ttulo1"/>
        <w:numPr>
          <w:ilvl w:val="2"/>
          <w:numId w:val="70"/>
        </w:numPr>
        <w:ind w:left="567" w:hanging="579"/>
        <w:jc w:val="center"/>
      </w:pPr>
      <w:r w:rsidRPr="006145DB">
        <w:t xml:space="preserve"> </w:t>
      </w:r>
      <w:bookmarkStart w:id="202" w:name="_Toc210213202"/>
      <w:bookmarkStart w:id="203" w:name="_Toc213273476"/>
      <w:bookmarkStart w:id="204" w:name="_Toc213276103"/>
      <w:bookmarkStart w:id="205" w:name="_Toc216902437"/>
      <w:r w:rsidR="0097517E" w:rsidRPr="006145DB">
        <w:t xml:space="preserve">Servicio Centro </w:t>
      </w:r>
      <w:r w:rsidR="00C43AE7" w:rsidRPr="006145DB">
        <w:t>día casa de la sabiduría</w:t>
      </w:r>
      <w:bookmarkEnd w:id="202"/>
      <w:bookmarkEnd w:id="203"/>
      <w:bookmarkEnd w:id="204"/>
      <w:bookmarkEnd w:id="205"/>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A55ED3" w:rsidRPr="006145DB" w14:paraId="7DB1A2B2" w14:textId="77777777" w:rsidTr="001A551D">
        <w:trPr>
          <w:trHeight w:val="20"/>
          <w:jc w:val="center"/>
        </w:trPr>
        <w:tc>
          <w:tcPr>
            <w:tcW w:w="1940" w:type="dxa"/>
            <w:vAlign w:val="center"/>
          </w:tcPr>
          <w:p w14:paraId="7A364BE5" w14:textId="77777777" w:rsidR="00A55ED3" w:rsidRPr="006145DB" w:rsidRDefault="00A55ED3" w:rsidP="00C43AE7">
            <w:pPr>
              <w:spacing w:after="0" w:line="240" w:lineRule="auto"/>
              <w:ind w:left="22"/>
              <w:contextualSpacing/>
              <w:rPr>
                <w:rFonts w:cs="Arial"/>
                <w:sz w:val="20"/>
                <w:szCs w:val="20"/>
                <w:lang w:eastAsia="es-CO"/>
              </w:rPr>
            </w:pPr>
            <w:r w:rsidRPr="006145DB">
              <w:rPr>
                <w:rFonts w:cs="Arial"/>
                <w:sz w:val="20"/>
                <w:szCs w:val="20"/>
                <w:lang w:eastAsia="es-CO"/>
              </w:rPr>
              <w:t>Nombre del servicio</w:t>
            </w:r>
          </w:p>
        </w:tc>
        <w:tc>
          <w:tcPr>
            <w:tcW w:w="7455" w:type="dxa"/>
            <w:vAlign w:val="center"/>
          </w:tcPr>
          <w:p w14:paraId="100A7EDD" w14:textId="78C3F4DC" w:rsidR="00A55ED3" w:rsidRPr="006145DB" w:rsidRDefault="00A55ED3" w:rsidP="00C43AE7">
            <w:pPr>
              <w:spacing w:after="0" w:line="240" w:lineRule="auto"/>
              <w:ind w:left="1"/>
              <w:rPr>
                <w:rFonts w:eastAsia="Calibri" w:cs="Arial"/>
                <w:sz w:val="20"/>
                <w:lang w:eastAsia="es-CO"/>
              </w:rPr>
            </w:pPr>
            <w:r w:rsidRPr="006145DB">
              <w:rPr>
                <w:rFonts w:eastAsia="Arial" w:cs="Arial"/>
                <w:sz w:val="20"/>
              </w:rPr>
              <w:t xml:space="preserve">Centro </w:t>
            </w:r>
            <w:r w:rsidR="00C43AE7" w:rsidRPr="006145DB">
              <w:rPr>
                <w:rFonts w:eastAsia="Arial" w:cs="Arial"/>
                <w:sz w:val="20"/>
              </w:rPr>
              <w:t>día casa de la sabiduría.</w:t>
            </w:r>
          </w:p>
        </w:tc>
      </w:tr>
      <w:tr w:rsidR="00A55ED3" w:rsidRPr="006145DB" w14:paraId="24744804" w14:textId="77777777" w:rsidTr="001A551D">
        <w:trPr>
          <w:trHeight w:val="1247"/>
          <w:jc w:val="center"/>
        </w:trPr>
        <w:tc>
          <w:tcPr>
            <w:tcW w:w="1940" w:type="dxa"/>
            <w:vAlign w:val="center"/>
          </w:tcPr>
          <w:p w14:paraId="22BB92A2" w14:textId="77777777" w:rsidR="00A55ED3" w:rsidRPr="006145DB" w:rsidRDefault="00A55ED3" w:rsidP="00C43AE7">
            <w:pPr>
              <w:spacing w:after="0" w:line="240" w:lineRule="auto"/>
              <w:ind w:left="1"/>
              <w:contextualSpacing/>
              <w:rPr>
                <w:rFonts w:eastAsia="Calibri" w:cs="Arial"/>
                <w:sz w:val="20"/>
                <w:szCs w:val="20"/>
                <w:lang w:eastAsia="es-CO"/>
              </w:rPr>
            </w:pPr>
            <w:r w:rsidRPr="006145DB">
              <w:rPr>
                <w:rFonts w:cs="Arial"/>
                <w:sz w:val="20"/>
                <w:szCs w:val="20"/>
                <w:lang w:eastAsia="es-CO"/>
              </w:rPr>
              <w:t>Objeto del servicio</w:t>
            </w:r>
          </w:p>
        </w:tc>
        <w:tc>
          <w:tcPr>
            <w:tcW w:w="7455" w:type="dxa"/>
            <w:vAlign w:val="center"/>
          </w:tcPr>
          <w:p w14:paraId="10F51005" w14:textId="77777777" w:rsidR="00A55ED3" w:rsidRPr="006145DB" w:rsidRDefault="00A55ED3" w:rsidP="00C43AE7">
            <w:pPr>
              <w:spacing w:after="0" w:line="240" w:lineRule="auto"/>
              <w:ind w:left="-91"/>
              <w:contextualSpacing/>
              <w:jc w:val="both"/>
              <w:rPr>
                <w:rFonts w:cs="Arial"/>
                <w:sz w:val="20"/>
                <w:lang w:eastAsia="es-CO"/>
              </w:rPr>
            </w:pPr>
            <w:r w:rsidRPr="006145DB">
              <w:rPr>
                <w:rFonts w:cs="Arial"/>
                <w:bCs/>
                <w:sz w:val="20"/>
                <w:szCs w:val="20"/>
                <w:lang w:eastAsia="es-CO"/>
              </w:rPr>
              <w:t>Fomentar el desarrollo integral de las personas mayores de sesenta (60) años o más, a partir del reconocimiento y potenciación de sus capacidades, la integración a la vida familiar, social, comunitaria, cultural, económica y política de la ciudad, mediante un conjunto de estrategias, acciones y recursos, teniendo en cuenta los enfoques de derechos, poblacional- diferencial, territorial y de género.</w:t>
            </w:r>
          </w:p>
        </w:tc>
      </w:tr>
      <w:tr w:rsidR="00A55ED3" w:rsidRPr="006145DB" w14:paraId="2B9DE0D7" w14:textId="77777777" w:rsidTr="001A551D">
        <w:trPr>
          <w:trHeight w:val="980"/>
          <w:jc w:val="center"/>
        </w:trPr>
        <w:tc>
          <w:tcPr>
            <w:tcW w:w="1940" w:type="dxa"/>
            <w:vAlign w:val="center"/>
          </w:tcPr>
          <w:p w14:paraId="1BFB7DC6" w14:textId="77777777" w:rsidR="00A55ED3" w:rsidRPr="006145DB" w:rsidRDefault="00A55ED3" w:rsidP="005B435E">
            <w:pPr>
              <w:spacing w:after="0" w:line="240" w:lineRule="auto"/>
              <w:ind w:left="1"/>
              <w:contextualSpacing/>
              <w:rPr>
                <w:rFonts w:eastAsia="Calibri" w:cs="Arial"/>
                <w:sz w:val="20"/>
                <w:szCs w:val="20"/>
                <w:lang w:eastAsia="es-CO"/>
              </w:rPr>
            </w:pPr>
            <w:r w:rsidRPr="006145DB">
              <w:rPr>
                <w:rFonts w:cs="Arial"/>
                <w:sz w:val="20"/>
                <w:szCs w:val="20"/>
                <w:lang w:eastAsia="es-CO"/>
              </w:rPr>
              <w:t>Oferta del servicio</w:t>
            </w:r>
          </w:p>
        </w:tc>
        <w:tc>
          <w:tcPr>
            <w:tcW w:w="7455" w:type="dxa"/>
            <w:vAlign w:val="center"/>
          </w:tcPr>
          <w:p w14:paraId="1A14D0E0" w14:textId="77777777" w:rsidR="00A55ED3" w:rsidRPr="006145DB" w:rsidRDefault="00A55ED3" w:rsidP="005B435E">
            <w:pPr>
              <w:spacing w:after="0" w:line="240" w:lineRule="auto"/>
              <w:ind w:left="-91"/>
              <w:contextualSpacing/>
              <w:jc w:val="both"/>
              <w:rPr>
                <w:rFonts w:cs="Arial"/>
                <w:lang w:val="es-CO" w:eastAsia="es-CO"/>
              </w:rPr>
            </w:pPr>
            <w:r w:rsidRPr="006145DB">
              <w:rPr>
                <w:rFonts w:cs="Arial"/>
                <w:bCs/>
                <w:sz w:val="20"/>
                <w:szCs w:val="20"/>
                <w:lang w:eastAsia="es-CO"/>
              </w:rPr>
              <w:t>Atención integral, interdisciplinaria, presencial y en jornada diurna en unidades operativas ubicadas en las zonas urbanas y rurales de Bogotá, que promueve el desarrollo integral y el ejercicio de derechos de las personas mayores, de conformidad con los componentes establecidos en el manual del servicio.</w:t>
            </w:r>
            <w:r w:rsidRPr="006145DB">
              <w:rPr>
                <w:rFonts w:cs="Arial"/>
                <w:lang w:val="es-CO" w:eastAsia="es-CO"/>
              </w:rPr>
              <w:t xml:space="preserve"> </w:t>
            </w:r>
          </w:p>
        </w:tc>
      </w:tr>
      <w:tr w:rsidR="00A55ED3" w:rsidRPr="006145DB" w14:paraId="599965B6" w14:textId="77777777" w:rsidTr="001A551D">
        <w:trPr>
          <w:trHeight w:val="555"/>
          <w:jc w:val="center"/>
        </w:trPr>
        <w:tc>
          <w:tcPr>
            <w:tcW w:w="1940" w:type="dxa"/>
            <w:vAlign w:val="center"/>
          </w:tcPr>
          <w:p w14:paraId="62C76C2C" w14:textId="77777777" w:rsidR="00A55ED3" w:rsidRPr="006145DB" w:rsidRDefault="00A55ED3" w:rsidP="005B435E">
            <w:pPr>
              <w:spacing w:after="0" w:line="240" w:lineRule="auto"/>
              <w:ind w:left="1"/>
              <w:contextualSpacing/>
              <w:rPr>
                <w:rFonts w:cs="Arial"/>
                <w:bCs/>
                <w:sz w:val="20"/>
                <w:szCs w:val="20"/>
                <w:lang w:eastAsia="es-CO"/>
              </w:rPr>
            </w:pPr>
            <w:r w:rsidRPr="006145DB">
              <w:rPr>
                <w:rFonts w:cs="Arial"/>
                <w:sz w:val="20"/>
                <w:szCs w:val="20"/>
                <w:lang w:eastAsia="es-CO"/>
              </w:rPr>
              <w:t>Tipo de Focalización</w:t>
            </w:r>
          </w:p>
        </w:tc>
        <w:tc>
          <w:tcPr>
            <w:tcW w:w="7455" w:type="dxa"/>
            <w:vAlign w:val="center"/>
          </w:tcPr>
          <w:p w14:paraId="178DCC8C" w14:textId="77777777" w:rsidR="00A55ED3" w:rsidRPr="006145DB" w:rsidRDefault="00A55ED3" w:rsidP="005B435E">
            <w:pPr>
              <w:spacing w:after="0" w:line="240" w:lineRule="auto"/>
              <w:ind w:left="-91"/>
              <w:contextualSpacing/>
              <w:jc w:val="both"/>
              <w:rPr>
                <w:rFonts w:cs="Arial"/>
                <w:bCs/>
                <w:sz w:val="20"/>
                <w:szCs w:val="20"/>
                <w:lang w:eastAsia="es-CO"/>
              </w:rPr>
            </w:pPr>
            <w:r w:rsidRPr="006145DB">
              <w:rPr>
                <w:rFonts w:cs="Arial"/>
                <w:bCs/>
                <w:sz w:val="20"/>
                <w:szCs w:val="20"/>
                <w:lang w:eastAsia="es-CO"/>
              </w:rPr>
              <w:t>Focalización por demanda.</w:t>
            </w:r>
          </w:p>
          <w:p w14:paraId="35ECD44D" w14:textId="77777777" w:rsidR="00A55ED3" w:rsidRPr="006145DB" w:rsidRDefault="00A55ED3" w:rsidP="005B435E">
            <w:pPr>
              <w:spacing w:after="0" w:line="240" w:lineRule="auto"/>
              <w:ind w:left="-91"/>
              <w:contextualSpacing/>
              <w:jc w:val="both"/>
              <w:rPr>
                <w:rFonts w:cs="Arial"/>
                <w:sz w:val="20"/>
              </w:rPr>
            </w:pPr>
            <w:r w:rsidRPr="006145DB">
              <w:rPr>
                <w:rFonts w:cs="Arial"/>
                <w:bCs/>
                <w:sz w:val="20"/>
                <w:szCs w:val="20"/>
                <w:lang w:eastAsia="es-CO"/>
              </w:rPr>
              <w:t>Focalización por abordaje territorial.</w:t>
            </w:r>
          </w:p>
        </w:tc>
      </w:tr>
      <w:tr w:rsidR="00A55ED3" w:rsidRPr="006145DB" w14:paraId="635DFD0F" w14:textId="77777777" w:rsidTr="00592950">
        <w:trPr>
          <w:trHeight w:val="1192"/>
          <w:jc w:val="center"/>
        </w:trPr>
        <w:tc>
          <w:tcPr>
            <w:tcW w:w="1940" w:type="dxa"/>
            <w:vAlign w:val="center"/>
          </w:tcPr>
          <w:p w14:paraId="6CDFEBDA" w14:textId="77777777" w:rsidR="00A55ED3" w:rsidRPr="006145DB" w:rsidRDefault="00A55ED3" w:rsidP="005B435E">
            <w:pPr>
              <w:spacing w:after="0" w:line="240" w:lineRule="auto"/>
              <w:ind w:left="1"/>
              <w:contextualSpacing/>
              <w:rPr>
                <w:rFonts w:cs="Arial"/>
                <w:bCs/>
                <w:sz w:val="20"/>
                <w:szCs w:val="20"/>
                <w:lang w:eastAsia="es-CO"/>
              </w:rPr>
            </w:pPr>
            <w:r w:rsidRPr="006145DB">
              <w:rPr>
                <w:rFonts w:cs="Arial"/>
                <w:sz w:val="20"/>
                <w:szCs w:val="20"/>
                <w:lang w:eastAsia="es-CO"/>
              </w:rPr>
              <w:t>Población Objetivo</w:t>
            </w:r>
          </w:p>
        </w:tc>
        <w:tc>
          <w:tcPr>
            <w:tcW w:w="7455" w:type="dxa"/>
            <w:tcBorders>
              <w:bottom w:val="single" w:sz="4" w:space="0" w:color="auto"/>
            </w:tcBorders>
            <w:vAlign w:val="center"/>
          </w:tcPr>
          <w:p w14:paraId="65680A3F" w14:textId="77777777" w:rsidR="00A55ED3" w:rsidRPr="006145DB" w:rsidRDefault="00A55ED3" w:rsidP="005B435E">
            <w:pPr>
              <w:spacing w:after="0" w:line="240" w:lineRule="auto"/>
              <w:ind w:left="-91"/>
              <w:contextualSpacing/>
              <w:jc w:val="both"/>
              <w:rPr>
                <w:rFonts w:eastAsia="Arial" w:cs="Arial"/>
                <w:sz w:val="20"/>
              </w:rPr>
            </w:pPr>
            <w:r w:rsidRPr="006145DB">
              <w:rPr>
                <w:rFonts w:cs="Arial"/>
                <w:bCs/>
                <w:sz w:val="20"/>
                <w:szCs w:val="20"/>
                <w:lang w:eastAsia="es-CO"/>
              </w:rPr>
              <w:t>Personas mayores de sesenta (60) años o más, o personas entre cincuenta y cinco (55) y cincuenta y nueve (59) años, con condiciones de desgaste físico, vital y psicológico, soportadas por el concepto técnico emitido por el equipo interdisciplinario de la SDIS, según lo dispuesto en la Ley 1276 de 2009, Art. 7 literal B, que residan en Bogotá D.C.</w:t>
            </w:r>
          </w:p>
        </w:tc>
      </w:tr>
      <w:tr w:rsidR="00A55ED3" w:rsidRPr="006145DB" w14:paraId="4C3E7770" w14:textId="77777777" w:rsidTr="001A551D">
        <w:trPr>
          <w:trHeight w:val="20"/>
          <w:jc w:val="center"/>
        </w:trPr>
        <w:tc>
          <w:tcPr>
            <w:tcW w:w="1940" w:type="dxa"/>
            <w:vMerge w:val="restart"/>
            <w:tcBorders>
              <w:right w:val="single" w:sz="4" w:space="0" w:color="auto"/>
            </w:tcBorders>
            <w:vAlign w:val="center"/>
          </w:tcPr>
          <w:p w14:paraId="27C2110D" w14:textId="77777777" w:rsidR="00A55ED3" w:rsidRPr="006145DB" w:rsidRDefault="00A55ED3" w:rsidP="005B435E">
            <w:pPr>
              <w:spacing w:after="0" w:line="240" w:lineRule="auto"/>
              <w:ind w:left="1"/>
              <w:contextualSpacing/>
              <w:rPr>
                <w:rFonts w:cs="Arial"/>
                <w:bCs/>
                <w:sz w:val="20"/>
                <w:szCs w:val="20"/>
                <w:lang w:eastAsia="es-CO"/>
              </w:rPr>
            </w:pPr>
            <w:r w:rsidRPr="006145DB">
              <w:rPr>
                <w:rFonts w:cs="Arial"/>
                <w:sz w:val="20"/>
                <w:szCs w:val="20"/>
                <w:lang w:eastAsia="es-CO"/>
              </w:rPr>
              <w:t>Fuentes de Información de la Población Objetivo</w:t>
            </w:r>
          </w:p>
        </w:tc>
        <w:tc>
          <w:tcPr>
            <w:tcW w:w="7455" w:type="dxa"/>
            <w:tcBorders>
              <w:top w:val="single" w:sz="4" w:space="0" w:color="auto"/>
              <w:left w:val="single" w:sz="4" w:space="0" w:color="auto"/>
              <w:bottom w:val="nil"/>
              <w:right w:val="single" w:sz="4" w:space="0" w:color="auto"/>
            </w:tcBorders>
            <w:vAlign w:val="center"/>
          </w:tcPr>
          <w:p w14:paraId="5B14E913" w14:textId="77777777" w:rsidR="00A55ED3" w:rsidRPr="006145DB" w:rsidRDefault="00A55ED3" w:rsidP="005B435E">
            <w:pPr>
              <w:tabs>
                <w:tab w:val="left" w:pos="709"/>
              </w:tabs>
              <w:spacing w:line="240" w:lineRule="auto"/>
              <w:contextualSpacing/>
              <w:rPr>
                <w:rFonts w:cs="Arial"/>
                <w:sz w:val="18"/>
                <w:szCs w:val="18"/>
                <w:lang w:eastAsia="es-CO"/>
              </w:rPr>
            </w:pPr>
          </w:p>
        </w:tc>
      </w:tr>
      <w:tr w:rsidR="00A55ED3" w:rsidRPr="006145DB" w14:paraId="64330521" w14:textId="77777777" w:rsidTr="00C43AE7">
        <w:trPr>
          <w:trHeight w:val="3492"/>
          <w:jc w:val="center"/>
        </w:trPr>
        <w:tc>
          <w:tcPr>
            <w:tcW w:w="1940" w:type="dxa"/>
            <w:vMerge/>
            <w:vAlign w:val="center"/>
          </w:tcPr>
          <w:p w14:paraId="1378CEFE" w14:textId="77777777" w:rsidR="00A55ED3" w:rsidRPr="006145DB" w:rsidRDefault="00A55ED3" w:rsidP="005B435E">
            <w:pPr>
              <w:spacing w:line="240" w:lineRule="auto"/>
              <w:contextualSpacing/>
              <w:rPr>
                <w:rFonts w:cs="Arial"/>
                <w:bCs/>
                <w:sz w:val="20"/>
                <w:szCs w:val="20"/>
                <w:lang w:eastAsia="es-CO"/>
              </w:rPr>
            </w:pPr>
          </w:p>
        </w:tc>
        <w:tc>
          <w:tcPr>
            <w:tcW w:w="7455" w:type="dxa"/>
            <w:tcBorders>
              <w:top w:val="nil"/>
            </w:tcBorders>
            <w:vAlign w:val="center"/>
          </w:tcPr>
          <w:tbl>
            <w:tblPr>
              <w:tblStyle w:val="Tablaconcuadrcula"/>
              <w:tblW w:w="5000" w:type="pct"/>
              <w:jc w:val="center"/>
              <w:tblLayout w:type="fixed"/>
              <w:tblLook w:val="04A0" w:firstRow="1" w:lastRow="0" w:firstColumn="1" w:lastColumn="0" w:noHBand="0" w:noVBand="1"/>
            </w:tblPr>
            <w:tblGrid>
              <w:gridCol w:w="3039"/>
              <w:gridCol w:w="1276"/>
              <w:gridCol w:w="1142"/>
              <w:gridCol w:w="1772"/>
            </w:tblGrid>
            <w:tr w:rsidR="00A55ED3" w:rsidRPr="006145DB" w14:paraId="22337B23" w14:textId="77777777" w:rsidTr="005577A5">
              <w:trPr>
                <w:trHeight w:val="372"/>
                <w:jc w:val="center"/>
              </w:trPr>
              <w:tc>
                <w:tcPr>
                  <w:tcW w:w="3039" w:type="dxa"/>
                  <w:vAlign w:val="center"/>
                </w:tcPr>
                <w:p w14:paraId="1CA9AECE" w14:textId="77777777" w:rsidR="00A55ED3" w:rsidRPr="006145DB" w:rsidRDefault="00A55ED3" w:rsidP="005B435E">
                  <w:pPr>
                    <w:tabs>
                      <w:tab w:val="left" w:pos="709"/>
                    </w:tabs>
                    <w:contextualSpacing/>
                    <w:jc w:val="center"/>
                    <w:rPr>
                      <w:rFonts w:cs="Arial"/>
                      <w:sz w:val="16"/>
                      <w:szCs w:val="18"/>
                      <w:lang w:eastAsia="es-CO"/>
                    </w:rPr>
                  </w:pPr>
                  <w:r w:rsidRPr="006145DB">
                    <w:rPr>
                      <w:rFonts w:cs="Arial"/>
                      <w:sz w:val="16"/>
                      <w:szCs w:val="18"/>
                      <w:lang w:eastAsia="es-CO"/>
                    </w:rPr>
                    <w:t>Categoría de Población Objetivo</w:t>
                  </w:r>
                </w:p>
              </w:tc>
              <w:tc>
                <w:tcPr>
                  <w:tcW w:w="1276" w:type="dxa"/>
                  <w:vAlign w:val="center"/>
                </w:tcPr>
                <w:p w14:paraId="34A3E815" w14:textId="77777777" w:rsidR="00A55ED3" w:rsidRPr="006145DB" w:rsidRDefault="00A55ED3" w:rsidP="005B435E">
                  <w:pPr>
                    <w:tabs>
                      <w:tab w:val="left" w:pos="709"/>
                    </w:tabs>
                    <w:contextualSpacing/>
                    <w:jc w:val="center"/>
                    <w:rPr>
                      <w:rFonts w:cs="Arial"/>
                      <w:sz w:val="16"/>
                      <w:szCs w:val="18"/>
                      <w:lang w:eastAsia="es-CO"/>
                    </w:rPr>
                  </w:pPr>
                  <w:r w:rsidRPr="006145DB">
                    <w:rPr>
                      <w:rFonts w:cs="Arial"/>
                      <w:sz w:val="16"/>
                      <w:szCs w:val="18"/>
                      <w:lang w:eastAsia="es-CO"/>
                    </w:rPr>
                    <w:t>Fuente de Información</w:t>
                  </w:r>
                </w:p>
              </w:tc>
              <w:tc>
                <w:tcPr>
                  <w:tcW w:w="1142" w:type="dxa"/>
                  <w:vAlign w:val="center"/>
                </w:tcPr>
                <w:p w14:paraId="0F0B3FE7" w14:textId="77777777" w:rsidR="00A55ED3" w:rsidRPr="006145DB" w:rsidRDefault="00A55ED3" w:rsidP="005B435E">
                  <w:pPr>
                    <w:tabs>
                      <w:tab w:val="left" w:pos="709"/>
                    </w:tabs>
                    <w:contextualSpacing/>
                    <w:jc w:val="center"/>
                    <w:rPr>
                      <w:rFonts w:cs="Arial"/>
                      <w:sz w:val="16"/>
                      <w:szCs w:val="18"/>
                      <w:lang w:eastAsia="es-CO"/>
                    </w:rPr>
                  </w:pPr>
                  <w:r w:rsidRPr="006145DB">
                    <w:rPr>
                      <w:rFonts w:cs="Arial"/>
                      <w:sz w:val="16"/>
                      <w:szCs w:val="18"/>
                      <w:lang w:eastAsia="es-CO"/>
                    </w:rPr>
                    <w:t>Periodicidad</w:t>
                  </w:r>
                </w:p>
              </w:tc>
              <w:tc>
                <w:tcPr>
                  <w:tcW w:w="1772" w:type="dxa"/>
                  <w:vAlign w:val="center"/>
                </w:tcPr>
                <w:p w14:paraId="3D9F4554" w14:textId="77777777" w:rsidR="00A55ED3" w:rsidRPr="006145DB" w:rsidRDefault="00A55ED3" w:rsidP="005B435E">
                  <w:pPr>
                    <w:tabs>
                      <w:tab w:val="left" w:pos="709"/>
                    </w:tabs>
                    <w:contextualSpacing/>
                    <w:jc w:val="center"/>
                    <w:rPr>
                      <w:rFonts w:cs="Arial"/>
                      <w:sz w:val="16"/>
                      <w:szCs w:val="18"/>
                      <w:lang w:eastAsia="es-CO"/>
                    </w:rPr>
                  </w:pPr>
                  <w:r w:rsidRPr="006145DB">
                    <w:rPr>
                      <w:rFonts w:cs="Arial"/>
                      <w:sz w:val="16"/>
                      <w:szCs w:val="18"/>
                      <w:lang w:eastAsia="es-CO"/>
                    </w:rPr>
                    <w:t>Administrador</w:t>
                  </w:r>
                </w:p>
              </w:tc>
            </w:tr>
            <w:tr w:rsidR="00A55ED3" w:rsidRPr="006145DB" w14:paraId="67BBD904" w14:textId="77777777" w:rsidTr="005577A5">
              <w:trPr>
                <w:trHeight w:val="221"/>
                <w:jc w:val="center"/>
              </w:trPr>
              <w:tc>
                <w:tcPr>
                  <w:tcW w:w="3039" w:type="dxa"/>
                  <w:vMerge w:val="restart"/>
                  <w:vAlign w:val="center"/>
                </w:tcPr>
                <w:p w14:paraId="2C07BC77" w14:textId="77777777" w:rsidR="00A55ED3" w:rsidRPr="006145DB" w:rsidRDefault="00A55ED3" w:rsidP="005B435E">
                  <w:pPr>
                    <w:tabs>
                      <w:tab w:val="left" w:pos="709"/>
                    </w:tabs>
                    <w:contextualSpacing/>
                    <w:jc w:val="both"/>
                    <w:rPr>
                      <w:rFonts w:eastAsia="Arial" w:cs="Arial"/>
                      <w:sz w:val="16"/>
                      <w:szCs w:val="18"/>
                    </w:rPr>
                  </w:pPr>
                  <w:r w:rsidRPr="006145DB">
                    <w:rPr>
                      <w:rFonts w:eastAsia="Arial" w:cs="Arial"/>
                      <w:sz w:val="16"/>
                      <w:szCs w:val="18"/>
                    </w:rPr>
                    <w:t>Personas mayores de sesenta (60) años o más.</w:t>
                  </w:r>
                </w:p>
              </w:tc>
              <w:tc>
                <w:tcPr>
                  <w:tcW w:w="1276" w:type="dxa"/>
                  <w:vAlign w:val="center"/>
                </w:tcPr>
                <w:p w14:paraId="3FD5F766"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SIRBE</w:t>
                  </w:r>
                </w:p>
              </w:tc>
              <w:tc>
                <w:tcPr>
                  <w:tcW w:w="1142" w:type="dxa"/>
                  <w:vAlign w:val="center"/>
                </w:tcPr>
                <w:p w14:paraId="0E80D98D"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72" w:type="dxa"/>
                  <w:vAlign w:val="center"/>
                </w:tcPr>
                <w:p w14:paraId="0026B35E"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 xml:space="preserve">Secretaría Distrital de Integración Social </w:t>
                  </w:r>
                </w:p>
              </w:tc>
            </w:tr>
            <w:tr w:rsidR="00A55ED3" w:rsidRPr="006145DB" w14:paraId="662B05A8" w14:textId="77777777" w:rsidTr="005577A5">
              <w:trPr>
                <w:trHeight w:val="221"/>
                <w:jc w:val="center"/>
              </w:trPr>
              <w:tc>
                <w:tcPr>
                  <w:tcW w:w="3039" w:type="dxa"/>
                  <w:vMerge/>
                  <w:vAlign w:val="center"/>
                </w:tcPr>
                <w:p w14:paraId="2C814D51" w14:textId="77777777" w:rsidR="00A55ED3" w:rsidRPr="006145DB" w:rsidRDefault="00A55ED3" w:rsidP="005B435E">
                  <w:pPr>
                    <w:tabs>
                      <w:tab w:val="left" w:pos="709"/>
                    </w:tabs>
                    <w:contextualSpacing/>
                    <w:jc w:val="both"/>
                    <w:rPr>
                      <w:rFonts w:eastAsia="Arial" w:cs="Arial"/>
                      <w:sz w:val="16"/>
                      <w:szCs w:val="18"/>
                    </w:rPr>
                  </w:pPr>
                </w:p>
              </w:tc>
              <w:tc>
                <w:tcPr>
                  <w:tcW w:w="1276" w:type="dxa"/>
                  <w:vAlign w:val="center"/>
                </w:tcPr>
                <w:p w14:paraId="777FDCA3"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 xml:space="preserve">Verificación en Campo </w:t>
                  </w:r>
                </w:p>
              </w:tc>
              <w:tc>
                <w:tcPr>
                  <w:tcW w:w="1142" w:type="dxa"/>
                  <w:vAlign w:val="center"/>
                </w:tcPr>
                <w:p w14:paraId="7F404C9A"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72" w:type="dxa"/>
                  <w:vAlign w:val="center"/>
                </w:tcPr>
                <w:p w14:paraId="60C7A5A8"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 xml:space="preserve">Subdirección para la Vejez </w:t>
                  </w:r>
                </w:p>
              </w:tc>
            </w:tr>
            <w:tr w:rsidR="00A55ED3" w:rsidRPr="006145DB" w14:paraId="233D493E" w14:textId="77777777" w:rsidTr="006C52A0">
              <w:trPr>
                <w:trHeight w:val="747"/>
                <w:jc w:val="center"/>
              </w:trPr>
              <w:tc>
                <w:tcPr>
                  <w:tcW w:w="3039" w:type="dxa"/>
                  <w:vMerge w:val="restart"/>
                  <w:vAlign w:val="center"/>
                </w:tcPr>
                <w:p w14:paraId="1B84DFE4" w14:textId="77777777" w:rsidR="00A55ED3" w:rsidRPr="006145DB" w:rsidRDefault="00A55ED3" w:rsidP="005B435E">
                  <w:pPr>
                    <w:contextualSpacing/>
                    <w:jc w:val="both"/>
                    <w:rPr>
                      <w:rFonts w:eastAsia="Arial" w:cs="Arial"/>
                      <w:sz w:val="16"/>
                      <w:szCs w:val="18"/>
                    </w:rPr>
                  </w:pPr>
                  <w:r w:rsidRPr="006145DB">
                    <w:rPr>
                      <w:rFonts w:eastAsia="Arial" w:cs="Arial"/>
                      <w:sz w:val="16"/>
                      <w:szCs w:val="18"/>
                    </w:rPr>
                    <w:t>Personas entre cincuenta y cinco (55) y cincuenta y nueve (59) años con condiciones de desgaste físico, vital y psicológico, soportadas por el concepto técnico emitido por el equipo interdisciplinario de la SDIS, según lo dispuesto en la Ley 1276 de 2009, Art. 7 literal B. Con puntuación de la escala Wonca</w:t>
                  </w:r>
                  <w:r w:rsidRPr="006145DB">
                    <w:rPr>
                      <w:rFonts w:cs="Arial"/>
                      <w:sz w:val="16"/>
                    </w:rPr>
                    <w:t xml:space="preserve"> </w:t>
                  </w:r>
                  <w:r w:rsidRPr="006145DB">
                    <w:rPr>
                      <w:rFonts w:eastAsia="Arial" w:cs="Arial"/>
                      <w:sz w:val="16"/>
                      <w:szCs w:val="18"/>
                    </w:rPr>
                    <w:t xml:space="preserve">entre 18 y 35. </w:t>
                  </w:r>
                </w:p>
              </w:tc>
              <w:tc>
                <w:tcPr>
                  <w:tcW w:w="1276" w:type="dxa"/>
                  <w:vAlign w:val="center"/>
                </w:tcPr>
                <w:p w14:paraId="538DE9D8"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SIRBE</w:t>
                  </w:r>
                </w:p>
              </w:tc>
              <w:tc>
                <w:tcPr>
                  <w:tcW w:w="1142" w:type="dxa"/>
                  <w:vAlign w:val="center"/>
                </w:tcPr>
                <w:p w14:paraId="0650F045"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72" w:type="dxa"/>
                  <w:vAlign w:val="center"/>
                </w:tcPr>
                <w:p w14:paraId="6A1E30A6"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Secretaría Distrital de Integración Social</w:t>
                  </w:r>
                </w:p>
              </w:tc>
            </w:tr>
            <w:tr w:rsidR="00C43AE7" w:rsidRPr="006145DB" w14:paraId="5194D794" w14:textId="77777777" w:rsidTr="00C43AE7">
              <w:trPr>
                <w:trHeight w:val="591"/>
                <w:jc w:val="center"/>
              </w:trPr>
              <w:tc>
                <w:tcPr>
                  <w:tcW w:w="3039" w:type="dxa"/>
                  <w:vMerge/>
                  <w:tcBorders>
                    <w:bottom w:val="single" w:sz="4" w:space="0" w:color="auto"/>
                  </w:tcBorders>
                  <w:vAlign w:val="center"/>
                </w:tcPr>
                <w:p w14:paraId="012F8972" w14:textId="77777777" w:rsidR="00A55ED3" w:rsidRPr="006145DB" w:rsidRDefault="00A55ED3" w:rsidP="005B435E">
                  <w:pPr>
                    <w:contextualSpacing/>
                    <w:jc w:val="both"/>
                    <w:rPr>
                      <w:rFonts w:eastAsia="Arial" w:cs="Arial"/>
                      <w:sz w:val="16"/>
                      <w:szCs w:val="18"/>
                    </w:rPr>
                  </w:pPr>
                </w:p>
              </w:tc>
              <w:tc>
                <w:tcPr>
                  <w:tcW w:w="1276" w:type="dxa"/>
                  <w:tcBorders>
                    <w:bottom w:val="single" w:sz="4" w:space="0" w:color="auto"/>
                  </w:tcBorders>
                  <w:vAlign w:val="center"/>
                </w:tcPr>
                <w:p w14:paraId="17B89D8D"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 xml:space="preserve">Verificación en Campo </w:t>
                  </w:r>
                </w:p>
              </w:tc>
              <w:tc>
                <w:tcPr>
                  <w:tcW w:w="1142" w:type="dxa"/>
                  <w:tcBorders>
                    <w:bottom w:val="single" w:sz="4" w:space="0" w:color="auto"/>
                  </w:tcBorders>
                  <w:vAlign w:val="center"/>
                </w:tcPr>
                <w:p w14:paraId="2080FA79"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72" w:type="dxa"/>
                  <w:tcBorders>
                    <w:bottom w:val="single" w:sz="4" w:space="0" w:color="auto"/>
                  </w:tcBorders>
                  <w:vAlign w:val="center"/>
                </w:tcPr>
                <w:p w14:paraId="0F15C78B"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Subdirección para la Vejez</w:t>
                  </w:r>
                </w:p>
              </w:tc>
            </w:tr>
            <w:tr w:rsidR="00A55ED3" w:rsidRPr="006145DB" w14:paraId="703B0C2B" w14:textId="77777777" w:rsidTr="005577A5">
              <w:trPr>
                <w:trHeight w:val="231"/>
                <w:jc w:val="center"/>
              </w:trPr>
              <w:tc>
                <w:tcPr>
                  <w:tcW w:w="3039" w:type="dxa"/>
                  <w:vMerge w:val="restart"/>
                  <w:vAlign w:val="center"/>
                </w:tcPr>
                <w:p w14:paraId="561F342D" w14:textId="77777777" w:rsidR="00A55ED3" w:rsidRPr="006145DB" w:rsidRDefault="00A55ED3" w:rsidP="005B435E">
                  <w:pPr>
                    <w:tabs>
                      <w:tab w:val="left" w:pos="709"/>
                    </w:tabs>
                    <w:contextualSpacing/>
                    <w:jc w:val="both"/>
                    <w:rPr>
                      <w:rFonts w:cs="Arial"/>
                      <w:sz w:val="16"/>
                      <w:szCs w:val="18"/>
                      <w:lang w:eastAsia="es-CO"/>
                    </w:rPr>
                  </w:pPr>
                  <w:r w:rsidRPr="006145DB">
                    <w:rPr>
                      <w:rFonts w:eastAsia="Arial" w:cs="Arial"/>
                      <w:sz w:val="16"/>
                      <w:szCs w:val="18"/>
                    </w:rPr>
                    <w:t>Residente en Bogotá Distrito Capital.</w:t>
                  </w:r>
                </w:p>
              </w:tc>
              <w:tc>
                <w:tcPr>
                  <w:tcW w:w="1276" w:type="dxa"/>
                  <w:vAlign w:val="center"/>
                </w:tcPr>
                <w:p w14:paraId="0621779F"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SIRBE</w:t>
                  </w:r>
                </w:p>
              </w:tc>
              <w:tc>
                <w:tcPr>
                  <w:tcW w:w="1142" w:type="dxa"/>
                  <w:vAlign w:val="center"/>
                </w:tcPr>
                <w:p w14:paraId="4CF6B6FF"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72" w:type="dxa"/>
                  <w:vAlign w:val="center"/>
                </w:tcPr>
                <w:p w14:paraId="2FD7433B"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Secretaría Distrital de Integración Social</w:t>
                  </w:r>
                </w:p>
              </w:tc>
            </w:tr>
            <w:tr w:rsidR="00C43AE7" w:rsidRPr="006145DB" w14:paraId="3F0DFD2B" w14:textId="77777777" w:rsidTr="00C43AE7">
              <w:trPr>
                <w:trHeight w:val="231"/>
                <w:jc w:val="center"/>
              </w:trPr>
              <w:tc>
                <w:tcPr>
                  <w:tcW w:w="3039" w:type="dxa"/>
                  <w:vMerge/>
                  <w:tcBorders>
                    <w:bottom w:val="nil"/>
                  </w:tcBorders>
                  <w:vAlign w:val="center"/>
                </w:tcPr>
                <w:p w14:paraId="244EB061" w14:textId="77777777" w:rsidR="00A55ED3" w:rsidRPr="006145DB" w:rsidRDefault="00A55ED3" w:rsidP="005B435E">
                  <w:pPr>
                    <w:tabs>
                      <w:tab w:val="left" w:pos="709"/>
                    </w:tabs>
                    <w:contextualSpacing/>
                    <w:jc w:val="both"/>
                    <w:rPr>
                      <w:rFonts w:eastAsia="Arial" w:cs="Arial"/>
                      <w:sz w:val="16"/>
                      <w:szCs w:val="18"/>
                    </w:rPr>
                  </w:pPr>
                </w:p>
              </w:tc>
              <w:tc>
                <w:tcPr>
                  <w:tcW w:w="1276" w:type="dxa"/>
                  <w:tcBorders>
                    <w:bottom w:val="nil"/>
                  </w:tcBorders>
                  <w:vAlign w:val="center"/>
                </w:tcPr>
                <w:p w14:paraId="79D13C4C"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Verificación en Campo</w:t>
                  </w:r>
                </w:p>
              </w:tc>
              <w:tc>
                <w:tcPr>
                  <w:tcW w:w="1142" w:type="dxa"/>
                  <w:tcBorders>
                    <w:bottom w:val="nil"/>
                  </w:tcBorders>
                  <w:vAlign w:val="center"/>
                </w:tcPr>
                <w:p w14:paraId="6B031F40"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72" w:type="dxa"/>
                  <w:tcBorders>
                    <w:bottom w:val="nil"/>
                  </w:tcBorders>
                  <w:vAlign w:val="center"/>
                </w:tcPr>
                <w:p w14:paraId="71D2CCF6"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Subdirección para la Vejez</w:t>
                  </w:r>
                </w:p>
              </w:tc>
            </w:tr>
          </w:tbl>
          <w:p w14:paraId="16B62195" w14:textId="77777777" w:rsidR="00A55ED3" w:rsidRPr="006145DB" w:rsidRDefault="00A55ED3" w:rsidP="005B435E">
            <w:pPr>
              <w:tabs>
                <w:tab w:val="left" w:pos="709"/>
              </w:tabs>
              <w:spacing w:line="240" w:lineRule="auto"/>
              <w:contextualSpacing/>
              <w:jc w:val="both"/>
              <w:rPr>
                <w:rFonts w:cs="Arial"/>
                <w:bCs/>
                <w:lang w:eastAsia="es-CO"/>
              </w:rPr>
            </w:pPr>
          </w:p>
        </w:tc>
      </w:tr>
      <w:tr w:rsidR="00A55ED3" w:rsidRPr="006145DB" w14:paraId="7B4E4AF0" w14:textId="77777777" w:rsidTr="005577A5">
        <w:trPr>
          <w:trHeight w:val="870"/>
          <w:jc w:val="center"/>
        </w:trPr>
        <w:tc>
          <w:tcPr>
            <w:tcW w:w="1940" w:type="dxa"/>
            <w:vAlign w:val="center"/>
          </w:tcPr>
          <w:p w14:paraId="14589F14" w14:textId="77777777" w:rsidR="00A55ED3" w:rsidRPr="006145DB" w:rsidRDefault="00A55ED3" w:rsidP="005B435E">
            <w:pPr>
              <w:spacing w:after="0" w:line="240" w:lineRule="auto"/>
              <w:ind w:left="1"/>
              <w:contextualSpacing/>
              <w:rPr>
                <w:rFonts w:cs="Arial"/>
                <w:bCs/>
                <w:sz w:val="20"/>
                <w:szCs w:val="20"/>
                <w:lang w:eastAsia="es-CO"/>
              </w:rPr>
            </w:pPr>
            <w:r w:rsidRPr="006145DB">
              <w:rPr>
                <w:rFonts w:cs="Arial"/>
                <w:sz w:val="20"/>
                <w:szCs w:val="20"/>
                <w:lang w:eastAsia="es-CO"/>
              </w:rPr>
              <w:t>Criterios de Priorización y Fuentes de Información</w:t>
            </w:r>
          </w:p>
        </w:tc>
        <w:tc>
          <w:tcPr>
            <w:tcW w:w="7455" w:type="dxa"/>
            <w:tcBorders>
              <w:bottom w:val="single" w:sz="4" w:space="0" w:color="auto"/>
            </w:tcBorders>
            <w:vAlign w:val="center"/>
          </w:tcPr>
          <w:p w14:paraId="26DB7ECF" w14:textId="77777777" w:rsidR="00A55ED3" w:rsidRPr="006145DB" w:rsidRDefault="00A55ED3" w:rsidP="005B435E">
            <w:pPr>
              <w:tabs>
                <w:tab w:val="left" w:pos="709"/>
              </w:tabs>
              <w:spacing w:line="240" w:lineRule="auto"/>
              <w:contextualSpacing/>
              <w:jc w:val="both"/>
              <w:rPr>
                <w:rFonts w:cs="Arial"/>
                <w:bCs/>
                <w:sz w:val="10"/>
                <w:lang w:eastAsia="es-CO"/>
              </w:rPr>
            </w:pPr>
          </w:p>
          <w:tbl>
            <w:tblPr>
              <w:tblStyle w:val="Tablaconcuadrcula"/>
              <w:tblW w:w="7252" w:type="dxa"/>
              <w:jc w:val="center"/>
              <w:tblLayout w:type="fixed"/>
              <w:tblLook w:val="04A0" w:firstRow="1" w:lastRow="0" w:firstColumn="1" w:lastColumn="0" w:noHBand="0" w:noVBand="1"/>
            </w:tblPr>
            <w:tblGrid>
              <w:gridCol w:w="3045"/>
              <w:gridCol w:w="1701"/>
              <w:gridCol w:w="1134"/>
              <w:gridCol w:w="1372"/>
            </w:tblGrid>
            <w:tr w:rsidR="00C43AE7" w:rsidRPr="006145DB" w14:paraId="7E791D94" w14:textId="77777777" w:rsidTr="00C43AE7">
              <w:trPr>
                <w:trHeight w:val="379"/>
                <w:jc w:val="center"/>
              </w:trPr>
              <w:tc>
                <w:tcPr>
                  <w:tcW w:w="3045" w:type="dxa"/>
                  <w:vAlign w:val="center"/>
                </w:tcPr>
                <w:p w14:paraId="4D9C9C0C" w14:textId="77777777" w:rsidR="00A55ED3" w:rsidRPr="006145DB" w:rsidRDefault="00A55ED3" w:rsidP="005B435E">
                  <w:pPr>
                    <w:tabs>
                      <w:tab w:val="left" w:pos="709"/>
                    </w:tabs>
                    <w:jc w:val="center"/>
                    <w:rPr>
                      <w:rFonts w:eastAsia="Arial" w:cs="Arial"/>
                      <w:sz w:val="16"/>
                      <w:szCs w:val="16"/>
                    </w:rPr>
                  </w:pPr>
                  <w:r w:rsidRPr="006145DB">
                    <w:rPr>
                      <w:rFonts w:eastAsia="Arial" w:cs="Arial"/>
                      <w:sz w:val="16"/>
                      <w:szCs w:val="16"/>
                    </w:rPr>
                    <w:t>Criterios de Priorización</w:t>
                  </w:r>
                </w:p>
              </w:tc>
              <w:tc>
                <w:tcPr>
                  <w:tcW w:w="1701" w:type="dxa"/>
                  <w:vAlign w:val="center"/>
                </w:tcPr>
                <w:p w14:paraId="0C1B51D4" w14:textId="77777777" w:rsidR="00A55ED3" w:rsidRPr="006145DB" w:rsidRDefault="00A55ED3" w:rsidP="005B435E">
                  <w:pPr>
                    <w:tabs>
                      <w:tab w:val="left" w:pos="709"/>
                    </w:tabs>
                    <w:jc w:val="center"/>
                    <w:rPr>
                      <w:rFonts w:eastAsia="Arial" w:cs="Arial"/>
                      <w:sz w:val="16"/>
                      <w:szCs w:val="16"/>
                    </w:rPr>
                  </w:pPr>
                  <w:r w:rsidRPr="006145DB">
                    <w:rPr>
                      <w:rFonts w:eastAsia="Arial" w:cs="Arial"/>
                      <w:sz w:val="16"/>
                      <w:szCs w:val="16"/>
                    </w:rPr>
                    <w:t>Fuente de Información</w:t>
                  </w:r>
                </w:p>
              </w:tc>
              <w:tc>
                <w:tcPr>
                  <w:tcW w:w="1134" w:type="dxa"/>
                  <w:vAlign w:val="center"/>
                </w:tcPr>
                <w:p w14:paraId="0F1EE0D9" w14:textId="77777777" w:rsidR="00A55ED3" w:rsidRPr="006145DB" w:rsidRDefault="00A55ED3" w:rsidP="005B435E">
                  <w:pPr>
                    <w:tabs>
                      <w:tab w:val="left" w:pos="709"/>
                    </w:tabs>
                    <w:jc w:val="center"/>
                    <w:rPr>
                      <w:rFonts w:eastAsia="Arial" w:cs="Arial"/>
                      <w:sz w:val="16"/>
                      <w:szCs w:val="16"/>
                    </w:rPr>
                  </w:pPr>
                  <w:r w:rsidRPr="006145DB">
                    <w:rPr>
                      <w:rFonts w:eastAsia="Arial" w:cs="Arial"/>
                      <w:sz w:val="16"/>
                      <w:szCs w:val="16"/>
                    </w:rPr>
                    <w:t>Periodicidad</w:t>
                  </w:r>
                </w:p>
              </w:tc>
              <w:tc>
                <w:tcPr>
                  <w:tcW w:w="1372" w:type="dxa"/>
                  <w:vAlign w:val="center"/>
                </w:tcPr>
                <w:p w14:paraId="2EA4AC77" w14:textId="77777777" w:rsidR="00A55ED3" w:rsidRPr="006145DB" w:rsidRDefault="00A55ED3" w:rsidP="005B435E">
                  <w:pPr>
                    <w:tabs>
                      <w:tab w:val="left" w:pos="709"/>
                    </w:tabs>
                    <w:jc w:val="center"/>
                    <w:rPr>
                      <w:rFonts w:eastAsia="Arial" w:cs="Arial"/>
                      <w:sz w:val="16"/>
                      <w:szCs w:val="16"/>
                    </w:rPr>
                  </w:pPr>
                  <w:r w:rsidRPr="006145DB">
                    <w:rPr>
                      <w:rFonts w:eastAsia="Arial" w:cs="Arial"/>
                      <w:sz w:val="16"/>
                      <w:szCs w:val="16"/>
                    </w:rPr>
                    <w:t>Administrador</w:t>
                  </w:r>
                </w:p>
              </w:tc>
            </w:tr>
            <w:tr w:rsidR="00C43AE7" w:rsidRPr="006145DB" w14:paraId="6617A1FD" w14:textId="77777777" w:rsidTr="00881DE5">
              <w:trPr>
                <w:trHeight w:val="1483"/>
                <w:jc w:val="center"/>
              </w:trPr>
              <w:tc>
                <w:tcPr>
                  <w:tcW w:w="3045" w:type="dxa"/>
                  <w:vAlign w:val="center"/>
                </w:tcPr>
                <w:p w14:paraId="0770BA7E" w14:textId="77777777" w:rsidR="00A55ED3" w:rsidRPr="006145DB" w:rsidRDefault="00A55ED3" w:rsidP="005B435E">
                  <w:pPr>
                    <w:jc w:val="both"/>
                    <w:rPr>
                      <w:rFonts w:eastAsia="Arial" w:cs="Arial"/>
                      <w:sz w:val="16"/>
                      <w:szCs w:val="16"/>
                    </w:rPr>
                  </w:pPr>
                  <w:r w:rsidRPr="006145DB">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701" w:type="dxa"/>
                  <w:vAlign w:val="center"/>
                </w:tcPr>
                <w:p w14:paraId="0AAF33D7" w14:textId="77777777" w:rsidR="00A55ED3" w:rsidRPr="006145DB" w:rsidRDefault="00A55ED3" w:rsidP="005B435E">
                  <w:pPr>
                    <w:jc w:val="center"/>
                    <w:rPr>
                      <w:rFonts w:eastAsia="Arial" w:cs="Arial"/>
                      <w:sz w:val="16"/>
                      <w:szCs w:val="16"/>
                    </w:rPr>
                  </w:pPr>
                  <w:r w:rsidRPr="006145DB">
                    <w:rPr>
                      <w:rStyle w:val="normaltextrun"/>
                      <w:rFonts w:eastAsia="Arial" w:cs="Arial"/>
                      <w:sz w:val="16"/>
                      <w:szCs w:val="16"/>
                    </w:rPr>
                    <w:t>Registro Único de Victimas – RUV, de la Unidad Administrativa Especial para la Atención y Reparación Integral de las Víctimas</w:t>
                  </w:r>
                </w:p>
              </w:tc>
              <w:tc>
                <w:tcPr>
                  <w:tcW w:w="1134" w:type="dxa"/>
                  <w:vAlign w:val="center"/>
                </w:tcPr>
                <w:p w14:paraId="7E647E31" w14:textId="77777777" w:rsidR="00A55ED3" w:rsidRPr="006145DB" w:rsidRDefault="00A55ED3" w:rsidP="005B435E">
                  <w:pPr>
                    <w:jc w:val="center"/>
                    <w:rPr>
                      <w:rFonts w:eastAsia="Arial" w:cs="Arial"/>
                      <w:sz w:val="16"/>
                      <w:szCs w:val="16"/>
                    </w:rPr>
                  </w:pPr>
                  <w:r w:rsidRPr="006145DB">
                    <w:rPr>
                      <w:rStyle w:val="normaltextrun"/>
                      <w:rFonts w:eastAsia="Arial" w:cs="Arial"/>
                      <w:sz w:val="16"/>
                      <w:szCs w:val="16"/>
                    </w:rPr>
                    <w:t>Trimestral</w:t>
                  </w:r>
                </w:p>
              </w:tc>
              <w:tc>
                <w:tcPr>
                  <w:tcW w:w="1372" w:type="dxa"/>
                  <w:vAlign w:val="center"/>
                </w:tcPr>
                <w:p w14:paraId="704A1BC1" w14:textId="77777777" w:rsidR="00A55ED3" w:rsidRPr="006145DB" w:rsidRDefault="00A55ED3" w:rsidP="005B435E">
                  <w:pPr>
                    <w:jc w:val="center"/>
                    <w:rPr>
                      <w:rFonts w:eastAsia="Arial" w:cs="Arial"/>
                      <w:sz w:val="16"/>
                      <w:szCs w:val="16"/>
                    </w:rPr>
                  </w:pPr>
                  <w:r w:rsidRPr="006145DB">
                    <w:rPr>
                      <w:rStyle w:val="normaltextrun"/>
                      <w:rFonts w:eastAsia="Arial" w:cs="Arial"/>
                      <w:sz w:val="16"/>
                      <w:szCs w:val="16"/>
                    </w:rPr>
                    <w:t>Oficina Consejería Distrital de Paz, Víctimas y Reconciliación</w:t>
                  </w:r>
                </w:p>
              </w:tc>
            </w:tr>
            <w:tr w:rsidR="00C43AE7" w:rsidRPr="006145DB" w14:paraId="106BB1EF" w14:textId="77777777" w:rsidTr="009A4D69">
              <w:trPr>
                <w:trHeight w:val="1757"/>
                <w:jc w:val="center"/>
              </w:trPr>
              <w:tc>
                <w:tcPr>
                  <w:tcW w:w="3045" w:type="dxa"/>
                  <w:tcBorders>
                    <w:bottom w:val="nil"/>
                  </w:tcBorders>
                  <w:vAlign w:val="center"/>
                </w:tcPr>
                <w:p w14:paraId="33AE4FE3"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701" w:type="dxa"/>
                  <w:tcBorders>
                    <w:bottom w:val="nil"/>
                  </w:tcBorders>
                  <w:vAlign w:val="center"/>
                </w:tcPr>
                <w:p w14:paraId="413B7D4C" w14:textId="77777777" w:rsidR="00A55ED3" w:rsidRPr="006145DB" w:rsidRDefault="00A55ED3" w:rsidP="005B435E">
                  <w:pPr>
                    <w:jc w:val="center"/>
                    <w:rPr>
                      <w:rFonts w:eastAsia="Arial" w:cs="Arial"/>
                      <w:sz w:val="16"/>
                      <w:szCs w:val="16"/>
                    </w:rPr>
                  </w:pPr>
                  <w:r w:rsidRPr="006145DB">
                    <w:rPr>
                      <w:rFonts w:eastAsia="Arial" w:cs="Arial"/>
                      <w:sz w:val="16"/>
                      <w:szCs w:val="16"/>
                    </w:rPr>
                    <w:t>Censos oficiales de comunidades étnicas: Indígena Cabildos reconocidos en la ciudad de Bogotá y Rrom - Gitano</w:t>
                  </w:r>
                </w:p>
              </w:tc>
              <w:tc>
                <w:tcPr>
                  <w:tcW w:w="1134" w:type="dxa"/>
                  <w:tcBorders>
                    <w:bottom w:val="nil"/>
                  </w:tcBorders>
                  <w:vAlign w:val="center"/>
                </w:tcPr>
                <w:p w14:paraId="2242B18A" w14:textId="77777777" w:rsidR="00A55ED3" w:rsidRPr="006145DB" w:rsidRDefault="00A55ED3" w:rsidP="005B435E">
                  <w:pPr>
                    <w:jc w:val="center"/>
                    <w:rPr>
                      <w:rFonts w:eastAsia="Arial" w:cs="Arial"/>
                      <w:sz w:val="16"/>
                      <w:szCs w:val="16"/>
                    </w:rPr>
                  </w:pPr>
                  <w:r w:rsidRPr="006145DB">
                    <w:rPr>
                      <w:rFonts w:eastAsia="Arial" w:cs="Arial"/>
                      <w:sz w:val="16"/>
                      <w:szCs w:val="16"/>
                    </w:rPr>
                    <w:t>2021</w:t>
                  </w:r>
                </w:p>
                <w:p w14:paraId="73A1C84E" w14:textId="77777777" w:rsidR="00A55ED3" w:rsidRPr="006145DB" w:rsidRDefault="00A55ED3" w:rsidP="005B435E">
                  <w:pPr>
                    <w:jc w:val="center"/>
                    <w:rPr>
                      <w:rFonts w:eastAsia="Arial" w:cs="Arial"/>
                      <w:sz w:val="16"/>
                      <w:szCs w:val="16"/>
                    </w:rPr>
                  </w:pPr>
                  <w:r w:rsidRPr="006145DB">
                    <w:rPr>
                      <w:rFonts w:eastAsia="Arial" w:cs="Arial"/>
                      <w:sz w:val="16"/>
                      <w:szCs w:val="16"/>
                    </w:rPr>
                    <w:t>Entrega única</w:t>
                  </w:r>
                </w:p>
              </w:tc>
              <w:tc>
                <w:tcPr>
                  <w:tcW w:w="1372" w:type="dxa"/>
                  <w:tcBorders>
                    <w:bottom w:val="nil"/>
                  </w:tcBorders>
                  <w:vAlign w:val="center"/>
                </w:tcPr>
                <w:p w14:paraId="208E5BFD" w14:textId="77777777" w:rsidR="00A55ED3" w:rsidRPr="006145DB" w:rsidRDefault="00A55ED3" w:rsidP="005B435E">
                  <w:pPr>
                    <w:jc w:val="center"/>
                    <w:rPr>
                      <w:rFonts w:eastAsia="Arial" w:cs="Arial"/>
                      <w:sz w:val="16"/>
                      <w:szCs w:val="16"/>
                    </w:rPr>
                  </w:pPr>
                  <w:r w:rsidRPr="006145DB">
                    <w:rPr>
                      <w:rFonts w:eastAsia="Arial" w:cs="Arial"/>
                      <w:sz w:val="16"/>
                      <w:szCs w:val="16"/>
                    </w:rPr>
                    <w:t>Ministerio del Interior</w:t>
                  </w:r>
                </w:p>
              </w:tc>
            </w:tr>
            <w:tr w:rsidR="00C43AE7" w:rsidRPr="006145DB" w14:paraId="5F7C97CF" w14:textId="77777777" w:rsidTr="00881DE5">
              <w:trPr>
                <w:trHeight w:val="1447"/>
                <w:jc w:val="center"/>
              </w:trPr>
              <w:tc>
                <w:tcPr>
                  <w:tcW w:w="3045" w:type="dxa"/>
                  <w:tcBorders>
                    <w:top w:val="nil"/>
                  </w:tcBorders>
                  <w:vAlign w:val="center"/>
                </w:tcPr>
                <w:p w14:paraId="0E95DA12"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 Afrocolombiana, registrada en los listados oficiales avalados por Entidad gubernamental competente o listados enviados por las instancias de representación y participación de comunidades étnicas a la entidad distrital competente.  </w:t>
                  </w:r>
                </w:p>
              </w:tc>
              <w:tc>
                <w:tcPr>
                  <w:tcW w:w="1701" w:type="dxa"/>
                  <w:tcBorders>
                    <w:top w:val="nil"/>
                  </w:tcBorders>
                  <w:vAlign w:val="center"/>
                </w:tcPr>
                <w:p w14:paraId="25DB9984" w14:textId="77777777" w:rsidR="00A55ED3" w:rsidRPr="006145DB" w:rsidRDefault="00A55ED3"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comunidades Negras, Afrocolombianas en Bogotá</w:t>
                  </w:r>
                </w:p>
              </w:tc>
              <w:tc>
                <w:tcPr>
                  <w:tcW w:w="1134" w:type="dxa"/>
                  <w:tcBorders>
                    <w:top w:val="nil"/>
                  </w:tcBorders>
                  <w:vAlign w:val="center"/>
                </w:tcPr>
                <w:p w14:paraId="749D2089" w14:textId="77777777" w:rsidR="00A55ED3" w:rsidRPr="006145DB" w:rsidRDefault="00A55ED3" w:rsidP="005B435E">
                  <w:pPr>
                    <w:jc w:val="center"/>
                    <w:rPr>
                      <w:rFonts w:eastAsia="Arial" w:cs="Arial"/>
                      <w:sz w:val="16"/>
                      <w:szCs w:val="16"/>
                    </w:rPr>
                  </w:pPr>
                  <w:r w:rsidRPr="006145DB">
                    <w:rPr>
                      <w:rFonts w:eastAsia="Arial" w:cs="Arial"/>
                      <w:sz w:val="16"/>
                      <w:szCs w:val="16"/>
                    </w:rPr>
                    <w:t>No Disponible</w:t>
                  </w:r>
                </w:p>
              </w:tc>
              <w:tc>
                <w:tcPr>
                  <w:tcW w:w="1372" w:type="dxa"/>
                  <w:tcBorders>
                    <w:top w:val="nil"/>
                  </w:tcBorders>
                  <w:vAlign w:val="center"/>
                </w:tcPr>
                <w:p w14:paraId="4AF621D4" w14:textId="77777777" w:rsidR="00A55ED3" w:rsidRPr="006145DB" w:rsidRDefault="00A55ED3"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C43AE7" w:rsidRPr="006145DB" w14:paraId="0A74F5CE" w14:textId="77777777" w:rsidTr="00881DE5">
              <w:trPr>
                <w:trHeight w:val="1376"/>
                <w:jc w:val="center"/>
              </w:trPr>
              <w:tc>
                <w:tcPr>
                  <w:tcW w:w="3045" w:type="dxa"/>
                  <w:vAlign w:val="center"/>
                </w:tcPr>
                <w:p w14:paraId="49D8B937"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 Raizal registrada en los listados oficiales avalados por Entidad gubernamental competente o listados enviados por las instancias de representación y participación de comunidades étnicas a la Entidad distrital competente. </w:t>
                  </w:r>
                </w:p>
              </w:tc>
              <w:tc>
                <w:tcPr>
                  <w:tcW w:w="1701" w:type="dxa"/>
                  <w:vAlign w:val="center"/>
                </w:tcPr>
                <w:p w14:paraId="1A4644BB" w14:textId="77777777" w:rsidR="00A55ED3" w:rsidRPr="006145DB" w:rsidRDefault="00A55ED3"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134" w:type="dxa"/>
                  <w:vAlign w:val="center"/>
                </w:tcPr>
                <w:p w14:paraId="14C773EE" w14:textId="77777777" w:rsidR="00A55ED3" w:rsidRPr="006145DB" w:rsidRDefault="00A55ED3" w:rsidP="005B435E">
                  <w:pPr>
                    <w:jc w:val="center"/>
                    <w:rPr>
                      <w:rFonts w:eastAsia="Arial" w:cs="Arial"/>
                      <w:sz w:val="16"/>
                      <w:szCs w:val="16"/>
                    </w:rPr>
                  </w:pPr>
                  <w:r w:rsidRPr="006145DB">
                    <w:rPr>
                      <w:rFonts w:eastAsia="Arial" w:cs="Arial"/>
                      <w:sz w:val="16"/>
                      <w:szCs w:val="16"/>
                    </w:rPr>
                    <w:t>No Disponible</w:t>
                  </w:r>
                </w:p>
              </w:tc>
              <w:tc>
                <w:tcPr>
                  <w:tcW w:w="1372" w:type="dxa"/>
                  <w:vAlign w:val="center"/>
                </w:tcPr>
                <w:p w14:paraId="42B73B91" w14:textId="77777777" w:rsidR="00A55ED3" w:rsidRPr="006145DB" w:rsidRDefault="00A55ED3"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C43AE7" w:rsidRPr="006145DB" w14:paraId="20E35255" w14:textId="77777777" w:rsidTr="00881DE5">
              <w:trPr>
                <w:trHeight w:val="1286"/>
                <w:jc w:val="center"/>
              </w:trPr>
              <w:tc>
                <w:tcPr>
                  <w:tcW w:w="3045" w:type="dxa"/>
                  <w:vAlign w:val="center"/>
                </w:tcPr>
                <w:p w14:paraId="4406A84B"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 Palenquera registrada en los listados oficiales avalados por Entidad gubernamental competente o listados enviados por las instancias de representación y participación de comunidades étnicas a la Entidad distrital competente. </w:t>
                  </w:r>
                </w:p>
              </w:tc>
              <w:tc>
                <w:tcPr>
                  <w:tcW w:w="1701" w:type="dxa"/>
                  <w:vAlign w:val="center"/>
                </w:tcPr>
                <w:p w14:paraId="4E731186" w14:textId="77777777" w:rsidR="00A55ED3" w:rsidRPr="006145DB" w:rsidRDefault="00A55ED3"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134" w:type="dxa"/>
                  <w:vAlign w:val="center"/>
                </w:tcPr>
                <w:p w14:paraId="2F741813" w14:textId="77777777" w:rsidR="00A55ED3" w:rsidRPr="006145DB" w:rsidRDefault="00A55ED3" w:rsidP="005B435E">
                  <w:pPr>
                    <w:jc w:val="center"/>
                    <w:rPr>
                      <w:rFonts w:eastAsia="Arial" w:cs="Arial"/>
                      <w:sz w:val="16"/>
                      <w:szCs w:val="16"/>
                    </w:rPr>
                  </w:pPr>
                  <w:r w:rsidRPr="006145DB">
                    <w:rPr>
                      <w:rFonts w:eastAsia="Arial" w:cs="Arial"/>
                      <w:sz w:val="16"/>
                      <w:szCs w:val="16"/>
                    </w:rPr>
                    <w:t>No Disponible</w:t>
                  </w:r>
                </w:p>
              </w:tc>
              <w:tc>
                <w:tcPr>
                  <w:tcW w:w="1372" w:type="dxa"/>
                  <w:vAlign w:val="center"/>
                </w:tcPr>
                <w:p w14:paraId="13CC54F1" w14:textId="77777777" w:rsidR="00A55ED3" w:rsidRPr="006145DB" w:rsidRDefault="00A55ED3"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C43AE7" w:rsidRPr="006145DB" w14:paraId="25A367DB" w14:textId="77777777" w:rsidTr="00881DE5">
              <w:trPr>
                <w:trHeight w:val="1381"/>
                <w:jc w:val="center"/>
              </w:trPr>
              <w:tc>
                <w:tcPr>
                  <w:tcW w:w="3045" w:type="dxa"/>
                  <w:vAlign w:val="center"/>
                </w:tcPr>
                <w:p w14:paraId="4BDA43DF"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 Indígena, registrada en los listados oficiales avalados por Entidad gubernamental competente o listados enviados por las instancias de representación y participación de comunidades étnicas a la Entidad distrital competente. </w:t>
                  </w:r>
                </w:p>
              </w:tc>
              <w:tc>
                <w:tcPr>
                  <w:tcW w:w="1701" w:type="dxa"/>
                  <w:vAlign w:val="center"/>
                </w:tcPr>
                <w:p w14:paraId="0F6A964F" w14:textId="77777777" w:rsidR="00A55ED3" w:rsidRPr="006145DB" w:rsidRDefault="00A55ED3" w:rsidP="005B435E">
                  <w:pPr>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134" w:type="dxa"/>
                  <w:vAlign w:val="center"/>
                </w:tcPr>
                <w:p w14:paraId="07151571" w14:textId="77777777" w:rsidR="00A55ED3" w:rsidRPr="006145DB" w:rsidRDefault="00A55ED3" w:rsidP="005B435E">
                  <w:pPr>
                    <w:jc w:val="center"/>
                    <w:rPr>
                      <w:rFonts w:eastAsia="Arial" w:cs="Arial"/>
                      <w:sz w:val="16"/>
                      <w:szCs w:val="16"/>
                    </w:rPr>
                  </w:pPr>
                  <w:r w:rsidRPr="006145DB">
                    <w:rPr>
                      <w:rFonts w:eastAsia="Arial" w:cs="Arial"/>
                      <w:sz w:val="16"/>
                      <w:szCs w:val="16"/>
                    </w:rPr>
                    <w:t>No Disponible</w:t>
                  </w:r>
                </w:p>
              </w:tc>
              <w:tc>
                <w:tcPr>
                  <w:tcW w:w="1372" w:type="dxa"/>
                  <w:vAlign w:val="center"/>
                </w:tcPr>
                <w:p w14:paraId="4EE44121" w14:textId="77777777" w:rsidR="00A55ED3" w:rsidRPr="006145DB" w:rsidRDefault="00A55ED3"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C43AE7" w:rsidRPr="006145DB" w14:paraId="1D864B7D" w14:textId="77777777" w:rsidTr="00C43AE7">
              <w:trPr>
                <w:trHeight w:val="1357"/>
                <w:jc w:val="center"/>
              </w:trPr>
              <w:tc>
                <w:tcPr>
                  <w:tcW w:w="3045" w:type="dxa"/>
                  <w:vAlign w:val="center"/>
                </w:tcPr>
                <w:p w14:paraId="08D4005F"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 Rrom o Gitana registrada en los listados oficiales avalados por Entidad gubernamental competente o listados enviados por las instancias de representación y participación de comunidades étnicas a la Entidad distrital competente.  </w:t>
                  </w:r>
                </w:p>
              </w:tc>
              <w:tc>
                <w:tcPr>
                  <w:tcW w:w="1701" w:type="dxa"/>
                  <w:vAlign w:val="center"/>
                </w:tcPr>
                <w:p w14:paraId="481EFEC0" w14:textId="77777777" w:rsidR="00A55ED3" w:rsidRPr="006145DB" w:rsidRDefault="00A55ED3"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 Rrom o Gitana en Bogotá</w:t>
                  </w:r>
                </w:p>
              </w:tc>
              <w:tc>
                <w:tcPr>
                  <w:tcW w:w="1134" w:type="dxa"/>
                  <w:vAlign w:val="center"/>
                </w:tcPr>
                <w:p w14:paraId="681FD51A" w14:textId="77777777" w:rsidR="00A55ED3" w:rsidRPr="006145DB" w:rsidRDefault="00A55ED3" w:rsidP="005B435E">
                  <w:pPr>
                    <w:jc w:val="center"/>
                    <w:rPr>
                      <w:rFonts w:eastAsia="Arial" w:cs="Arial"/>
                      <w:sz w:val="16"/>
                      <w:szCs w:val="16"/>
                    </w:rPr>
                  </w:pPr>
                  <w:r w:rsidRPr="006145DB">
                    <w:rPr>
                      <w:rFonts w:eastAsia="Arial" w:cs="Arial"/>
                      <w:sz w:val="16"/>
                      <w:szCs w:val="16"/>
                    </w:rPr>
                    <w:t>No Disponible</w:t>
                  </w:r>
                </w:p>
              </w:tc>
              <w:tc>
                <w:tcPr>
                  <w:tcW w:w="1372" w:type="dxa"/>
                  <w:vAlign w:val="center"/>
                </w:tcPr>
                <w:p w14:paraId="283F3FFB" w14:textId="77777777" w:rsidR="00A55ED3" w:rsidRPr="006145DB" w:rsidRDefault="00A55ED3"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C43AE7" w:rsidRPr="006145DB" w14:paraId="3574C074" w14:textId="77777777" w:rsidTr="00C43AE7">
              <w:trPr>
                <w:trHeight w:val="247"/>
                <w:jc w:val="center"/>
              </w:trPr>
              <w:tc>
                <w:tcPr>
                  <w:tcW w:w="3045" w:type="dxa"/>
                  <w:vMerge w:val="restart"/>
                  <w:vAlign w:val="center"/>
                </w:tcPr>
                <w:p w14:paraId="440AC2F1" w14:textId="77777777" w:rsidR="00A55ED3" w:rsidRPr="006145DB" w:rsidRDefault="00A55ED3" w:rsidP="005B435E">
                  <w:pPr>
                    <w:jc w:val="both"/>
                    <w:rPr>
                      <w:rFonts w:eastAsia="Arial" w:cs="Arial"/>
                      <w:sz w:val="16"/>
                      <w:szCs w:val="16"/>
                    </w:rPr>
                  </w:pPr>
                  <w:r w:rsidRPr="006145DB">
                    <w:rPr>
                      <w:rFonts w:eastAsia="Arial" w:cs="Arial"/>
                      <w:sz w:val="16"/>
                      <w:szCs w:val="16"/>
                    </w:rPr>
                    <w:t>Persona con discapacidad.</w:t>
                  </w:r>
                </w:p>
              </w:tc>
              <w:tc>
                <w:tcPr>
                  <w:tcW w:w="1701" w:type="dxa"/>
                  <w:vAlign w:val="center"/>
                </w:tcPr>
                <w:p w14:paraId="6BE56ACB" w14:textId="77777777" w:rsidR="00A55ED3" w:rsidRPr="006145DB" w:rsidRDefault="00A55ED3" w:rsidP="005B435E">
                  <w:pPr>
                    <w:jc w:val="center"/>
                    <w:rPr>
                      <w:rFonts w:eastAsia="Arial" w:cs="Arial"/>
                      <w:sz w:val="16"/>
                      <w:szCs w:val="16"/>
                    </w:rPr>
                  </w:pPr>
                  <w:r w:rsidRPr="006145DB">
                    <w:rPr>
                      <w:rFonts w:eastAsia="Arial" w:cs="Arial"/>
                      <w:sz w:val="16"/>
                      <w:szCs w:val="16"/>
                    </w:rPr>
                    <w:t>SIRBE</w:t>
                  </w:r>
                </w:p>
              </w:tc>
              <w:tc>
                <w:tcPr>
                  <w:tcW w:w="1134" w:type="dxa"/>
                  <w:vAlign w:val="center"/>
                </w:tcPr>
                <w:p w14:paraId="5B3EE661"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vAlign w:val="center"/>
                </w:tcPr>
                <w:p w14:paraId="1719022A" w14:textId="77777777" w:rsidR="00A55ED3" w:rsidRPr="006145DB" w:rsidRDefault="00A55ED3" w:rsidP="005B435E">
                  <w:pPr>
                    <w:jc w:val="center"/>
                    <w:rPr>
                      <w:rFonts w:eastAsia="Arial" w:cs="Arial"/>
                      <w:sz w:val="16"/>
                      <w:szCs w:val="16"/>
                    </w:rPr>
                  </w:pPr>
                  <w:r w:rsidRPr="006145DB">
                    <w:rPr>
                      <w:rFonts w:eastAsia="Arial" w:cs="Arial"/>
                      <w:sz w:val="16"/>
                      <w:szCs w:val="16"/>
                    </w:rPr>
                    <w:t>Secretaría Distrital de Integración Social</w:t>
                  </w:r>
                </w:p>
              </w:tc>
            </w:tr>
            <w:tr w:rsidR="00C43AE7" w:rsidRPr="006145DB" w14:paraId="7F01F690" w14:textId="77777777" w:rsidTr="00C43AE7">
              <w:trPr>
                <w:trHeight w:val="300"/>
                <w:jc w:val="center"/>
              </w:trPr>
              <w:tc>
                <w:tcPr>
                  <w:tcW w:w="3045" w:type="dxa"/>
                  <w:vMerge/>
                  <w:vAlign w:val="center"/>
                </w:tcPr>
                <w:p w14:paraId="5B07E8A6" w14:textId="77777777" w:rsidR="00A55ED3" w:rsidRPr="006145DB" w:rsidRDefault="00A55ED3" w:rsidP="005B435E">
                  <w:pPr>
                    <w:jc w:val="both"/>
                    <w:rPr>
                      <w:rFonts w:eastAsia="Arial" w:cs="Arial"/>
                      <w:sz w:val="16"/>
                      <w:szCs w:val="16"/>
                    </w:rPr>
                  </w:pPr>
                </w:p>
              </w:tc>
              <w:tc>
                <w:tcPr>
                  <w:tcW w:w="1701" w:type="dxa"/>
                  <w:vAlign w:val="center"/>
                </w:tcPr>
                <w:p w14:paraId="5974FF38" w14:textId="77777777" w:rsidR="00A55ED3" w:rsidRPr="006145DB" w:rsidRDefault="00A55ED3" w:rsidP="005B435E">
                  <w:pPr>
                    <w:jc w:val="center"/>
                    <w:rPr>
                      <w:rFonts w:eastAsia="Arial" w:cs="Arial"/>
                      <w:sz w:val="16"/>
                      <w:szCs w:val="16"/>
                    </w:rPr>
                  </w:pPr>
                  <w:r w:rsidRPr="006145DB">
                    <w:rPr>
                      <w:rFonts w:eastAsia="Arial" w:cs="Arial"/>
                      <w:sz w:val="16"/>
                      <w:szCs w:val="16"/>
                    </w:rPr>
                    <w:t>Verificación en campo</w:t>
                  </w:r>
                </w:p>
              </w:tc>
              <w:tc>
                <w:tcPr>
                  <w:tcW w:w="1134" w:type="dxa"/>
                  <w:vAlign w:val="center"/>
                </w:tcPr>
                <w:p w14:paraId="786FFC27"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vAlign w:val="center"/>
                </w:tcPr>
                <w:p w14:paraId="7B296B2F" w14:textId="77777777" w:rsidR="00A55ED3" w:rsidRPr="006145DB" w:rsidRDefault="00A55ED3" w:rsidP="005B435E">
                  <w:pPr>
                    <w:jc w:val="center"/>
                    <w:rPr>
                      <w:rFonts w:eastAsia="Arial" w:cs="Arial"/>
                      <w:sz w:val="16"/>
                      <w:szCs w:val="16"/>
                    </w:rPr>
                  </w:pPr>
                  <w:r w:rsidRPr="006145DB">
                    <w:rPr>
                      <w:rFonts w:eastAsia="Arial" w:cs="Arial"/>
                      <w:sz w:val="16"/>
                      <w:szCs w:val="16"/>
                    </w:rPr>
                    <w:t>Subdirección para la Vejez</w:t>
                  </w:r>
                </w:p>
              </w:tc>
            </w:tr>
            <w:tr w:rsidR="00C43AE7" w:rsidRPr="006145DB" w14:paraId="08E000F8" w14:textId="77777777" w:rsidTr="00C43AE7">
              <w:trPr>
                <w:trHeight w:val="300"/>
                <w:jc w:val="center"/>
              </w:trPr>
              <w:tc>
                <w:tcPr>
                  <w:tcW w:w="3045" w:type="dxa"/>
                  <w:vMerge w:val="restart"/>
                  <w:vAlign w:val="center"/>
                </w:tcPr>
                <w:p w14:paraId="095CE255"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 que se identifique como mujer. </w:t>
                  </w:r>
                </w:p>
              </w:tc>
              <w:tc>
                <w:tcPr>
                  <w:tcW w:w="1701" w:type="dxa"/>
                  <w:vAlign w:val="center"/>
                </w:tcPr>
                <w:p w14:paraId="4B639FA2" w14:textId="77777777" w:rsidR="00A55ED3" w:rsidRPr="006145DB" w:rsidRDefault="00A55ED3" w:rsidP="005B435E">
                  <w:pPr>
                    <w:jc w:val="center"/>
                    <w:rPr>
                      <w:rFonts w:eastAsia="Arial" w:cs="Arial"/>
                      <w:sz w:val="16"/>
                      <w:szCs w:val="16"/>
                    </w:rPr>
                  </w:pPr>
                  <w:r w:rsidRPr="006145DB">
                    <w:rPr>
                      <w:rFonts w:eastAsia="Arial" w:cs="Arial"/>
                      <w:sz w:val="16"/>
                      <w:szCs w:val="16"/>
                    </w:rPr>
                    <w:t>SIRBE</w:t>
                  </w:r>
                </w:p>
              </w:tc>
              <w:tc>
                <w:tcPr>
                  <w:tcW w:w="1134" w:type="dxa"/>
                  <w:vAlign w:val="center"/>
                </w:tcPr>
                <w:p w14:paraId="47EFF200"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vAlign w:val="center"/>
                </w:tcPr>
                <w:p w14:paraId="5B23D645" w14:textId="77777777" w:rsidR="00A55ED3" w:rsidRPr="006145DB" w:rsidRDefault="00A55ED3" w:rsidP="005B435E">
                  <w:pPr>
                    <w:jc w:val="center"/>
                    <w:rPr>
                      <w:rFonts w:eastAsia="Arial" w:cs="Arial"/>
                      <w:sz w:val="16"/>
                      <w:szCs w:val="16"/>
                    </w:rPr>
                  </w:pPr>
                  <w:r w:rsidRPr="006145DB">
                    <w:rPr>
                      <w:rFonts w:eastAsia="Arial" w:cs="Arial"/>
                      <w:sz w:val="16"/>
                      <w:szCs w:val="16"/>
                    </w:rPr>
                    <w:t>Secretaría Distrital de Integración Social</w:t>
                  </w:r>
                </w:p>
              </w:tc>
            </w:tr>
            <w:tr w:rsidR="00C43AE7" w:rsidRPr="006145DB" w14:paraId="7A137E3C" w14:textId="77777777" w:rsidTr="00C43AE7">
              <w:trPr>
                <w:trHeight w:val="300"/>
                <w:jc w:val="center"/>
              </w:trPr>
              <w:tc>
                <w:tcPr>
                  <w:tcW w:w="3045" w:type="dxa"/>
                  <w:vMerge/>
                  <w:vAlign w:val="center"/>
                </w:tcPr>
                <w:p w14:paraId="1491CCCA" w14:textId="77777777" w:rsidR="00A55ED3" w:rsidRPr="006145DB" w:rsidRDefault="00A55ED3" w:rsidP="005B435E">
                  <w:pPr>
                    <w:jc w:val="both"/>
                    <w:rPr>
                      <w:rFonts w:eastAsia="Arial" w:cs="Arial"/>
                      <w:sz w:val="16"/>
                      <w:szCs w:val="16"/>
                    </w:rPr>
                  </w:pPr>
                </w:p>
              </w:tc>
              <w:tc>
                <w:tcPr>
                  <w:tcW w:w="1701" w:type="dxa"/>
                  <w:vAlign w:val="center"/>
                </w:tcPr>
                <w:p w14:paraId="386A18AE" w14:textId="77777777" w:rsidR="00A55ED3" w:rsidRPr="006145DB" w:rsidRDefault="00A55ED3" w:rsidP="005B435E">
                  <w:pPr>
                    <w:jc w:val="center"/>
                    <w:rPr>
                      <w:rFonts w:eastAsia="Arial" w:cs="Arial"/>
                      <w:sz w:val="16"/>
                      <w:szCs w:val="16"/>
                    </w:rPr>
                  </w:pPr>
                  <w:r w:rsidRPr="006145DB">
                    <w:rPr>
                      <w:rFonts w:eastAsia="Arial" w:cs="Arial"/>
                      <w:sz w:val="16"/>
                      <w:szCs w:val="16"/>
                    </w:rPr>
                    <w:t>Verificación en Campo</w:t>
                  </w:r>
                </w:p>
              </w:tc>
              <w:tc>
                <w:tcPr>
                  <w:tcW w:w="1134" w:type="dxa"/>
                  <w:vAlign w:val="center"/>
                </w:tcPr>
                <w:p w14:paraId="5941A6FF"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vAlign w:val="center"/>
                </w:tcPr>
                <w:p w14:paraId="46B07208" w14:textId="77777777" w:rsidR="00A55ED3" w:rsidRPr="006145DB" w:rsidRDefault="00A55ED3" w:rsidP="005B435E">
                  <w:pPr>
                    <w:jc w:val="center"/>
                    <w:rPr>
                      <w:rFonts w:eastAsia="Arial" w:cs="Arial"/>
                      <w:sz w:val="16"/>
                      <w:szCs w:val="16"/>
                    </w:rPr>
                  </w:pPr>
                  <w:r w:rsidRPr="006145DB">
                    <w:rPr>
                      <w:rFonts w:eastAsia="Arial" w:cs="Arial"/>
                      <w:sz w:val="16"/>
                      <w:szCs w:val="16"/>
                    </w:rPr>
                    <w:t>Subdirección para la Vejez</w:t>
                  </w:r>
                </w:p>
              </w:tc>
            </w:tr>
            <w:tr w:rsidR="00C43AE7" w:rsidRPr="006145DB" w14:paraId="2FF7AA9F" w14:textId="77777777" w:rsidTr="00C43AE7">
              <w:trPr>
                <w:trHeight w:val="300"/>
                <w:jc w:val="center"/>
              </w:trPr>
              <w:tc>
                <w:tcPr>
                  <w:tcW w:w="3045" w:type="dxa"/>
                  <w:vMerge w:val="restart"/>
                  <w:vAlign w:val="center"/>
                </w:tcPr>
                <w:p w14:paraId="58DEC220" w14:textId="77777777" w:rsidR="00A55ED3" w:rsidRPr="006145DB" w:rsidRDefault="00A55ED3" w:rsidP="005B435E">
                  <w:pPr>
                    <w:jc w:val="both"/>
                    <w:rPr>
                      <w:rFonts w:eastAsia="Arial" w:cs="Arial"/>
                      <w:sz w:val="16"/>
                      <w:szCs w:val="16"/>
                    </w:rPr>
                  </w:pPr>
                  <w:r w:rsidRPr="006145DB">
                    <w:rPr>
                      <w:rFonts w:eastAsia="Arial" w:cs="Arial"/>
                      <w:sz w:val="16"/>
                      <w:szCs w:val="16"/>
                    </w:rPr>
                    <w:t>Persona con hogar unipersonal.</w:t>
                  </w:r>
                </w:p>
              </w:tc>
              <w:tc>
                <w:tcPr>
                  <w:tcW w:w="1701" w:type="dxa"/>
                  <w:vAlign w:val="center"/>
                </w:tcPr>
                <w:p w14:paraId="74CA290D" w14:textId="77777777" w:rsidR="00A55ED3" w:rsidRPr="006145DB" w:rsidRDefault="00A55ED3" w:rsidP="005B435E">
                  <w:pPr>
                    <w:jc w:val="center"/>
                    <w:rPr>
                      <w:rFonts w:eastAsia="Arial" w:cs="Arial"/>
                      <w:sz w:val="16"/>
                      <w:szCs w:val="16"/>
                    </w:rPr>
                  </w:pPr>
                  <w:r w:rsidRPr="006145DB">
                    <w:rPr>
                      <w:rFonts w:eastAsia="Arial" w:cs="Arial"/>
                      <w:sz w:val="16"/>
                      <w:szCs w:val="16"/>
                    </w:rPr>
                    <w:t>SIRBE</w:t>
                  </w:r>
                </w:p>
              </w:tc>
              <w:tc>
                <w:tcPr>
                  <w:tcW w:w="1134" w:type="dxa"/>
                  <w:vAlign w:val="center"/>
                </w:tcPr>
                <w:p w14:paraId="0A95D95A"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vAlign w:val="center"/>
                </w:tcPr>
                <w:p w14:paraId="31C00E77" w14:textId="77777777" w:rsidR="00A55ED3" w:rsidRPr="006145DB" w:rsidRDefault="00A55ED3" w:rsidP="005B435E">
                  <w:pPr>
                    <w:jc w:val="center"/>
                    <w:rPr>
                      <w:rFonts w:eastAsia="Arial" w:cs="Arial"/>
                      <w:sz w:val="16"/>
                      <w:szCs w:val="16"/>
                    </w:rPr>
                  </w:pPr>
                  <w:r w:rsidRPr="006145DB">
                    <w:rPr>
                      <w:rFonts w:eastAsia="Arial" w:cs="Arial"/>
                      <w:sz w:val="16"/>
                      <w:szCs w:val="16"/>
                    </w:rPr>
                    <w:t>Secretaría Distrital de Integración Social</w:t>
                  </w:r>
                </w:p>
              </w:tc>
            </w:tr>
            <w:tr w:rsidR="00C43AE7" w:rsidRPr="006145DB" w14:paraId="69B05CB1" w14:textId="77777777" w:rsidTr="00C43AE7">
              <w:trPr>
                <w:trHeight w:val="300"/>
                <w:jc w:val="center"/>
              </w:trPr>
              <w:tc>
                <w:tcPr>
                  <w:tcW w:w="3045" w:type="dxa"/>
                  <w:vMerge/>
                  <w:vAlign w:val="center"/>
                </w:tcPr>
                <w:p w14:paraId="4B5962DD" w14:textId="77777777" w:rsidR="00A55ED3" w:rsidRPr="006145DB" w:rsidRDefault="00A55ED3" w:rsidP="005B435E">
                  <w:pPr>
                    <w:jc w:val="both"/>
                    <w:rPr>
                      <w:rFonts w:eastAsia="Arial" w:cs="Arial"/>
                      <w:sz w:val="16"/>
                      <w:szCs w:val="16"/>
                    </w:rPr>
                  </w:pPr>
                </w:p>
              </w:tc>
              <w:tc>
                <w:tcPr>
                  <w:tcW w:w="1701" w:type="dxa"/>
                  <w:vAlign w:val="center"/>
                </w:tcPr>
                <w:p w14:paraId="3F328E9A" w14:textId="77777777" w:rsidR="00A55ED3" w:rsidRPr="006145DB" w:rsidRDefault="00A55ED3" w:rsidP="005B435E">
                  <w:pPr>
                    <w:jc w:val="center"/>
                    <w:rPr>
                      <w:rFonts w:eastAsia="Arial" w:cs="Arial"/>
                      <w:sz w:val="16"/>
                      <w:szCs w:val="16"/>
                    </w:rPr>
                  </w:pPr>
                  <w:r w:rsidRPr="006145DB">
                    <w:rPr>
                      <w:rFonts w:eastAsia="Arial" w:cs="Arial"/>
                      <w:sz w:val="16"/>
                      <w:szCs w:val="16"/>
                    </w:rPr>
                    <w:t>Verificación en Campo</w:t>
                  </w:r>
                </w:p>
              </w:tc>
              <w:tc>
                <w:tcPr>
                  <w:tcW w:w="1134" w:type="dxa"/>
                  <w:vAlign w:val="center"/>
                </w:tcPr>
                <w:p w14:paraId="11958D61"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vAlign w:val="center"/>
                </w:tcPr>
                <w:p w14:paraId="315D7724" w14:textId="77777777" w:rsidR="00A55ED3" w:rsidRPr="006145DB" w:rsidRDefault="00A55ED3" w:rsidP="005B435E">
                  <w:pPr>
                    <w:jc w:val="center"/>
                    <w:rPr>
                      <w:rFonts w:eastAsia="Arial" w:cs="Arial"/>
                      <w:sz w:val="16"/>
                      <w:szCs w:val="16"/>
                    </w:rPr>
                  </w:pPr>
                  <w:r w:rsidRPr="006145DB">
                    <w:rPr>
                      <w:rFonts w:eastAsia="Arial" w:cs="Arial"/>
                      <w:sz w:val="16"/>
                      <w:szCs w:val="16"/>
                    </w:rPr>
                    <w:t>Subdirección para la Vejez</w:t>
                  </w:r>
                </w:p>
              </w:tc>
            </w:tr>
            <w:tr w:rsidR="00C43AE7" w:rsidRPr="006145DB" w14:paraId="0C357A0E" w14:textId="77777777" w:rsidTr="00C43AE7">
              <w:trPr>
                <w:trHeight w:val="195"/>
                <w:jc w:val="center"/>
              </w:trPr>
              <w:tc>
                <w:tcPr>
                  <w:tcW w:w="3045" w:type="dxa"/>
                  <w:vMerge w:val="restart"/>
                  <w:vAlign w:val="center"/>
                </w:tcPr>
                <w:p w14:paraId="2DE0F07B" w14:textId="77777777" w:rsidR="00A55ED3" w:rsidRPr="006145DB" w:rsidRDefault="00A55ED3" w:rsidP="005B435E">
                  <w:pPr>
                    <w:jc w:val="both"/>
                    <w:rPr>
                      <w:rFonts w:eastAsia="Arial" w:cs="Arial"/>
                      <w:sz w:val="16"/>
                      <w:szCs w:val="16"/>
                    </w:rPr>
                  </w:pPr>
                  <w:r w:rsidRPr="006145DB">
                    <w:rPr>
                      <w:rFonts w:eastAsia="Arial" w:cs="Arial"/>
                      <w:sz w:val="16"/>
                      <w:szCs w:val="16"/>
                    </w:rPr>
                    <w:t>Persona que resida en zonas rurales de Bogotá D.C.</w:t>
                  </w:r>
                </w:p>
              </w:tc>
              <w:tc>
                <w:tcPr>
                  <w:tcW w:w="1701" w:type="dxa"/>
                  <w:vAlign w:val="center"/>
                </w:tcPr>
                <w:p w14:paraId="29767407" w14:textId="77777777" w:rsidR="00A55ED3" w:rsidRPr="006145DB" w:rsidRDefault="00A55ED3" w:rsidP="005B435E">
                  <w:pPr>
                    <w:jc w:val="center"/>
                    <w:rPr>
                      <w:rFonts w:eastAsia="Arial" w:cs="Arial"/>
                      <w:sz w:val="16"/>
                      <w:szCs w:val="16"/>
                    </w:rPr>
                  </w:pPr>
                  <w:r w:rsidRPr="006145DB">
                    <w:rPr>
                      <w:rFonts w:eastAsia="Arial" w:cs="Arial"/>
                      <w:sz w:val="16"/>
                      <w:szCs w:val="16"/>
                    </w:rPr>
                    <w:t>SIRBE</w:t>
                  </w:r>
                </w:p>
              </w:tc>
              <w:tc>
                <w:tcPr>
                  <w:tcW w:w="1134" w:type="dxa"/>
                  <w:vAlign w:val="center"/>
                </w:tcPr>
                <w:p w14:paraId="404E061D"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vAlign w:val="center"/>
                </w:tcPr>
                <w:p w14:paraId="0C4D4AA6" w14:textId="77777777" w:rsidR="00A55ED3" w:rsidRPr="006145DB" w:rsidRDefault="00A55ED3" w:rsidP="005B435E">
                  <w:pPr>
                    <w:jc w:val="center"/>
                    <w:rPr>
                      <w:rFonts w:eastAsia="Arial" w:cs="Arial"/>
                      <w:sz w:val="16"/>
                      <w:szCs w:val="16"/>
                    </w:rPr>
                  </w:pPr>
                  <w:r w:rsidRPr="006145DB">
                    <w:rPr>
                      <w:rFonts w:eastAsia="Arial" w:cs="Arial"/>
                      <w:sz w:val="16"/>
                      <w:szCs w:val="16"/>
                    </w:rPr>
                    <w:t>Secretaría Distrital de Integración Social</w:t>
                  </w:r>
                </w:p>
              </w:tc>
            </w:tr>
            <w:tr w:rsidR="00C43AE7" w:rsidRPr="006145DB" w14:paraId="3E9A989C" w14:textId="77777777" w:rsidTr="00C43AE7">
              <w:trPr>
                <w:trHeight w:val="300"/>
                <w:jc w:val="center"/>
              </w:trPr>
              <w:tc>
                <w:tcPr>
                  <w:tcW w:w="3045" w:type="dxa"/>
                  <w:vMerge/>
                  <w:vAlign w:val="center"/>
                </w:tcPr>
                <w:p w14:paraId="7A9823F4" w14:textId="77777777" w:rsidR="00A55ED3" w:rsidRPr="006145DB" w:rsidRDefault="00A55ED3" w:rsidP="005B435E">
                  <w:pPr>
                    <w:jc w:val="both"/>
                    <w:rPr>
                      <w:rFonts w:eastAsia="Arial" w:cs="Arial"/>
                      <w:sz w:val="16"/>
                      <w:szCs w:val="16"/>
                    </w:rPr>
                  </w:pPr>
                </w:p>
              </w:tc>
              <w:tc>
                <w:tcPr>
                  <w:tcW w:w="1701" w:type="dxa"/>
                  <w:vAlign w:val="center"/>
                </w:tcPr>
                <w:p w14:paraId="39A842AC" w14:textId="77777777" w:rsidR="00A55ED3" w:rsidRPr="006145DB" w:rsidRDefault="00A55ED3" w:rsidP="005B435E">
                  <w:pPr>
                    <w:jc w:val="center"/>
                    <w:rPr>
                      <w:rFonts w:eastAsia="Arial" w:cs="Arial"/>
                      <w:sz w:val="16"/>
                      <w:szCs w:val="16"/>
                    </w:rPr>
                  </w:pPr>
                  <w:r w:rsidRPr="006145DB">
                    <w:rPr>
                      <w:rFonts w:eastAsia="Arial" w:cs="Arial"/>
                      <w:sz w:val="16"/>
                      <w:szCs w:val="16"/>
                    </w:rPr>
                    <w:t>Verificación en Campo</w:t>
                  </w:r>
                </w:p>
              </w:tc>
              <w:tc>
                <w:tcPr>
                  <w:tcW w:w="1134" w:type="dxa"/>
                  <w:vAlign w:val="center"/>
                </w:tcPr>
                <w:p w14:paraId="0712A438"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vAlign w:val="center"/>
                </w:tcPr>
                <w:p w14:paraId="7132A2C0" w14:textId="77777777" w:rsidR="00A55ED3" w:rsidRPr="006145DB" w:rsidRDefault="00A55ED3" w:rsidP="005B435E">
                  <w:pPr>
                    <w:jc w:val="center"/>
                    <w:rPr>
                      <w:rFonts w:eastAsia="Arial" w:cs="Arial"/>
                      <w:sz w:val="16"/>
                      <w:szCs w:val="16"/>
                    </w:rPr>
                  </w:pPr>
                  <w:r w:rsidRPr="006145DB">
                    <w:rPr>
                      <w:rFonts w:eastAsia="Arial" w:cs="Arial"/>
                      <w:sz w:val="16"/>
                      <w:szCs w:val="16"/>
                    </w:rPr>
                    <w:t>Subdirección para la Vejez</w:t>
                  </w:r>
                </w:p>
              </w:tc>
            </w:tr>
            <w:tr w:rsidR="00C43AE7" w:rsidRPr="006145DB" w14:paraId="1F1B9AD8" w14:textId="77777777" w:rsidTr="00C43AE7">
              <w:trPr>
                <w:trHeight w:val="300"/>
                <w:jc w:val="center"/>
              </w:trPr>
              <w:tc>
                <w:tcPr>
                  <w:tcW w:w="3045" w:type="dxa"/>
                  <w:vAlign w:val="center"/>
                </w:tcPr>
                <w:p w14:paraId="4BDD7210"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Personas pertenecientes a hogares registrados en la encuesta SISBÉN IV de Bogotá clasificación A1 hasta C1.  </w:t>
                  </w:r>
                </w:p>
              </w:tc>
              <w:tc>
                <w:tcPr>
                  <w:tcW w:w="1701" w:type="dxa"/>
                  <w:vAlign w:val="center"/>
                </w:tcPr>
                <w:p w14:paraId="096D9E0B" w14:textId="77777777" w:rsidR="00A55ED3" w:rsidRPr="006145DB" w:rsidRDefault="00A55ED3" w:rsidP="005B435E">
                  <w:pPr>
                    <w:jc w:val="center"/>
                    <w:rPr>
                      <w:rFonts w:eastAsia="Arial" w:cs="Arial"/>
                      <w:sz w:val="16"/>
                      <w:szCs w:val="16"/>
                    </w:rPr>
                  </w:pPr>
                  <w:r w:rsidRPr="006145DB">
                    <w:rPr>
                      <w:rFonts w:eastAsia="Arial" w:cs="Arial"/>
                      <w:sz w:val="16"/>
                      <w:szCs w:val="16"/>
                    </w:rPr>
                    <w:t>SISBÉN IV de Bogotá</w:t>
                  </w:r>
                </w:p>
              </w:tc>
              <w:tc>
                <w:tcPr>
                  <w:tcW w:w="1134" w:type="dxa"/>
                  <w:vAlign w:val="center"/>
                </w:tcPr>
                <w:p w14:paraId="4D54B163" w14:textId="77777777" w:rsidR="00A55ED3" w:rsidRPr="006145DB" w:rsidRDefault="00A55ED3" w:rsidP="005B435E">
                  <w:pPr>
                    <w:jc w:val="center"/>
                    <w:rPr>
                      <w:rFonts w:eastAsia="Arial" w:cs="Arial"/>
                      <w:sz w:val="16"/>
                      <w:szCs w:val="16"/>
                    </w:rPr>
                  </w:pPr>
                  <w:r w:rsidRPr="006145DB">
                    <w:rPr>
                      <w:rFonts w:eastAsia="Arial" w:cs="Arial"/>
                      <w:sz w:val="16"/>
                      <w:szCs w:val="16"/>
                    </w:rPr>
                    <w:t xml:space="preserve">Mensual </w:t>
                  </w:r>
                </w:p>
                <w:p w14:paraId="4525EEF1" w14:textId="77777777" w:rsidR="00A55ED3" w:rsidRPr="006145DB" w:rsidRDefault="00A55ED3" w:rsidP="005B435E">
                  <w:pPr>
                    <w:jc w:val="center"/>
                    <w:rPr>
                      <w:rFonts w:eastAsia="Arial" w:cs="Arial"/>
                      <w:sz w:val="16"/>
                      <w:szCs w:val="16"/>
                    </w:rPr>
                  </w:pPr>
                  <w:r w:rsidRPr="006145DB">
                    <w:rPr>
                      <w:rFonts w:eastAsia="Arial" w:cs="Arial"/>
                      <w:sz w:val="16"/>
                      <w:szCs w:val="16"/>
                    </w:rPr>
                    <w:t>(Mes Vencido)</w:t>
                  </w:r>
                </w:p>
              </w:tc>
              <w:tc>
                <w:tcPr>
                  <w:tcW w:w="1372" w:type="dxa"/>
                  <w:vAlign w:val="center"/>
                </w:tcPr>
                <w:p w14:paraId="5B4C746F" w14:textId="77777777" w:rsidR="00A55ED3" w:rsidRPr="006145DB" w:rsidRDefault="00A55ED3" w:rsidP="005B435E">
                  <w:pPr>
                    <w:jc w:val="center"/>
                    <w:rPr>
                      <w:rFonts w:eastAsia="Arial" w:cs="Arial"/>
                      <w:sz w:val="16"/>
                      <w:szCs w:val="16"/>
                    </w:rPr>
                  </w:pPr>
                  <w:r w:rsidRPr="006145DB">
                    <w:rPr>
                      <w:rFonts w:eastAsia="Arial" w:cs="Arial"/>
                      <w:sz w:val="16"/>
                      <w:szCs w:val="16"/>
                    </w:rPr>
                    <w:t>Secretaría Distrital de Planeación - SDP</w:t>
                  </w:r>
                </w:p>
              </w:tc>
            </w:tr>
            <w:tr w:rsidR="00C43AE7" w:rsidRPr="006145DB" w14:paraId="677551BE" w14:textId="77777777" w:rsidTr="009A4D69">
              <w:trPr>
                <w:trHeight w:val="867"/>
                <w:jc w:val="center"/>
              </w:trPr>
              <w:tc>
                <w:tcPr>
                  <w:tcW w:w="3045" w:type="dxa"/>
                  <w:tcBorders>
                    <w:bottom w:val="single" w:sz="4" w:space="0" w:color="auto"/>
                  </w:tcBorders>
                  <w:vAlign w:val="center"/>
                </w:tcPr>
                <w:p w14:paraId="0110261E" w14:textId="77777777" w:rsidR="00A55ED3" w:rsidRPr="006145DB" w:rsidRDefault="00A55ED3" w:rsidP="005B435E">
                  <w:pPr>
                    <w:jc w:val="both"/>
                    <w:rPr>
                      <w:rFonts w:eastAsia="Arial" w:cs="Arial"/>
                      <w:sz w:val="16"/>
                      <w:szCs w:val="16"/>
                    </w:rPr>
                  </w:pPr>
                  <w:r w:rsidRPr="006145DB">
                    <w:rPr>
                      <w:rFonts w:eastAsia="Arial" w:cs="Arial"/>
                      <w:sz w:val="16"/>
                      <w:szCs w:val="16"/>
                    </w:rPr>
                    <w:t>Personas víctimas de violencia intrafamiliar remitidas por las Comisarías de Familia, como medida de prevención, lo anterior teniendo en cuenta la Ley 1850 de 2017.</w:t>
                  </w:r>
                </w:p>
              </w:tc>
              <w:tc>
                <w:tcPr>
                  <w:tcW w:w="1701" w:type="dxa"/>
                  <w:tcBorders>
                    <w:bottom w:val="single" w:sz="4" w:space="0" w:color="auto"/>
                  </w:tcBorders>
                  <w:vAlign w:val="center"/>
                </w:tcPr>
                <w:p w14:paraId="6392F19D" w14:textId="77777777" w:rsidR="00A55ED3" w:rsidRPr="006145DB" w:rsidRDefault="00A55ED3" w:rsidP="005B435E">
                  <w:pPr>
                    <w:jc w:val="center"/>
                    <w:rPr>
                      <w:rFonts w:eastAsia="Arial" w:cs="Arial"/>
                      <w:sz w:val="16"/>
                      <w:szCs w:val="16"/>
                    </w:rPr>
                  </w:pPr>
                  <w:r w:rsidRPr="006145DB">
                    <w:rPr>
                      <w:rFonts w:eastAsia="Arial" w:cs="Arial"/>
                      <w:sz w:val="16"/>
                      <w:szCs w:val="16"/>
                    </w:rPr>
                    <w:t>SIRBE Comisarías de Familia</w:t>
                  </w:r>
                </w:p>
              </w:tc>
              <w:tc>
                <w:tcPr>
                  <w:tcW w:w="1134" w:type="dxa"/>
                  <w:tcBorders>
                    <w:bottom w:val="single" w:sz="4" w:space="0" w:color="auto"/>
                  </w:tcBorders>
                  <w:vAlign w:val="center"/>
                </w:tcPr>
                <w:p w14:paraId="174BEE07" w14:textId="77777777" w:rsidR="00A55ED3" w:rsidRPr="006145DB" w:rsidRDefault="00A55ED3" w:rsidP="005B435E">
                  <w:pPr>
                    <w:jc w:val="center"/>
                    <w:rPr>
                      <w:rFonts w:eastAsia="Arial" w:cs="Arial"/>
                      <w:sz w:val="16"/>
                      <w:szCs w:val="16"/>
                    </w:rPr>
                  </w:pPr>
                  <w:r w:rsidRPr="006145DB">
                    <w:rPr>
                      <w:rFonts w:eastAsia="Arial" w:cs="Arial"/>
                      <w:sz w:val="16"/>
                      <w:szCs w:val="16"/>
                    </w:rPr>
                    <w:t>Demanda</w:t>
                  </w:r>
                </w:p>
              </w:tc>
              <w:tc>
                <w:tcPr>
                  <w:tcW w:w="1372" w:type="dxa"/>
                  <w:tcBorders>
                    <w:bottom w:val="single" w:sz="4" w:space="0" w:color="auto"/>
                  </w:tcBorders>
                  <w:vAlign w:val="center"/>
                </w:tcPr>
                <w:p w14:paraId="56F74740" w14:textId="77777777" w:rsidR="00A55ED3" w:rsidRPr="006145DB" w:rsidRDefault="00A55ED3" w:rsidP="005B435E">
                  <w:pPr>
                    <w:jc w:val="center"/>
                    <w:rPr>
                      <w:rFonts w:eastAsia="Arial" w:cs="Arial"/>
                      <w:sz w:val="16"/>
                      <w:szCs w:val="16"/>
                    </w:rPr>
                  </w:pPr>
                  <w:r w:rsidRPr="006145DB">
                    <w:rPr>
                      <w:rFonts w:eastAsia="Arial" w:cs="Arial"/>
                      <w:sz w:val="16"/>
                      <w:szCs w:val="16"/>
                    </w:rPr>
                    <w:t>Secretaría Distrital de Integración Social</w:t>
                  </w:r>
                </w:p>
              </w:tc>
            </w:tr>
            <w:tr w:rsidR="00C43AE7" w:rsidRPr="006145DB" w14:paraId="27190243" w14:textId="77777777" w:rsidTr="009A4D69">
              <w:trPr>
                <w:trHeight w:val="639"/>
                <w:jc w:val="center"/>
              </w:trPr>
              <w:tc>
                <w:tcPr>
                  <w:tcW w:w="3045" w:type="dxa"/>
                  <w:tcBorders>
                    <w:bottom w:val="nil"/>
                  </w:tcBorders>
                  <w:vAlign w:val="center"/>
                </w:tcPr>
                <w:p w14:paraId="1ACDCAA8" w14:textId="77777777" w:rsidR="00A55ED3" w:rsidRPr="006145DB" w:rsidRDefault="00A55ED3" w:rsidP="005B435E">
                  <w:pPr>
                    <w:jc w:val="both"/>
                    <w:rPr>
                      <w:rFonts w:eastAsia="Arial" w:cs="Arial"/>
                      <w:sz w:val="16"/>
                      <w:szCs w:val="16"/>
                    </w:rPr>
                  </w:pPr>
                  <w:r w:rsidRPr="006145DB">
                    <w:rPr>
                      <w:rFonts w:eastAsia="Arial" w:cs="Arial"/>
                      <w:sz w:val="16"/>
                      <w:szCs w:val="16"/>
                    </w:rPr>
                    <w:t xml:space="preserve">Persona que vive en residencias tipo paga diarios. </w:t>
                  </w:r>
                </w:p>
              </w:tc>
              <w:tc>
                <w:tcPr>
                  <w:tcW w:w="1701" w:type="dxa"/>
                  <w:tcBorders>
                    <w:bottom w:val="nil"/>
                  </w:tcBorders>
                  <w:vAlign w:val="center"/>
                </w:tcPr>
                <w:p w14:paraId="63E44055" w14:textId="77777777" w:rsidR="00A55ED3" w:rsidRPr="006145DB" w:rsidRDefault="00A55ED3" w:rsidP="005B435E">
                  <w:pPr>
                    <w:jc w:val="center"/>
                    <w:rPr>
                      <w:rFonts w:eastAsia="Arial" w:cs="Arial"/>
                      <w:sz w:val="16"/>
                      <w:szCs w:val="16"/>
                    </w:rPr>
                  </w:pPr>
                  <w:r w:rsidRPr="006145DB">
                    <w:rPr>
                      <w:rFonts w:eastAsia="Arial" w:cs="Arial"/>
                      <w:sz w:val="16"/>
                      <w:szCs w:val="16"/>
                    </w:rPr>
                    <w:t>Base de personas residentes en paga diarios</w:t>
                  </w:r>
                </w:p>
              </w:tc>
              <w:tc>
                <w:tcPr>
                  <w:tcW w:w="1134" w:type="dxa"/>
                  <w:tcBorders>
                    <w:bottom w:val="nil"/>
                  </w:tcBorders>
                  <w:vAlign w:val="center"/>
                </w:tcPr>
                <w:p w14:paraId="4684EAA6" w14:textId="77777777" w:rsidR="00A55ED3" w:rsidRPr="006145DB" w:rsidRDefault="00A55ED3" w:rsidP="005B435E">
                  <w:pPr>
                    <w:jc w:val="center"/>
                    <w:rPr>
                      <w:rFonts w:eastAsia="Arial" w:cs="Arial"/>
                      <w:sz w:val="16"/>
                      <w:szCs w:val="16"/>
                    </w:rPr>
                  </w:pPr>
                  <w:r w:rsidRPr="006145DB">
                    <w:rPr>
                      <w:rFonts w:eastAsia="Arial" w:cs="Arial"/>
                      <w:sz w:val="16"/>
                      <w:szCs w:val="16"/>
                    </w:rPr>
                    <w:t xml:space="preserve">Vigente </w:t>
                  </w:r>
                </w:p>
              </w:tc>
              <w:tc>
                <w:tcPr>
                  <w:tcW w:w="1372" w:type="dxa"/>
                  <w:tcBorders>
                    <w:bottom w:val="nil"/>
                  </w:tcBorders>
                  <w:vAlign w:val="center"/>
                </w:tcPr>
                <w:p w14:paraId="742AC01D" w14:textId="77777777" w:rsidR="00A55ED3" w:rsidRPr="006145DB" w:rsidRDefault="00A55ED3" w:rsidP="005B435E">
                  <w:pPr>
                    <w:jc w:val="center"/>
                    <w:rPr>
                      <w:rFonts w:eastAsia="Arial" w:cs="Arial"/>
                      <w:sz w:val="16"/>
                      <w:szCs w:val="16"/>
                    </w:rPr>
                  </w:pPr>
                  <w:r w:rsidRPr="006145DB">
                    <w:rPr>
                      <w:rFonts w:eastAsia="Arial" w:cs="Arial"/>
                      <w:sz w:val="16"/>
                      <w:szCs w:val="16"/>
                    </w:rPr>
                    <w:t>Secretaría Distrital de Planeación - SDP</w:t>
                  </w:r>
                </w:p>
              </w:tc>
            </w:tr>
          </w:tbl>
          <w:p w14:paraId="05788335" w14:textId="77777777" w:rsidR="00A55ED3" w:rsidRPr="006145DB" w:rsidRDefault="00A55ED3" w:rsidP="005B435E">
            <w:pPr>
              <w:tabs>
                <w:tab w:val="left" w:pos="709"/>
              </w:tabs>
              <w:spacing w:line="240" w:lineRule="auto"/>
              <w:contextualSpacing/>
              <w:jc w:val="both"/>
              <w:rPr>
                <w:rFonts w:cs="Arial"/>
                <w:bCs/>
                <w:lang w:eastAsia="es-CO"/>
              </w:rPr>
            </w:pPr>
          </w:p>
        </w:tc>
      </w:tr>
      <w:tr w:rsidR="00A55ED3" w:rsidRPr="006145DB" w14:paraId="7A05F748" w14:textId="77777777" w:rsidTr="001A551D">
        <w:trPr>
          <w:trHeight w:val="20"/>
          <w:jc w:val="center"/>
        </w:trPr>
        <w:tc>
          <w:tcPr>
            <w:tcW w:w="1940" w:type="dxa"/>
            <w:vMerge w:val="restart"/>
            <w:tcBorders>
              <w:right w:val="single" w:sz="4" w:space="0" w:color="auto"/>
            </w:tcBorders>
            <w:vAlign w:val="center"/>
          </w:tcPr>
          <w:p w14:paraId="059DCC5B" w14:textId="77777777" w:rsidR="00A55ED3" w:rsidRPr="006145DB" w:rsidRDefault="00A55ED3" w:rsidP="005B435E">
            <w:pPr>
              <w:spacing w:after="0" w:line="240" w:lineRule="auto"/>
              <w:ind w:left="1"/>
              <w:contextualSpacing/>
              <w:rPr>
                <w:rFonts w:cs="Arial"/>
                <w:bCs/>
                <w:sz w:val="20"/>
                <w:szCs w:val="20"/>
                <w:lang w:eastAsia="es-CO"/>
              </w:rPr>
            </w:pPr>
            <w:r w:rsidRPr="006145DB">
              <w:rPr>
                <w:rFonts w:cs="Arial"/>
                <w:sz w:val="20"/>
                <w:szCs w:val="20"/>
                <w:lang w:eastAsia="es-CO"/>
              </w:rPr>
              <w:t>Criterios de Ingreso y Fuentes de Información</w:t>
            </w:r>
          </w:p>
        </w:tc>
        <w:tc>
          <w:tcPr>
            <w:tcW w:w="7455" w:type="dxa"/>
            <w:tcBorders>
              <w:top w:val="single" w:sz="4" w:space="0" w:color="auto"/>
              <w:left w:val="single" w:sz="4" w:space="0" w:color="auto"/>
              <w:bottom w:val="nil"/>
              <w:right w:val="single" w:sz="4" w:space="0" w:color="auto"/>
            </w:tcBorders>
            <w:vAlign w:val="center"/>
          </w:tcPr>
          <w:p w14:paraId="11B57995" w14:textId="77777777" w:rsidR="00A55ED3" w:rsidRPr="006145DB" w:rsidRDefault="00A55ED3" w:rsidP="005B435E">
            <w:pPr>
              <w:tabs>
                <w:tab w:val="left" w:pos="709"/>
              </w:tabs>
              <w:spacing w:line="240" w:lineRule="auto"/>
              <w:contextualSpacing/>
              <w:jc w:val="center"/>
              <w:rPr>
                <w:rFonts w:cs="Arial"/>
                <w:sz w:val="10"/>
                <w:szCs w:val="18"/>
                <w:lang w:eastAsia="es-CO"/>
              </w:rPr>
            </w:pPr>
          </w:p>
        </w:tc>
      </w:tr>
      <w:tr w:rsidR="00A55ED3" w:rsidRPr="006145DB" w14:paraId="15A50069" w14:textId="77777777" w:rsidTr="001A551D">
        <w:trPr>
          <w:trHeight w:val="20"/>
          <w:jc w:val="center"/>
        </w:trPr>
        <w:tc>
          <w:tcPr>
            <w:tcW w:w="1940" w:type="dxa"/>
            <w:vMerge/>
            <w:vAlign w:val="center"/>
          </w:tcPr>
          <w:p w14:paraId="51EC8129" w14:textId="77777777" w:rsidR="00A55ED3" w:rsidRPr="006145DB" w:rsidRDefault="00A55ED3" w:rsidP="005B435E">
            <w:pPr>
              <w:spacing w:line="240" w:lineRule="auto"/>
              <w:rPr>
                <w:rFonts w:cs="Arial"/>
                <w:bCs/>
                <w:sz w:val="20"/>
                <w:szCs w:val="20"/>
                <w:lang w:eastAsia="es-CO"/>
              </w:rPr>
            </w:pPr>
          </w:p>
        </w:tc>
        <w:tc>
          <w:tcPr>
            <w:tcW w:w="7455" w:type="dxa"/>
            <w:tcBorders>
              <w:top w:val="nil"/>
            </w:tcBorders>
            <w:vAlign w:val="center"/>
          </w:tcPr>
          <w:tbl>
            <w:tblPr>
              <w:tblStyle w:val="Tablaconcuadrcula"/>
              <w:tblW w:w="5000" w:type="pct"/>
              <w:jc w:val="center"/>
              <w:tblLayout w:type="fixed"/>
              <w:tblLook w:val="04A0" w:firstRow="1" w:lastRow="0" w:firstColumn="1" w:lastColumn="0" w:noHBand="0" w:noVBand="1"/>
            </w:tblPr>
            <w:tblGrid>
              <w:gridCol w:w="3039"/>
              <w:gridCol w:w="1286"/>
              <w:gridCol w:w="1124"/>
              <w:gridCol w:w="1780"/>
            </w:tblGrid>
            <w:tr w:rsidR="00A55ED3" w:rsidRPr="006145DB" w14:paraId="749CE36F" w14:textId="77777777" w:rsidTr="005577A5">
              <w:trPr>
                <w:trHeight w:val="372"/>
                <w:jc w:val="center"/>
              </w:trPr>
              <w:tc>
                <w:tcPr>
                  <w:tcW w:w="3039" w:type="dxa"/>
                  <w:vAlign w:val="center"/>
                </w:tcPr>
                <w:p w14:paraId="7923F368" w14:textId="77777777" w:rsidR="00A55ED3" w:rsidRPr="006145DB" w:rsidRDefault="00A55ED3" w:rsidP="005B435E">
                  <w:pPr>
                    <w:tabs>
                      <w:tab w:val="left" w:pos="709"/>
                    </w:tabs>
                    <w:contextualSpacing/>
                    <w:jc w:val="center"/>
                    <w:rPr>
                      <w:rFonts w:cs="Arial"/>
                      <w:sz w:val="16"/>
                      <w:szCs w:val="18"/>
                      <w:lang w:eastAsia="es-CO"/>
                    </w:rPr>
                  </w:pPr>
                  <w:r w:rsidRPr="006145DB">
                    <w:rPr>
                      <w:rFonts w:cs="Arial"/>
                      <w:sz w:val="16"/>
                      <w:szCs w:val="18"/>
                      <w:lang w:eastAsia="es-CO"/>
                    </w:rPr>
                    <w:t>Categoría de Población Objetivo</w:t>
                  </w:r>
                </w:p>
              </w:tc>
              <w:tc>
                <w:tcPr>
                  <w:tcW w:w="1286" w:type="dxa"/>
                  <w:vAlign w:val="center"/>
                </w:tcPr>
                <w:p w14:paraId="733DE419" w14:textId="77777777" w:rsidR="00A55ED3" w:rsidRPr="006145DB" w:rsidRDefault="00A55ED3" w:rsidP="005B435E">
                  <w:pPr>
                    <w:tabs>
                      <w:tab w:val="left" w:pos="709"/>
                    </w:tabs>
                    <w:contextualSpacing/>
                    <w:jc w:val="center"/>
                    <w:rPr>
                      <w:rFonts w:cs="Arial"/>
                      <w:sz w:val="16"/>
                      <w:szCs w:val="18"/>
                      <w:lang w:eastAsia="es-CO"/>
                    </w:rPr>
                  </w:pPr>
                  <w:r w:rsidRPr="006145DB">
                    <w:rPr>
                      <w:rFonts w:cs="Arial"/>
                      <w:sz w:val="16"/>
                      <w:szCs w:val="18"/>
                      <w:lang w:eastAsia="es-CO"/>
                    </w:rPr>
                    <w:t>Fuente de Información</w:t>
                  </w:r>
                </w:p>
              </w:tc>
              <w:tc>
                <w:tcPr>
                  <w:tcW w:w="1124" w:type="dxa"/>
                  <w:vAlign w:val="center"/>
                </w:tcPr>
                <w:p w14:paraId="28649516" w14:textId="77777777" w:rsidR="00A55ED3" w:rsidRPr="006145DB" w:rsidRDefault="00A55ED3" w:rsidP="005B435E">
                  <w:pPr>
                    <w:tabs>
                      <w:tab w:val="left" w:pos="709"/>
                    </w:tabs>
                    <w:contextualSpacing/>
                    <w:jc w:val="center"/>
                    <w:rPr>
                      <w:rFonts w:cs="Arial"/>
                      <w:sz w:val="16"/>
                      <w:szCs w:val="18"/>
                      <w:lang w:eastAsia="es-CO"/>
                    </w:rPr>
                  </w:pPr>
                  <w:r w:rsidRPr="006145DB">
                    <w:rPr>
                      <w:rFonts w:cs="Arial"/>
                      <w:sz w:val="16"/>
                      <w:szCs w:val="18"/>
                      <w:lang w:eastAsia="es-CO"/>
                    </w:rPr>
                    <w:t>Periodicidad</w:t>
                  </w:r>
                </w:p>
              </w:tc>
              <w:tc>
                <w:tcPr>
                  <w:tcW w:w="1780" w:type="dxa"/>
                  <w:vAlign w:val="center"/>
                </w:tcPr>
                <w:p w14:paraId="35B8262A" w14:textId="77777777" w:rsidR="00A55ED3" w:rsidRPr="006145DB" w:rsidRDefault="00A55ED3" w:rsidP="005B435E">
                  <w:pPr>
                    <w:tabs>
                      <w:tab w:val="left" w:pos="709"/>
                    </w:tabs>
                    <w:contextualSpacing/>
                    <w:jc w:val="center"/>
                    <w:rPr>
                      <w:rFonts w:cs="Arial"/>
                      <w:sz w:val="16"/>
                      <w:szCs w:val="18"/>
                      <w:lang w:eastAsia="es-CO"/>
                    </w:rPr>
                  </w:pPr>
                  <w:r w:rsidRPr="006145DB">
                    <w:rPr>
                      <w:rFonts w:cs="Arial"/>
                      <w:sz w:val="16"/>
                      <w:szCs w:val="18"/>
                      <w:lang w:eastAsia="es-CO"/>
                    </w:rPr>
                    <w:t>Administrador</w:t>
                  </w:r>
                </w:p>
              </w:tc>
            </w:tr>
            <w:tr w:rsidR="00A55ED3" w:rsidRPr="006145DB" w14:paraId="10FD0FE9" w14:textId="77777777" w:rsidTr="008729B1">
              <w:trPr>
                <w:trHeight w:val="204"/>
                <w:jc w:val="center"/>
              </w:trPr>
              <w:tc>
                <w:tcPr>
                  <w:tcW w:w="3039" w:type="dxa"/>
                  <w:vMerge w:val="restart"/>
                  <w:vAlign w:val="center"/>
                </w:tcPr>
                <w:p w14:paraId="41CE12C8" w14:textId="77777777" w:rsidR="00A55ED3" w:rsidRPr="006145DB" w:rsidRDefault="00A55ED3" w:rsidP="005B435E">
                  <w:pPr>
                    <w:tabs>
                      <w:tab w:val="left" w:pos="709"/>
                    </w:tabs>
                    <w:contextualSpacing/>
                    <w:jc w:val="both"/>
                    <w:rPr>
                      <w:rFonts w:eastAsia="Arial" w:cs="Arial"/>
                      <w:sz w:val="16"/>
                      <w:szCs w:val="18"/>
                    </w:rPr>
                  </w:pPr>
                  <w:r w:rsidRPr="006145DB">
                    <w:rPr>
                      <w:rFonts w:eastAsia="Arial" w:cs="Arial"/>
                      <w:sz w:val="16"/>
                      <w:szCs w:val="18"/>
                    </w:rPr>
                    <w:t>Personas mayores de sesenta (60) años o más.</w:t>
                  </w:r>
                </w:p>
              </w:tc>
              <w:tc>
                <w:tcPr>
                  <w:tcW w:w="1286" w:type="dxa"/>
                  <w:vAlign w:val="center"/>
                </w:tcPr>
                <w:p w14:paraId="19B36D6F"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SIRBE</w:t>
                  </w:r>
                </w:p>
              </w:tc>
              <w:tc>
                <w:tcPr>
                  <w:tcW w:w="1124" w:type="dxa"/>
                  <w:vAlign w:val="center"/>
                </w:tcPr>
                <w:p w14:paraId="1379E895"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80" w:type="dxa"/>
                  <w:vAlign w:val="center"/>
                </w:tcPr>
                <w:p w14:paraId="46DC6AE1"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 xml:space="preserve">Secretaría Distrital de Integración Social </w:t>
                  </w:r>
                </w:p>
              </w:tc>
            </w:tr>
            <w:tr w:rsidR="00A55ED3" w:rsidRPr="006145DB" w14:paraId="790CF69A" w14:textId="77777777" w:rsidTr="008729B1">
              <w:trPr>
                <w:trHeight w:val="123"/>
                <w:jc w:val="center"/>
              </w:trPr>
              <w:tc>
                <w:tcPr>
                  <w:tcW w:w="3039" w:type="dxa"/>
                  <w:vMerge/>
                  <w:vAlign w:val="center"/>
                </w:tcPr>
                <w:p w14:paraId="57580CC6" w14:textId="77777777" w:rsidR="00A55ED3" w:rsidRPr="006145DB" w:rsidRDefault="00A55ED3" w:rsidP="005B435E">
                  <w:pPr>
                    <w:tabs>
                      <w:tab w:val="left" w:pos="709"/>
                    </w:tabs>
                    <w:contextualSpacing/>
                    <w:jc w:val="both"/>
                    <w:rPr>
                      <w:rFonts w:eastAsia="Arial" w:cs="Arial"/>
                      <w:sz w:val="16"/>
                      <w:szCs w:val="18"/>
                    </w:rPr>
                  </w:pPr>
                </w:p>
              </w:tc>
              <w:tc>
                <w:tcPr>
                  <w:tcW w:w="1286" w:type="dxa"/>
                  <w:vAlign w:val="center"/>
                </w:tcPr>
                <w:p w14:paraId="67EEEB6F"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 xml:space="preserve">Verificación en Campo </w:t>
                  </w:r>
                </w:p>
              </w:tc>
              <w:tc>
                <w:tcPr>
                  <w:tcW w:w="1124" w:type="dxa"/>
                  <w:vAlign w:val="center"/>
                </w:tcPr>
                <w:p w14:paraId="53CAE38E"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80" w:type="dxa"/>
                  <w:vAlign w:val="center"/>
                </w:tcPr>
                <w:p w14:paraId="29889D72"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 xml:space="preserve">Subdirección para la Vejez </w:t>
                  </w:r>
                </w:p>
              </w:tc>
            </w:tr>
            <w:tr w:rsidR="00A55ED3" w:rsidRPr="006145DB" w14:paraId="7ACC7152" w14:textId="77777777" w:rsidTr="008729B1">
              <w:trPr>
                <w:trHeight w:val="739"/>
                <w:jc w:val="center"/>
              </w:trPr>
              <w:tc>
                <w:tcPr>
                  <w:tcW w:w="3039" w:type="dxa"/>
                  <w:vMerge w:val="restart"/>
                  <w:vAlign w:val="center"/>
                </w:tcPr>
                <w:p w14:paraId="015D6A22" w14:textId="77777777" w:rsidR="00A55ED3" w:rsidRPr="006145DB" w:rsidRDefault="00A55ED3" w:rsidP="005B435E">
                  <w:pPr>
                    <w:contextualSpacing/>
                    <w:jc w:val="both"/>
                    <w:rPr>
                      <w:rFonts w:eastAsia="Arial" w:cs="Arial"/>
                      <w:sz w:val="16"/>
                      <w:szCs w:val="18"/>
                    </w:rPr>
                  </w:pPr>
                  <w:r w:rsidRPr="006145DB">
                    <w:rPr>
                      <w:rFonts w:eastAsia="Arial" w:cs="Arial"/>
                      <w:sz w:val="16"/>
                      <w:szCs w:val="18"/>
                    </w:rPr>
                    <w:t>Personas entre cincuenta y cinco (55) y cincuenta y nueve (59) años con condiciones de desgaste físico, vital y psicológico, soportadas por el concepto técnico emitido por el equipo interdisciplinario de la SDIS, según lo dispuesto en la Ley 1276 de 2009, Art. 7 literal B. Con puntuación de la escala Wonca</w:t>
                  </w:r>
                  <w:r w:rsidRPr="006145DB">
                    <w:rPr>
                      <w:rFonts w:cs="Arial"/>
                      <w:sz w:val="16"/>
                    </w:rPr>
                    <w:t xml:space="preserve"> </w:t>
                  </w:r>
                  <w:r w:rsidRPr="006145DB">
                    <w:rPr>
                      <w:rFonts w:eastAsia="Arial" w:cs="Arial"/>
                      <w:sz w:val="16"/>
                      <w:szCs w:val="18"/>
                    </w:rPr>
                    <w:t xml:space="preserve">entre 18 y 35. </w:t>
                  </w:r>
                </w:p>
              </w:tc>
              <w:tc>
                <w:tcPr>
                  <w:tcW w:w="1286" w:type="dxa"/>
                  <w:vAlign w:val="center"/>
                </w:tcPr>
                <w:p w14:paraId="77BD5B50"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SIRBE</w:t>
                  </w:r>
                </w:p>
              </w:tc>
              <w:tc>
                <w:tcPr>
                  <w:tcW w:w="1124" w:type="dxa"/>
                  <w:vAlign w:val="center"/>
                </w:tcPr>
                <w:p w14:paraId="3664F869"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80" w:type="dxa"/>
                  <w:vAlign w:val="center"/>
                </w:tcPr>
                <w:p w14:paraId="5A9AAC2F"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Secretaría Distrital de Integración Social</w:t>
                  </w:r>
                </w:p>
              </w:tc>
            </w:tr>
            <w:tr w:rsidR="00C43AE7" w:rsidRPr="006145DB" w14:paraId="5F911259" w14:textId="77777777" w:rsidTr="00C43AE7">
              <w:trPr>
                <w:trHeight w:val="831"/>
                <w:jc w:val="center"/>
              </w:trPr>
              <w:tc>
                <w:tcPr>
                  <w:tcW w:w="3039" w:type="dxa"/>
                  <w:vMerge/>
                  <w:tcBorders>
                    <w:bottom w:val="single" w:sz="4" w:space="0" w:color="auto"/>
                  </w:tcBorders>
                  <w:vAlign w:val="center"/>
                </w:tcPr>
                <w:p w14:paraId="1024465C" w14:textId="77777777" w:rsidR="00A55ED3" w:rsidRPr="006145DB" w:rsidRDefault="00A55ED3" w:rsidP="005B435E">
                  <w:pPr>
                    <w:contextualSpacing/>
                    <w:jc w:val="both"/>
                    <w:rPr>
                      <w:rFonts w:eastAsia="Arial" w:cs="Arial"/>
                      <w:sz w:val="16"/>
                      <w:szCs w:val="18"/>
                    </w:rPr>
                  </w:pPr>
                </w:p>
              </w:tc>
              <w:tc>
                <w:tcPr>
                  <w:tcW w:w="1286" w:type="dxa"/>
                  <w:tcBorders>
                    <w:bottom w:val="single" w:sz="4" w:space="0" w:color="auto"/>
                  </w:tcBorders>
                  <w:vAlign w:val="center"/>
                </w:tcPr>
                <w:p w14:paraId="5AABFCBB"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 xml:space="preserve">Verificación en Campo </w:t>
                  </w:r>
                </w:p>
              </w:tc>
              <w:tc>
                <w:tcPr>
                  <w:tcW w:w="1124" w:type="dxa"/>
                  <w:tcBorders>
                    <w:bottom w:val="single" w:sz="4" w:space="0" w:color="auto"/>
                  </w:tcBorders>
                  <w:vAlign w:val="center"/>
                </w:tcPr>
                <w:p w14:paraId="130B6C73"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80" w:type="dxa"/>
                  <w:tcBorders>
                    <w:bottom w:val="single" w:sz="4" w:space="0" w:color="auto"/>
                  </w:tcBorders>
                  <w:vAlign w:val="center"/>
                </w:tcPr>
                <w:p w14:paraId="384C3B70"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Subdirección para la Vejez</w:t>
                  </w:r>
                </w:p>
              </w:tc>
            </w:tr>
            <w:tr w:rsidR="00A55ED3" w:rsidRPr="006145DB" w14:paraId="2CB212E7" w14:textId="77777777" w:rsidTr="005577A5">
              <w:trPr>
                <w:trHeight w:val="231"/>
                <w:jc w:val="center"/>
              </w:trPr>
              <w:tc>
                <w:tcPr>
                  <w:tcW w:w="3039" w:type="dxa"/>
                  <w:vMerge w:val="restart"/>
                  <w:vAlign w:val="center"/>
                </w:tcPr>
                <w:p w14:paraId="5B79D84A" w14:textId="77777777" w:rsidR="00A55ED3" w:rsidRPr="006145DB" w:rsidRDefault="00A55ED3" w:rsidP="005B435E">
                  <w:pPr>
                    <w:tabs>
                      <w:tab w:val="left" w:pos="709"/>
                    </w:tabs>
                    <w:contextualSpacing/>
                    <w:jc w:val="both"/>
                    <w:rPr>
                      <w:rFonts w:cs="Arial"/>
                      <w:sz w:val="16"/>
                      <w:szCs w:val="18"/>
                      <w:lang w:eastAsia="es-CO"/>
                    </w:rPr>
                  </w:pPr>
                  <w:r w:rsidRPr="006145DB">
                    <w:rPr>
                      <w:rFonts w:eastAsia="Arial" w:cs="Arial"/>
                      <w:sz w:val="16"/>
                      <w:szCs w:val="18"/>
                    </w:rPr>
                    <w:t>Residente en Bogotá Distrito Capital</w:t>
                  </w:r>
                </w:p>
              </w:tc>
              <w:tc>
                <w:tcPr>
                  <w:tcW w:w="1286" w:type="dxa"/>
                  <w:vAlign w:val="center"/>
                </w:tcPr>
                <w:p w14:paraId="6C6B87AA"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SIRBE</w:t>
                  </w:r>
                </w:p>
              </w:tc>
              <w:tc>
                <w:tcPr>
                  <w:tcW w:w="1124" w:type="dxa"/>
                  <w:vAlign w:val="center"/>
                </w:tcPr>
                <w:p w14:paraId="74407D77"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80" w:type="dxa"/>
                  <w:vAlign w:val="center"/>
                </w:tcPr>
                <w:p w14:paraId="691A300B"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Secretaría Distrital de Integración Social</w:t>
                  </w:r>
                </w:p>
              </w:tc>
            </w:tr>
            <w:tr w:rsidR="00C43AE7" w:rsidRPr="006145DB" w14:paraId="1E9E8D57" w14:textId="77777777" w:rsidTr="00C43AE7">
              <w:trPr>
                <w:trHeight w:val="231"/>
                <w:jc w:val="center"/>
              </w:trPr>
              <w:tc>
                <w:tcPr>
                  <w:tcW w:w="3039" w:type="dxa"/>
                  <w:vMerge/>
                  <w:tcBorders>
                    <w:bottom w:val="nil"/>
                  </w:tcBorders>
                  <w:vAlign w:val="center"/>
                </w:tcPr>
                <w:p w14:paraId="468BF9E4" w14:textId="77777777" w:rsidR="00A55ED3" w:rsidRPr="006145DB" w:rsidRDefault="00A55ED3" w:rsidP="005B435E">
                  <w:pPr>
                    <w:tabs>
                      <w:tab w:val="left" w:pos="709"/>
                    </w:tabs>
                    <w:contextualSpacing/>
                    <w:jc w:val="both"/>
                    <w:rPr>
                      <w:rFonts w:eastAsia="Arial" w:cs="Arial"/>
                      <w:sz w:val="16"/>
                      <w:szCs w:val="18"/>
                    </w:rPr>
                  </w:pPr>
                </w:p>
              </w:tc>
              <w:tc>
                <w:tcPr>
                  <w:tcW w:w="1286" w:type="dxa"/>
                  <w:tcBorders>
                    <w:bottom w:val="nil"/>
                  </w:tcBorders>
                  <w:vAlign w:val="center"/>
                </w:tcPr>
                <w:p w14:paraId="02FE6EBB"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Verificación en Campo</w:t>
                  </w:r>
                </w:p>
              </w:tc>
              <w:tc>
                <w:tcPr>
                  <w:tcW w:w="1124" w:type="dxa"/>
                  <w:tcBorders>
                    <w:bottom w:val="nil"/>
                  </w:tcBorders>
                  <w:vAlign w:val="center"/>
                </w:tcPr>
                <w:p w14:paraId="75EAB9AC"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Demanda</w:t>
                  </w:r>
                </w:p>
              </w:tc>
              <w:tc>
                <w:tcPr>
                  <w:tcW w:w="1780" w:type="dxa"/>
                  <w:tcBorders>
                    <w:bottom w:val="nil"/>
                  </w:tcBorders>
                  <w:vAlign w:val="center"/>
                </w:tcPr>
                <w:p w14:paraId="48E1EF1A" w14:textId="77777777" w:rsidR="00A55ED3" w:rsidRPr="006145DB" w:rsidRDefault="00A55ED3" w:rsidP="005B435E">
                  <w:pPr>
                    <w:tabs>
                      <w:tab w:val="left" w:pos="709"/>
                    </w:tabs>
                    <w:contextualSpacing/>
                    <w:jc w:val="center"/>
                    <w:rPr>
                      <w:rFonts w:eastAsia="Arial" w:cs="Arial"/>
                      <w:sz w:val="16"/>
                      <w:szCs w:val="18"/>
                    </w:rPr>
                  </w:pPr>
                  <w:r w:rsidRPr="006145DB">
                    <w:rPr>
                      <w:rFonts w:eastAsia="Arial" w:cs="Arial"/>
                      <w:sz w:val="16"/>
                      <w:szCs w:val="18"/>
                    </w:rPr>
                    <w:t>Subdirección para la Vejez</w:t>
                  </w:r>
                </w:p>
              </w:tc>
            </w:tr>
          </w:tbl>
          <w:p w14:paraId="43A114BA" w14:textId="77777777" w:rsidR="00A55ED3" w:rsidRPr="006145DB" w:rsidRDefault="00A55ED3" w:rsidP="005B435E">
            <w:pPr>
              <w:pStyle w:val="Textoindependiente"/>
              <w:spacing w:line="240" w:lineRule="auto"/>
              <w:ind w:right="112"/>
              <w:jc w:val="both"/>
              <w:rPr>
                <w:rFonts w:cs="Arial"/>
                <w:bCs/>
                <w:lang w:val="es-CO" w:eastAsia="es-CO"/>
              </w:rPr>
            </w:pPr>
          </w:p>
        </w:tc>
      </w:tr>
      <w:tr w:rsidR="00A55ED3" w:rsidRPr="006145DB" w14:paraId="2E923476" w14:textId="77777777" w:rsidTr="001A551D">
        <w:trPr>
          <w:trHeight w:val="20"/>
          <w:jc w:val="center"/>
        </w:trPr>
        <w:tc>
          <w:tcPr>
            <w:tcW w:w="1940" w:type="dxa"/>
            <w:vAlign w:val="center"/>
          </w:tcPr>
          <w:p w14:paraId="760D71A4" w14:textId="77777777" w:rsidR="00A55ED3" w:rsidRPr="006145DB" w:rsidRDefault="00A55ED3" w:rsidP="005B435E">
            <w:pPr>
              <w:spacing w:after="0" w:line="240" w:lineRule="auto"/>
              <w:ind w:left="1"/>
              <w:contextualSpacing/>
              <w:rPr>
                <w:rFonts w:cs="Arial"/>
                <w:bCs/>
                <w:sz w:val="16"/>
                <w:szCs w:val="16"/>
                <w:lang w:eastAsia="es-CO"/>
              </w:rPr>
            </w:pPr>
            <w:r w:rsidRPr="006145DB">
              <w:rPr>
                <w:rFonts w:cs="Arial"/>
                <w:sz w:val="20"/>
                <w:szCs w:val="20"/>
                <w:lang w:eastAsia="es-CO"/>
              </w:rPr>
              <w:t>Criterios de Egreso y Fuentes de Información</w:t>
            </w:r>
          </w:p>
        </w:tc>
        <w:tc>
          <w:tcPr>
            <w:tcW w:w="7455" w:type="dxa"/>
            <w:vAlign w:val="center"/>
          </w:tcPr>
          <w:p w14:paraId="7CCD94F0" w14:textId="77777777" w:rsidR="00A55ED3" w:rsidRPr="006145DB" w:rsidRDefault="00A55ED3" w:rsidP="00C43AE7">
            <w:pPr>
              <w:spacing w:after="0" w:line="240" w:lineRule="auto"/>
              <w:rPr>
                <w:rFonts w:cs="Arial"/>
                <w:sz w:val="16"/>
                <w:szCs w:val="16"/>
              </w:rPr>
            </w:pPr>
          </w:p>
          <w:tbl>
            <w:tblPr>
              <w:tblStyle w:val="Tablaconcuadrcula"/>
              <w:tblW w:w="5000" w:type="pct"/>
              <w:jc w:val="center"/>
              <w:tblLayout w:type="fixed"/>
              <w:tblLook w:val="04A0" w:firstRow="1" w:lastRow="0" w:firstColumn="1" w:lastColumn="0" w:noHBand="0" w:noVBand="1"/>
            </w:tblPr>
            <w:tblGrid>
              <w:gridCol w:w="3039"/>
              <w:gridCol w:w="1276"/>
              <w:gridCol w:w="1138"/>
              <w:gridCol w:w="1776"/>
            </w:tblGrid>
            <w:tr w:rsidR="00A55ED3" w:rsidRPr="006145DB" w14:paraId="42D5D447" w14:textId="77777777" w:rsidTr="005577A5">
              <w:trPr>
                <w:trHeight w:val="380"/>
                <w:jc w:val="center"/>
              </w:trPr>
              <w:tc>
                <w:tcPr>
                  <w:tcW w:w="3039" w:type="dxa"/>
                  <w:vAlign w:val="center"/>
                </w:tcPr>
                <w:p w14:paraId="75D7BED5"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Criterios de Egreso</w:t>
                  </w:r>
                </w:p>
              </w:tc>
              <w:tc>
                <w:tcPr>
                  <w:tcW w:w="1276" w:type="dxa"/>
                  <w:vAlign w:val="center"/>
                </w:tcPr>
                <w:p w14:paraId="70C0F720"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Fuente de Información</w:t>
                  </w:r>
                </w:p>
              </w:tc>
              <w:tc>
                <w:tcPr>
                  <w:tcW w:w="1138" w:type="dxa"/>
                  <w:vAlign w:val="center"/>
                </w:tcPr>
                <w:p w14:paraId="35D5694E"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Periodicidad</w:t>
                  </w:r>
                </w:p>
              </w:tc>
              <w:tc>
                <w:tcPr>
                  <w:tcW w:w="1776" w:type="dxa"/>
                  <w:vAlign w:val="center"/>
                </w:tcPr>
                <w:p w14:paraId="5735B7B7"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Administrador</w:t>
                  </w:r>
                </w:p>
              </w:tc>
            </w:tr>
            <w:tr w:rsidR="00A55ED3" w:rsidRPr="006145DB" w14:paraId="7C07251E" w14:textId="77777777" w:rsidTr="008729B1">
              <w:trPr>
                <w:trHeight w:val="307"/>
                <w:jc w:val="center"/>
              </w:trPr>
              <w:tc>
                <w:tcPr>
                  <w:tcW w:w="3039" w:type="dxa"/>
                  <w:vMerge w:val="restart"/>
                  <w:vAlign w:val="center"/>
                </w:tcPr>
                <w:p w14:paraId="203D77BE" w14:textId="77777777"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Retiro voluntario manifestado libre y expresamente por escrito.</w:t>
                  </w:r>
                </w:p>
              </w:tc>
              <w:tc>
                <w:tcPr>
                  <w:tcW w:w="1276" w:type="dxa"/>
                  <w:vAlign w:val="center"/>
                </w:tcPr>
                <w:p w14:paraId="71278697"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Solicitud Ciudadana</w:t>
                  </w:r>
                </w:p>
              </w:tc>
              <w:tc>
                <w:tcPr>
                  <w:tcW w:w="1138" w:type="dxa"/>
                  <w:vAlign w:val="center"/>
                </w:tcPr>
                <w:p w14:paraId="14635581"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vAlign w:val="center"/>
                </w:tcPr>
                <w:p w14:paraId="41D3F913"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Subdirección para la Vejez</w:t>
                  </w:r>
                </w:p>
              </w:tc>
            </w:tr>
            <w:tr w:rsidR="00A55ED3" w:rsidRPr="006145DB" w14:paraId="4FA07261" w14:textId="77777777" w:rsidTr="008729B1">
              <w:trPr>
                <w:trHeight w:val="172"/>
                <w:jc w:val="center"/>
              </w:trPr>
              <w:tc>
                <w:tcPr>
                  <w:tcW w:w="3039" w:type="dxa"/>
                  <w:vMerge/>
                  <w:vAlign w:val="center"/>
                </w:tcPr>
                <w:p w14:paraId="3927DA39" w14:textId="77777777" w:rsidR="00A55ED3" w:rsidRPr="006145DB" w:rsidRDefault="00A55ED3" w:rsidP="005B435E">
                  <w:pPr>
                    <w:tabs>
                      <w:tab w:val="left" w:pos="709"/>
                    </w:tabs>
                    <w:contextualSpacing/>
                    <w:jc w:val="both"/>
                    <w:rPr>
                      <w:rFonts w:eastAsia="Arial" w:cs="Arial"/>
                      <w:sz w:val="16"/>
                      <w:szCs w:val="16"/>
                    </w:rPr>
                  </w:pPr>
                </w:p>
              </w:tc>
              <w:tc>
                <w:tcPr>
                  <w:tcW w:w="1276" w:type="dxa"/>
                  <w:vAlign w:val="center"/>
                </w:tcPr>
                <w:p w14:paraId="48EB8CF4"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38" w:type="dxa"/>
                  <w:vAlign w:val="center"/>
                </w:tcPr>
                <w:p w14:paraId="0F8B5B17"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vAlign w:val="center"/>
                </w:tcPr>
                <w:p w14:paraId="70322ACA"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Subdirección para la Vejez</w:t>
                  </w:r>
                </w:p>
              </w:tc>
            </w:tr>
            <w:tr w:rsidR="00A55ED3" w:rsidRPr="006145DB" w14:paraId="2D73AC5A" w14:textId="77777777" w:rsidTr="008729B1">
              <w:trPr>
                <w:trHeight w:val="334"/>
                <w:jc w:val="center"/>
              </w:trPr>
              <w:tc>
                <w:tcPr>
                  <w:tcW w:w="3039" w:type="dxa"/>
                  <w:vAlign w:val="center"/>
                </w:tcPr>
                <w:p w14:paraId="5950DBC3" w14:textId="77777777"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 xml:space="preserve">Incurrir en falta gravísima establecida en el acuerdo de corresponsabilidad, en el marco del debido proceso.  </w:t>
                  </w:r>
                </w:p>
              </w:tc>
              <w:tc>
                <w:tcPr>
                  <w:tcW w:w="1276" w:type="dxa"/>
                  <w:vAlign w:val="center"/>
                </w:tcPr>
                <w:p w14:paraId="0E0BB098"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38" w:type="dxa"/>
                  <w:vAlign w:val="center"/>
                </w:tcPr>
                <w:p w14:paraId="71826825"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vAlign w:val="center"/>
                </w:tcPr>
                <w:p w14:paraId="32E244BC"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Subdirección para la Vejez</w:t>
                  </w:r>
                </w:p>
              </w:tc>
            </w:tr>
            <w:tr w:rsidR="00A55ED3" w:rsidRPr="006145DB" w14:paraId="4B7AE49F" w14:textId="77777777" w:rsidTr="008729B1">
              <w:trPr>
                <w:trHeight w:val="442"/>
                <w:jc w:val="center"/>
              </w:trPr>
              <w:tc>
                <w:tcPr>
                  <w:tcW w:w="3039" w:type="dxa"/>
                  <w:vMerge w:val="restart"/>
                  <w:vAlign w:val="center"/>
                </w:tcPr>
                <w:p w14:paraId="49A7BA2F" w14:textId="77777777"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Fallecimiento</w:t>
                  </w:r>
                </w:p>
              </w:tc>
              <w:tc>
                <w:tcPr>
                  <w:tcW w:w="1276" w:type="dxa"/>
                  <w:vAlign w:val="center"/>
                </w:tcPr>
                <w:p w14:paraId="429E6D79"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Fé de supervivencia (ANI - RCD) </w:t>
                  </w:r>
                </w:p>
              </w:tc>
              <w:tc>
                <w:tcPr>
                  <w:tcW w:w="1138" w:type="dxa"/>
                  <w:vAlign w:val="center"/>
                </w:tcPr>
                <w:p w14:paraId="52DA90F9"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Mensual </w:t>
                  </w:r>
                </w:p>
              </w:tc>
              <w:tc>
                <w:tcPr>
                  <w:tcW w:w="1776" w:type="dxa"/>
                  <w:vAlign w:val="center"/>
                </w:tcPr>
                <w:p w14:paraId="25F88E61"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Ministerio de Salud y Protección Social</w:t>
                  </w:r>
                </w:p>
              </w:tc>
            </w:tr>
            <w:tr w:rsidR="00A55ED3" w:rsidRPr="006145DB" w14:paraId="37A9E310" w14:textId="77777777" w:rsidTr="005577A5">
              <w:trPr>
                <w:trHeight w:val="237"/>
                <w:jc w:val="center"/>
              </w:trPr>
              <w:tc>
                <w:tcPr>
                  <w:tcW w:w="3039" w:type="dxa"/>
                  <w:vMerge/>
                  <w:vAlign w:val="center"/>
                </w:tcPr>
                <w:p w14:paraId="44A1893E" w14:textId="77777777" w:rsidR="00A55ED3" w:rsidRPr="006145DB" w:rsidRDefault="00A55ED3" w:rsidP="005B435E">
                  <w:pPr>
                    <w:tabs>
                      <w:tab w:val="left" w:pos="709"/>
                    </w:tabs>
                    <w:contextualSpacing/>
                    <w:jc w:val="both"/>
                    <w:rPr>
                      <w:rFonts w:eastAsia="Arial" w:cs="Arial"/>
                      <w:sz w:val="16"/>
                      <w:szCs w:val="16"/>
                    </w:rPr>
                  </w:pPr>
                </w:p>
              </w:tc>
              <w:tc>
                <w:tcPr>
                  <w:tcW w:w="1276" w:type="dxa"/>
                  <w:vAlign w:val="center"/>
                </w:tcPr>
                <w:p w14:paraId="041AF56E" w14:textId="77777777" w:rsidR="00A55ED3" w:rsidRPr="006145DB" w:rsidRDefault="00A55ED3" w:rsidP="005B435E">
                  <w:pPr>
                    <w:tabs>
                      <w:tab w:val="left" w:pos="709"/>
                    </w:tabs>
                    <w:contextualSpacing/>
                    <w:jc w:val="center"/>
                    <w:rPr>
                      <w:rFonts w:eastAsia="Arial" w:cs="Arial"/>
                      <w:sz w:val="16"/>
                      <w:szCs w:val="16"/>
                    </w:rPr>
                  </w:pPr>
                  <w:r w:rsidRPr="006145DB">
                    <w:rPr>
                      <w:rStyle w:val="normaltextrun"/>
                      <w:rFonts w:cs="Arial"/>
                      <w:sz w:val="16"/>
                      <w:szCs w:val="16"/>
                    </w:rPr>
                    <w:t>Registro Social de Hogares</w:t>
                  </w:r>
                  <w:r w:rsidRPr="006145DB">
                    <w:rPr>
                      <w:rStyle w:val="eop"/>
                      <w:rFonts w:cs="Arial"/>
                      <w:sz w:val="16"/>
                      <w:szCs w:val="16"/>
                    </w:rPr>
                    <w:t> </w:t>
                  </w:r>
                </w:p>
              </w:tc>
              <w:tc>
                <w:tcPr>
                  <w:tcW w:w="1138" w:type="dxa"/>
                  <w:vAlign w:val="center"/>
                </w:tcPr>
                <w:p w14:paraId="194631A3" w14:textId="77777777" w:rsidR="00A55ED3" w:rsidRPr="006145DB" w:rsidRDefault="00A55ED3" w:rsidP="005B435E">
                  <w:pPr>
                    <w:tabs>
                      <w:tab w:val="left" w:pos="709"/>
                    </w:tabs>
                    <w:contextualSpacing/>
                    <w:jc w:val="center"/>
                    <w:rPr>
                      <w:rFonts w:eastAsia="Arial" w:cs="Arial"/>
                      <w:sz w:val="16"/>
                      <w:szCs w:val="16"/>
                    </w:rPr>
                  </w:pPr>
                  <w:r w:rsidRPr="006145DB">
                    <w:rPr>
                      <w:rStyle w:val="normaltextrun"/>
                      <w:rFonts w:cs="Arial"/>
                      <w:sz w:val="16"/>
                      <w:szCs w:val="16"/>
                    </w:rPr>
                    <w:t>Mensual </w:t>
                  </w:r>
                  <w:r w:rsidRPr="006145DB">
                    <w:rPr>
                      <w:rStyle w:val="eop"/>
                      <w:rFonts w:cs="Arial"/>
                      <w:sz w:val="16"/>
                      <w:szCs w:val="16"/>
                    </w:rPr>
                    <w:t> </w:t>
                  </w:r>
                </w:p>
              </w:tc>
              <w:tc>
                <w:tcPr>
                  <w:tcW w:w="1776" w:type="dxa"/>
                  <w:vAlign w:val="center"/>
                </w:tcPr>
                <w:p w14:paraId="34EB084B" w14:textId="77777777" w:rsidR="00A55ED3" w:rsidRPr="006145DB" w:rsidRDefault="00A55ED3" w:rsidP="005B435E">
                  <w:pPr>
                    <w:tabs>
                      <w:tab w:val="left" w:pos="709"/>
                    </w:tabs>
                    <w:contextualSpacing/>
                    <w:jc w:val="center"/>
                    <w:rPr>
                      <w:rFonts w:eastAsia="Arial" w:cs="Arial"/>
                      <w:sz w:val="16"/>
                      <w:szCs w:val="16"/>
                    </w:rPr>
                  </w:pPr>
                  <w:r w:rsidRPr="006145DB">
                    <w:rPr>
                      <w:rStyle w:val="normaltextrun"/>
                      <w:rFonts w:cs="Arial"/>
                      <w:sz w:val="16"/>
                      <w:szCs w:val="16"/>
                    </w:rPr>
                    <w:t>Secretaría Distrital de Planeación - SDP</w:t>
                  </w:r>
                  <w:r w:rsidRPr="006145DB">
                    <w:rPr>
                      <w:rStyle w:val="eop"/>
                      <w:rFonts w:cs="Arial"/>
                      <w:sz w:val="16"/>
                      <w:szCs w:val="16"/>
                    </w:rPr>
                    <w:t> </w:t>
                  </w:r>
                </w:p>
              </w:tc>
            </w:tr>
            <w:tr w:rsidR="00A55ED3" w:rsidRPr="006145DB" w14:paraId="78CC17A0" w14:textId="77777777" w:rsidTr="005577A5">
              <w:trPr>
                <w:trHeight w:val="237"/>
                <w:jc w:val="center"/>
              </w:trPr>
              <w:tc>
                <w:tcPr>
                  <w:tcW w:w="3039" w:type="dxa"/>
                  <w:vMerge/>
                  <w:vAlign w:val="center"/>
                </w:tcPr>
                <w:p w14:paraId="0B78B109" w14:textId="77777777" w:rsidR="00A55ED3" w:rsidRPr="006145DB" w:rsidRDefault="00A55ED3" w:rsidP="005B435E">
                  <w:pPr>
                    <w:tabs>
                      <w:tab w:val="left" w:pos="709"/>
                    </w:tabs>
                    <w:contextualSpacing/>
                    <w:jc w:val="both"/>
                    <w:rPr>
                      <w:rFonts w:eastAsia="Arial" w:cs="Arial"/>
                      <w:sz w:val="16"/>
                      <w:szCs w:val="16"/>
                    </w:rPr>
                  </w:pPr>
                </w:p>
              </w:tc>
              <w:tc>
                <w:tcPr>
                  <w:tcW w:w="1276" w:type="dxa"/>
                  <w:vAlign w:val="center"/>
                </w:tcPr>
                <w:p w14:paraId="302C600A" w14:textId="77777777" w:rsidR="00A55ED3" w:rsidRPr="006145DB" w:rsidRDefault="00A55ED3" w:rsidP="005B435E">
                  <w:pPr>
                    <w:tabs>
                      <w:tab w:val="left" w:pos="709"/>
                    </w:tabs>
                    <w:contextualSpacing/>
                    <w:jc w:val="center"/>
                    <w:rPr>
                      <w:rStyle w:val="normaltextrun"/>
                      <w:rFonts w:cs="Arial"/>
                      <w:sz w:val="16"/>
                      <w:szCs w:val="16"/>
                    </w:rPr>
                  </w:pPr>
                  <w:r w:rsidRPr="006145DB">
                    <w:rPr>
                      <w:rFonts w:eastAsia="Arial" w:cs="Arial"/>
                      <w:sz w:val="16"/>
                      <w:szCs w:val="16"/>
                    </w:rPr>
                    <w:t>Fallecidos (Inhumados)</w:t>
                  </w:r>
                </w:p>
              </w:tc>
              <w:tc>
                <w:tcPr>
                  <w:tcW w:w="1138" w:type="dxa"/>
                  <w:vAlign w:val="center"/>
                </w:tcPr>
                <w:p w14:paraId="316D3B32"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 xml:space="preserve">Mensual </w:t>
                  </w:r>
                </w:p>
                <w:p w14:paraId="4684C5A8" w14:textId="77777777" w:rsidR="00A55ED3" w:rsidRPr="006145DB" w:rsidRDefault="00A55ED3" w:rsidP="005B435E">
                  <w:pPr>
                    <w:tabs>
                      <w:tab w:val="left" w:pos="709"/>
                    </w:tabs>
                    <w:contextualSpacing/>
                    <w:jc w:val="center"/>
                    <w:rPr>
                      <w:rStyle w:val="normaltextrun"/>
                      <w:rFonts w:cs="Arial"/>
                      <w:sz w:val="16"/>
                      <w:szCs w:val="16"/>
                    </w:rPr>
                  </w:pPr>
                  <w:r w:rsidRPr="006145DB">
                    <w:rPr>
                      <w:rFonts w:eastAsia="Arial" w:cs="Arial"/>
                      <w:sz w:val="16"/>
                      <w:szCs w:val="16"/>
                    </w:rPr>
                    <w:t>(mes vencido)</w:t>
                  </w:r>
                </w:p>
              </w:tc>
              <w:tc>
                <w:tcPr>
                  <w:tcW w:w="1776" w:type="dxa"/>
                  <w:vAlign w:val="center"/>
                </w:tcPr>
                <w:p w14:paraId="6E9F855C" w14:textId="77777777" w:rsidR="00A55ED3" w:rsidRPr="006145DB" w:rsidRDefault="00A55ED3" w:rsidP="005B435E">
                  <w:pPr>
                    <w:tabs>
                      <w:tab w:val="left" w:pos="709"/>
                    </w:tabs>
                    <w:contextualSpacing/>
                    <w:jc w:val="center"/>
                    <w:rPr>
                      <w:rStyle w:val="normaltextrun"/>
                      <w:rFonts w:cs="Arial"/>
                      <w:sz w:val="16"/>
                      <w:szCs w:val="16"/>
                    </w:rPr>
                  </w:pPr>
                  <w:r w:rsidRPr="006145DB">
                    <w:rPr>
                      <w:rFonts w:eastAsia="Arial" w:cs="Arial"/>
                      <w:sz w:val="16"/>
                      <w:szCs w:val="16"/>
                    </w:rPr>
                    <w:t>Secretaría Distrital de Salud</w:t>
                  </w:r>
                </w:p>
              </w:tc>
            </w:tr>
            <w:tr w:rsidR="00A55ED3" w:rsidRPr="006145DB" w14:paraId="0890CE73" w14:textId="77777777" w:rsidTr="008729B1">
              <w:trPr>
                <w:trHeight w:val="538"/>
                <w:jc w:val="center"/>
              </w:trPr>
              <w:tc>
                <w:tcPr>
                  <w:tcW w:w="3039" w:type="dxa"/>
                  <w:vAlign w:val="center"/>
                </w:tcPr>
                <w:p w14:paraId="48B3430B" w14:textId="77777777"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Traslado o cambio de residencia fuera de Bogotá D.C</w:t>
                  </w:r>
                </w:p>
              </w:tc>
              <w:tc>
                <w:tcPr>
                  <w:tcW w:w="1276" w:type="dxa"/>
                  <w:vAlign w:val="center"/>
                </w:tcPr>
                <w:p w14:paraId="201FE8D2"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 xml:space="preserve">Verificación en campo </w:t>
                  </w:r>
                </w:p>
              </w:tc>
              <w:tc>
                <w:tcPr>
                  <w:tcW w:w="1138" w:type="dxa"/>
                  <w:vAlign w:val="center"/>
                </w:tcPr>
                <w:p w14:paraId="03338261"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vAlign w:val="center"/>
                </w:tcPr>
                <w:p w14:paraId="6A1D7EA7"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 xml:space="preserve">Subdirección para la Vejez </w:t>
                  </w:r>
                </w:p>
              </w:tc>
            </w:tr>
            <w:tr w:rsidR="00A55ED3" w:rsidRPr="006145DB" w14:paraId="63B526D8" w14:textId="77777777" w:rsidTr="008729B1">
              <w:trPr>
                <w:trHeight w:val="262"/>
                <w:jc w:val="center"/>
              </w:trPr>
              <w:tc>
                <w:tcPr>
                  <w:tcW w:w="3039" w:type="dxa"/>
                  <w:vMerge w:val="restart"/>
                  <w:vAlign w:val="center"/>
                </w:tcPr>
                <w:p w14:paraId="364CCCF9" w14:textId="77777777"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 xml:space="preserve">Cumplimiento de los objetivos planteados en el plan de atención del servicio, </w:t>
                  </w:r>
                  <w:r w:rsidRPr="006145DB">
                    <w:rPr>
                      <w:rFonts w:cs="Arial"/>
                      <w:sz w:val="16"/>
                      <w:szCs w:val="16"/>
                    </w:rPr>
                    <w:t xml:space="preserve">a excepción de quien reside en zonas rurales. </w:t>
                  </w:r>
                </w:p>
              </w:tc>
              <w:tc>
                <w:tcPr>
                  <w:tcW w:w="1276" w:type="dxa"/>
                  <w:vAlign w:val="center"/>
                </w:tcPr>
                <w:p w14:paraId="3B6032F7"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38" w:type="dxa"/>
                  <w:vAlign w:val="center"/>
                </w:tcPr>
                <w:p w14:paraId="749004A5"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vAlign w:val="center"/>
                </w:tcPr>
                <w:p w14:paraId="540F22C1"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A55ED3" w:rsidRPr="006145DB" w14:paraId="6019C549" w14:textId="77777777" w:rsidTr="00750016">
              <w:trPr>
                <w:trHeight w:val="295"/>
                <w:jc w:val="center"/>
              </w:trPr>
              <w:tc>
                <w:tcPr>
                  <w:tcW w:w="3039" w:type="dxa"/>
                  <w:vMerge/>
                  <w:tcBorders>
                    <w:bottom w:val="single" w:sz="4" w:space="0" w:color="auto"/>
                  </w:tcBorders>
                  <w:vAlign w:val="center"/>
                </w:tcPr>
                <w:p w14:paraId="37A0196A" w14:textId="77777777" w:rsidR="00A55ED3" w:rsidRPr="006145DB" w:rsidRDefault="00A55ED3" w:rsidP="005B435E">
                  <w:pPr>
                    <w:tabs>
                      <w:tab w:val="left" w:pos="709"/>
                    </w:tabs>
                    <w:contextualSpacing/>
                    <w:jc w:val="both"/>
                    <w:rPr>
                      <w:rFonts w:eastAsia="Arial" w:cs="Arial"/>
                      <w:sz w:val="16"/>
                      <w:szCs w:val="16"/>
                    </w:rPr>
                  </w:pPr>
                </w:p>
              </w:tc>
              <w:tc>
                <w:tcPr>
                  <w:tcW w:w="1276" w:type="dxa"/>
                  <w:tcBorders>
                    <w:bottom w:val="single" w:sz="4" w:space="0" w:color="auto"/>
                  </w:tcBorders>
                  <w:vAlign w:val="center"/>
                </w:tcPr>
                <w:p w14:paraId="13FBD565"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38" w:type="dxa"/>
                  <w:tcBorders>
                    <w:bottom w:val="single" w:sz="4" w:space="0" w:color="auto"/>
                  </w:tcBorders>
                  <w:vAlign w:val="center"/>
                </w:tcPr>
                <w:p w14:paraId="3F364E05"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tcBorders>
                    <w:bottom w:val="single" w:sz="4" w:space="0" w:color="auto"/>
                  </w:tcBorders>
                  <w:vAlign w:val="center"/>
                </w:tcPr>
                <w:p w14:paraId="215BF6DA"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Subdirección para la Vejez</w:t>
                  </w:r>
                </w:p>
              </w:tc>
            </w:tr>
            <w:tr w:rsidR="00C43AE7" w:rsidRPr="006145DB" w14:paraId="2A98DE5A" w14:textId="77777777" w:rsidTr="00750016">
              <w:trPr>
                <w:trHeight w:val="727"/>
                <w:jc w:val="center"/>
              </w:trPr>
              <w:tc>
                <w:tcPr>
                  <w:tcW w:w="3039" w:type="dxa"/>
                  <w:tcBorders>
                    <w:top w:val="single" w:sz="4" w:space="0" w:color="auto"/>
                    <w:bottom w:val="single" w:sz="4" w:space="0" w:color="auto"/>
                  </w:tcBorders>
                  <w:vAlign w:val="center"/>
                </w:tcPr>
                <w:p w14:paraId="57B27548" w14:textId="77777777"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 xml:space="preserve">Cumplidos los dos años de permanencia en el servicio, </w:t>
                  </w:r>
                  <w:r w:rsidRPr="006145DB">
                    <w:rPr>
                      <w:rFonts w:cs="Arial"/>
                      <w:sz w:val="16"/>
                      <w:szCs w:val="16"/>
                    </w:rPr>
                    <w:t>a excepción de quien reside en zonas rurales.</w:t>
                  </w:r>
                </w:p>
              </w:tc>
              <w:tc>
                <w:tcPr>
                  <w:tcW w:w="1276" w:type="dxa"/>
                  <w:tcBorders>
                    <w:top w:val="single" w:sz="4" w:space="0" w:color="auto"/>
                    <w:bottom w:val="single" w:sz="4" w:space="0" w:color="auto"/>
                  </w:tcBorders>
                  <w:vAlign w:val="center"/>
                </w:tcPr>
                <w:p w14:paraId="744A3D58"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38" w:type="dxa"/>
                  <w:tcBorders>
                    <w:top w:val="single" w:sz="4" w:space="0" w:color="auto"/>
                    <w:bottom w:val="single" w:sz="4" w:space="0" w:color="auto"/>
                  </w:tcBorders>
                  <w:vAlign w:val="center"/>
                </w:tcPr>
                <w:p w14:paraId="5F205247"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tcBorders>
                    <w:top w:val="single" w:sz="4" w:space="0" w:color="auto"/>
                    <w:bottom w:val="single" w:sz="4" w:space="0" w:color="auto"/>
                  </w:tcBorders>
                  <w:vAlign w:val="center"/>
                </w:tcPr>
                <w:p w14:paraId="76014AA0"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A55ED3" w:rsidRPr="006145DB" w14:paraId="53D05BFB" w14:textId="77777777" w:rsidTr="008729B1">
              <w:trPr>
                <w:trHeight w:val="270"/>
                <w:jc w:val="center"/>
              </w:trPr>
              <w:tc>
                <w:tcPr>
                  <w:tcW w:w="3039" w:type="dxa"/>
                  <w:vMerge w:val="restart"/>
                  <w:vAlign w:val="center"/>
                </w:tcPr>
                <w:p w14:paraId="4596F0D8" w14:textId="2A5207A2"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 xml:space="preserve">Ausencia injustificada durante un mes </w:t>
                  </w:r>
                  <w:r w:rsidR="00C43AE7" w:rsidRPr="006145DB">
                    <w:rPr>
                      <w:rFonts w:eastAsia="Arial" w:cs="Arial"/>
                      <w:sz w:val="16"/>
                      <w:szCs w:val="16"/>
                    </w:rPr>
                    <w:t>continuo</w:t>
                  </w:r>
                  <w:r w:rsidRPr="006145DB">
                    <w:rPr>
                      <w:rFonts w:eastAsia="Arial" w:cs="Arial"/>
                      <w:sz w:val="16"/>
                      <w:szCs w:val="16"/>
                    </w:rPr>
                    <w:t xml:space="preserve"> al servicio. </w:t>
                  </w:r>
                </w:p>
              </w:tc>
              <w:tc>
                <w:tcPr>
                  <w:tcW w:w="1276" w:type="dxa"/>
                  <w:vAlign w:val="center"/>
                </w:tcPr>
                <w:p w14:paraId="4AA2799E"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38" w:type="dxa"/>
                  <w:vAlign w:val="center"/>
                </w:tcPr>
                <w:p w14:paraId="5620727F"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vAlign w:val="center"/>
                </w:tcPr>
                <w:p w14:paraId="35D552A5"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C43AE7" w:rsidRPr="006145DB" w14:paraId="24C1E24D" w14:textId="77777777" w:rsidTr="00C43AE7">
              <w:trPr>
                <w:trHeight w:val="289"/>
                <w:jc w:val="center"/>
              </w:trPr>
              <w:tc>
                <w:tcPr>
                  <w:tcW w:w="3039" w:type="dxa"/>
                  <w:vMerge/>
                  <w:tcBorders>
                    <w:bottom w:val="nil"/>
                  </w:tcBorders>
                  <w:vAlign w:val="center"/>
                </w:tcPr>
                <w:p w14:paraId="7B65966E" w14:textId="77777777" w:rsidR="00A55ED3" w:rsidRPr="006145DB" w:rsidRDefault="00A55ED3" w:rsidP="005B435E">
                  <w:pPr>
                    <w:tabs>
                      <w:tab w:val="left" w:pos="709"/>
                    </w:tabs>
                    <w:contextualSpacing/>
                    <w:jc w:val="both"/>
                    <w:rPr>
                      <w:rFonts w:eastAsia="Arial" w:cs="Arial"/>
                      <w:sz w:val="16"/>
                      <w:szCs w:val="16"/>
                    </w:rPr>
                  </w:pPr>
                </w:p>
              </w:tc>
              <w:tc>
                <w:tcPr>
                  <w:tcW w:w="1276" w:type="dxa"/>
                  <w:tcBorders>
                    <w:bottom w:val="nil"/>
                  </w:tcBorders>
                  <w:vAlign w:val="center"/>
                </w:tcPr>
                <w:p w14:paraId="0348E988"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38" w:type="dxa"/>
                  <w:tcBorders>
                    <w:bottom w:val="nil"/>
                  </w:tcBorders>
                  <w:vAlign w:val="center"/>
                </w:tcPr>
                <w:p w14:paraId="1F33CBB8"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76" w:type="dxa"/>
                  <w:tcBorders>
                    <w:bottom w:val="nil"/>
                  </w:tcBorders>
                  <w:vAlign w:val="center"/>
                </w:tcPr>
                <w:p w14:paraId="211B0600"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Subdirección para la Vejez</w:t>
                  </w:r>
                </w:p>
              </w:tc>
            </w:tr>
          </w:tbl>
          <w:p w14:paraId="3D137592" w14:textId="77777777" w:rsidR="00A55ED3" w:rsidRPr="006145DB" w:rsidRDefault="00A55ED3" w:rsidP="005B435E">
            <w:pPr>
              <w:spacing w:line="240" w:lineRule="auto"/>
              <w:jc w:val="both"/>
              <w:rPr>
                <w:rFonts w:cs="Arial"/>
                <w:sz w:val="16"/>
                <w:szCs w:val="16"/>
                <w:lang w:eastAsia="es-CO"/>
              </w:rPr>
            </w:pPr>
          </w:p>
        </w:tc>
      </w:tr>
      <w:tr w:rsidR="00A55ED3" w:rsidRPr="006145DB" w14:paraId="1DC02AEC" w14:textId="77777777" w:rsidTr="001A551D">
        <w:trPr>
          <w:trHeight w:val="20"/>
          <w:jc w:val="center"/>
        </w:trPr>
        <w:tc>
          <w:tcPr>
            <w:tcW w:w="1940" w:type="dxa"/>
            <w:vAlign w:val="center"/>
          </w:tcPr>
          <w:p w14:paraId="39F36537" w14:textId="77777777" w:rsidR="00A55ED3" w:rsidRPr="006145DB" w:rsidRDefault="00A55ED3" w:rsidP="005B435E">
            <w:pPr>
              <w:spacing w:after="0" w:line="240" w:lineRule="auto"/>
              <w:ind w:left="1"/>
              <w:contextualSpacing/>
              <w:rPr>
                <w:rFonts w:cs="Arial"/>
                <w:bCs/>
                <w:sz w:val="20"/>
                <w:szCs w:val="20"/>
                <w:lang w:eastAsia="es-CO"/>
              </w:rPr>
            </w:pPr>
            <w:r w:rsidRPr="006145DB">
              <w:rPr>
                <w:rFonts w:cs="Arial"/>
                <w:sz w:val="20"/>
                <w:szCs w:val="20"/>
                <w:lang w:eastAsia="es-CO"/>
              </w:rPr>
              <w:t>Restricciones y fuentes de información</w:t>
            </w:r>
          </w:p>
        </w:tc>
        <w:tc>
          <w:tcPr>
            <w:tcW w:w="7455" w:type="dxa"/>
            <w:vAlign w:val="center"/>
          </w:tcPr>
          <w:p w14:paraId="497EBA5C" w14:textId="27FB8F85" w:rsidR="00A55ED3" w:rsidRPr="006145DB" w:rsidRDefault="00A55ED3" w:rsidP="00C43AE7">
            <w:pPr>
              <w:spacing w:after="0" w:line="240" w:lineRule="auto"/>
              <w:rPr>
                <w:rFonts w:cs="Arial"/>
                <w:sz w:val="20"/>
              </w:rPr>
            </w:pPr>
            <w:r w:rsidRPr="006145DB">
              <w:rPr>
                <w:rFonts w:cs="Arial"/>
                <w:sz w:val="20"/>
              </w:rPr>
              <w:t>No aplica</w:t>
            </w:r>
            <w:r w:rsidR="00C43AE7" w:rsidRPr="006145DB">
              <w:rPr>
                <w:rFonts w:cs="Arial"/>
                <w:sz w:val="20"/>
              </w:rPr>
              <w:t>.</w:t>
            </w:r>
          </w:p>
        </w:tc>
      </w:tr>
      <w:tr w:rsidR="00A55ED3" w:rsidRPr="006145DB" w14:paraId="34F811A2" w14:textId="77777777" w:rsidTr="00750016">
        <w:trPr>
          <w:trHeight w:val="1876"/>
          <w:jc w:val="center"/>
        </w:trPr>
        <w:tc>
          <w:tcPr>
            <w:tcW w:w="1940" w:type="dxa"/>
            <w:vAlign w:val="center"/>
          </w:tcPr>
          <w:p w14:paraId="703B6EDB" w14:textId="77777777" w:rsidR="00A55ED3" w:rsidRPr="006145DB" w:rsidRDefault="00A55ED3" w:rsidP="005B435E">
            <w:pPr>
              <w:spacing w:after="0" w:line="240" w:lineRule="auto"/>
              <w:ind w:left="1"/>
              <w:contextualSpacing/>
              <w:rPr>
                <w:rFonts w:cs="Arial"/>
                <w:bCs/>
                <w:sz w:val="20"/>
                <w:szCs w:val="20"/>
                <w:lang w:eastAsia="es-CO"/>
              </w:rPr>
            </w:pPr>
            <w:r w:rsidRPr="006145DB">
              <w:rPr>
                <w:rFonts w:cs="Arial"/>
                <w:sz w:val="20"/>
                <w:szCs w:val="20"/>
                <w:lang w:eastAsia="es-CO"/>
              </w:rPr>
              <w:t>Ejecución</w:t>
            </w:r>
          </w:p>
        </w:tc>
        <w:tc>
          <w:tcPr>
            <w:tcW w:w="7455" w:type="dxa"/>
            <w:vAlign w:val="center"/>
          </w:tcPr>
          <w:p w14:paraId="57A06200" w14:textId="2FEA6797" w:rsidR="00A55ED3" w:rsidRPr="006145DB" w:rsidRDefault="00A55ED3" w:rsidP="00C43AE7">
            <w:pPr>
              <w:spacing w:after="0" w:line="240" w:lineRule="auto"/>
              <w:jc w:val="both"/>
              <w:rPr>
                <w:rFonts w:cs="Arial"/>
                <w:sz w:val="20"/>
                <w:szCs w:val="20"/>
                <w:lang w:eastAsia="es-CO"/>
              </w:rPr>
            </w:pPr>
            <w:r w:rsidRPr="006145DB">
              <w:rPr>
                <w:rFonts w:cs="Arial"/>
                <w:sz w:val="20"/>
                <w:szCs w:val="20"/>
                <w:lang w:eastAsia="es-CO"/>
              </w:rPr>
              <w:t>El servicio Centro día Casa de la Sabiduría ofrece a las personas mayores participantes, atención integral interdisciplinaria, prestada en las unidades operativas en las zonas urbanas y rurales de Bogotá D.C.</w:t>
            </w:r>
          </w:p>
          <w:p w14:paraId="5D1A8348" w14:textId="77777777" w:rsidR="00C43AE7" w:rsidRPr="006145DB" w:rsidRDefault="00C43AE7" w:rsidP="00C43AE7">
            <w:pPr>
              <w:spacing w:after="0" w:line="240" w:lineRule="auto"/>
              <w:jc w:val="both"/>
              <w:rPr>
                <w:rFonts w:cs="Arial"/>
                <w:sz w:val="20"/>
                <w:szCs w:val="20"/>
                <w:lang w:eastAsia="es-CO"/>
              </w:rPr>
            </w:pPr>
          </w:p>
          <w:p w14:paraId="2D1AD0D6" w14:textId="4E94E266" w:rsidR="00A55ED3" w:rsidRPr="006145DB" w:rsidRDefault="00A55ED3" w:rsidP="00C43AE7">
            <w:pPr>
              <w:spacing w:after="0" w:line="240" w:lineRule="auto"/>
              <w:jc w:val="both"/>
              <w:rPr>
                <w:rFonts w:cs="Arial"/>
                <w:sz w:val="20"/>
                <w:szCs w:val="20"/>
                <w:lang w:eastAsia="es-CO"/>
              </w:rPr>
            </w:pPr>
            <w:r w:rsidRPr="006145DB">
              <w:rPr>
                <w:rFonts w:cs="Arial"/>
                <w:sz w:val="20"/>
                <w:szCs w:val="20"/>
                <w:lang w:eastAsia="es-CO"/>
              </w:rPr>
              <w:t xml:space="preserve">La atención integral que se ofrece a las personas mayores en las Casas de la Sabiduría se enmarca en tres (3) componentes y diez (10) líneas de atención, que se detallan en el manual del servicio, de la siguiente manera: </w:t>
            </w:r>
          </w:p>
          <w:p w14:paraId="5D2B4C74" w14:textId="77777777" w:rsidR="00C43AE7" w:rsidRPr="006145DB" w:rsidRDefault="00C43AE7" w:rsidP="00C43AE7">
            <w:pPr>
              <w:pStyle w:val="Ttulo1"/>
              <w:rPr>
                <w:sz w:val="20"/>
                <w:lang w:eastAsia="es-CO"/>
              </w:rPr>
            </w:pPr>
          </w:p>
          <w:p w14:paraId="78CA66AC" w14:textId="77777777" w:rsidR="00A55ED3" w:rsidRPr="006145DB" w:rsidRDefault="00A55ED3">
            <w:pPr>
              <w:pStyle w:val="Prrafodelista"/>
              <w:numPr>
                <w:ilvl w:val="0"/>
                <w:numId w:val="116"/>
              </w:numPr>
              <w:spacing w:after="0" w:line="240" w:lineRule="auto"/>
              <w:jc w:val="both"/>
              <w:rPr>
                <w:rFonts w:cs="Arial"/>
                <w:sz w:val="20"/>
                <w:szCs w:val="20"/>
                <w:lang w:eastAsia="es-CO"/>
              </w:rPr>
            </w:pPr>
            <w:r w:rsidRPr="006145DB">
              <w:rPr>
                <w:rFonts w:cs="Arial"/>
                <w:sz w:val="20"/>
                <w:szCs w:val="20"/>
                <w:lang w:eastAsia="es-CO"/>
              </w:rPr>
              <w:t>Bienestar integral: abarca la promoción de la salud mental y emocional, el fomento de la actividad física y la recreación, contribución a una alimentación saludable y la participación en actividades artísticas y culturales, fomentando el cuidado y el autocuidado en la vejez. Las líneas para este componente son las siguientes:</w:t>
            </w:r>
          </w:p>
          <w:p w14:paraId="07D1D8E3" w14:textId="77777777" w:rsidR="00A55ED3" w:rsidRPr="006145DB" w:rsidRDefault="00A55ED3" w:rsidP="00C43AE7">
            <w:pPr>
              <w:tabs>
                <w:tab w:val="left" w:pos="709"/>
              </w:tabs>
              <w:spacing w:after="0" w:line="240" w:lineRule="auto"/>
              <w:ind w:left="57"/>
              <w:contextualSpacing/>
              <w:jc w:val="both"/>
              <w:rPr>
                <w:rFonts w:cs="Arial"/>
                <w:bCs/>
                <w:sz w:val="20"/>
                <w:szCs w:val="20"/>
                <w:lang w:eastAsia="es-CO"/>
              </w:rPr>
            </w:pPr>
          </w:p>
          <w:p w14:paraId="187A2E72" w14:textId="77777777" w:rsidR="00A55ED3" w:rsidRPr="006145DB" w:rsidRDefault="00A55ED3" w:rsidP="00C43AE7">
            <w:pPr>
              <w:tabs>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Línea 1. Orientación psicosocial y salud mental  </w:t>
            </w:r>
          </w:p>
          <w:p w14:paraId="225484D0" w14:textId="77777777" w:rsidR="00A55ED3" w:rsidRPr="006145DB" w:rsidRDefault="00A55ED3" w:rsidP="00C43AE7">
            <w:pPr>
              <w:tabs>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Línea 2. Actividad física y recreación.  </w:t>
            </w:r>
          </w:p>
          <w:p w14:paraId="1F77D849" w14:textId="77777777" w:rsidR="00A55ED3" w:rsidRPr="006145DB" w:rsidRDefault="00A55ED3" w:rsidP="00C43AE7">
            <w:pPr>
              <w:tabs>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Línea 3. Salud, alimentación y nutrición.  </w:t>
            </w:r>
          </w:p>
          <w:p w14:paraId="4F6E9612" w14:textId="40BE3507" w:rsidR="00A55ED3" w:rsidRPr="006145DB" w:rsidRDefault="00A55ED3" w:rsidP="00C43AE7">
            <w:pPr>
              <w:tabs>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Línea 4. Arte y cultura.</w:t>
            </w:r>
          </w:p>
          <w:p w14:paraId="61F70C06" w14:textId="77777777" w:rsidR="00C504B3" w:rsidRPr="006145DB" w:rsidRDefault="00C504B3" w:rsidP="00C43AE7">
            <w:pPr>
              <w:pStyle w:val="Ttulo1"/>
              <w:rPr>
                <w:sz w:val="20"/>
                <w:lang w:eastAsia="es-CO"/>
              </w:rPr>
            </w:pPr>
          </w:p>
          <w:p w14:paraId="2D4B83B1" w14:textId="1409B523" w:rsidR="00A55ED3" w:rsidRPr="006145DB" w:rsidRDefault="00A55ED3">
            <w:pPr>
              <w:pStyle w:val="Prrafodelista"/>
              <w:numPr>
                <w:ilvl w:val="0"/>
                <w:numId w:val="116"/>
              </w:numPr>
              <w:spacing w:after="0" w:line="240" w:lineRule="auto"/>
              <w:jc w:val="both"/>
              <w:rPr>
                <w:rFonts w:cs="Arial"/>
                <w:sz w:val="20"/>
                <w:szCs w:val="20"/>
                <w:lang w:eastAsia="es-CO"/>
              </w:rPr>
            </w:pPr>
            <w:r w:rsidRPr="006145DB">
              <w:rPr>
                <w:rFonts w:cs="Arial"/>
                <w:sz w:val="20"/>
                <w:szCs w:val="20"/>
                <w:lang w:eastAsia="es-CO"/>
              </w:rPr>
              <w:t>Inclusión social y productiva: busca garantizar que las personas mayores participen activamente con el fin de mejorar su calidad de vida y bienestar. Este componente se basa en la creación de oportunidades productivas para que los participantes sigan siendo actores relevantes dentro de su comunidad, tanto a nivel social como económico, respetando su dignidad y promoviendo su autonomía. A través de esta inclusión, se busca no solo la integración, sino también, el empoderamiento y revalorización de sus capacidades y saberes. Las líneas para este componente son las siguientes:</w:t>
            </w:r>
          </w:p>
          <w:p w14:paraId="0F37A8C6" w14:textId="77777777" w:rsidR="00A55ED3" w:rsidRPr="006145DB" w:rsidRDefault="00A55ED3" w:rsidP="00C43AE7">
            <w:pPr>
              <w:pStyle w:val="Prrafodelista"/>
              <w:spacing w:after="0" w:line="240" w:lineRule="auto"/>
              <w:ind w:left="360"/>
              <w:jc w:val="both"/>
              <w:rPr>
                <w:rFonts w:cs="Arial"/>
                <w:sz w:val="20"/>
                <w:szCs w:val="20"/>
                <w:lang w:eastAsia="es-CO"/>
              </w:rPr>
            </w:pPr>
          </w:p>
          <w:p w14:paraId="4507F8B7" w14:textId="77777777" w:rsidR="00A55ED3" w:rsidRPr="006145DB" w:rsidRDefault="00A55ED3" w:rsidP="00C43AE7">
            <w:pPr>
              <w:tabs>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Línea 5. Desarrollo de capacidades para el emprendimiento y la empleabilidad </w:t>
            </w:r>
          </w:p>
          <w:p w14:paraId="5DDD4F08" w14:textId="77777777" w:rsidR="00A55ED3" w:rsidRPr="006145DB" w:rsidRDefault="00A55ED3" w:rsidP="00C43AE7">
            <w:pPr>
              <w:tabs>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Línea 6. Educación financiera </w:t>
            </w:r>
          </w:p>
          <w:p w14:paraId="1057C391" w14:textId="5C051C71" w:rsidR="00A55ED3" w:rsidRPr="006145DB" w:rsidRDefault="00A55ED3" w:rsidP="00C43AE7">
            <w:pPr>
              <w:tabs>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Línea 7. Conexión con el mercado</w:t>
            </w:r>
          </w:p>
          <w:p w14:paraId="6120DC2D" w14:textId="77777777" w:rsidR="00C43AE7" w:rsidRPr="006145DB" w:rsidRDefault="00C43AE7" w:rsidP="00C43AE7">
            <w:pPr>
              <w:pStyle w:val="Ttulo1"/>
              <w:rPr>
                <w:sz w:val="20"/>
                <w:lang w:eastAsia="es-CO"/>
              </w:rPr>
            </w:pPr>
          </w:p>
          <w:p w14:paraId="2E15AE5F" w14:textId="1203D8EB" w:rsidR="00A55ED3" w:rsidRPr="006145DB" w:rsidRDefault="00A55ED3">
            <w:pPr>
              <w:pStyle w:val="Prrafodelista"/>
              <w:numPr>
                <w:ilvl w:val="0"/>
                <w:numId w:val="116"/>
              </w:numPr>
              <w:spacing w:after="0" w:line="240" w:lineRule="auto"/>
              <w:jc w:val="both"/>
              <w:rPr>
                <w:rFonts w:cs="Arial"/>
                <w:sz w:val="20"/>
                <w:szCs w:val="20"/>
                <w:lang w:eastAsia="es-CO"/>
              </w:rPr>
            </w:pPr>
            <w:r w:rsidRPr="006145DB">
              <w:rPr>
                <w:rFonts w:cs="Arial"/>
                <w:sz w:val="20"/>
                <w:szCs w:val="20"/>
                <w:lang w:eastAsia="es-CO"/>
              </w:rPr>
              <w:t>Participación social y consolidación de redes: fomenta la integración de las personas mayores en espacios de participación ciudadana, redes comunitarias y actividades productivas, fortaleciendo su autonomía y empoderamiento. También incluye estrategias para el reconocimiento del trabajo de cuidado y la gestión de procesos de apoyo social. Las líneas para este componente son las siguientes:</w:t>
            </w:r>
          </w:p>
          <w:p w14:paraId="3B8053FF" w14:textId="77777777" w:rsidR="00A55ED3" w:rsidRPr="006145DB" w:rsidRDefault="00A55ED3" w:rsidP="00C43AE7">
            <w:pPr>
              <w:pStyle w:val="Prrafodelista"/>
              <w:tabs>
                <w:tab w:val="left" w:pos="709"/>
              </w:tabs>
              <w:spacing w:after="0" w:line="240" w:lineRule="auto"/>
              <w:ind w:left="708"/>
              <w:jc w:val="both"/>
              <w:rPr>
                <w:rFonts w:cs="Arial"/>
                <w:bCs/>
                <w:sz w:val="20"/>
                <w:szCs w:val="20"/>
                <w:lang w:eastAsia="es-CO"/>
              </w:rPr>
            </w:pPr>
          </w:p>
          <w:p w14:paraId="10CF2E02" w14:textId="77777777" w:rsidR="00A55ED3" w:rsidRPr="006145DB" w:rsidRDefault="00A55ED3">
            <w:pPr>
              <w:pStyle w:val="Prrafodelista"/>
              <w:numPr>
                <w:ilvl w:val="0"/>
                <w:numId w:val="115"/>
              </w:numPr>
              <w:tabs>
                <w:tab w:val="left" w:pos="709"/>
              </w:tabs>
              <w:spacing w:after="0" w:line="240" w:lineRule="auto"/>
              <w:ind w:left="708"/>
              <w:jc w:val="both"/>
              <w:rPr>
                <w:rFonts w:cs="Arial"/>
                <w:bCs/>
                <w:sz w:val="20"/>
                <w:szCs w:val="20"/>
                <w:lang w:eastAsia="es-CO"/>
              </w:rPr>
            </w:pPr>
            <w:r w:rsidRPr="006145DB">
              <w:rPr>
                <w:rFonts w:cs="Arial"/>
                <w:bCs/>
                <w:sz w:val="20"/>
                <w:szCs w:val="20"/>
                <w:lang w:eastAsia="es-CO"/>
              </w:rPr>
              <w:t>Línea 8. Participación social y gobernanza</w:t>
            </w:r>
          </w:p>
          <w:p w14:paraId="7724BEBE" w14:textId="77777777" w:rsidR="00A55ED3" w:rsidRPr="006145DB" w:rsidRDefault="00A55ED3">
            <w:pPr>
              <w:pStyle w:val="Prrafodelista"/>
              <w:numPr>
                <w:ilvl w:val="0"/>
                <w:numId w:val="115"/>
              </w:numPr>
              <w:tabs>
                <w:tab w:val="left" w:pos="709"/>
              </w:tabs>
              <w:spacing w:after="0" w:line="240" w:lineRule="auto"/>
              <w:ind w:left="708"/>
              <w:jc w:val="both"/>
              <w:rPr>
                <w:rFonts w:cs="Arial"/>
                <w:bCs/>
                <w:sz w:val="20"/>
                <w:szCs w:val="20"/>
                <w:lang w:eastAsia="es-CO"/>
              </w:rPr>
            </w:pPr>
            <w:r w:rsidRPr="006145DB">
              <w:rPr>
                <w:rFonts w:cs="Arial"/>
                <w:bCs/>
                <w:sz w:val="20"/>
                <w:szCs w:val="20"/>
                <w:lang w:eastAsia="es-CO"/>
              </w:rPr>
              <w:t>Línea 9. Gestión integral y desarrollo de procesos</w:t>
            </w:r>
          </w:p>
          <w:p w14:paraId="0C53273E" w14:textId="655267C7" w:rsidR="00A55ED3" w:rsidRPr="006145DB" w:rsidRDefault="00A55ED3">
            <w:pPr>
              <w:pStyle w:val="Prrafodelista"/>
              <w:numPr>
                <w:ilvl w:val="0"/>
                <w:numId w:val="115"/>
              </w:numPr>
              <w:tabs>
                <w:tab w:val="left" w:pos="709"/>
              </w:tabs>
              <w:spacing w:after="0" w:line="240" w:lineRule="auto"/>
              <w:ind w:left="708"/>
              <w:jc w:val="both"/>
              <w:rPr>
                <w:rFonts w:cs="Arial"/>
                <w:bCs/>
                <w:sz w:val="20"/>
                <w:szCs w:val="20"/>
                <w:lang w:eastAsia="es-CO"/>
              </w:rPr>
            </w:pPr>
            <w:r w:rsidRPr="006145DB">
              <w:rPr>
                <w:rFonts w:cs="Arial"/>
                <w:bCs/>
                <w:sz w:val="20"/>
                <w:szCs w:val="20"/>
                <w:lang w:eastAsia="es-CO"/>
              </w:rPr>
              <w:t xml:space="preserve">Línea 10. Articulación intra e intersectorial  </w:t>
            </w:r>
          </w:p>
          <w:p w14:paraId="21796E33" w14:textId="77777777" w:rsidR="00750016" w:rsidRDefault="00750016" w:rsidP="00C43AE7">
            <w:pPr>
              <w:spacing w:after="0" w:line="240" w:lineRule="auto"/>
              <w:jc w:val="both"/>
              <w:rPr>
                <w:rFonts w:cs="Arial"/>
                <w:sz w:val="20"/>
                <w:szCs w:val="20"/>
                <w:lang w:eastAsia="es-CO"/>
              </w:rPr>
            </w:pPr>
          </w:p>
          <w:p w14:paraId="5EBBE337" w14:textId="728989D4" w:rsidR="00A55ED3" w:rsidRPr="006145DB" w:rsidRDefault="00A55ED3" w:rsidP="00C43AE7">
            <w:pPr>
              <w:spacing w:after="0" w:line="240" w:lineRule="auto"/>
              <w:jc w:val="both"/>
              <w:rPr>
                <w:rFonts w:cs="Arial"/>
                <w:sz w:val="20"/>
                <w:szCs w:val="20"/>
                <w:lang w:eastAsia="es-CO"/>
              </w:rPr>
            </w:pPr>
            <w:r w:rsidRPr="006145DB">
              <w:rPr>
                <w:rFonts w:cs="Arial"/>
                <w:sz w:val="20"/>
                <w:szCs w:val="20"/>
                <w:lang w:eastAsia="es-CO"/>
              </w:rPr>
              <w:t xml:space="preserve">El Servicio Centro Día Casa de la Sabiduría busca atender a las personas mayores permitiendo fomentar sus capacidades y habilidades para mitigar la soledad, el aislamiento y con ello contribuir a su bienestar, es por esto que adicional a la oferta del servicio se brindan cursos libres, los cuales buscan promover la creatividad, los gustos e intereses de las personas mayores. </w:t>
            </w:r>
          </w:p>
          <w:p w14:paraId="44AB829D" w14:textId="77777777" w:rsidR="00C43AE7" w:rsidRPr="006145DB" w:rsidRDefault="00C43AE7" w:rsidP="00C43AE7">
            <w:pPr>
              <w:spacing w:after="0" w:line="240" w:lineRule="auto"/>
              <w:jc w:val="both"/>
              <w:rPr>
                <w:rFonts w:cs="Arial"/>
                <w:sz w:val="20"/>
                <w:szCs w:val="20"/>
                <w:lang w:eastAsia="es-CO"/>
              </w:rPr>
            </w:pPr>
          </w:p>
          <w:p w14:paraId="0AB784CE" w14:textId="45233334" w:rsidR="00A55ED3" w:rsidRPr="006145DB" w:rsidRDefault="00A55ED3" w:rsidP="00C43AE7">
            <w:pPr>
              <w:spacing w:after="0" w:line="240" w:lineRule="auto"/>
              <w:jc w:val="both"/>
              <w:rPr>
                <w:rFonts w:cs="Arial"/>
                <w:sz w:val="20"/>
                <w:szCs w:val="20"/>
                <w:lang w:eastAsia="es-CO"/>
              </w:rPr>
            </w:pPr>
            <w:r w:rsidRPr="006145DB">
              <w:rPr>
                <w:rFonts w:cs="Arial"/>
                <w:sz w:val="20"/>
                <w:szCs w:val="20"/>
                <w:lang w:eastAsia="es-CO"/>
              </w:rPr>
              <w:t>Para este servicio las personas mayores recibirán un apoyo alimentario, según la descripción del manual del servicio. </w:t>
            </w:r>
          </w:p>
          <w:p w14:paraId="4EA72A1F" w14:textId="77777777" w:rsidR="00C43AE7" w:rsidRPr="006145DB" w:rsidRDefault="00C43AE7" w:rsidP="00C43AE7">
            <w:pPr>
              <w:spacing w:after="0" w:line="240" w:lineRule="auto"/>
              <w:jc w:val="both"/>
              <w:rPr>
                <w:rFonts w:cs="Arial"/>
                <w:sz w:val="20"/>
                <w:szCs w:val="20"/>
                <w:lang w:eastAsia="es-CO"/>
              </w:rPr>
            </w:pPr>
          </w:p>
          <w:p w14:paraId="569BE048" w14:textId="3C7223E9" w:rsidR="00A55ED3" w:rsidRPr="006145DB" w:rsidRDefault="00A55ED3" w:rsidP="00C43AE7">
            <w:pPr>
              <w:spacing w:after="0" w:line="240" w:lineRule="auto"/>
              <w:jc w:val="both"/>
              <w:rPr>
                <w:rFonts w:cs="Arial"/>
                <w:sz w:val="20"/>
                <w:szCs w:val="20"/>
                <w:lang w:eastAsia="es-CO"/>
              </w:rPr>
            </w:pPr>
            <w:r w:rsidRPr="006145DB">
              <w:rPr>
                <w:rFonts w:cs="Arial"/>
                <w:sz w:val="20"/>
                <w:szCs w:val="20"/>
                <w:lang w:eastAsia="es-CO"/>
              </w:rPr>
              <w:t>En caso de interrupción parcial o total en la prestación del servicio Centro Día Casa de la Sabiduría, se implementará el plan operativo correspondiente.</w:t>
            </w:r>
          </w:p>
        </w:tc>
      </w:tr>
      <w:tr w:rsidR="00A55ED3" w:rsidRPr="006145DB" w14:paraId="0C63527E" w14:textId="77777777" w:rsidTr="001A551D">
        <w:trPr>
          <w:trHeight w:val="20"/>
          <w:jc w:val="center"/>
        </w:trPr>
        <w:tc>
          <w:tcPr>
            <w:tcW w:w="1940" w:type="dxa"/>
            <w:vAlign w:val="center"/>
          </w:tcPr>
          <w:p w14:paraId="2BC947C6" w14:textId="77777777" w:rsidR="00A55ED3" w:rsidRPr="006145DB" w:rsidRDefault="00A55ED3" w:rsidP="005B435E">
            <w:pPr>
              <w:spacing w:after="0" w:line="240" w:lineRule="auto"/>
              <w:ind w:left="1"/>
              <w:contextualSpacing/>
              <w:rPr>
                <w:rFonts w:cs="Arial"/>
                <w:bCs/>
                <w:sz w:val="20"/>
                <w:szCs w:val="20"/>
                <w:lang w:eastAsia="es-CO"/>
              </w:rPr>
            </w:pPr>
            <w:r w:rsidRPr="006145DB">
              <w:rPr>
                <w:rFonts w:cs="Arial"/>
                <w:sz w:val="20"/>
                <w:szCs w:val="20"/>
                <w:lang w:eastAsia="es-CO"/>
              </w:rPr>
              <w:t>Condiciones transversales de calidad</w:t>
            </w:r>
          </w:p>
        </w:tc>
        <w:tc>
          <w:tcPr>
            <w:tcW w:w="7455" w:type="dxa"/>
            <w:vAlign w:val="center"/>
          </w:tcPr>
          <w:p w14:paraId="39928C7C" w14:textId="68DDD787" w:rsidR="00A55ED3" w:rsidRPr="006145DB" w:rsidRDefault="00A55ED3"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Para el servicio aplican las siguientes categorías: </w:t>
            </w:r>
          </w:p>
          <w:p w14:paraId="2B6A6F2D" w14:textId="77777777" w:rsidR="00C43AE7" w:rsidRPr="006145DB" w:rsidRDefault="00C43AE7" w:rsidP="00C43AE7">
            <w:pPr>
              <w:pStyle w:val="Ttulo1"/>
              <w:rPr>
                <w:sz w:val="20"/>
                <w:lang w:eastAsia="es-CO"/>
              </w:rPr>
            </w:pPr>
          </w:p>
          <w:p w14:paraId="4624480A" w14:textId="77777777" w:rsidR="00A55ED3" w:rsidRPr="006145DB" w:rsidRDefault="00A55ED3">
            <w:pPr>
              <w:pStyle w:val="Prrafodelista"/>
              <w:numPr>
                <w:ilvl w:val="0"/>
                <w:numId w:val="136"/>
              </w:numPr>
              <w:tabs>
                <w:tab w:val="left" w:pos="709"/>
              </w:tabs>
              <w:spacing w:after="0" w:line="240" w:lineRule="auto"/>
              <w:jc w:val="both"/>
              <w:rPr>
                <w:rFonts w:cs="Arial"/>
                <w:bCs/>
                <w:sz w:val="20"/>
                <w:szCs w:val="20"/>
                <w:lang w:eastAsia="es-CO"/>
              </w:rPr>
            </w:pPr>
            <w:r w:rsidRPr="006145DB">
              <w:rPr>
                <w:rFonts w:cs="Arial"/>
                <w:bCs/>
                <w:sz w:val="20"/>
                <w:szCs w:val="20"/>
                <w:lang w:eastAsia="es-CO"/>
              </w:rPr>
              <w:t>Talento humano</w:t>
            </w:r>
          </w:p>
          <w:p w14:paraId="78EC7D0C" w14:textId="77777777" w:rsidR="00A55ED3" w:rsidRPr="006145DB" w:rsidRDefault="00A55ED3">
            <w:pPr>
              <w:pStyle w:val="Prrafodelista"/>
              <w:numPr>
                <w:ilvl w:val="0"/>
                <w:numId w:val="136"/>
              </w:numPr>
              <w:tabs>
                <w:tab w:val="left" w:pos="709"/>
              </w:tabs>
              <w:spacing w:after="0" w:line="240" w:lineRule="auto"/>
              <w:jc w:val="both"/>
              <w:rPr>
                <w:rFonts w:cs="Arial"/>
                <w:bCs/>
                <w:sz w:val="20"/>
                <w:szCs w:val="20"/>
                <w:lang w:eastAsia="es-CO"/>
              </w:rPr>
            </w:pPr>
            <w:r w:rsidRPr="006145DB">
              <w:rPr>
                <w:rFonts w:cs="Arial"/>
                <w:bCs/>
                <w:sz w:val="20"/>
                <w:szCs w:val="20"/>
                <w:lang w:eastAsia="es-CO"/>
              </w:rPr>
              <w:t xml:space="preserve">Atención social </w:t>
            </w:r>
          </w:p>
          <w:p w14:paraId="23863843" w14:textId="77777777" w:rsidR="00A55ED3" w:rsidRPr="006145DB" w:rsidRDefault="00A55ED3">
            <w:pPr>
              <w:pStyle w:val="Prrafodelista"/>
              <w:numPr>
                <w:ilvl w:val="0"/>
                <w:numId w:val="136"/>
              </w:numPr>
              <w:tabs>
                <w:tab w:val="left" w:pos="709"/>
              </w:tabs>
              <w:spacing w:after="0" w:line="240" w:lineRule="auto"/>
              <w:jc w:val="both"/>
              <w:rPr>
                <w:rFonts w:cs="Arial"/>
                <w:bCs/>
                <w:sz w:val="20"/>
                <w:szCs w:val="20"/>
                <w:lang w:eastAsia="es-CO"/>
              </w:rPr>
            </w:pPr>
            <w:r w:rsidRPr="006145DB">
              <w:rPr>
                <w:rFonts w:cs="Arial"/>
                <w:bCs/>
                <w:sz w:val="20"/>
                <w:szCs w:val="20"/>
                <w:lang w:eastAsia="es-CO"/>
              </w:rPr>
              <w:t xml:space="preserve">Nutrición </w:t>
            </w:r>
          </w:p>
          <w:p w14:paraId="6F292267" w14:textId="77777777" w:rsidR="00A55ED3" w:rsidRPr="006145DB" w:rsidRDefault="00A55ED3">
            <w:pPr>
              <w:pStyle w:val="Prrafodelista"/>
              <w:numPr>
                <w:ilvl w:val="0"/>
                <w:numId w:val="136"/>
              </w:numPr>
              <w:tabs>
                <w:tab w:val="left" w:pos="709"/>
              </w:tabs>
              <w:spacing w:after="0" w:line="240" w:lineRule="auto"/>
              <w:jc w:val="both"/>
              <w:rPr>
                <w:rFonts w:cs="Arial"/>
                <w:bCs/>
                <w:sz w:val="20"/>
                <w:szCs w:val="20"/>
                <w:lang w:eastAsia="es-CO"/>
              </w:rPr>
            </w:pPr>
            <w:r w:rsidRPr="006145DB">
              <w:rPr>
                <w:rFonts w:cs="Arial"/>
                <w:bCs/>
                <w:sz w:val="20"/>
                <w:szCs w:val="20"/>
                <w:lang w:eastAsia="es-CO"/>
              </w:rPr>
              <w:t>Salubridad</w:t>
            </w:r>
          </w:p>
          <w:p w14:paraId="1819AEE0" w14:textId="77777777" w:rsidR="00A55ED3" w:rsidRPr="006145DB" w:rsidRDefault="00A55ED3">
            <w:pPr>
              <w:pStyle w:val="Prrafodelista"/>
              <w:numPr>
                <w:ilvl w:val="0"/>
                <w:numId w:val="136"/>
              </w:numPr>
              <w:tabs>
                <w:tab w:val="left" w:pos="709"/>
              </w:tabs>
              <w:spacing w:after="0" w:line="240" w:lineRule="auto"/>
              <w:jc w:val="both"/>
              <w:rPr>
                <w:rFonts w:cs="Arial"/>
                <w:bCs/>
                <w:sz w:val="20"/>
                <w:szCs w:val="20"/>
                <w:lang w:eastAsia="es-CO"/>
              </w:rPr>
            </w:pPr>
            <w:r w:rsidRPr="006145DB">
              <w:rPr>
                <w:rFonts w:cs="Arial"/>
                <w:bCs/>
                <w:sz w:val="20"/>
                <w:szCs w:val="20"/>
                <w:lang w:eastAsia="es-CO"/>
              </w:rPr>
              <w:t>Ambientes adecuados y seguros</w:t>
            </w:r>
          </w:p>
          <w:p w14:paraId="2C5678C1" w14:textId="77777777" w:rsidR="00A55ED3" w:rsidRPr="006145DB" w:rsidRDefault="00A55ED3">
            <w:pPr>
              <w:pStyle w:val="Prrafodelista"/>
              <w:numPr>
                <w:ilvl w:val="0"/>
                <w:numId w:val="136"/>
              </w:numPr>
              <w:tabs>
                <w:tab w:val="left" w:pos="709"/>
              </w:tabs>
              <w:spacing w:after="0" w:line="240" w:lineRule="auto"/>
              <w:jc w:val="both"/>
              <w:rPr>
                <w:rFonts w:eastAsia="Arial" w:cs="Arial"/>
              </w:rPr>
            </w:pPr>
            <w:r w:rsidRPr="006145DB">
              <w:rPr>
                <w:rFonts w:cs="Arial"/>
                <w:bCs/>
                <w:sz w:val="20"/>
                <w:szCs w:val="20"/>
                <w:lang w:eastAsia="es-CO"/>
              </w:rPr>
              <w:t>Gestión Administrativa</w:t>
            </w:r>
          </w:p>
        </w:tc>
      </w:tr>
    </w:tbl>
    <w:p w14:paraId="737D4668" w14:textId="77777777" w:rsidR="004D4184" w:rsidRPr="006145DB" w:rsidRDefault="004D4184" w:rsidP="005B435E">
      <w:pPr>
        <w:pStyle w:val="commentcontentpara"/>
        <w:spacing w:before="0" w:beforeAutospacing="0" w:after="0" w:afterAutospacing="0"/>
        <w:rPr>
          <w:rFonts w:ascii="Arial" w:hAnsi="Arial" w:cs="Arial"/>
          <w:sz w:val="22"/>
          <w:szCs w:val="22"/>
        </w:rPr>
      </w:pPr>
    </w:p>
    <w:p w14:paraId="554B4493" w14:textId="5DB9383C" w:rsidR="00F34018" w:rsidRPr="006145DB" w:rsidRDefault="005408E4">
      <w:pPr>
        <w:pStyle w:val="Ttulo1"/>
        <w:numPr>
          <w:ilvl w:val="3"/>
          <w:numId w:val="70"/>
        </w:numPr>
        <w:tabs>
          <w:tab w:val="left" w:pos="851"/>
        </w:tabs>
        <w:ind w:left="567" w:hanging="579"/>
        <w:jc w:val="center"/>
      </w:pPr>
      <w:bookmarkStart w:id="206" w:name="_Toc210213203"/>
      <w:bookmarkStart w:id="207" w:name="_Toc213273477"/>
      <w:bookmarkStart w:id="208" w:name="_Toc213276104"/>
      <w:bookmarkStart w:id="209" w:name="_Toc216902438"/>
      <w:r w:rsidRPr="006145DB">
        <w:t>Modalidad</w:t>
      </w:r>
      <w:r w:rsidR="004331C8" w:rsidRPr="006145DB">
        <w:t xml:space="preserve"> Centro </w:t>
      </w:r>
      <w:r w:rsidR="00C43AE7" w:rsidRPr="006145DB">
        <w:t>día al barrio</w:t>
      </w:r>
      <w:bookmarkEnd w:id="206"/>
      <w:bookmarkEnd w:id="207"/>
      <w:bookmarkEnd w:id="208"/>
      <w:bookmarkEnd w:id="209"/>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7840"/>
      </w:tblGrid>
      <w:tr w:rsidR="001E6473" w:rsidRPr="006145DB" w14:paraId="0AF3CBA6" w14:textId="77777777" w:rsidTr="00C43AE7">
        <w:trPr>
          <w:trHeight w:val="402"/>
          <w:jc w:val="center"/>
        </w:trPr>
        <w:tc>
          <w:tcPr>
            <w:tcW w:w="1555" w:type="dxa"/>
            <w:vAlign w:val="center"/>
          </w:tcPr>
          <w:p w14:paraId="41C0CE2E"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Nombre de la Modalidad</w:t>
            </w:r>
          </w:p>
        </w:tc>
        <w:tc>
          <w:tcPr>
            <w:tcW w:w="7840" w:type="dxa"/>
            <w:vAlign w:val="center"/>
          </w:tcPr>
          <w:p w14:paraId="1CB29B12" w14:textId="6AEE4C23" w:rsidR="005408E4" w:rsidRPr="006145DB" w:rsidRDefault="005408E4" w:rsidP="005B435E">
            <w:pPr>
              <w:spacing w:after="0" w:line="240" w:lineRule="auto"/>
              <w:contextualSpacing/>
              <w:jc w:val="both"/>
              <w:rPr>
                <w:rFonts w:cs="Arial"/>
                <w:sz w:val="20"/>
                <w:szCs w:val="20"/>
              </w:rPr>
            </w:pPr>
            <w:r w:rsidRPr="006145DB">
              <w:rPr>
                <w:rFonts w:cs="Arial"/>
                <w:sz w:val="20"/>
                <w:szCs w:val="20"/>
              </w:rPr>
              <w:t xml:space="preserve">Centro </w:t>
            </w:r>
            <w:r w:rsidR="00C43AE7" w:rsidRPr="006145DB">
              <w:rPr>
                <w:rFonts w:cs="Arial"/>
                <w:sz w:val="20"/>
                <w:szCs w:val="20"/>
              </w:rPr>
              <w:t>día al barrio</w:t>
            </w:r>
            <w:r w:rsidR="000C0973" w:rsidRPr="006145DB">
              <w:rPr>
                <w:rFonts w:cs="Arial"/>
                <w:sz w:val="20"/>
                <w:szCs w:val="20"/>
              </w:rPr>
              <w:t>.</w:t>
            </w:r>
          </w:p>
        </w:tc>
      </w:tr>
      <w:tr w:rsidR="001E6473" w:rsidRPr="006145DB" w14:paraId="38AD81EA" w14:textId="77777777" w:rsidTr="00391A11">
        <w:trPr>
          <w:trHeight w:val="585"/>
          <w:jc w:val="center"/>
        </w:trPr>
        <w:tc>
          <w:tcPr>
            <w:tcW w:w="1555" w:type="dxa"/>
            <w:vAlign w:val="center"/>
          </w:tcPr>
          <w:p w14:paraId="45D84512"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 xml:space="preserve">Objeto de la Modalidad </w:t>
            </w:r>
          </w:p>
        </w:tc>
        <w:tc>
          <w:tcPr>
            <w:tcW w:w="7840" w:type="dxa"/>
          </w:tcPr>
          <w:p w14:paraId="14DE8BFF" w14:textId="77777777" w:rsidR="005408E4" w:rsidRPr="006145DB" w:rsidRDefault="005408E4" w:rsidP="005B435E">
            <w:pPr>
              <w:spacing w:after="0" w:line="240" w:lineRule="auto"/>
              <w:contextualSpacing/>
              <w:jc w:val="both"/>
              <w:rPr>
                <w:rFonts w:cs="Arial"/>
                <w:sz w:val="20"/>
                <w:szCs w:val="20"/>
                <w:lang w:eastAsia="es-CO"/>
              </w:rPr>
            </w:pPr>
            <w:r w:rsidRPr="006145DB">
              <w:rPr>
                <w:rFonts w:cs="Arial"/>
                <w:sz w:val="20"/>
                <w:szCs w:val="20"/>
              </w:rPr>
              <w:t>Fomentar el desarrollo integral de las personas mayores de sesenta (60) años o más con especial énfasis en los derechos culturales, artísticos y recreativos, a partir del reconocimiento y potenciación de sus capacidades, la integración y participación a la vida familiar, social, comunitaria, cultural y artística de la ciudad, mediante un conjunto de estrategias, acciones y recursos, con el fin de aportar al mejoramiento de su calidad de vida y ampliar sus oportunidades para vivir como se quiere en la vejez.</w:t>
            </w:r>
          </w:p>
        </w:tc>
      </w:tr>
      <w:tr w:rsidR="001E6473" w:rsidRPr="006145DB" w14:paraId="2E41A449" w14:textId="77777777" w:rsidTr="00391A11">
        <w:trPr>
          <w:trHeight w:val="20"/>
          <w:jc w:val="center"/>
        </w:trPr>
        <w:tc>
          <w:tcPr>
            <w:tcW w:w="1555" w:type="dxa"/>
            <w:vAlign w:val="center"/>
          </w:tcPr>
          <w:p w14:paraId="735DC466"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Oferta de la Modalidad</w:t>
            </w:r>
          </w:p>
        </w:tc>
        <w:tc>
          <w:tcPr>
            <w:tcW w:w="7840" w:type="dxa"/>
          </w:tcPr>
          <w:p w14:paraId="6F446773" w14:textId="77777777" w:rsidR="005408E4" w:rsidRPr="006145DB" w:rsidRDefault="005408E4" w:rsidP="005B435E">
            <w:pPr>
              <w:tabs>
                <w:tab w:val="left" w:pos="709"/>
              </w:tabs>
              <w:spacing w:after="0" w:line="240" w:lineRule="auto"/>
              <w:contextualSpacing/>
              <w:jc w:val="both"/>
              <w:rPr>
                <w:rFonts w:eastAsia="Lucida Sans Unicode" w:cs="Arial"/>
                <w:sz w:val="20"/>
                <w:szCs w:val="20"/>
              </w:rPr>
            </w:pPr>
            <w:r w:rsidRPr="006145DB">
              <w:rPr>
                <w:rFonts w:cs="Arial"/>
                <w:sz w:val="20"/>
                <w:szCs w:val="20"/>
              </w:rPr>
              <w:t>Atención interdisciplinaria con énfasis en los derechos culturales, artísticos y recreativos, de carácter flexible, en jornada presencial y en jornada diurna que se brinda en espacios públicos, barriales, comunitarios, instalaciones y equipamientos disponibles en la ciudad, la cual fomenta el desarrollo integral, la participación y el ejercicio de derechos de la población objetivo, a partir de las características poblacionales, territoriales y operativas expuestas en el lineamiento del servicio.</w:t>
            </w:r>
          </w:p>
        </w:tc>
      </w:tr>
      <w:tr w:rsidR="001E6473" w:rsidRPr="006145DB" w14:paraId="47AAA589" w14:textId="77777777" w:rsidTr="00391A11">
        <w:trPr>
          <w:trHeight w:val="20"/>
          <w:jc w:val="center"/>
        </w:trPr>
        <w:tc>
          <w:tcPr>
            <w:tcW w:w="1555" w:type="dxa"/>
            <w:vAlign w:val="center"/>
          </w:tcPr>
          <w:p w14:paraId="27484197"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 xml:space="preserve">Tipo de Focalización </w:t>
            </w:r>
          </w:p>
        </w:tc>
        <w:tc>
          <w:tcPr>
            <w:tcW w:w="7840" w:type="dxa"/>
          </w:tcPr>
          <w:p w14:paraId="1A08F2C2" w14:textId="77777777" w:rsidR="005408E4" w:rsidRPr="006145DB" w:rsidRDefault="005408E4" w:rsidP="005B435E">
            <w:pPr>
              <w:tabs>
                <w:tab w:val="left" w:pos="397"/>
                <w:tab w:val="left" w:pos="709"/>
              </w:tabs>
              <w:spacing w:after="0" w:line="240" w:lineRule="auto"/>
              <w:contextualSpacing/>
              <w:jc w:val="both"/>
              <w:rPr>
                <w:rFonts w:cs="Arial"/>
                <w:sz w:val="20"/>
                <w:szCs w:val="20"/>
              </w:rPr>
            </w:pPr>
            <w:r w:rsidRPr="006145DB">
              <w:rPr>
                <w:rFonts w:cs="Arial"/>
                <w:sz w:val="20"/>
                <w:szCs w:val="20"/>
              </w:rPr>
              <w:t xml:space="preserve">Focalización por demanda. </w:t>
            </w:r>
          </w:p>
          <w:p w14:paraId="6455B917" w14:textId="77777777" w:rsidR="005408E4" w:rsidRPr="006145DB" w:rsidRDefault="005408E4" w:rsidP="005B435E">
            <w:pPr>
              <w:tabs>
                <w:tab w:val="left" w:pos="397"/>
                <w:tab w:val="left" w:pos="709"/>
              </w:tabs>
              <w:spacing w:after="0" w:line="240" w:lineRule="auto"/>
              <w:contextualSpacing/>
              <w:jc w:val="both"/>
              <w:rPr>
                <w:rFonts w:cs="Arial"/>
                <w:sz w:val="20"/>
                <w:szCs w:val="20"/>
                <w:lang w:eastAsia="es-CO"/>
              </w:rPr>
            </w:pPr>
            <w:r w:rsidRPr="006145DB">
              <w:rPr>
                <w:rFonts w:cs="Arial"/>
                <w:sz w:val="20"/>
                <w:szCs w:val="20"/>
              </w:rPr>
              <w:t>Focalización por abordaje territorial.</w:t>
            </w:r>
          </w:p>
        </w:tc>
      </w:tr>
      <w:tr w:rsidR="001E6473" w:rsidRPr="006145DB" w14:paraId="053AC412" w14:textId="77777777" w:rsidTr="00C43AE7">
        <w:trPr>
          <w:trHeight w:val="511"/>
          <w:jc w:val="center"/>
        </w:trPr>
        <w:tc>
          <w:tcPr>
            <w:tcW w:w="1555" w:type="dxa"/>
            <w:vAlign w:val="center"/>
          </w:tcPr>
          <w:p w14:paraId="789D4E1C"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Población Objetivo</w:t>
            </w:r>
          </w:p>
        </w:tc>
        <w:tc>
          <w:tcPr>
            <w:tcW w:w="7840" w:type="dxa"/>
            <w:vAlign w:val="center"/>
          </w:tcPr>
          <w:p w14:paraId="45CA841A"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Personas mayores de sesenta (60) años o más residentes en el Distrito Capital.</w:t>
            </w:r>
          </w:p>
        </w:tc>
      </w:tr>
      <w:tr w:rsidR="001E6473" w:rsidRPr="006145DB" w14:paraId="628A0F3D" w14:textId="77777777" w:rsidTr="00F77627">
        <w:trPr>
          <w:trHeight w:val="1411"/>
          <w:jc w:val="center"/>
        </w:trPr>
        <w:tc>
          <w:tcPr>
            <w:tcW w:w="1555" w:type="dxa"/>
            <w:vAlign w:val="center"/>
          </w:tcPr>
          <w:p w14:paraId="3A80AC39"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Fuentes de Información Población Objetivo</w:t>
            </w:r>
          </w:p>
        </w:tc>
        <w:tc>
          <w:tcPr>
            <w:tcW w:w="7840" w:type="dxa"/>
          </w:tcPr>
          <w:tbl>
            <w:tblPr>
              <w:tblStyle w:val="Tablaconcuadrcula"/>
              <w:tblW w:w="7549" w:type="dxa"/>
              <w:tblLayout w:type="fixed"/>
              <w:tblLook w:val="04A0" w:firstRow="1" w:lastRow="0" w:firstColumn="1" w:lastColumn="0" w:noHBand="0" w:noVBand="1"/>
            </w:tblPr>
            <w:tblGrid>
              <w:gridCol w:w="2623"/>
              <w:gridCol w:w="1949"/>
              <w:gridCol w:w="1134"/>
              <w:gridCol w:w="1843"/>
            </w:tblGrid>
            <w:tr w:rsidR="001E6473" w:rsidRPr="006145DB" w14:paraId="634EFCF9" w14:textId="77777777" w:rsidTr="00B57C25">
              <w:trPr>
                <w:trHeight w:val="300"/>
              </w:trPr>
              <w:tc>
                <w:tcPr>
                  <w:tcW w:w="2623" w:type="dxa"/>
                  <w:tcBorders>
                    <w:top w:val="nil"/>
                  </w:tcBorders>
                  <w:vAlign w:val="center"/>
                </w:tcPr>
                <w:p w14:paraId="755BDDB2"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Categoría de Población Objetivo</w:t>
                  </w:r>
                </w:p>
              </w:tc>
              <w:tc>
                <w:tcPr>
                  <w:tcW w:w="1949" w:type="dxa"/>
                  <w:tcBorders>
                    <w:top w:val="nil"/>
                  </w:tcBorders>
                  <w:vAlign w:val="center"/>
                </w:tcPr>
                <w:p w14:paraId="6054F172"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34" w:type="dxa"/>
                  <w:tcBorders>
                    <w:top w:val="nil"/>
                  </w:tcBorders>
                  <w:vAlign w:val="center"/>
                </w:tcPr>
                <w:p w14:paraId="35BF7EF4"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843" w:type="dxa"/>
                  <w:tcBorders>
                    <w:top w:val="nil"/>
                  </w:tcBorders>
                  <w:vAlign w:val="center"/>
                </w:tcPr>
                <w:p w14:paraId="0E7616A2"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1E6473" w:rsidRPr="006145DB" w14:paraId="71B1BEF8" w14:textId="77777777" w:rsidTr="00B57C25">
              <w:trPr>
                <w:trHeight w:val="300"/>
              </w:trPr>
              <w:tc>
                <w:tcPr>
                  <w:tcW w:w="2623" w:type="dxa"/>
                  <w:vMerge w:val="restart"/>
                  <w:vAlign w:val="center"/>
                </w:tcPr>
                <w:p w14:paraId="684BB82B" w14:textId="14769015" w:rsidR="005408E4" w:rsidRPr="006145DB" w:rsidRDefault="005408E4" w:rsidP="005B435E">
                  <w:pPr>
                    <w:tabs>
                      <w:tab w:val="left" w:pos="709"/>
                    </w:tabs>
                    <w:contextualSpacing/>
                    <w:rPr>
                      <w:rFonts w:cs="Arial"/>
                      <w:sz w:val="16"/>
                      <w:szCs w:val="16"/>
                      <w:lang w:eastAsia="es-CO"/>
                    </w:rPr>
                  </w:pPr>
                  <w:r w:rsidRPr="006145DB">
                    <w:rPr>
                      <w:rFonts w:cs="Arial"/>
                      <w:sz w:val="16"/>
                      <w:szCs w:val="16"/>
                      <w:lang w:eastAsia="es-CO"/>
                    </w:rPr>
                    <w:t>Personas mayores de sesenta (60) años o más</w:t>
                  </w:r>
                  <w:r w:rsidR="00335291" w:rsidRPr="006145DB">
                    <w:rPr>
                      <w:rFonts w:cs="Arial"/>
                      <w:sz w:val="16"/>
                      <w:szCs w:val="16"/>
                      <w:lang w:eastAsia="es-CO"/>
                    </w:rPr>
                    <w:t>.</w:t>
                  </w:r>
                </w:p>
              </w:tc>
              <w:tc>
                <w:tcPr>
                  <w:tcW w:w="1949" w:type="dxa"/>
                  <w:vAlign w:val="center"/>
                </w:tcPr>
                <w:p w14:paraId="3BE5300C"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627121CF"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292B0028"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Subdirección para la Vejez</w:t>
                  </w:r>
                </w:p>
              </w:tc>
            </w:tr>
            <w:tr w:rsidR="001E6473" w:rsidRPr="006145DB" w14:paraId="0D5ABFF4" w14:textId="77777777" w:rsidTr="00B57C25">
              <w:trPr>
                <w:trHeight w:val="300"/>
              </w:trPr>
              <w:tc>
                <w:tcPr>
                  <w:tcW w:w="2623" w:type="dxa"/>
                  <w:vMerge/>
                  <w:vAlign w:val="center"/>
                </w:tcPr>
                <w:p w14:paraId="4AF81206" w14:textId="77777777" w:rsidR="005408E4" w:rsidRPr="006145DB" w:rsidRDefault="005408E4" w:rsidP="005B435E">
                  <w:pPr>
                    <w:rPr>
                      <w:rFonts w:cs="Arial"/>
                    </w:rPr>
                  </w:pPr>
                </w:p>
              </w:tc>
              <w:tc>
                <w:tcPr>
                  <w:tcW w:w="1949" w:type="dxa"/>
                  <w:vAlign w:val="center"/>
                </w:tcPr>
                <w:p w14:paraId="29D8599B" w14:textId="77777777" w:rsidR="005408E4" w:rsidRPr="006145DB" w:rsidRDefault="005408E4" w:rsidP="005B435E">
                  <w:pPr>
                    <w:jc w:val="center"/>
                    <w:rPr>
                      <w:rFonts w:cs="Arial"/>
                      <w:sz w:val="16"/>
                      <w:szCs w:val="16"/>
                      <w:lang w:eastAsia="es-CO"/>
                    </w:rPr>
                  </w:pPr>
                  <w:r w:rsidRPr="006145DB">
                    <w:rPr>
                      <w:rFonts w:cs="Arial"/>
                      <w:sz w:val="16"/>
                      <w:szCs w:val="16"/>
                      <w:lang w:eastAsia="es-CO"/>
                    </w:rPr>
                    <w:t>SIRBE</w:t>
                  </w:r>
                </w:p>
              </w:tc>
              <w:tc>
                <w:tcPr>
                  <w:tcW w:w="1134" w:type="dxa"/>
                  <w:vAlign w:val="center"/>
                </w:tcPr>
                <w:p w14:paraId="6BF25896" w14:textId="77777777" w:rsidR="005408E4" w:rsidRPr="006145DB" w:rsidRDefault="005408E4" w:rsidP="005B435E">
                  <w:pPr>
                    <w:jc w:val="center"/>
                    <w:rPr>
                      <w:rFonts w:cs="Arial"/>
                      <w:sz w:val="16"/>
                      <w:szCs w:val="16"/>
                      <w:lang w:eastAsia="es-CO"/>
                    </w:rPr>
                  </w:pPr>
                  <w:r w:rsidRPr="006145DB">
                    <w:rPr>
                      <w:rFonts w:cs="Arial"/>
                      <w:sz w:val="16"/>
                      <w:szCs w:val="16"/>
                      <w:lang w:eastAsia="es-CO"/>
                    </w:rPr>
                    <w:t>Demanda</w:t>
                  </w:r>
                </w:p>
              </w:tc>
              <w:tc>
                <w:tcPr>
                  <w:tcW w:w="1843" w:type="dxa"/>
                  <w:vAlign w:val="center"/>
                </w:tcPr>
                <w:p w14:paraId="4B3D650F"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Secretaría Distrital de Integración Social</w:t>
                  </w:r>
                </w:p>
              </w:tc>
            </w:tr>
            <w:tr w:rsidR="001E6473" w:rsidRPr="006145DB" w14:paraId="1669EC78" w14:textId="77777777" w:rsidTr="00B57C25">
              <w:trPr>
                <w:trHeight w:val="300"/>
              </w:trPr>
              <w:tc>
                <w:tcPr>
                  <w:tcW w:w="2623" w:type="dxa"/>
                  <w:tcBorders>
                    <w:bottom w:val="single" w:sz="4" w:space="0" w:color="auto"/>
                  </w:tcBorders>
                  <w:vAlign w:val="center"/>
                </w:tcPr>
                <w:p w14:paraId="6D829C66" w14:textId="23822E6D" w:rsidR="005408E4" w:rsidRPr="006145DB" w:rsidRDefault="005408E4" w:rsidP="005B435E">
                  <w:pPr>
                    <w:rPr>
                      <w:rFonts w:cs="Arial"/>
                      <w:sz w:val="16"/>
                      <w:szCs w:val="16"/>
                      <w:lang w:eastAsia="es-CO"/>
                    </w:rPr>
                  </w:pPr>
                  <w:r w:rsidRPr="006145DB">
                    <w:rPr>
                      <w:rFonts w:cs="Arial"/>
                      <w:sz w:val="16"/>
                      <w:szCs w:val="16"/>
                      <w:lang w:eastAsia="es-CO"/>
                    </w:rPr>
                    <w:t>Residente en el Distrito Capital</w:t>
                  </w:r>
                  <w:r w:rsidR="00335291" w:rsidRPr="006145DB">
                    <w:rPr>
                      <w:rFonts w:cs="Arial"/>
                      <w:sz w:val="16"/>
                      <w:szCs w:val="16"/>
                      <w:lang w:eastAsia="es-CO"/>
                    </w:rPr>
                    <w:t>.</w:t>
                  </w:r>
                </w:p>
              </w:tc>
              <w:tc>
                <w:tcPr>
                  <w:tcW w:w="1949" w:type="dxa"/>
                  <w:tcBorders>
                    <w:bottom w:val="single" w:sz="4" w:space="0" w:color="auto"/>
                  </w:tcBorders>
                  <w:vAlign w:val="center"/>
                </w:tcPr>
                <w:p w14:paraId="46B6EE10" w14:textId="77777777" w:rsidR="005408E4" w:rsidRPr="006145DB" w:rsidRDefault="005408E4" w:rsidP="005B435E">
                  <w:pPr>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72D7C323" w14:textId="77777777" w:rsidR="005408E4" w:rsidRPr="006145DB" w:rsidRDefault="005408E4" w:rsidP="005B435E">
                  <w:pPr>
                    <w:jc w:val="center"/>
                    <w:rPr>
                      <w:rFonts w:cs="Arial"/>
                      <w:sz w:val="16"/>
                      <w:szCs w:val="16"/>
                      <w:lang w:eastAsia="es-CO"/>
                    </w:rPr>
                  </w:pPr>
                  <w:r w:rsidRPr="006145DB">
                    <w:rPr>
                      <w:rFonts w:cs="Arial"/>
                      <w:sz w:val="16"/>
                      <w:szCs w:val="16"/>
                      <w:lang w:eastAsia="es-CO"/>
                    </w:rPr>
                    <w:t>Demanda</w:t>
                  </w:r>
                </w:p>
              </w:tc>
              <w:tc>
                <w:tcPr>
                  <w:tcW w:w="1843" w:type="dxa"/>
                  <w:tcBorders>
                    <w:bottom w:val="single" w:sz="4" w:space="0" w:color="auto"/>
                  </w:tcBorders>
                  <w:vAlign w:val="center"/>
                </w:tcPr>
                <w:p w14:paraId="5A66020F" w14:textId="77777777" w:rsidR="005408E4" w:rsidRPr="006145DB" w:rsidRDefault="005408E4" w:rsidP="005B435E">
                  <w:pPr>
                    <w:jc w:val="center"/>
                    <w:rPr>
                      <w:rFonts w:cs="Arial"/>
                      <w:sz w:val="16"/>
                      <w:szCs w:val="16"/>
                      <w:lang w:eastAsia="es-CO"/>
                    </w:rPr>
                  </w:pPr>
                  <w:r w:rsidRPr="006145DB">
                    <w:rPr>
                      <w:rFonts w:cs="Arial"/>
                      <w:sz w:val="16"/>
                      <w:szCs w:val="16"/>
                      <w:lang w:eastAsia="es-CO"/>
                    </w:rPr>
                    <w:t>Secretaría Distrital de Integración Social</w:t>
                  </w:r>
                </w:p>
              </w:tc>
            </w:tr>
            <w:tr w:rsidR="00E47582" w:rsidRPr="006145DB" w14:paraId="77A254C4" w14:textId="77777777" w:rsidTr="00687C1F">
              <w:trPr>
                <w:trHeight w:val="70"/>
              </w:trPr>
              <w:tc>
                <w:tcPr>
                  <w:tcW w:w="2623" w:type="dxa"/>
                  <w:tcBorders>
                    <w:left w:val="nil"/>
                    <w:bottom w:val="nil"/>
                    <w:right w:val="nil"/>
                  </w:tcBorders>
                  <w:vAlign w:val="center"/>
                </w:tcPr>
                <w:p w14:paraId="2D216EDD" w14:textId="77777777" w:rsidR="00E47582" w:rsidRPr="006145DB" w:rsidRDefault="00E47582" w:rsidP="005B435E">
                  <w:pPr>
                    <w:rPr>
                      <w:rFonts w:cs="Arial"/>
                      <w:sz w:val="12"/>
                      <w:szCs w:val="12"/>
                      <w:lang w:eastAsia="es-CO"/>
                    </w:rPr>
                  </w:pPr>
                </w:p>
              </w:tc>
              <w:tc>
                <w:tcPr>
                  <w:tcW w:w="1949" w:type="dxa"/>
                  <w:tcBorders>
                    <w:left w:val="nil"/>
                    <w:bottom w:val="nil"/>
                    <w:right w:val="nil"/>
                  </w:tcBorders>
                  <w:vAlign w:val="center"/>
                </w:tcPr>
                <w:p w14:paraId="76A6E342" w14:textId="77777777" w:rsidR="00E47582" w:rsidRPr="006145DB" w:rsidRDefault="00E47582" w:rsidP="005B435E">
                  <w:pPr>
                    <w:jc w:val="center"/>
                    <w:rPr>
                      <w:rFonts w:cs="Arial"/>
                      <w:sz w:val="16"/>
                      <w:szCs w:val="16"/>
                      <w:lang w:eastAsia="es-CO"/>
                    </w:rPr>
                  </w:pPr>
                </w:p>
              </w:tc>
              <w:tc>
                <w:tcPr>
                  <w:tcW w:w="1134" w:type="dxa"/>
                  <w:tcBorders>
                    <w:left w:val="nil"/>
                    <w:bottom w:val="nil"/>
                    <w:right w:val="nil"/>
                  </w:tcBorders>
                  <w:vAlign w:val="center"/>
                </w:tcPr>
                <w:p w14:paraId="7B69460C" w14:textId="77777777" w:rsidR="00E47582" w:rsidRPr="006145DB" w:rsidRDefault="00E47582" w:rsidP="005B435E">
                  <w:pPr>
                    <w:jc w:val="center"/>
                    <w:rPr>
                      <w:rFonts w:cs="Arial"/>
                      <w:sz w:val="16"/>
                      <w:szCs w:val="16"/>
                      <w:lang w:eastAsia="es-CO"/>
                    </w:rPr>
                  </w:pPr>
                </w:p>
              </w:tc>
              <w:tc>
                <w:tcPr>
                  <w:tcW w:w="1843" w:type="dxa"/>
                  <w:tcBorders>
                    <w:left w:val="nil"/>
                    <w:bottom w:val="nil"/>
                    <w:right w:val="nil"/>
                  </w:tcBorders>
                  <w:vAlign w:val="center"/>
                </w:tcPr>
                <w:p w14:paraId="10B129EE" w14:textId="77777777" w:rsidR="00E47582" w:rsidRPr="006145DB" w:rsidRDefault="00E47582" w:rsidP="005B435E">
                  <w:pPr>
                    <w:jc w:val="center"/>
                    <w:rPr>
                      <w:rFonts w:cs="Arial"/>
                      <w:sz w:val="16"/>
                      <w:szCs w:val="16"/>
                      <w:lang w:eastAsia="es-CO"/>
                    </w:rPr>
                  </w:pPr>
                </w:p>
              </w:tc>
            </w:tr>
          </w:tbl>
          <w:p w14:paraId="78A16419" w14:textId="77777777" w:rsidR="005408E4" w:rsidRPr="006145DB" w:rsidRDefault="005408E4" w:rsidP="005B435E">
            <w:pPr>
              <w:tabs>
                <w:tab w:val="left" w:pos="709"/>
              </w:tabs>
              <w:spacing w:after="0" w:line="240" w:lineRule="auto"/>
              <w:contextualSpacing/>
              <w:jc w:val="both"/>
              <w:rPr>
                <w:rFonts w:cs="Arial"/>
                <w:sz w:val="20"/>
                <w:szCs w:val="20"/>
                <w:lang w:eastAsia="es-CO"/>
              </w:rPr>
            </w:pPr>
          </w:p>
        </w:tc>
      </w:tr>
      <w:tr w:rsidR="001E6473" w:rsidRPr="006145DB" w14:paraId="667CF4BB" w14:textId="77777777" w:rsidTr="00391A11">
        <w:trPr>
          <w:jc w:val="center"/>
        </w:trPr>
        <w:tc>
          <w:tcPr>
            <w:tcW w:w="1555" w:type="dxa"/>
            <w:vAlign w:val="center"/>
          </w:tcPr>
          <w:p w14:paraId="6577703F" w14:textId="77777777" w:rsidR="005408E4" w:rsidRPr="006145DB" w:rsidRDefault="005408E4" w:rsidP="005B435E">
            <w:pPr>
              <w:pStyle w:val="Prrafodelista"/>
              <w:spacing w:after="0" w:line="240" w:lineRule="auto"/>
              <w:ind w:left="0"/>
              <w:rPr>
                <w:rFonts w:cs="Arial"/>
                <w:sz w:val="20"/>
                <w:szCs w:val="20"/>
                <w:lang w:eastAsia="es-CO"/>
              </w:rPr>
            </w:pPr>
            <w:r w:rsidRPr="006145DB">
              <w:rPr>
                <w:rFonts w:cs="Arial"/>
                <w:sz w:val="20"/>
                <w:szCs w:val="20"/>
                <w:lang w:eastAsia="es-CO"/>
              </w:rPr>
              <w:t>Criterios de Priorización y Fuentes de Información</w:t>
            </w:r>
          </w:p>
        </w:tc>
        <w:tc>
          <w:tcPr>
            <w:tcW w:w="7840" w:type="dxa"/>
            <w:vAlign w:val="center"/>
          </w:tcPr>
          <w:p w14:paraId="321A1FF7" w14:textId="77777777" w:rsidR="005408E4" w:rsidRPr="006145DB" w:rsidRDefault="005408E4" w:rsidP="005B435E">
            <w:pPr>
              <w:spacing w:after="0" w:line="240" w:lineRule="auto"/>
              <w:rPr>
                <w:rFonts w:eastAsia="Arial" w:cs="Arial"/>
                <w:sz w:val="8"/>
                <w:szCs w:val="8"/>
              </w:rPr>
            </w:pPr>
          </w:p>
          <w:tbl>
            <w:tblPr>
              <w:tblStyle w:val="Tablaconcuadrcula"/>
              <w:tblW w:w="7544" w:type="dxa"/>
              <w:tblLayout w:type="fixed"/>
              <w:tblLook w:val="04A0" w:firstRow="1" w:lastRow="0" w:firstColumn="1" w:lastColumn="0" w:noHBand="0" w:noVBand="1"/>
            </w:tblPr>
            <w:tblGrid>
              <w:gridCol w:w="3005"/>
              <w:gridCol w:w="1843"/>
              <w:gridCol w:w="1134"/>
              <w:gridCol w:w="1562"/>
            </w:tblGrid>
            <w:tr w:rsidR="001E6473" w:rsidRPr="006145DB" w14:paraId="067D8FB4" w14:textId="77777777" w:rsidTr="006C6798">
              <w:trPr>
                <w:trHeight w:val="379"/>
              </w:trPr>
              <w:tc>
                <w:tcPr>
                  <w:tcW w:w="3005" w:type="dxa"/>
                  <w:vAlign w:val="center"/>
                </w:tcPr>
                <w:p w14:paraId="2F4922F8"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Criterios de Priorización</w:t>
                  </w:r>
                </w:p>
              </w:tc>
              <w:tc>
                <w:tcPr>
                  <w:tcW w:w="1843" w:type="dxa"/>
                  <w:vAlign w:val="center"/>
                </w:tcPr>
                <w:p w14:paraId="23CF4E93"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34" w:type="dxa"/>
                  <w:vAlign w:val="center"/>
                </w:tcPr>
                <w:p w14:paraId="63062602" w14:textId="77777777" w:rsidR="005408E4" w:rsidRPr="006145DB" w:rsidRDefault="005408E4" w:rsidP="00C43AE7">
                  <w:pPr>
                    <w:tabs>
                      <w:tab w:val="left" w:pos="709"/>
                    </w:tabs>
                    <w:ind w:left="-108"/>
                    <w:contextualSpacing/>
                    <w:jc w:val="center"/>
                    <w:rPr>
                      <w:rFonts w:cs="Arial"/>
                      <w:bCs/>
                      <w:sz w:val="16"/>
                      <w:szCs w:val="16"/>
                      <w:lang w:eastAsia="es-CO"/>
                    </w:rPr>
                  </w:pPr>
                  <w:r w:rsidRPr="006145DB">
                    <w:rPr>
                      <w:rFonts w:cs="Arial"/>
                      <w:bCs/>
                      <w:sz w:val="16"/>
                      <w:szCs w:val="16"/>
                      <w:lang w:eastAsia="es-CO"/>
                    </w:rPr>
                    <w:t>Periodicidad</w:t>
                  </w:r>
                </w:p>
              </w:tc>
              <w:tc>
                <w:tcPr>
                  <w:tcW w:w="1562" w:type="dxa"/>
                  <w:vAlign w:val="center"/>
                </w:tcPr>
                <w:p w14:paraId="7DECF4F0"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1E6473" w:rsidRPr="006145DB" w14:paraId="080A528D" w14:textId="77777777" w:rsidTr="00750016">
              <w:trPr>
                <w:trHeight w:val="225"/>
              </w:trPr>
              <w:tc>
                <w:tcPr>
                  <w:tcW w:w="3005" w:type="dxa"/>
                  <w:vAlign w:val="center"/>
                </w:tcPr>
                <w:p w14:paraId="19FEB141" w14:textId="77777777" w:rsidR="005408E4" w:rsidRPr="006145DB" w:rsidRDefault="005408E4" w:rsidP="005B435E">
                  <w:pPr>
                    <w:ind w:left="-57"/>
                    <w:jc w:val="both"/>
                    <w:rPr>
                      <w:rFonts w:cs="Arial"/>
                      <w:sz w:val="16"/>
                      <w:szCs w:val="16"/>
                      <w:lang w:eastAsia="es-CO"/>
                    </w:rPr>
                  </w:pPr>
                  <w:r w:rsidRPr="006145DB">
                    <w:rPr>
                      <w:rFonts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843" w:type="dxa"/>
                  <w:vAlign w:val="center"/>
                </w:tcPr>
                <w:p w14:paraId="5AE2BB51" w14:textId="49F50D18" w:rsidR="005408E4" w:rsidRPr="006145DB" w:rsidRDefault="005408E4" w:rsidP="005B435E">
                  <w:pPr>
                    <w:jc w:val="center"/>
                    <w:rPr>
                      <w:rFonts w:eastAsia="Arial" w:cs="Arial"/>
                      <w:sz w:val="16"/>
                      <w:szCs w:val="16"/>
                    </w:rPr>
                  </w:pPr>
                  <w:r w:rsidRPr="006145DB">
                    <w:rPr>
                      <w:rStyle w:val="normaltextrun"/>
                      <w:rFonts w:eastAsia="Arial" w:cs="Arial"/>
                      <w:sz w:val="16"/>
                      <w:szCs w:val="16"/>
                    </w:rPr>
                    <w:t>Registro Único de Victimas – RUV, de la Unidad Administrativa Especial para la Atención y Reparación Integral de las Víctimas</w:t>
                  </w:r>
                </w:p>
              </w:tc>
              <w:tc>
                <w:tcPr>
                  <w:tcW w:w="1134" w:type="dxa"/>
                  <w:vAlign w:val="center"/>
                </w:tcPr>
                <w:p w14:paraId="4738EED0" w14:textId="590420FE" w:rsidR="005408E4" w:rsidRPr="006145DB" w:rsidRDefault="005408E4" w:rsidP="005B435E">
                  <w:pPr>
                    <w:jc w:val="center"/>
                    <w:rPr>
                      <w:rFonts w:eastAsia="Arial" w:cs="Arial"/>
                      <w:sz w:val="16"/>
                      <w:szCs w:val="16"/>
                    </w:rPr>
                  </w:pPr>
                  <w:r w:rsidRPr="006145DB">
                    <w:rPr>
                      <w:rStyle w:val="normaltextrun"/>
                      <w:rFonts w:eastAsia="Arial" w:cs="Arial"/>
                      <w:sz w:val="16"/>
                      <w:szCs w:val="16"/>
                    </w:rPr>
                    <w:t>Trimestral</w:t>
                  </w:r>
                </w:p>
              </w:tc>
              <w:tc>
                <w:tcPr>
                  <w:tcW w:w="1562" w:type="dxa"/>
                  <w:vAlign w:val="center"/>
                </w:tcPr>
                <w:p w14:paraId="6E2E79FA" w14:textId="0E7290DC" w:rsidR="005408E4" w:rsidRPr="006145DB" w:rsidRDefault="005408E4" w:rsidP="005B435E">
                  <w:pPr>
                    <w:jc w:val="center"/>
                    <w:rPr>
                      <w:rFonts w:eastAsia="Arial" w:cs="Arial"/>
                      <w:sz w:val="16"/>
                      <w:szCs w:val="16"/>
                    </w:rPr>
                  </w:pPr>
                  <w:r w:rsidRPr="006145DB">
                    <w:rPr>
                      <w:rStyle w:val="normaltextrun"/>
                      <w:rFonts w:eastAsia="Arial" w:cs="Arial"/>
                      <w:sz w:val="16"/>
                      <w:szCs w:val="16"/>
                    </w:rPr>
                    <w:t>Oficina Consejería Distrital de Paz, Víctimas y Reconciliación</w:t>
                  </w:r>
                </w:p>
              </w:tc>
            </w:tr>
            <w:tr w:rsidR="001E6473" w:rsidRPr="006145DB" w14:paraId="473A59BD" w14:textId="77777777" w:rsidTr="006C6798">
              <w:trPr>
                <w:trHeight w:val="235"/>
              </w:trPr>
              <w:tc>
                <w:tcPr>
                  <w:tcW w:w="3005" w:type="dxa"/>
                </w:tcPr>
                <w:p w14:paraId="0F0D9FE7" w14:textId="7AABF7E7" w:rsidR="005408E4" w:rsidRPr="006145DB" w:rsidRDefault="005408E4" w:rsidP="005B435E">
                  <w:pPr>
                    <w:ind w:left="-57"/>
                    <w:jc w:val="both"/>
                    <w:rPr>
                      <w:rFonts w:cs="Arial"/>
                      <w:sz w:val="16"/>
                      <w:szCs w:val="16"/>
                      <w:lang w:eastAsia="es-CO"/>
                    </w:rPr>
                  </w:pPr>
                  <w:r w:rsidRPr="006145DB">
                    <w:rPr>
                      <w:rFonts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r w:rsidR="00E0237B" w:rsidRPr="006145DB">
                    <w:rPr>
                      <w:rFonts w:cs="Arial"/>
                      <w:sz w:val="16"/>
                      <w:szCs w:val="16"/>
                    </w:rPr>
                    <w:t>.</w:t>
                  </w:r>
                </w:p>
              </w:tc>
              <w:tc>
                <w:tcPr>
                  <w:tcW w:w="1843" w:type="dxa"/>
                  <w:vAlign w:val="center"/>
                </w:tcPr>
                <w:p w14:paraId="18BC08A2" w14:textId="77777777" w:rsidR="005408E4" w:rsidRPr="006145DB" w:rsidRDefault="005408E4" w:rsidP="005B435E">
                  <w:pPr>
                    <w:jc w:val="center"/>
                    <w:rPr>
                      <w:rFonts w:cs="Arial"/>
                      <w:sz w:val="16"/>
                      <w:szCs w:val="16"/>
                      <w:lang w:eastAsia="es-CO"/>
                    </w:rPr>
                  </w:pPr>
                  <w:r w:rsidRPr="006145DB">
                    <w:rPr>
                      <w:rFonts w:cs="Arial"/>
                      <w:sz w:val="16"/>
                      <w:szCs w:val="16"/>
                    </w:rPr>
                    <w:t>Censos oficiales de comunidades étnicas: Indígena Cabildos reconocidos en la ciudad de Bogotá y Rrom - Gitano</w:t>
                  </w:r>
                </w:p>
              </w:tc>
              <w:tc>
                <w:tcPr>
                  <w:tcW w:w="1134" w:type="dxa"/>
                  <w:vAlign w:val="center"/>
                </w:tcPr>
                <w:p w14:paraId="00A3ECAC" w14:textId="77777777" w:rsidR="005408E4" w:rsidRPr="006145DB" w:rsidRDefault="005408E4" w:rsidP="005B435E">
                  <w:pPr>
                    <w:jc w:val="center"/>
                    <w:rPr>
                      <w:rFonts w:cs="Arial"/>
                      <w:sz w:val="16"/>
                      <w:szCs w:val="16"/>
                      <w:lang w:eastAsia="es-CO"/>
                    </w:rPr>
                  </w:pPr>
                  <w:r w:rsidRPr="006145DB">
                    <w:rPr>
                      <w:rFonts w:cs="Arial"/>
                      <w:sz w:val="16"/>
                      <w:szCs w:val="16"/>
                    </w:rPr>
                    <w:t>2021 Entrega única</w:t>
                  </w:r>
                </w:p>
              </w:tc>
              <w:tc>
                <w:tcPr>
                  <w:tcW w:w="1562" w:type="dxa"/>
                  <w:vAlign w:val="center"/>
                </w:tcPr>
                <w:p w14:paraId="2BBB3058"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Ministerio del Interior</w:t>
                  </w:r>
                </w:p>
              </w:tc>
            </w:tr>
            <w:tr w:rsidR="001E6473" w:rsidRPr="006145DB" w14:paraId="467ABC98" w14:textId="77777777" w:rsidTr="006C6798">
              <w:trPr>
                <w:trHeight w:val="235"/>
              </w:trPr>
              <w:tc>
                <w:tcPr>
                  <w:tcW w:w="3005" w:type="dxa"/>
                  <w:tcBorders>
                    <w:bottom w:val="single" w:sz="4" w:space="0" w:color="auto"/>
                  </w:tcBorders>
                </w:tcPr>
                <w:p w14:paraId="24918EBA" w14:textId="32524F4E" w:rsidR="005408E4" w:rsidRPr="006145DB" w:rsidRDefault="005408E4" w:rsidP="005B435E">
                  <w:pPr>
                    <w:ind w:left="-84"/>
                    <w:jc w:val="both"/>
                    <w:rPr>
                      <w:rFonts w:cs="Arial"/>
                      <w:sz w:val="16"/>
                      <w:szCs w:val="16"/>
                    </w:rPr>
                  </w:pPr>
                  <w:r w:rsidRPr="006145DB">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E0237B" w:rsidRPr="006145DB">
                    <w:rPr>
                      <w:rFonts w:cs="Arial"/>
                      <w:sz w:val="16"/>
                      <w:szCs w:val="16"/>
                    </w:rPr>
                    <w:t>.</w:t>
                  </w:r>
                </w:p>
              </w:tc>
              <w:tc>
                <w:tcPr>
                  <w:tcW w:w="1843" w:type="dxa"/>
                  <w:tcBorders>
                    <w:bottom w:val="single" w:sz="4" w:space="0" w:color="auto"/>
                  </w:tcBorders>
                  <w:vAlign w:val="center"/>
                </w:tcPr>
                <w:p w14:paraId="7F1D364E" w14:textId="77777777" w:rsidR="005408E4" w:rsidRPr="006145DB" w:rsidRDefault="005408E4" w:rsidP="005B435E">
                  <w:pPr>
                    <w:jc w:val="center"/>
                    <w:rPr>
                      <w:rFonts w:cs="Arial"/>
                      <w:sz w:val="16"/>
                      <w:szCs w:val="16"/>
                      <w:lang w:eastAsia="es-CO"/>
                    </w:rPr>
                  </w:pPr>
                  <w:r w:rsidRPr="006145DB">
                    <w:rPr>
                      <w:rFonts w:cs="Arial"/>
                      <w:sz w:val="16"/>
                      <w:szCs w:val="16"/>
                    </w:rPr>
                    <w:t>Listados enviados por las instancias de representación y participación de comunidades Negras, Afrocolombianas en Bogotá</w:t>
                  </w:r>
                </w:p>
              </w:tc>
              <w:tc>
                <w:tcPr>
                  <w:tcW w:w="1134" w:type="dxa"/>
                  <w:tcBorders>
                    <w:bottom w:val="single" w:sz="4" w:space="0" w:color="auto"/>
                  </w:tcBorders>
                  <w:vAlign w:val="center"/>
                </w:tcPr>
                <w:p w14:paraId="1EB94C25" w14:textId="77777777" w:rsidR="005408E4" w:rsidRPr="006145DB" w:rsidRDefault="005408E4" w:rsidP="005B435E">
                  <w:pPr>
                    <w:jc w:val="center"/>
                    <w:rPr>
                      <w:rFonts w:cs="Arial"/>
                      <w:sz w:val="16"/>
                      <w:szCs w:val="16"/>
                      <w:lang w:eastAsia="es-CO"/>
                    </w:rPr>
                  </w:pPr>
                  <w:r w:rsidRPr="006145DB">
                    <w:rPr>
                      <w:rFonts w:cs="Arial"/>
                      <w:sz w:val="16"/>
                      <w:szCs w:val="16"/>
                    </w:rPr>
                    <w:t>No Disponible</w:t>
                  </w:r>
                </w:p>
              </w:tc>
              <w:tc>
                <w:tcPr>
                  <w:tcW w:w="1562" w:type="dxa"/>
                  <w:tcBorders>
                    <w:bottom w:val="single" w:sz="4" w:space="0" w:color="auto"/>
                  </w:tcBorders>
                  <w:vAlign w:val="center"/>
                </w:tcPr>
                <w:p w14:paraId="45AADA05" w14:textId="77777777" w:rsidR="005408E4" w:rsidRPr="006145DB" w:rsidRDefault="005408E4" w:rsidP="005B435E">
                  <w:pPr>
                    <w:jc w:val="center"/>
                    <w:rPr>
                      <w:rFonts w:cs="Arial"/>
                      <w:sz w:val="16"/>
                      <w:szCs w:val="16"/>
                      <w:lang w:eastAsia="es-CO"/>
                    </w:rPr>
                  </w:pPr>
                  <w:r w:rsidRPr="006145DB">
                    <w:rPr>
                      <w:rFonts w:cs="Arial"/>
                      <w:sz w:val="16"/>
                      <w:szCs w:val="16"/>
                    </w:rPr>
                    <w:t>Dirección de Asuntos Étnicos de la Secretaría Distrital de Gobierno</w:t>
                  </w:r>
                </w:p>
              </w:tc>
            </w:tr>
            <w:tr w:rsidR="001E6473" w:rsidRPr="006145DB" w14:paraId="06823737" w14:textId="77777777" w:rsidTr="006C6798">
              <w:trPr>
                <w:trHeight w:val="235"/>
              </w:trPr>
              <w:tc>
                <w:tcPr>
                  <w:tcW w:w="3005" w:type="dxa"/>
                  <w:tcBorders>
                    <w:top w:val="single" w:sz="4" w:space="0" w:color="auto"/>
                  </w:tcBorders>
                </w:tcPr>
                <w:p w14:paraId="6DA1F7B2" w14:textId="77777777" w:rsidR="005408E4" w:rsidRPr="006145DB" w:rsidRDefault="005408E4" w:rsidP="00C43AE7">
                  <w:pPr>
                    <w:ind w:left="-80"/>
                    <w:jc w:val="both"/>
                    <w:rPr>
                      <w:rFonts w:cs="Arial"/>
                      <w:sz w:val="16"/>
                      <w:szCs w:val="16"/>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843" w:type="dxa"/>
                  <w:tcBorders>
                    <w:top w:val="single" w:sz="4" w:space="0" w:color="auto"/>
                  </w:tcBorders>
                  <w:vAlign w:val="center"/>
                </w:tcPr>
                <w:p w14:paraId="79A857C1" w14:textId="77777777" w:rsidR="005408E4" w:rsidRPr="006145DB" w:rsidRDefault="005408E4" w:rsidP="005B435E">
                  <w:pPr>
                    <w:jc w:val="center"/>
                    <w:rPr>
                      <w:rFonts w:cs="Arial"/>
                      <w:sz w:val="16"/>
                      <w:szCs w:val="16"/>
                      <w:lang w:eastAsia="es-CO"/>
                    </w:rPr>
                  </w:pPr>
                  <w:r w:rsidRPr="006145DB">
                    <w:rPr>
                      <w:rFonts w:cs="Arial"/>
                      <w:sz w:val="16"/>
                      <w:szCs w:val="16"/>
                    </w:rPr>
                    <w:t>Listados enviados por las instancias de representación y participación de comunidades Raizales en Bogotá.</w:t>
                  </w:r>
                </w:p>
              </w:tc>
              <w:tc>
                <w:tcPr>
                  <w:tcW w:w="1134" w:type="dxa"/>
                  <w:tcBorders>
                    <w:top w:val="single" w:sz="4" w:space="0" w:color="auto"/>
                  </w:tcBorders>
                  <w:vAlign w:val="center"/>
                </w:tcPr>
                <w:p w14:paraId="4A3B7D20" w14:textId="77777777" w:rsidR="005408E4" w:rsidRPr="006145DB" w:rsidRDefault="005408E4" w:rsidP="005B435E">
                  <w:pPr>
                    <w:jc w:val="center"/>
                    <w:rPr>
                      <w:rFonts w:cs="Arial"/>
                      <w:sz w:val="16"/>
                      <w:szCs w:val="16"/>
                      <w:lang w:eastAsia="es-CO"/>
                    </w:rPr>
                  </w:pPr>
                  <w:r w:rsidRPr="006145DB">
                    <w:rPr>
                      <w:rFonts w:cs="Arial"/>
                      <w:sz w:val="16"/>
                      <w:szCs w:val="16"/>
                    </w:rPr>
                    <w:t>No Disponible</w:t>
                  </w:r>
                </w:p>
              </w:tc>
              <w:tc>
                <w:tcPr>
                  <w:tcW w:w="1562" w:type="dxa"/>
                  <w:tcBorders>
                    <w:top w:val="single" w:sz="4" w:space="0" w:color="auto"/>
                  </w:tcBorders>
                  <w:vAlign w:val="center"/>
                </w:tcPr>
                <w:p w14:paraId="673C11C2" w14:textId="77777777" w:rsidR="005408E4" w:rsidRPr="006145DB" w:rsidRDefault="005408E4" w:rsidP="005B435E">
                  <w:pPr>
                    <w:jc w:val="center"/>
                    <w:rPr>
                      <w:rFonts w:cs="Arial"/>
                      <w:sz w:val="16"/>
                      <w:szCs w:val="16"/>
                      <w:lang w:eastAsia="es-CO"/>
                    </w:rPr>
                  </w:pPr>
                  <w:r w:rsidRPr="006145DB">
                    <w:rPr>
                      <w:rFonts w:cs="Arial"/>
                      <w:sz w:val="16"/>
                      <w:szCs w:val="16"/>
                    </w:rPr>
                    <w:t>Dirección de Asuntos Étnicos de la Secretaría Distrital de Gobierno</w:t>
                  </w:r>
                </w:p>
              </w:tc>
            </w:tr>
            <w:tr w:rsidR="001E6473" w:rsidRPr="006145DB" w14:paraId="0BD528AB" w14:textId="77777777" w:rsidTr="006C6798">
              <w:trPr>
                <w:trHeight w:val="235"/>
              </w:trPr>
              <w:tc>
                <w:tcPr>
                  <w:tcW w:w="3005" w:type="dxa"/>
                </w:tcPr>
                <w:p w14:paraId="4C8CF67F" w14:textId="667A9519" w:rsidR="005408E4" w:rsidRPr="006145DB" w:rsidRDefault="005408E4" w:rsidP="00C43AE7">
                  <w:pPr>
                    <w:ind w:left="-80"/>
                    <w:jc w:val="both"/>
                    <w:rPr>
                      <w:rFonts w:cs="Arial"/>
                      <w:sz w:val="16"/>
                      <w:szCs w:val="16"/>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E47582" w:rsidRPr="006145DB">
                    <w:rPr>
                      <w:rFonts w:cs="Arial"/>
                      <w:sz w:val="16"/>
                      <w:szCs w:val="16"/>
                    </w:rPr>
                    <w:t>.</w:t>
                  </w:r>
                </w:p>
              </w:tc>
              <w:tc>
                <w:tcPr>
                  <w:tcW w:w="1843" w:type="dxa"/>
                  <w:vAlign w:val="center"/>
                </w:tcPr>
                <w:p w14:paraId="56D944D8" w14:textId="1293BEBB" w:rsidR="005408E4" w:rsidRPr="006145DB" w:rsidRDefault="008C7CF7" w:rsidP="005B435E">
                  <w:pPr>
                    <w:jc w:val="center"/>
                    <w:rPr>
                      <w:rFonts w:cs="Arial"/>
                      <w:sz w:val="16"/>
                      <w:szCs w:val="16"/>
                      <w:lang w:eastAsia="es-CO"/>
                    </w:rPr>
                  </w:pPr>
                  <w:r w:rsidRPr="006145DB">
                    <w:rPr>
                      <w:rFonts w:eastAsia="Arial" w:cs="Arial"/>
                      <w:sz w:val="16"/>
                      <w:szCs w:val="16"/>
                    </w:rPr>
                    <w:t>Listados enviados por las instancias de representación y participación de comunidades Palenqueras en Bogotá.</w:t>
                  </w:r>
                </w:p>
              </w:tc>
              <w:tc>
                <w:tcPr>
                  <w:tcW w:w="1134" w:type="dxa"/>
                  <w:vAlign w:val="center"/>
                </w:tcPr>
                <w:p w14:paraId="68330315" w14:textId="77777777" w:rsidR="005408E4" w:rsidRPr="006145DB" w:rsidRDefault="005408E4" w:rsidP="005B435E">
                  <w:pPr>
                    <w:jc w:val="center"/>
                    <w:rPr>
                      <w:rFonts w:cs="Arial"/>
                      <w:sz w:val="16"/>
                      <w:szCs w:val="16"/>
                      <w:lang w:eastAsia="es-CO"/>
                    </w:rPr>
                  </w:pPr>
                  <w:r w:rsidRPr="006145DB">
                    <w:rPr>
                      <w:rFonts w:cs="Arial"/>
                      <w:sz w:val="16"/>
                      <w:szCs w:val="16"/>
                    </w:rPr>
                    <w:t>No Disponible</w:t>
                  </w:r>
                </w:p>
              </w:tc>
              <w:tc>
                <w:tcPr>
                  <w:tcW w:w="1562" w:type="dxa"/>
                  <w:vAlign w:val="center"/>
                </w:tcPr>
                <w:p w14:paraId="080A3D0F" w14:textId="77777777" w:rsidR="005408E4" w:rsidRPr="006145DB" w:rsidRDefault="005408E4" w:rsidP="005B435E">
                  <w:pPr>
                    <w:jc w:val="center"/>
                    <w:rPr>
                      <w:rFonts w:cs="Arial"/>
                      <w:sz w:val="16"/>
                      <w:szCs w:val="16"/>
                      <w:lang w:eastAsia="es-CO"/>
                    </w:rPr>
                  </w:pPr>
                  <w:r w:rsidRPr="006145DB">
                    <w:rPr>
                      <w:rFonts w:cs="Arial"/>
                      <w:sz w:val="16"/>
                      <w:szCs w:val="16"/>
                    </w:rPr>
                    <w:t>Dirección de Asuntos Étnicos de la Secretaría Distrital de Gobierno</w:t>
                  </w:r>
                </w:p>
              </w:tc>
            </w:tr>
            <w:tr w:rsidR="001E6473" w:rsidRPr="006145DB" w14:paraId="0E274983" w14:textId="77777777" w:rsidTr="006C6798">
              <w:trPr>
                <w:trHeight w:val="235"/>
              </w:trPr>
              <w:tc>
                <w:tcPr>
                  <w:tcW w:w="3005" w:type="dxa"/>
                </w:tcPr>
                <w:p w14:paraId="0B85CECA" w14:textId="77777777" w:rsidR="005408E4" w:rsidRPr="006145DB" w:rsidRDefault="005408E4" w:rsidP="00C43AE7">
                  <w:pPr>
                    <w:ind w:left="-80"/>
                    <w:jc w:val="both"/>
                    <w:rPr>
                      <w:rFonts w:cs="Arial"/>
                      <w:sz w:val="16"/>
                      <w:szCs w:val="16"/>
                    </w:rPr>
                  </w:pPr>
                  <w:r w:rsidRPr="006145DB">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843" w:type="dxa"/>
                  <w:vAlign w:val="center"/>
                </w:tcPr>
                <w:p w14:paraId="275AC45F" w14:textId="77777777" w:rsidR="005408E4" w:rsidRPr="006145DB" w:rsidRDefault="005408E4" w:rsidP="005B435E">
                  <w:pPr>
                    <w:jc w:val="center"/>
                    <w:rPr>
                      <w:rFonts w:cs="Arial"/>
                      <w:sz w:val="16"/>
                      <w:szCs w:val="16"/>
                      <w:lang w:eastAsia="es-CO"/>
                    </w:rPr>
                  </w:pPr>
                  <w:r w:rsidRPr="006145DB">
                    <w:rPr>
                      <w:rFonts w:cs="Arial"/>
                      <w:sz w:val="16"/>
                      <w:szCs w:val="16"/>
                    </w:rPr>
                    <w:t>Listados enviados por las instancias de representación y participación de cabildos o pueblos indígenas en Bogotá.</w:t>
                  </w:r>
                </w:p>
              </w:tc>
              <w:tc>
                <w:tcPr>
                  <w:tcW w:w="1134" w:type="dxa"/>
                  <w:vAlign w:val="center"/>
                </w:tcPr>
                <w:p w14:paraId="602C31B3" w14:textId="77777777" w:rsidR="005408E4" w:rsidRPr="006145DB" w:rsidRDefault="005408E4" w:rsidP="005B435E">
                  <w:pPr>
                    <w:jc w:val="center"/>
                    <w:rPr>
                      <w:rFonts w:cs="Arial"/>
                      <w:sz w:val="16"/>
                      <w:szCs w:val="16"/>
                      <w:lang w:eastAsia="es-CO"/>
                    </w:rPr>
                  </w:pPr>
                  <w:r w:rsidRPr="006145DB">
                    <w:rPr>
                      <w:rFonts w:cs="Arial"/>
                      <w:sz w:val="16"/>
                      <w:szCs w:val="16"/>
                    </w:rPr>
                    <w:t>No Disponible</w:t>
                  </w:r>
                </w:p>
              </w:tc>
              <w:tc>
                <w:tcPr>
                  <w:tcW w:w="1562" w:type="dxa"/>
                  <w:vAlign w:val="center"/>
                </w:tcPr>
                <w:p w14:paraId="1A7B7AEB" w14:textId="77777777" w:rsidR="005408E4" w:rsidRPr="006145DB" w:rsidRDefault="005408E4" w:rsidP="005B435E">
                  <w:pPr>
                    <w:jc w:val="center"/>
                    <w:rPr>
                      <w:rFonts w:cs="Arial"/>
                      <w:sz w:val="16"/>
                      <w:szCs w:val="16"/>
                      <w:lang w:eastAsia="es-CO"/>
                    </w:rPr>
                  </w:pPr>
                  <w:r w:rsidRPr="006145DB">
                    <w:rPr>
                      <w:rFonts w:cs="Arial"/>
                      <w:sz w:val="16"/>
                      <w:szCs w:val="16"/>
                    </w:rPr>
                    <w:t>Dirección de Asuntos Étnicos de la Secretaría Distrital de Gobierno</w:t>
                  </w:r>
                </w:p>
              </w:tc>
            </w:tr>
            <w:tr w:rsidR="001E6473" w:rsidRPr="006145DB" w14:paraId="085ED117" w14:textId="77777777" w:rsidTr="006C6798">
              <w:trPr>
                <w:trHeight w:val="235"/>
              </w:trPr>
              <w:tc>
                <w:tcPr>
                  <w:tcW w:w="3005" w:type="dxa"/>
                </w:tcPr>
                <w:p w14:paraId="143BECA7" w14:textId="1AB93CE1" w:rsidR="005408E4" w:rsidRPr="006145DB" w:rsidRDefault="005408E4" w:rsidP="00C43AE7">
                  <w:pPr>
                    <w:ind w:left="-80"/>
                    <w:jc w:val="both"/>
                    <w:rPr>
                      <w:rFonts w:cs="Arial"/>
                      <w:sz w:val="16"/>
                      <w:szCs w:val="16"/>
                    </w:rPr>
                  </w:pPr>
                  <w:r w:rsidRPr="006145DB">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E0237B" w:rsidRPr="006145DB">
                    <w:rPr>
                      <w:rFonts w:cs="Arial"/>
                      <w:sz w:val="16"/>
                      <w:szCs w:val="16"/>
                    </w:rPr>
                    <w:t>.</w:t>
                  </w:r>
                </w:p>
              </w:tc>
              <w:tc>
                <w:tcPr>
                  <w:tcW w:w="1843" w:type="dxa"/>
                  <w:vAlign w:val="center"/>
                </w:tcPr>
                <w:p w14:paraId="59F26FC6" w14:textId="77777777" w:rsidR="005408E4" w:rsidRPr="006145DB" w:rsidRDefault="005408E4" w:rsidP="005B435E">
                  <w:pPr>
                    <w:jc w:val="center"/>
                    <w:rPr>
                      <w:rFonts w:cs="Arial"/>
                      <w:sz w:val="16"/>
                      <w:szCs w:val="16"/>
                      <w:lang w:eastAsia="es-CO"/>
                    </w:rPr>
                  </w:pPr>
                  <w:r w:rsidRPr="006145DB">
                    <w:rPr>
                      <w:rFonts w:cs="Arial"/>
                      <w:sz w:val="16"/>
                      <w:szCs w:val="16"/>
                    </w:rPr>
                    <w:t>Listados enviados por las instancias de representación y participación de comunidad Rrom o Gitana en Bogotá.</w:t>
                  </w:r>
                </w:p>
              </w:tc>
              <w:tc>
                <w:tcPr>
                  <w:tcW w:w="1134" w:type="dxa"/>
                  <w:vAlign w:val="center"/>
                </w:tcPr>
                <w:p w14:paraId="44B6E61B" w14:textId="77777777" w:rsidR="005408E4" w:rsidRPr="006145DB" w:rsidRDefault="005408E4" w:rsidP="005B435E">
                  <w:pPr>
                    <w:jc w:val="center"/>
                    <w:rPr>
                      <w:rFonts w:cs="Arial"/>
                      <w:sz w:val="16"/>
                      <w:szCs w:val="16"/>
                      <w:lang w:eastAsia="es-CO"/>
                    </w:rPr>
                  </w:pPr>
                  <w:r w:rsidRPr="006145DB">
                    <w:rPr>
                      <w:rFonts w:cs="Arial"/>
                      <w:sz w:val="16"/>
                      <w:szCs w:val="16"/>
                    </w:rPr>
                    <w:t>No Disponible</w:t>
                  </w:r>
                </w:p>
              </w:tc>
              <w:tc>
                <w:tcPr>
                  <w:tcW w:w="1562" w:type="dxa"/>
                  <w:vAlign w:val="center"/>
                </w:tcPr>
                <w:p w14:paraId="37A67838" w14:textId="77777777" w:rsidR="005408E4" w:rsidRPr="006145DB" w:rsidRDefault="005408E4" w:rsidP="005B435E">
                  <w:pPr>
                    <w:jc w:val="center"/>
                    <w:rPr>
                      <w:rFonts w:cs="Arial"/>
                      <w:sz w:val="16"/>
                      <w:szCs w:val="16"/>
                      <w:lang w:eastAsia="es-CO"/>
                    </w:rPr>
                  </w:pPr>
                  <w:r w:rsidRPr="006145DB">
                    <w:rPr>
                      <w:rFonts w:cs="Arial"/>
                      <w:sz w:val="16"/>
                      <w:szCs w:val="16"/>
                    </w:rPr>
                    <w:t>Dirección de Asuntos Étnicos de la Secretaría Distrital de Gobierno</w:t>
                  </w:r>
                </w:p>
              </w:tc>
            </w:tr>
            <w:tr w:rsidR="001E6473" w:rsidRPr="006145DB" w14:paraId="0A3AFCF5" w14:textId="77777777" w:rsidTr="006C6798">
              <w:trPr>
                <w:trHeight w:val="235"/>
              </w:trPr>
              <w:tc>
                <w:tcPr>
                  <w:tcW w:w="3005" w:type="dxa"/>
                  <w:vAlign w:val="center"/>
                </w:tcPr>
                <w:p w14:paraId="3888238A" w14:textId="77777777" w:rsidR="005408E4" w:rsidRPr="006145DB" w:rsidRDefault="005408E4" w:rsidP="00C43AE7">
                  <w:pPr>
                    <w:tabs>
                      <w:tab w:val="left" w:pos="709"/>
                    </w:tabs>
                    <w:ind w:left="-80"/>
                    <w:contextualSpacing/>
                    <w:jc w:val="both"/>
                    <w:rPr>
                      <w:rFonts w:cs="Arial"/>
                      <w:sz w:val="16"/>
                      <w:szCs w:val="16"/>
                      <w:lang w:eastAsia="es-CO"/>
                    </w:rPr>
                  </w:pPr>
                  <w:r w:rsidRPr="006145DB">
                    <w:rPr>
                      <w:rFonts w:cs="Arial"/>
                      <w:sz w:val="16"/>
                      <w:szCs w:val="16"/>
                    </w:rPr>
                    <w:t>Persona que se identifique como mujer.</w:t>
                  </w:r>
                </w:p>
              </w:tc>
              <w:tc>
                <w:tcPr>
                  <w:tcW w:w="1843" w:type="dxa"/>
                  <w:vAlign w:val="center"/>
                </w:tcPr>
                <w:p w14:paraId="59C84A36"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SIRBE</w:t>
                  </w:r>
                </w:p>
              </w:tc>
              <w:tc>
                <w:tcPr>
                  <w:tcW w:w="1134" w:type="dxa"/>
                  <w:vAlign w:val="center"/>
                </w:tcPr>
                <w:p w14:paraId="73D3D4BA"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vAlign w:val="center"/>
                </w:tcPr>
                <w:p w14:paraId="2094DEFB" w14:textId="6B68B937" w:rsidR="005408E4" w:rsidRPr="006145DB" w:rsidRDefault="006D33E8" w:rsidP="005B435E">
                  <w:pPr>
                    <w:tabs>
                      <w:tab w:val="left" w:pos="709"/>
                    </w:tabs>
                    <w:jc w:val="center"/>
                    <w:rPr>
                      <w:rFonts w:cs="Arial"/>
                      <w:sz w:val="16"/>
                      <w:szCs w:val="16"/>
                      <w:lang w:eastAsia="es-CO"/>
                    </w:rPr>
                  </w:pPr>
                  <w:r w:rsidRPr="006145DB">
                    <w:rPr>
                      <w:rFonts w:cs="Arial"/>
                      <w:sz w:val="16"/>
                      <w:szCs w:val="16"/>
                      <w:lang w:eastAsia="es-CO"/>
                    </w:rPr>
                    <w:t>Secretaría Distrital</w:t>
                  </w:r>
                  <w:r w:rsidR="005408E4" w:rsidRPr="006145DB">
                    <w:rPr>
                      <w:rFonts w:cs="Arial"/>
                      <w:sz w:val="16"/>
                      <w:szCs w:val="16"/>
                      <w:lang w:eastAsia="es-CO"/>
                    </w:rPr>
                    <w:t xml:space="preserve"> de Integración Social </w:t>
                  </w:r>
                </w:p>
              </w:tc>
            </w:tr>
            <w:tr w:rsidR="001E6473" w:rsidRPr="006145DB" w14:paraId="74825F9A" w14:textId="77777777" w:rsidTr="006C6798">
              <w:trPr>
                <w:trHeight w:val="235"/>
              </w:trPr>
              <w:tc>
                <w:tcPr>
                  <w:tcW w:w="3005" w:type="dxa"/>
                  <w:vAlign w:val="center"/>
                </w:tcPr>
                <w:p w14:paraId="1406F835" w14:textId="77777777" w:rsidR="005408E4" w:rsidRPr="006145DB" w:rsidRDefault="005408E4" w:rsidP="00C43AE7">
                  <w:pPr>
                    <w:ind w:left="-80"/>
                    <w:rPr>
                      <w:rFonts w:cs="Arial"/>
                      <w:sz w:val="16"/>
                      <w:szCs w:val="16"/>
                      <w:lang w:eastAsia="es-CO"/>
                    </w:rPr>
                  </w:pPr>
                  <w:r w:rsidRPr="006145DB">
                    <w:rPr>
                      <w:rFonts w:cs="Arial"/>
                      <w:sz w:val="16"/>
                      <w:szCs w:val="16"/>
                    </w:rPr>
                    <w:t>Persona de los sectores sociales LGBTI.</w:t>
                  </w:r>
                </w:p>
              </w:tc>
              <w:tc>
                <w:tcPr>
                  <w:tcW w:w="1843" w:type="dxa"/>
                  <w:vAlign w:val="center"/>
                </w:tcPr>
                <w:p w14:paraId="6A6CBB61"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SIRBE</w:t>
                  </w:r>
                </w:p>
              </w:tc>
              <w:tc>
                <w:tcPr>
                  <w:tcW w:w="1134" w:type="dxa"/>
                  <w:vAlign w:val="center"/>
                </w:tcPr>
                <w:p w14:paraId="685D65EE"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vAlign w:val="center"/>
                </w:tcPr>
                <w:p w14:paraId="621C58AA"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Secretaría Distrital de Integración Social</w:t>
                  </w:r>
                </w:p>
              </w:tc>
            </w:tr>
            <w:tr w:rsidR="001E6473" w:rsidRPr="006145DB" w14:paraId="2A7265E0" w14:textId="77777777" w:rsidTr="00F77627">
              <w:trPr>
                <w:trHeight w:val="235"/>
              </w:trPr>
              <w:tc>
                <w:tcPr>
                  <w:tcW w:w="3005" w:type="dxa"/>
                  <w:tcBorders>
                    <w:bottom w:val="single" w:sz="4" w:space="0" w:color="auto"/>
                  </w:tcBorders>
                  <w:vAlign w:val="center"/>
                </w:tcPr>
                <w:p w14:paraId="489A7BB9" w14:textId="77777777" w:rsidR="005408E4" w:rsidRPr="006145DB" w:rsidRDefault="005408E4" w:rsidP="005B435E">
                  <w:pPr>
                    <w:tabs>
                      <w:tab w:val="left" w:pos="709"/>
                    </w:tabs>
                    <w:contextualSpacing/>
                    <w:jc w:val="both"/>
                    <w:rPr>
                      <w:rFonts w:cs="Arial"/>
                      <w:sz w:val="16"/>
                      <w:szCs w:val="16"/>
                      <w:lang w:eastAsia="es-CO"/>
                    </w:rPr>
                  </w:pPr>
                  <w:r w:rsidRPr="006145DB">
                    <w:rPr>
                      <w:rFonts w:cs="Arial"/>
                      <w:sz w:val="16"/>
                      <w:szCs w:val="16"/>
                    </w:rPr>
                    <w:t>Persona que resida en zonas rurales de Bogotá.</w:t>
                  </w:r>
                </w:p>
              </w:tc>
              <w:tc>
                <w:tcPr>
                  <w:tcW w:w="1843" w:type="dxa"/>
                  <w:tcBorders>
                    <w:bottom w:val="single" w:sz="4" w:space="0" w:color="auto"/>
                  </w:tcBorders>
                  <w:vAlign w:val="center"/>
                </w:tcPr>
                <w:p w14:paraId="69894DE2"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537DC399"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tcBorders>
                    <w:bottom w:val="single" w:sz="4" w:space="0" w:color="auto"/>
                  </w:tcBorders>
                  <w:vAlign w:val="center"/>
                </w:tcPr>
                <w:p w14:paraId="1AC59F06"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Secretaría Distrital de Integración Social</w:t>
                  </w:r>
                </w:p>
              </w:tc>
            </w:tr>
            <w:tr w:rsidR="001E6473" w:rsidRPr="006145DB" w14:paraId="20F7E416" w14:textId="77777777" w:rsidTr="00F77627">
              <w:trPr>
                <w:trHeight w:val="235"/>
              </w:trPr>
              <w:tc>
                <w:tcPr>
                  <w:tcW w:w="3005" w:type="dxa"/>
                  <w:tcBorders>
                    <w:bottom w:val="single" w:sz="4" w:space="0" w:color="auto"/>
                  </w:tcBorders>
                  <w:vAlign w:val="center"/>
                </w:tcPr>
                <w:p w14:paraId="01BAFACD" w14:textId="77777777" w:rsidR="005408E4" w:rsidRPr="006145DB" w:rsidRDefault="005408E4" w:rsidP="005B435E">
                  <w:pPr>
                    <w:tabs>
                      <w:tab w:val="left" w:pos="709"/>
                    </w:tabs>
                    <w:contextualSpacing/>
                    <w:jc w:val="both"/>
                    <w:rPr>
                      <w:rFonts w:cs="Arial"/>
                      <w:sz w:val="16"/>
                      <w:szCs w:val="16"/>
                    </w:rPr>
                  </w:pPr>
                  <w:r w:rsidRPr="006145DB">
                    <w:rPr>
                      <w:rFonts w:cs="Arial"/>
                      <w:sz w:val="16"/>
                      <w:szCs w:val="16"/>
                    </w:rPr>
                    <w:t>Persona perteneciente a hogares, registrados en la encuesta SISBÉN IV de Bogotá clasificación A1 hasta C1.</w:t>
                  </w:r>
                </w:p>
              </w:tc>
              <w:tc>
                <w:tcPr>
                  <w:tcW w:w="1843" w:type="dxa"/>
                  <w:tcBorders>
                    <w:bottom w:val="single" w:sz="4" w:space="0" w:color="auto"/>
                  </w:tcBorders>
                  <w:vAlign w:val="center"/>
                </w:tcPr>
                <w:p w14:paraId="7D343554"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SISBEN IV</w:t>
                  </w:r>
                </w:p>
              </w:tc>
              <w:tc>
                <w:tcPr>
                  <w:tcW w:w="1134" w:type="dxa"/>
                  <w:tcBorders>
                    <w:bottom w:val="single" w:sz="4" w:space="0" w:color="auto"/>
                  </w:tcBorders>
                  <w:vAlign w:val="center"/>
                </w:tcPr>
                <w:p w14:paraId="56EED3D3"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 xml:space="preserve">Mensual </w:t>
                  </w:r>
                </w:p>
                <w:p w14:paraId="23411D3F"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Mes vencido</w:t>
                  </w:r>
                </w:p>
              </w:tc>
              <w:tc>
                <w:tcPr>
                  <w:tcW w:w="1562" w:type="dxa"/>
                  <w:tcBorders>
                    <w:bottom w:val="single" w:sz="4" w:space="0" w:color="auto"/>
                  </w:tcBorders>
                  <w:vAlign w:val="center"/>
                </w:tcPr>
                <w:p w14:paraId="140BBA54" w14:textId="4599E626" w:rsidR="005408E4" w:rsidRPr="006145DB" w:rsidRDefault="006D33E8" w:rsidP="005B435E">
                  <w:pPr>
                    <w:tabs>
                      <w:tab w:val="left" w:pos="709"/>
                    </w:tabs>
                    <w:jc w:val="center"/>
                    <w:rPr>
                      <w:rFonts w:cs="Arial"/>
                      <w:sz w:val="16"/>
                      <w:szCs w:val="16"/>
                      <w:lang w:eastAsia="es-CO"/>
                    </w:rPr>
                  </w:pPr>
                  <w:r w:rsidRPr="006145DB">
                    <w:rPr>
                      <w:rFonts w:cs="Arial"/>
                      <w:sz w:val="16"/>
                      <w:szCs w:val="16"/>
                      <w:lang w:eastAsia="es-CO"/>
                    </w:rPr>
                    <w:t>Secretaría Distrital</w:t>
                  </w:r>
                  <w:r w:rsidR="005408E4" w:rsidRPr="006145DB">
                    <w:rPr>
                      <w:rFonts w:cs="Arial"/>
                      <w:sz w:val="16"/>
                      <w:szCs w:val="16"/>
                      <w:lang w:eastAsia="es-CO"/>
                    </w:rPr>
                    <w:t xml:space="preserve"> de Planeación SDP </w:t>
                  </w:r>
                </w:p>
              </w:tc>
            </w:tr>
            <w:tr w:rsidR="001E6473" w:rsidRPr="006145DB" w14:paraId="5ECCF6EA" w14:textId="77777777" w:rsidTr="00F77627">
              <w:trPr>
                <w:trHeight w:val="235"/>
              </w:trPr>
              <w:tc>
                <w:tcPr>
                  <w:tcW w:w="7544" w:type="dxa"/>
                  <w:gridSpan w:val="4"/>
                  <w:tcBorders>
                    <w:top w:val="single" w:sz="4" w:space="0" w:color="auto"/>
                    <w:bottom w:val="nil"/>
                  </w:tcBorders>
                  <w:vAlign w:val="center"/>
                </w:tcPr>
                <w:p w14:paraId="3D6ECD76" w14:textId="0B7CA383" w:rsidR="005408E4" w:rsidRPr="006145DB" w:rsidRDefault="005408E4" w:rsidP="005B435E">
                  <w:pPr>
                    <w:tabs>
                      <w:tab w:val="left" w:pos="709"/>
                    </w:tabs>
                    <w:contextualSpacing/>
                    <w:jc w:val="both"/>
                    <w:rPr>
                      <w:rFonts w:cs="Arial"/>
                      <w:sz w:val="16"/>
                      <w:szCs w:val="16"/>
                    </w:rPr>
                  </w:pPr>
                  <w:r w:rsidRPr="006145DB">
                    <w:rPr>
                      <w:rFonts w:cs="Arial"/>
                      <w:sz w:val="16"/>
                      <w:szCs w:val="16"/>
                    </w:rPr>
                    <w:t>Nota: Estos criterios aplican cuando se constituye lista de espera para la prestación de la modalidad</w:t>
                  </w:r>
                  <w:r w:rsidR="001E6473" w:rsidRPr="006145DB">
                    <w:rPr>
                      <w:rFonts w:cs="Arial"/>
                      <w:sz w:val="16"/>
                      <w:szCs w:val="16"/>
                    </w:rPr>
                    <w:t>.</w:t>
                  </w:r>
                </w:p>
              </w:tc>
            </w:tr>
          </w:tbl>
          <w:p w14:paraId="7829610C" w14:textId="77777777" w:rsidR="005408E4" w:rsidRPr="006145DB" w:rsidRDefault="005408E4" w:rsidP="005B435E">
            <w:pPr>
              <w:tabs>
                <w:tab w:val="left" w:pos="709"/>
              </w:tabs>
              <w:spacing w:after="0" w:line="240" w:lineRule="auto"/>
              <w:contextualSpacing/>
              <w:jc w:val="center"/>
              <w:rPr>
                <w:rFonts w:cs="Arial"/>
                <w:sz w:val="20"/>
                <w:szCs w:val="20"/>
                <w:lang w:eastAsia="es-CO"/>
              </w:rPr>
            </w:pPr>
          </w:p>
        </w:tc>
      </w:tr>
      <w:tr w:rsidR="001E6473" w:rsidRPr="006145DB" w14:paraId="039EF4D5" w14:textId="77777777" w:rsidTr="00391A11">
        <w:trPr>
          <w:trHeight w:val="1544"/>
          <w:jc w:val="center"/>
        </w:trPr>
        <w:tc>
          <w:tcPr>
            <w:tcW w:w="1555" w:type="dxa"/>
            <w:vAlign w:val="center"/>
          </w:tcPr>
          <w:p w14:paraId="62C58F03" w14:textId="77777777" w:rsidR="005408E4" w:rsidRPr="006145DB" w:rsidRDefault="005408E4" w:rsidP="005B435E">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7840" w:type="dxa"/>
            <w:vAlign w:val="center"/>
          </w:tcPr>
          <w:tbl>
            <w:tblPr>
              <w:tblStyle w:val="Tablaconcuadrcula"/>
              <w:tblW w:w="7549" w:type="dxa"/>
              <w:tblLayout w:type="fixed"/>
              <w:tblLook w:val="04A0" w:firstRow="1" w:lastRow="0" w:firstColumn="1" w:lastColumn="0" w:noHBand="0" w:noVBand="1"/>
            </w:tblPr>
            <w:tblGrid>
              <w:gridCol w:w="2623"/>
              <w:gridCol w:w="1949"/>
              <w:gridCol w:w="1134"/>
              <w:gridCol w:w="1843"/>
            </w:tblGrid>
            <w:tr w:rsidR="00E47582" w:rsidRPr="006145DB" w14:paraId="57ABAC3F" w14:textId="77777777" w:rsidTr="004B043E">
              <w:trPr>
                <w:trHeight w:val="129"/>
              </w:trPr>
              <w:tc>
                <w:tcPr>
                  <w:tcW w:w="2623" w:type="dxa"/>
                  <w:tcBorders>
                    <w:top w:val="nil"/>
                    <w:left w:val="nil"/>
                    <w:right w:val="nil"/>
                  </w:tcBorders>
                  <w:vAlign w:val="center"/>
                </w:tcPr>
                <w:p w14:paraId="639766D7" w14:textId="77777777" w:rsidR="00E47582" w:rsidRPr="006145DB" w:rsidRDefault="00E47582" w:rsidP="005B435E">
                  <w:pPr>
                    <w:tabs>
                      <w:tab w:val="left" w:pos="709"/>
                    </w:tabs>
                    <w:contextualSpacing/>
                    <w:jc w:val="center"/>
                    <w:rPr>
                      <w:rFonts w:cs="Arial"/>
                      <w:bCs/>
                      <w:sz w:val="16"/>
                      <w:szCs w:val="16"/>
                      <w:lang w:eastAsia="es-CO"/>
                    </w:rPr>
                  </w:pPr>
                </w:p>
              </w:tc>
              <w:tc>
                <w:tcPr>
                  <w:tcW w:w="1949" w:type="dxa"/>
                  <w:tcBorders>
                    <w:top w:val="nil"/>
                    <w:left w:val="nil"/>
                    <w:right w:val="nil"/>
                  </w:tcBorders>
                  <w:vAlign w:val="center"/>
                </w:tcPr>
                <w:p w14:paraId="425143C3" w14:textId="77777777" w:rsidR="00E47582" w:rsidRPr="006145DB" w:rsidRDefault="00E47582" w:rsidP="005B435E">
                  <w:pPr>
                    <w:tabs>
                      <w:tab w:val="left" w:pos="709"/>
                    </w:tabs>
                    <w:contextualSpacing/>
                    <w:jc w:val="center"/>
                    <w:rPr>
                      <w:rFonts w:cs="Arial"/>
                      <w:bCs/>
                      <w:sz w:val="16"/>
                      <w:szCs w:val="16"/>
                      <w:lang w:eastAsia="es-CO"/>
                    </w:rPr>
                  </w:pPr>
                </w:p>
              </w:tc>
              <w:tc>
                <w:tcPr>
                  <w:tcW w:w="1134" w:type="dxa"/>
                  <w:tcBorders>
                    <w:top w:val="nil"/>
                    <w:left w:val="nil"/>
                    <w:right w:val="nil"/>
                  </w:tcBorders>
                  <w:vAlign w:val="center"/>
                </w:tcPr>
                <w:p w14:paraId="42A15AC5" w14:textId="77777777" w:rsidR="00E47582" w:rsidRPr="006145DB" w:rsidRDefault="00E47582" w:rsidP="005B435E">
                  <w:pPr>
                    <w:tabs>
                      <w:tab w:val="left" w:pos="709"/>
                    </w:tabs>
                    <w:contextualSpacing/>
                    <w:jc w:val="center"/>
                    <w:rPr>
                      <w:rFonts w:cs="Arial"/>
                      <w:bCs/>
                      <w:sz w:val="16"/>
                      <w:szCs w:val="16"/>
                      <w:lang w:eastAsia="es-CO"/>
                    </w:rPr>
                  </w:pPr>
                </w:p>
              </w:tc>
              <w:tc>
                <w:tcPr>
                  <w:tcW w:w="1843" w:type="dxa"/>
                  <w:tcBorders>
                    <w:top w:val="nil"/>
                    <w:left w:val="nil"/>
                    <w:right w:val="nil"/>
                  </w:tcBorders>
                  <w:vAlign w:val="center"/>
                </w:tcPr>
                <w:p w14:paraId="4324039E" w14:textId="77777777" w:rsidR="00E47582" w:rsidRPr="006145DB" w:rsidRDefault="00E47582" w:rsidP="005B435E">
                  <w:pPr>
                    <w:tabs>
                      <w:tab w:val="left" w:pos="709"/>
                    </w:tabs>
                    <w:contextualSpacing/>
                    <w:jc w:val="center"/>
                    <w:rPr>
                      <w:rFonts w:cs="Arial"/>
                      <w:bCs/>
                      <w:sz w:val="16"/>
                      <w:szCs w:val="16"/>
                      <w:lang w:eastAsia="es-CO"/>
                    </w:rPr>
                  </w:pPr>
                </w:p>
              </w:tc>
            </w:tr>
            <w:tr w:rsidR="001E6473" w:rsidRPr="006145DB" w14:paraId="1D7B9ABE" w14:textId="77777777" w:rsidTr="004B043E">
              <w:trPr>
                <w:trHeight w:val="389"/>
              </w:trPr>
              <w:tc>
                <w:tcPr>
                  <w:tcW w:w="2623" w:type="dxa"/>
                  <w:tcBorders>
                    <w:top w:val="nil"/>
                  </w:tcBorders>
                  <w:vAlign w:val="center"/>
                </w:tcPr>
                <w:p w14:paraId="500C4134"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Criterios de Ingreso</w:t>
                  </w:r>
                </w:p>
              </w:tc>
              <w:tc>
                <w:tcPr>
                  <w:tcW w:w="1949" w:type="dxa"/>
                  <w:tcBorders>
                    <w:top w:val="nil"/>
                  </w:tcBorders>
                  <w:vAlign w:val="center"/>
                </w:tcPr>
                <w:p w14:paraId="012E3CF0"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34" w:type="dxa"/>
                  <w:tcBorders>
                    <w:top w:val="nil"/>
                  </w:tcBorders>
                  <w:vAlign w:val="center"/>
                </w:tcPr>
                <w:p w14:paraId="65E47CE1"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843" w:type="dxa"/>
                  <w:tcBorders>
                    <w:top w:val="nil"/>
                  </w:tcBorders>
                  <w:vAlign w:val="center"/>
                </w:tcPr>
                <w:p w14:paraId="0997BEB3"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1E6473" w:rsidRPr="006145DB" w14:paraId="607F6CA7" w14:textId="77777777" w:rsidTr="004B043E">
              <w:trPr>
                <w:trHeight w:val="231"/>
              </w:trPr>
              <w:tc>
                <w:tcPr>
                  <w:tcW w:w="2623" w:type="dxa"/>
                  <w:vMerge w:val="restart"/>
                  <w:vAlign w:val="center"/>
                </w:tcPr>
                <w:p w14:paraId="29EC29F7" w14:textId="77777777" w:rsidR="005408E4" w:rsidRPr="006145DB" w:rsidRDefault="005408E4" w:rsidP="005B435E">
                  <w:pPr>
                    <w:tabs>
                      <w:tab w:val="left" w:pos="709"/>
                    </w:tabs>
                    <w:contextualSpacing/>
                    <w:jc w:val="both"/>
                    <w:rPr>
                      <w:rFonts w:cs="Arial"/>
                      <w:sz w:val="16"/>
                      <w:szCs w:val="16"/>
                    </w:rPr>
                  </w:pPr>
                  <w:r w:rsidRPr="006145DB">
                    <w:rPr>
                      <w:rFonts w:cs="Arial"/>
                      <w:sz w:val="16"/>
                      <w:szCs w:val="16"/>
                    </w:rPr>
                    <w:t>Persona de sesenta (60) años o más</w:t>
                  </w:r>
                </w:p>
              </w:tc>
              <w:tc>
                <w:tcPr>
                  <w:tcW w:w="1949" w:type="dxa"/>
                  <w:vAlign w:val="center"/>
                </w:tcPr>
                <w:p w14:paraId="6412B262"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3C5248A5"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3BB9C320"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Subdirección para la Vejez</w:t>
                  </w:r>
                </w:p>
              </w:tc>
            </w:tr>
            <w:tr w:rsidR="001E6473" w:rsidRPr="006145DB" w14:paraId="76626DE9" w14:textId="77777777" w:rsidTr="004B043E">
              <w:trPr>
                <w:trHeight w:val="300"/>
              </w:trPr>
              <w:tc>
                <w:tcPr>
                  <w:tcW w:w="2623" w:type="dxa"/>
                  <w:vMerge/>
                  <w:tcBorders>
                    <w:bottom w:val="single" w:sz="4" w:space="0" w:color="auto"/>
                  </w:tcBorders>
                  <w:vAlign w:val="center"/>
                </w:tcPr>
                <w:p w14:paraId="13782E31" w14:textId="77777777" w:rsidR="005408E4" w:rsidRPr="006145DB" w:rsidRDefault="005408E4" w:rsidP="005B435E">
                  <w:pPr>
                    <w:jc w:val="both"/>
                    <w:rPr>
                      <w:rFonts w:cs="Arial"/>
                    </w:rPr>
                  </w:pPr>
                </w:p>
              </w:tc>
              <w:tc>
                <w:tcPr>
                  <w:tcW w:w="1949" w:type="dxa"/>
                  <w:tcBorders>
                    <w:bottom w:val="single" w:sz="4" w:space="0" w:color="auto"/>
                  </w:tcBorders>
                  <w:vAlign w:val="center"/>
                </w:tcPr>
                <w:p w14:paraId="0490DA62"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44168724"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bottom w:val="single" w:sz="4" w:space="0" w:color="auto"/>
                  </w:tcBorders>
                  <w:vAlign w:val="center"/>
                </w:tcPr>
                <w:p w14:paraId="2F4B49FE" w14:textId="77777777" w:rsidR="005408E4" w:rsidRPr="006145DB" w:rsidRDefault="005408E4" w:rsidP="005B435E">
                  <w:pPr>
                    <w:jc w:val="center"/>
                    <w:rPr>
                      <w:rFonts w:cs="Arial"/>
                      <w:sz w:val="16"/>
                      <w:szCs w:val="16"/>
                      <w:lang w:eastAsia="es-CO"/>
                    </w:rPr>
                  </w:pPr>
                  <w:r w:rsidRPr="006145DB">
                    <w:rPr>
                      <w:rFonts w:cs="Arial"/>
                      <w:sz w:val="16"/>
                      <w:szCs w:val="16"/>
                      <w:lang w:eastAsia="es-CO"/>
                    </w:rPr>
                    <w:t>Secretaría Distrital de Integración Social</w:t>
                  </w:r>
                </w:p>
              </w:tc>
            </w:tr>
            <w:tr w:rsidR="001E6473" w:rsidRPr="006145DB" w14:paraId="230090C2" w14:textId="77777777" w:rsidTr="004B043E">
              <w:trPr>
                <w:trHeight w:val="242"/>
              </w:trPr>
              <w:tc>
                <w:tcPr>
                  <w:tcW w:w="2623" w:type="dxa"/>
                  <w:tcBorders>
                    <w:bottom w:val="single" w:sz="4" w:space="0" w:color="auto"/>
                  </w:tcBorders>
                  <w:vAlign w:val="center"/>
                </w:tcPr>
                <w:p w14:paraId="391F7F47" w14:textId="77777777" w:rsidR="005408E4" w:rsidRPr="006145DB" w:rsidRDefault="005408E4" w:rsidP="005B435E">
                  <w:pPr>
                    <w:tabs>
                      <w:tab w:val="left" w:pos="709"/>
                    </w:tabs>
                    <w:contextualSpacing/>
                    <w:jc w:val="both"/>
                    <w:rPr>
                      <w:rFonts w:cs="Arial"/>
                      <w:sz w:val="16"/>
                      <w:szCs w:val="16"/>
                      <w:lang w:eastAsia="es-CO"/>
                    </w:rPr>
                  </w:pPr>
                  <w:r w:rsidRPr="006145DB">
                    <w:rPr>
                      <w:rFonts w:cs="Arial"/>
                      <w:sz w:val="16"/>
                      <w:szCs w:val="16"/>
                    </w:rPr>
                    <w:t>Residente en el Distrito Capital</w:t>
                  </w:r>
                </w:p>
              </w:tc>
              <w:tc>
                <w:tcPr>
                  <w:tcW w:w="1949" w:type="dxa"/>
                  <w:tcBorders>
                    <w:bottom w:val="single" w:sz="4" w:space="0" w:color="auto"/>
                  </w:tcBorders>
                  <w:vAlign w:val="center"/>
                </w:tcPr>
                <w:p w14:paraId="0862958C"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490FCBAA"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bottom w:val="single" w:sz="4" w:space="0" w:color="auto"/>
                  </w:tcBorders>
                  <w:vAlign w:val="center"/>
                </w:tcPr>
                <w:p w14:paraId="7E050E3F" w14:textId="77777777" w:rsidR="005408E4" w:rsidRPr="006145DB" w:rsidRDefault="005408E4" w:rsidP="005B435E">
                  <w:pPr>
                    <w:tabs>
                      <w:tab w:val="left" w:pos="709"/>
                    </w:tabs>
                    <w:jc w:val="center"/>
                    <w:rPr>
                      <w:rFonts w:cs="Arial"/>
                      <w:sz w:val="16"/>
                      <w:szCs w:val="16"/>
                      <w:lang w:eastAsia="es-CO"/>
                    </w:rPr>
                  </w:pPr>
                  <w:r w:rsidRPr="006145DB">
                    <w:rPr>
                      <w:rFonts w:cs="Arial"/>
                      <w:sz w:val="16"/>
                      <w:szCs w:val="16"/>
                      <w:lang w:eastAsia="es-CO"/>
                    </w:rPr>
                    <w:t>Secretaría Distrital de Integración Social</w:t>
                  </w:r>
                </w:p>
              </w:tc>
            </w:tr>
            <w:tr w:rsidR="00E47582" w:rsidRPr="006145DB" w14:paraId="05089129" w14:textId="77777777" w:rsidTr="00F77627">
              <w:trPr>
                <w:trHeight w:val="70"/>
              </w:trPr>
              <w:tc>
                <w:tcPr>
                  <w:tcW w:w="2623" w:type="dxa"/>
                  <w:tcBorders>
                    <w:left w:val="nil"/>
                    <w:bottom w:val="nil"/>
                    <w:right w:val="nil"/>
                  </w:tcBorders>
                  <w:vAlign w:val="center"/>
                </w:tcPr>
                <w:p w14:paraId="128760D3" w14:textId="77777777" w:rsidR="00E47582" w:rsidRPr="006145DB" w:rsidRDefault="00E47582" w:rsidP="005B435E">
                  <w:pPr>
                    <w:tabs>
                      <w:tab w:val="left" w:pos="709"/>
                    </w:tabs>
                    <w:contextualSpacing/>
                    <w:jc w:val="both"/>
                    <w:rPr>
                      <w:rFonts w:cs="Arial"/>
                      <w:sz w:val="16"/>
                      <w:szCs w:val="16"/>
                    </w:rPr>
                  </w:pPr>
                </w:p>
              </w:tc>
              <w:tc>
                <w:tcPr>
                  <w:tcW w:w="1949" w:type="dxa"/>
                  <w:tcBorders>
                    <w:left w:val="nil"/>
                    <w:bottom w:val="nil"/>
                    <w:right w:val="nil"/>
                  </w:tcBorders>
                  <w:vAlign w:val="center"/>
                </w:tcPr>
                <w:p w14:paraId="6E9A3340" w14:textId="77777777" w:rsidR="00E47582" w:rsidRPr="006145DB" w:rsidRDefault="00E47582" w:rsidP="005B435E">
                  <w:pPr>
                    <w:tabs>
                      <w:tab w:val="left" w:pos="709"/>
                    </w:tabs>
                    <w:jc w:val="center"/>
                    <w:rPr>
                      <w:rFonts w:cs="Arial"/>
                      <w:sz w:val="16"/>
                      <w:szCs w:val="16"/>
                      <w:lang w:eastAsia="es-CO"/>
                    </w:rPr>
                  </w:pPr>
                </w:p>
              </w:tc>
              <w:tc>
                <w:tcPr>
                  <w:tcW w:w="1134" w:type="dxa"/>
                  <w:tcBorders>
                    <w:left w:val="nil"/>
                    <w:bottom w:val="nil"/>
                    <w:right w:val="nil"/>
                  </w:tcBorders>
                  <w:vAlign w:val="center"/>
                </w:tcPr>
                <w:p w14:paraId="2CAD0BB9" w14:textId="77777777" w:rsidR="00E47582" w:rsidRPr="006145DB" w:rsidRDefault="00E47582" w:rsidP="005B435E">
                  <w:pPr>
                    <w:tabs>
                      <w:tab w:val="left" w:pos="709"/>
                    </w:tabs>
                    <w:contextualSpacing/>
                    <w:jc w:val="center"/>
                    <w:rPr>
                      <w:rFonts w:cs="Arial"/>
                      <w:sz w:val="16"/>
                      <w:szCs w:val="16"/>
                      <w:lang w:eastAsia="es-CO"/>
                    </w:rPr>
                  </w:pPr>
                </w:p>
              </w:tc>
              <w:tc>
                <w:tcPr>
                  <w:tcW w:w="1843" w:type="dxa"/>
                  <w:tcBorders>
                    <w:left w:val="nil"/>
                    <w:bottom w:val="nil"/>
                    <w:right w:val="nil"/>
                  </w:tcBorders>
                  <w:vAlign w:val="center"/>
                </w:tcPr>
                <w:p w14:paraId="05A77A39" w14:textId="77777777" w:rsidR="00E47582" w:rsidRPr="006145DB" w:rsidRDefault="00E47582" w:rsidP="005B435E">
                  <w:pPr>
                    <w:tabs>
                      <w:tab w:val="left" w:pos="709"/>
                    </w:tabs>
                    <w:jc w:val="center"/>
                    <w:rPr>
                      <w:rFonts w:cs="Arial"/>
                      <w:sz w:val="16"/>
                      <w:szCs w:val="16"/>
                      <w:lang w:eastAsia="es-CO"/>
                    </w:rPr>
                  </w:pPr>
                </w:p>
              </w:tc>
            </w:tr>
          </w:tbl>
          <w:p w14:paraId="67BE1E58" w14:textId="77777777" w:rsidR="005408E4" w:rsidRPr="006145DB" w:rsidRDefault="005408E4" w:rsidP="005B435E">
            <w:pPr>
              <w:pStyle w:val="Textoindependiente"/>
              <w:spacing w:after="0" w:line="240" w:lineRule="auto"/>
              <w:ind w:right="112"/>
              <w:jc w:val="center"/>
              <w:rPr>
                <w:rFonts w:cs="Arial"/>
                <w:lang w:eastAsia="es-CO"/>
              </w:rPr>
            </w:pPr>
          </w:p>
        </w:tc>
      </w:tr>
      <w:tr w:rsidR="001E6473" w:rsidRPr="006145DB" w14:paraId="0153D7B2" w14:textId="77777777" w:rsidTr="00391A11">
        <w:trPr>
          <w:jc w:val="center"/>
        </w:trPr>
        <w:tc>
          <w:tcPr>
            <w:tcW w:w="1555" w:type="dxa"/>
            <w:vAlign w:val="center"/>
          </w:tcPr>
          <w:p w14:paraId="04234136"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Criterios de Egreso y Fuentes de Información</w:t>
            </w:r>
          </w:p>
        </w:tc>
        <w:tc>
          <w:tcPr>
            <w:tcW w:w="7840" w:type="dxa"/>
            <w:vAlign w:val="center"/>
          </w:tcPr>
          <w:tbl>
            <w:tblPr>
              <w:tblStyle w:val="Tablaconcuadrcula"/>
              <w:tblW w:w="7544" w:type="dxa"/>
              <w:tblLayout w:type="fixed"/>
              <w:tblLook w:val="04A0" w:firstRow="1" w:lastRow="0" w:firstColumn="1" w:lastColumn="0" w:noHBand="0" w:noVBand="1"/>
            </w:tblPr>
            <w:tblGrid>
              <w:gridCol w:w="2624"/>
              <w:gridCol w:w="1943"/>
              <w:gridCol w:w="1134"/>
              <w:gridCol w:w="1843"/>
            </w:tblGrid>
            <w:tr w:rsidR="001E6473" w:rsidRPr="006145DB" w14:paraId="6A29EDCF" w14:textId="77777777" w:rsidTr="004B043E">
              <w:trPr>
                <w:trHeight w:val="380"/>
              </w:trPr>
              <w:tc>
                <w:tcPr>
                  <w:tcW w:w="2624" w:type="dxa"/>
                  <w:tcBorders>
                    <w:top w:val="nil"/>
                  </w:tcBorders>
                  <w:vAlign w:val="center"/>
                </w:tcPr>
                <w:p w14:paraId="57896013"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Criterios de Egreso</w:t>
                  </w:r>
                </w:p>
              </w:tc>
              <w:tc>
                <w:tcPr>
                  <w:tcW w:w="1943" w:type="dxa"/>
                  <w:tcBorders>
                    <w:top w:val="nil"/>
                  </w:tcBorders>
                  <w:vAlign w:val="center"/>
                </w:tcPr>
                <w:p w14:paraId="4C37A03A"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34" w:type="dxa"/>
                  <w:tcBorders>
                    <w:top w:val="nil"/>
                  </w:tcBorders>
                  <w:vAlign w:val="center"/>
                </w:tcPr>
                <w:p w14:paraId="0D0ABD6C"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843" w:type="dxa"/>
                  <w:tcBorders>
                    <w:top w:val="nil"/>
                  </w:tcBorders>
                  <w:vAlign w:val="center"/>
                </w:tcPr>
                <w:p w14:paraId="70117E5F" w14:textId="77777777" w:rsidR="005408E4" w:rsidRPr="006145DB" w:rsidRDefault="005408E4"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1E6473" w:rsidRPr="006145DB" w14:paraId="682DF186" w14:textId="77777777" w:rsidTr="004B043E">
              <w:trPr>
                <w:trHeight w:val="243"/>
              </w:trPr>
              <w:tc>
                <w:tcPr>
                  <w:tcW w:w="2624" w:type="dxa"/>
                  <w:vAlign w:val="center"/>
                </w:tcPr>
                <w:p w14:paraId="6594FC3B" w14:textId="77777777" w:rsidR="005408E4" w:rsidRPr="006145DB" w:rsidRDefault="005408E4" w:rsidP="005B435E">
                  <w:pPr>
                    <w:tabs>
                      <w:tab w:val="left" w:pos="709"/>
                    </w:tabs>
                    <w:contextualSpacing/>
                    <w:jc w:val="both"/>
                    <w:rPr>
                      <w:rFonts w:cs="Arial"/>
                      <w:sz w:val="16"/>
                      <w:szCs w:val="16"/>
                      <w:lang w:eastAsia="es-CO"/>
                    </w:rPr>
                  </w:pPr>
                  <w:r w:rsidRPr="006145DB">
                    <w:rPr>
                      <w:rFonts w:cs="Arial"/>
                      <w:sz w:val="16"/>
                      <w:szCs w:val="16"/>
                    </w:rPr>
                    <w:t>Retiro voluntario manifestado libre y expresamente por escrito</w:t>
                  </w:r>
                </w:p>
              </w:tc>
              <w:tc>
                <w:tcPr>
                  <w:tcW w:w="1943" w:type="dxa"/>
                  <w:vAlign w:val="center"/>
                </w:tcPr>
                <w:p w14:paraId="1F9D6211" w14:textId="77777777" w:rsidR="005408E4" w:rsidRPr="006145DB" w:rsidRDefault="005408E4" w:rsidP="005B435E">
                  <w:pPr>
                    <w:jc w:val="center"/>
                    <w:rPr>
                      <w:rFonts w:cs="Arial"/>
                      <w:sz w:val="16"/>
                      <w:szCs w:val="16"/>
                      <w:lang w:eastAsia="es-CO"/>
                    </w:rPr>
                  </w:pPr>
                  <w:r w:rsidRPr="006145DB">
                    <w:rPr>
                      <w:rFonts w:cs="Arial"/>
                      <w:sz w:val="16"/>
                      <w:szCs w:val="16"/>
                    </w:rPr>
                    <w:t>Verificación en campo / Solicitud Ciudadana</w:t>
                  </w:r>
                </w:p>
              </w:tc>
              <w:tc>
                <w:tcPr>
                  <w:tcW w:w="1134" w:type="dxa"/>
                  <w:vAlign w:val="center"/>
                </w:tcPr>
                <w:p w14:paraId="73C7D89A"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54CD6F26" w14:textId="77777777" w:rsidR="005408E4" w:rsidRPr="006145DB" w:rsidRDefault="005408E4" w:rsidP="005B435E">
                  <w:pPr>
                    <w:tabs>
                      <w:tab w:val="left" w:pos="825"/>
                    </w:tabs>
                    <w:jc w:val="center"/>
                    <w:rPr>
                      <w:rFonts w:cs="Arial"/>
                      <w:sz w:val="16"/>
                      <w:szCs w:val="16"/>
                      <w:lang w:eastAsia="es-CO"/>
                    </w:rPr>
                  </w:pPr>
                  <w:r w:rsidRPr="006145DB">
                    <w:rPr>
                      <w:rFonts w:cs="Arial"/>
                      <w:sz w:val="16"/>
                      <w:szCs w:val="16"/>
                      <w:lang w:eastAsia="es-CO"/>
                    </w:rPr>
                    <w:t>Subdirección para la Vejez</w:t>
                  </w:r>
                </w:p>
              </w:tc>
            </w:tr>
            <w:tr w:rsidR="001E6473" w:rsidRPr="006145DB" w14:paraId="7D241C2E" w14:textId="77777777" w:rsidTr="004B043E">
              <w:trPr>
                <w:trHeight w:val="243"/>
              </w:trPr>
              <w:tc>
                <w:tcPr>
                  <w:tcW w:w="2624" w:type="dxa"/>
                  <w:vAlign w:val="center"/>
                </w:tcPr>
                <w:p w14:paraId="45979106" w14:textId="77777777" w:rsidR="005408E4" w:rsidRPr="006145DB" w:rsidRDefault="005408E4" w:rsidP="005B435E">
                  <w:pPr>
                    <w:tabs>
                      <w:tab w:val="left" w:pos="709"/>
                    </w:tabs>
                    <w:contextualSpacing/>
                    <w:jc w:val="both"/>
                    <w:rPr>
                      <w:rFonts w:cs="Arial"/>
                      <w:sz w:val="16"/>
                      <w:szCs w:val="16"/>
                      <w:lang w:eastAsia="es-CO"/>
                    </w:rPr>
                  </w:pPr>
                  <w:r w:rsidRPr="006145DB">
                    <w:rPr>
                      <w:rFonts w:cs="Arial"/>
                      <w:sz w:val="16"/>
                      <w:szCs w:val="16"/>
                    </w:rPr>
                    <w:t>Incurrir en falta gravísima establecida en el acuerdo de corresponsabilidad grupal, en el marco del debido proceso.</w:t>
                  </w:r>
                </w:p>
              </w:tc>
              <w:tc>
                <w:tcPr>
                  <w:tcW w:w="1943" w:type="dxa"/>
                  <w:vAlign w:val="center"/>
                </w:tcPr>
                <w:p w14:paraId="62A369DF" w14:textId="77777777" w:rsidR="005408E4" w:rsidRPr="006145DB" w:rsidRDefault="005408E4" w:rsidP="005B435E">
                  <w:pPr>
                    <w:jc w:val="center"/>
                    <w:rPr>
                      <w:rFonts w:cs="Arial"/>
                      <w:sz w:val="16"/>
                      <w:szCs w:val="16"/>
                      <w:lang w:eastAsia="es-CO"/>
                    </w:rPr>
                  </w:pPr>
                  <w:r w:rsidRPr="006145DB">
                    <w:rPr>
                      <w:rFonts w:cs="Arial"/>
                      <w:sz w:val="16"/>
                      <w:szCs w:val="16"/>
                    </w:rPr>
                    <w:t>Verificación en campo</w:t>
                  </w:r>
                </w:p>
              </w:tc>
              <w:tc>
                <w:tcPr>
                  <w:tcW w:w="1134" w:type="dxa"/>
                  <w:vAlign w:val="center"/>
                </w:tcPr>
                <w:p w14:paraId="32216FEC"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47CF7764" w14:textId="77777777" w:rsidR="005408E4" w:rsidRPr="006145DB" w:rsidRDefault="005408E4" w:rsidP="005B435E">
                  <w:pPr>
                    <w:tabs>
                      <w:tab w:val="left" w:pos="709"/>
                      <w:tab w:val="left" w:pos="825"/>
                    </w:tabs>
                    <w:jc w:val="center"/>
                    <w:rPr>
                      <w:rFonts w:cs="Arial"/>
                      <w:sz w:val="16"/>
                      <w:szCs w:val="16"/>
                      <w:lang w:eastAsia="es-CO"/>
                    </w:rPr>
                  </w:pPr>
                  <w:r w:rsidRPr="006145DB">
                    <w:rPr>
                      <w:rFonts w:cs="Arial"/>
                      <w:sz w:val="16"/>
                      <w:szCs w:val="16"/>
                      <w:lang w:eastAsia="es-CO"/>
                    </w:rPr>
                    <w:t>Subdirección para la Vejez</w:t>
                  </w:r>
                </w:p>
              </w:tc>
            </w:tr>
            <w:tr w:rsidR="001E6473" w:rsidRPr="006145DB" w14:paraId="4EE09327" w14:textId="77777777" w:rsidTr="004B043E">
              <w:trPr>
                <w:trHeight w:val="243"/>
              </w:trPr>
              <w:tc>
                <w:tcPr>
                  <w:tcW w:w="2624" w:type="dxa"/>
                  <w:vAlign w:val="center"/>
                </w:tcPr>
                <w:p w14:paraId="6D59FD48" w14:textId="77777777" w:rsidR="005408E4" w:rsidRPr="006145DB" w:rsidRDefault="005408E4" w:rsidP="005B435E">
                  <w:pPr>
                    <w:tabs>
                      <w:tab w:val="left" w:pos="709"/>
                    </w:tabs>
                    <w:contextualSpacing/>
                    <w:jc w:val="both"/>
                    <w:rPr>
                      <w:rFonts w:cs="Arial"/>
                      <w:sz w:val="16"/>
                      <w:szCs w:val="16"/>
                      <w:lang w:eastAsia="es-CO"/>
                    </w:rPr>
                  </w:pPr>
                  <w:r w:rsidRPr="006145DB">
                    <w:rPr>
                      <w:rFonts w:cs="Arial"/>
                      <w:sz w:val="16"/>
                      <w:szCs w:val="16"/>
                    </w:rPr>
                    <w:t>Ingreso a servicios sociales de la SDIS en modalidad de institucionalización de larga estancia o permanente.  </w:t>
                  </w:r>
                </w:p>
              </w:tc>
              <w:tc>
                <w:tcPr>
                  <w:tcW w:w="1943" w:type="dxa"/>
                  <w:vAlign w:val="center"/>
                </w:tcPr>
                <w:p w14:paraId="305694A4" w14:textId="77777777" w:rsidR="005408E4" w:rsidRPr="006145DB" w:rsidRDefault="005408E4" w:rsidP="005B435E">
                  <w:pPr>
                    <w:jc w:val="center"/>
                    <w:rPr>
                      <w:rFonts w:cs="Arial"/>
                      <w:sz w:val="16"/>
                      <w:szCs w:val="16"/>
                      <w:lang w:eastAsia="es-CO"/>
                    </w:rPr>
                  </w:pPr>
                  <w:r w:rsidRPr="006145DB">
                    <w:rPr>
                      <w:rFonts w:cs="Arial"/>
                      <w:sz w:val="16"/>
                      <w:szCs w:val="16"/>
                      <w:lang w:eastAsia="es-CO"/>
                    </w:rPr>
                    <w:t>SIRBE</w:t>
                  </w:r>
                </w:p>
              </w:tc>
              <w:tc>
                <w:tcPr>
                  <w:tcW w:w="1134" w:type="dxa"/>
                  <w:vAlign w:val="center"/>
                </w:tcPr>
                <w:p w14:paraId="04911732"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4D3394CE" w14:textId="10BFF9C3" w:rsidR="005408E4" w:rsidRPr="006145DB" w:rsidRDefault="006D33E8" w:rsidP="005B435E">
                  <w:pPr>
                    <w:tabs>
                      <w:tab w:val="left" w:pos="709"/>
                      <w:tab w:val="left" w:pos="825"/>
                    </w:tabs>
                    <w:jc w:val="center"/>
                    <w:rPr>
                      <w:rFonts w:cs="Arial"/>
                      <w:sz w:val="16"/>
                      <w:szCs w:val="16"/>
                      <w:lang w:eastAsia="es-CO"/>
                    </w:rPr>
                  </w:pPr>
                  <w:r w:rsidRPr="006145DB">
                    <w:rPr>
                      <w:rFonts w:cs="Arial"/>
                      <w:sz w:val="16"/>
                      <w:szCs w:val="16"/>
                      <w:lang w:eastAsia="es-CO"/>
                    </w:rPr>
                    <w:t>Secretaría Distrital</w:t>
                  </w:r>
                  <w:r w:rsidR="005408E4" w:rsidRPr="006145DB">
                    <w:rPr>
                      <w:rFonts w:cs="Arial"/>
                      <w:sz w:val="16"/>
                      <w:szCs w:val="16"/>
                      <w:lang w:eastAsia="es-CO"/>
                    </w:rPr>
                    <w:t xml:space="preserve"> de Integración Social</w:t>
                  </w:r>
                </w:p>
              </w:tc>
            </w:tr>
            <w:tr w:rsidR="001E6473" w:rsidRPr="006145DB" w14:paraId="2340D35A" w14:textId="77777777" w:rsidTr="00DD5DA9">
              <w:trPr>
                <w:trHeight w:val="394"/>
              </w:trPr>
              <w:tc>
                <w:tcPr>
                  <w:tcW w:w="2624" w:type="dxa"/>
                  <w:vAlign w:val="center"/>
                </w:tcPr>
                <w:p w14:paraId="187A23B9" w14:textId="77777777" w:rsidR="005408E4" w:rsidRPr="006145DB" w:rsidRDefault="005408E4" w:rsidP="005B435E">
                  <w:pPr>
                    <w:tabs>
                      <w:tab w:val="left" w:pos="709"/>
                    </w:tabs>
                    <w:contextualSpacing/>
                    <w:jc w:val="both"/>
                    <w:rPr>
                      <w:rFonts w:cs="Arial"/>
                      <w:sz w:val="16"/>
                      <w:szCs w:val="16"/>
                      <w:lang w:eastAsia="es-CO"/>
                    </w:rPr>
                  </w:pPr>
                  <w:r w:rsidRPr="006145DB">
                    <w:rPr>
                      <w:rFonts w:cs="Arial"/>
                      <w:sz w:val="16"/>
                      <w:szCs w:val="16"/>
                    </w:rPr>
                    <w:t>Fallecimiento.</w:t>
                  </w:r>
                </w:p>
              </w:tc>
              <w:tc>
                <w:tcPr>
                  <w:tcW w:w="1943" w:type="dxa"/>
                  <w:vAlign w:val="center"/>
                </w:tcPr>
                <w:p w14:paraId="20B940E8" w14:textId="77777777" w:rsidR="005408E4" w:rsidRPr="006145DB" w:rsidRDefault="005408E4" w:rsidP="005B435E">
                  <w:pPr>
                    <w:jc w:val="center"/>
                    <w:rPr>
                      <w:rFonts w:cs="Arial"/>
                      <w:sz w:val="16"/>
                      <w:szCs w:val="16"/>
                      <w:lang w:eastAsia="es-CO"/>
                    </w:rPr>
                  </w:pPr>
                  <w:r w:rsidRPr="006145DB">
                    <w:rPr>
                      <w:rFonts w:cs="Arial"/>
                      <w:sz w:val="16"/>
                      <w:szCs w:val="16"/>
                    </w:rPr>
                    <w:t>Fallecidos (Inhumados)</w:t>
                  </w:r>
                </w:p>
              </w:tc>
              <w:tc>
                <w:tcPr>
                  <w:tcW w:w="1134" w:type="dxa"/>
                  <w:vAlign w:val="center"/>
                </w:tcPr>
                <w:p w14:paraId="7DFBCFCE" w14:textId="77777777" w:rsidR="005408E4" w:rsidRPr="006145DB" w:rsidRDefault="005408E4" w:rsidP="005B435E">
                  <w:pPr>
                    <w:jc w:val="center"/>
                    <w:rPr>
                      <w:rFonts w:cs="Arial"/>
                      <w:sz w:val="16"/>
                      <w:szCs w:val="16"/>
                    </w:rPr>
                  </w:pPr>
                  <w:r w:rsidRPr="006145DB">
                    <w:rPr>
                      <w:rFonts w:cs="Arial"/>
                      <w:sz w:val="16"/>
                      <w:szCs w:val="16"/>
                    </w:rPr>
                    <w:t>Mensual</w:t>
                  </w:r>
                </w:p>
                <w:p w14:paraId="406015A3" w14:textId="77777777" w:rsidR="005408E4" w:rsidRPr="006145DB" w:rsidRDefault="005408E4" w:rsidP="005B435E">
                  <w:pPr>
                    <w:jc w:val="center"/>
                    <w:rPr>
                      <w:rFonts w:cs="Arial"/>
                      <w:sz w:val="16"/>
                      <w:szCs w:val="16"/>
                      <w:lang w:eastAsia="es-CO"/>
                    </w:rPr>
                  </w:pPr>
                  <w:r w:rsidRPr="006145DB">
                    <w:rPr>
                      <w:rFonts w:cs="Arial"/>
                      <w:sz w:val="16"/>
                      <w:szCs w:val="16"/>
                    </w:rPr>
                    <w:t>(Mes Vencido)</w:t>
                  </w:r>
                </w:p>
              </w:tc>
              <w:tc>
                <w:tcPr>
                  <w:tcW w:w="1843" w:type="dxa"/>
                  <w:vAlign w:val="center"/>
                </w:tcPr>
                <w:p w14:paraId="412AD52C" w14:textId="77777777" w:rsidR="005408E4" w:rsidRPr="006145DB" w:rsidRDefault="005408E4" w:rsidP="005B435E">
                  <w:pPr>
                    <w:tabs>
                      <w:tab w:val="left" w:pos="709"/>
                      <w:tab w:val="left" w:pos="825"/>
                    </w:tabs>
                    <w:jc w:val="center"/>
                    <w:rPr>
                      <w:rFonts w:cs="Arial"/>
                      <w:sz w:val="16"/>
                      <w:szCs w:val="16"/>
                      <w:lang w:eastAsia="es-CO"/>
                    </w:rPr>
                  </w:pPr>
                  <w:r w:rsidRPr="006145DB">
                    <w:rPr>
                      <w:rFonts w:cs="Arial"/>
                      <w:sz w:val="16"/>
                      <w:szCs w:val="16"/>
                      <w:lang w:eastAsia="es-CO"/>
                    </w:rPr>
                    <w:t>Secretaría Distrital de Salud</w:t>
                  </w:r>
                </w:p>
              </w:tc>
            </w:tr>
            <w:tr w:rsidR="001E6473" w:rsidRPr="006145DB" w14:paraId="7467EAB0" w14:textId="77777777" w:rsidTr="004B043E">
              <w:trPr>
                <w:trHeight w:val="237"/>
              </w:trPr>
              <w:tc>
                <w:tcPr>
                  <w:tcW w:w="2624" w:type="dxa"/>
                  <w:vAlign w:val="center"/>
                </w:tcPr>
                <w:p w14:paraId="08F8D96C" w14:textId="77777777" w:rsidR="005408E4" w:rsidRPr="006145DB" w:rsidRDefault="005408E4" w:rsidP="005B435E">
                  <w:pPr>
                    <w:tabs>
                      <w:tab w:val="left" w:pos="709"/>
                    </w:tabs>
                    <w:contextualSpacing/>
                    <w:jc w:val="both"/>
                    <w:rPr>
                      <w:rFonts w:cs="Arial"/>
                      <w:sz w:val="16"/>
                      <w:szCs w:val="16"/>
                      <w:lang w:eastAsia="es-CO"/>
                    </w:rPr>
                  </w:pPr>
                  <w:r w:rsidRPr="006145DB">
                    <w:rPr>
                      <w:rFonts w:cs="Arial"/>
                      <w:sz w:val="16"/>
                      <w:szCs w:val="16"/>
                    </w:rPr>
                    <w:t>Traslado o cambio de residencia fuera de Bogotá D.C</w:t>
                  </w:r>
                </w:p>
              </w:tc>
              <w:tc>
                <w:tcPr>
                  <w:tcW w:w="1943" w:type="dxa"/>
                  <w:vAlign w:val="center"/>
                </w:tcPr>
                <w:p w14:paraId="4DB9C0C7" w14:textId="77777777" w:rsidR="005408E4" w:rsidRPr="006145DB" w:rsidRDefault="005408E4" w:rsidP="005B435E">
                  <w:pPr>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6A256323"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3759358B" w14:textId="77777777" w:rsidR="005408E4" w:rsidRPr="006145DB" w:rsidRDefault="005408E4" w:rsidP="005B435E">
                  <w:pPr>
                    <w:tabs>
                      <w:tab w:val="left" w:pos="709"/>
                      <w:tab w:val="left" w:pos="825"/>
                    </w:tabs>
                    <w:jc w:val="center"/>
                    <w:rPr>
                      <w:rFonts w:cs="Arial"/>
                      <w:sz w:val="16"/>
                      <w:szCs w:val="16"/>
                      <w:lang w:eastAsia="es-CO"/>
                    </w:rPr>
                  </w:pPr>
                  <w:r w:rsidRPr="006145DB">
                    <w:rPr>
                      <w:rFonts w:cs="Arial"/>
                      <w:sz w:val="16"/>
                      <w:szCs w:val="16"/>
                      <w:lang w:eastAsia="es-CO"/>
                    </w:rPr>
                    <w:t>Subdirección para la Vejez</w:t>
                  </w:r>
                </w:p>
              </w:tc>
            </w:tr>
            <w:tr w:rsidR="001E6473" w:rsidRPr="006145DB" w14:paraId="6F0786E2" w14:textId="77777777" w:rsidTr="004B043E">
              <w:trPr>
                <w:trHeight w:val="300"/>
              </w:trPr>
              <w:tc>
                <w:tcPr>
                  <w:tcW w:w="2624" w:type="dxa"/>
                  <w:tcBorders>
                    <w:bottom w:val="single" w:sz="4" w:space="0" w:color="auto"/>
                  </w:tcBorders>
                  <w:vAlign w:val="center"/>
                </w:tcPr>
                <w:p w14:paraId="51A34FEE" w14:textId="77777777" w:rsidR="005408E4" w:rsidRPr="006145DB" w:rsidRDefault="005408E4" w:rsidP="005B435E">
                  <w:pPr>
                    <w:tabs>
                      <w:tab w:val="left" w:pos="709"/>
                    </w:tabs>
                    <w:contextualSpacing/>
                    <w:jc w:val="both"/>
                    <w:rPr>
                      <w:rFonts w:cs="Arial"/>
                      <w:sz w:val="16"/>
                      <w:szCs w:val="16"/>
                      <w:lang w:eastAsia="es-CO"/>
                    </w:rPr>
                  </w:pPr>
                  <w:r w:rsidRPr="006145DB">
                    <w:rPr>
                      <w:rFonts w:cs="Arial"/>
                      <w:sz w:val="16"/>
                      <w:szCs w:val="16"/>
                    </w:rPr>
                    <w:t>Cumplimiento del objetivo de la Modalidad.</w:t>
                  </w:r>
                </w:p>
              </w:tc>
              <w:tc>
                <w:tcPr>
                  <w:tcW w:w="1943" w:type="dxa"/>
                  <w:tcBorders>
                    <w:bottom w:val="single" w:sz="4" w:space="0" w:color="auto"/>
                  </w:tcBorders>
                  <w:vAlign w:val="center"/>
                </w:tcPr>
                <w:p w14:paraId="013E502E" w14:textId="77777777" w:rsidR="005408E4" w:rsidRPr="006145DB" w:rsidRDefault="005408E4" w:rsidP="005B435E">
                  <w:pPr>
                    <w:jc w:val="center"/>
                    <w:rPr>
                      <w:rFonts w:cs="Arial"/>
                      <w:strike/>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4E96ABB5"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bottom w:val="single" w:sz="4" w:space="0" w:color="auto"/>
                  </w:tcBorders>
                  <w:vAlign w:val="center"/>
                </w:tcPr>
                <w:p w14:paraId="05462509" w14:textId="77777777" w:rsidR="005408E4" w:rsidRPr="006145DB" w:rsidRDefault="005408E4" w:rsidP="005B435E">
                  <w:pPr>
                    <w:tabs>
                      <w:tab w:val="left" w:pos="709"/>
                      <w:tab w:val="left" w:pos="825"/>
                    </w:tabs>
                    <w:jc w:val="center"/>
                    <w:rPr>
                      <w:rFonts w:cs="Arial"/>
                      <w:strike/>
                      <w:sz w:val="16"/>
                      <w:szCs w:val="16"/>
                      <w:lang w:eastAsia="es-CO"/>
                    </w:rPr>
                  </w:pPr>
                  <w:r w:rsidRPr="006145DB">
                    <w:rPr>
                      <w:rFonts w:cs="Arial"/>
                      <w:sz w:val="16"/>
                      <w:szCs w:val="16"/>
                      <w:lang w:eastAsia="es-CO"/>
                    </w:rPr>
                    <w:t>Secretaría Distrital de Integración Social</w:t>
                  </w:r>
                </w:p>
              </w:tc>
            </w:tr>
            <w:tr w:rsidR="001E6473" w:rsidRPr="006145DB" w14:paraId="1F31856B" w14:textId="77777777" w:rsidTr="004B043E">
              <w:trPr>
                <w:trHeight w:val="206"/>
              </w:trPr>
              <w:tc>
                <w:tcPr>
                  <w:tcW w:w="2624" w:type="dxa"/>
                  <w:tcBorders>
                    <w:bottom w:val="nil"/>
                  </w:tcBorders>
                  <w:vAlign w:val="center"/>
                </w:tcPr>
                <w:p w14:paraId="0ECE8A49" w14:textId="77777777" w:rsidR="005408E4" w:rsidRPr="006145DB" w:rsidRDefault="005408E4" w:rsidP="005B435E">
                  <w:pPr>
                    <w:tabs>
                      <w:tab w:val="left" w:pos="709"/>
                    </w:tabs>
                    <w:contextualSpacing/>
                    <w:jc w:val="both"/>
                    <w:rPr>
                      <w:rFonts w:cs="Arial"/>
                      <w:sz w:val="16"/>
                      <w:szCs w:val="16"/>
                    </w:rPr>
                  </w:pPr>
                  <w:r w:rsidRPr="006145DB">
                    <w:rPr>
                      <w:rFonts w:cs="Arial"/>
                      <w:sz w:val="16"/>
                      <w:szCs w:val="16"/>
                    </w:rPr>
                    <w:t>Ausencia injustificada en las actividades programadas durante el tiempo definido en el plan de trabajo de la Modalidad.</w:t>
                  </w:r>
                </w:p>
              </w:tc>
              <w:tc>
                <w:tcPr>
                  <w:tcW w:w="1943" w:type="dxa"/>
                  <w:tcBorders>
                    <w:bottom w:val="nil"/>
                  </w:tcBorders>
                  <w:vAlign w:val="center"/>
                </w:tcPr>
                <w:p w14:paraId="249BC180" w14:textId="77777777" w:rsidR="005408E4" w:rsidRPr="006145DB" w:rsidRDefault="005408E4" w:rsidP="005B435E">
                  <w:pPr>
                    <w:jc w:val="center"/>
                    <w:rPr>
                      <w:rFonts w:cs="Arial"/>
                      <w:sz w:val="16"/>
                      <w:szCs w:val="16"/>
                      <w:lang w:eastAsia="es-CO"/>
                    </w:rPr>
                  </w:pPr>
                  <w:r w:rsidRPr="006145DB">
                    <w:rPr>
                      <w:rFonts w:cs="Arial"/>
                      <w:sz w:val="16"/>
                      <w:szCs w:val="16"/>
                    </w:rPr>
                    <w:t>Verificación en campo</w:t>
                  </w:r>
                </w:p>
              </w:tc>
              <w:tc>
                <w:tcPr>
                  <w:tcW w:w="1134" w:type="dxa"/>
                  <w:tcBorders>
                    <w:bottom w:val="nil"/>
                  </w:tcBorders>
                  <w:vAlign w:val="center"/>
                </w:tcPr>
                <w:p w14:paraId="065B2112" w14:textId="77777777" w:rsidR="005408E4" w:rsidRPr="006145DB" w:rsidRDefault="005408E4"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bottom w:val="nil"/>
                  </w:tcBorders>
                  <w:vAlign w:val="center"/>
                </w:tcPr>
                <w:p w14:paraId="711073A5" w14:textId="77777777" w:rsidR="005408E4" w:rsidRPr="006145DB" w:rsidRDefault="005408E4" w:rsidP="005B435E">
                  <w:pPr>
                    <w:pStyle w:val="Prrafodelista"/>
                    <w:tabs>
                      <w:tab w:val="left" w:pos="709"/>
                    </w:tabs>
                    <w:ind w:left="0"/>
                    <w:jc w:val="center"/>
                    <w:rPr>
                      <w:rFonts w:cs="Arial"/>
                      <w:sz w:val="16"/>
                      <w:szCs w:val="16"/>
                      <w:lang w:eastAsia="es-CO"/>
                    </w:rPr>
                  </w:pPr>
                  <w:r w:rsidRPr="006145DB">
                    <w:rPr>
                      <w:rFonts w:cs="Arial"/>
                      <w:sz w:val="16"/>
                      <w:szCs w:val="16"/>
                      <w:lang w:eastAsia="es-CO"/>
                    </w:rPr>
                    <w:t>Subdirección para la Vejez</w:t>
                  </w:r>
                </w:p>
              </w:tc>
            </w:tr>
          </w:tbl>
          <w:p w14:paraId="49D812BE" w14:textId="77777777" w:rsidR="005408E4" w:rsidRPr="006145DB" w:rsidRDefault="005408E4" w:rsidP="005B435E">
            <w:pPr>
              <w:tabs>
                <w:tab w:val="left" w:pos="709"/>
              </w:tabs>
              <w:spacing w:after="0" w:line="240" w:lineRule="auto"/>
              <w:contextualSpacing/>
              <w:jc w:val="center"/>
              <w:rPr>
                <w:rFonts w:cs="Arial"/>
                <w:sz w:val="16"/>
                <w:szCs w:val="16"/>
                <w:lang w:eastAsia="es-CO"/>
              </w:rPr>
            </w:pPr>
          </w:p>
        </w:tc>
      </w:tr>
      <w:tr w:rsidR="001E6473" w:rsidRPr="006145DB" w14:paraId="410C2F2C" w14:textId="77777777" w:rsidTr="00391A11">
        <w:trPr>
          <w:trHeight w:val="1659"/>
          <w:jc w:val="center"/>
        </w:trPr>
        <w:tc>
          <w:tcPr>
            <w:tcW w:w="1555" w:type="dxa"/>
            <w:vAlign w:val="center"/>
          </w:tcPr>
          <w:p w14:paraId="088684E2" w14:textId="77777777" w:rsidR="005408E4" w:rsidRPr="006145DB" w:rsidRDefault="005408E4" w:rsidP="005B435E">
            <w:pPr>
              <w:spacing w:after="0" w:line="240" w:lineRule="auto"/>
              <w:ind w:left="1"/>
              <w:contextualSpacing/>
              <w:rPr>
                <w:rFonts w:cs="Arial"/>
                <w:sz w:val="20"/>
                <w:szCs w:val="20"/>
                <w:lang w:eastAsia="es-CO"/>
              </w:rPr>
            </w:pPr>
            <w:r w:rsidRPr="006145DB">
              <w:rPr>
                <w:rFonts w:cs="Arial"/>
                <w:sz w:val="20"/>
                <w:szCs w:val="20"/>
                <w:lang w:eastAsia="es-CO"/>
              </w:rPr>
              <w:t>Restricciones y fuentes de información</w:t>
            </w:r>
          </w:p>
        </w:tc>
        <w:tc>
          <w:tcPr>
            <w:tcW w:w="7840" w:type="dxa"/>
            <w:vAlign w:val="center"/>
          </w:tcPr>
          <w:tbl>
            <w:tblPr>
              <w:tblStyle w:val="Tablaconcuadrcula"/>
              <w:tblW w:w="7549" w:type="dxa"/>
              <w:tblLayout w:type="fixed"/>
              <w:tblLook w:val="04A0" w:firstRow="1" w:lastRow="0" w:firstColumn="1" w:lastColumn="0" w:noHBand="0" w:noVBand="1"/>
            </w:tblPr>
            <w:tblGrid>
              <w:gridCol w:w="2629"/>
              <w:gridCol w:w="1943"/>
              <w:gridCol w:w="1134"/>
              <w:gridCol w:w="1843"/>
            </w:tblGrid>
            <w:tr w:rsidR="00902732" w:rsidRPr="006145DB" w14:paraId="7A9DEA28" w14:textId="77777777" w:rsidTr="004B043E">
              <w:tc>
                <w:tcPr>
                  <w:tcW w:w="2629" w:type="dxa"/>
                  <w:tcBorders>
                    <w:top w:val="nil"/>
                    <w:left w:val="nil"/>
                    <w:right w:val="nil"/>
                  </w:tcBorders>
                  <w:vAlign w:val="center"/>
                </w:tcPr>
                <w:p w14:paraId="23CFF3FB" w14:textId="77777777" w:rsidR="00902732" w:rsidRPr="006145DB" w:rsidRDefault="00902732" w:rsidP="005B435E">
                  <w:pPr>
                    <w:tabs>
                      <w:tab w:val="left" w:pos="709"/>
                    </w:tabs>
                    <w:contextualSpacing/>
                    <w:jc w:val="center"/>
                    <w:rPr>
                      <w:rFonts w:cs="Arial"/>
                      <w:bCs/>
                      <w:sz w:val="16"/>
                      <w:szCs w:val="16"/>
                      <w:lang w:eastAsia="es-CO"/>
                    </w:rPr>
                  </w:pPr>
                </w:p>
              </w:tc>
              <w:tc>
                <w:tcPr>
                  <w:tcW w:w="1943" w:type="dxa"/>
                  <w:tcBorders>
                    <w:top w:val="nil"/>
                    <w:left w:val="nil"/>
                    <w:right w:val="nil"/>
                  </w:tcBorders>
                  <w:vAlign w:val="center"/>
                </w:tcPr>
                <w:p w14:paraId="7BCFBB3F" w14:textId="77777777" w:rsidR="00902732" w:rsidRPr="006145DB" w:rsidRDefault="00902732" w:rsidP="005B435E">
                  <w:pPr>
                    <w:tabs>
                      <w:tab w:val="left" w:pos="709"/>
                    </w:tabs>
                    <w:contextualSpacing/>
                    <w:jc w:val="center"/>
                    <w:rPr>
                      <w:rFonts w:cs="Arial"/>
                      <w:bCs/>
                      <w:sz w:val="16"/>
                      <w:szCs w:val="16"/>
                      <w:lang w:eastAsia="es-CO"/>
                    </w:rPr>
                  </w:pPr>
                </w:p>
              </w:tc>
              <w:tc>
                <w:tcPr>
                  <w:tcW w:w="1134" w:type="dxa"/>
                  <w:tcBorders>
                    <w:top w:val="nil"/>
                    <w:left w:val="nil"/>
                    <w:right w:val="nil"/>
                  </w:tcBorders>
                  <w:vAlign w:val="center"/>
                </w:tcPr>
                <w:p w14:paraId="6B4F62A2" w14:textId="77777777" w:rsidR="00902732" w:rsidRPr="006145DB" w:rsidRDefault="00902732" w:rsidP="005B435E">
                  <w:pPr>
                    <w:tabs>
                      <w:tab w:val="left" w:pos="709"/>
                    </w:tabs>
                    <w:contextualSpacing/>
                    <w:jc w:val="center"/>
                    <w:rPr>
                      <w:rFonts w:cs="Arial"/>
                      <w:bCs/>
                      <w:sz w:val="16"/>
                      <w:szCs w:val="16"/>
                      <w:lang w:eastAsia="es-CO"/>
                    </w:rPr>
                  </w:pPr>
                </w:p>
              </w:tc>
              <w:tc>
                <w:tcPr>
                  <w:tcW w:w="1843" w:type="dxa"/>
                  <w:tcBorders>
                    <w:top w:val="nil"/>
                    <w:left w:val="nil"/>
                    <w:right w:val="nil"/>
                  </w:tcBorders>
                  <w:vAlign w:val="center"/>
                </w:tcPr>
                <w:p w14:paraId="5F87DFB4" w14:textId="77777777" w:rsidR="00902732" w:rsidRPr="006145DB" w:rsidRDefault="00902732" w:rsidP="005B435E">
                  <w:pPr>
                    <w:tabs>
                      <w:tab w:val="left" w:pos="709"/>
                    </w:tabs>
                    <w:contextualSpacing/>
                    <w:jc w:val="center"/>
                    <w:rPr>
                      <w:rFonts w:cs="Arial"/>
                      <w:bCs/>
                      <w:sz w:val="16"/>
                      <w:szCs w:val="16"/>
                      <w:lang w:eastAsia="es-CO"/>
                    </w:rPr>
                  </w:pPr>
                </w:p>
              </w:tc>
            </w:tr>
            <w:tr w:rsidR="001E6473" w:rsidRPr="006145DB" w14:paraId="58F10682" w14:textId="77777777" w:rsidTr="004B043E">
              <w:tc>
                <w:tcPr>
                  <w:tcW w:w="2629" w:type="dxa"/>
                  <w:vAlign w:val="center"/>
                </w:tcPr>
                <w:p w14:paraId="2BA494F1" w14:textId="77777777" w:rsidR="005408E4" w:rsidRPr="006145DB" w:rsidRDefault="005408E4" w:rsidP="005B435E">
                  <w:pPr>
                    <w:tabs>
                      <w:tab w:val="left" w:pos="709"/>
                    </w:tabs>
                    <w:contextualSpacing/>
                    <w:jc w:val="center"/>
                    <w:rPr>
                      <w:rFonts w:eastAsia="Calibri" w:cs="Arial"/>
                      <w:bCs/>
                      <w:sz w:val="16"/>
                      <w:szCs w:val="16"/>
                      <w:lang w:eastAsia="es-CO"/>
                    </w:rPr>
                  </w:pPr>
                  <w:r w:rsidRPr="006145DB">
                    <w:rPr>
                      <w:rFonts w:cs="Arial"/>
                      <w:bCs/>
                      <w:sz w:val="16"/>
                      <w:szCs w:val="16"/>
                      <w:lang w:eastAsia="es-CO"/>
                    </w:rPr>
                    <w:t>Restricciones</w:t>
                  </w:r>
                </w:p>
              </w:tc>
              <w:tc>
                <w:tcPr>
                  <w:tcW w:w="1943" w:type="dxa"/>
                  <w:vAlign w:val="center"/>
                </w:tcPr>
                <w:p w14:paraId="63F2A16D" w14:textId="77777777" w:rsidR="005408E4" w:rsidRPr="006145DB" w:rsidRDefault="005408E4" w:rsidP="005B435E">
                  <w:pPr>
                    <w:tabs>
                      <w:tab w:val="left" w:pos="709"/>
                    </w:tabs>
                    <w:contextualSpacing/>
                    <w:jc w:val="center"/>
                    <w:rPr>
                      <w:rFonts w:eastAsia="Calibri" w:cs="Arial"/>
                      <w:bCs/>
                      <w:sz w:val="16"/>
                      <w:szCs w:val="16"/>
                      <w:lang w:eastAsia="es-CO"/>
                    </w:rPr>
                  </w:pPr>
                  <w:r w:rsidRPr="006145DB">
                    <w:rPr>
                      <w:rFonts w:cs="Arial"/>
                      <w:bCs/>
                      <w:sz w:val="16"/>
                      <w:szCs w:val="16"/>
                      <w:lang w:eastAsia="es-CO"/>
                    </w:rPr>
                    <w:t>Fuente de Información</w:t>
                  </w:r>
                </w:p>
              </w:tc>
              <w:tc>
                <w:tcPr>
                  <w:tcW w:w="1134" w:type="dxa"/>
                  <w:vAlign w:val="center"/>
                </w:tcPr>
                <w:p w14:paraId="6E27B9CF" w14:textId="77777777" w:rsidR="005408E4" w:rsidRPr="006145DB" w:rsidRDefault="005408E4" w:rsidP="005B435E">
                  <w:pPr>
                    <w:tabs>
                      <w:tab w:val="left" w:pos="709"/>
                    </w:tabs>
                    <w:contextualSpacing/>
                    <w:jc w:val="center"/>
                    <w:rPr>
                      <w:rFonts w:eastAsia="Calibri" w:cs="Arial"/>
                      <w:bCs/>
                      <w:sz w:val="16"/>
                      <w:szCs w:val="16"/>
                      <w:lang w:eastAsia="es-CO"/>
                    </w:rPr>
                  </w:pPr>
                  <w:r w:rsidRPr="006145DB">
                    <w:rPr>
                      <w:rFonts w:cs="Arial"/>
                      <w:bCs/>
                      <w:sz w:val="16"/>
                      <w:szCs w:val="16"/>
                      <w:lang w:eastAsia="es-CO"/>
                    </w:rPr>
                    <w:t>Periodicidad</w:t>
                  </w:r>
                </w:p>
              </w:tc>
              <w:tc>
                <w:tcPr>
                  <w:tcW w:w="1843" w:type="dxa"/>
                  <w:vAlign w:val="center"/>
                </w:tcPr>
                <w:p w14:paraId="05102F3E" w14:textId="77777777" w:rsidR="005408E4" w:rsidRPr="006145DB" w:rsidRDefault="005408E4" w:rsidP="005B435E">
                  <w:pPr>
                    <w:tabs>
                      <w:tab w:val="left" w:pos="709"/>
                    </w:tabs>
                    <w:contextualSpacing/>
                    <w:jc w:val="center"/>
                    <w:rPr>
                      <w:rFonts w:eastAsia="Calibri" w:cs="Arial"/>
                      <w:bCs/>
                      <w:sz w:val="16"/>
                      <w:szCs w:val="16"/>
                      <w:lang w:eastAsia="es-CO"/>
                    </w:rPr>
                  </w:pPr>
                  <w:r w:rsidRPr="006145DB">
                    <w:rPr>
                      <w:rFonts w:cs="Arial"/>
                      <w:bCs/>
                      <w:sz w:val="16"/>
                      <w:szCs w:val="16"/>
                      <w:lang w:eastAsia="es-CO"/>
                    </w:rPr>
                    <w:t>Administrador</w:t>
                  </w:r>
                </w:p>
              </w:tc>
            </w:tr>
            <w:tr w:rsidR="001E6473" w:rsidRPr="006145DB" w14:paraId="33181B1B" w14:textId="77777777" w:rsidTr="004B043E">
              <w:tc>
                <w:tcPr>
                  <w:tcW w:w="2629" w:type="dxa"/>
                  <w:vAlign w:val="center"/>
                </w:tcPr>
                <w:p w14:paraId="319390C7" w14:textId="77777777" w:rsidR="005408E4" w:rsidRPr="006145DB" w:rsidRDefault="005408E4" w:rsidP="005B435E">
                  <w:pPr>
                    <w:tabs>
                      <w:tab w:val="left" w:pos="709"/>
                    </w:tabs>
                    <w:contextualSpacing/>
                    <w:jc w:val="both"/>
                    <w:rPr>
                      <w:rFonts w:eastAsia="Calibri" w:cs="Arial"/>
                      <w:sz w:val="16"/>
                      <w:szCs w:val="16"/>
                      <w:lang w:eastAsia="es-CO"/>
                    </w:rPr>
                  </w:pPr>
                  <w:r w:rsidRPr="006145DB">
                    <w:rPr>
                      <w:rFonts w:cs="Arial"/>
                      <w:sz w:val="16"/>
                      <w:szCs w:val="16"/>
                    </w:rPr>
                    <w:t>Servicio Comunidad de Cuidado.</w:t>
                  </w:r>
                </w:p>
              </w:tc>
              <w:tc>
                <w:tcPr>
                  <w:tcW w:w="1943" w:type="dxa"/>
                  <w:vAlign w:val="center"/>
                </w:tcPr>
                <w:p w14:paraId="0525FD2F"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cs="Arial"/>
                      <w:sz w:val="16"/>
                      <w:szCs w:val="16"/>
                      <w:lang w:eastAsia="es-CO"/>
                    </w:rPr>
                    <w:t>SIRBE</w:t>
                  </w:r>
                </w:p>
              </w:tc>
              <w:tc>
                <w:tcPr>
                  <w:tcW w:w="1134" w:type="dxa"/>
                  <w:vAlign w:val="center"/>
                </w:tcPr>
                <w:p w14:paraId="1D6EB437"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eastAsia="Calibri" w:cs="Arial"/>
                      <w:sz w:val="16"/>
                      <w:szCs w:val="16"/>
                      <w:lang w:eastAsia="es-CO"/>
                    </w:rPr>
                    <w:t>Demanda</w:t>
                  </w:r>
                </w:p>
              </w:tc>
              <w:tc>
                <w:tcPr>
                  <w:tcW w:w="1843" w:type="dxa"/>
                  <w:vAlign w:val="center"/>
                </w:tcPr>
                <w:p w14:paraId="3B04680A"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cs="Arial"/>
                      <w:sz w:val="16"/>
                      <w:szCs w:val="16"/>
                      <w:lang w:eastAsia="es-CO"/>
                    </w:rPr>
                    <w:t>Secretaría Distrital de Integración Social</w:t>
                  </w:r>
                </w:p>
              </w:tc>
            </w:tr>
            <w:tr w:rsidR="001E6473" w:rsidRPr="006145DB" w14:paraId="529476D9" w14:textId="77777777" w:rsidTr="004B043E">
              <w:tc>
                <w:tcPr>
                  <w:tcW w:w="2629" w:type="dxa"/>
                  <w:vAlign w:val="center"/>
                </w:tcPr>
                <w:p w14:paraId="3ED49B9F" w14:textId="77777777" w:rsidR="005408E4" w:rsidRPr="006145DB" w:rsidRDefault="005408E4" w:rsidP="005B435E">
                  <w:pPr>
                    <w:tabs>
                      <w:tab w:val="left" w:pos="709"/>
                    </w:tabs>
                    <w:contextualSpacing/>
                    <w:jc w:val="both"/>
                    <w:rPr>
                      <w:rFonts w:eastAsia="Calibri" w:cs="Arial"/>
                      <w:sz w:val="16"/>
                      <w:szCs w:val="16"/>
                      <w:lang w:eastAsia="es-CO"/>
                    </w:rPr>
                  </w:pPr>
                  <w:r w:rsidRPr="006145DB">
                    <w:rPr>
                      <w:rFonts w:cs="Arial"/>
                      <w:sz w:val="16"/>
                      <w:szCs w:val="16"/>
                    </w:rPr>
                    <w:t>Servicio Centro Día Casa de la Sabiduría.</w:t>
                  </w:r>
                </w:p>
              </w:tc>
              <w:tc>
                <w:tcPr>
                  <w:tcW w:w="1943" w:type="dxa"/>
                  <w:vAlign w:val="center"/>
                </w:tcPr>
                <w:p w14:paraId="7D63012B"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cs="Arial"/>
                      <w:sz w:val="16"/>
                      <w:szCs w:val="16"/>
                      <w:lang w:eastAsia="es-CO"/>
                    </w:rPr>
                    <w:t>SIRBE</w:t>
                  </w:r>
                </w:p>
              </w:tc>
              <w:tc>
                <w:tcPr>
                  <w:tcW w:w="1134" w:type="dxa"/>
                  <w:vAlign w:val="center"/>
                </w:tcPr>
                <w:p w14:paraId="5A30C9BA"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eastAsia="Calibri" w:cs="Arial"/>
                      <w:sz w:val="16"/>
                      <w:szCs w:val="16"/>
                      <w:lang w:eastAsia="es-CO"/>
                    </w:rPr>
                    <w:t>Demanda</w:t>
                  </w:r>
                </w:p>
              </w:tc>
              <w:tc>
                <w:tcPr>
                  <w:tcW w:w="1843" w:type="dxa"/>
                  <w:vAlign w:val="center"/>
                </w:tcPr>
                <w:p w14:paraId="1CB7CF32"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cs="Arial"/>
                      <w:sz w:val="16"/>
                      <w:szCs w:val="16"/>
                      <w:lang w:eastAsia="es-CO"/>
                    </w:rPr>
                    <w:t>Secretaría Distrital de Integración Social</w:t>
                  </w:r>
                </w:p>
              </w:tc>
            </w:tr>
            <w:tr w:rsidR="001E6473" w:rsidRPr="006145DB" w14:paraId="0F2F131A" w14:textId="77777777" w:rsidTr="004B043E">
              <w:tc>
                <w:tcPr>
                  <w:tcW w:w="2629" w:type="dxa"/>
                  <w:tcBorders>
                    <w:bottom w:val="single" w:sz="4" w:space="0" w:color="auto"/>
                  </w:tcBorders>
                  <w:vAlign w:val="center"/>
                </w:tcPr>
                <w:p w14:paraId="24A039D3" w14:textId="77777777" w:rsidR="005408E4" w:rsidRPr="006145DB" w:rsidRDefault="005408E4" w:rsidP="005B435E">
                  <w:pPr>
                    <w:tabs>
                      <w:tab w:val="left" w:pos="709"/>
                    </w:tabs>
                    <w:contextualSpacing/>
                    <w:jc w:val="both"/>
                    <w:rPr>
                      <w:rFonts w:eastAsia="Calibri" w:cs="Arial"/>
                      <w:sz w:val="16"/>
                      <w:szCs w:val="16"/>
                      <w:lang w:eastAsia="es-CO"/>
                    </w:rPr>
                  </w:pPr>
                  <w:r w:rsidRPr="006145DB">
                    <w:rPr>
                      <w:rFonts w:cs="Arial"/>
                      <w:sz w:val="16"/>
                      <w:szCs w:val="16"/>
                    </w:rPr>
                    <w:t>Servicio Centro Día a tu Casa</w:t>
                  </w:r>
                </w:p>
              </w:tc>
              <w:tc>
                <w:tcPr>
                  <w:tcW w:w="1943" w:type="dxa"/>
                  <w:tcBorders>
                    <w:bottom w:val="single" w:sz="4" w:space="0" w:color="auto"/>
                  </w:tcBorders>
                  <w:vAlign w:val="center"/>
                </w:tcPr>
                <w:p w14:paraId="31D72912"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264F7414"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eastAsia="Calibri" w:cs="Arial"/>
                      <w:sz w:val="16"/>
                      <w:szCs w:val="16"/>
                      <w:lang w:eastAsia="es-CO"/>
                    </w:rPr>
                    <w:t>Demanda</w:t>
                  </w:r>
                </w:p>
              </w:tc>
              <w:tc>
                <w:tcPr>
                  <w:tcW w:w="1843" w:type="dxa"/>
                  <w:tcBorders>
                    <w:bottom w:val="single" w:sz="4" w:space="0" w:color="auto"/>
                  </w:tcBorders>
                  <w:vAlign w:val="center"/>
                </w:tcPr>
                <w:p w14:paraId="5124E341" w14:textId="77777777" w:rsidR="005408E4" w:rsidRPr="006145DB" w:rsidRDefault="005408E4" w:rsidP="005B435E">
                  <w:pPr>
                    <w:tabs>
                      <w:tab w:val="left" w:pos="709"/>
                    </w:tabs>
                    <w:contextualSpacing/>
                    <w:jc w:val="center"/>
                    <w:rPr>
                      <w:rFonts w:eastAsia="Calibri" w:cs="Arial"/>
                      <w:sz w:val="16"/>
                      <w:szCs w:val="16"/>
                      <w:lang w:eastAsia="es-CO"/>
                    </w:rPr>
                  </w:pPr>
                  <w:r w:rsidRPr="006145DB">
                    <w:rPr>
                      <w:rFonts w:cs="Arial"/>
                      <w:sz w:val="16"/>
                      <w:szCs w:val="16"/>
                      <w:lang w:eastAsia="es-CO"/>
                    </w:rPr>
                    <w:t>Secretaría Distrital de Integración Social</w:t>
                  </w:r>
                </w:p>
              </w:tc>
            </w:tr>
            <w:tr w:rsidR="00902732" w:rsidRPr="006145DB" w14:paraId="0C7F0E62" w14:textId="77777777" w:rsidTr="004B043E">
              <w:tc>
                <w:tcPr>
                  <w:tcW w:w="2629" w:type="dxa"/>
                  <w:tcBorders>
                    <w:left w:val="nil"/>
                    <w:bottom w:val="nil"/>
                    <w:right w:val="nil"/>
                  </w:tcBorders>
                  <w:vAlign w:val="center"/>
                </w:tcPr>
                <w:p w14:paraId="2B5AF9B9" w14:textId="77777777" w:rsidR="00902732" w:rsidRPr="006145DB" w:rsidRDefault="00902732" w:rsidP="005B435E">
                  <w:pPr>
                    <w:tabs>
                      <w:tab w:val="left" w:pos="709"/>
                    </w:tabs>
                    <w:contextualSpacing/>
                    <w:jc w:val="both"/>
                    <w:rPr>
                      <w:rFonts w:cs="Arial"/>
                      <w:sz w:val="16"/>
                      <w:szCs w:val="16"/>
                    </w:rPr>
                  </w:pPr>
                </w:p>
              </w:tc>
              <w:tc>
                <w:tcPr>
                  <w:tcW w:w="1943" w:type="dxa"/>
                  <w:tcBorders>
                    <w:left w:val="nil"/>
                    <w:bottom w:val="nil"/>
                    <w:right w:val="nil"/>
                  </w:tcBorders>
                  <w:vAlign w:val="center"/>
                </w:tcPr>
                <w:p w14:paraId="5C2AF443" w14:textId="77777777" w:rsidR="00902732" w:rsidRPr="006145DB" w:rsidRDefault="00902732" w:rsidP="005B435E">
                  <w:pPr>
                    <w:tabs>
                      <w:tab w:val="left" w:pos="709"/>
                    </w:tabs>
                    <w:contextualSpacing/>
                    <w:jc w:val="center"/>
                    <w:rPr>
                      <w:rFonts w:cs="Arial"/>
                      <w:sz w:val="16"/>
                      <w:szCs w:val="16"/>
                      <w:lang w:eastAsia="es-CO"/>
                    </w:rPr>
                  </w:pPr>
                </w:p>
              </w:tc>
              <w:tc>
                <w:tcPr>
                  <w:tcW w:w="1134" w:type="dxa"/>
                  <w:tcBorders>
                    <w:left w:val="nil"/>
                    <w:bottom w:val="nil"/>
                    <w:right w:val="nil"/>
                  </w:tcBorders>
                  <w:vAlign w:val="center"/>
                </w:tcPr>
                <w:p w14:paraId="76E9A82C" w14:textId="77777777" w:rsidR="00902732" w:rsidRPr="006145DB" w:rsidRDefault="00902732" w:rsidP="005B435E">
                  <w:pPr>
                    <w:tabs>
                      <w:tab w:val="left" w:pos="709"/>
                    </w:tabs>
                    <w:contextualSpacing/>
                    <w:jc w:val="center"/>
                    <w:rPr>
                      <w:rFonts w:eastAsia="Calibri" w:cs="Arial"/>
                      <w:sz w:val="16"/>
                      <w:szCs w:val="16"/>
                      <w:lang w:eastAsia="es-CO"/>
                    </w:rPr>
                  </w:pPr>
                </w:p>
              </w:tc>
              <w:tc>
                <w:tcPr>
                  <w:tcW w:w="1843" w:type="dxa"/>
                  <w:tcBorders>
                    <w:left w:val="nil"/>
                    <w:bottom w:val="nil"/>
                    <w:right w:val="nil"/>
                  </w:tcBorders>
                  <w:vAlign w:val="center"/>
                </w:tcPr>
                <w:p w14:paraId="7CE58728" w14:textId="77777777" w:rsidR="00902732" w:rsidRPr="006145DB" w:rsidRDefault="00902732" w:rsidP="005B435E">
                  <w:pPr>
                    <w:tabs>
                      <w:tab w:val="left" w:pos="709"/>
                    </w:tabs>
                    <w:contextualSpacing/>
                    <w:jc w:val="center"/>
                    <w:rPr>
                      <w:rFonts w:cs="Arial"/>
                      <w:sz w:val="16"/>
                      <w:szCs w:val="16"/>
                      <w:lang w:eastAsia="es-CO"/>
                    </w:rPr>
                  </w:pPr>
                </w:p>
              </w:tc>
            </w:tr>
          </w:tbl>
          <w:p w14:paraId="1BFC81CC" w14:textId="77777777" w:rsidR="005408E4" w:rsidRPr="006145DB" w:rsidRDefault="005408E4" w:rsidP="005B435E">
            <w:pPr>
              <w:tabs>
                <w:tab w:val="left" w:pos="709"/>
              </w:tabs>
              <w:spacing w:after="0" w:line="240" w:lineRule="auto"/>
              <w:contextualSpacing/>
              <w:jc w:val="center"/>
              <w:rPr>
                <w:rFonts w:cs="Arial"/>
                <w:sz w:val="20"/>
                <w:szCs w:val="20"/>
                <w:lang w:eastAsia="es-CO"/>
              </w:rPr>
            </w:pPr>
          </w:p>
        </w:tc>
      </w:tr>
      <w:tr w:rsidR="001E6473" w:rsidRPr="006145DB" w14:paraId="5DB95299" w14:textId="77777777" w:rsidTr="00391A11">
        <w:trPr>
          <w:trHeight w:val="303"/>
          <w:jc w:val="center"/>
        </w:trPr>
        <w:tc>
          <w:tcPr>
            <w:tcW w:w="1555" w:type="dxa"/>
            <w:vAlign w:val="center"/>
          </w:tcPr>
          <w:p w14:paraId="0B7A9071" w14:textId="77777777" w:rsidR="005408E4" w:rsidRPr="006145DB" w:rsidRDefault="005408E4" w:rsidP="005B435E">
            <w:pPr>
              <w:spacing w:after="0" w:line="240" w:lineRule="auto"/>
              <w:ind w:left="287" w:hanging="286"/>
              <w:contextualSpacing/>
              <w:rPr>
                <w:rFonts w:cs="Arial"/>
                <w:sz w:val="20"/>
                <w:szCs w:val="20"/>
                <w:lang w:eastAsia="es-CO"/>
              </w:rPr>
            </w:pPr>
            <w:r w:rsidRPr="006145DB">
              <w:rPr>
                <w:rFonts w:cs="Arial"/>
                <w:sz w:val="20"/>
                <w:szCs w:val="20"/>
                <w:lang w:eastAsia="es-CO"/>
              </w:rPr>
              <w:t>Ejecución</w:t>
            </w:r>
          </w:p>
        </w:tc>
        <w:tc>
          <w:tcPr>
            <w:tcW w:w="7840" w:type="dxa"/>
          </w:tcPr>
          <w:p w14:paraId="7803F047" w14:textId="77777777" w:rsidR="005408E4" w:rsidRPr="006145DB" w:rsidRDefault="005408E4"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Las personas mayores que participen en la Modalidad recibirán atención interdisciplinaria orientada al fomento de su desarrollo integral, con énfasis en los derechos culturales, artísticos y recreativos, de carácter flexible, que se brinda en espacios públicos, barriales, comunitarios, instalaciones y equipamientos disponibles en la ciudad, así como atención diferencial en las zonas rurales de la ciudad. Lo anterior, incluye las siguientes atenciones que se encuentran relacionadas con los servicios mínimos establecidos en la Ley 1276 de 2009, acorde con la implementación técnica y operativa que se defina al interior de la modalidad: </w:t>
            </w:r>
          </w:p>
          <w:p w14:paraId="4A25BA98" w14:textId="77777777" w:rsidR="005408E4" w:rsidRPr="006145DB" w:rsidRDefault="005408E4" w:rsidP="005B435E">
            <w:pPr>
              <w:tabs>
                <w:tab w:val="left" w:pos="709"/>
              </w:tabs>
              <w:spacing w:after="0" w:line="240" w:lineRule="auto"/>
              <w:contextualSpacing/>
              <w:jc w:val="both"/>
              <w:rPr>
                <w:rFonts w:cs="Arial"/>
                <w:sz w:val="20"/>
                <w:szCs w:val="20"/>
                <w:lang w:eastAsia="es-CO"/>
              </w:rPr>
            </w:pPr>
          </w:p>
          <w:p w14:paraId="24743B27"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Actividades recreativas y culturales.  </w:t>
            </w:r>
          </w:p>
          <w:p w14:paraId="1A0E0A28"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 xml:space="preserve">Actividades físicas, deportivas y de interacción social.   </w:t>
            </w:r>
          </w:p>
          <w:p w14:paraId="27A862D8"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Actividades ocupacionales, cognitivas o productivas de acuerdo con los talentos, gustos y preferencias.  </w:t>
            </w:r>
          </w:p>
          <w:p w14:paraId="01E4C8CC"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Encuentros intergeneracionales.   </w:t>
            </w:r>
          </w:p>
          <w:p w14:paraId="40F7E2CC"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Creación, fortalecimiento y consolidación de redes de apoyo. </w:t>
            </w:r>
          </w:p>
          <w:p w14:paraId="00C477CB"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 xml:space="preserve">Apoyo alimentario, de acuerdo con lo definido por la Entidad </w:t>
            </w:r>
          </w:p>
          <w:p w14:paraId="0C345C66" w14:textId="77777777" w:rsidR="005408E4" w:rsidRPr="006145DB" w:rsidRDefault="005408E4" w:rsidP="005B435E">
            <w:pPr>
              <w:pStyle w:val="Prrafodelista"/>
              <w:tabs>
                <w:tab w:val="left" w:pos="709"/>
              </w:tabs>
              <w:spacing w:after="0" w:line="240" w:lineRule="auto"/>
              <w:ind w:left="0"/>
              <w:jc w:val="both"/>
              <w:rPr>
                <w:rFonts w:cs="Arial"/>
                <w:sz w:val="20"/>
                <w:szCs w:val="20"/>
                <w:lang w:eastAsia="es-CO"/>
              </w:rPr>
            </w:pPr>
            <w:r w:rsidRPr="006145DB">
              <w:rPr>
                <w:rFonts w:cs="Arial"/>
                <w:sz w:val="20"/>
                <w:szCs w:val="20"/>
                <w:lang w:eastAsia="es-CO"/>
              </w:rPr>
              <w:t xml:space="preserve">En articulación con los diferentes actores o entidades se facilita el acceso a: </w:t>
            </w:r>
          </w:p>
          <w:p w14:paraId="7D0C82F4" w14:textId="77777777" w:rsidR="005408E4" w:rsidRPr="006145DB" w:rsidRDefault="005408E4">
            <w:pPr>
              <w:pStyle w:val="Prrafodelista"/>
              <w:numPr>
                <w:ilvl w:val="0"/>
                <w:numId w:val="56"/>
              </w:numPr>
              <w:tabs>
                <w:tab w:val="left" w:pos="709"/>
              </w:tabs>
              <w:spacing w:after="0" w:line="240" w:lineRule="auto"/>
              <w:jc w:val="both"/>
              <w:rPr>
                <w:rFonts w:cs="Arial"/>
                <w:sz w:val="20"/>
                <w:szCs w:val="20"/>
                <w:lang w:eastAsia="es-CO"/>
              </w:rPr>
            </w:pPr>
            <w:r w:rsidRPr="006145DB">
              <w:rPr>
                <w:rFonts w:cs="Arial"/>
                <w:sz w:val="20"/>
                <w:szCs w:val="20"/>
                <w:lang w:eastAsia="es-CO"/>
              </w:rPr>
              <w:t xml:space="preserve">Atención primaria en salud mediante la promoción de habilidades y capacidades, factores protectores y de riesgo, estilos de vida saludable y referenciación a los servicios de salud o aseguramiento, cuando se requiera. </w:t>
            </w:r>
          </w:p>
          <w:p w14:paraId="6408D8B4"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Promoción del trabajo asociativo a través acciones pedagógicas para el fortalecimiento de capacidades y habilidades.</w:t>
            </w:r>
          </w:p>
          <w:p w14:paraId="426E5A37"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Promover el acceso a tecnologías de información y comunicación.</w:t>
            </w:r>
          </w:p>
          <w:p w14:paraId="1E87CE3E" w14:textId="77777777" w:rsidR="005408E4" w:rsidRPr="006145DB" w:rsidRDefault="005408E4">
            <w:pPr>
              <w:pStyle w:val="Prrafodelista"/>
              <w:numPr>
                <w:ilvl w:val="0"/>
                <w:numId w:val="54"/>
              </w:numPr>
              <w:tabs>
                <w:tab w:val="left" w:pos="709"/>
              </w:tabs>
              <w:spacing w:after="0" w:line="240" w:lineRule="auto"/>
              <w:jc w:val="both"/>
              <w:rPr>
                <w:rFonts w:cs="Arial"/>
                <w:sz w:val="20"/>
                <w:szCs w:val="20"/>
                <w:lang w:eastAsia="es-CO"/>
              </w:rPr>
            </w:pPr>
            <w:r w:rsidRPr="006145DB">
              <w:rPr>
                <w:rFonts w:cs="Arial"/>
                <w:sz w:val="20"/>
                <w:szCs w:val="20"/>
                <w:lang w:eastAsia="es-CO"/>
              </w:rPr>
              <w:t xml:space="preserve">Auxilio exequial en los casos requeridos, brindado por el servicio de respuesta social. </w:t>
            </w:r>
          </w:p>
          <w:p w14:paraId="5AFFE754" w14:textId="77777777" w:rsidR="005408E4" w:rsidRPr="006145DB" w:rsidRDefault="005408E4" w:rsidP="005B435E">
            <w:pPr>
              <w:tabs>
                <w:tab w:val="left" w:pos="709"/>
              </w:tabs>
              <w:spacing w:after="0" w:line="240" w:lineRule="auto"/>
              <w:jc w:val="both"/>
              <w:rPr>
                <w:rFonts w:cs="Arial"/>
                <w:sz w:val="20"/>
                <w:szCs w:val="20"/>
                <w:lang w:eastAsia="es-CO"/>
              </w:rPr>
            </w:pPr>
          </w:p>
          <w:p w14:paraId="400DDC32" w14:textId="77777777" w:rsidR="006C6798" w:rsidRPr="006145DB" w:rsidRDefault="005408E4"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La población objetivo de la modalidad que cuente con ingresos económicos permanentes, pensión de vejez, invalidez, familiar, sobrevivencia o sustituciones reportadas por la persona mayor, podrá ingresar según la disponibilidad de cupos, sin embargo, no podrá recibir los siguientes beneficios en caso de que la modalidad los oferte: </w:t>
            </w:r>
          </w:p>
          <w:p w14:paraId="772CB8A9" w14:textId="6EC552C3" w:rsidR="005408E4" w:rsidRPr="006145DB" w:rsidRDefault="005408E4"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w:t>
            </w:r>
          </w:p>
          <w:p w14:paraId="09B533EB" w14:textId="77777777" w:rsidR="005408E4" w:rsidRPr="006145DB" w:rsidRDefault="005408E4">
            <w:pPr>
              <w:pStyle w:val="Prrafodelista"/>
              <w:numPr>
                <w:ilvl w:val="0"/>
                <w:numId w:val="55"/>
              </w:numPr>
              <w:tabs>
                <w:tab w:val="left" w:pos="709"/>
              </w:tabs>
              <w:spacing w:after="0" w:line="240" w:lineRule="auto"/>
              <w:jc w:val="both"/>
              <w:rPr>
                <w:rFonts w:cs="Arial"/>
                <w:sz w:val="20"/>
                <w:szCs w:val="20"/>
                <w:lang w:eastAsia="es-CO"/>
              </w:rPr>
            </w:pPr>
            <w:r w:rsidRPr="006145DB">
              <w:rPr>
                <w:rFonts w:cs="Arial"/>
                <w:sz w:val="20"/>
                <w:szCs w:val="20"/>
                <w:lang w:eastAsia="es-CO"/>
              </w:rPr>
              <w:t>Bonos canjeables por alimentos, canastas y paquetes alimentarios. </w:t>
            </w:r>
          </w:p>
          <w:p w14:paraId="0795700D" w14:textId="77777777" w:rsidR="005408E4" w:rsidRPr="006145DB" w:rsidRDefault="005408E4">
            <w:pPr>
              <w:pStyle w:val="Prrafodelista"/>
              <w:numPr>
                <w:ilvl w:val="0"/>
                <w:numId w:val="55"/>
              </w:numPr>
              <w:tabs>
                <w:tab w:val="left" w:pos="709"/>
              </w:tabs>
              <w:spacing w:after="0" w:line="240" w:lineRule="auto"/>
              <w:jc w:val="both"/>
              <w:rPr>
                <w:rFonts w:cs="Arial"/>
                <w:sz w:val="20"/>
                <w:szCs w:val="20"/>
                <w:lang w:eastAsia="es-CO"/>
              </w:rPr>
            </w:pPr>
            <w:r w:rsidRPr="006145DB">
              <w:rPr>
                <w:rFonts w:cs="Arial"/>
                <w:sz w:val="20"/>
                <w:szCs w:val="20"/>
                <w:lang w:eastAsia="es-CO"/>
              </w:rPr>
              <w:t xml:space="preserve">Apoyo económico o en especie, a iniciativas productivas.    </w:t>
            </w:r>
          </w:p>
          <w:p w14:paraId="0AF8669C" w14:textId="77777777" w:rsidR="005408E4" w:rsidRPr="006145DB" w:rsidRDefault="005408E4">
            <w:pPr>
              <w:pStyle w:val="Prrafodelista"/>
              <w:numPr>
                <w:ilvl w:val="0"/>
                <w:numId w:val="55"/>
              </w:numPr>
              <w:tabs>
                <w:tab w:val="left" w:pos="709"/>
              </w:tabs>
              <w:spacing w:after="0" w:line="240" w:lineRule="auto"/>
              <w:jc w:val="both"/>
              <w:rPr>
                <w:rFonts w:cs="Arial"/>
                <w:sz w:val="20"/>
                <w:szCs w:val="20"/>
                <w:lang w:eastAsia="es-CO"/>
              </w:rPr>
            </w:pPr>
            <w:r w:rsidRPr="006145DB">
              <w:rPr>
                <w:rFonts w:cs="Arial"/>
                <w:sz w:val="20"/>
                <w:szCs w:val="20"/>
                <w:lang w:eastAsia="es-CO"/>
              </w:rPr>
              <w:t xml:space="preserve">Auxilio exequial en los casos requeridos, brindado por el servicio de respuesta social.  </w:t>
            </w:r>
          </w:p>
          <w:p w14:paraId="768537E0" w14:textId="77777777" w:rsidR="005408E4" w:rsidRPr="006145DB" w:rsidRDefault="005408E4" w:rsidP="005B435E">
            <w:pPr>
              <w:tabs>
                <w:tab w:val="left" w:pos="709"/>
              </w:tabs>
              <w:spacing w:after="0" w:line="240" w:lineRule="auto"/>
              <w:jc w:val="both"/>
              <w:rPr>
                <w:rFonts w:cs="Arial"/>
                <w:sz w:val="20"/>
                <w:szCs w:val="20"/>
                <w:lang w:eastAsia="es-CO"/>
              </w:rPr>
            </w:pPr>
          </w:p>
          <w:p w14:paraId="52B05F00" w14:textId="5DE6B8A6" w:rsidR="005408E4" w:rsidRPr="006145DB" w:rsidRDefault="005408E4" w:rsidP="005B435E">
            <w:pPr>
              <w:tabs>
                <w:tab w:val="left" w:pos="709"/>
              </w:tabs>
              <w:spacing w:after="0" w:line="240" w:lineRule="auto"/>
              <w:jc w:val="both"/>
              <w:rPr>
                <w:rFonts w:cs="Arial"/>
                <w:sz w:val="20"/>
                <w:szCs w:val="20"/>
                <w:lang w:eastAsia="es-CO"/>
              </w:rPr>
            </w:pPr>
            <w:r w:rsidRPr="006145DB">
              <w:rPr>
                <w:rFonts w:cs="Arial"/>
                <w:sz w:val="20"/>
                <w:szCs w:val="20"/>
                <w:lang w:eastAsia="es-CO"/>
              </w:rPr>
              <w:t>Acorde con la oferta, los espacios públicos, barriales, comunitarios, instalaciones y equipamientos disponibles en la ciudad en los cuales puede operar la Modalidad Centro Día al Barrio, hacen referencia únicamente a espacios extramurales que no impliquen infraestructuras institucionales como lo son las Casas de la Sabiduría y las Instituciones de Atención y Protección Integral de Personas Mayores en Modalidad de Larga Estancia, de igual forma, las acciones desarrolladas desde la Modalidad Centro Día al Barrio son diferenciales, poblacionales y flexibles para dar respuesta a la ampliación de la cobertura y el acercamiento institucional en los barrios, haciéndose énfasis en los derechos artísticos, culturales y recreativos, así mismo se implementa teniendo en cuenta las diferentes dinámicas territoriales.</w:t>
            </w:r>
          </w:p>
          <w:p w14:paraId="4EA686E0" w14:textId="77777777" w:rsidR="004852EB" w:rsidRPr="006145DB" w:rsidRDefault="004852EB" w:rsidP="005B435E">
            <w:pPr>
              <w:spacing w:after="0" w:line="240" w:lineRule="auto"/>
              <w:contextualSpacing/>
              <w:jc w:val="both"/>
              <w:rPr>
                <w:rFonts w:cs="Arial"/>
                <w:sz w:val="20"/>
                <w:szCs w:val="20"/>
                <w:lang w:eastAsia="es-CO"/>
              </w:rPr>
            </w:pPr>
          </w:p>
          <w:p w14:paraId="53397138" w14:textId="05093E45" w:rsidR="005408E4" w:rsidRPr="006145DB" w:rsidRDefault="005408E4" w:rsidP="005B435E">
            <w:pPr>
              <w:spacing w:after="0" w:line="240" w:lineRule="auto"/>
              <w:contextualSpacing/>
              <w:jc w:val="both"/>
              <w:rPr>
                <w:rFonts w:cs="Arial"/>
                <w:sz w:val="20"/>
                <w:szCs w:val="20"/>
                <w:lang w:eastAsia="es-CO"/>
              </w:rPr>
            </w:pPr>
            <w:r w:rsidRPr="006145DB">
              <w:rPr>
                <w:rFonts w:cs="Arial"/>
                <w:sz w:val="20"/>
                <w:szCs w:val="20"/>
                <w:lang w:eastAsia="es-CO"/>
              </w:rPr>
              <w:t>En caso de interrupción parcial o total en la prestación de la Modalidad Centro Día al Barrio, se implementará el plan operativo correspondiente.</w:t>
            </w:r>
          </w:p>
        </w:tc>
      </w:tr>
      <w:tr w:rsidR="001E6473" w:rsidRPr="006145DB" w14:paraId="7C72DF20" w14:textId="77777777" w:rsidTr="00391A11">
        <w:trPr>
          <w:trHeight w:val="983"/>
          <w:jc w:val="center"/>
        </w:trPr>
        <w:tc>
          <w:tcPr>
            <w:tcW w:w="1555" w:type="dxa"/>
            <w:vAlign w:val="center"/>
          </w:tcPr>
          <w:p w14:paraId="29A2AEF2" w14:textId="77777777" w:rsidR="005408E4" w:rsidRPr="006145DB" w:rsidRDefault="005408E4" w:rsidP="005B435E">
            <w:pPr>
              <w:spacing w:after="0" w:line="240" w:lineRule="auto"/>
              <w:contextualSpacing/>
              <w:rPr>
                <w:rFonts w:cs="Arial"/>
                <w:sz w:val="20"/>
                <w:szCs w:val="20"/>
                <w:lang w:eastAsia="es-CO"/>
              </w:rPr>
            </w:pPr>
            <w:r w:rsidRPr="006145DB">
              <w:rPr>
                <w:rFonts w:cs="Arial"/>
                <w:sz w:val="20"/>
                <w:szCs w:val="20"/>
                <w:lang w:eastAsia="es-CO"/>
              </w:rPr>
              <w:t>Estándares transversales de calidad</w:t>
            </w:r>
          </w:p>
        </w:tc>
        <w:tc>
          <w:tcPr>
            <w:tcW w:w="7840" w:type="dxa"/>
          </w:tcPr>
          <w:p w14:paraId="611E3AF3" w14:textId="77777777" w:rsidR="005408E4" w:rsidRPr="006145DB" w:rsidRDefault="005408E4"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Para la modalidad aplican las siguientes categorías:</w:t>
            </w:r>
          </w:p>
          <w:p w14:paraId="2304F28F" w14:textId="77777777" w:rsidR="006C6798" w:rsidRPr="006145DB" w:rsidRDefault="006C6798" w:rsidP="006C6798">
            <w:pPr>
              <w:pStyle w:val="Ttulo1"/>
              <w:rPr>
                <w:sz w:val="20"/>
                <w:lang w:eastAsia="es-CO"/>
              </w:rPr>
            </w:pPr>
          </w:p>
          <w:p w14:paraId="5FC86F97" w14:textId="77777777" w:rsidR="005408E4" w:rsidRPr="006145DB" w:rsidRDefault="005408E4">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Talento humano</w:t>
            </w:r>
          </w:p>
          <w:p w14:paraId="276DE29A" w14:textId="77777777" w:rsidR="005408E4" w:rsidRPr="006145DB" w:rsidRDefault="005408E4">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Atención social</w:t>
            </w:r>
          </w:p>
          <w:p w14:paraId="3D9AF341" w14:textId="77777777" w:rsidR="005408E4" w:rsidRPr="006145DB" w:rsidRDefault="005408E4">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Gestión Administrativa</w:t>
            </w:r>
          </w:p>
        </w:tc>
      </w:tr>
    </w:tbl>
    <w:p w14:paraId="26125D87" w14:textId="77777777" w:rsidR="00734D66" w:rsidRPr="006145DB" w:rsidRDefault="00734D66" w:rsidP="005B435E">
      <w:pPr>
        <w:spacing w:after="0" w:line="240" w:lineRule="auto"/>
        <w:rPr>
          <w:rFonts w:cs="Arial"/>
        </w:rPr>
      </w:pPr>
    </w:p>
    <w:p w14:paraId="4F613989" w14:textId="5C1691A2" w:rsidR="00E0237B" w:rsidRPr="006145DB" w:rsidRDefault="000B576B">
      <w:pPr>
        <w:pStyle w:val="Ttulo1"/>
        <w:numPr>
          <w:ilvl w:val="3"/>
          <w:numId w:val="70"/>
        </w:numPr>
        <w:jc w:val="center"/>
      </w:pPr>
      <w:bookmarkStart w:id="210" w:name="_Toc210213204"/>
      <w:bookmarkStart w:id="211" w:name="_Toc213273478"/>
      <w:bookmarkStart w:id="212" w:name="_Toc213276105"/>
      <w:bookmarkStart w:id="213" w:name="_Toc216902439"/>
      <w:r w:rsidRPr="006145DB">
        <w:t xml:space="preserve">Modalidad Centro </w:t>
      </w:r>
      <w:r w:rsidR="006C6798" w:rsidRPr="006145DB">
        <w:t>día redes de cuidado comunitario</w:t>
      </w:r>
      <w:bookmarkEnd w:id="210"/>
      <w:bookmarkEnd w:id="211"/>
      <w:bookmarkEnd w:id="212"/>
      <w:bookmarkEnd w:id="21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7840"/>
      </w:tblGrid>
      <w:tr w:rsidR="00E903A7" w:rsidRPr="006145DB" w14:paraId="73AB4494" w14:textId="77777777" w:rsidTr="00391A11">
        <w:trPr>
          <w:trHeight w:val="300"/>
          <w:jc w:val="center"/>
        </w:trPr>
        <w:tc>
          <w:tcPr>
            <w:tcW w:w="1555" w:type="dxa"/>
            <w:shd w:val="clear" w:color="auto" w:fill="FFFFFF" w:themeFill="background1"/>
            <w:vAlign w:val="center"/>
          </w:tcPr>
          <w:p w14:paraId="22F309F7" w14:textId="77777777" w:rsidR="00E903A7" w:rsidRPr="006145DB" w:rsidRDefault="00E903A7" w:rsidP="005B435E">
            <w:pPr>
              <w:spacing w:after="0" w:line="240" w:lineRule="auto"/>
              <w:ind w:left="22"/>
              <w:contextualSpacing/>
              <w:rPr>
                <w:rFonts w:cs="Arial"/>
                <w:bCs/>
                <w:sz w:val="20"/>
                <w:szCs w:val="20"/>
                <w:lang w:eastAsia="es-CO"/>
              </w:rPr>
            </w:pPr>
            <w:r w:rsidRPr="006145DB">
              <w:rPr>
                <w:rFonts w:cs="Arial"/>
                <w:bCs/>
                <w:sz w:val="20"/>
                <w:szCs w:val="20"/>
                <w:lang w:eastAsia="es-CO"/>
              </w:rPr>
              <w:t>Nombre de modalidad</w:t>
            </w:r>
          </w:p>
        </w:tc>
        <w:tc>
          <w:tcPr>
            <w:tcW w:w="7840" w:type="dxa"/>
            <w:shd w:val="clear" w:color="auto" w:fill="FFFFFF" w:themeFill="background1"/>
            <w:vAlign w:val="center"/>
          </w:tcPr>
          <w:p w14:paraId="60D20233" w14:textId="294DE160" w:rsidR="00E903A7" w:rsidRPr="006145DB" w:rsidRDefault="00E903A7" w:rsidP="005B435E">
            <w:pPr>
              <w:pStyle w:val="Textoindependiente"/>
              <w:spacing w:after="0" w:line="240" w:lineRule="auto"/>
              <w:jc w:val="both"/>
              <w:rPr>
                <w:rFonts w:eastAsia="Lucida Sans Unicode" w:cs="Arial"/>
                <w:bCs/>
                <w:sz w:val="20"/>
                <w:szCs w:val="20"/>
              </w:rPr>
            </w:pPr>
            <w:r w:rsidRPr="006145DB">
              <w:rPr>
                <w:rFonts w:eastAsia="Lucida Sans Unicode" w:cs="Arial"/>
                <w:bCs/>
                <w:sz w:val="20"/>
                <w:szCs w:val="20"/>
                <w:lang w:val="es-CO"/>
              </w:rPr>
              <w:t xml:space="preserve">Centro </w:t>
            </w:r>
            <w:r w:rsidR="006C6798" w:rsidRPr="006145DB">
              <w:rPr>
                <w:rFonts w:eastAsia="Lucida Sans Unicode" w:cs="Arial"/>
                <w:bCs/>
                <w:sz w:val="20"/>
                <w:szCs w:val="20"/>
                <w:lang w:val="es-CO"/>
              </w:rPr>
              <w:t>día redes de cuidado comunitario.</w:t>
            </w:r>
          </w:p>
        </w:tc>
      </w:tr>
      <w:tr w:rsidR="00E903A7" w:rsidRPr="006145DB" w14:paraId="53A2B65B" w14:textId="77777777" w:rsidTr="00391A11">
        <w:trPr>
          <w:trHeight w:val="300"/>
          <w:jc w:val="center"/>
        </w:trPr>
        <w:tc>
          <w:tcPr>
            <w:tcW w:w="1555" w:type="dxa"/>
            <w:shd w:val="clear" w:color="auto" w:fill="FFFFFF" w:themeFill="background1"/>
            <w:vAlign w:val="center"/>
          </w:tcPr>
          <w:p w14:paraId="0C72CABE" w14:textId="77777777" w:rsidR="00E903A7" w:rsidRPr="006145DB" w:rsidRDefault="00E903A7" w:rsidP="005B435E">
            <w:pPr>
              <w:spacing w:line="240" w:lineRule="auto"/>
              <w:contextualSpacing/>
              <w:rPr>
                <w:rFonts w:eastAsia="Calibri" w:cs="Arial"/>
                <w:sz w:val="20"/>
                <w:szCs w:val="20"/>
                <w:lang w:eastAsia="es-CO"/>
              </w:rPr>
            </w:pPr>
            <w:r w:rsidRPr="006145DB">
              <w:rPr>
                <w:rFonts w:cs="Arial"/>
                <w:bCs/>
                <w:sz w:val="20"/>
                <w:szCs w:val="20"/>
                <w:lang w:eastAsia="es-CO"/>
              </w:rPr>
              <w:t>Objeto de la modalidad</w:t>
            </w:r>
          </w:p>
        </w:tc>
        <w:tc>
          <w:tcPr>
            <w:tcW w:w="7840" w:type="dxa"/>
            <w:shd w:val="clear" w:color="auto" w:fill="FFFFFF" w:themeFill="background1"/>
            <w:vAlign w:val="center"/>
          </w:tcPr>
          <w:p w14:paraId="2AD8A0EF" w14:textId="77777777" w:rsidR="00E903A7" w:rsidRPr="006145DB" w:rsidRDefault="00E903A7" w:rsidP="005B435E">
            <w:pPr>
              <w:spacing w:line="240" w:lineRule="auto"/>
              <w:contextualSpacing/>
              <w:jc w:val="both"/>
              <w:rPr>
                <w:rFonts w:cs="Arial"/>
                <w:sz w:val="20"/>
                <w:szCs w:val="20"/>
                <w:lang w:eastAsia="es-CO"/>
              </w:rPr>
            </w:pPr>
            <w:r w:rsidRPr="006145DB">
              <w:rPr>
                <w:rFonts w:cs="Arial"/>
                <w:sz w:val="20"/>
                <w:szCs w:val="20"/>
                <w:lang w:eastAsia="es-CO"/>
              </w:rPr>
              <w:t>Fomentar y fortalecer las redes de cuidado comunitario a favor de las personas mayores de sesenta (60) años o más, a través de acciones pedagógicas, sociales, culturales, territoriales, móviles y comunitarias, con el fin de fortalecer el empoderamiento, autonomía y la participación activa de las personas mayores y la creación de entornos protectores y seguros en las localidades.</w:t>
            </w:r>
          </w:p>
        </w:tc>
      </w:tr>
      <w:tr w:rsidR="00E903A7" w:rsidRPr="006145DB" w14:paraId="2B0519F9" w14:textId="77777777" w:rsidTr="00F77627">
        <w:trPr>
          <w:trHeight w:val="458"/>
          <w:jc w:val="center"/>
        </w:trPr>
        <w:tc>
          <w:tcPr>
            <w:tcW w:w="1555" w:type="dxa"/>
            <w:shd w:val="clear" w:color="auto" w:fill="FFFFFF" w:themeFill="background1"/>
            <w:vAlign w:val="center"/>
          </w:tcPr>
          <w:p w14:paraId="243AB07B"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Oferta modalidad</w:t>
            </w:r>
          </w:p>
        </w:tc>
        <w:tc>
          <w:tcPr>
            <w:tcW w:w="7840" w:type="dxa"/>
            <w:shd w:val="clear" w:color="auto" w:fill="FFFFFF" w:themeFill="background1"/>
            <w:vAlign w:val="center"/>
          </w:tcPr>
          <w:p w14:paraId="7A9115FA" w14:textId="77777777" w:rsidR="00E903A7" w:rsidRPr="006145DB" w:rsidRDefault="00E903A7" w:rsidP="005B435E">
            <w:pPr>
              <w:pStyle w:val="Textoindependiente"/>
              <w:spacing w:after="0" w:line="240" w:lineRule="auto"/>
              <w:jc w:val="both"/>
              <w:rPr>
                <w:rFonts w:cs="Arial"/>
                <w:sz w:val="20"/>
                <w:szCs w:val="20"/>
                <w:lang w:val="es-CO"/>
              </w:rPr>
            </w:pPr>
            <w:r w:rsidRPr="006145DB">
              <w:rPr>
                <w:rFonts w:cs="Arial"/>
                <w:sz w:val="20"/>
                <w:szCs w:val="20"/>
                <w:lang w:val="es-CO"/>
              </w:rPr>
              <w:t>Desarrollar intervenciones pedagógicas y culturales entre personas mayores, ciudadanía, organizaciones sociales y comunitarias que contribuyan a la generación de entornos para la prevención de violencias contra las personas mayores, la transformación de imaginarios y prácticas adversas a la vejez y el empoderamiento de las personas mayores como sujetos activos en sus comunidades.</w:t>
            </w:r>
          </w:p>
        </w:tc>
      </w:tr>
      <w:tr w:rsidR="00E903A7" w:rsidRPr="006145DB" w14:paraId="0103F2E2" w14:textId="77777777" w:rsidTr="00391A11">
        <w:trPr>
          <w:trHeight w:val="300"/>
          <w:jc w:val="center"/>
        </w:trPr>
        <w:tc>
          <w:tcPr>
            <w:tcW w:w="1555" w:type="dxa"/>
            <w:shd w:val="clear" w:color="auto" w:fill="FFFFFF" w:themeFill="background1"/>
            <w:vAlign w:val="center"/>
          </w:tcPr>
          <w:p w14:paraId="7DC22C8F"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Tipo de Focalización</w:t>
            </w:r>
          </w:p>
        </w:tc>
        <w:tc>
          <w:tcPr>
            <w:tcW w:w="7840" w:type="dxa"/>
            <w:shd w:val="clear" w:color="auto" w:fill="FFFFFF" w:themeFill="background1"/>
            <w:vAlign w:val="center"/>
          </w:tcPr>
          <w:p w14:paraId="1D34789D" w14:textId="24A15C46" w:rsidR="00E903A7" w:rsidRPr="006145DB" w:rsidRDefault="00E903A7"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Focalización por demanda</w:t>
            </w:r>
            <w:r w:rsidR="004B043E" w:rsidRPr="006145DB">
              <w:rPr>
                <w:rFonts w:cs="Arial"/>
                <w:sz w:val="20"/>
                <w:szCs w:val="20"/>
                <w:lang w:eastAsia="es-CO"/>
              </w:rPr>
              <w:t>.</w:t>
            </w:r>
          </w:p>
        </w:tc>
      </w:tr>
      <w:tr w:rsidR="00E903A7" w:rsidRPr="006145DB" w14:paraId="0E771342" w14:textId="77777777" w:rsidTr="00391A11">
        <w:trPr>
          <w:trHeight w:val="300"/>
          <w:jc w:val="center"/>
        </w:trPr>
        <w:tc>
          <w:tcPr>
            <w:tcW w:w="1555" w:type="dxa"/>
            <w:shd w:val="clear" w:color="auto" w:fill="FFFFFF" w:themeFill="background1"/>
            <w:vAlign w:val="center"/>
          </w:tcPr>
          <w:p w14:paraId="0F898565"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Población Objetivo</w:t>
            </w:r>
          </w:p>
        </w:tc>
        <w:tc>
          <w:tcPr>
            <w:tcW w:w="7840" w:type="dxa"/>
            <w:shd w:val="clear" w:color="auto" w:fill="FFFFFF" w:themeFill="background1"/>
            <w:vAlign w:val="center"/>
          </w:tcPr>
          <w:p w14:paraId="29CF3D80" w14:textId="77777777" w:rsidR="00E903A7" w:rsidRPr="006145DB" w:rsidRDefault="00E903A7" w:rsidP="005B435E">
            <w:pPr>
              <w:pStyle w:val="Textoindependiente"/>
              <w:spacing w:after="0" w:line="240" w:lineRule="auto"/>
              <w:jc w:val="both"/>
              <w:rPr>
                <w:rFonts w:cs="Arial"/>
                <w:sz w:val="20"/>
                <w:szCs w:val="20"/>
                <w:lang w:eastAsia="es-CO"/>
              </w:rPr>
            </w:pPr>
            <w:r w:rsidRPr="006145DB">
              <w:rPr>
                <w:rFonts w:cs="Arial"/>
                <w:sz w:val="20"/>
                <w:szCs w:val="20"/>
                <w:lang w:val="es-CO" w:eastAsia="es-CO"/>
              </w:rPr>
              <w:t>Personas mayores de sesenta (60) años o más, o personas entre cincuenta y cinco (55) y cincuenta y nueve (59) años que presenten condiciones de desgaste físico, vital y psicológico, soportadas con concepto técnico emitido por el equipo interdisciplinario de la SDIS según lo dispuesto en la Ley 1276 de 2009, Art. 7 literal B, que residan en Bogotá D.C.</w:t>
            </w:r>
          </w:p>
        </w:tc>
      </w:tr>
      <w:tr w:rsidR="00E903A7" w:rsidRPr="006145DB" w14:paraId="5F0EEA5F" w14:textId="77777777" w:rsidTr="0083182B">
        <w:trPr>
          <w:trHeight w:val="3889"/>
          <w:jc w:val="center"/>
        </w:trPr>
        <w:tc>
          <w:tcPr>
            <w:tcW w:w="1555" w:type="dxa"/>
            <w:shd w:val="clear" w:color="auto" w:fill="FFFFFF" w:themeFill="background1"/>
            <w:vAlign w:val="center"/>
          </w:tcPr>
          <w:p w14:paraId="092A8C35"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840" w:type="dxa"/>
            <w:shd w:val="clear" w:color="auto" w:fill="FFFFFF" w:themeFill="background1"/>
            <w:vAlign w:val="center"/>
          </w:tcPr>
          <w:tbl>
            <w:tblPr>
              <w:tblStyle w:val="Tablaconcuadrcula"/>
              <w:tblW w:w="5000" w:type="pct"/>
              <w:jc w:val="center"/>
              <w:shd w:val="clear" w:color="auto" w:fill="FFFFFF" w:themeFill="background1"/>
              <w:tblLayout w:type="fixed"/>
              <w:tblLook w:val="04A0" w:firstRow="1" w:lastRow="0" w:firstColumn="1" w:lastColumn="0" w:noHBand="0" w:noVBand="1"/>
            </w:tblPr>
            <w:tblGrid>
              <w:gridCol w:w="3575"/>
              <w:gridCol w:w="1134"/>
              <w:gridCol w:w="1134"/>
              <w:gridCol w:w="1771"/>
            </w:tblGrid>
            <w:tr w:rsidR="004B043E" w:rsidRPr="006145DB" w14:paraId="11D860C0" w14:textId="77777777" w:rsidTr="00750016">
              <w:trPr>
                <w:trHeight w:val="372"/>
                <w:jc w:val="center"/>
              </w:trPr>
              <w:tc>
                <w:tcPr>
                  <w:tcW w:w="3575" w:type="dxa"/>
                  <w:shd w:val="clear" w:color="auto" w:fill="FFFFFF" w:themeFill="background1"/>
                  <w:vAlign w:val="center"/>
                </w:tcPr>
                <w:p w14:paraId="40517215"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4" w:type="dxa"/>
                  <w:shd w:val="clear" w:color="auto" w:fill="FFFFFF" w:themeFill="background1"/>
                  <w:vAlign w:val="center"/>
                </w:tcPr>
                <w:p w14:paraId="0F9260E4"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7D9BD11C"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71" w:type="dxa"/>
                  <w:shd w:val="clear" w:color="auto" w:fill="FFFFFF" w:themeFill="background1"/>
                  <w:vAlign w:val="center"/>
                </w:tcPr>
                <w:p w14:paraId="5DB2078C"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4B043E" w:rsidRPr="006145DB" w14:paraId="3D35AA69" w14:textId="77777777" w:rsidTr="00750016">
              <w:trPr>
                <w:trHeight w:val="221"/>
                <w:jc w:val="center"/>
              </w:trPr>
              <w:tc>
                <w:tcPr>
                  <w:tcW w:w="3575" w:type="dxa"/>
                  <w:vMerge w:val="restart"/>
                  <w:shd w:val="clear" w:color="auto" w:fill="FFFFFF" w:themeFill="background1"/>
                  <w:vAlign w:val="center"/>
                </w:tcPr>
                <w:p w14:paraId="350465E4"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Persona mayor de sesenta (60) años o más</w:t>
                  </w:r>
                </w:p>
              </w:tc>
              <w:tc>
                <w:tcPr>
                  <w:tcW w:w="1134" w:type="dxa"/>
                  <w:shd w:val="clear" w:color="auto" w:fill="FFFFFF" w:themeFill="background1"/>
                  <w:vAlign w:val="center"/>
                </w:tcPr>
                <w:p w14:paraId="04C5A1E4"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shd w:val="clear" w:color="auto" w:fill="FFFFFF" w:themeFill="background1"/>
                  <w:vAlign w:val="center"/>
                </w:tcPr>
                <w:p w14:paraId="2CE054F0"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71" w:type="dxa"/>
                  <w:shd w:val="clear" w:color="auto" w:fill="FFFFFF" w:themeFill="background1"/>
                  <w:vAlign w:val="center"/>
                </w:tcPr>
                <w:p w14:paraId="35273C00" w14:textId="77777777" w:rsidR="00E903A7" w:rsidRPr="006145DB" w:rsidRDefault="00E903A7" w:rsidP="005B435E">
                  <w:pPr>
                    <w:tabs>
                      <w:tab w:val="left" w:pos="709"/>
                    </w:tabs>
                    <w:jc w:val="center"/>
                    <w:rPr>
                      <w:rFonts w:cs="Arial"/>
                      <w:sz w:val="16"/>
                      <w:szCs w:val="16"/>
                    </w:rPr>
                  </w:pPr>
                  <w:r w:rsidRPr="006145DB">
                    <w:rPr>
                      <w:rFonts w:cs="Arial"/>
                      <w:sz w:val="16"/>
                      <w:szCs w:val="16"/>
                      <w:lang w:eastAsia="es-CO"/>
                    </w:rPr>
                    <w:t>Secretaría Distrital de Integración Social</w:t>
                  </w:r>
                </w:p>
              </w:tc>
            </w:tr>
            <w:tr w:rsidR="004B043E" w:rsidRPr="006145DB" w14:paraId="7D505256" w14:textId="77777777" w:rsidTr="00750016">
              <w:trPr>
                <w:trHeight w:val="386"/>
                <w:jc w:val="center"/>
              </w:trPr>
              <w:tc>
                <w:tcPr>
                  <w:tcW w:w="3575" w:type="dxa"/>
                  <w:vMerge/>
                  <w:shd w:val="clear" w:color="auto" w:fill="FFFFFF" w:themeFill="background1"/>
                  <w:vAlign w:val="center"/>
                </w:tcPr>
                <w:p w14:paraId="4ED752E3" w14:textId="77777777" w:rsidR="00E903A7" w:rsidRPr="006145DB" w:rsidRDefault="00E903A7" w:rsidP="005B435E">
                  <w:pPr>
                    <w:rPr>
                      <w:rFonts w:cs="Arial"/>
                      <w:sz w:val="16"/>
                      <w:szCs w:val="16"/>
                    </w:rPr>
                  </w:pPr>
                </w:p>
              </w:tc>
              <w:tc>
                <w:tcPr>
                  <w:tcW w:w="1134" w:type="dxa"/>
                  <w:shd w:val="clear" w:color="auto" w:fill="FFFFFF" w:themeFill="background1"/>
                  <w:vAlign w:val="center"/>
                </w:tcPr>
                <w:p w14:paraId="3593B904" w14:textId="77777777" w:rsidR="00E903A7" w:rsidRPr="006145DB" w:rsidRDefault="00E903A7" w:rsidP="005B435E">
                  <w:pPr>
                    <w:jc w:val="center"/>
                    <w:rPr>
                      <w:rFonts w:cs="Arial"/>
                      <w:sz w:val="16"/>
                      <w:szCs w:val="16"/>
                      <w:lang w:eastAsia="es-CO"/>
                    </w:rPr>
                  </w:pPr>
                  <w:r w:rsidRPr="006145DB">
                    <w:rPr>
                      <w:rFonts w:cs="Arial"/>
                      <w:sz w:val="16"/>
                      <w:szCs w:val="16"/>
                      <w:lang w:eastAsia="es-CO"/>
                    </w:rPr>
                    <w:t>Verificación en campo</w:t>
                  </w:r>
                </w:p>
              </w:tc>
              <w:tc>
                <w:tcPr>
                  <w:tcW w:w="1134" w:type="dxa"/>
                  <w:shd w:val="clear" w:color="auto" w:fill="FFFFFF" w:themeFill="background1"/>
                  <w:vAlign w:val="center"/>
                </w:tcPr>
                <w:p w14:paraId="7F2D8D2A"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71" w:type="dxa"/>
                  <w:shd w:val="clear" w:color="auto" w:fill="FFFFFF" w:themeFill="background1"/>
                  <w:vAlign w:val="center"/>
                </w:tcPr>
                <w:p w14:paraId="118D85BD"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4B043E" w:rsidRPr="006145DB" w14:paraId="6A8C3ACC" w14:textId="77777777" w:rsidTr="00750016">
              <w:trPr>
                <w:trHeight w:val="657"/>
                <w:jc w:val="center"/>
              </w:trPr>
              <w:tc>
                <w:tcPr>
                  <w:tcW w:w="3575" w:type="dxa"/>
                  <w:vMerge w:val="restart"/>
                  <w:shd w:val="clear" w:color="auto" w:fill="FFFFFF" w:themeFill="background1"/>
                  <w:vAlign w:val="center"/>
                </w:tcPr>
                <w:p w14:paraId="0D73B3AB" w14:textId="77777777" w:rsidR="00E903A7" w:rsidRPr="006145DB" w:rsidRDefault="00E903A7"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 entre cincuenta y cinco (55) y cincuenta y nueve (59) años que presenten condiciones de desgaste físico, vital y psicológico, soportadas con concepto técnico emitido por el equipo interdisciplinario de la SDIS, según lo dispuesto en la Ley 1276 de 2009, Art. 7 literal B. Con puntuación de la escala Wonca entre 6 y 35 correspondiente a los niveles de leve a completa. </w:t>
                  </w:r>
                </w:p>
              </w:tc>
              <w:tc>
                <w:tcPr>
                  <w:tcW w:w="1134" w:type="dxa"/>
                  <w:shd w:val="clear" w:color="auto" w:fill="FFFFFF" w:themeFill="background1"/>
                  <w:vAlign w:val="center"/>
                </w:tcPr>
                <w:p w14:paraId="2AC05581"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shd w:val="clear" w:color="auto" w:fill="FFFFFF" w:themeFill="background1"/>
                  <w:vAlign w:val="center"/>
                </w:tcPr>
                <w:p w14:paraId="2F9CFA0D"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71" w:type="dxa"/>
                  <w:shd w:val="clear" w:color="auto" w:fill="FFFFFF" w:themeFill="background1"/>
                  <w:vAlign w:val="center"/>
                </w:tcPr>
                <w:p w14:paraId="34318370"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4B043E" w:rsidRPr="006145DB" w14:paraId="2AF8CC65" w14:textId="77777777" w:rsidTr="00750016">
              <w:trPr>
                <w:trHeight w:val="880"/>
                <w:jc w:val="center"/>
              </w:trPr>
              <w:tc>
                <w:tcPr>
                  <w:tcW w:w="3575" w:type="dxa"/>
                  <w:vMerge/>
                  <w:shd w:val="clear" w:color="auto" w:fill="FFFFFF" w:themeFill="background1"/>
                  <w:vAlign w:val="center"/>
                </w:tcPr>
                <w:p w14:paraId="20B89F85" w14:textId="77777777" w:rsidR="00E903A7" w:rsidRPr="006145DB" w:rsidRDefault="00E903A7" w:rsidP="005B435E">
                  <w:pPr>
                    <w:tabs>
                      <w:tab w:val="left" w:pos="709"/>
                    </w:tabs>
                    <w:contextualSpacing/>
                    <w:jc w:val="both"/>
                    <w:rPr>
                      <w:rFonts w:cs="Arial"/>
                      <w:bCs/>
                      <w:sz w:val="16"/>
                      <w:szCs w:val="16"/>
                      <w:lang w:eastAsia="es-CO"/>
                    </w:rPr>
                  </w:pPr>
                </w:p>
              </w:tc>
              <w:tc>
                <w:tcPr>
                  <w:tcW w:w="1134" w:type="dxa"/>
                  <w:shd w:val="clear" w:color="auto" w:fill="FFFFFF" w:themeFill="background1"/>
                  <w:vAlign w:val="center"/>
                </w:tcPr>
                <w:p w14:paraId="65CC6B02"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shd w:val="clear" w:color="auto" w:fill="FFFFFF" w:themeFill="background1"/>
                  <w:vAlign w:val="center"/>
                </w:tcPr>
                <w:p w14:paraId="6E3226AE"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71" w:type="dxa"/>
                  <w:shd w:val="clear" w:color="auto" w:fill="FFFFFF" w:themeFill="background1"/>
                  <w:vAlign w:val="center"/>
                </w:tcPr>
                <w:p w14:paraId="1502E430"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4B043E" w:rsidRPr="006145DB" w14:paraId="6E52F14F" w14:textId="77777777" w:rsidTr="00750016">
              <w:trPr>
                <w:trHeight w:val="231"/>
                <w:jc w:val="center"/>
              </w:trPr>
              <w:tc>
                <w:tcPr>
                  <w:tcW w:w="3575" w:type="dxa"/>
                  <w:vMerge w:val="restart"/>
                  <w:shd w:val="clear" w:color="auto" w:fill="FFFFFF" w:themeFill="background1"/>
                  <w:vAlign w:val="center"/>
                </w:tcPr>
                <w:p w14:paraId="25C6190F"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Residente en el Distrito Capital</w:t>
                  </w:r>
                </w:p>
              </w:tc>
              <w:tc>
                <w:tcPr>
                  <w:tcW w:w="1134" w:type="dxa"/>
                  <w:shd w:val="clear" w:color="auto" w:fill="FFFFFF" w:themeFill="background1"/>
                  <w:vAlign w:val="center"/>
                </w:tcPr>
                <w:p w14:paraId="3BBC0A2C"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shd w:val="clear" w:color="auto" w:fill="FFFFFF" w:themeFill="background1"/>
                  <w:vAlign w:val="center"/>
                </w:tcPr>
                <w:p w14:paraId="37DF1CE4"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71" w:type="dxa"/>
                  <w:shd w:val="clear" w:color="auto" w:fill="FFFFFF" w:themeFill="background1"/>
                  <w:vAlign w:val="center"/>
                </w:tcPr>
                <w:p w14:paraId="056427AE"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4B043E" w:rsidRPr="006145DB" w14:paraId="66D66080" w14:textId="77777777" w:rsidTr="00750016">
              <w:trPr>
                <w:trHeight w:val="300"/>
                <w:jc w:val="center"/>
              </w:trPr>
              <w:tc>
                <w:tcPr>
                  <w:tcW w:w="3575" w:type="dxa"/>
                  <w:vMerge/>
                  <w:shd w:val="clear" w:color="auto" w:fill="FFFFFF" w:themeFill="background1"/>
                  <w:vAlign w:val="center"/>
                </w:tcPr>
                <w:p w14:paraId="7F005F41" w14:textId="77777777" w:rsidR="00E903A7" w:rsidRPr="006145DB" w:rsidRDefault="00E903A7" w:rsidP="005B435E">
                  <w:pPr>
                    <w:rPr>
                      <w:rFonts w:cs="Arial"/>
                      <w:sz w:val="16"/>
                      <w:szCs w:val="16"/>
                    </w:rPr>
                  </w:pPr>
                </w:p>
              </w:tc>
              <w:tc>
                <w:tcPr>
                  <w:tcW w:w="1134" w:type="dxa"/>
                  <w:shd w:val="clear" w:color="auto" w:fill="FFFFFF" w:themeFill="background1"/>
                  <w:vAlign w:val="center"/>
                </w:tcPr>
                <w:p w14:paraId="4C532EAF"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shd w:val="clear" w:color="auto" w:fill="FFFFFF" w:themeFill="background1"/>
                  <w:vAlign w:val="center"/>
                </w:tcPr>
                <w:p w14:paraId="2E32C2F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71" w:type="dxa"/>
                  <w:shd w:val="clear" w:color="auto" w:fill="FFFFFF" w:themeFill="background1"/>
                  <w:vAlign w:val="center"/>
                </w:tcPr>
                <w:p w14:paraId="6C6E844D"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bl>
          <w:p w14:paraId="4941094F" w14:textId="77777777" w:rsidR="00E903A7" w:rsidRPr="006145DB" w:rsidRDefault="00E903A7" w:rsidP="005B435E">
            <w:pPr>
              <w:tabs>
                <w:tab w:val="left" w:pos="709"/>
              </w:tabs>
              <w:spacing w:line="240" w:lineRule="auto"/>
              <w:contextualSpacing/>
              <w:jc w:val="both"/>
              <w:rPr>
                <w:rFonts w:cs="Arial"/>
                <w:bCs/>
                <w:sz w:val="20"/>
                <w:szCs w:val="20"/>
                <w:lang w:eastAsia="es-CO"/>
              </w:rPr>
            </w:pPr>
          </w:p>
        </w:tc>
      </w:tr>
      <w:tr w:rsidR="00E903A7" w:rsidRPr="006145DB" w14:paraId="4E9F2915" w14:textId="77777777" w:rsidTr="00391A11">
        <w:trPr>
          <w:trHeight w:val="300"/>
          <w:jc w:val="center"/>
        </w:trPr>
        <w:tc>
          <w:tcPr>
            <w:tcW w:w="1555" w:type="dxa"/>
            <w:shd w:val="clear" w:color="auto" w:fill="FFFFFF" w:themeFill="background1"/>
            <w:vAlign w:val="center"/>
          </w:tcPr>
          <w:p w14:paraId="5A423413" w14:textId="77777777" w:rsidR="00E903A7" w:rsidRPr="006145DB" w:rsidRDefault="00E903A7"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840" w:type="dxa"/>
            <w:shd w:val="clear" w:color="auto" w:fill="FFFFFF" w:themeFill="background1"/>
            <w:vAlign w:val="center"/>
          </w:tcPr>
          <w:p w14:paraId="38D49684" w14:textId="77777777" w:rsidR="00E903A7" w:rsidRPr="006145DB" w:rsidRDefault="00E903A7" w:rsidP="005B435E">
            <w:pPr>
              <w:tabs>
                <w:tab w:val="left" w:pos="709"/>
              </w:tabs>
              <w:spacing w:line="240" w:lineRule="auto"/>
              <w:contextualSpacing/>
              <w:jc w:val="both"/>
              <w:rPr>
                <w:rFonts w:cs="Arial"/>
                <w:bCs/>
                <w:sz w:val="20"/>
                <w:szCs w:val="20"/>
                <w:lang w:eastAsia="es-CO"/>
              </w:rPr>
            </w:pPr>
            <w:r w:rsidRPr="006145DB">
              <w:rPr>
                <w:rFonts w:cs="Arial"/>
                <w:bCs/>
                <w:sz w:val="20"/>
                <w:szCs w:val="20"/>
                <w:lang w:eastAsia="es-CO"/>
              </w:rPr>
              <w:t xml:space="preserve">No aplica. </w:t>
            </w:r>
          </w:p>
        </w:tc>
      </w:tr>
      <w:tr w:rsidR="00E903A7" w:rsidRPr="006145DB" w14:paraId="2B8CE4E4" w14:textId="77777777" w:rsidTr="004B043E">
        <w:trPr>
          <w:trHeight w:val="4239"/>
          <w:jc w:val="center"/>
        </w:trPr>
        <w:tc>
          <w:tcPr>
            <w:tcW w:w="1555" w:type="dxa"/>
            <w:shd w:val="clear" w:color="auto" w:fill="FFFFFF" w:themeFill="background1"/>
            <w:vAlign w:val="center"/>
          </w:tcPr>
          <w:p w14:paraId="4AF7F062" w14:textId="77777777" w:rsidR="00E903A7" w:rsidRPr="006145DB" w:rsidRDefault="00E903A7" w:rsidP="005B435E">
            <w:pPr>
              <w:spacing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840" w:type="dxa"/>
            <w:shd w:val="clear" w:color="auto" w:fill="FFFFFF" w:themeFill="background1"/>
            <w:vAlign w:val="center"/>
          </w:tcPr>
          <w:tbl>
            <w:tblPr>
              <w:tblStyle w:val="Tablaconcuadrcula"/>
              <w:tblW w:w="5000" w:type="pct"/>
              <w:jc w:val="center"/>
              <w:shd w:val="clear" w:color="auto" w:fill="FFFFFF" w:themeFill="background1"/>
              <w:tblLayout w:type="fixed"/>
              <w:tblLook w:val="04A0" w:firstRow="1" w:lastRow="0" w:firstColumn="1" w:lastColumn="0" w:noHBand="0" w:noVBand="1"/>
            </w:tblPr>
            <w:tblGrid>
              <w:gridCol w:w="3572"/>
              <w:gridCol w:w="1134"/>
              <w:gridCol w:w="1134"/>
              <w:gridCol w:w="1774"/>
            </w:tblGrid>
            <w:tr w:rsidR="004B043E" w:rsidRPr="006145DB" w14:paraId="09B631C4" w14:textId="77777777" w:rsidTr="006C6798">
              <w:trPr>
                <w:trHeight w:val="372"/>
                <w:jc w:val="center"/>
              </w:trPr>
              <w:tc>
                <w:tcPr>
                  <w:tcW w:w="3572" w:type="dxa"/>
                  <w:shd w:val="clear" w:color="auto" w:fill="FFFFFF" w:themeFill="background1"/>
                  <w:vAlign w:val="center"/>
                </w:tcPr>
                <w:p w14:paraId="24CDACB4"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134" w:type="dxa"/>
                  <w:shd w:val="clear" w:color="auto" w:fill="FFFFFF" w:themeFill="background1"/>
                  <w:vAlign w:val="center"/>
                </w:tcPr>
                <w:p w14:paraId="01674BB6"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72D0422E"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74" w:type="dxa"/>
                  <w:shd w:val="clear" w:color="auto" w:fill="FFFFFF" w:themeFill="background1"/>
                  <w:vAlign w:val="center"/>
                </w:tcPr>
                <w:p w14:paraId="3A87E057"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4B043E" w:rsidRPr="006145DB" w14:paraId="3FD66FA0" w14:textId="77777777" w:rsidTr="006C6798">
              <w:trPr>
                <w:trHeight w:val="221"/>
                <w:jc w:val="center"/>
              </w:trPr>
              <w:tc>
                <w:tcPr>
                  <w:tcW w:w="3572" w:type="dxa"/>
                  <w:vMerge w:val="restart"/>
                  <w:shd w:val="clear" w:color="auto" w:fill="FFFFFF" w:themeFill="background1"/>
                  <w:vAlign w:val="center"/>
                </w:tcPr>
                <w:p w14:paraId="2D9FDC9C" w14:textId="008449EB"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Persona mayor de sesenta (60) años o más</w:t>
                  </w:r>
                  <w:r w:rsidR="007502F0" w:rsidRPr="006145DB">
                    <w:rPr>
                      <w:rFonts w:cs="Arial"/>
                      <w:bCs/>
                      <w:sz w:val="16"/>
                      <w:szCs w:val="16"/>
                      <w:lang w:eastAsia="es-CO"/>
                    </w:rPr>
                    <w:t>.</w:t>
                  </w:r>
                </w:p>
              </w:tc>
              <w:tc>
                <w:tcPr>
                  <w:tcW w:w="1134" w:type="dxa"/>
                  <w:shd w:val="clear" w:color="auto" w:fill="FFFFFF" w:themeFill="background1"/>
                  <w:vAlign w:val="center"/>
                </w:tcPr>
                <w:p w14:paraId="68DF0D2F"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shd w:val="clear" w:color="auto" w:fill="FFFFFF" w:themeFill="background1"/>
                  <w:vAlign w:val="center"/>
                </w:tcPr>
                <w:p w14:paraId="5009ACF9"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74" w:type="dxa"/>
                  <w:shd w:val="clear" w:color="auto" w:fill="FFFFFF" w:themeFill="background1"/>
                  <w:vAlign w:val="center"/>
                </w:tcPr>
                <w:p w14:paraId="1E3DB1B0" w14:textId="77777777" w:rsidR="00E903A7" w:rsidRPr="006145DB" w:rsidRDefault="00E903A7" w:rsidP="005B435E">
                  <w:pPr>
                    <w:tabs>
                      <w:tab w:val="left" w:pos="709"/>
                    </w:tabs>
                    <w:jc w:val="center"/>
                    <w:rPr>
                      <w:rFonts w:cs="Arial"/>
                      <w:sz w:val="16"/>
                      <w:szCs w:val="16"/>
                    </w:rPr>
                  </w:pPr>
                  <w:r w:rsidRPr="006145DB">
                    <w:rPr>
                      <w:rFonts w:cs="Arial"/>
                      <w:sz w:val="16"/>
                      <w:szCs w:val="16"/>
                      <w:lang w:eastAsia="es-CO"/>
                    </w:rPr>
                    <w:t>Secretaría Distrital de Integración Social</w:t>
                  </w:r>
                </w:p>
              </w:tc>
            </w:tr>
            <w:tr w:rsidR="004B043E" w:rsidRPr="006145DB" w14:paraId="40C41D25" w14:textId="77777777" w:rsidTr="006C6798">
              <w:trPr>
                <w:trHeight w:val="496"/>
                <w:jc w:val="center"/>
              </w:trPr>
              <w:tc>
                <w:tcPr>
                  <w:tcW w:w="3572" w:type="dxa"/>
                  <w:vMerge/>
                  <w:shd w:val="clear" w:color="auto" w:fill="FFFFFF" w:themeFill="background1"/>
                  <w:vAlign w:val="center"/>
                </w:tcPr>
                <w:p w14:paraId="208519EE" w14:textId="77777777" w:rsidR="00E903A7" w:rsidRPr="006145DB" w:rsidRDefault="00E903A7" w:rsidP="005B435E">
                  <w:pPr>
                    <w:rPr>
                      <w:rFonts w:cs="Arial"/>
                      <w:sz w:val="16"/>
                      <w:szCs w:val="16"/>
                    </w:rPr>
                  </w:pPr>
                </w:p>
              </w:tc>
              <w:tc>
                <w:tcPr>
                  <w:tcW w:w="1134" w:type="dxa"/>
                  <w:shd w:val="clear" w:color="auto" w:fill="FFFFFF" w:themeFill="background1"/>
                  <w:vAlign w:val="center"/>
                </w:tcPr>
                <w:p w14:paraId="2D4079E8" w14:textId="77777777" w:rsidR="00E903A7" w:rsidRPr="006145DB" w:rsidRDefault="00E903A7" w:rsidP="005B435E">
                  <w:pPr>
                    <w:jc w:val="center"/>
                    <w:rPr>
                      <w:rFonts w:cs="Arial"/>
                      <w:sz w:val="16"/>
                      <w:szCs w:val="16"/>
                      <w:lang w:eastAsia="es-CO"/>
                    </w:rPr>
                  </w:pPr>
                  <w:r w:rsidRPr="006145DB">
                    <w:rPr>
                      <w:rFonts w:cs="Arial"/>
                      <w:sz w:val="16"/>
                      <w:szCs w:val="16"/>
                      <w:lang w:eastAsia="es-CO"/>
                    </w:rPr>
                    <w:t>Verificación en campo</w:t>
                  </w:r>
                </w:p>
              </w:tc>
              <w:tc>
                <w:tcPr>
                  <w:tcW w:w="1134" w:type="dxa"/>
                  <w:shd w:val="clear" w:color="auto" w:fill="FFFFFF" w:themeFill="background1"/>
                  <w:vAlign w:val="center"/>
                </w:tcPr>
                <w:p w14:paraId="1D9186D6"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74" w:type="dxa"/>
                  <w:shd w:val="clear" w:color="auto" w:fill="FFFFFF" w:themeFill="background1"/>
                  <w:vAlign w:val="center"/>
                </w:tcPr>
                <w:p w14:paraId="72EE7324"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4B043E" w:rsidRPr="006145DB" w14:paraId="2A60BFCD" w14:textId="77777777" w:rsidTr="006C6798">
              <w:trPr>
                <w:trHeight w:val="489"/>
                <w:jc w:val="center"/>
              </w:trPr>
              <w:tc>
                <w:tcPr>
                  <w:tcW w:w="3572" w:type="dxa"/>
                  <w:vMerge w:val="restart"/>
                  <w:shd w:val="clear" w:color="auto" w:fill="FFFFFF" w:themeFill="background1"/>
                  <w:vAlign w:val="center"/>
                </w:tcPr>
                <w:p w14:paraId="3E9EF207" w14:textId="77777777" w:rsidR="00E903A7" w:rsidRPr="006145DB" w:rsidRDefault="00E903A7"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 entre cincuenta y cinco (55) y cincuenta y nueve (59) años que presenten condiciones de desgaste físico, vital y psicológico, soportadas con concepto técnico emitido por el equipo interdisciplinario de la SDIS según lo dispuesto en la Ley 1276 de 2009, Art. 7 literal B. Con puntuación de la escala Wonca entre 6 y 35 correspondiente a los niveles de leve a completa. </w:t>
                  </w:r>
                </w:p>
              </w:tc>
              <w:tc>
                <w:tcPr>
                  <w:tcW w:w="1134" w:type="dxa"/>
                  <w:shd w:val="clear" w:color="auto" w:fill="FFFFFF" w:themeFill="background1"/>
                  <w:vAlign w:val="center"/>
                </w:tcPr>
                <w:p w14:paraId="72B7CB5C"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shd w:val="clear" w:color="auto" w:fill="FFFFFF" w:themeFill="background1"/>
                  <w:vAlign w:val="center"/>
                </w:tcPr>
                <w:p w14:paraId="100179F1"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74" w:type="dxa"/>
                  <w:shd w:val="clear" w:color="auto" w:fill="FFFFFF" w:themeFill="background1"/>
                  <w:vAlign w:val="center"/>
                </w:tcPr>
                <w:p w14:paraId="23AFCD3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4B043E" w:rsidRPr="006145DB" w14:paraId="164E1DC3" w14:textId="77777777" w:rsidTr="006C6798">
              <w:trPr>
                <w:trHeight w:val="1415"/>
                <w:jc w:val="center"/>
              </w:trPr>
              <w:tc>
                <w:tcPr>
                  <w:tcW w:w="3572" w:type="dxa"/>
                  <w:vMerge/>
                  <w:shd w:val="clear" w:color="auto" w:fill="FFFFFF" w:themeFill="background1"/>
                  <w:vAlign w:val="center"/>
                </w:tcPr>
                <w:p w14:paraId="5CAAE8DF" w14:textId="77777777" w:rsidR="00E903A7" w:rsidRPr="006145DB" w:rsidRDefault="00E903A7" w:rsidP="005B435E">
                  <w:pPr>
                    <w:tabs>
                      <w:tab w:val="left" w:pos="709"/>
                    </w:tabs>
                    <w:contextualSpacing/>
                    <w:jc w:val="both"/>
                    <w:rPr>
                      <w:rFonts w:cs="Arial"/>
                      <w:bCs/>
                      <w:sz w:val="16"/>
                      <w:szCs w:val="16"/>
                      <w:lang w:eastAsia="es-CO"/>
                    </w:rPr>
                  </w:pPr>
                </w:p>
              </w:tc>
              <w:tc>
                <w:tcPr>
                  <w:tcW w:w="1134" w:type="dxa"/>
                  <w:shd w:val="clear" w:color="auto" w:fill="FFFFFF" w:themeFill="background1"/>
                  <w:vAlign w:val="center"/>
                </w:tcPr>
                <w:p w14:paraId="23B4A534"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shd w:val="clear" w:color="auto" w:fill="FFFFFF" w:themeFill="background1"/>
                  <w:vAlign w:val="center"/>
                </w:tcPr>
                <w:p w14:paraId="64328ED6"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74" w:type="dxa"/>
                  <w:shd w:val="clear" w:color="auto" w:fill="FFFFFF" w:themeFill="background1"/>
                  <w:vAlign w:val="center"/>
                </w:tcPr>
                <w:p w14:paraId="029E8482"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4B043E" w:rsidRPr="006145DB" w14:paraId="79AD4B0F" w14:textId="77777777" w:rsidTr="006C6798">
              <w:trPr>
                <w:trHeight w:val="231"/>
                <w:jc w:val="center"/>
              </w:trPr>
              <w:tc>
                <w:tcPr>
                  <w:tcW w:w="3572" w:type="dxa"/>
                  <w:vMerge w:val="restart"/>
                  <w:shd w:val="clear" w:color="auto" w:fill="FFFFFF" w:themeFill="background1"/>
                  <w:vAlign w:val="center"/>
                </w:tcPr>
                <w:p w14:paraId="4DD86D9A" w14:textId="6E147072"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Residente en el Distrito Capital</w:t>
                  </w:r>
                  <w:r w:rsidR="007502F0" w:rsidRPr="006145DB">
                    <w:rPr>
                      <w:rFonts w:cs="Arial"/>
                      <w:bCs/>
                      <w:sz w:val="16"/>
                      <w:szCs w:val="16"/>
                      <w:lang w:eastAsia="es-CO"/>
                    </w:rPr>
                    <w:t>.</w:t>
                  </w:r>
                </w:p>
              </w:tc>
              <w:tc>
                <w:tcPr>
                  <w:tcW w:w="1134" w:type="dxa"/>
                  <w:shd w:val="clear" w:color="auto" w:fill="FFFFFF" w:themeFill="background1"/>
                  <w:vAlign w:val="center"/>
                </w:tcPr>
                <w:p w14:paraId="02F17A6D"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shd w:val="clear" w:color="auto" w:fill="FFFFFF" w:themeFill="background1"/>
                  <w:vAlign w:val="center"/>
                </w:tcPr>
                <w:p w14:paraId="04F2540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74" w:type="dxa"/>
                  <w:shd w:val="clear" w:color="auto" w:fill="FFFFFF" w:themeFill="background1"/>
                  <w:vAlign w:val="center"/>
                </w:tcPr>
                <w:p w14:paraId="5F8E85BB"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4B043E" w:rsidRPr="006145DB" w14:paraId="1B10778C" w14:textId="77777777" w:rsidTr="006C6798">
              <w:trPr>
                <w:trHeight w:val="441"/>
                <w:jc w:val="center"/>
              </w:trPr>
              <w:tc>
                <w:tcPr>
                  <w:tcW w:w="3572" w:type="dxa"/>
                  <w:vMerge/>
                  <w:shd w:val="clear" w:color="auto" w:fill="FFFFFF" w:themeFill="background1"/>
                  <w:vAlign w:val="center"/>
                </w:tcPr>
                <w:p w14:paraId="08258433" w14:textId="77777777" w:rsidR="00E903A7" w:rsidRPr="006145DB" w:rsidRDefault="00E903A7" w:rsidP="005B435E">
                  <w:pPr>
                    <w:rPr>
                      <w:rFonts w:cs="Arial"/>
                      <w:sz w:val="16"/>
                      <w:szCs w:val="16"/>
                    </w:rPr>
                  </w:pPr>
                </w:p>
              </w:tc>
              <w:tc>
                <w:tcPr>
                  <w:tcW w:w="1134" w:type="dxa"/>
                  <w:shd w:val="clear" w:color="auto" w:fill="FFFFFF" w:themeFill="background1"/>
                  <w:vAlign w:val="center"/>
                </w:tcPr>
                <w:p w14:paraId="224D54D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shd w:val="clear" w:color="auto" w:fill="FFFFFF" w:themeFill="background1"/>
                  <w:vAlign w:val="center"/>
                </w:tcPr>
                <w:p w14:paraId="0BBCC4C7"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74" w:type="dxa"/>
                  <w:shd w:val="clear" w:color="auto" w:fill="FFFFFF" w:themeFill="background1"/>
                  <w:vAlign w:val="center"/>
                </w:tcPr>
                <w:p w14:paraId="63D5C5C1"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bl>
          <w:p w14:paraId="61C7080E" w14:textId="77777777" w:rsidR="00E903A7" w:rsidRPr="006145DB" w:rsidRDefault="00E903A7" w:rsidP="005B435E">
            <w:pPr>
              <w:pStyle w:val="Textoindependiente"/>
              <w:spacing w:line="240" w:lineRule="auto"/>
              <w:ind w:right="112"/>
              <w:jc w:val="both"/>
              <w:rPr>
                <w:rFonts w:cs="Arial"/>
                <w:bCs/>
                <w:sz w:val="20"/>
                <w:szCs w:val="20"/>
                <w:lang w:eastAsia="es-CO"/>
              </w:rPr>
            </w:pPr>
          </w:p>
        </w:tc>
      </w:tr>
      <w:tr w:rsidR="00E903A7" w:rsidRPr="006145DB" w14:paraId="25E62A67" w14:textId="77777777" w:rsidTr="00391A11">
        <w:trPr>
          <w:trHeight w:val="872"/>
          <w:jc w:val="center"/>
        </w:trPr>
        <w:tc>
          <w:tcPr>
            <w:tcW w:w="1555" w:type="dxa"/>
            <w:shd w:val="clear" w:color="auto" w:fill="FFFFFF" w:themeFill="background1"/>
            <w:vAlign w:val="center"/>
          </w:tcPr>
          <w:p w14:paraId="5735D691"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840" w:type="dxa"/>
            <w:shd w:val="clear" w:color="auto" w:fill="FFFFFF" w:themeFill="background1"/>
            <w:vAlign w:val="center"/>
          </w:tcPr>
          <w:tbl>
            <w:tblPr>
              <w:tblStyle w:val="Tablaconcuadrcula"/>
              <w:tblW w:w="5000" w:type="pct"/>
              <w:jc w:val="center"/>
              <w:shd w:val="clear" w:color="auto" w:fill="FFFFFF" w:themeFill="background1"/>
              <w:tblLayout w:type="fixed"/>
              <w:tblLook w:val="04A0" w:firstRow="1" w:lastRow="0" w:firstColumn="1" w:lastColumn="0" w:noHBand="0" w:noVBand="1"/>
            </w:tblPr>
            <w:tblGrid>
              <w:gridCol w:w="3575"/>
              <w:gridCol w:w="1134"/>
              <w:gridCol w:w="1134"/>
              <w:gridCol w:w="1771"/>
            </w:tblGrid>
            <w:tr w:rsidR="004B043E" w:rsidRPr="006145DB" w14:paraId="695DCDEE" w14:textId="77777777" w:rsidTr="00542784">
              <w:trPr>
                <w:trHeight w:val="300"/>
                <w:jc w:val="center"/>
              </w:trPr>
              <w:tc>
                <w:tcPr>
                  <w:tcW w:w="3575" w:type="dxa"/>
                  <w:tcBorders>
                    <w:top w:val="single" w:sz="4" w:space="0" w:color="auto"/>
                  </w:tcBorders>
                  <w:shd w:val="clear" w:color="auto" w:fill="FFFFFF" w:themeFill="background1"/>
                  <w:vAlign w:val="center"/>
                </w:tcPr>
                <w:p w14:paraId="47756D6A"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134" w:type="dxa"/>
                  <w:tcBorders>
                    <w:top w:val="single" w:sz="4" w:space="0" w:color="auto"/>
                  </w:tcBorders>
                  <w:shd w:val="clear" w:color="auto" w:fill="FFFFFF" w:themeFill="background1"/>
                  <w:vAlign w:val="center"/>
                </w:tcPr>
                <w:p w14:paraId="7EF35532"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tcBorders>
                  <w:shd w:val="clear" w:color="auto" w:fill="FFFFFF" w:themeFill="background1"/>
                  <w:vAlign w:val="center"/>
                </w:tcPr>
                <w:p w14:paraId="58184943"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71" w:type="dxa"/>
                  <w:tcBorders>
                    <w:top w:val="single" w:sz="4" w:space="0" w:color="auto"/>
                  </w:tcBorders>
                  <w:shd w:val="clear" w:color="auto" w:fill="FFFFFF" w:themeFill="background1"/>
                  <w:vAlign w:val="center"/>
                </w:tcPr>
                <w:p w14:paraId="36BF70F9"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4B043E" w:rsidRPr="006145DB" w14:paraId="574DBDCD" w14:textId="77777777" w:rsidTr="00542784">
              <w:trPr>
                <w:trHeight w:val="300"/>
                <w:jc w:val="center"/>
              </w:trPr>
              <w:tc>
                <w:tcPr>
                  <w:tcW w:w="3575" w:type="dxa"/>
                  <w:shd w:val="clear" w:color="auto" w:fill="FFFFFF" w:themeFill="background1"/>
                  <w:vAlign w:val="center"/>
                </w:tcPr>
                <w:p w14:paraId="4EB21C9F"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Retiro voluntario manifestado libre y expresamente por escrito.</w:t>
                  </w:r>
                </w:p>
              </w:tc>
              <w:tc>
                <w:tcPr>
                  <w:tcW w:w="1134" w:type="dxa"/>
                  <w:shd w:val="clear" w:color="auto" w:fill="FFFFFF" w:themeFill="background1"/>
                  <w:vAlign w:val="center"/>
                </w:tcPr>
                <w:p w14:paraId="2200CE97"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 / Solicitud Ciudadana</w:t>
                  </w:r>
                </w:p>
              </w:tc>
              <w:tc>
                <w:tcPr>
                  <w:tcW w:w="1134" w:type="dxa"/>
                  <w:shd w:val="clear" w:color="auto" w:fill="FFFFFF" w:themeFill="background1"/>
                  <w:vAlign w:val="center"/>
                </w:tcPr>
                <w:p w14:paraId="14022DA2"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771" w:type="dxa"/>
                  <w:shd w:val="clear" w:color="auto" w:fill="FFFFFF" w:themeFill="background1"/>
                  <w:vAlign w:val="center"/>
                </w:tcPr>
                <w:p w14:paraId="329D4ADD"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Vejez</w:t>
                  </w:r>
                </w:p>
              </w:tc>
            </w:tr>
            <w:tr w:rsidR="004B043E" w:rsidRPr="006145DB" w14:paraId="09A39AFD" w14:textId="77777777" w:rsidTr="00542784">
              <w:trPr>
                <w:trHeight w:val="300"/>
                <w:jc w:val="center"/>
              </w:trPr>
              <w:tc>
                <w:tcPr>
                  <w:tcW w:w="3575" w:type="dxa"/>
                  <w:vMerge w:val="restart"/>
                  <w:shd w:val="clear" w:color="auto" w:fill="FFFFFF" w:themeFill="background1"/>
                  <w:vAlign w:val="center"/>
                </w:tcPr>
                <w:p w14:paraId="5C77402E"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Fallecimiento.</w:t>
                  </w:r>
                </w:p>
              </w:tc>
              <w:tc>
                <w:tcPr>
                  <w:tcW w:w="1134" w:type="dxa"/>
                  <w:shd w:val="clear" w:color="auto" w:fill="FFFFFF" w:themeFill="background1"/>
                  <w:vAlign w:val="center"/>
                </w:tcPr>
                <w:p w14:paraId="65E61553"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Fallecidos (Inhumados)</w:t>
                  </w:r>
                </w:p>
              </w:tc>
              <w:tc>
                <w:tcPr>
                  <w:tcW w:w="1134" w:type="dxa"/>
                  <w:shd w:val="clear" w:color="auto" w:fill="FFFFFF" w:themeFill="background1"/>
                  <w:vAlign w:val="center"/>
                </w:tcPr>
                <w:p w14:paraId="46CD1194"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Mensual </w:t>
                  </w:r>
                </w:p>
                <w:p w14:paraId="44284158"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(Mes Vencido)</w:t>
                  </w:r>
                </w:p>
              </w:tc>
              <w:tc>
                <w:tcPr>
                  <w:tcW w:w="1771" w:type="dxa"/>
                  <w:shd w:val="clear" w:color="auto" w:fill="FFFFFF" w:themeFill="background1"/>
                  <w:vAlign w:val="center"/>
                </w:tcPr>
                <w:p w14:paraId="575F99FE"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Salud</w:t>
                  </w:r>
                </w:p>
              </w:tc>
            </w:tr>
            <w:tr w:rsidR="004B043E" w:rsidRPr="006145DB" w14:paraId="5261280C" w14:textId="77777777" w:rsidTr="00542784">
              <w:trPr>
                <w:trHeight w:val="300"/>
                <w:jc w:val="center"/>
              </w:trPr>
              <w:tc>
                <w:tcPr>
                  <w:tcW w:w="3575" w:type="dxa"/>
                  <w:vMerge/>
                  <w:shd w:val="clear" w:color="auto" w:fill="FFFFFF" w:themeFill="background1"/>
                  <w:vAlign w:val="center"/>
                </w:tcPr>
                <w:p w14:paraId="647D9D19" w14:textId="77777777" w:rsidR="00E903A7" w:rsidRPr="006145DB" w:rsidRDefault="00E903A7" w:rsidP="005B435E">
                  <w:pPr>
                    <w:tabs>
                      <w:tab w:val="left" w:pos="709"/>
                    </w:tabs>
                    <w:contextualSpacing/>
                    <w:jc w:val="both"/>
                    <w:rPr>
                      <w:rFonts w:cs="Arial"/>
                      <w:bCs/>
                      <w:sz w:val="16"/>
                      <w:szCs w:val="16"/>
                      <w:lang w:eastAsia="es-CO"/>
                    </w:rPr>
                  </w:pPr>
                </w:p>
              </w:tc>
              <w:tc>
                <w:tcPr>
                  <w:tcW w:w="1134" w:type="dxa"/>
                  <w:shd w:val="clear" w:color="auto" w:fill="FFFFFF" w:themeFill="background1"/>
                  <w:vAlign w:val="center"/>
                </w:tcPr>
                <w:p w14:paraId="4200A2F8"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Fe de supervivencia (ANI - RCD)</w:t>
                  </w:r>
                </w:p>
              </w:tc>
              <w:tc>
                <w:tcPr>
                  <w:tcW w:w="1134" w:type="dxa"/>
                  <w:shd w:val="clear" w:color="auto" w:fill="FFFFFF" w:themeFill="background1"/>
                  <w:vAlign w:val="center"/>
                </w:tcPr>
                <w:p w14:paraId="2D78EA99"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771" w:type="dxa"/>
                  <w:shd w:val="clear" w:color="auto" w:fill="FFFFFF" w:themeFill="background1"/>
                  <w:vAlign w:val="center"/>
                </w:tcPr>
                <w:p w14:paraId="12CCB5A5"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Ministerio de Salud y Protección Social</w:t>
                  </w:r>
                </w:p>
              </w:tc>
            </w:tr>
            <w:tr w:rsidR="004B043E" w:rsidRPr="006145DB" w14:paraId="2D304B04" w14:textId="77777777" w:rsidTr="00542784">
              <w:trPr>
                <w:trHeight w:val="300"/>
                <w:jc w:val="center"/>
              </w:trPr>
              <w:tc>
                <w:tcPr>
                  <w:tcW w:w="3575" w:type="dxa"/>
                  <w:vMerge/>
                  <w:shd w:val="clear" w:color="auto" w:fill="FFFFFF" w:themeFill="background1"/>
                  <w:vAlign w:val="center"/>
                </w:tcPr>
                <w:p w14:paraId="744A3B88" w14:textId="77777777" w:rsidR="00E903A7" w:rsidRPr="006145DB" w:rsidRDefault="00E903A7" w:rsidP="005B435E">
                  <w:pPr>
                    <w:tabs>
                      <w:tab w:val="left" w:pos="709"/>
                    </w:tabs>
                    <w:contextualSpacing/>
                    <w:jc w:val="both"/>
                    <w:rPr>
                      <w:rFonts w:cs="Arial"/>
                      <w:bCs/>
                      <w:sz w:val="16"/>
                      <w:szCs w:val="16"/>
                      <w:lang w:eastAsia="es-CO"/>
                    </w:rPr>
                  </w:pPr>
                </w:p>
              </w:tc>
              <w:tc>
                <w:tcPr>
                  <w:tcW w:w="1134" w:type="dxa"/>
                  <w:shd w:val="clear" w:color="auto" w:fill="FFFFFF" w:themeFill="background1"/>
                  <w:vAlign w:val="center"/>
                </w:tcPr>
                <w:p w14:paraId="5EDAD52D"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Registro Social de Hogares</w:t>
                  </w:r>
                </w:p>
              </w:tc>
              <w:tc>
                <w:tcPr>
                  <w:tcW w:w="1134" w:type="dxa"/>
                  <w:shd w:val="clear" w:color="auto" w:fill="FFFFFF" w:themeFill="background1"/>
                  <w:vAlign w:val="center"/>
                </w:tcPr>
                <w:p w14:paraId="0C311A75"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771" w:type="dxa"/>
                  <w:shd w:val="clear" w:color="auto" w:fill="FFFFFF" w:themeFill="background1"/>
                  <w:vAlign w:val="center"/>
                </w:tcPr>
                <w:p w14:paraId="52D0BEB0"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 SDP</w:t>
                  </w:r>
                </w:p>
              </w:tc>
            </w:tr>
            <w:tr w:rsidR="004B043E" w:rsidRPr="006145DB" w14:paraId="6E0A5833" w14:textId="77777777" w:rsidTr="00542784">
              <w:trPr>
                <w:trHeight w:val="300"/>
                <w:jc w:val="center"/>
              </w:trPr>
              <w:tc>
                <w:tcPr>
                  <w:tcW w:w="3575" w:type="dxa"/>
                  <w:shd w:val="clear" w:color="auto" w:fill="FFFFFF" w:themeFill="background1"/>
                  <w:vAlign w:val="center"/>
                </w:tcPr>
                <w:p w14:paraId="30BAB391"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Incurrir en falta gravísima establecida en el Acuerdo de corresponsabilidad, en el marco del debido proceso.</w:t>
                  </w:r>
                </w:p>
              </w:tc>
              <w:tc>
                <w:tcPr>
                  <w:tcW w:w="1134" w:type="dxa"/>
                  <w:shd w:val="clear" w:color="auto" w:fill="FFFFFF" w:themeFill="background1"/>
                  <w:vAlign w:val="center"/>
                </w:tcPr>
                <w:p w14:paraId="058796B9"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shd w:val="clear" w:color="auto" w:fill="FFFFFF" w:themeFill="background1"/>
                  <w:vAlign w:val="center"/>
                </w:tcPr>
                <w:p w14:paraId="3DADF0E7"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771" w:type="dxa"/>
                  <w:shd w:val="clear" w:color="auto" w:fill="FFFFFF" w:themeFill="background1"/>
                  <w:vAlign w:val="center"/>
                </w:tcPr>
                <w:p w14:paraId="54FFA283"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Vejez</w:t>
                  </w:r>
                </w:p>
              </w:tc>
            </w:tr>
            <w:tr w:rsidR="004B043E" w:rsidRPr="006145DB" w14:paraId="4C81CF95" w14:textId="77777777" w:rsidTr="00542784">
              <w:trPr>
                <w:trHeight w:val="300"/>
                <w:jc w:val="center"/>
              </w:trPr>
              <w:tc>
                <w:tcPr>
                  <w:tcW w:w="3575" w:type="dxa"/>
                  <w:tcBorders>
                    <w:bottom w:val="single" w:sz="4" w:space="0" w:color="auto"/>
                  </w:tcBorders>
                  <w:shd w:val="clear" w:color="auto" w:fill="FFFFFF" w:themeFill="background1"/>
                  <w:vAlign w:val="center"/>
                </w:tcPr>
                <w:p w14:paraId="1DE689DA" w14:textId="77777777" w:rsidR="00E903A7" w:rsidRPr="006145DB" w:rsidRDefault="00E903A7" w:rsidP="005B435E">
                  <w:pPr>
                    <w:tabs>
                      <w:tab w:val="left" w:pos="709"/>
                    </w:tabs>
                    <w:contextualSpacing/>
                    <w:jc w:val="both"/>
                    <w:rPr>
                      <w:rFonts w:cs="Arial"/>
                      <w:bCs/>
                      <w:sz w:val="16"/>
                      <w:szCs w:val="16"/>
                      <w:lang w:eastAsia="es-CO"/>
                    </w:rPr>
                  </w:pPr>
                  <w:r w:rsidRPr="006145DB">
                    <w:rPr>
                      <w:rFonts w:cs="Arial"/>
                      <w:bCs/>
                      <w:sz w:val="16"/>
                      <w:szCs w:val="16"/>
                      <w:lang w:eastAsia="es-CO"/>
                    </w:rPr>
                    <w:t>Traslado o cambio de residencia fuera de Bogotá D.C.</w:t>
                  </w:r>
                </w:p>
              </w:tc>
              <w:tc>
                <w:tcPr>
                  <w:tcW w:w="1134" w:type="dxa"/>
                  <w:tcBorders>
                    <w:bottom w:val="single" w:sz="4" w:space="0" w:color="auto"/>
                  </w:tcBorders>
                  <w:shd w:val="clear" w:color="auto" w:fill="FFFFFF" w:themeFill="background1"/>
                  <w:vAlign w:val="center"/>
                </w:tcPr>
                <w:p w14:paraId="30432446"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tcBorders>
                    <w:bottom w:val="single" w:sz="4" w:space="0" w:color="auto"/>
                  </w:tcBorders>
                  <w:shd w:val="clear" w:color="auto" w:fill="FFFFFF" w:themeFill="background1"/>
                  <w:vAlign w:val="center"/>
                </w:tcPr>
                <w:p w14:paraId="1AD34E20"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771" w:type="dxa"/>
                  <w:tcBorders>
                    <w:bottom w:val="single" w:sz="4" w:space="0" w:color="auto"/>
                  </w:tcBorders>
                  <w:shd w:val="clear" w:color="auto" w:fill="FFFFFF" w:themeFill="background1"/>
                  <w:vAlign w:val="center"/>
                </w:tcPr>
                <w:p w14:paraId="3768DA0C"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bCs/>
                      <w:sz w:val="16"/>
                      <w:szCs w:val="16"/>
                      <w:lang w:eastAsia="es-CO"/>
                    </w:rPr>
                    <w:t>Subdirección para la Vejez</w:t>
                  </w:r>
                </w:p>
              </w:tc>
            </w:tr>
            <w:tr w:rsidR="004B043E" w:rsidRPr="006145DB" w14:paraId="6C1081FA" w14:textId="77777777" w:rsidTr="00542784">
              <w:trPr>
                <w:trHeight w:val="300"/>
                <w:jc w:val="center"/>
              </w:trPr>
              <w:tc>
                <w:tcPr>
                  <w:tcW w:w="3575" w:type="dxa"/>
                  <w:vMerge w:val="restart"/>
                  <w:shd w:val="clear" w:color="auto" w:fill="FFFFFF" w:themeFill="background1"/>
                  <w:vAlign w:val="center"/>
                </w:tcPr>
                <w:p w14:paraId="2B055D13" w14:textId="77777777" w:rsidR="00E903A7" w:rsidRPr="006145DB" w:rsidRDefault="00E903A7" w:rsidP="005B435E">
                  <w:pPr>
                    <w:tabs>
                      <w:tab w:val="left" w:pos="709"/>
                    </w:tabs>
                    <w:contextualSpacing/>
                    <w:jc w:val="both"/>
                    <w:rPr>
                      <w:rFonts w:cs="Arial"/>
                      <w:sz w:val="16"/>
                      <w:szCs w:val="16"/>
                      <w:lang w:eastAsia="es-CO"/>
                    </w:rPr>
                  </w:pPr>
                  <w:r w:rsidRPr="006145DB">
                    <w:rPr>
                      <w:rFonts w:cs="Arial"/>
                      <w:sz w:val="16"/>
                      <w:szCs w:val="16"/>
                      <w:lang w:eastAsia="es-CO"/>
                    </w:rPr>
                    <w:t>Finalización del proceso de atención.</w:t>
                  </w:r>
                </w:p>
              </w:tc>
              <w:tc>
                <w:tcPr>
                  <w:tcW w:w="1134" w:type="dxa"/>
                  <w:shd w:val="clear" w:color="auto" w:fill="FFFFFF" w:themeFill="background1"/>
                  <w:vAlign w:val="center"/>
                </w:tcPr>
                <w:p w14:paraId="07D0627F"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shd w:val="clear" w:color="auto" w:fill="FFFFFF" w:themeFill="background1"/>
                  <w:vAlign w:val="center"/>
                </w:tcPr>
                <w:p w14:paraId="605F4547"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771" w:type="dxa"/>
                  <w:shd w:val="clear" w:color="auto" w:fill="FFFFFF" w:themeFill="background1"/>
                  <w:vAlign w:val="center"/>
                </w:tcPr>
                <w:p w14:paraId="41F195E6" w14:textId="77777777" w:rsidR="00E903A7" w:rsidRPr="006145DB" w:rsidRDefault="00E903A7"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Vejez</w:t>
                  </w:r>
                </w:p>
              </w:tc>
            </w:tr>
            <w:tr w:rsidR="004B043E" w:rsidRPr="006145DB" w14:paraId="3BED0587" w14:textId="77777777" w:rsidTr="00542784">
              <w:trPr>
                <w:trHeight w:val="300"/>
                <w:jc w:val="center"/>
              </w:trPr>
              <w:tc>
                <w:tcPr>
                  <w:tcW w:w="3575" w:type="dxa"/>
                  <w:vMerge/>
                  <w:tcBorders>
                    <w:bottom w:val="nil"/>
                  </w:tcBorders>
                  <w:shd w:val="clear" w:color="auto" w:fill="FFFFFF" w:themeFill="background1"/>
                  <w:vAlign w:val="center"/>
                </w:tcPr>
                <w:p w14:paraId="50574376" w14:textId="77777777" w:rsidR="00E903A7" w:rsidRPr="006145DB" w:rsidRDefault="00E903A7" w:rsidP="005B435E">
                  <w:pPr>
                    <w:tabs>
                      <w:tab w:val="left" w:pos="709"/>
                    </w:tabs>
                    <w:contextualSpacing/>
                    <w:jc w:val="both"/>
                    <w:rPr>
                      <w:rFonts w:cs="Arial"/>
                      <w:sz w:val="16"/>
                      <w:szCs w:val="16"/>
                      <w:lang w:eastAsia="es-CO"/>
                    </w:rPr>
                  </w:pPr>
                </w:p>
              </w:tc>
              <w:tc>
                <w:tcPr>
                  <w:tcW w:w="1134" w:type="dxa"/>
                  <w:tcBorders>
                    <w:bottom w:val="nil"/>
                  </w:tcBorders>
                  <w:shd w:val="clear" w:color="auto" w:fill="FFFFFF" w:themeFill="background1"/>
                  <w:vAlign w:val="center"/>
                </w:tcPr>
                <w:p w14:paraId="3EC3F895"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bottom w:val="nil"/>
                  </w:tcBorders>
                  <w:shd w:val="clear" w:color="auto" w:fill="FFFFFF" w:themeFill="background1"/>
                  <w:vAlign w:val="center"/>
                </w:tcPr>
                <w:p w14:paraId="7F24497C"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71" w:type="dxa"/>
                  <w:tcBorders>
                    <w:bottom w:val="nil"/>
                  </w:tcBorders>
                  <w:shd w:val="clear" w:color="auto" w:fill="FFFFFF" w:themeFill="background1"/>
                  <w:vAlign w:val="center"/>
                </w:tcPr>
                <w:p w14:paraId="2E2426B0" w14:textId="77777777" w:rsidR="00E903A7" w:rsidRPr="006145DB" w:rsidRDefault="00E903A7"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bl>
          <w:p w14:paraId="0EF9F2D9" w14:textId="77777777" w:rsidR="00E903A7" w:rsidRPr="006145DB" w:rsidRDefault="00E903A7" w:rsidP="005B435E">
            <w:pPr>
              <w:tabs>
                <w:tab w:val="left" w:pos="709"/>
              </w:tabs>
              <w:spacing w:line="240" w:lineRule="auto"/>
              <w:contextualSpacing/>
              <w:jc w:val="both"/>
              <w:rPr>
                <w:rFonts w:cs="Arial"/>
                <w:bCs/>
                <w:sz w:val="20"/>
                <w:szCs w:val="20"/>
                <w:lang w:eastAsia="es-CO"/>
              </w:rPr>
            </w:pPr>
          </w:p>
        </w:tc>
      </w:tr>
      <w:tr w:rsidR="00E903A7" w:rsidRPr="006145DB" w14:paraId="3DC8750B" w14:textId="77777777" w:rsidTr="00391A11">
        <w:trPr>
          <w:trHeight w:val="300"/>
          <w:jc w:val="center"/>
        </w:trPr>
        <w:tc>
          <w:tcPr>
            <w:tcW w:w="1555" w:type="dxa"/>
            <w:shd w:val="clear" w:color="auto" w:fill="FFFFFF" w:themeFill="background1"/>
            <w:vAlign w:val="center"/>
          </w:tcPr>
          <w:p w14:paraId="09F57468"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840" w:type="dxa"/>
            <w:shd w:val="clear" w:color="auto" w:fill="FFFFFF" w:themeFill="background1"/>
            <w:vAlign w:val="center"/>
          </w:tcPr>
          <w:p w14:paraId="287F7C18" w14:textId="738014D4" w:rsidR="00E903A7" w:rsidRPr="006145DB" w:rsidRDefault="00E903A7" w:rsidP="005B435E">
            <w:pPr>
              <w:spacing w:after="0" w:line="240" w:lineRule="auto"/>
              <w:rPr>
                <w:rFonts w:eastAsia="Calibri" w:cs="Arial"/>
                <w:bCs/>
                <w:sz w:val="20"/>
                <w:szCs w:val="20"/>
                <w:lang w:eastAsia="es-CO"/>
              </w:rPr>
            </w:pPr>
            <w:r w:rsidRPr="006145DB">
              <w:rPr>
                <w:rFonts w:cs="Arial"/>
                <w:sz w:val="20"/>
                <w:szCs w:val="20"/>
                <w:lang w:val="es-ES_tradnl"/>
              </w:rPr>
              <w:t>No aplica</w:t>
            </w:r>
            <w:r w:rsidR="004B043E" w:rsidRPr="006145DB">
              <w:rPr>
                <w:rFonts w:cs="Arial"/>
                <w:sz w:val="20"/>
                <w:szCs w:val="20"/>
                <w:lang w:val="es-ES_tradnl"/>
              </w:rPr>
              <w:t>.</w:t>
            </w:r>
          </w:p>
        </w:tc>
      </w:tr>
      <w:tr w:rsidR="00E903A7" w:rsidRPr="006145DB" w14:paraId="3EF92B7F" w14:textId="77777777" w:rsidTr="006C6798">
        <w:trPr>
          <w:trHeight w:val="1309"/>
          <w:jc w:val="center"/>
        </w:trPr>
        <w:tc>
          <w:tcPr>
            <w:tcW w:w="1555" w:type="dxa"/>
            <w:shd w:val="clear" w:color="auto" w:fill="FFFFFF" w:themeFill="background1"/>
            <w:vAlign w:val="center"/>
          </w:tcPr>
          <w:p w14:paraId="4E3EF60B"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Ejecución</w:t>
            </w:r>
          </w:p>
        </w:tc>
        <w:tc>
          <w:tcPr>
            <w:tcW w:w="7840" w:type="dxa"/>
            <w:shd w:val="clear" w:color="auto" w:fill="FFFFFF" w:themeFill="background1"/>
            <w:vAlign w:val="center"/>
          </w:tcPr>
          <w:p w14:paraId="0EF8A2A5" w14:textId="6DAA0BDE" w:rsidR="00E903A7" w:rsidRPr="006145DB" w:rsidRDefault="00E903A7" w:rsidP="005B435E">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 xml:space="preserve">La Modalidad Centro Día Redes de Cuidado Comunitario ofrece atención interdisciplinaria mediante acciones territoriales y comunitarias orientadas al fortalecimiento y creación de redes de cuidado comunitario que promueven el autocuidado y el cuidado colectivo de las personas mayores, en concordancia con la Ley 1276 de 2009. Impulsa el empoderamiento social, la autonomía e independencia de las personas mayores, facilitando su integración en la vida comunitaria y cultural. Estas acciones se implementan a través de espacios de interacción, como son: </w:t>
            </w:r>
          </w:p>
          <w:p w14:paraId="2F73960B" w14:textId="77777777" w:rsidR="004B043E" w:rsidRPr="006145DB" w:rsidRDefault="004B043E" w:rsidP="005B435E">
            <w:pPr>
              <w:pStyle w:val="Textoindependiente"/>
              <w:spacing w:after="0" w:line="240" w:lineRule="auto"/>
              <w:jc w:val="both"/>
              <w:rPr>
                <w:rFonts w:cs="Arial"/>
                <w:bCs/>
                <w:sz w:val="20"/>
                <w:szCs w:val="20"/>
                <w:lang w:val="es-CO" w:eastAsia="es-CO"/>
              </w:rPr>
            </w:pPr>
          </w:p>
          <w:p w14:paraId="3660F246" w14:textId="4252CDB0" w:rsidR="00E903A7" w:rsidRPr="006145DB" w:rsidRDefault="00E903A7" w:rsidP="005B435E">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1.</w:t>
            </w:r>
            <w:r w:rsidRPr="006145DB">
              <w:rPr>
                <w:rFonts w:cs="Arial"/>
                <w:bCs/>
                <w:sz w:val="20"/>
                <w:szCs w:val="20"/>
                <w:u w:val="single"/>
                <w:lang w:val="es-CO" w:eastAsia="es-CO"/>
              </w:rPr>
              <w:t>Somos Red de Cuidado:</w:t>
            </w:r>
            <w:r w:rsidRPr="006145DB">
              <w:rPr>
                <w:rFonts w:cs="Arial"/>
                <w:bCs/>
                <w:sz w:val="20"/>
                <w:szCs w:val="20"/>
                <w:lang w:val="es-CO" w:eastAsia="es-CO"/>
              </w:rPr>
              <w:t xml:space="preserve"> </w:t>
            </w:r>
            <w:r w:rsidR="004B043E" w:rsidRPr="006145DB">
              <w:rPr>
                <w:rFonts w:cs="Arial"/>
                <w:bCs/>
                <w:sz w:val="20"/>
                <w:szCs w:val="20"/>
                <w:lang w:val="es-CO" w:eastAsia="es-CO"/>
              </w:rPr>
              <w:t>m</w:t>
            </w:r>
            <w:r w:rsidRPr="006145DB">
              <w:rPr>
                <w:rFonts w:cs="Arial"/>
                <w:bCs/>
                <w:sz w:val="20"/>
                <w:szCs w:val="20"/>
                <w:lang w:val="es-CO" w:eastAsia="es-CO"/>
              </w:rPr>
              <w:t xml:space="preserve">ediante este componente se generan interacciones para la prevención de violencias, fortalecer el autocuidado, el cuidado colectivo, la solidaridad generacional e intergeneracional y el intercambio de experiencias, saberes y memorias de las personas mayores, para propiciar la conformación de redes de cuidado comunitario, con y para las personas mayores. </w:t>
            </w:r>
          </w:p>
          <w:p w14:paraId="169BF9FF" w14:textId="77777777" w:rsidR="004B043E" w:rsidRPr="006145DB" w:rsidRDefault="004B043E" w:rsidP="005B435E">
            <w:pPr>
              <w:pStyle w:val="Textoindependiente"/>
              <w:spacing w:after="0" w:line="240" w:lineRule="auto"/>
              <w:jc w:val="both"/>
              <w:rPr>
                <w:rFonts w:cs="Arial"/>
                <w:bCs/>
                <w:sz w:val="20"/>
                <w:szCs w:val="20"/>
                <w:lang w:val="es-CO" w:eastAsia="es-CO"/>
              </w:rPr>
            </w:pPr>
          </w:p>
          <w:p w14:paraId="3C2CC6C6" w14:textId="6FFA9EF6" w:rsidR="00E903A7" w:rsidRPr="006145DB" w:rsidRDefault="00E903A7" w:rsidP="005B435E">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2.</w:t>
            </w:r>
            <w:r w:rsidRPr="006145DB">
              <w:rPr>
                <w:rFonts w:cs="Arial"/>
                <w:bCs/>
                <w:sz w:val="20"/>
                <w:szCs w:val="20"/>
                <w:u w:val="single"/>
                <w:lang w:val="es-CO" w:eastAsia="es-CO"/>
              </w:rPr>
              <w:t>Fortalecimiento de liderazgos:</w:t>
            </w:r>
            <w:r w:rsidRPr="006145DB">
              <w:rPr>
                <w:rFonts w:cs="Arial"/>
                <w:bCs/>
                <w:sz w:val="20"/>
                <w:szCs w:val="20"/>
                <w:lang w:val="es-CO" w:eastAsia="es-CO"/>
              </w:rPr>
              <w:t xml:space="preserve"> </w:t>
            </w:r>
            <w:r w:rsidR="004B043E" w:rsidRPr="006145DB">
              <w:rPr>
                <w:rFonts w:cs="Arial"/>
                <w:bCs/>
                <w:sz w:val="20"/>
                <w:szCs w:val="20"/>
                <w:lang w:val="es-CO" w:eastAsia="es-CO"/>
              </w:rPr>
              <w:t>e</w:t>
            </w:r>
            <w:r w:rsidRPr="006145DB">
              <w:rPr>
                <w:rFonts w:cs="Arial"/>
                <w:bCs/>
                <w:sz w:val="20"/>
                <w:szCs w:val="20"/>
                <w:lang w:val="es-CO" w:eastAsia="es-CO"/>
              </w:rPr>
              <w:t xml:space="preserve">ste componente busca empoderar a las personas mayores a partir del fortalecimiento de sus capacidades para liderar, y del reconocimiento de sus habilidades y competencias para la consolidación de redes de cuidado comunitario sostenibles. </w:t>
            </w:r>
          </w:p>
          <w:p w14:paraId="3B2189DC" w14:textId="77777777" w:rsidR="004B043E" w:rsidRPr="006145DB" w:rsidRDefault="004B043E" w:rsidP="005B435E">
            <w:pPr>
              <w:pStyle w:val="Textoindependiente"/>
              <w:spacing w:after="0" w:line="240" w:lineRule="auto"/>
              <w:jc w:val="both"/>
              <w:rPr>
                <w:rFonts w:cs="Arial"/>
                <w:bCs/>
                <w:sz w:val="20"/>
                <w:szCs w:val="20"/>
                <w:lang w:val="es-CO" w:eastAsia="es-CO"/>
              </w:rPr>
            </w:pPr>
          </w:p>
          <w:p w14:paraId="4FCFE853" w14:textId="33B4353E" w:rsidR="00E903A7" w:rsidRPr="006145DB" w:rsidRDefault="00E903A7" w:rsidP="005B435E">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3.</w:t>
            </w:r>
            <w:r w:rsidRPr="006145DB">
              <w:rPr>
                <w:rFonts w:cs="Arial"/>
                <w:bCs/>
                <w:sz w:val="20"/>
                <w:szCs w:val="20"/>
                <w:u w:val="single"/>
                <w:lang w:val="es-CO" w:eastAsia="es-CO"/>
              </w:rPr>
              <w:t>Movilizándonos por el cuidado:</w:t>
            </w:r>
            <w:r w:rsidRPr="006145DB">
              <w:rPr>
                <w:rFonts w:cs="Arial"/>
                <w:bCs/>
                <w:sz w:val="20"/>
                <w:szCs w:val="20"/>
                <w:lang w:val="es-CO" w:eastAsia="es-CO"/>
              </w:rPr>
              <w:t xml:space="preserve"> </w:t>
            </w:r>
            <w:r w:rsidR="004B043E" w:rsidRPr="006145DB">
              <w:rPr>
                <w:rFonts w:cs="Arial"/>
                <w:bCs/>
                <w:sz w:val="20"/>
                <w:szCs w:val="20"/>
                <w:lang w:val="es-CO" w:eastAsia="es-CO"/>
              </w:rPr>
              <w:t>c</w:t>
            </w:r>
            <w:r w:rsidRPr="006145DB">
              <w:rPr>
                <w:rFonts w:cs="Arial"/>
                <w:bCs/>
                <w:sz w:val="20"/>
                <w:szCs w:val="20"/>
                <w:lang w:val="es-CO" w:eastAsia="es-CO"/>
              </w:rPr>
              <w:t>omponente dirigido a reconocer las labores de cuidado que realizan las personas mayores, promoviendo la redistribución, resignificación y reducción de dichas labores al interior de las redes de apoyo familiar, social y comunitarias, y con ello, brindar herramientas prácticas para el autocuidado a cuidadoras y cuidadores.</w:t>
            </w:r>
          </w:p>
          <w:p w14:paraId="2A943373" w14:textId="77777777" w:rsidR="004B043E" w:rsidRPr="006145DB" w:rsidRDefault="004B043E" w:rsidP="005B435E">
            <w:pPr>
              <w:pStyle w:val="Textoindependiente"/>
              <w:spacing w:after="0" w:line="240" w:lineRule="auto"/>
              <w:jc w:val="both"/>
              <w:rPr>
                <w:rFonts w:cs="Arial"/>
                <w:bCs/>
                <w:sz w:val="20"/>
                <w:szCs w:val="20"/>
                <w:lang w:val="es-CO" w:eastAsia="es-CO"/>
              </w:rPr>
            </w:pPr>
          </w:p>
          <w:p w14:paraId="7610A013" w14:textId="77777777" w:rsidR="00E903A7" w:rsidRPr="006145DB" w:rsidRDefault="00E903A7"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 xml:space="preserve">De este modo, la modalidad Centro Día Redes de Cuidado Comunitario busca dar respuesta a las necesidades de cohesión social y comunitaria de las personas mayores que se identifican en los territorios, para mitigar la soledad, el aislamiento y con ello contribuir a su bienestar. Desarrolla acciones que llegan a lugares cotidianos cercanos a las personas mayores y en sus barrios, fomentando la participación comunitaria e incluyendo a familias, vecinos, actores sociales y voluntarios. Por ello, el tiempo de ejecución de la modalidad depende del plan de cuidado que se diseñe para consolidar la red de Cuidado Comunitario. </w:t>
            </w:r>
          </w:p>
          <w:p w14:paraId="4C0AE115" w14:textId="77777777" w:rsidR="004B043E" w:rsidRPr="006145DB" w:rsidRDefault="004B043E" w:rsidP="005B435E">
            <w:pPr>
              <w:pStyle w:val="Textoindependiente"/>
              <w:spacing w:after="0" w:line="240" w:lineRule="auto"/>
              <w:jc w:val="both"/>
              <w:rPr>
                <w:rFonts w:cs="Arial"/>
                <w:bCs/>
                <w:sz w:val="20"/>
                <w:szCs w:val="20"/>
                <w:lang w:val="es-CO" w:eastAsia="es-CO"/>
              </w:rPr>
            </w:pPr>
          </w:p>
          <w:p w14:paraId="22D776E6" w14:textId="7B32198B" w:rsidR="00E903A7" w:rsidRPr="006145DB" w:rsidRDefault="00E903A7" w:rsidP="006C6798">
            <w:pPr>
              <w:pStyle w:val="Textoindependiente"/>
              <w:spacing w:after="0" w:line="240" w:lineRule="auto"/>
              <w:jc w:val="both"/>
              <w:rPr>
                <w:rFonts w:cs="Arial"/>
                <w:bCs/>
                <w:sz w:val="20"/>
                <w:szCs w:val="20"/>
                <w:lang w:eastAsia="es-CO"/>
              </w:rPr>
            </w:pPr>
            <w:r w:rsidRPr="006145DB">
              <w:rPr>
                <w:rFonts w:cs="Arial"/>
                <w:bCs/>
                <w:sz w:val="20"/>
                <w:szCs w:val="20"/>
                <w:lang w:val="es-CO" w:eastAsia="es-CO"/>
              </w:rPr>
              <w:t xml:space="preserve">En caso de interrupción parcial o total en la prestación de la Modalidad Redes de Cuidado Comunitario se implementará el plan operativo de continuidad correspondiente. </w:t>
            </w:r>
          </w:p>
        </w:tc>
      </w:tr>
      <w:tr w:rsidR="00E903A7" w:rsidRPr="006145DB" w14:paraId="10F2F310" w14:textId="77777777" w:rsidTr="00391A11">
        <w:trPr>
          <w:trHeight w:val="300"/>
          <w:jc w:val="center"/>
        </w:trPr>
        <w:tc>
          <w:tcPr>
            <w:tcW w:w="1555" w:type="dxa"/>
            <w:shd w:val="clear" w:color="auto" w:fill="FFFFFF" w:themeFill="background1"/>
            <w:vAlign w:val="center"/>
          </w:tcPr>
          <w:p w14:paraId="78068E16" w14:textId="77777777" w:rsidR="00E903A7" w:rsidRPr="006145DB" w:rsidRDefault="00E903A7" w:rsidP="005B435E">
            <w:pPr>
              <w:spacing w:line="240" w:lineRule="auto"/>
              <w:contextualSpacing/>
              <w:rPr>
                <w:rFonts w:cs="Arial"/>
                <w:bCs/>
                <w:sz w:val="20"/>
                <w:szCs w:val="20"/>
                <w:lang w:eastAsia="es-CO"/>
              </w:rPr>
            </w:pPr>
            <w:r w:rsidRPr="006145DB">
              <w:rPr>
                <w:rFonts w:cs="Arial"/>
                <w:bCs/>
                <w:sz w:val="20"/>
                <w:szCs w:val="20"/>
                <w:lang w:eastAsia="es-CO"/>
              </w:rPr>
              <w:t>Condiciones transversales de calidad</w:t>
            </w:r>
          </w:p>
        </w:tc>
        <w:tc>
          <w:tcPr>
            <w:tcW w:w="7840" w:type="dxa"/>
            <w:shd w:val="clear" w:color="auto" w:fill="FFFFFF" w:themeFill="background1"/>
            <w:vAlign w:val="center"/>
          </w:tcPr>
          <w:p w14:paraId="2E85D1DD" w14:textId="77777777" w:rsidR="00E903A7" w:rsidRPr="006145DB" w:rsidRDefault="00E903A7" w:rsidP="005B435E">
            <w:pPr>
              <w:tabs>
                <w:tab w:val="left" w:pos="709"/>
              </w:tabs>
              <w:spacing w:line="240" w:lineRule="auto"/>
              <w:contextualSpacing/>
              <w:jc w:val="both"/>
              <w:rPr>
                <w:rFonts w:cs="Arial"/>
                <w:bCs/>
                <w:sz w:val="20"/>
                <w:szCs w:val="20"/>
                <w:lang w:eastAsia="es-CO"/>
              </w:rPr>
            </w:pPr>
            <w:r w:rsidRPr="006145DB">
              <w:rPr>
                <w:rFonts w:cs="Arial"/>
                <w:bCs/>
                <w:sz w:val="20"/>
                <w:szCs w:val="20"/>
                <w:lang w:eastAsia="es-CO"/>
              </w:rPr>
              <w:t xml:space="preserve">Para la modalidad aplican las siguientes categorías: </w:t>
            </w:r>
          </w:p>
          <w:p w14:paraId="5ED0C61A" w14:textId="77777777" w:rsidR="00E903A7" w:rsidRPr="006145DB" w:rsidRDefault="00E903A7" w:rsidP="005B435E">
            <w:pPr>
              <w:tabs>
                <w:tab w:val="left" w:pos="709"/>
              </w:tabs>
              <w:spacing w:after="0" w:line="240" w:lineRule="auto"/>
              <w:contextualSpacing/>
              <w:jc w:val="both"/>
              <w:rPr>
                <w:rFonts w:cs="Arial"/>
                <w:bCs/>
                <w:sz w:val="20"/>
                <w:szCs w:val="20"/>
                <w:lang w:eastAsia="es-CO"/>
              </w:rPr>
            </w:pPr>
          </w:p>
          <w:p w14:paraId="0A4CC3D7" w14:textId="279A44F7" w:rsidR="00E903A7" w:rsidRPr="006145DB" w:rsidRDefault="00E903A7">
            <w:pPr>
              <w:pStyle w:val="Prrafodelista"/>
              <w:numPr>
                <w:ilvl w:val="0"/>
                <w:numId w:val="112"/>
              </w:numPr>
              <w:tabs>
                <w:tab w:val="left" w:pos="463"/>
              </w:tabs>
              <w:spacing w:after="0" w:line="240" w:lineRule="auto"/>
              <w:ind w:left="321"/>
              <w:jc w:val="both"/>
              <w:rPr>
                <w:rFonts w:cs="Arial"/>
                <w:bCs/>
                <w:sz w:val="20"/>
                <w:szCs w:val="20"/>
                <w:lang w:eastAsia="es-CO"/>
              </w:rPr>
            </w:pPr>
            <w:r w:rsidRPr="006145DB">
              <w:rPr>
                <w:rFonts w:cs="Arial"/>
                <w:bCs/>
                <w:sz w:val="20"/>
                <w:szCs w:val="20"/>
                <w:lang w:eastAsia="es-CO"/>
              </w:rPr>
              <w:t xml:space="preserve">Atención social </w:t>
            </w:r>
          </w:p>
          <w:p w14:paraId="3E01D444" w14:textId="4CDA896C" w:rsidR="00E903A7" w:rsidRPr="006145DB" w:rsidRDefault="00E903A7">
            <w:pPr>
              <w:pStyle w:val="Prrafodelista"/>
              <w:numPr>
                <w:ilvl w:val="0"/>
                <w:numId w:val="112"/>
              </w:numPr>
              <w:tabs>
                <w:tab w:val="left" w:pos="463"/>
              </w:tabs>
              <w:spacing w:after="0" w:line="240" w:lineRule="auto"/>
              <w:ind w:left="321"/>
              <w:jc w:val="both"/>
              <w:rPr>
                <w:rFonts w:cs="Arial"/>
                <w:bCs/>
                <w:sz w:val="20"/>
                <w:szCs w:val="20"/>
                <w:lang w:eastAsia="es-CO"/>
              </w:rPr>
            </w:pPr>
            <w:r w:rsidRPr="006145DB">
              <w:rPr>
                <w:rFonts w:cs="Arial"/>
                <w:bCs/>
                <w:sz w:val="20"/>
                <w:szCs w:val="20"/>
                <w:lang w:eastAsia="es-CO"/>
              </w:rPr>
              <w:t xml:space="preserve">Gestión administrativa </w:t>
            </w:r>
          </w:p>
          <w:p w14:paraId="67390147" w14:textId="5E403E07" w:rsidR="00E903A7" w:rsidRPr="006145DB" w:rsidRDefault="00E903A7">
            <w:pPr>
              <w:pStyle w:val="Prrafodelista"/>
              <w:numPr>
                <w:ilvl w:val="0"/>
                <w:numId w:val="112"/>
              </w:numPr>
              <w:tabs>
                <w:tab w:val="left" w:pos="463"/>
              </w:tabs>
              <w:spacing w:after="0" w:line="240" w:lineRule="auto"/>
              <w:ind w:left="321"/>
              <w:jc w:val="both"/>
              <w:rPr>
                <w:rFonts w:cs="Arial"/>
                <w:bCs/>
                <w:sz w:val="20"/>
                <w:szCs w:val="20"/>
                <w:lang w:val="es-ES_tradnl" w:eastAsia="es-CO"/>
              </w:rPr>
            </w:pPr>
            <w:r w:rsidRPr="006145DB">
              <w:rPr>
                <w:rFonts w:cs="Arial"/>
                <w:bCs/>
                <w:sz w:val="20"/>
                <w:szCs w:val="20"/>
                <w:lang w:eastAsia="es-CO"/>
              </w:rPr>
              <w:t>Talento humano</w:t>
            </w:r>
          </w:p>
        </w:tc>
      </w:tr>
    </w:tbl>
    <w:p w14:paraId="36472B87" w14:textId="77777777" w:rsidR="007D6F82" w:rsidRPr="006145DB" w:rsidRDefault="007D6F82" w:rsidP="005B435E">
      <w:pPr>
        <w:pStyle w:val="Ttulo1"/>
      </w:pPr>
    </w:p>
    <w:p w14:paraId="75AE4539" w14:textId="5F13CF15" w:rsidR="001715D7" w:rsidRPr="006145DB" w:rsidRDefault="002B24D0">
      <w:pPr>
        <w:pStyle w:val="Ttulo1"/>
        <w:numPr>
          <w:ilvl w:val="2"/>
          <w:numId w:val="70"/>
        </w:numPr>
        <w:ind w:left="1560" w:hanging="579"/>
        <w:jc w:val="center"/>
      </w:pPr>
      <w:r w:rsidRPr="006145DB">
        <w:t xml:space="preserve"> </w:t>
      </w:r>
      <w:bookmarkStart w:id="214" w:name="_Toc210213205"/>
      <w:bookmarkStart w:id="215" w:name="_Toc213273479"/>
      <w:bookmarkStart w:id="216" w:name="_Toc213276106"/>
      <w:bookmarkStart w:id="217" w:name="_Toc216902440"/>
      <w:r w:rsidR="006B2674" w:rsidRPr="006145DB">
        <w:t xml:space="preserve">Servicio </w:t>
      </w:r>
      <w:r w:rsidR="00A23A80" w:rsidRPr="006145DB">
        <w:t xml:space="preserve">Bogotá </w:t>
      </w:r>
      <w:r w:rsidR="006C6798" w:rsidRPr="006145DB">
        <w:t>te acompaña en la vejez</w:t>
      </w:r>
      <w:bookmarkEnd w:id="214"/>
      <w:bookmarkEnd w:id="215"/>
      <w:bookmarkEnd w:id="216"/>
      <w:bookmarkEnd w:id="217"/>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7840"/>
      </w:tblGrid>
      <w:tr w:rsidR="00177583" w:rsidRPr="006145DB" w14:paraId="413523B4" w14:textId="77777777" w:rsidTr="00391A11">
        <w:trPr>
          <w:trHeight w:val="585"/>
          <w:jc w:val="center"/>
        </w:trPr>
        <w:tc>
          <w:tcPr>
            <w:tcW w:w="1555" w:type="dxa"/>
            <w:vAlign w:val="center"/>
          </w:tcPr>
          <w:p w14:paraId="51819789" w14:textId="77777777" w:rsidR="00177583" w:rsidRPr="006145DB" w:rsidRDefault="00177583" w:rsidP="005B435E">
            <w:pPr>
              <w:spacing w:after="0" w:line="240" w:lineRule="auto"/>
              <w:ind w:left="1"/>
              <w:contextualSpacing/>
              <w:rPr>
                <w:rFonts w:cs="Arial"/>
                <w:sz w:val="20"/>
                <w:szCs w:val="20"/>
                <w:lang w:eastAsia="es-CO"/>
              </w:rPr>
            </w:pPr>
            <w:r w:rsidRPr="006145DB">
              <w:rPr>
                <w:rFonts w:cs="Arial"/>
                <w:sz w:val="20"/>
                <w:szCs w:val="20"/>
                <w:lang w:eastAsia="es-CO"/>
              </w:rPr>
              <w:t>Nombre del servicio social</w:t>
            </w:r>
          </w:p>
        </w:tc>
        <w:tc>
          <w:tcPr>
            <w:tcW w:w="7840" w:type="dxa"/>
            <w:vAlign w:val="center"/>
          </w:tcPr>
          <w:p w14:paraId="739F4C0A" w14:textId="452CA0BF" w:rsidR="00177583" w:rsidRPr="006145DB" w:rsidRDefault="00177583" w:rsidP="005B435E">
            <w:pPr>
              <w:pStyle w:val="Prrafodelista"/>
              <w:spacing w:after="0" w:line="240" w:lineRule="auto"/>
              <w:ind w:left="1"/>
              <w:rPr>
                <w:rFonts w:cs="Arial"/>
                <w:bCs/>
                <w:sz w:val="20"/>
                <w:szCs w:val="20"/>
                <w:lang w:eastAsia="es-CO"/>
              </w:rPr>
            </w:pPr>
            <w:r w:rsidRPr="006145DB">
              <w:rPr>
                <w:rFonts w:cs="Arial"/>
                <w:bCs/>
                <w:sz w:val="20"/>
                <w:szCs w:val="20"/>
                <w:lang w:eastAsia="es-CO"/>
              </w:rPr>
              <w:t xml:space="preserve">Bogotá te acompaña en la </w:t>
            </w:r>
            <w:r w:rsidR="006C6798" w:rsidRPr="006145DB">
              <w:rPr>
                <w:rFonts w:cs="Arial"/>
                <w:bCs/>
                <w:sz w:val="20"/>
                <w:szCs w:val="20"/>
                <w:lang w:eastAsia="es-CO"/>
              </w:rPr>
              <w:t>vejez.</w:t>
            </w:r>
          </w:p>
        </w:tc>
      </w:tr>
      <w:tr w:rsidR="00177583" w:rsidRPr="006145DB" w14:paraId="6DA4DC11" w14:textId="77777777" w:rsidTr="00391A11">
        <w:trPr>
          <w:trHeight w:val="585"/>
          <w:jc w:val="center"/>
        </w:trPr>
        <w:tc>
          <w:tcPr>
            <w:tcW w:w="1555" w:type="dxa"/>
            <w:vAlign w:val="center"/>
          </w:tcPr>
          <w:p w14:paraId="2EA784D6" w14:textId="77777777" w:rsidR="00177583" w:rsidRPr="006145DB" w:rsidRDefault="00177583" w:rsidP="005B435E">
            <w:pPr>
              <w:spacing w:after="0" w:line="240" w:lineRule="auto"/>
              <w:ind w:left="1"/>
              <w:contextualSpacing/>
              <w:rPr>
                <w:rFonts w:cs="Arial"/>
                <w:sz w:val="20"/>
                <w:szCs w:val="20"/>
                <w:lang w:eastAsia="es-CO"/>
              </w:rPr>
            </w:pPr>
            <w:r w:rsidRPr="006145DB">
              <w:rPr>
                <w:rFonts w:cs="Arial"/>
                <w:sz w:val="20"/>
                <w:szCs w:val="20"/>
                <w:lang w:eastAsia="es-CO"/>
              </w:rPr>
              <w:t>Objeto del Servicio Social</w:t>
            </w:r>
          </w:p>
        </w:tc>
        <w:tc>
          <w:tcPr>
            <w:tcW w:w="7840" w:type="dxa"/>
          </w:tcPr>
          <w:p w14:paraId="6B9FD46A" w14:textId="77777777" w:rsidR="00177583" w:rsidRPr="006145DB" w:rsidRDefault="00177583" w:rsidP="005B435E">
            <w:pPr>
              <w:spacing w:after="0" w:line="240" w:lineRule="auto"/>
              <w:contextualSpacing/>
              <w:jc w:val="both"/>
              <w:rPr>
                <w:rFonts w:cs="Arial"/>
                <w:sz w:val="20"/>
                <w:szCs w:val="20"/>
                <w:lang w:eastAsia="es-CO"/>
              </w:rPr>
            </w:pPr>
            <w:r w:rsidRPr="006145DB">
              <w:rPr>
                <w:rFonts w:cs="Arial"/>
                <w:sz w:val="20"/>
                <w:szCs w:val="20"/>
                <w:lang w:eastAsia="es-CO"/>
              </w:rPr>
              <w:t>Desarrollar procesos de orientación socio jurídica y gestión intersectorial con personas mayores de sesenta (60) años o más, que estén en situación de maltrato, abuso, negligencia abandono o en riesgo de vulneración de derechos en el marco de la Ley 1850 de 2017 en procura de la garantía y protección de sus derechos.</w:t>
            </w:r>
          </w:p>
        </w:tc>
      </w:tr>
      <w:tr w:rsidR="00177583" w:rsidRPr="006145DB" w14:paraId="189ABA20" w14:textId="77777777" w:rsidTr="00391A11">
        <w:trPr>
          <w:trHeight w:val="20"/>
          <w:jc w:val="center"/>
        </w:trPr>
        <w:tc>
          <w:tcPr>
            <w:tcW w:w="1555" w:type="dxa"/>
            <w:vAlign w:val="center"/>
          </w:tcPr>
          <w:p w14:paraId="689B783A" w14:textId="77777777" w:rsidR="00177583" w:rsidRPr="006145DB" w:rsidRDefault="00177583" w:rsidP="005B435E">
            <w:pPr>
              <w:spacing w:after="0" w:line="240" w:lineRule="auto"/>
              <w:ind w:left="1"/>
              <w:contextualSpacing/>
              <w:rPr>
                <w:rFonts w:cs="Arial"/>
                <w:sz w:val="20"/>
                <w:szCs w:val="20"/>
                <w:lang w:eastAsia="es-CO"/>
              </w:rPr>
            </w:pPr>
            <w:r w:rsidRPr="006145DB">
              <w:rPr>
                <w:rFonts w:cs="Arial"/>
                <w:sz w:val="20"/>
                <w:szCs w:val="20"/>
                <w:lang w:eastAsia="es-CO"/>
              </w:rPr>
              <w:t>Oferta servicio social</w:t>
            </w:r>
          </w:p>
        </w:tc>
        <w:tc>
          <w:tcPr>
            <w:tcW w:w="7840" w:type="dxa"/>
          </w:tcPr>
          <w:p w14:paraId="2F60333F" w14:textId="77777777" w:rsidR="00177583" w:rsidRPr="006145DB" w:rsidRDefault="00177583" w:rsidP="005B435E">
            <w:pPr>
              <w:tabs>
                <w:tab w:val="left" w:pos="709"/>
              </w:tabs>
              <w:spacing w:after="0" w:line="240" w:lineRule="auto"/>
              <w:contextualSpacing/>
              <w:jc w:val="both"/>
              <w:rPr>
                <w:rFonts w:eastAsia="Lucida Sans Unicode" w:cs="Arial"/>
                <w:sz w:val="20"/>
                <w:szCs w:val="20"/>
              </w:rPr>
            </w:pPr>
            <w:r w:rsidRPr="006145DB">
              <w:rPr>
                <w:rFonts w:eastAsia="Lucida Sans Unicode" w:cs="Arial"/>
                <w:sz w:val="20"/>
                <w:szCs w:val="20"/>
              </w:rPr>
              <w:t>El servicio social lleva a cabo un proceso de atención de carácter móvil y territorial para las personas mayores a partir de la orientación, acompañamiento jurídico, psicosocial y la activación de rutas de restablecimiento de derechos, así como la socialización de la gestión de oferta intersectorial e intrainstitucional para el acceso a los servicios.</w:t>
            </w:r>
          </w:p>
        </w:tc>
      </w:tr>
      <w:tr w:rsidR="00177583" w:rsidRPr="006145DB" w14:paraId="5D727351" w14:textId="77777777" w:rsidTr="00391A11">
        <w:trPr>
          <w:trHeight w:val="20"/>
          <w:jc w:val="center"/>
        </w:trPr>
        <w:tc>
          <w:tcPr>
            <w:tcW w:w="1555" w:type="dxa"/>
            <w:vAlign w:val="center"/>
          </w:tcPr>
          <w:p w14:paraId="02E326FC" w14:textId="77777777" w:rsidR="00177583" w:rsidRPr="006145DB" w:rsidRDefault="00177583" w:rsidP="005B435E">
            <w:pPr>
              <w:spacing w:after="0" w:line="240" w:lineRule="auto"/>
              <w:ind w:left="1"/>
              <w:contextualSpacing/>
              <w:rPr>
                <w:rFonts w:cs="Arial"/>
                <w:sz w:val="20"/>
                <w:szCs w:val="20"/>
                <w:lang w:eastAsia="es-CO"/>
              </w:rPr>
            </w:pPr>
            <w:r w:rsidRPr="006145DB">
              <w:rPr>
                <w:rFonts w:cs="Arial"/>
                <w:sz w:val="20"/>
                <w:szCs w:val="20"/>
                <w:lang w:eastAsia="es-CO"/>
              </w:rPr>
              <w:t xml:space="preserve">Tipo de Focalización </w:t>
            </w:r>
          </w:p>
        </w:tc>
        <w:tc>
          <w:tcPr>
            <w:tcW w:w="7840" w:type="dxa"/>
          </w:tcPr>
          <w:p w14:paraId="5F5B3E5A" w14:textId="77777777" w:rsidR="00177583" w:rsidRPr="006145DB" w:rsidRDefault="00177583" w:rsidP="005B435E">
            <w:pPr>
              <w:tabs>
                <w:tab w:val="left" w:pos="709"/>
              </w:tabs>
              <w:spacing w:after="0" w:line="240" w:lineRule="auto"/>
              <w:contextualSpacing/>
              <w:jc w:val="both"/>
              <w:rPr>
                <w:rFonts w:eastAsia="Lucida Sans Unicode" w:cs="Arial"/>
                <w:bCs/>
                <w:sz w:val="20"/>
                <w:szCs w:val="20"/>
              </w:rPr>
            </w:pPr>
            <w:r w:rsidRPr="006145DB">
              <w:rPr>
                <w:rFonts w:eastAsia="Lucida Sans Unicode" w:cs="Arial"/>
                <w:bCs/>
                <w:sz w:val="20"/>
                <w:szCs w:val="20"/>
              </w:rPr>
              <w:t xml:space="preserve">Focalización por demanda. </w:t>
            </w:r>
          </w:p>
          <w:p w14:paraId="4A73F45D" w14:textId="77777777" w:rsidR="00177583" w:rsidRPr="006145DB" w:rsidRDefault="00177583" w:rsidP="005B435E">
            <w:pPr>
              <w:tabs>
                <w:tab w:val="left" w:pos="397"/>
                <w:tab w:val="left" w:pos="709"/>
              </w:tabs>
              <w:spacing w:after="0" w:line="240" w:lineRule="auto"/>
              <w:contextualSpacing/>
              <w:jc w:val="both"/>
              <w:rPr>
                <w:rFonts w:cs="Arial"/>
                <w:bCs/>
                <w:sz w:val="20"/>
                <w:szCs w:val="20"/>
                <w:lang w:eastAsia="es-CO"/>
              </w:rPr>
            </w:pPr>
            <w:r w:rsidRPr="006145DB">
              <w:rPr>
                <w:rFonts w:eastAsia="Lucida Sans Unicode" w:cs="Arial"/>
                <w:bCs/>
                <w:sz w:val="20"/>
                <w:szCs w:val="20"/>
              </w:rPr>
              <w:t>Focalización por abordaje territorial</w:t>
            </w:r>
            <w:r w:rsidRPr="006145DB">
              <w:rPr>
                <w:rFonts w:cs="Arial"/>
              </w:rPr>
              <w:t>.</w:t>
            </w:r>
          </w:p>
        </w:tc>
      </w:tr>
      <w:tr w:rsidR="00177583" w:rsidRPr="006145DB" w14:paraId="64962F22" w14:textId="77777777" w:rsidTr="004B043E">
        <w:trPr>
          <w:trHeight w:val="779"/>
          <w:jc w:val="center"/>
        </w:trPr>
        <w:tc>
          <w:tcPr>
            <w:tcW w:w="1555" w:type="dxa"/>
            <w:vAlign w:val="center"/>
          </w:tcPr>
          <w:p w14:paraId="0ABEDAF9" w14:textId="77777777" w:rsidR="00177583" w:rsidRPr="006145DB" w:rsidRDefault="00177583" w:rsidP="005B435E">
            <w:pPr>
              <w:spacing w:after="0" w:line="240" w:lineRule="auto"/>
              <w:ind w:left="1"/>
              <w:contextualSpacing/>
              <w:rPr>
                <w:rFonts w:cs="Arial"/>
                <w:sz w:val="20"/>
                <w:szCs w:val="20"/>
                <w:lang w:eastAsia="es-CO"/>
              </w:rPr>
            </w:pPr>
            <w:r w:rsidRPr="006145DB">
              <w:rPr>
                <w:rFonts w:cs="Arial"/>
                <w:sz w:val="20"/>
                <w:szCs w:val="20"/>
                <w:lang w:eastAsia="es-CO"/>
              </w:rPr>
              <w:t>Población Objetivo</w:t>
            </w:r>
          </w:p>
        </w:tc>
        <w:tc>
          <w:tcPr>
            <w:tcW w:w="7840" w:type="dxa"/>
          </w:tcPr>
          <w:p w14:paraId="56E32F30" w14:textId="77777777" w:rsidR="00177583" w:rsidRPr="006145DB" w:rsidRDefault="00177583" w:rsidP="005B435E">
            <w:pPr>
              <w:spacing w:after="0" w:line="240" w:lineRule="auto"/>
              <w:contextualSpacing/>
              <w:jc w:val="both"/>
              <w:rPr>
                <w:rFonts w:cs="Arial"/>
                <w:sz w:val="20"/>
                <w:szCs w:val="20"/>
                <w:lang w:eastAsia="es-CO"/>
              </w:rPr>
            </w:pPr>
            <w:r w:rsidRPr="006145DB">
              <w:rPr>
                <w:rFonts w:cs="Arial"/>
                <w:sz w:val="20"/>
                <w:szCs w:val="20"/>
                <w:lang w:eastAsia="es-CO"/>
              </w:rPr>
              <w:t xml:space="preserve">Personas mayores de sesenta (60) años o más que estén en situación de maltrato, abuso, negligencia, abandono o en riesgo de vulneración de derechos en el marco de la Ley 1850 de 2017 en procura de la garantía y protección de sus derechos, residentes en el Distrito Capital. </w:t>
            </w:r>
          </w:p>
        </w:tc>
      </w:tr>
      <w:tr w:rsidR="00177583" w:rsidRPr="006145DB" w14:paraId="3E9DF7CE" w14:textId="77777777" w:rsidTr="000139FA">
        <w:trPr>
          <w:trHeight w:val="2102"/>
          <w:jc w:val="center"/>
        </w:trPr>
        <w:tc>
          <w:tcPr>
            <w:tcW w:w="1555" w:type="dxa"/>
            <w:vAlign w:val="center"/>
          </w:tcPr>
          <w:p w14:paraId="709B1E5D" w14:textId="77777777" w:rsidR="00177583" w:rsidRPr="006145DB" w:rsidRDefault="00177583" w:rsidP="005B435E">
            <w:pPr>
              <w:spacing w:after="0" w:line="240" w:lineRule="auto"/>
              <w:ind w:left="1"/>
              <w:contextualSpacing/>
              <w:rPr>
                <w:rFonts w:cs="Arial"/>
                <w:sz w:val="20"/>
                <w:szCs w:val="20"/>
                <w:lang w:eastAsia="es-CO"/>
              </w:rPr>
            </w:pPr>
            <w:r w:rsidRPr="006145DB">
              <w:rPr>
                <w:rFonts w:cs="Arial"/>
                <w:sz w:val="20"/>
                <w:szCs w:val="20"/>
                <w:lang w:eastAsia="es-CO"/>
              </w:rPr>
              <w:t>Fuentes de Información Población Objetivo</w:t>
            </w:r>
          </w:p>
        </w:tc>
        <w:tc>
          <w:tcPr>
            <w:tcW w:w="7840" w:type="dxa"/>
          </w:tcPr>
          <w:tbl>
            <w:tblPr>
              <w:tblStyle w:val="Tablaconcuadrcula"/>
              <w:tblW w:w="7549" w:type="dxa"/>
              <w:tblLayout w:type="fixed"/>
              <w:tblLook w:val="04A0" w:firstRow="1" w:lastRow="0" w:firstColumn="1" w:lastColumn="0" w:noHBand="0" w:noVBand="1"/>
            </w:tblPr>
            <w:tblGrid>
              <w:gridCol w:w="3294"/>
              <w:gridCol w:w="1275"/>
              <w:gridCol w:w="1137"/>
              <w:gridCol w:w="1843"/>
            </w:tblGrid>
            <w:tr w:rsidR="00B25C67" w:rsidRPr="006145DB" w14:paraId="55DF991D" w14:textId="77777777" w:rsidTr="003E55C8">
              <w:trPr>
                <w:trHeight w:val="94"/>
              </w:trPr>
              <w:tc>
                <w:tcPr>
                  <w:tcW w:w="3294" w:type="dxa"/>
                  <w:tcBorders>
                    <w:top w:val="nil"/>
                    <w:left w:val="nil"/>
                    <w:right w:val="nil"/>
                  </w:tcBorders>
                  <w:vAlign w:val="center"/>
                </w:tcPr>
                <w:p w14:paraId="6CAC855D" w14:textId="77777777" w:rsidR="00B25C67" w:rsidRPr="006145DB" w:rsidRDefault="00B25C67" w:rsidP="005B435E">
                  <w:pPr>
                    <w:tabs>
                      <w:tab w:val="left" w:pos="709"/>
                    </w:tabs>
                    <w:contextualSpacing/>
                    <w:jc w:val="center"/>
                    <w:rPr>
                      <w:rFonts w:cs="Arial"/>
                      <w:bCs/>
                      <w:sz w:val="16"/>
                      <w:szCs w:val="16"/>
                      <w:lang w:eastAsia="es-CO"/>
                    </w:rPr>
                  </w:pPr>
                </w:p>
              </w:tc>
              <w:tc>
                <w:tcPr>
                  <w:tcW w:w="1275" w:type="dxa"/>
                  <w:tcBorders>
                    <w:top w:val="nil"/>
                    <w:left w:val="nil"/>
                    <w:right w:val="nil"/>
                  </w:tcBorders>
                  <w:vAlign w:val="center"/>
                </w:tcPr>
                <w:p w14:paraId="31853560" w14:textId="77777777" w:rsidR="00B25C67" w:rsidRPr="006145DB" w:rsidRDefault="00B25C67" w:rsidP="005B435E">
                  <w:pPr>
                    <w:tabs>
                      <w:tab w:val="left" w:pos="709"/>
                    </w:tabs>
                    <w:contextualSpacing/>
                    <w:jc w:val="center"/>
                    <w:rPr>
                      <w:rFonts w:cs="Arial"/>
                      <w:bCs/>
                      <w:sz w:val="16"/>
                      <w:szCs w:val="16"/>
                      <w:lang w:eastAsia="es-CO"/>
                    </w:rPr>
                  </w:pPr>
                </w:p>
              </w:tc>
              <w:tc>
                <w:tcPr>
                  <w:tcW w:w="1137" w:type="dxa"/>
                  <w:tcBorders>
                    <w:top w:val="nil"/>
                    <w:left w:val="nil"/>
                    <w:right w:val="nil"/>
                  </w:tcBorders>
                  <w:vAlign w:val="center"/>
                </w:tcPr>
                <w:p w14:paraId="5E5D6FA0" w14:textId="77777777" w:rsidR="00B25C67" w:rsidRPr="006145DB" w:rsidRDefault="00B25C67" w:rsidP="005B435E">
                  <w:pPr>
                    <w:tabs>
                      <w:tab w:val="left" w:pos="709"/>
                    </w:tabs>
                    <w:contextualSpacing/>
                    <w:jc w:val="center"/>
                    <w:rPr>
                      <w:rFonts w:cs="Arial"/>
                      <w:bCs/>
                      <w:sz w:val="16"/>
                      <w:szCs w:val="16"/>
                      <w:lang w:eastAsia="es-CO"/>
                    </w:rPr>
                  </w:pPr>
                </w:p>
              </w:tc>
              <w:tc>
                <w:tcPr>
                  <w:tcW w:w="1843" w:type="dxa"/>
                  <w:tcBorders>
                    <w:top w:val="nil"/>
                    <w:left w:val="nil"/>
                    <w:right w:val="nil"/>
                  </w:tcBorders>
                  <w:vAlign w:val="center"/>
                </w:tcPr>
                <w:p w14:paraId="41903F77" w14:textId="77777777" w:rsidR="00B25C67" w:rsidRPr="006145DB" w:rsidRDefault="00B25C67" w:rsidP="005B435E">
                  <w:pPr>
                    <w:tabs>
                      <w:tab w:val="left" w:pos="709"/>
                    </w:tabs>
                    <w:contextualSpacing/>
                    <w:jc w:val="center"/>
                    <w:rPr>
                      <w:rFonts w:cs="Arial"/>
                      <w:bCs/>
                      <w:sz w:val="16"/>
                      <w:szCs w:val="16"/>
                      <w:lang w:eastAsia="es-CO"/>
                    </w:rPr>
                  </w:pPr>
                </w:p>
              </w:tc>
            </w:tr>
            <w:tr w:rsidR="002756CF" w:rsidRPr="006145DB" w14:paraId="79CE3056" w14:textId="77777777" w:rsidTr="003E55C8">
              <w:trPr>
                <w:trHeight w:val="372"/>
              </w:trPr>
              <w:tc>
                <w:tcPr>
                  <w:tcW w:w="3294" w:type="dxa"/>
                  <w:tcBorders>
                    <w:top w:val="nil"/>
                  </w:tcBorders>
                  <w:vAlign w:val="center"/>
                </w:tcPr>
                <w:p w14:paraId="09E8CF06" w14:textId="77777777" w:rsidR="00177583" w:rsidRPr="006145DB" w:rsidRDefault="00177583" w:rsidP="005B435E">
                  <w:pPr>
                    <w:tabs>
                      <w:tab w:val="left" w:pos="709"/>
                    </w:tabs>
                    <w:contextualSpacing/>
                    <w:jc w:val="center"/>
                    <w:rPr>
                      <w:rFonts w:cs="Arial"/>
                      <w:bCs/>
                      <w:sz w:val="16"/>
                      <w:szCs w:val="16"/>
                      <w:lang w:eastAsia="es-CO"/>
                    </w:rPr>
                  </w:pPr>
                  <w:r w:rsidRPr="006145DB">
                    <w:rPr>
                      <w:rFonts w:cs="Arial"/>
                      <w:bCs/>
                      <w:sz w:val="16"/>
                      <w:szCs w:val="16"/>
                      <w:lang w:eastAsia="es-CO"/>
                    </w:rPr>
                    <w:t>Categoría de Población Objetivo</w:t>
                  </w:r>
                </w:p>
              </w:tc>
              <w:tc>
                <w:tcPr>
                  <w:tcW w:w="1275" w:type="dxa"/>
                  <w:tcBorders>
                    <w:top w:val="nil"/>
                  </w:tcBorders>
                  <w:vAlign w:val="center"/>
                </w:tcPr>
                <w:p w14:paraId="435AC8C2" w14:textId="77777777" w:rsidR="00177583" w:rsidRPr="006145DB" w:rsidRDefault="00177583"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37" w:type="dxa"/>
                  <w:tcBorders>
                    <w:top w:val="nil"/>
                  </w:tcBorders>
                  <w:vAlign w:val="center"/>
                </w:tcPr>
                <w:p w14:paraId="0CD4A16E" w14:textId="77777777" w:rsidR="00177583" w:rsidRPr="006145DB" w:rsidRDefault="00177583"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843" w:type="dxa"/>
                  <w:tcBorders>
                    <w:top w:val="nil"/>
                  </w:tcBorders>
                  <w:vAlign w:val="center"/>
                </w:tcPr>
                <w:p w14:paraId="5441C277" w14:textId="77777777" w:rsidR="00177583" w:rsidRPr="006145DB" w:rsidRDefault="00177583"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2756CF" w:rsidRPr="006145DB" w14:paraId="63F2268E" w14:textId="77777777" w:rsidTr="003E55C8">
              <w:trPr>
                <w:trHeight w:val="221"/>
              </w:trPr>
              <w:tc>
                <w:tcPr>
                  <w:tcW w:w="3294" w:type="dxa"/>
                  <w:vAlign w:val="center"/>
                </w:tcPr>
                <w:p w14:paraId="76213CAA" w14:textId="77777777" w:rsidR="00177583" w:rsidRPr="006145DB" w:rsidRDefault="00177583"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Personas mayores de sesenta (60) años o más </w:t>
                  </w:r>
                </w:p>
              </w:tc>
              <w:tc>
                <w:tcPr>
                  <w:tcW w:w="1275" w:type="dxa"/>
                  <w:vAlign w:val="center"/>
                </w:tcPr>
                <w:p w14:paraId="74213579"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7" w:type="dxa"/>
                  <w:vAlign w:val="center"/>
                </w:tcPr>
                <w:p w14:paraId="390D5C91"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50A4F905" w14:textId="77777777" w:rsidR="00177583" w:rsidRPr="006145DB" w:rsidRDefault="00177583" w:rsidP="005B435E">
                  <w:pPr>
                    <w:jc w:val="center"/>
                    <w:rPr>
                      <w:rFonts w:cs="Arial"/>
                      <w:sz w:val="16"/>
                      <w:szCs w:val="16"/>
                      <w:lang w:eastAsia="es-CO"/>
                    </w:rPr>
                  </w:pPr>
                  <w:r w:rsidRPr="006145DB">
                    <w:rPr>
                      <w:rFonts w:cs="Arial"/>
                      <w:sz w:val="16"/>
                      <w:szCs w:val="16"/>
                      <w:lang w:eastAsia="es-CO"/>
                    </w:rPr>
                    <w:t>Secretaría Distrital de Integración Social</w:t>
                  </w:r>
                </w:p>
              </w:tc>
            </w:tr>
            <w:tr w:rsidR="002756CF" w:rsidRPr="006145DB" w14:paraId="7CD445D6" w14:textId="77777777" w:rsidTr="003E55C8">
              <w:trPr>
                <w:trHeight w:val="231"/>
              </w:trPr>
              <w:tc>
                <w:tcPr>
                  <w:tcW w:w="3294" w:type="dxa"/>
                  <w:vAlign w:val="center"/>
                </w:tcPr>
                <w:p w14:paraId="5BBE0B72" w14:textId="77777777" w:rsidR="00177583" w:rsidRPr="006145DB" w:rsidRDefault="00177583" w:rsidP="005B435E">
                  <w:pPr>
                    <w:tabs>
                      <w:tab w:val="left" w:pos="709"/>
                    </w:tabs>
                    <w:contextualSpacing/>
                    <w:jc w:val="both"/>
                    <w:rPr>
                      <w:rFonts w:cs="Arial"/>
                      <w:sz w:val="16"/>
                      <w:szCs w:val="16"/>
                      <w:lang w:eastAsia="es-CO"/>
                    </w:rPr>
                  </w:pPr>
                  <w:r w:rsidRPr="006145DB">
                    <w:rPr>
                      <w:rFonts w:cs="Arial"/>
                      <w:sz w:val="16"/>
                      <w:szCs w:val="16"/>
                      <w:lang w:eastAsia="es-CO"/>
                    </w:rPr>
                    <w:t>Residente en el Distrito Capital</w:t>
                  </w:r>
                </w:p>
              </w:tc>
              <w:tc>
                <w:tcPr>
                  <w:tcW w:w="1275" w:type="dxa"/>
                  <w:vAlign w:val="center"/>
                </w:tcPr>
                <w:p w14:paraId="24CA09E7"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7" w:type="dxa"/>
                  <w:vAlign w:val="center"/>
                </w:tcPr>
                <w:p w14:paraId="75EAB590"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48443C90"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2756CF" w:rsidRPr="006145DB" w14:paraId="493C3ED0" w14:textId="77777777" w:rsidTr="003E55C8">
              <w:trPr>
                <w:trHeight w:val="231"/>
              </w:trPr>
              <w:tc>
                <w:tcPr>
                  <w:tcW w:w="3294" w:type="dxa"/>
                  <w:vAlign w:val="center"/>
                </w:tcPr>
                <w:p w14:paraId="768827A9" w14:textId="77777777" w:rsidR="00177583" w:rsidRPr="006145DB" w:rsidRDefault="00177583"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 mayor reportada en riesgo de su seguridad y protección.  </w:t>
                  </w:r>
                </w:p>
              </w:tc>
              <w:tc>
                <w:tcPr>
                  <w:tcW w:w="1275" w:type="dxa"/>
                  <w:vAlign w:val="center"/>
                </w:tcPr>
                <w:p w14:paraId="60668796"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7" w:type="dxa"/>
                  <w:vAlign w:val="center"/>
                </w:tcPr>
                <w:p w14:paraId="586C75CF"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53F06AC1"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2756CF" w:rsidRPr="006145DB" w14:paraId="4A1DDF4F" w14:textId="77777777" w:rsidTr="003E55C8">
              <w:trPr>
                <w:trHeight w:val="231"/>
              </w:trPr>
              <w:tc>
                <w:tcPr>
                  <w:tcW w:w="3294" w:type="dxa"/>
                  <w:tcBorders>
                    <w:bottom w:val="single" w:sz="4" w:space="0" w:color="auto"/>
                  </w:tcBorders>
                  <w:vAlign w:val="center"/>
                </w:tcPr>
                <w:p w14:paraId="27427D18" w14:textId="77777777" w:rsidR="00177583" w:rsidRPr="006145DB" w:rsidRDefault="00177583" w:rsidP="005B435E">
                  <w:pPr>
                    <w:tabs>
                      <w:tab w:val="left" w:pos="709"/>
                    </w:tabs>
                    <w:contextualSpacing/>
                    <w:jc w:val="both"/>
                    <w:rPr>
                      <w:rFonts w:cs="Arial"/>
                      <w:sz w:val="16"/>
                      <w:szCs w:val="16"/>
                      <w:lang w:eastAsia="es-CO"/>
                    </w:rPr>
                  </w:pPr>
                  <w:r w:rsidRPr="006145DB">
                    <w:rPr>
                      <w:rFonts w:cs="Arial"/>
                      <w:sz w:val="16"/>
                      <w:szCs w:val="16"/>
                      <w:lang w:eastAsia="es-CO"/>
                    </w:rPr>
                    <w:t>Persona mayor reportada como víctima de violencias en el marco de la Ley 1850 de 2017.</w:t>
                  </w:r>
                </w:p>
              </w:tc>
              <w:tc>
                <w:tcPr>
                  <w:tcW w:w="1275" w:type="dxa"/>
                  <w:tcBorders>
                    <w:bottom w:val="single" w:sz="4" w:space="0" w:color="auto"/>
                  </w:tcBorders>
                  <w:vAlign w:val="center"/>
                </w:tcPr>
                <w:p w14:paraId="3CC5B8CB"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7" w:type="dxa"/>
                  <w:tcBorders>
                    <w:bottom w:val="single" w:sz="4" w:space="0" w:color="auto"/>
                  </w:tcBorders>
                  <w:vAlign w:val="center"/>
                </w:tcPr>
                <w:p w14:paraId="084F0AA2"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bottom w:val="single" w:sz="4" w:space="0" w:color="auto"/>
                  </w:tcBorders>
                  <w:vAlign w:val="center"/>
                </w:tcPr>
                <w:p w14:paraId="5B5795E2"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B25C67" w:rsidRPr="006145DB" w14:paraId="407059E7" w14:textId="77777777" w:rsidTr="003E55C8">
              <w:trPr>
                <w:trHeight w:val="70"/>
              </w:trPr>
              <w:tc>
                <w:tcPr>
                  <w:tcW w:w="3294" w:type="dxa"/>
                  <w:tcBorders>
                    <w:left w:val="nil"/>
                    <w:bottom w:val="nil"/>
                    <w:right w:val="nil"/>
                  </w:tcBorders>
                  <w:vAlign w:val="center"/>
                </w:tcPr>
                <w:p w14:paraId="25D5D268" w14:textId="77777777" w:rsidR="00B25C67" w:rsidRPr="006145DB" w:rsidRDefault="00B25C67" w:rsidP="005B435E">
                  <w:pPr>
                    <w:tabs>
                      <w:tab w:val="left" w:pos="709"/>
                    </w:tabs>
                    <w:contextualSpacing/>
                    <w:jc w:val="both"/>
                    <w:rPr>
                      <w:rFonts w:cs="Arial"/>
                      <w:sz w:val="16"/>
                      <w:szCs w:val="16"/>
                      <w:lang w:eastAsia="es-CO"/>
                    </w:rPr>
                  </w:pPr>
                </w:p>
              </w:tc>
              <w:tc>
                <w:tcPr>
                  <w:tcW w:w="1275" w:type="dxa"/>
                  <w:tcBorders>
                    <w:left w:val="nil"/>
                    <w:bottom w:val="nil"/>
                    <w:right w:val="nil"/>
                  </w:tcBorders>
                  <w:vAlign w:val="center"/>
                </w:tcPr>
                <w:p w14:paraId="16F59F06" w14:textId="77777777" w:rsidR="00B25C67" w:rsidRPr="006145DB" w:rsidRDefault="00B25C67" w:rsidP="005B435E">
                  <w:pPr>
                    <w:tabs>
                      <w:tab w:val="left" w:pos="709"/>
                    </w:tabs>
                    <w:contextualSpacing/>
                    <w:jc w:val="center"/>
                    <w:rPr>
                      <w:rFonts w:cs="Arial"/>
                      <w:sz w:val="16"/>
                      <w:szCs w:val="16"/>
                      <w:lang w:eastAsia="es-CO"/>
                    </w:rPr>
                  </w:pPr>
                </w:p>
              </w:tc>
              <w:tc>
                <w:tcPr>
                  <w:tcW w:w="1137" w:type="dxa"/>
                  <w:tcBorders>
                    <w:left w:val="nil"/>
                    <w:bottom w:val="nil"/>
                    <w:right w:val="nil"/>
                  </w:tcBorders>
                  <w:vAlign w:val="center"/>
                </w:tcPr>
                <w:p w14:paraId="67E273D8" w14:textId="77777777" w:rsidR="00B25C67" w:rsidRPr="006145DB" w:rsidRDefault="00B25C67" w:rsidP="005B435E">
                  <w:pPr>
                    <w:tabs>
                      <w:tab w:val="left" w:pos="709"/>
                    </w:tabs>
                    <w:contextualSpacing/>
                    <w:jc w:val="center"/>
                    <w:rPr>
                      <w:rFonts w:cs="Arial"/>
                      <w:sz w:val="16"/>
                      <w:szCs w:val="16"/>
                      <w:lang w:eastAsia="es-CO"/>
                    </w:rPr>
                  </w:pPr>
                </w:p>
              </w:tc>
              <w:tc>
                <w:tcPr>
                  <w:tcW w:w="1843" w:type="dxa"/>
                  <w:tcBorders>
                    <w:left w:val="nil"/>
                    <w:bottom w:val="nil"/>
                    <w:right w:val="nil"/>
                  </w:tcBorders>
                  <w:vAlign w:val="center"/>
                </w:tcPr>
                <w:p w14:paraId="758312AC" w14:textId="77777777" w:rsidR="00B25C67" w:rsidRPr="006145DB" w:rsidRDefault="00B25C67" w:rsidP="005B435E">
                  <w:pPr>
                    <w:tabs>
                      <w:tab w:val="left" w:pos="709"/>
                    </w:tabs>
                    <w:contextualSpacing/>
                    <w:jc w:val="center"/>
                    <w:rPr>
                      <w:rFonts w:cs="Arial"/>
                      <w:sz w:val="16"/>
                      <w:szCs w:val="16"/>
                      <w:lang w:eastAsia="es-CO"/>
                    </w:rPr>
                  </w:pPr>
                </w:p>
              </w:tc>
            </w:tr>
          </w:tbl>
          <w:p w14:paraId="770CBC3A" w14:textId="77777777" w:rsidR="00177583" w:rsidRPr="006145DB" w:rsidRDefault="00177583" w:rsidP="005B435E">
            <w:pPr>
              <w:tabs>
                <w:tab w:val="left" w:pos="709"/>
              </w:tabs>
              <w:spacing w:after="0" w:line="240" w:lineRule="auto"/>
              <w:contextualSpacing/>
              <w:jc w:val="both"/>
              <w:rPr>
                <w:rFonts w:cs="Arial"/>
                <w:sz w:val="20"/>
                <w:szCs w:val="20"/>
                <w:lang w:eastAsia="es-CO"/>
              </w:rPr>
            </w:pPr>
          </w:p>
        </w:tc>
      </w:tr>
      <w:tr w:rsidR="00177583" w:rsidRPr="006145DB" w14:paraId="2F4B7161" w14:textId="77777777" w:rsidTr="00391A11">
        <w:trPr>
          <w:trHeight w:val="763"/>
          <w:jc w:val="center"/>
        </w:trPr>
        <w:tc>
          <w:tcPr>
            <w:tcW w:w="1555" w:type="dxa"/>
            <w:vAlign w:val="center"/>
          </w:tcPr>
          <w:p w14:paraId="4D3861B1" w14:textId="77777777" w:rsidR="00177583" w:rsidRPr="006145DB" w:rsidRDefault="00177583" w:rsidP="000139FA">
            <w:pPr>
              <w:tabs>
                <w:tab w:val="left" w:pos="397"/>
                <w:tab w:val="left" w:pos="709"/>
              </w:tabs>
              <w:spacing w:after="0" w:line="240" w:lineRule="auto"/>
              <w:contextualSpacing/>
              <w:rPr>
                <w:rFonts w:eastAsia="Lucida Sans Unicode" w:cs="Arial"/>
                <w:bCs/>
                <w:sz w:val="20"/>
                <w:szCs w:val="20"/>
                <w:lang w:eastAsia="es-MX"/>
              </w:rPr>
            </w:pPr>
            <w:r w:rsidRPr="006145DB">
              <w:rPr>
                <w:rFonts w:eastAsia="Lucida Sans Unicode" w:cs="Arial"/>
                <w:bCs/>
                <w:sz w:val="20"/>
                <w:szCs w:val="20"/>
                <w:lang w:eastAsia="es-MX"/>
              </w:rPr>
              <w:t>Criterios de Priorización y Fuentes de Información</w:t>
            </w:r>
          </w:p>
        </w:tc>
        <w:tc>
          <w:tcPr>
            <w:tcW w:w="7840" w:type="dxa"/>
            <w:vAlign w:val="center"/>
          </w:tcPr>
          <w:p w14:paraId="4EB27551" w14:textId="72A8FF08" w:rsidR="00177583" w:rsidRPr="006145DB" w:rsidRDefault="00177583" w:rsidP="005B435E">
            <w:pPr>
              <w:tabs>
                <w:tab w:val="left" w:pos="397"/>
                <w:tab w:val="left" w:pos="709"/>
              </w:tabs>
              <w:spacing w:after="0" w:line="240" w:lineRule="auto"/>
              <w:contextualSpacing/>
              <w:jc w:val="both"/>
              <w:rPr>
                <w:rFonts w:eastAsia="Lucida Sans Unicode" w:cs="Arial"/>
                <w:bCs/>
                <w:sz w:val="20"/>
                <w:szCs w:val="20"/>
                <w:lang w:eastAsia="es-MX"/>
              </w:rPr>
            </w:pPr>
            <w:r w:rsidRPr="006145DB">
              <w:rPr>
                <w:rFonts w:eastAsia="Lucida Sans Unicode" w:cs="Arial"/>
                <w:bCs/>
                <w:sz w:val="20"/>
                <w:szCs w:val="20"/>
              </w:rPr>
              <w:t>No aplica</w:t>
            </w:r>
            <w:r w:rsidR="002756CF" w:rsidRPr="006145DB">
              <w:rPr>
                <w:rFonts w:eastAsia="Lucida Sans Unicode" w:cs="Arial"/>
                <w:bCs/>
                <w:sz w:val="20"/>
                <w:szCs w:val="20"/>
              </w:rPr>
              <w:t>.</w:t>
            </w:r>
          </w:p>
        </w:tc>
      </w:tr>
      <w:tr w:rsidR="00177583" w:rsidRPr="006145DB" w14:paraId="41070A52" w14:textId="77777777" w:rsidTr="00391A11">
        <w:trPr>
          <w:trHeight w:val="300"/>
          <w:jc w:val="center"/>
        </w:trPr>
        <w:tc>
          <w:tcPr>
            <w:tcW w:w="1555" w:type="dxa"/>
            <w:vAlign w:val="center"/>
          </w:tcPr>
          <w:p w14:paraId="7C495E9E" w14:textId="77777777" w:rsidR="00177583" w:rsidRPr="006145DB" w:rsidRDefault="00177583" w:rsidP="005B435E">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7840" w:type="dxa"/>
            <w:vAlign w:val="center"/>
          </w:tcPr>
          <w:tbl>
            <w:tblPr>
              <w:tblStyle w:val="Tablaconcuadrcula"/>
              <w:tblW w:w="7549" w:type="dxa"/>
              <w:tblInd w:w="10" w:type="dxa"/>
              <w:tblLayout w:type="fixed"/>
              <w:tblLook w:val="04A0" w:firstRow="1" w:lastRow="0" w:firstColumn="1" w:lastColumn="0" w:noHBand="0" w:noVBand="1"/>
            </w:tblPr>
            <w:tblGrid>
              <w:gridCol w:w="3284"/>
              <w:gridCol w:w="1280"/>
              <w:gridCol w:w="1142"/>
              <w:gridCol w:w="1843"/>
            </w:tblGrid>
            <w:tr w:rsidR="00B25C67" w:rsidRPr="006145DB" w14:paraId="5CB20513" w14:textId="77777777" w:rsidTr="006C6798">
              <w:trPr>
                <w:trHeight w:val="200"/>
              </w:trPr>
              <w:tc>
                <w:tcPr>
                  <w:tcW w:w="3284" w:type="dxa"/>
                  <w:tcBorders>
                    <w:top w:val="nil"/>
                    <w:left w:val="nil"/>
                    <w:right w:val="nil"/>
                  </w:tcBorders>
                  <w:vAlign w:val="center"/>
                </w:tcPr>
                <w:p w14:paraId="5AB96B20" w14:textId="77777777" w:rsidR="00B25C67" w:rsidRPr="006145DB" w:rsidRDefault="00B25C67" w:rsidP="005B435E">
                  <w:pPr>
                    <w:tabs>
                      <w:tab w:val="left" w:pos="709"/>
                    </w:tabs>
                    <w:contextualSpacing/>
                    <w:jc w:val="center"/>
                    <w:rPr>
                      <w:rFonts w:cs="Arial"/>
                      <w:bCs/>
                      <w:sz w:val="16"/>
                      <w:szCs w:val="16"/>
                      <w:lang w:eastAsia="es-CO"/>
                    </w:rPr>
                  </w:pPr>
                </w:p>
              </w:tc>
              <w:tc>
                <w:tcPr>
                  <w:tcW w:w="1280" w:type="dxa"/>
                  <w:tcBorders>
                    <w:top w:val="nil"/>
                    <w:left w:val="nil"/>
                    <w:right w:val="nil"/>
                  </w:tcBorders>
                  <w:vAlign w:val="center"/>
                </w:tcPr>
                <w:p w14:paraId="164F8897" w14:textId="77777777" w:rsidR="00B25C67" w:rsidRPr="006145DB" w:rsidRDefault="00B25C67" w:rsidP="005B435E">
                  <w:pPr>
                    <w:tabs>
                      <w:tab w:val="left" w:pos="709"/>
                    </w:tabs>
                    <w:contextualSpacing/>
                    <w:jc w:val="center"/>
                    <w:rPr>
                      <w:rFonts w:cs="Arial"/>
                      <w:bCs/>
                      <w:sz w:val="16"/>
                      <w:szCs w:val="16"/>
                      <w:lang w:eastAsia="es-CO"/>
                    </w:rPr>
                  </w:pPr>
                </w:p>
              </w:tc>
              <w:tc>
                <w:tcPr>
                  <w:tcW w:w="1142" w:type="dxa"/>
                  <w:tcBorders>
                    <w:top w:val="nil"/>
                    <w:left w:val="nil"/>
                    <w:right w:val="nil"/>
                  </w:tcBorders>
                  <w:vAlign w:val="center"/>
                </w:tcPr>
                <w:p w14:paraId="0437B3CB" w14:textId="77777777" w:rsidR="00B25C67" w:rsidRPr="006145DB" w:rsidRDefault="00B25C67" w:rsidP="005B435E">
                  <w:pPr>
                    <w:tabs>
                      <w:tab w:val="left" w:pos="709"/>
                    </w:tabs>
                    <w:contextualSpacing/>
                    <w:jc w:val="center"/>
                    <w:rPr>
                      <w:rFonts w:cs="Arial"/>
                      <w:bCs/>
                      <w:sz w:val="16"/>
                      <w:szCs w:val="16"/>
                      <w:lang w:eastAsia="es-CO"/>
                    </w:rPr>
                  </w:pPr>
                </w:p>
              </w:tc>
              <w:tc>
                <w:tcPr>
                  <w:tcW w:w="1843" w:type="dxa"/>
                  <w:tcBorders>
                    <w:top w:val="nil"/>
                    <w:left w:val="nil"/>
                    <w:right w:val="nil"/>
                  </w:tcBorders>
                  <w:vAlign w:val="center"/>
                </w:tcPr>
                <w:p w14:paraId="67F9294B" w14:textId="77777777" w:rsidR="00B25C67" w:rsidRPr="006145DB" w:rsidRDefault="00B25C67" w:rsidP="005B435E">
                  <w:pPr>
                    <w:tabs>
                      <w:tab w:val="left" w:pos="709"/>
                    </w:tabs>
                    <w:contextualSpacing/>
                    <w:jc w:val="center"/>
                    <w:rPr>
                      <w:rFonts w:cs="Arial"/>
                      <w:bCs/>
                      <w:sz w:val="16"/>
                      <w:szCs w:val="16"/>
                      <w:lang w:eastAsia="es-CO"/>
                    </w:rPr>
                  </w:pPr>
                </w:p>
              </w:tc>
            </w:tr>
            <w:tr w:rsidR="002756CF" w:rsidRPr="006145DB" w14:paraId="3B78D299" w14:textId="77777777" w:rsidTr="006C6798">
              <w:trPr>
                <w:trHeight w:val="383"/>
              </w:trPr>
              <w:tc>
                <w:tcPr>
                  <w:tcW w:w="3284" w:type="dxa"/>
                  <w:tcBorders>
                    <w:top w:val="nil"/>
                  </w:tcBorders>
                  <w:vAlign w:val="center"/>
                </w:tcPr>
                <w:p w14:paraId="25BFBF13" w14:textId="77777777" w:rsidR="00177583" w:rsidRPr="006145DB" w:rsidRDefault="00177583" w:rsidP="005B435E">
                  <w:pPr>
                    <w:tabs>
                      <w:tab w:val="left" w:pos="709"/>
                    </w:tabs>
                    <w:contextualSpacing/>
                    <w:jc w:val="center"/>
                    <w:rPr>
                      <w:rFonts w:cs="Arial"/>
                      <w:bCs/>
                      <w:sz w:val="16"/>
                      <w:szCs w:val="16"/>
                      <w:lang w:eastAsia="es-CO"/>
                    </w:rPr>
                  </w:pPr>
                  <w:r w:rsidRPr="006145DB">
                    <w:rPr>
                      <w:rFonts w:cs="Arial"/>
                      <w:bCs/>
                      <w:sz w:val="16"/>
                      <w:szCs w:val="16"/>
                      <w:lang w:eastAsia="es-CO"/>
                    </w:rPr>
                    <w:t>Criterios de Ingreso</w:t>
                  </w:r>
                </w:p>
              </w:tc>
              <w:tc>
                <w:tcPr>
                  <w:tcW w:w="1280" w:type="dxa"/>
                  <w:tcBorders>
                    <w:top w:val="nil"/>
                  </w:tcBorders>
                  <w:vAlign w:val="center"/>
                </w:tcPr>
                <w:p w14:paraId="4811F021" w14:textId="77777777" w:rsidR="00177583" w:rsidRPr="006145DB" w:rsidRDefault="00177583"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142" w:type="dxa"/>
                  <w:tcBorders>
                    <w:top w:val="nil"/>
                  </w:tcBorders>
                  <w:vAlign w:val="center"/>
                </w:tcPr>
                <w:p w14:paraId="7335EC9D" w14:textId="77777777" w:rsidR="00177583" w:rsidRPr="006145DB" w:rsidRDefault="00177583"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843" w:type="dxa"/>
                  <w:tcBorders>
                    <w:top w:val="nil"/>
                  </w:tcBorders>
                  <w:vAlign w:val="center"/>
                </w:tcPr>
                <w:p w14:paraId="76C33FF0" w14:textId="77777777" w:rsidR="00177583" w:rsidRPr="006145DB" w:rsidRDefault="00177583"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2756CF" w:rsidRPr="006145DB" w14:paraId="1DAD3CAF" w14:textId="77777777" w:rsidTr="006C6798">
              <w:trPr>
                <w:trHeight w:val="227"/>
              </w:trPr>
              <w:tc>
                <w:tcPr>
                  <w:tcW w:w="3284" w:type="dxa"/>
                  <w:vAlign w:val="center"/>
                </w:tcPr>
                <w:p w14:paraId="25340D87" w14:textId="77777777" w:rsidR="00177583" w:rsidRPr="006145DB" w:rsidRDefault="00177583" w:rsidP="005B435E">
                  <w:pPr>
                    <w:tabs>
                      <w:tab w:val="left" w:pos="709"/>
                    </w:tabs>
                    <w:contextualSpacing/>
                    <w:jc w:val="both"/>
                    <w:rPr>
                      <w:rFonts w:cs="Arial"/>
                      <w:sz w:val="16"/>
                      <w:szCs w:val="16"/>
                      <w:lang w:eastAsia="es-CO"/>
                    </w:rPr>
                  </w:pPr>
                  <w:r w:rsidRPr="006145DB">
                    <w:rPr>
                      <w:rFonts w:cs="Arial"/>
                      <w:sz w:val="16"/>
                      <w:szCs w:val="16"/>
                      <w:lang w:eastAsia="es-CO"/>
                    </w:rPr>
                    <w:t>Personas mayores de sesenta (60) años o más.</w:t>
                  </w:r>
                </w:p>
              </w:tc>
              <w:tc>
                <w:tcPr>
                  <w:tcW w:w="1280" w:type="dxa"/>
                  <w:vAlign w:val="center"/>
                </w:tcPr>
                <w:p w14:paraId="58F7B4A1"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42" w:type="dxa"/>
                  <w:vAlign w:val="center"/>
                </w:tcPr>
                <w:p w14:paraId="31D9745B"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7E51A82A"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2756CF" w:rsidRPr="006145DB" w14:paraId="5D82450E" w14:textId="77777777" w:rsidTr="006C6798">
              <w:trPr>
                <w:trHeight w:val="227"/>
              </w:trPr>
              <w:tc>
                <w:tcPr>
                  <w:tcW w:w="3284" w:type="dxa"/>
                  <w:tcBorders>
                    <w:bottom w:val="single" w:sz="4" w:space="0" w:color="auto"/>
                  </w:tcBorders>
                  <w:vAlign w:val="center"/>
                </w:tcPr>
                <w:p w14:paraId="19FDCEEF" w14:textId="77777777" w:rsidR="00177583" w:rsidRPr="006145DB" w:rsidRDefault="00177583" w:rsidP="005B435E">
                  <w:pPr>
                    <w:tabs>
                      <w:tab w:val="left" w:pos="709"/>
                    </w:tabs>
                    <w:contextualSpacing/>
                    <w:jc w:val="both"/>
                    <w:rPr>
                      <w:rFonts w:cs="Arial"/>
                      <w:sz w:val="16"/>
                      <w:szCs w:val="16"/>
                      <w:lang w:eastAsia="es-CO"/>
                    </w:rPr>
                  </w:pPr>
                  <w:r w:rsidRPr="006145DB">
                    <w:rPr>
                      <w:rFonts w:cs="Arial"/>
                      <w:sz w:val="16"/>
                      <w:szCs w:val="16"/>
                      <w:lang w:eastAsia="es-CO"/>
                    </w:rPr>
                    <w:t>Residente en el Distrito Capital</w:t>
                  </w:r>
                </w:p>
              </w:tc>
              <w:tc>
                <w:tcPr>
                  <w:tcW w:w="1280" w:type="dxa"/>
                  <w:tcBorders>
                    <w:bottom w:val="single" w:sz="4" w:space="0" w:color="auto"/>
                  </w:tcBorders>
                  <w:vAlign w:val="center"/>
                </w:tcPr>
                <w:p w14:paraId="38F853A2"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42" w:type="dxa"/>
                  <w:tcBorders>
                    <w:bottom w:val="single" w:sz="4" w:space="0" w:color="auto"/>
                  </w:tcBorders>
                  <w:vAlign w:val="center"/>
                </w:tcPr>
                <w:p w14:paraId="29AD3928"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bottom w:val="single" w:sz="4" w:space="0" w:color="auto"/>
                  </w:tcBorders>
                  <w:vAlign w:val="center"/>
                </w:tcPr>
                <w:p w14:paraId="75767C0F"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2756CF" w:rsidRPr="006145DB" w14:paraId="14867A37" w14:textId="77777777" w:rsidTr="006C6798">
              <w:trPr>
                <w:trHeight w:val="238"/>
              </w:trPr>
              <w:tc>
                <w:tcPr>
                  <w:tcW w:w="3284" w:type="dxa"/>
                  <w:tcBorders>
                    <w:bottom w:val="nil"/>
                  </w:tcBorders>
                  <w:vAlign w:val="center"/>
                </w:tcPr>
                <w:p w14:paraId="69A022CB" w14:textId="77777777" w:rsidR="00177583" w:rsidRPr="006145DB" w:rsidRDefault="00177583" w:rsidP="005B435E">
                  <w:pPr>
                    <w:tabs>
                      <w:tab w:val="left" w:pos="709"/>
                    </w:tabs>
                    <w:jc w:val="both"/>
                    <w:rPr>
                      <w:rFonts w:cs="Arial"/>
                      <w:sz w:val="16"/>
                      <w:szCs w:val="16"/>
                      <w:lang w:eastAsia="es-CO"/>
                    </w:rPr>
                  </w:pPr>
                  <w:r w:rsidRPr="006145DB">
                    <w:rPr>
                      <w:rFonts w:cs="Arial"/>
                      <w:sz w:val="16"/>
                      <w:szCs w:val="16"/>
                      <w:lang w:eastAsia="es-CO"/>
                    </w:rPr>
                    <w:t>Persona mayor en riesgo de su seguridad y protección.</w:t>
                  </w:r>
                </w:p>
              </w:tc>
              <w:tc>
                <w:tcPr>
                  <w:tcW w:w="1280" w:type="dxa"/>
                  <w:tcBorders>
                    <w:bottom w:val="nil"/>
                  </w:tcBorders>
                  <w:vAlign w:val="center"/>
                </w:tcPr>
                <w:p w14:paraId="3F63B77D"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42" w:type="dxa"/>
                  <w:tcBorders>
                    <w:bottom w:val="nil"/>
                  </w:tcBorders>
                  <w:vAlign w:val="center"/>
                </w:tcPr>
                <w:p w14:paraId="6F8305E8"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bottom w:val="nil"/>
                  </w:tcBorders>
                  <w:vAlign w:val="center"/>
                </w:tcPr>
                <w:p w14:paraId="10868AC6"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2756CF" w:rsidRPr="006145DB" w14:paraId="5B410B44" w14:textId="77777777" w:rsidTr="006C6798">
              <w:trPr>
                <w:trHeight w:val="238"/>
              </w:trPr>
              <w:tc>
                <w:tcPr>
                  <w:tcW w:w="3284" w:type="dxa"/>
                  <w:tcBorders>
                    <w:top w:val="nil"/>
                    <w:bottom w:val="nil"/>
                  </w:tcBorders>
                  <w:vAlign w:val="center"/>
                </w:tcPr>
                <w:p w14:paraId="060B50DF" w14:textId="77777777" w:rsidR="00177583" w:rsidRPr="006145DB" w:rsidRDefault="00177583" w:rsidP="005B435E">
                  <w:pPr>
                    <w:tabs>
                      <w:tab w:val="left" w:pos="709"/>
                    </w:tabs>
                    <w:contextualSpacing/>
                    <w:jc w:val="both"/>
                    <w:rPr>
                      <w:rFonts w:cs="Arial"/>
                      <w:sz w:val="16"/>
                      <w:szCs w:val="16"/>
                      <w:lang w:eastAsia="es-CO"/>
                    </w:rPr>
                  </w:pPr>
                  <w:r w:rsidRPr="006145DB">
                    <w:rPr>
                      <w:rFonts w:cs="Arial"/>
                      <w:sz w:val="16"/>
                      <w:szCs w:val="16"/>
                      <w:lang w:eastAsia="es-CO"/>
                    </w:rPr>
                    <w:t>Persona mayor reportada como víctima de violencias en el marco de la Ley 1850 de 2017.</w:t>
                  </w:r>
                </w:p>
              </w:tc>
              <w:tc>
                <w:tcPr>
                  <w:tcW w:w="1280" w:type="dxa"/>
                  <w:tcBorders>
                    <w:top w:val="nil"/>
                    <w:bottom w:val="nil"/>
                  </w:tcBorders>
                  <w:vAlign w:val="center"/>
                </w:tcPr>
                <w:p w14:paraId="7B2A3A06"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42" w:type="dxa"/>
                  <w:tcBorders>
                    <w:top w:val="nil"/>
                    <w:bottom w:val="nil"/>
                  </w:tcBorders>
                  <w:vAlign w:val="center"/>
                </w:tcPr>
                <w:p w14:paraId="1E00EF2B"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top w:val="nil"/>
                    <w:bottom w:val="nil"/>
                  </w:tcBorders>
                  <w:vAlign w:val="center"/>
                </w:tcPr>
                <w:p w14:paraId="24E4092F" w14:textId="77777777" w:rsidR="00177583" w:rsidRPr="006145DB" w:rsidRDefault="00177583"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bl>
          <w:p w14:paraId="695A1C92" w14:textId="77777777" w:rsidR="003D5238" w:rsidRPr="006145DB" w:rsidRDefault="003D5238" w:rsidP="005B435E">
            <w:pPr>
              <w:pStyle w:val="Textoindependiente"/>
              <w:spacing w:after="0" w:line="240" w:lineRule="auto"/>
              <w:ind w:right="112"/>
              <w:jc w:val="center"/>
              <w:rPr>
                <w:rFonts w:cs="Arial"/>
                <w:bCs/>
                <w:lang w:eastAsia="es-CO"/>
              </w:rPr>
            </w:pPr>
          </w:p>
        </w:tc>
      </w:tr>
      <w:tr w:rsidR="00177583" w:rsidRPr="006145DB" w14:paraId="7816D41E" w14:textId="77777777" w:rsidTr="00391A11">
        <w:trPr>
          <w:trHeight w:val="458"/>
          <w:jc w:val="center"/>
        </w:trPr>
        <w:tc>
          <w:tcPr>
            <w:tcW w:w="1555" w:type="dxa"/>
            <w:vAlign w:val="center"/>
          </w:tcPr>
          <w:p w14:paraId="4623BA3D" w14:textId="77777777" w:rsidR="00177583" w:rsidRPr="006145DB" w:rsidRDefault="00177583" w:rsidP="005B435E">
            <w:pPr>
              <w:spacing w:after="0" w:line="240" w:lineRule="auto"/>
              <w:ind w:left="1"/>
              <w:contextualSpacing/>
              <w:rPr>
                <w:rFonts w:cs="Arial"/>
                <w:sz w:val="20"/>
                <w:szCs w:val="20"/>
                <w:lang w:eastAsia="es-CO"/>
              </w:rPr>
            </w:pPr>
            <w:r w:rsidRPr="006145DB">
              <w:rPr>
                <w:rFonts w:cs="Arial"/>
                <w:sz w:val="20"/>
                <w:szCs w:val="20"/>
                <w:lang w:eastAsia="es-CO"/>
              </w:rPr>
              <w:t>Criterios de Egreso y Fuentes de Información</w:t>
            </w:r>
          </w:p>
        </w:tc>
        <w:tc>
          <w:tcPr>
            <w:tcW w:w="7840" w:type="dxa"/>
            <w:vAlign w:val="center"/>
          </w:tcPr>
          <w:p w14:paraId="0B8A3883" w14:textId="77777777" w:rsidR="00177583" w:rsidRPr="006145DB" w:rsidRDefault="00177583" w:rsidP="005B435E">
            <w:pPr>
              <w:tabs>
                <w:tab w:val="left" w:pos="709"/>
              </w:tabs>
              <w:spacing w:after="0" w:line="240" w:lineRule="auto"/>
              <w:contextualSpacing/>
              <w:jc w:val="center"/>
              <w:rPr>
                <w:rFonts w:cs="Arial"/>
                <w:bCs/>
                <w:sz w:val="16"/>
                <w:szCs w:val="16"/>
                <w:lang w:eastAsia="es-CO"/>
              </w:rPr>
            </w:pPr>
          </w:p>
          <w:tbl>
            <w:tblPr>
              <w:tblStyle w:val="Tablaconcuadrcula"/>
              <w:tblW w:w="7544" w:type="dxa"/>
              <w:tblLayout w:type="fixed"/>
              <w:tblLook w:val="04A0" w:firstRow="1" w:lastRow="0" w:firstColumn="1" w:lastColumn="0" w:noHBand="0" w:noVBand="1"/>
            </w:tblPr>
            <w:tblGrid>
              <w:gridCol w:w="3289"/>
              <w:gridCol w:w="1275"/>
              <w:gridCol w:w="1137"/>
              <w:gridCol w:w="1843"/>
            </w:tblGrid>
            <w:tr w:rsidR="00391A11" w:rsidRPr="006145DB" w14:paraId="3B57BDED" w14:textId="77777777" w:rsidTr="006C6798">
              <w:trPr>
                <w:trHeight w:val="380"/>
              </w:trPr>
              <w:tc>
                <w:tcPr>
                  <w:tcW w:w="3289" w:type="dxa"/>
                  <w:tcBorders>
                    <w:bottom w:val="single" w:sz="4" w:space="0" w:color="auto"/>
                  </w:tcBorders>
                  <w:vAlign w:val="center"/>
                </w:tcPr>
                <w:p w14:paraId="50A6AE57" w14:textId="77777777" w:rsidR="00391A11" w:rsidRPr="006145DB" w:rsidRDefault="00391A11" w:rsidP="005B435E">
                  <w:pPr>
                    <w:tabs>
                      <w:tab w:val="left" w:pos="709"/>
                    </w:tabs>
                    <w:contextualSpacing/>
                    <w:jc w:val="center"/>
                    <w:rPr>
                      <w:rFonts w:cs="Arial"/>
                      <w:bCs/>
                      <w:sz w:val="16"/>
                      <w:szCs w:val="16"/>
                      <w:lang w:eastAsia="es-CO"/>
                    </w:rPr>
                  </w:pPr>
                  <w:r w:rsidRPr="006145DB">
                    <w:rPr>
                      <w:rFonts w:cs="Arial"/>
                      <w:bCs/>
                      <w:sz w:val="16"/>
                      <w:szCs w:val="16"/>
                      <w:lang w:eastAsia="es-CO"/>
                    </w:rPr>
                    <w:t>Criterios de Egreso</w:t>
                  </w:r>
                </w:p>
              </w:tc>
              <w:tc>
                <w:tcPr>
                  <w:tcW w:w="1275" w:type="dxa"/>
                  <w:tcBorders>
                    <w:bottom w:val="single" w:sz="4" w:space="0" w:color="auto"/>
                  </w:tcBorders>
                  <w:vAlign w:val="center"/>
                </w:tcPr>
                <w:p w14:paraId="257B14A7" w14:textId="77777777" w:rsidR="00391A11" w:rsidRPr="006145DB" w:rsidRDefault="00391A11" w:rsidP="005B435E">
                  <w:pPr>
                    <w:tabs>
                      <w:tab w:val="left" w:pos="709"/>
                    </w:tabs>
                    <w:ind w:right="-32"/>
                    <w:contextualSpacing/>
                    <w:jc w:val="center"/>
                    <w:rPr>
                      <w:rFonts w:cs="Arial"/>
                      <w:bCs/>
                      <w:sz w:val="16"/>
                      <w:szCs w:val="16"/>
                      <w:lang w:eastAsia="es-CO"/>
                    </w:rPr>
                  </w:pPr>
                  <w:r w:rsidRPr="006145DB">
                    <w:rPr>
                      <w:rFonts w:cs="Arial"/>
                      <w:bCs/>
                      <w:sz w:val="16"/>
                      <w:szCs w:val="16"/>
                      <w:lang w:eastAsia="es-CO"/>
                    </w:rPr>
                    <w:t>Fuente de Información</w:t>
                  </w:r>
                </w:p>
              </w:tc>
              <w:tc>
                <w:tcPr>
                  <w:tcW w:w="1137" w:type="dxa"/>
                  <w:tcBorders>
                    <w:bottom w:val="single" w:sz="4" w:space="0" w:color="auto"/>
                  </w:tcBorders>
                  <w:vAlign w:val="center"/>
                </w:tcPr>
                <w:p w14:paraId="7DD4045C" w14:textId="77777777" w:rsidR="00391A11" w:rsidRPr="006145DB" w:rsidRDefault="00391A11"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843" w:type="dxa"/>
                  <w:tcBorders>
                    <w:bottom w:val="single" w:sz="4" w:space="0" w:color="auto"/>
                  </w:tcBorders>
                  <w:vAlign w:val="center"/>
                </w:tcPr>
                <w:p w14:paraId="49B83861" w14:textId="77777777" w:rsidR="00391A11" w:rsidRPr="006145DB" w:rsidRDefault="00391A11"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391A11" w:rsidRPr="006145DB" w14:paraId="35BCC4F7" w14:textId="77777777" w:rsidTr="006C6798">
              <w:trPr>
                <w:trHeight w:val="587"/>
              </w:trPr>
              <w:tc>
                <w:tcPr>
                  <w:tcW w:w="3289" w:type="dxa"/>
                  <w:tcBorders>
                    <w:top w:val="single" w:sz="4" w:space="0" w:color="auto"/>
                  </w:tcBorders>
                  <w:vAlign w:val="center"/>
                </w:tcPr>
                <w:p w14:paraId="301DFB06" w14:textId="77777777" w:rsidR="00391A11" w:rsidRPr="006145DB" w:rsidRDefault="00391A11" w:rsidP="005B435E">
                  <w:pPr>
                    <w:tabs>
                      <w:tab w:val="left" w:pos="709"/>
                    </w:tabs>
                    <w:contextualSpacing/>
                    <w:jc w:val="both"/>
                    <w:rPr>
                      <w:rFonts w:cs="Arial"/>
                      <w:sz w:val="16"/>
                      <w:szCs w:val="16"/>
                      <w:lang w:eastAsia="es-CO"/>
                    </w:rPr>
                  </w:pPr>
                  <w:r w:rsidRPr="006145DB">
                    <w:rPr>
                      <w:rFonts w:cs="Arial"/>
                      <w:sz w:val="16"/>
                      <w:szCs w:val="16"/>
                      <w:lang w:eastAsia="es-CO"/>
                    </w:rPr>
                    <w:t>Cumplimiento del objetivo de atención de acuerdo con los compromisos y acciones establecidas en el perfil socio jurídico.</w:t>
                  </w:r>
                </w:p>
              </w:tc>
              <w:tc>
                <w:tcPr>
                  <w:tcW w:w="1275" w:type="dxa"/>
                  <w:tcBorders>
                    <w:top w:val="single" w:sz="4" w:space="0" w:color="auto"/>
                  </w:tcBorders>
                  <w:vAlign w:val="center"/>
                </w:tcPr>
                <w:p w14:paraId="0933EB6D"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7" w:type="dxa"/>
                  <w:tcBorders>
                    <w:top w:val="single" w:sz="4" w:space="0" w:color="auto"/>
                  </w:tcBorders>
                  <w:vAlign w:val="center"/>
                </w:tcPr>
                <w:p w14:paraId="27DB6AB3"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top w:val="single" w:sz="4" w:space="0" w:color="auto"/>
                  </w:tcBorders>
                  <w:vAlign w:val="center"/>
                </w:tcPr>
                <w:p w14:paraId="27990E0D"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391A11" w:rsidRPr="006145DB" w14:paraId="2BB23846" w14:textId="77777777" w:rsidTr="006C6798">
              <w:trPr>
                <w:trHeight w:val="243"/>
              </w:trPr>
              <w:tc>
                <w:tcPr>
                  <w:tcW w:w="3289" w:type="dxa"/>
                  <w:vAlign w:val="center"/>
                </w:tcPr>
                <w:p w14:paraId="25DD1312" w14:textId="77777777" w:rsidR="00391A11" w:rsidRPr="006145DB" w:rsidRDefault="00391A11" w:rsidP="005B435E">
                  <w:pPr>
                    <w:tabs>
                      <w:tab w:val="left" w:pos="709"/>
                    </w:tabs>
                    <w:contextualSpacing/>
                    <w:jc w:val="both"/>
                    <w:rPr>
                      <w:rFonts w:cs="Arial"/>
                      <w:sz w:val="16"/>
                      <w:szCs w:val="16"/>
                      <w:lang w:eastAsia="es-CO"/>
                    </w:rPr>
                  </w:pPr>
                  <w:r w:rsidRPr="006145DB">
                    <w:rPr>
                      <w:rFonts w:cs="Arial"/>
                      <w:sz w:val="16"/>
                      <w:szCs w:val="16"/>
                      <w:lang w:eastAsia="es-CO"/>
                    </w:rPr>
                    <w:t>Traslado o cambio de residencia fuera de Bogotá D.C.</w:t>
                  </w:r>
                </w:p>
              </w:tc>
              <w:tc>
                <w:tcPr>
                  <w:tcW w:w="1275" w:type="dxa"/>
                  <w:vAlign w:val="center"/>
                </w:tcPr>
                <w:p w14:paraId="2D315D20"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7" w:type="dxa"/>
                  <w:vAlign w:val="center"/>
                </w:tcPr>
                <w:p w14:paraId="59CE6852"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5E84E781"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391A11" w:rsidRPr="006145DB" w14:paraId="19B6FC5E" w14:textId="77777777" w:rsidTr="006C6798">
              <w:trPr>
                <w:trHeight w:val="243"/>
              </w:trPr>
              <w:tc>
                <w:tcPr>
                  <w:tcW w:w="3289" w:type="dxa"/>
                  <w:vAlign w:val="center"/>
                </w:tcPr>
                <w:p w14:paraId="6F25AB4C" w14:textId="77777777" w:rsidR="00391A11" w:rsidRPr="006145DB" w:rsidRDefault="00391A11" w:rsidP="005B435E">
                  <w:pPr>
                    <w:tabs>
                      <w:tab w:val="left" w:pos="709"/>
                    </w:tabs>
                    <w:contextualSpacing/>
                    <w:jc w:val="both"/>
                    <w:rPr>
                      <w:rFonts w:cs="Arial"/>
                      <w:sz w:val="16"/>
                      <w:szCs w:val="16"/>
                      <w:lang w:eastAsia="es-CO"/>
                    </w:rPr>
                  </w:pPr>
                  <w:r w:rsidRPr="006145DB">
                    <w:rPr>
                      <w:rFonts w:cs="Arial"/>
                      <w:sz w:val="16"/>
                      <w:szCs w:val="16"/>
                      <w:lang w:eastAsia="es-CO"/>
                    </w:rPr>
                    <w:t>Cuando la persona mayor y/o su acudiente y/o persona cuidadora incurra en el incumplimiento de los acuerdos establecidos en el acta de compromiso o en la asistencia a las actividades de acompañamiento establecidas dentro del servicio.</w:t>
                  </w:r>
                </w:p>
              </w:tc>
              <w:tc>
                <w:tcPr>
                  <w:tcW w:w="1275" w:type="dxa"/>
                  <w:vAlign w:val="center"/>
                </w:tcPr>
                <w:p w14:paraId="13296298"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7" w:type="dxa"/>
                  <w:vAlign w:val="center"/>
                </w:tcPr>
                <w:p w14:paraId="35B82EEC"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vAlign w:val="center"/>
                </w:tcPr>
                <w:p w14:paraId="75ECD512"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391A11" w:rsidRPr="006145DB" w14:paraId="117C1077" w14:textId="77777777" w:rsidTr="006C6798">
              <w:trPr>
                <w:trHeight w:val="259"/>
              </w:trPr>
              <w:tc>
                <w:tcPr>
                  <w:tcW w:w="3289" w:type="dxa"/>
                  <w:tcBorders>
                    <w:bottom w:val="single" w:sz="4" w:space="0" w:color="auto"/>
                  </w:tcBorders>
                  <w:vAlign w:val="center"/>
                </w:tcPr>
                <w:p w14:paraId="1BFC5A1F" w14:textId="77777777" w:rsidR="00391A11" w:rsidRPr="006145DB" w:rsidRDefault="00391A11" w:rsidP="005B435E">
                  <w:pPr>
                    <w:tabs>
                      <w:tab w:val="left" w:pos="709"/>
                    </w:tabs>
                    <w:contextualSpacing/>
                    <w:jc w:val="both"/>
                    <w:rPr>
                      <w:rFonts w:cs="Arial"/>
                      <w:sz w:val="16"/>
                      <w:szCs w:val="16"/>
                      <w:lang w:eastAsia="es-CO"/>
                    </w:rPr>
                  </w:pPr>
                  <w:r w:rsidRPr="006145DB">
                    <w:rPr>
                      <w:rFonts w:cs="Arial"/>
                      <w:sz w:val="16"/>
                      <w:szCs w:val="16"/>
                      <w:lang w:eastAsia="es-CO"/>
                    </w:rPr>
                    <w:t>Retiro voluntario manifestado libre y expresamente por escrito</w:t>
                  </w:r>
                </w:p>
              </w:tc>
              <w:tc>
                <w:tcPr>
                  <w:tcW w:w="1275" w:type="dxa"/>
                  <w:tcBorders>
                    <w:bottom w:val="single" w:sz="4" w:space="0" w:color="auto"/>
                  </w:tcBorders>
                  <w:vAlign w:val="center"/>
                </w:tcPr>
                <w:p w14:paraId="3B1A250A"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7" w:type="dxa"/>
                  <w:tcBorders>
                    <w:bottom w:val="single" w:sz="4" w:space="0" w:color="auto"/>
                  </w:tcBorders>
                  <w:vAlign w:val="center"/>
                </w:tcPr>
                <w:p w14:paraId="750BB8F0"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3" w:type="dxa"/>
                  <w:tcBorders>
                    <w:bottom w:val="single" w:sz="4" w:space="0" w:color="auto"/>
                  </w:tcBorders>
                  <w:vAlign w:val="center"/>
                </w:tcPr>
                <w:p w14:paraId="5DC2B3E4" w14:textId="77777777" w:rsidR="00391A11" w:rsidRPr="006145DB" w:rsidRDefault="00391A11"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Vejez</w:t>
                  </w:r>
                </w:p>
              </w:tc>
            </w:tr>
            <w:tr w:rsidR="00391A11" w:rsidRPr="006145DB" w14:paraId="188F1054" w14:textId="77777777" w:rsidTr="006C6798">
              <w:trPr>
                <w:trHeight w:val="237"/>
              </w:trPr>
              <w:tc>
                <w:tcPr>
                  <w:tcW w:w="3289" w:type="dxa"/>
                  <w:tcBorders>
                    <w:bottom w:val="nil"/>
                  </w:tcBorders>
                  <w:vAlign w:val="center"/>
                </w:tcPr>
                <w:p w14:paraId="5F906884" w14:textId="77777777" w:rsidR="00391A11" w:rsidRPr="006145DB" w:rsidRDefault="00391A11" w:rsidP="005B435E">
                  <w:pPr>
                    <w:tabs>
                      <w:tab w:val="left" w:pos="709"/>
                    </w:tabs>
                    <w:contextualSpacing/>
                    <w:jc w:val="both"/>
                    <w:rPr>
                      <w:rFonts w:cs="Arial"/>
                      <w:sz w:val="16"/>
                      <w:szCs w:val="16"/>
                      <w:lang w:eastAsia="es-CO"/>
                    </w:rPr>
                  </w:pPr>
                  <w:r w:rsidRPr="006145DB">
                    <w:rPr>
                      <w:rFonts w:cs="Arial"/>
                      <w:sz w:val="16"/>
                      <w:szCs w:val="16"/>
                      <w:lang w:eastAsia="es-CO"/>
                    </w:rPr>
                    <w:t>Fallecidos.</w:t>
                  </w:r>
                </w:p>
              </w:tc>
              <w:tc>
                <w:tcPr>
                  <w:tcW w:w="1275" w:type="dxa"/>
                  <w:tcBorders>
                    <w:bottom w:val="nil"/>
                  </w:tcBorders>
                  <w:vAlign w:val="center"/>
                </w:tcPr>
                <w:p w14:paraId="42066E23" w14:textId="77777777" w:rsidR="00391A11" w:rsidRPr="006145DB" w:rsidRDefault="00391A11" w:rsidP="005B435E">
                  <w:pPr>
                    <w:jc w:val="center"/>
                    <w:rPr>
                      <w:rFonts w:cs="Arial"/>
                      <w:sz w:val="16"/>
                      <w:szCs w:val="16"/>
                      <w:lang w:eastAsia="es-CO"/>
                    </w:rPr>
                  </w:pPr>
                  <w:r w:rsidRPr="006145DB">
                    <w:rPr>
                      <w:rFonts w:cs="Arial"/>
                      <w:sz w:val="16"/>
                      <w:szCs w:val="16"/>
                      <w:lang w:eastAsia="es-CO"/>
                    </w:rPr>
                    <w:t>Fallecidos (Inhumados)</w:t>
                  </w:r>
                </w:p>
              </w:tc>
              <w:tc>
                <w:tcPr>
                  <w:tcW w:w="1137" w:type="dxa"/>
                  <w:tcBorders>
                    <w:bottom w:val="nil"/>
                  </w:tcBorders>
                  <w:vAlign w:val="center"/>
                </w:tcPr>
                <w:p w14:paraId="0BBC1AEC" w14:textId="77777777" w:rsidR="00391A11" w:rsidRPr="006145DB" w:rsidRDefault="00391A11" w:rsidP="005B435E">
                  <w:pPr>
                    <w:jc w:val="center"/>
                    <w:rPr>
                      <w:rFonts w:cs="Arial"/>
                      <w:sz w:val="16"/>
                      <w:szCs w:val="16"/>
                      <w:lang w:eastAsia="es-CO"/>
                    </w:rPr>
                  </w:pPr>
                  <w:r w:rsidRPr="006145DB">
                    <w:rPr>
                      <w:rFonts w:cs="Arial"/>
                      <w:sz w:val="16"/>
                      <w:szCs w:val="16"/>
                      <w:lang w:eastAsia="es-CO"/>
                    </w:rPr>
                    <w:t>Mensual (Mes Vencido)</w:t>
                  </w:r>
                </w:p>
              </w:tc>
              <w:tc>
                <w:tcPr>
                  <w:tcW w:w="1843" w:type="dxa"/>
                  <w:tcBorders>
                    <w:bottom w:val="nil"/>
                  </w:tcBorders>
                  <w:vAlign w:val="center"/>
                </w:tcPr>
                <w:p w14:paraId="4A6179EB" w14:textId="77777777" w:rsidR="00391A11" w:rsidRPr="006145DB" w:rsidRDefault="00391A11" w:rsidP="005B435E">
                  <w:pPr>
                    <w:contextualSpacing/>
                    <w:jc w:val="center"/>
                    <w:rPr>
                      <w:rFonts w:cs="Arial"/>
                      <w:sz w:val="16"/>
                      <w:szCs w:val="16"/>
                      <w:lang w:eastAsia="es-CO"/>
                    </w:rPr>
                  </w:pPr>
                  <w:r w:rsidRPr="006145DB">
                    <w:rPr>
                      <w:rFonts w:cs="Arial"/>
                      <w:sz w:val="16"/>
                      <w:szCs w:val="16"/>
                      <w:lang w:eastAsia="es-CO"/>
                    </w:rPr>
                    <w:t>Secretaría Distrital de Salud</w:t>
                  </w:r>
                </w:p>
              </w:tc>
            </w:tr>
          </w:tbl>
          <w:p w14:paraId="23330A17" w14:textId="77777777" w:rsidR="00391A11" w:rsidRPr="006145DB" w:rsidRDefault="00391A11" w:rsidP="005B435E">
            <w:pPr>
              <w:pStyle w:val="Ttulo1"/>
              <w:rPr>
                <w:lang w:eastAsia="es-CO"/>
              </w:rPr>
            </w:pPr>
          </w:p>
        </w:tc>
      </w:tr>
      <w:tr w:rsidR="00177583" w:rsidRPr="006145DB" w14:paraId="4835ABC1" w14:textId="77777777" w:rsidTr="00391A11">
        <w:trPr>
          <w:trHeight w:val="728"/>
          <w:jc w:val="center"/>
        </w:trPr>
        <w:tc>
          <w:tcPr>
            <w:tcW w:w="1555" w:type="dxa"/>
            <w:vAlign w:val="center"/>
          </w:tcPr>
          <w:p w14:paraId="1ED472D8" w14:textId="77777777" w:rsidR="00177583" w:rsidRPr="006145DB" w:rsidRDefault="00177583" w:rsidP="005B435E">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840" w:type="dxa"/>
            <w:vAlign w:val="center"/>
          </w:tcPr>
          <w:p w14:paraId="57468A54" w14:textId="358B5B7C" w:rsidR="00177583" w:rsidRPr="006145DB" w:rsidRDefault="00177583" w:rsidP="005B435E">
            <w:pPr>
              <w:tabs>
                <w:tab w:val="left" w:pos="709"/>
              </w:tabs>
              <w:spacing w:after="0" w:line="240" w:lineRule="auto"/>
              <w:contextualSpacing/>
              <w:rPr>
                <w:rFonts w:eastAsia="Calibri" w:cs="Arial"/>
                <w:bCs/>
                <w:sz w:val="20"/>
                <w:szCs w:val="20"/>
                <w:lang w:eastAsia="es-CO"/>
              </w:rPr>
            </w:pPr>
            <w:r w:rsidRPr="006145DB">
              <w:rPr>
                <w:rFonts w:eastAsia="Calibri" w:cs="Arial"/>
                <w:bCs/>
                <w:sz w:val="20"/>
                <w:szCs w:val="20"/>
                <w:lang w:eastAsia="es-CO"/>
              </w:rPr>
              <w:t>No aplica</w:t>
            </w:r>
            <w:r w:rsidR="002756CF" w:rsidRPr="006145DB">
              <w:rPr>
                <w:rFonts w:eastAsia="Calibri" w:cs="Arial"/>
                <w:bCs/>
                <w:sz w:val="20"/>
                <w:szCs w:val="20"/>
                <w:lang w:eastAsia="es-CO"/>
              </w:rPr>
              <w:t>.</w:t>
            </w:r>
          </w:p>
        </w:tc>
      </w:tr>
      <w:tr w:rsidR="00177583" w:rsidRPr="006145DB" w14:paraId="3735AE09" w14:textId="77777777" w:rsidTr="00391A11">
        <w:trPr>
          <w:trHeight w:val="555"/>
          <w:jc w:val="center"/>
        </w:trPr>
        <w:tc>
          <w:tcPr>
            <w:tcW w:w="1555" w:type="dxa"/>
            <w:vAlign w:val="center"/>
          </w:tcPr>
          <w:p w14:paraId="4E0AF2E3" w14:textId="77777777" w:rsidR="00177583" w:rsidRPr="006145DB" w:rsidRDefault="00177583"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840" w:type="dxa"/>
          </w:tcPr>
          <w:p w14:paraId="1514DE43" w14:textId="77777777" w:rsidR="00177583" w:rsidRPr="006145DB" w:rsidRDefault="0017758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El Servicio Bogotá te acompaña en la Vejez realiza la  atención a partir de la identificación de las personas mayores, víctimas de violencias psicológica, física, emocional, patrimonial, sexual, abandono, en el marco de la Ley 1850 del 2017 o en vulnerabilidad social, entendida como un proceso multidimensional que pone en riesgo la integridad y seguridad de una persona lo cual impide gestionar su propio bienestar según la -Sentencia T 244 marzo del 2012 en la cual el alto tribunal conceptúa en torno a la vulnerabilidad social como un determinante en la comprensión y actuar del Estado frente a la garantía de derechos de los ciudadanos y ciudadanas.</w:t>
            </w:r>
          </w:p>
          <w:p w14:paraId="5C9F641D" w14:textId="77777777" w:rsidR="00177583" w:rsidRPr="006145DB" w:rsidRDefault="00177583" w:rsidP="005B435E">
            <w:pPr>
              <w:tabs>
                <w:tab w:val="left" w:pos="709"/>
              </w:tabs>
              <w:spacing w:after="0" w:line="240" w:lineRule="auto"/>
              <w:contextualSpacing/>
              <w:jc w:val="both"/>
              <w:rPr>
                <w:rFonts w:cs="Arial"/>
                <w:bCs/>
                <w:sz w:val="20"/>
                <w:szCs w:val="20"/>
                <w:lang w:eastAsia="es-CO"/>
              </w:rPr>
            </w:pPr>
          </w:p>
          <w:p w14:paraId="69D09A14" w14:textId="442FDE11" w:rsidR="00177583" w:rsidRPr="006145DB" w:rsidRDefault="0017758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Las personas mayores pueden ser reportadas por un(a) ciudadano(a) o entidad externa a través de los canales de reporte dispuestos por la entidad: sistema de peticiones, quejas o reclamos – PQRS, correo electrónico y equipos de otros servicios de la entidad. La identificación también se realiza en el marco de las acciones territoriales del servicio con el equipo interdisciplinar que realiza abordaje en territorio, y establece un perfil socio jurídico del caso, para definir la atención, asesoría, orientación o acompañamiento que garantice proteja los derechos de la persona mayor identificada. </w:t>
            </w:r>
          </w:p>
          <w:p w14:paraId="02B3E08A" w14:textId="77777777" w:rsidR="00177583" w:rsidRPr="006145DB" w:rsidRDefault="00177583" w:rsidP="005B435E">
            <w:pPr>
              <w:tabs>
                <w:tab w:val="left" w:pos="709"/>
              </w:tabs>
              <w:spacing w:after="0" w:line="240" w:lineRule="auto"/>
              <w:contextualSpacing/>
              <w:jc w:val="both"/>
              <w:rPr>
                <w:rFonts w:cs="Arial"/>
                <w:bCs/>
                <w:sz w:val="20"/>
                <w:szCs w:val="20"/>
                <w:lang w:eastAsia="es-CO"/>
              </w:rPr>
            </w:pPr>
          </w:p>
          <w:p w14:paraId="49B9B77E" w14:textId="77777777" w:rsidR="00177583" w:rsidRPr="006145DB" w:rsidRDefault="0017758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Una vez establecido el perfil socio jurídico, se realiza la activación de rutas y la articulación y coordinación con las entidades o servicios que permitan dar respuesta pertinente a las necesidades de la persona mayor; de acuerdo con esto, se establecen los seguimientos que permitan identificar los avances o barreras de acceso a las que se enfrenta la persona mayor, para tomar nuevas acciones que permitan superar o mitigar la situación de vulneración que dio origen al reporte inicial.</w:t>
            </w:r>
          </w:p>
          <w:p w14:paraId="74C140CD" w14:textId="77777777" w:rsidR="00177583" w:rsidRPr="006145DB" w:rsidRDefault="00177583" w:rsidP="005B435E">
            <w:pPr>
              <w:tabs>
                <w:tab w:val="left" w:pos="709"/>
              </w:tabs>
              <w:spacing w:after="0" w:line="240" w:lineRule="auto"/>
              <w:contextualSpacing/>
              <w:jc w:val="both"/>
              <w:rPr>
                <w:rFonts w:cs="Arial"/>
                <w:bCs/>
                <w:sz w:val="20"/>
                <w:szCs w:val="20"/>
                <w:lang w:eastAsia="es-CO"/>
              </w:rPr>
            </w:pPr>
          </w:p>
          <w:p w14:paraId="34DFFC1F" w14:textId="77777777" w:rsidR="00177583" w:rsidRPr="006145DB" w:rsidRDefault="0017758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Los beneficios que se otorgan a través del servicio son de carácter distrital y están dirigidos a realizar una atención territorial, móvil, presencial e individual en donde se brinda orientación psicosocial y jurídica, con el respectivo acompañamiento y seguimiento, por parte de las duplas profesionales en territorio. </w:t>
            </w:r>
          </w:p>
          <w:p w14:paraId="0FD810A6" w14:textId="77777777" w:rsidR="00177583" w:rsidRPr="006145DB" w:rsidRDefault="00177583" w:rsidP="005B435E">
            <w:pPr>
              <w:tabs>
                <w:tab w:val="left" w:pos="709"/>
              </w:tabs>
              <w:spacing w:after="0" w:line="240" w:lineRule="auto"/>
              <w:contextualSpacing/>
              <w:jc w:val="both"/>
              <w:rPr>
                <w:rFonts w:cs="Arial"/>
                <w:bCs/>
                <w:sz w:val="20"/>
                <w:szCs w:val="20"/>
                <w:lang w:eastAsia="es-CO"/>
              </w:rPr>
            </w:pPr>
          </w:p>
          <w:p w14:paraId="6F036C8B" w14:textId="77777777" w:rsidR="00177583" w:rsidRPr="006145DB" w:rsidRDefault="0017758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La orientación jurídica se enmarca en el derecho que concibe a las personas mayores como sujetos de especial protección constitucional, a través de la cual, se realizan acciones de prevención y atención de violencias y situaciones derivadas de la vulnerabilidad social, con énfasis en la violencia intrafamiliar, situaciones de abandono o negligencia y aquellas situaciones que pongan en peligro la vida y la integridad personal de la persona mayor en su interseccionalidad por pertenencia étnica, sexo orientación sexual e identidad de género, discapacidad, víctimas del conflicto armado, y otras situaciones, condiciones y posiciones tales como ruralidad, flujos migratorios, actividades sexuales pagadas, mendicidad, habitabilidad en pagadarios entre otras. </w:t>
            </w:r>
          </w:p>
          <w:p w14:paraId="71681232" w14:textId="77777777" w:rsidR="00177583" w:rsidRPr="006145DB" w:rsidRDefault="00177583" w:rsidP="005B435E">
            <w:pPr>
              <w:tabs>
                <w:tab w:val="left" w:pos="709"/>
              </w:tabs>
              <w:spacing w:after="0" w:line="240" w:lineRule="auto"/>
              <w:contextualSpacing/>
              <w:jc w:val="both"/>
              <w:rPr>
                <w:rFonts w:cs="Arial"/>
                <w:bCs/>
                <w:sz w:val="20"/>
                <w:szCs w:val="20"/>
                <w:lang w:eastAsia="es-CO"/>
              </w:rPr>
            </w:pPr>
          </w:p>
          <w:p w14:paraId="46EDF62D" w14:textId="7B66FD07" w:rsidR="00177583" w:rsidRPr="006145DB" w:rsidRDefault="0017758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Facilitando con la activación de rutas la atención con entidades de orden Distrital y Nacional, la disminución de barreras de acceso a la justicia y a la administración. En todo caso, la orientación estará enmarcada en las áreas del derecho que tengan directa relación con las situaciones antes descritas.</w:t>
            </w:r>
            <w:r w:rsidRPr="006145DB">
              <w:rPr>
                <w:rFonts w:cs="Arial"/>
                <w:bCs/>
                <w:sz w:val="20"/>
                <w:szCs w:val="20"/>
                <w:lang w:eastAsia="es-CO"/>
              </w:rPr>
              <w:cr/>
            </w:r>
          </w:p>
          <w:p w14:paraId="3209F4EA" w14:textId="77777777" w:rsidR="00177583" w:rsidRPr="006145DB" w:rsidRDefault="00177583" w:rsidP="005B435E">
            <w:pPr>
              <w:tabs>
                <w:tab w:val="left" w:pos="709"/>
              </w:tabs>
              <w:spacing w:after="0" w:line="240" w:lineRule="auto"/>
              <w:contextualSpacing/>
              <w:jc w:val="both"/>
              <w:rPr>
                <w:rFonts w:cs="Arial"/>
                <w:sz w:val="20"/>
                <w:szCs w:val="20"/>
                <w:lang w:eastAsia="es-CO"/>
              </w:rPr>
            </w:pPr>
            <w:r w:rsidRPr="006145DB">
              <w:rPr>
                <w:rFonts w:cs="Arial"/>
                <w:bCs/>
                <w:sz w:val="20"/>
                <w:szCs w:val="20"/>
                <w:lang w:eastAsia="es-CO"/>
              </w:rPr>
              <w:t>De igual forma, a través del abordaje psicosocial se realiza la orientación y acompañamiento a las personas mayores, haciendo énfasis en la identificación de riesgos, tipos de maltrato, ciclos de violencias, activación de redes familiares y comunitarias, buscando sensibilizar sobre el envejecimiento como un proceso social y familiar previniendo situaciones de abandono voluntario o involuntario cuando aplique; y en casos de personas mayores sin redes sociales de apoyo, orientando en hábitos de autocuidado en salud física y mental. En todos los casos también es una actividad importante de la orientación psicosocial la vinculación de las personas mayores a la oferta institucional propia y de las demás entidades de Distrito.</w:t>
            </w:r>
          </w:p>
          <w:p w14:paraId="4305834F" w14:textId="77777777" w:rsidR="00177583" w:rsidRPr="006145DB" w:rsidRDefault="00177583" w:rsidP="005B435E">
            <w:pPr>
              <w:tabs>
                <w:tab w:val="left" w:pos="709"/>
              </w:tabs>
              <w:spacing w:after="0" w:line="240" w:lineRule="auto"/>
              <w:contextualSpacing/>
              <w:jc w:val="both"/>
              <w:rPr>
                <w:rFonts w:cs="Arial"/>
                <w:sz w:val="20"/>
                <w:szCs w:val="20"/>
                <w:lang w:eastAsia="es-CO"/>
              </w:rPr>
            </w:pPr>
          </w:p>
          <w:p w14:paraId="458B406C" w14:textId="77777777" w:rsidR="00177583" w:rsidRPr="006145DB" w:rsidRDefault="0017758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Por último, se realiza un seguimiento profesional hasta que se cumplan los objetivos de la atención de acuerdo con los compromisos y acciones establecidas en el perfil socio jurídico o cuando se cumpla alguno de los criterios de egreso.</w:t>
            </w:r>
          </w:p>
          <w:p w14:paraId="0A333718" w14:textId="77777777" w:rsidR="00177583" w:rsidRPr="006145DB" w:rsidRDefault="00177583" w:rsidP="005B435E">
            <w:pPr>
              <w:tabs>
                <w:tab w:val="left" w:pos="709"/>
              </w:tabs>
              <w:spacing w:after="0" w:line="240" w:lineRule="auto"/>
              <w:contextualSpacing/>
              <w:jc w:val="both"/>
              <w:rPr>
                <w:rFonts w:cs="Arial"/>
                <w:bCs/>
                <w:sz w:val="20"/>
                <w:szCs w:val="20"/>
                <w:lang w:eastAsia="es-CO"/>
              </w:rPr>
            </w:pPr>
          </w:p>
          <w:p w14:paraId="69D54E9C" w14:textId="77777777" w:rsidR="00177583" w:rsidRPr="006145DB" w:rsidRDefault="00177583" w:rsidP="005B435E">
            <w:pPr>
              <w:tabs>
                <w:tab w:val="left" w:pos="709"/>
              </w:tabs>
              <w:spacing w:after="0" w:line="240" w:lineRule="auto"/>
              <w:contextualSpacing/>
              <w:jc w:val="both"/>
              <w:rPr>
                <w:rStyle w:val="normaltextrun"/>
                <w:rFonts w:eastAsia="Arial" w:cs="Arial"/>
                <w:sz w:val="19"/>
                <w:szCs w:val="19"/>
              </w:rPr>
            </w:pPr>
            <w:r w:rsidRPr="006145DB">
              <w:rPr>
                <w:rFonts w:eastAsia="Arial" w:cs="Arial"/>
                <w:sz w:val="20"/>
                <w:szCs w:val="20"/>
                <w:lang w:val="es-CO"/>
              </w:rPr>
              <w:t>En caso de interrupción parcial o total en la prestación del servicio social Bogotá te Acompaña en la Vejez se implementará el plan operativo de continuidad correspondiente.</w:t>
            </w:r>
          </w:p>
        </w:tc>
      </w:tr>
      <w:tr w:rsidR="00BA311D" w:rsidRPr="006145DB" w14:paraId="7B7751E4" w14:textId="77777777" w:rsidTr="00391A11">
        <w:trPr>
          <w:trHeight w:val="983"/>
          <w:jc w:val="center"/>
        </w:trPr>
        <w:tc>
          <w:tcPr>
            <w:tcW w:w="1555" w:type="dxa"/>
            <w:vAlign w:val="center"/>
          </w:tcPr>
          <w:p w14:paraId="2162504F" w14:textId="77777777" w:rsidR="00177583" w:rsidRPr="006145DB" w:rsidRDefault="00177583" w:rsidP="005B435E">
            <w:pPr>
              <w:spacing w:after="0" w:line="240" w:lineRule="auto"/>
              <w:ind w:left="1"/>
              <w:contextualSpacing/>
              <w:rPr>
                <w:rFonts w:cs="Arial"/>
                <w:sz w:val="20"/>
                <w:szCs w:val="20"/>
                <w:lang w:eastAsia="es-CO"/>
              </w:rPr>
            </w:pPr>
            <w:r w:rsidRPr="006145DB">
              <w:rPr>
                <w:rFonts w:cs="Arial"/>
                <w:sz w:val="20"/>
                <w:szCs w:val="20"/>
                <w:lang w:eastAsia="es-CO"/>
              </w:rPr>
              <w:t>Estándares transversales de calidad</w:t>
            </w:r>
          </w:p>
        </w:tc>
        <w:tc>
          <w:tcPr>
            <w:tcW w:w="7840" w:type="dxa"/>
          </w:tcPr>
          <w:p w14:paraId="53AFB3A6" w14:textId="77777777" w:rsidR="00177583" w:rsidRPr="006145DB" w:rsidRDefault="00177583"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Para el servicio social aplican las siguientes categorías: </w:t>
            </w:r>
          </w:p>
          <w:p w14:paraId="13BDAFEE" w14:textId="77777777" w:rsidR="006C6798" w:rsidRPr="006145DB" w:rsidRDefault="006C6798" w:rsidP="006C6798">
            <w:pPr>
              <w:pStyle w:val="Ttulo1"/>
              <w:rPr>
                <w:sz w:val="20"/>
                <w:lang w:eastAsia="es-CO"/>
              </w:rPr>
            </w:pPr>
          </w:p>
          <w:p w14:paraId="168BD60D" w14:textId="77777777" w:rsidR="00177583" w:rsidRPr="006145DB" w:rsidRDefault="00177583">
            <w:pPr>
              <w:pStyle w:val="Prrafodelista"/>
              <w:numPr>
                <w:ilvl w:val="0"/>
                <w:numId w:val="57"/>
              </w:numPr>
              <w:tabs>
                <w:tab w:val="left" w:pos="709"/>
              </w:tabs>
              <w:spacing w:after="0" w:line="240" w:lineRule="auto"/>
              <w:ind w:left="360"/>
              <w:jc w:val="both"/>
              <w:rPr>
                <w:rFonts w:cs="Arial"/>
                <w:sz w:val="20"/>
                <w:szCs w:val="20"/>
                <w:lang w:eastAsia="es-CO"/>
              </w:rPr>
            </w:pPr>
            <w:r w:rsidRPr="006145DB">
              <w:rPr>
                <w:rFonts w:cs="Arial"/>
                <w:sz w:val="20"/>
                <w:szCs w:val="20"/>
                <w:lang w:eastAsia="es-CO"/>
              </w:rPr>
              <w:t>Talento humano</w:t>
            </w:r>
          </w:p>
          <w:p w14:paraId="0D9F7609" w14:textId="77777777" w:rsidR="00177583" w:rsidRPr="006145DB" w:rsidRDefault="00177583">
            <w:pPr>
              <w:pStyle w:val="Prrafodelista"/>
              <w:numPr>
                <w:ilvl w:val="0"/>
                <w:numId w:val="57"/>
              </w:numPr>
              <w:tabs>
                <w:tab w:val="left" w:pos="709"/>
              </w:tabs>
              <w:spacing w:after="0" w:line="240" w:lineRule="auto"/>
              <w:ind w:left="360"/>
              <w:jc w:val="both"/>
              <w:rPr>
                <w:rFonts w:cs="Arial"/>
                <w:sz w:val="20"/>
                <w:szCs w:val="20"/>
                <w:lang w:eastAsia="es-CO"/>
              </w:rPr>
            </w:pPr>
            <w:r w:rsidRPr="006145DB">
              <w:rPr>
                <w:rFonts w:cs="Arial"/>
                <w:sz w:val="20"/>
                <w:szCs w:val="20"/>
                <w:lang w:eastAsia="es-CO"/>
              </w:rPr>
              <w:t>Atención social</w:t>
            </w:r>
          </w:p>
          <w:p w14:paraId="397FEB6C" w14:textId="77777777" w:rsidR="00177583" w:rsidRPr="006145DB" w:rsidRDefault="00177583">
            <w:pPr>
              <w:pStyle w:val="Prrafodelista"/>
              <w:numPr>
                <w:ilvl w:val="0"/>
                <w:numId w:val="57"/>
              </w:numPr>
              <w:tabs>
                <w:tab w:val="left" w:pos="709"/>
              </w:tabs>
              <w:spacing w:after="0" w:line="240" w:lineRule="auto"/>
              <w:ind w:left="360"/>
              <w:jc w:val="both"/>
              <w:rPr>
                <w:rFonts w:cs="Arial"/>
                <w:sz w:val="20"/>
                <w:szCs w:val="20"/>
                <w:lang w:eastAsia="es-CO"/>
              </w:rPr>
            </w:pPr>
            <w:r w:rsidRPr="006145DB">
              <w:rPr>
                <w:rFonts w:cs="Arial"/>
                <w:sz w:val="20"/>
                <w:szCs w:val="20"/>
                <w:lang w:eastAsia="es-CO"/>
              </w:rPr>
              <w:t xml:space="preserve">Gestión administrativa </w:t>
            </w:r>
          </w:p>
        </w:tc>
      </w:tr>
    </w:tbl>
    <w:p w14:paraId="66441905" w14:textId="77777777" w:rsidR="0095251F" w:rsidRPr="006145DB" w:rsidRDefault="0095251F" w:rsidP="005B435E">
      <w:pPr>
        <w:pStyle w:val="commentcontentpara"/>
        <w:spacing w:before="0" w:beforeAutospacing="0" w:after="0" w:afterAutospacing="0"/>
        <w:rPr>
          <w:rFonts w:ascii="Arial" w:hAnsi="Arial" w:cs="Arial"/>
          <w:sz w:val="22"/>
          <w:szCs w:val="22"/>
        </w:rPr>
      </w:pPr>
    </w:p>
    <w:p w14:paraId="4ABA2437" w14:textId="6E1A08A7" w:rsidR="004059C6" w:rsidRPr="006145DB" w:rsidRDefault="00D2404C">
      <w:pPr>
        <w:pStyle w:val="Ttulo1"/>
        <w:numPr>
          <w:ilvl w:val="2"/>
          <w:numId w:val="70"/>
        </w:numPr>
        <w:ind w:left="567" w:hanging="579"/>
        <w:jc w:val="center"/>
      </w:pPr>
      <w:r w:rsidRPr="006145DB">
        <w:t xml:space="preserve"> </w:t>
      </w:r>
      <w:bookmarkStart w:id="218" w:name="_Toc210213206"/>
      <w:bookmarkStart w:id="219" w:name="_Toc213273480"/>
      <w:bookmarkStart w:id="220" w:name="_Toc213276107"/>
      <w:bookmarkStart w:id="221" w:name="_Toc216902441"/>
      <w:r w:rsidR="00173E7A" w:rsidRPr="006145DB">
        <w:t xml:space="preserve">Servicio </w:t>
      </w:r>
      <w:r w:rsidR="00A039E7" w:rsidRPr="006145DB">
        <w:t>Apoyos Económicos para P</w:t>
      </w:r>
      <w:r w:rsidR="00142FFE" w:rsidRPr="006145DB">
        <w:t xml:space="preserve">ersona </w:t>
      </w:r>
      <w:r w:rsidR="00A039E7" w:rsidRPr="006145DB">
        <w:t>M</w:t>
      </w:r>
      <w:r w:rsidR="00142FFE" w:rsidRPr="006145DB">
        <w:t>ayor</w:t>
      </w:r>
      <w:bookmarkEnd w:id="218"/>
      <w:bookmarkEnd w:id="219"/>
      <w:bookmarkEnd w:id="220"/>
      <w:bookmarkEnd w:id="221"/>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7840"/>
      </w:tblGrid>
      <w:tr w:rsidR="00BA311D" w:rsidRPr="006145DB" w14:paraId="0A40A726" w14:textId="77777777" w:rsidTr="001A2A40">
        <w:trPr>
          <w:trHeight w:val="432"/>
          <w:jc w:val="center"/>
        </w:trPr>
        <w:tc>
          <w:tcPr>
            <w:tcW w:w="1555" w:type="dxa"/>
            <w:vAlign w:val="center"/>
          </w:tcPr>
          <w:p w14:paraId="21EC2B75" w14:textId="77777777"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 xml:space="preserve">Nombre del servicio </w:t>
            </w:r>
          </w:p>
        </w:tc>
        <w:tc>
          <w:tcPr>
            <w:tcW w:w="7840" w:type="dxa"/>
            <w:vAlign w:val="center"/>
          </w:tcPr>
          <w:p w14:paraId="7C4BFD48" w14:textId="2BB893DD"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Apoyos Económicos para Persona Mayor</w:t>
            </w:r>
            <w:r w:rsidR="00CD1E28" w:rsidRPr="006145DB">
              <w:rPr>
                <w:rFonts w:cs="Arial"/>
                <w:sz w:val="20"/>
                <w:szCs w:val="20"/>
                <w:lang w:eastAsia="es-CO"/>
              </w:rPr>
              <w:t>.</w:t>
            </w:r>
          </w:p>
        </w:tc>
      </w:tr>
      <w:tr w:rsidR="00BA311D" w:rsidRPr="006145DB" w14:paraId="20CD8B80" w14:textId="77777777" w:rsidTr="00391A11">
        <w:trPr>
          <w:trHeight w:val="585"/>
          <w:jc w:val="center"/>
        </w:trPr>
        <w:tc>
          <w:tcPr>
            <w:tcW w:w="1555" w:type="dxa"/>
            <w:vAlign w:val="center"/>
          </w:tcPr>
          <w:p w14:paraId="6D59172C" w14:textId="13F4167A"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 xml:space="preserve">Objeto del Servicio </w:t>
            </w:r>
          </w:p>
        </w:tc>
        <w:tc>
          <w:tcPr>
            <w:tcW w:w="7840" w:type="dxa"/>
          </w:tcPr>
          <w:p w14:paraId="0DDADFEF" w14:textId="36EB889A" w:rsidR="00F414D0" w:rsidRPr="006145DB" w:rsidRDefault="00BF5D34" w:rsidP="005B435E">
            <w:pPr>
              <w:spacing w:after="0" w:line="240" w:lineRule="auto"/>
              <w:contextualSpacing/>
              <w:jc w:val="both"/>
              <w:rPr>
                <w:rFonts w:cs="Arial"/>
                <w:sz w:val="20"/>
                <w:szCs w:val="20"/>
                <w:lang w:eastAsia="es-CO"/>
              </w:rPr>
            </w:pPr>
            <w:r w:rsidRPr="006145DB">
              <w:rPr>
                <w:rFonts w:cs="Arial"/>
                <w:sz w:val="20"/>
                <w:szCs w:val="20"/>
                <w:lang w:eastAsia="es-CO"/>
              </w:rPr>
              <w:t>Mejorar las condiciones de vida de las personas mayores a través de la entrega de un apoyo económico mensual, que permita ampliar sus oportunidades y promover un envejecimiento y una vejez digna con autonomía e independencia.</w:t>
            </w:r>
          </w:p>
        </w:tc>
      </w:tr>
      <w:tr w:rsidR="00BA311D" w:rsidRPr="006145DB" w14:paraId="04B3660E" w14:textId="77777777" w:rsidTr="00391A11">
        <w:trPr>
          <w:trHeight w:val="20"/>
          <w:jc w:val="center"/>
        </w:trPr>
        <w:tc>
          <w:tcPr>
            <w:tcW w:w="1555" w:type="dxa"/>
            <w:vAlign w:val="center"/>
          </w:tcPr>
          <w:p w14:paraId="086D5F68" w14:textId="470301B6"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 xml:space="preserve">Oferta servicio </w:t>
            </w:r>
          </w:p>
        </w:tc>
        <w:tc>
          <w:tcPr>
            <w:tcW w:w="7840" w:type="dxa"/>
          </w:tcPr>
          <w:p w14:paraId="54DEDC39" w14:textId="5C1D5C4A" w:rsidR="00F414D0" w:rsidRPr="006145DB" w:rsidRDefault="00BF5D34" w:rsidP="005B435E">
            <w:pPr>
              <w:tabs>
                <w:tab w:val="left" w:pos="709"/>
              </w:tabs>
              <w:spacing w:after="0" w:line="240" w:lineRule="auto"/>
              <w:contextualSpacing/>
              <w:jc w:val="both"/>
              <w:rPr>
                <w:rFonts w:eastAsia="Lucida Sans Unicode" w:cs="Arial"/>
                <w:sz w:val="20"/>
                <w:szCs w:val="20"/>
              </w:rPr>
            </w:pPr>
            <w:r w:rsidRPr="006145DB">
              <w:rPr>
                <w:rFonts w:eastAsia="Lucida Sans Unicode" w:cs="Arial"/>
                <w:sz w:val="20"/>
                <w:szCs w:val="20"/>
              </w:rPr>
              <w:t>Entrega de un apoyo económico monetario mensual a las personas mayores del Distrito Capital que se encuentran en situación de pobreza extrema, pobreza moderada o vulnerabilidad de acuerdo con SISBEN IV, acompañado de procesos de desarrollo humano para fortalecer la autonomía e independencia de esta población.</w:t>
            </w:r>
          </w:p>
        </w:tc>
      </w:tr>
      <w:tr w:rsidR="00BA311D" w:rsidRPr="006145DB" w14:paraId="2A8D1888" w14:textId="77777777" w:rsidTr="00391A11">
        <w:trPr>
          <w:trHeight w:val="20"/>
          <w:jc w:val="center"/>
        </w:trPr>
        <w:tc>
          <w:tcPr>
            <w:tcW w:w="1555" w:type="dxa"/>
            <w:vAlign w:val="center"/>
          </w:tcPr>
          <w:p w14:paraId="715ED769" w14:textId="77777777"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 xml:space="preserve">Tipo de Focalización </w:t>
            </w:r>
          </w:p>
        </w:tc>
        <w:tc>
          <w:tcPr>
            <w:tcW w:w="7840" w:type="dxa"/>
            <w:vAlign w:val="center"/>
          </w:tcPr>
          <w:p w14:paraId="5E7ADD6A" w14:textId="77777777" w:rsidR="00F414D0" w:rsidRPr="006145DB" w:rsidRDefault="00F414D0" w:rsidP="005B435E">
            <w:pPr>
              <w:pStyle w:val="Default"/>
              <w:jc w:val="both"/>
              <w:rPr>
                <w:color w:val="auto"/>
                <w:sz w:val="20"/>
                <w:szCs w:val="20"/>
              </w:rPr>
            </w:pPr>
            <w:r w:rsidRPr="006145DB">
              <w:rPr>
                <w:rFonts w:eastAsia="Times New Roman"/>
                <w:color w:val="auto"/>
                <w:sz w:val="20"/>
                <w:szCs w:val="20"/>
              </w:rPr>
              <w:t>Categórico para el grupo poblacional personas mayores, combinado con un instrumento de focalización individual,</w:t>
            </w:r>
            <w:r w:rsidRPr="006145DB">
              <w:rPr>
                <w:color w:val="auto"/>
                <w:sz w:val="20"/>
                <w:szCs w:val="20"/>
              </w:rPr>
              <w:t xml:space="preserve"> mean test</w:t>
            </w:r>
            <w:r w:rsidRPr="006145DB">
              <w:rPr>
                <w:rFonts w:eastAsia="Times New Roman"/>
                <w:color w:val="auto"/>
                <w:sz w:val="20"/>
                <w:szCs w:val="20"/>
              </w:rPr>
              <w:t xml:space="preserve"> (por instrumentos).</w:t>
            </w:r>
            <w:r w:rsidRPr="006145DB">
              <w:rPr>
                <w:color w:val="auto"/>
              </w:rPr>
              <w:t xml:space="preserve"> </w:t>
            </w:r>
          </w:p>
        </w:tc>
      </w:tr>
      <w:tr w:rsidR="00BA311D" w:rsidRPr="006145DB" w14:paraId="37C71240" w14:textId="77777777" w:rsidTr="004B043E">
        <w:trPr>
          <w:trHeight w:val="612"/>
          <w:jc w:val="center"/>
        </w:trPr>
        <w:tc>
          <w:tcPr>
            <w:tcW w:w="1555" w:type="dxa"/>
            <w:vAlign w:val="center"/>
          </w:tcPr>
          <w:p w14:paraId="01F2D7E7" w14:textId="77777777"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Población Objetivo</w:t>
            </w:r>
          </w:p>
        </w:tc>
        <w:tc>
          <w:tcPr>
            <w:tcW w:w="7840" w:type="dxa"/>
            <w:vAlign w:val="center"/>
          </w:tcPr>
          <w:p w14:paraId="5C5158C3" w14:textId="6BA1CDFE" w:rsidR="00F414D0" w:rsidRPr="006145DB" w:rsidRDefault="00BF5D34"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Personas colombianas, que tienen como mínimo tres (3) años menos de la edad que rige para adquirir el derecho a pensión por vejez, residentes en el Distrito Capital.</w:t>
            </w:r>
          </w:p>
        </w:tc>
      </w:tr>
      <w:tr w:rsidR="00BA311D" w:rsidRPr="006145DB" w14:paraId="25508ABC" w14:textId="77777777" w:rsidTr="00FA4867">
        <w:trPr>
          <w:trHeight w:val="4379"/>
          <w:jc w:val="center"/>
        </w:trPr>
        <w:tc>
          <w:tcPr>
            <w:tcW w:w="1555" w:type="dxa"/>
            <w:vAlign w:val="center"/>
          </w:tcPr>
          <w:p w14:paraId="6B13F0D2" w14:textId="77777777"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Fuentes de Información Población Objetivo</w:t>
            </w:r>
          </w:p>
        </w:tc>
        <w:tc>
          <w:tcPr>
            <w:tcW w:w="7840" w:type="dxa"/>
          </w:tcPr>
          <w:tbl>
            <w:tblPr>
              <w:tblStyle w:val="Tablaconcuadrcula"/>
              <w:tblW w:w="7691" w:type="dxa"/>
              <w:tblLayout w:type="fixed"/>
              <w:tblLook w:val="04A0" w:firstRow="1" w:lastRow="0" w:firstColumn="1" w:lastColumn="0" w:noHBand="0" w:noVBand="1"/>
            </w:tblPr>
            <w:tblGrid>
              <w:gridCol w:w="2871"/>
              <w:gridCol w:w="1560"/>
              <w:gridCol w:w="1275"/>
              <w:gridCol w:w="1985"/>
            </w:tblGrid>
            <w:tr w:rsidR="00065C57" w:rsidRPr="006145DB" w14:paraId="389C1189" w14:textId="77777777" w:rsidTr="00FA4867">
              <w:trPr>
                <w:trHeight w:val="80"/>
              </w:trPr>
              <w:tc>
                <w:tcPr>
                  <w:tcW w:w="2871" w:type="dxa"/>
                  <w:tcBorders>
                    <w:top w:val="nil"/>
                    <w:left w:val="nil"/>
                    <w:bottom w:val="single" w:sz="4" w:space="0" w:color="auto"/>
                    <w:right w:val="nil"/>
                  </w:tcBorders>
                  <w:vAlign w:val="center"/>
                </w:tcPr>
                <w:p w14:paraId="68D312B2" w14:textId="77777777" w:rsidR="0021610C" w:rsidRPr="006145DB" w:rsidRDefault="0021610C" w:rsidP="005B435E">
                  <w:pPr>
                    <w:tabs>
                      <w:tab w:val="left" w:pos="709"/>
                    </w:tabs>
                    <w:contextualSpacing/>
                    <w:jc w:val="center"/>
                    <w:rPr>
                      <w:rFonts w:cs="Arial"/>
                      <w:bCs/>
                      <w:sz w:val="16"/>
                      <w:szCs w:val="16"/>
                      <w:lang w:eastAsia="es-CO"/>
                    </w:rPr>
                  </w:pPr>
                </w:p>
              </w:tc>
              <w:tc>
                <w:tcPr>
                  <w:tcW w:w="1560" w:type="dxa"/>
                  <w:tcBorders>
                    <w:top w:val="nil"/>
                    <w:left w:val="nil"/>
                    <w:bottom w:val="single" w:sz="4" w:space="0" w:color="auto"/>
                    <w:right w:val="nil"/>
                  </w:tcBorders>
                  <w:vAlign w:val="center"/>
                </w:tcPr>
                <w:p w14:paraId="04813825" w14:textId="77777777" w:rsidR="0021610C" w:rsidRPr="006145DB" w:rsidRDefault="0021610C" w:rsidP="005B435E">
                  <w:pPr>
                    <w:tabs>
                      <w:tab w:val="left" w:pos="709"/>
                    </w:tabs>
                    <w:contextualSpacing/>
                    <w:jc w:val="center"/>
                    <w:rPr>
                      <w:rFonts w:cs="Arial"/>
                      <w:bCs/>
                      <w:sz w:val="16"/>
                      <w:szCs w:val="16"/>
                      <w:lang w:eastAsia="es-CO"/>
                    </w:rPr>
                  </w:pPr>
                </w:p>
              </w:tc>
              <w:tc>
                <w:tcPr>
                  <w:tcW w:w="1275" w:type="dxa"/>
                  <w:tcBorders>
                    <w:top w:val="nil"/>
                    <w:left w:val="nil"/>
                    <w:bottom w:val="single" w:sz="4" w:space="0" w:color="auto"/>
                    <w:right w:val="nil"/>
                  </w:tcBorders>
                  <w:vAlign w:val="center"/>
                </w:tcPr>
                <w:p w14:paraId="6C53921F" w14:textId="77777777" w:rsidR="0021610C" w:rsidRPr="006145DB" w:rsidRDefault="0021610C" w:rsidP="005B435E">
                  <w:pPr>
                    <w:tabs>
                      <w:tab w:val="left" w:pos="709"/>
                    </w:tabs>
                    <w:contextualSpacing/>
                    <w:jc w:val="center"/>
                    <w:rPr>
                      <w:rFonts w:cs="Arial"/>
                      <w:bCs/>
                      <w:sz w:val="16"/>
                      <w:szCs w:val="16"/>
                      <w:lang w:eastAsia="es-CO"/>
                    </w:rPr>
                  </w:pPr>
                </w:p>
              </w:tc>
              <w:tc>
                <w:tcPr>
                  <w:tcW w:w="1985" w:type="dxa"/>
                  <w:tcBorders>
                    <w:top w:val="nil"/>
                    <w:left w:val="nil"/>
                    <w:bottom w:val="single" w:sz="4" w:space="0" w:color="auto"/>
                    <w:right w:val="nil"/>
                  </w:tcBorders>
                  <w:vAlign w:val="center"/>
                </w:tcPr>
                <w:p w14:paraId="5D198F51" w14:textId="77777777" w:rsidR="0021610C" w:rsidRPr="006145DB" w:rsidRDefault="0021610C" w:rsidP="005B435E">
                  <w:pPr>
                    <w:tabs>
                      <w:tab w:val="left" w:pos="709"/>
                    </w:tabs>
                    <w:contextualSpacing/>
                    <w:jc w:val="center"/>
                    <w:rPr>
                      <w:rFonts w:cs="Arial"/>
                      <w:bCs/>
                      <w:sz w:val="16"/>
                      <w:szCs w:val="16"/>
                      <w:lang w:eastAsia="es-CO"/>
                    </w:rPr>
                  </w:pPr>
                </w:p>
              </w:tc>
            </w:tr>
            <w:tr w:rsidR="00065C57" w:rsidRPr="006145DB" w14:paraId="5EBE1914" w14:textId="77777777" w:rsidTr="00FA4867">
              <w:trPr>
                <w:trHeight w:val="372"/>
              </w:trPr>
              <w:tc>
                <w:tcPr>
                  <w:tcW w:w="2871" w:type="dxa"/>
                  <w:tcBorders>
                    <w:top w:val="single" w:sz="4" w:space="0" w:color="auto"/>
                    <w:bottom w:val="single" w:sz="4" w:space="0" w:color="auto"/>
                  </w:tcBorders>
                  <w:vAlign w:val="center"/>
                </w:tcPr>
                <w:p w14:paraId="770AA4BE"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bCs/>
                      <w:sz w:val="16"/>
                      <w:szCs w:val="16"/>
                      <w:lang w:eastAsia="es-CO"/>
                    </w:rPr>
                    <w:t>Categoría de Población Objetivo</w:t>
                  </w:r>
                </w:p>
              </w:tc>
              <w:tc>
                <w:tcPr>
                  <w:tcW w:w="1560" w:type="dxa"/>
                  <w:tcBorders>
                    <w:top w:val="single" w:sz="4" w:space="0" w:color="auto"/>
                    <w:bottom w:val="single" w:sz="4" w:space="0" w:color="auto"/>
                  </w:tcBorders>
                  <w:vAlign w:val="center"/>
                </w:tcPr>
                <w:p w14:paraId="6E5F01FC"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275" w:type="dxa"/>
                  <w:tcBorders>
                    <w:top w:val="single" w:sz="4" w:space="0" w:color="auto"/>
                    <w:bottom w:val="single" w:sz="4" w:space="0" w:color="auto"/>
                  </w:tcBorders>
                  <w:vAlign w:val="center"/>
                </w:tcPr>
                <w:p w14:paraId="4DDC0F37"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985" w:type="dxa"/>
                  <w:tcBorders>
                    <w:top w:val="single" w:sz="4" w:space="0" w:color="auto"/>
                    <w:bottom w:val="single" w:sz="4" w:space="0" w:color="auto"/>
                  </w:tcBorders>
                  <w:vAlign w:val="center"/>
                </w:tcPr>
                <w:p w14:paraId="0E4095C3"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065C57" w:rsidRPr="006145DB" w14:paraId="29DACD4E" w14:textId="77777777" w:rsidTr="00FA4867">
              <w:trPr>
                <w:trHeight w:val="221"/>
              </w:trPr>
              <w:tc>
                <w:tcPr>
                  <w:tcW w:w="2871" w:type="dxa"/>
                  <w:tcBorders>
                    <w:top w:val="single" w:sz="4" w:space="0" w:color="auto"/>
                  </w:tcBorders>
                  <w:vAlign w:val="center"/>
                </w:tcPr>
                <w:p w14:paraId="3DD4F9CB" w14:textId="723F17F1" w:rsidR="00F414D0" w:rsidRPr="006145DB" w:rsidRDefault="00F414D0" w:rsidP="005B435E">
                  <w:pPr>
                    <w:tabs>
                      <w:tab w:val="left" w:pos="709"/>
                    </w:tabs>
                    <w:contextualSpacing/>
                    <w:jc w:val="both"/>
                    <w:rPr>
                      <w:rFonts w:cs="Arial"/>
                      <w:bCs/>
                      <w:sz w:val="16"/>
                      <w:szCs w:val="16"/>
                      <w:lang w:eastAsia="es-CO"/>
                    </w:rPr>
                  </w:pPr>
                  <w:r w:rsidRPr="006145DB">
                    <w:rPr>
                      <w:rFonts w:cs="Arial"/>
                      <w:bCs/>
                      <w:sz w:val="16"/>
                      <w:szCs w:val="16"/>
                      <w:lang w:eastAsia="es-CO"/>
                    </w:rPr>
                    <w:t>Persona colombiana</w:t>
                  </w:r>
                  <w:r w:rsidR="0021610C" w:rsidRPr="006145DB">
                    <w:rPr>
                      <w:rFonts w:cs="Arial"/>
                      <w:bCs/>
                      <w:sz w:val="16"/>
                      <w:szCs w:val="16"/>
                      <w:lang w:eastAsia="es-CO"/>
                    </w:rPr>
                    <w:t>.</w:t>
                  </w:r>
                </w:p>
              </w:tc>
              <w:tc>
                <w:tcPr>
                  <w:tcW w:w="1560" w:type="dxa"/>
                  <w:tcBorders>
                    <w:top w:val="single" w:sz="4" w:space="0" w:color="auto"/>
                  </w:tcBorders>
                  <w:vAlign w:val="center"/>
                </w:tcPr>
                <w:p w14:paraId="2E7FBF4F"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275" w:type="dxa"/>
                  <w:tcBorders>
                    <w:top w:val="single" w:sz="4" w:space="0" w:color="auto"/>
                  </w:tcBorders>
                  <w:vAlign w:val="center"/>
                </w:tcPr>
                <w:p w14:paraId="75DAF603"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985" w:type="dxa"/>
                  <w:tcBorders>
                    <w:top w:val="single" w:sz="4" w:space="0" w:color="auto"/>
                  </w:tcBorders>
                  <w:vAlign w:val="center"/>
                </w:tcPr>
                <w:p w14:paraId="6C1CD9C2" w14:textId="77777777" w:rsidR="00F414D0" w:rsidRPr="006145DB" w:rsidRDefault="00F414D0" w:rsidP="005B435E">
                  <w:pPr>
                    <w:tabs>
                      <w:tab w:val="left" w:pos="17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7F73F142" w14:textId="77777777" w:rsidTr="00FA4867">
              <w:trPr>
                <w:trHeight w:val="231"/>
              </w:trPr>
              <w:tc>
                <w:tcPr>
                  <w:tcW w:w="2871" w:type="dxa"/>
                  <w:vMerge w:val="restart"/>
                  <w:vAlign w:val="center"/>
                </w:tcPr>
                <w:p w14:paraId="4A02FD7B" w14:textId="1886462E" w:rsidR="00F414D0" w:rsidRPr="006145DB" w:rsidRDefault="00F414D0" w:rsidP="005B435E">
                  <w:pPr>
                    <w:tabs>
                      <w:tab w:val="left" w:pos="709"/>
                    </w:tabs>
                    <w:contextualSpacing/>
                    <w:jc w:val="both"/>
                    <w:rPr>
                      <w:rFonts w:cs="Arial"/>
                      <w:sz w:val="16"/>
                      <w:szCs w:val="16"/>
                      <w:lang w:eastAsia="es-CO"/>
                    </w:rPr>
                  </w:pPr>
                  <w:r w:rsidRPr="006145DB">
                    <w:rPr>
                      <w:rFonts w:cs="Arial"/>
                      <w:sz w:val="16"/>
                      <w:szCs w:val="16"/>
                      <w:lang w:eastAsia="es-CO"/>
                    </w:rPr>
                    <w:t>Residente en el Distrito Capital</w:t>
                  </w:r>
                  <w:r w:rsidR="0021610C" w:rsidRPr="006145DB">
                    <w:rPr>
                      <w:rFonts w:cs="Arial"/>
                      <w:sz w:val="16"/>
                      <w:szCs w:val="16"/>
                      <w:lang w:eastAsia="es-CO"/>
                    </w:rPr>
                    <w:t>.</w:t>
                  </w:r>
                </w:p>
              </w:tc>
              <w:tc>
                <w:tcPr>
                  <w:tcW w:w="1560" w:type="dxa"/>
                  <w:vAlign w:val="center"/>
                </w:tcPr>
                <w:p w14:paraId="6FC330D8" w14:textId="77777777" w:rsidR="00F414D0" w:rsidRPr="006145DB" w:rsidRDefault="00F414D0" w:rsidP="005B435E">
                  <w:pPr>
                    <w:jc w:val="center"/>
                    <w:rPr>
                      <w:rFonts w:eastAsia="Arial" w:cs="Arial"/>
                      <w:sz w:val="16"/>
                      <w:szCs w:val="16"/>
                    </w:rPr>
                  </w:pPr>
                  <w:r w:rsidRPr="006145DB">
                    <w:rPr>
                      <w:rFonts w:eastAsia="Arial" w:cs="Arial"/>
                      <w:sz w:val="16"/>
                      <w:szCs w:val="16"/>
                    </w:rPr>
                    <w:t>SISBÉN IV Bogotá</w:t>
                  </w:r>
                </w:p>
              </w:tc>
              <w:tc>
                <w:tcPr>
                  <w:tcW w:w="1275" w:type="dxa"/>
                  <w:vAlign w:val="center"/>
                </w:tcPr>
                <w:p w14:paraId="2E35D484" w14:textId="77777777" w:rsidR="00F414D0" w:rsidRPr="006145DB" w:rsidRDefault="00F414D0" w:rsidP="005B435E">
                  <w:pPr>
                    <w:jc w:val="center"/>
                    <w:rPr>
                      <w:rFonts w:eastAsia="Arial" w:cs="Arial"/>
                      <w:sz w:val="16"/>
                      <w:szCs w:val="16"/>
                    </w:rPr>
                  </w:pPr>
                  <w:r w:rsidRPr="006145DB">
                    <w:rPr>
                      <w:rFonts w:eastAsia="Arial" w:cs="Arial"/>
                      <w:sz w:val="16"/>
                      <w:szCs w:val="16"/>
                    </w:rPr>
                    <w:t>Mensual (Mes Vencido)</w:t>
                  </w:r>
                </w:p>
              </w:tc>
              <w:tc>
                <w:tcPr>
                  <w:tcW w:w="1985" w:type="dxa"/>
                  <w:vAlign w:val="center"/>
                </w:tcPr>
                <w:p w14:paraId="6226A424" w14:textId="77777777" w:rsidR="00F414D0" w:rsidRPr="006145DB" w:rsidRDefault="00F414D0" w:rsidP="005B435E">
                  <w:pPr>
                    <w:jc w:val="center"/>
                    <w:rPr>
                      <w:rFonts w:cs="Arial"/>
                      <w:sz w:val="16"/>
                      <w:szCs w:val="16"/>
                      <w:lang w:eastAsia="es-CO"/>
                    </w:rPr>
                  </w:pPr>
                  <w:r w:rsidRPr="006145DB">
                    <w:rPr>
                      <w:rFonts w:cs="Arial"/>
                      <w:sz w:val="16"/>
                      <w:szCs w:val="16"/>
                      <w:lang w:eastAsia="es-CO"/>
                    </w:rPr>
                    <w:t>Secretaría Distrital de Integración Social</w:t>
                  </w:r>
                </w:p>
              </w:tc>
            </w:tr>
            <w:tr w:rsidR="00065C57" w:rsidRPr="006145DB" w14:paraId="7E48F5DF" w14:textId="77777777" w:rsidTr="00FA4867">
              <w:trPr>
                <w:trHeight w:val="231"/>
              </w:trPr>
              <w:tc>
                <w:tcPr>
                  <w:tcW w:w="2871" w:type="dxa"/>
                  <w:vMerge/>
                  <w:vAlign w:val="center"/>
                </w:tcPr>
                <w:p w14:paraId="1DFB7EAB" w14:textId="77777777" w:rsidR="00F414D0" w:rsidRPr="006145DB" w:rsidRDefault="00F414D0" w:rsidP="005B435E">
                  <w:pPr>
                    <w:tabs>
                      <w:tab w:val="left" w:pos="709"/>
                    </w:tabs>
                    <w:contextualSpacing/>
                    <w:jc w:val="both"/>
                    <w:rPr>
                      <w:rFonts w:cs="Arial"/>
                      <w:bCs/>
                      <w:sz w:val="16"/>
                      <w:szCs w:val="16"/>
                      <w:lang w:eastAsia="es-CO"/>
                    </w:rPr>
                  </w:pPr>
                </w:p>
              </w:tc>
              <w:tc>
                <w:tcPr>
                  <w:tcW w:w="1560" w:type="dxa"/>
                  <w:vAlign w:val="center"/>
                </w:tcPr>
                <w:p w14:paraId="54372C2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275" w:type="dxa"/>
                  <w:vAlign w:val="center"/>
                </w:tcPr>
                <w:p w14:paraId="63A6B42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985" w:type="dxa"/>
                  <w:vAlign w:val="center"/>
                </w:tcPr>
                <w:p w14:paraId="0D5B2FE4"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6CC6E3B5" w14:textId="77777777" w:rsidTr="00FA4867">
              <w:trPr>
                <w:trHeight w:val="231"/>
              </w:trPr>
              <w:tc>
                <w:tcPr>
                  <w:tcW w:w="2871" w:type="dxa"/>
                  <w:vMerge w:val="restart"/>
                  <w:vAlign w:val="center"/>
                </w:tcPr>
                <w:p w14:paraId="500D671E" w14:textId="77777777" w:rsidR="00F414D0" w:rsidRPr="006145DB" w:rsidRDefault="00F414D0" w:rsidP="005B435E">
                  <w:pPr>
                    <w:tabs>
                      <w:tab w:val="left" w:pos="709"/>
                    </w:tabs>
                    <w:contextualSpacing/>
                    <w:jc w:val="both"/>
                    <w:rPr>
                      <w:rFonts w:cs="Arial"/>
                      <w:sz w:val="16"/>
                      <w:szCs w:val="16"/>
                      <w:lang w:eastAsia="es-CO"/>
                    </w:rPr>
                  </w:pPr>
                  <w:r w:rsidRPr="006145DB">
                    <w:rPr>
                      <w:rFonts w:cs="Arial"/>
                      <w:sz w:val="16"/>
                      <w:szCs w:val="16"/>
                      <w:lang w:eastAsia="es-CO"/>
                    </w:rPr>
                    <w:t>Persona que tenga como mínimo tres (3) años menos de la edad que rige para adquirir el derecho a pensión por vejez: mujeres 54 años y hombres 59 años.</w:t>
                  </w:r>
                </w:p>
              </w:tc>
              <w:tc>
                <w:tcPr>
                  <w:tcW w:w="1560" w:type="dxa"/>
                  <w:vAlign w:val="center"/>
                </w:tcPr>
                <w:p w14:paraId="2D39D486" w14:textId="77777777" w:rsidR="00F414D0" w:rsidRPr="006145DB" w:rsidRDefault="00F414D0" w:rsidP="005B435E">
                  <w:pPr>
                    <w:contextualSpacing/>
                    <w:jc w:val="center"/>
                    <w:rPr>
                      <w:rFonts w:eastAsia="Arial" w:cs="Arial"/>
                      <w:sz w:val="16"/>
                      <w:szCs w:val="16"/>
                    </w:rPr>
                  </w:pPr>
                  <w:r w:rsidRPr="006145DB">
                    <w:rPr>
                      <w:rFonts w:eastAsia="Arial" w:cs="Arial"/>
                      <w:sz w:val="16"/>
                      <w:szCs w:val="16"/>
                    </w:rPr>
                    <w:t>SISBEN IV Bogotá</w:t>
                  </w:r>
                </w:p>
              </w:tc>
              <w:tc>
                <w:tcPr>
                  <w:tcW w:w="1275" w:type="dxa"/>
                  <w:vAlign w:val="center"/>
                </w:tcPr>
                <w:p w14:paraId="1E9ADE5E"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Mensual (Mes Vencido)</w:t>
                  </w:r>
                </w:p>
              </w:tc>
              <w:tc>
                <w:tcPr>
                  <w:tcW w:w="1985" w:type="dxa"/>
                  <w:vAlign w:val="center"/>
                </w:tcPr>
                <w:p w14:paraId="36516CC7"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065C57" w:rsidRPr="006145DB" w14:paraId="60D0B934" w14:textId="77777777" w:rsidTr="00FA4867">
              <w:trPr>
                <w:trHeight w:val="231"/>
              </w:trPr>
              <w:tc>
                <w:tcPr>
                  <w:tcW w:w="2871" w:type="dxa"/>
                  <w:vMerge/>
                  <w:vAlign w:val="center"/>
                </w:tcPr>
                <w:p w14:paraId="251A99A8" w14:textId="77777777" w:rsidR="00F414D0" w:rsidRPr="006145DB" w:rsidRDefault="00F414D0" w:rsidP="005B435E">
                  <w:pPr>
                    <w:rPr>
                      <w:rFonts w:cs="Arial"/>
                      <w:sz w:val="16"/>
                      <w:szCs w:val="16"/>
                    </w:rPr>
                  </w:pPr>
                </w:p>
              </w:tc>
              <w:tc>
                <w:tcPr>
                  <w:tcW w:w="1560" w:type="dxa"/>
                  <w:vAlign w:val="center"/>
                </w:tcPr>
                <w:p w14:paraId="08858219" w14:textId="77777777" w:rsidR="00F414D0" w:rsidRPr="006145DB" w:rsidRDefault="00F414D0" w:rsidP="005B435E">
                  <w:pPr>
                    <w:jc w:val="center"/>
                    <w:rPr>
                      <w:rFonts w:cs="Arial"/>
                      <w:sz w:val="16"/>
                      <w:szCs w:val="16"/>
                    </w:rPr>
                  </w:pPr>
                  <w:r w:rsidRPr="006145DB">
                    <w:rPr>
                      <w:rFonts w:eastAsia="Arial" w:cs="Arial"/>
                      <w:sz w:val="16"/>
                      <w:szCs w:val="16"/>
                    </w:rPr>
                    <w:t>Registro Social de Hogares (RNEC)</w:t>
                  </w:r>
                </w:p>
              </w:tc>
              <w:tc>
                <w:tcPr>
                  <w:tcW w:w="1275" w:type="dxa"/>
                  <w:vAlign w:val="center"/>
                </w:tcPr>
                <w:p w14:paraId="04DCB82D" w14:textId="77777777" w:rsidR="00F414D0" w:rsidRPr="006145DB" w:rsidRDefault="00F414D0" w:rsidP="005B435E">
                  <w:pPr>
                    <w:jc w:val="center"/>
                    <w:rPr>
                      <w:rFonts w:cs="Arial"/>
                      <w:sz w:val="16"/>
                      <w:szCs w:val="16"/>
                    </w:rPr>
                  </w:pPr>
                  <w:r w:rsidRPr="006145DB">
                    <w:rPr>
                      <w:rFonts w:eastAsia="Arial" w:cs="Arial"/>
                      <w:sz w:val="16"/>
                      <w:szCs w:val="16"/>
                    </w:rPr>
                    <w:t>Mensual (Mes Vencido)</w:t>
                  </w:r>
                </w:p>
              </w:tc>
              <w:tc>
                <w:tcPr>
                  <w:tcW w:w="1985" w:type="dxa"/>
                  <w:vAlign w:val="center"/>
                </w:tcPr>
                <w:p w14:paraId="22924794" w14:textId="77777777" w:rsidR="00F414D0" w:rsidRPr="006145DB" w:rsidRDefault="00F414D0" w:rsidP="005B435E">
                  <w:pPr>
                    <w:jc w:val="center"/>
                    <w:rPr>
                      <w:rFonts w:cs="Arial"/>
                      <w:sz w:val="16"/>
                      <w:szCs w:val="16"/>
                    </w:rPr>
                  </w:pPr>
                  <w:r w:rsidRPr="006145DB">
                    <w:rPr>
                      <w:rFonts w:eastAsia="Arial" w:cs="Arial"/>
                      <w:sz w:val="16"/>
                      <w:szCs w:val="16"/>
                    </w:rPr>
                    <w:t>Secretaría Distrital de Planeación - SDP</w:t>
                  </w:r>
                </w:p>
              </w:tc>
            </w:tr>
            <w:tr w:rsidR="00065C57" w:rsidRPr="006145DB" w14:paraId="7A482937" w14:textId="77777777" w:rsidTr="00FA4867">
              <w:trPr>
                <w:trHeight w:val="231"/>
              </w:trPr>
              <w:tc>
                <w:tcPr>
                  <w:tcW w:w="2871" w:type="dxa"/>
                  <w:vMerge/>
                  <w:vAlign w:val="center"/>
                </w:tcPr>
                <w:p w14:paraId="425DE1D2" w14:textId="77777777" w:rsidR="00F414D0" w:rsidRPr="006145DB" w:rsidRDefault="00F414D0" w:rsidP="005B435E">
                  <w:pPr>
                    <w:tabs>
                      <w:tab w:val="left" w:pos="709"/>
                    </w:tabs>
                    <w:contextualSpacing/>
                    <w:jc w:val="both"/>
                    <w:rPr>
                      <w:rFonts w:cs="Arial"/>
                      <w:bCs/>
                      <w:sz w:val="16"/>
                      <w:szCs w:val="16"/>
                      <w:lang w:eastAsia="es-CO"/>
                    </w:rPr>
                  </w:pPr>
                </w:p>
              </w:tc>
              <w:tc>
                <w:tcPr>
                  <w:tcW w:w="1560" w:type="dxa"/>
                  <w:vAlign w:val="center"/>
                </w:tcPr>
                <w:p w14:paraId="26AD1EA4"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275" w:type="dxa"/>
                  <w:vAlign w:val="center"/>
                </w:tcPr>
                <w:p w14:paraId="5A7D3BE3"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 Demanda</w:t>
                  </w:r>
                </w:p>
              </w:tc>
              <w:tc>
                <w:tcPr>
                  <w:tcW w:w="1985" w:type="dxa"/>
                  <w:vAlign w:val="center"/>
                </w:tcPr>
                <w:p w14:paraId="116F6A28"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40DA507A" w14:textId="77777777" w:rsidTr="00FA4867">
              <w:trPr>
                <w:trHeight w:val="231"/>
              </w:trPr>
              <w:tc>
                <w:tcPr>
                  <w:tcW w:w="2871" w:type="dxa"/>
                  <w:tcBorders>
                    <w:bottom w:val="single" w:sz="4" w:space="0" w:color="auto"/>
                  </w:tcBorders>
                  <w:vAlign w:val="center"/>
                </w:tcPr>
                <w:p w14:paraId="3D621506" w14:textId="08008F4E" w:rsidR="00F414D0" w:rsidRPr="006145DB" w:rsidRDefault="00F414D0" w:rsidP="005B435E">
                  <w:pPr>
                    <w:tabs>
                      <w:tab w:val="left" w:pos="709"/>
                    </w:tabs>
                    <w:contextualSpacing/>
                    <w:jc w:val="both"/>
                    <w:rPr>
                      <w:rFonts w:cs="Arial"/>
                      <w:sz w:val="16"/>
                      <w:szCs w:val="16"/>
                      <w:lang w:eastAsia="es-CO"/>
                    </w:rPr>
                  </w:pPr>
                  <w:r w:rsidRPr="006145DB">
                    <w:rPr>
                      <w:rFonts w:cs="Arial"/>
                      <w:sz w:val="16"/>
                      <w:szCs w:val="16"/>
                      <w:lang w:eastAsia="es-CO"/>
                    </w:rPr>
                    <w:t>Persona que no sea beneficiario(a) de subsidio económico del programa Colombia Mayor</w:t>
                  </w:r>
                  <w:r w:rsidR="0021610C" w:rsidRPr="006145DB">
                    <w:rPr>
                      <w:rFonts w:cs="Arial"/>
                      <w:sz w:val="16"/>
                      <w:szCs w:val="16"/>
                      <w:lang w:eastAsia="es-CO"/>
                    </w:rPr>
                    <w:t>.</w:t>
                  </w:r>
                </w:p>
              </w:tc>
              <w:tc>
                <w:tcPr>
                  <w:tcW w:w="1560" w:type="dxa"/>
                  <w:tcBorders>
                    <w:bottom w:val="single" w:sz="4" w:space="0" w:color="auto"/>
                  </w:tcBorders>
                  <w:vAlign w:val="center"/>
                </w:tcPr>
                <w:p w14:paraId="76CD4C56"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bCs/>
                      <w:sz w:val="16"/>
                      <w:szCs w:val="16"/>
                      <w:lang w:eastAsia="es-CO"/>
                    </w:rPr>
                    <w:t>Base de beneficiarios Colombia Mayor</w:t>
                  </w:r>
                </w:p>
              </w:tc>
              <w:tc>
                <w:tcPr>
                  <w:tcW w:w="1275" w:type="dxa"/>
                  <w:tcBorders>
                    <w:bottom w:val="single" w:sz="4" w:space="0" w:color="auto"/>
                  </w:tcBorders>
                  <w:vAlign w:val="center"/>
                </w:tcPr>
                <w:p w14:paraId="3CF6722F"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985" w:type="dxa"/>
                  <w:tcBorders>
                    <w:bottom w:val="single" w:sz="4" w:space="0" w:color="auto"/>
                  </w:tcBorders>
                  <w:vAlign w:val="center"/>
                </w:tcPr>
                <w:p w14:paraId="55874120"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Departamento Administrativo de Prosperidad Social – gestiona Subdirección para la Vejez</w:t>
                  </w:r>
                </w:p>
              </w:tc>
            </w:tr>
            <w:tr w:rsidR="00065C57" w:rsidRPr="006145DB" w14:paraId="76CFC0AD" w14:textId="77777777" w:rsidTr="00FA4867">
              <w:trPr>
                <w:trHeight w:val="231"/>
              </w:trPr>
              <w:tc>
                <w:tcPr>
                  <w:tcW w:w="2871" w:type="dxa"/>
                  <w:tcBorders>
                    <w:bottom w:val="single" w:sz="4" w:space="0" w:color="auto"/>
                  </w:tcBorders>
                  <w:vAlign w:val="center"/>
                </w:tcPr>
                <w:p w14:paraId="124E28B9" w14:textId="79867275" w:rsidR="00F414D0" w:rsidRPr="006145DB" w:rsidRDefault="00F414D0" w:rsidP="005B435E">
                  <w:pPr>
                    <w:tabs>
                      <w:tab w:val="left" w:pos="709"/>
                    </w:tabs>
                    <w:contextualSpacing/>
                    <w:jc w:val="both"/>
                    <w:rPr>
                      <w:rFonts w:cs="Arial"/>
                      <w:sz w:val="16"/>
                      <w:szCs w:val="16"/>
                      <w:lang w:eastAsia="es-CO"/>
                    </w:rPr>
                  </w:pPr>
                  <w:r w:rsidRPr="006145DB">
                    <w:rPr>
                      <w:rFonts w:cs="Arial"/>
                      <w:sz w:val="16"/>
                      <w:szCs w:val="16"/>
                      <w:lang w:eastAsia="es-CO"/>
                    </w:rPr>
                    <w:t>Persona no pensionada por vejez, invalidez o sobrevivencia</w:t>
                  </w:r>
                  <w:r w:rsidR="0021610C" w:rsidRPr="006145DB">
                    <w:rPr>
                      <w:rFonts w:cs="Arial"/>
                      <w:sz w:val="16"/>
                      <w:szCs w:val="16"/>
                      <w:lang w:eastAsia="es-CO"/>
                    </w:rPr>
                    <w:t>.</w:t>
                  </w:r>
                </w:p>
              </w:tc>
              <w:tc>
                <w:tcPr>
                  <w:tcW w:w="1560" w:type="dxa"/>
                  <w:tcBorders>
                    <w:bottom w:val="single" w:sz="4" w:space="0" w:color="auto"/>
                  </w:tcBorders>
                  <w:vAlign w:val="center"/>
                </w:tcPr>
                <w:p w14:paraId="5B7CF0DC"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Registro Único de Afiliados - RUAF – Cruce individual </w:t>
                  </w:r>
                </w:p>
              </w:tc>
              <w:tc>
                <w:tcPr>
                  <w:tcW w:w="1275" w:type="dxa"/>
                  <w:tcBorders>
                    <w:bottom w:val="single" w:sz="4" w:space="0" w:color="auto"/>
                  </w:tcBorders>
                  <w:vAlign w:val="center"/>
                </w:tcPr>
                <w:p w14:paraId="633115D7"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985" w:type="dxa"/>
                  <w:tcBorders>
                    <w:bottom w:val="single" w:sz="4" w:space="0" w:color="auto"/>
                  </w:tcBorders>
                  <w:vAlign w:val="center"/>
                </w:tcPr>
                <w:p w14:paraId="6D1FC4DA"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cs="Arial"/>
                      <w:sz w:val="16"/>
                      <w:szCs w:val="16"/>
                      <w:lang w:eastAsia="es-CO"/>
                    </w:rPr>
                    <w:t xml:space="preserve">Ministerio de Salud y Protección Social </w:t>
                  </w:r>
                </w:p>
              </w:tc>
            </w:tr>
            <w:tr w:rsidR="00065C57" w:rsidRPr="006145DB" w14:paraId="2418C798" w14:textId="77777777" w:rsidTr="00FA4867">
              <w:trPr>
                <w:trHeight w:val="231"/>
              </w:trPr>
              <w:tc>
                <w:tcPr>
                  <w:tcW w:w="2871" w:type="dxa"/>
                  <w:tcBorders>
                    <w:top w:val="single" w:sz="4" w:space="0" w:color="auto"/>
                    <w:left w:val="nil"/>
                    <w:bottom w:val="nil"/>
                    <w:right w:val="nil"/>
                  </w:tcBorders>
                </w:tcPr>
                <w:p w14:paraId="7C14AF1C" w14:textId="77777777" w:rsidR="0021610C" w:rsidRPr="006145DB" w:rsidRDefault="0021610C" w:rsidP="005B435E">
                  <w:pPr>
                    <w:tabs>
                      <w:tab w:val="left" w:pos="709"/>
                    </w:tabs>
                    <w:contextualSpacing/>
                    <w:jc w:val="both"/>
                    <w:rPr>
                      <w:rFonts w:cs="Arial"/>
                      <w:sz w:val="16"/>
                      <w:szCs w:val="16"/>
                      <w:lang w:eastAsia="es-CO"/>
                    </w:rPr>
                  </w:pPr>
                </w:p>
              </w:tc>
              <w:tc>
                <w:tcPr>
                  <w:tcW w:w="1560" w:type="dxa"/>
                  <w:tcBorders>
                    <w:top w:val="single" w:sz="4" w:space="0" w:color="auto"/>
                    <w:left w:val="nil"/>
                    <w:bottom w:val="nil"/>
                    <w:right w:val="nil"/>
                  </w:tcBorders>
                  <w:vAlign w:val="center"/>
                </w:tcPr>
                <w:p w14:paraId="408EB065" w14:textId="77777777" w:rsidR="0021610C" w:rsidRPr="006145DB" w:rsidRDefault="0021610C" w:rsidP="005B435E">
                  <w:pPr>
                    <w:tabs>
                      <w:tab w:val="left" w:pos="709"/>
                    </w:tabs>
                    <w:contextualSpacing/>
                    <w:jc w:val="center"/>
                    <w:rPr>
                      <w:rFonts w:cs="Arial"/>
                      <w:sz w:val="16"/>
                      <w:szCs w:val="16"/>
                      <w:lang w:eastAsia="es-CO"/>
                    </w:rPr>
                  </w:pPr>
                </w:p>
              </w:tc>
              <w:tc>
                <w:tcPr>
                  <w:tcW w:w="1275" w:type="dxa"/>
                  <w:tcBorders>
                    <w:top w:val="single" w:sz="4" w:space="0" w:color="auto"/>
                    <w:left w:val="nil"/>
                    <w:bottom w:val="nil"/>
                    <w:right w:val="nil"/>
                  </w:tcBorders>
                  <w:vAlign w:val="center"/>
                </w:tcPr>
                <w:p w14:paraId="3D11E9D5" w14:textId="77777777" w:rsidR="0021610C" w:rsidRPr="006145DB" w:rsidRDefault="0021610C" w:rsidP="005B435E">
                  <w:pPr>
                    <w:tabs>
                      <w:tab w:val="left" w:pos="709"/>
                    </w:tabs>
                    <w:contextualSpacing/>
                    <w:jc w:val="center"/>
                    <w:rPr>
                      <w:rFonts w:cs="Arial"/>
                      <w:sz w:val="16"/>
                      <w:szCs w:val="16"/>
                      <w:lang w:eastAsia="es-CO"/>
                    </w:rPr>
                  </w:pPr>
                </w:p>
              </w:tc>
              <w:tc>
                <w:tcPr>
                  <w:tcW w:w="1985" w:type="dxa"/>
                  <w:tcBorders>
                    <w:top w:val="single" w:sz="4" w:space="0" w:color="auto"/>
                    <w:left w:val="nil"/>
                    <w:bottom w:val="nil"/>
                    <w:right w:val="nil"/>
                  </w:tcBorders>
                  <w:vAlign w:val="center"/>
                </w:tcPr>
                <w:p w14:paraId="734473BB" w14:textId="77777777" w:rsidR="0021610C" w:rsidRPr="006145DB" w:rsidRDefault="0021610C" w:rsidP="005B435E">
                  <w:pPr>
                    <w:pStyle w:val="Textoindependiente"/>
                    <w:spacing w:after="0"/>
                    <w:ind w:right="112"/>
                    <w:jc w:val="center"/>
                    <w:rPr>
                      <w:rFonts w:cs="Arial"/>
                      <w:sz w:val="16"/>
                      <w:szCs w:val="16"/>
                      <w:lang w:eastAsia="es-CO"/>
                    </w:rPr>
                  </w:pPr>
                </w:p>
              </w:tc>
            </w:tr>
          </w:tbl>
          <w:p w14:paraId="1B1F92D4" w14:textId="77777777" w:rsidR="00F414D0" w:rsidRPr="006145DB" w:rsidRDefault="00F414D0" w:rsidP="005B435E">
            <w:pPr>
              <w:tabs>
                <w:tab w:val="left" w:pos="709"/>
              </w:tabs>
              <w:spacing w:after="0" w:line="240" w:lineRule="auto"/>
              <w:contextualSpacing/>
              <w:jc w:val="both"/>
              <w:rPr>
                <w:rFonts w:cs="Arial"/>
                <w:sz w:val="20"/>
                <w:szCs w:val="20"/>
                <w:lang w:eastAsia="es-CO"/>
              </w:rPr>
            </w:pPr>
          </w:p>
        </w:tc>
      </w:tr>
      <w:tr w:rsidR="00BA311D" w:rsidRPr="006145DB" w14:paraId="4E67B6B5" w14:textId="77777777" w:rsidTr="00391A11">
        <w:trPr>
          <w:trHeight w:val="422"/>
          <w:jc w:val="center"/>
        </w:trPr>
        <w:tc>
          <w:tcPr>
            <w:tcW w:w="1555" w:type="dxa"/>
            <w:vAlign w:val="center"/>
          </w:tcPr>
          <w:p w14:paraId="46A587C7" w14:textId="77777777"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Criterios de Priorización y Fuentes de Información</w:t>
            </w:r>
          </w:p>
        </w:tc>
        <w:tc>
          <w:tcPr>
            <w:tcW w:w="7840" w:type="dxa"/>
          </w:tcPr>
          <w:p w14:paraId="544E0B5C" w14:textId="726F1469" w:rsidR="00F414D0" w:rsidRPr="006145DB" w:rsidRDefault="00F414D0" w:rsidP="005B435E">
            <w:pPr>
              <w:pStyle w:val="Default"/>
              <w:jc w:val="both"/>
              <w:rPr>
                <w:color w:val="auto"/>
                <w:sz w:val="20"/>
                <w:szCs w:val="20"/>
              </w:rPr>
            </w:pPr>
            <w:r w:rsidRPr="006145DB">
              <w:rPr>
                <w:color w:val="auto"/>
                <w:sz w:val="20"/>
                <w:szCs w:val="20"/>
              </w:rPr>
              <w:t>Apoyos económicos Tipo C</w:t>
            </w:r>
            <w:r w:rsidR="00E6209F" w:rsidRPr="006145DB">
              <w:rPr>
                <w:color w:val="auto"/>
                <w:sz w:val="20"/>
                <w:szCs w:val="20"/>
              </w:rPr>
              <w:t>:</w:t>
            </w:r>
          </w:p>
          <w:p w14:paraId="7EFEEE4C" w14:textId="77777777" w:rsidR="006C6798" w:rsidRPr="006145DB" w:rsidRDefault="006C6798" w:rsidP="005B435E">
            <w:pPr>
              <w:pStyle w:val="Default"/>
              <w:jc w:val="both"/>
              <w:rPr>
                <w:color w:val="auto"/>
                <w:sz w:val="20"/>
                <w:szCs w:val="20"/>
              </w:rPr>
            </w:pPr>
          </w:p>
          <w:tbl>
            <w:tblPr>
              <w:tblStyle w:val="Tablaconcuadrcula"/>
              <w:tblW w:w="7686" w:type="dxa"/>
              <w:tblLayout w:type="fixed"/>
              <w:tblLook w:val="04A0" w:firstRow="1" w:lastRow="0" w:firstColumn="1" w:lastColumn="0" w:noHBand="0" w:noVBand="1"/>
            </w:tblPr>
            <w:tblGrid>
              <w:gridCol w:w="3294"/>
              <w:gridCol w:w="1842"/>
              <w:gridCol w:w="1134"/>
              <w:gridCol w:w="1416"/>
            </w:tblGrid>
            <w:tr w:rsidR="00065C57" w:rsidRPr="006145DB" w14:paraId="7B698922" w14:textId="77777777" w:rsidTr="00FA4867">
              <w:trPr>
                <w:trHeight w:val="320"/>
              </w:trPr>
              <w:tc>
                <w:tcPr>
                  <w:tcW w:w="3294" w:type="dxa"/>
                  <w:tcBorders>
                    <w:top w:val="single" w:sz="4" w:space="0" w:color="auto"/>
                  </w:tcBorders>
                  <w:vAlign w:val="center"/>
                </w:tcPr>
                <w:p w14:paraId="5116B78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Categoría </w:t>
                  </w:r>
                </w:p>
              </w:tc>
              <w:tc>
                <w:tcPr>
                  <w:tcW w:w="1842" w:type="dxa"/>
                  <w:tcBorders>
                    <w:top w:val="single" w:sz="4" w:space="0" w:color="auto"/>
                  </w:tcBorders>
                  <w:vAlign w:val="center"/>
                </w:tcPr>
                <w:p w14:paraId="6F8C1148"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sz w:val="16"/>
                      <w:szCs w:val="16"/>
                      <w:lang w:eastAsia="es-CO"/>
                    </w:rPr>
                    <w:t>Fuente de Información</w:t>
                  </w:r>
                </w:p>
              </w:tc>
              <w:tc>
                <w:tcPr>
                  <w:tcW w:w="1134" w:type="dxa"/>
                  <w:tcBorders>
                    <w:top w:val="single" w:sz="4" w:space="0" w:color="auto"/>
                  </w:tcBorders>
                  <w:vAlign w:val="center"/>
                </w:tcPr>
                <w:p w14:paraId="6B7FE36D"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sz w:val="16"/>
                      <w:szCs w:val="16"/>
                      <w:lang w:eastAsia="es-CO"/>
                    </w:rPr>
                    <w:t>Periodicidad</w:t>
                  </w:r>
                </w:p>
              </w:tc>
              <w:tc>
                <w:tcPr>
                  <w:tcW w:w="1416" w:type="dxa"/>
                  <w:tcBorders>
                    <w:top w:val="single" w:sz="4" w:space="0" w:color="auto"/>
                  </w:tcBorders>
                  <w:vAlign w:val="center"/>
                </w:tcPr>
                <w:p w14:paraId="2444B892"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sz w:val="16"/>
                      <w:szCs w:val="16"/>
                      <w:lang w:eastAsia="es-CO"/>
                    </w:rPr>
                    <w:t>Administrador</w:t>
                  </w:r>
                </w:p>
              </w:tc>
            </w:tr>
            <w:tr w:rsidR="00065C57" w:rsidRPr="006145DB" w14:paraId="57F63178" w14:textId="77777777" w:rsidTr="00FA4867">
              <w:tc>
                <w:tcPr>
                  <w:tcW w:w="3294" w:type="dxa"/>
                </w:tcPr>
                <w:p w14:paraId="1ABEE43A" w14:textId="45BE42C7" w:rsidR="00F414D0" w:rsidRPr="006145DB" w:rsidRDefault="00F414D0" w:rsidP="005B435E">
                  <w:pPr>
                    <w:tabs>
                      <w:tab w:val="left" w:pos="709"/>
                    </w:tabs>
                    <w:contextualSpacing/>
                    <w:jc w:val="both"/>
                    <w:rPr>
                      <w:rFonts w:cs="Arial"/>
                      <w:sz w:val="16"/>
                      <w:szCs w:val="16"/>
                      <w:lang w:eastAsia="es-CO"/>
                    </w:rPr>
                  </w:pPr>
                  <w:r w:rsidRPr="006145DB">
                    <w:rPr>
                      <w:rFonts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842" w:type="dxa"/>
                  <w:vAlign w:val="center"/>
                </w:tcPr>
                <w:p w14:paraId="284636C0"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Registro Único de Victimas – RUV de la Unidad Administrativa Especial para la Atención y Reparación Integral de las Víctimas</w:t>
                  </w:r>
                </w:p>
              </w:tc>
              <w:tc>
                <w:tcPr>
                  <w:tcW w:w="1134" w:type="dxa"/>
                  <w:vAlign w:val="center"/>
                </w:tcPr>
                <w:p w14:paraId="28AF27A3" w14:textId="77777777" w:rsidR="00F414D0" w:rsidRPr="006145DB" w:rsidRDefault="00F414D0" w:rsidP="005B435E">
                  <w:pPr>
                    <w:tabs>
                      <w:tab w:val="left" w:pos="709"/>
                    </w:tabs>
                    <w:contextualSpacing/>
                    <w:jc w:val="center"/>
                    <w:rPr>
                      <w:rFonts w:cs="Arial"/>
                      <w:b/>
                      <w:bCs/>
                      <w:sz w:val="16"/>
                      <w:szCs w:val="16"/>
                      <w:lang w:eastAsia="es-CO"/>
                    </w:rPr>
                  </w:pPr>
                  <w:r w:rsidRPr="006145DB">
                    <w:rPr>
                      <w:rFonts w:cs="Arial"/>
                      <w:sz w:val="16"/>
                      <w:szCs w:val="16"/>
                      <w:lang w:eastAsia="es-CO"/>
                    </w:rPr>
                    <w:t>Trimestral</w:t>
                  </w:r>
                </w:p>
              </w:tc>
              <w:tc>
                <w:tcPr>
                  <w:tcW w:w="1416" w:type="dxa"/>
                  <w:vAlign w:val="center"/>
                </w:tcPr>
                <w:p w14:paraId="6290616B"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Oficina Consejería Distrital de Paz, Víctimas y Reconciliación</w:t>
                  </w:r>
                </w:p>
              </w:tc>
            </w:tr>
            <w:tr w:rsidR="00065C57" w:rsidRPr="006145DB" w14:paraId="3063E5B4" w14:textId="77777777" w:rsidTr="00FA4867">
              <w:tc>
                <w:tcPr>
                  <w:tcW w:w="3294" w:type="dxa"/>
                </w:tcPr>
                <w:p w14:paraId="1AD49C24" w14:textId="77777777" w:rsidR="00F414D0" w:rsidRPr="006145DB" w:rsidRDefault="00F414D0" w:rsidP="005B435E">
                  <w:pPr>
                    <w:tabs>
                      <w:tab w:val="left" w:pos="709"/>
                    </w:tabs>
                    <w:contextualSpacing/>
                    <w:jc w:val="both"/>
                    <w:rPr>
                      <w:rFonts w:cs="Arial"/>
                      <w:sz w:val="16"/>
                      <w:szCs w:val="16"/>
                      <w:lang w:eastAsia="es-CO"/>
                    </w:rPr>
                  </w:pPr>
                  <w:r w:rsidRPr="006145DB">
                    <w:rPr>
                      <w:rFonts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w:t>
                  </w:r>
                </w:p>
              </w:tc>
              <w:tc>
                <w:tcPr>
                  <w:tcW w:w="1842" w:type="dxa"/>
                  <w:vAlign w:val="center"/>
                </w:tcPr>
                <w:p w14:paraId="6976D8DB"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Censos oficiales de comunidades étnicas: Indígena Cabildos reconocidos en la ciudad de Bogotá y Rrom - Gitano</w:t>
                  </w:r>
                </w:p>
              </w:tc>
              <w:tc>
                <w:tcPr>
                  <w:tcW w:w="1134" w:type="dxa"/>
                  <w:vAlign w:val="center"/>
                </w:tcPr>
                <w:p w14:paraId="0F6A4A37" w14:textId="77777777" w:rsidR="00F414D0" w:rsidRPr="006145DB" w:rsidRDefault="00F414D0" w:rsidP="005B435E">
                  <w:pPr>
                    <w:jc w:val="center"/>
                    <w:rPr>
                      <w:rFonts w:cs="Arial"/>
                      <w:sz w:val="16"/>
                      <w:szCs w:val="16"/>
                    </w:rPr>
                  </w:pPr>
                  <w:r w:rsidRPr="006145DB">
                    <w:rPr>
                      <w:rFonts w:eastAsia="Arial" w:cs="Arial"/>
                      <w:sz w:val="16"/>
                      <w:szCs w:val="16"/>
                    </w:rPr>
                    <w:t>2021 Entrega única</w:t>
                  </w:r>
                </w:p>
              </w:tc>
              <w:tc>
                <w:tcPr>
                  <w:tcW w:w="1416" w:type="dxa"/>
                  <w:vAlign w:val="center"/>
                </w:tcPr>
                <w:p w14:paraId="55E0E953" w14:textId="1B70A26C" w:rsidR="00F414D0" w:rsidRPr="006145DB" w:rsidRDefault="00F414D0" w:rsidP="005B435E">
                  <w:pPr>
                    <w:tabs>
                      <w:tab w:val="left" w:pos="709"/>
                    </w:tabs>
                    <w:contextualSpacing/>
                    <w:jc w:val="center"/>
                    <w:rPr>
                      <w:rFonts w:cs="Arial"/>
                      <w:sz w:val="16"/>
                      <w:szCs w:val="16"/>
                    </w:rPr>
                  </w:pPr>
                  <w:r w:rsidRPr="006145DB">
                    <w:rPr>
                      <w:rFonts w:eastAsia="Arial" w:cs="Arial"/>
                      <w:sz w:val="16"/>
                      <w:szCs w:val="16"/>
                    </w:rPr>
                    <w:t>Ministerio del Interior</w:t>
                  </w:r>
                </w:p>
              </w:tc>
            </w:tr>
            <w:tr w:rsidR="00065C57" w:rsidRPr="006145DB" w14:paraId="6A7E55C1" w14:textId="77777777" w:rsidTr="00FA4867">
              <w:trPr>
                <w:trHeight w:val="300"/>
              </w:trPr>
              <w:tc>
                <w:tcPr>
                  <w:tcW w:w="3294" w:type="dxa"/>
                  <w:tcBorders>
                    <w:bottom w:val="single" w:sz="4" w:space="0" w:color="auto"/>
                  </w:tcBorders>
                  <w:vAlign w:val="center"/>
                </w:tcPr>
                <w:p w14:paraId="036FE7FC" w14:textId="77777777" w:rsidR="00F414D0" w:rsidRPr="006145DB" w:rsidRDefault="00F414D0" w:rsidP="005B435E">
                  <w:pPr>
                    <w:jc w:val="both"/>
                    <w:rPr>
                      <w:rFonts w:cs="Arial"/>
                      <w:sz w:val="16"/>
                      <w:szCs w:val="16"/>
                    </w:rPr>
                  </w:pPr>
                  <w:r w:rsidRPr="006145DB">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p>
              </w:tc>
              <w:tc>
                <w:tcPr>
                  <w:tcW w:w="1842" w:type="dxa"/>
                  <w:tcBorders>
                    <w:bottom w:val="single" w:sz="4" w:space="0" w:color="auto"/>
                  </w:tcBorders>
                  <w:vAlign w:val="center"/>
                </w:tcPr>
                <w:p w14:paraId="77236DDC" w14:textId="77777777" w:rsidR="00F414D0" w:rsidRPr="006145DB" w:rsidRDefault="00F414D0" w:rsidP="005B435E">
                  <w:pPr>
                    <w:jc w:val="center"/>
                    <w:rPr>
                      <w:rFonts w:cs="Arial"/>
                      <w:sz w:val="16"/>
                      <w:szCs w:val="16"/>
                      <w:lang w:eastAsia="es-CO"/>
                    </w:rPr>
                  </w:pPr>
                  <w:r w:rsidRPr="006145DB">
                    <w:rPr>
                      <w:rFonts w:cs="Arial"/>
                      <w:sz w:val="16"/>
                      <w:szCs w:val="16"/>
                      <w:lang w:eastAsia="es-CO"/>
                    </w:rPr>
                    <w:t>Listados enviados por las instancias de representación y participación de comunidades Negras, Afrocolombianas en Bogotá</w:t>
                  </w:r>
                </w:p>
              </w:tc>
              <w:tc>
                <w:tcPr>
                  <w:tcW w:w="1134" w:type="dxa"/>
                  <w:tcBorders>
                    <w:bottom w:val="single" w:sz="4" w:space="0" w:color="auto"/>
                  </w:tcBorders>
                  <w:vAlign w:val="center"/>
                </w:tcPr>
                <w:p w14:paraId="253A7D6C" w14:textId="77777777" w:rsidR="00F414D0" w:rsidRPr="006145DB" w:rsidRDefault="00F414D0" w:rsidP="005B435E">
                  <w:pPr>
                    <w:jc w:val="center"/>
                    <w:rPr>
                      <w:rFonts w:eastAsia="Arial" w:cs="Arial"/>
                      <w:sz w:val="16"/>
                      <w:szCs w:val="16"/>
                    </w:rPr>
                  </w:pPr>
                  <w:r w:rsidRPr="006145DB">
                    <w:rPr>
                      <w:rFonts w:eastAsia="Arial" w:cs="Arial"/>
                      <w:sz w:val="16"/>
                      <w:szCs w:val="16"/>
                    </w:rPr>
                    <w:t>No Disponible</w:t>
                  </w:r>
                </w:p>
              </w:tc>
              <w:tc>
                <w:tcPr>
                  <w:tcW w:w="1416" w:type="dxa"/>
                  <w:tcBorders>
                    <w:bottom w:val="single" w:sz="4" w:space="0" w:color="auto"/>
                  </w:tcBorders>
                  <w:vAlign w:val="center"/>
                </w:tcPr>
                <w:p w14:paraId="4FEA4C4F" w14:textId="77777777" w:rsidR="00F414D0" w:rsidRPr="006145DB" w:rsidRDefault="00F414D0"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065C57" w:rsidRPr="006145DB" w14:paraId="0D6F2E21" w14:textId="77777777" w:rsidTr="00FA4867">
              <w:trPr>
                <w:trHeight w:val="300"/>
              </w:trPr>
              <w:tc>
                <w:tcPr>
                  <w:tcW w:w="3294" w:type="dxa"/>
                  <w:tcBorders>
                    <w:bottom w:val="single" w:sz="4" w:space="0" w:color="auto"/>
                  </w:tcBorders>
                </w:tcPr>
                <w:p w14:paraId="0BACABE7" w14:textId="31C95573" w:rsidR="00F414D0" w:rsidRPr="006145DB" w:rsidRDefault="00F414D0" w:rsidP="005B435E">
                  <w:pPr>
                    <w:jc w:val="both"/>
                    <w:rPr>
                      <w:rFonts w:eastAsia="Arial" w:cs="Arial"/>
                      <w:sz w:val="16"/>
                      <w:szCs w:val="16"/>
                    </w:rPr>
                  </w:pPr>
                  <w:r w:rsidRPr="006145DB">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4B043E" w:rsidRPr="006145DB">
                    <w:rPr>
                      <w:rFonts w:eastAsia="Arial" w:cs="Arial"/>
                      <w:sz w:val="16"/>
                      <w:szCs w:val="16"/>
                    </w:rPr>
                    <w:t>.</w:t>
                  </w:r>
                </w:p>
              </w:tc>
              <w:tc>
                <w:tcPr>
                  <w:tcW w:w="1842" w:type="dxa"/>
                  <w:tcBorders>
                    <w:bottom w:val="single" w:sz="4" w:space="0" w:color="auto"/>
                  </w:tcBorders>
                  <w:vAlign w:val="center"/>
                </w:tcPr>
                <w:p w14:paraId="7A4B67C6" w14:textId="77777777" w:rsidR="00F414D0" w:rsidRPr="006145DB" w:rsidRDefault="00F414D0"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134" w:type="dxa"/>
                  <w:tcBorders>
                    <w:bottom w:val="single" w:sz="4" w:space="0" w:color="auto"/>
                  </w:tcBorders>
                  <w:vAlign w:val="center"/>
                </w:tcPr>
                <w:p w14:paraId="39D9133D" w14:textId="77777777" w:rsidR="00F414D0" w:rsidRPr="006145DB" w:rsidRDefault="00F414D0" w:rsidP="005B435E">
                  <w:pPr>
                    <w:jc w:val="center"/>
                    <w:rPr>
                      <w:rFonts w:eastAsia="Arial" w:cs="Arial"/>
                      <w:sz w:val="16"/>
                      <w:szCs w:val="16"/>
                    </w:rPr>
                  </w:pPr>
                  <w:r w:rsidRPr="006145DB">
                    <w:rPr>
                      <w:rFonts w:eastAsia="Arial" w:cs="Arial"/>
                      <w:sz w:val="16"/>
                      <w:szCs w:val="16"/>
                    </w:rPr>
                    <w:t>No Disponible</w:t>
                  </w:r>
                </w:p>
              </w:tc>
              <w:tc>
                <w:tcPr>
                  <w:tcW w:w="1416" w:type="dxa"/>
                  <w:tcBorders>
                    <w:bottom w:val="single" w:sz="4" w:space="0" w:color="auto"/>
                  </w:tcBorders>
                  <w:vAlign w:val="center"/>
                </w:tcPr>
                <w:p w14:paraId="57C3CBD2" w14:textId="77777777" w:rsidR="00F414D0" w:rsidRPr="006145DB" w:rsidRDefault="00F414D0"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065C57" w:rsidRPr="006145DB" w14:paraId="55C84857" w14:textId="77777777" w:rsidTr="00FA4867">
              <w:trPr>
                <w:trHeight w:val="300"/>
              </w:trPr>
              <w:tc>
                <w:tcPr>
                  <w:tcW w:w="3294" w:type="dxa"/>
                  <w:tcBorders>
                    <w:top w:val="single" w:sz="4" w:space="0" w:color="auto"/>
                  </w:tcBorders>
                </w:tcPr>
                <w:p w14:paraId="7D495E9C" w14:textId="77777777" w:rsidR="00F414D0" w:rsidRPr="006145DB" w:rsidRDefault="00F414D0" w:rsidP="005B435E">
                  <w:pPr>
                    <w:jc w:val="both"/>
                    <w:rPr>
                      <w:rFonts w:eastAsia="Arial" w:cs="Arial"/>
                      <w:sz w:val="16"/>
                      <w:szCs w:val="16"/>
                    </w:rPr>
                  </w:pPr>
                  <w:r w:rsidRPr="006145DB">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842" w:type="dxa"/>
                  <w:tcBorders>
                    <w:top w:val="single" w:sz="4" w:space="0" w:color="auto"/>
                  </w:tcBorders>
                  <w:vAlign w:val="center"/>
                </w:tcPr>
                <w:p w14:paraId="02BF707A" w14:textId="77777777" w:rsidR="00F414D0" w:rsidRPr="006145DB" w:rsidRDefault="00F414D0"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134" w:type="dxa"/>
                  <w:tcBorders>
                    <w:top w:val="single" w:sz="4" w:space="0" w:color="auto"/>
                  </w:tcBorders>
                  <w:vAlign w:val="center"/>
                </w:tcPr>
                <w:p w14:paraId="054A97B8" w14:textId="77777777" w:rsidR="00F414D0" w:rsidRPr="006145DB" w:rsidRDefault="00F414D0" w:rsidP="005B435E">
                  <w:pPr>
                    <w:jc w:val="center"/>
                    <w:rPr>
                      <w:rFonts w:eastAsia="Arial" w:cs="Arial"/>
                      <w:sz w:val="16"/>
                      <w:szCs w:val="16"/>
                    </w:rPr>
                  </w:pPr>
                  <w:r w:rsidRPr="006145DB">
                    <w:rPr>
                      <w:rFonts w:eastAsia="Arial" w:cs="Arial"/>
                      <w:sz w:val="16"/>
                      <w:szCs w:val="16"/>
                    </w:rPr>
                    <w:t>No Disponible</w:t>
                  </w:r>
                </w:p>
              </w:tc>
              <w:tc>
                <w:tcPr>
                  <w:tcW w:w="1416" w:type="dxa"/>
                  <w:tcBorders>
                    <w:top w:val="single" w:sz="4" w:space="0" w:color="auto"/>
                  </w:tcBorders>
                  <w:vAlign w:val="center"/>
                </w:tcPr>
                <w:p w14:paraId="19AB2572" w14:textId="77777777" w:rsidR="00F414D0" w:rsidRPr="006145DB" w:rsidRDefault="00F414D0"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065C57" w:rsidRPr="006145DB" w14:paraId="1A6E987C" w14:textId="77777777" w:rsidTr="00FA4867">
              <w:trPr>
                <w:trHeight w:val="300"/>
              </w:trPr>
              <w:tc>
                <w:tcPr>
                  <w:tcW w:w="3294" w:type="dxa"/>
                </w:tcPr>
                <w:p w14:paraId="7F8C1C90" w14:textId="77777777" w:rsidR="00F414D0" w:rsidRPr="006145DB" w:rsidRDefault="00F414D0" w:rsidP="005B435E">
                  <w:pPr>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842" w:type="dxa"/>
                  <w:vAlign w:val="center"/>
                </w:tcPr>
                <w:p w14:paraId="3D30B87F" w14:textId="77777777" w:rsidR="00F414D0" w:rsidRPr="006145DB" w:rsidRDefault="00F414D0" w:rsidP="005B435E">
                  <w:pPr>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134" w:type="dxa"/>
                  <w:vAlign w:val="center"/>
                </w:tcPr>
                <w:p w14:paraId="1122C777" w14:textId="77777777" w:rsidR="00F414D0" w:rsidRPr="006145DB" w:rsidRDefault="00F414D0" w:rsidP="005B435E">
                  <w:pPr>
                    <w:jc w:val="center"/>
                    <w:rPr>
                      <w:rFonts w:eastAsia="Arial" w:cs="Arial"/>
                      <w:sz w:val="16"/>
                      <w:szCs w:val="16"/>
                    </w:rPr>
                  </w:pPr>
                  <w:r w:rsidRPr="006145DB">
                    <w:rPr>
                      <w:rFonts w:eastAsia="Arial" w:cs="Arial"/>
                      <w:sz w:val="16"/>
                      <w:szCs w:val="16"/>
                    </w:rPr>
                    <w:t>No Disponible</w:t>
                  </w:r>
                </w:p>
              </w:tc>
              <w:tc>
                <w:tcPr>
                  <w:tcW w:w="1416" w:type="dxa"/>
                  <w:vAlign w:val="center"/>
                </w:tcPr>
                <w:p w14:paraId="7E4AE636" w14:textId="77777777" w:rsidR="00F414D0" w:rsidRPr="006145DB" w:rsidRDefault="00F414D0"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065C57" w:rsidRPr="006145DB" w14:paraId="4DD6E263" w14:textId="77777777" w:rsidTr="00FA4867">
              <w:trPr>
                <w:trHeight w:val="300"/>
              </w:trPr>
              <w:tc>
                <w:tcPr>
                  <w:tcW w:w="3294" w:type="dxa"/>
                </w:tcPr>
                <w:p w14:paraId="1FDC920F" w14:textId="13DFF90E" w:rsidR="00F414D0" w:rsidRPr="006145DB" w:rsidRDefault="00F414D0" w:rsidP="005B435E">
                  <w:pPr>
                    <w:jc w:val="both"/>
                    <w:rPr>
                      <w:rFonts w:eastAsia="Arial" w:cs="Arial"/>
                      <w:sz w:val="16"/>
                      <w:szCs w:val="16"/>
                    </w:rPr>
                  </w:pPr>
                  <w:r w:rsidRPr="006145DB">
                    <w:rPr>
                      <w:rFonts w:eastAsia="Arial" w:cs="Arial"/>
                      <w:sz w:val="16"/>
                      <w:szCs w:val="16"/>
                    </w:rPr>
                    <w:t>Persona Rom o Gitana registrada en los listados oficiales avalados por entidad gubernamental competente o listados enviados por las instancias de representación y participación de comunidades étnicas a la entidad distrital competente</w:t>
                  </w:r>
                  <w:r w:rsidR="004B043E" w:rsidRPr="006145DB">
                    <w:rPr>
                      <w:rFonts w:eastAsia="Arial" w:cs="Arial"/>
                      <w:sz w:val="16"/>
                      <w:szCs w:val="16"/>
                    </w:rPr>
                    <w:t>.</w:t>
                  </w:r>
                </w:p>
              </w:tc>
              <w:tc>
                <w:tcPr>
                  <w:tcW w:w="1842" w:type="dxa"/>
                  <w:vAlign w:val="center"/>
                </w:tcPr>
                <w:p w14:paraId="6BDC0816" w14:textId="77777777" w:rsidR="00F414D0" w:rsidRPr="006145DB" w:rsidRDefault="00F414D0" w:rsidP="005B435E">
                  <w:pPr>
                    <w:jc w:val="center"/>
                    <w:rPr>
                      <w:rFonts w:eastAsia="Arial" w:cs="Arial"/>
                      <w:sz w:val="16"/>
                      <w:szCs w:val="16"/>
                    </w:rPr>
                  </w:pPr>
                  <w:r w:rsidRPr="006145DB">
                    <w:rPr>
                      <w:rFonts w:eastAsia="Arial" w:cs="Arial"/>
                      <w:sz w:val="16"/>
                      <w:szCs w:val="16"/>
                    </w:rPr>
                    <w:t>Listados enviados por las instancias de representación y participación de comunidad Rom o Gitana en Bogotá.</w:t>
                  </w:r>
                </w:p>
              </w:tc>
              <w:tc>
                <w:tcPr>
                  <w:tcW w:w="1134" w:type="dxa"/>
                  <w:vAlign w:val="center"/>
                </w:tcPr>
                <w:p w14:paraId="732F2E7F" w14:textId="77777777" w:rsidR="00F414D0" w:rsidRPr="006145DB" w:rsidRDefault="00F414D0" w:rsidP="005B435E">
                  <w:pPr>
                    <w:jc w:val="center"/>
                    <w:rPr>
                      <w:rFonts w:eastAsia="Arial" w:cs="Arial"/>
                      <w:sz w:val="16"/>
                      <w:szCs w:val="16"/>
                    </w:rPr>
                  </w:pPr>
                  <w:r w:rsidRPr="006145DB">
                    <w:rPr>
                      <w:rFonts w:eastAsia="Arial" w:cs="Arial"/>
                      <w:sz w:val="16"/>
                      <w:szCs w:val="16"/>
                    </w:rPr>
                    <w:t>No Disponible</w:t>
                  </w:r>
                </w:p>
              </w:tc>
              <w:tc>
                <w:tcPr>
                  <w:tcW w:w="1416" w:type="dxa"/>
                  <w:vAlign w:val="center"/>
                </w:tcPr>
                <w:p w14:paraId="7417BDBD" w14:textId="77777777" w:rsidR="00F414D0" w:rsidRPr="006145DB" w:rsidRDefault="00F414D0" w:rsidP="005B435E">
                  <w:pPr>
                    <w:jc w:val="center"/>
                    <w:rPr>
                      <w:rFonts w:eastAsia="Arial" w:cs="Arial"/>
                      <w:sz w:val="16"/>
                      <w:szCs w:val="16"/>
                    </w:rPr>
                  </w:pPr>
                  <w:r w:rsidRPr="006145DB">
                    <w:rPr>
                      <w:rFonts w:eastAsia="Arial" w:cs="Arial"/>
                      <w:sz w:val="16"/>
                      <w:szCs w:val="16"/>
                    </w:rPr>
                    <w:t>Dirección de Asuntos Étnicos de la Secretaría Distrital de Gobierno</w:t>
                  </w:r>
                </w:p>
              </w:tc>
            </w:tr>
            <w:tr w:rsidR="00065C57" w:rsidRPr="006145DB" w14:paraId="2763A91C" w14:textId="77777777" w:rsidTr="00FA4867">
              <w:trPr>
                <w:trHeight w:val="300"/>
              </w:trPr>
              <w:tc>
                <w:tcPr>
                  <w:tcW w:w="3294" w:type="dxa"/>
                  <w:vAlign w:val="center"/>
                </w:tcPr>
                <w:p w14:paraId="47B7CB01" w14:textId="5F924660" w:rsidR="00F414D0" w:rsidRPr="006145DB" w:rsidRDefault="00F414D0" w:rsidP="005B435E">
                  <w:pPr>
                    <w:tabs>
                      <w:tab w:val="left" w:pos="709"/>
                    </w:tabs>
                    <w:contextualSpacing/>
                    <w:rPr>
                      <w:rFonts w:cs="Arial"/>
                      <w:sz w:val="16"/>
                      <w:szCs w:val="16"/>
                    </w:rPr>
                  </w:pPr>
                  <w:r w:rsidRPr="006145DB">
                    <w:rPr>
                      <w:rFonts w:cs="Arial"/>
                      <w:sz w:val="16"/>
                      <w:szCs w:val="16"/>
                    </w:rPr>
                    <w:t>Persona con discapacidad</w:t>
                  </w:r>
                  <w:r w:rsidR="004B043E" w:rsidRPr="006145DB">
                    <w:rPr>
                      <w:rFonts w:cs="Arial"/>
                      <w:sz w:val="16"/>
                      <w:szCs w:val="16"/>
                    </w:rPr>
                    <w:t>.</w:t>
                  </w:r>
                </w:p>
              </w:tc>
              <w:tc>
                <w:tcPr>
                  <w:tcW w:w="1842" w:type="dxa"/>
                  <w:vAlign w:val="center"/>
                </w:tcPr>
                <w:p w14:paraId="70F3B370" w14:textId="77777777" w:rsidR="00F414D0" w:rsidRPr="006145DB" w:rsidRDefault="00F414D0" w:rsidP="005B435E">
                  <w:pPr>
                    <w:tabs>
                      <w:tab w:val="left" w:pos="709"/>
                    </w:tabs>
                    <w:contextualSpacing/>
                    <w:jc w:val="center"/>
                    <w:rPr>
                      <w:rFonts w:cs="Arial"/>
                      <w:sz w:val="16"/>
                      <w:szCs w:val="16"/>
                    </w:rPr>
                  </w:pPr>
                  <w:r w:rsidRPr="006145DB">
                    <w:rPr>
                      <w:rFonts w:cs="Arial"/>
                      <w:sz w:val="16"/>
                      <w:szCs w:val="16"/>
                    </w:rPr>
                    <w:t xml:space="preserve">SIRBE </w:t>
                  </w:r>
                </w:p>
              </w:tc>
              <w:tc>
                <w:tcPr>
                  <w:tcW w:w="1134" w:type="dxa"/>
                  <w:vAlign w:val="center"/>
                </w:tcPr>
                <w:p w14:paraId="5037B3DE" w14:textId="77777777" w:rsidR="00F414D0" w:rsidRPr="006145DB" w:rsidRDefault="00F414D0" w:rsidP="005B435E">
                  <w:pPr>
                    <w:tabs>
                      <w:tab w:val="left" w:pos="709"/>
                    </w:tabs>
                    <w:contextualSpacing/>
                    <w:jc w:val="center"/>
                    <w:rPr>
                      <w:rFonts w:cs="Arial"/>
                      <w:sz w:val="16"/>
                      <w:szCs w:val="16"/>
                    </w:rPr>
                  </w:pPr>
                  <w:r w:rsidRPr="006145DB">
                    <w:rPr>
                      <w:rFonts w:cs="Arial"/>
                      <w:sz w:val="16"/>
                      <w:szCs w:val="16"/>
                    </w:rPr>
                    <w:t>Demanda</w:t>
                  </w:r>
                </w:p>
              </w:tc>
              <w:tc>
                <w:tcPr>
                  <w:tcW w:w="1416" w:type="dxa"/>
                  <w:vAlign w:val="center"/>
                </w:tcPr>
                <w:p w14:paraId="7A6247A6" w14:textId="5785EAAB" w:rsidR="00F414D0" w:rsidRPr="006145DB" w:rsidRDefault="00F414D0" w:rsidP="005B435E">
                  <w:pPr>
                    <w:tabs>
                      <w:tab w:val="left" w:pos="709"/>
                    </w:tabs>
                    <w:contextualSpacing/>
                    <w:jc w:val="center"/>
                    <w:rPr>
                      <w:rFonts w:cs="Arial"/>
                      <w:sz w:val="16"/>
                      <w:szCs w:val="16"/>
                    </w:rPr>
                  </w:pPr>
                  <w:r w:rsidRPr="006145DB">
                    <w:rPr>
                      <w:rFonts w:cs="Arial"/>
                      <w:sz w:val="16"/>
                      <w:szCs w:val="16"/>
                    </w:rPr>
                    <w:t xml:space="preserve">Secretaría Distrital de Integración Social </w:t>
                  </w:r>
                </w:p>
              </w:tc>
            </w:tr>
            <w:tr w:rsidR="00065C57" w:rsidRPr="006145DB" w14:paraId="14C9AEB9" w14:textId="77777777" w:rsidTr="00FA4867">
              <w:tc>
                <w:tcPr>
                  <w:tcW w:w="3294" w:type="dxa"/>
                </w:tcPr>
                <w:p w14:paraId="355B701D" w14:textId="77777777" w:rsidR="00F414D0" w:rsidRPr="006145DB" w:rsidRDefault="00F414D0" w:rsidP="005B435E">
                  <w:pPr>
                    <w:tabs>
                      <w:tab w:val="left" w:pos="709"/>
                    </w:tabs>
                    <w:contextualSpacing/>
                    <w:jc w:val="both"/>
                    <w:rPr>
                      <w:rFonts w:cs="Arial"/>
                      <w:sz w:val="16"/>
                      <w:szCs w:val="16"/>
                      <w:lang w:eastAsia="es-CO"/>
                    </w:rPr>
                  </w:pPr>
                  <w:r w:rsidRPr="006145DB">
                    <w:rPr>
                      <w:rFonts w:cs="Arial"/>
                      <w:sz w:val="16"/>
                      <w:szCs w:val="16"/>
                    </w:rPr>
                    <w:t>Persona de la cual dependen económicamente niños, niñas, adolescentes, personas con discapacidad u otras personas mayores.</w:t>
                  </w:r>
                </w:p>
              </w:tc>
              <w:tc>
                <w:tcPr>
                  <w:tcW w:w="1842" w:type="dxa"/>
                  <w:vAlign w:val="center"/>
                </w:tcPr>
                <w:p w14:paraId="0FE8D351"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71FF888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16" w:type="dxa"/>
                  <w:vAlign w:val="center"/>
                </w:tcPr>
                <w:p w14:paraId="73260639"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2792A3CF" w14:textId="77777777" w:rsidTr="00FA4867">
              <w:tc>
                <w:tcPr>
                  <w:tcW w:w="3294" w:type="dxa"/>
                  <w:vAlign w:val="center"/>
                </w:tcPr>
                <w:p w14:paraId="1840A5FB" w14:textId="09A2AB48" w:rsidR="00F414D0" w:rsidRPr="006145DB" w:rsidRDefault="00F414D0" w:rsidP="005B435E">
                  <w:pPr>
                    <w:tabs>
                      <w:tab w:val="left" w:pos="709"/>
                    </w:tabs>
                    <w:contextualSpacing/>
                    <w:jc w:val="both"/>
                    <w:rPr>
                      <w:rFonts w:cs="Arial"/>
                      <w:bCs/>
                      <w:sz w:val="16"/>
                      <w:szCs w:val="16"/>
                      <w:lang w:eastAsia="es-CO"/>
                    </w:rPr>
                  </w:pPr>
                  <w:r w:rsidRPr="006145DB">
                    <w:rPr>
                      <w:rFonts w:cs="Arial"/>
                      <w:sz w:val="16"/>
                      <w:szCs w:val="16"/>
                    </w:rPr>
                    <w:t>Persona con enfermedades de alto costo o enfermedades terminales certificadas por la entidad de salud</w:t>
                  </w:r>
                  <w:r w:rsidR="004B043E" w:rsidRPr="006145DB">
                    <w:rPr>
                      <w:rFonts w:cs="Arial"/>
                      <w:sz w:val="16"/>
                      <w:szCs w:val="16"/>
                    </w:rPr>
                    <w:t>.</w:t>
                  </w:r>
                </w:p>
              </w:tc>
              <w:tc>
                <w:tcPr>
                  <w:tcW w:w="1842" w:type="dxa"/>
                  <w:vAlign w:val="center"/>
                </w:tcPr>
                <w:p w14:paraId="032C5F8F"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585AAE77"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16" w:type="dxa"/>
                  <w:vAlign w:val="center"/>
                </w:tcPr>
                <w:p w14:paraId="29E3E9F2"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5A76ED31" w14:textId="77777777" w:rsidTr="00FA4867">
              <w:tc>
                <w:tcPr>
                  <w:tcW w:w="3294" w:type="dxa"/>
                  <w:vAlign w:val="center"/>
                </w:tcPr>
                <w:p w14:paraId="3FA30D32" w14:textId="40918F38" w:rsidR="00F414D0" w:rsidRPr="006145DB" w:rsidRDefault="00F414D0" w:rsidP="005B435E">
                  <w:pPr>
                    <w:pStyle w:val="Default"/>
                    <w:contextualSpacing/>
                    <w:jc w:val="both"/>
                    <w:rPr>
                      <w:color w:val="auto"/>
                      <w:sz w:val="16"/>
                      <w:szCs w:val="16"/>
                    </w:rPr>
                  </w:pPr>
                  <w:r w:rsidRPr="006145DB">
                    <w:rPr>
                      <w:color w:val="auto"/>
                      <w:sz w:val="16"/>
                      <w:szCs w:val="16"/>
                    </w:rPr>
                    <w:t>Persona de los sectores sociales LGBTI</w:t>
                  </w:r>
                  <w:r w:rsidR="004B043E" w:rsidRPr="006145DB">
                    <w:rPr>
                      <w:color w:val="auto"/>
                      <w:sz w:val="16"/>
                      <w:szCs w:val="16"/>
                    </w:rPr>
                    <w:t>.</w:t>
                  </w:r>
                </w:p>
              </w:tc>
              <w:tc>
                <w:tcPr>
                  <w:tcW w:w="1842" w:type="dxa"/>
                  <w:vAlign w:val="center"/>
                </w:tcPr>
                <w:p w14:paraId="6D3E1E90"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03276DA2"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16" w:type="dxa"/>
                  <w:vAlign w:val="center"/>
                </w:tcPr>
                <w:p w14:paraId="1AA581F2"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306ACDE6" w14:textId="77777777" w:rsidTr="00FA4867">
              <w:tc>
                <w:tcPr>
                  <w:tcW w:w="3294" w:type="dxa"/>
                  <w:vAlign w:val="center"/>
                </w:tcPr>
                <w:p w14:paraId="1F765E33" w14:textId="746E17A3" w:rsidR="00F414D0" w:rsidRPr="006145DB" w:rsidRDefault="00F414D0" w:rsidP="005B435E">
                  <w:pPr>
                    <w:pStyle w:val="Default"/>
                    <w:contextualSpacing/>
                    <w:jc w:val="both"/>
                    <w:rPr>
                      <w:color w:val="auto"/>
                      <w:sz w:val="16"/>
                      <w:szCs w:val="16"/>
                    </w:rPr>
                  </w:pPr>
                  <w:r w:rsidRPr="006145DB">
                    <w:rPr>
                      <w:color w:val="auto"/>
                      <w:sz w:val="16"/>
                      <w:szCs w:val="16"/>
                    </w:rPr>
                    <w:t>Persona con identidad de género femenino</w:t>
                  </w:r>
                  <w:r w:rsidR="004B043E" w:rsidRPr="006145DB">
                    <w:rPr>
                      <w:color w:val="auto"/>
                      <w:sz w:val="16"/>
                      <w:szCs w:val="16"/>
                    </w:rPr>
                    <w:t>.</w:t>
                  </w:r>
                </w:p>
              </w:tc>
              <w:tc>
                <w:tcPr>
                  <w:tcW w:w="1842" w:type="dxa"/>
                  <w:vAlign w:val="center"/>
                </w:tcPr>
                <w:p w14:paraId="1B088580"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30F6311B"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 Demanda</w:t>
                  </w:r>
                </w:p>
              </w:tc>
              <w:tc>
                <w:tcPr>
                  <w:tcW w:w="1416" w:type="dxa"/>
                  <w:vAlign w:val="center"/>
                </w:tcPr>
                <w:p w14:paraId="6FC695B9"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0A559ED7" w14:textId="77777777" w:rsidTr="00FA4867">
              <w:trPr>
                <w:trHeight w:val="502"/>
              </w:trPr>
              <w:tc>
                <w:tcPr>
                  <w:tcW w:w="3294" w:type="dxa"/>
                  <w:vMerge w:val="restart"/>
                  <w:vAlign w:val="center"/>
                </w:tcPr>
                <w:p w14:paraId="0C69B56B" w14:textId="77777777" w:rsidR="00F414D0" w:rsidRPr="006145DB" w:rsidRDefault="00F414D0" w:rsidP="005B435E">
                  <w:pPr>
                    <w:pStyle w:val="Default"/>
                    <w:contextualSpacing/>
                    <w:jc w:val="both"/>
                    <w:rPr>
                      <w:color w:val="auto"/>
                      <w:sz w:val="16"/>
                      <w:szCs w:val="16"/>
                    </w:rPr>
                  </w:pPr>
                  <w:r w:rsidRPr="006145DB">
                    <w:rPr>
                      <w:color w:val="auto"/>
                      <w:sz w:val="16"/>
                      <w:szCs w:val="16"/>
                    </w:rPr>
                    <w:t xml:space="preserve">Persona de mayor edad entre las personas solicitantes del servicio. </w:t>
                  </w:r>
                </w:p>
              </w:tc>
              <w:tc>
                <w:tcPr>
                  <w:tcW w:w="1842" w:type="dxa"/>
                  <w:vAlign w:val="center"/>
                </w:tcPr>
                <w:p w14:paraId="4E617A93"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SISBÉN IV Bogotá</w:t>
                  </w:r>
                </w:p>
              </w:tc>
              <w:tc>
                <w:tcPr>
                  <w:tcW w:w="1134" w:type="dxa"/>
                  <w:vAlign w:val="center"/>
                </w:tcPr>
                <w:p w14:paraId="0CA835CB"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Mensual (Mes Vencido)</w:t>
                  </w:r>
                </w:p>
              </w:tc>
              <w:tc>
                <w:tcPr>
                  <w:tcW w:w="1416" w:type="dxa"/>
                  <w:vAlign w:val="center"/>
                </w:tcPr>
                <w:p w14:paraId="2C245ECD"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065C57" w:rsidRPr="006145DB" w14:paraId="50A17AE0" w14:textId="77777777" w:rsidTr="00FA4867">
              <w:tc>
                <w:tcPr>
                  <w:tcW w:w="3294" w:type="dxa"/>
                  <w:vMerge/>
                  <w:vAlign w:val="center"/>
                </w:tcPr>
                <w:p w14:paraId="11BB52B5" w14:textId="77777777" w:rsidR="00F414D0" w:rsidRPr="006145DB" w:rsidRDefault="00F414D0" w:rsidP="005B435E">
                  <w:pPr>
                    <w:pStyle w:val="Default"/>
                    <w:contextualSpacing/>
                    <w:jc w:val="both"/>
                    <w:rPr>
                      <w:color w:val="auto"/>
                      <w:sz w:val="16"/>
                      <w:szCs w:val="16"/>
                    </w:rPr>
                  </w:pPr>
                </w:p>
              </w:tc>
              <w:tc>
                <w:tcPr>
                  <w:tcW w:w="1842" w:type="dxa"/>
                  <w:vAlign w:val="center"/>
                </w:tcPr>
                <w:p w14:paraId="5A60B0DC"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Registro Social de Hogares (RNEC)</w:t>
                  </w:r>
                </w:p>
              </w:tc>
              <w:tc>
                <w:tcPr>
                  <w:tcW w:w="1134" w:type="dxa"/>
                  <w:vAlign w:val="center"/>
                </w:tcPr>
                <w:p w14:paraId="4A6DD039"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Mensual (Mes Vencido)</w:t>
                  </w:r>
                </w:p>
              </w:tc>
              <w:tc>
                <w:tcPr>
                  <w:tcW w:w="1416" w:type="dxa"/>
                  <w:vAlign w:val="center"/>
                </w:tcPr>
                <w:p w14:paraId="71D9EE8D"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065C57" w:rsidRPr="006145DB" w14:paraId="14522C2C" w14:textId="77777777" w:rsidTr="00FA4867">
              <w:tc>
                <w:tcPr>
                  <w:tcW w:w="3294" w:type="dxa"/>
                  <w:vMerge/>
                  <w:vAlign w:val="center"/>
                </w:tcPr>
                <w:p w14:paraId="5DF3D3B1" w14:textId="77777777" w:rsidR="00F414D0" w:rsidRPr="006145DB" w:rsidRDefault="00F414D0" w:rsidP="005B435E">
                  <w:pPr>
                    <w:pStyle w:val="Default"/>
                    <w:contextualSpacing/>
                    <w:jc w:val="both"/>
                    <w:rPr>
                      <w:color w:val="auto"/>
                      <w:sz w:val="16"/>
                      <w:szCs w:val="16"/>
                    </w:rPr>
                  </w:pPr>
                </w:p>
              </w:tc>
              <w:tc>
                <w:tcPr>
                  <w:tcW w:w="1842" w:type="dxa"/>
                  <w:vAlign w:val="center"/>
                </w:tcPr>
                <w:p w14:paraId="6E0D11D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0672CF43" w14:textId="3E8DC678"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16" w:type="dxa"/>
                  <w:vAlign w:val="center"/>
                </w:tcPr>
                <w:p w14:paraId="7D85E293"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10BFBF50" w14:textId="77777777" w:rsidTr="00FA4867">
              <w:tc>
                <w:tcPr>
                  <w:tcW w:w="3294" w:type="dxa"/>
                  <w:vAlign w:val="center"/>
                </w:tcPr>
                <w:p w14:paraId="2F7556BF" w14:textId="7A863E5C" w:rsidR="00F414D0" w:rsidRPr="006145DB" w:rsidRDefault="00065C57" w:rsidP="005B435E">
                  <w:pPr>
                    <w:tabs>
                      <w:tab w:val="left" w:pos="709"/>
                    </w:tabs>
                    <w:contextualSpacing/>
                    <w:jc w:val="both"/>
                    <w:rPr>
                      <w:rFonts w:cs="Arial"/>
                      <w:sz w:val="16"/>
                      <w:szCs w:val="16"/>
                      <w:lang w:eastAsia="es-CO"/>
                    </w:rPr>
                  </w:pPr>
                  <w:r w:rsidRPr="006145DB">
                    <w:rPr>
                      <w:rFonts w:cs="Arial"/>
                      <w:sz w:val="16"/>
                      <w:szCs w:val="16"/>
                    </w:rPr>
                    <w:t>Personas que egresan por finalización del proceso en servicios públicos de atención institucionalizada que no cuenten con una red de apoyo social o familiar o que esta red se encuentre en vulnerabilidad económica.</w:t>
                  </w:r>
                </w:p>
              </w:tc>
              <w:tc>
                <w:tcPr>
                  <w:tcW w:w="1842" w:type="dxa"/>
                  <w:vAlign w:val="center"/>
                </w:tcPr>
                <w:p w14:paraId="438DB128"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2DD22838"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16" w:type="dxa"/>
                  <w:vAlign w:val="center"/>
                </w:tcPr>
                <w:p w14:paraId="725DBA44"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072A11A6" w14:textId="77777777" w:rsidTr="00FA4867">
              <w:tc>
                <w:tcPr>
                  <w:tcW w:w="3294" w:type="dxa"/>
                  <w:vAlign w:val="center"/>
                </w:tcPr>
                <w:p w14:paraId="271B163D" w14:textId="77777777" w:rsidR="00F414D0" w:rsidRPr="006145DB" w:rsidRDefault="00F414D0" w:rsidP="005B435E">
                  <w:pPr>
                    <w:pStyle w:val="Default"/>
                    <w:contextualSpacing/>
                    <w:jc w:val="both"/>
                    <w:rPr>
                      <w:color w:val="auto"/>
                      <w:sz w:val="16"/>
                      <w:szCs w:val="16"/>
                    </w:rPr>
                  </w:pPr>
                  <w:r w:rsidRPr="006145DB">
                    <w:rPr>
                      <w:color w:val="auto"/>
                      <w:sz w:val="16"/>
                      <w:szCs w:val="16"/>
                    </w:rPr>
                    <w:t xml:space="preserve">Persona que vive sola y sus ingresos no superan el medio (1/2) SMMLV </w:t>
                  </w:r>
                </w:p>
              </w:tc>
              <w:tc>
                <w:tcPr>
                  <w:tcW w:w="1842" w:type="dxa"/>
                  <w:vAlign w:val="center"/>
                </w:tcPr>
                <w:p w14:paraId="5530E226" w14:textId="77777777" w:rsidR="00F414D0" w:rsidRPr="006145DB" w:rsidRDefault="00F414D0" w:rsidP="005B435E">
                  <w:pPr>
                    <w:tabs>
                      <w:tab w:val="left" w:pos="709"/>
                    </w:tabs>
                    <w:contextualSpacing/>
                    <w:jc w:val="center"/>
                    <w:rPr>
                      <w:rFonts w:eastAsia="Arial" w:cs="Arial"/>
                      <w:sz w:val="16"/>
                      <w:szCs w:val="16"/>
                    </w:rPr>
                  </w:pPr>
                  <w:r w:rsidRPr="006145DB">
                    <w:rPr>
                      <w:rFonts w:cs="Arial"/>
                      <w:sz w:val="16"/>
                      <w:szCs w:val="16"/>
                      <w:lang w:eastAsia="es-CO"/>
                    </w:rPr>
                    <w:t>SIRBE</w:t>
                  </w:r>
                </w:p>
              </w:tc>
              <w:tc>
                <w:tcPr>
                  <w:tcW w:w="1134" w:type="dxa"/>
                  <w:vAlign w:val="center"/>
                </w:tcPr>
                <w:p w14:paraId="4F60AA4A" w14:textId="77777777" w:rsidR="00F414D0" w:rsidRPr="006145DB" w:rsidRDefault="00F414D0" w:rsidP="005B435E">
                  <w:pPr>
                    <w:tabs>
                      <w:tab w:val="left" w:pos="709"/>
                    </w:tabs>
                    <w:contextualSpacing/>
                    <w:jc w:val="center"/>
                    <w:rPr>
                      <w:rFonts w:eastAsia="Arial" w:cs="Arial"/>
                      <w:sz w:val="16"/>
                      <w:szCs w:val="16"/>
                      <w:lang w:eastAsia="es-CO"/>
                    </w:rPr>
                  </w:pPr>
                  <w:r w:rsidRPr="006145DB">
                    <w:rPr>
                      <w:rFonts w:eastAsia="Arial" w:cs="Arial"/>
                      <w:sz w:val="16"/>
                      <w:szCs w:val="16"/>
                    </w:rPr>
                    <w:t>Demanda</w:t>
                  </w:r>
                </w:p>
              </w:tc>
              <w:tc>
                <w:tcPr>
                  <w:tcW w:w="1416" w:type="dxa"/>
                  <w:vAlign w:val="center"/>
                </w:tcPr>
                <w:p w14:paraId="4A71B498"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0B90D9F0" w14:textId="77777777" w:rsidTr="00FA4867">
              <w:trPr>
                <w:trHeight w:val="300"/>
              </w:trPr>
              <w:tc>
                <w:tcPr>
                  <w:tcW w:w="3294" w:type="dxa"/>
                  <w:tcBorders>
                    <w:bottom w:val="single" w:sz="4" w:space="0" w:color="auto"/>
                  </w:tcBorders>
                  <w:vAlign w:val="center"/>
                </w:tcPr>
                <w:p w14:paraId="73F3CC64" w14:textId="77777777" w:rsidR="00F414D0" w:rsidRPr="006145DB" w:rsidRDefault="00F414D0" w:rsidP="005B435E">
                  <w:pPr>
                    <w:pStyle w:val="Default"/>
                    <w:jc w:val="both"/>
                    <w:rPr>
                      <w:color w:val="auto"/>
                      <w:sz w:val="16"/>
                      <w:szCs w:val="16"/>
                    </w:rPr>
                  </w:pPr>
                  <w:r w:rsidRPr="006145DB">
                    <w:rPr>
                      <w:color w:val="auto"/>
                      <w:sz w:val="16"/>
                      <w:szCs w:val="16"/>
                    </w:rPr>
                    <w:t>Persona que vive con la familia y al sumar los ingresos del hogar y dividirlo por el número de integrantes, es inferior o igual a medio (1/2) SMMLV por persona.</w:t>
                  </w:r>
                </w:p>
              </w:tc>
              <w:tc>
                <w:tcPr>
                  <w:tcW w:w="1842" w:type="dxa"/>
                  <w:tcBorders>
                    <w:bottom w:val="single" w:sz="4" w:space="0" w:color="auto"/>
                  </w:tcBorders>
                  <w:vAlign w:val="center"/>
                </w:tcPr>
                <w:p w14:paraId="6AF51648" w14:textId="77777777" w:rsidR="00F414D0" w:rsidRPr="006145DB" w:rsidRDefault="00F414D0" w:rsidP="005B435E">
                  <w:pPr>
                    <w:tabs>
                      <w:tab w:val="left" w:pos="709"/>
                    </w:tabs>
                    <w:contextualSpacing/>
                    <w:jc w:val="center"/>
                    <w:rPr>
                      <w:rFonts w:eastAsia="Arial" w:cs="Arial"/>
                      <w:sz w:val="16"/>
                      <w:szCs w:val="16"/>
                    </w:rPr>
                  </w:pPr>
                  <w:r w:rsidRPr="006145DB">
                    <w:rPr>
                      <w:rFonts w:cs="Arial"/>
                      <w:sz w:val="16"/>
                      <w:szCs w:val="16"/>
                      <w:lang w:eastAsia="es-CO"/>
                    </w:rPr>
                    <w:t xml:space="preserve">SIRBE </w:t>
                  </w:r>
                </w:p>
              </w:tc>
              <w:tc>
                <w:tcPr>
                  <w:tcW w:w="1134" w:type="dxa"/>
                  <w:tcBorders>
                    <w:bottom w:val="single" w:sz="4" w:space="0" w:color="auto"/>
                  </w:tcBorders>
                  <w:vAlign w:val="center"/>
                </w:tcPr>
                <w:p w14:paraId="5764AF08" w14:textId="77777777" w:rsidR="00F414D0" w:rsidRPr="006145DB" w:rsidRDefault="00F414D0" w:rsidP="005B435E">
                  <w:pPr>
                    <w:tabs>
                      <w:tab w:val="left" w:pos="709"/>
                    </w:tabs>
                    <w:contextualSpacing/>
                    <w:jc w:val="center"/>
                    <w:rPr>
                      <w:rFonts w:eastAsia="Arial" w:cs="Arial"/>
                      <w:sz w:val="16"/>
                      <w:szCs w:val="16"/>
                      <w:lang w:eastAsia="es-CO"/>
                    </w:rPr>
                  </w:pPr>
                  <w:r w:rsidRPr="006145DB">
                    <w:rPr>
                      <w:rFonts w:eastAsia="Arial" w:cs="Arial"/>
                      <w:sz w:val="16"/>
                      <w:szCs w:val="16"/>
                    </w:rPr>
                    <w:t>Demanda</w:t>
                  </w:r>
                </w:p>
              </w:tc>
              <w:tc>
                <w:tcPr>
                  <w:tcW w:w="1416" w:type="dxa"/>
                  <w:tcBorders>
                    <w:bottom w:val="single" w:sz="4" w:space="0" w:color="auto"/>
                  </w:tcBorders>
                  <w:vAlign w:val="center"/>
                </w:tcPr>
                <w:p w14:paraId="4C9BAEE1"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696B7119" w14:textId="77777777" w:rsidTr="00FA4867">
              <w:tc>
                <w:tcPr>
                  <w:tcW w:w="3294" w:type="dxa"/>
                  <w:tcBorders>
                    <w:bottom w:val="single" w:sz="4" w:space="0" w:color="auto"/>
                  </w:tcBorders>
                  <w:vAlign w:val="center"/>
                </w:tcPr>
                <w:p w14:paraId="4F058AC1" w14:textId="77777777" w:rsidR="00F414D0" w:rsidRPr="006145DB" w:rsidRDefault="00F414D0" w:rsidP="005B435E">
                  <w:pPr>
                    <w:pStyle w:val="Default"/>
                    <w:jc w:val="both"/>
                    <w:rPr>
                      <w:color w:val="auto"/>
                      <w:sz w:val="16"/>
                      <w:szCs w:val="16"/>
                    </w:rPr>
                  </w:pPr>
                  <w:r w:rsidRPr="006145DB">
                    <w:rPr>
                      <w:color w:val="auto"/>
                      <w:sz w:val="16"/>
                      <w:szCs w:val="16"/>
                    </w:rPr>
                    <w:t>Personas registradas en la encuesta SISBEN IV que se encuentran en los grupos A, B y hasta nivel C1.</w:t>
                  </w:r>
                </w:p>
              </w:tc>
              <w:tc>
                <w:tcPr>
                  <w:tcW w:w="1842" w:type="dxa"/>
                  <w:tcBorders>
                    <w:bottom w:val="single" w:sz="4" w:space="0" w:color="auto"/>
                  </w:tcBorders>
                  <w:vAlign w:val="center"/>
                </w:tcPr>
                <w:p w14:paraId="22A8DB4B"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SISBEN IV Bogotá </w:t>
                  </w:r>
                </w:p>
              </w:tc>
              <w:tc>
                <w:tcPr>
                  <w:tcW w:w="1134" w:type="dxa"/>
                  <w:tcBorders>
                    <w:bottom w:val="single" w:sz="4" w:space="0" w:color="auto"/>
                  </w:tcBorders>
                  <w:vAlign w:val="center"/>
                </w:tcPr>
                <w:p w14:paraId="42F1832B"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416" w:type="dxa"/>
                  <w:tcBorders>
                    <w:bottom w:val="single" w:sz="4" w:space="0" w:color="auto"/>
                  </w:tcBorders>
                  <w:vAlign w:val="center"/>
                </w:tcPr>
                <w:p w14:paraId="4641E7E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Planeación – SDP </w:t>
                  </w:r>
                </w:p>
              </w:tc>
            </w:tr>
            <w:tr w:rsidR="00065C57" w:rsidRPr="006145DB" w14:paraId="7FFCF95C" w14:textId="77777777" w:rsidTr="00FA4867">
              <w:tc>
                <w:tcPr>
                  <w:tcW w:w="3294" w:type="dxa"/>
                  <w:tcBorders>
                    <w:top w:val="single" w:sz="4" w:space="0" w:color="auto"/>
                    <w:left w:val="nil"/>
                    <w:bottom w:val="nil"/>
                    <w:right w:val="nil"/>
                  </w:tcBorders>
                </w:tcPr>
                <w:p w14:paraId="4D7A4155" w14:textId="77777777" w:rsidR="0021610C" w:rsidRPr="006145DB" w:rsidRDefault="0021610C" w:rsidP="005B435E">
                  <w:pPr>
                    <w:pStyle w:val="Default"/>
                    <w:jc w:val="both"/>
                    <w:rPr>
                      <w:color w:val="auto"/>
                      <w:sz w:val="16"/>
                      <w:szCs w:val="16"/>
                    </w:rPr>
                  </w:pPr>
                </w:p>
              </w:tc>
              <w:tc>
                <w:tcPr>
                  <w:tcW w:w="1842" w:type="dxa"/>
                  <w:tcBorders>
                    <w:top w:val="single" w:sz="4" w:space="0" w:color="auto"/>
                    <w:left w:val="nil"/>
                    <w:bottom w:val="nil"/>
                    <w:right w:val="nil"/>
                  </w:tcBorders>
                  <w:vAlign w:val="center"/>
                </w:tcPr>
                <w:p w14:paraId="66293DC2" w14:textId="77777777" w:rsidR="0021610C" w:rsidRPr="006145DB" w:rsidRDefault="0021610C" w:rsidP="005B435E">
                  <w:pPr>
                    <w:tabs>
                      <w:tab w:val="left" w:pos="709"/>
                    </w:tabs>
                    <w:contextualSpacing/>
                    <w:jc w:val="center"/>
                    <w:rPr>
                      <w:rFonts w:cs="Arial"/>
                      <w:sz w:val="16"/>
                      <w:szCs w:val="16"/>
                      <w:lang w:eastAsia="es-CO"/>
                    </w:rPr>
                  </w:pPr>
                </w:p>
              </w:tc>
              <w:tc>
                <w:tcPr>
                  <w:tcW w:w="1134" w:type="dxa"/>
                  <w:tcBorders>
                    <w:top w:val="single" w:sz="4" w:space="0" w:color="auto"/>
                    <w:left w:val="nil"/>
                    <w:bottom w:val="nil"/>
                    <w:right w:val="nil"/>
                  </w:tcBorders>
                  <w:vAlign w:val="center"/>
                </w:tcPr>
                <w:p w14:paraId="57331A2F" w14:textId="77777777" w:rsidR="0021610C" w:rsidRPr="006145DB" w:rsidRDefault="0021610C" w:rsidP="005B435E">
                  <w:pPr>
                    <w:tabs>
                      <w:tab w:val="left" w:pos="709"/>
                    </w:tabs>
                    <w:contextualSpacing/>
                    <w:jc w:val="center"/>
                    <w:rPr>
                      <w:rFonts w:cs="Arial"/>
                      <w:sz w:val="16"/>
                      <w:szCs w:val="16"/>
                      <w:lang w:eastAsia="es-CO"/>
                    </w:rPr>
                  </w:pPr>
                </w:p>
              </w:tc>
              <w:tc>
                <w:tcPr>
                  <w:tcW w:w="1416" w:type="dxa"/>
                  <w:tcBorders>
                    <w:top w:val="single" w:sz="4" w:space="0" w:color="auto"/>
                    <w:left w:val="nil"/>
                    <w:bottom w:val="nil"/>
                    <w:right w:val="nil"/>
                  </w:tcBorders>
                  <w:vAlign w:val="center"/>
                </w:tcPr>
                <w:p w14:paraId="5E806DB1" w14:textId="77777777" w:rsidR="0021610C" w:rsidRPr="006145DB" w:rsidRDefault="0021610C" w:rsidP="005B435E">
                  <w:pPr>
                    <w:tabs>
                      <w:tab w:val="left" w:pos="709"/>
                    </w:tabs>
                    <w:contextualSpacing/>
                    <w:jc w:val="center"/>
                    <w:rPr>
                      <w:rFonts w:cs="Arial"/>
                      <w:sz w:val="16"/>
                      <w:szCs w:val="16"/>
                      <w:lang w:eastAsia="es-CO"/>
                    </w:rPr>
                  </w:pPr>
                </w:p>
              </w:tc>
            </w:tr>
          </w:tbl>
          <w:p w14:paraId="59DEAB8A" w14:textId="77777777" w:rsidR="00F414D0" w:rsidRPr="006145DB" w:rsidRDefault="00F414D0" w:rsidP="005B435E">
            <w:pPr>
              <w:tabs>
                <w:tab w:val="left" w:pos="709"/>
              </w:tabs>
              <w:spacing w:after="0" w:line="240" w:lineRule="auto"/>
              <w:contextualSpacing/>
              <w:jc w:val="both"/>
              <w:rPr>
                <w:rFonts w:cs="Arial"/>
                <w:bCs/>
                <w:sz w:val="20"/>
                <w:szCs w:val="20"/>
                <w:lang w:eastAsia="es-CO"/>
              </w:rPr>
            </w:pPr>
          </w:p>
        </w:tc>
      </w:tr>
      <w:tr w:rsidR="00BA311D" w:rsidRPr="006145DB" w14:paraId="70C91D0B" w14:textId="77777777" w:rsidTr="00391A11">
        <w:trPr>
          <w:trHeight w:val="873"/>
          <w:jc w:val="center"/>
        </w:trPr>
        <w:tc>
          <w:tcPr>
            <w:tcW w:w="1555" w:type="dxa"/>
            <w:vAlign w:val="center"/>
          </w:tcPr>
          <w:p w14:paraId="7BD914F8" w14:textId="77777777" w:rsidR="00F414D0" w:rsidRPr="006145DB" w:rsidRDefault="00F414D0" w:rsidP="005B435E">
            <w:pPr>
              <w:spacing w:after="0" w:line="240" w:lineRule="auto"/>
              <w:ind w:left="1"/>
              <w:contextualSpacing/>
              <w:rPr>
                <w:rFonts w:cs="Arial"/>
                <w:sz w:val="20"/>
                <w:szCs w:val="20"/>
                <w:lang w:eastAsia="es-CO"/>
              </w:rPr>
            </w:pPr>
            <w:r w:rsidRPr="006145DB">
              <w:rPr>
                <w:rFonts w:cs="Arial"/>
                <w:sz w:val="20"/>
                <w:szCs w:val="20"/>
                <w:lang w:eastAsia="es-CO"/>
              </w:rPr>
              <w:t>Criterios de Ingreso y Fuentes de Información</w:t>
            </w:r>
          </w:p>
        </w:tc>
        <w:tc>
          <w:tcPr>
            <w:tcW w:w="7840" w:type="dxa"/>
          </w:tcPr>
          <w:p w14:paraId="7919FCC7" w14:textId="7B6500DA" w:rsidR="003D5238" w:rsidRPr="006145DB" w:rsidRDefault="003D5238" w:rsidP="005B435E">
            <w:pPr>
              <w:pStyle w:val="Default"/>
              <w:jc w:val="both"/>
              <w:rPr>
                <w:color w:val="auto"/>
                <w:sz w:val="20"/>
                <w:szCs w:val="20"/>
              </w:rPr>
            </w:pPr>
            <w:r w:rsidRPr="006145DB">
              <w:rPr>
                <w:color w:val="auto"/>
                <w:sz w:val="20"/>
                <w:szCs w:val="20"/>
              </w:rPr>
              <w:t xml:space="preserve">Apoyos económicos Tipo C: </w:t>
            </w:r>
          </w:p>
          <w:p w14:paraId="7AB55A57" w14:textId="77777777" w:rsidR="00F414D0" w:rsidRPr="006145DB" w:rsidRDefault="00F414D0" w:rsidP="005B435E">
            <w:pPr>
              <w:pStyle w:val="Default"/>
              <w:jc w:val="both"/>
              <w:rPr>
                <w:bCs/>
                <w:color w:val="auto"/>
                <w:sz w:val="20"/>
                <w:szCs w:val="20"/>
              </w:rPr>
            </w:pPr>
          </w:p>
          <w:tbl>
            <w:tblPr>
              <w:tblStyle w:val="Tablaconcuadrcula"/>
              <w:tblW w:w="7544" w:type="dxa"/>
              <w:tblLayout w:type="fixed"/>
              <w:tblLook w:val="04A0" w:firstRow="1" w:lastRow="0" w:firstColumn="1" w:lastColumn="0" w:noHBand="0" w:noVBand="1"/>
            </w:tblPr>
            <w:tblGrid>
              <w:gridCol w:w="3008"/>
              <w:gridCol w:w="1561"/>
              <w:gridCol w:w="1134"/>
              <w:gridCol w:w="1841"/>
            </w:tblGrid>
            <w:tr w:rsidR="00065C57" w:rsidRPr="006145DB" w14:paraId="43008074" w14:textId="77777777" w:rsidTr="006C6798">
              <w:trPr>
                <w:trHeight w:val="300"/>
              </w:trPr>
              <w:tc>
                <w:tcPr>
                  <w:tcW w:w="3008" w:type="dxa"/>
                  <w:vAlign w:val="center"/>
                </w:tcPr>
                <w:p w14:paraId="1A57B1C5"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Categoría </w:t>
                  </w:r>
                </w:p>
              </w:tc>
              <w:tc>
                <w:tcPr>
                  <w:tcW w:w="1561" w:type="dxa"/>
                  <w:vAlign w:val="center"/>
                </w:tcPr>
                <w:p w14:paraId="314B9747"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bCs/>
                      <w:sz w:val="16"/>
                      <w:szCs w:val="16"/>
                      <w:lang w:eastAsia="es-CO"/>
                    </w:rPr>
                    <w:t>Fuente de Información</w:t>
                  </w:r>
                </w:p>
              </w:tc>
              <w:tc>
                <w:tcPr>
                  <w:tcW w:w="1134" w:type="dxa"/>
                  <w:vAlign w:val="center"/>
                </w:tcPr>
                <w:p w14:paraId="3BF747EC"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bCs/>
                      <w:sz w:val="16"/>
                      <w:szCs w:val="16"/>
                      <w:lang w:eastAsia="es-CO"/>
                    </w:rPr>
                    <w:t>Periodicidad</w:t>
                  </w:r>
                </w:p>
              </w:tc>
              <w:tc>
                <w:tcPr>
                  <w:tcW w:w="1841" w:type="dxa"/>
                  <w:vAlign w:val="center"/>
                </w:tcPr>
                <w:p w14:paraId="188F0D5E" w14:textId="77777777" w:rsidR="00F414D0" w:rsidRPr="006145DB" w:rsidRDefault="00F414D0" w:rsidP="005B435E">
                  <w:pPr>
                    <w:tabs>
                      <w:tab w:val="left" w:pos="709"/>
                    </w:tabs>
                    <w:contextualSpacing/>
                    <w:jc w:val="center"/>
                    <w:rPr>
                      <w:rFonts w:cs="Arial"/>
                      <w:bCs/>
                      <w:sz w:val="16"/>
                      <w:szCs w:val="16"/>
                      <w:lang w:eastAsia="es-CO"/>
                    </w:rPr>
                  </w:pPr>
                  <w:r w:rsidRPr="006145DB">
                    <w:rPr>
                      <w:rFonts w:cs="Arial"/>
                      <w:sz w:val="16"/>
                      <w:szCs w:val="16"/>
                      <w:lang w:eastAsia="es-CO"/>
                    </w:rPr>
                    <w:t>Administrador</w:t>
                  </w:r>
                </w:p>
              </w:tc>
            </w:tr>
            <w:tr w:rsidR="00065C57" w:rsidRPr="006145DB" w14:paraId="79ECCED7" w14:textId="77777777" w:rsidTr="006C6798">
              <w:trPr>
                <w:trHeight w:val="300"/>
              </w:trPr>
              <w:tc>
                <w:tcPr>
                  <w:tcW w:w="3008" w:type="dxa"/>
                  <w:tcBorders>
                    <w:bottom w:val="single" w:sz="4" w:space="0" w:color="auto"/>
                  </w:tcBorders>
                  <w:vAlign w:val="center"/>
                </w:tcPr>
                <w:p w14:paraId="054CA98D" w14:textId="1CFF0662" w:rsidR="00F414D0" w:rsidRPr="006145DB" w:rsidRDefault="00F414D0" w:rsidP="005B435E">
                  <w:pPr>
                    <w:pStyle w:val="Default"/>
                    <w:contextualSpacing/>
                    <w:jc w:val="both"/>
                    <w:rPr>
                      <w:color w:val="auto"/>
                      <w:sz w:val="16"/>
                      <w:szCs w:val="16"/>
                    </w:rPr>
                  </w:pPr>
                  <w:r w:rsidRPr="006145DB">
                    <w:rPr>
                      <w:color w:val="auto"/>
                      <w:sz w:val="16"/>
                      <w:szCs w:val="16"/>
                    </w:rPr>
                    <w:t>Persona colombiana</w:t>
                  </w:r>
                  <w:r w:rsidR="005977A4" w:rsidRPr="006145DB">
                    <w:rPr>
                      <w:color w:val="auto"/>
                      <w:sz w:val="16"/>
                      <w:szCs w:val="16"/>
                    </w:rPr>
                    <w:t>.</w:t>
                  </w:r>
                </w:p>
              </w:tc>
              <w:tc>
                <w:tcPr>
                  <w:tcW w:w="1561" w:type="dxa"/>
                  <w:tcBorders>
                    <w:bottom w:val="single" w:sz="4" w:space="0" w:color="auto"/>
                  </w:tcBorders>
                  <w:vAlign w:val="center"/>
                </w:tcPr>
                <w:p w14:paraId="69113DAB"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cs="Arial"/>
                      <w:sz w:val="16"/>
                      <w:szCs w:val="16"/>
                      <w:lang w:eastAsia="es-CO"/>
                    </w:rPr>
                    <w:t xml:space="preserve">SIRBE </w:t>
                  </w:r>
                </w:p>
              </w:tc>
              <w:tc>
                <w:tcPr>
                  <w:tcW w:w="1134" w:type="dxa"/>
                  <w:tcBorders>
                    <w:bottom w:val="single" w:sz="4" w:space="0" w:color="auto"/>
                  </w:tcBorders>
                  <w:vAlign w:val="center"/>
                </w:tcPr>
                <w:p w14:paraId="5577B2D8"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1" w:type="dxa"/>
                  <w:tcBorders>
                    <w:bottom w:val="single" w:sz="4" w:space="0" w:color="auto"/>
                  </w:tcBorders>
                  <w:vAlign w:val="center"/>
                </w:tcPr>
                <w:p w14:paraId="6C14ED9F"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5BF2D0EE" w14:textId="77777777" w:rsidTr="006C6798">
              <w:trPr>
                <w:trHeight w:val="300"/>
              </w:trPr>
              <w:tc>
                <w:tcPr>
                  <w:tcW w:w="3008" w:type="dxa"/>
                  <w:tcBorders>
                    <w:bottom w:val="single" w:sz="4" w:space="0" w:color="auto"/>
                  </w:tcBorders>
                  <w:vAlign w:val="center"/>
                </w:tcPr>
                <w:p w14:paraId="0CC80578" w14:textId="7EA49B44" w:rsidR="00F414D0" w:rsidRPr="006145DB" w:rsidRDefault="00F414D0" w:rsidP="005B435E">
                  <w:pPr>
                    <w:pStyle w:val="Default"/>
                    <w:contextualSpacing/>
                    <w:jc w:val="both"/>
                    <w:rPr>
                      <w:color w:val="auto"/>
                      <w:sz w:val="16"/>
                      <w:szCs w:val="16"/>
                    </w:rPr>
                  </w:pPr>
                  <w:r w:rsidRPr="006145DB">
                    <w:rPr>
                      <w:color w:val="auto"/>
                      <w:sz w:val="16"/>
                      <w:szCs w:val="16"/>
                    </w:rPr>
                    <w:t>Residente en el Distrito Capital</w:t>
                  </w:r>
                  <w:r w:rsidR="005977A4" w:rsidRPr="006145DB">
                    <w:rPr>
                      <w:color w:val="auto"/>
                      <w:sz w:val="16"/>
                      <w:szCs w:val="16"/>
                    </w:rPr>
                    <w:t>.</w:t>
                  </w:r>
                  <w:r w:rsidRPr="006145DB">
                    <w:rPr>
                      <w:color w:val="auto"/>
                      <w:sz w:val="16"/>
                      <w:szCs w:val="16"/>
                    </w:rPr>
                    <w:t xml:space="preserve"> </w:t>
                  </w:r>
                </w:p>
              </w:tc>
              <w:tc>
                <w:tcPr>
                  <w:tcW w:w="1561" w:type="dxa"/>
                  <w:tcBorders>
                    <w:bottom w:val="single" w:sz="4" w:space="0" w:color="auto"/>
                  </w:tcBorders>
                  <w:vAlign w:val="center"/>
                </w:tcPr>
                <w:p w14:paraId="70868DB4"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cs="Arial"/>
                      <w:sz w:val="16"/>
                      <w:szCs w:val="16"/>
                      <w:lang w:eastAsia="es-CO"/>
                    </w:rPr>
                    <w:t xml:space="preserve">SIRBE </w:t>
                  </w:r>
                </w:p>
              </w:tc>
              <w:tc>
                <w:tcPr>
                  <w:tcW w:w="1134" w:type="dxa"/>
                  <w:tcBorders>
                    <w:bottom w:val="single" w:sz="4" w:space="0" w:color="auto"/>
                  </w:tcBorders>
                  <w:vAlign w:val="center"/>
                </w:tcPr>
                <w:p w14:paraId="74F72CAC"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1" w:type="dxa"/>
                  <w:tcBorders>
                    <w:bottom w:val="single" w:sz="4" w:space="0" w:color="auto"/>
                  </w:tcBorders>
                  <w:vAlign w:val="center"/>
                </w:tcPr>
                <w:p w14:paraId="4979AD1B" w14:textId="77777777" w:rsidR="00F414D0" w:rsidRPr="006145DB" w:rsidRDefault="00F414D0" w:rsidP="005B435E">
                  <w:pPr>
                    <w:tabs>
                      <w:tab w:val="left" w:pos="709"/>
                    </w:tabs>
                    <w:contextualSpacing/>
                    <w:jc w:val="center"/>
                    <w:rPr>
                      <w:rFonts w:cs="Arial"/>
                      <w:b/>
                      <w:bCs/>
                      <w:sz w:val="16"/>
                      <w:szCs w:val="16"/>
                      <w:lang w:eastAsia="es-CO"/>
                    </w:rPr>
                  </w:pPr>
                  <w:r w:rsidRPr="006145DB">
                    <w:rPr>
                      <w:rFonts w:cs="Arial"/>
                      <w:sz w:val="16"/>
                      <w:szCs w:val="16"/>
                      <w:lang w:eastAsia="es-CO"/>
                    </w:rPr>
                    <w:t xml:space="preserve">Secretaría Distrital de Integración Social </w:t>
                  </w:r>
                </w:p>
              </w:tc>
            </w:tr>
            <w:tr w:rsidR="00065C57" w:rsidRPr="006145DB" w14:paraId="7D6421DA" w14:textId="77777777" w:rsidTr="006C6798">
              <w:trPr>
                <w:trHeight w:val="300"/>
              </w:trPr>
              <w:tc>
                <w:tcPr>
                  <w:tcW w:w="3008" w:type="dxa"/>
                  <w:vMerge w:val="restart"/>
                  <w:tcBorders>
                    <w:top w:val="single" w:sz="4" w:space="0" w:color="auto"/>
                  </w:tcBorders>
                  <w:vAlign w:val="center"/>
                </w:tcPr>
                <w:p w14:paraId="0D46186D" w14:textId="0BE56C5A" w:rsidR="00F414D0" w:rsidRPr="006145DB" w:rsidRDefault="00F414D0" w:rsidP="005B435E">
                  <w:pPr>
                    <w:tabs>
                      <w:tab w:val="left" w:pos="709"/>
                    </w:tabs>
                    <w:contextualSpacing/>
                    <w:jc w:val="both"/>
                    <w:rPr>
                      <w:rFonts w:cs="Arial"/>
                      <w:sz w:val="16"/>
                      <w:szCs w:val="16"/>
                      <w:lang w:eastAsia="es-CO"/>
                    </w:rPr>
                  </w:pPr>
                  <w:r w:rsidRPr="006145DB">
                    <w:rPr>
                      <w:rFonts w:cs="Arial"/>
                      <w:sz w:val="16"/>
                      <w:szCs w:val="16"/>
                      <w:lang w:eastAsia="es-CO"/>
                    </w:rPr>
                    <w:t>Persona que tenga como mínimo tres (3) años menos de la edad que rige para adquirir el derecho a pensión por vejez (Desde 54 años mujeres y 59 años hombres)</w:t>
                  </w:r>
                  <w:r w:rsidR="005977A4" w:rsidRPr="006145DB">
                    <w:rPr>
                      <w:rFonts w:cs="Arial"/>
                      <w:sz w:val="16"/>
                      <w:szCs w:val="16"/>
                      <w:lang w:eastAsia="es-CO"/>
                    </w:rPr>
                    <w:t>.</w:t>
                  </w:r>
                </w:p>
              </w:tc>
              <w:tc>
                <w:tcPr>
                  <w:tcW w:w="1561" w:type="dxa"/>
                  <w:tcBorders>
                    <w:top w:val="single" w:sz="4" w:space="0" w:color="auto"/>
                  </w:tcBorders>
                  <w:vAlign w:val="center"/>
                </w:tcPr>
                <w:p w14:paraId="5523B888"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cs="Arial"/>
                      <w:sz w:val="16"/>
                      <w:szCs w:val="16"/>
                      <w:lang w:eastAsia="es-CO"/>
                    </w:rPr>
                    <w:t>SISBEN IV Bogotá</w:t>
                  </w:r>
                </w:p>
              </w:tc>
              <w:tc>
                <w:tcPr>
                  <w:tcW w:w="1134" w:type="dxa"/>
                  <w:tcBorders>
                    <w:top w:val="single" w:sz="4" w:space="0" w:color="auto"/>
                  </w:tcBorders>
                  <w:vAlign w:val="center"/>
                </w:tcPr>
                <w:p w14:paraId="566B1651"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841" w:type="dxa"/>
                  <w:tcBorders>
                    <w:top w:val="single" w:sz="4" w:space="0" w:color="auto"/>
                  </w:tcBorders>
                  <w:vAlign w:val="center"/>
                </w:tcPr>
                <w:p w14:paraId="65440441"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Planeación – SDP </w:t>
                  </w:r>
                </w:p>
              </w:tc>
            </w:tr>
            <w:tr w:rsidR="00065C57" w:rsidRPr="006145DB" w14:paraId="3AF834A0" w14:textId="77777777" w:rsidTr="006C6798">
              <w:trPr>
                <w:trHeight w:val="300"/>
              </w:trPr>
              <w:tc>
                <w:tcPr>
                  <w:tcW w:w="3008" w:type="dxa"/>
                  <w:vMerge/>
                  <w:vAlign w:val="center"/>
                </w:tcPr>
                <w:p w14:paraId="0573AC26" w14:textId="77777777" w:rsidR="00F414D0" w:rsidRPr="006145DB" w:rsidRDefault="00F414D0" w:rsidP="005B435E">
                  <w:pPr>
                    <w:tabs>
                      <w:tab w:val="left" w:pos="709"/>
                    </w:tabs>
                    <w:contextualSpacing/>
                    <w:jc w:val="both"/>
                    <w:rPr>
                      <w:rFonts w:cs="Arial"/>
                      <w:sz w:val="16"/>
                      <w:szCs w:val="16"/>
                      <w:lang w:eastAsia="es-CO"/>
                    </w:rPr>
                  </w:pPr>
                </w:p>
              </w:tc>
              <w:tc>
                <w:tcPr>
                  <w:tcW w:w="1561" w:type="dxa"/>
                  <w:vAlign w:val="center"/>
                </w:tcPr>
                <w:p w14:paraId="419FDC56"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eastAsia="Arial" w:cs="Arial"/>
                      <w:sz w:val="16"/>
                      <w:szCs w:val="16"/>
                    </w:rPr>
                    <w:t>Registro Social de Hogares (RNEC)</w:t>
                  </w:r>
                </w:p>
              </w:tc>
              <w:tc>
                <w:tcPr>
                  <w:tcW w:w="1134" w:type="dxa"/>
                  <w:vAlign w:val="center"/>
                </w:tcPr>
                <w:p w14:paraId="2CD4A15D"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Mensual (Mes Vencido)</w:t>
                  </w:r>
                </w:p>
              </w:tc>
              <w:tc>
                <w:tcPr>
                  <w:tcW w:w="1841" w:type="dxa"/>
                  <w:vAlign w:val="center"/>
                </w:tcPr>
                <w:p w14:paraId="743F499E" w14:textId="77777777" w:rsidR="00F414D0" w:rsidRPr="006145DB" w:rsidRDefault="00F414D0" w:rsidP="005B435E">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065C57" w:rsidRPr="006145DB" w14:paraId="6902A2C9" w14:textId="77777777" w:rsidTr="006C6798">
              <w:trPr>
                <w:trHeight w:val="300"/>
              </w:trPr>
              <w:tc>
                <w:tcPr>
                  <w:tcW w:w="3008" w:type="dxa"/>
                  <w:vMerge/>
                  <w:vAlign w:val="center"/>
                </w:tcPr>
                <w:p w14:paraId="5F07AC46" w14:textId="77777777" w:rsidR="00F414D0" w:rsidRPr="006145DB" w:rsidRDefault="00F414D0" w:rsidP="005B435E">
                  <w:pPr>
                    <w:tabs>
                      <w:tab w:val="left" w:pos="709"/>
                    </w:tabs>
                    <w:contextualSpacing/>
                    <w:jc w:val="both"/>
                    <w:rPr>
                      <w:rFonts w:cs="Arial"/>
                      <w:sz w:val="16"/>
                      <w:szCs w:val="16"/>
                      <w:lang w:eastAsia="es-CO"/>
                    </w:rPr>
                  </w:pPr>
                </w:p>
              </w:tc>
              <w:tc>
                <w:tcPr>
                  <w:tcW w:w="1561" w:type="dxa"/>
                  <w:vAlign w:val="center"/>
                </w:tcPr>
                <w:p w14:paraId="4468E494"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0715D1D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 Demanda</w:t>
                  </w:r>
                </w:p>
              </w:tc>
              <w:tc>
                <w:tcPr>
                  <w:tcW w:w="1841" w:type="dxa"/>
                  <w:vAlign w:val="center"/>
                </w:tcPr>
                <w:p w14:paraId="6B20EBC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Secretaría Distrital de Integración Social </w:t>
                  </w:r>
                </w:p>
              </w:tc>
            </w:tr>
            <w:tr w:rsidR="00065C57" w:rsidRPr="006145DB" w14:paraId="36AB0D7D" w14:textId="77777777" w:rsidTr="006C6798">
              <w:trPr>
                <w:trHeight w:val="300"/>
              </w:trPr>
              <w:tc>
                <w:tcPr>
                  <w:tcW w:w="3008" w:type="dxa"/>
                  <w:vAlign w:val="center"/>
                </w:tcPr>
                <w:p w14:paraId="252BE358" w14:textId="7B7A7ADB" w:rsidR="00F414D0" w:rsidRPr="006145DB" w:rsidRDefault="00F414D0" w:rsidP="005B435E">
                  <w:pPr>
                    <w:pStyle w:val="Default"/>
                    <w:contextualSpacing/>
                    <w:jc w:val="both"/>
                    <w:rPr>
                      <w:color w:val="auto"/>
                      <w:sz w:val="16"/>
                      <w:szCs w:val="16"/>
                    </w:rPr>
                  </w:pPr>
                  <w:r w:rsidRPr="006145DB">
                    <w:rPr>
                      <w:color w:val="auto"/>
                      <w:sz w:val="16"/>
                      <w:szCs w:val="16"/>
                    </w:rPr>
                    <w:t>Persona no pensionada por vejez, invalidez o sobrevivencia</w:t>
                  </w:r>
                  <w:r w:rsidR="005977A4" w:rsidRPr="006145DB">
                    <w:rPr>
                      <w:color w:val="auto"/>
                      <w:sz w:val="16"/>
                      <w:szCs w:val="16"/>
                    </w:rPr>
                    <w:t>.</w:t>
                  </w:r>
                </w:p>
              </w:tc>
              <w:tc>
                <w:tcPr>
                  <w:tcW w:w="1561" w:type="dxa"/>
                  <w:vAlign w:val="center"/>
                </w:tcPr>
                <w:p w14:paraId="1FBD7725" w14:textId="77777777" w:rsidR="00F414D0" w:rsidRPr="006145DB" w:rsidRDefault="00F414D0" w:rsidP="005B435E">
                  <w:pPr>
                    <w:tabs>
                      <w:tab w:val="left" w:pos="709"/>
                    </w:tabs>
                    <w:contextualSpacing/>
                    <w:jc w:val="center"/>
                    <w:rPr>
                      <w:rFonts w:cs="Arial"/>
                      <w:sz w:val="16"/>
                      <w:szCs w:val="16"/>
                    </w:rPr>
                  </w:pPr>
                  <w:r w:rsidRPr="006145DB">
                    <w:rPr>
                      <w:rFonts w:cs="Arial"/>
                      <w:sz w:val="16"/>
                      <w:szCs w:val="16"/>
                      <w:lang w:eastAsia="es-CO"/>
                    </w:rPr>
                    <w:t xml:space="preserve">Registro Único de Afiliados - RUAF  </w:t>
                  </w:r>
                </w:p>
              </w:tc>
              <w:tc>
                <w:tcPr>
                  <w:tcW w:w="1134" w:type="dxa"/>
                  <w:vAlign w:val="center"/>
                </w:tcPr>
                <w:p w14:paraId="4290878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841" w:type="dxa"/>
                  <w:vAlign w:val="center"/>
                </w:tcPr>
                <w:p w14:paraId="3DAD2682"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cs="Arial"/>
                      <w:sz w:val="16"/>
                      <w:szCs w:val="16"/>
                      <w:lang w:eastAsia="es-CO"/>
                    </w:rPr>
                    <w:t xml:space="preserve">Ministerio de Salud y Protección Social </w:t>
                  </w:r>
                </w:p>
              </w:tc>
            </w:tr>
            <w:tr w:rsidR="00065C57" w:rsidRPr="006145DB" w14:paraId="5B0EA2B0" w14:textId="77777777" w:rsidTr="006C6798">
              <w:trPr>
                <w:trHeight w:val="300"/>
              </w:trPr>
              <w:tc>
                <w:tcPr>
                  <w:tcW w:w="3008" w:type="dxa"/>
                  <w:vAlign w:val="center"/>
                </w:tcPr>
                <w:p w14:paraId="5B313A18" w14:textId="77777777" w:rsidR="00F414D0" w:rsidRPr="006145DB" w:rsidRDefault="00F414D0" w:rsidP="005B435E">
                  <w:pPr>
                    <w:pStyle w:val="Default"/>
                    <w:contextualSpacing/>
                    <w:jc w:val="both"/>
                    <w:rPr>
                      <w:color w:val="auto"/>
                      <w:sz w:val="16"/>
                      <w:szCs w:val="16"/>
                    </w:rPr>
                  </w:pPr>
                  <w:r w:rsidRPr="006145DB">
                    <w:rPr>
                      <w:color w:val="auto"/>
                      <w:sz w:val="16"/>
                      <w:szCs w:val="16"/>
                    </w:rPr>
                    <w:t>No ser beneficiario(a) subsidio económico del programa Colombia Mayor.</w:t>
                  </w:r>
                </w:p>
              </w:tc>
              <w:tc>
                <w:tcPr>
                  <w:tcW w:w="1561" w:type="dxa"/>
                  <w:vAlign w:val="center"/>
                </w:tcPr>
                <w:p w14:paraId="0A8E81B7"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cs="Arial"/>
                      <w:bCs/>
                      <w:sz w:val="16"/>
                      <w:szCs w:val="16"/>
                      <w:lang w:eastAsia="es-CO"/>
                    </w:rPr>
                    <w:t>Base de beneficiarios Colombia Mayor</w:t>
                  </w:r>
                  <w:r w:rsidRPr="006145DB">
                    <w:rPr>
                      <w:rFonts w:cs="Arial"/>
                      <w:sz w:val="16"/>
                      <w:szCs w:val="16"/>
                      <w:lang w:eastAsia="es-CO"/>
                    </w:rPr>
                    <w:t xml:space="preserve"> subsidios directos e indirectos</w:t>
                  </w:r>
                </w:p>
              </w:tc>
              <w:tc>
                <w:tcPr>
                  <w:tcW w:w="1134" w:type="dxa"/>
                  <w:vAlign w:val="center"/>
                </w:tcPr>
                <w:p w14:paraId="1812F88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841" w:type="dxa"/>
                  <w:vAlign w:val="center"/>
                </w:tcPr>
                <w:p w14:paraId="2AD57C4F"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Departamento Administrativo de Prosperidad Social – gestiona Subdirección para la Vejez</w:t>
                  </w:r>
                </w:p>
              </w:tc>
            </w:tr>
            <w:tr w:rsidR="00065C57" w:rsidRPr="006145DB" w14:paraId="04750654" w14:textId="77777777" w:rsidTr="006C6798">
              <w:trPr>
                <w:trHeight w:val="300"/>
              </w:trPr>
              <w:tc>
                <w:tcPr>
                  <w:tcW w:w="3008" w:type="dxa"/>
                  <w:vMerge w:val="restart"/>
                  <w:vAlign w:val="center"/>
                </w:tcPr>
                <w:p w14:paraId="5B84186C" w14:textId="24C80C4F" w:rsidR="00F414D0" w:rsidRPr="006145DB" w:rsidRDefault="00F414D0" w:rsidP="005B435E">
                  <w:pPr>
                    <w:pStyle w:val="Default"/>
                    <w:jc w:val="both"/>
                    <w:rPr>
                      <w:color w:val="auto"/>
                      <w:sz w:val="16"/>
                      <w:szCs w:val="16"/>
                    </w:rPr>
                  </w:pPr>
                  <w:r w:rsidRPr="006145DB">
                    <w:rPr>
                      <w:color w:val="auto"/>
                      <w:sz w:val="16"/>
                      <w:szCs w:val="16"/>
                    </w:rPr>
                    <w:t>Persona que vive sola y sus ingresos no superan el medio (1/2) SMMLV</w:t>
                  </w:r>
                  <w:r w:rsidR="005977A4" w:rsidRPr="006145DB">
                    <w:rPr>
                      <w:color w:val="auto"/>
                      <w:sz w:val="16"/>
                      <w:szCs w:val="16"/>
                    </w:rPr>
                    <w:t>.</w:t>
                  </w:r>
                </w:p>
              </w:tc>
              <w:tc>
                <w:tcPr>
                  <w:tcW w:w="1561" w:type="dxa"/>
                  <w:vAlign w:val="center"/>
                </w:tcPr>
                <w:p w14:paraId="0CA8A458" w14:textId="7E33471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Verificación en campo: Visita domiciliaria </w:t>
                  </w:r>
                </w:p>
              </w:tc>
              <w:tc>
                <w:tcPr>
                  <w:tcW w:w="1134" w:type="dxa"/>
                  <w:vAlign w:val="center"/>
                </w:tcPr>
                <w:p w14:paraId="3CB58322"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1" w:type="dxa"/>
                  <w:vAlign w:val="center"/>
                </w:tcPr>
                <w:p w14:paraId="1A748DE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0D3C87C4" w14:textId="77777777" w:rsidTr="006C6798">
              <w:trPr>
                <w:trHeight w:val="300"/>
              </w:trPr>
              <w:tc>
                <w:tcPr>
                  <w:tcW w:w="3008" w:type="dxa"/>
                  <w:vMerge/>
                  <w:tcBorders>
                    <w:bottom w:val="single" w:sz="4" w:space="0" w:color="auto"/>
                  </w:tcBorders>
                  <w:vAlign w:val="center"/>
                </w:tcPr>
                <w:p w14:paraId="18808076" w14:textId="77777777" w:rsidR="00F414D0" w:rsidRPr="006145DB" w:rsidRDefault="00F414D0" w:rsidP="005B435E">
                  <w:pPr>
                    <w:pStyle w:val="Default"/>
                    <w:jc w:val="both"/>
                    <w:rPr>
                      <w:color w:val="auto"/>
                      <w:sz w:val="16"/>
                      <w:szCs w:val="16"/>
                    </w:rPr>
                  </w:pPr>
                </w:p>
              </w:tc>
              <w:tc>
                <w:tcPr>
                  <w:tcW w:w="1561" w:type="dxa"/>
                  <w:tcBorders>
                    <w:bottom w:val="single" w:sz="4" w:space="0" w:color="auto"/>
                  </w:tcBorders>
                  <w:vAlign w:val="center"/>
                </w:tcPr>
                <w:p w14:paraId="14CCEE56"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rPr>
                    <w:t>SIRBE</w:t>
                  </w:r>
                </w:p>
              </w:tc>
              <w:tc>
                <w:tcPr>
                  <w:tcW w:w="1134" w:type="dxa"/>
                  <w:tcBorders>
                    <w:bottom w:val="single" w:sz="4" w:space="0" w:color="auto"/>
                  </w:tcBorders>
                  <w:vAlign w:val="center"/>
                </w:tcPr>
                <w:p w14:paraId="14E006F4"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1" w:type="dxa"/>
                  <w:tcBorders>
                    <w:bottom w:val="single" w:sz="4" w:space="0" w:color="auto"/>
                  </w:tcBorders>
                  <w:vAlign w:val="center"/>
                </w:tcPr>
                <w:p w14:paraId="71776A79"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065C57" w:rsidRPr="006145DB" w14:paraId="7486FD6B" w14:textId="77777777" w:rsidTr="006C6798">
              <w:trPr>
                <w:trHeight w:val="300"/>
              </w:trPr>
              <w:tc>
                <w:tcPr>
                  <w:tcW w:w="3008" w:type="dxa"/>
                  <w:vMerge w:val="restart"/>
                  <w:vAlign w:val="center"/>
                </w:tcPr>
                <w:p w14:paraId="66311B94" w14:textId="77777777" w:rsidR="00F414D0" w:rsidRPr="006145DB" w:rsidRDefault="00F414D0" w:rsidP="005B435E">
                  <w:pPr>
                    <w:pStyle w:val="Default"/>
                    <w:jc w:val="both"/>
                    <w:rPr>
                      <w:color w:val="auto"/>
                      <w:sz w:val="16"/>
                      <w:szCs w:val="16"/>
                    </w:rPr>
                  </w:pPr>
                  <w:r w:rsidRPr="006145DB">
                    <w:rPr>
                      <w:color w:val="auto"/>
                      <w:sz w:val="16"/>
                      <w:szCs w:val="16"/>
                    </w:rPr>
                    <w:t>Persona que vive con la familia y al sumar los ingresos del hogar y dividirlo por el número de integrantes, es inferior o igual a medio (1/2) SMMLV por persona.</w:t>
                  </w:r>
                </w:p>
              </w:tc>
              <w:tc>
                <w:tcPr>
                  <w:tcW w:w="1561" w:type="dxa"/>
                  <w:vAlign w:val="center"/>
                </w:tcPr>
                <w:p w14:paraId="04FBF182"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Verificación en campo: Visita domiciliaria </w:t>
                  </w:r>
                </w:p>
              </w:tc>
              <w:tc>
                <w:tcPr>
                  <w:tcW w:w="1134" w:type="dxa"/>
                  <w:vAlign w:val="center"/>
                </w:tcPr>
                <w:p w14:paraId="506CBB8D"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1" w:type="dxa"/>
                  <w:vAlign w:val="center"/>
                </w:tcPr>
                <w:p w14:paraId="7663FA51"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10DC56CA" w14:textId="77777777" w:rsidTr="006C6798">
              <w:trPr>
                <w:trHeight w:val="300"/>
              </w:trPr>
              <w:tc>
                <w:tcPr>
                  <w:tcW w:w="3008" w:type="dxa"/>
                  <w:vMerge/>
                  <w:tcBorders>
                    <w:bottom w:val="single" w:sz="4" w:space="0" w:color="auto"/>
                  </w:tcBorders>
                </w:tcPr>
                <w:p w14:paraId="79B4E5C8" w14:textId="77777777" w:rsidR="00F414D0" w:rsidRPr="006145DB" w:rsidRDefault="00F414D0" w:rsidP="005B435E">
                  <w:pPr>
                    <w:pStyle w:val="Default"/>
                    <w:jc w:val="both"/>
                    <w:rPr>
                      <w:color w:val="auto"/>
                      <w:sz w:val="16"/>
                      <w:szCs w:val="16"/>
                    </w:rPr>
                  </w:pPr>
                </w:p>
              </w:tc>
              <w:tc>
                <w:tcPr>
                  <w:tcW w:w="1561" w:type="dxa"/>
                  <w:tcBorders>
                    <w:bottom w:val="single" w:sz="4" w:space="0" w:color="auto"/>
                  </w:tcBorders>
                  <w:vAlign w:val="center"/>
                </w:tcPr>
                <w:p w14:paraId="2BE029DC"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rPr>
                    <w:t>SIRBE</w:t>
                  </w:r>
                </w:p>
              </w:tc>
              <w:tc>
                <w:tcPr>
                  <w:tcW w:w="1134" w:type="dxa"/>
                  <w:tcBorders>
                    <w:bottom w:val="single" w:sz="4" w:space="0" w:color="auto"/>
                  </w:tcBorders>
                  <w:vAlign w:val="center"/>
                </w:tcPr>
                <w:p w14:paraId="51B2AEAB"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1" w:type="dxa"/>
                  <w:tcBorders>
                    <w:bottom w:val="single" w:sz="4" w:space="0" w:color="auto"/>
                  </w:tcBorders>
                  <w:vAlign w:val="center"/>
                </w:tcPr>
                <w:p w14:paraId="4EE3B67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21610C" w:rsidRPr="006145DB" w14:paraId="3CF94526" w14:textId="77777777" w:rsidTr="006C6798">
              <w:trPr>
                <w:trHeight w:val="122"/>
              </w:trPr>
              <w:tc>
                <w:tcPr>
                  <w:tcW w:w="3008" w:type="dxa"/>
                  <w:tcBorders>
                    <w:top w:val="single" w:sz="4" w:space="0" w:color="auto"/>
                    <w:left w:val="nil"/>
                    <w:bottom w:val="nil"/>
                    <w:right w:val="nil"/>
                  </w:tcBorders>
                </w:tcPr>
                <w:p w14:paraId="2DD5B4F7" w14:textId="77777777" w:rsidR="0021610C" w:rsidRPr="006145DB" w:rsidRDefault="0021610C" w:rsidP="005B435E">
                  <w:pPr>
                    <w:pStyle w:val="Default"/>
                    <w:jc w:val="both"/>
                    <w:rPr>
                      <w:color w:val="auto"/>
                      <w:sz w:val="16"/>
                      <w:szCs w:val="16"/>
                    </w:rPr>
                  </w:pPr>
                </w:p>
              </w:tc>
              <w:tc>
                <w:tcPr>
                  <w:tcW w:w="1561" w:type="dxa"/>
                  <w:tcBorders>
                    <w:top w:val="single" w:sz="4" w:space="0" w:color="auto"/>
                    <w:left w:val="nil"/>
                    <w:bottom w:val="nil"/>
                    <w:right w:val="nil"/>
                  </w:tcBorders>
                  <w:vAlign w:val="center"/>
                </w:tcPr>
                <w:p w14:paraId="7A8C2A90" w14:textId="77777777" w:rsidR="0021610C" w:rsidRPr="006145DB" w:rsidRDefault="0021610C" w:rsidP="005B435E">
                  <w:pPr>
                    <w:tabs>
                      <w:tab w:val="left" w:pos="709"/>
                    </w:tabs>
                    <w:contextualSpacing/>
                    <w:jc w:val="center"/>
                    <w:rPr>
                      <w:rFonts w:cs="Arial"/>
                      <w:sz w:val="16"/>
                      <w:szCs w:val="16"/>
                    </w:rPr>
                  </w:pPr>
                </w:p>
              </w:tc>
              <w:tc>
                <w:tcPr>
                  <w:tcW w:w="1134" w:type="dxa"/>
                  <w:tcBorders>
                    <w:top w:val="single" w:sz="4" w:space="0" w:color="auto"/>
                    <w:left w:val="nil"/>
                    <w:bottom w:val="nil"/>
                    <w:right w:val="nil"/>
                  </w:tcBorders>
                  <w:vAlign w:val="center"/>
                </w:tcPr>
                <w:p w14:paraId="6E49D769" w14:textId="77777777" w:rsidR="0021610C" w:rsidRPr="006145DB" w:rsidRDefault="0021610C" w:rsidP="005B435E">
                  <w:pPr>
                    <w:tabs>
                      <w:tab w:val="left" w:pos="709"/>
                    </w:tabs>
                    <w:contextualSpacing/>
                    <w:jc w:val="center"/>
                    <w:rPr>
                      <w:rFonts w:cs="Arial"/>
                      <w:sz w:val="16"/>
                      <w:szCs w:val="16"/>
                      <w:lang w:eastAsia="es-CO"/>
                    </w:rPr>
                  </w:pPr>
                </w:p>
              </w:tc>
              <w:tc>
                <w:tcPr>
                  <w:tcW w:w="1841" w:type="dxa"/>
                  <w:tcBorders>
                    <w:top w:val="single" w:sz="4" w:space="0" w:color="auto"/>
                    <w:left w:val="nil"/>
                    <w:bottom w:val="nil"/>
                    <w:right w:val="nil"/>
                  </w:tcBorders>
                  <w:vAlign w:val="center"/>
                </w:tcPr>
                <w:p w14:paraId="21D9D626" w14:textId="77777777" w:rsidR="0021610C" w:rsidRPr="006145DB" w:rsidRDefault="0021610C" w:rsidP="005B435E">
                  <w:pPr>
                    <w:tabs>
                      <w:tab w:val="left" w:pos="709"/>
                    </w:tabs>
                    <w:contextualSpacing/>
                    <w:jc w:val="center"/>
                    <w:rPr>
                      <w:rFonts w:cs="Arial"/>
                      <w:sz w:val="16"/>
                      <w:szCs w:val="16"/>
                      <w:lang w:eastAsia="es-CO"/>
                    </w:rPr>
                  </w:pPr>
                </w:p>
              </w:tc>
            </w:tr>
          </w:tbl>
          <w:p w14:paraId="6FFA4F82" w14:textId="77777777" w:rsidR="00F414D0" w:rsidRPr="006145DB" w:rsidRDefault="00F414D0" w:rsidP="005B435E">
            <w:pPr>
              <w:pStyle w:val="Textoindependiente"/>
              <w:spacing w:after="0" w:line="240" w:lineRule="auto"/>
              <w:ind w:right="112"/>
              <w:jc w:val="both"/>
              <w:rPr>
                <w:rFonts w:cs="Arial"/>
                <w:bCs/>
                <w:lang w:eastAsia="es-CO"/>
              </w:rPr>
            </w:pPr>
          </w:p>
        </w:tc>
      </w:tr>
      <w:tr w:rsidR="00BA311D" w:rsidRPr="006145DB" w14:paraId="77A24CE8" w14:textId="77777777" w:rsidTr="00391A11">
        <w:trPr>
          <w:trHeight w:val="20"/>
          <w:jc w:val="center"/>
        </w:trPr>
        <w:tc>
          <w:tcPr>
            <w:tcW w:w="1555" w:type="dxa"/>
            <w:vAlign w:val="center"/>
          </w:tcPr>
          <w:p w14:paraId="6E6C21B5" w14:textId="77777777" w:rsidR="00F414D0" w:rsidRPr="006145DB" w:rsidRDefault="00F414D0" w:rsidP="005B435E">
            <w:pPr>
              <w:spacing w:after="0" w:line="240" w:lineRule="auto"/>
              <w:ind w:left="1"/>
              <w:contextualSpacing/>
              <w:rPr>
                <w:rFonts w:cs="Arial"/>
                <w:bCs/>
                <w:sz w:val="20"/>
                <w:szCs w:val="20"/>
                <w:lang w:eastAsia="es-CO"/>
              </w:rPr>
            </w:pPr>
            <w:r w:rsidRPr="006145DB">
              <w:rPr>
                <w:rFonts w:cs="Arial"/>
                <w:sz w:val="20"/>
                <w:szCs w:val="20"/>
                <w:lang w:eastAsia="es-CO"/>
              </w:rPr>
              <w:t>Criterios de Egreso y Fuentes de Información</w:t>
            </w:r>
          </w:p>
        </w:tc>
        <w:tc>
          <w:tcPr>
            <w:tcW w:w="7840" w:type="dxa"/>
          </w:tcPr>
          <w:p w14:paraId="1486DBDD" w14:textId="77777777" w:rsidR="00F414D0" w:rsidRPr="006145DB" w:rsidRDefault="00F414D0" w:rsidP="005B435E">
            <w:pPr>
              <w:pStyle w:val="paragraph"/>
              <w:spacing w:before="0" w:beforeAutospacing="0" w:after="0" w:afterAutospacing="0"/>
              <w:jc w:val="both"/>
              <w:textAlignment w:val="baseline"/>
              <w:rPr>
                <w:rStyle w:val="eop"/>
                <w:rFonts w:ascii="Arial" w:hAnsi="Arial" w:cs="Arial"/>
                <w:sz w:val="20"/>
                <w:szCs w:val="20"/>
              </w:rPr>
            </w:pPr>
            <w:r w:rsidRPr="006145DB">
              <w:rPr>
                <w:rStyle w:val="normaltextrun"/>
                <w:rFonts w:ascii="Arial" w:hAnsi="Arial" w:cs="Arial"/>
                <w:sz w:val="20"/>
                <w:szCs w:val="20"/>
              </w:rPr>
              <w:t>Apoyos económicos Tipo C: </w:t>
            </w:r>
            <w:r w:rsidRPr="006145DB">
              <w:rPr>
                <w:rStyle w:val="eop"/>
                <w:rFonts w:ascii="Arial" w:hAnsi="Arial" w:cs="Arial"/>
              </w:rPr>
              <w:t> </w:t>
            </w:r>
          </w:p>
          <w:p w14:paraId="14AD6D5A" w14:textId="77777777" w:rsidR="00F414D0" w:rsidRPr="006145DB" w:rsidRDefault="00F414D0" w:rsidP="005B435E">
            <w:pPr>
              <w:pStyle w:val="paragraph"/>
              <w:spacing w:before="0" w:beforeAutospacing="0" w:after="0" w:afterAutospacing="0"/>
              <w:jc w:val="both"/>
              <w:textAlignment w:val="baseline"/>
              <w:rPr>
                <w:rFonts w:ascii="Arial" w:hAnsi="Arial" w:cs="Arial"/>
                <w:bCs/>
                <w:sz w:val="20"/>
                <w:szCs w:val="20"/>
              </w:rPr>
            </w:pPr>
          </w:p>
          <w:tbl>
            <w:tblPr>
              <w:tblStyle w:val="Tablaconcuadrcula"/>
              <w:tblW w:w="7544" w:type="dxa"/>
              <w:tblLayout w:type="fixed"/>
              <w:tblLook w:val="04A0" w:firstRow="1" w:lastRow="0" w:firstColumn="1" w:lastColumn="0" w:noHBand="0" w:noVBand="1"/>
            </w:tblPr>
            <w:tblGrid>
              <w:gridCol w:w="3008"/>
              <w:gridCol w:w="1840"/>
              <w:gridCol w:w="1134"/>
              <w:gridCol w:w="1562"/>
            </w:tblGrid>
            <w:tr w:rsidR="00065C57" w:rsidRPr="006145DB" w14:paraId="1F93A5D1" w14:textId="77777777" w:rsidTr="006C6798">
              <w:tc>
                <w:tcPr>
                  <w:tcW w:w="3008" w:type="dxa"/>
                  <w:vAlign w:val="center"/>
                </w:tcPr>
                <w:p w14:paraId="5C48D4C9"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Categoría </w:t>
                  </w:r>
                </w:p>
              </w:tc>
              <w:tc>
                <w:tcPr>
                  <w:tcW w:w="1840" w:type="dxa"/>
                  <w:vAlign w:val="center"/>
                </w:tcPr>
                <w:p w14:paraId="7117FA9C"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3FF61979"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62" w:type="dxa"/>
                  <w:vAlign w:val="center"/>
                </w:tcPr>
                <w:p w14:paraId="5F3C18E3"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065C57" w:rsidRPr="006145DB" w14:paraId="7D165CCA" w14:textId="77777777" w:rsidTr="006C6798">
              <w:tc>
                <w:tcPr>
                  <w:tcW w:w="3008" w:type="dxa"/>
                  <w:vAlign w:val="center"/>
                </w:tcPr>
                <w:p w14:paraId="7E4D053C" w14:textId="77777777" w:rsidR="00F414D0" w:rsidRPr="006145DB" w:rsidRDefault="00F414D0" w:rsidP="005B435E">
                  <w:pPr>
                    <w:jc w:val="both"/>
                    <w:rPr>
                      <w:rFonts w:eastAsia="Arial" w:cs="Arial"/>
                      <w:sz w:val="16"/>
                      <w:szCs w:val="16"/>
                    </w:rPr>
                  </w:pPr>
                  <w:r w:rsidRPr="006145DB">
                    <w:rPr>
                      <w:rFonts w:eastAsia="Arial" w:cs="Arial"/>
                      <w:sz w:val="16"/>
                      <w:szCs w:val="16"/>
                    </w:rPr>
                    <w:t>Retiro voluntario manifestado libre y expresamente por escrito.</w:t>
                  </w:r>
                </w:p>
              </w:tc>
              <w:tc>
                <w:tcPr>
                  <w:tcW w:w="1840" w:type="dxa"/>
                  <w:vAlign w:val="center"/>
                </w:tcPr>
                <w:p w14:paraId="6BCEC57B" w14:textId="77777777" w:rsidR="00F414D0" w:rsidRPr="006145DB" w:rsidRDefault="00F414D0" w:rsidP="005B435E">
                  <w:pPr>
                    <w:jc w:val="center"/>
                    <w:rPr>
                      <w:rFonts w:eastAsia="Arial" w:cs="Arial"/>
                      <w:sz w:val="16"/>
                      <w:szCs w:val="16"/>
                    </w:rPr>
                  </w:pPr>
                  <w:r w:rsidRPr="006145DB">
                    <w:rPr>
                      <w:rFonts w:eastAsia="Arial" w:cs="Arial"/>
                      <w:sz w:val="16"/>
                      <w:szCs w:val="16"/>
                    </w:rPr>
                    <w:t>Verificación en campo (aplicando el procedimiento de egreso de los servicios sociales) / Solicitud Ciudadana</w:t>
                  </w:r>
                </w:p>
              </w:tc>
              <w:tc>
                <w:tcPr>
                  <w:tcW w:w="1134" w:type="dxa"/>
                  <w:vAlign w:val="center"/>
                </w:tcPr>
                <w:p w14:paraId="767AF518" w14:textId="77777777" w:rsidR="00F414D0" w:rsidRPr="006145DB" w:rsidRDefault="00F414D0" w:rsidP="005B435E">
                  <w:pPr>
                    <w:jc w:val="center"/>
                    <w:rPr>
                      <w:rFonts w:eastAsia="Arial" w:cs="Arial"/>
                      <w:sz w:val="16"/>
                      <w:szCs w:val="16"/>
                    </w:rPr>
                  </w:pPr>
                  <w:r w:rsidRPr="006145DB">
                    <w:rPr>
                      <w:rFonts w:eastAsia="Arial" w:cs="Arial"/>
                      <w:sz w:val="16"/>
                      <w:szCs w:val="16"/>
                    </w:rPr>
                    <w:t>Demanda</w:t>
                  </w:r>
                </w:p>
              </w:tc>
              <w:tc>
                <w:tcPr>
                  <w:tcW w:w="1562" w:type="dxa"/>
                  <w:vAlign w:val="center"/>
                </w:tcPr>
                <w:p w14:paraId="66198BD5" w14:textId="77777777" w:rsidR="00F414D0" w:rsidRPr="006145DB" w:rsidRDefault="00F414D0" w:rsidP="005B435E">
                  <w:pPr>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64C09691" w14:textId="77777777" w:rsidTr="006C6798">
              <w:tc>
                <w:tcPr>
                  <w:tcW w:w="3008" w:type="dxa"/>
                  <w:vAlign w:val="center"/>
                </w:tcPr>
                <w:p w14:paraId="5DF2BF98" w14:textId="77777777" w:rsidR="00F414D0" w:rsidRPr="006145DB" w:rsidRDefault="00F414D0" w:rsidP="005B435E">
                  <w:pPr>
                    <w:pStyle w:val="paragraph"/>
                    <w:spacing w:before="0" w:beforeAutospacing="0" w:after="0" w:afterAutospacing="0"/>
                    <w:jc w:val="both"/>
                    <w:textAlignment w:val="baseline"/>
                    <w:rPr>
                      <w:rFonts w:ascii="Arial" w:hAnsi="Arial" w:cs="Arial"/>
                      <w:sz w:val="16"/>
                      <w:szCs w:val="16"/>
                    </w:rPr>
                  </w:pPr>
                  <w:r w:rsidRPr="006145DB">
                    <w:rPr>
                      <w:rFonts w:ascii="Arial" w:hAnsi="Arial" w:cs="Arial"/>
                      <w:sz w:val="16"/>
                      <w:szCs w:val="16"/>
                    </w:rPr>
                    <w:t>No ubicación de la persona en el lugar de residencia registrado en el sistema de información institucional misional, una vez surtido el debido proceso.</w:t>
                  </w:r>
                </w:p>
              </w:tc>
              <w:tc>
                <w:tcPr>
                  <w:tcW w:w="1840" w:type="dxa"/>
                  <w:vAlign w:val="center"/>
                </w:tcPr>
                <w:p w14:paraId="44AD2121" w14:textId="6E16EB0E" w:rsidR="00F414D0" w:rsidRPr="006145DB" w:rsidRDefault="00F414D0" w:rsidP="005B435E">
                  <w:pPr>
                    <w:pStyle w:val="Textoindependiente"/>
                    <w:spacing w:after="0"/>
                    <w:ind w:right="112"/>
                    <w:jc w:val="center"/>
                    <w:rPr>
                      <w:rFonts w:cs="Arial"/>
                      <w:sz w:val="16"/>
                      <w:szCs w:val="16"/>
                      <w:lang w:eastAsia="es-CO"/>
                    </w:rPr>
                  </w:pPr>
                  <w:r w:rsidRPr="006145DB">
                    <w:rPr>
                      <w:rFonts w:cs="Arial"/>
                      <w:sz w:val="16"/>
                      <w:szCs w:val="16"/>
                      <w:lang w:eastAsia="es-CO"/>
                    </w:rPr>
                    <w:t>Verificación en campo: Visita domiciliaria</w:t>
                  </w:r>
                </w:p>
              </w:tc>
              <w:tc>
                <w:tcPr>
                  <w:tcW w:w="1134" w:type="dxa"/>
                  <w:vAlign w:val="center"/>
                </w:tcPr>
                <w:p w14:paraId="40DCD2F1"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vAlign w:val="center"/>
                </w:tcPr>
                <w:p w14:paraId="72954D3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4E2F185F" w14:textId="77777777" w:rsidTr="00FA4867">
              <w:tc>
                <w:tcPr>
                  <w:tcW w:w="3008" w:type="dxa"/>
                  <w:tcBorders>
                    <w:bottom w:val="single" w:sz="4" w:space="0" w:color="auto"/>
                  </w:tcBorders>
                  <w:vAlign w:val="center"/>
                </w:tcPr>
                <w:p w14:paraId="4B5D131D" w14:textId="23F5071A" w:rsidR="00F414D0" w:rsidRPr="006145DB" w:rsidRDefault="00F414D0" w:rsidP="005B435E">
                  <w:pPr>
                    <w:jc w:val="both"/>
                    <w:rPr>
                      <w:rFonts w:cs="Arial"/>
                      <w:sz w:val="16"/>
                      <w:szCs w:val="16"/>
                      <w:lang w:eastAsia="es-CO"/>
                    </w:rPr>
                  </w:pPr>
                  <w:r w:rsidRPr="006145DB">
                    <w:rPr>
                      <w:rFonts w:cs="Arial"/>
                      <w:sz w:val="16"/>
                      <w:szCs w:val="16"/>
                      <w:lang w:eastAsia="es-CO"/>
                    </w:rPr>
                    <w:t>Persona pensionada por vejez, invalidez o Sobrevivencia</w:t>
                  </w:r>
                  <w:r w:rsidR="00D54134" w:rsidRPr="006145DB">
                    <w:rPr>
                      <w:rFonts w:cs="Arial"/>
                      <w:sz w:val="16"/>
                      <w:szCs w:val="16"/>
                      <w:lang w:eastAsia="es-CO"/>
                    </w:rPr>
                    <w:t>.</w:t>
                  </w:r>
                </w:p>
              </w:tc>
              <w:tc>
                <w:tcPr>
                  <w:tcW w:w="1840" w:type="dxa"/>
                  <w:tcBorders>
                    <w:bottom w:val="single" w:sz="4" w:space="0" w:color="auto"/>
                  </w:tcBorders>
                  <w:vAlign w:val="center"/>
                </w:tcPr>
                <w:p w14:paraId="0F42D9A5" w14:textId="566109AB" w:rsidR="00F414D0" w:rsidRPr="006145DB" w:rsidRDefault="00F414D0" w:rsidP="005B435E">
                  <w:pPr>
                    <w:jc w:val="center"/>
                    <w:rPr>
                      <w:rFonts w:cs="Arial"/>
                      <w:sz w:val="16"/>
                      <w:szCs w:val="16"/>
                      <w:lang w:eastAsia="es-CO"/>
                    </w:rPr>
                  </w:pPr>
                  <w:r w:rsidRPr="006145DB">
                    <w:rPr>
                      <w:rFonts w:cs="Arial"/>
                      <w:sz w:val="16"/>
                      <w:szCs w:val="16"/>
                      <w:lang w:eastAsia="es-CO"/>
                    </w:rPr>
                    <w:t>RUAF (Registro Único de Afiliados)</w:t>
                  </w:r>
                </w:p>
              </w:tc>
              <w:tc>
                <w:tcPr>
                  <w:tcW w:w="1134" w:type="dxa"/>
                  <w:tcBorders>
                    <w:bottom w:val="single" w:sz="4" w:space="0" w:color="auto"/>
                  </w:tcBorders>
                  <w:vAlign w:val="center"/>
                </w:tcPr>
                <w:p w14:paraId="12A439C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562" w:type="dxa"/>
                  <w:tcBorders>
                    <w:bottom w:val="single" w:sz="4" w:space="0" w:color="auto"/>
                  </w:tcBorders>
                  <w:vAlign w:val="center"/>
                </w:tcPr>
                <w:p w14:paraId="59092075" w14:textId="25A03EE6" w:rsidR="00F414D0" w:rsidRPr="006145DB" w:rsidRDefault="00F414D0" w:rsidP="006C6798">
                  <w:pPr>
                    <w:jc w:val="center"/>
                    <w:rPr>
                      <w:rFonts w:cs="Arial"/>
                      <w:sz w:val="16"/>
                      <w:szCs w:val="16"/>
                      <w:lang w:eastAsia="es-CO"/>
                    </w:rPr>
                  </w:pPr>
                  <w:r w:rsidRPr="006145DB">
                    <w:rPr>
                      <w:rFonts w:cs="Arial"/>
                      <w:sz w:val="16"/>
                      <w:szCs w:val="16"/>
                      <w:lang w:eastAsia="es-CO"/>
                    </w:rPr>
                    <w:t>Ministeri</w:t>
                  </w:r>
                  <w:r w:rsidR="006C6798" w:rsidRPr="006145DB">
                    <w:rPr>
                      <w:rFonts w:cs="Arial"/>
                      <w:sz w:val="16"/>
                      <w:szCs w:val="16"/>
                      <w:lang w:eastAsia="es-CO"/>
                    </w:rPr>
                    <w:t xml:space="preserve">o de Salud y protección Social </w:t>
                  </w:r>
                </w:p>
              </w:tc>
            </w:tr>
            <w:tr w:rsidR="00065C57" w:rsidRPr="006145DB" w14:paraId="48210102" w14:textId="77777777" w:rsidTr="00FA4867">
              <w:tc>
                <w:tcPr>
                  <w:tcW w:w="3008" w:type="dxa"/>
                  <w:tcBorders>
                    <w:top w:val="single" w:sz="4" w:space="0" w:color="auto"/>
                  </w:tcBorders>
                  <w:vAlign w:val="center"/>
                </w:tcPr>
                <w:p w14:paraId="7FC6D59D" w14:textId="0A1E2354" w:rsidR="00F414D0" w:rsidRPr="006145DB" w:rsidRDefault="00F414D0" w:rsidP="005B435E">
                  <w:pPr>
                    <w:pStyle w:val="paragraph"/>
                    <w:spacing w:before="0" w:beforeAutospacing="0" w:after="0" w:afterAutospacing="0"/>
                    <w:jc w:val="both"/>
                    <w:textAlignment w:val="baseline"/>
                    <w:rPr>
                      <w:rFonts w:ascii="Arial" w:hAnsi="Arial" w:cs="Arial"/>
                      <w:bCs/>
                      <w:sz w:val="16"/>
                      <w:szCs w:val="16"/>
                    </w:rPr>
                  </w:pPr>
                  <w:bookmarkStart w:id="222" w:name="_Hlk176418516"/>
                  <w:r w:rsidRPr="006145DB">
                    <w:rPr>
                      <w:rFonts w:ascii="Arial" w:hAnsi="Arial" w:cs="Arial"/>
                      <w:bCs/>
                      <w:sz w:val="16"/>
                      <w:szCs w:val="16"/>
                    </w:rPr>
                    <w:t>Ingreso a servicios sociales de la SDIS en modalidad de institucionalización de larga estancia o permanente</w:t>
                  </w:r>
                  <w:r w:rsidR="00D54134" w:rsidRPr="006145DB">
                    <w:rPr>
                      <w:rFonts w:ascii="Arial" w:hAnsi="Arial" w:cs="Arial"/>
                      <w:bCs/>
                      <w:sz w:val="16"/>
                      <w:szCs w:val="16"/>
                    </w:rPr>
                    <w:t>.</w:t>
                  </w:r>
                </w:p>
              </w:tc>
              <w:tc>
                <w:tcPr>
                  <w:tcW w:w="1840" w:type="dxa"/>
                  <w:tcBorders>
                    <w:top w:val="single" w:sz="4" w:space="0" w:color="auto"/>
                  </w:tcBorders>
                  <w:vAlign w:val="center"/>
                </w:tcPr>
                <w:p w14:paraId="09FDF7D4"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tcBorders>
                    <w:top w:val="single" w:sz="4" w:space="0" w:color="auto"/>
                  </w:tcBorders>
                  <w:vAlign w:val="center"/>
                </w:tcPr>
                <w:p w14:paraId="6F192301"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tcBorders>
                    <w:top w:val="single" w:sz="4" w:space="0" w:color="auto"/>
                  </w:tcBorders>
                  <w:vAlign w:val="center"/>
                </w:tcPr>
                <w:p w14:paraId="3260D6E6" w14:textId="5C9D3E91" w:rsidR="00F414D0" w:rsidRPr="006145DB" w:rsidRDefault="006D33E8" w:rsidP="005B435E">
                  <w:pPr>
                    <w:tabs>
                      <w:tab w:val="left" w:pos="709"/>
                    </w:tabs>
                    <w:contextualSpacing/>
                    <w:jc w:val="center"/>
                    <w:rPr>
                      <w:rFonts w:cs="Arial"/>
                      <w:sz w:val="16"/>
                      <w:szCs w:val="16"/>
                      <w:lang w:eastAsia="es-CO"/>
                    </w:rPr>
                  </w:pPr>
                  <w:r w:rsidRPr="006145DB">
                    <w:rPr>
                      <w:rFonts w:cs="Arial"/>
                      <w:sz w:val="16"/>
                      <w:szCs w:val="16"/>
                      <w:lang w:eastAsia="es-CO"/>
                    </w:rPr>
                    <w:t>Secretaría Distrital</w:t>
                  </w:r>
                  <w:r w:rsidR="00F414D0" w:rsidRPr="006145DB">
                    <w:rPr>
                      <w:rFonts w:cs="Arial"/>
                      <w:sz w:val="16"/>
                      <w:szCs w:val="16"/>
                      <w:lang w:eastAsia="es-CO"/>
                    </w:rPr>
                    <w:t xml:space="preserve"> de Integración Social/ Equipo Servicio Social en Alcaldías Locales</w:t>
                  </w:r>
                </w:p>
              </w:tc>
            </w:tr>
            <w:tr w:rsidR="00065C57" w:rsidRPr="006145DB" w14:paraId="3A393379" w14:textId="77777777" w:rsidTr="006C6798">
              <w:tc>
                <w:tcPr>
                  <w:tcW w:w="3008" w:type="dxa"/>
                  <w:vAlign w:val="center"/>
                </w:tcPr>
                <w:p w14:paraId="35308032" w14:textId="77777777" w:rsidR="00F414D0" w:rsidRPr="006145DB" w:rsidRDefault="00F414D0" w:rsidP="005B435E">
                  <w:pPr>
                    <w:pStyle w:val="paragraph"/>
                    <w:spacing w:before="0" w:beforeAutospacing="0" w:after="0" w:afterAutospacing="0"/>
                    <w:textAlignment w:val="baseline"/>
                    <w:rPr>
                      <w:rFonts w:ascii="Arial" w:hAnsi="Arial" w:cs="Arial"/>
                      <w:sz w:val="16"/>
                      <w:szCs w:val="16"/>
                    </w:rPr>
                  </w:pPr>
                  <w:bookmarkStart w:id="223" w:name="_Hlk176418522"/>
                  <w:bookmarkEnd w:id="222"/>
                  <w:r w:rsidRPr="006145DB">
                    <w:rPr>
                      <w:rFonts w:ascii="Arial" w:hAnsi="Arial" w:cs="Arial"/>
                      <w:sz w:val="16"/>
                      <w:szCs w:val="16"/>
                    </w:rPr>
                    <w:t xml:space="preserve">Fallecimiento </w:t>
                  </w:r>
                </w:p>
              </w:tc>
              <w:tc>
                <w:tcPr>
                  <w:tcW w:w="1840" w:type="dxa"/>
                  <w:vAlign w:val="center"/>
                </w:tcPr>
                <w:p w14:paraId="20B2C92B" w14:textId="293139FE" w:rsidR="00F414D0" w:rsidRPr="006145DB" w:rsidRDefault="00F414D0" w:rsidP="005B435E">
                  <w:pPr>
                    <w:tabs>
                      <w:tab w:val="left" w:pos="709"/>
                    </w:tabs>
                    <w:contextualSpacing/>
                    <w:jc w:val="center"/>
                    <w:rPr>
                      <w:rFonts w:eastAsia="Calibri" w:cs="Arial"/>
                      <w:sz w:val="16"/>
                      <w:szCs w:val="16"/>
                      <w:lang w:val="pt-BR" w:eastAsia="es-CO"/>
                    </w:rPr>
                  </w:pPr>
                  <w:r w:rsidRPr="006145DB">
                    <w:rPr>
                      <w:rFonts w:eastAsia="Calibri" w:cs="Arial"/>
                      <w:sz w:val="16"/>
                      <w:szCs w:val="16"/>
                      <w:lang w:val="pt-BR" w:eastAsia="es-CO"/>
                    </w:rPr>
                    <w:t>Fallecidos (Inhumados)</w:t>
                  </w:r>
                </w:p>
              </w:tc>
              <w:tc>
                <w:tcPr>
                  <w:tcW w:w="1134" w:type="dxa"/>
                  <w:vAlign w:val="center"/>
                </w:tcPr>
                <w:p w14:paraId="05DC49A5"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562" w:type="dxa"/>
                  <w:vAlign w:val="center"/>
                </w:tcPr>
                <w:p w14:paraId="6F01FC4E" w14:textId="608A9D03"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065C57" w:rsidRPr="006145DB" w14:paraId="518667D2" w14:textId="77777777" w:rsidTr="006C6798">
              <w:tc>
                <w:tcPr>
                  <w:tcW w:w="3008" w:type="dxa"/>
                  <w:vAlign w:val="center"/>
                </w:tcPr>
                <w:p w14:paraId="3F787B9A" w14:textId="77777777" w:rsidR="00F414D0" w:rsidRPr="006145DB" w:rsidRDefault="00F414D0" w:rsidP="005B435E">
                  <w:pPr>
                    <w:pStyle w:val="paragraph"/>
                    <w:spacing w:before="0" w:beforeAutospacing="0" w:after="0" w:afterAutospacing="0"/>
                    <w:jc w:val="both"/>
                    <w:textAlignment w:val="baseline"/>
                    <w:rPr>
                      <w:rFonts w:ascii="Arial" w:hAnsi="Arial" w:cs="Arial"/>
                      <w:sz w:val="16"/>
                      <w:szCs w:val="16"/>
                    </w:rPr>
                  </w:pPr>
                  <w:bookmarkStart w:id="224" w:name="_Hlk176418559"/>
                  <w:bookmarkEnd w:id="223"/>
                  <w:r w:rsidRPr="006145DB">
                    <w:rPr>
                      <w:rFonts w:ascii="Arial" w:hAnsi="Arial" w:cs="Arial"/>
                      <w:sz w:val="16"/>
                      <w:szCs w:val="16"/>
                    </w:rPr>
                    <w:t>Traslado o cambio de residencia a otro municipio o localidad.</w:t>
                  </w:r>
                </w:p>
              </w:tc>
              <w:tc>
                <w:tcPr>
                  <w:tcW w:w="1840" w:type="dxa"/>
                  <w:vAlign w:val="center"/>
                </w:tcPr>
                <w:p w14:paraId="0C2AAA33" w14:textId="77777777" w:rsidR="00F414D0" w:rsidRPr="006145DB" w:rsidRDefault="00F414D0" w:rsidP="005B435E">
                  <w:pPr>
                    <w:pStyle w:val="Textoindependiente"/>
                    <w:spacing w:after="0"/>
                    <w:ind w:right="112"/>
                    <w:jc w:val="center"/>
                    <w:rPr>
                      <w:rFonts w:cs="Arial"/>
                      <w:sz w:val="16"/>
                      <w:szCs w:val="16"/>
                      <w:lang w:eastAsia="es-CO"/>
                    </w:rPr>
                  </w:pPr>
                  <w:r w:rsidRPr="006145DB">
                    <w:rPr>
                      <w:rFonts w:cs="Arial"/>
                      <w:sz w:val="16"/>
                      <w:szCs w:val="16"/>
                      <w:lang w:eastAsia="es-CO"/>
                    </w:rPr>
                    <w:t xml:space="preserve">Verificación en campo </w:t>
                  </w:r>
                </w:p>
              </w:tc>
              <w:tc>
                <w:tcPr>
                  <w:tcW w:w="1134" w:type="dxa"/>
                  <w:vAlign w:val="center"/>
                </w:tcPr>
                <w:p w14:paraId="5BD0258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vAlign w:val="center"/>
                </w:tcPr>
                <w:p w14:paraId="5B3D161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6AF6A4A5" w14:textId="77777777" w:rsidTr="006C6798">
              <w:tc>
                <w:tcPr>
                  <w:tcW w:w="3008" w:type="dxa"/>
                  <w:tcBorders>
                    <w:bottom w:val="single" w:sz="4" w:space="0" w:color="auto"/>
                  </w:tcBorders>
                  <w:vAlign w:val="center"/>
                </w:tcPr>
                <w:p w14:paraId="2C49C4D9" w14:textId="77777777" w:rsidR="00F414D0" w:rsidRPr="006145DB" w:rsidRDefault="00F414D0" w:rsidP="005B435E">
                  <w:pPr>
                    <w:pStyle w:val="paragraph"/>
                    <w:spacing w:before="0" w:beforeAutospacing="0" w:after="0" w:afterAutospacing="0"/>
                    <w:jc w:val="both"/>
                    <w:textAlignment w:val="baseline"/>
                    <w:rPr>
                      <w:rFonts w:ascii="Arial" w:hAnsi="Arial" w:cs="Arial"/>
                      <w:bCs/>
                      <w:sz w:val="16"/>
                      <w:szCs w:val="16"/>
                    </w:rPr>
                  </w:pPr>
                  <w:bookmarkStart w:id="225" w:name="_Hlk176418619"/>
                  <w:bookmarkEnd w:id="224"/>
                  <w:r w:rsidRPr="006145DB">
                    <w:rPr>
                      <w:rFonts w:ascii="Arial" w:hAnsi="Arial" w:cs="Arial"/>
                      <w:bCs/>
                      <w:sz w:val="16"/>
                      <w:szCs w:val="16"/>
                    </w:rPr>
                    <w:t>Persona que se encuentra privada de la libertad en centro penitenciario carcelario.</w:t>
                  </w:r>
                </w:p>
              </w:tc>
              <w:tc>
                <w:tcPr>
                  <w:tcW w:w="1840" w:type="dxa"/>
                  <w:tcBorders>
                    <w:bottom w:val="single" w:sz="4" w:space="0" w:color="auto"/>
                  </w:tcBorders>
                  <w:vAlign w:val="center"/>
                </w:tcPr>
                <w:p w14:paraId="25117F57" w14:textId="77777777" w:rsidR="00F414D0" w:rsidRPr="006145DB" w:rsidRDefault="00F414D0" w:rsidP="005B435E">
                  <w:pPr>
                    <w:jc w:val="center"/>
                    <w:rPr>
                      <w:rFonts w:eastAsia="Arial" w:cs="Arial"/>
                      <w:sz w:val="16"/>
                      <w:szCs w:val="16"/>
                    </w:rPr>
                  </w:pPr>
                  <w:r w:rsidRPr="006145DB">
                    <w:rPr>
                      <w:rFonts w:eastAsia="Arial" w:cs="Arial"/>
                      <w:sz w:val="16"/>
                      <w:szCs w:val="16"/>
                    </w:rPr>
                    <w:t xml:space="preserve">Rama Judicial - Juzgados de Ejecución de Penas Y Medidas de Seguridad (JEMPS).  </w:t>
                  </w:r>
                </w:p>
              </w:tc>
              <w:tc>
                <w:tcPr>
                  <w:tcW w:w="1134" w:type="dxa"/>
                  <w:tcBorders>
                    <w:bottom w:val="single" w:sz="4" w:space="0" w:color="auto"/>
                  </w:tcBorders>
                  <w:vAlign w:val="center"/>
                </w:tcPr>
                <w:p w14:paraId="2B4F0386" w14:textId="77777777" w:rsidR="00F414D0" w:rsidRPr="006145DB" w:rsidRDefault="00F414D0" w:rsidP="005B435E">
                  <w:pPr>
                    <w:jc w:val="center"/>
                    <w:rPr>
                      <w:rFonts w:eastAsia="Arial" w:cs="Arial"/>
                      <w:sz w:val="16"/>
                      <w:szCs w:val="16"/>
                    </w:rPr>
                  </w:pPr>
                  <w:r w:rsidRPr="006145DB">
                    <w:rPr>
                      <w:rFonts w:eastAsia="Arial" w:cs="Arial"/>
                      <w:sz w:val="16"/>
                      <w:szCs w:val="16"/>
                    </w:rPr>
                    <w:t>Consulta Individual a Demanda </w:t>
                  </w:r>
                </w:p>
              </w:tc>
              <w:tc>
                <w:tcPr>
                  <w:tcW w:w="1562" w:type="dxa"/>
                  <w:tcBorders>
                    <w:bottom w:val="single" w:sz="4" w:space="0" w:color="auto"/>
                  </w:tcBorders>
                  <w:vAlign w:val="center"/>
                </w:tcPr>
                <w:p w14:paraId="1146FA22" w14:textId="77777777" w:rsidR="00F414D0" w:rsidRPr="006145DB" w:rsidRDefault="00F414D0" w:rsidP="005B435E">
                  <w:pPr>
                    <w:jc w:val="center"/>
                    <w:rPr>
                      <w:rFonts w:eastAsia="Arial" w:cs="Arial"/>
                      <w:sz w:val="16"/>
                      <w:szCs w:val="16"/>
                    </w:rPr>
                  </w:pPr>
                  <w:r w:rsidRPr="006145DB">
                    <w:rPr>
                      <w:rFonts w:eastAsia="Arial" w:cs="Arial"/>
                      <w:sz w:val="16"/>
                      <w:szCs w:val="16"/>
                    </w:rPr>
                    <w:t>Ministerio de Justicia y del derecho – Consejo Superior de la Judicatura. </w:t>
                  </w:r>
                </w:p>
              </w:tc>
            </w:tr>
            <w:tr w:rsidR="00065C57" w:rsidRPr="006145DB" w14:paraId="5951DAF5" w14:textId="77777777" w:rsidTr="006C6798">
              <w:tc>
                <w:tcPr>
                  <w:tcW w:w="3008" w:type="dxa"/>
                  <w:tcBorders>
                    <w:top w:val="single" w:sz="4" w:space="0" w:color="auto"/>
                  </w:tcBorders>
                  <w:vAlign w:val="center"/>
                </w:tcPr>
                <w:p w14:paraId="131733EC" w14:textId="77777777" w:rsidR="00F414D0" w:rsidRPr="006145DB" w:rsidRDefault="00F414D0" w:rsidP="005B435E">
                  <w:pPr>
                    <w:pStyle w:val="paragraph"/>
                    <w:spacing w:before="0" w:beforeAutospacing="0" w:after="0" w:afterAutospacing="0"/>
                    <w:jc w:val="both"/>
                    <w:textAlignment w:val="baseline"/>
                    <w:rPr>
                      <w:rFonts w:ascii="Arial" w:hAnsi="Arial" w:cs="Arial"/>
                      <w:sz w:val="16"/>
                      <w:szCs w:val="16"/>
                    </w:rPr>
                  </w:pPr>
                  <w:bookmarkStart w:id="226" w:name="_Hlk176418652"/>
                  <w:bookmarkEnd w:id="225"/>
                  <w:r w:rsidRPr="006145DB">
                    <w:rPr>
                      <w:rFonts w:ascii="Arial" w:hAnsi="Arial" w:cs="Arial"/>
                      <w:sz w:val="16"/>
                      <w:szCs w:val="16"/>
                    </w:rPr>
                    <w:t>Persona que perciba subsidio económico del programa Colombia Mayor.</w:t>
                  </w:r>
                </w:p>
              </w:tc>
              <w:tc>
                <w:tcPr>
                  <w:tcW w:w="1840" w:type="dxa"/>
                  <w:tcBorders>
                    <w:top w:val="single" w:sz="4" w:space="0" w:color="auto"/>
                  </w:tcBorders>
                  <w:vAlign w:val="center"/>
                </w:tcPr>
                <w:p w14:paraId="7C2FA073" w14:textId="77777777" w:rsidR="00F414D0" w:rsidRPr="006145DB" w:rsidRDefault="00F414D0" w:rsidP="005B435E">
                  <w:pPr>
                    <w:tabs>
                      <w:tab w:val="left" w:pos="709"/>
                    </w:tabs>
                    <w:contextualSpacing/>
                    <w:jc w:val="center"/>
                    <w:rPr>
                      <w:rFonts w:cs="Arial"/>
                      <w:b/>
                      <w:bCs/>
                      <w:sz w:val="16"/>
                      <w:szCs w:val="16"/>
                      <w:lang w:eastAsia="es-CO"/>
                    </w:rPr>
                  </w:pPr>
                  <w:r w:rsidRPr="006145DB">
                    <w:rPr>
                      <w:rFonts w:cs="Arial"/>
                      <w:bCs/>
                      <w:sz w:val="16"/>
                      <w:szCs w:val="16"/>
                      <w:lang w:eastAsia="es-CO"/>
                    </w:rPr>
                    <w:t>Base de beneficiarios Colombia Mayor</w:t>
                  </w:r>
                </w:p>
              </w:tc>
              <w:tc>
                <w:tcPr>
                  <w:tcW w:w="1134" w:type="dxa"/>
                  <w:tcBorders>
                    <w:top w:val="single" w:sz="4" w:space="0" w:color="auto"/>
                  </w:tcBorders>
                  <w:vAlign w:val="center"/>
                </w:tcPr>
                <w:p w14:paraId="4A2B5310"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562" w:type="dxa"/>
                  <w:tcBorders>
                    <w:top w:val="single" w:sz="4" w:space="0" w:color="auto"/>
                  </w:tcBorders>
                  <w:vAlign w:val="center"/>
                </w:tcPr>
                <w:p w14:paraId="7B1E6D3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Departamento Administrativo de Prosperidad Social – gestiona Subdirección para la Vejez</w:t>
                  </w:r>
                </w:p>
              </w:tc>
            </w:tr>
            <w:bookmarkEnd w:id="226"/>
            <w:tr w:rsidR="00065C57" w:rsidRPr="006145DB" w14:paraId="45CC1927" w14:textId="77777777" w:rsidTr="006C6798">
              <w:tc>
                <w:tcPr>
                  <w:tcW w:w="3008" w:type="dxa"/>
                  <w:vMerge w:val="restart"/>
                  <w:vAlign w:val="center"/>
                </w:tcPr>
                <w:p w14:paraId="3449D786" w14:textId="413DFE72" w:rsidR="00F414D0" w:rsidRPr="006145DB" w:rsidRDefault="00F414D0" w:rsidP="005B435E">
                  <w:pPr>
                    <w:pStyle w:val="paragraph"/>
                    <w:spacing w:before="0" w:beforeAutospacing="0" w:after="0" w:afterAutospacing="0"/>
                    <w:jc w:val="both"/>
                    <w:textAlignment w:val="baseline"/>
                    <w:rPr>
                      <w:rFonts w:ascii="Arial" w:hAnsi="Arial" w:cs="Arial"/>
                      <w:sz w:val="16"/>
                      <w:szCs w:val="16"/>
                    </w:rPr>
                  </w:pPr>
                  <w:r w:rsidRPr="006145DB">
                    <w:rPr>
                      <w:rFonts w:ascii="Arial" w:hAnsi="Arial" w:cs="Arial"/>
                      <w:sz w:val="16"/>
                      <w:szCs w:val="16"/>
                    </w:rPr>
                    <w:t>Persona que vive sola y sus ingresos superan el medio (1/2) SMMLV</w:t>
                  </w:r>
                  <w:r w:rsidR="00D54134" w:rsidRPr="006145DB">
                    <w:rPr>
                      <w:rFonts w:ascii="Arial" w:hAnsi="Arial" w:cs="Arial"/>
                      <w:sz w:val="16"/>
                      <w:szCs w:val="16"/>
                    </w:rPr>
                    <w:t>.</w:t>
                  </w:r>
                </w:p>
              </w:tc>
              <w:tc>
                <w:tcPr>
                  <w:tcW w:w="1840" w:type="dxa"/>
                  <w:vAlign w:val="center"/>
                </w:tcPr>
                <w:p w14:paraId="53AA2A4A" w14:textId="22E6E09D" w:rsidR="00F414D0" w:rsidRPr="006145DB" w:rsidRDefault="00F414D0" w:rsidP="005B435E">
                  <w:pPr>
                    <w:tabs>
                      <w:tab w:val="left" w:pos="709"/>
                    </w:tabs>
                    <w:contextualSpacing/>
                    <w:jc w:val="center"/>
                    <w:rPr>
                      <w:rFonts w:cs="Arial"/>
                      <w:b/>
                      <w:bCs/>
                      <w:sz w:val="16"/>
                      <w:szCs w:val="16"/>
                      <w:lang w:eastAsia="es-CO"/>
                    </w:rPr>
                  </w:pPr>
                  <w:r w:rsidRPr="006145DB">
                    <w:rPr>
                      <w:rFonts w:cs="Arial"/>
                      <w:sz w:val="16"/>
                      <w:szCs w:val="16"/>
                      <w:lang w:eastAsia="es-CO"/>
                    </w:rPr>
                    <w:t>Verificación en campo: Visita domiciliaria</w:t>
                  </w:r>
                </w:p>
              </w:tc>
              <w:tc>
                <w:tcPr>
                  <w:tcW w:w="1134" w:type="dxa"/>
                  <w:vAlign w:val="center"/>
                </w:tcPr>
                <w:p w14:paraId="422541C8"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vAlign w:val="center"/>
                </w:tcPr>
                <w:p w14:paraId="2A597AE3"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2E733320" w14:textId="77777777" w:rsidTr="006C6798">
              <w:tc>
                <w:tcPr>
                  <w:tcW w:w="3008" w:type="dxa"/>
                  <w:vMerge/>
                  <w:tcBorders>
                    <w:bottom w:val="single" w:sz="4" w:space="0" w:color="auto"/>
                  </w:tcBorders>
                  <w:vAlign w:val="center"/>
                </w:tcPr>
                <w:p w14:paraId="41EDB9F8" w14:textId="77777777" w:rsidR="00F414D0" w:rsidRPr="006145DB" w:rsidRDefault="00F414D0" w:rsidP="005B435E">
                  <w:pPr>
                    <w:pStyle w:val="paragraph"/>
                    <w:spacing w:before="0" w:beforeAutospacing="0" w:after="0" w:afterAutospacing="0"/>
                    <w:jc w:val="both"/>
                    <w:textAlignment w:val="baseline"/>
                    <w:rPr>
                      <w:rFonts w:ascii="Arial" w:hAnsi="Arial" w:cs="Arial"/>
                      <w:sz w:val="16"/>
                      <w:szCs w:val="16"/>
                    </w:rPr>
                  </w:pPr>
                </w:p>
              </w:tc>
              <w:tc>
                <w:tcPr>
                  <w:tcW w:w="1840" w:type="dxa"/>
                  <w:tcBorders>
                    <w:bottom w:val="single" w:sz="4" w:space="0" w:color="auto"/>
                  </w:tcBorders>
                  <w:vAlign w:val="center"/>
                </w:tcPr>
                <w:p w14:paraId="58043FE6"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36144E78"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tcBorders>
                    <w:bottom w:val="single" w:sz="4" w:space="0" w:color="auto"/>
                  </w:tcBorders>
                  <w:vAlign w:val="center"/>
                </w:tcPr>
                <w:p w14:paraId="44132B5C"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0D5D3176" w14:textId="77777777" w:rsidTr="006C6798">
              <w:tc>
                <w:tcPr>
                  <w:tcW w:w="3008" w:type="dxa"/>
                  <w:vMerge w:val="restart"/>
                  <w:vAlign w:val="center"/>
                </w:tcPr>
                <w:p w14:paraId="147D3023" w14:textId="77777777" w:rsidR="00F414D0" w:rsidRPr="006145DB" w:rsidRDefault="00F414D0" w:rsidP="005B435E">
                  <w:pPr>
                    <w:pStyle w:val="paragraph"/>
                    <w:spacing w:before="0" w:beforeAutospacing="0" w:after="0" w:afterAutospacing="0"/>
                    <w:jc w:val="both"/>
                    <w:textAlignment w:val="baseline"/>
                    <w:rPr>
                      <w:rFonts w:ascii="Arial" w:hAnsi="Arial" w:cs="Arial"/>
                      <w:sz w:val="16"/>
                      <w:szCs w:val="16"/>
                    </w:rPr>
                  </w:pPr>
                  <w:r w:rsidRPr="006145DB">
                    <w:rPr>
                      <w:rFonts w:ascii="Arial" w:hAnsi="Arial" w:cs="Arial"/>
                      <w:sz w:val="16"/>
                      <w:szCs w:val="16"/>
                    </w:rPr>
                    <w:t>Persona que vive con la familia y al sumar los ingresos del hogar y dividirlo por el número de integrantes, es superior o igual a medio (1/2) SMMLV por persona</w:t>
                  </w:r>
                </w:p>
              </w:tc>
              <w:tc>
                <w:tcPr>
                  <w:tcW w:w="1840" w:type="dxa"/>
                  <w:vAlign w:val="center"/>
                </w:tcPr>
                <w:p w14:paraId="713395F2" w14:textId="0E439CC3" w:rsidR="00F414D0" w:rsidRPr="006145DB" w:rsidRDefault="00F414D0" w:rsidP="005B435E">
                  <w:pPr>
                    <w:tabs>
                      <w:tab w:val="left" w:pos="709"/>
                    </w:tabs>
                    <w:contextualSpacing/>
                    <w:jc w:val="center"/>
                    <w:rPr>
                      <w:rFonts w:cs="Arial"/>
                      <w:b/>
                      <w:bCs/>
                      <w:sz w:val="16"/>
                      <w:szCs w:val="16"/>
                      <w:lang w:eastAsia="es-CO"/>
                    </w:rPr>
                  </w:pPr>
                  <w:r w:rsidRPr="006145DB">
                    <w:rPr>
                      <w:rFonts w:cs="Arial"/>
                      <w:sz w:val="16"/>
                      <w:szCs w:val="16"/>
                      <w:lang w:eastAsia="es-CO"/>
                    </w:rPr>
                    <w:t>Verificación en campo: Visita domiciliaria</w:t>
                  </w:r>
                </w:p>
              </w:tc>
              <w:tc>
                <w:tcPr>
                  <w:tcW w:w="1134" w:type="dxa"/>
                  <w:vAlign w:val="center"/>
                </w:tcPr>
                <w:p w14:paraId="630C6BDC"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 Demanda</w:t>
                  </w:r>
                </w:p>
              </w:tc>
              <w:tc>
                <w:tcPr>
                  <w:tcW w:w="1562" w:type="dxa"/>
                  <w:vAlign w:val="center"/>
                </w:tcPr>
                <w:p w14:paraId="6E92B601"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08C0461B" w14:textId="77777777" w:rsidTr="006C6798">
              <w:tc>
                <w:tcPr>
                  <w:tcW w:w="3008" w:type="dxa"/>
                  <w:vMerge/>
                  <w:tcBorders>
                    <w:bottom w:val="single" w:sz="4" w:space="0" w:color="auto"/>
                  </w:tcBorders>
                </w:tcPr>
                <w:p w14:paraId="4B3F4153" w14:textId="77777777" w:rsidR="00F414D0" w:rsidRPr="006145DB" w:rsidRDefault="00F414D0" w:rsidP="005B435E">
                  <w:pPr>
                    <w:pStyle w:val="paragraph"/>
                    <w:spacing w:before="0" w:beforeAutospacing="0" w:after="0" w:afterAutospacing="0"/>
                    <w:jc w:val="both"/>
                    <w:textAlignment w:val="baseline"/>
                    <w:rPr>
                      <w:rFonts w:ascii="Arial" w:hAnsi="Arial" w:cs="Arial"/>
                      <w:sz w:val="16"/>
                      <w:szCs w:val="16"/>
                    </w:rPr>
                  </w:pPr>
                </w:p>
              </w:tc>
              <w:tc>
                <w:tcPr>
                  <w:tcW w:w="1840" w:type="dxa"/>
                  <w:tcBorders>
                    <w:bottom w:val="single" w:sz="4" w:space="0" w:color="auto"/>
                  </w:tcBorders>
                  <w:vAlign w:val="center"/>
                </w:tcPr>
                <w:p w14:paraId="54B9F59A" w14:textId="2A6DA7BA"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7D0FF6B9"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tcBorders>
                    <w:bottom w:val="single" w:sz="4" w:space="0" w:color="auto"/>
                  </w:tcBorders>
                  <w:vAlign w:val="center"/>
                </w:tcPr>
                <w:p w14:paraId="687918FB"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Equipo Servicio Social en Alcaldías Locales</w:t>
                  </w:r>
                </w:p>
              </w:tc>
            </w:tr>
            <w:tr w:rsidR="00065C57" w:rsidRPr="006145DB" w14:paraId="24E26CBC" w14:textId="77777777" w:rsidTr="006C6798">
              <w:trPr>
                <w:trHeight w:val="848"/>
              </w:trPr>
              <w:tc>
                <w:tcPr>
                  <w:tcW w:w="3008" w:type="dxa"/>
                  <w:tcBorders>
                    <w:bottom w:val="nil"/>
                  </w:tcBorders>
                </w:tcPr>
                <w:p w14:paraId="4DB6222C" w14:textId="7B9B4136" w:rsidR="00065C57" w:rsidRPr="006145DB" w:rsidRDefault="00065C57" w:rsidP="005B435E">
                  <w:pPr>
                    <w:pStyle w:val="paragraph"/>
                    <w:spacing w:before="0" w:beforeAutospacing="0" w:after="0" w:afterAutospacing="0"/>
                    <w:jc w:val="both"/>
                    <w:textAlignment w:val="baseline"/>
                    <w:rPr>
                      <w:rFonts w:ascii="Arial" w:hAnsi="Arial" w:cs="Arial"/>
                      <w:sz w:val="16"/>
                      <w:szCs w:val="16"/>
                    </w:rPr>
                  </w:pPr>
                  <w:r w:rsidRPr="006145DB">
                    <w:rPr>
                      <w:rFonts w:ascii="Arial" w:hAnsi="Arial" w:cs="Arial"/>
                      <w:sz w:val="16"/>
                      <w:szCs w:val="16"/>
                    </w:rPr>
                    <w:t>Transformación del servicio Apoyos Económicos para Persona Mayor Tipo C a Transferencias Monetarias para Persona Mayor</w:t>
                  </w:r>
                </w:p>
              </w:tc>
              <w:tc>
                <w:tcPr>
                  <w:tcW w:w="1840" w:type="dxa"/>
                  <w:tcBorders>
                    <w:bottom w:val="nil"/>
                  </w:tcBorders>
                  <w:vAlign w:val="center"/>
                </w:tcPr>
                <w:p w14:paraId="5F49D6E9" w14:textId="4B152CF6" w:rsidR="00065C57" w:rsidRPr="006145DB" w:rsidRDefault="00065C57"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bottom w:val="nil"/>
                  </w:tcBorders>
                  <w:vAlign w:val="center"/>
                </w:tcPr>
                <w:p w14:paraId="2EC69C2F" w14:textId="4E812DD0" w:rsidR="00065C57" w:rsidRPr="006145DB" w:rsidRDefault="00065C57"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62" w:type="dxa"/>
                  <w:tcBorders>
                    <w:bottom w:val="nil"/>
                  </w:tcBorders>
                  <w:vAlign w:val="center"/>
                </w:tcPr>
                <w:p w14:paraId="1462945D" w14:textId="0C021F36" w:rsidR="00065C57" w:rsidRPr="006145DB" w:rsidRDefault="00065C57"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bl>
          <w:p w14:paraId="534E2305" w14:textId="77777777" w:rsidR="00F414D0" w:rsidRPr="006145DB" w:rsidRDefault="00F414D0" w:rsidP="005B435E">
            <w:pPr>
              <w:pStyle w:val="paragraph"/>
              <w:spacing w:before="0" w:beforeAutospacing="0" w:after="0" w:afterAutospacing="0"/>
              <w:jc w:val="both"/>
              <w:textAlignment w:val="baseline"/>
              <w:rPr>
                <w:rFonts w:ascii="Arial" w:hAnsi="Arial" w:cs="Arial"/>
                <w:bCs/>
                <w:sz w:val="20"/>
                <w:szCs w:val="20"/>
              </w:rPr>
            </w:pPr>
          </w:p>
        </w:tc>
      </w:tr>
      <w:tr w:rsidR="00BA311D" w:rsidRPr="006145DB" w14:paraId="3E58FE1A" w14:textId="77777777" w:rsidTr="00391A11">
        <w:trPr>
          <w:jc w:val="center"/>
        </w:trPr>
        <w:tc>
          <w:tcPr>
            <w:tcW w:w="1555" w:type="dxa"/>
            <w:vAlign w:val="center"/>
          </w:tcPr>
          <w:p w14:paraId="286D552C" w14:textId="77777777" w:rsidR="00F414D0" w:rsidRPr="006145DB" w:rsidRDefault="00F414D0" w:rsidP="005B435E">
            <w:pPr>
              <w:spacing w:after="0" w:line="240" w:lineRule="auto"/>
              <w:ind w:left="32"/>
              <w:contextualSpacing/>
              <w:rPr>
                <w:rFonts w:cs="Arial"/>
                <w:bCs/>
                <w:sz w:val="20"/>
                <w:szCs w:val="20"/>
                <w:lang w:eastAsia="es-CO"/>
              </w:rPr>
            </w:pPr>
            <w:r w:rsidRPr="006145DB">
              <w:rPr>
                <w:rFonts w:cs="Arial"/>
                <w:bCs/>
                <w:sz w:val="20"/>
                <w:szCs w:val="20"/>
                <w:lang w:eastAsia="es-CO"/>
              </w:rPr>
              <w:t>Restricciones y fuentes de información</w:t>
            </w:r>
          </w:p>
        </w:tc>
        <w:tc>
          <w:tcPr>
            <w:tcW w:w="7840" w:type="dxa"/>
            <w:vAlign w:val="center"/>
          </w:tcPr>
          <w:p w14:paraId="30EC64BF" w14:textId="78D77F13" w:rsidR="00F414D0" w:rsidRPr="006145DB" w:rsidRDefault="00F414D0" w:rsidP="005B435E">
            <w:pPr>
              <w:pStyle w:val="Textoindependiente"/>
              <w:spacing w:after="0" w:line="240" w:lineRule="auto"/>
              <w:rPr>
                <w:rFonts w:cs="Arial"/>
                <w:sz w:val="20"/>
                <w:szCs w:val="20"/>
              </w:rPr>
            </w:pPr>
            <w:r w:rsidRPr="006145DB">
              <w:rPr>
                <w:rFonts w:cs="Arial"/>
                <w:sz w:val="20"/>
                <w:szCs w:val="20"/>
              </w:rPr>
              <w:t>Apoyo</w:t>
            </w:r>
            <w:r w:rsidR="003D5238" w:rsidRPr="006145DB">
              <w:rPr>
                <w:rFonts w:cs="Arial"/>
                <w:sz w:val="20"/>
                <w:szCs w:val="20"/>
              </w:rPr>
              <w:t>s</w:t>
            </w:r>
            <w:r w:rsidRPr="006145DB">
              <w:rPr>
                <w:rFonts w:cs="Arial"/>
                <w:sz w:val="20"/>
                <w:szCs w:val="20"/>
              </w:rPr>
              <w:t xml:space="preserve"> económico</w:t>
            </w:r>
            <w:r w:rsidR="003D5238" w:rsidRPr="006145DB">
              <w:rPr>
                <w:rFonts w:cs="Arial"/>
                <w:sz w:val="20"/>
                <w:szCs w:val="20"/>
              </w:rPr>
              <w:t>s</w:t>
            </w:r>
            <w:r w:rsidRPr="006145DB">
              <w:rPr>
                <w:rFonts w:cs="Arial"/>
                <w:sz w:val="20"/>
                <w:szCs w:val="20"/>
              </w:rPr>
              <w:t xml:space="preserve"> Tipo C</w:t>
            </w:r>
          </w:p>
          <w:p w14:paraId="0B304FC5" w14:textId="77777777" w:rsidR="002E03E9" w:rsidRPr="006145DB" w:rsidRDefault="002E03E9" w:rsidP="005B435E">
            <w:pPr>
              <w:pStyle w:val="Textoindependiente"/>
              <w:spacing w:after="0" w:line="240" w:lineRule="auto"/>
              <w:rPr>
                <w:rFonts w:cs="Arial"/>
                <w:sz w:val="20"/>
                <w:szCs w:val="20"/>
              </w:rPr>
            </w:pPr>
          </w:p>
          <w:tbl>
            <w:tblPr>
              <w:tblStyle w:val="Tablaconcuadrcula"/>
              <w:tblW w:w="7544" w:type="dxa"/>
              <w:tblLayout w:type="fixed"/>
              <w:tblLook w:val="04A0" w:firstRow="1" w:lastRow="0" w:firstColumn="1" w:lastColumn="0" w:noHBand="0" w:noVBand="1"/>
            </w:tblPr>
            <w:tblGrid>
              <w:gridCol w:w="3435"/>
              <w:gridCol w:w="1134"/>
              <w:gridCol w:w="1134"/>
              <w:gridCol w:w="1841"/>
            </w:tblGrid>
            <w:tr w:rsidR="00065C57" w:rsidRPr="006145DB" w14:paraId="3F705C57" w14:textId="77777777" w:rsidTr="006C6798">
              <w:tc>
                <w:tcPr>
                  <w:tcW w:w="3435" w:type="dxa"/>
                  <w:vAlign w:val="center"/>
                </w:tcPr>
                <w:p w14:paraId="77E1AF67"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Categoría</w:t>
                  </w:r>
                </w:p>
              </w:tc>
              <w:tc>
                <w:tcPr>
                  <w:tcW w:w="1134" w:type="dxa"/>
                  <w:vAlign w:val="center"/>
                </w:tcPr>
                <w:p w14:paraId="2812EF37" w14:textId="77777777" w:rsidR="00F414D0" w:rsidRPr="006145DB" w:rsidRDefault="00F414D0" w:rsidP="005B435E">
                  <w:pPr>
                    <w:tabs>
                      <w:tab w:val="left" w:pos="709"/>
                    </w:tabs>
                    <w:contextualSpacing/>
                    <w:jc w:val="center"/>
                    <w:rPr>
                      <w:rFonts w:eastAsia="Calibri" w:cs="Arial"/>
                      <w:bCs/>
                      <w:sz w:val="16"/>
                      <w:szCs w:val="16"/>
                      <w:lang w:eastAsia="es-CO"/>
                    </w:rPr>
                  </w:pPr>
                  <w:r w:rsidRPr="006145DB">
                    <w:rPr>
                      <w:rFonts w:cs="Arial"/>
                      <w:sz w:val="16"/>
                      <w:szCs w:val="16"/>
                      <w:lang w:eastAsia="es-CO"/>
                    </w:rPr>
                    <w:t>Fuente de Información</w:t>
                  </w:r>
                </w:p>
              </w:tc>
              <w:tc>
                <w:tcPr>
                  <w:tcW w:w="1134" w:type="dxa"/>
                  <w:vAlign w:val="center"/>
                </w:tcPr>
                <w:p w14:paraId="796FE0ED" w14:textId="77777777" w:rsidR="00F414D0" w:rsidRPr="006145DB" w:rsidRDefault="00F414D0" w:rsidP="005B435E">
                  <w:pPr>
                    <w:tabs>
                      <w:tab w:val="left" w:pos="709"/>
                    </w:tabs>
                    <w:contextualSpacing/>
                    <w:jc w:val="center"/>
                    <w:rPr>
                      <w:rFonts w:eastAsia="Calibri" w:cs="Arial"/>
                      <w:bCs/>
                      <w:sz w:val="16"/>
                      <w:szCs w:val="16"/>
                      <w:lang w:eastAsia="es-CO"/>
                    </w:rPr>
                  </w:pPr>
                  <w:r w:rsidRPr="006145DB">
                    <w:rPr>
                      <w:rFonts w:cs="Arial"/>
                      <w:sz w:val="16"/>
                      <w:szCs w:val="16"/>
                      <w:lang w:eastAsia="es-CO"/>
                    </w:rPr>
                    <w:t>Periodicidad</w:t>
                  </w:r>
                </w:p>
              </w:tc>
              <w:tc>
                <w:tcPr>
                  <w:tcW w:w="1841" w:type="dxa"/>
                  <w:vAlign w:val="center"/>
                </w:tcPr>
                <w:p w14:paraId="5414DD08" w14:textId="77777777" w:rsidR="00F414D0" w:rsidRPr="006145DB" w:rsidRDefault="00F414D0" w:rsidP="005B435E">
                  <w:pPr>
                    <w:tabs>
                      <w:tab w:val="left" w:pos="709"/>
                    </w:tabs>
                    <w:contextualSpacing/>
                    <w:jc w:val="center"/>
                    <w:rPr>
                      <w:rFonts w:eastAsia="Calibri" w:cs="Arial"/>
                      <w:bCs/>
                      <w:sz w:val="16"/>
                      <w:szCs w:val="16"/>
                      <w:lang w:eastAsia="es-CO"/>
                    </w:rPr>
                  </w:pPr>
                  <w:r w:rsidRPr="006145DB">
                    <w:rPr>
                      <w:rFonts w:cs="Arial"/>
                      <w:sz w:val="16"/>
                      <w:szCs w:val="16"/>
                      <w:lang w:eastAsia="es-CO"/>
                    </w:rPr>
                    <w:t>Administrador</w:t>
                  </w:r>
                </w:p>
              </w:tc>
            </w:tr>
            <w:tr w:rsidR="00065C57" w:rsidRPr="006145DB" w14:paraId="414C9A99" w14:textId="77777777" w:rsidTr="006C6798">
              <w:tc>
                <w:tcPr>
                  <w:tcW w:w="3435" w:type="dxa"/>
                  <w:vAlign w:val="center"/>
                </w:tcPr>
                <w:p w14:paraId="549346AD" w14:textId="77777777" w:rsidR="00F414D0" w:rsidRPr="006145DB" w:rsidRDefault="00F414D0" w:rsidP="005B435E">
                  <w:pPr>
                    <w:contextualSpacing/>
                    <w:jc w:val="both"/>
                    <w:rPr>
                      <w:rFonts w:cs="Arial"/>
                      <w:sz w:val="16"/>
                      <w:szCs w:val="16"/>
                      <w:lang w:eastAsia="es-CO"/>
                    </w:rPr>
                  </w:pPr>
                  <w:r w:rsidRPr="006145DB">
                    <w:rPr>
                      <w:rFonts w:cs="Arial"/>
                      <w:sz w:val="16"/>
                      <w:szCs w:val="16"/>
                    </w:rPr>
                    <w:t>Servicio Comunidad de Cuidado.</w:t>
                  </w:r>
                </w:p>
              </w:tc>
              <w:tc>
                <w:tcPr>
                  <w:tcW w:w="1134" w:type="dxa"/>
                  <w:vAlign w:val="center"/>
                </w:tcPr>
                <w:p w14:paraId="310B4938" w14:textId="77777777" w:rsidR="00F414D0" w:rsidRPr="006145DB" w:rsidRDefault="00F414D0" w:rsidP="005B435E">
                  <w:pPr>
                    <w:tabs>
                      <w:tab w:val="left" w:pos="709"/>
                    </w:tabs>
                    <w:contextualSpacing/>
                    <w:jc w:val="center"/>
                    <w:rPr>
                      <w:rFonts w:eastAsia="Calibri" w:cs="Arial"/>
                      <w:sz w:val="16"/>
                      <w:szCs w:val="16"/>
                      <w:lang w:eastAsia="es-CO"/>
                    </w:rPr>
                  </w:pPr>
                  <w:r w:rsidRPr="006145DB">
                    <w:rPr>
                      <w:rFonts w:cs="Arial"/>
                      <w:sz w:val="16"/>
                      <w:szCs w:val="16"/>
                      <w:lang w:eastAsia="es-CO"/>
                    </w:rPr>
                    <w:t xml:space="preserve">SIRBE </w:t>
                  </w:r>
                </w:p>
              </w:tc>
              <w:tc>
                <w:tcPr>
                  <w:tcW w:w="1134" w:type="dxa"/>
                  <w:vAlign w:val="center"/>
                </w:tcPr>
                <w:p w14:paraId="1904B22D"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41" w:type="dxa"/>
                  <w:vAlign w:val="center"/>
                </w:tcPr>
                <w:p w14:paraId="6434311A" w14:textId="77777777" w:rsidR="00F414D0" w:rsidRPr="006145DB" w:rsidRDefault="00F414D0" w:rsidP="005B435E">
                  <w:pPr>
                    <w:tabs>
                      <w:tab w:val="left" w:pos="709"/>
                    </w:tabs>
                    <w:contextualSpacing/>
                    <w:jc w:val="center"/>
                    <w:rPr>
                      <w:rFonts w:eastAsia="Calibri" w:cs="Arial"/>
                      <w:sz w:val="16"/>
                      <w:szCs w:val="16"/>
                      <w:lang w:eastAsia="es-CO"/>
                    </w:rPr>
                  </w:pPr>
                  <w:r w:rsidRPr="006145DB">
                    <w:rPr>
                      <w:rFonts w:cs="Arial"/>
                      <w:sz w:val="16"/>
                      <w:szCs w:val="16"/>
                      <w:lang w:eastAsia="es-CO"/>
                    </w:rPr>
                    <w:t>Secretaría Distrital de Integración Social</w:t>
                  </w:r>
                </w:p>
              </w:tc>
            </w:tr>
            <w:tr w:rsidR="00065C57" w:rsidRPr="006145DB" w14:paraId="6F2C3BA9" w14:textId="77777777" w:rsidTr="006C6798">
              <w:tc>
                <w:tcPr>
                  <w:tcW w:w="3435" w:type="dxa"/>
                  <w:tcBorders>
                    <w:bottom w:val="single" w:sz="4" w:space="0" w:color="auto"/>
                  </w:tcBorders>
                  <w:vAlign w:val="center"/>
                </w:tcPr>
                <w:p w14:paraId="32D3A57E" w14:textId="77777777" w:rsidR="00F414D0" w:rsidRPr="006145DB" w:rsidRDefault="00F414D0" w:rsidP="005B435E">
                  <w:pPr>
                    <w:contextualSpacing/>
                    <w:jc w:val="both"/>
                    <w:rPr>
                      <w:rFonts w:cs="Arial"/>
                      <w:sz w:val="16"/>
                      <w:szCs w:val="16"/>
                      <w:lang w:eastAsia="es-CO"/>
                    </w:rPr>
                  </w:pPr>
                  <w:r w:rsidRPr="006145DB">
                    <w:rPr>
                      <w:rFonts w:cs="Arial"/>
                      <w:sz w:val="16"/>
                      <w:szCs w:val="16"/>
                    </w:rPr>
                    <w:t>Servicio Atención para Población Habitante de Calle con Alta Dependencia Física, Mental o Cognitiva.</w:t>
                  </w:r>
                </w:p>
              </w:tc>
              <w:tc>
                <w:tcPr>
                  <w:tcW w:w="1134" w:type="dxa"/>
                  <w:tcBorders>
                    <w:bottom w:val="single" w:sz="4" w:space="0" w:color="auto"/>
                  </w:tcBorders>
                  <w:vAlign w:val="center"/>
                </w:tcPr>
                <w:p w14:paraId="7C80984E"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tcBorders>
                    <w:bottom w:val="single" w:sz="4" w:space="0" w:color="auto"/>
                  </w:tcBorders>
                  <w:vAlign w:val="center"/>
                </w:tcPr>
                <w:p w14:paraId="6C5FD7C0"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 xml:space="preserve"> Demanda</w:t>
                  </w:r>
                </w:p>
              </w:tc>
              <w:tc>
                <w:tcPr>
                  <w:tcW w:w="1841" w:type="dxa"/>
                  <w:tcBorders>
                    <w:bottom w:val="single" w:sz="4" w:space="0" w:color="auto"/>
                  </w:tcBorders>
                  <w:vAlign w:val="center"/>
                </w:tcPr>
                <w:p w14:paraId="33E4E4DA" w14:textId="77777777" w:rsidR="00F414D0" w:rsidRPr="006145DB" w:rsidRDefault="00F414D0"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065C57" w:rsidRPr="006145DB" w14:paraId="51ED2B6B" w14:textId="77777777" w:rsidTr="006C6798">
              <w:trPr>
                <w:trHeight w:val="300"/>
              </w:trPr>
              <w:tc>
                <w:tcPr>
                  <w:tcW w:w="3435" w:type="dxa"/>
                  <w:tcBorders>
                    <w:bottom w:val="single" w:sz="4" w:space="0" w:color="auto"/>
                  </w:tcBorders>
                  <w:vAlign w:val="center"/>
                </w:tcPr>
                <w:p w14:paraId="0EF9B2A4" w14:textId="30C1D84E" w:rsidR="00F414D0" w:rsidRPr="006145DB" w:rsidRDefault="00F414D0" w:rsidP="005B435E">
                  <w:pPr>
                    <w:jc w:val="both"/>
                    <w:rPr>
                      <w:rFonts w:cs="Arial"/>
                      <w:sz w:val="16"/>
                      <w:szCs w:val="16"/>
                    </w:rPr>
                  </w:pPr>
                  <w:r w:rsidRPr="006145DB">
                    <w:rPr>
                      <w:rFonts w:cs="Arial"/>
                      <w:sz w:val="16"/>
                      <w:szCs w:val="16"/>
                    </w:rPr>
                    <w:t>Transferencia Monetaria para persona mayor</w:t>
                  </w:r>
                  <w:r w:rsidR="00F83EED" w:rsidRPr="006145DB">
                    <w:rPr>
                      <w:rFonts w:cs="Arial"/>
                      <w:sz w:val="16"/>
                      <w:szCs w:val="16"/>
                    </w:rPr>
                    <w:t>.</w:t>
                  </w:r>
                </w:p>
              </w:tc>
              <w:tc>
                <w:tcPr>
                  <w:tcW w:w="1134" w:type="dxa"/>
                  <w:tcBorders>
                    <w:bottom w:val="single" w:sz="4" w:space="0" w:color="auto"/>
                  </w:tcBorders>
                  <w:vAlign w:val="center"/>
                </w:tcPr>
                <w:p w14:paraId="1C46F4F4" w14:textId="77777777" w:rsidR="00F414D0" w:rsidRPr="006145DB" w:rsidRDefault="00F414D0" w:rsidP="005B435E">
                  <w:pPr>
                    <w:jc w:val="center"/>
                    <w:rPr>
                      <w:rFonts w:cs="Arial"/>
                      <w:sz w:val="16"/>
                      <w:szCs w:val="16"/>
                      <w:lang w:eastAsia="es-CO"/>
                    </w:rPr>
                  </w:pPr>
                  <w:r w:rsidRPr="006145DB">
                    <w:rPr>
                      <w:rFonts w:cs="Arial"/>
                      <w:sz w:val="16"/>
                      <w:szCs w:val="16"/>
                      <w:lang w:eastAsia="es-CO"/>
                    </w:rPr>
                    <w:t>Base SIGLO</w:t>
                  </w:r>
                </w:p>
              </w:tc>
              <w:tc>
                <w:tcPr>
                  <w:tcW w:w="1134" w:type="dxa"/>
                  <w:tcBorders>
                    <w:bottom w:val="single" w:sz="4" w:space="0" w:color="auto"/>
                  </w:tcBorders>
                  <w:vAlign w:val="center"/>
                </w:tcPr>
                <w:p w14:paraId="692FF108" w14:textId="77777777" w:rsidR="00F414D0" w:rsidRPr="006145DB" w:rsidRDefault="00F414D0" w:rsidP="005B435E">
                  <w:pPr>
                    <w:jc w:val="center"/>
                    <w:rPr>
                      <w:rFonts w:cs="Arial"/>
                      <w:sz w:val="16"/>
                      <w:szCs w:val="16"/>
                      <w:lang w:eastAsia="es-CO"/>
                    </w:rPr>
                  </w:pPr>
                  <w:r w:rsidRPr="006145DB">
                    <w:rPr>
                      <w:rFonts w:cs="Arial"/>
                      <w:sz w:val="16"/>
                      <w:szCs w:val="16"/>
                      <w:lang w:eastAsia="es-CO"/>
                    </w:rPr>
                    <w:t>Demanda</w:t>
                  </w:r>
                </w:p>
              </w:tc>
              <w:tc>
                <w:tcPr>
                  <w:tcW w:w="1841" w:type="dxa"/>
                  <w:tcBorders>
                    <w:bottom w:val="single" w:sz="4" w:space="0" w:color="auto"/>
                  </w:tcBorders>
                  <w:vAlign w:val="center"/>
                </w:tcPr>
                <w:p w14:paraId="6F3EA92E" w14:textId="77777777" w:rsidR="00F414D0" w:rsidRPr="006145DB" w:rsidRDefault="00F414D0" w:rsidP="005B435E">
                  <w:pPr>
                    <w:jc w:val="center"/>
                    <w:rPr>
                      <w:rFonts w:cs="Arial"/>
                      <w:sz w:val="16"/>
                      <w:szCs w:val="16"/>
                      <w:lang w:eastAsia="es-CO"/>
                    </w:rPr>
                  </w:pPr>
                  <w:r w:rsidRPr="006145DB">
                    <w:rPr>
                      <w:rFonts w:cs="Arial"/>
                      <w:sz w:val="16"/>
                      <w:szCs w:val="16"/>
                      <w:lang w:eastAsia="es-CO"/>
                    </w:rPr>
                    <w:t>Secretaría Distrital de Integración Social</w:t>
                  </w:r>
                </w:p>
              </w:tc>
            </w:tr>
            <w:tr w:rsidR="00065C57" w:rsidRPr="006145DB" w14:paraId="5292DA1D" w14:textId="77777777" w:rsidTr="006C6798">
              <w:trPr>
                <w:trHeight w:val="70"/>
              </w:trPr>
              <w:tc>
                <w:tcPr>
                  <w:tcW w:w="3435" w:type="dxa"/>
                  <w:tcBorders>
                    <w:top w:val="single" w:sz="4" w:space="0" w:color="auto"/>
                    <w:left w:val="nil"/>
                    <w:bottom w:val="nil"/>
                    <w:right w:val="nil"/>
                  </w:tcBorders>
                  <w:vAlign w:val="center"/>
                </w:tcPr>
                <w:p w14:paraId="21E86FD9" w14:textId="77777777" w:rsidR="0021610C" w:rsidRPr="006145DB" w:rsidRDefault="0021610C" w:rsidP="005B435E">
                  <w:pPr>
                    <w:rPr>
                      <w:rFonts w:cs="Arial"/>
                      <w:sz w:val="16"/>
                      <w:szCs w:val="16"/>
                    </w:rPr>
                  </w:pPr>
                </w:p>
              </w:tc>
              <w:tc>
                <w:tcPr>
                  <w:tcW w:w="1134" w:type="dxa"/>
                  <w:tcBorders>
                    <w:top w:val="single" w:sz="4" w:space="0" w:color="auto"/>
                    <w:left w:val="nil"/>
                    <w:bottom w:val="nil"/>
                    <w:right w:val="nil"/>
                  </w:tcBorders>
                  <w:vAlign w:val="center"/>
                </w:tcPr>
                <w:p w14:paraId="6D179C64" w14:textId="77777777" w:rsidR="0021610C" w:rsidRPr="006145DB" w:rsidRDefault="0021610C" w:rsidP="005B435E">
                  <w:pPr>
                    <w:jc w:val="center"/>
                    <w:rPr>
                      <w:rFonts w:cs="Arial"/>
                      <w:sz w:val="16"/>
                      <w:szCs w:val="16"/>
                      <w:lang w:eastAsia="es-CO"/>
                    </w:rPr>
                  </w:pPr>
                </w:p>
              </w:tc>
              <w:tc>
                <w:tcPr>
                  <w:tcW w:w="1134" w:type="dxa"/>
                  <w:tcBorders>
                    <w:top w:val="single" w:sz="4" w:space="0" w:color="auto"/>
                    <w:left w:val="nil"/>
                    <w:bottom w:val="nil"/>
                    <w:right w:val="nil"/>
                  </w:tcBorders>
                  <w:vAlign w:val="center"/>
                </w:tcPr>
                <w:p w14:paraId="3DD789E3" w14:textId="77777777" w:rsidR="0021610C" w:rsidRPr="006145DB" w:rsidRDefault="0021610C" w:rsidP="005B435E">
                  <w:pPr>
                    <w:jc w:val="center"/>
                    <w:rPr>
                      <w:rFonts w:cs="Arial"/>
                      <w:sz w:val="16"/>
                      <w:szCs w:val="16"/>
                      <w:lang w:eastAsia="es-CO"/>
                    </w:rPr>
                  </w:pPr>
                </w:p>
              </w:tc>
              <w:tc>
                <w:tcPr>
                  <w:tcW w:w="1841" w:type="dxa"/>
                  <w:tcBorders>
                    <w:top w:val="single" w:sz="4" w:space="0" w:color="auto"/>
                    <w:left w:val="nil"/>
                    <w:bottom w:val="nil"/>
                    <w:right w:val="nil"/>
                  </w:tcBorders>
                  <w:vAlign w:val="center"/>
                </w:tcPr>
                <w:p w14:paraId="10D19020" w14:textId="77777777" w:rsidR="0021610C" w:rsidRPr="006145DB" w:rsidRDefault="0021610C" w:rsidP="005B435E">
                  <w:pPr>
                    <w:jc w:val="center"/>
                    <w:rPr>
                      <w:rFonts w:cs="Arial"/>
                      <w:sz w:val="16"/>
                      <w:szCs w:val="16"/>
                      <w:lang w:eastAsia="es-CO"/>
                    </w:rPr>
                  </w:pPr>
                </w:p>
              </w:tc>
            </w:tr>
          </w:tbl>
          <w:p w14:paraId="12A77C52" w14:textId="77777777" w:rsidR="00F414D0" w:rsidRPr="006145DB" w:rsidRDefault="00F414D0" w:rsidP="005B435E">
            <w:pPr>
              <w:spacing w:after="0" w:line="240" w:lineRule="auto"/>
              <w:rPr>
                <w:rFonts w:cs="Arial"/>
                <w:sz w:val="20"/>
                <w:szCs w:val="20"/>
              </w:rPr>
            </w:pPr>
          </w:p>
        </w:tc>
      </w:tr>
      <w:tr w:rsidR="00BA311D" w:rsidRPr="006145DB" w14:paraId="2CB73FB4" w14:textId="77777777" w:rsidTr="00391A11">
        <w:trPr>
          <w:trHeight w:val="983"/>
          <w:jc w:val="center"/>
        </w:trPr>
        <w:tc>
          <w:tcPr>
            <w:tcW w:w="1555" w:type="dxa"/>
            <w:vAlign w:val="center"/>
          </w:tcPr>
          <w:p w14:paraId="7718FAA4" w14:textId="77777777" w:rsidR="00F414D0" w:rsidRPr="006145DB" w:rsidRDefault="00F414D0" w:rsidP="005B435E">
            <w:pPr>
              <w:spacing w:after="0" w:line="240" w:lineRule="auto"/>
              <w:ind w:left="32"/>
              <w:contextualSpacing/>
              <w:rPr>
                <w:rFonts w:cs="Arial"/>
                <w:sz w:val="20"/>
                <w:szCs w:val="20"/>
                <w:lang w:eastAsia="es-CO"/>
              </w:rPr>
            </w:pPr>
            <w:r w:rsidRPr="006145DB">
              <w:rPr>
                <w:rFonts w:cs="Arial"/>
                <w:sz w:val="20"/>
                <w:szCs w:val="20"/>
                <w:lang w:eastAsia="es-CO"/>
              </w:rPr>
              <w:t>Ejecución</w:t>
            </w:r>
          </w:p>
        </w:tc>
        <w:tc>
          <w:tcPr>
            <w:tcW w:w="7840" w:type="dxa"/>
          </w:tcPr>
          <w:p w14:paraId="12F29D78" w14:textId="77777777" w:rsidR="00065C57" w:rsidRPr="006145DB" w:rsidRDefault="00065C57" w:rsidP="005B435E">
            <w:pPr>
              <w:pStyle w:val="Textoindependiente"/>
              <w:spacing w:after="0" w:line="240" w:lineRule="auto"/>
              <w:jc w:val="both"/>
              <w:rPr>
                <w:rFonts w:eastAsia="Arial" w:cs="Arial"/>
                <w:sz w:val="20"/>
                <w:szCs w:val="20"/>
              </w:rPr>
            </w:pPr>
            <w:r w:rsidRPr="006145DB">
              <w:rPr>
                <w:rFonts w:eastAsia="Arial" w:cs="Arial"/>
                <w:sz w:val="20"/>
                <w:szCs w:val="20"/>
              </w:rPr>
              <w:t xml:space="preserve">El servicio brinda apoyo económico en dinero a las personas mayores con el fin de promover un envejecimiento y una vejez digna con autonomía e independencia. Adicionalmente, provee atención y seguimiento a las personas mayores de manera presencial, virtual y/o mixta. </w:t>
            </w:r>
          </w:p>
          <w:p w14:paraId="008FD2AC" w14:textId="77777777" w:rsidR="00065C57" w:rsidRPr="006145DB" w:rsidRDefault="00065C57" w:rsidP="005B435E">
            <w:pPr>
              <w:pStyle w:val="Textoindependiente"/>
              <w:spacing w:after="0" w:line="240" w:lineRule="auto"/>
              <w:jc w:val="both"/>
              <w:rPr>
                <w:rFonts w:eastAsia="Arial" w:cs="Arial"/>
                <w:sz w:val="20"/>
                <w:szCs w:val="20"/>
              </w:rPr>
            </w:pPr>
          </w:p>
          <w:p w14:paraId="7CA43431" w14:textId="0636CECD" w:rsidR="00065C57" w:rsidRPr="006145DB" w:rsidRDefault="00065C57" w:rsidP="005B435E">
            <w:pPr>
              <w:pStyle w:val="Textoindependiente"/>
              <w:spacing w:after="0" w:line="240" w:lineRule="auto"/>
              <w:jc w:val="both"/>
              <w:rPr>
                <w:rFonts w:eastAsia="Arial" w:cs="Arial"/>
                <w:sz w:val="20"/>
                <w:szCs w:val="20"/>
              </w:rPr>
            </w:pPr>
            <w:r w:rsidRPr="006145DB">
              <w:rPr>
                <w:rFonts w:eastAsia="Arial" w:cs="Arial"/>
                <w:sz w:val="20"/>
                <w:szCs w:val="20"/>
              </w:rPr>
              <w:t>El ingreso al servicio depende de la disponibilidad de cupos en la localidad de residencia, la validación de condiciones, así como la verificación del cumplimiento de criterios de ingreso y el orden de priorización que le corresponda en el listado de priorización.</w:t>
            </w:r>
          </w:p>
          <w:p w14:paraId="7413C32A" w14:textId="77777777" w:rsidR="00065C57" w:rsidRPr="006145DB" w:rsidRDefault="00065C57" w:rsidP="005B435E">
            <w:pPr>
              <w:pStyle w:val="Textoindependiente"/>
              <w:spacing w:after="0" w:line="240" w:lineRule="auto"/>
              <w:jc w:val="both"/>
              <w:rPr>
                <w:rFonts w:eastAsia="Arial" w:cs="Arial"/>
                <w:sz w:val="20"/>
                <w:szCs w:val="20"/>
              </w:rPr>
            </w:pPr>
          </w:p>
          <w:p w14:paraId="4273276F" w14:textId="77777777" w:rsidR="00065C57" w:rsidRPr="006145DB" w:rsidRDefault="00065C57" w:rsidP="005B435E">
            <w:pPr>
              <w:pStyle w:val="Textoindependiente"/>
              <w:spacing w:after="0" w:line="240" w:lineRule="auto"/>
              <w:jc w:val="both"/>
              <w:rPr>
                <w:rFonts w:eastAsia="Arial" w:cs="Arial"/>
                <w:sz w:val="20"/>
                <w:szCs w:val="20"/>
              </w:rPr>
            </w:pPr>
            <w:r w:rsidRPr="006145DB">
              <w:rPr>
                <w:rFonts w:eastAsia="Arial" w:cs="Arial"/>
                <w:sz w:val="20"/>
                <w:szCs w:val="20"/>
              </w:rPr>
              <w:t xml:space="preserve">El componente de desarrollo humano está orientado a contribuir al fortalecimiento de las capacidades de las personas mayores desde la perspectiva de la Política Publica social de envejecimiento y vejez 2010- 2025. Este componente desarrolla mensualmente encuentros con las personas mayores participantes del apoyo económico Tipo C, en espacios comunitarios de cada localidad. </w:t>
            </w:r>
          </w:p>
          <w:p w14:paraId="56BCB7A5" w14:textId="77777777" w:rsidR="00065C57" w:rsidRPr="006145DB" w:rsidRDefault="00065C57" w:rsidP="005B435E">
            <w:pPr>
              <w:pStyle w:val="Textoindependiente"/>
              <w:spacing w:after="0" w:line="240" w:lineRule="auto"/>
              <w:jc w:val="both"/>
              <w:rPr>
                <w:rFonts w:eastAsia="Arial" w:cs="Arial"/>
                <w:sz w:val="20"/>
                <w:szCs w:val="20"/>
              </w:rPr>
            </w:pPr>
          </w:p>
          <w:p w14:paraId="1B1917EB" w14:textId="20DE2B7B" w:rsidR="00F414D0" w:rsidRPr="006145DB" w:rsidRDefault="00065C57" w:rsidP="005B435E">
            <w:pPr>
              <w:pStyle w:val="Textoindependiente"/>
              <w:spacing w:after="0" w:line="240" w:lineRule="auto"/>
              <w:jc w:val="both"/>
              <w:rPr>
                <w:rFonts w:eastAsia="Arial" w:cs="Arial"/>
                <w:sz w:val="20"/>
                <w:szCs w:val="20"/>
              </w:rPr>
            </w:pPr>
            <w:r w:rsidRPr="006145DB">
              <w:rPr>
                <w:rFonts w:eastAsia="Arial" w:cs="Arial"/>
                <w:sz w:val="20"/>
                <w:szCs w:val="20"/>
              </w:rPr>
              <w:t>En caso de interrupción parcial o total en la prestación del servicio social apoyos económicos para persona mayor se implementará el plan operativo de continuidad correspondiente.</w:t>
            </w:r>
          </w:p>
        </w:tc>
      </w:tr>
      <w:tr w:rsidR="00BA311D" w:rsidRPr="006145DB" w14:paraId="36017B83" w14:textId="77777777" w:rsidTr="00391A11">
        <w:trPr>
          <w:trHeight w:val="983"/>
          <w:jc w:val="center"/>
        </w:trPr>
        <w:tc>
          <w:tcPr>
            <w:tcW w:w="1555" w:type="dxa"/>
            <w:vAlign w:val="center"/>
          </w:tcPr>
          <w:p w14:paraId="0D13B21D" w14:textId="6DC1BEB1" w:rsidR="00F414D0" w:rsidRPr="006145DB" w:rsidRDefault="00065C57" w:rsidP="005B435E">
            <w:pPr>
              <w:spacing w:after="0" w:line="240" w:lineRule="auto"/>
              <w:contextualSpacing/>
              <w:rPr>
                <w:rFonts w:cs="Arial"/>
                <w:bCs/>
                <w:sz w:val="20"/>
                <w:szCs w:val="20"/>
                <w:lang w:eastAsia="es-CO"/>
              </w:rPr>
            </w:pPr>
            <w:r w:rsidRPr="006145DB">
              <w:rPr>
                <w:rFonts w:cs="Arial"/>
                <w:bCs/>
                <w:sz w:val="20"/>
                <w:szCs w:val="20"/>
                <w:lang w:eastAsia="es-CO"/>
              </w:rPr>
              <w:t>Condiciones transversales de calidad</w:t>
            </w:r>
          </w:p>
        </w:tc>
        <w:tc>
          <w:tcPr>
            <w:tcW w:w="7840" w:type="dxa"/>
          </w:tcPr>
          <w:p w14:paraId="13BC7037" w14:textId="2F425A9A" w:rsidR="00F414D0" w:rsidRPr="006145DB" w:rsidRDefault="00F414D0" w:rsidP="005B435E">
            <w:pPr>
              <w:tabs>
                <w:tab w:val="left" w:pos="709"/>
              </w:tabs>
              <w:spacing w:after="0" w:line="240" w:lineRule="auto"/>
              <w:contextualSpacing/>
              <w:jc w:val="both"/>
              <w:rPr>
                <w:rFonts w:eastAsia="Arial" w:cs="Arial"/>
                <w:sz w:val="20"/>
                <w:szCs w:val="20"/>
              </w:rPr>
            </w:pPr>
            <w:r w:rsidRPr="006145DB">
              <w:rPr>
                <w:rFonts w:eastAsia="Arial" w:cs="Arial"/>
                <w:sz w:val="20"/>
                <w:szCs w:val="20"/>
              </w:rPr>
              <w:t>Para el servicio aplican las siguientes categorías:</w:t>
            </w:r>
          </w:p>
          <w:p w14:paraId="53207A2F" w14:textId="77777777" w:rsidR="0021610C" w:rsidRPr="006145DB" w:rsidRDefault="0021610C" w:rsidP="005B435E">
            <w:pPr>
              <w:pStyle w:val="Ttulo1"/>
              <w:rPr>
                <w:sz w:val="20"/>
                <w:szCs w:val="20"/>
              </w:rPr>
            </w:pPr>
          </w:p>
          <w:p w14:paraId="3F29A79A" w14:textId="77777777" w:rsidR="00F414D0" w:rsidRPr="006145DB" w:rsidRDefault="00F414D0">
            <w:pPr>
              <w:pStyle w:val="Prrafodelista"/>
              <w:numPr>
                <w:ilvl w:val="0"/>
                <w:numId w:val="16"/>
              </w:numPr>
              <w:tabs>
                <w:tab w:val="left" w:pos="709"/>
              </w:tabs>
              <w:spacing w:after="0" w:line="240" w:lineRule="auto"/>
              <w:ind w:left="360"/>
              <w:jc w:val="both"/>
              <w:rPr>
                <w:rFonts w:eastAsia="Arial" w:cs="Arial"/>
                <w:sz w:val="20"/>
                <w:szCs w:val="20"/>
              </w:rPr>
            </w:pPr>
            <w:r w:rsidRPr="006145DB">
              <w:rPr>
                <w:rFonts w:eastAsia="Arial" w:cs="Arial"/>
                <w:sz w:val="20"/>
                <w:szCs w:val="20"/>
              </w:rPr>
              <w:t>Talento humano</w:t>
            </w:r>
          </w:p>
          <w:p w14:paraId="3B909DC6" w14:textId="1A0DC3D8" w:rsidR="00F414D0" w:rsidRPr="006145DB" w:rsidRDefault="00F414D0">
            <w:pPr>
              <w:pStyle w:val="Prrafodelista"/>
              <w:numPr>
                <w:ilvl w:val="0"/>
                <w:numId w:val="16"/>
              </w:numPr>
              <w:tabs>
                <w:tab w:val="left" w:pos="709"/>
              </w:tabs>
              <w:spacing w:after="0" w:line="240" w:lineRule="auto"/>
              <w:ind w:left="360"/>
              <w:jc w:val="both"/>
              <w:rPr>
                <w:rFonts w:eastAsia="Arial" w:cs="Arial"/>
                <w:sz w:val="20"/>
                <w:szCs w:val="20"/>
              </w:rPr>
            </w:pPr>
            <w:r w:rsidRPr="006145DB">
              <w:rPr>
                <w:rFonts w:eastAsia="Arial" w:cs="Arial"/>
                <w:sz w:val="20"/>
                <w:szCs w:val="20"/>
              </w:rPr>
              <w:t>Gestión administrativa</w:t>
            </w:r>
          </w:p>
        </w:tc>
      </w:tr>
    </w:tbl>
    <w:p w14:paraId="2D882F7A" w14:textId="5E2F6358" w:rsidR="00B809E0" w:rsidRPr="006145DB" w:rsidRDefault="00B809E0" w:rsidP="005B435E">
      <w:pPr>
        <w:spacing w:after="0" w:line="240" w:lineRule="auto"/>
        <w:jc w:val="both"/>
        <w:rPr>
          <w:rFonts w:eastAsia="Arial" w:cs="Arial"/>
          <w:sz w:val="18"/>
          <w:szCs w:val="18"/>
        </w:rPr>
      </w:pPr>
      <w:bookmarkStart w:id="227" w:name="_Toc207382775"/>
      <w:r w:rsidRPr="006145DB">
        <w:rPr>
          <w:rFonts w:eastAsia="Arial" w:cs="Arial"/>
          <w:sz w:val="18"/>
          <w:szCs w:val="18"/>
        </w:rPr>
        <w:t xml:space="preserve">Nota: </w:t>
      </w:r>
      <w:r w:rsidR="0098353F" w:rsidRPr="006145DB">
        <w:rPr>
          <w:rFonts w:eastAsia="Arial" w:cs="Arial"/>
          <w:sz w:val="18"/>
          <w:szCs w:val="18"/>
        </w:rPr>
        <w:t>d</w:t>
      </w:r>
      <w:r w:rsidRPr="006145DB">
        <w:rPr>
          <w:rFonts w:eastAsia="Arial" w:cs="Arial"/>
          <w:sz w:val="18"/>
          <w:szCs w:val="18"/>
        </w:rPr>
        <w:t xml:space="preserve">e acuerdo con lo aprobado en Sesión No. </w:t>
      </w:r>
      <w:r w:rsidR="00713ADD" w:rsidRPr="006145DB">
        <w:rPr>
          <w:rFonts w:eastAsia="Arial" w:cs="Arial"/>
          <w:sz w:val="18"/>
          <w:szCs w:val="18"/>
        </w:rPr>
        <w:t>46</w:t>
      </w:r>
      <w:r w:rsidRPr="006145DB">
        <w:rPr>
          <w:rFonts w:eastAsia="Arial" w:cs="Arial"/>
          <w:sz w:val="18"/>
          <w:szCs w:val="18"/>
        </w:rPr>
        <w:t xml:space="preserve"> del Comité Institucional de Gestión y Desempeño, realizada el 20 de agosto de 2025, el servicio Apoyos Económicos para Persona Mayor – Tipo C, aplicará a partir de la fecha el criterio de egreso por “Transformación del servicio Apoyos Económicos para Persona Mayor Tipo C a Transferencias Monetarias para Persona Mayor”, hasta que se realice la supresión de la ficha técnica del servicio, conforme a lo establecido en el artículo 7 de la Resolución 218 de 2023 y al procedimiento Creación, modificación o supresión de los servicios, modalidades, estrategias o transferencias de la Secretaría de Integración Social </w:t>
      </w:r>
      <w:r w:rsidR="0098353F" w:rsidRPr="006145DB">
        <w:rPr>
          <w:rFonts w:eastAsia="Arial" w:cs="Arial"/>
          <w:sz w:val="18"/>
          <w:szCs w:val="18"/>
        </w:rPr>
        <w:t>(</w:t>
      </w:r>
      <w:r w:rsidRPr="006145DB">
        <w:rPr>
          <w:rFonts w:eastAsia="Arial" w:cs="Arial"/>
          <w:sz w:val="18"/>
          <w:szCs w:val="18"/>
        </w:rPr>
        <w:t>PCD-PSS-040</w:t>
      </w:r>
      <w:r w:rsidR="0098353F" w:rsidRPr="006145DB">
        <w:rPr>
          <w:rFonts w:eastAsia="Arial" w:cs="Arial"/>
          <w:sz w:val="18"/>
          <w:szCs w:val="18"/>
        </w:rPr>
        <w:t>)</w:t>
      </w:r>
      <w:r w:rsidRPr="006145DB">
        <w:rPr>
          <w:rFonts w:eastAsia="Arial" w:cs="Arial"/>
          <w:sz w:val="18"/>
          <w:szCs w:val="18"/>
        </w:rPr>
        <w:t>.</w:t>
      </w:r>
      <w:bookmarkEnd w:id="227"/>
    </w:p>
    <w:p w14:paraId="239380CE" w14:textId="77777777" w:rsidR="00F2212D" w:rsidRPr="006145DB" w:rsidRDefault="00F2212D" w:rsidP="005B435E">
      <w:pPr>
        <w:spacing w:after="0" w:line="240" w:lineRule="auto"/>
        <w:rPr>
          <w:rFonts w:cs="Arial"/>
        </w:rPr>
      </w:pPr>
    </w:p>
    <w:p w14:paraId="0CBFC8A7" w14:textId="2D5A65B4" w:rsidR="00F414D0" w:rsidRPr="006145DB" w:rsidRDefault="00F414D0" w:rsidP="005B435E">
      <w:pPr>
        <w:spacing w:after="0" w:line="240" w:lineRule="auto"/>
        <w:contextualSpacing/>
        <w:jc w:val="center"/>
        <w:rPr>
          <w:rFonts w:cs="Arial"/>
          <w:szCs w:val="20"/>
        </w:rPr>
      </w:pPr>
      <w:r w:rsidRPr="006145DB">
        <w:rPr>
          <w:rFonts w:cs="Arial"/>
          <w:szCs w:val="20"/>
        </w:rPr>
        <w:t>APOYO ECONÓMICO COFINANCIADO TIPO D – PROGRAMA COLOMBIA MAYOR</w:t>
      </w:r>
    </w:p>
    <w:p w14:paraId="34816956" w14:textId="77777777" w:rsidR="00F414D0" w:rsidRPr="006145DB" w:rsidRDefault="00F414D0" w:rsidP="005B435E">
      <w:pPr>
        <w:spacing w:after="0" w:line="240" w:lineRule="auto"/>
        <w:contextualSpacing/>
        <w:rPr>
          <w:rFonts w:cs="Arial"/>
          <w:szCs w:val="20"/>
        </w:rPr>
      </w:pPr>
    </w:p>
    <w:p w14:paraId="63B2EAB2" w14:textId="654474D2" w:rsidR="00F414D0" w:rsidRPr="006145DB" w:rsidRDefault="00F414D0" w:rsidP="005B435E">
      <w:pPr>
        <w:spacing w:after="0" w:line="240" w:lineRule="auto"/>
        <w:jc w:val="both"/>
        <w:rPr>
          <w:rFonts w:eastAsia="Arial" w:cs="Arial"/>
          <w:szCs w:val="20"/>
        </w:rPr>
      </w:pPr>
      <w:r w:rsidRPr="006145DB">
        <w:rPr>
          <w:rFonts w:eastAsia="Arial" w:cs="Arial"/>
          <w:szCs w:val="20"/>
        </w:rPr>
        <w:t>La Secretaría Distrital de Integración Social de acuerdo con las competencias establecidas en el decreto 3771 de 2007, como ente territorial adopta los criterios establecidos por el Ministerio del Trabajo para el programa Colombia Mayor – Apoyo Económico Cofinanciado D y el Sistema de Información de Colombia Mayor</w:t>
      </w:r>
      <w:r w:rsidR="00147CCA" w:rsidRPr="006145DB">
        <w:rPr>
          <w:rFonts w:eastAsia="Arial" w:cs="Arial"/>
          <w:szCs w:val="20"/>
        </w:rPr>
        <w:t>.</w:t>
      </w:r>
    </w:p>
    <w:p w14:paraId="66712712" w14:textId="77777777" w:rsidR="008C7CF7" w:rsidRPr="006145DB" w:rsidRDefault="008C7CF7" w:rsidP="005B435E">
      <w:pPr>
        <w:pStyle w:val="Ttulo1"/>
        <w:rPr>
          <w:szCs w:val="20"/>
        </w:rPr>
      </w:pPr>
    </w:p>
    <w:p w14:paraId="61E2A26D" w14:textId="77777777" w:rsidR="00F414D0" w:rsidRPr="006145DB" w:rsidRDefault="00F414D0" w:rsidP="005B435E">
      <w:pPr>
        <w:spacing w:after="0" w:line="240" w:lineRule="auto"/>
        <w:jc w:val="both"/>
        <w:rPr>
          <w:rFonts w:eastAsia="Arial" w:cs="Arial"/>
          <w:szCs w:val="20"/>
        </w:rPr>
      </w:pPr>
      <w:r w:rsidRPr="006145DB">
        <w:rPr>
          <w:rFonts w:eastAsia="Arial" w:cs="Arial"/>
          <w:szCs w:val="20"/>
        </w:rPr>
        <w:t xml:space="preserve">Los criterios que se relacionan a continuación son los establecidos en el Decreto 3771 del 2007, Resolución N.º 01445 Del 14 de Julio de 2021, Decreto 4943 de 2007, Decreto 455 del 28 de febrero de 2014, Decreto 1833 de 2016 y Decreto 1340 del 25 de julio de 2019. </w:t>
      </w:r>
    </w:p>
    <w:p w14:paraId="08FBC2B8" w14:textId="77777777" w:rsidR="008C7CF7" w:rsidRPr="006145DB" w:rsidRDefault="008C7CF7" w:rsidP="005B435E">
      <w:pPr>
        <w:pStyle w:val="Ttulo1"/>
      </w:pPr>
    </w:p>
    <w:tbl>
      <w:tblPr>
        <w:tblW w:w="928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915"/>
        <w:gridCol w:w="7373"/>
      </w:tblGrid>
      <w:tr w:rsidR="00412EFB" w:rsidRPr="006145DB" w14:paraId="3DB61447" w14:textId="77777777" w:rsidTr="00412EFB">
        <w:trPr>
          <w:trHeight w:val="225"/>
        </w:trPr>
        <w:tc>
          <w:tcPr>
            <w:tcW w:w="19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E7E21CA" w14:textId="727DF2CC" w:rsidR="00F414D0" w:rsidRPr="006145DB" w:rsidRDefault="00F414D0" w:rsidP="005B435E">
            <w:pPr>
              <w:spacing w:after="0" w:line="240" w:lineRule="auto"/>
              <w:rPr>
                <w:rFonts w:eastAsia="Arial" w:cs="Arial"/>
                <w:bCs/>
                <w:sz w:val="20"/>
                <w:szCs w:val="20"/>
              </w:rPr>
            </w:pPr>
            <w:r w:rsidRPr="006145DB">
              <w:rPr>
                <w:rFonts w:eastAsia="Arial" w:cs="Arial"/>
                <w:bCs/>
                <w:sz w:val="20"/>
                <w:szCs w:val="20"/>
              </w:rPr>
              <w:t xml:space="preserve">Nombre del </w:t>
            </w:r>
            <w:r w:rsidRPr="006145DB">
              <w:rPr>
                <w:rFonts w:eastAsia="Arial" w:cs="Arial"/>
                <w:sz w:val="20"/>
                <w:szCs w:val="20"/>
              </w:rPr>
              <w:t>servicio o apoyo</w:t>
            </w:r>
          </w:p>
        </w:tc>
        <w:tc>
          <w:tcPr>
            <w:tcW w:w="737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7E31554" w14:textId="64D86FCC" w:rsidR="00F414D0" w:rsidRPr="006145DB" w:rsidRDefault="00F414D0" w:rsidP="005B435E">
            <w:pPr>
              <w:spacing w:after="0" w:line="240" w:lineRule="auto"/>
              <w:rPr>
                <w:rFonts w:eastAsia="Arial" w:cs="Arial"/>
                <w:bCs/>
                <w:sz w:val="20"/>
                <w:szCs w:val="20"/>
              </w:rPr>
            </w:pPr>
            <w:r w:rsidRPr="006145DB">
              <w:rPr>
                <w:rFonts w:eastAsia="Arial" w:cs="Arial"/>
                <w:bCs/>
                <w:sz w:val="20"/>
                <w:szCs w:val="20"/>
              </w:rPr>
              <w:t>Programa Colombia Mayor – apoyo económico cofinanciado D</w:t>
            </w:r>
          </w:p>
        </w:tc>
      </w:tr>
      <w:tr w:rsidR="00412EFB" w:rsidRPr="006145DB" w14:paraId="5AEBE249" w14:textId="77777777" w:rsidTr="00412EFB">
        <w:trPr>
          <w:trHeight w:val="735"/>
        </w:trPr>
        <w:tc>
          <w:tcPr>
            <w:tcW w:w="19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D34BCB1" w14:textId="23A9B7C0" w:rsidR="00F414D0" w:rsidRPr="006145DB" w:rsidRDefault="00F414D0" w:rsidP="005B435E">
            <w:pPr>
              <w:spacing w:after="0" w:line="240" w:lineRule="auto"/>
              <w:rPr>
                <w:rFonts w:eastAsia="Arial" w:cs="Arial"/>
                <w:sz w:val="20"/>
                <w:szCs w:val="20"/>
              </w:rPr>
            </w:pPr>
            <w:r w:rsidRPr="006145DB">
              <w:rPr>
                <w:rFonts w:eastAsia="Arial" w:cs="Arial"/>
                <w:sz w:val="20"/>
                <w:szCs w:val="20"/>
              </w:rPr>
              <w:t>Definición</w:t>
            </w:r>
          </w:p>
        </w:tc>
        <w:tc>
          <w:tcPr>
            <w:tcW w:w="737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B377E0F"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Programa Colombia Mayor – Modalidad Subsidio económico directo: Servicio que tiene como objetivo proteger al adulto mayor, que se encuentra en estado de indigencia o extrema pobreza, contra el riesgo económico de la imposibilidad de generar ingresos y contra el riesgo derivado de la exclusión social. – Decreto 3771 del 2007 y Decreto 1833 de 2016. </w:t>
            </w:r>
          </w:p>
        </w:tc>
      </w:tr>
      <w:tr w:rsidR="00412EFB" w:rsidRPr="006145DB" w14:paraId="33E9D98E" w14:textId="77777777" w:rsidTr="00111214">
        <w:trPr>
          <w:trHeight w:val="459"/>
        </w:trPr>
        <w:tc>
          <w:tcPr>
            <w:tcW w:w="19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654E662" w14:textId="40FB0E14" w:rsidR="00F414D0" w:rsidRPr="006145DB" w:rsidRDefault="00F414D0" w:rsidP="005B435E">
            <w:pPr>
              <w:spacing w:after="0" w:line="240" w:lineRule="auto"/>
              <w:rPr>
                <w:rFonts w:eastAsia="Arial" w:cs="Arial"/>
                <w:sz w:val="20"/>
                <w:szCs w:val="20"/>
              </w:rPr>
            </w:pPr>
            <w:r w:rsidRPr="006145DB">
              <w:rPr>
                <w:rFonts w:eastAsia="Arial" w:cs="Arial"/>
                <w:sz w:val="20"/>
                <w:szCs w:val="20"/>
              </w:rPr>
              <w:t>Requisitos para ser beneficiario de los subsidios de la subcuenta de subsistencia</w:t>
            </w:r>
          </w:p>
        </w:tc>
        <w:tc>
          <w:tcPr>
            <w:tcW w:w="737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757D4B2" w14:textId="77777777" w:rsidR="005C46FA" w:rsidRPr="006145DB" w:rsidRDefault="00F414D0" w:rsidP="005B435E">
            <w:pPr>
              <w:spacing w:after="0" w:line="240" w:lineRule="auto"/>
              <w:jc w:val="both"/>
              <w:rPr>
                <w:rFonts w:eastAsia="Arial" w:cs="Arial"/>
                <w:sz w:val="20"/>
                <w:szCs w:val="20"/>
              </w:rPr>
            </w:pPr>
            <w:r w:rsidRPr="006145DB">
              <w:rPr>
                <w:rFonts w:eastAsia="Arial" w:cs="Arial"/>
                <w:sz w:val="20"/>
                <w:szCs w:val="20"/>
              </w:rPr>
              <w:t>Que en el artículo 2.2.14.1.31 del Decreto 1833 de 2016, modificado por el artículo 6 del Decreto 1690 de 2020 y la Resolución 01445 de 2021 se establecen los requisitos para ser beneficiario de los subsidios de la Subcuenta de Subsistencia, así:</w:t>
            </w:r>
          </w:p>
          <w:p w14:paraId="22170B9B" w14:textId="7A57DA1F"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 </w:t>
            </w:r>
          </w:p>
          <w:p w14:paraId="6924F027"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a. Ser colombiano. </w:t>
            </w:r>
          </w:p>
          <w:p w14:paraId="28810619" w14:textId="77777777" w:rsidR="005C46FA" w:rsidRPr="006145DB" w:rsidRDefault="005C46FA" w:rsidP="005B435E">
            <w:pPr>
              <w:pStyle w:val="Ttulo1"/>
              <w:rPr>
                <w:sz w:val="20"/>
                <w:szCs w:val="20"/>
              </w:rPr>
            </w:pPr>
          </w:p>
          <w:p w14:paraId="491E06DF"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b. Tener mínimo tres años menos de la edad que se requiere para pensionarse por vejez (Actualmente 54 años para mujeres y 59 para hombres). </w:t>
            </w:r>
          </w:p>
          <w:p w14:paraId="6F22443D" w14:textId="77777777" w:rsidR="005C46FA" w:rsidRPr="006145DB" w:rsidRDefault="005C46FA" w:rsidP="005B435E">
            <w:pPr>
              <w:pStyle w:val="Ttulo1"/>
              <w:rPr>
                <w:sz w:val="20"/>
                <w:szCs w:val="20"/>
              </w:rPr>
            </w:pPr>
          </w:p>
          <w:p w14:paraId="1FFA78C6"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c. Carecer de rentas o ingresos suficientes para subsistir. </w:t>
            </w:r>
          </w:p>
          <w:p w14:paraId="014C4AFE" w14:textId="77777777" w:rsidR="005C46FA" w:rsidRPr="006145DB" w:rsidRDefault="005C46FA" w:rsidP="005B435E">
            <w:pPr>
              <w:pStyle w:val="Ttulo1"/>
              <w:rPr>
                <w:sz w:val="20"/>
                <w:szCs w:val="20"/>
              </w:rPr>
            </w:pPr>
          </w:p>
          <w:p w14:paraId="66F7FCA6"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d. Vive en la calle o de la caridad pública. </w:t>
            </w:r>
          </w:p>
          <w:p w14:paraId="402C02A7" w14:textId="77777777" w:rsidR="005C46FA" w:rsidRPr="006145DB" w:rsidRDefault="00F414D0" w:rsidP="005B435E">
            <w:pPr>
              <w:spacing w:after="0" w:line="240" w:lineRule="auto"/>
              <w:jc w:val="both"/>
              <w:rPr>
                <w:rFonts w:eastAsia="Arial" w:cs="Arial"/>
                <w:sz w:val="20"/>
                <w:szCs w:val="20"/>
              </w:rPr>
            </w:pPr>
            <w:r w:rsidRPr="006145DB">
              <w:rPr>
                <w:rFonts w:eastAsia="Arial" w:cs="Arial"/>
                <w:sz w:val="20"/>
                <w:szCs w:val="20"/>
              </w:rPr>
              <w:t>e. Vive solo y su ingreso mensual no supera medio salario mínimo legal vigente.</w:t>
            </w:r>
          </w:p>
          <w:p w14:paraId="52A45966" w14:textId="7F1E1581"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 </w:t>
            </w:r>
          </w:p>
          <w:p w14:paraId="060689E1"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f. Vive con su familia, pero el ingreso familiar es igual o inferior a un (1) salario mínimo legal vigente. </w:t>
            </w:r>
          </w:p>
          <w:p w14:paraId="0A5EDBDF" w14:textId="77777777" w:rsidR="005C46FA" w:rsidRPr="006145DB" w:rsidRDefault="005C46FA" w:rsidP="005B435E">
            <w:pPr>
              <w:pStyle w:val="Ttulo1"/>
              <w:rPr>
                <w:sz w:val="20"/>
                <w:szCs w:val="20"/>
              </w:rPr>
            </w:pPr>
          </w:p>
          <w:p w14:paraId="43E43ED3"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g. Vive en un Centro de Bienestar del Adulto Mayor (CBA) o asiste como usuario a un Centro Diurno </w:t>
            </w:r>
          </w:p>
          <w:p w14:paraId="6A73D79C" w14:textId="77777777" w:rsidR="005C46FA" w:rsidRPr="006145DB" w:rsidRDefault="005C46FA" w:rsidP="005B435E">
            <w:pPr>
              <w:pStyle w:val="Ttulo1"/>
              <w:rPr>
                <w:sz w:val="20"/>
                <w:szCs w:val="20"/>
              </w:rPr>
            </w:pPr>
          </w:p>
          <w:p w14:paraId="264B0670"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h. (CD) </w:t>
            </w:r>
          </w:p>
          <w:p w14:paraId="478DB912" w14:textId="77777777" w:rsidR="005C46FA" w:rsidRPr="006145DB" w:rsidRDefault="005C46FA" w:rsidP="005B435E">
            <w:pPr>
              <w:pStyle w:val="Ttulo1"/>
              <w:rPr>
                <w:sz w:val="20"/>
                <w:szCs w:val="20"/>
              </w:rPr>
            </w:pPr>
          </w:p>
          <w:p w14:paraId="2742ABBD"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i. De acuerdo con el SISBÉN IV, se toman todos los niveles de los grupos A y B y C hasta el grupo C1. </w:t>
            </w:r>
          </w:p>
          <w:p w14:paraId="16924A55" w14:textId="77777777" w:rsidR="005C46FA" w:rsidRPr="006145DB" w:rsidRDefault="005C46FA" w:rsidP="005B435E">
            <w:pPr>
              <w:pStyle w:val="Ttulo1"/>
              <w:rPr>
                <w:sz w:val="20"/>
                <w:szCs w:val="20"/>
              </w:rPr>
            </w:pPr>
          </w:p>
          <w:p w14:paraId="43C33C37" w14:textId="77777777" w:rsidR="00F414D0" w:rsidRPr="006145DB" w:rsidRDefault="00F414D0" w:rsidP="005B435E">
            <w:pPr>
              <w:spacing w:after="0" w:line="240" w:lineRule="auto"/>
              <w:jc w:val="both"/>
              <w:rPr>
                <w:rFonts w:eastAsia="Arial" w:cs="Arial"/>
                <w:sz w:val="20"/>
                <w:szCs w:val="20"/>
              </w:rPr>
            </w:pPr>
            <w:bookmarkStart w:id="228" w:name="_Int_UsuuPVzz"/>
            <w:r w:rsidRPr="006145DB">
              <w:rPr>
                <w:rFonts w:eastAsia="Arial" w:cs="Arial"/>
                <w:sz w:val="20"/>
                <w:szCs w:val="20"/>
              </w:rPr>
              <w:t>j. De acuerdo con el SISBÉN III estar clasificado en los siguientes rangos: «Por medio de la cual se establece la aplicación de la metodología del SISBÉN IV para las nuevas inscripciones al programa de Protección Social al Adulto Mayor - Colombia Mayor».</w:t>
            </w:r>
            <w:bookmarkEnd w:id="228"/>
            <w:r w:rsidRPr="006145DB">
              <w:rPr>
                <w:rFonts w:eastAsia="Arial" w:cs="Arial"/>
                <w:sz w:val="20"/>
                <w:szCs w:val="20"/>
              </w:rPr>
              <w:t xml:space="preserve"> </w:t>
            </w:r>
          </w:p>
        </w:tc>
      </w:tr>
      <w:tr w:rsidR="00412EFB" w:rsidRPr="006145DB" w14:paraId="27FBB017" w14:textId="77777777" w:rsidTr="00412EFB">
        <w:trPr>
          <w:trHeight w:val="1245"/>
        </w:trPr>
        <w:tc>
          <w:tcPr>
            <w:tcW w:w="19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D4BF2AE"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Criterios de priorización </w:t>
            </w:r>
          </w:p>
        </w:tc>
        <w:tc>
          <w:tcPr>
            <w:tcW w:w="737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5A9CBBC" w14:textId="77777777" w:rsidR="00F414D0" w:rsidRPr="006145DB" w:rsidRDefault="00F414D0" w:rsidP="005B435E">
            <w:pPr>
              <w:spacing w:after="0" w:line="240" w:lineRule="auto"/>
              <w:jc w:val="both"/>
              <w:rPr>
                <w:rFonts w:eastAsia="Segoe UI" w:cs="Arial"/>
                <w:sz w:val="20"/>
                <w:szCs w:val="20"/>
              </w:rPr>
            </w:pPr>
            <w:r w:rsidRPr="006145DB">
              <w:rPr>
                <w:rFonts w:eastAsia="Segoe UI" w:cs="Arial"/>
                <w:sz w:val="20"/>
                <w:szCs w:val="20"/>
              </w:rPr>
              <w:t>Estos criterios se encuentran definidos en el Decreto 1833 de 2016 ARTÍCULO 2.2.14.1.35. Criterios de priorización de beneficiarios.</w:t>
            </w:r>
          </w:p>
          <w:p w14:paraId="065AAA06" w14:textId="77777777" w:rsidR="005C46FA" w:rsidRPr="006145DB" w:rsidRDefault="005C46FA" w:rsidP="005B435E">
            <w:pPr>
              <w:pStyle w:val="Ttulo1"/>
              <w:rPr>
                <w:sz w:val="20"/>
                <w:szCs w:val="20"/>
              </w:rPr>
            </w:pPr>
          </w:p>
          <w:p w14:paraId="6DF9D2EC"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1. La edad del aspirante. </w:t>
            </w:r>
          </w:p>
          <w:p w14:paraId="396F2BD2" w14:textId="77777777" w:rsidR="005C46FA" w:rsidRPr="006145DB" w:rsidRDefault="005C46FA" w:rsidP="005B435E">
            <w:pPr>
              <w:pStyle w:val="Ttulo1"/>
              <w:rPr>
                <w:sz w:val="20"/>
                <w:szCs w:val="20"/>
              </w:rPr>
            </w:pPr>
          </w:p>
          <w:p w14:paraId="241D8998"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2. Los niveles 1 y 2 del SISBEN y el listado censal. </w:t>
            </w:r>
          </w:p>
          <w:p w14:paraId="146362EB" w14:textId="77777777" w:rsidR="005C46FA" w:rsidRPr="006145DB" w:rsidRDefault="005C46FA" w:rsidP="005B435E">
            <w:pPr>
              <w:pStyle w:val="Ttulo1"/>
              <w:rPr>
                <w:sz w:val="20"/>
                <w:szCs w:val="20"/>
              </w:rPr>
            </w:pPr>
          </w:p>
          <w:p w14:paraId="1C344864"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3. La minusvalía o discapacidad física o mental del aspirante. </w:t>
            </w:r>
          </w:p>
          <w:p w14:paraId="73E47CC6" w14:textId="77777777" w:rsidR="005C46FA" w:rsidRPr="006145DB" w:rsidRDefault="005C46FA" w:rsidP="005B435E">
            <w:pPr>
              <w:pStyle w:val="Ttulo1"/>
              <w:rPr>
                <w:sz w:val="20"/>
                <w:szCs w:val="20"/>
              </w:rPr>
            </w:pPr>
          </w:p>
          <w:p w14:paraId="1CC9D256"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4. Personas a cargo del aspirante. </w:t>
            </w:r>
          </w:p>
          <w:p w14:paraId="359AA5C9" w14:textId="77777777" w:rsidR="005C46FA" w:rsidRPr="006145DB" w:rsidRDefault="005C46FA" w:rsidP="005B435E">
            <w:pPr>
              <w:pStyle w:val="Ttulo1"/>
              <w:rPr>
                <w:sz w:val="20"/>
                <w:szCs w:val="20"/>
              </w:rPr>
            </w:pPr>
          </w:p>
          <w:p w14:paraId="0596F4F4"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5. Ser adulto mayor que vive sólo y no depende económicamente de ninguna persona. </w:t>
            </w:r>
          </w:p>
          <w:p w14:paraId="539758E1" w14:textId="77777777" w:rsidR="005C46FA" w:rsidRPr="006145DB" w:rsidRDefault="005C46FA" w:rsidP="005B435E">
            <w:pPr>
              <w:pStyle w:val="Ttulo1"/>
              <w:rPr>
                <w:sz w:val="20"/>
                <w:szCs w:val="20"/>
              </w:rPr>
            </w:pPr>
          </w:p>
          <w:p w14:paraId="496FA134" w14:textId="77777777" w:rsidR="005C46FA"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6. </w:t>
            </w:r>
            <w:bookmarkStart w:id="229" w:name="_Int_ziLvuXu4"/>
            <w:r w:rsidRPr="006145DB">
              <w:rPr>
                <w:rFonts w:eastAsia="Arial" w:cs="Arial"/>
                <w:sz w:val="20"/>
                <w:szCs w:val="20"/>
              </w:rPr>
              <w:t>Haber perdido el subsidio al aporte en pensión por llegar a la edad de 65 años y no contar con capacidad económica para continuar efectuando aportes a dicho sistema.</w:t>
            </w:r>
            <w:bookmarkEnd w:id="229"/>
            <w:r w:rsidRPr="006145DB">
              <w:rPr>
                <w:rFonts w:eastAsia="Arial" w:cs="Arial"/>
                <w:sz w:val="20"/>
                <w:szCs w:val="20"/>
              </w:rPr>
              <w:t xml:space="preserve"> </w:t>
            </w:r>
            <w:bookmarkStart w:id="230" w:name="_Int_OvGyJtsr"/>
            <w:r w:rsidRPr="006145DB">
              <w:rPr>
                <w:rFonts w:eastAsia="Arial" w:cs="Arial"/>
                <w:sz w:val="20"/>
                <w:szCs w:val="20"/>
              </w:rPr>
              <w:t>En este evento, el beneficiario deberá informar que con este subsidio realizará el aporte a pensión con el fin de cumplir los requisitos.</w:t>
            </w:r>
            <w:bookmarkEnd w:id="230"/>
            <w:r w:rsidRPr="006145DB">
              <w:rPr>
                <w:rFonts w:eastAsia="Arial" w:cs="Arial"/>
                <w:sz w:val="20"/>
                <w:szCs w:val="20"/>
              </w:rPr>
              <w:t xml:space="preserve"> Este criterio se utilizará cuando al beneficiario le hagan falta máximo 100 semanas de cotización.</w:t>
            </w:r>
          </w:p>
          <w:p w14:paraId="0B3FE19A" w14:textId="684C128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 </w:t>
            </w:r>
          </w:p>
          <w:p w14:paraId="23D3F5F1" w14:textId="3089BDC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7. Pérdida de subsidio por traslado a otro municipio. </w:t>
            </w:r>
          </w:p>
          <w:p w14:paraId="372787AB" w14:textId="77777777" w:rsidR="005C46FA" w:rsidRPr="006145DB" w:rsidRDefault="005C46FA" w:rsidP="005B435E">
            <w:pPr>
              <w:pStyle w:val="Ttulo1"/>
              <w:rPr>
                <w:sz w:val="20"/>
                <w:szCs w:val="20"/>
              </w:rPr>
            </w:pPr>
          </w:p>
          <w:p w14:paraId="158EF28C"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 xml:space="preserve">8. Fecha de solicitud de inscripción al programa en el municipio. </w:t>
            </w:r>
          </w:p>
        </w:tc>
      </w:tr>
      <w:tr w:rsidR="00412EFB" w:rsidRPr="006145DB" w14:paraId="02EF93A8" w14:textId="77777777" w:rsidTr="00E74E69">
        <w:trPr>
          <w:trHeight w:val="317"/>
        </w:trPr>
        <w:tc>
          <w:tcPr>
            <w:tcW w:w="19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D9F23EA" w14:textId="77777777" w:rsidR="00F414D0" w:rsidRPr="006145DB" w:rsidRDefault="00F414D0" w:rsidP="005B435E">
            <w:pPr>
              <w:spacing w:after="0" w:line="240" w:lineRule="auto"/>
              <w:jc w:val="both"/>
              <w:rPr>
                <w:rFonts w:eastAsia="Arial" w:cs="Arial"/>
                <w:sz w:val="20"/>
                <w:szCs w:val="20"/>
              </w:rPr>
            </w:pPr>
            <w:r w:rsidRPr="006145DB">
              <w:rPr>
                <w:rFonts w:eastAsia="Arial" w:cs="Arial"/>
                <w:sz w:val="20"/>
                <w:szCs w:val="20"/>
              </w:rPr>
              <w:t>Criterios de egreso</w:t>
            </w:r>
          </w:p>
        </w:tc>
        <w:tc>
          <w:tcPr>
            <w:tcW w:w="737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97BB5B5" w14:textId="29D90E7D" w:rsidR="00F414D0" w:rsidRPr="006145DB" w:rsidRDefault="00F414D0" w:rsidP="005B435E">
            <w:pPr>
              <w:shd w:val="clear" w:color="auto" w:fill="FFFFFF" w:themeFill="background1"/>
              <w:spacing w:after="0" w:line="240" w:lineRule="auto"/>
              <w:jc w:val="both"/>
              <w:rPr>
                <w:rFonts w:eastAsia="Segoe UI" w:cs="Arial"/>
                <w:sz w:val="20"/>
                <w:szCs w:val="20"/>
              </w:rPr>
            </w:pPr>
            <w:r w:rsidRPr="006145DB">
              <w:rPr>
                <w:rFonts w:eastAsia="Segoe UI" w:cs="Arial"/>
                <w:sz w:val="20"/>
                <w:szCs w:val="20"/>
              </w:rPr>
              <w:t xml:space="preserve">Estos criterios son los correspondientes al "Artículo 2.2.14.1.39 del Decreto número 1833 de 2016.  Modificado por el art 1 del decreto 1340 de 2019. Pérdida del derecho al subsidio.  </w:t>
            </w:r>
          </w:p>
          <w:p w14:paraId="6CACE97F" w14:textId="77777777" w:rsidR="005C46FA" w:rsidRPr="006145DB" w:rsidRDefault="005C46FA" w:rsidP="005B435E">
            <w:pPr>
              <w:pStyle w:val="Ttulo1"/>
              <w:rPr>
                <w:sz w:val="20"/>
                <w:szCs w:val="20"/>
              </w:rPr>
            </w:pPr>
          </w:p>
          <w:p w14:paraId="79F6B69E"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Muerte del beneficiario. </w:t>
            </w:r>
          </w:p>
          <w:p w14:paraId="08C8D1C0"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Comprobación de falsedad en la información suministrada o intento de conservar fraudulentamente el subsidio. </w:t>
            </w:r>
          </w:p>
          <w:p w14:paraId="1B235A17"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Percibir una pensión. </w:t>
            </w:r>
          </w:p>
          <w:p w14:paraId="3643E5B2"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Percibir una renta entendida como la utilidad o beneficio que se obtiene de alguna actividad o bien en cuantía superior a la establecida en el numeral 3 del artículo 2.2.14.1.31. del Decreto presente decreto. </w:t>
            </w:r>
          </w:p>
          <w:p w14:paraId="65CFA020"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Percibir otro subsidio a la vejez en dinero, que sumado con el del Programa de Protección Social al Adulto Mayor sea superior a ½ SMMLV otorgado por alguna entidad pública. </w:t>
            </w:r>
          </w:p>
          <w:p w14:paraId="693EC9E2"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Mendicidad comprobada como actividad productiva. </w:t>
            </w:r>
          </w:p>
          <w:p w14:paraId="28D3D046"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Comprobación de realización de actividades ilícitas, mientras subsista la condena. </w:t>
            </w:r>
          </w:p>
          <w:p w14:paraId="60E9D9DB"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Traslado a otro municipio o distrito. </w:t>
            </w:r>
          </w:p>
          <w:p w14:paraId="06578AE4"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No cobro consecutivo del subsidio en cuatro (4) giros para aquellos municipios donde el pago del subsidio sea de manera mensual. </w:t>
            </w:r>
          </w:p>
          <w:p w14:paraId="6778089E" w14:textId="77777777" w:rsidR="00F414D0" w:rsidRPr="006145DB" w:rsidRDefault="00F414D0">
            <w:pPr>
              <w:pStyle w:val="Prrafodelista"/>
              <w:numPr>
                <w:ilvl w:val="0"/>
                <w:numId w:val="15"/>
              </w:numPr>
              <w:spacing w:after="0" w:line="240" w:lineRule="auto"/>
              <w:ind w:left="360"/>
              <w:jc w:val="both"/>
              <w:rPr>
                <w:rFonts w:eastAsia="Arial" w:cs="Arial"/>
                <w:sz w:val="20"/>
                <w:szCs w:val="20"/>
              </w:rPr>
            </w:pPr>
            <w:r w:rsidRPr="006145DB">
              <w:rPr>
                <w:rFonts w:eastAsia="Arial" w:cs="Arial"/>
                <w:sz w:val="20"/>
                <w:szCs w:val="20"/>
              </w:rPr>
              <w:t xml:space="preserve">Retiro Voluntario. </w:t>
            </w:r>
          </w:p>
        </w:tc>
      </w:tr>
    </w:tbl>
    <w:p w14:paraId="17676975" w14:textId="715A56C5" w:rsidR="00A15CB5" w:rsidRPr="006145DB" w:rsidRDefault="00F414D0" w:rsidP="005B435E">
      <w:pPr>
        <w:spacing w:after="0" w:line="240" w:lineRule="auto"/>
        <w:jc w:val="both"/>
        <w:rPr>
          <w:rFonts w:eastAsia="Arial" w:cs="Arial"/>
          <w:sz w:val="16"/>
          <w:szCs w:val="16"/>
        </w:rPr>
      </w:pPr>
      <w:bookmarkStart w:id="231" w:name="_Int_go9Kxyjt"/>
      <w:r w:rsidRPr="006145DB">
        <w:rPr>
          <w:rFonts w:eastAsia="Arial" w:cs="Arial"/>
          <w:sz w:val="16"/>
          <w:szCs w:val="16"/>
        </w:rPr>
        <w:t>Nota: teniendo en cuenta que este tipo de apoyo económico se rige por la normatividad establecida a nivel nacional, y que ésta puede ser modificada y/o derogada total o parcialmente, los requisitos para ser beneficiario de los subsidios de la subcuenta de subsistencia, los criterios de priorización, los criterios de pérdida del derecho al subsidio, corresponderán en todo momento a la normatividad vigente, y serán adoptados por la Secretaría Distrital de Integración Social  sin que se requiera la modificación de la ficha del servicio</w:t>
      </w:r>
      <w:bookmarkEnd w:id="231"/>
      <w:r w:rsidR="00A15CB5" w:rsidRPr="006145DB">
        <w:rPr>
          <w:rFonts w:eastAsia="Arial" w:cs="Arial"/>
          <w:sz w:val="16"/>
          <w:szCs w:val="16"/>
        </w:rPr>
        <w:t>.</w:t>
      </w:r>
    </w:p>
    <w:p w14:paraId="277C1C24" w14:textId="77777777" w:rsidR="000F3062" w:rsidRPr="006145DB" w:rsidRDefault="000F3062" w:rsidP="005B435E">
      <w:pPr>
        <w:pStyle w:val="Ttulo1"/>
      </w:pPr>
    </w:p>
    <w:p w14:paraId="7EE7AC86" w14:textId="48860BE0" w:rsidR="00A15CB5" w:rsidRPr="006145DB" w:rsidRDefault="00A15CB5">
      <w:pPr>
        <w:pStyle w:val="Ttulo1"/>
        <w:numPr>
          <w:ilvl w:val="2"/>
          <w:numId w:val="70"/>
        </w:numPr>
        <w:ind w:left="567" w:hanging="579"/>
        <w:jc w:val="center"/>
      </w:pPr>
      <w:bookmarkStart w:id="232" w:name="_Toc210213207"/>
      <w:bookmarkStart w:id="233" w:name="_Toc213273481"/>
      <w:bookmarkStart w:id="234" w:name="_Toc213276108"/>
      <w:bookmarkStart w:id="235" w:name="_Toc216902442"/>
      <w:r w:rsidRPr="006145DB">
        <w:t xml:space="preserve">Servicio Atención </w:t>
      </w:r>
      <w:r w:rsidR="006C6798" w:rsidRPr="006145DB">
        <w:t>sociosanitaria transitoria</w:t>
      </w:r>
      <w:bookmarkEnd w:id="232"/>
      <w:bookmarkEnd w:id="233"/>
      <w:bookmarkEnd w:id="234"/>
      <w:bookmarkEnd w:id="235"/>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40"/>
        <w:gridCol w:w="7455"/>
      </w:tblGrid>
      <w:tr w:rsidR="00A15CB5" w:rsidRPr="006145DB" w14:paraId="39DF9C93" w14:textId="77777777" w:rsidTr="007D69FF">
        <w:trPr>
          <w:trHeight w:val="433"/>
          <w:jc w:val="center"/>
        </w:trPr>
        <w:tc>
          <w:tcPr>
            <w:tcW w:w="1940" w:type="dxa"/>
            <w:shd w:val="clear" w:color="auto" w:fill="FFFFFF" w:themeFill="background1"/>
            <w:vAlign w:val="center"/>
          </w:tcPr>
          <w:p w14:paraId="5299D2A9" w14:textId="77777777" w:rsidR="00A15CB5" w:rsidRPr="006145DB" w:rsidRDefault="00A15CB5" w:rsidP="005B435E">
            <w:pPr>
              <w:spacing w:after="0" w:line="240" w:lineRule="auto"/>
              <w:ind w:left="22"/>
              <w:contextualSpacing/>
              <w:rPr>
                <w:rFonts w:eastAsia="Calibri" w:cs="Arial"/>
                <w:sz w:val="20"/>
                <w:szCs w:val="20"/>
                <w:lang w:eastAsia="es-CO"/>
              </w:rPr>
            </w:pPr>
            <w:bookmarkStart w:id="236" w:name="_Hlk200980596"/>
            <w:r w:rsidRPr="006145DB">
              <w:rPr>
                <w:rFonts w:cs="Arial"/>
                <w:bCs/>
                <w:sz w:val="20"/>
                <w:szCs w:val="20"/>
                <w:lang w:eastAsia="es-CO"/>
              </w:rPr>
              <w:t>Nombre del servicio</w:t>
            </w:r>
          </w:p>
        </w:tc>
        <w:tc>
          <w:tcPr>
            <w:tcW w:w="7455" w:type="dxa"/>
            <w:shd w:val="clear" w:color="auto" w:fill="FFFFFF" w:themeFill="background1"/>
            <w:vAlign w:val="center"/>
          </w:tcPr>
          <w:p w14:paraId="72336CBE" w14:textId="47BD4289" w:rsidR="00A15CB5" w:rsidRPr="006145DB" w:rsidRDefault="00A15CB5" w:rsidP="005B435E">
            <w:pPr>
              <w:pStyle w:val="Textoindependiente"/>
              <w:spacing w:after="0" w:line="240" w:lineRule="auto"/>
              <w:jc w:val="both"/>
              <w:rPr>
                <w:rFonts w:cs="Arial"/>
                <w:sz w:val="20"/>
                <w:szCs w:val="20"/>
              </w:rPr>
            </w:pPr>
            <w:bookmarkStart w:id="237" w:name="_Hlk201697747"/>
            <w:r w:rsidRPr="006145DB">
              <w:rPr>
                <w:rFonts w:cs="Arial"/>
                <w:sz w:val="20"/>
                <w:szCs w:val="20"/>
                <w:lang w:eastAsia="es-CO"/>
              </w:rPr>
              <w:t xml:space="preserve">Atención </w:t>
            </w:r>
            <w:r w:rsidR="006C6798" w:rsidRPr="006145DB">
              <w:rPr>
                <w:rFonts w:cs="Arial"/>
                <w:sz w:val="20"/>
                <w:szCs w:val="20"/>
                <w:lang w:eastAsia="es-CO"/>
              </w:rPr>
              <w:t>sociosanitaria transitoria</w:t>
            </w:r>
            <w:bookmarkEnd w:id="237"/>
            <w:r w:rsidR="006C6798" w:rsidRPr="006145DB">
              <w:rPr>
                <w:rFonts w:cs="Arial"/>
                <w:sz w:val="20"/>
                <w:szCs w:val="20"/>
                <w:lang w:eastAsia="es-CO"/>
              </w:rPr>
              <w:t>.</w:t>
            </w:r>
          </w:p>
        </w:tc>
      </w:tr>
      <w:tr w:rsidR="00A15CB5" w:rsidRPr="006145DB" w14:paraId="7368D6CD" w14:textId="77777777" w:rsidTr="00B877B5">
        <w:trPr>
          <w:trHeight w:val="585"/>
          <w:jc w:val="center"/>
        </w:trPr>
        <w:tc>
          <w:tcPr>
            <w:tcW w:w="1940" w:type="dxa"/>
            <w:shd w:val="clear" w:color="auto" w:fill="FFFFFF" w:themeFill="background1"/>
            <w:vAlign w:val="center"/>
          </w:tcPr>
          <w:p w14:paraId="52868E70" w14:textId="0892A4B4" w:rsidR="00A15CB5" w:rsidRPr="006145DB" w:rsidRDefault="00A15CB5" w:rsidP="008B06B4">
            <w:pPr>
              <w:pStyle w:val="Prrafodelista"/>
              <w:spacing w:line="240" w:lineRule="auto"/>
              <w:ind w:left="1"/>
              <w:rPr>
                <w:rFonts w:eastAsia="Calibri" w:cs="Arial"/>
                <w:sz w:val="20"/>
                <w:szCs w:val="20"/>
                <w:lang w:eastAsia="es-CO"/>
              </w:rPr>
            </w:pPr>
            <w:bookmarkStart w:id="238" w:name="_Hlk201309215"/>
            <w:bookmarkEnd w:id="236"/>
            <w:r w:rsidRPr="006145DB">
              <w:rPr>
                <w:rFonts w:cs="Arial"/>
                <w:bCs/>
                <w:sz w:val="20"/>
                <w:szCs w:val="20"/>
                <w:lang w:eastAsia="es-CO"/>
              </w:rPr>
              <w:t>Objeto del servicio</w:t>
            </w:r>
          </w:p>
        </w:tc>
        <w:tc>
          <w:tcPr>
            <w:tcW w:w="7455" w:type="dxa"/>
            <w:shd w:val="clear" w:color="auto" w:fill="FFFFFF" w:themeFill="background1"/>
            <w:vAlign w:val="center"/>
          </w:tcPr>
          <w:p w14:paraId="0F135321" w14:textId="77777777" w:rsidR="00A15CB5" w:rsidRPr="006145DB" w:rsidRDefault="00A15CB5" w:rsidP="005B435E">
            <w:pPr>
              <w:pStyle w:val="paragraph"/>
              <w:spacing w:before="0" w:beforeAutospacing="0" w:after="0" w:afterAutospacing="0"/>
              <w:jc w:val="both"/>
              <w:textAlignment w:val="baseline"/>
              <w:rPr>
                <w:rFonts w:ascii="Arial" w:hAnsi="Arial" w:cs="Arial"/>
                <w:sz w:val="20"/>
                <w:szCs w:val="20"/>
              </w:rPr>
            </w:pPr>
            <w:r w:rsidRPr="006145DB">
              <w:rPr>
                <w:rFonts w:ascii="Arial" w:hAnsi="Arial" w:cs="Arial"/>
                <w:sz w:val="20"/>
                <w:szCs w:val="20"/>
              </w:rPr>
              <w:t>Brindar atención transitoria a personas mayores de sesenta (60) años o más, en situación de abandono hospitalario, social y modalidades, promoviendo la recuperación y fortalecimiento de su independencia y autonomía para las actividades de la vida diaria (AVD), el acceso a ofertas interinstitucionales y la reorientación de su proyecto de vida.</w:t>
            </w:r>
          </w:p>
        </w:tc>
      </w:tr>
      <w:bookmarkEnd w:id="238"/>
      <w:tr w:rsidR="00A15CB5" w:rsidRPr="006145DB" w14:paraId="582E6DE8" w14:textId="77777777" w:rsidTr="00111214">
        <w:trPr>
          <w:trHeight w:val="823"/>
          <w:jc w:val="center"/>
        </w:trPr>
        <w:tc>
          <w:tcPr>
            <w:tcW w:w="1940" w:type="dxa"/>
            <w:shd w:val="clear" w:color="auto" w:fill="FFFFFF" w:themeFill="background1"/>
            <w:vAlign w:val="center"/>
          </w:tcPr>
          <w:p w14:paraId="1805710F" w14:textId="77777777" w:rsidR="00A15CB5" w:rsidRPr="006145DB" w:rsidRDefault="00A15CB5" w:rsidP="008B06B4">
            <w:pPr>
              <w:spacing w:line="240" w:lineRule="auto"/>
              <w:contextualSpacing/>
              <w:rPr>
                <w:rFonts w:cs="Arial"/>
                <w:bCs/>
                <w:sz w:val="20"/>
                <w:szCs w:val="20"/>
                <w:lang w:eastAsia="es-CO"/>
              </w:rPr>
            </w:pPr>
            <w:r w:rsidRPr="006145DB">
              <w:rPr>
                <w:rFonts w:cs="Arial"/>
                <w:bCs/>
                <w:sz w:val="20"/>
                <w:szCs w:val="20"/>
                <w:lang w:eastAsia="es-CO"/>
              </w:rPr>
              <w:t>Oferta del servicio</w:t>
            </w:r>
          </w:p>
        </w:tc>
        <w:tc>
          <w:tcPr>
            <w:tcW w:w="7455" w:type="dxa"/>
            <w:shd w:val="clear" w:color="auto" w:fill="FFFFFF" w:themeFill="background1"/>
            <w:vAlign w:val="center"/>
          </w:tcPr>
          <w:p w14:paraId="23CF0639" w14:textId="77777777" w:rsidR="00A15CB5" w:rsidRPr="006145DB" w:rsidRDefault="00A15CB5" w:rsidP="005B435E">
            <w:pPr>
              <w:pStyle w:val="paragraph"/>
              <w:spacing w:before="0" w:beforeAutospacing="0" w:after="0" w:afterAutospacing="0"/>
              <w:jc w:val="both"/>
              <w:textAlignment w:val="baseline"/>
              <w:rPr>
                <w:rFonts w:ascii="Arial" w:hAnsi="Arial" w:cs="Arial"/>
                <w:sz w:val="20"/>
                <w:szCs w:val="20"/>
              </w:rPr>
            </w:pPr>
            <w:bookmarkStart w:id="239" w:name="_Hlk200967851"/>
            <w:bookmarkStart w:id="240" w:name="_Hlk200967995"/>
            <w:bookmarkStart w:id="241" w:name="_Hlk201010366"/>
            <w:r w:rsidRPr="006145DB">
              <w:rPr>
                <w:rFonts w:ascii="Arial" w:hAnsi="Arial" w:cs="Arial"/>
                <w:sz w:val="20"/>
                <w:szCs w:val="20"/>
              </w:rPr>
              <w:t>Brinda</w:t>
            </w:r>
            <w:bookmarkStart w:id="242" w:name="_Hlk201308951"/>
            <w:r w:rsidRPr="006145DB">
              <w:rPr>
                <w:rFonts w:ascii="Arial" w:hAnsi="Arial" w:cs="Arial"/>
                <w:sz w:val="20"/>
                <w:szCs w:val="20"/>
              </w:rPr>
              <w:t>r atención integral transitoria a través de alojamiento temporal, acompañamiento interdisciplinario e interinstitucional, apoyo en las actividades de la vida diaria, la promoción del autocuidado y el fortalecimiento de la dimensión relacional.</w:t>
            </w:r>
            <w:bookmarkEnd w:id="239"/>
            <w:bookmarkEnd w:id="240"/>
            <w:bookmarkEnd w:id="241"/>
            <w:bookmarkEnd w:id="242"/>
          </w:p>
        </w:tc>
      </w:tr>
      <w:tr w:rsidR="00A15CB5" w:rsidRPr="006145DB" w14:paraId="7E32452E" w14:textId="77777777" w:rsidTr="00B877B5">
        <w:trPr>
          <w:trHeight w:val="20"/>
          <w:jc w:val="center"/>
        </w:trPr>
        <w:tc>
          <w:tcPr>
            <w:tcW w:w="1940" w:type="dxa"/>
            <w:shd w:val="clear" w:color="auto" w:fill="FFFFFF" w:themeFill="background1"/>
            <w:vAlign w:val="center"/>
          </w:tcPr>
          <w:p w14:paraId="083B35C6" w14:textId="77777777" w:rsidR="00A15CB5" w:rsidRPr="006145DB" w:rsidRDefault="00A15CB5" w:rsidP="008B06B4">
            <w:pPr>
              <w:spacing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shd w:val="clear" w:color="auto" w:fill="FFFFFF" w:themeFill="background1"/>
            <w:vAlign w:val="center"/>
          </w:tcPr>
          <w:p w14:paraId="628AB442" w14:textId="77777777" w:rsidR="00A15CB5" w:rsidRPr="006145DB" w:rsidRDefault="00A15CB5"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 xml:space="preserve">Focalización por instrumentos. </w:t>
            </w:r>
          </w:p>
        </w:tc>
      </w:tr>
      <w:tr w:rsidR="00A15CB5" w:rsidRPr="006145DB" w14:paraId="378FCC21" w14:textId="77777777" w:rsidTr="00111214">
        <w:trPr>
          <w:trHeight w:val="417"/>
          <w:jc w:val="center"/>
        </w:trPr>
        <w:tc>
          <w:tcPr>
            <w:tcW w:w="1940" w:type="dxa"/>
            <w:shd w:val="clear" w:color="auto" w:fill="FFFFFF" w:themeFill="background1"/>
            <w:vAlign w:val="center"/>
          </w:tcPr>
          <w:p w14:paraId="6994E38E" w14:textId="77777777" w:rsidR="00A15CB5" w:rsidRPr="006145DB" w:rsidRDefault="00A15CB5" w:rsidP="008B06B4">
            <w:pPr>
              <w:spacing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shd w:val="clear" w:color="auto" w:fill="FFFFFF" w:themeFill="background1"/>
            <w:vAlign w:val="center"/>
          </w:tcPr>
          <w:p w14:paraId="0FEAA385" w14:textId="77777777" w:rsidR="00A15CB5" w:rsidRPr="006145DB" w:rsidRDefault="00A15CB5" w:rsidP="005B435E">
            <w:pPr>
              <w:tabs>
                <w:tab w:val="left" w:pos="709"/>
              </w:tabs>
              <w:spacing w:after="0" w:line="240" w:lineRule="auto"/>
              <w:jc w:val="both"/>
              <w:rPr>
                <w:rFonts w:cs="Arial"/>
                <w:sz w:val="20"/>
                <w:szCs w:val="20"/>
                <w:lang w:eastAsia="es-CO"/>
              </w:rPr>
            </w:pPr>
            <w:bookmarkStart w:id="243" w:name="_Hlk206686410"/>
            <w:r w:rsidRPr="006145DB">
              <w:rPr>
                <w:rFonts w:cs="Arial"/>
                <w:sz w:val="20"/>
                <w:szCs w:val="20"/>
              </w:rPr>
              <w:t>Personas mayores, de sesenta (60) años o más, residentes en el Distrito Capital, en situación de abandono hospitalario (con alta médica), social y modalidades.</w:t>
            </w:r>
            <w:bookmarkEnd w:id="243"/>
          </w:p>
        </w:tc>
      </w:tr>
      <w:tr w:rsidR="00A15CB5" w:rsidRPr="006145DB" w14:paraId="418C7D4D" w14:textId="77777777" w:rsidTr="00163E5F">
        <w:trPr>
          <w:trHeight w:val="2637"/>
          <w:jc w:val="center"/>
        </w:trPr>
        <w:tc>
          <w:tcPr>
            <w:tcW w:w="1940" w:type="dxa"/>
            <w:shd w:val="clear" w:color="auto" w:fill="FFFFFF" w:themeFill="background1"/>
            <w:vAlign w:val="center"/>
          </w:tcPr>
          <w:p w14:paraId="2296EB47" w14:textId="77777777" w:rsidR="00A15CB5" w:rsidRPr="006145DB" w:rsidRDefault="00A15CB5" w:rsidP="008B06B4">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455" w:type="dxa"/>
            <w:shd w:val="clear" w:color="auto" w:fill="FFFFFF" w:themeFill="background1"/>
            <w:vAlign w:val="center"/>
          </w:tcPr>
          <w:tbl>
            <w:tblPr>
              <w:tblStyle w:val="Tablaconcuadrcula"/>
              <w:tblW w:w="5000" w:type="pct"/>
              <w:jc w:val="center"/>
              <w:shd w:val="clear" w:color="auto" w:fill="FFFFFF" w:themeFill="background1"/>
              <w:tblLayout w:type="fixed"/>
              <w:tblLook w:val="04A0" w:firstRow="1" w:lastRow="0" w:firstColumn="1" w:lastColumn="0" w:noHBand="0" w:noVBand="1"/>
            </w:tblPr>
            <w:tblGrid>
              <w:gridCol w:w="3469"/>
              <w:gridCol w:w="1134"/>
              <w:gridCol w:w="1134"/>
              <w:gridCol w:w="1492"/>
            </w:tblGrid>
            <w:tr w:rsidR="00111214" w:rsidRPr="006145DB" w14:paraId="27CA730E" w14:textId="77777777" w:rsidTr="001C4F2E">
              <w:trPr>
                <w:trHeight w:val="372"/>
                <w:jc w:val="center"/>
              </w:trPr>
              <w:tc>
                <w:tcPr>
                  <w:tcW w:w="3469" w:type="dxa"/>
                  <w:tcBorders>
                    <w:top w:val="nil"/>
                  </w:tcBorders>
                  <w:shd w:val="clear" w:color="auto" w:fill="FFFFFF" w:themeFill="background1"/>
                  <w:vAlign w:val="center"/>
                </w:tcPr>
                <w:p w14:paraId="534B1D4C"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4" w:type="dxa"/>
                  <w:tcBorders>
                    <w:top w:val="nil"/>
                  </w:tcBorders>
                  <w:shd w:val="clear" w:color="auto" w:fill="FFFFFF" w:themeFill="background1"/>
                  <w:vAlign w:val="center"/>
                </w:tcPr>
                <w:p w14:paraId="03AFCC12"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shd w:val="clear" w:color="auto" w:fill="FFFFFF" w:themeFill="background1"/>
                  <w:vAlign w:val="center"/>
                </w:tcPr>
                <w:p w14:paraId="0A3491C1"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492" w:type="dxa"/>
                  <w:tcBorders>
                    <w:top w:val="nil"/>
                  </w:tcBorders>
                  <w:shd w:val="clear" w:color="auto" w:fill="FFFFFF" w:themeFill="background1"/>
                  <w:vAlign w:val="center"/>
                </w:tcPr>
                <w:p w14:paraId="1DC849F8"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111214" w:rsidRPr="006145DB" w14:paraId="1D39ED97" w14:textId="77777777" w:rsidTr="001C4F2E">
              <w:trPr>
                <w:trHeight w:val="221"/>
                <w:jc w:val="center"/>
              </w:trPr>
              <w:tc>
                <w:tcPr>
                  <w:tcW w:w="3469" w:type="dxa"/>
                  <w:shd w:val="clear" w:color="auto" w:fill="FFFFFF" w:themeFill="background1"/>
                  <w:vAlign w:val="center"/>
                </w:tcPr>
                <w:p w14:paraId="1CACB043" w14:textId="22496080" w:rsidR="00A15CB5" w:rsidRPr="006145DB" w:rsidRDefault="00A15CB5" w:rsidP="005B435E">
                  <w:pPr>
                    <w:tabs>
                      <w:tab w:val="left" w:pos="709"/>
                    </w:tabs>
                    <w:contextualSpacing/>
                    <w:jc w:val="both"/>
                    <w:rPr>
                      <w:rFonts w:cs="Arial"/>
                      <w:bCs/>
                      <w:sz w:val="16"/>
                      <w:szCs w:val="16"/>
                      <w:lang w:eastAsia="es-CO"/>
                    </w:rPr>
                  </w:pPr>
                  <w:r w:rsidRPr="006145DB">
                    <w:rPr>
                      <w:rFonts w:cs="Arial"/>
                      <w:bCs/>
                      <w:sz w:val="16"/>
                      <w:szCs w:val="16"/>
                      <w:lang w:eastAsia="es-CO"/>
                    </w:rPr>
                    <w:t>Persona mayor de sesenta (60) años</w:t>
                  </w:r>
                  <w:r w:rsidR="00111214" w:rsidRPr="006145DB">
                    <w:rPr>
                      <w:rFonts w:cs="Arial"/>
                      <w:bCs/>
                      <w:sz w:val="16"/>
                      <w:szCs w:val="16"/>
                      <w:lang w:eastAsia="es-CO"/>
                    </w:rPr>
                    <w:t>.</w:t>
                  </w:r>
                </w:p>
              </w:tc>
              <w:tc>
                <w:tcPr>
                  <w:tcW w:w="1134" w:type="dxa"/>
                  <w:shd w:val="clear" w:color="auto" w:fill="FFFFFF" w:themeFill="background1"/>
                  <w:vAlign w:val="center"/>
                </w:tcPr>
                <w:p w14:paraId="27F2BB74" w14:textId="77777777" w:rsidR="00A15CB5" w:rsidRPr="006145DB" w:rsidRDefault="00A15CB5" w:rsidP="005B435E">
                  <w:pPr>
                    <w:tabs>
                      <w:tab w:val="left" w:pos="709"/>
                    </w:tabs>
                    <w:contextualSpacing/>
                    <w:jc w:val="center"/>
                    <w:rPr>
                      <w:rFonts w:cs="Arial"/>
                      <w:bCs/>
                      <w:sz w:val="16"/>
                      <w:szCs w:val="16"/>
                      <w:lang w:eastAsia="es-CO"/>
                    </w:rPr>
                  </w:pPr>
                  <w:r w:rsidRPr="006145DB">
                    <w:rPr>
                      <w:rFonts w:cs="Arial"/>
                      <w:sz w:val="16"/>
                      <w:szCs w:val="16"/>
                      <w:lang w:eastAsia="es-CO"/>
                    </w:rPr>
                    <w:t>Instrumento Institucional</w:t>
                  </w:r>
                </w:p>
              </w:tc>
              <w:tc>
                <w:tcPr>
                  <w:tcW w:w="1134" w:type="dxa"/>
                  <w:shd w:val="clear" w:color="auto" w:fill="FFFFFF" w:themeFill="background1"/>
                  <w:vAlign w:val="center"/>
                </w:tcPr>
                <w:p w14:paraId="260E2510" w14:textId="77777777" w:rsidR="00A15CB5" w:rsidRPr="006145DB" w:rsidRDefault="00A15CB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492" w:type="dxa"/>
                  <w:shd w:val="clear" w:color="auto" w:fill="FFFFFF" w:themeFill="background1"/>
                  <w:vAlign w:val="center"/>
                </w:tcPr>
                <w:p w14:paraId="07B09B13" w14:textId="77777777" w:rsidR="00A15CB5" w:rsidRPr="006145DB" w:rsidRDefault="00A15CB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111214" w:rsidRPr="006145DB" w14:paraId="5F06CC12" w14:textId="77777777" w:rsidTr="001C4F2E">
              <w:trPr>
                <w:trHeight w:val="572"/>
                <w:jc w:val="center"/>
              </w:trPr>
              <w:tc>
                <w:tcPr>
                  <w:tcW w:w="3469" w:type="dxa"/>
                  <w:shd w:val="clear" w:color="auto" w:fill="FFFFFF" w:themeFill="background1"/>
                  <w:vAlign w:val="center"/>
                </w:tcPr>
                <w:p w14:paraId="525C6A7C" w14:textId="7136804A" w:rsidR="00A15CB5" w:rsidRPr="006145DB" w:rsidRDefault="00A15CB5" w:rsidP="005B435E">
                  <w:pPr>
                    <w:tabs>
                      <w:tab w:val="left" w:pos="709"/>
                    </w:tabs>
                    <w:contextualSpacing/>
                    <w:jc w:val="both"/>
                    <w:rPr>
                      <w:rFonts w:eastAsia="Arial" w:cs="Arial"/>
                      <w:sz w:val="16"/>
                      <w:szCs w:val="16"/>
                    </w:rPr>
                  </w:pPr>
                  <w:r w:rsidRPr="006145DB">
                    <w:rPr>
                      <w:rFonts w:eastAsia="Arial" w:cs="Arial"/>
                      <w:sz w:val="16"/>
                      <w:szCs w:val="16"/>
                    </w:rPr>
                    <w:t>Persona residente en el Distrito Capital</w:t>
                  </w:r>
                  <w:r w:rsidR="00111214" w:rsidRPr="006145DB">
                    <w:rPr>
                      <w:rFonts w:eastAsia="Arial" w:cs="Arial"/>
                      <w:sz w:val="16"/>
                      <w:szCs w:val="16"/>
                    </w:rPr>
                    <w:t>.</w:t>
                  </w:r>
                </w:p>
              </w:tc>
              <w:tc>
                <w:tcPr>
                  <w:tcW w:w="1134" w:type="dxa"/>
                  <w:shd w:val="clear" w:color="auto" w:fill="FFFFFF" w:themeFill="background1"/>
                  <w:vAlign w:val="center"/>
                </w:tcPr>
                <w:p w14:paraId="3E6DEC77" w14:textId="77777777" w:rsidR="00A15CB5" w:rsidRPr="006145DB" w:rsidRDefault="00A15CB5" w:rsidP="005B435E">
                  <w:pPr>
                    <w:tabs>
                      <w:tab w:val="left" w:pos="709"/>
                    </w:tabs>
                    <w:contextualSpacing/>
                    <w:jc w:val="center"/>
                    <w:rPr>
                      <w:rFonts w:cs="Arial"/>
                      <w:bCs/>
                      <w:sz w:val="16"/>
                      <w:szCs w:val="16"/>
                      <w:lang w:eastAsia="es-CO"/>
                    </w:rPr>
                  </w:pPr>
                  <w:r w:rsidRPr="006145DB">
                    <w:rPr>
                      <w:rFonts w:cs="Arial"/>
                      <w:sz w:val="16"/>
                      <w:szCs w:val="16"/>
                      <w:lang w:eastAsia="es-CO"/>
                    </w:rPr>
                    <w:t>Instrumento Institucional</w:t>
                  </w:r>
                </w:p>
              </w:tc>
              <w:tc>
                <w:tcPr>
                  <w:tcW w:w="1134" w:type="dxa"/>
                  <w:shd w:val="clear" w:color="auto" w:fill="FFFFFF" w:themeFill="background1"/>
                  <w:vAlign w:val="center"/>
                </w:tcPr>
                <w:p w14:paraId="1A156DC5"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492" w:type="dxa"/>
                  <w:shd w:val="clear" w:color="auto" w:fill="FFFFFF" w:themeFill="background1"/>
                  <w:vAlign w:val="center"/>
                </w:tcPr>
                <w:p w14:paraId="4320DE8E"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111214" w:rsidRPr="006145DB" w14:paraId="12F0D51E" w14:textId="77777777" w:rsidTr="001C4F2E">
              <w:trPr>
                <w:trHeight w:val="572"/>
                <w:jc w:val="center"/>
              </w:trPr>
              <w:tc>
                <w:tcPr>
                  <w:tcW w:w="3469" w:type="dxa"/>
                  <w:tcBorders>
                    <w:bottom w:val="single" w:sz="4" w:space="0" w:color="auto"/>
                  </w:tcBorders>
                  <w:shd w:val="clear" w:color="auto" w:fill="FFFFFF" w:themeFill="background1"/>
                  <w:vAlign w:val="center"/>
                </w:tcPr>
                <w:p w14:paraId="22CFAA41" w14:textId="52E47AD7" w:rsidR="00A15CB5" w:rsidRPr="006145DB" w:rsidRDefault="00A15CB5" w:rsidP="005B435E">
                  <w:pPr>
                    <w:tabs>
                      <w:tab w:val="left" w:pos="709"/>
                    </w:tabs>
                    <w:contextualSpacing/>
                    <w:jc w:val="both"/>
                    <w:rPr>
                      <w:rFonts w:cs="Arial"/>
                      <w:bCs/>
                      <w:sz w:val="16"/>
                      <w:szCs w:val="16"/>
                      <w:lang w:eastAsia="es-CO"/>
                    </w:rPr>
                  </w:pPr>
                  <w:r w:rsidRPr="006145DB">
                    <w:rPr>
                      <w:rFonts w:eastAsia="Arial" w:cs="Arial"/>
                      <w:sz w:val="16"/>
                      <w:szCs w:val="16"/>
                    </w:rPr>
                    <w:t>Persona en situación de abandono hospitalario con alta médica</w:t>
                  </w:r>
                  <w:r w:rsidR="00111214" w:rsidRPr="006145DB">
                    <w:rPr>
                      <w:rFonts w:eastAsia="Arial" w:cs="Arial"/>
                      <w:sz w:val="16"/>
                      <w:szCs w:val="16"/>
                    </w:rPr>
                    <w:t>.</w:t>
                  </w:r>
                </w:p>
              </w:tc>
              <w:tc>
                <w:tcPr>
                  <w:tcW w:w="1134" w:type="dxa"/>
                  <w:tcBorders>
                    <w:bottom w:val="single" w:sz="4" w:space="0" w:color="auto"/>
                  </w:tcBorders>
                  <w:shd w:val="clear" w:color="auto" w:fill="FFFFFF" w:themeFill="background1"/>
                  <w:vAlign w:val="center"/>
                </w:tcPr>
                <w:p w14:paraId="13C33FAE" w14:textId="77777777" w:rsidR="00A15CB5" w:rsidRPr="006145DB" w:rsidRDefault="00A15CB5" w:rsidP="005B435E">
                  <w:pPr>
                    <w:tabs>
                      <w:tab w:val="left" w:pos="709"/>
                    </w:tabs>
                    <w:contextualSpacing/>
                    <w:jc w:val="center"/>
                    <w:rPr>
                      <w:rFonts w:cs="Arial"/>
                      <w:bCs/>
                      <w:sz w:val="16"/>
                      <w:szCs w:val="16"/>
                      <w:lang w:eastAsia="es-CO"/>
                    </w:rPr>
                  </w:pPr>
                  <w:r w:rsidRPr="006145DB">
                    <w:rPr>
                      <w:rFonts w:cs="Arial"/>
                      <w:bCs/>
                      <w:sz w:val="16"/>
                      <w:szCs w:val="16"/>
                      <w:lang w:eastAsia="es-CO"/>
                    </w:rPr>
                    <w:t>Base de abandono hospitalario</w:t>
                  </w:r>
                </w:p>
              </w:tc>
              <w:tc>
                <w:tcPr>
                  <w:tcW w:w="1134" w:type="dxa"/>
                  <w:tcBorders>
                    <w:bottom w:val="single" w:sz="4" w:space="0" w:color="auto"/>
                  </w:tcBorders>
                  <w:shd w:val="clear" w:color="auto" w:fill="FFFFFF" w:themeFill="background1"/>
                  <w:vAlign w:val="center"/>
                </w:tcPr>
                <w:p w14:paraId="446EB54D" w14:textId="77777777" w:rsidR="00A15CB5" w:rsidRPr="006145DB" w:rsidRDefault="00A15CB5" w:rsidP="005B435E">
                  <w:pPr>
                    <w:tabs>
                      <w:tab w:val="left" w:pos="709"/>
                    </w:tabs>
                    <w:contextualSpacing/>
                    <w:jc w:val="center"/>
                    <w:rPr>
                      <w:rFonts w:cs="Arial"/>
                      <w:bCs/>
                      <w:sz w:val="16"/>
                      <w:szCs w:val="16"/>
                      <w:lang w:eastAsia="es-CO"/>
                    </w:rPr>
                  </w:pPr>
                  <w:r w:rsidRPr="006145DB">
                    <w:rPr>
                      <w:rStyle w:val="normaltextrun"/>
                      <w:rFonts w:cs="Arial"/>
                      <w:sz w:val="16"/>
                      <w:szCs w:val="16"/>
                    </w:rPr>
                    <w:t>Mensual</w:t>
                  </w:r>
                </w:p>
              </w:tc>
              <w:tc>
                <w:tcPr>
                  <w:tcW w:w="1492" w:type="dxa"/>
                  <w:tcBorders>
                    <w:bottom w:val="single" w:sz="4" w:space="0" w:color="auto"/>
                  </w:tcBorders>
                  <w:shd w:val="clear" w:color="auto" w:fill="FFFFFF" w:themeFill="background1"/>
                  <w:vAlign w:val="center"/>
                </w:tcPr>
                <w:p w14:paraId="662E2290" w14:textId="77777777" w:rsidR="00A15CB5" w:rsidRPr="006145DB" w:rsidRDefault="00A15CB5" w:rsidP="005B435E">
                  <w:pPr>
                    <w:tabs>
                      <w:tab w:val="left" w:pos="709"/>
                    </w:tabs>
                    <w:contextualSpacing/>
                    <w:jc w:val="center"/>
                    <w:rPr>
                      <w:rFonts w:cs="Arial"/>
                      <w:sz w:val="16"/>
                      <w:szCs w:val="16"/>
                      <w:lang w:eastAsia="es-CO"/>
                    </w:rPr>
                  </w:pPr>
                  <w:r w:rsidRPr="006145DB">
                    <w:rPr>
                      <w:rStyle w:val="normaltextrun"/>
                      <w:rFonts w:cs="Arial"/>
                      <w:sz w:val="16"/>
                      <w:szCs w:val="16"/>
                    </w:rPr>
                    <w:t>Secretaría Distrital de Salud</w:t>
                  </w:r>
                </w:p>
              </w:tc>
            </w:tr>
            <w:tr w:rsidR="00111214" w:rsidRPr="006145DB" w14:paraId="17DF1BED" w14:textId="77777777" w:rsidTr="001C4F2E">
              <w:trPr>
                <w:trHeight w:val="231"/>
                <w:jc w:val="center"/>
              </w:trPr>
              <w:tc>
                <w:tcPr>
                  <w:tcW w:w="3469" w:type="dxa"/>
                  <w:tcBorders>
                    <w:bottom w:val="nil"/>
                  </w:tcBorders>
                  <w:shd w:val="clear" w:color="auto" w:fill="FFFFFF" w:themeFill="background1"/>
                  <w:vAlign w:val="center"/>
                </w:tcPr>
                <w:p w14:paraId="3C2C9B78" w14:textId="029A36D7" w:rsidR="00A15CB5" w:rsidRPr="006145DB" w:rsidRDefault="00A15CB5" w:rsidP="005B435E">
                  <w:pPr>
                    <w:tabs>
                      <w:tab w:val="left" w:pos="709"/>
                    </w:tabs>
                    <w:contextualSpacing/>
                    <w:jc w:val="both"/>
                    <w:rPr>
                      <w:rFonts w:eastAsia="Arial" w:cs="Arial"/>
                      <w:sz w:val="16"/>
                      <w:szCs w:val="16"/>
                    </w:rPr>
                  </w:pPr>
                  <w:r w:rsidRPr="006145DB">
                    <w:rPr>
                      <w:rFonts w:eastAsia="Arial" w:cs="Arial"/>
                      <w:sz w:val="16"/>
                      <w:szCs w:val="16"/>
                    </w:rPr>
                    <w:t>O persona en situación de abandono social y sus modalidades</w:t>
                  </w:r>
                  <w:r w:rsidR="00111214" w:rsidRPr="006145DB">
                    <w:rPr>
                      <w:rFonts w:eastAsia="Arial" w:cs="Arial"/>
                      <w:sz w:val="16"/>
                      <w:szCs w:val="16"/>
                    </w:rPr>
                    <w:t>.</w:t>
                  </w:r>
                </w:p>
              </w:tc>
              <w:tc>
                <w:tcPr>
                  <w:tcW w:w="1134" w:type="dxa"/>
                  <w:tcBorders>
                    <w:bottom w:val="nil"/>
                  </w:tcBorders>
                  <w:shd w:val="clear" w:color="auto" w:fill="FFFFFF" w:themeFill="background1"/>
                  <w:vAlign w:val="center"/>
                </w:tcPr>
                <w:p w14:paraId="16550D95"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 xml:space="preserve"> Instrumento Institucional</w:t>
                  </w:r>
                </w:p>
              </w:tc>
              <w:tc>
                <w:tcPr>
                  <w:tcW w:w="1134" w:type="dxa"/>
                  <w:tcBorders>
                    <w:bottom w:val="nil"/>
                  </w:tcBorders>
                  <w:shd w:val="clear" w:color="auto" w:fill="FFFFFF" w:themeFill="background1"/>
                  <w:vAlign w:val="center"/>
                </w:tcPr>
                <w:p w14:paraId="57F6CF70"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492" w:type="dxa"/>
                  <w:tcBorders>
                    <w:bottom w:val="nil"/>
                  </w:tcBorders>
                  <w:shd w:val="clear" w:color="auto" w:fill="FFFFFF" w:themeFill="background1"/>
                  <w:vAlign w:val="center"/>
                </w:tcPr>
                <w:p w14:paraId="3280F260"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bl>
          <w:p w14:paraId="653F1EC6" w14:textId="77777777" w:rsidR="00A15CB5" w:rsidRPr="006145DB" w:rsidRDefault="00A15CB5" w:rsidP="005B435E">
            <w:pPr>
              <w:tabs>
                <w:tab w:val="left" w:pos="709"/>
              </w:tabs>
              <w:spacing w:line="240" w:lineRule="auto"/>
              <w:contextualSpacing/>
              <w:jc w:val="both"/>
              <w:rPr>
                <w:rFonts w:cs="Arial"/>
                <w:bCs/>
                <w:sz w:val="20"/>
                <w:szCs w:val="20"/>
                <w:lang w:eastAsia="es-CO"/>
              </w:rPr>
            </w:pPr>
          </w:p>
        </w:tc>
      </w:tr>
      <w:tr w:rsidR="00A15CB5" w:rsidRPr="006145DB" w14:paraId="721E3154" w14:textId="77777777" w:rsidTr="00B877B5">
        <w:trPr>
          <w:trHeight w:val="422"/>
          <w:jc w:val="center"/>
        </w:trPr>
        <w:tc>
          <w:tcPr>
            <w:tcW w:w="1940" w:type="dxa"/>
            <w:shd w:val="clear" w:color="auto" w:fill="FFFFFF" w:themeFill="background1"/>
            <w:vAlign w:val="center"/>
          </w:tcPr>
          <w:p w14:paraId="45AFD7FA" w14:textId="77777777" w:rsidR="00A15CB5" w:rsidRPr="006145DB" w:rsidRDefault="00A15CB5" w:rsidP="008B06B4">
            <w:pPr>
              <w:spacing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455" w:type="dxa"/>
            <w:shd w:val="clear" w:color="auto" w:fill="FFFFFF" w:themeFill="background1"/>
          </w:tcPr>
          <w:tbl>
            <w:tblPr>
              <w:tblW w:w="5000" w:type="pct"/>
              <w:jc w:val="center"/>
              <w:tblBorders>
                <w:top w:val="outset" w:sz="6" w:space="0" w:color="auto"/>
                <w:left w:val="outset" w:sz="6" w:space="0" w:color="auto"/>
                <w:bottom w:val="outset" w:sz="6" w:space="0" w:color="auto"/>
                <w:right w:val="outset" w:sz="6"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3469"/>
              <w:gridCol w:w="1275"/>
              <w:gridCol w:w="1134"/>
              <w:gridCol w:w="1351"/>
            </w:tblGrid>
            <w:tr w:rsidR="00111214" w:rsidRPr="006145DB" w14:paraId="1B8ADF93" w14:textId="77777777" w:rsidTr="008B06B4">
              <w:trPr>
                <w:trHeight w:val="300"/>
                <w:jc w:val="center"/>
              </w:trPr>
              <w:tc>
                <w:tcPr>
                  <w:tcW w:w="3469" w:type="dxa"/>
                  <w:tcBorders>
                    <w:top w:val="nil"/>
                    <w:left w:val="single" w:sz="4" w:space="0" w:color="auto"/>
                    <w:bottom w:val="single" w:sz="4" w:space="0" w:color="auto"/>
                    <w:right w:val="single" w:sz="4" w:space="0" w:color="auto"/>
                  </w:tcBorders>
                  <w:shd w:val="clear" w:color="auto" w:fill="FFFFFF" w:themeFill="background1"/>
                  <w:vAlign w:val="center"/>
                  <w:hideMark/>
                </w:tcPr>
                <w:p w14:paraId="653D8DE5"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Criterios de Priorización</w:t>
                  </w:r>
                  <w:r w:rsidRPr="006145DB">
                    <w:rPr>
                      <w:rStyle w:val="eop"/>
                      <w:rFonts w:ascii="Arial" w:hAnsi="Arial" w:cs="Arial"/>
                      <w:sz w:val="16"/>
                      <w:szCs w:val="16"/>
                    </w:rPr>
                    <w:t xml:space="preserve"> </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7969E1"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Fuente de Información</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hideMark/>
                </w:tcPr>
                <w:p w14:paraId="1DDF8E7E"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Periodicidad</w:t>
                  </w:r>
                </w:p>
              </w:tc>
              <w:tc>
                <w:tcPr>
                  <w:tcW w:w="1351" w:type="dxa"/>
                  <w:tcBorders>
                    <w:top w:val="nil"/>
                    <w:left w:val="single" w:sz="4" w:space="0" w:color="auto"/>
                    <w:bottom w:val="single" w:sz="4" w:space="0" w:color="auto"/>
                    <w:right w:val="single" w:sz="4" w:space="0" w:color="auto"/>
                  </w:tcBorders>
                  <w:shd w:val="clear" w:color="auto" w:fill="FFFFFF" w:themeFill="background1"/>
                  <w:vAlign w:val="center"/>
                  <w:hideMark/>
                </w:tcPr>
                <w:p w14:paraId="246A42A1"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Administrador</w:t>
                  </w:r>
                </w:p>
              </w:tc>
            </w:tr>
            <w:tr w:rsidR="00111214" w:rsidRPr="006145DB" w14:paraId="76DF71AF" w14:textId="77777777" w:rsidTr="001C4F2E">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9AFD003" w14:textId="77777777" w:rsidR="00A15CB5" w:rsidRPr="006145DB"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6145DB">
                    <w:rPr>
                      <w:rStyle w:val="normaltextrun"/>
                      <w:rFonts w:ascii="Arial" w:hAnsi="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8CBD31D" w14:textId="77777777" w:rsidR="00A15CB5" w:rsidRPr="006145DB" w:rsidRDefault="00A15CB5" w:rsidP="005B435E">
                  <w:pPr>
                    <w:spacing w:after="0" w:line="240" w:lineRule="auto"/>
                    <w:ind w:left="57" w:right="57"/>
                    <w:jc w:val="center"/>
                    <w:textAlignment w:val="baseline"/>
                    <w:rPr>
                      <w:rStyle w:val="eop"/>
                      <w:rFonts w:cs="Arial"/>
                      <w:sz w:val="16"/>
                      <w:szCs w:val="16"/>
                      <w:lang w:eastAsia="es-CO"/>
                    </w:rPr>
                  </w:pPr>
                  <w:r w:rsidRPr="006145DB">
                    <w:rPr>
                      <w:rStyle w:val="normaltextrun"/>
                      <w:rFonts w:eastAsia="Arial" w:cs="Arial"/>
                      <w:sz w:val="16"/>
                      <w:szCs w:val="16"/>
                    </w:rPr>
                    <w:t>Registro Único de Victimas – RUV, de la Unidad Administrativa Especial para la Atención y Reparación Integral de las Víctimas</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E6ED913" w14:textId="77777777" w:rsidR="00A15CB5" w:rsidRPr="006145DB" w:rsidRDefault="00A15CB5" w:rsidP="005B435E">
                  <w:pPr>
                    <w:spacing w:line="240" w:lineRule="auto"/>
                    <w:ind w:left="57" w:right="57"/>
                    <w:jc w:val="center"/>
                    <w:rPr>
                      <w:rFonts w:eastAsia="Arial" w:cs="Arial"/>
                      <w:sz w:val="16"/>
                      <w:szCs w:val="16"/>
                    </w:rPr>
                  </w:pPr>
                  <w:r w:rsidRPr="006145DB">
                    <w:rPr>
                      <w:rStyle w:val="normaltextrun"/>
                      <w:rFonts w:eastAsia="Arial" w:cs="Arial"/>
                      <w:sz w:val="16"/>
                      <w:szCs w:val="16"/>
                    </w:rPr>
                    <w:t>Trimestral</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D8A8A10" w14:textId="77777777" w:rsidR="00A15CB5" w:rsidRPr="006145DB" w:rsidRDefault="00A15CB5" w:rsidP="005B435E">
                  <w:pPr>
                    <w:spacing w:line="240" w:lineRule="auto"/>
                    <w:ind w:left="57" w:right="57"/>
                    <w:jc w:val="center"/>
                    <w:rPr>
                      <w:rFonts w:eastAsia="Arial" w:cs="Arial"/>
                      <w:sz w:val="16"/>
                      <w:szCs w:val="16"/>
                    </w:rPr>
                  </w:pPr>
                  <w:r w:rsidRPr="006145DB">
                    <w:rPr>
                      <w:rStyle w:val="normaltextrun"/>
                      <w:rFonts w:eastAsia="Arial" w:cs="Arial"/>
                      <w:sz w:val="16"/>
                      <w:szCs w:val="16"/>
                    </w:rPr>
                    <w:t>Oficina Consejería Distrital de Paz, Víctimas y Reconciliación</w:t>
                  </w:r>
                </w:p>
              </w:tc>
            </w:tr>
            <w:tr w:rsidR="00111214" w:rsidRPr="006145DB" w14:paraId="3A11800D" w14:textId="77777777" w:rsidTr="001C4F2E">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51939BC" w14:textId="77777777" w:rsidR="00A15CB5" w:rsidRPr="006145DB"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6145DB">
                    <w:rPr>
                      <w:rStyle w:val="normaltextrun"/>
                      <w:rFonts w:ascii="Arial" w:hAnsi="Arial"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C8E88A"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Censos oficiales de comunidades étnicas: Indígena Cabildos reconocidos en la ciudad de Bogotá y Rrom – Gitano</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D8DF117"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2021 entrega única.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966DBF8"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Ministerio del Interior</w:t>
                  </w:r>
                </w:p>
              </w:tc>
            </w:tr>
            <w:tr w:rsidR="00111214" w:rsidRPr="006145DB" w14:paraId="5050A3D8" w14:textId="77777777" w:rsidTr="008B06B4">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C6A4D16" w14:textId="77777777" w:rsidR="00A15CB5" w:rsidRPr="006145DB"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6145DB">
                    <w:rPr>
                      <w:rStyle w:val="normaltextrun"/>
                      <w:rFonts w:ascii="Arial" w:hAnsi="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51C2115"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Negras, Afrocolombianas en Bogotá</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32DDF2C"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No disponible</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D76BD5"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w:t>
                  </w:r>
                </w:p>
              </w:tc>
            </w:tr>
            <w:tr w:rsidR="00111214" w:rsidRPr="006145DB" w14:paraId="5CADCE51" w14:textId="77777777" w:rsidTr="008B06B4">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0AA6AAA" w14:textId="77777777" w:rsidR="00A15CB5" w:rsidRPr="006145DB"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6145DB">
                    <w:rPr>
                      <w:rStyle w:val="normaltextrun"/>
                      <w:rFonts w:ascii="Arial" w:hAnsi="Arial" w:cs="Arial"/>
                      <w:sz w:val="16"/>
                      <w:szCs w:val="16"/>
                    </w:rPr>
                    <w:t>Persona Raizal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4CAC363"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Raizales en Bogotá.</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B69FAE"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No disponible</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618B392"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w:t>
                  </w:r>
                </w:p>
              </w:tc>
            </w:tr>
            <w:tr w:rsidR="00111214" w:rsidRPr="006145DB" w14:paraId="1EDCD085" w14:textId="77777777" w:rsidTr="008B06B4">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2D0D0F2" w14:textId="514477DA" w:rsidR="00A15CB5" w:rsidRPr="006145DB"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6145DB">
                    <w:rPr>
                      <w:rStyle w:val="normaltextrun"/>
                      <w:rFonts w:ascii="Arial" w:hAnsi="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111214" w:rsidRPr="006145DB">
                    <w:rPr>
                      <w:rStyle w:val="normaltextrun"/>
                      <w:rFonts w:ascii="Arial" w:hAnsi="Arial" w:cs="Arial"/>
                      <w:sz w:val="16"/>
                      <w:szCs w:val="16"/>
                    </w:rPr>
                    <w:t>.</w:t>
                  </w:r>
                  <w:r w:rsidRPr="006145DB">
                    <w:rPr>
                      <w:rStyle w:val="normaltextrun"/>
                      <w:rFonts w:ascii="Arial" w:hAnsi="Arial" w:cs="Arial"/>
                      <w:sz w:val="16"/>
                      <w:szCs w:val="16"/>
                    </w:rPr>
                    <w:t> </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FEC8D62"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Palenqueras en Bogotá.</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0F8CEA7"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No disponible</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41CC5CB"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w:t>
                  </w:r>
                </w:p>
              </w:tc>
            </w:tr>
            <w:tr w:rsidR="00111214" w:rsidRPr="006145DB" w14:paraId="24FD9A74" w14:textId="77777777" w:rsidTr="008B06B4">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83834A4" w14:textId="77777777" w:rsidR="00A15CB5" w:rsidRPr="006145DB"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6145DB">
                    <w:rPr>
                      <w:rStyle w:val="normaltextrun"/>
                      <w:rFonts w:ascii="Arial" w:hAnsi="Arial"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F484581"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cabildos o pueblos indígenas en Bogotá.</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29F3C1B"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No disponible</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1D1B445"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w:t>
                  </w:r>
                </w:p>
              </w:tc>
            </w:tr>
            <w:tr w:rsidR="00111214" w:rsidRPr="006145DB" w14:paraId="60B886DC" w14:textId="77777777" w:rsidTr="008B06B4">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01B1062" w14:textId="4AB6C474" w:rsidR="00A15CB5" w:rsidRPr="006145DB"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6145DB">
                    <w:rPr>
                      <w:rStyle w:val="normaltextrun"/>
                      <w:rFonts w:ascii="Arial" w:hAnsi="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111214" w:rsidRPr="006145DB">
                    <w:rPr>
                      <w:rStyle w:val="normaltextrun"/>
                      <w:rFonts w:ascii="Arial" w:hAnsi="Arial" w:cs="Arial"/>
                      <w:sz w:val="16"/>
                      <w:szCs w:val="16"/>
                    </w:rPr>
                    <w:t>.</w:t>
                  </w:r>
                  <w:r w:rsidRPr="006145DB">
                    <w:rPr>
                      <w:rStyle w:val="normaltextrun"/>
                      <w:rFonts w:ascii="Arial" w:hAnsi="Arial" w:cs="Arial"/>
                      <w:sz w:val="16"/>
                      <w:szCs w:val="16"/>
                    </w:rPr>
                    <w:t> </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9505AF1"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 Rrom o Gitana en Bogotá.</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ABD9323"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No disponible</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5C2796A" w14:textId="77777777" w:rsidR="00A15CB5" w:rsidRPr="006145DB"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w:t>
                  </w:r>
                </w:p>
              </w:tc>
            </w:tr>
            <w:tr w:rsidR="00111214" w:rsidRPr="006145DB" w14:paraId="78E58182" w14:textId="77777777" w:rsidTr="008B06B4">
              <w:trPr>
                <w:trHeight w:val="962"/>
                <w:jc w:val="center"/>
              </w:trPr>
              <w:tc>
                <w:tcPr>
                  <w:tcW w:w="3469" w:type="dxa"/>
                  <w:tcBorders>
                    <w:top w:val="single" w:sz="4" w:space="0" w:color="auto"/>
                    <w:left w:val="single" w:sz="4" w:space="0" w:color="auto"/>
                    <w:bottom w:val="nil"/>
                    <w:right w:val="single" w:sz="4" w:space="0" w:color="auto"/>
                  </w:tcBorders>
                  <w:shd w:val="clear" w:color="auto" w:fill="FFFFFF" w:themeFill="background1"/>
                  <w:vAlign w:val="center"/>
                  <w:hideMark/>
                </w:tcPr>
                <w:p w14:paraId="221A9E55" w14:textId="77777777" w:rsidR="00A15CB5" w:rsidRPr="006145DB" w:rsidRDefault="00A15CB5" w:rsidP="005B435E">
                  <w:pPr>
                    <w:pStyle w:val="paragraph"/>
                    <w:spacing w:before="0" w:beforeAutospacing="0" w:after="0" w:afterAutospacing="0"/>
                    <w:ind w:right="57"/>
                    <w:jc w:val="both"/>
                    <w:textAlignment w:val="baseline"/>
                    <w:rPr>
                      <w:rStyle w:val="eop"/>
                      <w:rFonts w:ascii="Arial" w:hAnsi="Arial" w:cs="Arial"/>
                      <w:sz w:val="16"/>
                      <w:szCs w:val="16"/>
                    </w:rPr>
                  </w:pPr>
                  <w:r w:rsidRPr="006145DB">
                    <w:rPr>
                      <w:rStyle w:val="eop"/>
                      <w:rFonts w:ascii="Arial" w:hAnsi="Arial" w:cs="Arial"/>
                      <w:sz w:val="16"/>
                      <w:szCs w:val="16"/>
                    </w:rPr>
                    <w:t>Persona que vive en residencias tipo paga diarios.</w:t>
                  </w:r>
                </w:p>
              </w:tc>
              <w:tc>
                <w:tcPr>
                  <w:tcW w:w="1275" w:type="dxa"/>
                  <w:tcBorders>
                    <w:top w:val="single" w:sz="4" w:space="0" w:color="auto"/>
                    <w:left w:val="single" w:sz="4" w:space="0" w:color="auto"/>
                    <w:bottom w:val="nil"/>
                    <w:right w:val="single" w:sz="4" w:space="0" w:color="auto"/>
                  </w:tcBorders>
                  <w:shd w:val="clear" w:color="auto" w:fill="FFFFFF" w:themeFill="background1"/>
                  <w:vAlign w:val="center"/>
                  <w:hideMark/>
                </w:tcPr>
                <w:p w14:paraId="7238F8BE" w14:textId="77777777" w:rsidR="00A15CB5" w:rsidRPr="006145DB" w:rsidRDefault="00A15CB5" w:rsidP="005B435E">
                  <w:pPr>
                    <w:tabs>
                      <w:tab w:val="left" w:pos="709"/>
                    </w:tabs>
                    <w:spacing w:line="240" w:lineRule="auto"/>
                    <w:jc w:val="center"/>
                    <w:rPr>
                      <w:rFonts w:eastAsia="Arial" w:cs="Arial"/>
                      <w:sz w:val="16"/>
                      <w:szCs w:val="16"/>
                    </w:rPr>
                  </w:pPr>
                  <w:r w:rsidRPr="006145DB">
                    <w:rPr>
                      <w:rFonts w:eastAsia="Arial" w:cs="Arial"/>
                      <w:sz w:val="16"/>
                      <w:szCs w:val="16"/>
                    </w:rPr>
                    <w:t>Base de personas residentes en paga diarios</w:t>
                  </w:r>
                </w:p>
              </w:tc>
              <w:tc>
                <w:tcPr>
                  <w:tcW w:w="1134" w:type="dxa"/>
                  <w:tcBorders>
                    <w:top w:val="single" w:sz="4" w:space="0" w:color="auto"/>
                    <w:left w:val="single" w:sz="4" w:space="0" w:color="auto"/>
                    <w:bottom w:val="nil"/>
                    <w:right w:val="single" w:sz="4" w:space="0" w:color="auto"/>
                  </w:tcBorders>
                  <w:shd w:val="clear" w:color="auto" w:fill="FFFFFF" w:themeFill="background1"/>
                  <w:vAlign w:val="center"/>
                  <w:hideMark/>
                </w:tcPr>
                <w:p w14:paraId="0EAB9760" w14:textId="77777777" w:rsidR="00A15CB5" w:rsidRPr="006145DB" w:rsidRDefault="00A15CB5" w:rsidP="005B435E">
                  <w:pPr>
                    <w:spacing w:line="240" w:lineRule="auto"/>
                    <w:jc w:val="center"/>
                    <w:rPr>
                      <w:rFonts w:eastAsia="Arial" w:cs="Arial"/>
                      <w:sz w:val="16"/>
                      <w:szCs w:val="16"/>
                    </w:rPr>
                  </w:pPr>
                  <w:r w:rsidRPr="006145DB">
                    <w:rPr>
                      <w:rFonts w:eastAsia="Arial" w:cs="Arial"/>
                      <w:sz w:val="16"/>
                      <w:szCs w:val="16"/>
                    </w:rPr>
                    <w:t>Vigente</w:t>
                  </w:r>
                </w:p>
              </w:tc>
              <w:tc>
                <w:tcPr>
                  <w:tcW w:w="1351" w:type="dxa"/>
                  <w:tcBorders>
                    <w:top w:val="single" w:sz="4" w:space="0" w:color="auto"/>
                    <w:left w:val="single" w:sz="4" w:space="0" w:color="auto"/>
                    <w:bottom w:val="nil"/>
                    <w:right w:val="single" w:sz="4" w:space="0" w:color="auto"/>
                  </w:tcBorders>
                  <w:shd w:val="clear" w:color="auto" w:fill="FFFFFF" w:themeFill="background1"/>
                  <w:vAlign w:val="center"/>
                  <w:hideMark/>
                </w:tcPr>
                <w:p w14:paraId="67DAE536" w14:textId="77777777" w:rsidR="00A15CB5" w:rsidRPr="006145DB" w:rsidRDefault="00A15CB5" w:rsidP="005B435E">
                  <w:pPr>
                    <w:tabs>
                      <w:tab w:val="left" w:pos="709"/>
                    </w:tabs>
                    <w:spacing w:line="240" w:lineRule="auto"/>
                    <w:jc w:val="center"/>
                    <w:rPr>
                      <w:rFonts w:eastAsia="Arial" w:cs="Arial"/>
                      <w:sz w:val="16"/>
                      <w:szCs w:val="16"/>
                    </w:rPr>
                  </w:pPr>
                  <w:r w:rsidRPr="006145DB">
                    <w:rPr>
                      <w:rFonts w:eastAsia="Arial" w:cs="Arial"/>
                      <w:sz w:val="16"/>
                      <w:szCs w:val="16"/>
                    </w:rPr>
                    <w:t>Secretaría Distrital de Integración Social</w:t>
                  </w:r>
                </w:p>
                <w:p w14:paraId="10827C41" w14:textId="77777777" w:rsidR="00A15CB5" w:rsidRPr="006145DB" w:rsidRDefault="00A15CB5" w:rsidP="005B435E">
                  <w:pPr>
                    <w:spacing w:line="240" w:lineRule="auto"/>
                    <w:jc w:val="center"/>
                    <w:rPr>
                      <w:rFonts w:eastAsia="Arial" w:cs="Arial"/>
                      <w:sz w:val="16"/>
                      <w:szCs w:val="16"/>
                    </w:rPr>
                  </w:pPr>
                  <w:r w:rsidRPr="006145DB">
                    <w:rPr>
                      <w:rFonts w:eastAsia="Arial" w:cs="Arial"/>
                      <w:sz w:val="16"/>
                      <w:szCs w:val="16"/>
                    </w:rPr>
                    <w:t>Secretaría Distrital Planeación - SDP</w:t>
                  </w:r>
                </w:p>
              </w:tc>
            </w:tr>
            <w:tr w:rsidR="00111214" w:rsidRPr="006145DB" w14:paraId="612D630E" w14:textId="77777777" w:rsidTr="008B06B4">
              <w:trPr>
                <w:trHeight w:val="300"/>
                <w:jc w:val="center"/>
              </w:trPr>
              <w:tc>
                <w:tcPr>
                  <w:tcW w:w="3469" w:type="dxa"/>
                  <w:tcBorders>
                    <w:top w:val="nil"/>
                    <w:left w:val="single" w:sz="4" w:space="0" w:color="auto"/>
                    <w:bottom w:val="single" w:sz="4" w:space="0" w:color="auto"/>
                    <w:right w:val="single" w:sz="4" w:space="0" w:color="auto"/>
                  </w:tcBorders>
                  <w:shd w:val="clear" w:color="auto" w:fill="FFFFFF" w:themeFill="background1"/>
                  <w:vAlign w:val="center"/>
                  <w:hideMark/>
                </w:tcPr>
                <w:p w14:paraId="17A64566" w14:textId="77777777" w:rsidR="00A15CB5" w:rsidRPr="006145DB" w:rsidRDefault="00A15CB5" w:rsidP="005B435E">
                  <w:pPr>
                    <w:pStyle w:val="paragraph"/>
                    <w:spacing w:before="0" w:beforeAutospacing="0" w:after="0" w:afterAutospacing="0"/>
                    <w:ind w:right="57"/>
                    <w:jc w:val="both"/>
                    <w:textAlignment w:val="baseline"/>
                    <w:rPr>
                      <w:rFonts w:ascii="Arial" w:hAnsi="Arial" w:cs="Arial"/>
                      <w:sz w:val="16"/>
                      <w:szCs w:val="16"/>
                    </w:rPr>
                  </w:pPr>
                  <w:r w:rsidRPr="006145DB">
                    <w:rPr>
                      <w:rStyle w:val="normaltextrun"/>
                      <w:rFonts w:ascii="Arial" w:hAnsi="Arial" w:cs="Arial"/>
                      <w:sz w:val="16"/>
                      <w:szCs w:val="16"/>
                    </w:rPr>
                    <w:t>Persona con dependencia funcional moderada con puntaje en la escala de valoración BARTHEL entre 65 a 70.</w:t>
                  </w:r>
                  <w:r w:rsidRPr="006145DB">
                    <w:rPr>
                      <w:rStyle w:val="eop"/>
                      <w:rFonts w:ascii="Arial" w:hAnsi="Arial" w:cs="Arial"/>
                      <w:sz w:val="16"/>
                      <w:szCs w:val="16"/>
                    </w:rPr>
                    <w:t xml:space="preserve"> </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0C1268E"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hideMark/>
                </w:tcPr>
                <w:p w14:paraId="6CF100E1"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BBBC22"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p>
              </w:tc>
            </w:tr>
            <w:tr w:rsidR="00111214" w:rsidRPr="006145DB" w14:paraId="6F61F1B4" w14:textId="77777777" w:rsidTr="008B06B4">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53DEFEC" w14:textId="77777777" w:rsidR="00A15CB5" w:rsidRPr="006145DB" w:rsidRDefault="00A15CB5" w:rsidP="005B435E">
                  <w:pPr>
                    <w:pStyle w:val="paragraph"/>
                    <w:spacing w:before="0" w:beforeAutospacing="0" w:after="0" w:afterAutospacing="0"/>
                    <w:ind w:right="57"/>
                    <w:jc w:val="both"/>
                    <w:textAlignment w:val="baseline"/>
                    <w:rPr>
                      <w:rFonts w:ascii="Arial" w:hAnsi="Arial" w:cs="Arial"/>
                      <w:sz w:val="16"/>
                      <w:szCs w:val="16"/>
                    </w:rPr>
                  </w:pPr>
                  <w:r w:rsidRPr="006145DB">
                    <w:rPr>
                      <w:rStyle w:val="normaltextrun"/>
                      <w:rFonts w:ascii="Arial" w:hAnsi="Arial" w:cs="Arial"/>
                      <w:sz w:val="16"/>
                      <w:szCs w:val="16"/>
                    </w:rPr>
                    <w:t>Persona con dependencia funcional severa con un puntaje en la escala de valoración BARTHEL menor o igual a 10.</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429F06C"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7F94835"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540573"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p>
              </w:tc>
            </w:tr>
            <w:tr w:rsidR="00111214" w:rsidRPr="006145DB" w14:paraId="1F7B8B95" w14:textId="77777777" w:rsidTr="008B06B4">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B8279EF" w14:textId="77777777" w:rsidR="00A15CB5" w:rsidRPr="006145DB" w:rsidRDefault="00A15CB5" w:rsidP="005B435E">
                  <w:pPr>
                    <w:pStyle w:val="paragraph"/>
                    <w:spacing w:before="0" w:beforeAutospacing="0" w:after="0" w:afterAutospacing="0"/>
                    <w:ind w:right="57"/>
                    <w:jc w:val="both"/>
                    <w:textAlignment w:val="baseline"/>
                    <w:rPr>
                      <w:rFonts w:ascii="Arial" w:hAnsi="Arial" w:cs="Arial"/>
                      <w:sz w:val="16"/>
                      <w:szCs w:val="16"/>
                    </w:rPr>
                  </w:pPr>
                  <w:r w:rsidRPr="006145DB">
                    <w:rPr>
                      <w:rStyle w:val="normaltextrun"/>
                      <w:rFonts w:ascii="Arial" w:hAnsi="Arial" w:cs="Arial"/>
                      <w:sz w:val="16"/>
                      <w:szCs w:val="16"/>
                    </w:rPr>
                    <w:t>Persona con discapacidad, en la categoría psicosocial</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78C7CE5"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Instrumento Institucional</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A04A6F"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7547E3C"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p>
              </w:tc>
            </w:tr>
            <w:tr w:rsidR="00111214" w:rsidRPr="006145DB" w14:paraId="2A159C9B" w14:textId="77777777" w:rsidTr="008B06B4">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A6870D" w14:textId="77777777" w:rsidR="00A15CB5" w:rsidRPr="006145DB" w:rsidRDefault="00A15CB5" w:rsidP="005B435E">
                  <w:pPr>
                    <w:pStyle w:val="paragraph"/>
                    <w:spacing w:before="0" w:beforeAutospacing="0" w:after="0" w:afterAutospacing="0"/>
                    <w:ind w:right="57"/>
                    <w:jc w:val="both"/>
                    <w:textAlignment w:val="baseline"/>
                    <w:rPr>
                      <w:rFonts w:ascii="Arial" w:hAnsi="Arial" w:cs="Arial"/>
                      <w:sz w:val="16"/>
                      <w:szCs w:val="16"/>
                    </w:rPr>
                  </w:pPr>
                  <w:r w:rsidRPr="006145DB">
                    <w:rPr>
                      <w:rStyle w:val="normaltextrun"/>
                      <w:rFonts w:ascii="Arial" w:hAnsi="Arial" w:cs="Arial"/>
                      <w:sz w:val="16"/>
                      <w:szCs w:val="16"/>
                    </w:rPr>
                    <w:t>Persona de 80 años o más</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C97F934"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Instrumento Institucional</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D4026EA"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121D5D9"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p>
              </w:tc>
            </w:tr>
            <w:tr w:rsidR="00111214" w:rsidRPr="006145DB" w14:paraId="64366706" w14:textId="77777777" w:rsidTr="008B06B4">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A25B7AF" w14:textId="77777777" w:rsidR="00A15CB5" w:rsidRPr="006145DB" w:rsidRDefault="00A15CB5" w:rsidP="005B435E">
                  <w:pPr>
                    <w:pStyle w:val="paragraph"/>
                    <w:spacing w:before="0" w:beforeAutospacing="0" w:after="0" w:afterAutospacing="0"/>
                    <w:ind w:right="57"/>
                    <w:jc w:val="both"/>
                    <w:textAlignment w:val="baseline"/>
                    <w:rPr>
                      <w:rFonts w:ascii="Arial" w:hAnsi="Arial" w:cs="Arial"/>
                      <w:sz w:val="16"/>
                      <w:szCs w:val="16"/>
                    </w:rPr>
                  </w:pPr>
                  <w:r w:rsidRPr="006145DB">
                    <w:rPr>
                      <w:rStyle w:val="normaltextrun"/>
                      <w:rFonts w:ascii="Arial" w:hAnsi="Arial" w:cs="Arial"/>
                      <w:sz w:val="16"/>
                      <w:szCs w:val="16"/>
                    </w:rPr>
                    <w:t>Persona que se identifique como mujer</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4047217"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Instrumento Institucional</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999BB11"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9AA456F"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p>
              </w:tc>
            </w:tr>
            <w:tr w:rsidR="00111214" w:rsidRPr="006145DB" w14:paraId="5CC07582" w14:textId="77777777" w:rsidTr="008B06B4">
              <w:trPr>
                <w:trHeight w:val="30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1B37C2" w14:textId="77777777" w:rsidR="00A15CB5" w:rsidRPr="006145DB" w:rsidRDefault="00A15CB5" w:rsidP="005B435E">
                  <w:pPr>
                    <w:pStyle w:val="paragraph"/>
                    <w:spacing w:before="0" w:beforeAutospacing="0" w:after="0" w:afterAutospacing="0"/>
                    <w:ind w:right="57"/>
                    <w:jc w:val="both"/>
                    <w:textAlignment w:val="baseline"/>
                    <w:rPr>
                      <w:rStyle w:val="normaltextrun"/>
                      <w:rFonts w:ascii="Arial" w:hAnsi="Arial" w:cs="Arial"/>
                      <w:sz w:val="16"/>
                      <w:szCs w:val="16"/>
                    </w:rPr>
                  </w:pPr>
                  <w:r w:rsidRPr="006145DB">
                    <w:rPr>
                      <w:rStyle w:val="normaltextrun"/>
                      <w:rFonts w:ascii="Arial" w:hAnsi="Arial" w:cs="Arial"/>
                      <w:sz w:val="16"/>
                      <w:szCs w:val="16"/>
                    </w:rPr>
                    <w:t xml:space="preserve">Persona con el mayor tiempo de abandono hospitalario entre los solicitantes, previo a recibir el alta médica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36DA81"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eastAsia="Arial" w:hAnsi="Arial" w:cs="Arial"/>
                      <w:sz w:val="16"/>
                      <w:szCs w:val="16"/>
                    </w:rPr>
                    <w:t>Base de abandono hospitalario</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695637"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eastAsia="Arial" w:hAnsi="Arial" w:cs="Arial"/>
                      <w:sz w:val="16"/>
                      <w:szCs w:val="16"/>
                    </w:rPr>
                    <w:t>Mensual</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1D3D2B" w14:textId="77777777" w:rsidR="00A15CB5" w:rsidRPr="006145DB" w:rsidRDefault="00A15CB5" w:rsidP="005B435E">
                  <w:pPr>
                    <w:pStyle w:val="paragraph"/>
                    <w:tabs>
                      <w:tab w:val="left" w:pos="1800"/>
                    </w:tabs>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eastAsia="Arial" w:hAnsi="Arial" w:cs="Arial"/>
                      <w:sz w:val="16"/>
                      <w:szCs w:val="16"/>
                    </w:rPr>
                    <w:t>Secretaría Distrital de Salud</w:t>
                  </w:r>
                </w:p>
              </w:tc>
            </w:tr>
            <w:tr w:rsidR="00111214" w:rsidRPr="006145DB" w14:paraId="24DFD6AE" w14:textId="77777777" w:rsidTr="008B06B4">
              <w:trPr>
                <w:trHeight w:val="300"/>
                <w:jc w:val="center"/>
              </w:trPr>
              <w:tc>
                <w:tcPr>
                  <w:tcW w:w="3469"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68E2BA" w14:textId="1E51A9CD" w:rsidR="00A15CB5" w:rsidRPr="006145DB" w:rsidRDefault="00A15CB5" w:rsidP="005B435E">
                  <w:pPr>
                    <w:pStyle w:val="paragraph"/>
                    <w:spacing w:before="0" w:beforeAutospacing="0" w:after="0" w:afterAutospacing="0"/>
                    <w:jc w:val="both"/>
                    <w:textAlignment w:val="baseline"/>
                    <w:rPr>
                      <w:rStyle w:val="normaltextrun"/>
                      <w:rFonts w:ascii="Arial" w:hAnsi="Arial" w:cs="Arial"/>
                      <w:sz w:val="16"/>
                      <w:szCs w:val="16"/>
                    </w:rPr>
                  </w:pPr>
                  <w:r w:rsidRPr="006145DB">
                    <w:rPr>
                      <w:rStyle w:val="normaltextrun"/>
                      <w:rFonts w:ascii="Arial" w:hAnsi="Arial" w:cs="Arial"/>
                      <w:sz w:val="16"/>
                      <w:szCs w:val="16"/>
                    </w:rPr>
                    <w:t>Persona habitante de calle</w:t>
                  </w:r>
                  <w:r w:rsidR="00111214" w:rsidRPr="006145DB">
                    <w:rPr>
                      <w:rStyle w:val="normaltextrun"/>
                      <w:rFonts w:ascii="Arial" w:hAnsi="Arial" w:cs="Arial"/>
                      <w:sz w:val="16"/>
                      <w:szCs w:val="16"/>
                    </w:rPr>
                    <w:t>.</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CEE5FD" w14:textId="77777777" w:rsidR="00A15CB5" w:rsidRPr="006145DB" w:rsidRDefault="00A15CB5" w:rsidP="005B435E">
                  <w:pPr>
                    <w:pStyle w:val="paragraph"/>
                    <w:spacing w:before="0" w:beforeAutospacing="0" w:after="0" w:afterAutospacing="0"/>
                    <w:jc w:val="center"/>
                    <w:textAlignment w:val="baseline"/>
                    <w:rPr>
                      <w:rStyle w:val="normaltextrun"/>
                      <w:rFonts w:ascii="Arial" w:eastAsia="Arial" w:hAnsi="Arial" w:cs="Arial"/>
                      <w:sz w:val="16"/>
                      <w:szCs w:val="16"/>
                    </w:rPr>
                  </w:pPr>
                  <w:r w:rsidRPr="006145DB">
                    <w:rPr>
                      <w:rStyle w:val="normaltextrun"/>
                      <w:rFonts w:ascii="Arial" w:hAnsi="Arial" w:cs="Arial"/>
                      <w:sz w:val="16"/>
                      <w:szCs w:val="16"/>
                    </w:rPr>
                    <w:t>Listado Censal ciudadanos habitante de calle</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5A14BF" w14:textId="77777777" w:rsidR="00A15CB5" w:rsidRPr="006145DB" w:rsidRDefault="00A15CB5" w:rsidP="005B435E">
                  <w:pPr>
                    <w:pStyle w:val="paragraph"/>
                    <w:spacing w:before="0" w:beforeAutospacing="0" w:after="0" w:afterAutospacing="0"/>
                    <w:jc w:val="center"/>
                    <w:textAlignment w:val="baseline"/>
                    <w:rPr>
                      <w:rStyle w:val="normaltextrun"/>
                      <w:rFonts w:ascii="Arial" w:eastAsia="Arial" w:hAnsi="Arial" w:cs="Arial"/>
                      <w:sz w:val="16"/>
                      <w:szCs w:val="16"/>
                    </w:rPr>
                  </w:pPr>
                  <w:r w:rsidRPr="006145DB">
                    <w:rPr>
                      <w:rStyle w:val="normaltextrun"/>
                      <w:rFonts w:ascii="Arial" w:hAnsi="Arial" w:cs="Arial"/>
                      <w:sz w:val="16"/>
                      <w:szCs w:val="16"/>
                    </w:rPr>
                    <w:t>Mensual</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DAA459" w14:textId="77777777" w:rsidR="00A15CB5" w:rsidRPr="006145DB" w:rsidRDefault="00A15CB5" w:rsidP="005B435E">
                  <w:pPr>
                    <w:pStyle w:val="paragraph"/>
                    <w:tabs>
                      <w:tab w:val="left" w:pos="1800"/>
                    </w:tabs>
                    <w:spacing w:before="0" w:beforeAutospacing="0" w:after="0" w:afterAutospacing="0"/>
                    <w:ind w:right="72"/>
                    <w:jc w:val="center"/>
                    <w:textAlignment w:val="baseline"/>
                    <w:rPr>
                      <w:rStyle w:val="normaltextrun"/>
                      <w:rFonts w:ascii="Arial" w:eastAsia="Arial" w:hAnsi="Arial" w:cs="Arial"/>
                      <w:sz w:val="16"/>
                      <w:szCs w:val="16"/>
                    </w:rPr>
                  </w:pPr>
                  <w:r w:rsidRPr="006145DB">
                    <w:rPr>
                      <w:rStyle w:val="normaltextrun"/>
                      <w:rFonts w:ascii="Arial" w:hAnsi="Arial" w:cs="Arial"/>
                      <w:sz w:val="16"/>
                      <w:szCs w:val="16"/>
                    </w:rPr>
                    <w:t xml:space="preserve">Secretaría Distrital de Salud </w:t>
                  </w:r>
                </w:p>
              </w:tc>
            </w:tr>
            <w:tr w:rsidR="00111214" w:rsidRPr="006145DB" w14:paraId="3E691E5E" w14:textId="77777777" w:rsidTr="008B06B4">
              <w:trPr>
                <w:trHeight w:val="300"/>
                <w:jc w:val="center"/>
              </w:trPr>
              <w:tc>
                <w:tcPr>
                  <w:tcW w:w="3469" w:type="dxa"/>
                  <w:vMerge/>
                  <w:tcBorders>
                    <w:top w:val="single" w:sz="4" w:space="0" w:color="auto"/>
                    <w:left w:val="single" w:sz="4" w:space="0" w:color="auto"/>
                    <w:bottom w:val="nil"/>
                    <w:right w:val="single" w:sz="4" w:space="0" w:color="auto"/>
                  </w:tcBorders>
                  <w:shd w:val="clear" w:color="auto" w:fill="FFFFFF" w:themeFill="background1"/>
                  <w:vAlign w:val="center"/>
                </w:tcPr>
                <w:p w14:paraId="3A3B9DDD" w14:textId="77777777" w:rsidR="00A15CB5" w:rsidRPr="006145DB" w:rsidRDefault="00A15CB5" w:rsidP="005B435E">
                  <w:pPr>
                    <w:pStyle w:val="paragraph"/>
                    <w:spacing w:before="0" w:beforeAutospacing="0" w:after="0" w:afterAutospacing="0"/>
                    <w:jc w:val="both"/>
                    <w:textAlignment w:val="baseline"/>
                    <w:rPr>
                      <w:rStyle w:val="normaltextrun"/>
                      <w:rFonts w:ascii="Arial" w:hAnsi="Arial" w:cs="Arial"/>
                      <w:sz w:val="16"/>
                      <w:szCs w:val="16"/>
                    </w:rPr>
                  </w:pPr>
                </w:p>
              </w:tc>
              <w:tc>
                <w:tcPr>
                  <w:tcW w:w="1275" w:type="dxa"/>
                  <w:tcBorders>
                    <w:top w:val="single" w:sz="4" w:space="0" w:color="auto"/>
                    <w:left w:val="single" w:sz="4" w:space="0" w:color="auto"/>
                    <w:bottom w:val="nil"/>
                    <w:right w:val="single" w:sz="4" w:space="0" w:color="auto"/>
                  </w:tcBorders>
                  <w:shd w:val="clear" w:color="auto" w:fill="FFFFFF" w:themeFill="background1"/>
                  <w:vAlign w:val="center"/>
                </w:tcPr>
                <w:p w14:paraId="1C23FA29"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Censo Ciudadanos habitantes de calle</w:t>
                  </w:r>
                </w:p>
              </w:tc>
              <w:tc>
                <w:tcPr>
                  <w:tcW w:w="1134" w:type="dxa"/>
                  <w:tcBorders>
                    <w:top w:val="single" w:sz="4" w:space="0" w:color="auto"/>
                    <w:left w:val="single" w:sz="4" w:space="0" w:color="auto"/>
                    <w:bottom w:val="nil"/>
                    <w:right w:val="single" w:sz="4" w:space="0" w:color="auto"/>
                  </w:tcBorders>
                  <w:shd w:val="clear" w:color="auto" w:fill="FFFFFF" w:themeFill="background1"/>
                  <w:vAlign w:val="center"/>
                </w:tcPr>
                <w:p w14:paraId="2B40A653"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2024</w:t>
                  </w:r>
                </w:p>
              </w:tc>
              <w:tc>
                <w:tcPr>
                  <w:tcW w:w="1351" w:type="dxa"/>
                  <w:tcBorders>
                    <w:top w:val="single" w:sz="4" w:space="0" w:color="auto"/>
                    <w:left w:val="single" w:sz="4" w:space="0" w:color="auto"/>
                    <w:bottom w:val="nil"/>
                    <w:right w:val="single" w:sz="4" w:space="0" w:color="auto"/>
                  </w:tcBorders>
                  <w:shd w:val="clear" w:color="auto" w:fill="FFFFFF" w:themeFill="background1"/>
                  <w:vAlign w:val="center"/>
                </w:tcPr>
                <w:p w14:paraId="6A39972A" w14:textId="77777777" w:rsidR="00A15CB5" w:rsidRPr="006145DB" w:rsidRDefault="00A15CB5" w:rsidP="005B435E">
                  <w:pPr>
                    <w:pStyle w:val="paragraph"/>
                    <w:tabs>
                      <w:tab w:val="left" w:pos="1800"/>
                    </w:tabs>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Secretaría Distrital de Integración Social</w:t>
                  </w:r>
                </w:p>
              </w:tc>
            </w:tr>
          </w:tbl>
          <w:p w14:paraId="61BEDC81" w14:textId="77777777" w:rsidR="00A15CB5" w:rsidRPr="006145DB" w:rsidRDefault="00A15CB5" w:rsidP="005B435E">
            <w:pPr>
              <w:tabs>
                <w:tab w:val="left" w:pos="709"/>
              </w:tabs>
              <w:spacing w:line="240" w:lineRule="auto"/>
              <w:contextualSpacing/>
              <w:jc w:val="both"/>
              <w:rPr>
                <w:rFonts w:cs="Arial"/>
                <w:bCs/>
                <w:sz w:val="20"/>
                <w:szCs w:val="20"/>
                <w:lang w:eastAsia="es-CO"/>
              </w:rPr>
            </w:pPr>
          </w:p>
        </w:tc>
      </w:tr>
      <w:tr w:rsidR="00A15CB5" w:rsidRPr="006145DB" w14:paraId="59B9A207" w14:textId="77777777" w:rsidTr="00B877B5">
        <w:trPr>
          <w:trHeight w:val="5454"/>
          <w:jc w:val="center"/>
        </w:trPr>
        <w:tc>
          <w:tcPr>
            <w:tcW w:w="1940" w:type="dxa"/>
            <w:shd w:val="clear" w:color="auto" w:fill="FFFFFF" w:themeFill="background1"/>
            <w:vAlign w:val="center"/>
          </w:tcPr>
          <w:p w14:paraId="0B575602" w14:textId="77777777" w:rsidR="00A15CB5" w:rsidRPr="006145DB" w:rsidRDefault="00A15CB5" w:rsidP="008B06B4">
            <w:pPr>
              <w:spacing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shd w:val="clear" w:color="auto" w:fill="FFFFFF" w:themeFill="background1"/>
            <w:vAlign w:val="center"/>
          </w:tcPr>
          <w:tbl>
            <w:tblPr>
              <w:tblStyle w:val="Tablaconcuadrcula"/>
              <w:tblW w:w="5000" w:type="pct"/>
              <w:jc w:val="center"/>
              <w:shd w:val="clear" w:color="auto" w:fill="FFFFFF" w:themeFill="background1"/>
              <w:tblLayout w:type="fixed"/>
              <w:tblLook w:val="04A0" w:firstRow="1" w:lastRow="0" w:firstColumn="1" w:lastColumn="0" w:noHBand="0" w:noVBand="1"/>
            </w:tblPr>
            <w:tblGrid>
              <w:gridCol w:w="3469"/>
              <w:gridCol w:w="1275"/>
              <w:gridCol w:w="1134"/>
              <w:gridCol w:w="1351"/>
            </w:tblGrid>
            <w:tr w:rsidR="00111214" w:rsidRPr="006145DB" w14:paraId="296A52D7" w14:textId="77777777" w:rsidTr="008B06B4">
              <w:trPr>
                <w:trHeight w:val="372"/>
                <w:jc w:val="center"/>
              </w:trPr>
              <w:tc>
                <w:tcPr>
                  <w:tcW w:w="3469" w:type="dxa"/>
                  <w:tcBorders>
                    <w:top w:val="nil"/>
                  </w:tcBorders>
                  <w:shd w:val="clear" w:color="auto" w:fill="FFFFFF" w:themeFill="background1"/>
                  <w:vAlign w:val="center"/>
                </w:tcPr>
                <w:p w14:paraId="6C02FE59"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Categoría Criterios de Ingreso</w:t>
                  </w:r>
                </w:p>
              </w:tc>
              <w:tc>
                <w:tcPr>
                  <w:tcW w:w="1275" w:type="dxa"/>
                  <w:tcBorders>
                    <w:top w:val="nil"/>
                  </w:tcBorders>
                  <w:shd w:val="clear" w:color="auto" w:fill="FFFFFF" w:themeFill="background1"/>
                  <w:vAlign w:val="center"/>
                </w:tcPr>
                <w:p w14:paraId="49E49916"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shd w:val="clear" w:color="auto" w:fill="FFFFFF" w:themeFill="background1"/>
                  <w:vAlign w:val="center"/>
                </w:tcPr>
                <w:p w14:paraId="61D1CB77"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51" w:type="dxa"/>
                  <w:tcBorders>
                    <w:top w:val="nil"/>
                  </w:tcBorders>
                  <w:shd w:val="clear" w:color="auto" w:fill="FFFFFF" w:themeFill="background1"/>
                  <w:vAlign w:val="center"/>
                </w:tcPr>
                <w:p w14:paraId="48777257"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111214" w:rsidRPr="006145DB" w14:paraId="262A9AB3" w14:textId="77777777" w:rsidTr="008B06B4">
              <w:trPr>
                <w:trHeight w:val="221"/>
                <w:jc w:val="center"/>
              </w:trPr>
              <w:tc>
                <w:tcPr>
                  <w:tcW w:w="3469" w:type="dxa"/>
                  <w:shd w:val="clear" w:color="auto" w:fill="FFFFFF" w:themeFill="background1"/>
                  <w:vAlign w:val="center"/>
                </w:tcPr>
                <w:p w14:paraId="6EF8D6C6" w14:textId="43474140" w:rsidR="00A15CB5" w:rsidRPr="006145DB" w:rsidRDefault="00A15CB5" w:rsidP="005B435E">
                  <w:pPr>
                    <w:tabs>
                      <w:tab w:val="left" w:pos="709"/>
                    </w:tabs>
                    <w:contextualSpacing/>
                    <w:jc w:val="both"/>
                    <w:rPr>
                      <w:rFonts w:cs="Arial"/>
                      <w:sz w:val="16"/>
                      <w:szCs w:val="16"/>
                      <w:lang w:eastAsia="es-CO"/>
                    </w:rPr>
                  </w:pPr>
                  <w:bookmarkStart w:id="244" w:name="_Hlk201309500"/>
                  <w:r w:rsidRPr="006145DB">
                    <w:rPr>
                      <w:rFonts w:cs="Arial"/>
                      <w:sz w:val="16"/>
                      <w:szCs w:val="16"/>
                      <w:lang w:eastAsia="es-CO"/>
                    </w:rPr>
                    <w:t>Persona mayor, de sesenta (60) años</w:t>
                  </w:r>
                  <w:bookmarkEnd w:id="244"/>
                  <w:r w:rsidRPr="006145DB">
                    <w:rPr>
                      <w:rFonts w:cs="Arial"/>
                      <w:sz w:val="16"/>
                      <w:szCs w:val="16"/>
                      <w:lang w:eastAsia="es-CO"/>
                    </w:rPr>
                    <w:t xml:space="preserve"> o más</w:t>
                  </w:r>
                </w:p>
              </w:tc>
              <w:tc>
                <w:tcPr>
                  <w:tcW w:w="1275" w:type="dxa"/>
                  <w:shd w:val="clear" w:color="auto" w:fill="FFFFFF" w:themeFill="background1"/>
                  <w:vAlign w:val="center"/>
                </w:tcPr>
                <w:p w14:paraId="5B544D82" w14:textId="77777777" w:rsidR="00A15CB5" w:rsidRPr="006145DB" w:rsidRDefault="00A15CB5" w:rsidP="005B435E">
                  <w:pPr>
                    <w:tabs>
                      <w:tab w:val="left" w:pos="709"/>
                    </w:tabs>
                    <w:contextualSpacing/>
                    <w:jc w:val="center"/>
                    <w:rPr>
                      <w:rFonts w:cs="Arial"/>
                      <w:bCs/>
                      <w:sz w:val="16"/>
                      <w:szCs w:val="16"/>
                      <w:lang w:eastAsia="es-CO"/>
                    </w:rPr>
                  </w:pPr>
                  <w:r w:rsidRPr="006145DB">
                    <w:rPr>
                      <w:rFonts w:cs="Arial"/>
                      <w:sz w:val="16"/>
                      <w:szCs w:val="16"/>
                      <w:lang w:eastAsia="es-CO"/>
                    </w:rPr>
                    <w:t>Instrumento Institucional</w:t>
                  </w:r>
                </w:p>
              </w:tc>
              <w:tc>
                <w:tcPr>
                  <w:tcW w:w="1134" w:type="dxa"/>
                  <w:shd w:val="clear" w:color="auto" w:fill="FFFFFF" w:themeFill="background1"/>
                  <w:vAlign w:val="center"/>
                </w:tcPr>
                <w:p w14:paraId="4C2E5D80" w14:textId="77777777" w:rsidR="00A15CB5" w:rsidRPr="006145DB" w:rsidRDefault="00A15CB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351" w:type="dxa"/>
                  <w:shd w:val="clear" w:color="auto" w:fill="FFFFFF" w:themeFill="background1"/>
                  <w:vAlign w:val="center"/>
                </w:tcPr>
                <w:p w14:paraId="29C5D935" w14:textId="77777777" w:rsidR="00A15CB5" w:rsidRPr="006145DB" w:rsidRDefault="00A15CB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111214" w:rsidRPr="006145DB" w14:paraId="0BF0F9F7" w14:textId="77777777" w:rsidTr="008B06B4">
              <w:trPr>
                <w:trHeight w:val="231"/>
                <w:jc w:val="center"/>
              </w:trPr>
              <w:tc>
                <w:tcPr>
                  <w:tcW w:w="3469" w:type="dxa"/>
                  <w:shd w:val="clear" w:color="auto" w:fill="FFFFFF" w:themeFill="background1"/>
                  <w:vAlign w:val="center"/>
                </w:tcPr>
                <w:p w14:paraId="4B7D93B4" w14:textId="0CB224F2" w:rsidR="00A15CB5" w:rsidRPr="006145DB" w:rsidRDefault="00A15CB5" w:rsidP="005B435E">
                  <w:pPr>
                    <w:tabs>
                      <w:tab w:val="left" w:pos="709"/>
                    </w:tabs>
                    <w:contextualSpacing/>
                    <w:jc w:val="both"/>
                    <w:rPr>
                      <w:rFonts w:cs="Arial"/>
                      <w:bCs/>
                      <w:sz w:val="16"/>
                      <w:szCs w:val="16"/>
                      <w:lang w:eastAsia="es-CO"/>
                    </w:rPr>
                  </w:pPr>
                  <w:bookmarkStart w:id="245" w:name="_Hlk201309509"/>
                  <w:r w:rsidRPr="006145DB">
                    <w:rPr>
                      <w:rFonts w:eastAsia="Arial" w:cs="Arial"/>
                      <w:sz w:val="16"/>
                      <w:szCs w:val="16"/>
                    </w:rPr>
                    <w:t>Persona en situación de abandono hospitalario</w:t>
                  </w:r>
                  <w:bookmarkEnd w:id="245"/>
                  <w:r w:rsidRPr="006145DB">
                    <w:rPr>
                      <w:rFonts w:eastAsia="Arial" w:cs="Arial"/>
                      <w:sz w:val="16"/>
                      <w:szCs w:val="16"/>
                    </w:rPr>
                    <w:t xml:space="preserve"> con alta médica</w:t>
                  </w:r>
                </w:p>
              </w:tc>
              <w:tc>
                <w:tcPr>
                  <w:tcW w:w="1275" w:type="dxa"/>
                  <w:shd w:val="clear" w:color="auto" w:fill="FFFFFF" w:themeFill="background1"/>
                  <w:vAlign w:val="center"/>
                </w:tcPr>
                <w:p w14:paraId="2B982F97" w14:textId="77777777" w:rsidR="00A15CB5" w:rsidRPr="006145DB" w:rsidRDefault="00A15CB5" w:rsidP="005B435E">
                  <w:pPr>
                    <w:tabs>
                      <w:tab w:val="left" w:pos="709"/>
                    </w:tabs>
                    <w:contextualSpacing/>
                    <w:jc w:val="center"/>
                    <w:rPr>
                      <w:rFonts w:cs="Arial"/>
                      <w:sz w:val="16"/>
                      <w:szCs w:val="16"/>
                      <w:lang w:eastAsia="es-CO"/>
                    </w:rPr>
                  </w:pPr>
                  <w:r w:rsidRPr="006145DB">
                    <w:rPr>
                      <w:rFonts w:cs="Arial"/>
                      <w:sz w:val="16"/>
                      <w:szCs w:val="16"/>
                      <w:lang w:eastAsia="es-CO"/>
                    </w:rPr>
                    <w:t>Base de abandono hospitalario</w:t>
                  </w:r>
                </w:p>
              </w:tc>
              <w:tc>
                <w:tcPr>
                  <w:tcW w:w="1134" w:type="dxa"/>
                  <w:shd w:val="clear" w:color="auto" w:fill="FFFFFF" w:themeFill="background1"/>
                  <w:vAlign w:val="center"/>
                </w:tcPr>
                <w:p w14:paraId="08668D79" w14:textId="77777777" w:rsidR="00A15CB5" w:rsidRPr="006145DB" w:rsidRDefault="00A15CB5" w:rsidP="005B435E">
                  <w:pPr>
                    <w:tabs>
                      <w:tab w:val="left" w:pos="709"/>
                    </w:tabs>
                    <w:contextualSpacing/>
                    <w:jc w:val="center"/>
                    <w:rPr>
                      <w:rFonts w:cs="Arial"/>
                      <w:bCs/>
                      <w:sz w:val="16"/>
                      <w:szCs w:val="16"/>
                      <w:lang w:eastAsia="es-CO"/>
                    </w:rPr>
                  </w:pPr>
                  <w:r w:rsidRPr="006145DB">
                    <w:rPr>
                      <w:rStyle w:val="normaltextrun"/>
                      <w:rFonts w:cs="Arial"/>
                      <w:sz w:val="16"/>
                      <w:szCs w:val="16"/>
                    </w:rPr>
                    <w:t>Mensual</w:t>
                  </w:r>
                </w:p>
              </w:tc>
              <w:tc>
                <w:tcPr>
                  <w:tcW w:w="1351" w:type="dxa"/>
                  <w:shd w:val="clear" w:color="auto" w:fill="FFFFFF" w:themeFill="background1"/>
                  <w:vAlign w:val="center"/>
                </w:tcPr>
                <w:p w14:paraId="614E17B9" w14:textId="77777777" w:rsidR="00A15CB5" w:rsidRPr="006145DB" w:rsidRDefault="00A15CB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Salud</w:t>
                  </w:r>
                </w:p>
              </w:tc>
            </w:tr>
            <w:tr w:rsidR="00111214" w:rsidRPr="006145DB" w14:paraId="29E4B43D" w14:textId="77777777" w:rsidTr="008B06B4">
              <w:trPr>
                <w:trHeight w:val="231"/>
                <w:jc w:val="center"/>
              </w:trPr>
              <w:tc>
                <w:tcPr>
                  <w:tcW w:w="3469" w:type="dxa"/>
                  <w:shd w:val="clear" w:color="auto" w:fill="FFFFFF" w:themeFill="background1"/>
                  <w:vAlign w:val="center"/>
                </w:tcPr>
                <w:p w14:paraId="36B21F78" w14:textId="19A0D15E" w:rsidR="00A15CB5" w:rsidRPr="006145DB" w:rsidRDefault="00A15CB5" w:rsidP="005B435E">
                  <w:pPr>
                    <w:tabs>
                      <w:tab w:val="left" w:pos="709"/>
                    </w:tabs>
                    <w:contextualSpacing/>
                    <w:jc w:val="both"/>
                    <w:rPr>
                      <w:rFonts w:eastAsia="Arial" w:cs="Arial"/>
                      <w:sz w:val="16"/>
                      <w:szCs w:val="16"/>
                    </w:rPr>
                  </w:pPr>
                  <w:bookmarkStart w:id="246" w:name="_Hlk201309526"/>
                  <w:r w:rsidRPr="006145DB">
                    <w:rPr>
                      <w:rFonts w:eastAsia="Arial" w:cs="Arial"/>
                      <w:sz w:val="16"/>
                      <w:szCs w:val="16"/>
                    </w:rPr>
                    <w:t xml:space="preserve"> O persona en situación de abandono social</w:t>
                  </w:r>
                  <w:bookmarkEnd w:id="246"/>
                  <w:r w:rsidRPr="006145DB">
                    <w:rPr>
                      <w:rFonts w:eastAsia="Arial" w:cs="Arial"/>
                      <w:sz w:val="16"/>
                      <w:szCs w:val="16"/>
                    </w:rPr>
                    <w:t xml:space="preserve"> y sus modalidades</w:t>
                  </w:r>
                </w:p>
              </w:tc>
              <w:tc>
                <w:tcPr>
                  <w:tcW w:w="1275" w:type="dxa"/>
                  <w:shd w:val="clear" w:color="auto" w:fill="FFFFFF" w:themeFill="background1"/>
                  <w:vAlign w:val="center"/>
                </w:tcPr>
                <w:p w14:paraId="6A6E14E9" w14:textId="77777777" w:rsidR="00A15CB5" w:rsidRPr="006145DB" w:rsidRDefault="00A15CB5" w:rsidP="005B435E">
                  <w:pPr>
                    <w:tabs>
                      <w:tab w:val="left" w:pos="709"/>
                    </w:tabs>
                    <w:contextualSpacing/>
                    <w:jc w:val="center"/>
                    <w:rPr>
                      <w:rFonts w:cs="Arial"/>
                      <w:bCs/>
                      <w:sz w:val="16"/>
                      <w:szCs w:val="16"/>
                      <w:lang w:eastAsia="es-CO"/>
                    </w:rPr>
                  </w:pPr>
                  <w:r w:rsidRPr="006145DB">
                    <w:rPr>
                      <w:rFonts w:cs="Arial"/>
                      <w:sz w:val="16"/>
                      <w:szCs w:val="16"/>
                      <w:lang w:eastAsia="es-CO"/>
                    </w:rPr>
                    <w:t>Instrumento Institucional</w:t>
                  </w:r>
                </w:p>
              </w:tc>
              <w:tc>
                <w:tcPr>
                  <w:tcW w:w="1134" w:type="dxa"/>
                  <w:shd w:val="clear" w:color="auto" w:fill="FFFFFF" w:themeFill="background1"/>
                  <w:vAlign w:val="center"/>
                </w:tcPr>
                <w:p w14:paraId="1C251214"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351" w:type="dxa"/>
                  <w:shd w:val="clear" w:color="auto" w:fill="FFFFFF" w:themeFill="background1"/>
                  <w:vAlign w:val="center"/>
                </w:tcPr>
                <w:p w14:paraId="55333E2A"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111214" w:rsidRPr="006145DB" w14:paraId="386E99BC" w14:textId="77777777" w:rsidTr="008B06B4">
              <w:trPr>
                <w:trHeight w:val="231"/>
                <w:jc w:val="center"/>
              </w:trPr>
              <w:tc>
                <w:tcPr>
                  <w:tcW w:w="3469" w:type="dxa"/>
                  <w:shd w:val="clear" w:color="auto" w:fill="FFFFFF" w:themeFill="background1"/>
                  <w:vAlign w:val="center"/>
                </w:tcPr>
                <w:p w14:paraId="45E35FFA" w14:textId="023D409E" w:rsidR="00A15CB5" w:rsidRPr="006145DB" w:rsidRDefault="00A15CB5" w:rsidP="005B435E">
                  <w:pPr>
                    <w:tabs>
                      <w:tab w:val="left" w:pos="709"/>
                    </w:tabs>
                    <w:contextualSpacing/>
                    <w:jc w:val="both"/>
                    <w:rPr>
                      <w:rFonts w:eastAsia="Arial" w:cs="Arial"/>
                      <w:sz w:val="16"/>
                      <w:szCs w:val="16"/>
                    </w:rPr>
                  </w:pPr>
                  <w:bookmarkStart w:id="247" w:name="_Hlk201309533"/>
                  <w:r w:rsidRPr="006145DB">
                    <w:rPr>
                      <w:rFonts w:eastAsia="Arial" w:cs="Arial"/>
                      <w:sz w:val="16"/>
                      <w:szCs w:val="16"/>
                    </w:rPr>
                    <w:t>Persona residente en el Distrito Capital</w:t>
                  </w:r>
                  <w:bookmarkEnd w:id="247"/>
                </w:p>
              </w:tc>
              <w:tc>
                <w:tcPr>
                  <w:tcW w:w="1275" w:type="dxa"/>
                  <w:shd w:val="clear" w:color="auto" w:fill="FFFFFF" w:themeFill="background1"/>
                  <w:vAlign w:val="center"/>
                </w:tcPr>
                <w:p w14:paraId="3EE5CF2A" w14:textId="77777777" w:rsidR="00A15CB5" w:rsidRPr="006145DB" w:rsidRDefault="00A15CB5" w:rsidP="005B435E">
                  <w:pPr>
                    <w:tabs>
                      <w:tab w:val="left" w:pos="709"/>
                    </w:tabs>
                    <w:contextualSpacing/>
                    <w:jc w:val="center"/>
                    <w:rPr>
                      <w:rFonts w:cs="Arial"/>
                      <w:bCs/>
                      <w:sz w:val="16"/>
                      <w:szCs w:val="16"/>
                      <w:lang w:eastAsia="es-CO"/>
                    </w:rPr>
                  </w:pPr>
                  <w:r w:rsidRPr="006145DB">
                    <w:rPr>
                      <w:rFonts w:cs="Arial"/>
                      <w:sz w:val="16"/>
                      <w:szCs w:val="16"/>
                      <w:lang w:eastAsia="es-CO"/>
                    </w:rPr>
                    <w:t>Instrumento Institucional</w:t>
                  </w:r>
                </w:p>
              </w:tc>
              <w:tc>
                <w:tcPr>
                  <w:tcW w:w="1134" w:type="dxa"/>
                  <w:shd w:val="clear" w:color="auto" w:fill="FFFFFF" w:themeFill="background1"/>
                  <w:vAlign w:val="center"/>
                </w:tcPr>
                <w:p w14:paraId="114953D4"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351" w:type="dxa"/>
                  <w:shd w:val="clear" w:color="auto" w:fill="FFFFFF" w:themeFill="background1"/>
                  <w:vAlign w:val="center"/>
                </w:tcPr>
                <w:p w14:paraId="4521B020"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111214" w:rsidRPr="006145DB" w14:paraId="3E269DD7" w14:textId="77777777" w:rsidTr="008B06B4">
              <w:trPr>
                <w:trHeight w:val="231"/>
                <w:jc w:val="center"/>
              </w:trPr>
              <w:tc>
                <w:tcPr>
                  <w:tcW w:w="3469" w:type="dxa"/>
                  <w:shd w:val="clear" w:color="auto" w:fill="FFFFFF" w:themeFill="background1"/>
                  <w:vAlign w:val="center"/>
                </w:tcPr>
                <w:p w14:paraId="060CA089" w14:textId="281F623B" w:rsidR="00A15CB5" w:rsidRPr="006145DB" w:rsidRDefault="00A15CB5" w:rsidP="005B435E">
                  <w:pPr>
                    <w:tabs>
                      <w:tab w:val="left" w:pos="709"/>
                    </w:tabs>
                    <w:contextualSpacing/>
                    <w:jc w:val="both"/>
                    <w:rPr>
                      <w:rFonts w:eastAsia="Arial" w:cs="Arial"/>
                      <w:sz w:val="16"/>
                      <w:szCs w:val="16"/>
                    </w:rPr>
                  </w:pPr>
                  <w:bookmarkStart w:id="248" w:name="_Hlk203561396"/>
                  <w:r w:rsidRPr="006145DB">
                    <w:rPr>
                      <w:rStyle w:val="normaltextrun"/>
                      <w:rFonts w:cs="Arial"/>
                      <w:sz w:val="16"/>
                      <w:szCs w:val="16"/>
                    </w:rPr>
                    <w:t>Persona que no requiera unidad de cuidado crónico, unidad de salud mental o traqueotomía.</w:t>
                  </w:r>
                  <w:bookmarkEnd w:id="248"/>
                </w:p>
              </w:tc>
              <w:tc>
                <w:tcPr>
                  <w:tcW w:w="1275" w:type="dxa"/>
                  <w:shd w:val="clear" w:color="auto" w:fill="FFFFFF" w:themeFill="background1"/>
                  <w:vAlign w:val="center"/>
                </w:tcPr>
                <w:p w14:paraId="2D775614"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Base de abandono hospitalario</w:t>
                  </w:r>
                </w:p>
              </w:tc>
              <w:tc>
                <w:tcPr>
                  <w:tcW w:w="1134" w:type="dxa"/>
                  <w:shd w:val="clear" w:color="auto" w:fill="FFFFFF" w:themeFill="background1"/>
                  <w:vAlign w:val="center"/>
                </w:tcPr>
                <w:p w14:paraId="562DFA7B" w14:textId="77777777" w:rsidR="00A15CB5" w:rsidRPr="006145DB" w:rsidRDefault="00A15CB5" w:rsidP="005B435E">
                  <w:pPr>
                    <w:tabs>
                      <w:tab w:val="left" w:pos="709"/>
                    </w:tabs>
                    <w:contextualSpacing/>
                    <w:jc w:val="center"/>
                    <w:rPr>
                      <w:rFonts w:eastAsia="Arial" w:cs="Arial"/>
                      <w:sz w:val="16"/>
                      <w:szCs w:val="16"/>
                    </w:rPr>
                  </w:pPr>
                  <w:r w:rsidRPr="006145DB">
                    <w:rPr>
                      <w:rFonts w:eastAsia="Arial" w:cs="Arial"/>
                      <w:sz w:val="16"/>
                      <w:szCs w:val="16"/>
                    </w:rPr>
                    <w:t>Mensual</w:t>
                  </w:r>
                </w:p>
              </w:tc>
              <w:tc>
                <w:tcPr>
                  <w:tcW w:w="1351" w:type="dxa"/>
                  <w:shd w:val="clear" w:color="auto" w:fill="FFFFFF" w:themeFill="background1"/>
                  <w:vAlign w:val="center"/>
                </w:tcPr>
                <w:p w14:paraId="3CEF29E2" w14:textId="77777777" w:rsidR="00A15CB5" w:rsidRPr="006145DB" w:rsidRDefault="00A15CB5" w:rsidP="005B435E">
                  <w:pPr>
                    <w:tabs>
                      <w:tab w:val="left" w:pos="709"/>
                    </w:tabs>
                    <w:contextualSpacing/>
                    <w:jc w:val="center"/>
                    <w:rPr>
                      <w:rFonts w:eastAsia="Arial" w:cs="Arial"/>
                      <w:sz w:val="16"/>
                      <w:szCs w:val="16"/>
                    </w:rPr>
                  </w:pPr>
                  <w:r w:rsidRPr="006145DB">
                    <w:rPr>
                      <w:rStyle w:val="normaltextrun"/>
                      <w:rFonts w:cs="Arial"/>
                      <w:sz w:val="16"/>
                      <w:szCs w:val="16"/>
                    </w:rPr>
                    <w:t>Secretaría Distrital de Salud</w:t>
                  </w:r>
                </w:p>
              </w:tc>
            </w:tr>
            <w:tr w:rsidR="00111214" w:rsidRPr="006145DB" w14:paraId="03F55F00" w14:textId="77777777" w:rsidTr="008B06B4">
              <w:trPr>
                <w:trHeight w:val="231"/>
                <w:jc w:val="center"/>
              </w:trPr>
              <w:tc>
                <w:tcPr>
                  <w:tcW w:w="3469" w:type="dxa"/>
                  <w:tcBorders>
                    <w:bottom w:val="single" w:sz="4" w:space="0" w:color="auto"/>
                  </w:tcBorders>
                  <w:shd w:val="clear" w:color="auto" w:fill="FFFFFF" w:themeFill="background1"/>
                  <w:vAlign w:val="center"/>
                </w:tcPr>
                <w:p w14:paraId="6A8219AB" w14:textId="4519634A" w:rsidR="00A15CB5" w:rsidRPr="006145DB" w:rsidRDefault="00A15CB5" w:rsidP="005B435E">
                  <w:pPr>
                    <w:tabs>
                      <w:tab w:val="left" w:pos="709"/>
                    </w:tabs>
                    <w:contextualSpacing/>
                    <w:jc w:val="both"/>
                    <w:rPr>
                      <w:rStyle w:val="normaltextrun"/>
                      <w:rFonts w:cs="Arial"/>
                      <w:sz w:val="16"/>
                      <w:szCs w:val="16"/>
                    </w:rPr>
                  </w:pPr>
                  <w:bookmarkStart w:id="249" w:name="_Hlk206154006"/>
                  <w:r w:rsidRPr="006145DB">
                    <w:rPr>
                      <w:rFonts w:eastAsia="Arial" w:cs="Arial"/>
                      <w:sz w:val="16"/>
                      <w:szCs w:val="16"/>
                    </w:rPr>
                    <w:t>Persona que manifieste su deseo voluntario de ingresar al servicio</w:t>
                  </w:r>
                  <w:bookmarkEnd w:id="249"/>
                </w:p>
              </w:tc>
              <w:tc>
                <w:tcPr>
                  <w:tcW w:w="1275" w:type="dxa"/>
                  <w:tcBorders>
                    <w:bottom w:val="single" w:sz="4" w:space="0" w:color="auto"/>
                  </w:tcBorders>
                  <w:shd w:val="clear" w:color="auto" w:fill="FFFFFF" w:themeFill="background1"/>
                  <w:vAlign w:val="center"/>
                </w:tcPr>
                <w:p w14:paraId="1C1FA9C9"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tcBorders>
                    <w:bottom w:val="single" w:sz="4" w:space="0" w:color="auto"/>
                  </w:tcBorders>
                  <w:shd w:val="clear" w:color="auto" w:fill="FFFFFF" w:themeFill="background1"/>
                  <w:vAlign w:val="center"/>
                </w:tcPr>
                <w:p w14:paraId="05C156BF" w14:textId="77777777" w:rsidR="00A15CB5" w:rsidRPr="006145DB" w:rsidRDefault="00A15CB5" w:rsidP="005B435E">
                  <w:pPr>
                    <w:tabs>
                      <w:tab w:val="left" w:pos="709"/>
                    </w:tabs>
                    <w:contextualSpacing/>
                    <w:jc w:val="center"/>
                    <w:rPr>
                      <w:rFonts w:eastAsia="Arial" w:cs="Arial"/>
                      <w:sz w:val="16"/>
                      <w:szCs w:val="16"/>
                    </w:rPr>
                  </w:pPr>
                  <w:r w:rsidRPr="006145DB">
                    <w:rPr>
                      <w:rStyle w:val="normaltextrun"/>
                      <w:rFonts w:cs="Arial"/>
                      <w:sz w:val="16"/>
                      <w:szCs w:val="16"/>
                    </w:rPr>
                    <w:t>Demanda</w:t>
                  </w:r>
                </w:p>
              </w:tc>
              <w:tc>
                <w:tcPr>
                  <w:tcW w:w="1351" w:type="dxa"/>
                  <w:tcBorders>
                    <w:bottom w:val="single" w:sz="4" w:space="0" w:color="auto"/>
                  </w:tcBorders>
                  <w:shd w:val="clear" w:color="auto" w:fill="FFFFFF" w:themeFill="background1"/>
                  <w:vAlign w:val="center"/>
                </w:tcPr>
                <w:p w14:paraId="65297EE1" w14:textId="77777777" w:rsidR="00A15CB5" w:rsidRPr="006145DB" w:rsidRDefault="00A15CB5" w:rsidP="005B435E">
                  <w:pPr>
                    <w:tabs>
                      <w:tab w:val="left" w:pos="709"/>
                    </w:tabs>
                    <w:contextualSpacing/>
                    <w:jc w:val="center"/>
                    <w:rPr>
                      <w:rFonts w:eastAsia="Arial" w:cs="Arial"/>
                      <w:sz w:val="16"/>
                      <w:szCs w:val="16"/>
                    </w:rPr>
                  </w:pPr>
                  <w:r w:rsidRPr="006145DB">
                    <w:rPr>
                      <w:rStyle w:val="normaltextrun"/>
                      <w:rFonts w:cs="Arial"/>
                      <w:sz w:val="16"/>
                      <w:szCs w:val="16"/>
                    </w:rPr>
                    <w:t>Subdirección para la Vejez</w:t>
                  </w:r>
                </w:p>
              </w:tc>
            </w:tr>
            <w:tr w:rsidR="00111214" w:rsidRPr="006145DB" w14:paraId="4DF578B4" w14:textId="77777777" w:rsidTr="008B06B4">
              <w:trPr>
                <w:trHeight w:val="231"/>
                <w:jc w:val="center"/>
              </w:trPr>
              <w:tc>
                <w:tcPr>
                  <w:tcW w:w="3469" w:type="dxa"/>
                  <w:tcBorders>
                    <w:bottom w:val="nil"/>
                  </w:tcBorders>
                  <w:shd w:val="clear" w:color="auto" w:fill="FFFFFF" w:themeFill="background1"/>
                  <w:vAlign w:val="center"/>
                </w:tcPr>
                <w:p w14:paraId="774A2DA2" w14:textId="1D087224" w:rsidR="00A15CB5" w:rsidRPr="006145DB" w:rsidRDefault="00A15CB5" w:rsidP="005B435E">
                  <w:pPr>
                    <w:tabs>
                      <w:tab w:val="left" w:pos="709"/>
                    </w:tabs>
                    <w:contextualSpacing/>
                    <w:jc w:val="both"/>
                    <w:rPr>
                      <w:rFonts w:eastAsia="Arial" w:cs="Arial"/>
                      <w:sz w:val="16"/>
                      <w:szCs w:val="16"/>
                    </w:rPr>
                  </w:pPr>
                  <w:bookmarkStart w:id="250" w:name="_Hlk201309541"/>
                  <w:r w:rsidRPr="006145DB">
                    <w:rPr>
                      <w:rFonts w:eastAsia="Arial" w:cs="Arial"/>
                      <w:sz w:val="16"/>
                      <w:szCs w:val="16"/>
                    </w:rPr>
                    <w:t>Ingreso por emergencia o inmediato, en cualquiera de las unidades operativas del servicio con disponibilidad de cupo, de personas mayores que cumplan con la población objetivo, los criterios de ingreso y se encuentren en inminente vulneración de derechos que pone en riesgo su vida o integridad física de acuerdo con el concepto profesional emitido por el equipo del servicio Bogotá te acompaña en la vejez.</w:t>
                  </w:r>
                  <w:bookmarkEnd w:id="250"/>
                </w:p>
              </w:tc>
              <w:tc>
                <w:tcPr>
                  <w:tcW w:w="1275" w:type="dxa"/>
                  <w:tcBorders>
                    <w:bottom w:val="nil"/>
                  </w:tcBorders>
                  <w:shd w:val="clear" w:color="auto" w:fill="FFFFFF" w:themeFill="background1"/>
                  <w:vAlign w:val="center"/>
                </w:tcPr>
                <w:p w14:paraId="73C58740" w14:textId="77777777" w:rsidR="00A15CB5" w:rsidRPr="006145DB" w:rsidRDefault="00A15CB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tcBorders>
                    <w:bottom w:val="nil"/>
                  </w:tcBorders>
                  <w:shd w:val="clear" w:color="auto" w:fill="FFFFFF" w:themeFill="background1"/>
                  <w:vAlign w:val="center"/>
                </w:tcPr>
                <w:p w14:paraId="7BE29590" w14:textId="77777777" w:rsidR="00A15CB5" w:rsidRPr="006145DB" w:rsidRDefault="00A15CB5" w:rsidP="005B435E">
                  <w:pPr>
                    <w:tabs>
                      <w:tab w:val="left" w:pos="709"/>
                    </w:tabs>
                    <w:contextualSpacing/>
                    <w:jc w:val="center"/>
                    <w:rPr>
                      <w:rStyle w:val="normaltextrun"/>
                      <w:rFonts w:cs="Arial"/>
                      <w:sz w:val="16"/>
                      <w:szCs w:val="16"/>
                    </w:rPr>
                  </w:pPr>
                  <w:r w:rsidRPr="006145DB">
                    <w:rPr>
                      <w:rFonts w:eastAsia="Arial" w:cs="Arial"/>
                      <w:sz w:val="16"/>
                      <w:szCs w:val="16"/>
                    </w:rPr>
                    <w:t>Demanda</w:t>
                  </w:r>
                </w:p>
              </w:tc>
              <w:tc>
                <w:tcPr>
                  <w:tcW w:w="1351" w:type="dxa"/>
                  <w:tcBorders>
                    <w:bottom w:val="nil"/>
                  </w:tcBorders>
                  <w:shd w:val="clear" w:color="auto" w:fill="FFFFFF" w:themeFill="background1"/>
                  <w:vAlign w:val="center"/>
                </w:tcPr>
                <w:p w14:paraId="3E90A422" w14:textId="77777777" w:rsidR="00A15CB5" w:rsidRPr="006145DB" w:rsidRDefault="00A15CB5" w:rsidP="005B435E">
                  <w:pPr>
                    <w:tabs>
                      <w:tab w:val="left" w:pos="709"/>
                    </w:tabs>
                    <w:contextualSpacing/>
                    <w:jc w:val="center"/>
                    <w:rPr>
                      <w:rStyle w:val="normaltextrun"/>
                      <w:rFonts w:cs="Arial"/>
                      <w:sz w:val="16"/>
                      <w:szCs w:val="16"/>
                    </w:rPr>
                  </w:pPr>
                  <w:r w:rsidRPr="006145DB">
                    <w:rPr>
                      <w:rFonts w:eastAsia="Arial" w:cs="Arial"/>
                      <w:sz w:val="16"/>
                      <w:szCs w:val="16"/>
                    </w:rPr>
                    <w:t>Subdirección para la Vejez</w:t>
                  </w:r>
                </w:p>
              </w:tc>
            </w:tr>
          </w:tbl>
          <w:p w14:paraId="5D246EC0" w14:textId="77777777" w:rsidR="00A15CB5" w:rsidRPr="006145DB" w:rsidRDefault="00A15CB5" w:rsidP="005B435E">
            <w:pPr>
              <w:pStyle w:val="Textoindependiente"/>
              <w:spacing w:line="240" w:lineRule="auto"/>
              <w:ind w:right="112"/>
              <w:jc w:val="both"/>
              <w:rPr>
                <w:rFonts w:cs="Arial"/>
                <w:bCs/>
                <w:sz w:val="20"/>
                <w:szCs w:val="20"/>
                <w:lang w:eastAsia="es-CO"/>
              </w:rPr>
            </w:pPr>
          </w:p>
        </w:tc>
      </w:tr>
      <w:tr w:rsidR="00A15CB5" w:rsidRPr="006145DB" w14:paraId="3D37544A" w14:textId="77777777" w:rsidTr="00B877B5">
        <w:trPr>
          <w:trHeight w:val="20"/>
          <w:jc w:val="center"/>
        </w:trPr>
        <w:tc>
          <w:tcPr>
            <w:tcW w:w="1940" w:type="dxa"/>
            <w:shd w:val="clear" w:color="auto" w:fill="FFFFFF" w:themeFill="background1"/>
            <w:vAlign w:val="center"/>
          </w:tcPr>
          <w:p w14:paraId="4189BE0F" w14:textId="77777777" w:rsidR="00A15CB5" w:rsidRPr="006145DB" w:rsidRDefault="00A15CB5" w:rsidP="008B06B4">
            <w:pPr>
              <w:spacing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55" w:type="dxa"/>
            <w:shd w:val="clear" w:color="auto" w:fill="FFFFFF" w:themeFill="background1"/>
            <w:vAlign w:val="center"/>
          </w:tcPr>
          <w:tbl>
            <w:tblPr>
              <w:tblW w:w="5000" w:type="pct"/>
              <w:jc w:val="center"/>
              <w:tblBorders>
                <w:top w:val="outset" w:sz="6" w:space="0" w:color="auto"/>
                <w:left w:val="outset" w:sz="6" w:space="0" w:color="auto"/>
                <w:bottom w:val="outset" w:sz="6" w:space="0" w:color="auto"/>
                <w:right w:val="outset" w:sz="6"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3469"/>
              <w:gridCol w:w="1275"/>
              <w:gridCol w:w="1134"/>
              <w:gridCol w:w="1351"/>
            </w:tblGrid>
            <w:tr w:rsidR="00111214" w:rsidRPr="006145DB" w14:paraId="21FD2D08" w14:textId="77777777" w:rsidTr="008B06B4">
              <w:trPr>
                <w:trHeight w:val="375"/>
                <w:jc w:val="center"/>
              </w:trPr>
              <w:tc>
                <w:tcPr>
                  <w:tcW w:w="3469" w:type="dxa"/>
                  <w:tcBorders>
                    <w:top w:val="nil"/>
                    <w:left w:val="single" w:sz="4" w:space="0" w:color="auto"/>
                    <w:bottom w:val="single" w:sz="4" w:space="0" w:color="auto"/>
                    <w:right w:val="single" w:sz="4" w:space="0" w:color="auto"/>
                  </w:tcBorders>
                  <w:shd w:val="clear" w:color="auto" w:fill="FFFFFF" w:themeFill="background1"/>
                  <w:vAlign w:val="center"/>
                  <w:hideMark/>
                </w:tcPr>
                <w:p w14:paraId="169C2136"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Criterios de Egreso</w:t>
                  </w:r>
                  <w:r w:rsidRPr="006145DB">
                    <w:rPr>
                      <w:rStyle w:val="eop"/>
                      <w:rFonts w:ascii="Arial" w:hAnsi="Arial" w:cs="Arial"/>
                      <w:sz w:val="16"/>
                      <w:szCs w:val="16"/>
                    </w:rPr>
                    <w:t xml:space="preserve"> </w:t>
                  </w:r>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EB2D73A"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Fuente de Información</w:t>
                  </w:r>
                  <w:r w:rsidRPr="006145DB">
                    <w:rPr>
                      <w:rStyle w:val="eop"/>
                      <w:rFonts w:ascii="Arial" w:hAnsi="Arial" w:cs="Arial"/>
                      <w:sz w:val="16"/>
                      <w:szCs w:val="16"/>
                    </w:rPr>
                    <w:t xml:space="preserve"> </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F7B845"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Periodicidad</w:t>
                  </w:r>
                  <w:r w:rsidRPr="006145DB">
                    <w:rPr>
                      <w:rStyle w:val="eop"/>
                      <w:rFonts w:ascii="Arial" w:hAnsi="Arial" w:cs="Arial"/>
                      <w:sz w:val="16"/>
                      <w:szCs w:val="16"/>
                    </w:rPr>
                    <w:t xml:space="preserve"> </w:t>
                  </w:r>
                </w:p>
              </w:tc>
              <w:tc>
                <w:tcPr>
                  <w:tcW w:w="1351" w:type="dxa"/>
                  <w:tcBorders>
                    <w:top w:val="nil"/>
                    <w:left w:val="single" w:sz="4" w:space="0" w:color="auto"/>
                    <w:bottom w:val="single" w:sz="4" w:space="0" w:color="auto"/>
                    <w:right w:val="single" w:sz="4" w:space="0" w:color="auto"/>
                  </w:tcBorders>
                  <w:shd w:val="clear" w:color="auto" w:fill="FFFFFF" w:themeFill="background1"/>
                  <w:vAlign w:val="center"/>
                  <w:hideMark/>
                </w:tcPr>
                <w:p w14:paraId="1364EDA2"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Administrador</w:t>
                  </w:r>
                  <w:r w:rsidRPr="006145DB">
                    <w:rPr>
                      <w:rStyle w:val="eop"/>
                      <w:rFonts w:ascii="Arial" w:hAnsi="Arial" w:cs="Arial"/>
                      <w:sz w:val="16"/>
                      <w:szCs w:val="16"/>
                    </w:rPr>
                    <w:t xml:space="preserve"> </w:t>
                  </w:r>
                </w:p>
              </w:tc>
            </w:tr>
            <w:tr w:rsidR="00111214" w:rsidRPr="006145DB" w14:paraId="26F42EAF" w14:textId="77777777" w:rsidTr="008B06B4">
              <w:trPr>
                <w:trHeight w:val="24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8B542D5" w14:textId="77777777"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Retiro voluntario manifestado libre y expresamente por escrito</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CD19E53"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Verificación en campo</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0B3B1CB"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8B871D8"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Subdirección para la Vejez</w:t>
                  </w:r>
                </w:p>
              </w:tc>
            </w:tr>
            <w:tr w:rsidR="00111214" w:rsidRPr="006145DB" w14:paraId="0DA274A2" w14:textId="77777777" w:rsidTr="008B06B4">
              <w:trPr>
                <w:trHeight w:val="240"/>
                <w:jc w:val="center"/>
              </w:trPr>
              <w:tc>
                <w:tcPr>
                  <w:tcW w:w="3469" w:type="dxa"/>
                  <w:tcBorders>
                    <w:top w:val="single" w:sz="4" w:space="0" w:color="auto"/>
                    <w:left w:val="single" w:sz="4" w:space="0" w:color="auto"/>
                    <w:bottom w:val="nil"/>
                    <w:right w:val="single" w:sz="4" w:space="0" w:color="auto"/>
                  </w:tcBorders>
                  <w:shd w:val="clear" w:color="auto" w:fill="FFFFFF" w:themeFill="background1"/>
                  <w:vAlign w:val="center"/>
                  <w:hideMark/>
                </w:tcPr>
                <w:p w14:paraId="00AFABEF" w14:textId="77777777"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Incurrir en falta gravísima establecida en el acuerdo de corresponsabilidad, una vez surtido el debido proceso.</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nil"/>
                    <w:right w:val="single" w:sz="4" w:space="0" w:color="auto"/>
                  </w:tcBorders>
                  <w:shd w:val="clear" w:color="auto" w:fill="FFFFFF" w:themeFill="background1"/>
                  <w:vAlign w:val="center"/>
                  <w:hideMark/>
                </w:tcPr>
                <w:p w14:paraId="6E639C11"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Verificación en campo</w:t>
                  </w:r>
                </w:p>
              </w:tc>
              <w:tc>
                <w:tcPr>
                  <w:tcW w:w="1134" w:type="dxa"/>
                  <w:tcBorders>
                    <w:top w:val="single" w:sz="4" w:space="0" w:color="auto"/>
                    <w:left w:val="single" w:sz="4" w:space="0" w:color="auto"/>
                    <w:bottom w:val="nil"/>
                    <w:right w:val="single" w:sz="4" w:space="0" w:color="auto"/>
                  </w:tcBorders>
                  <w:shd w:val="clear" w:color="auto" w:fill="FFFFFF" w:themeFill="background1"/>
                  <w:vAlign w:val="center"/>
                  <w:hideMark/>
                </w:tcPr>
                <w:p w14:paraId="7E672F1F"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nil"/>
                    <w:right w:val="single" w:sz="4" w:space="0" w:color="auto"/>
                  </w:tcBorders>
                  <w:shd w:val="clear" w:color="auto" w:fill="FFFFFF" w:themeFill="background1"/>
                  <w:vAlign w:val="center"/>
                  <w:hideMark/>
                </w:tcPr>
                <w:p w14:paraId="5787BE75"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Subdirección para la Vejez</w:t>
                  </w:r>
                </w:p>
              </w:tc>
            </w:tr>
            <w:tr w:rsidR="00111214" w:rsidRPr="006145DB" w14:paraId="66AA0B21" w14:textId="77777777" w:rsidTr="008B06B4">
              <w:trPr>
                <w:trHeight w:val="454"/>
                <w:jc w:val="center"/>
              </w:trPr>
              <w:tc>
                <w:tcPr>
                  <w:tcW w:w="3469"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61346F" w14:textId="53DF0896" w:rsidR="00A15CB5" w:rsidRPr="006145DB" w:rsidRDefault="00A15CB5" w:rsidP="008B06B4">
                  <w:pPr>
                    <w:tabs>
                      <w:tab w:val="left" w:pos="709"/>
                    </w:tabs>
                    <w:spacing w:after="0" w:line="240" w:lineRule="auto"/>
                    <w:ind w:right="130"/>
                    <w:contextualSpacing/>
                    <w:jc w:val="both"/>
                    <w:rPr>
                      <w:rFonts w:cs="Arial"/>
                      <w:sz w:val="16"/>
                      <w:szCs w:val="16"/>
                    </w:rPr>
                  </w:pPr>
                  <w:bookmarkStart w:id="251" w:name="_Hlk201309563"/>
                  <w:r w:rsidRPr="006145DB">
                    <w:rPr>
                      <w:rStyle w:val="normaltextrun"/>
                      <w:rFonts w:cs="Arial"/>
                      <w:sz w:val="16"/>
                      <w:szCs w:val="16"/>
                    </w:rPr>
                    <w:t>Persona que requiera unidad de cuidado crónico, unidad de salud mental o traqueotomía.</w:t>
                  </w:r>
                  <w:bookmarkEnd w:id="251"/>
                </w:p>
              </w:tc>
              <w:tc>
                <w:tcPr>
                  <w:tcW w:w="127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825480A"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Verificación en Campo</w:t>
                  </w:r>
                </w:p>
              </w:tc>
              <w:tc>
                <w:tcPr>
                  <w:tcW w:w="1134" w:type="dxa"/>
                  <w:tcBorders>
                    <w:top w:val="nil"/>
                    <w:left w:val="single" w:sz="4" w:space="0" w:color="auto"/>
                    <w:bottom w:val="single" w:sz="4" w:space="0" w:color="auto"/>
                    <w:right w:val="single" w:sz="4" w:space="0" w:color="auto"/>
                  </w:tcBorders>
                  <w:shd w:val="clear" w:color="auto" w:fill="FFFFFF" w:themeFill="background1"/>
                  <w:vAlign w:val="center"/>
                  <w:hideMark/>
                </w:tcPr>
                <w:p w14:paraId="39496693"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nil"/>
                    <w:left w:val="single" w:sz="4" w:space="0" w:color="auto"/>
                    <w:bottom w:val="single" w:sz="4" w:space="0" w:color="auto"/>
                    <w:right w:val="single" w:sz="4" w:space="0" w:color="auto"/>
                  </w:tcBorders>
                  <w:shd w:val="clear" w:color="auto" w:fill="FFFFFF" w:themeFill="background1"/>
                  <w:vAlign w:val="center"/>
                  <w:hideMark/>
                </w:tcPr>
                <w:p w14:paraId="4FF0DF0E"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Subdirección para la Vejez</w:t>
                  </w:r>
                </w:p>
              </w:tc>
            </w:tr>
            <w:tr w:rsidR="00111214" w:rsidRPr="006145DB" w14:paraId="167383D0" w14:textId="77777777" w:rsidTr="008B06B4">
              <w:trPr>
                <w:trHeight w:val="255"/>
                <w:jc w:val="center"/>
              </w:trPr>
              <w:tc>
                <w:tcPr>
                  <w:tcW w:w="3469" w:type="dxa"/>
                  <w:vMerge w:val="restart"/>
                  <w:tcBorders>
                    <w:top w:val="single" w:sz="4" w:space="0" w:color="auto"/>
                    <w:left w:val="single" w:sz="4" w:space="0" w:color="auto"/>
                    <w:right w:val="single" w:sz="4" w:space="0" w:color="auto"/>
                  </w:tcBorders>
                  <w:shd w:val="clear" w:color="auto" w:fill="FFFFFF" w:themeFill="background1"/>
                  <w:vAlign w:val="center"/>
                  <w:hideMark/>
                </w:tcPr>
                <w:p w14:paraId="2479D22C" w14:textId="77777777" w:rsidR="00E27D44" w:rsidRPr="006145DB" w:rsidRDefault="00E27D44"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lang w:val="es-ES"/>
                    </w:rPr>
                    <w:t>Fallecimiento</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080AC03" w14:textId="77777777" w:rsidR="00E27D44" w:rsidRPr="006145DB" w:rsidRDefault="00E27D44"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Certificado de defunción</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353DA9D" w14:textId="77777777" w:rsidR="00E27D44" w:rsidRPr="006145DB" w:rsidRDefault="00E27D44"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2F685B1" w14:textId="77777777" w:rsidR="00E27D44" w:rsidRPr="006145DB" w:rsidRDefault="00E27D44"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Instituto Nacional de Medicina Legal y Ciencias Forenses</w:t>
                  </w:r>
                </w:p>
              </w:tc>
            </w:tr>
            <w:tr w:rsidR="00111214" w:rsidRPr="006145DB" w14:paraId="0D5944F1" w14:textId="77777777" w:rsidTr="008B06B4">
              <w:trPr>
                <w:trHeight w:val="255"/>
                <w:jc w:val="center"/>
              </w:trPr>
              <w:tc>
                <w:tcPr>
                  <w:tcW w:w="3469" w:type="dxa"/>
                  <w:vMerge/>
                  <w:tcBorders>
                    <w:left w:val="single" w:sz="4" w:space="0" w:color="auto"/>
                    <w:right w:val="single" w:sz="4" w:space="0" w:color="auto"/>
                  </w:tcBorders>
                  <w:shd w:val="clear" w:color="auto" w:fill="FFFFFF" w:themeFill="background1"/>
                  <w:vAlign w:val="center"/>
                  <w:hideMark/>
                </w:tcPr>
                <w:p w14:paraId="689471FD" w14:textId="77777777" w:rsidR="00E27D44" w:rsidRPr="006145DB" w:rsidRDefault="00E27D44" w:rsidP="005B435E">
                  <w:pPr>
                    <w:spacing w:line="240" w:lineRule="auto"/>
                    <w:ind w:right="130"/>
                    <w:rPr>
                      <w:rFonts w:cs="Arial"/>
                      <w:sz w:val="16"/>
                      <w:szCs w:val="16"/>
                    </w:rPr>
                  </w:pP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1E5F64A" w14:textId="77777777" w:rsidR="00E27D44" w:rsidRPr="006145DB" w:rsidRDefault="00E27D44"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Fallecidos (Inhumados)</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E2646A2" w14:textId="77777777" w:rsidR="00E27D44" w:rsidRPr="006145DB" w:rsidRDefault="00E27D44"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Mensual (Mes Vencido)</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D706ED8" w14:textId="77777777" w:rsidR="00E27D44" w:rsidRPr="006145DB" w:rsidRDefault="00E27D44"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Secretaría Distrital de Salud</w:t>
                  </w:r>
                </w:p>
              </w:tc>
            </w:tr>
            <w:tr w:rsidR="00111214" w:rsidRPr="006145DB" w14:paraId="2EE39D68" w14:textId="77777777" w:rsidTr="008B06B4">
              <w:trPr>
                <w:trHeight w:val="255"/>
                <w:jc w:val="center"/>
              </w:trPr>
              <w:tc>
                <w:tcPr>
                  <w:tcW w:w="3469" w:type="dxa"/>
                  <w:vMerge/>
                  <w:tcBorders>
                    <w:left w:val="single" w:sz="4" w:space="0" w:color="auto"/>
                    <w:right w:val="single" w:sz="4" w:space="0" w:color="auto"/>
                  </w:tcBorders>
                  <w:shd w:val="clear" w:color="auto" w:fill="FFFFFF" w:themeFill="background1"/>
                  <w:vAlign w:val="center"/>
                </w:tcPr>
                <w:p w14:paraId="34B67764" w14:textId="77777777" w:rsidR="00E27D44" w:rsidRPr="006145DB" w:rsidRDefault="00E27D44" w:rsidP="005B435E">
                  <w:pPr>
                    <w:spacing w:line="240" w:lineRule="auto"/>
                    <w:ind w:right="130"/>
                    <w:rPr>
                      <w:rFonts w:cs="Arial"/>
                      <w:sz w:val="16"/>
                      <w:szCs w:val="16"/>
                    </w:rPr>
                  </w:pP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0F06C0" w14:textId="77777777" w:rsidR="00E27D44" w:rsidRPr="006145DB" w:rsidRDefault="00E27D44"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Fé de supervivencia (ANI - RCD)</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82E244" w14:textId="77777777" w:rsidR="00E27D44" w:rsidRPr="006145DB" w:rsidRDefault="00E27D44"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Mensual</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2F47D6" w14:textId="77777777" w:rsidR="00E27D44" w:rsidRPr="006145DB" w:rsidRDefault="00E27D44"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Ministerio de Salud y Protección Social</w:t>
                  </w:r>
                </w:p>
              </w:tc>
            </w:tr>
            <w:tr w:rsidR="00111214" w:rsidRPr="006145DB" w14:paraId="56960246" w14:textId="77777777" w:rsidTr="008B06B4">
              <w:trPr>
                <w:trHeight w:val="255"/>
                <w:jc w:val="center"/>
              </w:trPr>
              <w:tc>
                <w:tcPr>
                  <w:tcW w:w="3469" w:type="dxa"/>
                  <w:vMerge/>
                  <w:tcBorders>
                    <w:left w:val="single" w:sz="4" w:space="0" w:color="auto"/>
                    <w:bottom w:val="single" w:sz="4" w:space="0" w:color="auto"/>
                    <w:right w:val="single" w:sz="4" w:space="0" w:color="auto"/>
                  </w:tcBorders>
                  <w:shd w:val="clear" w:color="auto" w:fill="FFFFFF" w:themeFill="background1"/>
                  <w:vAlign w:val="center"/>
                </w:tcPr>
                <w:p w14:paraId="6D1A6F40" w14:textId="77777777" w:rsidR="00E27D44" w:rsidRPr="006145DB" w:rsidRDefault="00E27D44" w:rsidP="005B435E">
                  <w:pPr>
                    <w:spacing w:line="240" w:lineRule="auto"/>
                    <w:ind w:right="130"/>
                    <w:rPr>
                      <w:rFonts w:cs="Arial"/>
                      <w:sz w:val="16"/>
                      <w:szCs w:val="16"/>
                    </w:rPr>
                  </w:pP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2AED9A" w14:textId="77777777" w:rsidR="00E27D44" w:rsidRPr="006145DB" w:rsidRDefault="00E27D44"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Registro Social de Hogares</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E9F075" w14:textId="77777777" w:rsidR="00E27D44" w:rsidRPr="006145DB" w:rsidRDefault="00E27D44"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Mensual</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BA853A" w14:textId="77777777" w:rsidR="00E27D44" w:rsidRPr="006145DB" w:rsidRDefault="00E27D44"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Secretaría Distrital de Planeación - SDP</w:t>
                  </w:r>
                </w:p>
              </w:tc>
            </w:tr>
            <w:tr w:rsidR="00111214" w:rsidRPr="006145DB" w14:paraId="017B77D0" w14:textId="77777777" w:rsidTr="008B06B4">
              <w:trPr>
                <w:trHeight w:val="19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3E2091A" w14:textId="77777777"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 xml:space="preserve">Ausencia del servicio sin autorización durante 24 horas; </w:t>
                  </w:r>
                  <w:r w:rsidRPr="006145DB">
                    <w:rPr>
                      <w:rStyle w:val="normaltextrun"/>
                      <w:rFonts w:ascii="Arial" w:hAnsi="Arial" w:cs="Arial"/>
                      <w:sz w:val="16"/>
                      <w:szCs w:val="16"/>
                      <w:lang w:val="es-ES"/>
                    </w:rPr>
                    <w:t>a excepción de las personas mayores que estén oficialmente reportadas como extraviadas</w:t>
                  </w:r>
                  <w:r w:rsidRPr="006145DB">
                    <w:rPr>
                      <w:rStyle w:val="eop"/>
                      <w:rFonts w:ascii="Arial" w:hAnsi="Arial" w:cs="Arial"/>
                      <w:sz w:val="16"/>
                      <w:szCs w:val="16"/>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18403D6"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Verificación en campo</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093F6F7"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77653D9"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Subdirección para la Vejez</w:t>
                  </w:r>
                </w:p>
              </w:tc>
            </w:tr>
            <w:tr w:rsidR="00111214" w:rsidRPr="006145DB" w14:paraId="7E3E5EB5" w14:textId="77777777" w:rsidTr="008B06B4">
              <w:trPr>
                <w:trHeight w:val="19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B02114" w14:textId="77777777" w:rsidR="00A15CB5" w:rsidRPr="006145DB" w:rsidRDefault="00A15CB5" w:rsidP="005B435E">
                  <w:pPr>
                    <w:pStyle w:val="paragraph"/>
                    <w:spacing w:before="0" w:beforeAutospacing="0" w:after="0" w:afterAutospacing="0"/>
                    <w:ind w:right="130"/>
                    <w:jc w:val="both"/>
                    <w:textAlignment w:val="baseline"/>
                    <w:rPr>
                      <w:rStyle w:val="eop"/>
                      <w:rFonts w:ascii="Arial" w:hAnsi="Arial" w:cs="Arial"/>
                      <w:sz w:val="16"/>
                      <w:szCs w:val="16"/>
                    </w:rPr>
                  </w:pPr>
                  <w:r w:rsidRPr="006145DB">
                    <w:rPr>
                      <w:rStyle w:val="normaltextrun"/>
                      <w:rFonts w:ascii="Arial" w:hAnsi="Arial" w:cs="Arial"/>
                      <w:sz w:val="16"/>
                      <w:szCs w:val="16"/>
                    </w:rPr>
                    <w:t>Reintegro familiar</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F1F727"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Verificación en campo</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A34DFD"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F3ACF0"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Subdirección para la Vejez</w:t>
                  </w:r>
                  <w:r w:rsidRPr="006145DB">
                    <w:rPr>
                      <w:rStyle w:val="eop"/>
                      <w:rFonts w:ascii="Arial" w:hAnsi="Arial" w:cs="Arial"/>
                      <w:sz w:val="16"/>
                      <w:szCs w:val="16"/>
                    </w:rPr>
                    <w:t xml:space="preserve"> </w:t>
                  </w:r>
                </w:p>
              </w:tc>
            </w:tr>
            <w:tr w:rsidR="00111214" w:rsidRPr="006145DB" w14:paraId="678F3DFA" w14:textId="77777777" w:rsidTr="008B06B4">
              <w:trPr>
                <w:trHeight w:val="19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C438C5" w14:textId="4488A9A6" w:rsidR="00A15CB5" w:rsidRPr="006145DB" w:rsidRDefault="00A15CB5" w:rsidP="005B435E">
                  <w:pPr>
                    <w:pStyle w:val="paragraph"/>
                    <w:spacing w:before="0" w:beforeAutospacing="0" w:after="0" w:afterAutospacing="0"/>
                    <w:ind w:right="130"/>
                    <w:jc w:val="both"/>
                    <w:textAlignment w:val="baseline"/>
                    <w:rPr>
                      <w:rStyle w:val="normaltextrun"/>
                      <w:rFonts w:ascii="Arial" w:hAnsi="Arial" w:cs="Arial"/>
                      <w:sz w:val="16"/>
                      <w:szCs w:val="16"/>
                    </w:rPr>
                  </w:pPr>
                  <w:bookmarkStart w:id="252" w:name="_Hlk207200118"/>
                  <w:r w:rsidRPr="006145DB">
                    <w:rPr>
                      <w:rFonts w:ascii="Arial" w:hAnsi="Arial" w:cs="Arial"/>
                      <w:sz w:val="16"/>
                      <w:szCs w:val="16"/>
                    </w:rPr>
                    <w:t>Ingreso a servicios de la SDIS que brinden una solución habitacional.</w:t>
                  </w:r>
                  <w:bookmarkEnd w:id="252"/>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C2B083"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FA6E5A"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684797"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Secretaría Distrital de Integración Social</w:t>
                  </w:r>
                </w:p>
              </w:tc>
            </w:tr>
            <w:tr w:rsidR="00111214" w:rsidRPr="006145DB" w14:paraId="40921B36" w14:textId="77777777" w:rsidTr="008B06B4">
              <w:trPr>
                <w:trHeight w:val="19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D497CA7" w14:textId="253C80EE"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bookmarkStart w:id="253" w:name="_Hlk201309586"/>
                  <w:bookmarkStart w:id="254" w:name="_Hlk206154067"/>
                  <w:r w:rsidRPr="006145DB">
                    <w:rPr>
                      <w:rStyle w:val="normaltextrun"/>
                      <w:rFonts w:ascii="Arial" w:hAnsi="Arial" w:cs="Arial"/>
                      <w:sz w:val="16"/>
                      <w:szCs w:val="16"/>
                    </w:rPr>
                    <w:t xml:space="preserve">Ingreso a otro servicio institucionalizado privado que brinde atención permanente </w:t>
                  </w:r>
                  <w:bookmarkEnd w:id="253"/>
                  <w:r w:rsidRPr="006145DB">
                    <w:rPr>
                      <w:rStyle w:val="normaltextrun"/>
                      <w:rFonts w:ascii="Arial" w:hAnsi="Arial" w:cs="Arial"/>
                      <w:sz w:val="16"/>
                      <w:szCs w:val="16"/>
                    </w:rPr>
                    <w:t>o de larga estancia</w:t>
                  </w:r>
                  <w:bookmarkEnd w:id="254"/>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74014E6"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Verificación en campo</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06E6358"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5E5EBC0"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Subdirección para la Vejez</w:t>
                  </w:r>
                  <w:r w:rsidRPr="006145DB">
                    <w:rPr>
                      <w:rStyle w:val="eop"/>
                      <w:rFonts w:ascii="Arial" w:hAnsi="Arial" w:cs="Arial"/>
                      <w:sz w:val="16"/>
                      <w:szCs w:val="16"/>
                    </w:rPr>
                    <w:t xml:space="preserve"> </w:t>
                  </w:r>
                </w:p>
              </w:tc>
            </w:tr>
            <w:tr w:rsidR="00111214" w:rsidRPr="006145DB" w14:paraId="45B56122" w14:textId="77777777" w:rsidTr="008B06B4">
              <w:trPr>
                <w:trHeight w:val="19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2AC720" w14:textId="77777777" w:rsidR="00A15CB5" w:rsidRPr="006145DB" w:rsidRDefault="00A15CB5" w:rsidP="005B435E">
                  <w:pPr>
                    <w:pStyle w:val="paragraph"/>
                    <w:spacing w:before="0" w:beforeAutospacing="0" w:after="0" w:afterAutospacing="0"/>
                    <w:ind w:right="130"/>
                    <w:jc w:val="both"/>
                    <w:textAlignment w:val="baseline"/>
                    <w:rPr>
                      <w:rStyle w:val="normaltextrun"/>
                      <w:rFonts w:ascii="Arial" w:hAnsi="Arial" w:cs="Arial"/>
                      <w:sz w:val="16"/>
                      <w:szCs w:val="16"/>
                    </w:rPr>
                  </w:pPr>
                  <w:r w:rsidRPr="006145DB">
                    <w:rPr>
                      <w:rStyle w:val="normaltextrun"/>
                      <w:rFonts w:ascii="Arial" w:hAnsi="Arial" w:cs="Arial"/>
                      <w:sz w:val="16"/>
                      <w:szCs w:val="16"/>
                    </w:rPr>
                    <w:t>Inconsistencia en la información aportada y que derive en el incumplimiento de criterios de ingreso</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25EEAA"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Verificación en campo</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41DA01"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5547EF"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Subdirección para la Vejez</w:t>
                  </w:r>
                  <w:r w:rsidRPr="006145DB">
                    <w:rPr>
                      <w:rStyle w:val="eop"/>
                      <w:rFonts w:ascii="Arial" w:hAnsi="Arial" w:cs="Arial"/>
                      <w:sz w:val="16"/>
                      <w:szCs w:val="16"/>
                    </w:rPr>
                    <w:t xml:space="preserve"> </w:t>
                  </w:r>
                </w:p>
              </w:tc>
            </w:tr>
            <w:tr w:rsidR="00111214" w:rsidRPr="006145DB" w14:paraId="4EDB1F06" w14:textId="77777777" w:rsidTr="008B06B4">
              <w:trPr>
                <w:trHeight w:val="195"/>
                <w:jc w:val="center"/>
              </w:trPr>
              <w:tc>
                <w:tcPr>
                  <w:tcW w:w="3469"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5C2FDD" w14:textId="77777777" w:rsidR="00A15CB5" w:rsidRPr="006145DB" w:rsidRDefault="00A15CB5" w:rsidP="005B435E">
                  <w:pPr>
                    <w:pStyle w:val="paragraph"/>
                    <w:spacing w:before="0" w:beforeAutospacing="0" w:after="0" w:afterAutospacing="0"/>
                    <w:ind w:right="130"/>
                    <w:jc w:val="both"/>
                    <w:textAlignment w:val="baseline"/>
                    <w:rPr>
                      <w:rStyle w:val="normaltextrun"/>
                      <w:rFonts w:ascii="Arial" w:hAnsi="Arial" w:cs="Arial"/>
                      <w:sz w:val="16"/>
                      <w:szCs w:val="16"/>
                    </w:rPr>
                  </w:pPr>
                  <w:r w:rsidRPr="006145DB">
                    <w:rPr>
                      <w:rStyle w:val="normaltextrun"/>
                      <w:rFonts w:ascii="Arial" w:hAnsi="Arial" w:cs="Arial"/>
                      <w:sz w:val="16"/>
                      <w:szCs w:val="16"/>
                    </w:rPr>
                    <w:t>Finalización del proceso de atención, exceptuando las personas que, por estudio de caso y concepto profesional, requieran continuar en atención</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A51B50"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15805C"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EA4161"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Secretaría Distrital de Integración Social</w:t>
                  </w:r>
                </w:p>
              </w:tc>
            </w:tr>
            <w:tr w:rsidR="00111214" w:rsidRPr="006145DB" w14:paraId="20BBA7E2" w14:textId="77777777" w:rsidTr="008B06B4">
              <w:trPr>
                <w:trHeight w:val="195"/>
                <w:jc w:val="center"/>
              </w:trPr>
              <w:tc>
                <w:tcPr>
                  <w:tcW w:w="3469" w:type="dxa"/>
                  <w:vMerge/>
                  <w:tcBorders>
                    <w:top w:val="single" w:sz="4" w:space="0" w:color="auto"/>
                    <w:left w:val="single" w:sz="4" w:space="0" w:color="auto"/>
                    <w:bottom w:val="nil"/>
                    <w:right w:val="single" w:sz="4" w:space="0" w:color="auto"/>
                  </w:tcBorders>
                  <w:shd w:val="clear" w:color="auto" w:fill="FFFFFF" w:themeFill="background1"/>
                  <w:vAlign w:val="center"/>
                </w:tcPr>
                <w:p w14:paraId="4741FB87" w14:textId="77777777" w:rsidR="00A15CB5" w:rsidRPr="006145DB" w:rsidRDefault="00A15CB5" w:rsidP="005B435E">
                  <w:pPr>
                    <w:pStyle w:val="paragraph"/>
                    <w:spacing w:before="0" w:beforeAutospacing="0" w:after="0" w:afterAutospacing="0"/>
                    <w:jc w:val="both"/>
                    <w:textAlignment w:val="baseline"/>
                    <w:rPr>
                      <w:rStyle w:val="normaltextrun"/>
                      <w:rFonts w:ascii="Arial" w:hAnsi="Arial" w:cs="Arial"/>
                      <w:sz w:val="16"/>
                      <w:szCs w:val="16"/>
                    </w:rPr>
                  </w:pPr>
                </w:p>
              </w:tc>
              <w:tc>
                <w:tcPr>
                  <w:tcW w:w="1275" w:type="dxa"/>
                  <w:tcBorders>
                    <w:top w:val="single" w:sz="4" w:space="0" w:color="auto"/>
                    <w:left w:val="single" w:sz="4" w:space="0" w:color="auto"/>
                    <w:bottom w:val="nil"/>
                    <w:right w:val="single" w:sz="4" w:space="0" w:color="auto"/>
                  </w:tcBorders>
                  <w:shd w:val="clear" w:color="auto" w:fill="FFFFFF" w:themeFill="background1"/>
                  <w:vAlign w:val="center"/>
                </w:tcPr>
                <w:p w14:paraId="495B356C"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Verificación en campo</w:t>
                  </w:r>
                </w:p>
              </w:tc>
              <w:tc>
                <w:tcPr>
                  <w:tcW w:w="1134" w:type="dxa"/>
                  <w:tcBorders>
                    <w:top w:val="single" w:sz="4" w:space="0" w:color="auto"/>
                    <w:left w:val="single" w:sz="4" w:space="0" w:color="auto"/>
                    <w:bottom w:val="nil"/>
                    <w:right w:val="single" w:sz="4" w:space="0" w:color="auto"/>
                  </w:tcBorders>
                  <w:shd w:val="clear" w:color="auto" w:fill="FFFFFF" w:themeFill="background1"/>
                  <w:vAlign w:val="center"/>
                </w:tcPr>
                <w:p w14:paraId="4B1D3FBC"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Demanda</w:t>
                  </w:r>
                </w:p>
              </w:tc>
              <w:tc>
                <w:tcPr>
                  <w:tcW w:w="1351" w:type="dxa"/>
                  <w:tcBorders>
                    <w:top w:val="single" w:sz="4" w:space="0" w:color="auto"/>
                    <w:left w:val="single" w:sz="4" w:space="0" w:color="auto"/>
                    <w:bottom w:val="nil"/>
                    <w:right w:val="single" w:sz="4" w:space="0" w:color="auto"/>
                  </w:tcBorders>
                  <w:shd w:val="clear" w:color="auto" w:fill="FFFFFF" w:themeFill="background1"/>
                  <w:vAlign w:val="center"/>
                </w:tcPr>
                <w:p w14:paraId="3C22DE6C"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Subdirección para la Vejez</w:t>
                  </w:r>
                  <w:r w:rsidRPr="006145DB">
                    <w:rPr>
                      <w:rStyle w:val="eop"/>
                      <w:rFonts w:ascii="Arial" w:hAnsi="Arial" w:cs="Arial"/>
                      <w:sz w:val="16"/>
                      <w:szCs w:val="16"/>
                    </w:rPr>
                    <w:t xml:space="preserve"> </w:t>
                  </w:r>
                </w:p>
              </w:tc>
            </w:tr>
          </w:tbl>
          <w:p w14:paraId="5A2449FD" w14:textId="77777777" w:rsidR="00A15CB5" w:rsidRPr="006145DB" w:rsidRDefault="00A15CB5" w:rsidP="005B435E">
            <w:pPr>
              <w:tabs>
                <w:tab w:val="left" w:pos="709"/>
              </w:tabs>
              <w:spacing w:line="240" w:lineRule="auto"/>
              <w:contextualSpacing/>
              <w:jc w:val="both"/>
              <w:rPr>
                <w:rFonts w:cs="Arial"/>
                <w:bCs/>
                <w:sz w:val="20"/>
                <w:szCs w:val="20"/>
                <w:lang w:eastAsia="es-CO"/>
              </w:rPr>
            </w:pPr>
          </w:p>
        </w:tc>
      </w:tr>
      <w:tr w:rsidR="00A15CB5" w:rsidRPr="006145DB" w14:paraId="0EA66436" w14:textId="77777777" w:rsidTr="00B877B5">
        <w:trPr>
          <w:trHeight w:val="730"/>
          <w:jc w:val="center"/>
        </w:trPr>
        <w:tc>
          <w:tcPr>
            <w:tcW w:w="1940" w:type="dxa"/>
            <w:shd w:val="clear" w:color="auto" w:fill="FFFFFF" w:themeFill="background1"/>
            <w:vAlign w:val="center"/>
          </w:tcPr>
          <w:p w14:paraId="0EA96B82" w14:textId="77777777" w:rsidR="00A15CB5" w:rsidRPr="006145DB" w:rsidRDefault="00A15CB5" w:rsidP="005B435E">
            <w:pPr>
              <w:spacing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455" w:type="dxa"/>
            <w:shd w:val="clear" w:color="auto" w:fill="FFFFFF" w:themeFill="background1"/>
            <w:vAlign w:val="center"/>
          </w:tcPr>
          <w:p w14:paraId="148E1ECA" w14:textId="77777777" w:rsidR="00A15CB5" w:rsidRPr="006145DB" w:rsidRDefault="00A15CB5" w:rsidP="005B435E">
            <w:pPr>
              <w:spacing w:after="0" w:line="240" w:lineRule="auto"/>
              <w:rPr>
                <w:rFonts w:cs="Arial"/>
                <w:sz w:val="16"/>
                <w:szCs w:val="16"/>
                <w:lang w:val="es-ES_tradnl"/>
              </w:rPr>
            </w:pPr>
          </w:p>
          <w:tbl>
            <w:tblPr>
              <w:tblW w:w="5000" w:type="pct"/>
              <w:jc w:val="center"/>
              <w:tblBorders>
                <w:top w:val="outset" w:sz="6" w:space="0" w:color="auto"/>
                <w:left w:val="outset" w:sz="6" w:space="0" w:color="auto"/>
                <w:bottom w:val="outset" w:sz="6" w:space="0" w:color="auto"/>
                <w:right w:val="outset" w:sz="6"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3469"/>
              <w:gridCol w:w="1134"/>
              <w:gridCol w:w="992"/>
              <w:gridCol w:w="1634"/>
            </w:tblGrid>
            <w:tr w:rsidR="00336CFC" w:rsidRPr="006145DB" w14:paraId="365A6B51" w14:textId="77777777" w:rsidTr="008B06B4">
              <w:trPr>
                <w:trHeight w:val="36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B3FE694"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Restricciones</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D7D8246"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Fuente de Información</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2FB8E58"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Periodicidad</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790BAC8"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Administrador</w:t>
                  </w:r>
                  <w:r w:rsidRPr="006145DB">
                    <w:rPr>
                      <w:rStyle w:val="eop"/>
                      <w:rFonts w:ascii="Arial" w:hAnsi="Arial" w:cs="Arial"/>
                      <w:sz w:val="16"/>
                      <w:szCs w:val="16"/>
                    </w:rPr>
                    <w:t xml:space="preserve"> </w:t>
                  </w:r>
                </w:p>
              </w:tc>
            </w:tr>
            <w:tr w:rsidR="00336CFC" w:rsidRPr="006145DB" w14:paraId="5A840B37" w14:textId="77777777" w:rsidTr="008B06B4">
              <w:trPr>
                <w:trHeight w:val="360"/>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D3C20A" w14:textId="08691BFD" w:rsidR="00A15CB5" w:rsidRPr="006145DB" w:rsidRDefault="00A15CB5" w:rsidP="005B435E">
                  <w:pPr>
                    <w:pStyle w:val="paragraph"/>
                    <w:spacing w:before="0" w:beforeAutospacing="0" w:after="0" w:afterAutospacing="0"/>
                    <w:ind w:right="130"/>
                    <w:textAlignment w:val="baseline"/>
                    <w:rPr>
                      <w:rStyle w:val="normaltextrun"/>
                      <w:rFonts w:ascii="Arial" w:hAnsi="Arial" w:cs="Arial"/>
                      <w:sz w:val="16"/>
                      <w:szCs w:val="16"/>
                    </w:rPr>
                  </w:pPr>
                  <w:r w:rsidRPr="006145DB">
                    <w:rPr>
                      <w:rStyle w:val="normaltextrun"/>
                      <w:rFonts w:ascii="Arial" w:hAnsi="Arial" w:cs="Arial"/>
                      <w:sz w:val="16"/>
                      <w:szCs w:val="16"/>
                    </w:rPr>
                    <w:t>Comunidad de Cuidado</w:t>
                  </w:r>
                  <w:r w:rsidR="00302271" w:rsidRPr="006145DB">
                    <w:rPr>
                      <w:rStyle w:val="normaltextrun"/>
                      <w:rFonts w:ascii="Arial" w:hAnsi="Arial" w:cs="Arial"/>
                      <w:sz w:val="16"/>
                      <w:szCs w:val="16"/>
                    </w:rPr>
                    <w:t>.</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C7DBA3"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lang w:val="es-ES"/>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41EC87"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lang w:val="es-ES"/>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1C01F5"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703110AA" w14:textId="77777777" w:rsidTr="008B06B4">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6AF1686" w14:textId="43636C3C"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Cuidado Transitorio Día- Noche</w:t>
                  </w:r>
                  <w:r w:rsidR="00302271" w:rsidRPr="006145DB">
                    <w:rPr>
                      <w:rStyle w:val="normaltextrun"/>
                      <w:rFonts w:ascii="Arial" w:hAnsi="Arial" w:cs="Arial"/>
                      <w:sz w:val="16"/>
                      <w:szCs w:val="16"/>
                    </w:rPr>
                    <w:t>.</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5FFC87A"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0BADA31"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B517CE4"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08DE5777" w14:textId="77777777" w:rsidTr="008B06B4">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55941CB" w14:textId="583C23E5"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Centro Día a tu Casa</w:t>
                  </w:r>
                  <w:r w:rsidR="00302271" w:rsidRPr="006145DB">
                    <w:rPr>
                      <w:rStyle w:val="normaltextrun"/>
                      <w:rFonts w:ascii="Arial" w:hAnsi="Arial" w:cs="Arial"/>
                      <w:sz w:val="16"/>
                      <w:szCs w:val="16"/>
                    </w:rPr>
                    <w:t>.</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C3DE248"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D1EE6AF"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5848B3C"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3D00D4E2" w14:textId="77777777" w:rsidTr="008B06B4">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4CE1B77" w14:textId="1639E9D3"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Comedores Comunitarios</w:t>
                  </w:r>
                  <w:r w:rsidR="00302271" w:rsidRPr="006145DB">
                    <w:rPr>
                      <w:rStyle w:val="normaltextrun"/>
                      <w:rFonts w:ascii="Arial" w:hAnsi="Arial" w:cs="Arial"/>
                      <w:sz w:val="16"/>
                      <w:szCs w:val="16"/>
                    </w:rPr>
                    <w:t>.</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20076A8"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6D4B703"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97DDFD6"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03B09C0A" w14:textId="77777777" w:rsidTr="008B06B4">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F3A828" w14:textId="46CC1121" w:rsidR="00A15CB5" w:rsidRPr="006145DB" w:rsidRDefault="00A15CB5" w:rsidP="005B435E">
                  <w:pPr>
                    <w:pStyle w:val="paragraph"/>
                    <w:spacing w:before="0" w:beforeAutospacing="0" w:after="0" w:afterAutospacing="0"/>
                    <w:ind w:right="130"/>
                    <w:jc w:val="both"/>
                    <w:textAlignment w:val="baseline"/>
                    <w:rPr>
                      <w:rStyle w:val="normaltextrun"/>
                      <w:rFonts w:ascii="Arial" w:hAnsi="Arial" w:cs="Arial"/>
                      <w:sz w:val="16"/>
                      <w:szCs w:val="16"/>
                    </w:rPr>
                  </w:pPr>
                  <w:r w:rsidRPr="006145DB">
                    <w:rPr>
                      <w:rStyle w:val="normaltextrun"/>
                      <w:rFonts w:ascii="Arial" w:hAnsi="Arial" w:cs="Arial"/>
                      <w:sz w:val="16"/>
                      <w:szCs w:val="16"/>
                    </w:rPr>
                    <w:t>Servicio Compromiso por una alimentación incluyente</w:t>
                  </w:r>
                  <w:r w:rsidR="00302271" w:rsidRPr="006145DB">
                    <w:rPr>
                      <w:rStyle w:val="normaltextrun"/>
                      <w:rFonts w:ascii="Arial" w:hAnsi="Arial" w:cs="Arial"/>
                      <w:sz w:val="16"/>
                      <w:szCs w:val="16"/>
                    </w:rPr>
                    <w:t>.</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87005E"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 xml:space="preserve">SIRBE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25D6F5"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 xml:space="preserve">Demanda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B479C8" w14:textId="77777777" w:rsidR="00A15CB5" w:rsidRPr="006145DB"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 xml:space="preserve">Secretaría Distrital de Integración Social </w:t>
                  </w:r>
                </w:p>
              </w:tc>
            </w:tr>
            <w:tr w:rsidR="00336CFC" w:rsidRPr="006145DB" w14:paraId="1C0A555F" w14:textId="77777777" w:rsidTr="008B06B4">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95EEFD2" w14:textId="1DB9F1C9"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de hogar de paso día y hogar de paso noche para la atención de población habitante de calle</w:t>
                  </w:r>
                  <w:r w:rsidR="00302271" w:rsidRPr="006145DB">
                    <w:rPr>
                      <w:rStyle w:val="normaltextrun"/>
                      <w:rFonts w:ascii="Arial" w:hAnsi="Arial" w:cs="Arial"/>
                      <w:sz w:val="16"/>
                      <w:szCs w:val="16"/>
                    </w:rPr>
                    <w:t>.</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A232100"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0B5BFCC"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78BDF83"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69C8901C" w14:textId="77777777" w:rsidTr="008B06B4">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379DA81" w14:textId="77777777"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de prevención de riesgo de habitar calle.</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4C05B29"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275F4A1"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236C24B"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1C590897" w14:textId="77777777" w:rsidTr="008B06B4">
              <w:trPr>
                <w:trHeight w:val="41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E4D6C58" w14:textId="77777777"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Comunidad de vida para población habitante de calle</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B425492"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AB32E66"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707ABDD"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031329C9" w14:textId="77777777" w:rsidTr="008B06B4">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EAB5163" w14:textId="77777777"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de Atención y Desarrollo de Capacidades para mujeres habitantes de calle.</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D5E1636"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D86E7E4"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B7ADA3E"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32A8B034" w14:textId="77777777" w:rsidTr="008B06B4">
              <w:trPr>
                <w:trHeight w:val="22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136AC69" w14:textId="77777777"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Alta dependencia física, mental o cognitiva para población habitante de calle</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980E7F3"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4F41C6"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89B235E"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24387EB9" w14:textId="77777777" w:rsidTr="001C4F2E">
              <w:trPr>
                <w:trHeight w:val="675"/>
                <w:jc w:val="center"/>
              </w:trPr>
              <w:tc>
                <w:tcPr>
                  <w:tcW w:w="3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C7C99AE" w14:textId="77777777" w:rsidR="00A15CB5" w:rsidRPr="006145DB" w:rsidRDefault="00A15CB5" w:rsidP="005B435E">
                  <w:pPr>
                    <w:pStyle w:val="paragraph"/>
                    <w:spacing w:before="0" w:beforeAutospacing="0" w:after="0" w:afterAutospacing="0"/>
                    <w:ind w:right="130"/>
                    <w:jc w:val="both"/>
                    <w:textAlignment w:val="baseline"/>
                    <w:rPr>
                      <w:rStyle w:val="eop"/>
                      <w:rFonts w:ascii="Arial" w:hAnsi="Arial" w:cs="Arial"/>
                      <w:sz w:val="16"/>
                      <w:szCs w:val="16"/>
                    </w:rPr>
                  </w:pPr>
                  <w:r w:rsidRPr="006145DB">
                    <w:rPr>
                      <w:rStyle w:val="normaltextrun"/>
                      <w:rFonts w:ascii="Arial" w:hAnsi="Arial" w:cs="Arial"/>
                      <w:sz w:val="16"/>
                      <w:szCs w:val="16"/>
                    </w:rPr>
                    <w:t>Servicio de Autocuidado para población habitante de calle.</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3205312"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A1FAF7C"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C9BE8A3"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r w:rsidR="00336CFC" w:rsidRPr="006145DB" w14:paraId="1135B371" w14:textId="77777777" w:rsidTr="001C4F2E">
              <w:trPr>
                <w:trHeight w:val="225"/>
                <w:jc w:val="center"/>
              </w:trPr>
              <w:tc>
                <w:tcPr>
                  <w:tcW w:w="3469" w:type="dxa"/>
                  <w:tcBorders>
                    <w:top w:val="single" w:sz="4" w:space="0" w:color="auto"/>
                    <w:left w:val="single" w:sz="4" w:space="0" w:color="auto"/>
                    <w:bottom w:val="nil"/>
                    <w:right w:val="single" w:sz="4" w:space="0" w:color="auto"/>
                  </w:tcBorders>
                  <w:shd w:val="clear" w:color="auto" w:fill="FFFFFF" w:themeFill="background1"/>
                  <w:vAlign w:val="center"/>
                  <w:hideMark/>
                </w:tcPr>
                <w:p w14:paraId="266239F4" w14:textId="77777777" w:rsidR="00A15CB5" w:rsidRPr="006145DB" w:rsidRDefault="00A15CB5" w:rsidP="005B435E">
                  <w:pPr>
                    <w:pStyle w:val="paragraph"/>
                    <w:spacing w:before="0" w:beforeAutospacing="0" w:after="0" w:afterAutospacing="0"/>
                    <w:ind w:right="130"/>
                    <w:jc w:val="both"/>
                    <w:textAlignment w:val="baseline"/>
                    <w:rPr>
                      <w:rFonts w:ascii="Arial" w:hAnsi="Arial" w:cs="Arial"/>
                      <w:sz w:val="16"/>
                      <w:szCs w:val="16"/>
                    </w:rPr>
                  </w:pPr>
                  <w:r w:rsidRPr="006145DB">
                    <w:rPr>
                      <w:rStyle w:val="normaltextrun"/>
                      <w:rFonts w:ascii="Arial" w:hAnsi="Arial" w:cs="Arial"/>
                      <w:sz w:val="16"/>
                      <w:szCs w:val="16"/>
                    </w:rPr>
                    <w:t>Servicio de Atención sociosanitaria para población habitante de calle y en alto riesgo de estarlo.</w:t>
                  </w:r>
                  <w:r w:rsidRPr="006145DB">
                    <w:rPr>
                      <w:rStyle w:val="eop"/>
                      <w:rFonts w:ascii="Arial" w:hAnsi="Arial" w:cs="Arial"/>
                      <w:sz w:val="16"/>
                      <w:szCs w:val="16"/>
                    </w:rPr>
                    <w:t xml:space="preserve"> </w:t>
                  </w:r>
                </w:p>
              </w:tc>
              <w:tc>
                <w:tcPr>
                  <w:tcW w:w="1134" w:type="dxa"/>
                  <w:tcBorders>
                    <w:top w:val="single" w:sz="4" w:space="0" w:color="auto"/>
                    <w:left w:val="single" w:sz="4" w:space="0" w:color="auto"/>
                    <w:bottom w:val="nil"/>
                    <w:right w:val="single" w:sz="4" w:space="0" w:color="auto"/>
                  </w:tcBorders>
                  <w:shd w:val="clear" w:color="auto" w:fill="FFFFFF" w:themeFill="background1"/>
                  <w:vAlign w:val="center"/>
                  <w:hideMark/>
                </w:tcPr>
                <w:p w14:paraId="215608B4"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SIRBE</w:t>
                  </w:r>
                  <w:r w:rsidRPr="006145DB">
                    <w:rPr>
                      <w:rStyle w:val="eop"/>
                      <w:rFonts w:ascii="Arial" w:hAnsi="Arial" w:cs="Arial"/>
                      <w:sz w:val="16"/>
                      <w:szCs w:val="16"/>
                    </w:rPr>
                    <w:t xml:space="preserve"> </w:t>
                  </w:r>
                </w:p>
              </w:tc>
              <w:tc>
                <w:tcPr>
                  <w:tcW w:w="992" w:type="dxa"/>
                  <w:tcBorders>
                    <w:top w:val="single" w:sz="4" w:space="0" w:color="auto"/>
                    <w:left w:val="single" w:sz="4" w:space="0" w:color="auto"/>
                    <w:bottom w:val="nil"/>
                    <w:right w:val="single" w:sz="4" w:space="0" w:color="auto"/>
                  </w:tcBorders>
                  <w:shd w:val="clear" w:color="auto" w:fill="FFFFFF" w:themeFill="background1"/>
                  <w:vAlign w:val="center"/>
                  <w:hideMark/>
                </w:tcPr>
                <w:p w14:paraId="7C98AAAB"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Demanda</w:t>
                  </w:r>
                  <w:r w:rsidRPr="006145DB">
                    <w:rPr>
                      <w:rStyle w:val="eop"/>
                      <w:rFonts w:ascii="Arial" w:hAnsi="Arial" w:cs="Arial"/>
                      <w:sz w:val="16"/>
                      <w:szCs w:val="16"/>
                    </w:rPr>
                    <w:t xml:space="preserve"> </w:t>
                  </w:r>
                </w:p>
              </w:tc>
              <w:tc>
                <w:tcPr>
                  <w:tcW w:w="1634" w:type="dxa"/>
                  <w:tcBorders>
                    <w:top w:val="single" w:sz="4" w:space="0" w:color="auto"/>
                    <w:left w:val="single" w:sz="4" w:space="0" w:color="auto"/>
                    <w:bottom w:val="nil"/>
                    <w:right w:val="single" w:sz="4" w:space="0" w:color="auto"/>
                  </w:tcBorders>
                  <w:shd w:val="clear" w:color="auto" w:fill="FFFFFF" w:themeFill="background1"/>
                  <w:vAlign w:val="center"/>
                  <w:hideMark/>
                </w:tcPr>
                <w:p w14:paraId="07D854B1" w14:textId="77777777" w:rsidR="00A15CB5" w:rsidRPr="006145DB" w:rsidRDefault="00A15CB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Secretaría Distrital de Integración Social</w:t>
                  </w:r>
                  <w:r w:rsidRPr="006145DB">
                    <w:rPr>
                      <w:rStyle w:val="eop"/>
                      <w:rFonts w:ascii="Arial" w:hAnsi="Arial" w:cs="Arial"/>
                      <w:sz w:val="16"/>
                      <w:szCs w:val="16"/>
                    </w:rPr>
                    <w:t xml:space="preserve"> </w:t>
                  </w:r>
                </w:p>
              </w:tc>
            </w:tr>
          </w:tbl>
          <w:p w14:paraId="54319ED0" w14:textId="77777777" w:rsidR="00A15CB5" w:rsidRPr="006145DB" w:rsidRDefault="00A15CB5" w:rsidP="005B435E">
            <w:pPr>
              <w:tabs>
                <w:tab w:val="left" w:pos="709"/>
              </w:tabs>
              <w:spacing w:line="240" w:lineRule="auto"/>
              <w:contextualSpacing/>
              <w:jc w:val="both"/>
              <w:rPr>
                <w:rFonts w:eastAsia="Calibri" w:cs="Arial"/>
                <w:sz w:val="20"/>
                <w:szCs w:val="20"/>
                <w:lang w:eastAsia="es-CO"/>
              </w:rPr>
            </w:pPr>
          </w:p>
        </w:tc>
      </w:tr>
      <w:tr w:rsidR="00A15CB5" w:rsidRPr="006145DB" w14:paraId="7D39AD25" w14:textId="77777777" w:rsidTr="00B877B5">
        <w:trPr>
          <w:trHeight w:val="70"/>
          <w:jc w:val="center"/>
        </w:trPr>
        <w:tc>
          <w:tcPr>
            <w:tcW w:w="1940" w:type="dxa"/>
            <w:shd w:val="clear" w:color="auto" w:fill="FFFFFF" w:themeFill="background1"/>
            <w:vAlign w:val="center"/>
          </w:tcPr>
          <w:p w14:paraId="205F2C82" w14:textId="77777777" w:rsidR="00A15CB5" w:rsidRPr="006145DB" w:rsidRDefault="00A15CB5" w:rsidP="005B435E">
            <w:pPr>
              <w:spacing w:line="240" w:lineRule="auto"/>
              <w:contextualSpacing/>
              <w:jc w:val="both"/>
              <w:rPr>
                <w:rFonts w:cs="Arial"/>
                <w:bCs/>
                <w:sz w:val="20"/>
                <w:szCs w:val="20"/>
                <w:lang w:eastAsia="es-CO"/>
              </w:rPr>
            </w:pPr>
            <w:r w:rsidRPr="006145DB">
              <w:rPr>
                <w:rFonts w:cs="Arial"/>
                <w:bCs/>
                <w:sz w:val="20"/>
                <w:szCs w:val="20"/>
                <w:lang w:eastAsia="es-CO"/>
              </w:rPr>
              <w:t>Ejecución</w:t>
            </w:r>
          </w:p>
        </w:tc>
        <w:tc>
          <w:tcPr>
            <w:tcW w:w="7455" w:type="dxa"/>
            <w:shd w:val="clear" w:color="auto" w:fill="FFFFFF" w:themeFill="background1"/>
            <w:vAlign w:val="center"/>
          </w:tcPr>
          <w:p w14:paraId="7E3B363D" w14:textId="77777777" w:rsidR="00A15CB5" w:rsidRPr="006145DB" w:rsidRDefault="00A15CB5" w:rsidP="005B435E">
            <w:pPr>
              <w:tabs>
                <w:tab w:val="left" w:pos="709"/>
              </w:tabs>
              <w:spacing w:line="240" w:lineRule="auto"/>
              <w:contextualSpacing/>
              <w:jc w:val="both"/>
              <w:rPr>
                <w:rFonts w:eastAsia="Arial" w:cs="Arial"/>
                <w:sz w:val="20"/>
                <w:szCs w:val="20"/>
              </w:rPr>
            </w:pPr>
            <w:r w:rsidRPr="006145DB">
              <w:rPr>
                <w:rFonts w:eastAsia="Arial" w:cs="Arial"/>
                <w:sz w:val="20"/>
                <w:szCs w:val="20"/>
              </w:rPr>
              <w:t>El servicio Atención sociosanitaria transitoria brinda una atención integral orientada a garantizar el bienestar transitorio de las personas mayores, en un entorno de cuidado y acompañamiento permanente. Esta atención se desarrolla a través de un equipo interdisciplinario y mediante intervenciones individuales y colectivas, articuladas interinstitucionalmente.</w:t>
            </w:r>
          </w:p>
          <w:p w14:paraId="409CB926" w14:textId="77777777" w:rsidR="00A15CB5" w:rsidRPr="006145DB" w:rsidRDefault="00A15CB5" w:rsidP="005B435E">
            <w:pPr>
              <w:tabs>
                <w:tab w:val="left" w:pos="709"/>
              </w:tabs>
              <w:spacing w:line="240" w:lineRule="auto"/>
              <w:contextualSpacing/>
              <w:jc w:val="both"/>
              <w:rPr>
                <w:rFonts w:eastAsia="Arial" w:cs="Arial"/>
                <w:sz w:val="20"/>
                <w:szCs w:val="20"/>
              </w:rPr>
            </w:pPr>
          </w:p>
          <w:p w14:paraId="5777AB5D" w14:textId="77777777" w:rsidR="00A15CB5" w:rsidRPr="006145DB" w:rsidRDefault="00A15CB5" w:rsidP="005B435E">
            <w:pPr>
              <w:tabs>
                <w:tab w:val="left" w:pos="709"/>
              </w:tabs>
              <w:spacing w:line="240" w:lineRule="auto"/>
              <w:contextualSpacing/>
              <w:jc w:val="both"/>
              <w:rPr>
                <w:rFonts w:eastAsia="Arial" w:cs="Arial"/>
                <w:sz w:val="20"/>
                <w:szCs w:val="20"/>
              </w:rPr>
            </w:pPr>
            <w:r w:rsidRPr="006145DB">
              <w:rPr>
                <w:rFonts w:eastAsia="Arial" w:cs="Arial"/>
                <w:sz w:val="20"/>
                <w:szCs w:val="20"/>
              </w:rPr>
              <w:t>Las personas mayores que acceden a este servicio cuentan con los siguientes beneficios:</w:t>
            </w:r>
          </w:p>
          <w:p w14:paraId="24F5F058" w14:textId="77777777" w:rsidR="00A15CB5" w:rsidRPr="006145DB" w:rsidRDefault="00A15CB5"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 xml:space="preserve"> </w:t>
            </w:r>
          </w:p>
          <w:p w14:paraId="0A12267B"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bookmarkStart w:id="255" w:name="_Hlk201308982"/>
            <w:r w:rsidRPr="006145DB">
              <w:rPr>
                <w:rFonts w:cs="Arial"/>
                <w:sz w:val="20"/>
                <w:szCs w:val="20"/>
              </w:rPr>
              <w:t xml:space="preserve">Alojamiento confortable y seguro. </w:t>
            </w:r>
          </w:p>
          <w:p w14:paraId="755AED3C"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 xml:space="preserve">Componente de alimentación y nutrición </w:t>
            </w:r>
          </w:p>
          <w:p w14:paraId="3C4C0B9C"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 xml:space="preserve">Vestuario. </w:t>
            </w:r>
          </w:p>
          <w:p w14:paraId="4C664067"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 xml:space="preserve">Actividades de promoción, recuperación y mantenimiento de la autonomía e independencia.  </w:t>
            </w:r>
          </w:p>
          <w:p w14:paraId="09C19C5E"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 xml:space="preserve">Participación en prácticas de cuidado protectoras y de mantenimiento de la salud física y el bienestar socioemocional. </w:t>
            </w:r>
          </w:p>
          <w:p w14:paraId="639879AB"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 xml:space="preserve">Atención sociosanitaria interdisciplinaria e interinstitucional. </w:t>
            </w:r>
          </w:p>
          <w:p w14:paraId="6B8085D0"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 xml:space="preserve">Acompañamiento y supervisión en actividades básicas de la vida diaria. </w:t>
            </w:r>
          </w:p>
          <w:p w14:paraId="3C9A5D98"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 xml:space="preserve">Acompañamiento y orientación frente a trámites de salud. </w:t>
            </w:r>
          </w:p>
          <w:p w14:paraId="090572C1"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 xml:space="preserve">Identificación, recuperación y ampliación de redes de apoyo. </w:t>
            </w:r>
          </w:p>
          <w:p w14:paraId="3110041F"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Apoyo y orientación en la formulación del proyecto de vida.</w:t>
            </w:r>
          </w:p>
          <w:p w14:paraId="4E7AE0F8"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Elaboración de planes de egreso individualizados.</w:t>
            </w:r>
          </w:p>
          <w:p w14:paraId="5B155D6A" w14:textId="77777777" w:rsidR="00A15CB5" w:rsidRPr="006145DB" w:rsidRDefault="00A15CB5">
            <w:pPr>
              <w:numPr>
                <w:ilvl w:val="0"/>
                <w:numId w:val="47"/>
              </w:numPr>
              <w:tabs>
                <w:tab w:val="left" w:pos="709"/>
              </w:tabs>
              <w:spacing w:after="0" w:line="240" w:lineRule="auto"/>
              <w:contextualSpacing/>
              <w:jc w:val="both"/>
              <w:rPr>
                <w:rFonts w:cs="Arial"/>
                <w:sz w:val="20"/>
                <w:szCs w:val="20"/>
              </w:rPr>
            </w:pPr>
            <w:r w:rsidRPr="006145DB">
              <w:rPr>
                <w:rFonts w:cs="Arial"/>
                <w:sz w:val="20"/>
                <w:szCs w:val="20"/>
              </w:rPr>
              <w:t>Acompañamiento en la preparación y tránsito hacia un nuevo ámbito de vida familiar, social o institucional.</w:t>
            </w:r>
            <w:r w:rsidRPr="006145DB">
              <w:rPr>
                <w:rFonts w:cs="Arial"/>
                <w:sz w:val="20"/>
                <w:szCs w:val="20"/>
                <w:lang w:eastAsia="es-CO"/>
              </w:rPr>
              <w:t xml:space="preserve">  </w:t>
            </w:r>
          </w:p>
          <w:p w14:paraId="5DAD84BF" w14:textId="77777777" w:rsidR="00A15CB5" w:rsidRPr="006145DB" w:rsidRDefault="00A15CB5">
            <w:pPr>
              <w:numPr>
                <w:ilvl w:val="0"/>
                <w:numId w:val="47"/>
              </w:numPr>
              <w:tabs>
                <w:tab w:val="left" w:pos="709"/>
              </w:tabs>
              <w:spacing w:after="0" w:line="240" w:lineRule="auto"/>
              <w:contextualSpacing/>
              <w:jc w:val="both"/>
              <w:rPr>
                <w:rFonts w:cs="Arial"/>
                <w:sz w:val="20"/>
                <w:szCs w:val="20"/>
                <w:lang w:eastAsia="es-CO"/>
              </w:rPr>
            </w:pPr>
            <w:r w:rsidRPr="006145DB">
              <w:rPr>
                <w:rFonts w:cs="Arial"/>
                <w:sz w:val="20"/>
                <w:szCs w:val="20"/>
                <w:lang w:eastAsia="es-CO"/>
              </w:rPr>
              <w:t>Servicio funerario.</w:t>
            </w:r>
            <w:bookmarkEnd w:id="255"/>
          </w:p>
          <w:p w14:paraId="64CA7A09" w14:textId="77777777" w:rsidR="00A15CB5" w:rsidRPr="006145DB" w:rsidRDefault="00A15CB5" w:rsidP="005B435E">
            <w:pPr>
              <w:tabs>
                <w:tab w:val="left" w:pos="709"/>
              </w:tabs>
              <w:spacing w:line="240" w:lineRule="auto"/>
              <w:ind w:left="360"/>
              <w:contextualSpacing/>
              <w:jc w:val="both"/>
              <w:rPr>
                <w:rFonts w:cs="Arial"/>
                <w:sz w:val="20"/>
                <w:szCs w:val="20"/>
                <w:lang w:eastAsia="es-CO"/>
              </w:rPr>
            </w:pPr>
          </w:p>
          <w:p w14:paraId="46B8A5A1" w14:textId="77777777" w:rsidR="00A15CB5" w:rsidRPr="006145DB" w:rsidRDefault="00A15CB5" w:rsidP="005B435E">
            <w:pPr>
              <w:tabs>
                <w:tab w:val="left" w:pos="709"/>
              </w:tabs>
              <w:spacing w:line="240" w:lineRule="auto"/>
              <w:contextualSpacing/>
              <w:jc w:val="both"/>
              <w:rPr>
                <w:rFonts w:eastAsia="Arial" w:cs="Arial"/>
                <w:sz w:val="20"/>
                <w:szCs w:val="20"/>
              </w:rPr>
            </w:pPr>
            <w:r w:rsidRPr="006145DB">
              <w:rPr>
                <w:rFonts w:eastAsia="Arial" w:cs="Arial"/>
                <w:sz w:val="20"/>
                <w:szCs w:val="20"/>
              </w:rPr>
              <w:t xml:space="preserve">Sumado a lo anterior, las personas mayores que ingresan al servicio de atención sociosanitaria transitoria reciben una atención interdisciplinaria e interinstitucional, acorde con su nivel de dependencia funcional —ya sea moderada, severa o incluso en condiciones de independencia para las actividades de la vida diaria—. En este sentido, el servicio adecúa sus intervenciones según las condiciones particulares de cada persona, bajo un enfoque centrado en la persona y mediante un plan de egreso individualizado que se debe cumplir en el tiempo de atención establecido para el servicio, en el marco de la gestión de caso del sistema sociosanitario. </w:t>
            </w:r>
          </w:p>
          <w:p w14:paraId="34B6DCB8" w14:textId="77777777" w:rsidR="00A15CB5" w:rsidRPr="006145DB" w:rsidRDefault="00A15CB5" w:rsidP="005B435E">
            <w:pPr>
              <w:tabs>
                <w:tab w:val="left" w:pos="709"/>
              </w:tabs>
              <w:spacing w:line="240" w:lineRule="auto"/>
              <w:contextualSpacing/>
              <w:jc w:val="both"/>
              <w:rPr>
                <w:rFonts w:eastAsia="Arial" w:cs="Arial"/>
                <w:sz w:val="20"/>
                <w:szCs w:val="20"/>
              </w:rPr>
            </w:pPr>
          </w:p>
          <w:p w14:paraId="663E4067" w14:textId="77777777" w:rsidR="00A15CB5" w:rsidRPr="006145DB" w:rsidRDefault="00A15CB5" w:rsidP="005B435E">
            <w:pPr>
              <w:tabs>
                <w:tab w:val="left" w:pos="709"/>
              </w:tabs>
              <w:spacing w:line="240" w:lineRule="auto"/>
              <w:contextualSpacing/>
              <w:jc w:val="both"/>
              <w:rPr>
                <w:rFonts w:eastAsia="Arial" w:cs="Arial"/>
                <w:sz w:val="20"/>
                <w:szCs w:val="20"/>
              </w:rPr>
            </w:pPr>
            <w:r w:rsidRPr="006145DB">
              <w:rPr>
                <w:rFonts w:eastAsia="Arial" w:cs="Arial"/>
                <w:sz w:val="20"/>
                <w:szCs w:val="20"/>
              </w:rPr>
              <w:t>En caso de interrupción parcial o total en la prestación del servicio se implementará el plan operativo de continuidad correspondiente.</w:t>
            </w:r>
          </w:p>
        </w:tc>
      </w:tr>
      <w:tr w:rsidR="00A15CB5" w:rsidRPr="006145DB" w14:paraId="7526ACA5" w14:textId="77777777" w:rsidTr="00B877B5">
        <w:trPr>
          <w:trHeight w:val="70"/>
          <w:jc w:val="center"/>
        </w:trPr>
        <w:tc>
          <w:tcPr>
            <w:tcW w:w="19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B45CB4" w14:textId="77777777" w:rsidR="00A15CB5" w:rsidRPr="006145DB" w:rsidRDefault="00A15CB5" w:rsidP="005B435E">
            <w:pPr>
              <w:spacing w:line="240" w:lineRule="auto"/>
              <w:contextualSpacing/>
              <w:jc w:val="both"/>
              <w:rPr>
                <w:rFonts w:cs="Arial"/>
                <w:bCs/>
                <w:sz w:val="20"/>
                <w:szCs w:val="20"/>
                <w:lang w:eastAsia="es-CO"/>
              </w:rPr>
            </w:pPr>
            <w:r w:rsidRPr="006145DB">
              <w:rPr>
                <w:rFonts w:cs="Arial"/>
                <w:bCs/>
                <w:sz w:val="20"/>
                <w:szCs w:val="20"/>
                <w:lang w:eastAsia="es-CO"/>
              </w:rPr>
              <w:t>Condiciones transversales de calidad</w:t>
            </w:r>
          </w:p>
        </w:tc>
        <w:tc>
          <w:tcPr>
            <w:tcW w:w="745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552D66" w14:textId="77777777" w:rsidR="00A15CB5" w:rsidRPr="006145DB" w:rsidRDefault="00A15CB5" w:rsidP="005B435E">
            <w:pPr>
              <w:tabs>
                <w:tab w:val="left" w:pos="709"/>
              </w:tabs>
              <w:spacing w:line="240" w:lineRule="auto"/>
              <w:contextualSpacing/>
              <w:jc w:val="both"/>
              <w:rPr>
                <w:rFonts w:cs="Arial"/>
                <w:bCs/>
                <w:sz w:val="20"/>
                <w:szCs w:val="20"/>
                <w:lang w:eastAsia="es-CO"/>
              </w:rPr>
            </w:pPr>
            <w:r w:rsidRPr="006145DB">
              <w:rPr>
                <w:rFonts w:cs="Arial"/>
                <w:bCs/>
                <w:sz w:val="20"/>
                <w:szCs w:val="20"/>
                <w:lang w:eastAsia="es-CO"/>
              </w:rPr>
              <w:t xml:space="preserve">Para el servicio aplican las siguientes categorías:   </w:t>
            </w:r>
          </w:p>
          <w:p w14:paraId="20BB6AE3" w14:textId="77777777" w:rsidR="00A15CB5" w:rsidRPr="006145DB" w:rsidRDefault="00A15CB5" w:rsidP="005B435E">
            <w:pPr>
              <w:tabs>
                <w:tab w:val="left" w:pos="709"/>
              </w:tabs>
              <w:spacing w:line="240" w:lineRule="auto"/>
              <w:contextualSpacing/>
              <w:jc w:val="both"/>
              <w:rPr>
                <w:rFonts w:cs="Arial"/>
                <w:bCs/>
                <w:sz w:val="20"/>
                <w:szCs w:val="20"/>
                <w:lang w:eastAsia="es-CO"/>
              </w:rPr>
            </w:pPr>
          </w:p>
          <w:p w14:paraId="51004F38" w14:textId="77777777" w:rsidR="00A15CB5" w:rsidRPr="006145DB" w:rsidRDefault="00A15CB5">
            <w:pPr>
              <w:numPr>
                <w:ilvl w:val="0"/>
                <w:numId w:val="48"/>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Talento humano </w:t>
            </w:r>
          </w:p>
          <w:p w14:paraId="13EBFF7F" w14:textId="77777777" w:rsidR="00A15CB5" w:rsidRPr="006145DB" w:rsidRDefault="00A15CB5">
            <w:pPr>
              <w:numPr>
                <w:ilvl w:val="0"/>
                <w:numId w:val="49"/>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Atención social </w:t>
            </w:r>
          </w:p>
          <w:p w14:paraId="5FB5710B" w14:textId="77777777" w:rsidR="00A15CB5" w:rsidRPr="006145DB" w:rsidRDefault="00A15CB5">
            <w:pPr>
              <w:numPr>
                <w:ilvl w:val="0"/>
                <w:numId w:val="50"/>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Nutrición</w:t>
            </w:r>
          </w:p>
          <w:p w14:paraId="4EBE9EE4" w14:textId="77777777" w:rsidR="00A15CB5" w:rsidRPr="006145DB" w:rsidRDefault="00A15CB5">
            <w:pPr>
              <w:numPr>
                <w:ilvl w:val="0"/>
                <w:numId w:val="50"/>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Salubridad </w:t>
            </w:r>
          </w:p>
          <w:p w14:paraId="01E28040" w14:textId="77777777" w:rsidR="00A15CB5" w:rsidRPr="006145DB" w:rsidRDefault="00A15CB5">
            <w:pPr>
              <w:numPr>
                <w:ilvl w:val="0"/>
                <w:numId w:val="51"/>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Ambientes adecuados y seguros. </w:t>
            </w:r>
          </w:p>
          <w:p w14:paraId="695ECE8B" w14:textId="77777777" w:rsidR="00A15CB5" w:rsidRPr="006145DB" w:rsidRDefault="00A15CB5">
            <w:pPr>
              <w:numPr>
                <w:ilvl w:val="0"/>
                <w:numId w:val="52"/>
              </w:numPr>
              <w:tabs>
                <w:tab w:val="clear" w:pos="720"/>
                <w:tab w:val="left" w:pos="709"/>
              </w:tabs>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Gestión Administrativa </w:t>
            </w:r>
          </w:p>
        </w:tc>
      </w:tr>
    </w:tbl>
    <w:p w14:paraId="40FCB3E0" w14:textId="29A60A78" w:rsidR="00F00E6D" w:rsidRPr="006145DB" w:rsidRDefault="00F00E6D" w:rsidP="005B435E">
      <w:pPr>
        <w:pStyle w:val="paragraph"/>
        <w:spacing w:before="0" w:beforeAutospacing="0" w:after="0" w:afterAutospacing="0"/>
        <w:jc w:val="both"/>
        <w:textAlignment w:val="baseline"/>
        <w:rPr>
          <w:rFonts w:ascii="Arial" w:eastAsia="Arial" w:hAnsi="Arial" w:cs="Arial"/>
          <w:sz w:val="18"/>
          <w:szCs w:val="18"/>
          <w:lang w:val="es-ES" w:eastAsia="en-US"/>
        </w:rPr>
      </w:pPr>
    </w:p>
    <w:p w14:paraId="318F17A5" w14:textId="77777777" w:rsidR="00062158" w:rsidRPr="006145DB" w:rsidRDefault="00062158" w:rsidP="005B435E">
      <w:pPr>
        <w:pStyle w:val="paragraph"/>
        <w:spacing w:before="0" w:beforeAutospacing="0" w:after="0" w:afterAutospacing="0"/>
        <w:jc w:val="both"/>
        <w:textAlignment w:val="baseline"/>
        <w:rPr>
          <w:rStyle w:val="eop"/>
          <w:rFonts w:ascii="Arial" w:hAnsi="Arial" w:cs="Arial"/>
          <w:sz w:val="22"/>
          <w:szCs w:val="22"/>
        </w:rPr>
      </w:pPr>
    </w:p>
    <w:p w14:paraId="0D9D0058" w14:textId="20B2AB47" w:rsidR="00DB5DB5" w:rsidRPr="006145DB" w:rsidRDefault="0034321E">
      <w:pPr>
        <w:pStyle w:val="Ttulo1"/>
        <w:numPr>
          <w:ilvl w:val="1"/>
          <w:numId w:val="70"/>
        </w:numPr>
        <w:ind w:left="709"/>
      </w:pPr>
      <w:bookmarkStart w:id="256" w:name="_Toc210213208"/>
      <w:bookmarkStart w:id="257" w:name="_Toc213273482"/>
      <w:bookmarkStart w:id="258" w:name="_Toc213276109"/>
      <w:bookmarkStart w:id="259" w:name="_Toc216902443"/>
      <w:r w:rsidRPr="006145DB">
        <w:t xml:space="preserve">Servicios para la </w:t>
      </w:r>
      <w:r w:rsidR="007D6F82" w:rsidRPr="006145DB">
        <w:t>a</w:t>
      </w:r>
      <w:r w:rsidRPr="006145DB">
        <w:t xml:space="preserve">tención de las </w:t>
      </w:r>
      <w:r w:rsidR="007D6F82" w:rsidRPr="006145DB">
        <w:t>p</w:t>
      </w:r>
      <w:r w:rsidRPr="006145DB">
        <w:t xml:space="preserve">ersonas de los </w:t>
      </w:r>
      <w:r w:rsidR="007D6F82" w:rsidRPr="006145DB">
        <w:t>s</w:t>
      </w:r>
      <w:r w:rsidRPr="006145DB">
        <w:t xml:space="preserve">ectores LGBTI, sus </w:t>
      </w:r>
      <w:r w:rsidR="007D6F82" w:rsidRPr="006145DB">
        <w:t>familias y r</w:t>
      </w:r>
      <w:r w:rsidRPr="006145DB">
        <w:t>edes de</w:t>
      </w:r>
      <w:r w:rsidR="00DB5DB5" w:rsidRPr="006145DB">
        <w:t xml:space="preserve"> </w:t>
      </w:r>
      <w:r w:rsidR="007D6F82" w:rsidRPr="006145DB">
        <w:t>a</w:t>
      </w:r>
      <w:r w:rsidRPr="006145DB">
        <w:t>poyo</w:t>
      </w:r>
      <w:bookmarkEnd w:id="256"/>
      <w:bookmarkEnd w:id="257"/>
      <w:bookmarkEnd w:id="258"/>
      <w:bookmarkEnd w:id="259"/>
    </w:p>
    <w:p w14:paraId="37F0C60B" w14:textId="5A52428F" w:rsidR="001C4F2E" w:rsidRDefault="001C4F2E">
      <w:pPr>
        <w:rPr>
          <w:rFonts w:cs="Arial"/>
        </w:rPr>
      </w:pPr>
      <w:r>
        <w:rPr>
          <w:rFonts w:cs="Arial"/>
        </w:rPr>
        <w:br w:type="page"/>
      </w:r>
    </w:p>
    <w:p w14:paraId="06B2F552" w14:textId="2F40019D" w:rsidR="000E1226" w:rsidRPr="006145DB" w:rsidRDefault="007D6F82" w:rsidP="005B435E">
      <w:pPr>
        <w:pStyle w:val="Ttulo1"/>
        <w:jc w:val="center"/>
      </w:pPr>
      <w:bookmarkStart w:id="260" w:name="_Toc210213209"/>
      <w:bookmarkStart w:id="261" w:name="_Toc213273483"/>
      <w:bookmarkStart w:id="262" w:name="_Toc213276110"/>
      <w:bookmarkStart w:id="263" w:name="_Toc216902444"/>
      <w:r w:rsidRPr="006145DB">
        <w:t>7.5</w:t>
      </w:r>
      <w:r w:rsidR="00DB5DB5" w:rsidRPr="006145DB">
        <w:t xml:space="preserve">.1. </w:t>
      </w:r>
      <w:r w:rsidR="00AA22FC" w:rsidRPr="006145DB">
        <w:t xml:space="preserve">Servicio </w:t>
      </w:r>
      <w:r w:rsidR="00DC57E4" w:rsidRPr="006145DB">
        <w:t>Casas LGBTI</w:t>
      </w:r>
      <w:bookmarkEnd w:id="260"/>
      <w:bookmarkEnd w:id="261"/>
      <w:bookmarkEnd w:id="262"/>
      <w:bookmarkEnd w:id="26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4"/>
        <w:gridCol w:w="7781"/>
      </w:tblGrid>
      <w:tr w:rsidR="00115DA4" w:rsidRPr="006145DB" w14:paraId="28BD83C2" w14:textId="77777777" w:rsidTr="00781199">
        <w:trPr>
          <w:trHeight w:val="124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5AA87FF4" w14:textId="0E304477" w:rsidR="00EE5E68" w:rsidRPr="006145DB" w:rsidRDefault="00781199" w:rsidP="005B435E">
            <w:pPr>
              <w:spacing w:after="0" w:line="240" w:lineRule="auto"/>
              <w:contextualSpacing/>
              <w:rPr>
                <w:rFonts w:cs="Arial"/>
                <w:sz w:val="20"/>
                <w:szCs w:val="20"/>
                <w:lang w:eastAsia="es-CO"/>
              </w:rPr>
            </w:pPr>
            <w:r w:rsidRPr="006145DB">
              <w:rPr>
                <w:rFonts w:cs="Arial"/>
                <w:sz w:val="20"/>
                <w:szCs w:val="20"/>
                <w:lang w:eastAsia="es-CO"/>
              </w:rPr>
              <w:t>Objeto del servicio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D4199FF" w14:textId="11B1D706" w:rsidR="00781199" w:rsidRPr="006145DB" w:rsidRDefault="00781199" w:rsidP="005B435E">
            <w:pPr>
              <w:spacing w:after="0" w:line="240" w:lineRule="auto"/>
              <w:jc w:val="both"/>
              <w:rPr>
                <w:rFonts w:cs="Arial"/>
                <w:sz w:val="20"/>
                <w:szCs w:val="20"/>
                <w:lang w:eastAsia="es-CO"/>
              </w:rPr>
            </w:pPr>
            <w:r w:rsidRPr="006145DB">
              <w:rPr>
                <w:rFonts w:cs="Arial"/>
                <w:sz w:val="20"/>
                <w:szCs w:val="20"/>
                <w:lang w:eastAsia="es-CO"/>
              </w:rPr>
              <w:t>Fortalecer la autonomía, capacidades y habilidades para la vida de personas de los sectores sociales LGBTI y con otras orientaciones sexuales, identidades de género y expresiones de género, sus familias y redes de apoyo para superar las barreras que limitan el acceso a servicios esenciales y garantizar el ejercicio pleno de sus derechos, promoviendo el bienestar emocional y el mejoramiento de la calidad de vida.</w:t>
            </w:r>
          </w:p>
        </w:tc>
      </w:tr>
      <w:tr w:rsidR="00115DA4" w:rsidRPr="006145DB" w14:paraId="1A91CBBE" w14:textId="77777777" w:rsidTr="003D5238">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09748531" w14:textId="7580FC57" w:rsidR="00EE5E68" w:rsidRPr="006145DB" w:rsidRDefault="00781199" w:rsidP="005B435E">
            <w:pPr>
              <w:spacing w:after="0" w:line="240" w:lineRule="auto"/>
              <w:contextualSpacing/>
              <w:rPr>
                <w:rFonts w:cs="Arial"/>
                <w:sz w:val="20"/>
                <w:szCs w:val="20"/>
                <w:lang w:eastAsia="es-CO"/>
              </w:rPr>
            </w:pPr>
            <w:r w:rsidRPr="006145DB">
              <w:rPr>
                <w:rFonts w:cs="Arial"/>
                <w:sz w:val="20"/>
                <w:szCs w:val="20"/>
                <w:lang w:eastAsia="es-CO"/>
              </w:rPr>
              <w:t xml:space="preserve">Oferta del servicio </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C7A290B" w14:textId="77777777" w:rsidR="00781199" w:rsidRPr="006145DB" w:rsidRDefault="00781199" w:rsidP="005B435E">
            <w:pPr>
              <w:tabs>
                <w:tab w:val="left" w:pos="709"/>
              </w:tabs>
              <w:spacing w:after="0" w:line="240" w:lineRule="auto"/>
              <w:jc w:val="both"/>
              <w:rPr>
                <w:rFonts w:eastAsia="Lucida Sans Unicode" w:cs="Arial"/>
                <w:sz w:val="20"/>
                <w:szCs w:val="20"/>
                <w:lang w:eastAsia="es-MX"/>
              </w:rPr>
            </w:pPr>
            <w:r w:rsidRPr="006145DB">
              <w:rPr>
                <w:rFonts w:eastAsia="Lucida Sans Unicode" w:cs="Arial"/>
                <w:sz w:val="20"/>
                <w:szCs w:val="20"/>
                <w:lang w:eastAsia="es-MX"/>
              </w:rPr>
              <w:t xml:space="preserve">El servicio Casas LGBTI se brinda desde las unidades operativas de la Subdirección para Asuntos LGBTI y en diferentes espacios locales y distritales, articulando acciones para garantizar el acceso a los derechos y superar las barreras de acceso a los mismos, siendo los dos pilares de la atención la garantía de derechos y la inclusión social y productiva. Estos dos pilares del servicio se abordan desde estos tres componentes: </w:t>
            </w:r>
          </w:p>
          <w:p w14:paraId="45854EA8" w14:textId="77777777" w:rsidR="00781199" w:rsidRPr="006145DB" w:rsidRDefault="00781199" w:rsidP="005B435E">
            <w:pPr>
              <w:tabs>
                <w:tab w:val="left" w:pos="709"/>
              </w:tabs>
              <w:spacing w:after="0" w:line="240" w:lineRule="auto"/>
              <w:jc w:val="both"/>
              <w:rPr>
                <w:rFonts w:eastAsia="Lucida Sans Unicode" w:cs="Arial"/>
                <w:sz w:val="20"/>
                <w:szCs w:val="20"/>
                <w:lang w:eastAsia="es-MX"/>
              </w:rPr>
            </w:pPr>
          </w:p>
          <w:p w14:paraId="26275DB2" w14:textId="77777777" w:rsidR="00781199" w:rsidRPr="006145DB" w:rsidRDefault="00781199" w:rsidP="005B435E">
            <w:pPr>
              <w:tabs>
                <w:tab w:val="left" w:pos="709"/>
              </w:tabs>
              <w:spacing w:after="0" w:line="240" w:lineRule="auto"/>
              <w:jc w:val="both"/>
              <w:rPr>
                <w:rFonts w:eastAsia="Lucida Sans Unicode" w:cs="Arial"/>
                <w:sz w:val="20"/>
                <w:szCs w:val="20"/>
                <w:lang w:eastAsia="es-MX"/>
              </w:rPr>
            </w:pPr>
            <w:r w:rsidRPr="006145DB">
              <w:rPr>
                <w:rFonts w:eastAsia="Lucida Sans Unicode" w:cs="Arial"/>
                <w:sz w:val="20"/>
                <w:szCs w:val="20"/>
                <w:lang w:eastAsia="es-MX"/>
              </w:rPr>
              <w:t>- Orientación y acompañamiento psicosocial: procesos dirigidos a personas de los sectores sociales LGBTI y con otras orientaciones sexuales, identidades de género y expresiones de género, sus familias y redes de apoyo, a través de cuatro subcomponentes de atención: individual, familiar, de pareja e individual telefónica.</w:t>
            </w:r>
          </w:p>
          <w:p w14:paraId="4F424743" w14:textId="77777777" w:rsidR="00781199" w:rsidRPr="006145DB" w:rsidRDefault="00781199" w:rsidP="005B435E">
            <w:pPr>
              <w:tabs>
                <w:tab w:val="left" w:pos="709"/>
              </w:tabs>
              <w:spacing w:after="0" w:line="240" w:lineRule="auto"/>
              <w:jc w:val="both"/>
              <w:rPr>
                <w:rFonts w:eastAsia="Lucida Sans Unicode" w:cs="Arial"/>
                <w:sz w:val="20"/>
                <w:szCs w:val="20"/>
                <w:lang w:eastAsia="es-MX"/>
              </w:rPr>
            </w:pPr>
          </w:p>
          <w:p w14:paraId="3CB4A7C3" w14:textId="77777777" w:rsidR="00781199" w:rsidRPr="006145DB" w:rsidRDefault="00781199" w:rsidP="005B435E">
            <w:pPr>
              <w:tabs>
                <w:tab w:val="left" w:pos="709"/>
              </w:tabs>
              <w:spacing w:after="0" w:line="240" w:lineRule="auto"/>
              <w:jc w:val="both"/>
              <w:rPr>
                <w:rFonts w:eastAsia="Lucida Sans Unicode" w:cs="Arial"/>
                <w:sz w:val="20"/>
                <w:szCs w:val="20"/>
                <w:lang w:eastAsia="es-MX"/>
              </w:rPr>
            </w:pPr>
            <w:r w:rsidRPr="006145DB">
              <w:rPr>
                <w:rFonts w:eastAsia="Lucida Sans Unicode" w:cs="Arial"/>
                <w:sz w:val="20"/>
                <w:szCs w:val="20"/>
                <w:lang w:eastAsia="es-MX"/>
              </w:rPr>
              <w:t>- Redes Diversas de Aprendizaje: procesos colectivos para la generación de tejido social, el cambio cultural y la transformación de imaginarios.</w:t>
            </w:r>
          </w:p>
          <w:p w14:paraId="7994B62F" w14:textId="77777777" w:rsidR="00781199" w:rsidRPr="006145DB" w:rsidRDefault="00781199" w:rsidP="005B435E">
            <w:pPr>
              <w:tabs>
                <w:tab w:val="left" w:pos="709"/>
              </w:tabs>
              <w:spacing w:after="0" w:line="240" w:lineRule="auto"/>
              <w:jc w:val="both"/>
              <w:rPr>
                <w:rFonts w:eastAsia="Lucida Sans Unicode" w:cs="Arial"/>
                <w:sz w:val="20"/>
                <w:szCs w:val="20"/>
                <w:lang w:eastAsia="es-MX"/>
              </w:rPr>
            </w:pPr>
          </w:p>
          <w:p w14:paraId="562668DD" w14:textId="591E1AD0" w:rsidR="00EE5E68" w:rsidRPr="006145DB" w:rsidRDefault="00781199" w:rsidP="005B435E">
            <w:pPr>
              <w:tabs>
                <w:tab w:val="left" w:pos="709"/>
              </w:tabs>
              <w:spacing w:after="0" w:line="240" w:lineRule="auto"/>
              <w:jc w:val="both"/>
              <w:rPr>
                <w:rFonts w:eastAsia="Lucida Sans Unicode" w:cs="Arial"/>
                <w:sz w:val="20"/>
                <w:szCs w:val="20"/>
                <w:lang w:eastAsia="es-MX"/>
              </w:rPr>
            </w:pPr>
            <w:r w:rsidRPr="006145DB">
              <w:rPr>
                <w:rFonts w:eastAsia="Lucida Sans Unicode" w:cs="Arial"/>
                <w:sz w:val="20"/>
                <w:szCs w:val="20"/>
                <w:lang w:eastAsia="es-MX"/>
              </w:rPr>
              <w:t>- Acciones para la inclusión social y productiva de las personas LGBTI: identificación de las necesidades de las personas de los sectores sociales LGBTI y con otras orientaciones sexuales, identidades de género y expresiones de género, a través de acciones que se implementan en tres fases (diagnóstico, plan de acción y proceso de orientación y acompañamiento) que permiten la gestión de respuestas diferenciales.</w:t>
            </w:r>
          </w:p>
        </w:tc>
      </w:tr>
      <w:tr w:rsidR="00115DA4" w:rsidRPr="006145DB" w14:paraId="0D016F05" w14:textId="77777777" w:rsidTr="003D5238">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6641E940" w14:textId="2C39D791" w:rsidR="00EE5E68" w:rsidRPr="006145DB" w:rsidRDefault="00EE5E68" w:rsidP="005B435E">
            <w:pPr>
              <w:spacing w:after="0" w:line="240" w:lineRule="auto"/>
              <w:contextualSpacing/>
              <w:rPr>
                <w:rFonts w:eastAsia="Times New Roman" w:cs="Arial"/>
                <w:sz w:val="20"/>
                <w:szCs w:val="20"/>
                <w:lang w:eastAsia="es-CO"/>
              </w:rPr>
            </w:pPr>
            <w:r w:rsidRPr="006145DB">
              <w:rPr>
                <w:rFonts w:cs="Arial"/>
                <w:sz w:val="20"/>
                <w:szCs w:val="20"/>
                <w:lang w:eastAsia="es-CO"/>
              </w:rPr>
              <w:t>Tipo de Focalización</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7BBEA30" w14:textId="17B59D81" w:rsidR="001C7349" w:rsidRPr="006145DB" w:rsidRDefault="00EE5E68" w:rsidP="005B435E">
            <w:pPr>
              <w:spacing w:after="0" w:line="240" w:lineRule="auto"/>
              <w:jc w:val="both"/>
              <w:rPr>
                <w:rFonts w:cs="Arial"/>
                <w:sz w:val="20"/>
                <w:szCs w:val="20"/>
              </w:rPr>
            </w:pPr>
            <w:r w:rsidRPr="006145DB">
              <w:rPr>
                <w:rFonts w:cs="Arial"/>
                <w:sz w:val="20"/>
                <w:szCs w:val="20"/>
              </w:rPr>
              <w:t xml:space="preserve">Focalización por </w:t>
            </w:r>
            <w:r w:rsidR="003F2A8F" w:rsidRPr="006145DB">
              <w:rPr>
                <w:rFonts w:cs="Arial"/>
                <w:sz w:val="20"/>
                <w:szCs w:val="20"/>
              </w:rPr>
              <w:t>d</w:t>
            </w:r>
            <w:r w:rsidRPr="006145DB">
              <w:rPr>
                <w:rFonts w:cs="Arial"/>
                <w:sz w:val="20"/>
                <w:szCs w:val="20"/>
              </w:rPr>
              <w:t>emanda</w:t>
            </w:r>
            <w:r w:rsidR="004E190A" w:rsidRPr="006145DB">
              <w:rPr>
                <w:rFonts w:cs="Arial"/>
                <w:sz w:val="20"/>
                <w:szCs w:val="20"/>
              </w:rPr>
              <w:t>.</w:t>
            </w:r>
          </w:p>
          <w:p w14:paraId="12B38BA8" w14:textId="2B595678" w:rsidR="00EE5E68" w:rsidRPr="006145DB" w:rsidRDefault="00EE5E68" w:rsidP="005B435E">
            <w:pPr>
              <w:spacing w:after="0" w:line="240" w:lineRule="auto"/>
              <w:jc w:val="both"/>
              <w:rPr>
                <w:rFonts w:cs="Arial"/>
                <w:sz w:val="20"/>
                <w:szCs w:val="20"/>
              </w:rPr>
            </w:pPr>
            <w:r w:rsidRPr="006145DB">
              <w:rPr>
                <w:rFonts w:cs="Arial"/>
                <w:sz w:val="20"/>
                <w:szCs w:val="20"/>
              </w:rPr>
              <w:t xml:space="preserve">Focalización por </w:t>
            </w:r>
            <w:r w:rsidR="003F2A8F" w:rsidRPr="006145DB">
              <w:rPr>
                <w:rFonts w:cs="Arial"/>
                <w:sz w:val="20"/>
                <w:szCs w:val="20"/>
              </w:rPr>
              <w:t>a</w:t>
            </w:r>
            <w:r w:rsidRPr="006145DB">
              <w:rPr>
                <w:rFonts w:cs="Arial"/>
                <w:sz w:val="20"/>
                <w:szCs w:val="20"/>
              </w:rPr>
              <w:t xml:space="preserve">bordaje </w:t>
            </w:r>
            <w:r w:rsidR="003F2A8F" w:rsidRPr="006145DB">
              <w:rPr>
                <w:rFonts w:cs="Arial"/>
                <w:sz w:val="20"/>
                <w:szCs w:val="20"/>
              </w:rPr>
              <w:t>t</w:t>
            </w:r>
            <w:r w:rsidRPr="006145DB">
              <w:rPr>
                <w:rFonts w:cs="Arial"/>
                <w:sz w:val="20"/>
                <w:szCs w:val="20"/>
              </w:rPr>
              <w:t>erritorial</w:t>
            </w:r>
            <w:r w:rsidR="004E190A" w:rsidRPr="006145DB">
              <w:rPr>
                <w:rFonts w:cs="Arial"/>
                <w:sz w:val="20"/>
                <w:szCs w:val="20"/>
              </w:rPr>
              <w:t>.</w:t>
            </w:r>
          </w:p>
        </w:tc>
      </w:tr>
      <w:tr w:rsidR="00115DA4" w:rsidRPr="006145DB" w14:paraId="092EBB37" w14:textId="77777777" w:rsidTr="003D5238">
        <w:trPr>
          <w:trHeight w:val="728"/>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0B0CD522" w14:textId="62FFF9ED" w:rsidR="00EE5E68" w:rsidRPr="006145DB" w:rsidRDefault="003F2A8F" w:rsidP="005B435E">
            <w:pPr>
              <w:spacing w:after="0" w:line="240" w:lineRule="auto"/>
              <w:contextualSpacing/>
              <w:rPr>
                <w:rFonts w:cs="Arial"/>
                <w:sz w:val="20"/>
                <w:szCs w:val="20"/>
                <w:lang w:eastAsia="es-CO"/>
              </w:rPr>
            </w:pPr>
            <w:r w:rsidRPr="006145DB">
              <w:rPr>
                <w:rFonts w:cs="Arial"/>
                <w:bCs/>
                <w:sz w:val="20"/>
                <w:szCs w:val="20"/>
                <w:lang w:eastAsia="es-CO"/>
              </w:rPr>
              <w:t>Población Objetivo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24AC831D" w14:textId="08CB3DDD" w:rsidR="00EE5E68" w:rsidRPr="006145DB" w:rsidRDefault="003F2A8F" w:rsidP="005B435E">
            <w:pPr>
              <w:spacing w:after="0" w:line="240" w:lineRule="auto"/>
              <w:jc w:val="both"/>
              <w:rPr>
                <w:rFonts w:cs="Arial"/>
                <w:sz w:val="20"/>
                <w:szCs w:val="20"/>
              </w:rPr>
            </w:pPr>
            <w:r w:rsidRPr="006145DB">
              <w:rPr>
                <w:rFonts w:cs="Arial"/>
                <w:sz w:val="20"/>
                <w:szCs w:val="20"/>
              </w:rPr>
              <w:t>Personas de los sectores sociales LGBTI y con otras orientaciones sexuales, identidades de género y expresiones de género, sus familias y redes de apoyo, mayores de 12 años, que residan en el Distrito Capital.</w:t>
            </w:r>
          </w:p>
        </w:tc>
      </w:tr>
      <w:tr w:rsidR="003F2A8F" w:rsidRPr="006145DB" w14:paraId="06EDB174" w14:textId="77777777" w:rsidTr="00467D6D">
        <w:trPr>
          <w:trHeight w:val="10239"/>
          <w:jc w:val="center"/>
        </w:trPr>
        <w:tc>
          <w:tcPr>
            <w:tcW w:w="859" w:type="pct"/>
            <w:tcBorders>
              <w:top w:val="single" w:sz="4" w:space="0" w:color="auto"/>
              <w:left w:val="single" w:sz="4" w:space="0" w:color="auto"/>
              <w:bottom w:val="single" w:sz="4" w:space="0" w:color="auto"/>
              <w:right w:val="single" w:sz="4" w:space="0" w:color="auto"/>
            </w:tcBorders>
            <w:vAlign w:val="center"/>
          </w:tcPr>
          <w:p w14:paraId="1CC03761" w14:textId="23FF4C84" w:rsidR="003F2A8F" w:rsidRPr="006145DB" w:rsidRDefault="003F2A8F" w:rsidP="005B435E">
            <w:pPr>
              <w:spacing w:after="0" w:line="240" w:lineRule="auto"/>
              <w:contextualSpacing/>
              <w:rPr>
                <w:rFonts w:cs="Arial"/>
                <w:sz w:val="20"/>
                <w:szCs w:val="20"/>
                <w:lang w:eastAsia="es-CO"/>
              </w:rPr>
            </w:pPr>
            <w:r w:rsidRPr="006145DB">
              <w:rPr>
                <w:rFonts w:cs="Arial"/>
                <w:bCs/>
                <w:sz w:val="20"/>
                <w:szCs w:val="20"/>
                <w:lang w:eastAsia="es-CO"/>
              </w:rPr>
              <w:t>Fuentes de Información de la Población Objetivo</w:t>
            </w:r>
          </w:p>
        </w:tc>
        <w:tc>
          <w:tcPr>
            <w:tcW w:w="4141" w:type="pct"/>
            <w:tcBorders>
              <w:top w:val="single" w:sz="4" w:space="0" w:color="auto"/>
              <w:left w:val="single" w:sz="4" w:space="0" w:color="auto"/>
              <w:bottom w:val="single" w:sz="4" w:space="0" w:color="auto"/>
              <w:right w:val="single" w:sz="4" w:space="0" w:color="auto"/>
            </w:tcBorders>
            <w:vAlign w:val="center"/>
          </w:tcPr>
          <w:tbl>
            <w:tblPr>
              <w:tblStyle w:val="Tablaconcuadrcula"/>
              <w:tblW w:w="7453" w:type="dxa"/>
              <w:jc w:val="center"/>
              <w:tblLook w:val="04A0" w:firstRow="1" w:lastRow="0" w:firstColumn="1" w:lastColumn="0" w:noHBand="0" w:noVBand="1"/>
            </w:tblPr>
            <w:tblGrid>
              <w:gridCol w:w="3455"/>
              <w:gridCol w:w="1191"/>
              <w:gridCol w:w="1097"/>
              <w:gridCol w:w="1710"/>
            </w:tblGrid>
            <w:tr w:rsidR="003F2A8F" w:rsidRPr="006145DB" w14:paraId="4AAFC913" w14:textId="77777777" w:rsidTr="001C4F2E">
              <w:trPr>
                <w:trHeight w:val="372"/>
                <w:jc w:val="center"/>
              </w:trPr>
              <w:tc>
                <w:tcPr>
                  <w:tcW w:w="3455" w:type="dxa"/>
                  <w:vAlign w:val="center"/>
                </w:tcPr>
                <w:p w14:paraId="520CF093"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91" w:type="dxa"/>
                  <w:vAlign w:val="center"/>
                </w:tcPr>
                <w:p w14:paraId="55760819"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097" w:type="dxa"/>
                  <w:vAlign w:val="center"/>
                </w:tcPr>
                <w:p w14:paraId="2C2198F9"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10" w:type="dxa"/>
                  <w:vAlign w:val="center"/>
                </w:tcPr>
                <w:p w14:paraId="1FF665E5"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F2A8F" w:rsidRPr="006145DB" w14:paraId="25BB90D2" w14:textId="77777777" w:rsidTr="001E6FE2">
              <w:trPr>
                <w:trHeight w:val="138"/>
                <w:jc w:val="center"/>
              </w:trPr>
              <w:tc>
                <w:tcPr>
                  <w:tcW w:w="7453" w:type="dxa"/>
                  <w:gridSpan w:val="4"/>
                  <w:vAlign w:val="center"/>
                </w:tcPr>
                <w:p w14:paraId="54C1B14C"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Componente de Orientación y acompañamiento psicosocial </w:t>
                  </w:r>
                </w:p>
              </w:tc>
            </w:tr>
            <w:tr w:rsidR="003F2A8F" w:rsidRPr="006145DB" w14:paraId="5CC5CC84" w14:textId="77777777" w:rsidTr="001C4F2E">
              <w:trPr>
                <w:trHeight w:val="221"/>
                <w:jc w:val="center"/>
              </w:trPr>
              <w:tc>
                <w:tcPr>
                  <w:tcW w:w="3455" w:type="dxa"/>
                  <w:vMerge w:val="restart"/>
                  <w:vAlign w:val="center"/>
                </w:tcPr>
                <w:p w14:paraId="27AF8475" w14:textId="77777777" w:rsidR="003F2A8F" w:rsidRPr="006145DB" w:rsidRDefault="003F2A8F" w:rsidP="005B435E">
                  <w:pPr>
                    <w:tabs>
                      <w:tab w:val="left" w:pos="709"/>
                    </w:tabs>
                    <w:contextualSpacing/>
                    <w:jc w:val="both"/>
                    <w:rPr>
                      <w:rFonts w:cs="Arial"/>
                      <w:sz w:val="16"/>
                      <w:szCs w:val="16"/>
                      <w:lang w:eastAsia="es-CO"/>
                    </w:rPr>
                  </w:pPr>
                  <w:r w:rsidRPr="006145DB">
                    <w:rPr>
                      <w:rStyle w:val="normaltextrun"/>
                      <w:rFonts w:cs="Arial"/>
                      <w:sz w:val="16"/>
                      <w:szCs w:val="16"/>
                      <w:shd w:val="clear" w:color="auto" w:fill="FFFFFF"/>
                    </w:rPr>
                    <w:t>Persona de los sectores sociales LGBTI</w:t>
                  </w:r>
                  <w:r w:rsidRPr="006145DB">
                    <w:rPr>
                      <w:rFonts w:cs="Arial"/>
                      <w:sz w:val="16"/>
                      <w:szCs w:val="16"/>
                      <w:lang w:eastAsia="es-CO"/>
                    </w:rPr>
                    <w:t xml:space="preserve"> y con otras orientaciones sexuales, identidades de género y expresiones de género, su familia y red de apoyo.</w:t>
                  </w:r>
                </w:p>
              </w:tc>
              <w:tc>
                <w:tcPr>
                  <w:tcW w:w="1191" w:type="dxa"/>
                  <w:vAlign w:val="center"/>
                </w:tcPr>
                <w:p w14:paraId="137950E0" w14:textId="347A7B25"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097" w:type="dxa"/>
                  <w:vAlign w:val="center"/>
                </w:tcPr>
                <w:p w14:paraId="30206915"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10" w:type="dxa"/>
                  <w:vAlign w:val="center"/>
                </w:tcPr>
                <w:p w14:paraId="666C1DF2" w14:textId="5A43979D"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Secretar</w:t>
                  </w:r>
                  <w:r w:rsidR="001A1A53" w:rsidRPr="006145DB">
                    <w:rPr>
                      <w:rFonts w:eastAsia="Arial" w:cs="Arial"/>
                      <w:sz w:val="16"/>
                      <w:szCs w:val="16"/>
                    </w:rPr>
                    <w:t>í</w:t>
                  </w:r>
                  <w:r w:rsidRPr="006145DB">
                    <w:rPr>
                      <w:rFonts w:eastAsia="Arial" w:cs="Arial"/>
                      <w:sz w:val="16"/>
                      <w:szCs w:val="16"/>
                    </w:rPr>
                    <w:t>a Distrital de Integración Social</w:t>
                  </w:r>
                </w:p>
              </w:tc>
            </w:tr>
            <w:tr w:rsidR="003F2A8F" w:rsidRPr="006145DB" w14:paraId="484ECA87" w14:textId="77777777" w:rsidTr="001C4F2E">
              <w:trPr>
                <w:trHeight w:val="221"/>
                <w:jc w:val="center"/>
              </w:trPr>
              <w:tc>
                <w:tcPr>
                  <w:tcW w:w="3455" w:type="dxa"/>
                  <w:vMerge/>
                  <w:vAlign w:val="center"/>
                </w:tcPr>
                <w:p w14:paraId="2B43CA9B" w14:textId="77777777" w:rsidR="003F2A8F" w:rsidRPr="006145DB" w:rsidRDefault="003F2A8F" w:rsidP="005B435E">
                  <w:pPr>
                    <w:tabs>
                      <w:tab w:val="left" w:pos="709"/>
                    </w:tabs>
                    <w:contextualSpacing/>
                    <w:jc w:val="both"/>
                    <w:rPr>
                      <w:rStyle w:val="normaltextrun"/>
                      <w:rFonts w:cs="Arial"/>
                      <w:sz w:val="16"/>
                      <w:szCs w:val="16"/>
                      <w:shd w:val="clear" w:color="auto" w:fill="FFFFFF"/>
                    </w:rPr>
                  </w:pPr>
                </w:p>
              </w:tc>
              <w:tc>
                <w:tcPr>
                  <w:tcW w:w="1191" w:type="dxa"/>
                  <w:vAlign w:val="center"/>
                </w:tcPr>
                <w:p w14:paraId="62C0704D"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097" w:type="dxa"/>
                  <w:vAlign w:val="center"/>
                </w:tcPr>
                <w:p w14:paraId="0BA12B91"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10" w:type="dxa"/>
                  <w:vAlign w:val="center"/>
                </w:tcPr>
                <w:p w14:paraId="41111B3D"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3F2A8F" w:rsidRPr="006145DB" w14:paraId="2DAD1E18" w14:textId="77777777" w:rsidTr="001C4F2E">
              <w:trPr>
                <w:trHeight w:val="221"/>
                <w:jc w:val="center"/>
              </w:trPr>
              <w:tc>
                <w:tcPr>
                  <w:tcW w:w="3455" w:type="dxa"/>
                  <w:vMerge w:val="restart"/>
                  <w:vAlign w:val="center"/>
                </w:tcPr>
                <w:p w14:paraId="11BC6EF1"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rPr>
                    <w:t>Adolescente entre los 12 y 14 años, en compañía de su madre, padre o cuidador(a).</w:t>
                  </w:r>
                </w:p>
              </w:tc>
              <w:tc>
                <w:tcPr>
                  <w:tcW w:w="1191" w:type="dxa"/>
                  <w:vAlign w:val="center"/>
                </w:tcPr>
                <w:p w14:paraId="04F8DB7C" w14:textId="77777777" w:rsidR="003F2A8F" w:rsidRPr="006145DB" w:rsidRDefault="003F2A8F" w:rsidP="005B435E">
                  <w:pPr>
                    <w:jc w:val="center"/>
                    <w:rPr>
                      <w:rFonts w:eastAsia="Arial" w:cs="Arial"/>
                      <w:sz w:val="16"/>
                      <w:szCs w:val="16"/>
                    </w:rPr>
                  </w:pPr>
                  <w:r w:rsidRPr="006145DB">
                    <w:rPr>
                      <w:rFonts w:cs="Arial"/>
                      <w:sz w:val="16"/>
                      <w:szCs w:val="16"/>
                    </w:rPr>
                    <w:t xml:space="preserve">SIRBE </w:t>
                  </w:r>
                </w:p>
              </w:tc>
              <w:tc>
                <w:tcPr>
                  <w:tcW w:w="1097" w:type="dxa"/>
                  <w:vAlign w:val="center"/>
                </w:tcPr>
                <w:p w14:paraId="5A08E5E8" w14:textId="77777777" w:rsidR="003F2A8F" w:rsidRPr="006145DB" w:rsidRDefault="003F2A8F" w:rsidP="005B435E">
                  <w:pPr>
                    <w:jc w:val="center"/>
                    <w:rPr>
                      <w:rFonts w:eastAsia="Arial" w:cs="Arial"/>
                      <w:sz w:val="16"/>
                      <w:szCs w:val="16"/>
                    </w:rPr>
                  </w:pPr>
                  <w:r w:rsidRPr="006145DB">
                    <w:rPr>
                      <w:rFonts w:cs="Arial"/>
                      <w:sz w:val="16"/>
                      <w:szCs w:val="16"/>
                    </w:rPr>
                    <w:t>Demanda</w:t>
                  </w:r>
                </w:p>
              </w:tc>
              <w:tc>
                <w:tcPr>
                  <w:tcW w:w="1710" w:type="dxa"/>
                  <w:vAlign w:val="center"/>
                </w:tcPr>
                <w:p w14:paraId="2268E886" w14:textId="23BC2C61"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7BF3A65F" w14:textId="77777777" w:rsidTr="001C4F2E">
              <w:trPr>
                <w:trHeight w:val="221"/>
                <w:jc w:val="center"/>
              </w:trPr>
              <w:tc>
                <w:tcPr>
                  <w:tcW w:w="3455" w:type="dxa"/>
                  <w:vMerge/>
                  <w:vAlign w:val="center"/>
                </w:tcPr>
                <w:p w14:paraId="65684826" w14:textId="77777777" w:rsidR="003F2A8F" w:rsidRPr="006145DB" w:rsidRDefault="003F2A8F" w:rsidP="005B435E">
                  <w:pPr>
                    <w:tabs>
                      <w:tab w:val="left" w:pos="709"/>
                    </w:tabs>
                    <w:contextualSpacing/>
                    <w:jc w:val="both"/>
                    <w:rPr>
                      <w:rFonts w:cs="Arial"/>
                      <w:sz w:val="16"/>
                      <w:szCs w:val="16"/>
                    </w:rPr>
                  </w:pPr>
                </w:p>
              </w:tc>
              <w:tc>
                <w:tcPr>
                  <w:tcW w:w="1191" w:type="dxa"/>
                  <w:vAlign w:val="center"/>
                </w:tcPr>
                <w:p w14:paraId="6CA4B3F1" w14:textId="77777777" w:rsidR="003F2A8F" w:rsidRPr="006145DB" w:rsidRDefault="003F2A8F" w:rsidP="005B435E">
                  <w:pPr>
                    <w:jc w:val="center"/>
                    <w:rPr>
                      <w:rFonts w:cs="Arial"/>
                      <w:sz w:val="16"/>
                      <w:szCs w:val="16"/>
                    </w:rPr>
                  </w:pPr>
                  <w:r w:rsidRPr="006145DB">
                    <w:rPr>
                      <w:rFonts w:cs="Arial"/>
                      <w:sz w:val="16"/>
                      <w:szCs w:val="16"/>
                    </w:rPr>
                    <w:t>Verificación en campo</w:t>
                  </w:r>
                </w:p>
              </w:tc>
              <w:tc>
                <w:tcPr>
                  <w:tcW w:w="1097" w:type="dxa"/>
                  <w:vAlign w:val="center"/>
                </w:tcPr>
                <w:p w14:paraId="0598121A" w14:textId="77777777" w:rsidR="003F2A8F" w:rsidRPr="006145DB" w:rsidRDefault="003F2A8F" w:rsidP="005B435E">
                  <w:pPr>
                    <w:jc w:val="center"/>
                    <w:rPr>
                      <w:rFonts w:cs="Arial"/>
                      <w:sz w:val="16"/>
                      <w:szCs w:val="16"/>
                    </w:rPr>
                  </w:pPr>
                  <w:r w:rsidRPr="006145DB">
                    <w:rPr>
                      <w:rFonts w:cs="Arial"/>
                      <w:sz w:val="16"/>
                      <w:szCs w:val="16"/>
                    </w:rPr>
                    <w:t>Demanda</w:t>
                  </w:r>
                </w:p>
              </w:tc>
              <w:tc>
                <w:tcPr>
                  <w:tcW w:w="1710" w:type="dxa"/>
                  <w:vAlign w:val="center"/>
                </w:tcPr>
                <w:p w14:paraId="35FB1223" w14:textId="77777777" w:rsidR="003F2A8F" w:rsidRPr="006145DB" w:rsidRDefault="003F2A8F" w:rsidP="005B435E">
                  <w:pPr>
                    <w:jc w:val="center"/>
                    <w:rPr>
                      <w:rFonts w:cs="Arial"/>
                      <w:sz w:val="16"/>
                      <w:szCs w:val="16"/>
                    </w:rPr>
                  </w:pPr>
                  <w:r w:rsidRPr="006145DB">
                    <w:rPr>
                      <w:rFonts w:eastAsia="Arial" w:cs="Arial"/>
                      <w:sz w:val="16"/>
                      <w:szCs w:val="16"/>
                    </w:rPr>
                    <w:t>Subdirección para Asuntos LGBTI</w:t>
                  </w:r>
                </w:p>
              </w:tc>
            </w:tr>
            <w:tr w:rsidR="003F2A8F" w:rsidRPr="006145DB" w14:paraId="01D273DD" w14:textId="77777777" w:rsidTr="001C4F2E">
              <w:trPr>
                <w:trHeight w:val="221"/>
                <w:jc w:val="center"/>
              </w:trPr>
              <w:tc>
                <w:tcPr>
                  <w:tcW w:w="3455" w:type="dxa"/>
                  <w:vMerge w:val="restart"/>
                  <w:vAlign w:val="center"/>
                </w:tcPr>
                <w:p w14:paraId="4D428CA9"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rPr>
                    <w:t>O adolescente entre los 12 y 14 años, sin la compañía de su madre, padre o cuidador(a), cuando el motivo de orientación y acompañamiento psicosocial sea discriminación en razón a su orientación sexual e identidad de género en su entorno familiar.</w:t>
                  </w:r>
                </w:p>
              </w:tc>
              <w:tc>
                <w:tcPr>
                  <w:tcW w:w="1191" w:type="dxa"/>
                  <w:vAlign w:val="center"/>
                </w:tcPr>
                <w:p w14:paraId="01B47857" w14:textId="2416D944" w:rsidR="003F2A8F" w:rsidRPr="006145DB" w:rsidRDefault="003F2A8F" w:rsidP="005B435E">
                  <w:pPr>
                    <w:jc w:val="center"/>
                    <w:rPr>
                      <w:rFonts w:cs="Arial"/>
                      <w:sz w:val="16"/>
                      <w:szCs w:val="16"/>
                    </w:rPr>
                  </w:pPr>
                  <w:r w:rsidRPr="006145DB">
                    <w:rPr>
                      <w:rFonts w:cs="Arial"/>
                      <w:sz w:val="16"/>
                      <w:szCs w:val="16"/>
                    </w:rPr>
                    <w:t>SIRBE</w:t>
                  </w:r>
                </w:p>
              </w:tc>
              <w:tc>
                <w:tcPr>
                  <w:tcW w:w="1097" w:type="dxa"/>
                  <w:vAlign w:val="center"/>
                </w:tcPr>
                <w:p w14:paraId="623A675C" w14:textId="77777777" w:rsidR="003F2A8F" w:rsidRPr="006145DB" w:rsidRDefault="003F2A8F" w:rsidP="005B435E">
                  <w:pPr>
                    <w:jc w:val="center"/>
                    <w:rPr>
                      <w:rFonts w:eastAsia="Arial" w:cs="Arial"/>
                      <w:sz w:val="16"/>
                      <w:szCs w:val="16"/>
                    </w:rPr>
                  </w:pPr>
                  <w:r w:rsidRPr="006145DB">
                    <w:rPr>
                      <w:rFonts w:cs="Arial"/>
                      <w:sz w:val="16"/>
                      <w:szCs w:val="16"/>
                    </w:rPr>
                    <w:t>Demanda</w:t>
                  </w:r>
                </w:p>
              </w:tc>
              <w:tc>
                <w:tcPr>
                  <w:tcW w:w="1710" w:type="dxa"/>
                  <w:vAlign w:val="center"/>
                </w:tcPr>
                <w:p w14:paraId="759C2208" w14:textId="5311FDE5"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744F5DE3" w14:textId="77777777" w:rsidTr="001C4F2E">
              <w:trPr>
                <w:trHeight w:val="221"/>
                <w:jc w:val="center"/>
              </w:trPr>
              <w:tc>
                <w:tcPr>
                  <w:tcW w:w="3455" w:type="dxa"/>
                  <w:vMerge/>
                  <w:vAlign w:val="center"/>
                </w:tcPr>
                <w:p w14:paraId="01B38895" w14:textId="77777777" w:rsidR="003F2A8F" w:rsidRPr="006145DB" w:rsidRDefault="003F2A8F" w:rsidP="005B435E">
                  <w:pPr>
                    <w:tabs>
                      <w:tab w:val="left" w:pos="709"/>
                    </w:tabs>
                    <w:contextualSpacing/>
                    <w:jc w:val="center"/>
                    <w:rPr>
                      <w:rFonts w:cs="Arial"/>
                      <w:sz w:val="16"/>
                      <w:szCs w:val="16"/>
                    </w:rPr>
                  </w:pPr>
                </w:p>
              </w:tc>
              <w:tc>
                <w:tcPr>
                  <w:tcW w:w="1191" w:type="dxa"/>
                  <w:vAlign w:val="center"/>
                </w:tcPr>
                <w:p w14:paraId="00B33399" w14:textId="77777777" w:rsidR="003F2A8F" w:rsidRPr="006145DB" w:rsidRDefault="003F2A8F" w:rsidP="005B435E">
                  <w:pPr>
                    <w:jc w:val="center"/>
                    <w:rPr>
                      <w:rFonts w:cs="Arial"/>
                      <w:sz w:val="16"/>
                      <w:szCs w:val="16"/>
                    </w:rPr>
                  </w:pPr>
                  <w:r w:rsidRPr="006145DB">
                    <w:rPr>
                      <w:rFonts w:cs="Arial"/>
                      <w:sz w:val="16"/>
                      <w:szCs w:val="16"/>
                    </w:rPr>
                    <w:t>Verificación en campo</w:t>
                  </w:r>
                </w:p>
              </w:tc>
              <w:tc>
                <w:tcPr>
                  <w:tcW w:w="1097" w:type="dxa"/>
                  <w:vAlign w:val="center"/>
                </w:tcPr>
                <w:p w14:paraId="2820CF09" w14:textId="77777777" w:rsidR="003F2A8F" w:rsidRPr="006145DB" w:rsidRDefault="003F2A8F" w:rsidP="005B435E">
                  <w:pPr>
                    <w:jc w:val="center"/>
                    <w:rPr>
                      <w:rFonts w:cs="Arial"/>
                      <w:sz w:val="16"/>
                      <w:szCs w:val="16"/>
                    </w:rPr>
                  </w:pPr>
                  <w:r w:rsidRPr="006145DB">
                    <w:rPr>
                      <w:rFonts w:cs="Arial"/>
                      <w:sz w:val="16"/>
                      <w:szCs w:val="16"/>
                    </w:rPr>
                    <w:t>Demanda</w:t>
                  </w:r>
                </w:p>
              </w:tc>
              <w:tc>
                <w:tcPr>
                  <w:tcW w:w="1710" w:type="dxa"/>
                  <w:vAlign w:val="center"/>
                </w:tcPr>
                <w:p w14:paraId="35DCD7CB" w14:textId="77777777" w:rsidR="003F2A8F" w:rsidRPr="006145DB" w:rsidRDefault="003F2A8F" w:rsidP="005B435E">
                  <w:pPr>
                    <w:jc w:val="center"/>
                    <w:rPr>
                      <w:rFonts w:cs="Arial"/>
                      <w:sz w:val="16"/>
                      <w:szCs w:val="16"/>
                    </w:rPr>
                  </w:pPr>
                  <w:r w:rsidRPr="006145DB">
                    <w:rPr>
                      <w:rFonts w:eastAsia="Arial" w:cs="Arial"/>
                      <w:sz w:val="16"/>
                      <w:szCs w:val="16"/>
                    </w:rPr>
                    <w:t>Subdirección para Asuntos LGBTI</w:t>
                  </w:r>
                </w:p>
              </w:tc>
            </w:tr>
            <w:tr w:rsidR="003F2A8F" w:rsidRPr="006145DB" w14:paraId="36D9984B" w14:textId="77777777" w:rsidTr="001C4F2E">
              <w:trPr>
                <w:trHeight w:val="221"/>
                <w:jc w:val="center"/>
              </w:trPr>
              <w:tc>
                <w:tcPr>
                  <w:tcW w:w="3455" w:type="dxa"/>
                  <w:vMerge w:val="restart"/>
                  <w:vAlign w:val="center"/>
                </w:tcPr>
                <w:p w14:paraId="4C1BC6F9" w14:textId="77777777" w:rsidR="003F2A8F" w:rsidRPr="006145DB" w:rsidRDefault="003F2A8F" w:rsidP="005B435E">
                  <w:pPr>
                    <w:tabs>
                      <w:tab w:val="left" w:pos="709"/>
                    </w:tabs>
                    <w:contextualSpacing/>
                    <w:jc w:val="both"/>
                    <w:rPr>
                      <w:rFonts w:cs="Arial"/>
                      <w:sz w:val="16"/>
                      <w:szCs w:val="16"/>
                    </w:rPr>
                  </w:pPr>
                  <w:r w:rsidRPr="006145DB">
                    <w:rPr>
                      <w:rFonts w:cs="Arial"/>
                      <w:sz w:val="16"/>
                      <w:szCs w:val="16"/>
                      <w:lang w:eastAsia="es-CO"/>
                    </w:rPr>
                    <w:t>O persona mayor de 14 años.</w:t>
                  </w:r>
                </w:p>
              </w:tc>
              <w:tc>
                <w:tcPr>
                  <w:tcW w:w="1191" w:type="dxa"/>
                  <w:vAlign w:val="center"/>
                </w:tcPr>
                <w:p w14:paraId="60AD0DA8" w14:textId="77777777" w:rsidR="003F2A8F" w:rsidRPr="006145DB" w:rsidRDefault="003F2A8F" w:rsidP="005B435E">
                  <w:pPr>
                    <w:jc w:val="center"/>
                    <w:rPr>
                      <w:rFonts w:cs="Arial"/>
                      <w:sz w:val="16"/>
                      <w:szCs w:val="16"/>
                    </w:rPr>
                  </w:pPr>
                  <w:r w:rsidRPr="006145DB">
                    <w:rPr>
                      <w:rFonts w:eastAsia="Arial" w:cs="Arial"/>
                      <w:sz w:val="16"/>
                      <w:szCs w:val="16"/>
                    </w:rPr>
                    <w:t xml:space="preserve">SIRBE </w:t>
                  </w:r>
                </w:p>
              </w:tc>
              <w:tc>
                <w:tcPr>
                  <w:tcW w:w="1097" w:type="dxa"/>
                  <w:vAlign w:val="center"/>
                </w:tcPr>
                <w:p w14:paraId="69F1BFA5" w14:textId="77777777" w:rsidR="003F2A8F" w:rsidRPr="006145DB" w:rsidRDefault="003F2A8F" w:rsidP="005B435E">
                  <w:pPr>
                    <w:jc w:val="center"/>
                    <w:rPr>
                      <w:rFonts w:cs="Arial"/>
                      <w:sz w:val="16"/>
                      <w:szCs w:val="16"/>
                    </w:rPr>
                  </w:pPr>
                  <w:r w:rsidRPr="006145DB">
                    <w:rPr>
                      <w:rFonts w:eastAsia="Arial" w:cs="Arial"/>
                      <w:sz w:val="16"/>
                      <w:szCs w:val="16"/>
                    </w:rPr>
                    <w:t>Demanda</w:t>
                  </w:r>
                </w:p>
              </w:tc>
              <w:tc>
                <w:tcPr>
                  <w:tcW w:w="1710" w:type="dxa"/>
                  <w:vAlign w:val="center"/>
                </w:tcPr>
                <w:p w14:paraId="7A520011" w14:textId="40F99761" w:rsidR="003F2A8F" w:rsidRPr="006145DB" w:rsidRDefault="001A1A53" w:rsidP="005B435E">
                  <w:pPr>
                    <w:jc w:val="center"/>
                    <w:rPr>
                      <w:rFonts w:cs="Arial"/>
                      <w:sz w:val="16"/>
                      <w:szCs w:val="16"/>
                    </w:rPr>
                  </w:pPr>
                  <w:r w:rsidRPr="006145DB">
                    <w:rPr>
                      <w:rFonts w:eastAsia="Arial" w:cs="Arial"/>
                      <w:sz w:val="16"/>
                      <w:szCs w:val="16"/>
                    </w:rPr>
                    <w:t>Secretaría Distrital de Integración Social</w:t>
                  </w:r>
                </w:p>
              </w:tc>
            </w:tr>
            <w:tr w:rsidR="003F2A8F" w:rsidRPr="006145DB" w14:paraId="778D63AA" w14:textId="77777777" w:rsidTr="001C4F2E">
              <w:trPr>
                <w:trHeight w:val="221"/>
                <w:jc w:val="center"/>
              </w:trPr>
              <w:tc>
                <w:tcPr>
                  <w:tcW w:w="3455" w:type="dxa"/>
                  <w:vMerge/>
                  <w:vAlign w:val="center"/>
                </w:tcPr>
                <w:p w14:paraId="54B4427F" w14:textId="77777777" w:rsidR="003F2A8F" w:rsidRPr="006145DB" w:rsidRDefault="003F2A8F" w:rsidP="005B435E">
                  <w:pPr>
                    <w:tabs>
                      <w:tab w:val="left" w:pos="709"/>
                    </w:tabs>
                    <w:contextualSpacing/>
                    <w:jc w:val="both"/>
                    <w:rPr>
                      <w:rFonts w:cs="Arial"/>
                      <w:sz w:val="16"/>
                      <w:szCs w:val="16"/>
                      <w:lang w:eastAsia="es-CO"/>
                    </w:rPr>
                  </w:pPr>
                </w:p>
              </w:tc>
              <w:tc>
                <w:tcPr>
                  <w:tcW w:w="1191" w:type="dxa"/>
                  <w:vAlign w:val="center"/>
                </w:tcPr>
                <w:p w14:paraId="2267E665"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06FE6585"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10" w:type="dxa"/>
                  <w:vAlign w:val="center"/>
                </w:tcPr>
                <w:p w14:paraId="688954F7"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4448E291" w14:textId="77777777" w:rsidTr="001C4F2E">
              <w:trPr>
                <w:trHeight w:val="221"/>
                <w:jc w:val="center"/>
              </w:trPr>
              <w:tc>
                <w:tcPr>
                  <w:tcW w:w="3455" w:type="dxa"/>
                  <w:vMerge w:val="restart"/>
                  <w:vAlign w:val="center"/>
                </w:tcPr>
                <w:p w14:paraId="4A808798"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Residente en el Distrito Capital.</w:t>
                  </w:r>
                </w:p>
              </w:tc>
              <w:tc>
                <w:tcPr>
                  <w:tcW w:w="1191" w:type="dxa"/>
                  <w:vAlign w:val="center"/>
                </w:tcPr>
                <w:p w14:paraId="3FDEB8DF"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SIRBE </w:t>
                  </w:r>
                </w:p>
              </w:tc>
              <w:tc>
                <w:tcPr>
                  <w:tcW w:w="1097" w:type="dxa"/>
                  <w:vAlign w:val="center"/>
                </w:tcPr>
                <w:p w14:paraId="5E671701"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10" w:type="dxa"/>
                  <w:vAlign w:val="center"/>
                </w:tcPr>
                <w:p w14:paraId="33EA72F5" w14:textId="74726A98"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62862149" w14:textId="77777777" w:rsidTr="001C4F2E">
              <w:trPr>
                <w:trHeight w:val="221"/>
                <w:jc w:val="center"/>
              </w:trPr>
              <w:tc>
                <w:tcPr>
                  <w:tcW w:w="3455" w:type="dxa"/>
                  <w:vMerge/>
                  <w:vAlign w:val="center"/>
                </w:tcPr>
                <w:p w14:paraId="3B28AC0B" w14:textId="77777777" w:rsidR="003F2A8F" w:rsidRPr="006145DB" w:rsidRDefault="003F2A8F" w:rsidP="005B435E">
                  <w:pPr>
                    <w:tabs>
                      <w:tab w:val="left" w:pos="709"/>
                    </w:tabs>
                    <w:contextualSpacing/>
                    <w:jc w:val="center"/>
                    <w:rPr>
                      <w:rFonts w:cs="Arial"/>
                      <w:sz w:val="16"/>
                      <w:szCs w:val="16"/>
                      <w:lang w:eastAsia="es-CO"/>
                    </w:rPr>
                  </w:pPr>
                </w:p>
              </w:tc>
              <w:tc>
                <w:tcPr>
                  <w:tcW w:w="1191" w:type="dxa"/>
                  <w:vAlign w:val="center"/>
                </w:tcPr>
                <w:p w14:paraId="225CF3E5"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6305601F"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10" w:type="dxa"/>
                  <w:vAlign w:val="center"/>
                </w:tcPr>
                <w:p w14:paraId="60456D7C"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7D7E8E09" w14:textId="77777777" w:rsidTr="001E6FE2">
              <w:trPr>
                <w:trHeight w:val="221"/>
                <w:jc w:val="center"/>
              </w:trPr>
              <w:tc>
                <w:tcPr>
                  <w:tcW w:w="7453" w:type="dxa"/>
                  <w:gridSpan w:val="4"/>
                  <w:vAlign w:val="center"/>
                </w:tcPr>
                <w:p w14:paraId="4EB7D54B" w14:textId="77777777" w:rsidR="003F2A8F" w:rsidRPr="006145DB" w:rsidRDefault="003F2A8F" w:rsidP="005B435E">
                  <w:pPr>
                    <w:jc w:val="center"/>
                    <w:rPr>
                      <w:rFonts w:eastAsia="Arial" w:cs="Arial"/>
                      <w:b/>
                      <w:sz w:val="16"/>
                      <w:szCs w:val="16"/>
                    </w:rPr>
                  </w:pPr>
                  <w:r w:rsidRPr="006145DB">
                    <w:rPr>
                      <w:rFonts w:eastAsia="Arial" w:cs="Arial"/>
                      <w:sz w:val="16"/>
                      <w:szCs w:val="16"/>
                    </w:rPr>
                    <w:t>Componente Redes Diversas de Aprendizaje</w:t>
                  </w:r>
                </w:p>
              </w:tc>
            </w:tr>
            <w:tr w:rsidR="003F2A8F" w:rsidRPr="006145DB" w14:paraId="6F3576EC" w14:textId="77777777" w:rsidTr="001C4F2E">
              <w:trPr>
                <w:trHeight w:val="221"/>
                <w:jc w:val="center"/>
              </w:trPr>
              <w:tc>
                <w:tcPr>
                  <w:tcW w:w="3455" w:type="dxa"/>
                  <w:vMerge w:val="restart"/>
                  <w:vAlign w:val="center"/>
                </w:tcPr>
                <w:p w14:paraId="7B1BEFC5" w14:textId="77777777" w:rsidR="003F2A8F" w:rsidRPr="006145DB" w:rsidRDefault="003F2A8F" w:rsidP="005B435E">
                  <w:pPr>
                    <w:tabs>
                      <w:tab w:val="left" w:pos="709"/>
                    </w:tabs>
                    <w:contextualSpacing/>
                    <w:jc w:val="both"/>
                    <w:rPr>
                      <w:rFonts w:cs="Arial"/>
                      <w:sz w:val="16"/>
                      <w:szCs w:val="16"/>
                      <w:lang w:eastAsia="es-CO"/>
                    </w:rPr>
                  </w:pPr>
                  <w:r w:rsidRPr="006145DB">
                    <w:rPr>
                      <w:rStyle w:val="normaltextrun"/>
                      <w:rFonts w:cs="Arial"/>
                      <w:sz w:val="16"/>
                      <w:szCs w:val="16"/>
                      <w:shd w:val="clear" w:color="auto" w:fill="FFFFFF"/>
                    </w:rPr>
                    <w:t>Persona de los sectores sociales LGBTI</w:t>
                  </w:r>
                  <w:r w:rsidRPr="006145DB">
                    <w:rPr>
                      <w:rFonts w:cs="Arial"/>
                      <w:sz w:val="16"/>
                      <w:szCs w:val="16"/>
                      <w:lang w:eastAsia="es-CO"/>
                    </w:rPr>
                    <w:t xml:space="preserve"> y con otras orientaciones sexuales, identidades de género y expresiones de género, su familia y red de apoyo.</w:t>
                  </w:r>
                </w:p>
              </w:tc>
              <w:tc>
                <w:tcPr>
                  <w:tcW w:w="1191" w:type="dxa"/>
                  <w:vAlign w:val="center"/>
                </w:tcPr>
                <w:p w14:paraId="79CA462F"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SIRBE </w:t>
                  </w:r>
                </w:p>
              </w:tc>
              <w:tc>
                <w:tcPr>
                  <w:tcW w:w="1097" w:type="dxa"/>
                  <w:vAlign w:val="center"/>
                </w:tcPr>
                <w:p w14:paraId="5FF36F62"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10" w:type="dxa"/>
                  <w:vAlign w:val="center"/>
                </w:tcPr>
                <w:p w14:paraId="1904FB9D" w14:textId="3ECF733F"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166B3980" w14:textId="77777777" w:rsidTr="001C4F2E">
              <w:trPr>
                <w:trHeight w:val="221"/>
                <w:jc w:val="center"/>
              </w:trPr>
              <w:tc>
                <w:tcPr>
                  <w:tcW w:w="3455" w:type="dxa"/>
                  <w:vMerge/>
                  <w:vAlign w:val="center"/>
                </w:tcPr>
                <w:p w14:paraId="7120211C" w14:textId="77777777" w:rsidR="003F2A8F" w:rsidRPr="006145DB" w:rsidRDefault="003F2A8F" w:rsidP="005B435E">
                  <w:pPr>
                    <w:tabs>
                      <w:tab w:val="left" w:pos="709"/>
                    </w:tabs>
                    <w:contextualSpacing/>
                    <w:jc w:val="both"/>
                    <w:rPr>
                      <w:rStyle w:val="normaltextrun"/>
                      <w:rFonts w:cs="Arial"/>
                      <w:sz w:val="16"/>
                      <w:szCs w:val="16"/>
                      <w:shd w:val="clear" w:color="auto" w:fill="FFFFFF"/>
                    </w:rPr>
                  </w:pPr>
                </w:p>
              </w:tc>
              <w:tc>
                <w:tcPr>
                  <w:tcW w:w="1191" w:type="dxa"/>
                  <w:vAlign w:val="center"/>
                </w:tcPr>
                <w:p w14:paraId="78A3263B"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25FE9767"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10" w:type="dxa"/>
                  <w:vAlign w:val="center"/>
                </w:tcPr>
                <w:p w14:paraId="33030889"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2601012A" w14:textId="77777777" w:rsidTr="001C4F2E">
              <w:trPr>
                <w:trHeight w:val="221"/>
                <w:jc w:val="center"/>
              </w:trPr>
              <w:tc>
                <w:tcPr>
                  <w:tcW w:w="3455" w:type="dxa"/>
                  <w:vMerge w:val="restart"/>
                  <w:vAlign w:val="center"/>
                </w:tcPr>
                <w:p w14:paraId="7FAA95DD"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Persona mayor de 14 años.</w:t>
                  </w:r>
                </w:p>
              </w:tc>
              <w:tc>
                <w:tcPr>
                  <w:tcW w:w="1191" w:type="dxa"/>
                  <w:vAlign w:val="center"/>
                </w:tcPr>
                <w:p w14:paraId="4E44300D"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SIRBE </w:t>
                  </w:r>
                </w:p>
              </w:tc>
              <w:tc>
                <w:tcPr>
                  <w:tcW w:w="1097" w:type="dxa"/>
                  <w:vAlign w:val="center"/>
                </w:tcPr>
                <w:p w14:paraId="28F44ACD"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10" w:type="dxa"/>
                  <w:vAlign w:val="center"/>
                </w:tcPr>
                <w:p w14:paraId="3EE6596A" w14:textId="05AFCDA3"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224BEC9C" w14:textId="77777777" w:rsidTr="001C4F2E">
              <w:trPr>
                <w:trHeight w:val="221"/>
                <w:jc w:val="center"/>
              </w:trPr>
              <w:tc>
                <w:tcPr>
                  <w:tcW w:w="3455" w:type="dxa"/>
                  <w:vMerge/>
                  <w:vAlign w:val="center"/>
                </w:tcPr>
                <w:p w14:paraId="0F9670F1" w14:textId="77777777" w:rsidR="003F2A8F" w:rsidRPr="006145DB" w:rsidRDefault="003F2A8F" w:rsidP="005B435E">
                  <w:pPr>
                    <w:tabs>
                      <w:tab w:val="left" w:pos="709"/>
                    </w:tabs>
                    <w:contextualSpacing/>
                    <w:jc w:val="both"/>
                    <w:rPr>
                      <w:rFonts w:cs="Arial"/>
                      <w:sz w:val="16"/>
                      <w:szCs w:val="16"/>
                      <w:lang w:eastAsia="es-CO"/>
                    </w:rPr>
                  </w:pPr>
                </w:p>
              </w:tc>
              <w:tc>
                <w:tcPr>
                  <w:tcW w:w="1191" w:type="dxa"/>
                  <w:vAlign w:val="center"/>
                </w:tcPr>
                <w:p w14:paraId="1977885F"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19B76E8B"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10" w:type="dxa"/>
                  <w:vAlign w:val="center"/>
                </w:tcPr>
                <w:p w14:paraId="2D188FA8"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397DC217" w14:textId="77777777" w:rsidTr="001C4F2E">
              <w:trPr>
                <w:trHeight w:val="221"/>
                <w:jc w:val="center"/>
              </w:trPr>
              <w:tc>
                <w:tcPr>
                  <w:tcW w:w="3455" w:type="dxa"/>
                  <w:vMerge w:val="restart"/>
                  <w:vAlign w:val="center"/>
                </w:tcPr>
                <w:p w14:paraId="7BE8E110"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Residente en el Distrito Capital.</w:t>
                  </w:r>
                </w:p>
              </w:tc>
              <w:tc>
                <w:tcPr>
                  <w:tcW w:w="1191" w:type="dxa"/>
                  <w:vAlign w:val="center"/>
                </w:tcPr>
                <w:p w14:paraId="300F1E72"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SIRBE </w:t>
                  </w:r>
                </w:p>
              </w:tc>
              <w:tc>
                <w:tcPr>
                  <w:tcW w:w="1097" w:type="dxa"/>
                  <w:vAlign w:val="center"/>
                </w:tcPr>
                <w:p w14:paraId="4F0FCA2A"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10" w:type="dxa"/>
                  <w:vAlign w:val="center"/>
                </w:tcPr>
                <w:p w14:paraId="2BCB836D" w14:textId="2D749C1B"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5D7BC21E" w14:textId="77777777" w:rsidTr="001C4F2E">
              <w:trPr>
                <w:trHeight w:val="221"/>
                <w:jc w:val="center"/>
              </w:trPr>
              <w:tc>
                <w:tcPr>
                  <w:tcW w:w="3455" w:type="dxa"/>
                  <w:vMerge/>
                  <w:vAlign w:val="center"/>
                </w:tcPr>
                <w:p w14:paraId="288BCFDD" w14:textId="77777777" w:rsidR="003F2A8F" w:rsidRPr="006145DB" w:rsidRDefault="003F2A8F" w:rsidP="005B435E">
                  <w:pPr>
                    <w:tabs>
                      <w:tab w:val="left" w:pos="709"/>
                    </w:tabs>
                    <w:contextualSpacing/>
                    <w:jc w:val="center"/>
                    <w:rPr>
                      <w:rFonts w:cs="Arial"/>
                      <w:sz w:val="16"/>
                      <w:szCs w:val="16"/>
                      <w:lang w:eastAsia="es-CO"/>
                    </w:rPr>
                  </w:pPr>
                </w:p>
              </w:tc>
              <w:tc>
                <w:tcPr>
                  <w:tcW w:w="1191" w:type="dxa"/>
                  <w:vAlign w:val="center"/>
                </w:tcPr>
                <w:p w14:paraId="16B20D28"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47AF7007"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10" w:type="dxa"/>
                  <w:vAlign w:val="center"/>
                </w:tcPr>
                <w:p w14:paraId="306994BC"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07F0D70F" w14:textId="77777777" w:rsidTr="001E6FE2">
              <w:trPr>
                <w:trHeight w:val="221"/>
                <w:jc w:val="center"/>
              </w:trPr>
              <w:tc>
                <w:tcPr>
                  <w:tcW w:w="7453" w:type="dxa"/>
                  <w:gridSpan w:val="4"/>
                  <w:vAlign w:val="center"/>
                </w:tcPr>
                <w:p w14:paraId="6FD2E039" w14:textId="77777777" w:rsidR="003F2A8F" w:rsidRPr="006145DB" w:rsidRDefault="003F2A8F" w:rsidP="005B435E">
                  <w:pPr>
                    <w:jc w:val="center"/>
                    <w:rPr>
                      <w:rFonts w:eastAsia="Arial" w:cs="Arial"/>
                      <w:sz w:val="16"/>
                      <w:szCs w:val="16"/>
                    </w:rPr>
                  </w:pPr>
                  <w:r w:rsidRPr="006145DB">
                    <w:rPr>
                      <w:rFonts w:eastAsia="Arial" w:cs="Arial"/>
                      <w:sz w:val="16"/>
                      <w:szCs w:val="16"/>
                    </w:rPr>
                    <w:t>Componente Acciones para la inclusión social y productiva</w:t>
                  </w:r>
                </w:p>
              </w:tc>
            </w:tr>
            <w:tr w:rsidR="003F2A8F" w:rsidRPr="006145DB" w14:paraId="12ACF73F" w14:textId="77777777" w:rsidTr="001C4F2E">
              <w:trPr>
                <w:trHeight w:val="221"/>
                <w:jc w:val="center"/>
              </w:trPr>
              <w:tc>
                <w:tcPr>
                  <w:tcW w:w="3455" w:type="dxa"/>
                  <w:vMerge w:val="restart"/>
                  <w:vAlign w:val="center"/>
                </w:tcPr>
                <w:p w14:paraId="3D7700BD" w14:textId="77777777" w:rsidR="003F2A8F" w:rsidRPr="006145DB" w:rsidRDefault="003F2A8F" w:rsidP="005B435E">
                  <w:pPr>
                    <w:tabs>
                      <w:tab w:val="left" w:pos="709"/>
                    </w:tabs>
                    <w:contextualSpacing/>
                    <w:jc w:val="both"/>
                    <w:rPr>
                      <w:rFonts w:cs="Arial"/>
                      <w:sz w:val="16"/>
                      <w:szCs w:val="16"/>
                      <w:lang w:eastAsia="es-CO"/>
                    </w:rPr>
                  </w:pPr>
                  <w:r w:rsidRPr="006145DB">
                    <w:rPr>
                      <w:rStyle w:val="normaltextrun"/>
                      <w:rFonts w:cs="Arial"/>
                      <w:sz w:val="16"/>
                      <w:szCs w:val="16"/>
                      <w:shd w:val="clear" w:color="auto" w:fill="FFFFFF"/>
                    </w:rPr>
                    <w:t>Persona de los sectores sociales LGBTI</w:t>
                  </w:r>
                  <w:r w:rsidRPr="006145DB">
                    <w:rPr>
                      <w:rFonts w:cs="Arial"/>
                      <w:bCs/>
                      <w:sz w:val="16"/>
                      <w:szCs w:val="16"/>
                      <w:lang w:eastAsia="es-CO"/>
                    </w:rPr>
                    <w:t xml:space="preserve"> y con otras orientaciones sexuales, identidades de género y expresiones de género.</w:t>
                  </w:r>
                </w:p>
              </w:tc>
              <w:tc>
                <w:tcPr>
                  <w:tcW w:w="1191" w:type="dxa"/>
                  <w:vAlign w:val="center"/>
                </w:tcPr>
                <w:p w14:paraId="19642589" w14:textId="77777777" w:rsidR="003F2A8F" w:rsidRPr="006145DB" w:rsidRDefault="003F2A8F" w:rsidP="005B435E">
                  <w:pPr>
                    <w:jc w:val="center"/>
                    <w:rPr>
                      <w:rFonts w:eastAsia="Arial" w:cs="Arial"/>
                      <w:sz w:val="16"/>
                      <w:szCs w:val="16"/>
                    </w:rPr>
                  </w:pPr>
                  <w:r w:rsidRPr="006145DB">
                    <w:rPr>
                      <w:rFonts w:cs="Arial"/>
                      <w:sz w:val="16"/>
                      <w:szCs w:val="16"/>
                      <w:lang w:eastAsia="es-CO"/>
                    </w:rPr>
                    <w:t xml:space="preserve">SIRBE </w:t>
                  </w:r>
                </w:p>
              </w:tc>
              <w:tc>
                <w:tcPr>
                  <w:tcW w:w="1097" w:type="dxa"/>
                  <w:vAlign w:val="center"/>
                </w:tcPr>
                <w:p w14:paraId="3200A833" w14:textId="77777777" w:rsidR="003F2A8F" w:rsidRPr="006145DB" w:rsidRDefault="003F2A8F" w:rsidP="005B435E">
                  <w:pPr>
                    <w:jc w:val="center"/>
                    <w:rPr>
                      <w:rFonts w:eastAsia="Arial" w:cs="Arial"/>
                      <w:sz w:val="16"/>
                      <w:szCs w:val="16"/>
                    </w:rPr>
                  </w:pPr>
                  <w:r w:rsidRPr="006145DB">
                    <w:rPr>
                      <w:rFonts w:cs="Arial"/>
                      <w:sz w:val="16"/>
                      <w:szCs w:val="16"/>
                      <w:lang w:eastAsia="es-CO"/>
                    </w:rPr>
                    <w:t>Demanda</w:t>
                  </w:r>
                </w:p>
              </w:tc>
              <w:tc>
                <w:tcPr>
                  <w:tcW w:w="1710" w:type="dxa"/>
                  <w:vAlign w:val="center"/>
                </w:tcPr>
                <w:p w14:paraId="5E41858A" w14:textId="1B74DC56"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0A5745CE" w14:textId="77777777" w:rsidTr="001C4F2E">
              <w:trPr>
                <w:trHeight w:val="221"/>
                <w:jc w:val="center"/>
              </w:trPr>
              <w:tc>
                <w:tcPr>
                  <w:tcW w:w="3455" w:type="dxa"/>
                  <w:vMerge/>
                  <w:vAlign w:val="center"/>
                </w:tcPr>
                <w:p w14:paraId="1095E5E2" w14:textId="77777777" w:rsidR="003F2A8F" w:rsidRPr="006145DB" w:rsidRDefault="003F2A8F" w:rsidP="005B435E">
                  <w:pPr>
                    <w:tabs>
                      <w:tab w:val="left" w:pos="709"/>
                    </w:tabs>
                    <w:contextualSpacing/>
                    <w:jc w:val="both"/>
                    <w:rPr>
                      <w:rStyle w:val="normaltextrun"/>
                      <w:rFonts w:cs="Arial"/>
                      <w:sz w:val="16"/>
                      <w:szCs w:val="16"/>
                      <w:shd w:val="clear" w:color="auto" w:fill="FFFFFF"/>
                    </w:rPr>
                  </w:pPr>
                </w:p>
              </w:tc>
              <w:tc>
                <w:tcPr>
                  <w:tcW w:w="1191" w:type="dxa"/>
                  <w:vAlign w:val="center"/>
                </w:tcPr>
                <w:p w14:paraId="61A0D934" w14:textId="77777777" w:rsidR="003F2A8F" w:rsidRPr="006145DB" w:rsidRDefault="003F2A8F" w:rsidP="005B435E">
                  <w:pPr>
                    <w:jc w:val="center"/>
                    <w:rPr>
                      <w:rFonts w:cs="Arial"/>
                      <w:sz w:val="16"/>
                      <w:szCs w:val="16"/>
                      <w:lang w:eastAsia="es-CO"/>
                    </w:rPr>
                  </w:pPr>
                  <w:r w:rsidRPr="006145DB">
                    <w:rPr>
                      <w:rFonts w:cs="Arial"/>
                      <w:sz w:val="16"/>
                      <w:szCs w:val="16"/>
                      <w:lang w:eastAsia="es-CO"/>
                    </w:rPr>
                    <w:t>Verificación en campo</w:t>
                  </w:r>
                </w:p>
              </w:tc>
              <w:tc>
                <w:tcPr>
                  <w:tcW w:w="1097" w:type="dxa"/>
                  <w:vAlign w:val="center"/>
                </w:tcPr>
                <w:p w14:paraId="72B99261" w14:textId="77777777" w:rsidR="003F2A8F" w:rsidRPr="006145DB" w:rsidRDefault="003F2A8F" w:rsidP="005B435E">
                  <w:pPr>
                    <w:jc w:val="center"/>
                    <w:rPr>
                      <w:rFonts w:cs="Arial"/>
                      <w:sz w:val="16"/>
                      <w:szCs w:val="16"/>
                      <w:lang w:eastAsia="es-CO"/>
                    </w:rPr>
                  </w:pPr>
                  <w:r w:rsidRPr="006145DB">
                    <w:rPr>
                      <w:rFonts w:cs="Arial"/>
                      <w:sz w:val="16"/>
                      <w:szCs w:val="16"/>
                      <w:lang w:eastAsia="es-CO"/>
                    </w:rPr>
                    <w:t>Demanda</w:t>
                  </w:r>
                </w:p>
              </w:tc>
              <w:tc>
                <w:tcPr>
                  <w:tcW w:w="1710" w:type="dxa"/>
                  <w:vAlign w:val="center"/>
                </w:tcPr>
                <w:p w14:paraId="5431820E" w14:textId="77777777" w:rsidR="003F2A8F" w:rsidRPr="006145DB" w:rsidRDefault="003F2A8F" w:rsidP="005B435E">
                  <w:pPr>
                    <w:jc w:val="center"/>
                    <w:rPr>
                      <w:rFonts w:cs="Arial"/>
                      <w:sz w:val="16"/>
                      <w:szCs w:val="16"/>
                      <w:lang w:eastAsia="es-CO"/>
                    </w:rPr>
                  </w:pPr>
                  <w:r w:rsidRPr="006145DB">
                    <w:rPr>
                      <w:rFonts w:eastAsia="Arial" w:cs="Arial"/>
                      <w:sz w:val="16"/>
                      <w:szCs w:val="16"/>
                    </w:rPr>
                    <w:t>Subdirección para Asuntos LGBTI</w:t>
                  </w:r>
                </w:p>
              </w:tc>
            </w:tr>
            <w:tr w:rsidR="003F2A8F" w:rsidRPr="006145DB" w14:paraId="66A5025A" w14:textId="77777777" w:rsidTr="001C4F2E">
              <w:trPr>
                <w:trHeight w:val="221"/>
                <w:jc w:val="center"/>
              </w:trPr>
              <w:tc>
                <w:tcPr>
                  <w:tcW w:w="3455" w:type="dxa"/>
                  <w:vMerge w:val="restart"/>
                  <w:vAlign w:val="center"/>
                </w:tcPr>
                <w:p w14:paraId="094AA5B2" w14:textId="6DDA7B0F"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Persona mayor de 14 años.</w:t>
                  </w:r>
                </w:p>
              </w:tc>
              <w:tc>
                <w:tcPr>
                  <w:tcW w:w="1191" w:type="dxa"/>
                  <w:vAlign w:val="center"/>
                </w:tcPr>
                <w:p w14:paraId="0FC35D5B" w14:textId="77777777" w:rsidR="003F2A8F" w:rsidRPr="006145DB" w:rsidRDefault="003F2A8F" w:rsidP="005B435E">
                  <w:pPr>
                    <w:jc w:val="center"/>
                    <w:rPr>
                      <w:rFonts w:eastAsia="Arial" w:cs="Arial"/>
                      <w:sz w:val="16"/>
                      <w:szCs w:val="16"/>
                    </w:rPr>
                  </w:pPr>
                  <w:r w:rsidRPr="006145DB">
                    <w:rPr>
                      <w:rFonts w:cs="Arial"/>
                      <w:sz w:val="16"/>
                      <w:szCs w:val="16"/>
                      <w:lang w:eastAsia="es-CO"/>
                    </w:rPr>
                    <w:t xml:space="preserve">SIRBE </w:t>
                  </w:r>
                </w:p>
              </w:tc>
              <w:tc>
                <w:tcPr>
                  <w:tcW w:w="1097" w:type="dxa"/>
                  <w:vAlign w:val="center"/>
                </w:tcPr>
                <w:p w14:paraId="54E12EAB" w14:textId="77777777" w:rsidR="003F2A8F" w:rsidRPr="006145DB" w:rsidRDefault="003F2A8F" w:rsidP="005B435E">
                  <w:pPr>
                    <w:jc w:val="center"/>
                    <w:rPr>
                      <w:rFonts w:eastAsia="Arial" w:cs="Arial"/>
                      <w:sz w:val="16"/>
                      <w:szCs w:val="16"/>
                    </w:rPr>
                  </w:pPr>
                  <w:r w:rsidRPr="006145DB">
                    <w:rPr>
                      <w:rFonts w:cs="Arial"/>
                      <w:sz w:val="16"/>
                      <w:szCs w:val="16"/>
                      <w:lang w:eastAsia="es-CO"/>
                    </w:rPr>
                    <w:t>Demanda</w:t>
                  </w:r>
                </w:p>
              </w:tc>
              <w:tc>
                <w:tcPr>
                  <w:tcW w:w="1710" w:type="dxa"/>
                  <w:vAlign w:val="center"/>
                </w:tcPr>
                <w:p w14:paraId="5DC84251" w14:textId="3B0C85B0"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39017D1D" w14:textId="77777777" w:rsidTr="001C4F2E">
              <w:trPr>
                <w:trHeight w:val="221"/>
                <w:jc w:val="center"/>
              </w:trPr>
              <w:tc>
                <w:tcPr>
                  <w:tcW w:w="3455" w:type="dxa"/>
                  <w:vMerge/>
                  <w:vAlign w:val="center"/>
                </w:tcPr>
                <w:p w14:paraId="63582A3C" w14:textId="77777777" w:rsidR="003F2A8F" w:rsidRPr="006145DB" w:rsidRDefault="003F2A8F" w:rsidP="005B435E">
                  <w:pPr>
                    <w:tabs>
                      <w:tab w:val="left" w:pos="709"/>
                    </w:tabs>
                    <w:contextualSpacing/>
                    <w:jc w:val="both"/>
                    <w:rPr>
                      <w:rFonts w:cs="Arial"/>
                      <w:sz w:val="16"/>
                      <w:szCs w:val="16"/>
                      <w:lang w:eastAsia="es-CO"/>
                    </w:rPr>
                  </w:pPr>
                </w:p>
              </w:tc>
              <w:tc>
                <w:tcPr>
                  <w:tcW w:w="1191" w:type="dxa"/>
                  <w:vAlign w:val="center"/>
                </w:tcPr>
                <w:p w14:paraId="48591D15" w14:textId="77777777" w:rsidR="003F2A8F" w:rsidRPr="006145DB" w:rsidRDefault="003F2A8F" w:rsidP="005B435E">
                  <w:pPr>
                    <w:jc w:val="center"/>
                    <w:rPr>
                      <w:rFonts w:cs="Arial"/>
                      <w:sz w:val="16"/>
                      <w:szCs w:val="16"/>
                      <w:lang w:eastAsia="es-CO"/>
                    </w:rPr>
                  </w:pPr>
                  <w:r w:rsidRPr="006145DB">
                    <w:rPr>
                      <w:rFonts w:cs="Arial"/>
                      <w:sz w:val="16"/>
                      <w:szCs w:val="16"/>
                      <w:lang w:eastAsia="es-CO"/>
                    </w:rPr>
                    <w:t>Verificación en campo</w:t>
                  </w:r>
                </w:p>
              </w:tc>
              <w:tc>
                <w:tcPr>
                  <w:tcW w:w="1097" w:type="dxa"/>
                  <w:vAlign w:val="center"/>
                </w:tcPr>
                <w:p w14:paraId="1DBD8DF1" w14:textId="77777777" w:rsidR="003F2A8F" w:rsidRPr="006145DB" w:rsidRDefault="003F2A8F" w:rsidP="005B435E">
                  <w:pPr>
                    <w:jc w:val="center"/>
                    <w:rPr>
                      <w:rFonts w:cs="Arial"/>
                      <w:sz w:val="16"/>
                      <w:szCs w:val="16"/>
                      <w:lang w:eastAsia="es-CO"/>
                    </w:rPr>
                  </w:pPr>
                  <w:r w:rsidRPr="006145DB">
                    <w:rPr>
                      <w:rFonts w:cs="Arial"/>
                      <w:sz w:val="16"/>
                      <w:szCs w:val="16"/>
                      <w:lang w:eastAsia="es-CO"/>
                    </w:rPr>
                    <w:t>Demanda</w:t>
                  </w:r>
                </w:p>
              </w:tc>
              <w:tc>
                <w:tcPr>
                  <w:tcW w:w="1710" w:type="dxa"/>
                  <w:vAlign w:val="center"/>
                </w:tcPr>
                <w:p w14:paraId="0BFB0BD4" w14:textId="77777777" w:rsidR="003F2A8F" w:rsidRPr="006145DB" w:rsidRDefault="003F2A8F" w:rsidP="005B435E">
                  <w:pPr>
                    <w:jc w:val="center"/>
                    <w:rPr>
                      <w:rFonts w:cs="Arial"/>
                      <w:sz w:val="16"/>
                      <w:szCs w:val="16"/>
                      <w:lang w:eastAsia="es-CO"/>
                    </w:rPr>
                  </w:pPr>
                  <w:r w:rsidRPr="006145DB">
                    <w:rPr>
                      <w:rFonts w:eastAsia="Arial" w:cs="Arial"/>
                      <w:sz w:val="16"/>
                      <w:szCs w:val="16"/>
                    </w:rPr>
                    <w:t>Subdirección para Asuntos LGBTI</w:t>
                  </w:r>
                </w:p>
              </w:tc>
            </w:tr>
            <w:tr w:rsidR="003F2A8F" w:rsidRPr="006145DB" w14:paraId="421359C2" w14:textId="77777777" w:rsidTr="001C4F2E">
              <w:trPr>
                <w:trHeight w:val="221"/>
                <w:jc w:val="center"/>
              </w:trPr>
              <w:tc>
                <w:tcPr>
                  <w:tcW w:w="3455" w:type="dxa"/>
                  <w:vMerge w:val="restart"/>
                  <w:vAlign w:val="center"/>
                </w:tcPr>
                <w:p w14:paraId="74C48044" w14:textId="79A60DAC" w:rsidR="003F2A8F" w:rsidRPr="006145DB" w:rsidRDefault="003F2A8F" w:rsidP="005B435E">
                  <w:pPr>
                    <w:tabs>
                      <w:tab w:val="left" w:pos="709"/>
                    </w:tabs>
                    <w:contextualSpacing/>
                    <w:jc w:val="both"/>
                    <w:rPr>
                      <w:rFonts w:cs="Arial"/>
                      <w:sz w:val="16"/>
                      <w:szCs w:val="16"/>
                    </w:rPr>
                  </w:pPr>
                  <w:r w:rsidRPr="006145DB">
                    <w:rPr>
                      <w:rStyle w:val="normaltextrun"/>
                      <w:rFonts w:cs="Arial"/>
                      <w:sz w:val="16"/>
                      <w:szCs w:val="16"/>
                    </w:rPr>
                    <w:t>Residente en el Distrito Capital</w:t>
                  </w:r>
                  <w:r w:rsidR="00236321" w:rsidRPr="006145DB">
                    <w:rPr>
                      <w:rStyle w:val="normaltextrun"/>
                      <w:rFonts w:cs="Arial"/>
                      <w:sz w:val="16"/>
                      <w:szCs w:val="16"/>
                    </w:rPr>
                    <w:t>.</w:t>
                  </w:r>
                </w:p>
              </w:tc>
              <w:tc>
                <w:tcPr>
                  <w:tcW w:w="1191" w:type="dxa"/>
                  <w:vAlign w:val="center"/>
                </w:tcPr>
                <w:p w14:paraId="3179A73E" w14:textId="77777777" w:rsidR="003F2A8F" w:rsidRPr="006145DB" w:rsidRDefault="003F2A8F" w:rsidP="005B435E">
                  <w:pPr>
                    <w:jc w:val="center"/>
                    <w:rPr>
                      <w:rFonts w:eastAsia="Arial" w:cs="Arial"/>
                      <w:sz w:val="16"/>
                      <w:szCs w:val="16"/>
                    </w:rPr>
                  </w:pPr>
                  <w:r w:rsidRPr="006145DB">
                    <w:rPr>
                      <w:rFonts w:cs="Arial"/>
                      <w:sz w:val="16"/>
                      <w:szCs w:val="16"/>
                      <w:lang w:eastAsia="es-CO"/>
                    </w:rPr>
                    <w:t xml:space="preserve">SIRBE </w:t>
                  </w:r>
                </w:p>
              </w:tc>
              <w:tc>
                <w:tcPr>
                  <w:tcW w:w="1097" w:type="dxa"/>
                  <w:vAlign w:val="center"/>
                </w:tcPr>
                <w:p w14:paraId="2311B6CA" w14:textId="77777777" w:rsidR="003F2A8F" w:rsidRPr="006145DB" w:rsidRDefault="003F2A8F" w:rsidP="005B435E">
                  <w:pPr>
                    <w:jc w:val="center"/>
                    <w:rPr>
                      <w:rFonts w:eastAsia="Arial" w:cs="Arial"/>
                      <w:sz w:val="16"/>
                      <w:szCs w:val="16"/>
                    </w:rPr>
                  </w:pPr>
                  <w:r w:rsidRPr="006145DB">
                    <w:rPr>
                      <w:rFonts w:cs="Arial"/>
                      <w:sz w:val="16"/>
                      <w:szCs w:val="16"/>
                      <w:lang w:eastAsia="es-CO"/>
                    </w:rPr>
                    <w:t>Demanda</w:t>
                  </w:r>
                </w:p>
              </w:tc>
              <w:tc>
                <w:tcPr>
                  <w:tcW w:w="1710" w:type="dxa"/>
                  <w:vAlign w:val="center"/>
                </w:tcPr>
                <w:p w14:paraId="799E1EDF" w14:textId="1D426FDE"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276F2BA1" w14:textId="77777777" w:rsidTr="001C4F2E">
              <w:trPr>
                <w:trHeight w:val="221"/>
                <w:jc w:val="center"/>
              </w:trPr>
              <w:tc>
                <w:tcPr>
                  <w:tcW w:w="3455" w:type="dxa"/>
                  <w:vMerge/>
                  <w:vAlign w:val="center"/>
                </w:tcPr>
                <w:p w14:paraId="7B672DFB" w14:textId="77777777" w:rsidR="003F2A8F" w:rsidRPr="006145DB" w:rsidRDefault="003F2A8F" w:rsidP="005B435E">
                  <w:pPr>
                    <w:tabs>
                      <w:tab w:val="left" w:pos="709"/>
                    </w:tabs>
                    <w:contextualSpacing/>
                    <w:jc w:val="center"/>
                    <w:rPr>
                      <w:rStyle w:val="normaltextrun"/>
                      <w:rFonts w:cs="Arial"/>
                      <w:sz w:val="16"/>
                      <w:szCs w:val="16"/>
                    </w:rPr>
                  </w:pPr>
                </w:p>
              </w:tc>
              <w:tc>
                <w:tcPr>
                  <w:tcW w:w="1191" w:type="dxa"/>
                  <w:vAlign w:val="center"/>
                </w:tcPr>
                <w:p w14:paraId="405BF377" w14:textId="77777777" w:rsidR="003F2A8F" w:rsidRPr="006145DB" w:rsidRDefault="003F2A8F" w:rsidP="005B435E">
                  <w:pPr>
                    <w:jc w:val="center"/>
                    <w:rPr>
                      <w:rFonts w:cs="Arial"/>
                      <w:sz w:val="16"/>
                      <w:szCs w:val="16"/>
                      <w:lang w:eastAsia="es-CO"/>
                    </w:rPr>
                  </w:pPr>
                  <w:r w:rsidRPr="006145DB">
                    <w:rPr>
                      <w:rFonts w:cs="Arial"/>
                      <w:sz w:val="16"/>
                      <w:szCs w:val="16"/>
                      <w:lang w:eastAsia="es-CO"/>
                    </w:rPr>
                    <w:t>Verificación en campo</w:t>
                  </w:r>
                </w:p>
              </w:tc>
              <w:tc>
                <w:tcPr>
                  <w:tcW w:w="1097" w:type="dxa"/>
                  <w:vAlign w:val="center"/>
                </w:tcPr>
                <w:p w14:paraId="2297EAAF" w14:textId="77777777" w:rsidR="003F2A8F" w:rsidRPr="006145DB" w:rsidRDefault="003F2A8F" w:rsidP="005B435E">
                  <w:pPr>
                    <w:jc w:val="center"/>
                    <w:rPr>
                      <w:rFonts w:cs="Arial"/>
                      <w:sz w:val="16"/>
                      <w:szCs w:val="16"/>
                      <w:lang w:eastAsia="es-CO"/>
                    </w:rPr>
                  </w:pPr>
                  <w:r w:rsidRPr="006145DB">
                    <w:rPr>
                      <w:rFonts w:cs="Arial"/>
                      <w:sz w:val="16"/>
                      <w:szCs w:val="16"/>
                      <w:lang w:eastAsia="es-CO"/>
                    </w:rPr>
                    <w:t>Verificación en campo</w:t>
                  </w:r>
                </w:p>
              </w:tc>
              <w:tc>
                <w:tcPr>
                  <w:tcW w:w="1710" w:type="dxa"/>
                  <w:vAlign w:val="center"/>
                </w:tcPr>
                <w:p w14:paraId="3912F5DF" w14:textId="77777777" w:rsidR="003F2A8F" w:rsidRPr="006145DB" w:rsidRDefault="003F2A8F" w:rsidP="005B435E">
                  <w:pPr>
                    <w:jc w:val="center"/>
                    <w:rPr>
                      <w:rFonts w:cs="Arial"/>
                      <w:sz w:val="16"/>
                      <w:szCs w:val="16"/>
                      <w:lang w:eastAsia="es-CO"/>
                    </w:rPr>
                  </w:pPr>
                  <w:r w:rsidRPr="006145DB">
                    <w:rPr>
                      <w:rFonts w:eastAsia="Arial" w:cs="Arial"/>
                      <w:sz w:val="16"/>
                      <w:szCs w:val="16"/>
                    </w:rPr>
                    <w:t>Subdirección para Asuntos LGBTI</w:t>
                  </w:r>
                </w:p>
              </w:tc>
            </w:tr>
          </w:tbl>
          <w:p w14:paraId="15194EB8" w14:textId="77777777" w:rsidR="003F2A8F" w:rsidRPr="006145DB" w:rsidRDefault="003F2A8F" w:rsidP="005B435E">
            <w:pPr>
              <w:tabs>
                <w:tab w:val="left" w:pos="709"/>
              </w:tabs>
              <w:spacing w:after="0" w:line="240" w:lineRule="auto"/>
              <w:jc w:val="both"/>
              <w:rPr>
                <w:rFonts w:cs="Arial"/>
                <w:sz w:val="20"/>
                <w:szCs w:val="20"/>
                <w:lang w:eastAsia="es-CO"/>
              </w:rPr>
            </w:pPr>
          </w:p>
        </w:tc>
      </w:tr>
      <w:tr w:rsidR="003F2A8F" w:rsidRPr="006145DB" w14:paraId="1E959841" w14:textId="77777777" w:rsidTr="003D5238">
        <w:trPr>
          <w:trHeight w:val="495"/>
          <w:jc w:val="center"/>
        </w:trPr>
        <w:tc>
          <w:tcPr>
            <w:tcW w:w="859" w:type="pct"/>
            <w:tcBorders>
              <w:top w:val="single" w:sz="4" w:space="0" w:color="auto"/>
              <w:left w:val="single" w:sz="4" w:space="0" w:color="auto"/>
              <w:bottom w:val="single" w:sz="4" w:space="0" w:color="auto"/>
              <w:right w:val="single" w:sz="4" w:space="0" w:color="auto"/>
            </w:tcBorders>
            <w:vAlign w:val="center"/>
          </w:tcPr>
          <w:p w14:paraId="0AC15DE8" w14:textId="15F9A8AD" w:rsidR="003F2A8F" w:rsidRPr="006145DB" w:rsidRDefault="003F2A8F" w:rsidP="005B435E">
            <w:pPr>
              <w:spacing w:after="0" w:line="240" w:lineRule="auto"/>
              <w:contextualSpacing/>
              <w:rPr>
                <w:rFonts w:cs="Arial"/>
                <w:bCs/>
                <w:sz w:val="20"/>
                <w:szCs w:val="20"/>
                <w:lang w:eastAsia="es-CO"/>
              </w:rPr>
            </w:pPr>
            <w:r w:rsidRPr="006145DB">
              <w:rPr>
                <w:rFonts w:cs="Arial"/>
                <w:bCs/>
                <w:sz w:val="20"/>
                <w:szCs w:val="20"/>
                <w:lang w:eastAsia="es-CO"/>
              </w:rPr>
              <w:t>Criterios de Priorización y Fuentes de Información</w:t>
            </w:r>
          </w:p>
        </w:tc>
        <w:tc>
          <w:tcPr>
            <w:tcW w:w="4141" w:type="pct"/>
            <w:tcBorders>
              <w:top w:val="single" w:sz="4" w:space="0" w:color="auto"/>
              <w:left w:val="single" w:sz="4" w:space="0" w:color="auto"/>
              <w:bottom w:val="single" w:sz="4" w:space="0" w:color="auto"/>
              <w:right w:val="single" w:sz="4" w:space="0" w:color="auto"/>
            </w:tcBorders>
            <w:vAlign w:val="center"/>
          </w:tcPr>
          <w:p w14:paraId="373C47A7" w14:textId="156A4C48" w:rsidR="003F2A8F" w:rsidRPr="006145DB" w:rsidRDefault="003F2A8F" w:rsidP="005B435E">
            <w:pPr>
              <w:tabs>
                <w:tab w:val="left" w:pos="709"/>
              </w:tabs>
              <w:spacing w:after="0" w:line="240" w:lineRule="auto"/>
              <w:contextualSpacing/>
              <w:rPr>
                <w:rFonts w:cs="Arial"/>
                <w:sz w:val="20"/>
                <w:szCs w:val="20"/>
                <w:lang w:eastAsia="es-CO"/>
              </w:rPr>
            </w:pPr>
            <w:r w:rsidRPr="006145DB">
              <w:rPr>
                <w:rFonts w:cs="Arial"/>
                <w:sz w:val="20"/>
                <w:szCs w:val="20"/>
                <w:lang w:eastAsia="es-CO"/>
              </w:rPr>
              <w:t>No aplica</w:t>
            </w:r>
          </w:p>
        </w:tc>
      </w:tr>
      <w:tr w:rsidR="00115DA4" w:rsidRPr="006145DB" w14:paraId="542AC202" w14:textId="77777777" w:rsidTr="003D5238">
        <w:trPr>
          <w:trHeight w:val="445"/>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69CD5555" w14:textId="5048035C" w:rsidR="00EE5E68" w:rsidRPr="006145DB" w:rsidRDefault="003F2A8F" w:rsidP="005B435E">
            <w:pPr>
              <w:spacing w:after="0" w:line="240" w:lineRule="auto"/>
              <w:contextualSpacing/>
              <w:rPr>
                <w:rFonts w:cs="Arial"/>
                <w:sz w:val="20"/>
                <w:szCs w:val="20"/>
                <w:lang w:eastAsia="es-CO"/>
              </w:rPr>
            </w:pPr>
            <w:r w:rsidRPr="006145DB">
              <w:rPr>
                <w:rFonts w:cs="Arial"/>
                <w:bCs/>
                <w:sz w:val="20"/>
                <w:szCs w:val="20"/>
                <w:lang w:eastAsia="es-CO"/>
              </w:rPr>
              <w:t>Criterios de Ingreso y Fuentes de Información</w:t>
            </w:r>
          </w:p>
        </w:tc>
        <w:tc>
          <w:tcPr>
            <w:tcW w:w="4141" w:type="pct"/>
            <w:tcBorders>
              <w:top w:val="single" w:sz="4" w:space="0" w:color="auto"/>
              <w:left w:val="single" w:sz="4" w:space="0" w:color="auto"/>
              <w:bottom w:val="single" w:sz="4" w:space="0" w:color="auto"/>
              <w:right w:val="single" w:sz="4" w:space="0" w:color="auto"/>
            </w:tcBorders>
            <w:vAlign w:val="center"/>
            <w:hideMark/>
          </w:tcPr>
          <w:tbl>
            <w:tblPr>
              <w:tblStyle w:val="Tablaconcuadrcula"/>
              <w:tblW w:w="7551" w:type="dxa"/>
              <w:jc w:val="center"/>
              <w:tblLook w:val="04A0" w:firstRow="1" w:lastRow="0" w:firstColumn="1" w:lastColumn="0" w:noHBand="0" w:noVBand="1"/>
            </w:tblPr>
            <w:tblGrid>
              <w:gridCol w:w="3230"/>
              <w:gridCol w:w="1498"/>
              <w:gridCol w:w="1097"/>
              <w:gridCol w:w="1726"/>
            </w:tblGrid>
            <w:tr w:rsidR="003F2A8F" w:rsidRPr="006145DB" w14:paraId="74EB80D7" w14:textId="77777777" w:rsidTr="0067049B">
              <w:trPr>
                <w:trHeight w:val="372"/>
                <w:jc w:val="center"/>
              </w:trPr>
              <w:tc>
                <w:tcPr>
                  <w:tcW w:w="3230" w:type="dxa"/>
                  <w:tcBorders>
                    <w:top w:val="nil"/>
                  </w:tcBorders>
                  <w:vAlign w:val="center"/>
                </w:tcPr>
                <w:p w14:paraId="1E2E6B43"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498" w:type="dxa"/>
                  <w:tcBorders>
                    <w:top w:val="nil"/>
                  </w:tcBorders>
                  <w:vAlign w:val="center"/>
                </w:tcPr>
                <w:p w14:paraId="75D5AD99"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097" w:type="dxa"/>
                  <w:tcBorders>
                    <w:top w:val="nil"/>
                  </w:tcBorders>
                  <w:vAlign w:val="center"/>
                </w:tcPr>
                <w:p w14:paraId="2171B2A1"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26" w:type="dxa"/>
                  <w:tcBorders>
                    <w:top w:val="nil"/>
                  </w:tcBorders>
                  <w:vAlign w:val="center"/>
                </w:tcPr>
                <w:p w14:paraId="21DEA1A2"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F2A8F" w:rsidRPr="006145DB" w14:paraId="011AD9DE" w14:textId="77777777" w:rsidTr="0067049B">
              <w:trPr>
                <w:trHeight w:val="264"/>
                <w:jc w:val="center"/>
              </w:trPr>
              <w:tc>
                <w:tcPr>
                  <w:tcW w:w="7551" w:type="dxa"/>
                  <w:gridSpan w:val="4"/>
                  <w:tcBorders>
                    <w:bottom w:val="single" w:sz="4" w:space="0" w:color="auto"/>
                  </w:tcBorders>
                  <w:vAlign w:val="center"/>
                </w:tcPr>
                <w:p w14:paraId="5A68CA04" w14:textId="0CDDAE44" w:rsidR="003F2A8F" w:rsidRPr="006145DB" w:rsidRDefault="003F2A8F" w:rsidP="005B435E">
                  <w:pPr>
                    <w:jc w:val="center"/>
                    <w:rPr>
                      <w:rFonts w:eastAsia="Arial" w:cs="Arial"/>
                      <w:sz w:val="16"/>
                      <w:szCs w:val="16"/>
                    </w:rPr>
                  </w:pPr>
                  <w:r w:rsidRPr="006145DB">
                    <w:rPr>
                      <w:rFonts w:eastAsia="Arial" w:cs="Arial"/>
                      <w:sz w:val="16"/>
                      <w:szCs w:val="16"/>
                    </w:rPr>
                    <w:t>Componente de Orientación y acompañamiento psicosocial</w:t>
                  </w:r>
                </w:p>
              </w:tc>
            </w:tr>
            <w:tr w:rsidR="003F2A8F" w:rsidRPr="006145DB" w14:paraId="328A240B" w14:textId="77777777" w:rsidTr="0067049B">
              <w:trPr>
                <w:trHeight w:val="221"/>
                <w:jc w:val="center"/>
              </w:trPr>
              <w:tc>
                <w:tcPr>
                  <w:tcW w:w="3230" w:type="dxa"/>
                  <w:vMerge w:val="restart"/>
                  <w:tcBorders>
                    <w:top w:val="single" w:sz="4" w:space="0" w:color="auto"/>
                  </w:tcBorders>
                  <w:vAlign w:val="center"/>
                </w:tcPr>
                <w:p w14:paraId="7E24C807" w14:textId="77777777" w:rsidR="003F2A8F" w:rsidRPr="006145DB" w:rsidRDefault="003F2A8F" w:rsidP="005B435E">
                  <w:pPr>
                    <w:tabs>
                      <w:tab w:val="left" w:pos="709"/>
                    </w:tabs>
                    <w:contextualSpacing/>
                    <w:jc w:val="both"/>
                    <w:rPr>
                      <w:rFonts w:cs="Arial"/>
                      <w:sz w:val="16"/>
                      <w:szCs w:val="16"/>
                      <w:lang w:eastAsia="es-CO"/>
                    </w:rPr>
                  </w:pPr>
                  <w:r w:rsidRPr="006145DB">
                    <w:rPr>
                      <w:rStyle w:val="normaltextrun"/>
                      <w:rFonts w:cs="Arial"/>
                      <w:sz w:val="16"/>
                      <w:szCs w:val="16"/>
                      <w:shd w:val="clear" w:color="auto" w:fill="FFFFFF"/>
                    </w:rPr>
                    <w:t>Persona de los sectores sociales LGBTI</w:t>
                  </w:r>
                  <w:r w:rsidRPr="006145DB">
                    <w:rPr>
                      <w:rFonts w:cs="Arial"/>
                      <w:sz w:val="16"/>
                      <w:szCs w:val="16"/>
                      <w:lang w:eastAsia="es-CO"/>
                    </w:rPr>
                    <w:t xml:space="preserve"> y con otras orientaciones sexuales, identidades de género y expresiones de género, su familia y red de apoyo.</w:t>
                  </w:r>
                </w:p>
              </w:tc>
              <w:tc>
                <w:tcPr>
                  <w:tcW w:w="1498" w:type="dxa"/>
                  <w:tcBorders>
                    <w:top w:val="single" w:sz="4" w:space="0" w:color="auto"/>
                  </w:tcBorders>
                  <w:vAlign w:val="center"/>
                </w:tcPr>
                <w:p w14:paraId="641A9F17"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 xml:space="preserve">SIRBE </w:t>
                  </w:r>
                </w:p>
              </w:tc>
              <w:tc>
                <w:tcPr>
                  <w:tcW w:w="1097" w:type="dxa"/>
                  <w:tcBorders>
                    <w:top w:val="single" w:sz="4" w:space="0" w:color="auto"/>
                  </w:tcBorders>
                  <w:vAlign w:val="center"/>
                </w:tcPr>
                <w:p w14:paraId="6C5625F8"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26" w:type="dxa"/>
                  <w:tcBorders>
                    <w:top w:val="single" w:sz="4" w:space="0" w:color="auto"/>
                  </w:tcBorders>
                  <w:vAlign w:val="center"/>
                </w:tcPr>
                <w:p w14:paraId="3FFB9B85" w14:textId="283FE7CB" w:rsidR="003F2A8F" w:rsidRPr="006145DB" w:rsidRDefault="001A1A53"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086022D7" w14:textId="77777777" w:rsidTr="00467D6D">
              <w:trPr>
                <w:trHeight w:val="221"/>
                <w:jc w:val="center"/>
              </w:trPr>
              <w:tc>
                <w:tcPr>
                  <w:tcW w:w="3230" w:type="dxa"/>
                  <w:vMerge/>
                  <w:vAlign w:val="center"/>
                </w:tcPr>
                <w:p w14:paraId="789594F5" w14:textId="77777777" w:rsidR="003F2A8F" w:rsidRPr="006145DB" w:rsidRDefault="003F2A8F" w:rsidP="005B435E">
                  <w:pPr>
                    <w:tabs>
                      <w:tab w:val="left" w:pos="709"/>
                    </w:tabs>
                    <w:contextualSpacing/>
                    <w:jc w:val="both"/>
                    <w:rPr>
                      <w:rStyle w:val="normaltextrun"/>
                      <w:rFonts w:cs="Arial"/>
                      <w:sz w:val="16"/>
                      <w:szCs w:val="16"/>
                      <w:shd w:val="clear" w:color="auto" w:fill="FFFFFF"/>
                    </w:rPr>
                  </w:pPr>
                </w:p>
              </w:tc>
              <w:tc>
                <w:tcPr>
                  <w:tcW w:w="1498" w:type="dxa"/>
                  <w:vAlign w:val="center"/>
                </w:tcPr>
                <w:p w14:paraId="1D80687A"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097" w:type="dxa"/>
                  <w:vAlign w:val="center"/>
                </w:tcPr>
                <w:p w14:paraId="6234D255"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26" w:type="dxa"/>
                  <w:vAlign w:val="center"/>
                </w:tcPr>
                <w:p w14:paraId="1F75E1B2"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3F2A8F" w:rsidRPr="006145DB" w14:paraId="12D7A61E" w14:textId="77777777" w:rsidTr="00467D6D">
              <w:trPr>
                <w:trHeight w:val="221"/>
                <w:jc w:val="center"/>
              </w:trPr>
              <w:tc>
                <w:tcPr>
                  <w:tcW w:w="3230" w:type="dxa"/>
                  <w:vMerge w:val="restart"/>
                  <w:vAlign w:val="center"/>
                </w:tcPr>
                <w:p w14:paraId="6B2535EB"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rPr>
                    <w:t>Adolescente entre los 12 y 14 años, en compañía de su madre, padre o cuidador(a).</w:t>
                  </w:r>
                </w:p>
              </w:tc>
              <w:tc>
                <w:tcPr>
                  <w:tcW w:w="1498" w:type="dxa"/>
                  <w:vAlign w:val="center"/>
                </w:tcPr>
                <w:p w14:paraId="0D9271D5" w14:textId="77777777" w:rsidR="003F2A8F" w:rsidRPr="006145DB" w:rsidRDefault="003F2A8F" w:rsidP="005B435E">
                  <w:pPr>
                    <w:jc w:val="center"/>
                    <w:rPr>
                      <w:rFonts w:eastAsia="Arial" w:cs="Arial"/>
                      <w:sz w:val="16"/>
                      <w:szCs w:val="16"/>
                    </w:rPr>
                  </w:pPr>
                  <w:r w:rsidRPr="006145DB">
                    <w:rPr>
                      <w:rFonts w:cs="Arial"/>
                      <w:sz w:val="16"/>
                      <w:szCs w:val="16"/>
                    </w:rPr>
                    <w:t xml:space="preserve">SIRBE </w:t>
                  </w:r>
                </w:p>
              </w:tc>
              <w:tc>
                <w:tcPr>
                  <w:tcW w:w="1097" w:type="dxa"/>
                  <w:vAlign w:val="center"/>
                </w:tcPr>
                <w:p w14:paraId="4625BCCA" w14:textId="77777777" w:rsidR="003F2A8F" w:rsidRPr="006145DB" w:rsidRDefault="003F2A8F" w:rsidP="005B435E">
                  <w:pPr>
                    <w:jc w:val="center"/>
                    <w:rPr>
                      <w:rFonts w:eastAsia="Arial" w:cs="Arial"/>
                      <w:sz w:val="16"/>
                      <w:szCs w:val="16"/>
                    </w:rPr>
                  </w:pPr>
                  <w:r w:rsidRPr="006145DB">
                    <w:rPr>
                      <w:rFonts w:cs="Arial"/>
                      <w:sz w:val="16"/>
                      <w:szCs w:val="16"/>
                    </w:rPr>
                    <w:t>Demanda</w:t>
                  </w:r>
                </w:p>
              </w:tc>
              <w:tc>
                <w:tcPr>
                  <w:tcW w:w="1726" w:type="dxa"/>
                  <w:vAlign w:val="center"/>
                </w:tcPr>
                <w:p w14:paraId="30C86501" w14:textId="0338E58D"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6DACEDE1" w14:textId="77777777" w:rsidTr="00467D6D">
              <w:trPr>
                <w:trHeight w:val="221"/>
                <w:jc w:val="center"/>
              </w:trPr>
              <w:tc>
                <w:tcPr>
                  <w:tcW w:w="3230" w:type="dxa"/>
                  <w:vMerge/>
                  <w:vAlign w:val="center"/>
                </w:tcPr>
                <w:p w14:paraId="760C7CB3" w14:textId="77777777" w:rsidR="003F2A8F" w:rsidRPr="006145DB" w:rsidRDefault="003F2A8F" w:rsidP="005B435E">
                  <w:pPr>
                    <w:tabs>
                      <w:tab w:val="left" w:pos="709"/>
                    </w:tabs>
                    <w:contextualSpacing/>
                    <w:jc w:val="both"/>
                    <w:rPr>
                      <w:rFonts w:cs="Arial"/>
                      <w:sz w:val="16"/>
                      <w:szCs w:val="16"/>
                    </w:rPr>
                  </w:pPr>
                </w:p>
              </w:tc>
              <w:tc>
                <w:tcPr>
                  <w:tcW w:w="1498" w:type="dxa"/>
                  <w:vAlign w:val="center"/>
                </w:tcPr>
                <w:p w14:paraId="5818DAE2" w14:textId="77777777" w:rsidR="003F2A8F" w:rsidRPr="006145DB" w:rsidRDefault="003F2A8F" w:rsidP="005B435E">
                  <w:pPr>
                    <w:jc w:val="center"/>
                    <w:rPr>
                      <w:rFonts w:cs="Arial"/>
                      <w:sz w:val="16"/>
                      <w:szCs w:val="16"/>
                    </w:rPr>
                  </w:pPr>
                  <w:r w:rsidRPr="006145DB">
                    <w:rPr>
                      <w:rFonts w:cs="Arial"/>
                      <w:sz w:val="16"/>
                      <w:szCs w:val="16"/>
                    </w:rPr>
                    <w:t>Verificación en campo</w:t>
                  </w:r>
                </w:p>
              </w:tc>
              <w:tc>
                <w:tcPr>
                  <w:tcW w:w="1097" w:type="dxa"/>
                  <w:vAlign w:val="center"/>
                </w:tcPr>
                <w:p w14:paraId="4C91F3AE" w14:textId="77777777" w:rsidR="003F2A8F" w:rsidRPr="006145DB" w:rsidRDefault="003F2A8F" w:rsidP="005B435E">
                  <w:pPr>
                    <w:jc w:val="center"/>
                    <w:rPr>
                      <w:rFonts w:cs="Arial"/>
                      <w:sz w:val="16"/>
                      <w:szCs w:val="16"/>
                    </w:rPr>
                  </w:pPr>
                  <w:r w:rsidRPr="006145DB">
                    <w:rPr>
                      <w:rFonts w:cs="Arial"/>
                      <w:sz w:val="16"/>
                      <w:szCs w:val="16"/>
                    </w:rPr>
                    <w:t>Demanda</w:t>
                  </w:r>
                </w:p>
              </w:tc>
              <w:tc>
                <w:tcPr>
                  <w:tcW w:w="1726" w:type="dxa"/>
                  <w:vAlign w:val="center"/>
                </w:tcPr>
                <w:p w14:paraId="163E436A" w14:textId="77777777" w:rsidR="003F2A8F" w:rsidRPr="006145DB" w:rsidRDefault="003F2A8F" w:rsidP="005B435E">
                  <w:pPr>
                    <w:jc w:val="center"/>
                    <w:rPr>
                      <w:rFonts w:cs="Arial"/>
                      <w:sz w:val="16"/>
                      <w:szCs w:val="16"/>
                    </w:rPr>
                  </w:pPr>
                  <w:r w:rsidRPr="006145DB">
                    <w:rPr>
                      <w:rFonts w:eastAsia="Arial" w:cs="Arial"/>
                      <w:sz w:val="16"/>
                      <w:szCs w:val="16"/>
                    </w:rPr>
                    <w:t>Subdirección para Asuntos LGBTI</w:t>
                  </w:r>
                </w:p>
              </w:tc>
            </w:tr>
            <w:tr w:rsidR="003F2A8F" w:rsidRPr="006145DB" w14:paraId="5F282D95" w14:textId="77777777" w:rsidTr="00467D6D">
              <w:trPr>
                <w:trHeight w:val="221"/>
                <w:jc w:val="center"/>
              </w:trPr>
              <w:tc>
                <w:tcPr>
                  <w:tcW w:w="3230" w:type="dxa"/>
                  <w:vMerge w:val="restart"/>
                  <w:vAlign w:val="center"/>
                </w:tcPr>
                <w:p w14:paraId="1E2ECFAB"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rPr>
                    <w:t>O adolescente entre los 12 y 14 años, sin la compañía de su madre, padre o cuidador(a), cuando el motivo de orientación y acompañamiento psicosocial sea discriminación en razón a su orientación sexual e identidad de género en su entorno familiar.</w:t>
                  </w:r>
                </w:p>
              </w:tc>
              <w:tc>
                <w:tcPr>
                  <w:tcW w:w="1498" w:type="dxa"/>
                  <w:vAlign w:val="center"/>
                </w:tcPr>
                <w:p w14:paraId="04E1A193" w14:textId="77777777" w:rsidR="003F2A8F" w:rsidRPr="006145DB" w:rsidRDefault="003F2A8F" w:rsidP="005B435E">
                  <w:pPr>
                    <w:jc w:val="center"/>
                    <w:rPr>
                      <w:rFonts w:eastAsia="Arial" w:cs="Arial"/>
                      <w:sz w:val="16"/>
                      <w:szCs w:val="16"/>
                    </w:rPr>
                  </w:pPr>
                  <w:r w:rsidRPr="006145DB">
                    <w:rPr>
                      <w:rFonts w:cs="Arial"/>
                      <w:sz w:val="16"/>
                      <w:szCs w:val="16"/>
                    </w:rPr>
                    <w:t xml:space="preserve">SIRBE </w:t>
                  </w:r>
                </w:p>
              </w:tc>
              <w:tc>
                <w:tcPr>
                  <w:tcW w:w="1097" w:type="dxa"/>
                  <w:vAlign w:val="center"/>
                </w:tcPr>
                <w:p w14:paraId="5F003EB2" w14:textId="77777777" w:rsidR="003F2A8F" w:rsidRPr="006145DB" w:rsidRDefault="003F2A8F" w:rsidP="005B435E">
                  <w:pPr>
                    <w:jc w:val="center"/>
                    <w:rPr>
                      <w:rFonts w:eastAsia="Arial" w:cs="Arial"/>
                      <w:sz w:val="16"/>
                      <w:szCs w:val="16"/>
                    </w:rPr>
                  </w:pPr>
                  <w:r w:rsidRPr="006145DB">
                    <w:rPr>
                      <w:rFonts w:cs="Arial"/>
                      <w:sz w:val="16"/>
                      <w:szCs w:val="16"/>
                    </w:rPr>
                    <w:t>Demanda</w:t>
                  </w:r>
                </w:p>
              </w:tc>
              <w:tc>
                <w:tcPr>
                  <w:tcW w:w="1726" w:type="dxa"/>
                  <w:vAlign w:val="center"/>
                </w:tcPr>
                <w:p w14:paraId="277218A5" w14:textId="61BD1DA5"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7C9D6CAD" w14:textId="77777777" w:rsidTr="00467D6D">
              <w:trPr>
                <w:trHeight w:val="221"/>
                <w:jc w:val="center"/>
              </w:trPr>
              <w:tc>
                <w:tcPr>
                  <w:tcW w:w="3230" w:type="dxa"/>
                  <w:vMerge/>
                  <w:vAlign w:val="center"/>
                </w:tcPr>
                <w:p w14:paraId="23699D73" w14:textId="77777777" w:rsidR="003F2A8F" w:rsidRPr="006145DB" w:rsidRDefault="003F2A8F" w:rsidP="005B435E">
                  <w:pPr>
                    <w:tabs>
                      <w:tab w:val="left" w:pos="709"/>
                    </w:tabs>
                    <w:contextualSpacing/>
                    <w:jc w:val="both"/>
                    <w:rPr>
                      <w:rFonts w:cs="Arial"/>
                      <w:sz w:val="16"/>
                      <w:szCs w:val="16"/>
                    </w:rPr>
                  </w:pPr>
                </w:p>
              </w:tc>
              <w:tc>
                <w:tcPr>
                  <w:tcW w:w="1498" w:type="dxa"/>
                  <w:vAlign w:val="center"/>
                </w:tcPr>
                <w:p w14:paraId="51E0B4CA" w14:textId="77777777" w:rsidR="003F2A8F" w:rsidRPr="006145DB" w:rsidRDefault="003F2A8F" w:rsidP="005B435E">
                  <w:pPr>
                    <w:jc w:val="center"/>
                    <w:rPr>
                      <w:rFonts w:cs="Arial"/>
                      <w:sz w:val="16"/>
                      <w:szCs w:val="16"/>
                    </w:rPr>
                  </w:pPr>
                  <w:r w:rsidRPr="006145DB">
                    <w:rPr>
                      <w:rFonts w:cs="Arial"/>
                      <w:sz w:val="16"/>
                      <w:szCs w:val="16"/>
                    </w:rPr>
                    <w:t>Verificación en campo</w:t>
                  </w:r>
                </w:p>
              </w:tc>
              <w:tc>
                <w:tcPr>
                  <w:tcW w:w="1097" w:type="dxa"/>
                  <w:vAlign w:val="center"/>
                </w:tcPr>
                <w:p w14:paraId="5E45A9DD" w14:textId="77777777" w:rsidR="003F2A8F" w:rsidRPr="006145DB" w:rsidRDefault="003F2A8F" w:rsidP="005B435E">
                  <w:pPr>
                    <w:jc w:val="center"/>
                    <w:rPr>
                      <w:rFonts w:cs="Arial"/>
                      <w:sz w:val="16"/>
                      <w:szCs w:val="16"/>
                    </w:rPr>
                  </w:pPr>
                  <w:r w:rsidRPr="006145DB">
                    <w:rPr>
                      <w:rFonts w:cs="Arial"/>
                      <w:sz w:val="16"/>
                      <w:szCs w:val="16"/>
                    </w:rPr>
                    <w:t>Demanda</w:t>
                  </w:r>
                </w:p>
              </w:tc>
              <w:tc>
                <w:tcPr>
                  <w:tcW w:w="1726" w:type="dxa"/>
                  <w:vAlign w:val="center"/>
                </w:tcPr>
                <w:p w14:paraId="59F3E4CD" w14:textId="77777777" w:rsidR="003F2A8F" w:rsidRPr="006145DB" w:rsidRDefault="003F2A8F" w:rsidP="005B435E">
                  <w:pPr>
                    <w:jc w:val="center"/>
                    <w:rPr>
                      <w:rFonts w:cs="Arial"/>
                      <w:sz w:val="16"/>
                      <w:szCs w:val="16"/>
                    </w:rPr>
                  </w:pPr>
                  <w:r w:rsidRPr="006145DB">
                    <w:rPr>
                      <w:rFonts w:eastAsia="Arial" w:cs="Arial"/>
                      <w:sz w:val="16"/>
                      <w:szCs w:val="16"/>
                    </w:rPr>
                    <w:t>Subdirección para Asuntos LGBTI</w:t>
                  </w:r>
                </w:p>
              </w:tc>
            </w:tr>
            <w:tr w:rsidR="003F2A8F" w:rsidRPr="006145DB" w14:paraId="5206EF56" w14:textId="77777777" w:rsidTr="00467D6D">
              <w:trPr>
                <w:trHeight w:val="221"/>
                <w:jc w:val="center"/>
              </w:trPr>
              <w:tc>
                <w:tcPr>
                  <w:tcW w:w="3230" w:type="dxa"/>
                  <w:vMerge w:val="restart"/>
                  <w:vAlign w:val="center"/>
                </w:tcPr>
                <w:p w14:paraId="69783C44" w14:textId="3F478DB5" w:rsidR="003F2A8F" w:rsidRPr="006145DB" w:rsidRDefault="003F2A8F" w:rsidP="005B435E">
                  <w:pPr>
                    <w:tabs>
                      <w:tab w:val="left" w:pos="709"/>
                    </w:tabs>
                    <w:contextualSpacing/>
                    <w:jc w:val="both"/>
                    <w:rPr>
                      <w:rFonts w:cs="Arial"/>
                      <w:sz w:val="16"/>
                      <w:szCs w:val="16"/>
                    </w:rPr>
                  </w:pPr>
                  <w:r w:rsidRPr="006145DB">
                    <w:rPr>
                      <w:rFonts w:cs="Arial"/>
                      <w:sz w:val="16"/>
                      <w:szCs w:val="16"/>
                      <w:lang w:eastAsia="es-CO"/>
                    </w:rPr>
                    <w:t>O persona mayor de 14 años.</w:t>
                  </w:r>
                </w:p>
              </w:tc>
              <w:tc>
                <w:tcPr>
                  <w:tcW w:w="1498" w:type="dxa"/>
                  <w:vAlign w:val="center"/>
                </w:tcPr>
                <w:p w14:paraId="44ACF244" w14:textId="77777777" w:rsidR="003F2A8F" w:rsidRPr="006145DB" w:rsidRDefault="003F2A8F" w:rsidP="005B435E">
                  <w:pPr>
                    <w:jc w:val="center"/>
                    <w:rPr>
                      <w:rFonts w:cs="Arial"/>
                      <w:sz w:val="16"/>
                      <w:szCs w:val="16"/>
                    </w:rPr>
                  </w:pPr>
                  <w:r w:rsidRPr="006145DB">
                    <w:rPr>
                      <w:rFonts w:eastAsia="Arial" w:cs="Arial"/>
                      <w:sz w:val="16"/>
                      <w:szCs w:val="16"/>
                    </w:rPr>
                    <w:t xml:space="preserve">SIRBE </w:t>
                  </w:r>
                </w:p>
              </w:tc>
              <w:tc>
                <w:tcPr>
                  <w:tcW w:w="1097" w:type="dxa"/>
                  <w:vAlign w:val="center"/>
                </w:tcPr>
                <w:p w14:paraId="39D6F451" w14:textId="77777777" w:rsidR="003F2A8F" w:rsidRPr="006145DB" w:rsidRDefault="003F2A8F" w:rsidP="005B435E">
                  <w:pPr>
                    <w:jc w:val="center"/>
                    <w:rPr>
                      <w:rFonts w:cs="Arial"/>
                      <w:sz w:val="16"/>
                      <w:szCs w:val="16"/>
                    </w:rPr>
                  </w:pPr>
                  <w:r w:rsidRPr="006145DB">
                    <w:rPr>
                      <w:rFonts w:eastAsia="Arial" w:cs="Arial"/>
                      <w:sz w:val="16"/>
                      <w:szCs w:val="16"/>
                    </w:rPr>
                    <w:t>Demanda</w:t>
                  </w:r>
                </w:p>
              </w:tc>
              <w:tc>
                <w:tcPr>
                  <w:tcW w:w="1726" w:type="dxa"/>
                  <w:vAlign w:val="center"/>
                </w:tcPr>
                <w:p w14:paraId="0667AA8F" w14:textId="0E05EE1C" w:rsidR="003F2A8F" w:rsidRPr="006145DB" w:rsidRDefault="001A1A53" w:rsidP="005B435E">
                  <w:pPr>
                    <w:jc w:val="center"/>
                    <w:rPr>
                      <w:rFonts w:cs="Arial"/>
                      <w:sz w:val="16"/>
                      <w:szCs w:val="16"/>
                    </w:rPr>
                  </w:pPr>
                  <w:r w:rsidRPr="006145DB">
                    <w:rPr>
                      <w:rFonts w:eastAsia="Arial" w:cs="Arial"/>
                      <w:sz w:val="16"/>
                      <w:szCs w:val="16"/>
                    </w:rPr>
                    <w:t>Secretaría Distrital de Integración Social</w:t>
                  </w:r>
                </w:p>
              </w:tc>
            </w:tr>
            <w:tr w:rsidR="003F2A8F" w:rsidRPr="006145DB" w14:paraId="155A1B31" w14:textId="77777777" w:rsidTr="00467D6D">
              <w:trPr>
                <w:trHeight w:val="221"/>
                <w:jc w:val="center"/>
              </w:trPr>
              <w:tc>
                <w:tcPr>
                  <w:tcW w:w="3230" w:type="dxa"/>
                  <w:vMerge/>
                  <w:vAlign w:val="center"/>
                </w:tcPr>
                <w:p w14:paraId="6F18A9B4" w14:textId="77777777" w:rsidR="003F2A8F" w:rsidRPr="006145DB" w:rsidRDefault="003F2A8F" w:rsidP="005B435E">
                  <w:pPr>
                    <w:tabs>
                      <w:tab w:val="left" w:pos="709"/>
                    </w:tabs>
                    <w:contextualSpacing/>
                    <w:jc w:val="both"/>
                    <w:rPr>
                      <w:rFonts w:cs="Arial"/>
                      <w:sz w:val="16"/>
                      <w:szCs w:val="16"/>
                      <w:lang w:eastAsia="es-CO"/>
                    </w:rPr>
                  </w:pPr>
                </w:p>
              </w:tc>
              <w:tc>
                <w:tcPr>
                  <w:tcW w:w="1498" w:type="dxa"/>
                  <w:vAlign w:val="center"/>
                </w:tcPr>
                <w:p w14:paraId="20335B13"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6D39A4F7"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577A995B"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22B4BADC" w14:textId="77777777" w:rsidTr="00467D6D">
              <w:trPr>
                <w:trHeight w:val="221"/>
                <w:jc w:val="center"/>
              </w:trPr>
              <w:tc>
                <w:tcPr>
                  <w:tcW w:w="3230" w:type="dxa"/>
                  <w:vMerge w:val="restart"/>
                  <w:vAlign w:val="center"/>
                </w:tcPr>
                <w:p w14:paraId="5B78B2E7"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Residente en el Distrito Capital.</w:t>
                  </w:r>
                </w:p>
              </w:tc>
              <w:tc>
                <w:tcPr>
                  <w:tcW w:w="1498" w:type="dxa"/>
                  <w:vAlign w:val="center"/>
                </w:tcPr>
                <w:p w14:paraId="40741E3C"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SIRBE </w:t>
                  </w:r>
                </w:p>
              </w:tc>
              <w:tc>
                <w:tcPr>
                  <w:tcW w:w="1097" w:type="dxa"/>
                  <w:vAlign w:val="center"/>
                </w:tcPr>
                <w:p w14:paraId="41B8C73A"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68BFD755" w14:textId="6AFA7A90"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34F37EEF" w14:textId="77777777" w:rsidTr="00467D6D">
              <w:trPr>
                <w:trHeight w:val="221"/>
                <w:jc w:val="center"/>
              </w:trPr>
              <w:tc>
                <w:tcPr>
                  <w:tcW w:w="3230" w:type="dxa"/>
                  <w:vMerge/>
                  <w:vAlign w:val="center"/>
                </w:tcPr>
                <w:p w14:paraId="0A7161BE" w14:textId="77777777" w:rsidR="003F2A8F" w:rsidRPr="006145DB" w:rsidRDefault="003F2A8F" w:rsidP="005B435E">
                  <w:pPr>
                    <w:tabs>
                      <w:tab w:val="left" w:pos="709"/>
                    </w:tabs>
                    <w:contextualSpacing/>
                    <w:jc w:val="center"/>
                    <w:rPr>
                      <w:rFonts w:cs="Arial"/>
                      <w:sz w:val="16"/>
                      <w:szCs w:val="16"/>
                      <w:lang w:eastAsia="es-CO"/>
                    </w:rPr>
                  </w:pPr>
                </w:p>
              </w:tc>
              <w:tc>
                <w:tcPr>
                  <w:tcW w:w="1498" w:type="dxa"/>
                  <w:vAlign w:val="center"/>
                </w:tcPr>
                <w:p w14:paraId="3ABF6501"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5B92ACEE"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250110F0"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0F12F21F" w14:textId="77777777" w:rsidTr="001A1A53">
              <w:trPr>
                <w:trHeight w:val="221"/>
                <w:jc w:val="center"/>
              </w:trPr>
              <w:tc>
                <w:tcPr>
                  <w:tcW w:w="7551" w:type="dxa"/>
                  <w:gridSpan w:val="4"/>
                  <w:vAlign w:val="center"/>
                </w:tcPr>
                <w:p w14:paraId="7C59760E" w14:textId="77777777" w:rsidR="003F2A8F" w:rsidRPr="006145DB" w:rsidRDefault="003F2A8F" w:rsidP="005B435E">
                  <w:pPr>
                    <w:jc w:val="center"/>
                    <w:rPr>
                      <w:rFonts w:eastAsia="Arial" w:cs="Arial"/>
                      <w:sz w:val="16"/>
                      <w:szCs w:val="16"/>
                    </w:rPr>
                  </w:pPr>
                  <w:r w:rsidRPr="006145DB">
                    <w:rPr>
                      <w:rFonts w:eastAsia="Arial" w:cs="Arial"/>
                      <w:sz w:val="16"/>
                      <w:szCs w:val="16"/>
                    </w:rPr>
                    <w:t>Componente Redes Diversas de Aprendizaje</w:t>
                  </w:r>
                </w:p>
              </w:tc>
            </w:tr>
            <w:tr w:rsidR="003F2A8F" w:rsidRPr="006145DB" w14:paraId="2782E2B5" w14:textId="77777777" w:rsidTr="00467D6D">
              <w:trPr>
                <w:trHeight w:val="221"/>
                <w:jc w:val="center"/>
              </w:trPr>
              <w:tc>
                <w:tcPr>
                  <w:tcW w:w="3230" w:type="dxa"/>
                  <w:vMerge w:val="restart"/>
                  <w:vAlign w:val="center"/>
                </w:tcPr>
                <w:p w14:paraId="64DF4CA0" w14:textId="77777777" w:rsidR="003F2A8F" w:rsidRPr="006145DB" w:rsidRDefault="003F2A8F" w:rsidP="005B435E">
                  <w:pPr>
                    <w:tabs>
                      <w:tab w:val="left" w:pos="709"/>
                    </w:tabs>
                    <w:contextualSpacing/>
                    <w:jc w:val="both"/>
                    <w:rPr>
                      <w:rFonts w:cs="Arial"/>
                      <w:sz w:val="16"/>
                      <w:szCs w:val="16"/>
                      <w:lang w:eastAsia="es-CO"/>
                    </w:rPr>
                  </w:pPr>
                  <w:r w:rsidRPr="006145DB">
                    <w:rPr>
                      <w:rStyle w:val="normaltextrun"/>
                      <w:rFonts w:cs="Arial"/>
                      <w:sz w:val="16"/>
                      <w:szCs w:val="16"/>
                      <w:shd w:val="clear" w:color="auto" w:fill="FFFFFF"/>
                    </w:rPr>
                    <w:t>Persona de los sectores sociales LGBTI</w:t>
                  </w:r>
                  <w:r w:rsidRPr="006145DB">
                    <w:rPr>
                      <w:rFonts w:cs="Arial"/>
                      <w:sz w:val="16"/>
                      <w:szCs w:val="16"/>
                      <w:lang w:eastAsia="es-CO"/>
                    </w:rPr>
                    <w:t xml:space="preserve"> y con otras orientaciones sexuales, identidades de género y expresiones de género, su familia y red de apoyo.</w:t>
                  </w:r>
                </w:p>
              </w:tc>
              <w:tc>
                <w:tcPr>
                  <w:tcW w:w="1498" w:type="dxa"/>
                  <w:vAlign w:val="center"/>
                </w:tcPr>
                <w:p w14:paraId="658B8D42"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SIRBE </w:t>
                  </w:r>
                </w:p>
              </w:tc>
              <w:tc>
                <w:tcPr>
                  <w:tcW w:w="1097" w:type="dxa"/>
                  <w:vAlign w:val="center"/>
                </w:tcPr>
                <w:p w14:paraId="35B715D6"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4BCD8C0E" w14:textId="429F28AE"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7CF691B6" w14:textId="77777777" w:rsidTr="00467D6D">
              <w:trPr>
                <w:trHeight w:val="221"/>
                <w:jc w:val="center"/>
              </w:trPr>
              <w:tc>
                <w:tcPr>
                  <w:tcW w:w="3230" w:type="dxa"/>
                  <w:vMerge/>
                  <w:vAlign w:val="center"/>
                </w:tcPr>
                <w:p w14:paraId="634009A0" w14:textId="77777777" w:rsidR="003F2A8F" w:rsidRPr="006145DB" w:rsidRDefault="003F2A8F" w:rsidP="005B435E">
                  <w:pPr>
                    <w:tabs>
                      <w:tab w:val="left" w:pos="709"/>
                    </w:tabs>
                    <w:contextualSpacing/>
                    <w:jc w:val="both"/>
                    <w:rPr>
                      <w:rStyle w:val="normaltextrun"/>
                      <w:rFonts w:cs="Arial"/>
                      <w:sz w:val="16"/>
                      <w:szCs w:val="16"/>
                      <w:shd w:val="clear" w:color="auto" w:fill="FFFFFF"/>
                    </w:rPr>
                  </w:pPr>
                </w:p>
              </w:tc>
              <w:tc>
                <w:tcPr>
                  <w:tcW w:w="1498" w:type="dxa"/>
                  <w:vAlign w:val="center"/>
                </w:tcPr>
                <w:p w14:paraId="2ABE3118"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5D6E23C2"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655EB299"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57B835BB" w14:textId="77777777" w:rsidTr="00467D6D">
              <w:trPr>
                <w:trHeight w:val="221"/>
                <w:jc w:val="center"/>
              </w:trPr>
              <w:tc>
                <w:tcPr>
                  <w:tcW w:w="3230" w:type="dxa"/>
                  <w:vMerge w:val="restart"/>
                  <w:vAlign w:val="center"/>
                </w:tcPr>
                <w:p w14:paraId="49309D9F" w14:textId="7F09F9B2"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Persona mayor de 14 años.</w:t>
                  </w:r>
                </w:p>
              </w:tc>
              <w:tc>
                <w:tcPr>
                  <w:tcW w:w="1498" w:type="dxa"/>
                  <w:vAlign w:val="center"/>
                </w:tcPr>
                <w:p w14:paraId="691BB9F8"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SIRBE </w:t>
                  </w:r>
                </w:p>
              </w:tc>
              <w:tc>
                <w:tcPr>
                  <w:tcW w:w="1097" w:type="dxa"/>
                  <w:vAlign w:val="center"/>
                </w:tcPr>
                <w:p w14:paraId="67BA5DCC"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73AD3ADD" w14:textId="09DFC238"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5B0CA76B" w14:textId="77777777" w:rsidTr="00467D6D">
              <w:trPr>
                <w:trHeight w:val="221"/>
                <w:jc w:val="center"/>
              </w:trPr>
              <w:tc>
                <w:tcPr>
                  <w:tcW w:w="3230" w:type="dxa"/>
                  <w:vMerge/>
                  <w:vAlign w:val="center"/>
                </w:tcPr>
                <w:p w14:paraId="50F2341A" w14:textId="77777777" w:rsidR="003F2A8F" w:rsidRPr="006145DB" w:rsidRDefault="003F2A8F" w:rsidP="005B435E">
                  <w:pPr>
                    <w:tabs>
                      <w:tab w:val="left" w:pos="709"/>
                    </w:tabs>
                    <w:contextualSpacing/>
                    <w:jc w:val="both"/>
                    <w:rPr>
                      <w:rFonts w:cs="Arial"/>
                      <w:sz w:val="16"/>
                      <w:szCs w:val="16"/>
                      <w:lang w:eastAsia="es-CO"/>
                    </w:rPr>
                  </w:pPr>
                </w:p>
              </w:tc>
              <w:tc>
                <w:tcPr>
                  <w:tcW w:w="1498" w:type="dxa"/>
                  <w:vAlign w:val="center"/>
                </w:tcPr>
                <w:p w14:paraId="76C5BC3C"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1AD32E21"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329D63DB"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3173CE4C" w14:textId="77777777" w:rsidTr="00467D6D">
              <w:trPr>
                <w:trHeight w:val="221"/>
                <w:jc w:val="center"/>
              </w:trPr>
              <w:tc>
                <w:tcPr>
                  <w:tcW w:w="3230" w:type="dxa"/>
                  <w:vMerge w:val="restart"/>
                  <w:vAlign w:val="center"/>
                </w:tcPr>
                <w:p w14:paraId="2B2D13A3"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Residente en el Distrito Capital.</w:t>
                  </w:r>
                </w:p>
              </w:tc>
              <w:tc>
                <w:tcPr>
                  <w:tcW w:w="1498" w:type="dxa"/>
                  <w:vAlign w:val="center"/>
                </w:tcPr>
                <w:p w14:paraId="7B57152D" w14:textId="77777777" w:rsidR="003F2A8F" w:rsidRPr="006145DB" w:rsidRDefault="003F2A8F" w:rsidP="005B435E">
                  <w:pPr>
                    <w:jc w:val="center"/>
                    <w:rPr>
                      <w:rFonts w:eastAsia="Arial" w:cs="Arial"/>
                      <w:sz w:val="16"/>
                      <w:szCs w:val="16"/>
                    </w:rPr>
                  </w:pPr>
                  <w:r w:rsidRPr="006145DB">
                    <w:rPr>
                      <w:rFonts w:eastAsia="Arial" w:cs="Arial"/>
                      <w:sz w:val="16"/>
                      <w:szCs w:val="16"/>
                    </w:rPr>
                    <w:t xml:space="preserve">SIRBE </w:t>
                  </w:r>
                </w:p>
              </w:tc>
              <w:tc>
                <w:tcPr>
                  <w:tcW w:w="1097" w:type="dxa"/>
                  <w:vAlign w:val="center"/>
                </w:tcPr>
                <w:p w14:paraId="56D44BB1"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2968B851" w14:textId="652D38EC"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214806A9" w14:textId="77777777" w:rsidTr="00467D6D">
              <w:trPr>
                <w:trHeight w:val="221"/>
                <w:jc w:val="center"/>
              </w:trPr>
              <w:tc>
                <w:tcPr>
                  <w:tcW w:w="3230" w:type="dxa"/>
                  <w:vMerge/>
                  <w:vAlign w:val="center"/>
                </w:tcPr>
                <w:p w14:paraId="42BE0F67" w14:textId="77777777" w:rsidR="003F2A8F" w:rsidRPr="006145DB" w:rsidRDefault="003F2A8F" w:rsidP="005B435E">
                  <w:pPr>
                    <w:tabs>
                      <w:tab w:val="left" w:pos="709"/>
                    </w:tabs>
                    <w:contextualSpacing/>
                    <w:jc w:val="center"/>
                    <w:rPr>
                      <w:rFonts w:cs="Arial"/>
                      <w:sz w:val="16"/>
                      <w:szCs w:val="16"/>
                      <w:lang w:eastAsia="es-CO"/>
                    </w:rPr>
                  </w:pPr>
                </w:p>
              </w:tc>
              <w:tc>
                <w:tcPr>
                  <w:tcW w:w="1498" w:type="dxa"/>
                  <w:vAlign w:val="center"/>
                </w:tcPr>
                <w:p w14:paraId="1061BB70" w14:textId="77777777" w:rsidR="003F2A8F" w:rsidRPr="006145DB" w:rsidRDefault="003F2A8F" w:rsidP="005B435E">
                  <w:pPr>
                    <w:jc w:val="center"/>
                    <w:rPr>
                      <w:rFonts w:eastAsia="Arial" w:cs="Arial"/>
                      <w:sz w:val="16"/>
                      <w:szCs w:val="16"/>
                    </w:rPr>
                  </w:pPr>
                  <w:r w:rsidRPr="006145DB">
                    <w:rPr>
                      <w:rFonts w:eastAsia="Arial" w:cs="Arial"/>
                      <w:sz w:val="16"/>
                      <w:szCs w:val="16"/>
                    </w:rPr>
                    <w:t>Verificación en campo</w:t>
                  </w:r>
                </w:p>
              </w:tc>
              <w:tc>
                <w:tcPr>
                  <w:tcW w:w="1097" w:type="dxa"/>
                  <w:vAlign w:val="center"/>
                </w:tcPr>
                <w:p w14:paraId="10606313" w14:textId="77777777" w:rsidR="003F2A8F" w:rsidRPr="006145DB" w:rsidRDefault="003F2A8F" w:rsidP="005B435E">
                  <w:pPr>
                    <w:jc w:val="center"/>
                    <w:rPr>
                      <w:rFonts w:eastAsia="Arial" w:cs="Arial"/>
                      <w:sz w:val="16"/>
                      <w:szCs w:val="16"/>
                    </w:rPr>
                  </w:pPr>
                  <w:r w:rsidRPr="006145DB">
                    <w:rPr>
                      <w:rFonts w:eastAsia="Arial" w:cs="Arial"/>
                      <w:sz w:val="16"/>
                      <w:szCs w:val="16"/>
                    </w:rPr>
                    <w:t>Demanda</w:t>
                  </w:r>
                </w:p>
              </w:tc>
              <w:tc>
                <w:tcPr>
                  <w:tcW w:w="1726" w:type="dxa"/>
                  <w:vAlign w:val="center"/>
                </w:tcPr>
                <w:p w14:paraId="5CC589E5" w14:textId="77777777" w:rsidR="003F2A8F" w:rsidRPr="006145DB" w:rsidRDefault="003F2A8F" w:rsidP="005B435E">
                  <w:pPr>
                    <w:jc w:val="center"/>
                    <w:rPr>
                      <w:rFonts w:eastAsia="Arial" w:cs="Arial"/>
                      <w:sz w:val="16"/>
                      <w:szCs w:val="16"/>
                    </w:rPr>
                  </w:pPr>
                  <w:r w:rsidRPr="006145DB">
                    <w:rPr>
                      <w:rFonts w:eastAsia="Arial" w:cs="Arial"/>
                      <w:sz w:val="16"/>
                      <w:szCs w:val="16"/>
                    </w:rPr>
                    <w:t>Subdirección para Asuntos LGBTI</w:t>
                  </w:r>
                </w:p>
              </w:tc>
            </w:tr>
            <w:tr w:rsidR="003F2A8F" w:rsidRPr="006145DB" w14:paraId="688ED622" w14:textId="77777777" w:rsidTr="001A1A53">
              <w:trPr>
                <w:trHeight w:val="221"/>
                <w:jc w:val="center"/>
              </w:trPr>
              <w:tc>
                <w:tcPr>
                  <w:tcW w:w="7551" w:type="dxa"/>
                  <w:gridSpan w:val="4"/>
                  <w:vAlign w:val="center"/>
                </w:tcPr>
                <w:p w14:paraId="63344D85" w14:textId="77777777" w:rsidR="003F2A8F" w:rsidRPr="006145DB" w:rsidRDefault="003F2A8F" w:rsidP="005B435E">
                  <w:pPr>
                    <w:jc w:val="center"/>
                    <w:rPr>
                      <w:rFonts w:eastAsia="Arial" w:cs="Arial"/>
                      <w:sz w:val="16"/>
                      <w:szCs w:val="16"/>
                    </w:rPr>
                  </w:pPr>
                  <w:r w:rsidRPr="006145DB">
                    <w:rPr>
                      <w:rFonts w:eastAsia="Arial" w:cs="Arial"/>
                      <w:sz w:val="16"/>
                      <w:szCs w:val="16"/>
                    </w:rPr>
                    <w:t>Componente Acciones para la inclusión social y productiva</w:t>
                  </w:r>
                </w:p>
              </w:tc>
            </w:tr>
            <w:tr w:rsidR="003F2A8F" w:rsidRPr="006145DB" w14:paraId="206754D7" w14:textId="77777777" w:rsidTr="00467D6D">
              <w:trPr>
                <w:trHeight w:val="221"/>
                <w:jc w:val="center"/>
              </w:trPr>
              <w:tc>
                <w:tcPr>
                  <w:tcW w:w="3230" w:type="dxa"/>
                  <w:vMerge w:val="restart"/>
                  <w:vAlign w:val="center"/>
                </w:tcPr>
                <w:p w14:paraId="4AB9C8FE" w14:textId="77777777" w:rsidR="003F2A8F" w:rsidRPr="006145DB" w:rsidRDefault="003F2A8F" w:rsidP="005B435E">
                  <w:pPr>
                    <w:tabs>
                      <w:tab w:val="left" w:pos="709"/>
                    </w:tabs>
                    <w:contextualSpacing/>
                    <w:jc w:val="both"/>
                    <w:rPr>
                      <w:rFonts w:cs="Arial"/>
                      <w:sz w:val="16"/>
                      <w:szCs w:val="16"/>
                      <w:lang w:eastAsia="es-CO"/>
                    </w:rPr>
                  </w:pPr>
                  <w:r w:rsidRPr="006145DB">
                    <w:rPr>
                      <w:rStyle w:val="normaltextrun"/>
                      <w:rFonts w:cs="Arial"/>
                      <w:sz w:val="16"/>
                      <w:szCs w:val="16"/>
                      <w:shd w:val="clear" w:color="auto" w:fill="FFFFFF"/>
                    </w:rPr>
                    <w:t>Persona de los sectores sociales LGBTI</w:t>
                  </w:r>
                  <w:r w:rsidRPr="006145DB">
                    <w:rPr>
                      <w:rFonts w:cs="Arial"/>
                      <w:bCs/>
                      <w:sz w:val="16"/>
                      <w:szCs w:val="16"/>
                      <w:lang w:eastAsia="es-CO"/>
                    </w:rPr>
                    <w:t xml:space="preserve"> y con otras orientaciones sexuales, identidades de género y expresiones de género.</w:t>
                  </w:r>
                </w:p>
              </w:tc>
              <w:tc>
                <w:tcPr>
                  <w:tcW w:w="1498" w:type="dxa"/>
                  <w:vAlign w:val="center"/>
                </w:tcPr>
                <w:p w14:paraId="54608EAA" w14:textId="77777777" w:rsidR="003F2A8F" w:rsidRPr="006145DB" w:rsidRDefault="003F2A8F" w:rsidP="005B435E">
                  <w:pPr>
                    <w:jc w:val="center"/>
                    <w:rPr>
                      <w:rFonts w:eastAsia="Arial" w:cs="Arial"/>
                      <w:sz w:val="16"/>
                      <w:szCs w:val="16"/>
                    </w:rPr>
                  </w:pPr>
                  <w:r w:rsidRPr="006145DB">
                    <w:rPr>
                      <w:rFonts w:cs="Arial"/>
                      <w:sz w:val="16"/>
                      <w:szCs w:val="16"/>
                      <w:lang w:eastAsia="es-CO"/>
                    </w:rPr>
                    <w:t xml:space="preserve">SIRBE </w:t>
                  </w:r>
                </w:p>
              </w:tc>
              <w:tc>
                <w:tcPr>
                  <w:tcW w:w="1097" w:type="dxa"/>
                  <w:vAlign w:val="center"/>
                </w:tcPr>
                <w:p w14:paraId="174DFA29" w14:textId="77777777" w:rsidR="003F2A8F" w:rsidRPr="006145DB" w:rsidRDefault="003F2A8F" w:rsidP="005B435E">
                  <w:pPr>
                    <w:jc w:val="center"/>
                    <w:rPr>
                      <w:rFonts w:eastAsia="Arial" w:cs="Arial"/>
                      <w:sz w:val="16"/>
                      <w:szCs w:val="16"/>
                    </w:rPr>
                  </w:pPr>
                  <w:r w:rsidRPr="006145DB">
                    <w:rPr>
                      <w:rFonts w:cs="Arial"/>
                      <w:sz w:val="16"/>
                      <w:szCs w:val="16"/>
                      <w:lang w:eastAsia="es-CO"/>
                    </w:rPr>
                    <w:t>Demanda</w:t>
                  </w:r>
                </w:p>
              </w:tc>
              <w:tc>
                <w:tcPr>
                  <w:tcW w:w="1726" w:type="dxa"/>
                  <w:vAlign w:val="center"/>
                </w:tcPr>
                <w:p w14:paraId="2582A7AD" w14:textId="3FE03E1B"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6872D5F6" w14:textId="77777777" w:rsidTr="00467D6D">
              <w:trPr>
                <w:trHeight w:val="221"/>
                <w:jc w:val="center"/>
              </w:trPr>
              <w:tc>
                <w:tcPr>
                  <w:tcW w:w="3230" w:type="dxa"/>
                  <w:vMerge/>
                  <w:vAlign w:val="center"/>
                </w:tcPr>
                <w:p w14:paraId="372E9067" w14:textId="77777777" w:rsidR="003F2A8F" w:rsidRPr="006145DB" w:rsidRDefault="003F2A8F" w:rsidP="005B435E">
                  <w:pPr>
                    <w:tabs>
                      <w:tab w:val="left" w:pos="709"/>
                    </w:tabs>
                    <w:contextualSpacing/>
                    <w:jc w:val="both"/>
                    <w:rPr>
                      <w:rStyle w:val="normaltextrun"/>
                      <w:rFonts w:cs="Arial"/>
                      <w:sz w:val="16"/>
                      <w:szCs w:val="16"/>
                      <w:shd w:val="clear" w:color="auto" w:fill="FFFFFF"/>
                    </w:rPr>
                  </w:pPr>
                </w:p>
              </w:tc>
              <w:tc>
                <w:tcPr>
                  <w:tcW w:w="1498" w:type="dxa"/>
                  <w:vAlign w:val="center"/>
                </w:tcPr>
                <w:p w14:paraId="10668029" w14:textId="77777777" w:rsidR="003F2A8F" w:rsidRPr="006145DB" w:rsidRDefault="003F2A8F" w:rsidP="005B435E">
                  <w:pPr>
                    <w:jc w:val="center"/>
                    <w:rPr>
                      <w:rFonts w:cs="Arial"/>
                      <w:sz w:val="16"/>
                      <w:szCs w:val="16"/>
                      <w:lang w:eastAsia="es-CO"/>
                    </w:rPr>
                  </w:pPr>
                  <w:r w:rsidRPr="006145DB">
                    <w:rPr>
                      <w:rFonts w:cs="Arial"/>
                      <w:sz w:val="16"/>
                      <w:szCs w:val="16"/>
                      <w:lang w:eastAsia="es-CO"/>
                    </w:rPr>
                    <w:t>Verificación en campo</w:t>
                  </w:r>
                </w:p>
              </w:tc>
              <w:tc>
                <w:tcPr>
                  <w:tcW w:w="1097" w:type="dxa"/>
                  <w:vAlign w:val="center"/>
                </w:tcPr>
                <w:p w14:paraId="474F55F9" w14:textId="77777777" w:rsidR="003F2A8F" w:rsidRPr="006145DB" w:rsidRDefault="003F2A8F" w:rsidP="005B435E">
                  <w:pPr>
                    <w:jc w:val="center"/>
                    <w:rPr>
                      <w:rFonts w:cs="Arial"/>
                      <w:sz w:val="16"/>
                      <w:szCs w:val="16"/>
                      <w:lang w:eastAsia="es-CO"/>
                    </w:rPr>
                  </w:pPr>
                  <w:r w:rsidRPr="006145DB">
                    <w:rPr>
                      <w:rFonts w:cs="Arial"/>
                      <w:sz w:val="16"/>
                      <w:szCs w:val="16"/>
                      <w:lang w:eastAsia="es-CO"/>
                    </w:rPr>
                    <w:t>Demanda</w:t>
                  </w:r>
                </w:p>
              </w:tc>
              <w:tc>
                <w:tcPr>
                  <w:tcW w:w="1726" w:type="dxa"/>
                  <w:vAlign w:val="center"/>
                </w:tcPr>
                <w:p w14:paraId="49A20A52" w14:textId="77777777" w:rsidR="003F2A8F" w:rsidRPr="006145DB" w:rsidRDefault="003F2A8F" w:rsidP="005B435E">
                  <w:pPr>
                    <w:jc w:val="center"/>
                    <w:rPr>
                      <w:rFonts w:cs="Arial"/>
                      <w:sz w:val="16"/>
                      <w:szCs w:val="16"/>
                      <w:lang w:eastAsia="es-CO"/>
                    </w:rPr>
                  </w:pPr>
                  <w:r w:rsidRPr="006145DB">
                    <w:rPr>
                      <w:rFonts w:eastAsia="Arial" w:cs="Arial"/>
                      <w:sz w:val="16"/>
                      <w:szCs w:val="16"/>
                    </w:rPr>
                    <w:t>Subdirección para Asuntos LGBTI</w:t>
                  </w:r>
                </w:p>
              </w:tc>
            </w:tr>
            <w:tr w:rsidR="003F2A8F" w:rsidRPr="006145DB" w14:paraId="5B3053D9" w14:textId="77777777" w:rsidTr="00467D6D">
              <w:trPr>
                <w:trHeight w:val="221"/>
                <w:jc w:val="center"/>
              </w:trPr>
              <w:tc>
                <w:tcPr>
                  <w:tcW w:w="3230" w:type="dxa"/>
                  <w:vMerge w:val="restart"/>
                  <w:vAlign w:val="center"/>
                </w:tcPr>
                <w:p w14:paraId="49802BF3" w14:textId="291CFC9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Persona mayor de 14 años.</w:t>
                  </w:r>
                </w:p>
              </w:tc>
              <w:tc>
                <w:tcPr>
                  <w:tcW w:w="1498" w:type="dxa"/>
                  <w:vAlign w:val="center"/>
                </w:tcPr>
                <w:p w14:paraId="5522D494" w14:textId="77777777" w:rsidR="003F2A8F" w:rsidRPr="006145DB" w:rsidRDefault="003F2A8F" w:rsidP="005B435E">
                  <w:pPr>
                    <w:jc w:val="center"/>
                    <w:rPr>
                      <w:rFonts w:eastAsia="Arial" w:cs="Arial"/>
                      <w:sz w:val="16"/>
                      <w:szCs w:val="16"/>
                    </w:rPr>
                  </w:pPr>
                  <w:r w:rsidRPr="006145DB">
                    <w:rPr>
                      <w:rFonts w:cs="Arial"/>
                      <w:sz w:val="16"/>
                      <w:szCs w:val="16"/>
                      <w:lang w:eastAsia="es-CO"/>
                    </w:rPr>
                    <w:t xml:space="preserve">SIRBE </w:t>
                  </w:r>
                </w:p>
              </w:tc>
              <w:tc>
                <w:tcPr>
                  <w:tcW w:w="1097" w:type="dxa"/>
                  <w:vAlign w:val="center"/>
                </w:tcPr>
                <w:p w14:paraId="344220A9" w14:textId="77777777" w:rsidR="003F2A8F" w:rsidRPr="006145DB" w:rsidRDefault="003F2A8F" w:rsidP="005B435E">
                  <w:pPr>
                    <w:jc w:val="center"/>
                    <w:rPr>
                      <w:rFonts w:eastAsia="Arial" w:cs="Arial"/>
                      <w:sz w:val="16"/>
                      <w:szCs w:val="16"/>
                    </w:rPr>
                  </w:pPr>
                  <w:r w:rsidRPr="006145DB">
                    <w:rPr>
                      <w:rFonts w:cs="Arial"/>
                      <w:sz w:val="16"/>
                      <w:szCs w:val="16"/>
                      <w:lang w:eastAsia="es-CO"/>
                    </w:rPr>
                    <w:t>Demanda</w:t>
                  </w:r>
                </w:p>
              </w:tc>
              <w:tc>
                <w:tcPr>
                  <w:tcW w:w="1726" w:type="dxa"/>
                  <w:vAlign w:val="center"/>
                </w:tcPr>
                <w:p w14:paraId="67EBC6A3" w14:textId="6B56B75E"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09A7A576" w14:textId="77777777" w:rsidTr="00467D6D">
              <w:trPr>
                <w:trHeight w:val="221"/>
                <w:jc w:val="center"/>
              </w:trPr>
              <w:tc>
                <w:tcPr>
                  <w:tcW w:w="3230" w:type="dxa"/>
                  <w:vMerge/>
                  <w:tcBorders>
                    <w:bottom w:val="single" w:sz="4" w:space="0" w:color="auto"/>
                  </w:tcBorders>
                  <w:vAlign w:val="center"/>
                </w:tcPr>
                <w:p w14:paraId="680D969A" w14:textId="77777777" w:rsidR="003F2A8F" w:rsidRPr="006145DB" w:rsidRDefault="003F2A8F" w:rsidP="005B435E">
                  <w:pPr>
                    <w:tabs>
                      <w:tab w:val="left" w:pos="709"/>
                    </w:tabs>
                    <w:contextualSpacing/>
                    <w:jc w:val="both"/>
                    <w:rPr>
                      <w:rFonts w:cs="Arial"/>
                      <w:sz w:val="16"/>
                      <w:szCs w:val="16"/>
                      <w:lang w:eastAsia="es-CO"/>
                    </w:rPr>
                  </w:pPr>
                </w:p>
              </w:tc>
              <w:tc>
                <w:tcPr>
                  <w:tcW w:w="1498" w:type="dxa"/>
                  <w:tcBorders>
                    <w:bottom w:val="single" w:sz="4" w:space="0" w:color="auto"/>
                  </w:tcBorders>
                  <w:vAlign w:val="center"/>
                </w:tcPr>
                <w:p w14:paraId="6C578BED" w14:textId="77777777" w:rsidR="003F2A8F" w:rsidRPr="006145DB" w:rsidRDefault="003F2A8F" w:rsidP="005B435E">
                  <w:pPr>
                    <w:jc w:val="center"/>
                    <w:rPr>
                      <w:rFonts w:cs="Arial"/>
                      <w:sz w:val="16"/>
                      <w:szCs w:val="16"/>
                      <w:lang w:eastAsia="es-CO"/>
                    </w:rPr>
                  </w:pPr>
                  <w:r w:rsidRPr="006145DB">
                    <w:rPr>
                      <w:rFonts w:cs="Arial"/>
                      <w:sz w:val="16"/>
                      <w:szCs w:val="16"/>
                      <w:lang w:eastAsia="es-CO"/>
                    </w:rPr>
                    <w:t>Verificación en campo</w:t>
                  </w:r>
                </w:p>
              </w:tc>
              <w:tc>
                <w:tcPr>
                  <w:tcW w:w="1097" w:type="dxa"/>
                  <w:tcBorders>
                    <w:bottom w:val="single" w:sz="4" w:space="0" w:color="auto"/>
                  </w:tcBorders>
                  <w:vAlign w:val="center"/>
                </w:tcPr>
                <w:p w14:paraId="759FF835" w14:textId="77777777" w:rsidR="003F2A8F" w:rsidRPr="006145DB" w:rsidRDefault="003F2A8F" w:rsidP="005B435E">
                  <w:pPr>
                    <w:jc w:val="center"/>
                    <w:rPr>
                      <w:rFonts w:cs="Arial"/>
                      <w:sz w:val="16"/>
                      <w:szCs w:val="16"/>
                      <w:lang w:eastAsia="es-CO"/>
                    </w:rPr>
                  </w:pPr>
                  <w:r w:rsidRPr="006145DB">
                    <w:rPr>
                      <w:rFonts w:cs="Arial"/>
                      <w:sz w:val="16"/>
                      <w:szCs w:val="16"/>
                      <w:lang w:eastAsia="es-CO"/>
                    </w:rPr>
                    <w:t>Demanda</w:t>
                  </w:r>
                </w:p>
              </w:tc>
              <w:tc>
                <w:tcPr>
                  <w:tcW w:w="1726" w:type="dxa"/>
                  <w:tcBorders>
                    <w:bottom w:val="single" w:sz="4" w:space="0" w:color="auto"/>
                  </w:tcBorders>
                  <w:vAlign w:val="center"/>
                </w:tcPr>
                <w:p w14:paraId="150205DD" w14:textId="77777777" w:rsidR="003F2A8F" w:rsidRPr="006145DB" w:rsidRDefault="003F2A8F" w:rsidP="005B435E">
                  <w:pPr>
                    <w:jc w:val="center"/>
                    <w:rPr>
                      <w:rFonts w:cs="Arial"/>
                      <w:sz w:val="16"/>
                      <w:szCs w:val="16"/>
                      <w:lang w:eastAsia="es-CO"/>
                    </w:rPr>
                  </w:pPr>
                  <w:r w:rsidRPr="006145DB">
                    <w:rPr>
                      <w:rFonts w:eastAsia="Arial" w:cs="Arial"/>
                      <w:sz w:val="16"/>
                      <w:szCs w:val="16"/>
                    </w:rPr>
                    <w:t>Subdirección para Asuntos LGBTI</w:t>
                  </w:r>
                </w:p>
              </w:tc>
            </w:tr>
            <w:tr w:rsidR="003F2A8F" w:rsidRPr="006145DB" w14:paraId="148C2D35" w14:textId="77777777" w:rsidTr="00467D6D">
              <w:trPr>
                <w:trHeight w:val="221"/>
                <w:jc w:val="center"/>
              </w:trPr>
              <w:tc>
                <w:tcPr>
                  <w:tcW w:w="3230" w:type="dxa"/>
                  <w:vMerge w:val="restart"/>
                  <w:vAlign w:val="center"/>
                </w:tcPr>
                <w:p w14:paraId="3F1008C9" w14:textId="6043A52E" w:rsidR="003F2A8F" w:rsidRPr="006145DB" w:rsidRDefault="003F2A8F" w:rsidP="005B435E">
                  <w:pPr>
                    <w:tabs>
                      <w:tab w:val="left" w:pos="709"/>
                    </w:tabs>
                    <w:contextualSpacing/>
                    <w:jc w:val="both"/>
                    <w:rPr>
                      <w:rFonts w:cs="Arial"/>
                      <w:sz w:val="16"/>
                      <w:szCs w:val="16"/>
                    </w:rPr>
                  </w:pPr>
                  <w:r w:rsidRPr="006145DB">
                    <w:rPr>
                      <w:rStyle w:val="normaltextrun"/>
                      <w:rFonts w:cs="Arial"/>
                      <w:sz w:val="16"/>
                      <w:szCs w:val="16"/>
                    </w:rPr>
                    <w:t>Residente en el Distrito Capital.</w:t>
                  </w:r>
                </w:p>
              </w:tc>
              <w:tc>
                <w:tcPr>
                  <w:tcW w:w="1498" w:type="dxa"/>
                  <w:vAlign w:val="center"/>
                </w:tcPr>
                <w:p w14:paraId="652DCE20" w14:textId="77777777" w:rsidR="003F2A8F" w:rsidRPr="006145DB" w:rsidRDefault="003F2A8F" w:rsidP="005B435E">
                  <w:pPr>
                    <w:jc w:val="center"/>
                    <w:rPr>
                      <w:rFonts w:eastAsia="Arial" w:cs="Arial"/>
                      <w:sz w:val="16"/>
                      <w:szCs w:val="16"/>
                    </w:rPr>
                  </w:pPr>
                  <w:r w:rsidRPr="006145DB">
                    <w:rPr>
                      <w:rFonts w:cs="Arial"/>
                      <w:sz w:val="16"/>
                      <w:szCs w:val="16"/>
                      <w:lang w:eastAsia="es-CO"/>
                    </w:rPr>
                    <w:t xml:space="preserve">SIRBE </w:t>
                  </w:r>
                </w:p>
              </w:tc>
              <w:tc>
                <w:tcPr>
                  <w:tcW w:w="1097" w:type="dxa"/>
                  <w:vAlign w:val="center"/>
                </w:tcPr>
                <w:p w14:paraId="294989ED" w14:textId="77777777" w:rsidR="003F2A8F" w:rsidRPr="006145DB" w:rsidRDefault="003F2A8F" w:rsidP="005B435E">
                  <w:pPr>
                    <w:jc w:val="center"/>
                    <w:rPr>
                      <w:rFonts w:eastAsia="Arial" w:cs="Arial"/>
                      <w:sz w:val="16"/>
                      <w:szCs w:val="16"/>
                    </w:rPr>
                  </w:pPr>
                  <w:r w:rsidRPr="006145DB">
                    <w:rPr>
                      <w:rFonts w:cs="Arial"/>
                      <w:sz w:val="16"/>
                      <w:szCs w:val="16"/>
                      <w:lang w:eastAsia="es-CO"/>
                    </w:rPr>
                    <w:t>Demanda</w:t>
                  </w:r>
                </w:p>
              </w:tc>
              <w:tc>
                <w:tcPr>
                  <w:tcW w:w="1726" w:type="dxa"/>
                  <w:vAlign w:val="center"/>
                </w:tcPr>
                <w:p w14:paraId="053D1CF2" w14:textId="4CC80E11" w:rsidR="003F2A8F" w:rsidRPr="006145DB" w:rsidRDefault="001A1A53" w:rsidP="005B435E">
                  <w:pPr>
                    <w:jc w:val="center"/>
                    <w:rPr>
                      <w:rFonts w:eastAsia="Arial" w:cs="Arial"/>
                      <w:sz w:val="16"/>
                      <w:szCs w:val="16"/>
                    </w:rPr>
                  </w:pPr>
                  <w:r w:rsidRPr="006145DB">
                    <w:rPr>
                      <w:rFonts w:eastAsia="Arial" w:cs="Arial"/>
                      <w:sz w:val="16"/>
                      <w:szCs w:val="16"/>
                    </w:rPr>
                    <w:t>Secretaría Distrital de Integración Social</w:t>
                  </w:r>
                </w:p>
              </w:tc>
            </w:tr>
            <w:tr w:rsidR="003F2A8F" w:rsidRPr="006145DB" w14:paraId="4B626553" w14:textId="77777777" w:rsidTr="00467D6D">
              <w:trPr>
                <w:trHeight w:val="221"/>
                <w:jc w:val="center"/>
              </w:trPr>
              <w:tc>
                <w:tcPr>
                  <w:tcW w:w="3230" w:type="dxa"/>
                  <w:vMerge/>
                  <w:tcBorders>
                    <w:bottom w:val="nil"/>
                  </w:tcBorders>
                  <w:vAlign w:val="center"/>
                </w:tcPr>
                <w:p w14:paraId="60AF140E" w14:textId="77777777" w:rsidR="003F2A8F" w:rsidRPr="006145DB" w:rsidRDefault="003F2A8F" w:rsidP="005B435E">
                  <w:pPr>
                    <w:tabs>
                      <w:tab w:val="left" w:pos="709"/>
                    </w:tabs>
                    <w:contextualSpacing/>
                    <w:jc w:val="center"/>
                    <w:rPr>
                      <w:rStyle w:val="normaltextrun"/>
                      <w:rFonts w:cs="Arial"/>
                      <w:sz w:val="16"/>
                      <w:szCs w:val="16"/>
                    </w:rPr>
                  </w:pPr>
                </w:p>
              </w:tc>
              <w:tc>
                <w:tcPr>
                  <w:tcW w:w="1498" w:type="dxa"/>
                  <w:tcBorders>
                    <w:bottom w:val="nil"/>
                  </w:tcBorders>
                  <w:vAlign w:val="center"/>
                </w:tcPr>
                <w:p w14:paraId="37A15A11" w14:textId="77777777" w:rsidR="003F2A8F" w:rsidRPr="006145DB" w:rsidRDefault="003F2A8F" w:rsidP="005B435E">
                  <w:pPr>
                    <w:jc w:val="center"/>
                    <w:rPr>
                      <w:rFonts w:cs="Arial"/>
                      <w:sz w:val="16"/>
                      <w:szCs w:val="16"/>
                      <w:lang w:eastAsia="es-CO"/>
                    </w:rPr>
                  </w:pPr>
                  <w:r w:rsidRPr="006145DB">
                    <w:rPr>
                      <w:rFonts w:cs="Arial"/>
                      <w:sz w:val="16"/>
                      <w:szCs w:val="16"/>
                      <w:lang w:eastAsia="es-CO"/>
                    </w:rPr>
                    <w:t>Verificación en campo</w:t>
                  </w:r>
                </w:p>
              </w:tc>
              <w:tc>
                <w:tcPr>
                  <w:tcW w:w="1097" w:type="dxa"/>
                  <w:tcBorders>
                    <w:bottom w:val="nil"/>
                  </w:tcBorders>
                  <w:vAlign w:val="center"/>
                </w:tcPr>
                <w:p w14:paraId="4409171E" w14:textId="77777777" w:rsidR="003F2A8F" w:rsidRPr="006145DB" w:rsidRDefault="003F2A8F" w:rsidP="005B435E">
                  <w:pPr>
                    <w:jc w:val="center"/>
                    <w:rPr>
                      <w:rFonts w:cs="Arial"/>
                      <w:sz w:val="16"/>
                      <w:szCs w:val="16"/>
                      <w:lang w:eastAsia="es-CO"/>
                    </w:rPr>
                  </w:pPr>
                  <w:r w:rsidRPr="006145DB">
                    <w:rPr>
                      <w:rFonts w:cs="Arial"/>
                      <w:sz w:val="16"/>
                      <w:szCs w:val="16"/>
                      <w:lang w:eastAsia="es-CO"/>
                    </w:rPr>
                    <w:t>Demanda</w:t>
                  </w:r>
                </w:p>
              </w:tc>
              <w:tc>
                <w:tcPr>
                  <w:tcW w:w="1726" w:type="dxa"/>
                  <w:tcBorders>
                    <w:bottom w:val="nil"/>
                  </w:tcBorders>
                  <w:vAlign w:val="center"/>
                </w:tcPr>
                <w:p w14:paraId="2BC8A4AE" w14:textId="77777777" w:rsidR="003F2A8F" w:rsidRPr="006145DB" w:rsidRDefault="003F2A8F" w:rsidP="005B435E">
                  <w:pPr>
                    <w:jc w:val="center"/>
                    <w:rPr>
                      <w:rFonts w:cs="Arial"/>
                      <w:sz w:val="16"/>
                      <w:szCs w:val="16"/>
                      <w:lang w:eastAsia="es-CO"/>
                    </w:rPr>
                  </w:pPr>
                  <w:r w:rsidRPr="006145DB">
                    <w:rPr>
                      <w:rFonts w:eastAsia="Arial" w:cs="Arial"/>
                      <w:sz w:val="16"/>
                      <w:szCs w:val="16"/>
                    </w:rPr>
                    <w:t>Subdirección para Asuntos LGBTI</w:t>
                  </w:r>
                </w:p>
              </w:tc>
            </w:tr>
          </w:tbl>
          <w:p w14:paraId="3058A7D1" w14:textId="4D3CAEC3" w:rsidR="00EE5E68" w:rsidRPr="006145DB" w:rsidRDefault="00EE5E68" w:rsidP="005B435E">
            <w:pPr>
              <w:spacing w:after="0" w:line="240" w:lineRule="auto"/>
              <w:jc w:val="both"/>
              <w:rPr>
                <w:rFonts w:cs="Arial"/>
                <w:sz w:val="20"/>
                <w:szCs w:val="20"/>
              </w:rPr>
            </w:pPr>
          </w:p>
        </w:tc>
      </w:tr>
      <w:tr w:rsidR="00115DA4" w:rsidRPr="006145DB" w14:paraId="0F4307FE" w14:textId="77777777" w:rsidTr="007266C4">
        <w:trPr>
          <w:trHeight w:val="6554"/>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0761B2B4" w14:textId="603969BE" w:rsidR="00EE5E68" w:rsidRPr="006145DB" w:rsidRDefault="003F2A8F" w:rsidP="005B435E">
            <w:pPr>
              <w:spacing w:after="0" w:line="240" w:lineRule="auto"/>
              <w:contextualSpacing/>
              <w:rPr>
                <w:rFonts w:cs="Arial"/>
                <w:sz w:val="20"/>
                <w:szCs w:val="20"/>
                <w:lang w:eastAsia="es-CO"/>
              </w:rPr>
            </w:pPr>
            <w:r w:rsidRPr="006145DB">
              <w:rPr>
                <w:rFonts w:cs="Arial"/>
                <w:bCs/>
                <w:sz w:val="20"/>
                <w:szCs w:val="20"/>
                <w:lang w:eastAsia="es-CO"/>
              </w:rPr>
              <w:t>Criterios de Egreso y Fuentes de Información</w:t>
            </w:r>
          </w:p>
        </w:tc>
        <w:tc>
          <w:tcPr>
            <w:tcW w:w="4141" w:type="pct"/>
            <w:tcBorders>
              <w:top w:val="single" w:sz="4" w:space="0" w:color="auto"/>
              <w:left w:val="single" w:sz="4" w:space="0" w:color="auto"/>
              <w:bottom w:val="single" w:sz="4" w:space="0" w:color="auto"/>
              <w:right w:val="single" w:sz="4" w:space="0" w:color="auto"/>
            </w:tcBorders>
            <w:vAlign w:val="center"/>
            <w:hideMark/>
          </w:tcPr>
          <w:p w14:paraId="16C137D9" w14:textId="77777777" w:rsidR="007D6F82" w:rsidRPr="006145DB" w:rsidRDefault="007D6F82" w:rsidP="005B435E">
            <w:pPr>
              <w:spacing w:after="0" w:line="240" w:lineRule="auto"/>
              <w:rPr>
                <w:rFonts w:cs="Arial"/>
                <w:sz w:val="16"/>
                <w:szCs w:val="16"/>
              </w:rPr>
            </w:pPr>
          </w:p>
          <w:tbl>
            <w:tblPr>
              <w:tblStyle w:val="Tablaconcuadrcula"/>
              <w:tblW w:w="7401" w:type="dxa"/>
              <w:jc w:val="center"/>
              <w:tblLook w:val="04A0" w:firstRow="1" w:lastRow="0" w:firstColumn="1" w:lastColumn="0" w:noHBand="0" w:noVBand="1"/>
            </w:tblPr>
            <w:tblGrid>
              <w:gridCol w:w="3230"/>
              <w:gridCol w:w="1472"/>
              <w:gridCol w:w="1097"/>
              <w:gridCol w:w="1602"/>
            </w:tblGrid>
            <w:tr w:rsidR="007D6F82" w:rsidRPr="006145DB" w14:paraId="7CB9D590" w14:textId="77777777" w:rsidTr="00467D6D">
              <w:trPr>
                <w:trHeight w:val="357"/>
                <w:jc w:val="center"/>
              </w:trPr>
              <w:tc>
                <w:tcPr>
                  <w:tcW w:w="3230" w:type="dxa"/>
                  <w:vAlign w:val="center"/>
                </w:tcPr>
                <w:p w14:paraId="2FD37202"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472" w:type="dxa"/>
                  <w:vAlign w:val="center"/>
                </w:tcPr>
                <w:p w14:paraId="5DC97E82"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097" w:type="dxa"/>
                  <w:vAlign w:val="center"/>
                </w:tcPr>
                <w:p w14:paraId="16071B85"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02" w:type="dxa"/>
                  <w:vAlign w:val="center"/>
                </w:tcPr>
                <w:p w14:paraId="29B76C13"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7D6F82" w:rsidRPr="006145DB" w14:paraId="62C9D0EC" w14:textId="77777777" w:rsidTr="0076493D">
              <w:trPr>
                <w:trHeight w:val="255"/>
                <w:jc w:val="center"/>
              </w:trPr>
              <w:tc>
                <w:tcPr>
                  <w:tcW w:w="7401" w:type="dxa"/>
                  <w:gridSpan w:val="4"/>
                  <w:vAlign w:val="center"/>
                </w:tcPr>
                <w:p w14:paraId="226A4AF1" w14:textId="07D30A2B"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Componente de Orientación y acompañamiento psicosocial</w:t>
                  </w:r>
                </w:p>
              </w:tc>
            </w:tr>
            <w:tr w:rsidR="007D6F82" w:rsidRPr="006145DB" w14:paraId="3755A501" w14:textId="77777777" w:rsidTr="00467D6D">
              <w:trPr>
                <w:trHeight w:val="225"/>
                <w:jc w:val="center"/>
              </w:trPr>
              <w:tc>
                <w:tcPr>
                  <w:tcW w:w="3230" w:type="dxa"/>
                  <w:vAlign w:val="center"/>
                </w:tcPr>
                <w:p w14:paraId="7360DFFF"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Finalización del proceso de orientación y acompañamiento psicosocial.</w:t>
                  </w:r>
                </w:p>
              </w:tc>
              <w:tc>
                <w:tcPr>
                  <w:tcW w:w="1472" w:type="dxa"/>
                  <w:vAlign w:val="center"/>
                </w:tcPr>
                <w:p w14:paraId="667E39E9" w14:textId="77777777" w:rsidR="003F2A8F" w:rsidRPr="006145DB" w:rsidRDefault="003F2A8F" w:rsidP="005B435E">
                  <w:pPr>
                    <w:tabs>
                      <w:tab w:val="left" w:pos="709"/>
                    </w:tabs>
                    <w:contextualSpacing/>
                    <w:jc w:val="center"/>
                    <w:rPr>
                      <w:rFonts w:eastAsia="Arial" w:cs="Arial"/>
                      <w:sz w:val="16"/>
                      <w:szCs w:val="16"/>
                    </w:rPr>
                  </w:pPr>
                  <w:r w:rsidRPr="006145DB">
                    <w:rPr>
                      <w:rFonts w:cs="Arial"/>
                      <w:sz w:val="16"/>
                      <w:szCs w:val="16"/>
                      <w:lang w:eastAsia="es-CO"/>
                    </w:rPr>
                    <w:t>Verificación en campo</w:t>
                  </w:r>
                </w:p>
              </w:tc>
              <w:tc>
                <w:tcPr>
                  <w:tcW w:w="1097" w:type="dxa"/>
                  <w:vAlign w:val="center"/>
                </w:tcPr>
                <w:p w14:paraId="13809EA7"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602" w:type="dxa"/>
                  <w:vAlign w:val="center"/>
                </w:tcPr>
                <w:p w14:paraId="48531B93" w14:textId="77777777" w:rsidR="003F2A8F" w:rsidRPr="006145DB" w:rsidRDefault="003F2A8F" w:rsidP="005B435E">
                  <w:pPr>
                    <w:tabs>
                      <w:tab w:val="left" w:pos="709"/>
                    </w:tabs>
                    <w:contextualSpacing/>
                    <w:jc w:val="center"/>
                    <w:rPr>
                      <w:rFonts w:eastAsia="Arial" w:cs="Arial"/>
                      <w:sz w:val="16"/>
                      <w:szCs w:val="16"/>
                    </w:rPr>
                  </w:pPr>
                  <w:r w:rsidRPr="006145DB">
                    <w:rPr>
                      <w:rFonts w:cs="Arial"/>
                      <w:sz w:val="16"/>
                      <w:szCs w:val="16"/>
                      <w:lang w:eastAsia="es-CO"/>
                    </w:rPr>
                    <w:t>Subdirección para Asuntos LGBTI</w:t>
                  </w:r>
                </w:p>
              </w:tc>
            </w:tr>
            <w:tr w:rsidR="007D6F82" w:rsidRPr="006145DB" w14:paraId="0F9CDC55" w14:textId="77777777" w:rsidTr="00467D6D">
              <w:trPr>
                <w:trHeight w:val="225"/>
                <w:jc w:val="center"/>
              </w:trPr>
              <w:tc>
                <w:tcPr>
                  <w:tcW w:w="3230" w:type="dxa"/>
                  <w:vAlign w:val="center"/>
                </w:tcPr>
                <w:p w14:paraId="6BA7DF98"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Incumplimiento de acuerdos de corresponsabilidad.</w:t>
                  </w:r>
                </w:p>
              </w:tc>
              <w:tc>
                <w:tcPr>
                  <w:tcW w:w="1472" w:type="dxa"/>
                  <w:vAlign w:val="center"/>
                </w:tcPr>
                <w:p w14:paraId="2239A7F5" w14:textId="77777777" w:rsidR="003F2A8F" w:rsidRPr="006145DB" w:rsidRDefault="003F2A8F" w:rsidP="005B435E">
                  <w:pPr>
                    <w:tabs>
                      <w:tab w:val="left" w:pos="709"/>
                    </w:tabs>
                    <w:contextualSpacing/>
                    <w:jc w:val="center"/>
                    <w:rPr>
                      <w:rFonts w:eastAsia="Arial" w:cs="Arial"/>
                      <w:sz w:val="16"/>
                      <w:szCs w:val="16"/>
                    </w:rPr>
                  </w:pPr>
                  <w:r w:rsidRPr="006145DB">
                    <w:rPr>
                      <w:rFonts w:cs="Arial"/>
                      <w:sz w:val="16"/>
                      <w:szCs w:val="16"/>
                      <w:lang w:eastAsia="es-CO"/>
                    </w:rPr>
                    <w:t>Verificación en campo</w:t>
                  </w:r>
                </w:p>
              </w:tc>
              <w:tc>
                <w:tcPr>
                  <w:tcW w:w="1097" w:type="dxa"/>
                  <w:vAlign w:val="center"/>
                </w:tcPr>
                <w:p w14:paraId="18ED1E79"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02" w:type="dxa"/>
                  <w:vAlign w:val="center"/>
                </w:tcPr>
                <w:p w14:paraId="5BB6D1D6"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Subdirección para Asuntos LGBTI</w:t>
                  </w:r>
                </w:p>
              </w:tc>
            </w:tr>
            <w:tr w:rsidR="007D6F82" w:rsidRPr="006145DB" w14:paraId="2EE2B403" w14:textId="77777777" w:rsidTr="00467D6D">
              <w:trPr>
                <w:trHeight w:val="225"/>
                <w:jc w:val="center"/>
              </w:trPr>
              <w:tc>
                <w:tcPr>
                  <w:tcW w:w="3230" w:type="dxa"/>
                  <w:vAlign w:val="center"/>
                </w:tcPr>
                <w:p w14:paraId="0FBD5756"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Retiro voluntario manifestado libre y expresamente por escrito.</w:t>
                  </w:r>
                </w:p>
              </w:tc>
              <w:tc>
                <w:tcPr>
                  <w:tcW w:w="1472" w:type="dxa"/>
                  <w:vAlign w:val="center"/>
                </w:tcPr>
                <w:p w14:paraId="6DCC4965"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 / Solicitud Ciudadana</w:t>
                  </w:r>
                </w:p>
              </w:tc>
              <w:tc>
                <w:tcPr>
                  <w:tcW w:w="1097" w:type="dxa"/>
                  <w:vAlign w:val="center"/>
                </w:tcPr>
                <w:p w14:paraId="512888A6"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02" w:type="dxa"/>
                  <w:vAlign w:val="center"/>
                </w:tcPr>
                <w:p w14:paraId="1B0F23F2"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Subdirección para Asuntos LGBTI</w:t>
                  </w:r>
                </w:p>
              </w:tc>
            </w:tr>
            <w:tr w:rsidR="007D6F82" w:rsidRPr="006145DB" w14:paraId="5F367190" w14:textId="77777777" w:rsidTr="00467D6D">
              <w:trPr>
                <w:trHeight w:val="241"/>
                <w:jc w:val="center"/>
              </w:trPr>
              <w:tc>
                <w:tcPr>
                  <w:tcW w:w="3230" w:type="dxa"/>
                  <w:vAlign w:val="center"/>
                </w:tcPr>
                <w:p w14:paraId="4A209A4D"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Fallecimiento.</w:t>
                  </w:r>
                </w:p>
              </w:tc>
              <w:tc>
                <w:tcPr>
                  <w:tcW w:w="1472" w:type="dxa"/>
                  <w:vAlign w:val="center"/>
                </w:tcPr>
                <w:p w14:paraId="5FCC5330"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Fallecidos (Inhumados)</w:t>
                  </w:r>
                </w:p>
              </w:tc>
              <w:tc>
                <w:tcPr>
                  <w:tcW w:w="1097" w:type="dxa"/>
                  <w:vAlign w:val="center"/>
                </w:tcPr>
                <w:p w14:paraId="3CA042C3"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Mensual (Mes Vencido)</w:t>
                  </w:r>
                </w:p>
              </w:tc>
              <w:tc>
                <w:tcPr>
                  <w:tcW w:w="1602" w:type="dxa"/>
                  <w:vAlign w:val="center"/>
                </w:tcPr>
                <w:p w14:paraId="6B2E0303" w14:textId="77777777" w:rsidR="003F2A8F" w:rsidRPr="006145DB" w:rsidRDefault="003F2A8F" w:rsidP="005B435E">
                  <w:pPr>
                    <w:tabs>
                      <w:tab w:val="left" w:pos="709"/>
                    </w:tabs>
                    <w:contextualSpacing/>
                    <w:jc w:val="center"/>
                    <w:rPr>
                      <w:rFonts w:eastAsia="Arial" w:cs="Arial"/>
                      <w:sz w:val="16"/>
                      <w:szCs w:val="16"/>
                    </w:rPr>
                  </w:pPr>
                  <w:r w:rsidRPr="006145DB">
                    <w:rPr>
                      <w:rFonts w:eastAsia="Arial" w:cs="Arial"/>
                      <w:sz w:val="16"/>
                      <w:szCs w:val="16"/>
                    </w:rPr>
                    <w:t>Secretaría Distrital de Salud</w:t>
                  </w:r>
                </w:p>
              </w:tc>
            </w:tr>
            <w:tr w:rsidR="007D6F82" w:rsidRPr="006145DB" w14:paraId="670219A3" w14:textId="77777777" w:rsidTr="00467D6D">
              <w:trPr>
                <w:trHeight w:val="653"/>
                <w:jc w:val="center"/>
              </w:trPr>
              <w:tc>
                <w:tcPr>
                  <w:tcW w:w="3230" w:type="dxa"/>
                  <w:vAlign w:val="center"/>
                </w:tcPr>
                <w:p w14:paraId="3C56135D" w14:textId="1B10CB8A"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Traslado o cambio de residencia fuera de Bogotá D.C.</w:t>
                  </w:r>
                </w:p>
              </w:tc>
              <w:tc>
                <w:tcPr>
                  <w:tcW w:w="1472" w:type="dxa"/>
                  <w:vAlign w:val="center"/>
                </w:tcPr>
                <w:p w14:paraId="4D31A8D5" w14:textId="77777777" w:rsidR="003F2A8F" w:rsidRPr="006145DB" w:rsidRDefault="003F2A8F" w:rsidP="005B435E">
                  <w:pPr>
                    <w:tabs>
                      <w:tab w:val="left" w:pos="709"/>
                    </w:tabs>
                    <w:contextualSpacing/>
                    <w:jc w:val="center"/>
                    <w:rPr>
                      <w:rFonts w:cs="Arial"/>
                      <w:sz w:val="16"/>
                      <w:szCs w:val="16"/>
                      <w:lang w:eastAsia="es-CO"/>
                    </w:rPr>
                  </w:pPr>
                  <w:r w:rsidRPr="006145DB">
                    <w:rPr>
                      <w:rFonts w:eastAsia="Arial" w:cs="Arial"/>
                      <w:sz w:val="16"/>
                      <w:szCs w:val="16"/>
                    </w:rPr>
                    <w:t>Verificación en campo</w:t>
                  </w:r>
                </w:p>
              </w:tc>
              <w:tc>
                <w:tcPr>
                  <w:tcW w:w="1097" w:type="dxa"/>
                  <w:vAlign w:val="center"/>
                </w:tcPr>
                <w:p w14:paraId="0526C940" w14:textId="77777777" w:rsidR="003F2A8F" w:rsidRPr="006145DB" w:rsidRDefault="003F2A8F" w:rsidP="005B435E">
                  <w:pPr>
                    <w:tabs>
                      <w:tab w:val="left" w:pos="709"/>
                    </w:tabs>
                    <w:contextualSpacing/>
                    <w:jc w:val="center"/>
                    <w:rPr>
                      <w:rFonts w:eastAsia="Arial" w:cs="Arial"/>
                      <w:sz w:val="16"/>
                      <w:szCs w:val="16"/>
                    </w:rPr>
                  </w:pPr>
                  <w:r w:rsidRPr="006145DB">
                    <w:rPr>
                      <w:rFonts w:cs="Arial"/>
                      <w:sz w:val="16"/>
                      <w:szCs w:val="16"/>
                      <w:lang w:eastAsia="es-CO"/>
                    </w:rPr>
                    <w:t>Demanda</w:t>
                  </w:r>
                </w:p>
              </w:tc>
              <w:tc>
                <w:tcPr>
                  <w:tcW w:w="1602" w:type="dxa"/>
                  <w:vAlign w:val="center"/>
                </w:tcPr>
                <w:p w14:paraId="3C0355DF"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Subdirección para Asuntos LGBTI</w:t>
                  </w:r>
                </w:p>
              </w:tc>
            </w:tr>
            <w:tr w:rsidR="007D6F82" w:rsidRPr="006145DB" w14:paraId="7DD5816E" w14:textId="77777777" w:rsidTr="00467D6D">
              <w:trPr>
                <w:trHeight w:val="190"/>
                <w:jc w:val="center"/>
              </w:trPr>
              <w:tc>
                <w:tcPr>
                  <w:tcW w:w="3230" w:type="dxa"/>
                  <w:vAlign w:val="center"/>
                </w:tcPr>
                <w:p w14:paraId="569E62F2"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Incumplimiento del manual de convivencia de las casas LGBTI.</w:t>
                  </w:r>
                </w:p>
              </w:tc>
              <w:tc>
                <w:tcPr>
                  <w:tcW w:w="1472" w:type="dxa"/>
                  <w:vAlign w:val="center"/>
                </w:tcPr>
                <w:p w14:paraId="1546CADD"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097" w:type="dxa"/>
                  <w:vAlign w:val="center"/>
                </w:tcPr>
                <w:p w14:paraId="57E137CE"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02" w:type="dxa"/>
                  <w:vAlign w:val="center"/>
                </w:tcPr>
                <w:p w14:paraId="49347E13" w14:textId="0FE2F3D8"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Subdirección para Asuntos LGBTI</w:t>
                  </w:r>
                </w:p>
              </w:tc>
            </w:tr>
            <w:tr w:rsidR="007D6F82" w:rsidRPr="006145DB" w14:paraId="003E9B86" w14:textId="77777777" w:rsidTr="00067A35">
              <w:trPr>
                <w:trHeight w:val="190"/>
                <w:jc w:val="center"/>
              </w:trPr>
              <w:tc>
                <w:tcPr>
                  <w:tcW w:w="7401" w:type="dxa"/>
                  <w:gridSpan w:val="4"/>
                </w:tcPr>
                <w:p w14:paraId="02D353B3" w14:textId="77777777" w:rsidR="003F2A8F" w:rsidRPr="006145DB" w:rsidRDefault="003F2A8F" w:rsidP="005B435E">
                  <w:pPr>
                    <w:tabs>
                      <w:tab w:val="left" w:pos="709"/>
                    </w:tabs>
                    <w:contextualSpacing/>
                    <w:jc w:val="center"/>
                    <w:rPr>
                      <w:rFonts w:cs="Arial"/>
                      <w:sz w:val="16"/>
                      <w:szCs w:val="16"/>
                      <w:lang w:eastAsia="es-CO"/>
                    </w:rPr>
                  </w:pPr>
                  <w:r w:rsidRPr="006145DB">
                    <w:rPr>
                      <w:rFonts w:eastAsia="Arial" w:cs="Arial"/>
                      <w:sz w:val="16"/>
                      <w:szCs w:val="16"/>
                    </w:rPr>
                    <w:t>Componente Redes Diversas de Aprendizaje</w:t>
                  </w:r>
                </w:p>
              </w:tc>
            </w:tr>
            <w:tr w:rsidR="007D6F82" w:rsidRPr="006145DB" w14:paraId="3AAAE218" w14:textId="77777777" w:rsidTr="00467D6D">
              <w:trPr>
                <w:trHeight w:val="190"/>
                <w:jc w:val="center"/>
              </w:trPr>
              <w:tc>
                <w:tcPr>
                  <w:tcW w:w="3230" w:type="dxa"/>
                  <w:vAlign w:val="center"/>
                </w:tcPr>
                <w:p w14:paraId="7CE11E93"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No aplica</w:t>
                  </w:r>
                </w:p>
              </w:tc>
              <w:tc>
                <w:tcPr>
                  <w:tcW w:w="1472" w:type="dxa"/>
                  <w:vAlign w:val="center"/>
                </w:tcPr>
                <w:p w14:paraId="635ED565"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No aplica</w:t>
                  </w:r>
                </w:p>
              </w:tc>
              <w:tc>
                <w:tcPr>
                  <w:tcW w:w="1097" w:type="dxa"/>
                  <w:vAlign w:val="center"/>
                </w:tcPr>
                <w:p w14:paraId="482D7834"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No aplica</w:t>
                  </w:r>
                </w:p>
              </w:tc>
              <w:tc>
                <w:tcPr>
                  <w:tcW w:w="1602" w:type="dxa"/>
                  <w:vAlign w:val="center"/>
                </w:tcPr>
                <w:p w14:paraId="3D59D771" w14:textId="2102EC9A"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No aplica</w:t>
                  </w:r>
                </w:p>
              </w:tc>
            </w:tr>
            <w:tr w:rsidR="007D6F82" w:rsidRPr="006145DB" w14:paraId="34C2E184" w14:textId="77777777" w:rsidTr="00067A35">
              <w:trPr>
                <w:trHeight w:val="190"/>
                <w:jc w:val="center"/>
              </w:trPr>
              <w:tc>
                <w:tcPr>
                  <w:tcW w:w="7401" w:type="dxa"/>
                  <w:gridSpan w:val="4"/>
                </w:tcPr>
                <w:p w14:paraId="48B0769B" w14:textId="77777777" w:rsidR="003F2A8F" w:rsidRPr="006145DB" w:rsidRDefault="003F2A8F" w:rsidP="005B435E">
                  <w:pPr>
                    <w:tabs>
                      <w:tab w:val="left" w:pos="709"/>
                    </w:tabs>
                    <w:contextualSpacing/>
                    <w:jc w:val="center"/>
                    <w:rPr>
                      <w:rFonts w:cs="Arial"/>
                      <w:sz w:val="16"/>
                      <w:szCs w:val="16"/>
                      <w:lang w:eastAsia="es-CO"/>
                    </w:rPr>
                  </w:pPr>
                  <w:r w:rsidRPr="006145DB">
                    <w:rPr>
                      <w:rFonts w:eastAsia="Arial" w:cs="Arial"/>
                      <w:sz w:val="16"/>
                      <w:szCs w:val="16"/>
                    </w:rPr>
                    <w:t>Componente Acciones para la inclusión social y productiva</w:t>
                  </w:r>
                </w:p>
              </w:tc>
            </w:tr>
            <w:tr w:rsidR="007D6F82" w:rsidRPr="006145DB" w14:paraId="52D5C4B2" w14:textId="77777777" w:rsidTr="00467D6D">
              <w:trPr>
                <w:trHeight w:val="190"/>
                <w:jc w:val="center"/>
              </w:trPr>
              <w:tc>
                <w:tcPr>
                  <w:tcW w:w="3230" w:type="dxa"/>
                  <w:vAlign w:val="center"/>
                </w:tcPr>
                <w:p w14:paraId="33524A30" w14:textId="77777777" w:rsidR="003F2A8F" w:rsidRPr="006145DB" w:rsidRDefault="003F2A8F" w:rsidP="005B435E">
                  <w:pPr>
                    <w:tabs>
                      <w:tab w:val="left" w:pos="709"/>
                    </w:tabs>
                    <w:contextualSpacing/>
                    <w:jc w:val="both"/>
                    <w:rPr>
                      <w:rFonts w:cs="Arial"/>
                      <w:sz w:val="16"/>
                      <w:szCs w:val="16"/>
                      <w:lang w:eastAsia="es-CO"/>
                    </w:rPr>
                  </w:pPr>
                  <w:r w:rsidRPr="006145DB">
                    <w:rPr>
                      <w:rFonts w:cs="Arial"/>
                      <w:bCs/>
                      <w:sz w:val="16"/>
                      <w:szCs w:val="16"/>
                      <w:lang w:eastAsia="es-CO"/>
                    </w:rPr>
                    <w:t>Finalización del tiempo de atención establecido en el servicio social.</w:t>
                  </w:r>
                </w:p>
              </w:tc>
              <w:tc>
                <w:tcPr>
                  <w:tcW w:w="1472" w:type="dxa"/>
                  <w:vAlign w:val="center"/>
                </w:tcPr>
                <w:p w14:paraId="76F4E6FB" w14:textId="77777777" w:rsidR="003F2A8F" w:rsidRPr="006145DB" w:rsidRDefault="003F2A8F" w:rsidP="005B435E">
                  <w:pPr>
                    <w:tabs>
                      <w:tab w:val="left" w:pos="709"/>
                    </w:tabs>
                    <w:contextualSpacing/>
                    <w:jc w:val="center"/>
                    <w:rPr>
                      <w:rFonts w:cs="Arial"/>
                      <w:sz w:val="16"/>
                      <w:szCs w:val="16"/>
                      <w:lang w:eastAsia="es-CO"/>
                    </w:rPr>
                  </w:pPr>
                  <w:r w:rsidRPr="006145DB">
                    <w:rPr>
                      <w:rFonts w:eastAsia="Arial" w:cs="Arial"/>
                      <w:sz w:val="16"/>
                      <w:szCs w:val="16"/>
                    </w:rPr>
                    <w:t>SIRBE</w:t>
                  </w:r>
                </w:p>
              </w:tc>
              <w:tc>
                <w:tcPr>
                  <w:tcW w:w="1097" w:type="dxa"/>
                  <w:vAlign w:val="center"/>
                </w:tcPr>
                <w:p w14:paraId="2C4E1954"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rPr>
                    <w:t>Demanda</w:t>
                  </w:r>
                </w:p>
              </w:tc>
              <w:tc>
                <w:tcPr>
                  <w:tcW w:w="1602" w:type="dxa"/>
                  <w:vAlign w:val="center"/>
                </w:tcPr>
                <w:p w14:paraId="4B2E85F4"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bCs/>
                      <w:sz w:val="16"/>
                      <w:szCs w:val="16"/>
                      <w:lang w:eastAsia="es-CO"/>
                    </w:rPr>
                    <w:t>Subdirección para Asuntos LGBTI</w:t>
                  </w:r>
                </w:p>
              </w:tc>
            </w:tr>
            <w:tr w:rsidR="007D6F82" w:rsidRPr="006145DB" w14:paraId="74A7DF3C" w14:textId="77777777" w:rsidTr="00467D6D">
              <w:trPr>
                <w:trHeight w:val="190"/>
                <w:jc w:val="center"/>
              </w:trPr>
              <w:tc>
                <w:tcPr>
                  <w:tcW w:w="3230" w:type="dxa"/>
                  <w:vAlign w:val="center"/>
                </w:tcPr>
                <w:p w14:paraId="6DE7BF72" w14:textId="77777777" w:rsidR="003F2A8F" w:rsidRPr="006145DB" w:rsidRDefault="003F2A8F" w:rsidP="005B435E">
                  <w:pPr>
                    <w:tabs>
                      <w:tab w:val="left" w:pos="709"/>
                    </w:tabs>
                    <w:contextualSpacing/>
                    <w:jc w:val="both"/>
                    <w:rPr>
                      <w:rFonts w:cs="Arial"/>
                      <w:sz w:val="16"/>
                      <w:szCs w:val="16"/>
                      <w:lang w:eastAsia="es-CO"/>
                    </w:rPr>
                  </w:pPr>
                  <w:r w:rsidRPr="006145DB">
                    <w:rPr>
                      <w:rFonts w:cs="Arial"/>
                      <w:sz w:val="16"/>
                      <w:szCs w:val="16"/>
                      <w:lang w:eastAsia="es-CO"/>
                    </w:rPr>
                    <w:t>Retiro voluntario manifestado libre y expresamente por escrito.</w:t>
                  </w:r>
                </w:p>
              </w:tc>
              <w:tc>
                <w:tcPr>
                  <w:tcW w:w="1472" w:type="dxa"/>
                  <w:vAlign w:val="center"/>
                </w:tcPr>
                <w:p w14:paraId="6EA86FFF" w14:textId="77777777" w:rsidR="003F2A8F" w:rsidRPr="006145DB" w:rsidRDefault="003F2A8F" w:rsidP="005B435E">
                  <w:pPr>
                    <w:tabs>
                      <w:tab w:val="left" w:pos="709"/>
                    </w:tabs>
                    <w:contextualSpacing/>
                    <w:jc w:val="center"/>
                    <w:rPr>
                      <w:rFonts w:cs="Arial"/>
                      <w:sz w:val="16"/>
                      <w:szCs w:val="16"/>
                      <w:lang w:eastAsia="es-CO"/>
                    </w:rPr>
                  </w:pPr>
                  <w:r w:rsidRPr="006145DB">
                    <w:rPr>
                      <w:rFonts w:eastAsia="Arial" w:cs="Arial"/>
                      <w:sz w:val="16"/>
                      <w:szCs w:val="16"/>
                    </w:rPr>
                    <w:t>Verificación en campo / Solicitud Ciudadana</w:t>
                  </w:r>
                </w:p>
              </w:tc>
              <w:tc>
                <w:tcPr>
                  <w:tcW w:w="1097" w:type="dxa"/>
                  <w:vAlign w:val="center"/>
                </w:tcPr>
                <w:p w14:paraId="4EDD85F1"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02" w:type="dxa"/>
                  <w:vAlign w:val="center"/>
                </w:tcPr>
                <w:p w14:paraId="23685594"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bCs/>
                      <w:sz w:val="16"/>
                      <w:szCs w:val="16"/>
                      <w:lang w:eastAsia="es-CO"/>
                    </w:rPr>
                    <w:t>Subdirección para Asuntos LGBTI</w:t>
                  </w:r>
                </w:p>
              </w:tc>
            </w:tr>
            <w:tr w:rsidR="007D6F82" w:rsidRPr="006145DB" w14:paraId="4957C566" w14:textId="77777777" w:rsidTr="00467D6D">
              <w:trPr>
                <w:trHeight w:val="190"/>
                <w:jc w:val="center"/>
              </w:trPr>
              <w:tc>
                <w:tcPr>
                  <w:tcW w:w="3230" w:type="dxa"/>
                  <w:vAlign w:val="center"/>
                </w:tcPr>
                <w:p w14:paraId="672C0425" w14:textId="77777777" w:rsidR="003F2A8F" w:rsidRPr="006145DB" w:rsidRDefault="003F2A8F" w:rsidP="005B435E">
                  <w:pPr>
                    <w:tabs>
                      <w:tab w:val="left" w:pos="709"/>
                    </w:tabs>
                    <w:contextualSpacing/>
                    <w:jc w:val="both"/>
                    <w:rPr>
                      <w:rFonts w:cs="Arial"/>
                      <w:sz w:val="16"/>
                      <w:szCs w:val="16"/>
                      <w:lang w:eastAsia="es-CO"/>
                    </w:rPr>
                  </w:pPr>
                  <w:r w:rsidRPr="006145DB">
                    <w:rPr>
                      <w:rFonts w:cs="Arial"/>
                      <w:bCs/>
                      <w:sz w:val="16"/>
                      <w:szCs w:val="16"/>
                      <w:lang w:eastAsia="es-CO"/>
                    </w:rPr>
                    <w:t>Fallecimiento.</w:t>
                  </w:r>
                </w:p>
              </w:tc>
              <w:tc>
                <w:tcPr>
                  <w:tcW w:w="1472" w:type="dxa"/>
                  <w:vAlign w:val="center"/>
                </w:tcPr>
                <w:p w14:paraId="1EA7E951"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Fallecidos (Inhumados)</w:t>
                  </w:r>
                </w:p>
              </w:tc>
              <w:tc>
                <w:tcPr>
                  <w:tcW w:w="1097" w:type="dxa"/>
                  <w:vAlign w:val="center"/>
                </w:tcPr>
                <w:p w14:paraId="2AAE9527"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bCs/>
                      <w:sz w:val="16"/>
                      <w:szCs w:val="16"/>
                      <w:lang w:eastAsia="es-CO"/>
                    </w:rPr>
                    <w:t>Mensual (Mes Vencido)</w:t>
                  </w:r>
                </w:p>
              </w:tc>
              <w:tc>
                <w:tcPr>
                  <w:tcW w:w="1602" w:type="dxa"/>
                  <w:vAlign w:val="center"/>
                </w:tcPr>
                <w:p w14:paraId="069CD303"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7D6F82" w:rsidRPr="006145DB" w14:paraId="0B318477" w14:textId="77777777" w:rsidTr="00467D6D">
              <w:trPr>
                <w:trHeight w:val="473"/>
                <w:jc w:val="center"/>
              </w:trPr>
              <w:tc>
                <w:tcPr>
                  <w:tcW w:w="3230" w:type="dxa"/>
                  <w:vAlign w:val="center"/>
                </w:tcPr>
                <w:p w14:paraId="473CB372" w14:textId="77777777" w:rsidR="003F2A8F" w:rsidRPr="006145DB" w:rsidRDefault="003F2A8F" w:rsidP="005B435E">
                  <w:pPr>
                    <w:tabs>
                      <w:tab w:val="left" w:pos="709"/>
                    </w:tabs>
                    <w:contextualSpacing/>
                    <w:jc w:val="both"/>
                    <w:rPr>
                      <w:rFonts w:cs="Arial"/>
                      <w:sz w:val="16"/>
                      <w:szCs w:val="16"/>
                      <w:lang w:eastAsia="es-CO"/>
                    </w:rPr>
                  </w:pPr>
                  <w:r w:rsidRPr="006145DB">
                    <w:rPr>
                      <w:rFonts w:cs="Arial"/>
                      <w:bCs/>
                      <w:sz w:val="16"/>
                      <w:szCs w:val="16"/>
                      <w:lang w:eastAsia="es-CO"/>
                    </w:rPr>
                    <w:t>Incumplimiento acta de corresponsabilidad.</w:t>
                  </w:r>
                </w:p>
              </w:tc>
              <w:tc>
                <w:tcPr>
                  <w:tcW w:w="1472" w:type="dxa"/>
                  <w:vAlign w:val="center"/>
                </w:tcPr>
                <w:p w14:paraId="7EBCEAA3" w14:textId="77777777" w:rsidR="003F2A8F" w:rsidRPr="006145DB" w:rsidRDefault="003F2A8F" w:rsidP="005B435E">
                  <w:pPr>
                    <w:tabs>
                      <w:tab w:val="left" w:pos="709"/>
                    </w:tabs>
                    <w:contextualSpacing/>
                    <w:jc w:val="center"/>
                    <w:rPr>
                      <w:rFonts w:cs="Arial"/>
                      <w:sz w:val="16"/>
                      <w:szCs w:val="16"/>
                      <w:lang w:eastAsia="es-CO"/>
                    </w:rPr>
                  </w:pPr>
                  <w:r w:rsidRPr="006145DB">
                    <w:rPr>
                      <w:rFonts w:eastAsia="Arial" w:cs="Arial"/>
                      <w:sz w:val="16"/>
                      <w:szCs w:val="16"/>
                    </w:rPr>
                    <w:t xml:space="preserve"> Verificación en campo</w:t>
                  </w:r>
                </w:p>
              </w:tc>
              <w:tc>
                <w:tcPr>
                  <w:tcW w:w="1097" w:type="dxa"/>
                  <w:vAlign w:val="center"/>
                </w:tcPr>
                <w:p w14:paraId="14DCC5EF" w14:textId="6CD76529" w:rsidR="003F2A8F" w:rsidRPr="006145DB" w:rsidRDefault="003F2A8F" w:rsidP="005B435E">
                  <w:pPr>
                    <w:tabs>
                      <w:tab w:val="left" w:pos="709"/>
                    </w:tabs>
                    <w:contextualSpacing/>
                    <w:jc w:val="center"/>
                    <w:rPr>
                      <w:rFonts w:cs="Arial"/>
                      <w:sz w:val="16"/>
                      <w:szCs w:val="16"/>
                    </w:rPr>
                  </w:pPr>
                  <w:r w:rsidRPr="006145DB">
                    <w:rPr>
                      <w:rFonts w:cs="Arial"/>
                      <w:sz w:val="16"/>
                      <w:szCs w:val="16"/>
                      <w:lang w:eastAsia="es-CO"/>
                    </w:rPr>
                    <w:t xml:space="preserve">Demanda </w:t>
                  </w:r>
                </w:p>
              </w:tc>
              <w:tc>
                <w:tcPr>
                  <w:tcW w:w="1602" w:type="dxa"/>
                  <w:vAlign w:val="center"/>
                </w:tcPr>
                <w:p w14:paraId="74A2234F" w14:textId="77777777" w:rsidR="003F2A8F" w:rsidRPr="006145DB" w:rsidRDefault="003F2A8F" w:rsidP="005B435E">
                  <w:pPr>
                    <w:tabs>
                      <w:tab w:val="left" w:pos="709"/>
                    </w:tabs>
                    <w:contextualSpacing/>
                    <w:jc w:val="center"/>
                    <w:rPr>
                      <w:rFonts w:cs="Arial"/>
                      <w:sz w:val="16"/>
                      <w:szCs w:val="16"/>
                      <w:lang w:eastAsia="es-CO"/>
                    </w:rPr>
                  </w:pPr>
                  <w:r w:rsidRPr="006145DB">
                    <w:rPr>
                      <w:rFonts w:cs="Arial"/>
                      <w:bCs/>
                      <w:sz w:val="16"/>
                      <w:szCs w:val="16"/>
                      <w:lang w:eastAsia="es-CO"/>
                    </w:rPr>
                    <w:t>Subdirección para Asuntos LGBTI</w:t>
                  </w:r>
                </w:p>
              </w:tc>
            </w:tr>
          </w:tbl>
          <w:p w14:paraId="07C442CB" w14:textId="40EF1120" w:rsidR="00EE5E68" w:rsidRPr="006145DB" w:rsidRDefault="00EE5E68" w:rsidP="005B435E">
            <w:pPr>
              <w:spacing w:after="0" w:line="240" w:lineRule="auto"/>
              <w:jc w:val="both"/>
              <w:rPr>
                <w:rFonts w:cs="Arial"/>
                <w:sz w:val="20"/>
                <w:szCs w:val="20"/>
              </w:rPr>
            </w:pPr>
          </w:p>
        </w:tc>
      </w:tr>
      <w:tr w:rsidR="00115DA4" w:rsidRPr="006145DB" w14:paraId="0D9C3315" w14:textId="77777777" w:rsidTr="003D5238">
        <w:trPr>
          <w:trHeight w:val="537"/>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19964F20" w14:textId="403D0CB4" w:rsidR="00EE5E68" w:rsidRPr="006145DB" w:rsidRDefault="003F2A8F" w:rsidP="005B435E">
            <w:pPr>
              <w:spacing w:after="0" w:line="240" w:lineRule="auto"/>
              <w:contextualSpacing/>
              <w:rPr>
                <w:rFonts w:cs="Arial"/>
                <w:sz w:val="20"/>
                <w:szCs w:val="20"/>
                <w:lang w:eastAsia="es-CO"/>
              </w:rPr>
            </w:pPr>
            <w:r w:rsidRPr="006145DB">
              <w:rPr>
                <w:rFonts w:cs="Arial"/>
                <w:bCs/>
                <w:sz w:val="20"/>
                <w:szCs w:val="20"/>
                <w:lang w:eastAsia="es-CO"/>
              </w:rPr>
              <w:t>Restricciones y fuentes de información</w:t>
            </w:r>
          </w:p>
        </w:tc>
        <w:tc>
          <w:tcPr>
            <w:tcW w:w="4141" w:type="pct"/>
            <w:tcBorders>
              <w:top w:val="single" w:sz="4" w:space="0" w:color="auto"/>
              <w:left w:val="single" w:sz="4" w:space="0" w:color="auto"/>
              <w:bottom w:val="single" w:sz="4" w:space="0" w:color="auto"/>
              <w:right w:val="single" w:sz="4" w:space="0" w:color="auto"/>
            </w:tcBorders>
            <w:vAlign w:val="center"/>
            <w:hideMark/>
          </w:tcPr>
          <w:p w14:paraId="36664CC7" w14:textId="5BE25926" w:rsidR="00EE5E68" w:rsidRPr="006145DB" w:rsidRDefault="003F2A8F" w:rsidP="005B435E">
            <w:pPr>
              <w:spacing w:after="0" w:line="240" w:lineRule="auto"/>
              <w:ind w:left="34"/>
              <w:jc w:val="both"/>
              <w:rPr>
                <w:rFonts w:eastAsia="Calibri" w:cs="Arial"/>
                <w:sz w:val="20"/>
                <w:szCs w:val="20"/>
                <w:lang w:eastAsia="es-CO"/>
              </w:rPr>
            </w:pPr>
            <w:r w:rsidRPr="006145DB">
              <w:rPr>
                <w:rFonts w:eastAsia="Calibri" w:cs="Arial"/>
                <w:sz w:val="20"/>
                <w:szCs w:val="20"/>
                <w:lang w:eastAsia="es-CO"/>
              </w:rPr>
              <w:t>No Aplica</w:t>
            </w:r>
            <w:r w:rsidR="007266C4" w:rsidRPr="006145DB">
              <w:rPr>
                <w:rFonts w:eastAsia="Calibri" w:cs="Arial"/>
                <w:sz w:val="20"/>
                <w:szCs w:val="20"/>
                <w:lang w:eastAsia="es-CO"/>
              </w:rPr>
              <w:t>.</w:t>
            </w:r>
          </w:p>
        </w:tc>
      </w:tr>
      <w:tr w:rsidR="00940DF2" w:rsidRPr="006145DB" w14:paraId="4E0A94B1" w14:textId="77777777" w:rsidTr="00BF251B">
        <w:trPr>
          <w:trHeight w:val="1309"/>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3C60565D" w14:textId="6CC85507" w:rsidR="00EE5E68" w:rsidRPr="006145DB" w:rsidRDefault="00EE5E68" w:rsidP="005B435E">
            <w:pPr>
              <w:spacing w:line="240" w:lineRule="auto"/>
              <w:rPr>
                <w:rFonts w:eastAsia="Times New Roman" w:cs="Arial"/>
                <w:sz w:val="20"/>
                <w:szCs w:val="20"/>
                <w:lang w:eastAsia="es-CO"/>
              </w:rPr>
            </w:pPr>
            <w:r w:rsidRPr="006145DB">
              <w:rPr>
                <w:rFonts w:cs="Arial"/>
                <w:sz w:val="20"/>
                <w:szCs w:val="20"/>
                <w:lang w:eastAsia="es-CO"/>
              </w:rPr>
              <w:t>Ejecución</w:t>
            </w:r>
            <w:r w:rsidR="00C60F30" w:rsidRPr="006145DB">
              <w:rPr>
                <w:rFonts w:cs="Arial"/>
                <w:sz w:val="20"/>
                <w:szCs w:val="20"/>
                <w:lang w:eastAsia="es-CO"/>
              </w:rPr>
              <w:t xml:space="preserve"> </w:t>
            </w:r>
          </w:p>
        </w:tc>
        <w:tc>
          <w:tcPr>
            <w:tcW w:w="4141" w:type="pct"/>
            <w:tcBorders>
              <w:top w:val="single" w:sz="4" w:space="0" w:color="auto"/>
              <w:left w:val="single" w:sz="4" w:space="0" w:color="auto"/>
              <w:bottom w:val="single" w:sz="4" w:space="0" w:color="auto"/>
              <w:right w:val="single" w:sz="4" w:space="0" w:color="auto"/>
            </w:tcBorders>
            <w:vAlign w:val="center"/>
          </w:tcPr>
          <w:p w14:paraId="5A6D11E1" w14:textId="77777777"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 xml:space="preserve">El Servicio Casas LGBTI se brinda a partir de la solicitud directa de las personas participantes y del ejercicio de identificación realizado por el equipo territorial de la Subdirección para Asuntos LGBTI, que aborda todas las localidades urbanas y rurales del distrito capital. Se presta desde </w:t>
            </w:r>
            <w:r w:rsidRPr="006145DB">
              <w:rPr>
                <w:rFonts w:cs="Arial"/>
                <w:sz w:val="20"/>
                <w:szCs w:val="20"/>
              </w:rPr>
              <w:t>las unidades operativas de la Subdirección para Asuntos LGBTI y en diferentes espacios locales y distritales</w:t>
            </w:r>
            <w:r w:rsidRPr="006145DB">
              <w:rPr>
                <w:rFonts w:cs="Arial"/>
                <w:sz w:val="20"/>
                <w:szCs w:val="20"/>
                <w:lang w:eastAsia="es-CO"/>
              </w:rPr>
              <w:t xml:space="preserve"> que se establecen como el punto de encuentro para la implementación, ejecución y anclaje de la territorialización de la política pública LGBTI.</w:t>
            </w:r>
          </w:p>
          <w:p w14:paraId="2553C2A0" w14:textId="77777777" w:rsidR="003F2A8F" w:rsidRPr="006145DB" w:rsidRDefault="003F2A8F" w:rsidP="005B435E">
            <w:pPr>
              <w:spacing w:after="0" w:line="240" w:lineRule="auto"/>
              <w:jc w:val="both"/>
              <w:rPr>
                <w:rFonts w:cs="Arial"/>
                <w:sz w:val="20"/>
                <w:szCs w:val="20"/>
                <w:lang w:eastAsia="es-CO"/>
              </w:rPr>
            </w:pPr>
          </w:p>
          <w:p w14:paraId="4F8EC92C" w14:textId="24A83EA9"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El servicio Casas LGBTI responde a dos (2) pilares a través de tres (3) componentes.</w:t>
            </w:r>
          </w:p>
          <w:p w14:paraId="2DCDDF74" w14:textId="780566B9" w:rsidR="003F2A8F" w:rsidRPr="006145DB" w:rsidRDefault="003F2A8F" w:rsidP="005B435E">
            <w:pPr>
              <w:spacing w:after="0" w:line="240" w:lineRule="auto"/>
              <w:jc w:val="both"/>
              <w:rPr>
                <w:rStyle w:val="normaltextrun"/>
                <w:rFonts w:eastAsia="Arial" w:cs="Arial"/>
                <w:sz w:val="20"/>
                <w:szCs w:val="20"/>
              </w:rPr>
            </w:pPr>
            <w:r w:rsidRPr="006145DB">
              <w:rPr>
                <w:rFonts w:cs="Arial"/>
                <w:sz w:val="20"/>
                <w:szCs w:val="20"/>
                <w:lang w:eastAsia="es-CO"/>
              </w:rPr>
              <w:t xml:space="preserve">Garantía de derechos: busca viabilizar el acceso a derechos a través de un abordaje integral, </w:t>
            </w:r>
            <w:r w:rsidRPr="006145DB">
              <w:rPr>
                <w:rStyle w:val="normaltextrun"/>
                <w:rFonts w:eastAsia="Arial" w:cs="Arial"/>
                <w:sz w:val="20"/>
                <w:szCs w:val="20"/>
              </w:rPr>
              <w:t xml:space="preserve">promoviendo el bienestar emocional, el </w:t>
            </w:r>
            <w:r w:rsidRPr="006145DB">
              <w:rPr>
                <w:rFonts w:cs="Arial"/>
                <w:sz w:val="20"/>
                <w:szCs w:val="20"/>
                <w:lang w:eastAsia="es-CO"/>
              </w:rPr>
              <w:t>tejido</w:t>
            </w:r>
            <w:r w:rsidRPr="006145DB">
              <w:rPr>
                <w:rStyle w:val="normaltextrun"/>
                <w:rFonts w:cs="Arial"/>
                <w:sz w:val="20"/>
                <w:szCs w:val="20"/>
                <w:shd w:val="clear" w:color="auto" w:fill="FFFFFF"/>
              </w:rPr>
              <w:t xml:space="preserve"> social, el cambio cultural y la transformación de imaginarios para la inclusión social.</w:t>
            </w:r>
          </w:p>
          <w:p w14:paraId="56D799AB" w14:textId="77777777" w:rsidR="003F2A8F" w:rsidRPr="006145DB" w:rsidRDefault="003F2A8F" w:rsidP="005B435E">
            <w:pPr>
              <w:spacing w:after="0" w:line="240" w:lineRule="auto"/>
              <w:jc w:val="both"/>
              <w:rPr>
                <w:rFonts w:eastAsia="Arial" w:cs="Arial"/>
                <w:sz w:val="20"/>
                <w:szCs w:val="20"/>
              </w:rPr>
            </w:pPr>
          </w:p>
          <w:p w14:paraId="4E0230F8" w14:textId="77777777" w:rsidR="003F2A8F" w:rsidRPr="006145DB" w:rsidRDefault="003F2A8F" w:rsidP="005B435E">
            <w:pPr>
              <w:spacing w:after="0" w:line="240" w:lineRule="auto"/>
              <w:jc w:val="both"/>
              <w:rPr>
                <w:rFonts w:cs="Arial"/>
                <w:sz w:val="20"/>
                <w:szCs w:val="20"/>
                <w:lang w:eastAsia="es-CO"/>
              </w:rPr>
            </w:pPr>
            <w:r w:rsidRPr="006145DB">
              <w:rPr>
                <w:rFonts w:eastAsia="Arial" w:cs="Arial"/>
                <w:sz w:val="20"/>
                <w:szCs w:val="20"/>
              </w:rPr>
              <w:t xml:space="preserve">Inclusión social y productiva: busca reconocer y aprovechar los talentos, saberes y capacidades de las personas LGBTI, valorando su contribución al desarrollo social y económico de la ciudad. Este pilar orienta sus acciones a la reducción de las barreras sociales derivadas del estigma y la discriminación, mediante la identificación de problemáticas específicas y la provisión de un acompañamiento que promueve las oportunidades productivas efectivas para el fortalecimiento y la autonomía económica de la población. </w:t>
            </w:r>
          </w:p>
          <w:p w14:paraId="2F4CC854" w14:textId="77777777" w:rsidR="003F2A8F" w:rsidRPr="006145DB" w:rsidRDefault="003F2A8F" w:rsidP="005B435E">
            <w:pPr>
              <w:spacing w:after="0" w:line="240" w:lineRule="auto"/>
              <w:jc w:val="both"/>
              <w:rPr>
                <w:rFonts w:cs="Arial"/>
                <w:sz w:val="20"/>
                <w:szCs w:val="20"/>
                <w:lang w:eastAsia="es-CO"/>
              </w:rPr>
            </w:pPr>
          </w:p>
          <w:p w14:paraId="4D0FEEE8" w14:textId="77777777" w:rsidR="003F2A8F" w:rsidRPr="006145DB" w:rsidRDefault="003F2A8F" w:rsidP="005B435E">
            <w:pPr>
              <w:spacing w:after="0" w:line="240" w:lineRule="auto"/>
              <w:jc w:val="both"/>
              <w:rPr>
                <w:rFonts w:cs="Arial"/>
                <w:sz w:val="20"/>
                <w:szCs w:val="20"/>
              </w:rPr>
            </w:pPr>
            <w:r w:rsidRPr="006145DB">
              <w:rPr>
                <w:rFonts w:cs="Arial"/>
                <w:sz w:val="20"/>
                <w:szCs w:val="20"/>
              </w:rPr>
              <w:t>Los 3 componentes son:</w:t>
            </w:r>
          </w:p>
          <w:p w14:paraId="2500EAB0" w14:textId="77777777" w:rsidR="00BF251B" w:rsidRPr="006145DB" w:rsidRDefault="00BF251B" w:rsidP="005B435E">
            <w:pPr>
              <w:pStyle w:val="Ttulo1"/>
              <w:rPr>
                <w:sz w:val="20"/>
                <w:szCs w:val="20"/>
              </w:rPr>
            </w:pPr>
          </w:p>
          <w:p w14:paraId="6BBBDA9D" w14:textId="13FC0C43" w:rsidR="003F2A8F" w:rsidRPr="006145DB" w:rsidRDefault="003F2A8F" w:rsidP="005B435E">
            <w:pPr>
              <w:spacing w:after="0" w:line="240" w:lineRule="auto"/>
              <w:jc w:val="both"/>
              <w:rPr>
                <w:rFonts w:cs="Arial"/>
                <w:sz w:val="20"/>
                <w:szCs w:val="20"/>
              </w:rPr>
            </w:pPr>
            <w:r w:rsidRPr="006145DB">
              <w:rPr>
                <w:rFonts w:cs="Arial"/>
                <w:sz w:val="20"/>
                <w:szCs w:val="20"/>
                <w:lang w:eastAsia="es-CO"/>
              </w:rPr>
              <w:t>Orientación y Acompañamiento psicosocial:</w:t>
            </w:r>
          </w:p>
          <w:p w14:paraId="0ECABB3E" w14:textId="77777777" w:rsidR="003F2A8F" w:rsidRPr="006145DB" w:rsidRDefault="003F2A8F" w:rsidP="005B435E">
            <w:pPr>
              <w:spacing w:after="0" w:line="240" w:lineRule="auto"/>
              <w:jc w:val="both"/>
              <w:rPr>
                <w:rFonts w:cs="Arial"/>
                <w:sz w:val="20"/>
                <w:szCs w:val="20"/>
              </w:rPr>
            </w:pPr>
          </w:p>
          <w:p w14:paraId="4B547ED7" w14:textId="4FC6E021" w:rsidR="003F2A8F" w:rsidRPr="006145DB" w:rsidRDefault="003F2A8F" w:rsidP="005B435E">
            <w:pPr>
              <w:spacing w:after="0" w:line="240" w:lineRule="auto"/>
              <w:jc w:val="both"/>
              <w:rPr>
                <w:rFonts w:cs="Arial"/>
                <w:sz w:val="20"/>
                <w:szCs w:val="20"/>
              </w:rPr>
            </w:pPr>
            <w:r w:rsidRPr="006145DB">
              <w:rPr>
                <w:rFonts w:cs="Arial"/>
                <w:sz w:val="20"/>
                <w:szCs w:val="20"/>
                <w:lang w:eastAsia="es-CO"/>
              </w:rPr>
              <w:t>Se brinda a partir de la solicitud de servicio directa de las personas participantes y del ejercicio de identificación realizada por el equipo territorial del área técnica que aborda todas las localidades urbanas y rurales del distrito capital.</w:t>
            </w:r>
          </w:p>
          <w:p w14:paraId="2F38284C" w14:textId="77777777" w:rsidR="00BF251B" w:rsidRPr="006145DB" w:rsidRDefault="00BF251B" w:rsidP="005B435E">
            <w:pPr>
              <w:spacing w:after="0" w:line="240" w:lineRule="auto"/>
              <w:jc w:val="both"/>
              <w:rPr>
                <w:rFonts w:cs="Arial"/>
                <w:sz w:val="20"/>
                <w:szCs w:val="20"/>
                <w:lang w:eastAsia="es-CO"/>
              </w:rPr>
            </w:pPr>
          </w:p>
          <w:p w14:paraId="35E8B444" w14:textId="127E0428"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 xml:space="preserve">Está compuesto por cuatro subcomponentes de orientación y acompañamiento psicosocial: </w:t>
            </w:r>
            <w:r w:rsidRPr="006145DB">
              <w:rPr>
                <w:rFonts w:cs="Arial"/>
                <w:sz w:val="20"/>
                <w:szCs w:val="20"/>
              </w:rPr>
              <w:t xml:space="preserve">individual, familiar, de pareja e individual telefónica, los cuales </w:t>
            </w:r>
            <w:r w:rsidRPr="006145DB">
              <w:rPr>
                <w:rFonts w:cs="Arial"/>
                <w:sz w:val="20"/>
                <w:szCs w:val="20"/>
                <w:lang w:eastAsia="es-CO"/>
              </w:rPr>
              <w:t xml:space="preserve">se prestan desde las unidades operativas de la Subdirección para Asuntos LGBTI y están disponibles de lunes a sábado, en los horarios establecidos para cada una de las Casas LGBTI y la Unidad Contra la Discriminación. </w:t>
            </w:r>
          </w:p>
          <w:p w14:paraId="477F1FBB" w14:textId="077222B7"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La prestación de estos cuatro subcomponentes está a cargo de los profesionales en psicología y trabajo social de la Subdirección para Asuntos LGBTI de la Secretaría Distrital de Integración Social.</w:t>
            </w:r>
          </w:p>
          <w:p w14:paraId="6A12DB8C" w14:textId="77777777" w:rsidR="00BF251B" w:rsidRPr="006145DB" w:rsidRDefault="00BF251B" w:rsidP="005B435E">
            <w:pPr>
              <w:spacing w:after="0" w:line="240" w:lineRule="auto"/>
              <w:jc w:val="both"/>
              <w:rPr>
                <w:rFonts w:cs="Arial"/>
                <w:sz w:val="20"/>
                <w:szCs w:val="20"/>
                <w:lang w:eastAsia="es-CO"/>
              </w:rPr>
            </w:pPr>
          </w:p>
          <w:p w14:paraId="2ADAD48E" w14:textId="40AA7217"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 xml:space="preserve">Los subcomponentes de orientación y acompañamiento psicosocial individual, familiar y de pareja se realizan a través de un proceso que puede contemplar de 1 hasta 6 sesiones, las cuales son concertadas con la persona participante y quedan establecidas en el plan de orientación y acompañamiento psicosocial, adaptándose a las necesidades específicas de cada persona, pareja o grupo familiar. La atención se ofrece durante todos los meses del año sin interrupción, para garantizar acceso continuo a los procesos de orientación y acompañamiento psicosocial. </w:t>
            </w:r>
          </w:p>
          <w:p w14:paraId="707D69C4" w14:textId="77777777" w:rsidR="00BF251B" w:rsidRPr="006145DB" w:rsidRDefault="00BF251B" w:rsidP="005B435E">
            <w:pPr>
              <w:spacing w:after="0" w:line="240" w:lineRule="auto"/>
              <w:jc w:val="both"/>
              <w:rPr>
                <w:rFonts w:cs="Arial"/>
                <w:sz w:val="20"/>
                <w:szCs w:val="20"/>
                <w:lang w:eastAsia="es-CO"/>
              </w:rPr>
            </w:pPr>
          </w:p>
          <w:p w14:paraId="670B6049" w14:textId="65E7AB41"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Por otra parte, el subcomponente de orientación y acompañamiento individual telefónico se presta a través de la Línea Diversa 3108644214 de lunes a viernes de 8:00 am a 5:00 pm y los sábados de 10:00 a.m. a 4:00 pm. Este subcomponente está a cargo de un profesional en psicología y se ofrece durante todos los meses del año sin interrupción y se reciben llamadas de todo el país.</w:t>
            </w:r>
          </w:p>
          <w:p w14:paraId="6C43B228" w14:textId="08B863A6"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Componente Redes Diversas de Aprendizaje.</w:t>
            </w:r>
          </w:p>
          <w:p w14:paraId="420303DF" w14:textId="77777777" w:rsidR="003F2A8F" w:rsidRPr="006145DB" w:rsidRDefault="003F2A8F" w:rsidP="005B435E">
            <w:pPr>
              <w:spacing w:after="0" w:line="240" w:lineRule="auto"/>
              <w:jc w:val="both"/>
              <w:rPr>
                <w:rFonts w:cs="Arial"/>
                <w:sz w:val="20"/>
                <w:szCs w:val="20"/>
                <w:lang w:eastAsia="es-CO"/>
              </w:rPr>
            </w:pPr>
          </w:p>
          <w:p w14:paraId="087172CB" w14:textId="24D37E6B" w:rsidR="003F2A8F" w:rsidRPr="006145DB" w:rsidRDefault="003F2A8F" w:rsidP="005B435E">
            <w:pPr>
              <w:spacing w:after="0" w:line="240" w:lineRule="auto"/>
              <w:jc w:val="both"/>
              <w:rPr>
                <w:rFonts w:cs="Arial"/>
                <w:sz w:val="20"/>
                <w:szCs w:val="20"/>
              </w:rPr>
            </w:pPr>
            <w:r w:rsidRPr="006145DB">
              <w:rPr>
                <w:rFonts w:cs="Arial"/>
                <w:sz w:val="20"/>
                <w:szCs w:val="20"/>
                <w:lang w:eastAsia="es-CO"/>
              </w:rPr>
              <w:t>Se brinda</w:t>
            </w:r>
            <w:r w:rsidRPr="006145DB">
              <w:rPr>
                <w:rFonts w:cs="Arial"/>
                <w:sz w:val="20"/>
                <w:szCs w:val="20"/>
              </w:rPr>
              <w:t xml:space="preserve"> desde las unidades operativas de la Subdirección para Asuntos LGBTI, así como desde diversas subdirecciones y espacios locales públicos y/o privados. Se desarrolla a través de procesos colectivos, tales como talleres, grupos focales, encuentros y diálogos sociales. Su objetivo es transformar imaginarios, mitigar los daños asociados al estigma y la discriminación, promover factores protectores para el bienestar emocional y desarrollar habilidades para la vida que faciliten la inclusión social y productiva de las personas </w:t>
            </w:r>
            <w:r w:rsidRPr="006145DB">
              <w:rPr>
                <w:rStyle w:val="normaltextrun"/>
                <w:rFonts w:eastAsia="Arial" w:cs="Arial"/>
                <w:sz w:val="20"/>
                <w:szCs w:val="20"/>
              </w:rPr>
              <w:t xml:space="preserve">de los sectores sociales </w:t>
            </w:r>
            <w:r w:rsidRPr="006145DB">
              <w:rPr>
                <w:rFonts w:cs="Arial"/>
                <w:sz w:val="20"/>
                <w:szCs w:val="20"/>
              </w:rPr>
              <w:t xml:space="preserve">LGBTI </w:t>
            </w:r>
            <w:r w:rsidRPr="006145DB">
              <w:rPr>
                <w:rStyle w:val="normaltextrun"/>
                <w:rFonts w:eastAsia="Arial" w:cs="Arial"/>
                <w:sz w:val="20"/>
                <w:szCs w:val="20"/>
              </w:rPr>
              <w:t>y con otras orientaciones sexuales, identidades de género y expresiones de género, sus familias y redes de apoyo</w:t>
            </w:r>
            <w:r w:rsidRPr="006145DB">
              <w:rPr>
                <w:rFonts w:cs="Arial"/>
                <w:sz w:val="20"/>
                <w:szCs w:val="20"/>
              </w:rPr>
              <w:t>.</w:t>
            </w:r>
          </w:p>
          <w:p w14:paraId="164F713A" w14:textId="77777777" w:rsidR="00BF251B" w:rsidRPr="006145DB" w:rsidRDefault="00BF251B" w:rsidP="005B435E">
            <w:pPr>
              <w:spacing w:after="0" w:line="240" w:lineRule="auto"/>
              <w:jc w:val="both"/>
              <w:rPr>
                <w:rFonts w:cs="Arial"/>
                <w:sz w:val="20"/>
                <w:szCs w:val="20"/>
              </w:rPr>
            </w:pPr>
          </w:p>
          <w:p w14:paraId="034D9643" w14:textId="77777777" w:rsidR="003F2A8F" w:rsidRPr="006145DB" w:rsidRDefault="003F2A8F" w:rsidP="005B435E">
            <w:pPr>
              <w:spacing w:after="0" w:line="240" w:lineRule="auto"/>
              <w:jc w:val="both"/>
              <w:rPr>
                <w:rFonts w:cs="Arial"/>
                <w:sz w:val="20"/>
                <w:szCs w:val="20"/>
              </w:rPr>
            </w:pPr>
            <w:r w:rsidRPr="006145DB">
              <w:rPr>
                <w:rFonts w:cs="Arial"/>
                <w:sz w:val="20"/>
                <w:szCs w:val="20"/>
              </w:rPr>
              <w:t>Este componente se estructura en cinco subcomponentes de atención: desarrollo humano, desarrollo social, desarrollo cultural y comunitario, desarrollo de capacidades y sensibilización para la transformación y el cambio cultural.</w:t>
            </w:r>
          </w:p>
          <w:p w14:paraId="5282D797" w14:textId="77777777"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La prestación de este componente está a cargo</w:t>
            </w:r>
            <w:r w:rsidRPr="006145DB">
              <w:rPr>
                <w:rFonts w:cs="Arial"/>
                <w:sz w:val="20"/>
                <w:szCs w:val="20"/>
              </w:rPr>
              <w:t xml:space="preserve"> </w:t>
            </w:r>
            <w:r w:rsidRPr="006145DB">
              <w:rPr>
                <w:rFonts w:cs="Arial"/>
                <w:sz w:val="20"/>
                <w:szCs w:val="20"/>
                <w:lang w:eastAsia="es-CO"/>
              </w:rPr>
              <w:t>de las personas profesionales en psicología, trabajo social y del equipo de gestión territorial de la Subdirección para Asuntos LGBTI, se ofrece durante todos los meses del año sin interrupción y está disponible en los horarios establecidos en las unidades operativas acorde a la programación que se realice en los espacios locales públicos y/o privados.</w:t>
            </w:r>
          </w:p>
          <w:p w14:paraId="0095A968" w14:textId="77777777" w:rsidR="003F2A8F" w:rsidRPr="006145DB" w:rsidRDefault="003F2A8F" w:rsidP="005B435E">
            <w:pPr>
              <w:spacing w:after="0" w:line="240" w:lineRule="auto"/>
              <w:jc w:val="both"/>
              <w:rPr>
                <w:rFonts w:cs="Arial"/>
                <w:sz w:val="20"/>
                <w:szCs w:val="20"/>
                <w:lang w:eastAsia="es-CO"/>
              </w:rPr>
            </w:pPr>
          </w:p>
          <w:p w14:paraId="2EF048E1" w14:textId="06C95679"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Componente acciones para la inclusión social y productiva de las personas LGBTI</w:t>
            </w:r>
            <w:r w:rsidR="00882758" w:rsidRPr="006145DB">
              <w:rPr>
                <w:rFonts w:cs="Arial"/>
                <w:sz w:val="20"/>
                <w:szCs w:val="20"/>
                <w:lang w:eastAsia="es-CO"/>
              </w:rPr>
              <w:t>.</w:t>
            </w:r>
          </w:p>
          <w:p w14:paraId="59E4A136" w14:textId="4BD50119"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Se brinda desde las unidades operativas de la Subdirección para Asuntos LGBTI y desde otros escenarios locales de participación ciudadana, a través de un proceso divido en tres fases:</w:t>
            </w:r>
          </w:p>
          <w:p w14:paraId="00B77CA4" w14:textId="77777777" w:rsidR="00BF251B" w:rsidRPr="006145DB" w:rsidRDefault="00BF251B" w:rsidP="005B435E">
            <w:pPr>
              <w:spacing w:after="0" w:line="240" w:lineRule="auto"/>
              <w:jc w:val="both"/>
              <w:rPr>
                <w:rFonts w:cs="Arial"/>
                <w:sz w:val="20"/>
                <w:szCs w:val="20"/>
                <w:lang w:eastAsia="es-CO"/>
              </w:rPr>
            </w:pPr>
          </w:p>
          <w:p w14:paraId="0E1B5671" w14:textId="20F26AB1"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 xml:space="preserve">Diagnóstico: esta fase se enfoca en identificar a través de una herramienta de diagnóstico, las privaciones de las personas de los sectores sociales LGBTI y con otras orientaciones sexuales, identidades de género y expresiones de género, en cuanto a salud, vivienda, ingresos, alimentación, violencias y discriminación. Su objetivo es generar respuestas transectoriales alineadas con los componentes del Modelo de Inclusión Social: desarrollo humano, desarrollo social, desarrollo comunitario y desarrollo de capacidades; y del Modelo de Inclusión productiva: acumulación de capital humano y conexión con mercado productivo.  </w:t>
            </w:r>
          </w:p>
          <w:p w14:paraId="4A69243C" w14:textId="78F5C52D"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 xml:space="preserve">Plan de acción: para esta fase se realizará la identificación de la oferta de servicios sociales y de actores públicos, privados y de cooperación que estén en capacidad de dar respuesta a las necesidades establecidas en la fase anterior, proyectando las acciones integradoras que promuevan la inclusión social y productiva de las personas participantes, para posibilitar la efectividad de las respuestas se hará uso de los espacios de articulación interinstitucional e intrainstitucional (mesas inter locales, comité rector, mesa de casos urgentes LGBTI, entre otras). </w:t>
            </w:r>
          </w:p>
          <w:p w14:paraId="45FBE532" w14:textId="77777777" w:rsidR="003F2A8F" w:rsidRPr="006145DB" w:rsidRDefault="003F2A8F" w:rsidP="005B435E">
            <w:pPr>
              <w:spacing w:after="0" w:line="240" w:lineRule="auto"/>
              <w:jc w:val="both"/>
              <w:rPr>
                <w:rFonts w:cs="Arial"/>
                <w:sz w:val="20"/>
                <w:szCs w:val="20"/>
                <w:lang w:eastAsia="es-CO"/>
              </w:rPr>
            </w:pPr>
          </w:p>
          <w:p w14:paraId="1A3925B5" w14:textId="356BD815"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Proceso de orientación y acompañamiento: durante esta fase se busca generar respuestas integradoras que promuevan la inclusión social y productiva de las personas participantes en concordancia con las articulaciones realizadas en la fase anterior, permitiendo</w:t>
            </w:r>
            <w:r w:rsidRPr="006145DB">
              <w:rPr>
                <w:rFonts w:eastAsia="Arial" w:cs="Arial"/>
                <w:sz w:val="20"/>
                <w:szCs w:val="20"/>
              </w:rPr>
              <w:t xml:space="preserve"> reconocer y aprovechar los talentos, saberes y capacidades de las personas LGBTI, valorando su contribución al desarrollo social y económico de la ciudad</w:t>
            </w:r>
            <w:r w:rsidRPr="006145DB">
              <w:rPr>
                <w:rFonts w:cs="Arial"/>
                <w:sz w:val="20"/>
                <w:szCs w:val="20"/>
                <w:lang w:eastAsia="es-CO"/>
              </w:rPr>
              <w:t xml:space="preserve">. Para ello se realiza un acompañamiento de hasta tres seguimientos, después de haber realizado el diagnóstico inicial con el fin de responder de manera integral a sus necesidades diferenciales. </w:t>
            </w:r>
          </w:p>
          <w:p w14:paraId="05356791" w14:textId="77777777" w:rsidR="003F2A8F" w:rsidRPr="006145DB" w:rsidRDefault="003F2A8F" w:rsidP="005B435E">
            <w:pPr>
              <w:spacing w:after="0" w:line="240" w:lineRule="auto"/>
              <w:jc w:val="both"/>
              <w:rPr>
                <w:rFonts w:cs="Arial"/>
                <w:sz w:val="20"/>
                <w:szCs w:val="20"/>
                <w:lang w:eastAsia="es-CO"/>
              </w:rPr>
            </w:pPr>
          </w:p>
          <w:p w14:paraId="437BC3B3" w14:textId="6CD2D88D" w:rsidR="003F2A8F" w:rsidRPr="006145DB" w:rsidRDefault="003F2A8F" w:rsidP="005B435E">
            <w:pPr>
              <w:spacing w:after="0" w:line="240" w:lineRule="auto"/>
              <w:jc w:val="both"/>
              <w:rPr>
                <w:rFonts w:cs="Arial"/>
                <w:sz w:val="20"/>
                <w:szCs w:val="20"/>
                <w:lang w:eastAsia="es-CO"/>
              </w:rPr>
            </w:pPr>
            <w:r w:rsidRPr="006145DB">
              <w:rPr>
                <w:rFonts w:cs="Arial"/>
                <w:sz w:val="20"/>
                <w:szCs w:val="20"/>
                <w:lang w:eastAsia="es-CO"/>
              </w:rPr>
              <w:t>La implementación de este último componente está a cargo del equipo de gestores territoriales de la Subdirección para Asuntos LGBTI y su atención se ofrece durante todos los meses del año sin interrupción, para garantizar acceso continuo al proceso de diagnóstico y acompañamiento.</w:t>
            </w:r>
          </w:p>
          <w:p w14:paraId="1A354665" w14:textId="77777777" w:rsidR="00BF251B" w:rsidRPr="006145DB" w:rsidRDefault="00BF251B" w:rsidP="005B435E">
            <w:pPr>
              <w:spacing w:after="0" w:line="240" w:lineRule="auto"/>
              <w:jc w:val="both"/>
              <w:rPr>
                <w:rFonts w:cs="Arial"/>
                <w:sz w:val="20"/>
                <w:szCs w:val="20"/>
              </w:rPr>
            </w:pPr>
          </w:p>
          <w:p w14:paraId="50CFC6CD" w14:textId="33DC61E4" w:rsidR="00EE5E68" w:rsidRPr="006145DB" w:rsidRDefault="003F2A8F" w:rsidP="005B435E">
            <w:pPr>
              <w:spacing w:after="0" w:line="240" w:lineRule="auto"/>
              <w:jc w:val="both"/>
              <w:rPr>
                <w:rFonts w:cs="Arial"/>
                <w:sz w:val="20"/>
                <w:szCs w:val="20"/>
              </w:rPr>
            </w:pPr>
            <w:r w:rsidRPr="006145DB">
              <w:rPr>
                <w:rFonts w:cs="Arial"/>
                <w:sz w:val="20"/>
                <w:szCs w:val="20"/>
              </w:rPr>
              <w:t>En caso de interrupción parcial o total en la prestación del servicio Casas LGBTI se implementará el plan de continuidad operativo correspondiente.</w:t>
            </w:r>
          </w:p>
        </w:tc>
      </w:tr>
      <w:tr w:rsidR="003F2A8F" w:rsidRPr="006145DB" w14:paraId="20711659" w14:textId="77777777" w:rsidTr="003D5238">
        <w:trPr>
          <w:trHeight w:val="520"/>
          <w:jc w:val="center"/>
        </w:trPr>
        <w:tc>
          <w:tcPr>
            <w:tcW w:w="859" w:type="pct"/>
            <w:tcBorders>
              <w:top w:val="single" w:sz="4" w:space="0" w:color="auto"/>
              <w:left w:val="single" w:sz="4" w:space="0" w:color="auto"/>
              <w:bottom w:val="single" w:sz="4" w:space="0" w:color="auto"/>
              <w:right w:val="single" w:sz="4" w:space="0" w:color="auto"/>
            </w:tcBorders>
            <w:vAlign w:val="center"/>
          </w:tcPr>
          <w:p w14:paraId="7B116CA5" w14:textId="7CF2CA9D" w:rsidR="003F2A8F" w:rsidRPr="006145DB" w:rsidRDefault="003F2A8F" w:rsidP="005B435E">
            <w:pPr>
              <w:spacing w:after="0" w:line="240" w:lineRule="auto"/>
              <w:contextualSpacing/>
              <w:rPr>
                <w:rFonts w:cs="Arial"/>
                <w:sz w:val="20"/>
                <w:szCs w:val="20"/>
                <w:lang w:eastAsia="es-CO"/>
              </w:rPr>
            </w:pPr>
            <w:r w:rsidRPr="006145DB">
              <w:rPr>
                <w:rFonts w:cs="Arial"/>
                <w:bCs/>
                <w:sz w:val="20"/>
                <w:szCs w:val="20"/>
                <w:lang w:eastAsia="es-CO"/>
              </w:rPr>
              <w:t>Condiciones transversales de calidad</w:t>
            </w:r>
          </w:p>
        </w:tc>
        <w:tc>
          <w:tcPr>
            <w:tcW w:w="4141" w:type="pct"/>
            <w:tcBorders>
              <w:top w:val="single" w:sz="4" w:space="0" w:color="auto"/>
              <w:left w:val="single" w:sz="4" w:space="0" w:color="auto"/>
              <w:bottom w:val="single" w:sz="4" w:space="0" w:color="auto"/>
              <w:right w:val="single" w:sz="4" w:space="0" w:color="auto"/>
            </w:tcBorders>
            <w:vAlign w:val="center"/>
          </w:tcPr>
          <w:p w14:paraId="50EBE2A6" w14:textId="77777777" w:rsidR="003F2A8F" w:rsidRPr="006145DB" w:rsidRDefault="003F2A8F"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Para el servicio social aplican las siguientes categorías: </w:t>
            </w:r>
          </w:p>
          <w:p w14:paraId="393892D6" w14:textId="77777777" w:rsidR="00467D6D" w:rsidRPr="006145DB" w:rsidRDefault="00467D6D" w:rsidP="00467D6D">
            <w:pPr>
              <w:pStyle w:val="Ttulo1"/>
              <w:rPr>
                <w:sz w:val="20"/>
                <w:lang w:eastAsia="es-CO"/>
              </w:rPr>
            </w:pPr>
          </w:p>
          <w:p w14:paraId="5D2F6F99" w14:textId="77777777" w:rsidR="003F2A8F" w:rsidRPr="006145DB" w:rsidRDefault="003F2A8F">
            <w:pPr>
              <w:numPr>
                <w:ilvl w:val="0"/>
                <w:numId w:val="67"/>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Talento humano</w:t>
            </w:r>
          </w:p>
          <w:p w14:paraId="7FD91B2B" w14:textId="77777777" w:rsidR="003F2A8F" w:rsidRPr="006145DB" w:rsidRDefault="003F2A8F">
            <w:pPr>
              <w:numPr>
                <w:ilvl w:val="0"/>
                <w:numId w:val="67"/>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Atención social</w:t>
            </w:r>
          </w:p>
          <w:p w14:paraId="46F4319D" w14:textId="77777777" w:rsidR="003F2A8F" w:rsidRPr="006145DB" w:rsidRDefault="003F2A8F">
            <w:pPr>
              <w:numPr>
                <w:ilvl w:val="0"/>
                <w:numId w:val="67"/>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Ambientes adecuados y seguros</w:t>
            </w:r>
          </w:p>
          <w:p w14:paraId="59486917" w14:textId="77777777" w:rsidR="003F2A8F" w:rsidRPr="006145DB" w:rsidRDefault="003F2A8F">
            <w:pPr>
              <w:numPr>
                <w:ilvl w:val="0"/>
                <w:numId w:val="67"/>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Gestión Administrativa</w:t>
            </w:r>
          </w:p>
          <w:p w14:paraId="6681E668" w14:textId="1413DE6B" w:rsidR="003F2A8F" w:rsidRPr="006145DB" w:rsidRDefault="003F2A8F">
            <w:pPr>
              <w:numPr>
                <w:ilvl w:val="0"/>
                <w:numId w:val="67"/>
              </w:num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Salubridad</w:t>
            </w:r>
          </w:p>
        </w:tc>
      </w:tr>
    </w:tbl>
    <w:p w14:paraId="2095C054" w14:textId="77777777" w:rsidR="0007034A" w:rsidRPr="006145DB" w:rsidRDefault="0007034A" w:rsidP="005B435E">
      <w:pPr>
        <w:spacing w:after="0" w:line="240" w:lineRule="auto"/>
        <w:rPr>
          <w:rFonts w:cs="Arial"/>
        </w:rPr>
      </w:pPr>
    </w:p>
    <w:p w14:paraId="0E3CFEAB" w14:textId="0D877B4C" w:rsidR="0091055B" w:rsidRPr="006145DB" w:rsidRDefault="00454D8A">
      <w:pPr>
        <w:pStyle w:val="Ttulo1"/>
        <w:numPr>
          <w:ilvl w:val="2"/>
          <w:numId w:val="71"/>
        </w:numPr>
        <w:jc w:val="center"/>
      </w:pPr>
      <w:bookmarkStart w:id="264" w:name="_Toc210213210"/>
      <w:bookmarkStart w:id="265" w:name="_Toc213273484"/>
      <w:bookmarkStart w:id="266" w:name="_Toc213276111"/>
      <w:bookmarkStart w:id="267" w:name="_Toc216902445"/>
      <w:r w:rsidRPr="006145DB">
        <w:t>Servicio</w:t>
      </w:r>
      <w:r w:rsidR="00E10BFE" w:rsidRPr="006145DB">
        <w:t xml:space="preserve"> </w:t>
      </w:r>
      <w:r w:rsidRPr="006145DB">
        <w:t>Reafírmate</w:t>
      </w:r>
      <w:r w:rsidR="00DC57E4" w:rsidRPr="006145DB">
        <w:t xml:space="preserve"> </w:t>
      </w:r>
      <w:r w:rsidRPr="006145DB">
        <w:t>e</w:t>
      </w:r>
      <w:r w:rsidR="00DC57E4" w:rsidRPr="006145DB">
        <w:t xml:space="preserve">l </w:t>
      </w:r>
      <w:r w:rsidR="00C86CB0" w:rsidRPr="006145DB">
        <w:t xml:space="preserve">Chuchú </w:t>
      </w:r>
      <w:r w:rsidR="00DC57E4" w:rsidRPr="006145DB">
        <w:t xml:space="preserve">de la </w:t>
      </w:r>
      <w:r w:rsidR="00467D6D" w:rsidRPr="006145DB">
        <w:t>cédula</w:t>
      </w:r>
      <w:bookmarkEnd w:id="264"/>
      <w:bookmarkEnd w:id="265"/>
      <w:bookmarkEnd w:id="266"/>
      <w:bookmarkEnd w:id="267"/>
    </w:p>
    <w:tbl>
      <w:tblPr>
        <w:tblW w:w="9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925"/>
      </w:tblGrid>
      <w:tr w:rsidR="00941A08" w:rsidRPr="006145DB" w14:paraId="3CC4344C" w14:textId="77777777" w:rsidTr="00467D6D">
        <w:trPr>
          <w:trHeight w:val="585"/>
          <w:jc w:val="center"/>
        </w:trPr>
        <w:tc>
          <w:tcPr>
            <w:tcW w:w="1696" w:type="dxa"/>
            <w:vAlign w:val="center"/>
          </w:tcPr>
          <w:p w14:paraId="7BEC2D49" w14:textId="77777777"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Nombre del servicio social</w:t>
            </w:r>
          </w:p>
        </w:tc>
        <w:tc>
          <w:tcPr>
            <w:tcW w:w="7925" w:type="dxa"/>
            <w:vAlign w:val="center"/>
          </w:tcPr>
          <w:p w14:paraId="2E924740" w14:textId="526A1C38" w:rsidR="00941A08" w:rsidRPr="006145DB" w:rsidRDefault="00941A08" w:rsidP="005B435E">
            <w:pPr>
              <w:spacing w:after="0" w:line="240" w:lineRule="auto"/>
              <w:ind w:left="1"/>
              <w:rPr>
                <w:rFonts w:eastAsia="Arial" w:cs="Arial"/>
                <w:sz w:val="20"/>
                <w:szCs w:val="20"/>
              </w:rPr>
            </w:pPr>
            <w:r w:rsidRPr="006145DB">
              <w:rPr>
                <w:rFonts w:eastAsia="Arial" w:cs="Arial"/>
                <w:sz w:val="20"/>
                <w:szCs w:val="20"/>
              </w:rPr>
              <w:t>Reafírmate</w:t>
            </w:r>
            <w:r w:rsidR="007D6F82" w:rsidRPr="006145DB">
              <w:rPr>
                <w:rFonts w:eastAsia="Arial" w:cs="Arial"/>
                <w:sz w:val="20"/>
                <w:szCs w:val="20"/>
              </w:rPr>
              <w:t>: el C</w:t>
            </w:r>
            <w:r w:rsidRPr="006145DB">
              <w:rPr>
                <w:rFonts w:eastAsia="Arial" w:cs="Arial"/>
                <w:sz w:val="20"/>
                <w:szCs w:val="20"/>
              </w:rPr>
              <w:t>huchú de la cédula</w:t>
            </w:r>
            <w:r w:rsidR="000A5E03" w:rsidRPr="006145DB">
              <w:rPr>
                <w:rFonts w:eastAsia="Arial" w:cs="Arial"/>
                <w:sz w:val="20"/>
                <w:szCs w:val="20"/>
              </w:rPr>
              <w:t>.</w:t>
            </w:r>
          </w:p>
        </w:tc>
      </w:tr>
      <w:tr w:rsidR="00941A08" w:rsidRPr="006145DB" w14:paraId="18E8CAF7" w14:textId="77777777" w:rsidTr="00467D6D">
        <w:trPr>
          <w:trHeight w:val="585"/>
          <w:jc w:val="center"/>
        </w:trPr>
        <w:tc>
          <w:tcPr>
            <w:tcW w:w="1696" w:type="dxa"/>
            <w:vAlign w:val="center"/>
          </w:tcPr>
          <w:p w14:paraId="4E171D7A" w14:textId="77777777"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Objeto del Servicio Social</w:t>
            </w:r>
          </w:p>
        </w:tc>
        <w:tc>
          <w:tcPr>
            <w:tcW w:w="7925" w:type="dxa"/>
          </w:tcPr>
          <w:p w14:paraId="67D2B14D" w14:textId="77777777" w:rsidR="00941A08" w:rsidRPr="006145DB" w:rsidRDefault="00941A08" w:rsidP="005B435E">
            <w:pPr>
              <w:spacing w:after="0" w:line="240" w:lineRule="auto"/>
              <w:contextualSpacing/>
              <w:jc w:val="both"/>
              <w:rPr>
                <w:rFonts w:eastAsia="Arial" w:cs="Arial"/>
                <w:sz w:val="20"/>
                <w:szCs w:val="20"/>
              </w:rPr>
            </w:pPr>
            <w:bookmarkStart w:id="268" w:name="_Hlk180758749"/>
            <w:r w:rsidRPr="006145DB">
              <w:rPr>
                <w:rFonts w:eastAsia="Arial" w:cs="Arial"/>
                <w:sz w:val="20"/>
                <w:szCs w:val="20"/>
              </w:rPr>
              <w:t>Contribuir al reconocimiento y reafirmación de la identidad de género de las personas, fortaleciendo el ejercicio pleno del derecho a la identidad, nombre y ciudadanía de las personas transgénero, transexuales, transformistas, travestis y no binarias, en la ciudad de Bogotá</w:t>
            </w:r>
            <w:bookmarkEnd w:id="268"/>
            <w:r w:rsidRPr="006145DB">
              <w:rPr>
                <w:rFonts w:eastAsia="Arial" w:cs="Arial"/>
                <w:sz w:val="20"/>
                <w:szCs w:val="20"/>
              </w:rPr>
              <w:t xml:space="preserve">. </w:t>
            </w:r>
          </w:p>
        </w:tc>
      </w:tr>
      <w:tr w:rsidR="00941A08" w:rsidRPr="006145DB" w14:paraId="20B5F44B" w14:textId="77777777" w:rsidTr="00467D6D">
        <w:trPr>
          <w:trHeight w:val="20"/>
          <w:jc w:val="center"/>
        </w:trPr>
        <w:tc>
          <w:tcPr>
            <w:tcW w:w="1696" w:type="dxa"/>
            <w:vAlign w:val="center"/>
          </w:tcPr>
          <w:p w14:paraId="003F4C08" w14:textId="14CD0704"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Oferta servicio social</w:t>
            </w:r>
          </w:p>
        </w:tc>
        <w:tc>
          <w:tcPr>
            <w:tcW w:w="7925" w:type="dxa"/>
          </w:tcPr>
          <w:p w14:paraId="1754866E" w14:textId="77777777" w:rsidR="00941A08" w:rsidRPr="006145DB" w:rsidRDefault="00941A08" w:rsidP="005B435E">
            <w:pPr>
              <w:tabs>
                <w:tab w:val="left" w:pos="709"/>
              </w:tabs>
              <w:spacing w:after="0" w:line="240" w:lineRule="auto"/>
              <w:contextualSpacing/>
              <w:jc w:val="both"/>
              <w:rPr>
                <w:rFonts w:eastAsia="Arial" w:cs="Arial"/>
                <w:sz w:val="20"/>
                <w:szCs w:val="20"/>
              </w:rPr>
            </w:pPr>
            <w:bookmarkStart w:id="269" w:name="_Hlk180758829"/>
            <w:r w:rsidRPr="006145DB">
              <w:rPr>
                <w:rFonts w:eastAsia="Arial" w:cs="Arial"/>
                <w:sz w:val="20"/>
                <w:szCs w:val="20"/>
              </w:rPr>
              <w:t>Orientación y apoyo tangible para la gestión de trámites asociados a la modificación de nombres, sexo y/o cupo numérico en el documento de identificación nacional de personas transgénero, transexuales, transformistas, travestis y no binarias, conforme a lo dispuesto en el Decreto 1227 de 2015 y demás normas complementarias que reglamenten o reformen el mismo.</w:t>
            </w:r>
            <w:bookmarkEnd w:id="269"/>
            <w:r w:rsidRPr="006145DB">
              <w:rPr>
                <w:rFonts w:eastAsia="Arial" w:cs="Arial"/>
                <w:sz w:val="20"/>
                <w:szCs w:val="20"/>
              </w:rPr>
              <w:t xml:space="preserve"> </w:t>
            </w:r>
          </w:p>
        </w:tc>
      </w:tr>
      <w:tr w:rsidR="00941A08" w:rsidRPr="006145DB" w14:paraId="40844BE7" w14:textId="77777777" w:rsidTr="00467D6D">
        <w:trPr>
          <w:trHeight w:val="482"/>
          <w:jc w:val="center"/>
        </w:trPr>
        <w:tc>
          <w:tcPr>
            <w:tcW w:w="1696" w:type="dxa"/>
            <w:vAlign w:val="center"/>
          </w:tcPr>
          <w:p w14:paraId="7F69AA47" w14:textId="77777777"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 xml:space="preserve">Tipo de Focalización </w:t>
            </w:r>
          </w:p>
        </w:tc>
        <w:tc>
          <w:tcPr>
            <w:tcW w:w="7925" w:type="dxa"/>
          </w:tcPr>
          <w:p w14:paraId="13B671B0" w14:textId="77777777" w:rsidR="00941A08" w:rsidRPr="006145DB" w:rsidRDefault="00941A08" w:rsidP="005B435E">
            <w:pPr>
              <w:tabs>
                <w:tab w:val="left" w:pos="397"/>
                <w:tab w:val="left" w:pos="709"/>
              </w:tabs>
              <w:spacing w:after="0" w:line="240" w:lineRule="auto"/>
              <w:jc w:val="both"/>
              <w:rPr>
                <w:rFonts w:eastAsia="Arial" w:cs="Arial"/>
                <w:sz w:val="20"/>
                <w:szCs w:val="20"/>
                <w:lang w:eastAsia="es-CO"/>
              </w:rPr>
            </w:pPr>
            <w:r w:rsidRPr="006145DB">
              <w:rPr>
                <w:rFonts w:eastAsia="Arial" w:cs="Arial"/>
                <w:sz w:val="20"/>
                <w:szCs w:val="20"/>
                <w:lang w:eastAsia="es-CO"/>
              </w:rPr>
              <w:t>Focalización por demanda</w:t>
            </w:r>
          </w:p>
          <w:p w14:paraId="59342535" w14:textId="77777777" w:rsidR="00941A08" w:rsidRPr="006145DB" w:rsidRDefault="00941A08" w:rsidP="005B435E">
            <w:pPr>
              <w:tabs>
                <w:tab w:val="left" w:pos="397"/>
                <w:tab w:val="left" w:pos="709"/>
              </w:tabs>
              <w:spacing w:after="0" w:line="240" w:lineRule="auto"/>
              <w:jc w:val="both"/>
              <w:rPr>
                <w:rFonts w:eastAsia="Arial" w:cs="Arial"/>
                <w:sz w:val="20"/>
                <w:szCs w:val="20"/>
                <w:lang w:eastAsia="es-CO"/>
              </w:rPr>
            </w:pPr>
            <w:r w:rsidRPr="006145DB">
              <w:rPr>
                <w:rFonts w:eastAsia="Arial" w:cs="Arial"/>
                <w:sz w:val="20"/>
                <w:szCs w:val="20"/>
                <w:lang w:eastAsia="es-CO"/>
              </w:rPr>
              <w:t>Focalización por abordaje territorial</w:t>
            </w:r>
          </w:p>
        </w:tc>
      </w:tr>
      <w:tr w:rsidR="00941A08" w:rsidRPr="006145DB" w14:paraId="476342DA" w14:textId="77777777" w:rsidTr="00467D6D">
        <w:trPr>
          <w:trHeight w:val="612"/>
          <w:jc w:val="center"/>
        </w:trPr>
        <w:tc>
          <w:tcPr>
            <w:tcW w:w="1696" w:type="dxa"/>
            <w:vAlign w:val="center"/>
          </w:tcPr>
          <w:p w14:paraId="2E60BB1B" w14:textId="77777777"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Población Objetivo</w:t>
            </w:r>
          </w:p>
        </w:tc>
        <w:tc>
          <w:tcPr>
            <w:tcW w:w="7925" w:type="dxa"/>
          </w:tcPr>
          <w:p w14:paraId="4FF6BAA6" w14:textId="77777777" w:rsidR="00941A08" w:rsidRPr="006145DB" w:rsidRDefault="00941A08" w:rsidP="005B435E">
            <w:pPr>
              <w:tabs>
                <w:tab w:val="left" w:pos="709"/>
              </w:tabs>
              <w:spacing w:after="0" w:line="240" w:lineRule="auto"/>
              <w:contextualSpacing/>
              <w:jc w:val="both"/>
              <w:rPr>
                <w:rFonts w:eastAsia="Arial" w:cs="Arial"/>
                <w:sz w:val="20"/>
                <w:szCs w:val="20"/>
              </w:rPr>
            </w:pPr>
            <w:bookmarkStart w:id="270" w:name="_Hlk180758860"/>
            <w:r w:rsidRPr="006145DB">
              <w:rPr>
                <w:rStyle w:val="normaltextrun"/>
                <w:rFonts w:eastAsia="Arial" w:cs="Arial"/>
                <w:sz w:val="20"/>
                <w:szCs w:val="20"/>
              </w:rPr>
              <w:t>Personas transgénero, transexuales, transformistas, travestis y no binarias con nacionalidad colombiana, a partir de los 14 años de edad, residentes en Bogotá (las personas jóvenes menores de edad deben contar con el acompañamiento y representación legal de quien ejerza su patria potestad).</w:t>
            </w:r>
            <w:bookmarkEnd w:id="270"/>
          </w:p>
        </w:tc>
      </w:tr>
      <w:tr w:rsidR="00941A08" w:rsidRPr="006145DB" w14:paraId="4C7C21E3" w14:textId="77777777" w:rsidTr="00467D6D">
        <w:trPr>
          <w:jc w:val="center"/>
        </w:trPr>
        <w:tc>
          <w:tcPr>
            <w:tcW w:w="1696" w:type="dxa"/>
            <w:vAlign w:val="center"/>
          </w:tcPr>
          <w:p w14:paraId="46088926" w14:textId="77777777"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Fuentes de Información Población Objetivo</w:t>
            </w:r>
          </w:p>
        </w:tc>
        <w:tc>
          <w:tcPr>
            <w:tcW w:w="7925" w:type="dxa"/>
          </w:tcPr>
          <w:tbl>
            <w:tblPr>
              <w:tblStyle w:val="Tablaconcuadrcula"/>
              <w:tblW w:w="7828" w:type="dxa"/>
              <w:jc w:val="center"/>
              <w:tblLayout w:type="fixed"/>
              <w:tblLook w:val="04A0" w:firstRow="1" w:lastRow="0" w:firstColumn="1" w:lastColumn="0" w:noHBand="0" w:noVBand="1"/>
            </w:tblPr>
            <w:tblGrid>
              <w:gridCol w:w="3622"/>
              <w:gridCol w:w="1274"/>
              <w:gridCol w:w="1157"/>
              <w:gridCol w:w="1775"/>
            </w:tblGrid>
            <w:tr w:rsidR="00FB4B15" w:rsidRPr="006145DB" w14:paraId="3F8F74B5" w14:textId="77777777" w:rsidTr="0067049B">
              <w:trPr>
                <w:trHeight w:val="300"/>
                <w:jc w:val="center"/>
              </w:trPr>
              <w:tc>
                <w:tcPr>
                  <w:tcW w:w="2313" w:type="pct"/>
                  <w:tcBorders>
                    <w:top w:val="nil"/>
                    <w:bottom w:val="single" w:sz="4" w:space="0" w:color="auto"/>
                  </w:tcBorders>
                  <w:vAlign w:val="center"/>
                </w:tcPr>
                <w:p w14:paraId="50825C7B" w14:textId="77777777" w:rsidR="00941A08" w:rsidRPr="006145DB" w:rsidRDefault="00941A08" w:rsidP="005B435E">
                  <w:pPr>
                    <w:tabs>
                      <w:tab w:val="left" w:pos="709"/>
                    </w:tabs>
                    <w:ind w:left="-285" w:firstLine="285"/>
                    <w:contextualSpacing/>
                    <w:jc w:val="center"/>
                    <w:rPr>
                      <w:rFonts w:eastAsia="Arial" w:cs="Arial"/>
                      <w:sz w:val="16"/>
                      <w:szCs w:val="16"/>
                    </w:rPr>
                  </w:pPr>
                  <w:r w:rsidRPr="006145DB">
                    <w:rPr>
                      <w:rFonts w:eastAsia="Arial" w:cs="Arial"/>
                      <w:sz w:val="16"/>
                      <w:szCs w:val="16"/>
                    </w:rPr>
                    <w:t>Categoría de Población Objetivo</w:t>
                  </w:r>
                </w:p>
              </w:tc>
              <w:tc>
                <w:tcPr>
                  <w:tcW w:w="814" w:type="pct"/>
                  <w:tcBorders>
                    <w:top w:val="nil"/>
                    <w:bottom w:val="single" w:sz="4" w:space="0" w:color="auto"/>
                  </w:tcBorders>
                  <w:vAlign w:val="center"/>
                </w:tcPr>
                <w:p w14:paraId="3422C72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Fuente de Información</w:t>
                  </w:r>
                </w:p>
              </w:tc>
              <w:tc>
                <w:tcPr>
                  <w:tcW w:w="739" w:type="pct"/>
                  <w:tcBorders>
                    <w:top w:val="nil"/>
                    <w:bottom w:val="single" w:sz="4" w:space="0" w:color="auto"/>
                  </w:tcBorders>
                  <w:vAlign w:val="center"/>
                </w:tcPr>
                <w:p w14:paraId="35400A26"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Periodicidad</w:t>
                  </w:r>
                </w:p>
              </w:tc>
              <w:tc>
                <w:tcPr>
                  <w:tcW w:w="1134" w:type="pct"/>
                  <w:tcBorders>
                    <w:top w:val="nil"/>
                    <w:bottom w:val="single" w:sz="4" w:space="0" w:color="auto"/>
                  </w:tcBorders>
                  <w:vAlign w:val="center"/>
                </w:tcPr>
                <w:p w14:paraId="74D236DB"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Administrador</w:t>
                  </w:r>
                </w:p>
              </w:tc>
            </w:tr>
            <w:tr w:rsidR="00FB4B15" w:rsidRPr="006145DB" w14:paraId="35C1B7BA" w14:textId="77777777" w:rsidTr="0067049B">
              <w:trPr>
                <w:trHeight w:val="300"/>
                <w:jc w:val="center"/>
              </w:trPr>
              <w:tc>
                <w:tcPr>
                  <w:tcW w:w="2313" w:type="pct"/>
                  <w:vMerge w:val="restart"/>
                  <w:tcBorders>
                    <w:top w:val="single" w:sz="4" w:space="0" w:color="auto"/>
                  </w:tcBorders>
                  <w:vAlign w:val="center"/>
                </w:tcPr>
                <w:p w14:paraId="7D7D150C" w14:textId="77777777" w:rsidR="00941A08" w:rsidRPr="006145DB" w:rsidRDefault="00941A08" w:rsidP="005B435E">
                  <w:pPr>
                    <w:tabs>
                      <w:tab w:val="left" w:pos="709"/>
                    </w:tabs>
                    <w:contextualSpacing/>
                    <w:jc w:val="both"/>
                    <w:rPr>
                      <w:rFonts w:eastAsia="Arial" w:cs="Arial"/>
                      <w:sz w:val="16"/>
                      <w:szCs w:val="16"/>
                    </w:rPr>
                  </w:pPr>
                  <w:r w:rsidRPr="006145DB">
                    <w:rPr>
                      <w:rStyle w:val="normaltextrun"/>
                      <w:rFonts w:eastAsia="Arial" w:cs="Arial"/>
                      <w:sz w:val="16"/>
                      <w:szCs w:val="16"/>
                    </w:rPr>
                    <w:t>Personas transgénero, transexuales, transformistas, travestis y no binarias.</w:t>
                  </w:r>
                </w:p>
              </w:tc>
              <w:tc>
                <w:tcPr>
                  <w:tcW w:w="814" w:type="pct"/>
                  <w:tcBorders>
                    <w:top w:val="single" w:sz="4" w:space="0" w:color="auto"/>
                  </w:tcBorders>
                  <w:vAlign w:val="center"/>
                </w:tcPr>
                <w:p w14:paraId="429D70A2"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739" w:type="pct"/>
                  <w:tcBorders>
                    <w:top w:val="single" w:sz="4" w:space="0" w:color="auto"/>
                  </w:tcBorders>
                  <w:vAlign w:val="center"/>
                </w:tcPr>
                <w:p w14:paraId="2CF6D9AF"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34" w:type="pct"/>
                  <w:tcBorders>
                    <w:top w:val="single" w:sz="4" w:space="0" w:color="auto"/>
                  </w:tcBorders>
                  <w:vAlign w:val="center"/>
                </w:tcPr>
                <w:p w14:paraId="1509D875" w14:textId="7EE561C4" w:rsidR="00941A08"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FB4B15" w:rsidRPr="006145DB" w14:paraId="156EF9C7" w14:textId="77777777" w:rsidTr="0067049B">
              <w:trPr>
                <w:trHeight w:val="300"/>
                <w:jc w:val="center"/>
              </w:trPr>
              <w:tc>
                <w:tcPr>
                  <w:tcW w:w="2313" w:type="pct"/>
                  <w:vMerge/>
                  <w:vAlign w:val="center"/>
                </w:tcPr>
                <w:p w14:paraId="63B22F63" w14:textId="77777777" w:rsidR="00941A08" w:rsidRPr="006145DB" w:rsidRDefault="00941A08" w:rsidP="005B435E">
                  <w:pPr>
                    <w:jc w:val="both"/>
                    <w:rPr>
                      <w:rStyle w:val="normaltextrun"/>
                      <w:rFonts w:eastAsia="Arial" w:cs="Arial"/>
                      <w:sz w:val="16"/>
                      <w:szCs w:val="16"/>
                    </w:rPr>
                  </w:pPr>
                </w:p>
              </w:tc>
              <w:tc>
                <w:tcPr>
                  <w:tcW w:w="814" w:type="pct"/>
                  <w:vAlign w:val="center"/>
                </w:tcPr>
                <w:p w14:paraId="45D0DA7B" w14:textId="77777777" w:rsidR="00941A08" w:rsidRPr="006145DB" w:rsidRDefault="00941A08" w:rsidP="005B435E">
                  <w:pPr>
                    <w:jc w:val="center"/>
                    <w:rPr>
                      <w:rFonts w:eastAsia="Arial" w:cs="Arial"/>
                      <w:sz w:val="16"/>
                      <w:szCs w:val="16"/>
                    </w:rPr>
                  </w:pPr>
                  <w:r w:rsidRPr="006145DB">
                    <w:rPr>
                      <w:rFonts w:eastAsia="Arial" w:cs="Arial"/>
                      <w:sz w:val="16"/>
                      <w:szCs w:val="16"/>
                    </w:rPr>
                    <w:t>Verificación en campo</w:t>
                  </w:r>
                </w:p>
              </w:tc>
              <w:tc>
                <w:tcPr>
                  <w:tcW w:w="739" w:type="pct"/>
                  <w:vAlign w:val="center"/>
                </w:tcPr>
                <w:p w14:paraId="785A81A3" w14:textId="77777777" w:rsidR="00941A08" w:rsidRPr="006145DB" w:rsidRDefault="00941A08" w:rsidP="005B435E">
                  <w:pPr>
                    <w:jc w:val="center"/>
                    <w:rPr>
                      <w:rFonts w:eastAsia="Arial" w:cs="Arial"/>
                      <w:sz w:val="16"/>
                      <w:szCs w:val="16"/>
                    </w:rPr>
                  </w:pPr>
                  <w:r w:rsidRPr="006145DB">
                    <w:rPr>
                      <w:rFonts w:eastAsia="Arial" w:cs="Arial"/>
                      <w:sz w:val="16"/>
                      <w:szCs w:val="16"/>
                    </w:rPr>
                    <w:t>Demanda</w:t>
                  </w:r>
                </w:p>
              </w:tc>
              <w:tc>
                <w:tcPr>
                  <w:tcW w:w="1134" w:type="pct"/>
                  <w:vAlign w:val="center"/>
                </w:tcPr>
                <w:p w14:paraId="432C4C11"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FB4B15" w:rsidRPr="006145DB" w14:paraId="01630301" w14:textId="77777777" w:rsidTr="0067049B">
              <w:trPr>
                <w:trHeight w:val="300"/>
                <w:jc w:val="center"/>
              </w:trPr>
              <w:tc>
                <w:tcPr>
                  <w:tcW w:w="2313" w:type="pct"/>
                  <w:vMerge w:val="restart"/>
                  <w:vAlign w:val="center"/>
                </w:tcPr>
                <w:p w14:paraId="5D70F359" w14:textId="77777777" w:rsidR="00941A08" w:rsidRPr="006145DB" w:rsidRDefault="00941A08" w:rsidP="005B435E">
                  <w:pPr>
                    <w:jc w:val="both"/>
                    <w:rPr>
                      <w:rFonts w:eastAsia="Arial" w:cs="Arial"/>
                      <w:sz w:val="16"/>
                      <w:szCs w:val="16"/>
                    </w:rPr>
                  </w:pPr>
                  <w:r w:rsidRPr="006145DB">
                    <w:rPr>
                      <w:rStyle w:val="normaltextrun"/>
                      <w:rFonts w:eastAsia="Arial" w:cs="Arial"/>
                      <w:sz w:val="16"/>
                      <w:szCs w:val="16"/>
                    </w:rPr>
                    <w:t>Nacionalidad colombiana.</w:t>
                  </w:r>
                </w:p>
              </w:tc>
              <w:tc>
                <w:tcPr>
                  <w:tcW w:w="814" w:type="pct"/>
                  <w:vAlign w:val="center"/>
                </w:tcPr>
                <w:p w14:paraId="5134960A" w14:textId="77777777" w:rsidR="00941A08" w:rsidRPr="006145DB" w:rsidRDefault="00941A08" w:rsidP="005B435E">
                  <w:pPr>
                    <w:jc w:val="center"/>
                    <w:rPr>
                      <w:rFonts w:eastAsia="Arial" w:cs="Arial"/>
                      <w:sz w:val="16"/>
                      <w:szCs w:val="16"/>
                    </w:rPr>
                  </w:pPr>
                  <w:r w:rsidRPr="006145DB">
                    <w:rPr>
                      <w:rFonts w:eastAsia="Arial" w:cs="Arial"/>
                      <w:sz w:val="16"/>
                      <w:szCs w:val="16"/>
                    </w:rPr>
                    <w:t>SIRBE</w:t>
                  </w:r>
                </w:p>
              </w:tc>
              <w:tc>
                <w:tcPr>
                  <w:tcW w:w="739" w:type="pct"/>
                  <w:vAlign w:val="center"/>
                </w:tcPr>
                <w:p w14:paraId="696CEF5F" w14:textId="77777777" w:rsidR="00941A08" w:rsidRPr="006145DB" w:rsidRDefault="00941A08" w:rsidP="005B435E">
                  <w:pPr>
                    <w:jc w:val="center"/>
                    <w:rPr>
                      <w:rFonts w:eastAsia="Arial" w:cs="Arial"/>
                      <w:sz w:val="16"/>
                      <w:szCs w:val="16"/>
                    </w:rPr>
                  </w:pPr>
                  <w:r w:rsidRPr="006145DB">
                    <w:rPr>
                      <w:rFonts w:eastAsia="Arial" w:cs="Arial"/>
                      <w:sz w:val="16"/>
                      <w:szCs w:val="16"/>
                    </w:rPr>
                    <w:t>Demanda</w:t>
                  </w:r>
                </w:p>
              </w:tc>
              <w:tc>
                <w:tcPr>
                  <w:tcW w:w="1134" w:type="pct"/>
                  <w:vAlign w:val="center"/>
                </w:tcPr>
                <w:p w14:paraId="13280561" w14:textId="1DC40E5B" w:rsidR="00941A08"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FB4B15" w:rsidRPr="006145DB" w14:paraId="2479F513" w14:textId="77777777" w:rsidTr="0067049B">
              <w:trPr>
                <w:trHeight w:val="300"/>
                <w:jc w:val="center"/>
              </w:trPr>
              <w:tc>
                <w:tcPr>
                  <w:tcW w:w="2313" w:type="pct"/>
                  <w:vMerge/>
                  <w:vAlign w:val="center"/>
                </w:tcPr>
                <w:p w14:paraId="4E76E9A5" w14:textId="77777777" w:rsidR="00941A08" w:rsidRPr="006145DB" w:rsidRDefault="00941A08" w:rsidP="005B435E">
                  <w:pPr>
                    <w:jc w:val="both"/>
                    <w:rPr>
                      <w:rStyle w:val="normaltextrun"/>
                      <w:rFonts w:eastAsia="Arial" w:cs="Arial"/>
                      <w:sz w:val="16"/>
                      <w:szCs w:val="16"/>
                    </w:rPr>
                  </w:pPr>
                </w:p>
              </w:tc>
              <w:tc>
                <w:tcPr>
                  <w:tcW w:w="814" w:type="pct"/>
                  <w:vAlign w:val="center"/>
                </w:tcPr>
                <w:p w14:paraId="42EE4632" w14:textId="77777777" w:rsidR="00941A08" w:rsidRPr="006145DB" w:rsidRDefault="00941A08" w:rsidP="005B435E">
                  <w:pPr>
                    <w:jc w:val="center"/>
                    <w:rPr>
                      <w:rFonts w:eastAsia="Arial" w:cs="Arial"/>
                      <w:sz w:val="16"/>
                      <w:szCs w:val="16"/>
                    </w:rPr>
                  </w:pPr>
                  <w:r w:rsidRPr="006145DB">
                    <w:rPr>
                      <w:rFonts w:eastAsia="Arial" w:cs="Arial"/>
                      <w:sz w:val="16"/>
                      <w:szCs w:val="16"/>
                    </w:rPr>
                    <w:t>Verificación en campo</w:t>
                  </w:r>
                </w:p>
              </w:tc>
              <w:tc>
                <w:tcPr>
                  <w:tcW w:w="739" w:type="pct"/>
                  <w:vAlign w:val="center"/>
                </w:tcPr>
                <w:p w14:paraId="4A07B6A4" w14:textId="77777777" w:rsidR="00941A08" w:rsidRPr="006145DB" w:rsidRDefault="00941A08" w:rsidP="005B435E">
                  <w:pPr>
                    <w:jc w:val="center"/>
                    <w:rPr>
                      <w:rFonts w:eastAsia="Arial" w:cs="Arial"/>
                      <w:sz w:val="16"/>
                      <w:szCs w:val="16"/>
                    </w:rPr>
                  </w:pPr>
                  <w:r w:rsidRPr="006145DB">
                    <w:rPr>
                      <w:rFonts w:eastAsia="Arial" w:cs="Arial"/>
                      <w:sz w:val="16"/>
                      <w:szCs w:val="16"/>
                    </w:rPr>
                    <w:t>Demanda</w:t>
                  </w:r>
                </w:p>
              </w:tc>
              <w:tc>
                <w:tcPr>
                  <w:tcW w:w="1134" w:type="pct"/>
                  <w:vAlign w:val="center"/>
                </w:tcPr>
                <w:p w14:paraId="24F6A08D"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FB4B15" w:rsidRPr="006145DB" w14:paraId="3D2D152F" w14:textId="77777777" w:rsidTr="0067049B">
              <w:trPr>
                <w:trHeight w:val="300"/>
                <w:jc w:val="center"/>
              </w:trPr>
              <w:tc>
                <w:tcPr>
                  <w:tcW w:w="2313" w:type="pct"/>
                  <w:vMerge w:val="restart"/>
                  <w:vAlign w:val="center"/>
                </w:tcPr>
                <w:p w14:paraId="75BBA80D" w14:textId="77777777" w:rsidR="00941A08" w:rsidRPr="006145DB" w:rsidRDefault="00941A08" w:rsidP="005B435E">
                  <w:pPr>
                    <w:jc w:val="both"/>
                    <w:rPr>
                      <w:rStyle w:val="normaltextrun"/>
                      <w:rFonts w:eastAsia="Arial" w:cs="Arial"/>
                      <w:sz w:val="16"/>
                      <w:szCs w:val="16"/>
                    </w:rPr>
                  </w:pPr>
                  <w:r w:rsidRPr="006145DB">
                    <w:rPr>
                      <w:rStyle w:val="normaltextrun"/>
                      <w:rFonts w:eastAsia="Arial" w:cs="Arial"/>
                      <w:sz w:val="16"/>
                      <w:szCs w:val="16"/>
                    </w:rPr>
                    <w:t>Persona a partir de los 14 años de edad.</w:t>
                  </w:r>
                </w:p>
              </w:tc>
              <w:tc>
                <w:tcPr>
                  <w:tcW w:w="814" w:type="pct"/>
                  <w:vAlign w:val="center"/>
                </w:tcPr>
                <w:p w14:paraId="3B2AE5DF" w14:textId="77777777" w:rsidR="00941A08" w:rsidRPr="006145DB" w:rsidRDefault="00941A08" w:rsidP="005B435E">
                  <w:pPr>
                    <w:jc w:val="center"/>
                    <w:rPr>
                      <w:rFonts w:eastAsia="Arial" w:cs="Arial"/>
                      <w:sz w:val="16"/>
                      <w:szCs w:val="16"/>
                    </w:rPr>
                  </w:pPr>
                  <w:r w:rsidRPr="006145DB">
                    <w:rPr>
                      <w:rFonts w:eastAsia="Arial" w:cs="Arial"/>
                      <w:sz w:val="16"/>
                      <w:szCs w:val="16"/>
                    </w:rPr>
                    <w:t>SIRBE</w:t>
                  </w:r>
                </w:p>
              </w:tc>
              <w:tc>
                <w:tcPr>
                  <w:tcW w:w="739" w:type="pct"/>
                  <w:vAlign w:val="center"/>
                </w:tcPr>
                <w:p w14:paraId="77C16C42" w14:textId="77777777" w:rsidR="00941A08" w:rsidRPr="006145DB" w:rsidRDefault="00941A08" w:rsidP="005B435E">
                  <w:pPr>
                    <w:jc w:val="center"/>
                    <w:rPr>
                      <w:rFonts w:eastAsia="Arial" w:cs="Arial"/>
                      <w:sz w:val="16"/>
                      <w:szCs w:val="16"/>
                    </w:rPr>
                  </w:pPr>
                  <w:r w:rsidRPr="006145DB">
                    <w:rPr>
                      <w:rFonts w:eastAsia="Arial" w:cs="Arial"/>
                      <w:sz w:val="16"/>
                      <w:szCs w:val="16"/>
                    </w:rPr>
                    <w:t>Demanda</w:t>
                  </w:r>
                </w:p>
              </w:tc>
              <w:tc>
                <w:tcPr>
                  <w:tcW w:w="1134" w:type="pct"/>
                  <w:vAlign w:val="center"/>
                </w:tcPr>
                <w:p w14:paraId="52630E6C" w14:textId="70C07BA1" w:rsidR="00941A08"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FB4B15" w:rsidRPr="006145DB" w14:paraId="40232DF2" w14:textId="77777777" w:rsidTr="0067049B">
              <w:trPr>
                <w:trHeight w:val="300"/>
                <w:jc w:val="center"/>
              </w:trPr>
              <w:tc>
                <w:tcPr>
                  <w:tcW w:w="2313" w:type="pct"/>
                  <w:vMerge/>
                  <w:vAlign w:val="center"/>
                </w:tcPr>
                <w:p w14:paraId="05927EA6" w14:textId="77777777" w:rsidR="00941A08" w:rsidRPr="006145DB" w:rsidRDefault="00941A08" w:rsidP="005B435E">
                  <w:pPr>
                    <w:jc w:val="both"/>
                    <w:rPr>
                      <w:rStyle w:val="normaltextrun"/>
                      <w:rFonts w:eastAsia="Arial" w:cs="Arial"/>
                      <w:sz w:val="16"/>
                      <w:szCs w:val="16"/>
                    </w:rPr>
                  </w:pPr>
                </w:p>
              </w:tc>
              <w:tc>
                <w:tcPr>
                  <w:tcW w:w="814" w:type="pct"/>
                  <w:vAlign w:val="center"/>
                </w:tcPr>
                <w:p w14:paraId="60116039" w14:textId="77777777" w:rsidR="00941A08" w:rsidRPr="006145DB" w:rsidRDefault="00941A08" w:rsidP="005B435E">
                  <w:pPr>
                    <w:jc w:val="center"/>
                    <w:rPr>
                      <w:rFonts w:eastAsia="Arial" w:cs="Arial"/>
                      <w:sz w:val="16"/>
                      <w:szCs w:val="16"/>
                    </w:rPr>
                  </w:pPr>
                  <w:r w:rsidRPr="006145DB">
                    <w:rPr>
                      <w:rFonts w:eastAsia="Arial" w:cs="Arial"/>
                      <w:sz w:val="16"/>
                      <w:szCs w:val="16"/>
                    </w:rPr>
                    <w:t>Verificación en campo</w:t>
                  </w:r>
                </w:p>
              </w:tc>
              <w:tc>
                <w:tcPr>
                  <w:tcW w:w="739" w:type="pct"/>
                  <w:vAlign w:val="center"/>
                </w:tcPr>
                <w:p w14:paraId="15A55435" w14:textId="77777777" w:rsidR="00941A08" w:rsidRPr="006145DB" w:rsidRDefault="00941A08" w:rsidP="005B435E">
                  <w:pPr>
                    <w:jc w:val="center"/>
                    <w:rPr>
                      <w:rFonts w:eastAsia="Arial" w:cs="Arial"/>
                      <w:sz w:val="16"/>
                      <w:szCs w:val="16"/>
                    </w:rPr>
                  </w:pPr>
                  <w:r w:rsidRPr="006145DB">
                    <w:rPr>
                      <w:rFonts w:eastAsia="Arial" w:cs="Arial"/>
                      <w:sz w:val="16"/>
                      <w:szCs w:val="16"/>
                    </w:rPr>
                    <w:t>Demanda</w:t>
                  </w:r>
                </w:p>
              </w:tc>
              <w:tc>
                <w:tcPr>
                  <w:tcW w:w="1134" w:type="pct"/>
                  <w:vAlign w:val="center"/>
                </w:tcPr>
                <w:p w14:paraId="029C4582"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FB4B15" w:rsidRPr="006145DB" w14:paraId="0EF65C12" w14:textId="77777777" w:rsidTr="0067049B">
              <w:trPr>
                <w:trHeight w:val="300"/>
                <w:jc w:val="center"/>
              </w:trPr>
              <w:tc>
                <w:tcPr>
                  <w:tcW w:w="2313" w:type="pct"/>
                  <w:vAlign w:val="center"/>
                </w:tcPr>
                <w:p w14:paraId="20A66CB8" w14:textId="77777777" w:rsidR="00941A08" w:rsidRPr="006145DB" w:rsidRDefault="00941A08" w:rsidP="005B435E">
                  <w:pPr>
                    <w:jc w:val="both"/>
                    <w:rPr>
                      <w:rStyle w:val="normaltextrun"/>
                      <w:rFonts w:eastAsia="Arial" w:cs="Arial"/>
                      <w:sz w:val="16"/>
                      <w:szCs w:val="16"/>
                    </w:rPr>
                  </w:pPr>
                  <w:r w:rsidRPr="006145DB">
                    <w:rPr>
                      <w:rStyle w:val="normaltextrun"/>
                      <w:rFonts w:eastAsia="Arial" w:cs="Arial"/>
                      <w:sz w:val="16"/>
                      <w:szCs w:val="16"/>
                    </w:rPr>
                    <w:t>Acompañamiento y representación legal de quien ejerza la patria potestad de la persona menor de edad.</w:t>
                  </w:r>
                </w:p>
              </w:tc>
              <w:tc>
                <w:tcPr>
                  <w:tcW w:w="814" w:type="pct"/>
                  <w:vAlign w:val="center"/>
                </w:tcPr>
                <w:p w14:paraId="2BA5841F" w14:textId="77777777" w:rsidR="00941A08" w:rsidRPr="006145DB" w:rsidRDefault="00941A08" w:rsidP="005B435E">
                  <w:pPr>
                    <w:jc w:val="center"/>
                    <w:rPr>
                      <w:rFonts w:eastAsia="Arial" w:cs="Arial"/>
                      <w:sz w:val="16"/>
                      <w:szCs w:val="16"/>
                    </w:rPr>
                  </w:pPr>
                  <w:r w:rsidRPr="006145DB">
                    <w:rPr>
                      <w:rFonts w:eastAsia="Arial" w:cs="Arial"/>
                      <w:sz w:val="16"/>
                      <w:szCs w:val="16"/>
                    </w:rPr>
                    <w:t>Verificación en campo</w:t>
                  </w:r>
                </w:p>
              </w:tc>
              <w:tc>
                <w:tcPr>
                  <w:tcW w:w="739" w:type="pct"/>
                  <w:vAlign w:val="center"/>
                </w:tcPr>
                <w:p w14:paraId="07CA525C" w14:textId="77777777" w:rsidR="00941A08" w:rsidRPr="006145DB" w:rsidRDefault="00941A08" w:rsidP="005B435E">
                  <w:pPr>
                    <w:jc w:val="center"/>
                    <w:rPr>
                      <w:rFonts w:eastAsia="Arial" w:cs="Arial"/>
                      <w:sz w:val="16"/>
                      <w:szCs w:val="16"/>
                    </w:rPr>
                  </w:pPr>
                  <w:r w:rsidRPr="006145DB">
                    <w:rPr>
                      <w:rFonts w:eastAsia="Arial" w:cs="Arial"/>
                      <w:sz w:val="16"/>
                      <w:szCs w:val="16"/>
                    </w:rPr>
                    <w:t>Demanda</w:t>
                  </w:r>
                </w:p>
              </w:tc>
              <w:tc>
                <w:tcPr>
                  <w:tcW w:w="1134" w:type="pct"/>
                  <w:vAlign w:val="center"/>
                </w:tcPr>
                <w:p w14:paraId="77C656A1"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r w:rsidRPr="006145DB" w:rsidDel="007213C2">
                    <w:rPr>
                      <w:rFonts w:eastAsia="Arial" w:cs="Arial"/>
                      <w:sz w:val="16"/>
                      <w:szCs w:val="16"/>
                    </w:rPr>
                    <w:t xml:space="preserve"> </w:t>
                  </w:r>
                </w:p>
              </w:tc>
            </w:tr>
            <w:tr w:rsidR="00FB4B15" w:rsidRPr="006145DB" w14:paraId="0C4E80AF" w14:textId="77777777" w:rsidTr="0067049B">
              <w:trPr>
                <w:trHeight w:val="47"/>
                <w:jc w:val="center"/>
              </w:trPr>
              <w:tc>
                <w:tcPr>
                  <w:tcW w:w="2313" w:type="pct"/>
                  <w:vMerge w:val="restart"/>
                  <w:vAlign w:val="center"/>
                </w:tcPr>
                <w:p w14:paraId="1C36E280" w14:textId="77777777" w:rsidR="00941A08" w:rsidRPr="006145DB" w:rsidRDefault="00941A08" w:rsidP="005B435E">
                  <w:pPr>
                    <w:jc w:val="both"/>
                    <w:rPr>
                      <w:rStyle w:val="normaltextrun"/>
                      <w:rFonts w:eastAsia="Arial" w:cs="Arial"/>
                      <w:sz w:val="16"/>
                      <w:szCs w:val="16"/>
                    </w:rPr>
                  </w:pPr>
                  <w:r w:rsidRPr="006145DB">
                    <w:rPr>
                      <w:rStyle w:val="normaltextrun"/>
                      <w:rFonts w:eastAsia="Arial" w:cs="Arial"/>
                      <w:sz w:val="16"/>
                      <w:szCs w:val="16"/>
                    </w:rPr>
                    <w:t>Residente en Bogotá.</w:t>
                  </w:r>
                </w:p>
              </w:tc>
              <w:tc>
                <w:tcPr>
                  <w:tcW w:w="814" w:type="pct"/>
                  <w:vAlign w:val="center"/>
                </w:tcPr>
                <w:p w14:paraId="009C18AD"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739" w:type="pct"/>
                  <w:vAlign w:val="center"/>
                </w:tcPr>
                <w:p w14:paraId="7F6B65F5"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34" w:type="pct"/>
                  <w:vAlign w:val="center"/>
                </w:tcPr>
                <w:p w14:paraId="56336249" w14:textId="61286CE9" w:rsidR="00941A08"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FB4B15" w:rsidRPr="006145DB" w14:paraId="4D2938D0" w14:textId="77777777" w:rsidTr="0067049B">
              <w:trPr>
                <w:trHeight w:val="329"/>
                <w:jc w:val="center"/>
              </w:trPr>
              <w:tc>
                <w:tcPr>
                  <w:tcW w:w="2313" w:type="pct"/>
                  <w:vMerge/>
                  <w:tcBorders>
                    <w:bottom w:val="single" w:sz="4" w:space="0" w:color="auto"/>
                  </w:tcBorders>
                  <w:vAlign w:val="center"/>
                </w:tcPr>
                <w:p w14:paraId="3AAB7E36" w14:textId="77777777" w:rsidR="00941A08" w:rsidRPr="006145DB" w:rsidRDefault="00941A08" w:rsidP="005B435E">
                  <w:pPr>
                    <w:jc w:val="center"/>
                    <w:rPr>
                      <w:rStyle w:val="normaltextrun"/>
                      <w:rFonts w:eastAsia="Arial" w:cs="Arial"/>
                      <w:sz w:val="16"/>
                      <w:szCs w:val="16"/>
                    </w:rPr>
                  </w:pPr>
                </w:p>
              </w:tc>
              <w:tc>
                <w:tcPr>
                  <w:tcW w:w="814" w:type="pct"/>
                  <w:tcBorders>
                    <w:bottom w:val="single" w:sz="4" w:space="0" w:color="auto"/>
                  </w:tcBorders>
                  <w:vAlign w:val="center"/>
                </w:tcPr>
                <w:p w14:paraId="60159FC7"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739" w:type="pct"/>
                  <w:tcBorders>
                    <w:bottom w:val="single" w:sz="4" w:space="0" w:color="auto"/>
                  </w:tcBorders>
                  <w:vAlign w:val="center"/>
                </w:tcPr>
                <w:p w14:paraId="389F7E0B"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34" w:type="pct"/>
                  <w:tcBorders>
                    <w:bottom w:val="single" w:sz="4" w:space="0" w:color="auto"/>
                  </w:tcBorders>
                  <w:vAlign w:val="center"/>
                </w:tcPr>
                <w:p w14:paraId="59B34349"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r w:rsidRPr="006145DB" w:rsidDel="007213C2">
                    <w:rPr>
                      <w:rFonts w:eastAsia="Arial" w:cs="Arial"/>
                      <w:sz w:val="16"/>
                      <w:szCs w:val="16"/>
                    </w:rPr>
                    <w:t xml:space="preserve"> </w:t>
                  </w:r>
                </w:p>
              </w:tc>
            </w:tr>
            <w:tr w:rsidR="002D1688" w:rsidRPr="006145DB" w14:paraId="1BB5C465" w14:textId="77777777" w:rsidTr="0067049B">
              <w:trPr>
                <w:trHeight w:val="144"/>
                <w:jc w:val="center"/>
              </w:trPr>
              <w:tc>
                <w:tcPr>
                  <w:tcW w:w="2313" w:type="pct"/>
                  <w:tcBorders>
                    <w:left w:val="nil"/>
                    <w:bottom w:val="nil"/>
                    <w:right w:val="nil"/>
                  </w:tcBorders>
                  <w:vAlign w:val="center"/>
                </w:tcPr>
                <w:p w14:paraId="6F641932" w14:textId="77777777" w:rsidR="002D1688" w:rsidRPr="006145DB" w:rsidRDefault="002D1688" w:rsidP="005B435E">
                  <w:pPr>
                    <w:jc w:val="center"/>
                    <w:rPr>
                      <w:rStyle w:val="normaltextrun"/>
                      <w:rFonts w:eastAsia="Arial" w:cs="Arial"/>
                      <w:sz w:val="16"/>
                      <w:szCs w:val="16"/>
                    </w:rPr>
                  </w:pPr>
                </w:p>
              </w:tc>
              <w:tc>
                <w:tcPr>
                  <w:tcW w:w="814" w:type="pct"/>
                  <w:tcBorders>
                    <w:left w:val="nil"/>
                    <w:bottom w:val="nil"/>
                    <w:right w:val="nil"/>
                  </w:tcBorders>
                  <w:vAlign w:val="center"/>
                </w:tcPr>
                <w:p w14:paraId="6E27989C" w14:textId="77777777" w:rsidR="002D1688" w:rsidRPr="006145DB" w:rsidRDefault="002D1688" w:rsidP="005B435E">
                  <w:pPr>
                    <w:tabs>
                      <w:tab w:val="left" w:pos="709"/>
                    </w:tabs>
                    <w:contextualSpacing/>
                    <w:jc w:val="center"/>
                    <w:rPr>
                      <w:rFonts w:eastAsia="Arial" w:cs="Arial"/>
                      <w:sz w:val="16"/>
                      <w:szCs w:val="16"/>
                    </w:rPr>
                  </w:pPr>
                </w:p>
              </w:tc>
              <w:tc>
                <w:tcPr>
                  <w:tcW w:w="739" w:type="pct"/>
                  <w:tcBorders>
                    <w:left w:val="nil"/>
                    <w:bottom w:val="nil"/>
                    <w:right w:val="nil"/>
                  </w:tcBorders>
                  <w:vAlign w:val="center"/>
                </w:tcPr>
                <w:p w14:paraId="001685D9" w14:textId="77777777" w:rsidR="002D1688" w:rsidRPr="006145DB" w:rsidRDefault="002D1688" w:rsidP="005B435E">
                  <w:pPr>
                    <w:tabs>
                      <w:tab w:val="left" w:pos="709"/>
                    </w:tabs>
                    <w:contextualSpacing/>
                    <w:jc w:val="center"/>
                    <w:rPr>
                      <w:rFonts w:eastAsia="Arial" w:cs="Arial"/>
                      <w:sz w:val="16"/>
                      <w:szCs w:val="16"/>
                    </w:rPr>
                  </w:pPr>
                </w:p>
              </w:tc>
              <w:tc>
                <w:tcPr>
                  <w:tcW w:w="1134" w:type="pct"/>
                  <w:tcBorders>
                    <w:left w:val="nil"/>
                    <w:bottom w:val="nil"/>
                    <w:right w:val="nil"/>
                  </w:tcBorders>
                  <w:vAlign w:val="center"/>
                </w:tcPr>
                <w:p w14:paraId="7B197BF8" w14:textId="77777777" w:rsidR="002D1688" w:rsidRPr="006145DB" w:rsidRDefault="002D1688" w:rsidP="005B435E">
                  <w:pPr>
                    <w:tabs>
                      <w:tab w:val="left" w:pos="709"/>
                    </w:tabs>
                    <w:contextualSpacing/>
                    <w:jc w:val="center"/>
                    <w:rPr>
                      <w:rFonts w:eastAsia="Arial" w:cs="Arial"/>
                      <w:sz w:val="16"/>
                      <w:szCs w:val="16"/>
                    </w:rPr>
                  </w:pPr>
                </w:p>
              </w:tc>
            </w:tr>
          </w:tbl>
          <w:p w14:paraId="41754F9D" w14:textId="77777777" w:rsidR="00941A08" w:rsidRPr="006145DB" w:rsidRDefault="00941A08" w:rsidP="005B435E">
            <w:pPr>
              <w:tabs>
                <w:tab w:val="left" w:pos="709"/>
              </w:tabs>
              <w:spacing w:after="0" w:line="240" w:lineRule="auto"/>
              <w:contextualSpacing/>
              <w:jc w:val="both"/>
              <w:rPr>
                <w:rFonts w:eastAsia="Arial" w:cs="Arial"/>
                <w:sz w:val="20"/>
                <w:szCs w:val="20"/>
                <w:lang w:eastAsia="es-CO"/>
              </w:rPr>
            </w:pPr>
          </w:p>
        </w:tc>
      </w:tr>
      <w:tr w:rsidR="00941A08" w:rsidRPr="006145DB" w14:paraId="3DE3C842" w14:textId="77777777" w:rsidTr="00467D6D">
        <w:trPr>
          <w:trHeight w:val="422"/>
          <w:jc w:val="center"/>
        </w:trPr>
        <w:tc>
          <w:tcPr>
            <w:tcW w:w="1696" w:type="dxa"/>
            <w:vAlign w:val="center"/>
          </w:tcPr>
          <w:p w14:paraId="512CD1DD" w14:textId="77777777" w:rsidR="00941A08" w:rsidRPr="006145DB" w:rsidRDefault="00941A08" w:rsidP="005B435E">
            <w:pPr>
              <w:spacing w:after="0" w:line="240" w:lineRule="auto"/>
              <w:rPr>
                <w:rFonts w:eastAsia="Arial" w:cs="Arial"/>
                <w:sz w:val="20"/>
                <w:szCs w:val="20"/>
                <w:lang w:eastAsia="es-CO"/>
              </w:rPr>
            </w:pPr>
            <w:r w:rsidRPr="006145DB">
              <w:rPr>
                <w:rFonts w:eastAsia="Arial" w:cs="Arial"/>
                <w:sz w:val="20"/>
                <w:szCs w:val="20"/>
                <w:lang w:eastAsia="es-CO"/>
              </w:rPr>
              <w:t>Criterios de Priorización y Fuentes de Información</w:t>
            </w:r>
          </w:p>
        </w:tc>
        <w:tc>
          <w:tcPr>
            <w:tcW w:w="7925" w:type="dxa"/>
          </w:tcPr>
          <w:tbl>
            <w:tblPr>
              <w:tblStyle w:val="Tablaconcuadrcula"/>
              <w:tblW w:w="7953" w:type="dxa"/>
              <w:tblInd w:w="5" w:type="dxa"/>
              <w:tblLayout w:type="fixed"/>
              <w:tblLook w:val="04A0" w:firstRow="1" w:lastRow="0" w:firstColumn="1" w:lastColumn="0" w:noHBand="0" w:noVBand="1"/>
            </w:tblPr>
            <w:tblGrid>
              <w:gridCol w:w="3425"/>
              <w:gridCol w:w="1565"/>
              <w:gridCol w:w="1104"/>
              <w:gridCol w:w="1859"/>
            </w:tblGrid>
            <w:tr w:rsidR="006F60DB" w:rsidRPr="006145DB" w14:paraId="0B0B3B60" w14:textId="77777777" w:rsidTr="00467D6D">
              <w:trPr>
                <w:trHeight w:val="130"/>
              </w:trPr>
              <w:tc>
                <w:tcPr>
                  <w:tcW w:w="7953" w:type="dxa"/>
                  <w:gridSpan w:val="4"/>
                  <w:tcBorders>
                    <w:top w:val="nil"/>
                    <w:left w:val="nil"/>
                    <w:right w:val="nil"/>
                  </w:tcBorders>
                  <w:vAlign w:val="center"/>
                </w:tcPr>
                <w:p w14:paraId="5B70A232" w14:textId="77777777" w:rsidR="006F60DB" w:rsidRPr="006145DB" w:rsidRDefault="006F60DB" w:rsidP="005B435E">
                  <w:pPr>
                    <w:tabs>
                      <w:tab w:val="left" w:pos="709"/>
                    </w:tabs>
                    <w:contextualSpacing/>
                    <w:jc w:val="center"/>
                    <w:rPr>
                      <w:rFonts w:eastAsia="Arial" w:cs="Arial"/>
                      <w:sz w:val="16"/>
                      <w:szCs w:val="16"/>
                    </w:rPr>
                  </w:pPr>
                </w:p>
              </w:tc>
            </w:tr>
            <w:tr w:rsidR="00120AB3" w:rsidRPr="006145DB" w14:paraId="2F9F5601" w14:textId="77777777" w:rsidTr="002F5124">
              <w:trPr>
                <w:trHeight w:val="379"/>
              </w:trPr>
              <w:tc>
                <w:tcPr>
                  <w:tcW w:w="3425" w:type="dxa"/>
                  <w:vAlign w:val="center"/>
                </w:tcPr>
                <w:p w14:paraId="3F7BE14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Criterios de Priorización</w:t>
                  </w:r>
                </w:p>
              </w:tc>
              <w:tc>
                <w:tcPr>
                  <w:tcW w:w="1565" w:type="dxa"/>
                  <w:vAlign w:val="center"/>
                </w:tcPr>
                <w:p w14:paraId="0E7F34E5"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Fuente de Información</w:t>
                  </w:r>
                </w:p>
              </w:tc>
              <w:tc>
                <w:tcPr>
                  <w:tcW w:w="1104" w:type="dxa"/>
                  <w:vAlign w:val="center"/>
                </w:tcPr>
                <w:p w14:paraId="411CFA93"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Periodicidad</w:t>
                  </w:r>
                </w:p>
              </w:tc>
              <w:tc>
                <w:tcPr>
                  <w:tcW w:w="1859" w:type="dxa"/>
                  <w:vAlign w:val="center"/>
                </w:tcPr>
                <w:p w14:paraId="0FC5BAE3"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Administrador</w:t>
                  </w:r>
                </w:p>
              </w:tc>
            </w:tr>
            <w:tr w:rsidR="00120AB3" w:rsidRPr="006145DB" w14:paraId="693E790D" w14:textId="77777777" w:rsidTr="002F5124">
              <w:trPr>
                <w:trHeight w:val="225"/>
              </w:trPr>
              <w:tc>
                <w:tcPr>
                  <w:tcW w:w="3425" w:type="dxa"/>
                  <w:vAlign w:val="center"/>
                </w:tcPr>
                <w:p w14:paraId="0EB33F68" w14:textId="77777777" w:rsidR="00941A08" w:rsidRPr="006145DB" w:rsidRDefault="00941A08" w:rsidP="005B435E">
                  <w:pPr>
                    <w:jc w:val="both"/>
                    <w:rPr>
                      <w:rFonts w:eastAsia="Arial" w:cs="Arial"/>
                      <w:sz w:val="16"/>
                      <w:szCs w:val="16"/>
                    </w:rPr>
                  </w:pPr>
                  <w:r w:rsidRPr="006145DB">
                    <w:rPr>
                      <w:rFonts w:eastAsia="Arial" w:cs="Arial"/>
                      <w:sz w:val="16"/>
                      <w:szCs w:val="16"/>
                    </w:rPr>
                    <w:t>Persona con discapacidad.</w:t>
                  </w:r>
                </w:p>
              </w:tc>
              <w:tc>
                <w:tcPr>
                  <w:tcW w:w="1565" w:type="dxa"/>
                  <w:vAlign w:val="center"/>
                </w:tcPr>
                <w:p w14:paraId="0D94207F"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04" w:type="dxa"/>
                  <w:vAlign w:val="center"/>
                </w:tcPr>
                <w:p w14:paraId="06AF65F5"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59" w:type="dxa"/>
                  <w:vAlign w:val="center"/>
                </w:tcPr>
                <w:p w14:paraId="11E715DD" w14:textId="4A7CDF04" w:rsidR="00941A08" w:rsidRPr="006145DB" w:rsidRDefault="004C3E9E" w:rsidP="00467D6D">
                  <w:pPr>
                    <w:tabs>
                      <w:tab w:val="left" w:pos="709"/>
                    </w:tabs>
                    <w:ind w:left="-83"/>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120AB3" w:rsidRPr="006145DB" w14:paraId="6D8B5BBF" w14:textId="77777777" w:rsidTr="002F5124">
              <w:trPr>
                <w:trHeight w:val="225"/>
              </w:trPr>
              <w:tc>
                <w:tcPr>
                  <w:tcW w:w="3425" w:type="dxa"/>
                  <w:vAlign w:val="center"/>
                </w:tcPr>
                <w:p w14:paraId="1CB6E9A7" w14:textId="3D3E125E" w:rsidR="00941A08" w:rsidRPr="006145DB" w:rsidRDefault="00941A08" w:rsidP="005B435E">
                  <w:pPr>
                    <w:jc w:val="both"/>
                    <w:rPr>
                      <w:rFonts w:eastAsia="Arial" w:cs="Arial"/>
                      <w:sz w:val="16"/>
                      <w:szCs w:val="16"/>
                    </w:rPr>
                  </w:pPr>
                  <w:bookmarkStart w:id="271" w:name="_Hlk180759006"/>
                  <w:r w:rsidRPr="006145DB">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bookmarkEnd w:id="271"/>
                </w:p>
              </w:tc>
              <w:tc>
                <w:tcPr>
                  <w:tcW w:w="1565" w:type="dxa"/>
                  <w:vAlign w:val="center"/>
                </w:tcPr>
                <w:p w14:paraId="302E5DCC"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Registro Único de Victimas – RUV de la Unidad Administrativa Especial para la Atención y Reparación Integral de las Víctimas</w:t>
                  </w:r>
                </w:p>
              </w:tc>
              <w:tc>
                <w:tcPr>
                  <w:tcW w:w="1104" w:type="dxa"/>
                  <w:vAlign w:val="center"/>
                </w:tcPr>
                <w:p w14:paraId="7DD12270"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Trimestral</w:t>
                  </w:r>
                </w:p>
              </w:tc>
              <w:tc>
                <w:tcPr>
                  <w:tcW w:w="1859" w:type="dxa"/>
                  <w:vAlign w:val="center"/>
                </w:tcPr>
                <w:p w14:paraId="5B231FE4" w14:textId="77777777" w:rsidR="00941A08" w:rsidRPr="006145DB" w:rsidRDefault="00941A08" w:rsidP="00467D6D">
                  <w:pPr>
                    <w:tabs>
                      <w:tab w:val="left" w:pos="709"/>
                    </w:tabs>
                    <w:ind w:left="-83"/>
                    <w:contextualSpacing/>
                    <w:jc w:val="center"/>
                    <w:rPr>
                      <w:rFonts w:eastAsia="Arial" w:cs="Arial"/>
                      <w:sz w:val="16"/>
                      <w:szCs w:val="16"/>
                    </w:rPr>
                  </w:pPr>
                  <w:r w:rsidRPr="006145DB">
                    <w:rPr>
                      <w:rFonts w:eastAsia="Arial" w:cs="Arial"/>
                      <w:sz w:val="16"/>
                      <w:szCs w:val="16"/>
                    </w:rPr>
                    <w:t>Oficina Consejería Distrital de Paz, Víctimas y Reconciliación</w:t>
                  </w:r>
                </w:p>
              </w:tc>
            </w:tr>
            <w:tr w:rsidR="00120AB3" w:rsidRPr="006145DB" w14:paraId="4C06A3DC" w14:textId="77777777" w:rsidTr="002F5124">
              <w:trPr>
                <w:trHeight w:val="300"/>
              </w:trPr>
              <w:tc>
                <w:tcPr>
                  <w:tcW w:w="3425" w:type="dxa"/>
                  <w:vAlign w:val="center"/>
                </w:tcPr>
                <w:p w14:paraId="164B9A23" w14:textId="7542E85C" w:rsidR="00941A08" w:rsidRPr="006145DB" w:rsidRDefault="00941A08" w:rsidP="005B435E">
                  <w:pPr>
                    <w:jc w:val="both"/>
                    <w:rPr>
                      <w:rFonts w:eastAsia="Arial" w:cs="Arial"/>
                      <w:sz w:val="16"/>
                      <w:szCs w:val="16"/>
                    </w:rPr>
                  </w:pPr>
                  <w:bookmarkStart w:id="272" w:name="_Hlk180759024"/>
                  <w:r w:rsidRPr="006145DB">
                    <w:rPr>
                      <w:rFonts w:eastAsia="Arial" w:cs="Arial"/>
                      <w:sz w:val="16"/>
                      <w:szCs w:val="16"/>
                    </w:rPr>
                    <w:t xml:space="preserve">Persona Indígena, Rrom Gitana, raizal, palenquera, negra, mulata o afro registrada en los listados oficiales avalados por entidad gubernamental competente o listados enviados por las instancias de representación y participación de comunidades étnicas a la entidad distrital competente. </w:t>
                  </w:r>
                  <w:bookmarkEnd w:id="272"/>
                </w:p>
              </w:tc>
              <w:tc>
                <w:tcPr>
                  <w:tcW w:w="1565" w:type="dxa"/>
                  <w:vAlign w:val="center"/>
                </w:tcPr>
                <w:p w14:paraId="6D64EBFB"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Censos oficiales de comunidades étnicas: Indígena Cabildos reconocidos en la ciudad de Bogotá y Rrom - Gitano</w:t>
                  </w:r>
                </w:p>
              </w:tc>
              <w:tc>
                <w:tcPr>
                  <w:tcW w:w="1104" w:type="dxa"/>
                  <w:vAlign w:val="center"/>
                </w:tcPr>
                <w:p w14:paraId="7FC8DB7F" w14:textId="77777777" w:rsidR="00941A08" w:rsidRPr="006145DB" w:rsidRDefault="003C1E34" w:rsidP="005B435E">
                  <w:pPr>
                    <w:tabs>
                      <w:tab w:val="left" w:pos="709"/>
                    </w:tabs>
                    <w:contextualSpacing/>
                    <w:jc w:val="center"/>
                    <w:rPr>
                      <w:rFonts w:eastAsia="Arial" w:cs="Arial"/>
                      <w:sz w:val="16"/>
                      <w:szCs w:val="16"/>
                    </w:rPr>
                  </w:pPr>
                  <w:r w:rsidRPr="006145DB">
                    <w:rPr>
                      <w:rFonts w:eastAsia="Arial" w:cs="Arial"/>
                      <w:sz w:val="16"/>
                      <w:szCs w:val="16"/>
                    </w:rPr>
                    <w:t>2021</w:t>
                  </w:r>
                </w:p>
                <w:p w14:paraId="53BDF006" w14:textId="42FB952B" w:rsidR="003C1E34" w:rsidRPr="006145DB" w:rsidRDefault="003C1E34" w:rsidP="005B435E">
                  <w:pPr>
                    <w:tabs>
                      <w:tab w:val="left" w:pos="709"/>
                    </w:tabs>
                    <w:contextualSpacing/>
                    <w:jc w:val="center"/>
                    <w:rPr>
                      <w:rFonts w:cs="Arial"/>
                      <w:sz w:val="16"/>
                      <w:szCs w:val="16"/>
                    </w:rPr>
                  </w:pPr>
                  <w:r w:rsidRPr="006145DB">
                    <w:rPr>
                      <w:rFonts w:eastAsia="Arial" w:cs="Arial"/>
                      <w:sz w:val="16"/>
                      <w:szCs w:val="16"/>
                    </w:rPr>
                    <w:t>Entrega única</w:t>
                  </w:r>
                </w:p>
              </w:tc>
              <w:tc>
                <w:tcPr>
                  <w:tcW w:w="1859" w:type="dxa"/>
                  <w:vAlign w:val="center"/>
                </w:tcPr>
                <w:p w14:paraId="02D54D64" w14:textId="0011F467" w:rsidR="00941A08" w:rsidRPr="006145DB" w:rsidRDefault="00941A08" w:rsidP="00467D6D">
                  <w:pPr>
                    <w:tabs>
                      <w:tab w:val="left" w:pos="709"/>
                    </w:tabs>
                    <w:ind w:left="-83"/>
                    <w:contextualSpacing/>
                    <w:jc w:val="center"/>
                    <w:rPr>
                      <w:rFonts w:eastAsia="Arial" w:cs="Arial"/>
                      <w:sz w:val="16"/>
                      <w:szCs w:val="16"/>
                    </w:rPr>
                  </w:pPr>
                  <w:r w:rsidRPr="006145DB">
                    <w:rPr>
                      <w:rFonts w:eastAsia="Arial" w:cs="Arial"/>
                      <w:sz w:val="16"/>
                      <w:szCs w:val="16"/>
                    </w:rPr>
                    <w:t>Ministerio del Interior</w:t>
                  </w:r>
                </w:p>
              </w:tc>
            </w:tr>
            <w:tr w:rsidR="00120AB3" w:rsidRPr="006145DB" w14:paraId="2F581415" w14:textId="77777777" w:rsidTr="002F5124">
              <w:trPr>
                <w:trHeight w:val="444"/>
              </w:trPr>
              <w:tc>
                <w:tcPr>
                  <w:tcW w:w="3425" w:type="dxa"/>
                  <w:vAlign w:val="center"/>
                </w:tcPr>
                <w:p w14:paraId="09BD0271" w14:textId="1AB4C1FB" w:rsidR="00941A08" w:rsidRPr="006145DB" w:rsidRDefault="00941A08" w:rsidP="005B435E">
                  <w:pPr>
                    <w:jc w:val="both"/>
                    <w:rPr>
                      <w:rFonts w:eastAsia="Arial" w:cs="Arial"/>
                      <w:sz w:val="16"/>
                      <w:szCs w:val="16"/>
                    </w:rPr>
                  </w:pPr>
                  <w:r w:rsidRPr="006145DB">
                    <w:rPr>
                      <w:rFonts w:eastAsia="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1D6670" w:rsidRPr="006145DB">
                    <w:rPr>
                      <w:rFonts w:eastAsia="Arial" w:cs="Arial"/>
                      <w:sz w:val="16"/>
                      <w:szCs w:val="16"/>
                    </w:rPr>
                    <w:t>.</w:t>
                  </w:r>
                </w:p>
              </w:tc>
              <w:tc>
                <w:tcPr>
                  <w:tcW w:w="1565" w:type="dxa"/>
                  <w:vAlign w:val="center"/>
                </w:tcPr>
                <w:p w14:paraId="3313631F" w14:textId="79AA4A35"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comunidades Negras, Afrocolombianas en Bogotá</w:t>
                  </w:r>
                </w:p>
              </w:tc>
              <w:tc>
                <w:tcPr>
                  <w:tcW w:w="1104" w:type="dxa"/>
                  <w:vAlign w:val="center"/>
                </w:tcPr>
                <w:p w14:paraId="09CE6D56" w14:textId="14EDC932" w:rsidR="00941A08" w:rsidRPr="006145DB" w:rsidRDefault="00941A08" w:rsidP="005B435E">
                  <w:pPr>
                    <w:jc w:val="center"/>
                    <w:rPr>
                      <w:rFonts w:eastAsia="Arial" w:cs="Arial"/>
                      <w:sz w:val="16"/>
                      <w:szCs w:val="16"/>
                    </w:rPr>
                  </w:pPr>
                  <w:r w:rsidRPr="006145DB">
                    <w:rPr>
                      <w:rFonts w:eastAsia="Arial" w:cs="Arial"/>
                      <w:sz w:val="16"/>
                      <w:szCs w:val="16"/>
                    </w:rPr>
                    <w:t xml:space="preserve">No Disponible </w:t>
                  </w:r>
                </w:p>
              </w:tc>
              <w:tc>
                <w:tcPr>
                  <w:tcW w:w="1859" w:type="dxa"/>
                  <w:vAlign w:val="center"/>
                </w:tcPr>
                <w:p w14:paraId="4F45443F" w14:textId="014C330C" w:rsidR="00941A08" w:rsidRPr="006145DB" w:rsidRDefault="00941A08" w:rsidP="00467D6D">
                  <w:pPr>
                    <w:ind w:left="-83"/>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120AB3" w:rsidRPr="006145DB" w14:paraId="3E29F1B8" w14:textId="77777777" w:rsidTr="002F5124">
              <w:trPr>
                <w:trHeight w:val="1030"/>
              </w:trPr>
              <w:tc>
                <w:tcPr>
                  <w:tcW w:w="3425" w:type="dxa"/>
                  <w:vAlign w:val="center"/>
                </w:tcPr>
                <w:p w14:paraId="16F32894" w14:textId="7478DECD" w:rsidR="00941A08" w:rsidRPr="006145DB" w:rsidRDefault="00941A08" w:rsidP="005B435E">
                  <w:pPr>
                    <w:jc w:val="both"/>
                    <w:rPr>
                      <w:rFonts w:eastAsia="Arial" w:cs="Arial"/>
                      <w:sz w:val="16"/>
                      <w:szCs w:val="16"/>
                    </w:rPr>
                  </w:pPr>
                  <w:r w:rsidRPr="006145DB">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565" w:type="dxa"/>
                  <w:vAlign w:val="center"/>
                </w:tcPr>
                <w:p w14:paraId="09686C2B" w14:textId="5C0852AF"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comunidades Raizales en Bogotá.</w:t>
                  </w:r>
                </w:p>
              </w:tc>
              <w:tc>
                <w:tcPr>
                  <w:tcW w:w="1104" w:type="dxa"/>
                  <w:vAlign w:val="center"/>
                </w:tcPr>
                <w:p w14:paraId="060A5C28" w14:textId="4658F949" w:rsidR="00941A08" w:rsidRPr="006145DB" w:rsidRDefault="00941A08" w:rsidP="005B435E">
                  <w:pPr>
                    <w:jc w:val="center"/>
                    <w:rPr>
                      <w:rFonts w:eastAsia="Arial" w:cs="Arial"/>
                      <w:sz w:val="16"/>
                      <w:szCs w:val="16"/>
                    </w:rPr>
                  </w:pPr>
                  <w:r w:rsidRPr="006145DB">
                    <w:rPr>
                      <w:rFonts w:eastAsia="Arial" w:cs="Arial"/>
                      <w:sz w:val="16"/>
                      <w:szCs w:val="16"/>
                    </w:rPr>
                    <w:t xml:space="preserve">No Disponible </w:t>
                  </w:r>
                </w:p>
              </w:tc>
              <w:tc>
                <w:tcPr>
                  <w:tcW w:w="1859" w:type="dxa"/>
                  <w:vAlign w:val="center"/>
                </w:tcPr>
                <w:p w14:paraId="567E164A" w14:textId="5E604D12" w:rsidR="00941A08" w:rsidRPr="006145DB" w:rsidRDefault="00941A08" w:rsidP="00467D6D">
                  <w:pPr>
                    <w:ind w:left="-83"/>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120AB3" w:rsidRPr="006145DB" w14:paraId="460C0001" w14:textId="77777777" w:rsidTr="002F5124">
              <w:trPr>
                <w:trHeight w:val="1030"/>
              </w:trPr>
              <w:tc>
                <w:tcPr>
                  <w:tcW w:w="3425" w:type="dxa"/>
                  <w:vAlign w:val="center"/>
                </w:tcPr>
                <w:p w14:paraId="4872D1BF" w14:textId="23828ACF" w:rsidR="00941A08" w:rsidRPr="006145DB" w:rsidRDefault="00941A08" w:rsidP="005B435E">
                  <w:pPr>
                    <w:jc w:val="both"/>
                    <w:rPr>
                      <w:rFonts w:eastAsia="Arial" w:cs="Arial"/>
                      <w:sz w:val="16"/>
                      <w:szCs w:val="16"/>
                    </w:rPr>
                  </w:pPr>
                  <w:r w:rsidRPr="006145DB">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1D6670" w:rsidRPr="006145DB">
                    <w:rPr>
                      <w:rFonts w:eastAsia="Arial" w:cs="Arial"/>
                      <w:sz w:val="16"/>
                      <w:szCs w:val="16"/>
                    </w:rPr>
                    <w:t>.</w:t>
                  </w:r>
                </w:p>
              </w:tc>
              <w:tc>
                <w:tcPr>
                  <w:tcW w:w="1565" w:type="dxa"/>
                  <w:vAlign w:val="center"/>
                </w:tcPr>
                <w:p w14:paraId="77E57A01" w14:textId="6426EA19"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comunidades Palenqueras en Bogotá.</w:t>
                  </w:r>
                </w:p>
              </w:tc>
              <w:tc>
                <w:tcPr>
                  <w:tcW w:w="1104" w:type="dxa"/>
                  <w:vAlign w:val="center"/>
                </w:tcPr>
                <w:p w14:paraId="39866E9A" w14:textId="43EFAD81" w:rsidR="00941A08" w:rsidRPr="006145DB" w:rsidRDefault="00941A08" w:rsidP="005B435E">
                  <w:pPr>
                    <w:jc w:val="center"/>
                    <w:rPr>
                      <w:rFonts w:eastAsia="Arial" w:cs="Arial"/>
                      <w:sz w:val="16"/>
                      <w:szCs w:val="16"/>
                    </w:rPr>
                  </w:pPr>
                  <w:r w:rsidRPr="006145DB">
                    <w:rPr>
                      <w:rFonts w:eastAsia="Arial" w:cs="Arial"/>
                      <w:sz w:val="16"/>
                      <w:szCs w:val="16"/>
                    </w:rPr>
                    <w:t>No Disponible</w:t>
                  </w:r>
                </w:p>
              </w:tc>
              <w:tc>
                <w:tcPr>
                  <w:tcW w:w="1859" w:type="dxa"/>
                  <w:vAlign w:val="center"/>
                </w:tcPr>
                <w:p w14:paraId="754DD5B2" w14:textId="5CE00155" w:rsidR="00941A08" w:rsidRPr="006145DB" w:rsidRDefault="00941A08" w:rsidP="00467D6D">
                  <w:pPr>
                    <w:ind w:left="-83"/>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120AB3" w:rsidRPr="006145DB" w14:paraId="020C607F" w14:textId="77777777" w:rsidTr="002F5124">
              <w:trPr>
                <w:trHeight w:val="586"/>
              </w:trPr>
              <w:tc>
                <w:tcPr>
                  <w:tcW w:w="3425" w:type="dxa"/>
                  <w:vAlign w:val="center"/>
                </w:tcPr>
                <w:p w14:paraId="5FA6D838" w14:textId="18A0010F" w:rsidR="00941A08" w:rsidRPr="006145DB" w:rsidRDefault="00941A08" w:rsidP="005B435E">
                  <w:pPr>
                    <w:jc w:val="both"/>
                    <w:rPr>
                      <w:rFonts w:eastAsia="Arial" w:cs="Arial"/>
                      <w:sz w:val="16"/>
                      <w:szCs w:val="16"/>
                    </w:rPr>
                  </w:pPr>
                  <w:r w:rsidRPr="006145DB">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565" w:type="dxa"/>
                  <w:vAlign w:val="center"/>
                </w:tcPr>
                <w:p w14:paraId="1EC1B570" w14:textId="4D55547F"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cabildos o pueblos indígenas en Bogotá.</w:t>
                  </w:r>
                </w:p>
              </w:tc>
              <w:tc>
                <w:tcPr>
                  <w:tcW w:w="1104" w:type="dxa"/>
                  <w:vAlign w:val="center"/>
                </w:tcPr>
                <w:p w14:paraId="085A3C0B" w14:textId="5D9760E1" w:rsidR="00941A08" w:rsidRPr="006145DB" w:rsidRDefault="00941A08" w:rsidP="005B435E">
                  <w:pPr>
                    <w:jc w:val="center"/>
                    <w:rPr>
                      <w:rFonts w:eastAsia="Arial" w:cs="Arial"/>
                      <w:sz w:val="16"/>
                      <w:szCs w:val="16"/>
                    </w:rPr>
                  </w:pPr>
                  <w:r w:rsidRPr="006145DB">
                    <w:rPr>
                      <w:rFonts w:eastAsia="Arial" w:cs="Arial"/>
                      <w:sz w:val="16"/>
                      <w:szCs w:val="16"/>
                    </w:rPr>
                    <w:t>No Disponible</w:t>
                  </w:r>
                </w:p>
              </w:tc>
              <w:tc>
                <w:tcPr>
                  <w:tcW w:w="1859" w:type="dxa"/>
                  <w:vAlign w:val="center"/>
                </w:tcPr>
                <w:p w14:paraId="08BE27E0" w14:textId="136C824A" w:rsidR="00941A08" w:rsidRPr="006145DB" w:rsidRDefault="00941A08" w:rsidP="00467D6D">
                  <w:pPr>
                    <w:ind w:left="-83"/>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120AB3" w:rsidRPr="006145DB" w14:paraId="521EFC04" w14:textId="77777777" w:rsidTr="002F5124">
              <w:trPr>
                <w:trHeight w:val="1030"/>
              </w:trPr>
              <w:tc>
                <w:tcPr>
                  <w:tcW w:w="3425" w:type="dxa"/>
                  <w:vAlign w:val="center"/>
                </w:tcPr>
                <w:p w14:paraId="5438E6E2" w14:textId="6213EBC2" w:rsidR="00941A08" w:rsidRPr="006145DB" w:rsidRDefault="00941A08" w:rsidP="005B435E">
                  <w:pPr>
                    <w:jc w:val="both"/>
                    <w:rPr>
                      <w:rFonts w:eastAsia="Arial" w:cs="Arial"/>
                      <w:sz w:val="16"/>
                      <w:szCs w:val="16"/>
                    </w:rPr>
                  </w:pPr>
                  <w:r w:rsidRPr="006145DB">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1D6670" w:rsidRPr="006145DB">
                    <w:rPr>
                      <w:rFonts w:eastAsia="Arial" w:cs="Arial"/>
                      <w:sz w:val="16"/>
                      <w:szCs w:val="16"/>
                    </w:rPr>
                    <w:t>.</w:t>
                  </w:r>
                </w:p>
              </w:tc>
              <w:tc>
                <w:tcPr>
                  <w:tcW w:w="1565" w:type="dxa"/>
                  <w:vAlign w:val="center"/>
                </w:tcPr>
                <w:p w14:paraId="25FE3E13" w14:textId="56963BB2"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Listados enviados por las instancias de representación y participación de comunidad Rrom o Gitana en Bogotá.</w:t>
                  </w:r>
                </w:p>
              </w:tc>
              <w:tc>
                <w:tcPr>
                  <w:tcW w:w="1104" w:type="dxa"/>
                  <w:vAlign w:val="center"/>
                </w:tcPr>
                <w:p w14:paraId="25A02DCE" w14:textId="5C7CF0B5" w:rsidR="00941A08" w:rsidRPr="006145DB" w:rsidRDefault="00941A08" w:rsidP="005B435E">
                  <w:pPr>
                    <w:jc w:val="center"/>
                    <w:rPr>
                      <w:rFonts w:eastAsia="Arial" w:cs="Arial"/>
                      <w:sz w:val="16"/>
                      <w:szCs w:val="16"/>
                    </w:rPr>
                  </w:pPr>
                  <w:r w:rsidRPr="006145DB">
                    <w:rPr>
                      <w:rFonts w:eastAsia="Arial" w:cs="Arial"/>
                      <w:sz w:val="16"/>
                      <w:szCs w:val="16"/>
                    </w:rPr>
                    <w:t>No Disponible</w:t>
                  </w:r>
                </w:p>
              </w:tc>
              <w:tc>
                <w:tcPr>
                  <w:tcW w:w="1859" w:type="dxa"/>
                  <w:vAlign w:val="center"/>
                </w:tcPr>
                <w:p w14:paraId="0D09F595" w14:textId="402B2FD0" w:rsidR="00941A08" w:rsidRPr="006145DB" w:rsidRDefault="00941A08" w:rsidP="00467D6D">
                  <w:pPr>
                    <w:ind w:left="-83"/>
                    <w:contextualSpacing/>
                    <w:jc w:val="center"/>
                    <w:rPr>
                      <w:rFonts w:eastAsia="Arial" w:cs="Arial"/>
                      <w:sz w:val="16"/>
                      <w:szCs w:val="16"/>
                    </w:rPr>
                  </w:pPr>
                  <w:r w:rsidRPr="006145DB">
                    <w:rPr>
                      <w:rFonts w:eastAsia="Arial" w:cs="Arial"/>
                      <w:sz w:val="16"/>
                      <w:szCs w:val="16"/>
                    </w:rPr>
                    <w:t>Dirección de Asuntos Étnicos de la Secretaría Distrital de Gobierno</w:t>
                  </w:r>
                </w:p>
              </w:tc>
            </w:tr>
            <w:tr w:rsidR="00120AB3" w:rsidRPr="006145DB" w14:paraId="73BDF9BF" w14:textId="77777777" w:rsidTr="002F5124">
              <w:trPr>
                <w:trHeight w:val="1030"/>
              </w:trPr>
              <w:tc>
                <w:tcPr>
                  <w:tcW w:w="3425" w:type="dxa"/>
                  <w:vMerge w:val="restart"/>
                  <w:vAlign w:val="center"/>
                </w:tcPr>
                <w:p w14:paraId="35C9010C" w14:textId="59802E17" w:rsidR="00941A08" w:rsidRPr="006145DB" w:rsidRDefault="00941A08" w:rsidP="005B435E">
                  <w:pPr>
                    <w:jc w:val="both"/>
                    <w:rPr>
                      <w:rFonts w:eastAsia="Arial" w:cs="Arial"/>
                      <w:sz w:val="16"/>
                      <w:szCs w:val="16"/>
                    </w:rPr>
                  </w:pPr>
                  <w:bookmarkStart w:id="273" w:name="_Hlk180759048"/>
                  <w:r w:rsidRPr="006145DB">
                    <w:rPr>
                      <w:rFonts w:eastAsia="Arial" w:cs="Arial"/>
                      <w:sz w:val="16"/>
                      <w:szCs w:val="16"/>
                    </w:rPr>
                    <w:t>Persona que vive en residencias tipo paga diarios</w:t>
                  </w:r>
                  <w:bookmarkEnd w:id="273"/>
                  <w:r w:rsidR="001D6670" w:rsidRPr="006145DB">
                    <w:rPr>
                      <w:rFonts w:eastAsia="Arial" w:cs="Arial"/>
                      <w:sz w:val="16"/>
                      <w:szCs w:val="16"/>
                    </w:rPr>
                    <w:t>.</w:t>
                  </w:r>
                </w:p>
              </w:tc>
              <w:tc>
                <w:tcPr>
                  <w:tcW w:w="1565" w:type="dxa"/>
                  <w:vAlign w:val="center"/>
                </w:tcPr>
                <w:p w14:paraId="7B39F6D5"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Instrumento de Focalización de Personas Usuarias de Soluciones Habitacionales</w:t>
                  </w:r>
                </w:p>
                <w:p w14:paraId="79BF4289"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 xml:space="preserve">Temporales </w:t>
                  </w:r>
                </w:p>
              </w:tc>
              <w:tc>
                <w:tcPr>
                  <w:tcW w:w="1104" w:type="dxa"/>
                  <w:vAlign w:val="center"/>
                </w:tcPr>
                <w:p w14:paraId="39687708" w14:textId="77777777" w:rsidR="00941A08" w:rsidRPr="006145DB" w:rsidRDefault="00941A08" w:rsidP="005B435E">
                  <w:pPr>
                    <w:jc w:val="center"/>
                    <w:rPr>
                      <w:rFonts w:eastAsia="Arial" w:cs="Arial"/>
                      <w:sz w:val="16"/>
                      <w:szCs w:val="16"/>
                    </w:rPr>
                  </w:pPr>
                  <w:r w:rsidRPr="006145DB">
                    <w:rPr>
                      <w:rFonts w:eastAsia="Arial" w:cs="Arial"/>
                      <w:sz w:val="16"/>
                      <w:szCs w:val="16"/>
                    </w:rPr>
                    <w:t>Entrega Única 2023</w:t>
                  </w:r>
                </w:p>
              </w:tc>
              <w:tc>
                <w:tcPr>
                  <w:tcW w:w="1859" w:type="dxa"/>
                  <w:vAlign w:val="center"/>
                </w:tcPr>
                <w:p w14:paraId="77AB5215" w14:textId="77777777" w:rsidR="00941A08" w:rsidRPr="006145DB" w:rsidRDefault="00941A08" w:rsidP="00467D6D">
                  <w:pPr>
                    <w:ind w:left="-83"/>
                    <w:contextualSpacing/>
                    <w:jc w:val="center"/>
                    <w:rPr>
                      <w:rFonts w:eastAsia="Arial" w:cs="Arial"/>
                      <w:sz w:val="16"/>
                      <w:szCs w:val="16"/>
                    </w:rPr>
                  </w:pPr>
                  <w:r w:rsidRPr="006145DB">
                    <w:rPr>
                      <w:rFonts w:eastAsia="Arial" w:cs="Arial"/>
                      <w:sz w:val="16"/>
                      <w:szCs w:val="16"/>
                    </w:rPr>
                    <w:t>Secretaría Distrital de</w:t>
                  </w:r>
                </w:p>
                <w:p w14:paraId="0278EA37" w14:textId="77777777" w:rsidR="00941A08" w:rsidRPr="006145DB" w:rsidRDefault="00941A08" w:rsidP="00467D6D">
                  <w:pPr>
                    <w:ind w:left="-83"/>
                    <w:contextualSpacing/>
                    <w:jc w:val="center"/>
                    <w:rPr>
                      <w:rFonts w:eastAsia="Arial" w:cs="Arial"/>
                      <w:sz w:val="16"/>
                      <w:szCs w:val="16"/>
                    </w:rPr>
                  </w:pPr>
                  <w:r w:rsidRPr="006145DB">
                    <w:rPr>
                      <w:rFonts w:eastAsia="Arial" w:cs="Arial"/>
                      <w:sz w:val="16"/>
                      <w:szCs w:val="16"/>
                    </w:rPr>
                    <w:t>Planeación - SDP</w:t>
                  </w:r>
                </w:p>
              </w:tc>
            </w:tr>
            <w:tr w:rsidR="00120AB3" w:rsidRPr="006145DB" w14:paraId="6AE4B6E9" w14:textId="77777777" w:rsidTr="002F5124">
              <w:trPr>
                <w:trHeight w:val="300"/>
              </w:trPr>
              <w:tc>
                <w:tcPr>
                  <w:tcW w:w="3425" w:type="dxa"/>
                  <w:vMerge/>
                  <w:tcBorders>
                    <w:bottom w:val="single" w:sz="4" w:space="0" w:color="auto"/>
                  </w:tcBorders>
                </w:tcPr>
                <w:p w14:paraId="5A231650" w14:textId="77777777" w:rsidR="00941A08" w:rsidRPr="006145DB" w:rsidRDefault="00941A08" w:rsidP="005B435E">
                  <w:pPr>
                    <w:jc w:val="both"/>
                    <w:rPr>
                      <w:rFonts w:cs="Arial"/>
                      <w:sz w:val="16"/>
                      <w:szCs w:val="16"/>
                    </w:rPr>
                  </w:pPr>
                </w:p>
              </w:tc>
              <w:tc>
                <w:tcPr>
                  <w:tcW w:w="1565" w:type="dxa"/>
                  <w:tcBorders>
                    <w:bottom w:val="single" w:sz="4" w:space="0" w:color="auto"/>
                  </w:tcBorders>
                  <w:vAlign w:val="center"/>
                </w:tcPr>
                <w:p w14:paraId="0F1BEAA2" w14:textId="77777777" w:rsidR="00941A08" w:rsidRPr="006145DB" w:rsidRDefault="00941A08" w:rsidP="005B435E">
                  <w:pPr>
                    <w:jc w:val="center"/>
                    <w:rPr>
                      <w:rFonts w:eastAsia="Arial" w:cs="Arial"/>
                      <w:sz w:val="16"/>
                      <w:szCs w:val="16"/>
                    </w:rPr>
                  </w:pPr>
                  <w:r w:rsidRPr="006145DB">
                    <w:rPr>
                      <w:rFonts w:eastAsia="Arial" w:cs="Arial"/>
                      <w:sz w:val="16"/>
                      <w:szCs w:val="16"/>
                    </w:rPr>
                    <w:t>Base de personas residentes en paga diarios</w:t>
                  </w:r>
                </w:p>
              </w:tc>
              <w:tc>
                <w:tcPr>
                  <w:tcW w:w="1104" w:type="dxa"/>
                  <w:tcBorders>
                    <w:bottom w:val="single" w:sz="4" w:space="0" w:color="auto"/>
                  </w:tcBorders>
                  <w:vAlign w:val="center"/>
                </w:tcPr>
                <w:p w14:paraId="3D050E16" w14:textId="77777777" w:rsidR="00941A08" w:rsidRPr="006145DB" w:rsidRDefault="00941A08" w:rsidP="005B435E">
                  <w:pPr>
                    <w:jc w:val="center"/>
                    <w:rPr>
                      <w:rFonts w:eastAsia="Arial" w:cs="Arial"/>
                      <w:sz w:val="16"/>
                      <w:szCs w:val="16"/>
                    </w:rPr>
                  </w:pPr>
                  <w:r w:rsidRPr="006145DB">
                    <w:rPr>
                      <w:rFonts w:eastAsia="Arial" w:cs="Arial"/>
                      <w:sz w:val="16"/>
                      <w:szCs w:val="16"/>
                    </w:rPr>
                    <w:t>2024</w:t>
                  </w:r>
                </w:p>
              </w:tc>
              <w:tc>
                <w:tcPr>
                  <w:tcW w:w="1859" w:type="dxa"/>
                  <w:tcBorders>
                    <w:bottom w:val="single" w:sz="4" w:space="0" w:color="auto"/>
                  </w:tcBorders>
                </w:tcPr>
                <w:p w14:paraId="05FA358B" w14:textId="77777777" w:rsidR="00941A08" w:rsidRPr="006145DB" w:rsidRDefault="00941A08" w:rsidP="00467D6D">
                  <w:pPr>
                    <w:ind w:left="-83"/>
                    <w:jc w:val="center"/>
                    <w:rPr>
                      <w:rFonts w:eastAsia="Arial" w:cs="Arial"/>
                      <w:sz w:val="16"/>
                      <w:szCs w:val="16"/>
                    </w:rPr>
                  </w:pPr>
                  <w:r w:rsidRPr="006145DB">
                    <w:rPr>
                      <w:rFonts w:eastAsia="Arial" w:cs="Arial"/>
                      <w:sz w:val="16"/>
                      <w:szCs w:val="16"/>
                    </w:rPr>
                    <w:t>Secretaría Distrital de Integración Social y Secretaría Distrital Planeación – SDP</w:t>
                  </w:r>
                </w:p>
              </w:tc>
            </w:tr>
            <w:tr w:rsidR="00120AB3" w:rsidRPr="006145DB" w14:paraId="7CE9EAB4" w14:textId="77777777" w:rsidTr="002F5124">
              <w:trPr>
                <w:trHeight w:val="300"/>
              </w:trPr>
              <w:tc>
                <w:tcPr>
                  <w:tcW w:w="3425" w:type="dxa"/>
                  <w:tcBorders>
                    <w:bottom w:val="nil"/>
                  </w:tcBorders>
                  <w:vAlign w:val="center"/>
                </w:tcPr>
                <w:p w14:paraId="634A094B" w14:textId="0D59058C" w:rsidR="00941A08" w:rsidRPr="006145DB" w:rsidRDefault="00941A08" w:rsidP="005B435E">
                  <w:pPr>
                    <w:jc w:val="both"/>
                    <w:rPr>
                      <w:rFonts w:eastAsia="Arial" w:cs="Arial"/>
                      <w:sz w:val="16"/>
                      <w:szCs w:val="16"/>
                    </w:rPr>
                  </w:pPr>
                  <w:bookmarkStart w:id="274" w:name="_Hlk180759071"/>
                  <w:r w:rsidRPr="006145DB">
                    <w:rPr>
                      <w:rFonts w:eastAsia="Arial" w:cs="Arial"/>
                      <w:sz w:val="16"/>
                      <w:szCs w:val="16"/>
                    </w:rPr>
                    <w:t>Personas que habitan en la ruralidad</w:t>
                  </w:r>
                  <w:bookmarkEnd w:id="274"/>
                  <w:r w:rsidR="001D6670" w:rsidRPr="006145DB">
                    <w:rPr>
                      <w:rFonts w:eastAsia="Arial" w:cs="Arial"/>
                      <w:sz w:val="16"/>
                      <w:szCs w:val="16"/>
                    </w:rPr>
                    <w:t>.</w:t>
                  </w:r>
                </w:p>
              </w:tc>
              <w:tc>
                <w:tcPr>
                  <w:tcW w:w="1565" w:type="dxa"/>
                  <w:tcBorders>
                    <w:bottom w:val="nil"/>
                  </w:tcBorders>
                  <w:vAlign w:val="center"/>
                </w:tcPr>
                <w:p w14:paraId="2A537DC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04" w:type="dxa"/>
                  <w:tcBorders>
                    <w:bottom w:val="nil"/>
                  </w:tcBorders>
                  <w:vAlign w:val="center"/>
                </w:tcPr>
                <w:p w14:paraId="600E0F77" w14:textId="77777777" w:rsidR="00941A08" w:rsidRPr="006145DB" w:rsidRDefault="00941A08" w:rsidP="005B435E">
                  <w:pPr>
                    <w:jc w:val="center"/>
                    <w:rPr>
                      <w:rFonts w:eastAsia="Arial" w:cs="Arial"/>
                      <w:sz w:val="16"/>
                      <w:szCs w:val="16"/>
                    </w:rPr>
                  </w:pPr>
                  <w:r w:rsidRPr="006145DB">
                    <w:rPr>
                      <w:rFonts w:eastAsia="Arial" w:cs="Arial"/>
                      <w:sz w:val="16"/>
                      <w:szCs w:val="16"/>
                    </w:rPr>
                    <w:t>Demanda</w:t>
                  </w:r>
                </w:p>
              </w:tc>
              <w:tc>
                <w:tcPr>
                  <w:tcW w:w="1859" w:type="dxa"/>
                  <w:tcBorders>
                    <w:bottom w:val="nil"/>
                  </w:tcBorders>
                  <w:vAlign w:val="center"/>
                </w:tcPr>
                <w:p w14:paraId="04063347" w14:textId="7BC94C45" w:rsidR="00941A08" w:rsidRPr="006145DB" w:rsidRDefault="004C3E9E" w:rsidP="00467D6D">
                  <w:pPr>
                    <w:tabs>
                      <w:tab w:val="left" w:pos="709"/>
                    </w:tabs>
                    <w:ind w:left="-83"/>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bl>
          <w:p w14:paraId="2060D54E" w14:textId="77777777" w:rsidR="00941A08" w:rsidRPr="006145DB" w:rsidRDefault="00941A08" w:rsidP="005B435E">
            <w:pPr>
              <w:spacing w:after="0" w:line="240" w:lineRule="auto"/>
              <w:contextualSpacing/>
              <w:rPr>
                <w:rFonts w:eastAsia="Arial" w:cs="Arial"/>
                <w:sz w:val="20"/>
                <w:szCs w:val="20"/>
              </w:rPr>
            </w:pPr>
          </w:p>
        </w:tc>
      </w:tr>
      <w:tr w:rsidR="00941A08" w:rsidRPr="006145DB" w14:paraId="66ABC44F" w14:textId="77777777" w:rsidTr="00467D6D">
        <w:trPr>
          <w:jc w:val="center"/>
        </w:trPr>
        <w:tc>
          <w:tcPr>
            <w:tcW w:w="1696" w:type="dxa"/>
            <w:vAlign w:val="center"/>
          </w:tcPr>
          <w:p w14:paraId="66866B49" w14:textId="0B9016C5" w:rsidR="00941A08" w:rsidRPr="006145DB" w:rsidRDefault="00941A08" w:rsidP="005B435E">
            <w:pPr>
              <w:spacing w:after="0" w:line="240" w:lineRule="auto"/>
              <w:rPr>
                <w:rFonts w:eastAsia="Arial" w:cs="Arial"/>
                <w:sz w:val="20"/>
                <w:szCs w:val="20"/>
                <w:lang w:eastAsia="es-CO"/>
              </w:rPr>
            </w:pPr>
            <w:r w:rsidRPr="006145DB">
              <w:rPr>
                <w:rFonts w:eastAsia="Arial" w:cs="Arial"/>
                <w:sz w:val="20"/>
                <w:szCs w:val="20"/>
                <w:lang w:eastAsia="es-CO"/>
              </w:rPr>
              <w:t>Criterios de Ingreso y Fuentes de Información.</w:t>
            </w:r>
          </w:p>
        </w:tc>
        <w:tc>
          <w:tcPr>
            <w:tcW w:w="7925" w:type="dxa"/>
          </w:tcPr>
          <w:tbl>
            <w:tblPr>
              <w:tblStyle w:val="Tablaconcuadrcula"/>
              <w:tblW w:w="7838" w:type="dxa"/>
              <w:jc w:val="center"/>
              <w:tblLayout w:type="fixed"/>
              <w:tblLook w:val="04A0" w:firstRow="1" w:lastRow="0" w:firstColumn="1" w:lastColumn="0" w:noHBand="0" w:noVBand="1"/>
            </w:tblPr>
            <w:tblGrid>
              <w:gridCol w:w="3578"/>
              <w:gridCol w:w="1345"/>
              <w:gridCol w:w="1134"/>
              <w:gridCol w:w="1781"/>
            </w:tblGrid>
            <w:tr w:rsidR="001D6670" w:rsidRPr="006145DB" w14:paraId="0008E989" w14:textId="77777777" w:rsidTr="002F5124">
              <w:trPr>
                <w:trHeight w:val="171"/>
                <w:jc w:val="center"/>
              </w:trPr>
              <w:tc>
                <w:tcPr>
                  <w:tcW w:w="3578" w:type="dxa"/>
                  <w:tcBorders>
                    <w:top w:val="nil"/>
                    <w:left w:val="nil"/>
                    <w:right w:val="nil"/>
                  </w:tcBorders>
                  <w:vAlign w:val="center"/>
                </w:tcPr>
                <w:p w14:paraId="3F36B013" w14:textId="77777777" w:rsidR="001D6670" w:rsidRPr="006145DB" w:rsidRDefault="001D6670" w:rsidP="005B435E">
                  <w:pPr>
                    <w:tabs>
                      <w:tab w:val="left" w:pos="709"/>
                    </w:tabs>
                    <w:contextualSpacing/>
                    <w:jc w:val="center"/>
                    <w:rPr>
                      <w:rFonts w:eastAsia="Arial" w:cs="Arial"/>
                      <w:sz w:val="16"/>
                      <w:szCs w:val="16"/>
                    </w:rPr>
                  </w:pPr>
                </w:p>
              </w:tc>
              <w:tc>
                <w:tcPr>
                  <w:tcW w:w="1345" w:type="dxa"/>
                  <w:tcBorders>
                    <w:top w:val="nil"/>
                    <w:left w:val="nil"/>
                    <w:right w:val="nil"/>
                  </w:tcBorders>
                  <w:vAlign w:val="center"/>
                </w:tcPr>
                <w:p w14:paraId="300DA8BD" w14:textId="77777777" w:rsidR="001D6670" w:rsidRPr="006145DB" w:rsidRDefault="001D6670" w:rsidP="005B435E">
                  <w:pPr>
                    <w:tabs>
                      <w:tab w:val="left" w:pos="709"/>
                    </w:tabs>
                    <w:contextualSpacing/>
                    <w:jc w:val="center"/>
                    <w:rPr>
                      <w:rFonts w:eastAsia="Arial" w:cs="Arial"/>
                      <w:sz w:val="16"/>
                      <w:szCs w:val="16"/>
                    </w:rPr>
                  </w:pPr>
                </w:p>
              </w:tc>
              <w:tc>
                <w:tcPr>
                  <w:tcW w:w="1134" w:type="dxa"/>
                  <w:tcBorders>
                    <w:top w:val="nil"/>
                    <w:left w:val="nil"/>
                    <w:right w:val="nil"/>
                  </w:tcBorders>
                  <w:vAlign w:val="center"/>
                </w:tcPr>
                <w:p w14:paraId="170F1A5A" w14:textId="77777777" w:rsidR="001D6670" w:rsidRPr="006145DB" w:rsidRDefault="001D6670" w:rsidP="005B435E">
                  <w:pPr>
                    <w:tabs>
                      <w:tab w:val="left" w:pos="709"/>
                    </w:tabs>
                    <w:contextualSpacing/>
                    <w:jc w:val="center"/>
                    <w:rPr>
                      <w:rFonts w:eastAsia="Arial" w:cs="Arial"/>
                      <w:sz w:val="16"/>
                      <w:szCs w:val="16"/>
                    </w:rPr>
                  </w:pPr>
                </w:p>
              </w:tc>
              <w:tc>
                <w:tcPr>
                  <w:tcW w:w="1781" w:type="dxa"/>
                  <w:tcBorders>
                    <w:top w:val="nil"/>
                    <w:left w:val="nil"/>
                    <w:right w:val="nil"/>
                  </w:tcBorders>
                  <w:vAlign w:val="center"/>
                </w:tcPr>
                <w:p w14:paraId="3972B14F" w14:textId="77777777" w:rsidR="001D6670" w:rsidRPr="006145DB" w:rsidRDefault="001D6670" w:rsidP="005B435E">
                  <w:pPr>
                    <w:tabs>
                      <w:tab w:val="left" w:pos="709"/>
                    </w:tabs>
                    <w:contextualSpacing/>
                    <w:jc w:val="center"/>
                    <w:rPr>
                      <w:rFonts w:eastAsia="Arial" w:cs="Arial"/>
                      <w:sz w:val="16"/>
                      <w:szCs w:val="16"/>
                    </w:rPr>
                  </w:pPr>
                </w:p>
              </w:tc>
            </w:tr>
            <w:tr w:rsidR="001D6670" w:rsidRPr="006145DB" w14:paraId="64C4C7A9" w14:textId="77777777" w:rsidTr="002F5124">
              <w:trPr>
                <w:trHeight w:val="389"/>
                <w:jc w:val="center"/>
              </w:trPr>
              <w:tc>
                <w:tcPr>
                  <w:tcW w:w="3578" w:type="dxa"/>
                  <w:vAlign w:val="center"/>
                </w:tcPr>
                <w:p w14:paraId="4DCEAB28" w14:textId="77777777" w:rsidR="00941A08" w:rsidRPr="006145DB" w:rsidRDefault="00941A08" w:rsidP="005B435E">
                  <w:pPr>
                    <w:tabs>
                      <w:tab w:val="left" w:pos="709"/>
                    </w:tabs>
                    <w:ind w:left="310" w:hanging="141"/>
                    <w:contextualSpacing/>
                    <w:jc w:val="center"/>
                    <w:rPr>
                      <w:rFonts w:eastAsia="Arial" w:cs="Arial"/>
                      <w:sz w:val="16"/>
                      <w:szCs w:val="16"/>
                    </w:rPr>
                  </w:pPr>
                  <w:r w:rsidRPr="006145DB">
                    <w:rPr>
                      <w:rFonts w:eastAsia="Arial" w:cs="Arial"/>
                      <w:sz w:val="16"/>
                      <w:szCs w:val="16"/>
                    </w:rPr>
                    <w:t>Criterio de ingreso</w:t>
                  </w:r>
                </w:p>
              </w:tc>
              <w:tc>
                <w:tcPr>
                  <w:tcW w:w="1345" w:type="dxa"/>
                  <w:vAlign w:val="center"/>
                </w:tcPr>
                <w:p w14:paraId="0C88FCF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Fuente de Información</w:t>
                  </w:r>
                </w:p>
              </w:tc>
              <w:tc>
                <w:tcPr>
                  <w:tcW w:w="1134" w:type="dxa"/>
                  <w:vAlign w:val="center"/>
                </w:tcPr>
                <w:p w14:paraId="7E5E5F7B"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Periodicidad</w:t>
                  </w:r>
                </w:p>
              </w:tc>
              <w:tc>
                <w:tcPr>
                  <w:tcW w:w="1781" w:type="dxa"/>
                  <w:vAlign w:val="center"/>
                </w:tcPr>
                <w:p w14:paraId="0581EF44"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Administrador</w:t>
                  </w:r>
                </w:p>
              </w:tc>
            </w:tr>
            <w:tr w:rsidR="001D6670" w:rsidRPr="006145DB" w14:paraId="736B3BE5" w14:textId="77777777" w:rsidTr="002F5124">
              <w:trPr>
                <w:trHeight w:val="272"/>
                <w:jc w:val="center"/>
              </w:trPr>
              <w:tc>
                <w:tcPr>
                  <w:tcW w:w="3578" w:type="dxa"/>
                  <w:vMerge w:val="restart"/>
                  <w:vAlign w:val="center"/>
                </w:tcPr>
                <w:p w14:paraId="6C2C94EE" w14:textId="77777777" w:rsidR="00941A08" w:rsidRPr="006145DB" w:rsidRDefault="00941A08" w:rsidP="005B435E">
                  <w:pPr>
                    <w:tabs>
                      <w:tab w:val="left" w:pos="709"/>
                    </w:tabs>
                    <w:contextualSpacing/>
                    <w:jc w:val="both"/>
                    <w:rPr>
                      <w:rFonts w:eastAsia="Arial" w:cs="Arial"/>
                      <w:sz w:val="16"/>
                      <w:szCs w:val="16"/>
                    </w:rPr>
                  </w:pPr>
                  <w:r w:rsidRPr="006145DB">
                    <w:rPr>
                      <w:rStyle w:val="normaltextrun"/>
                      <w:rFonts w:eastAsia="Arial" w:cs="Arial"/>
                      <w:sz w:val="16"/>
                      <w:szCs w:val="16"/>
                    </w:rPr>
                    <w:t>Personas transgénero, transexuales, transformistas, travestis y no binarias.</w:t>
                  </w:r>
                </w:p>
              </w:tc>
              <w:tc>
                <w:tcPr>
                  <w:tcW w:w="1345" w:type="dxa"/>
                  <w:vAlign w:val="center"/>
                </w:tcPr>
                <w:p w14:paraId="055A55F1"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34" w:type="dxa"/>
                  <w:vAlign w:val="center"/>
                </w:tcPr>
                <w:p w14:paraId="759FAC2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81" w:type="dxa"/>
                  <w:vAlign w:val="center"/>
                </w:tcPr>
                <w:p w14:paraId="099D524E" w14:textId="29BA4070" w:rsidR="00941A08"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1D6670" w:rsidRPr="006145DB" w14:paraId="00924B47" w14:textId="77777777" w:rsidTr="002F5124">
              <w:trPr>
                <w:trHeight w:val="351"/>
                <w:jc w:val="center"/>
              </w:trPr>
              <w:tc>
                <w:tcPr>
                  <w:tcW w:w="3578" w:type="dxa"/>
                  <w:vMerge/>
                  <w:vAlign w:val="center"/>
                </w:tcPr>
                <w:p w14:paraId="73E5BDEB" w14:textId="77777777" w:rsidR="00941A08" w:rsidRPr="006145DB" w:rsidRDefault="00941A08" w:rsidP="005B435E">
                  <w:pPr>
                    <w:tabs>
                      <w:tab w:val="left" w:pos="709"/>
                    </w:tabs>
                    <w:contextualSpacing/>
                    <w:jc w:val="both"/>
                    <w:rPr>
                      <w:rFonts w:eastAsia="Arial" w:cs="Arial"/>
                      <w:sz w:val="16"/>
                      <w:szCs w:val="16"/>
                    </w:rPr>
                  </w:pPr>
                </w:p>
              </w:tc>
              <w:tc>
                <w:tcPr>
                  <w:tcW w:w="1345" w:type="dxa"/>
                  <w:vAlign w:val="center"/>
                </w:tcPr>
                <w:p w14:paraId="4FB3D8C8"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34" w:type="dxa"/>
                  <w:vAlign w:val="center"/>
                </w:tcPr>
                <w:p w14:paraId="41904699"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81" w:type="dxa"/>
                  <w:vAlign w:val="center"/>
                </w:tcPr>
                <w:p w14:paraId="56F14288"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1D6670" w:rsidRPr="006145DB" w14:paraId="384B691B" w14:textId="77777777" w:rsidTr="002F5124">
              <w:trPr>
                <w:trHeight w:val="242"/>
                <w:jc w:val="center"/>
              </w:trPr>
              <w:tc>
                <w:tcPr>
                  <w:tcW w:w="3578" w:type="dxa"/>
                  <w:vMerge w:val="restart"/>
                  <w:vAlign w:val="center"/>
                </w:tcPr>
                <w:p w14:paraId="075E9D8A" w14:textId="77777777" w:rsidR="00941A08" w:rsidRPr="006145DB" w:rsidRDefault="00941A08" w:rsidP="005B435E">
                  <w:pPr>
                    <w:tabs>
                      <w:tab w:val="left" w:pos="709"/>
                    </w:tabs>
                    <w:contextualSpacing/>
                    <w:jc w:val="both"/>
                    <w:rPr>
                      <w:rFonts w:eastAsia="Arial" w:cs="Arial"/>
                      <w:sz w:val="16"/>
                      <w:szCs w:val="16"/>
                    </w:rPr>
                  </w:pPr>
                  <w:r w:rsidRPr="006145DB">
                    <w:rPr>
                      <w:rStyle w:val="normaltextrun"/>
                      <w:rFonts w:eastAsia="Arial" w:cs="Arial"/>
                      <w:sz w:val="16"/>
                      <w:szCs w:val="16"/>
                    </w:rPr>
                    <w:t>Nacionalidad colombiana.</w:t>
                  </w:r>
                </w:p>
              </w:tc>
              <w:tc>
                <w:tcPr>
                  <w:tcW w:w="1345" w:type="dxa"/>
                  <w:vAlign w:val="center"/>
                </w:tcPr>
                <w:p w14:paraId="53CE7A32"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34" w:type="dxa"/>
                  <w:vAlign w:val="center"/>
                </w:tcPr>
                <w:p w14:paraId="3332A4F2"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81" w:type="dxa"/>
                  <w:vAlign w:val="center"/>
                </w:tcPr>
                <w:p w14:paraId="38EEB2BA" w14:textId="5B2E9799" w:rsidR="00941A08"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1D6670" w:rsidRPr="006145DB" w14:paraId="10E1F61B" w14:textId="77777777" w:rsidTr="002F5124">
              <w:trPr>
                <w:trHeight w:val="242"/>
                <w:jc w:val="center"/>
              </w:trPr>
              <w:tc>
                <w:tcPr>
                  <w:tcW w:w="3578" w:type="dxa"/>
                  <w:vMerge/>
                  <w:vAlign w:val="center"/>
                </w:tcPr>
                <w:p w14:paraId="400BFAFD" w14:textId="77777777" w:rsidR="00941A08" w:rsidRPr="006145DB" w:rsidRDefault="00941A08" w:rsidP="005B435E">
                  <w:pPr>
                    <w:tabs>
                      <w:tab w:val="left" w:pos="709"/>
                    </w:tabs>
                    <w:contextualSpacing/>
                    <w:jc w:val="both"/>
                    <w:rPr>
                      <w:rStyle w:val="normaltextrun"/>
                      <w:rFonts w:eastAsia="Arial" w:cs="Arial"/>
                      <w:sz w:val="16"/>
                      <w:szCs w:val="16"/>
                    </w:rPr>
                  </w:pPr>
                </w:p>
              </w:tc>
              <w:tc>
                <w:tcPr>
                  <w:tcW w:w="1345" w:type="dxa"/>
                  <w:vAlign w:val="center"/>
                </w:tcPr>
                <w:p w14:paraId="26A88F02"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34" w:type="dxa"/>
                  <w:vAlign w:val="center"/>
                </w:tcPr>
                <w:p w14:paraId="2B830410"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81" w:type="dxa"/>
                  <w:vAlign w:val="center"/>
                </w:tcPr>
                <w:p w14:paraId="5C3FA676"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1D6670" w:rsidRPr="006145DB" w14:paraId="3B822885" w14:textId="77777777" w:rsidTr="002F5124">
              <w:trPr>
                <w:trHeight w:val="242"/>
                <w:jc w:val="center"/>
              </w:trPr>
              <w:tc>
                <w:tcPr>
                  <w:tcW w:w="3578" w:type="dxa"/>
                  <w:vMerge w:val="restart"/>
                  <w:vAlign w:val="center"/>
                </w:tcPr>
                <w:p w14:paraId="47AB193D" w14:textId="77777777" w:rsidR="00941A08" w:rsidRPr="006145DB" w:rsidRDefault="00941A08" w:rsidP="005B435E">
                  <w:pPr>
                    <w:tabs>
                      <w:tab w:val="left" w:pos="709"/>
                    </w:tabs>
                    <w:contextualSpacing/>
                    <w:jc w:val="both"/>
                    <w:rPr>
                      <w:rStyle w:val="normaltextrun"/>
                      <w:rFonts w:eastAsia="Arial" w:cs="Arial"/>
                      <w:sz w:val="16"/>
                      <w:szCs w:val="16"/>
                    </w:rPr>
                  </w:pPr>
                  <w:r w:rsidRPr="006145DB">
                    <w:rPr>
                      <w:rStyle w:val="normaltextrun"/>
                      <w:rFonts w:eastAsia="Arial" w:cs="Arial"/>
                      <w:sz w:val="16"/>
                      <w:szCs w:val="16"/>
                    </w:rPr>
                    <w:t>Persona a partir de los 14 años de edad.</w:t>
                  </w:r>
                </w:p>
              </w:tc>
              <w:tc>
                <w:tcPr>
                  <w:tcW w:w="1345" w:type="dxa"/>
                  <w:vAlign w:val="center"/>
                </w:tcPr>
                <w:p w14:paraId="09F4122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34" w:type="dxa"/>
                  <w:vAlign w:val="center"/>
                </w:tcPr>
                <w:p w14:paraId="736A1A17"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81" w:type="dxa"/>
                  <w:vAlign w:val="center"/>
                </w:tcPr>
                <w:p w14:paraId="4877EB14" w14:textId="701FB397" w:rsidR="00941A08"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1D6670" w:rsidRPr="006145DB" w14:paraId="40615D76" w14:textId="77777777" w:rsidTr="002F5124">
              <w:trPr>
                <w:trHeight w:val="242"/>
                <w:jc w:val="center"/>
              </w:trPr>
              <w:tc>
                <w:tcPr>
                  <w:tcW w:w="3578" w:type="dxa"/>
                  <w:vMerge/>
                  <w:tcBorders>
                    <w:bottom w:val="single" w:sz="4" w:space="0" w:color="auto"/>
                  </w:tcBorders>
                  <w:vAlign w:val="center"/>
                </w:tcPr>
                <w:p w14:paraId="0B595062" w14:textId="77777777" w:rsidR="00941A08" w:rsidRPr="006145DB" w:rsidDel="00A806B8" w:rsidRDefault="00941A08" w:rsidP="005B435E">
                  <w:pPr>
                    <w:tabs>
                      <w:tab w:val="left" w:pos="709"/>
                    </w:tabs>
                    <w:contextualSpacing/>
                    <w:jc w:val="both"/>
                    <w:rPr>
                      <w:rStyle w:val="normaltextrun"/>
                      <w:rFonts w:eastAsia="Arial" w:cs="Arial"/>
                      <w:sz w:val="16"/>
                      <w:szCs w:val="16"/>
                    </w:rPr>
                  </w:pPr>
                </w:p>
              </w:tc>
              <w:tc>
                <w:tcPr>
                  <w:tcW w:w="1345" w:type="dxa"/>
                  <w:tcBorders>
                    <w:bottom w:val="single" w:sz="4" w:space="0" w:color="auto"/>
                  </w:tcBorders>
                  <w:vAlign w:val="center"/>
                </w:tcPr>
                <w:p w14:paraId="7C6D7FD0" w14:textId="77777777" w:rsidR="00941A08" w:rsidRPr="006145DB" w:rsidDel="00A806B8" w:rsidRDefault="00941A08"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34" w:type="dxa"/>
                  <w:tcBorders>
                    <w:bottom w:val="single" w:sz="4" w:space="0" w:color="auto"/>
                  </w:tcBorders>
                  <w:vAlign w:val="center"/>
                </w:tcPr>
                <w:p w14:paraId="0FCD41F5" w14:textId="77777777" w:rsidR="00941A08" w:rsidRPr="006145DB" w:rsidDel="00A806B8"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81" w:type="dxa"/>
                  <w:tcBorders>
                    <w:bottom w:val="single" w:sz="4" w:space="0" w:color="auto"/>
                  </w:tcBorders>
                  <w:vAlign w:val="center"/>
                </w:tcPr>
                <w:p w14:paraId="5067FCFD" w14:textId="77777777" w:rsidR="00941A08" w:rsidRPr="006145DB" w:rsidDel="00A806B8"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1D6670" w:rsidRPr="006145DB" w14:paraId="239D9DA3" w14:textId="77777777" w:rsidTr="002F5124">
              <w:trPr>
                <w:trHeight w:val="242"/>
                <w:jc w:val="center"/>
              </w:trPr>
              <w:tc>
                <w:tcPr>
                  <w:tcW w:w="3578" w:type="dxa"/>
                  <w:tcBorders>
                    <w:top w:val="single" w:sz="4" w:space="0" w:color="auto"/>
                  </w:tcBorders>
                  <w:vAlign w:val="center"/>
                </w:tcPr>
                <w:p w14:paraId="724B52C1" w14:textId="77777777" w:rsidR="00941A08" w:rsidRPr="006145DB" w:rsidDel="00A806B8" w:rsidRDefault="00941A08" w:rsidP="005B435E">
                  <w:pPr>
                    <w:tabs>
                      <w:tab w:val="left" w:pos="709"/>
                    </w:tabs>
                    <w:contextualSpacing/>
                    <w:jc w:val="both"/>
                    <w:rPr>
                      <w:rStyle w:val="normaltextrun"/>
                      <w:rFonts w:eastAsia="Arial" w:cs="Arial"/>
                      <w:sz w:val="16"/>
                      <w:szCs w:val="16"/>
                    </w:rPr>
                  </w:pPr>
                  <w:r w:rsidRPr="006145DB">
                    <w:rPr>
                      <w:rStyle w:val="normaltextrun"/>
                      <w:rFonts w:eastAsia="Arial" w:cs="Arial"/>
                      <w:sz w:val="16"/>
                      <w:szCs w:val="16"/>
                    </w:rPr>
                    <w:t>Acompañamiento y representación legal de quien ejerza la patria potestad de la persona menor de edad.</w:t>
                  </w:r>
                </w:p>
              </w:tc>
              <w:tc>
                <w:tcPr>
                  <w:tcW w:w="1345" w:type="dxa"/>
                  <w:tcBorders>
                    <w:top w:val="single" w:sz="4" w:space="0" w:color="auto"/>
                  </w:tcBorders>
                  <w:vAlign w:val="center"/>
                </w:tcPr>
                <w:p w14:paraId="4EB29C9D" w14:textId="77777777" w:rsidR="00941A08" w:rsidRPr="006145DB" w:rsidDel="00A806B8" w:rsidRDefault="00941A08"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134" w:type="dxa"/>
                  <w:tcBorders>
                    <w:top w:val="single" w:sz="4" w:space="0" w:color="auto"/>
                  </w:tcBorders>
                  <w:vAlign w:val="center"/>
                </w:tcPr>
                <w:p w14:paraId="352F1F75" w14:textId="77777777" w:rsidR="00941A08" w:rsidRPr="006145DB" w:rsidDel="00A806B8"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81" w:type="dxa"/>
                  <w:tcBorders>
                    <w:top w:val="single" w:sz="4" w:space="0" w:color="auto"/>
                  </w:tcBorders>
                  <w:vAlign w:val="center"/>
                </w:tcPr>
                <w:p w14:paraId="6BD69EF9" w14:textId="77777777" w:rsidR="00941A08" w:rsidRPr="006145DB" w:rsidDel="00A806B8" w:rsidRDefault="00941A08"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r w:rsidRPr="006145DB" w:rsidDel="007213C2">
                    <w:rPr>
                      <w:rFonts w:eastAsia="Arial" w:cs="Arial"/>
                      <w:sz w:val="16"/>
                      <w:szCs w:val="16"/>
                    </w:rPr>
                    <w:t xml:space="preserve"> </w:t>
                  </w:r>
                </w:p>
              </w:tc>
            </w:tr>
            <w:tr w:rsidR="001D6670" w:rsidRPr="006145DB" w14:paraId="499897F3" w14:textId="77777777" w:rsidTr="002F5124">
              <w:trPr>
                <w:trHeight w:val="242"/>
                <w:jc w:val="center"/>
              </w:trPr>
              <w:tc>
                <w:tcPr>
                  <w:tcW w:w="3578" w:type="dxa"/>
                  <w:tcBorders>
                    <w:bottom w:val="single" w:sz="4" w:space="0" w:color="auto"/>
                  </w:tcBorders>
                  <w:vAlign w:val="center"/>
                </w:tcPr>
                <w:p w14:paraId="70B52E55" w14:textId="77777777" w:rsidR="00941A08" w:rsidRPr="006145DB" w:rsidDel="00A806B8" w:rsidRDefault="00941A08" w:rsidP="005B435E">
                  <w:pPr>
                    <w:tabs>
                      <w:tab w:val="left" w:pos="709"/>
                    </w:tabs>
                    <w:contextualSpacing/>
                    <w:jc w:val="both"/>
                    <w:rPr>
                      <w:rStyle w:val="normaltextrun"/>
                      <w:rFonts w:eastAsia="Arial" w:cs="Arial"/>
                      <w:sz w:val="16"/>
                      <w:szCs w:val="16"/>
                    </w:rPr>
                  </w:pPr>
                  <w:r w:rsidRPr="006145DB">
                    <w:rPr>
                      <w:rStyle w:val="normaltextrun"/>
                      <w:rFonts w:eastAsia="Arial" w:cs="Arial"/>
                      <w:sz w:val="16"/>
                      <w:szCs w:val="16"/>
                    </w:rPr>
                    <w:t>Residente en Bogotá.</w:t>
                  </w:r>
                </w:p>
              </w:tc>
              <w:tc>
                <w:tcPr>
                  <w:tcW w:w="1345" w:type="dxa"/>
                  <w:tcBorders>
                    <w:bottom w:val="single" w:sz="4" w:space="0" w:color="auto"/>
                  </w:tcBorders>
                  <w:vAlign w:val="center"/>
                </w:tcPr>
                <w:p w14:paraId="71BF74F4" w14:textId="77777777" w:rsidR="00941A08" w:rsidRPr="006145DB" w:rsidDel="00A806B8" w:rsidRDefault="00941A08"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34" w:type="dxa"/>
                  <w:tcBorders>
                    <w:bottom w:val="single" w:sz="4" w:space="0" w:color="auto"/>
                  </w:tcBorders>
                  <w:vAlign w:val="center"/>
                </w:tcPr>
                <w:p w14:paraId="58F69B11" w14:textId="77777777" w:rsidR="00941A08" w:rsidRPr="006145DB" w:rsidDel="00A806B8"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81" w:type="dxa"/>
                  <w:tcBorders>
                    <w:bottom w:val="single" w:sz="4" w:space="0" w:color="auto"/>
                  </w:tcBorders>
                  <w:vAlign w:val="center"/>
                </w:tcPr>
                <w:p w14:paraId="07A7C0B5" w14:textId="3A1A056D" w:rsidR="00941A08" w:rsidRPr="006145DB" w:rsidDel="00A806B8"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941A08" w:rsidRPr="006145DB">
                    <w:rPr>
                      <w:rFonts w:eastAsia="Arial" w:cs="Arial"/>
                      <w:sz w:val="16"/>
                      <w:szCs w:val="16"/>
                    </w:rPr>
                    <w:t xml:space="preserve"> Distrital de Integración Social</w:t>
                  </w:r>
                </w:p>
              </w:tc>
            </w:tr>
            <w:tr w:rsidR="00A065B7" w:rsidRPr="006145DB" w14:paraId="03998944" w14:textId="77777777" w:rsidTr="002F5124">
              <w:trPr>
                <w:trHeight w:val="242"/>
                <w:jc w:val="center"/>
              </w:trPr>
              <w:tc>
                <w:tcPr>
                  <w:tcW w:w="3578" w:type="dxa"/>
                  <w:tcBorders>
                    <w:left w:val="nil"/>
                    <w:bottom w:val="nil"/>
                    <w:right w:val="nil"/>
                  </w:tcBorders>
                  <w:vAlign w:val="center"/>
                </w:tcPr>
                <w:p w14:paraId="063B2228" w14:textId="77777777" w:rsidR="00A065B7" w:rsidRPr="006145DB" w:rsidRDefault="00A065B7" w:rsidP="005B435E">
                  <w:pPr>
                    <w:tabs>
                      <w:tab w:val="left" w:pos="709"/>
                    </w:tabs>
                    <w:contextualSpacing/>
                    <w:jc w:val="both"/>
                    <w:rPr>
                      <w:rStyle w:val="normaltextrun"/>
                      <w:rFonts w:eastAsia="Arial" w:cs="Arial"/>
                      <w:sz w:val="16"/>
                      <w:szCs w:val="16"/>
                    </w:rPr>
                  </w:pPr>
                </w:p>
              </w:tc>
              <w:tc>
                <w:tcPr>
                  <w:tcW w:w="1345" w:type="dxa"/>
                  <w:tcBorders>
                    <w:left w:val="nil"/>
                    <w:bottom w:val="nil"/>
                    <w:right w:val="nil"/>
                  </w:tcBorders>
                  <w:vAlign w:val="center"/>
                </w:tcPr>
                <w:p w14:paraId="259A0C9C" w14:textId="77777777" w:rsidR="00A065B7" w:rsidRPr="006145DB" w:rsidRDefault="00A065B7" w:rsidP="005B435E">
                  <w:pPr>
                    <w:tabs>
                      <w:tab w:val="left" w:pos="709"/>
                    </w:tabs>
                    <w:contextualSpacing/>
                    <w:jc w:val="center"/>
                    <w:rPr>
                      <w:rFonts w:eastAsia="Arial" w:cs="Arial"/>
                      <w:sz w:val="16"/>
                      <w:szCs w:val="16"/>
                    </w:rPr>
                  </w:pPr>
                </w:p>
              </w:tc>
              <w:tc>
                <w:tcPr>
                  <w:tcW w:w="1134" w:type="dxa"/>
                  <w:tcBorders>
                    <w:left w:val="nil"/>
                    <w:bottom w:val="nil"/>
                    <w:right w:val="nil"/>
                  </w:tcBorders>
                  <w:vAlign w:val="center"/>
                </w:tcPr>
                <w:p w14:paraId="21E2795E" w14:textId="77777777" w:rsidR="00A065B7" w:rsidRPr="006145DB" w:rsidRDefault="00A065B7" w:rsidP="005B435E">
                  <w:pPr>
                    <w:tabs>
                      <w:tab w:val="left" w:pos="709"/>
                    </w:tabs>
                    <w:contextualSpacing/>
                    <w:jc w:val="center"/>
                    <w:rPr>
                      <w:rFonts w:eastAsia="Arial" w:cs="Arial"/>
                      <w:sz w:val="16"/>
                      <w:szCs w:val="16"/>
                    </w:rPr>
                  </w:pPr>
                </w:p>
              </w:tc>
              <w:tc>
                <w:tcPr>
                  <w:tcW w:w="1781" w:type="dxa"/>
                  <w:tcBorders>
                    <w:left w:val="nil"/>
                    <w:bottom w:val="nil"/>
                    <w:right w:val="nil"/>
                  </w:tcBorders>
                  <w:vAlign w:val="center"/>
                </w:tcPr>
                <w:p w14:paraId="0856C393" w14:textId="77777777" w:rsidR="00A065B7" w:rsidRPr="006145DB" w:rsidRDefault="00A065B7" w:rsidP="005B435E">
                  <w:pPr>
                    <w:tabs>
                      <w:tab w:val="left" w:pos="709"/>
                    </w:tabs>
                    <w:contextualSpacing/>
                    <w:jc w:val="center"/>
                    <w:rPr>
                      <w:rFonts w:eastAsia="Arial" w:cs="Arial"/>
                      <w:sz w:val="16"/>
                      <w:szCs w:val="16"/>
                    </w:rPr>
                  </w:pPr>
                </w:p>
              </w:tc>
            </w:tr>
          </w:tbl>
          <w:p w14:paraId="7E0A27F4" w14:textId="77777777" w:rsidR="00941A08" w:rsidRPr="006145DB" w:rsidRDefault="00941A08" w:rsidP="005B435E">
            <w:pPr>
              <w:pStyle w:val="Textoindependiente"/>
              <w:spacing w:after="0" w:line="240" w:lineRule="auto"/>
              <w:ind w:right="112"/>
              <w:jc w:val="center"/>
              <w:rPr>
                <w:rFonts w:eastAsia="Arial" w:cs="Arial"/>
                <w:lang w:eastAsia="es-CO"/>
              </w:rPr>
            </w:pPr>
          </w:p>
        </w:tc>
      </w:tr>
      <w:tr w:rsidR="00941A08" w:rsidRPr="006145DB" w14:paraId="01A0D0F7" w14:textId="77777777" w:rsidTr="0076493D">
        <w:trPr>
          <w:trHeight w:val="3272"/>
          <w:jc w:val="center"/>
        </w:trPr>
        <w:tc>
          <w:tcPr>
            <w:tcW w:w="1696" w:type="dxa"/>
            <w:vAlign w:val="center"/>
          </w:tcPr>
          <w:p w14:paraId="6696F086" w14:textId="77777777"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Criterios de Egreso y Fuentes de Información</w:t>
            </w:r>
          </w:p>
        </w:tc>
        <w:tc>
          <w:tcPr>
            <w:tcW w:w="7925" w:type="dxa"/>
          </w:tcPr>
          <w:tbl>
            <w:tblPr>
              <w:tblStyle w:val="Tablaconcuadrcula"/>
              <w:tblW w:w="7959" w:type="dxa"/>
              <w:tblLayout w:type="fixed"/>
              <w:tblLook w:val="04A0" w:firstRow="1" w:lastRow="0" w:firstColumn="1" w:lastColumn="0" w:noHBand="0" w:noVBand="1"/>
            </w:tblPr>
            <w:tblGrid>
              <w:gridCol w:w="3553"/>
              <w:gridCol w:w="1290"/>
              <w:gridCol w:w="1262"/>
              <w:gridCol w:w="1854"/>
            </w:tblGrid>
            <w:tr w:rsidR="00A065B7" w:rsidRPr="006145DB" w14:paraId="4698B1CB" w14:textId="77777777" w:rsidTr="0076493D">
              <w:trPr>
                <w:trHeight w:val="380"/>
              </w:trPr>
              <w:tc>
                <w:tcPr>
                  <w:tcW w:w="3553" w:type="dxa"/>
                  <w:tcBorders>
                    <w:top w:val="nil"/>
                  </w:tcBorders>
                  <w:vAlign w:val="center"/>
                </w:tcPr>
                <w:p w14:paraId="47963F1D" w14:textId="77777777" w:rsidR="00941A08" w:rsidRPr="006145DB" w:rsidRDefault="00941A08" w:rsidP="005B435E">
                  <w:pPr>
                    <w:tabs>
                      <w:tab w:val="left" w:pos="709"/>
                    </w:tabs>
                    <w:ind w:firstLine="203"/>
                    <w:contextualSpacing/>
                    <w:jc w:val="center"/>
                    <w:rPr>
                      <w:rFonts w:eastAsia="Arial" w:cs="Arial"/>
                      <w:sz w:val="16"/>
                      <w:szCs w:val="16"/>
                    </w:rPr>
                  </w:pPr>
                  <w:r w:rsidRPr="006145DB">
                    <w:rPr>
                      <w:rFonts w:eastAsia="Arial" w:cs="Arial"/>
                      <w:sz w:val="16"/>
                      <w:szCs w:val="16"/>
                    </w:rPr>
                    <w:t>Criterios de Egreso</w:t>
                  </w:r>
                </w:p>
              </w:tc>
              <w:tc>
                <w:tcPr>
                  <w:tcW w:w="1290" w:type="dxa"/>
                  <w:tcBorders>
                    <w:top w:val="nil"/>
                  </w:tcBorders>
                  <w:vAlign w:val="center"/>
                </w:tcPr>
                <w:p w14:paraId="6A000DBB"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Fuente de Información</w:t>
                  </w:r>
                </w:p>
              </w:tc>
              <w:tc>
                <w:tcPr>
                  <w:tcW w:w="1262" w:type="dxa"/>
                  <w:tcBorders>
                    <w:top w:val="nil"/>
                  </w:tcBorders>
                  <w:vAlign w:val="center"/>
                </w:tcPr>
                <w:p w14:paraId="1F1BA2B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Periodicidad</w:t>
                  </w:r>
                </w:p>
              </w:tc>
              <w:tc>
                <w:tcPr>
                  <w:tcW w:w="1854" w:type="dxa"/>
                  <w:tcBorders>
                    <w:top w:val="nil"/>
                  </w:tcBorders>
                  <w:vAlign w:val="center"/>
                </w:tcPr>
                <w:p w14:paraId="023F0468" w14:textId="77777777" w:rsidR="00941A08" w:rsidRPr="006145DB" w:rsidRDefault="00941A08" w:rsidP="00467D6D">
                  <w:pPr>
                    <w:tabs>
                      <w:tab w:val="left" w:pos="53"/>
                    </w:tabs>
                    <w:ind w:left="-89"/>
                    <w:contextualSpacing/>
                    <w:jc w:val="center"/>
                    <w:rPr>
                      <w:rFonts w:eastAsia="Arial" w:cs="Arial"/>
                      <w:sz w:val="16"/>
                      <w:szCs w:val="16"/>
                    </w:rPr>
                  </w:pPr>
                  <w:r w:rsidRPr="006145DB">
                    <w:rPr>
                      <w:rFonts w:eastAsia="Arial" w:cs="Arial"/>
                      <w:sz w:val="16"/>
                      <w:szCs w:val="16"/>
                    </w:rPr>
                    <w:t>Administrador</w:t>
                  </w:r>
                </w:p>
              </w:tc>
            </w:tr>
            <w:tr w:rsidR="00A065B7" w:rsidRPr="006145DB" w14:paraId="66483E8F" w14:textId="77777777" w:rsidTr="0076493D">
              <w:trPr>
                <w:trHeight w:val="243"/>
              </w:trPr>
              <w:tc>
                <w:tcPr>
                  <w:tcW w:w="3553" w:type="dxa"/>
                  <w:vAlign w:val="center"/>
                </w:tcPr>
                <w:p w14:paraId="6AE9926F" w14:textId="77777777" w:rsidR="00941A08" w:rsidRPr="006145DB" w:rsidRDefault="00941A08" w:rsidP="005B435E">
                  <w:pPr>
                    <w:jc w:val="both"/>
                    <w:rPr>
                      <w:rFonts w:eastAsia="Arial" w:cs="Arial"/>
                      <w:sz w:val="16"/>
                      <w:szCs w:val="16"/>
                    </w:rPr>
                  </w:pPr>
                  <w:r w:rsidRPr="006145DB">
                    <w:rPr>
                      <w:rFonts w:eastAsia="Arial" w:cs="Arial"/>
                      <w:sz w:val="16"/>
                      <w:szCs w:val="16"/>
                    </w:rPr>
                    <w:t>Finalización del proceso de corrección del documento de identificación personal.</w:t>
                  </w:r>
                </w:p>
              </w:tc>
              <w:tc>
                <w:tcPr>
                  <w:tcW w:w="1290" w:type="dxa"/>
                  <w:vAlign w:val="center"/>
                </w:tcPr>
                <w:p w14:paraId="1DA3AD6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1262" w:type="dxa"/>
                  <w:vAlign w:val="center"/>
                </w:tcPr>
                <w:p w14:paraId="2B41073D"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54" w:type="dxa"/>
                  <w:vAlign w:val="center"/>
                </w:tcPr>
                <w:p w14:paraId="78BF846D" w14:textId="77777777" w:rsidR="00941A08" w:rsidRPr="006145DB" w:rsidRDefault="00941A08" w:rsidP="00467D6D">
                  <w:pPr>
                    <w:tabs>
                      <w:tab w:val="left" w:pos="709"/>
                    </w:tabs>
                    <w:ind w:left="-89"/>
                    <w:contextualSpacing/>
                    <w:jc w:val="center"/>
                    <w:rPr>
                      <w:rFonts w:eastAsia="Arial" w:cs="Arial"/>
                      <w:sz w:val="16"/>
                      <w:szCs w:val="16"/>
                    </w:rPr>
                  </w:pPr>
                  <w:r w:rsidRPr="006145DB">
                    <w:rPr>
                      <w:rFonts w:eastAsia="Arial" w:cs="Arial"/>
                      <w:sz w:val="16"/>
                      <w:szCs w:val="16"/>
                    </w:rPr>
                    <w:t>Subdirección para Asuntos LGBTI</w:t>
                  </w:r>
                </w:p>
              </w:tc>
            </w:tr>
            <w:tr w:rsidR="00A065B7" w:rsidRPr="006145DB" w14:paraId="7589570F" w14:textId="77777777" w:rsidTr="0076493D">
              <w:trPr>
                <w:trHeight w:val="243"/>
              </w:trPr>
              <w:tc>
                <w:tcPr>
                  <w:tcW w:w="3553" w:type="dxa"/>
                  <w:vAlign w:val="center"/>
                </w:tcPr>
                <w:p w14:paraId="7C94E29D" w14:textId="77777777" w:rsidR="00941A08" w:rsidRPr="006145DB" w:rsidRDefault="00941A08" w:rsidP="005B435E">
                  <w:pPr>
                    <w:jc w:val="both"/>
                    <w:rPr>
                      <w:rFonts w:eastAsia="Arial" w:cs="Arial"/>
                      <w:sz w:val="16"/>
                      <w:szCs w:val="16"/>
                    </w:rPr>
                  </w:pPr>
                  <w:r w:rsidRPr="006145DB">
                    <w:rPr>
                      <w:rFonts w:eastAsia="Arial" w:cs="Arial"/>
                      <w:sz w:val="16"/>
                      <w:szCs w:val="16"/>
                    </w:rPr>
                    <w:t>Retiro voluntario manifestado libre y expresamente por escrito.</w:t>
                  </w:r>
                </w:p>
              </w:tc>
              <w:tc>
                <w:tcPr>
                  <w:tcW w:w="1290" w:type="dxa"/>
                  <w:vAlign w:val="center"/>
                </w:tcPr>
                <w:p w14:paraId="76C6AC19"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lang w:eastAsia="es-CO"/>
                    </w:rPr>
                    <w:t>Verificación en campo / Solicitud Ciudadana</w:t>
                  </w:r>
                </w:p>
              </w:tc>
              <w:tc>
                <w:tcPr>
                  <w:tcW w:w="1262" w:type="dxa"/>
                  <w:vAlign w:val="center"/>
                </w:tcPr>
                <w:p w14:paraId="3EC54015"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lang w:eastAsia="es-CO"/>
                    </w:rPr>
                    <w:t>Demanda</w:t>
                  </w:r>
                </w:p>
              </w:tc>
              <w:tc>
                <w:tcPr>
                  <w:tcW w:w="1854" w:type="dxa"/>
                  <w:vAlign w:val="center"/>
                </w:tcPr>
                <w:p w14:paraId="303828FE" w14:textId="77777777" w:rsidR="00941A08" w:rsidRPr="006145DB" w:rsidRDefault="00941A08" w:rsidP="00467D6D">
                  <w:pPr>
                    <w:tabs>
                      <w:tab w:val="left" w:pos="709"/>
                    </w:tabs>
                    <w:ind w:left="-89"/>
                    <w:contextualSpacing/>
                    <w:jc w:val="center"/>
                    <w:rPr>
                      <w:rFonts w:eastAsia="Arial" w:cs="Arial"/>
                      <w:sz w:val="16"/>
                      <w:szCs w:val="16"/>
                    </w:rPr>
                  </w:pPr>
                  <w:r w:rsidRPr="006145DB">
                    <w:rPr>
                      <w:rFonts w:eastAsia="Arial" w:cs="Arial"/>
                      <w:sz w:val="16"/>
                      <w:szCs w:val="16"/>
                    </w:rPr>
                    <w:t>Subdirección para Asuntos LGBTI</w:t>
                  </w:r>
                </w:p>
              </w:tc>
            </w:tr>
            <w:tr w:rsidR="00A065B7" w:rsidRPr="006145DB" w14:paraId="7535DCD4" w14:textId="77777777" w:rsidTr="0076493D">
              <w:trPr>
                <w:trHeight w:val="243"/>
              </w:trPr>
              <w:tc>
                <w:tcPr>
                  <w:tcW w:w="3553" w:type="dxa"/>
                  <w:vAlign w:val="center"/>
                </w:tcPr>
                <w:p w14:paraId="30DDE2E5" w14:textId="77777777" w:rsidR="00941A08" w:rsidRPr="006145DB" w:rsidRDefault="00941A08" w:rsidP="005B435E">
                  <w:pPr>
                    <w:tabs>
                      <w:tab w:val="left" w:pos="709"/>
                    </w:tabs>
                    <w:contextualSpacing/>
                    <w:jc w:val="both"/>
                    <w:rPr>
                      <w:rFonts w:eastAsia="Arial" w:cs="Arial"/>
                      <w:sz w:val="16"/>
                      <w:szCs w:val="16"/>
                    </w:rPr>
                  </w:pPr>
                  <w:r w:rsidRPr="006145DB">
                    <w:rPr>
                      <w:rFonts w:eastAsia="Arial" w:cs="Arial"/>
                      <w:sz w:val="16"/>
                      <w:szCs w:val="16"/>
                    </w:rPr>
                    <w:t>Incumplimiento de acuerdos de corresponsabilidad.</w:t>
                  </w:r>
                </w:p>
              </w:tc>
              <w:tc>
                <w:tcPr>
                  <w:tcW w:w="1290" w:type="dxa"/>
                  <w:vAlign w:val="center"/>
                </w:tcPr>
                <w:p w14:paraId="4B563C30" w14:textId="77777777" w:rsidR="00941A08" w:rsidRPr="006145DB" w:rsidRDefault="00941A08"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Verificación en campo</w:t>
                  </w:r>
                </w:p>
              </w:tc>
              <w:tc>
                <w:tcPr>
                  <w:tcW w:w="1262" w:type="dxa"/>
                  <w:vAlign w:val="center"/>
                </w:tcPr>
                <w:p w14:paraId="464FE4D7"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54" w:type="dxa"/>
                  <w:vAlign w:val="center"/>
                </w:tcPr>
                <w:p w14:paraId="020AD910" w14:textId="77777777" w:rsidR="00941A08" w:rsidRPr="006145DB" w:rsidRDefault="00941A08" w:rsidP="00467D6D">
                  <w:pPr>
                    <w:tabs>
                      <w:tab w:val="left" w:pos="709"/>
                    </w:tabs>
                    <w:ind w:left="-89"/>
                    <w:contextualSpacing/>
                    <w:jc w:val="center"/>
                    <w:rPr>
                      <w:rFonts w:eastAsia="Arial" w:cs="Arial"/>
                      <w:sz w:val="16"/>
                      <w:szCs w:val="16"/>
                    </w:rPr>
                  </w:pPr>
                  <w:r w:rsidRPr="006145DB">
                    <w:rPr>
                      <w:rFonts w:eastAsia="Arial" w:cs="Arial"/>
                      <w:sz w:val="16"/>
                      <w:szCs w:val="16"/>
                    </w:rPr>
                    <w:t>Subdirección para Asuntos LGBTI</w:t>
                  </w:r>
                </w:p>
              </w:tc>
            </w:tr>
            <w:tr w:rsidR="00A065B7" w:rsidRPr="006145DB" w14:paraId="4B053090" w14:textId="77777777" w:rsidTr="0076493D">
              <w:trPr>
                <w:trHeight w:val="394"/>
              </w:trPr>
              <w:tc>
                <w:tcPr>
                  <w:tcW w:w="3553" w:type="dxa"/>
                  <w:vAlign w:val="center"/>
                </w:tcPr>
                <w:p w14:paraId="2E659CB1" w14:textId="77777777" w:rsidR="00941A08" w:rsidRPr="006145DB" w:rsidRDefault="00941A08" w:rsidP="005B435E">
                  <w:pPr>
                    <w:jc w:val="both"/>
                    <w:rPr>
                      <w:rFonts w:eastAsia="Arial" w:cs="Arial"/>
                      <w:sz w:val="16"/>
                      <w:szCs w:val="16"/>
                    </w:rPr>
                  </w:pPr>
                  <w:r w:rsidRPr="006145DB">
                    <w:rPr>
                      <w:rFonts w:eastAsia="Arial" w:cs="Arial"/>
                      <w:sz w:val="16"/>
                      <w:szCs w:val="16"/>
                    </w:rPr>
                    <w:t>Evidencias de presunta falsedad en la información y/o documentación suministrada.</w:t>
                  </w:r>
                </w:p>
              </w:tc>
              <w:tc>
                <w:tcPr>
                  <w:tcW w:w="1290" w:type="dxa"/>
                  <w:vAlign w:val="center"/>
                </w:tcPr>
                <w:p w14:paraId="0B38FD75" w14:textId="77777777" w:rsidR="00941A08" w:rsidRPr="006145DB" w:rsidRDefault="00941A08"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Verificación en campo</w:t>
                  </w:r>
                </w:p>
              </w:tc>
              <w:tc>
                <w:tcPr>
                  <w:tcW w:w="1262" w:type="dxa"/>
                  <w:vAlign w:val="center"/>
                </w:tcPr>
                <w:p w14:paraId="24602C1A"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54" w:type="dxa"/>
                  <w:vAlign w:val="center"/>
                </w:tcPr>
                <w:p w14:paraId="18889692" w14:textId="77777777" w:rsidR="00941A08" w:rsidRPr="006145DB" w:rsidRDefault="00941A08" w:rsidP="00467D6D">
                  <w:pPr>
                    <w:tabs>
                      <w:tab w:val="left" w:pos="709"/>
                    </w:tabs>
                    <w:ind w:left="-89"/>
                    <w:contextualSpacing/>
                    <w:jc w:val="center"/>
                    <w:rPr>
                      <w:rFonts w:eastAsia="Arial" w:cs="Arial"/>
                      <w:sz w:val="16"/>
                      <w:szCs w:val="16"/>
                    </w:rPr>
                  </w:pPr>
                  <w:r w:rsidRPr="006145DB">
                    <w:rPr>
                      <w:rFonts w:eastAsia="Arial" w:cs="Arial"/>
                      <w:sz w:val="16"/>
                      <w:szCs w:val="16"/>
                    </w:rPr>
                    <w:t>Subdirección para Asuntos LGBTI</w:t>
                  </w:r>
                </w:p>
              </w:tc>
            </w:tr>
            <w:tr w:rsidR="00A065B7" w:rsidRPr="006145DB" w14:paraId="0C8DD6B2" w14:textId="77777777" w:rsidTr="0076493D">
              <w:trPr>
                <w:trHeight w:val="243"/>
              </w:trPr>
              <w:tc>
                <w:tcPr>
                  <w:tcW w:w="3553" w:type="dxa"/>
                  <w:tcBorders>
                    <w:bottom w:val="single" w:sz="4" w:space="0" w:color="auto"/>
                  </w:tcBorders>
                  <w:vAlign w:val="center"/>
                </w:tcPr>
                <w:p w14:paraId="2124CFC4" w14:textId="77777777" w:rsidR="00941A08" w:rsidRPr="006145DB" w:rsidRDefault="00941A08" w:rsidP="005B435E">
                  <w:pPr>
                    <w:tabs>
                      <w:tab w:val="left" w:pos="709"/>
                    </w:tabs>
                    <w:contextualSpacing/>
                    <w:jc w:val="both"/>
                    <w:rPr>
                      <w:rFonts w:eastAsia="Arial" w:cs="Arial"/>
                      <w:sz w:val="16"/>
                      <w:szCs w:val="16"/>
                    </w:rPr>
                  </w:pPr>
                  <w:r w:rsidRPr="006145DB">
                    <w:rPr>
                      <w:rFonts w:eastAsia="Arial" w:cs="Arial"/>
                      <w:sz w:val="16"/>
                      <w:szCs w:val="16"/>
                    </w:rPr>
                    <w:t>Fallecimiento</w:t>
                  </w:r>
                </w:p>
              </w:tc>
              <w:tc>
                <w:tcPr>
                  <w:tcW w:w="1290" w:type="dxa"/>
                  <w:tcBorders>
                    <w:bottom w:val="single" w:sz="4" w:space="0" w:color="auto"/>
                  </w:tcBorders>
                  <w:vAlign w:val="center"/>
                </w:tcPr>
                <w:p w14:paraId="1C4368AC"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Fallecidos (Inhumados)</w:t>
                  </w:r>
                </w:p>
              </w:tc>
              <w:tc>
                <w:tcPr>
                  <w:tcW w:w="1262" w:type="dxa"/>
                  <w:tcBorders>
                    <w:bottom w:val="single" w:sz="4" w:space="0" w:color="auto"/>
                  </w:tcBorders>
                  <w:vAlign w:val="center"/>
                </w:tcPr>
                <w:p w14:paraId="6113597C"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Mensual (Mes Vencido)</w:t>
                  </w:r>
                </w:p>
              </w:tc>
              <w:tc>
                <w:tcPr>
                  <w:tcW w:w="1854" w:type="dxa"/>
                  <w:tcBorders>
                    <w:bottom w:val="single" w:sz="4" w:space="0" w:color="auto"/>
                  </w:tcBorders>
                  <w:vAlign w:val="center"/>
                </w:tcPr>
                <w:p w14:paraId="3E5CE36E" w14:textId="77777777" w:rsidR="00941A08" w:rsidRPr="006145DB" w:rsidRDefault="00941A08" w:rsidP="00467D6D">
                  <w:pPr>
                    <w:tabs>
                      <w:tab w:val="left" w:pos="709"/>
                    </w:tabs>
                    <w:ind w:left="-89"/>
                    <w:contextualSpacing/>
                    <w:jc w:val="center"/>
                    <w:rPr>
                      <w:rFonts w:eastAsia="Arial" w:cs="Arial"/>
                      <w:sz w:val="16"/>
                      <w:szCs w:val="16"/>
                    </w:rPr>
                  </w:pPr>
                  <w:r w:rsidRPr="006145DB">
                    <w:rPr>
                      <w:rFonts w:eastAsia="Arial" w:cs="Arial"/>
                      <w:sz w:val="16"/>
                      <w:szCs w:val="16"/>
                    </w:rPr>
                    <w:t>Secretaría Distrital de Salud</w:t>
                  </w:r>
                </w:p>
              </w:tc>
            </w:tr>
            <w:tr w:rsidR="00A065B7" w:rsidRPr="006145DB" w14:paraId="34199A84" w14:textId="77777777" w:rsidTr="0076493D">
              <w:trPr>
                <w:trHeight w:val="501"/>
              </w:trPr>
              <w:tc>
                <w:tcPr>
                  <w:tcW w:w="3553" w:type="dxa"/>
                  <w:tcBorders>
                    <w:bottom w:val="single" w:sz="4" w:space="0" w:color="auto"/>
                  </w:tcBorders>
                  <w:vAlign w:val="center"/>
                </w:tcPr>
                <w:p w14:paraId="38721513" w14:textId="77777777" w:rsidR="00941A08" w:rsidRPr="006145DB" w:rsidRDefault="00941A08" w:rsidP="005B435E">
                  <w:pPr>
                    <w:contextualSpacing/>
                    <w:jc w:val="both"/>
                    <w:rPr>
                      <w:rFonts w:eastAsia="Arial" w:cs="Arial"/>
                      <w:sz w:val="16"/>
                      <w:szCs w:val="16"/>
                    </w:rPr>
                  </w:pPr>
                  <w:r w:rsidRPr="006145DB">
                    <w:rPr>
                      <w:rFonts w:eastAsia="Arial" w:cs="Arial"/>
                      <w:sz w:val="16"/>
                      <w:szCs w:val="16"/>
                    </w:rPr>
                    <w:t>Traslado o cambio de residencia fuera de Bogotá D.C</w:t>
                  </w:r>
                </w:p>
              </w:tc>
              <w:tc>
                <w:tcPr>
                  <w:tcW w:w="1290" w:type="dxa"/>
                  <w:tcBorders>
                    <w:bottom w:val="single" w:sz="4" w:space="0" w:color="auto"/>
                  </w:tcBorders>
                  <w:vAlign w:val="center"/>
                </w:tcPr>
                <w:p w14:paraId="0B9F4C67"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lang w:eastAsia="es-CO"/>
                    </w:rPr>
                    <w:t>Verificación en campo</w:t>
                  </w:r>
                </w:p>
              </w:tc>
              <w:tc>
                <w:tcPr>
                  <w:tcW w:w="1262" w:type="dxa"/>
                  <w:tcBorders>
                    <w:bottom w:val="single" w:sz="4" w:space="0" w:color="auto"/>
                  </w:tcBorders>
                  <w:vAlign w:val="center"/>
                </w:tcPr>
                <w:p w14:paraId="7942BE5E" w14:textId="77777777" w:rsidR="00941A08" w:rsidRPr="006145DB" w:rsidRDefault="00941A08"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854" w:type="dxa"/>
                  <w:tcBorders>
                    <w:bottom w:val="single" w:sz="4" w:space="0" w:color="auto"/>
                  </w:tcBorders>
                  <w:vAlign w:val="center"/>
                </w:tcPr>
                <w:p w14:paraId="108E09C6" w14:textId="77777777" w:rsidR="00941A08" w:rsidRPr="006145DB" w:rsidRDefault="00941A08" w:rsidP="00467D6D">
                  <w:pPr>
                    <w:tabs>
                      <w:tab w:val="left" w:pos="709"/>
                    </w:tabs>
                    <w:ind w:left="-89"/>
                    <w:contextualSpacing/>
                    <w:jc w:val="center"/>
                    <w:rPr>
                      <w:rFonts w:eastAsia="Arial" w:cs="Arial"/>
                      <w:sz w:val="16"/>
                      <w:szCs w:val="16"/>
                    </w:rPr>
                  </w:pPr>
                  <w:r w:rsidRPr="006145DB">
                    <w:rPr>
                      <w:rFonts w:eastAsia="Arial" w:cs="Arial"/>
                      <w:sz w:val="16"/>
                      <w:szCs w:val="16"/>
                    </w:rPr>
                    <w:t>Subdirección para Asuntos LGBTI</w:t>
                  </w:r>
                </w:p>
              </w:tc>
            </w:tr>
          </w:tbl>
          <w:p w14:paraId="55498C86" w14:textId="77777777" w:rsidR="00941A08" w:rsidRPr="006145DB" w:rsidRDefault="00941A08" w:rsidP="005B435E">
            <w:pPr>
              <w:tabs>
                <w:tab w:val="left" w:pos="709"/>
              </w:tabs>
              <w:spacing w:after="0" w:line="240" w:lineRule="auto"/>
              <w:contextualSpacing/>
              <w:jc w:val="both"/>
              <w:rPr>
                <w:rFonts w:eastAsia="Arial" w:cs="Arial"/>
                <w:sz w:val="20"/>
                <w:szCs w:val="20"/>
                <w:lang w:eastAsia="es-CO"/>
              </w:rPr>
            </w:pPr>
          </w:p>
        </w:tc>
      </w:tr>
      <w:tr w:rsidR="00941A08" w:rsidRPr="006145DB" w14:paraId="3FCB1523" w14:textId="77777777" w:rsidTr="00467D6D">
        <w:trPr>
          <w:trHeight w:val="734"/>
          <w:jc w:val="center"/>
        </w:trPr>
        <w:tc>
          <w:tcPr>
            <w:tcW w:w="1696" w:type="dxa"/>
            <w:vAlign w:val="center"/>
          </w:tcPr>
          <w:p w14:paraId="117D56DF" w14:textId="77777777"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Restricciones y fuentes de información</w:t>
            </w:r>
          </w:p>
        </w:tc>
        <w:tc>
          <w:tcPr>
            <w:tcW w:w="7925" w:type="dxa"/>
            <w:vAlign w:val="center"/>
          </w:tcPr>
          <w:p w14:paraId="107A52E7" w14:textId="76DA8628" w:rsidR="00941A08" w:rsidRPr="006145DB" w:rsidRDefault="00941A08" w:rsidP="005B435E">
            <w:pPr>
              <w:tabs>
                <w:tab w:val="left" w:pos="709"/>
              </w:tabs>
              <w:spacing w:after="0" w:line="240" w:lineRule="auto"/>
              <w:contextualSpacing/>
              <w:rPr>
                <w:rFonts w:eastAsia="Arial" w:cs="Arial"/>
                <w:sz w:val="20"/>
                <w:szCs w:val="20"/>
                <w:lang w:eastAsia="es-CO"/>
              </w:rPr>
            </w:pPr>
            <w:r w:rsidRPr="006145DB">
              <w:rPr>
                <w:rFonts w:eastAsia="Arial" w:cs="Arial"/>
                <w:sz w:val="20"/>
                <w:szCs w:val="20"/>
                <w:lang w:eastAsia="es-CO"/>
              </w:rPr>
              <w:t>No Aplica</w:t>
            </w:r>
            <w:r w:rsidR="00D23719" w:rsidRPr="006145DB">
              <w:rPr>
                <w:rFonts w:eastAsia="Arial" w:cs="Arial"/>
                <w:sz w:val="20"/>
                <w:szCs w:val="20"/>
                <w:lang w:eastAsia="es-CO"/>
              </w:rPr>
              <w:t>.</w:t>
            </w:r>
          </w:p>
        </w:tc>
      </w:tr>
      <w:tr w:rsidR="00941A08" w:rsidRPr="006145DB" w14:paraId="2FDECE18" w14:textId="77777777" w:rsidTr="00467D6D">
        <w:trPr>
          <w:trHeight w:val="983"/>
          <w:jc w:val="center"/>
        </w:trPr>
        <w:tc>
          <w:tcPr>
            <w:tcW w:w="1696" w:type="dxa"/>
            <w:vAlign w:val="center"/>
          </w:tcPr>
          <w:p w14:paraId="6CF6BE29" w14:textId="77777777" w:rsidR="00941A08" w:rsidRPr="006145DB" w:rsidRDefault="00941A08" w:rsidP="005B435E">
            <w:pPr>
              <w:spacing w:after="0" w:line="240" w:lineRule="auto"/>
              <w:contextualSpacing/>
              <w:rPr>
                <w:rFonts w:eastAsia="Arial" w:cs="Arial"/>
                <w:sz w:val="20"/>
                <w:szCs w:val="20"/>
                <w:lang w:eastAsia="es-CO"/>
              </w:rPr>
            </w:pPr>
            <w:bookmarkStart w:id="275" w:name="_Hlk180759263"/>
            <w:r w:rsidRPr="006145DB">
              <w:rPr>
                <w:rFonts w:eastAsia="Arial" w:cs="Arial"/>
                <w:sz w:val="20"/>
                <w:szCs w:val="20"/>
                <w:lang w:eastAsia="es-CO"/>
              </w:rPr>
              <w:t>Ejecución</w:t>
            </w:r>
          </w:p>
        </w:tc>
        <w:tc>
          <w:tcPr>
            <w:tcW w:w="7925" w:type="dxa"/>
          </w:tcPr>
          <w:p w14:paraId="50EA1657"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 xml:space="preserve">Este servicio brinda orientación y acompañamiento en la realización de los trámites necesarios para la modificación del documento de identificación nacional acorde a la expresión e identidad de género de las personas beneficiarias. </w:t>
            </w:r>
          </w:p>
          <w:p w14:paraId="3F67F3BA"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p>
          <w:p w14:paraId="11FE0489"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Se otorgará un único apoyo tangible consistente en el pago de los trámites a adelantar ante notarias y registradurías, en los términos del Decreto 1227 de 2015, para cambiar el nombre, corregir el sexo y/o cupo numérico en el documento de identificación de personas transgénero, transexuales, transformistas, travestis y no binarias.</w:t>
            </w:r>
          </w:p>
          <w:p w14:paraId="5900A6B4"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p>
          <w:p w14:paraId="0908244E"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En el caso que los documentos iniciales como: registro civil de nacimiento, cédula de ciudadanía o similares, deban ser previamente corregidos o reconstruidos, la persona beneficiaria deberá realizar estos trámites previo al ingreso del servicio, para lo cual puede recurrir a los servicios que oferten orientación socio jurídica en el distrito capital.</w:t>
            </w:r>
          </w:p>
          <w:p w14:paraId="186580CE"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p>
          <w:p w14:paraId="090B28B8"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Para el ingreso al servicio social es fundamental que la persona conozca, acepte y firme el formato acta de corresponsabilidad establecido.</w:t>
            </w:r>
          </w:p>
          <w:p w14:paraId="0C25D212"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p>
          <w:p w14:paraId="21F8AAFF"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La prestación de este servicio está a cargo de profesionales interdisciplinarios de la Subdirección para Asuntos LGBTI de la Secretaría Distrital de Integración Social y se ofrece durante todos los meses del año sin interrupción. Su operatividad se lleva a cabo, tanto en las instalaciones de las Casas LGBTI como en los espacios físicos de las entidades involucradas (Notarias, registradurías, entre otras).</w:t>
            </w:r>
          </w:p>
          <w:p w14:paraId="5BC4C3CA" w14:textId="77777777" w:rsidR="00941A08" w:rsidRPr="006145DB"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p>
          <w:p w14:paraId="2697FD58" w14:textId="77777777" w:rsidR="00941A08" w:rsidRPr="006145DB" w:rsidRDefault="00941A08" w:rsidP="005B435E">
            <w:pPr>
              <w:pStyle w:val="paragraph"/>
              <w:spacing w:before="0" w:beforeAutospacing="0" w:after="0" w:afterAutospacing="0"/>
              <w:jc w:val="both"/>
              <w:textAlignment w:val="baseline"/>
              <w:rPr>
                <w:rFonts w:ascii="Arial" w:eastAsia="Arial" w:hAnsi="Arial" w:cs="Arial"/>
                <w:sz w:val="20"/>
                <w:szCs w:val="20"/>
              </w:rPr>
            </w:pPr>
            <w:r w:rsidRPr="006145DB">
              <w:rPr>
                <w:rStyle w:val="normaltextrun"/>
                <w:rFonts w:ascii="Arial" w:hAnsi="Arial" w:cs="Arial"/>
                <w:sz w:val="20"/>
                <w:szCs w:val="20"/>
                <w:lang w:val="es-ES"/>
              </w:rPr>
              <w:t>En caso de interrupción parcial o total en la prestación del servicio reafírmate el chuchú de la cédula se implementará el plan de continuidad operativo correspondiente.</w:t>
            </w:r>
          </w:p>
        </w:tc>
      </w:tr>
      <w:bookmarkEnd w:id="275"/>
      <w:tr w:rsidR="00941A08" w:rsidRPr="006145DB" w14:paraId="01B702A7" w14:textId="77777777" w:rsidTr="00467D6D">
        <w:trPr>
          <w:trHeight w:val="983"/>
          <w:jc w:val="center"/>
        </w:trPr>
        <w:tc>
          <w:tcPr>
            <w:tcW w:w="1696" w:type="dxa"/>
            <w:vAlign w:val="center"/>
          </w:tcPr>
          <w:p w14:paraId="1195403E" w14:textId="77777777" w:rsidR="00941A08" w:rsidRPr="006145DB" w:rsidRDefault="00941A08" w:rsidP="005B435E">
            <w:pPr>
              <w:spacing w:after="0" w:line="240" w:lineRule="auto"/>
              <w:contextualSpacing/>
              <w:rPr>
                <w:rFonts w:eastAsia="Arial" w:cs="Arial"/>
                <w:sz w:val="20"/>
                <w:szCs w:val="20"/>
                <w:lang w:eastAsia="es-CO"/>
              </w:rPr>
            </w:pPr>
            <w:r w:rsidRPr="006145DB">
              <w:rPr>
                <w:rFonts w:eastAsia="Arial" w:cs="Arial"/>
                <w:sz w:val="20"/>
                <w:szCs w:val="20"/>
                <w:lang w:eastAsia="es-CO"/>
              </w:rPr>
              <w:t>Estándares transversales de calidad</w:t>
            </w:r>
          </w:p>
        </w:tc>
        <w:tc>
          <w:tcPr>
            <w:tcW w:w="7925" w:type="dxa"/>
          </w:tcPr>
          <w:p w14:paraId="1095E449" w14:textId="61638F4C" w:rsidR="00467D6D" w:rsidRPr="006145DB" w:rsidRDefault="00941A08" w:rsidP="00467D6D">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 xml:space="preserve">Para el servicio social aplican las siguientes categorías: </w:t>
            </w:r>
          </w:p>
          <w:p w14:paraId="437D3B17" w14:textId="77777777" w:rsidR="00467D6D" w:rsidRPr="006145DB" w:rsidRDefault="00467D6D" w:rsidP="00467D6D">
            <w:pPr>
              <w:pStyle w:val="Ttulo1"/>
              <w:rPr>
                <w:sz w:val="20"/>
                <w:lang w:eastAsia="es-CO"/>
              </w:rPr>
            </w:pPr>
          </w:p>
          <w:p w14:paraId="77C52E49" w14:textId="77777777" w:rsidR="00941A08" w:rsidRPr="006145DB" w:rsidRDefault="00941A08">
            <w:pPr>
              <w:pStyle w:val="Prrafodelista"/>
              <w:numPr>
                <w:ilvl w:val="0"/>
                <w:numId w:val="63"/>
              </w:numPr>
              <w:tabs>
                <w:tab w:val="left" w:pos="709"/>
              </w:tabs>
              <w:spacing w:after="0" w:line="240" w:lineRule="auto"/>
              <w:jc w:val="both"/>
              <w:rPr>
                <w:rFonts w:eastAsia="Arial" w:cs="Arial"/>
                <w:sz w:val="20"/>
                <w:szCs w:val="20"/>
                <w:lang w:eastAsia="es-CO"/>
              </w:rPr>
            </w:pPr>
            <w:r w:rsidRPr="006145DB">
              <w:rPr>
                <w:rFonts w:eastAsia="Arial" w:cs="Arial"/>
                <w:sz w:val="20"/>
                <w:szCs w:val="20"/>
                <w:lang w:eastAsia="es-CO"/>
              </w:rPr>
              <w:t>Talento humano</w:t>
            </w:r>
          </w:p>
          <w:p w14:paraId="628D97E2" w14:textId="77777777" w:rsidR="00941A08" w:rsidRPr="006145DB" w:rsidRDefault="00941A08">
            <w:pPr>
              <w:pStyle w:val="Prrafodelista"/>
              <w:numPr>
                <w:ilvl w:val="0"/>
                <w:numId w:val="63"/>
              </w:numPr>
              <w:tabs>
                <w:tab w:val="left" w:pos="709"/>
              </w:tabs>
              <w:spacing w:after="0" w:line="240" w:lineRule="auto"/>
              <w:jc w:val="both"/>
              <w:rPr>
                <w:rFonts w:eastAsia="Arial" w:cs="Arial"/>
                <w:sz w:val="20"/>
                <w:szCs w:val="20"/>
                <w:lang w:eastAsia="es-CO"/>
              </w:rPr>
            </w:pPr>
            <w:r w:rsidRPr="006145DB">
              <w:rPr>
                <w:rFonts w:eastAsia="Arial" w:cs="Arial"/>
                <w:sz w:val="20"/>
                <w:szCs w:val="20"/>
                <w:lang w:eastAsia="es-CO"/>
              </w:rPr>
              <w:t>Atención social</w:t>
            </w:r>
          </w:p>
          <w:p w14:paraId="6D08B28F" w14:textId="77777777" w:rsidR="00941A08" w:rsidRPr="006145DB" w:rsidRDefault="00941A08">
            <w:pPr>
              <w:pStyle w:val="Prrafodelista"/>
              <w:numPr>
                <w:ilvl w:val="0"/>
                <w:numId w:val="63"/>
              </w:numPr>
              <w:tabs>
                <w:tab w:val="left" w:pos="709"/>
              </w:tabs>
              <w:spacing w:after="0" w:line="240" w:lineRule="auto"/>
              <w:jc w:val="both"/>
              <w:rPr>
                <w:rFonts w:eastAsia="Arial" w:cs="Arial"/>
                <w:sz w:val="20"/>
                <w:szCs w:val="20"/>
                <w:lang w:eastAsia="es-CO"/>
              </w:rPr>
            </w:pPr>
            <w:r w:rsidRPr="006145DB">
              <w:rPr>
                <w:rFonts w:eastAsia="Arial" w:cs="Arial"/>
                <w:sz w:val="20"/>
                <w:szCs w:val="20"/>
                <w:lang w:eastAsia="es-CO"/>
              </w:rPr>
              <w:t>Gestión Administrativa</w:t>
            </w:r>
          </w:p>
        </w:tc>
      </w:tr>
    </w:tbl>
    <w:p w14:paraId="1B138246" w14:textId="67B4C117" w:rsidR="002F5124" w:rsidRDefault="002F5124" w:rsidP="005B435E">
      <w:pPr>
        <w:pStyle w:val="commentcontentpara"/>
        <w:spacing w:before="0" w:beforeAutospacing="0" w:after="0" w:afterAutospacing="0"/>
        <w:rPr>
          <w:rFonts w:ascii="Arial" w:hAnsi="Arial" w:cs="Arial"/>
          <w:sz w:val="22"/>
          <w:szCs w:val="22"/>
        </w:rPr>
      </w:pPr>
    </w:p>
    <w:p w14:paraId="1C607A0E" w14:textId="77777777" w:rsidR="002F5124" w:rsidRDefault="002F5124" w:rsidP="002F5124">
      <w:pPr>
        <w:pStyle w:val="Ttulo1"/>
        <w:rPr>
          <w:rFonts w:eastAsia="Times New Roman"/>
          <w:lang w:eastAsia="es-ES_tradnl"/>
        </w:rPr>
      </w:pPr>
      <w:r>
        <w:br w:type="page"/>
      </w:r>
    </w:p>
    <w:p w14:paraId="541C09EF" w14:textId="11B96030" w:rsidR="0091055B" w:rsidRPr="006145DB" w:rsidRDefault="008A402C">
      <w:pPr>
        <w:pStyle w:val="Ttulo1"/>
        <w:numPr>
          <w:ilvl w:val="2"/>
          <w:numId w:val="71"/>
        </w:numPr>
        <w:jc w:val="center"/>
      </w:pPr>
      <w:bookmarkStart w:id="276" w:name="_Toc210213211"/>
      <w:bookmarkStart w:id="277" w:name="_Toc213273485"/>
      <w:bookmarkStart w:id="278" w:name="_Toc213276112"/>
      <w:bookmarkStart w:id="279" w:name="_Toc216902446"/>
      <w:r w:rsidRPr="006145DB">
        <w:t xml:space="preserve">Servicio </w:t>
      </w:r>
      <w:r w:rsidR="00AE3CBC" w:rsidRPr="006145DB">
        <w:t xml:space="preserve">Unidad </w:t>
      </w:r>
      <w:r w:rsidR="00467D6D" w:rsidRPr="006145DB">
        <w:t>contra la discriminación</w:t>
      </w:r>
      <w:bookmarkEnd w:id="276"/>
      <w:bookmarkEnd w:id="277"/>
      <w:bookmarkEnd w:id="278"/>
      <w:bookmarkEnd w:id="27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1"/>
        <w:gridCol w:w="7984"/>
      </w:tblGrid>
      <w:tr w:rsidR="0080222C" w:rsidRPr="006145DB" w14:paraId="2094CDF9" w14:textId="77777777" w:rsidTr="002F5124">
        <w:trPr>
          <w:trHeight w:val="300"/>
          <w:jc w:val="center"/>
        </w:trPr>
        <w:tc>
          <w:tcPr>
            <w:tcW w:w="903" w:type="pct"/>
            <w:vAlign w:val="center"/>
          </w:tcPr>
          <w:p w14:paraId="4ADE75F4" w14:textId="77777777" w:rsidR="00B15425" w:rsidRPr="006145DB" w:rsidRDefault="00B15425" w:rsidP="005B435E">
            <w:pPr>
              <w:spacing w:after="0" w:line="240" w:lineRule="auto"/>
              <w:ind w:left="1"/>
              <w:contextualSpacing/>
              <w:rPr>
                <w:rFonts w:cs="Arial"/>
                <w:sz w:val="20"/>
                <w:szCs w:val="20"/>
                <w:lang w:eastAsia="es-CO"/>
              </w:rPr>
            </w:pPr>
            <w:r w:rsidRPr="006145DB">
              <w:rPr>
                <w:rFonts w:cs="Arial"/>
                <w:sz w:val="20"/>
                <w:szCs w:val="20"/>
                <w:lang w:eastAsia="es-CO"/>
              </w:rPr>
              <w:t>Nombre del servicio social</w:t>
            </w:r>
          </w:p>
        </w:tc>
        <w:tc>
          <w:tcPr>
            <w:tcW w:w="4097" w:type="pct"/>
            <w:vAlign w:val="center"/>
          </w:tcPr>
          <w:p w14:paraId="535FE303" w14:textId="62066C5D" w:rsidR="00B15425" w:rsidRPr="006145DB" w:rsidRDefault="007D6F82" w:rsidP="00467D6D">
            <w:pPr>
              <w:pStyle w:val="Prrafodelista"/>
              <w:spacing w:after="0" w:line="240" w:lineRule="auto"/>
              <w:ind w:left="-111"/>
              <w:rPr>
                <w:rFonts w:cs="Arial"/>
                <w:sz w:val="20"/>
                <w:szCs w:val="20"/>
                <w:lang w:eastAsia="es-CO"/>
              </w:rPr>
            </w:pPr>
            <w:r w:rsidRPr="006145DB">
              <w:rPr>
                <w:rFonts w:cs="Arial"/>
                <w:sz w:val="20"/>
                <w:szCs w:val="20"/>
                <w:lang w:eastAsia="es-CO"/>
              </w:rPr>
              <w:t xml:space="preserve">Unidad </w:t>
            </w:r>
            <w:r w:rsidR="00467D6D" w:rsidRPr="006145DB">
              <w:rPr>
                <w:rFonts w:cs="Arial"/>
                <w:sz w:val="20"/>
                <w:szCs w:val="20"/>
                <w:lang w:eastAsia="es-CO"/>
              </w:rPr>
              <w:t>c</w:t>
            </w:r>
            <w:r w:rsidRPr="006145DB">
              <w:rPr>
                <w:rFonts w:cs="Arial"/>
                <w:sz w:val="20"/>
                <w:szCs w:val="20"/>
                <w:lang w:eastAsia="es-CO"/>
              </w:rPr>
              <w:t>on</w:t>
            </w:r>
            <w:r w:rsidR="00467D6D" w:rsidRPr="006145DB">
              <w:rPr>
                <w:rFonts w:cs="Arial"/>
                <w:sz w:val="20"/>
                <w:szCs w:val="20"/>
                <w:lang w:eastAsia="es-CO"/>
              </w:rPr>
              <w:t>tra la discriminación</w:t>
            </w:r>
          </w:p>
        </w:tc>
      </w:tr>
      <w:tr w:rsidR="0080222C" w:rsidRPr="006145DB" w14:paraId="1142FA6C" w14:textId="77777777" w:rsidTr="002F5124">
        <w:trPr>
          <w:trHeight w:val="585"/>
          <w:jc w:val="center"/>
        </w:trPr>
        <w:tc>
          <w:tcPr>
            <w:tcW w:w="903" w:type="pct"/>
            <w:vAlign w:val="center"/>
          </w:tcPr>
          <w:p w14:paraId="07AE81CF" w14:textId="77777777" w:rsidR="00B15425" w:rsidRPr="006145DB" w:rsidRDefault="00B15425" w:rsidP="005B435E">
            <w:pPr>
              <w:spacing w:after="0" w:line="240" w:lineRule="auto"/>
              <w:ind w:firstLine="1"/>
              <w:contextualSpacing/>
              <w:rPr>
                <w:rFonts w:cs="Arial"/>
                <w:sz w:val="20"/>
                <w:szCs w:val="20"/>
                <w:lang w:eastAsia="es-CO"/>
              </w:rPr>
            </w:pPr>
            <w:r w:rsidRPr="006145DB">
              <w:rPr>
                <w:rFonts w:cs="Arial"/>
                <w:sz w:val="20"/>
                <w:szCs w:val="20"/>
                <w:lang w:eastAsia="es-CO"/>
              </w:rPr>
              <w:t>Objeto del Servicio Social</w:t>
            </w:r>
          </w:p>
        </w:tc>
        <w:tc>
          <w:tcPr>
            <w:tcW w:w="4097" w:type="pct"/>
          </w:tcPr>
          <w:p w14:paraId="4CB68617" w14:textId="77777777" w:rsidR="00B15425" w:rsidRPr="006145DB" w:rsidRDefault="00B15425" w:rsidP="005B435E">
            <w:pPr>
              <w:spacing w:after="0" w:line="240" w:lineRule="auto"/>
              <w:ind w:left="-111"/>
              <w:contextualSpacing/>
              <w:jc w:val="both"/>
              <w:rPr>
                <w:rFonts w:cs="Arial"/>
                <w:sz w:val="20"/>
                <w:szCs w:val="20"/>
                <w:lang w:eastAsia="es-CO"/>
              </w:rPr>
            </w:pPr>
            <w:r w:rsidRPr="006145DB">
              <w:rPr>
                <w:rFonts w:cs="Arial"/>
                <w:sz w:val="20"/>
                <w:szCs w:val="20"/>
                <w:lang w:eastAsia="es-CO"/>
              </w:rPr>
              <w:t xml:space="preserve">Promover la protección de derechos y facilitar el acceso a la justicia de las personas de los sectores sociales LGBTI </w:t>
            </w:r>
            <w:r w:rsidRPr="006145DB">
              <w:rPr>
                <w:rStyle w:val="normaltextrun"/>
                <w:rFonts w:eastAsia="Arial" w:cs="Arial"/>
                <w:sz w:val="20"/>
                <w:szCs w:val="20"/>
              </w:rPr>
              <w:t>y con otras orientaciones sexuales, identidades de género y expresiones de género,</w:t>
            </w:r>
            <w:r w:rsidRPr="006145DB">
              <w:rPr>
                <w:rFonts w:cs="Arial"/>
                <w:sz w:val="20"/>
                <w:szCs w:val="20"/>
                <w:lang w:eastAsia="es-CO"/>
              </w:rPr>
              <w:t xml:space="preserve"> así como de sus familias y redes de apoyo, víctimas de discriminación, violación o puesta en riesgo de sus derechos.</w:t>
            </w:r>
          </w:p>
        </w:tc>
      </w:tr>
      <w:tr w:rsidR="0080222C" w:rsidRPr="006145DB" w14:paraId="190E1F30" w14:textId="77777777" w:rsidTr="002F5124">
        <w:trPr>
          <w:trHeight w:val="20"/>
          <w:jc w:val="center"/>
        </w:trPr>
        <w:tc>
          <w:tcPr>
            <w:tcW w:w="903" w:type="pct"/>
            <w:vAlign w:val="center"/>
          </w:tcPr>
          <w:p w14:paraId="518DC172" w14:textId="77777777" w:rsidR="00B15425" w:rsidRPr="006145DB" w:rsidRDefault="00B15425" w:rsidP="005B435E">
            <w:pPr>
              <w:spacing w:after="0" w:line="240" w:lineRule="auto"/>
              <w:contextualSpacing/>
              <w:rPr>
                <w:rFonts w:cs="Arial"/>
                <w:sz w:val="20"/>
                <w:szCs w:val="20"/>
                <w:lang w:eastAsia="es-CO"/>
              </w:rPr>
            </w:pPr>
            <w:r w:rsidRPr="006145DB">
              <w:rPr>
                <w:rFonts w:cs="Arial"/>
                <w:sz w:val="20"/>
                <w:szCs w:val="20"/>
                <w:lang w:eastAsia="es-CO"/>
              </w:rPr>
              <w:t>Oferta servicio social</w:t>
            </w:r>
          </w:p>
        </w:tc>
        <w:tc>
          <w:tcPr>
            <w:tcW w:w="4097" w:type="pct"/>
          </w:tcPr>
          <w:p w14:paraId="464325CE" w14:textId="77777777" w:rsidR="00B15425" w:rsidRPr="006145DB" w:rsidRDefault="00B15425" w:rsidP="005B435E">
            <w:pPr>
              <w:spacing w:after="0" w:line="240" w:lineRule="auto"/>
              <w:ind w:left="-111"/>
              <w:jc w:val="both"/>
              <w:rPr>
                <w:rFonts w:eastAsia="Lucida Sans Unicode" w:cs="Arial"/>
                <w:strike/>
                <w:sz w:val="20"/>
                <w:szCs w:val="20"/>
              </w:rPr>
            </w:pPr>
            <w:r w:rsidRPr="006145DB">
              <w:rPr>
                <w:rFonts w:eastAsia="Lucida Sans Unicode" w:cs="Arial"/>
                <w:sz w:val="20"/>
                <w:szCs w:val="20"/>
              </w:rPr>
              <w:t xml:space="preserve">Orientación socio jurídica, acompañamiento y activación de rutas de atención para </w:t>
            </w:r>
            <w:r w:rsidRPr="006145DB">
              <w:rPr>
                <w:rFonts w:cs="Arial"/>
                <w:sz w:val="20"/>
                <w:szCs w:val="20"/>
                <w:lang w:eastAsia="es-CO"/>
              </w:rPr>
              <w:t xml:space="preserve">personas de los sectores sociales LGBTI </w:t>
            </w:r>
            <w:r w:rsidRPr="006145DB">
              <w:rPr>
                <w:rStyle w:val="normaltextrun"/>
                <w:rFonts w:eastAsia="Arial" w:cs="Arial"/>
                <w:sz w:val="20"/>
                <w:szCs w:val="20"/>
              </w:rPr>
              <w:t>y con otras orientaciones sexuales, identidades de género y expresiones de género,</w:t>
            </w:r>
            <w:r w:rsidRPr="006145DB">
              <w:rPr>
                <w:rFonts w:cs="Arial"/>
                <w:sz w:val="20"/>
                <w:szCs w:val="20"/>
                <w:lang w:eastAsia="es-CO"/>
              </w:rPr>
              <w:t xml:space="preserve"> </w:t>
            </w:r>
            <w:r w:rsidRPr="006145DB">
              <w:rPr>
                <w:rFonts w:eastAsia="Lucida Sans Unicode" w:cs="Arial"/>
                <w:sz w:val="20"/>
                <w:szCs w:val="20"/>
              </w:rPr>
              <w:t>sus familias y redes de apoyo que enfrenten situaciones de exclusión, discriminación o vulneración de derechos, a través de los componentes de atención individual, familiar y de pareja, articulando la gestión de casos con entidades públicas y privadas para fortalecer el ejercicio de sus derechos y contribuir a su bienestar.</w:t>
            </w:r>
          </w:p>
        </w:tc>
      </w:tr>
      <w:tr w:rsidR="0080222C" w:rsidRPr="006145DB" w14:paraId="6BD32846" w14:textId="77777777" w:rsidTr="002F5124">
        <w:trPr>
          <w:trHeight w:val="20"/>
          <w:jc w:val="center"/>
        </w:trPr>
        <w:tc>
          <w:tcPr>
            <w:tcW w:w="903" w:type="pct"/>
            <w:vAlign w:val="center"/>
          </w:tcPr>
          <w:p w14:paraId="4DCF35A0" w14:textId="77777777" w:rsidR="00B15425" w:rsidRPr="006145DB" w:rsidRDefault="00B15425" w:rsidP="005B435E">
            <w:pPr>
              <w:spacing w:after="0" w:line="240" w:lineRule="auto"/>
              <w:rPr>
                <w:rFonts w:cs="Arial"/>
                <w:bCs/>
                <w:sz w:val="20"/>
                <w:szCs w:val="20"/>
                <w:lang w:eastAsia="es-CO"/>
              </w:rPr>
            </w:pPr>
            <w:r w:rsidRPr="006145DB">
              <w:rPr>
                <w:rFonts w:cs="Arial"/>
                <w:bCs/>
                <w:sz w:val="20"/>
                <w:szCs w:val="20"/>
                <w:lang w:eastAsia="es-CO"/>
              </w:rPr>
              <w:t xml:space="preserve">Tipo de Focalización </w:t>
            </w:r>
          </w:p>
        </w:tc>
        <w:tc>
          <w:tcPr>
            <w:tcW w:w="4097" w:type="pct"/>
            <w:vAlign w:val="center"/>
          </w:tcPr>
          <w:p w14:paraId="21491604" w14:textId="77777777" w:rsidR="00B15425" w:rsidRPr="006145DB" w:rsidRDefault="00B15425" w:rsidP="005B435E">
            <w:pPr>
              <w:spacing w:after="0" w:line="240" w:lineRule="auto"/>
              <w:ind w:left="-111"/>
              <w:jc w:val="both"/>
              <w:rPr>
                <w:rFonts w:cs="Arial"/>
                <w:sz w:val="20"/>
                <w:szCs w:val="20"/>
                <w:lang w:eastAsia="es-CO"/>
              </w:rPr>
            </w:pPr>
            <w:r w:rsidRPr="006145DB">
              <w:rPr>
                <w:rFonts w:cs="Arial"/>
                <w:sz w:val="20"/>
                <w:szCs w:val="20"/>
                <w:lang w:eastAsia="es-CO"/>
              </w:rPr>
              <w:t>Focalización por demanda.</w:t>
            </w:r>
          </w:p>
          <w:p w14:paraId="0BDE5798" w14:textId="77777777" w:rsidR="00B15425" w:rsidRPr="006145DB" w:rsidRDefault="00B15425" w:rsidP="005B435E">
            <w:pPr>
              <w:tabs>
                <w:tab w:val="left" w:pos="397"/>
                <w:tab w:val="left" w:pos="709"/>
              </w:tabs>
              <w:spacing w:after="0" w:line="240" w:lineRule="auto"/>
              <w:ind w:left="-111"/>
              <w:jc w:val="both"/>
              <w:rPr>
                <w:rFonts w:cs="Arial"/>
                <w:sz w:val="20"/>
                <w:szCs w:val="20"/>
                <w:lang w:eastAsia="es-CO"/>
              </w:rPr>
            </w:pPr>
            <w:r w:rsidRPr="006145DB">
              <w:rPr>
                <w:rFonts w:cs="Arial"/>
                <w:sz w:val="20"/>
                <w:szCs w:val="20"/>
                <w:lang w:eastAsia="es-CO"/>
              </w:rPr>
              <w:t>Focalización por abordaje territorial.</w:t>
            </w:r>
          </w:p>
        </w:tc>
      </w:tr>
      <w:tr w:rsidR="0080222C" w:rsidRPr="006145DB" w14:paraId="45E92A1B" w14:textId="77777777" w:rsidTr="002F5124">
        <w:trPr>
          <w:trHeight w:val="728"/>
          <w:jc w:val="center"/>
        </w:trPr>
        <w:tc>
          <w:tcPr>
            <w:tcW w:w="903" w:type="pct"/>
            <w:vAlign w:val="center"/>
          </w:tcPr>
          <w:p w14:paraId="1EBCFF44" w14:textId="77777777" w:rsidR="00B15425" w:rsidRPr="006145DB" w:rsidRDefault="00B15425" w:rsidP="005B435E">
            <w:pPr>
              <w:spacing w:after="0" w:line="240" w:lineRule="auto"/>
              <w:ind w:firstLine="1"/>
              <w:contextualSpacing/>
              <w:rPr>
                <w:rFonts w:cs="Arial"/>
                <w:sz w:val="20"/>
                <w:szCs w:val="20"/>
                <w:lang w:eastAsia="es-CO"/>
              </w:rPr>
            </w:pPr>
            <w:r w:rsidRPr="006145DB">
              <w:rPr>
                <w:rFonts w:cs="Arial"/>
                <w:sz w:val="20"/>
                <w:szCs w:val="20"/>
                <w:lang w:eastAsia="es-CO"/>
              </w:rPr>
              <w:t>Población Objetivo</w:t>
            </w:r>
          </w:p>
        </w:tc>
        <w:tc>
          <w:tcPr>
            <w:tcW w:w="4097" w:type="pct"/>
            <w:vAlign w:val="center"/>
          </w:tcPr>
          <w:p w14:paraId="539994AA" w14:textId="77777777" w:rsidR="00B15425" w:rsidRPr="006145DB" w:rsidRDefault="00B15425" w:rsidP="005B435E">
            <w:pPr>
              <w:tabs>
                <w:tab w:val="left" w:pos="709"/>
              </w:tabs>
              <w:spacing w:after="0" w:line="240" w:lineRule="auto"/>
              <w:ind w:left="-111"/>
              <w:contextualSpacing/>
              <w:jc w:val="both"/>
              <w:rPr>
                <w:rFonts w:cs="Arial"/>
                <w:lang w:eastAsia="es-CO"/>
              </w:rPr>
            </w:pPr>
            <w:r w:rsidRPr="006145DB">
              <w:rPr>
                <w:rFonts w:cs="Arial"/>
                <w:sz w:val="20"/>
                <w:szCs w:val="20"/>
                <w:lang w:eastAsia="es-CO"/>
              </w:rPr>
              <w:t xml:space="preserve">Personas de los sectores sociales LGBTI </w:t>
            </w:r>
            <w:r w:rsidRPr="006145DB">
              <w:rPr>
                <w:rStyle w:val="normaltextrun"/>
                <w:rFonts w:eastAsia="Arial" w:cs="Arial"/>
                <w:sz w:val="20"/>
                <w:szCs w:val="20"/>
              </w:rPr>
              <w:t>y con otras orientaciones sexuales, identidades de género y expresiones de género,</w:t>
            </w:r>
            <w:r w:rsidRPr="006145DB">
              <w:rPr>
                <w:rFonts w:cs="Arial"/>
                <w:sz w:val="20"/>
                <w:szCs w:val="20"/>
                <w:lang w:eastAsia="es-CO"/>
              </w:rPr>
              <w:t xml:space="preserve"> </w:t>
            </w:r>
            <w:r w:rsidRPr="006145DB">
              <w:rPr>
                <w:rStyle w:val="normaltextrun"/>
                <w:rFonts w:eastAsia="Arial" w:cs="Arial"/>
                <w:sz w:val="20"/>
                <w:szCs w:val="20"/>
              </w:rPr>
              <w:t>sus familias y redes de apoyo,</w:t>
            </w:r>
            <w:r w:rsidRPr="006145DB">
              <w:rPr>
                <w:rFonts w:cs="Arial"/>
                <w:sz w:val="20"/>
                <w:szCs w:val="20"/>
                <w:lang w:eastAsia="es-CO"/>
              </w:rPr>
              <w:t xml:space="preserve"> mayores de 12 años</w:t>
            </w:r>
            <w:r w:rsidRPr="006145DB">
              <w:rPr>
                <w:rStyle w:val="normaltextrun"/>
                <w:rFonts w:eastAsia="Arial" w:cs="Arial"/>
                <w:sz w:val="20"/>
                <w:szCs w:val="20"/>
              </w:rPr>
              <w:t xml:space="preserve">, </w:t>
            </w:r>
            <w:r w:rsidRPr="006145DB">
              <w:rPr>
                <w:rFonts w:cs="Arial"/>
                <w:sz w:val="20"/>
                <w:szCs w:val="20"/>
                <w:lang w:eastAsia="es-CO"/>
              </w:rPr>
              <w:t>que residan en el Distrito Capital.</w:t>
            </w:r>
          </w:p>
        </w:tc>
      </w:tr>
      <w:tr w:rsidR="0080222C" w:rsidRPr="006145DB" w14:paraId="4D4F106E" w14:textId="77777777" w:rsidTr="002F5124">
        <w:trPr>
          <w:jc w:val="center"/>
        </w:trPr>
        <w:tc>
          <w:tcPr>
            <w:tcW w:w="903" w:type="pct"/>
            <w:vAlign w:val="center"/>
          </w:tcPr>
          <w:p w14:paraId="1D011A50" w14:textId="77777777" w:rsidR="00B15425" w:rsidRPr="006145DB" w:rsidRDefault="00B15425" w:rsidP="005B435E">
            <w:pPr>
              <w:spacing w:after="0" w:line="240" w:lineRule="auto"/>
              <w:ind w:firstLine="1"/>
              <w:contextualSpacing/>
              <w:rPr>
                <w:rFonts w:cs="Arial"/>
                <w:sz w:val="20"/>
                <w:szCs w:val="20"/>
                <w:lang w:eastAsia="es-CO"/>
              </w:rPr>
            </w:pPr>
            <w:r w:rsidRPr="006145DB">
              <w:rPr>
                <w:rFonts w:cs="Arial"/>
                <w:sz w:val="20"/>
                <w:szCs w:val="20"/>
                <w:lang w:eastAsia="es-CO"/>
              </w:rPr>
              <w:t>Fuentes de Información Población Objetivo</w:t>
            </w:r>
          </w:p>
        </w:tc>
        <w:tc>
          <w:tcPr>
            <w:tcW w:w="4097" w:type="pct"/>
          </w:tcPr>
          <w:tbl>
            <w:tblPr>
              <w:tblStyle w:val="Tablaconcuadrcula"/>
              <w:tblW w:w="7691" w:type="dxa"/>
              <w:tblLook w:val="04A0" w:firstRow="1" w:lastRow="0" w:firstColumn="1" w:lastColumn="0" w:noHBand="0" w:noVBand="1"/>
            </w:tblPr>
            <w:tblGrid>
              <w:gridCol w:w="3721"/>
              <w:gridCol w:w="1104"/>
              <w:gridCol w:w="1097"/>
              <w:gridCol w:w="1769"/>
            </w:tblGrid>
            <w:tr w:rsidR="00A73222" w:rsidRPr="006145DB" w14:paraId="02CFFDEE" w14:textId="77777777" w:rsidTr="00467D6D">
              <w:trPr>
                <w:trHeight w:val="126"/>
              </w:trPr>
              <w:tc>
                <w:tcPr>
                  <w:tcW w:w="2419" w:type="pct"/>
                  <w:tcBorders>
                    <w:top w:val="nil"/>
                    <w:left w:val="nil"/>
                    <w:right w:val="nil"/>
                  </w:tcBorders>
                  <w:vAlign w:val="center"/>
                </w:tcPr>
                <w:p w14:paraId="6F88A03C" w14:textId="77777777" w:rsidR="00A73222" w:rsidRPr="006145DB" w:rsidRDefault="00A73222" w:rsidP="005B435E">
                  <w:pPr>
                    <w:tabs>
                      <w:tab w:val="left" w:pos="709"/>
                    </w:tabs>
                    <w:contextualSpacing/>
                    <w:jc w:val="center"/>
                    <w:rPr>
                      <w:rFonts w:cs="Arial"/>
                      <w:sz w:val="16"/>
                      <w:szCs w:val="16"/>
                      <w:lang w:eastAsia="es-CO"/>
                    </w:rPr>
                  </w:pPr>
                </w:p>
              </w:tc>
              <w:tc>
                <w:tcPr>
                  <w:tcW w:w="718" w:type="pct"/>
                  <w:tcBorders>
                    <w:top w:val="nil"/>
                    <w:left w:val="nil"/>
                    <w:right w:val="nil"/>
                  </w:tcBorders>
                  <w:vAlign w:val="center"/>
                </w:tcPr>
                <w:p w14:paraId="67781EE5" w14:textId="77777777" w:rsidR="00A73222" w:rsidRPr="006145DB" w:rsidRDefault="00A73222" w:rsidP="005B435E">
                  <w:pPr>
                    <w:tabs>
                      <w:tab w:val="left" w:pos="709"/>
                    </w:tabs>
                    <w:contextualSpacing/>
                    <w:jc w:val="center"/>
                    <w:rPr>
                      <w:rFonts w:cs="Arial"/>
                      <w:sz w:val="16"/>
                      <w:szCs w:val="16"/>
                      <w:lang w:eastAsia="es-CO"/>
                    </w:rPr>
                  </w:pPr>
                </w:p>
              </w:tc>
              <w:tc>
                <w:tcPr>
                  <w:tcW w:w="713" w:type="pct"/>
                  <w:tcBorders>
                    <w:top w:val="nil"/>
                    <w:left w:val="nil"/>
                    <w:right w:val="nil"/>
                  </w:tcBorders>
                  <w:vAlign w:val="center"/>
                </w:tcPr>
                <w:p w14:paraId="06463633" w14:textId="77777777" w:rsidR="00A73222" w:rsidRPr="006145DB" w:rsidRDefault="00A73222" w:rsidP="005B435E">
                  <w:pPr>
                    <w:tabs>
                      <w:tab w:val="left" w:pos="709"/>
                    </w:tabs>
                    <w:contextualSpacing/>
                    <w:jc w:val="center"/>
                    <w:rPr>
                      <w:rFonts w:cs="Arial"/>
                      <w:sz w:val="16"/>
                      <w:szCs w:val="16"/>
                      <w:lang w:eastAsia="es-CO"/>
                    </w:rPr>
                  </w:pPr>
                </w:p>
              </w:tc>
              <w:tc>
                <w:tcPr>
                  <w:tcW w:w="1150" w:type="pct"/>
                  <w:tcBorders>
                    <w:top w:val="nil"/>
                    <w:left w:val="nil"/>
                    <w:right w:val="nil"/>
                  </w:tcBorders>
                  <w:vAlign w:val="center"/>
                </w:tcPr>
                <w:p w14:paraId="4E99F16F" w14:textId="77777777" w:rsidR="00A73222" w:rsidRPr="006145DB" w:rsidRDefault="00A73222" w:rsidP="005B435E">
                  <w:pPr>
                    <w:tabs>
                      <w:tab w:val="left" w:pos="709"/>
                    </w:tabs>
                    <w:contextualSpacing/>
                    <w:jc w:val="center"/>
                    <w:rPr>
                      <w:rFonts w:cs="Arial"/>
                      <w:sz w:val="16"/>
                      <w:szCs w:val="16"/>
                      <w:lang w:eastAsia="es-CO"/>
                    </w:rPr>
                  </w:pPr>
                </w:p>
              </w:tc>
            </w:tr>
            <w:tr w:rsidR="00A73222" w:rsidRPr="006145DB" w14:paraId="52450C69" w14:textId="77777777" w:rsidTr="00467D6D">
              <w:trPr>
                <w:trHeight w:val="360"/>
              </w:trPr>
              <w:tc>
                <w:tcPr>
                  <w:tcW w:w="2419" w:type="pct"/>
                  <w:vAlign w:val="center"/>
                </w:tcPr>
                <w:p w14:paraId="4E5B33FF"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718" w:type="pct"/>
                  <w:vAlign w:val="center"/>
                </w:tcPr>
                <w:p w14:paraId="1BE69BAD"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713" w:type="pct"/>
                  <w:vAlign w:val="center"/>
                </w:tcPr>
                <w:p w14:paraId="78EEEDBF"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150" w:type="pct"/>
                  <w:vAlign w:val="center"/>
                </w:tcPr>
                <w:p w14:paraId="0123B78B"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A73222" w:rsidRPr="006145DB" w14:paraId="0E9D6EC3" w14:textId="77777777" w:rsidTr="00467D6D">
              <w:trPr>
                <w:trHeight w:val="214"/>
              </w:trPr>
              <w:tc>
                <w:tcPr>
                  <w:tcW w:w="2419" w:type="pct"/>
                  <w:vMerge w:val="restart"/>
                  <w:vAlign w:val="center"/>
                </w:tcPr>
                <w:p w14:paraId="3DFA0BD6" w14:textId="09BF558D"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 de los sectores sociales LGBTI, </w:t>
                  </w:r>
                  <w:r w:rsidRPr="006145DB">
                    <w:rPr>
                      <w:rStyle w:val="normaltextrun"/>
                      <w:rFonts w:eastAsia="Arial" w:cs="Arial"/>
                      <w:sz w:val="16"/>
                      <w:szCs w:val="16"/>
                    </w:rPr>
                    <w:t>con otras orientaciones sexuales, identidades de género y expresiones de género</w:t>
                  </w:r>
                  <w:r w:rsidRPr="006145DB">
                    <w:rPr>
                      <w:rFonts w:cs="Arial"/>
                      <w:sz w:val="16"/>
                      <w:szCs w:val="16"/>
                    </w:rPr>
                    <w:t>,</w:t>
                  </w:r>
                  <w:r w:rsidRPr="006145DB">
                    <w:rPr>
                      <w:rFonts w:cs="Arial"/>
                      <w:sz w:val="16"/>
                      <w:szCs w:val="16"/>
                      <w:lang w:eastAsia="es-CO"/>
                    </w:rPr>
                    <w:t xml:space="preserve"> </w:t>
                  </w:r>
                  <w:r w:rsidRPr="006145DB">
                    <w:rPr>
                      <w:rStyle w:val="normaltextrun"/>
                      <w:rFonts w:eastAsia="Arial" w:cs="Arial"/>
                      <w:sz w:val="16"/>
                      <w:szCs w:val="16"/>
                    </w:rPr>
                    <w:t>su familia y red de apoyo</w:t>
                  </w:r>
                  <w:r w:rsidR="00E647A4" w:rsidRPr="006145DB">
                    <w:rPr>
                      <w:rStyle w:val="normaltextrun"/>
                      <w:rFonts w:eastAsia="Arial" w:cs="Arial"/>
                      <w:sz w:val="16"/>
                      <w:szCs w:val="16"/>
                    </w:rPr>
                    <w:t>.</w:t>
                  </w:r>
                  <w:r w:rsidRPr="006145DB">
                    <w:rPr>
                      <w:rFonts w:cs="Arial"/>
                      <w:sz w:val="16"/>
                      <w:szCs w:val="16"/>
                      <w:lang w:eastAsia="es-CO"/>
                    </w:rPr>
                    <w:t xml:space="preserve"> </w:t>
                  </w:r>
                </w:p>
              </w:tc>
              <w:tc>
                <w:tcPr>
                  <w:tcW w:w="718" w:type="pct"/>
                  <w:vAlign w:val="center"/>
                </w:tcPr>
                <w:p w14:paraId="3CA4E111"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713" w:type="pct"/>
                  <w:vAlign w:val="center"/>
                </w:tcPr>
                <w:p w14:paraId="1C5B183A"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50" w:type="pct"/>
                  <w:vAlign w:val="center"/>
                </w:tcPr>
                <w:p w14:paraId="6DBD34BF" w14:textId="58498070" w:rsidR="00B15425"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A73222" w:rsidRPr="006145DB" w14:paraId="410ABB0C" w14:textId="77777777" w:rsidTr="00467D6D">
              <w:trPr>
                <w:trHeight w:val="214"/>
              </w:trPr>
              <w:tc>
                <w:tcPr>
                  <w:tcW w:w="2419" w:type="pct"/>
                  <w:vMerge/>
                  <w:vAlign w:val="center"/>
                </w:tcPr>
                <w:p w14:paraId="48AEED8E" w14:textId="77777777" w:rsidR="00B15425" w:rsidRPr="006145DB" w:rsidRDefault="00B15425" w:rsidP="005B435E">
                  <w:pPr>
                    <w:jc w:val="both"/>
                    <w:rPr>
                      <w:rFonts w:cs="Arial"/>
                      <w:sz w:val="16"/>
                      <w:szCs w:val="16"/>
                      <w:lang w:eastAsia="es-CO"/>
                    </w:rPr>
                  </w:pPr>
                </w:p>
              </w:tc>
              <w:tc>
                <w:tcPr>
                  <w:tcW w:w="718" w:type="pct"/>
                  <w:vAlign w:val="center"/>
                </w:tcPr>
                <w:p w14:paraId="79DC3BB2" w14:textId="77777777" w:rsidR="00B15425" w:rsidRPr="006145DB" w:rsidRDefault="00B15425" w:rsidP="005B435E">
                  <w:pPr>
                    <w:jc w:val="center"/>
                    <w:rPr>
                      <w:rFonts w:eastAsia="Arial" w:cs="Arial"/>
                      <w:sz w:val="16"/>
                      <w:szCs w:val="16"/>
                    </w:rPr>
                  </w:pPr>
                  <w:r w:rsidRPr="006145DB">
                    <w:rPr>
                      <w:rFonts w:eastAsia="Arial" w:cs="Arial"/>
                      <w:sz w:val="16"/>
                      <w:szCs w:val="16"/>
                    </w:rPr>
                    <w:t>Verificación en campo</w:t>
                  </w:r>
                </w:p>
              </w:tc>
              <w:tc>
                <w:tcPr>
                  <w:tcW w:w="713" w:type="pct"/>
                  <w:vAlign w:val="center"/>
                </w:tcPr>
                <w:p w14:paraId="10EB1713"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vAlign w:val="center"/>
                </w:tcPr>
                <w:p w14:paraId="25E0EDAD" w14:textId="77777777" w:rsidR="00B15425" w:rsidRPr="006145DB" w:rsidRDefault="00B15425" w:rsidP="005B435E">
                  <w:pPr>
                    <w:jc w:val="center"/>
                    <w:rPr>
                      <w:rFonts w:eastAsia="Arial" w:cs="Arial"/>
                      <w:sz w:val="16"/>
                      <w:szCs w:val="16"/>
                    </w:rPr>
                  </w:pPr>
                  <w:r w:rsidRPr="006145DB">
                    <w:rPr>
                      <w:rFonts w:eastAsia="Arial" w:cs="Arial"/>
                      <w:sz w:val="16"/>
                      <w:szCs w:val="16"/>
                    </w:rPr>
                    <w:t>Subdirección para Asuntos LGBTI</w:t>
                  </w:r>
                </w:p>
              </w:tc>
            </w:tr>
            <w:tr w:rsidR="00A73222" w:rsidRPr="006145DB" w14:paraId="7EFC7DD7" w14:textId="77777777" w:rsidTr="00467D6D">
              <w:trPr>
                <w:trHeight w:val="214"/>
              </w:trPr>
              <w:tc>
                <w:tcPr>
                  <w:tcW w:w="2419" w:type="pct"/>
                  <w:vMerge w:val="restart"/>
                  <w:vAlign w:val="center"/>
                </w:tcPr>
                <w:p w14:paraId="53B693D9" w14:textId="77777777" w:rsidR="00B15425" w:rsidRPr="006145DB" w:rsidRDefault="00B15425" w:rsidP="005B435E">
                  <w:pPr>
                    <w:jc w:val="both"/>
                    <w:rPr>
                      <w:rFonts w:cs="Arial"/>
                      <w:sz w:val="16"/>
                      <w:szCs w:val="16"/>
                      <w:lang w:eastAsia="es-CO"/>
                    </w:rPr>
                  </w:pPr>
                  <w:r w:rsidRPr="006145DB">
                    <w:rPr>
                      <w:rFonts w:cs="Arial"/>
                      <w:sz w:val="16"/>
                      <w:szCs w:val="16"/>
                      <w:lang w:eastAsia="es-CO"/>
                    </w:rPr>
                    <w:t>Adolescente entre los 12 y 14 años, en compañía de su madre, padre o cuidador(a).</w:t>
                  </w:r>
                </w:p>
              </w:tc>
              <w:tc>
                <w:tcPr>
                  <w:tcW w:w="718" w:type="pct"/>
                  <w:vAlign w:val="center"/>
                </w:tcPr>
                <w:p w14:paraId="1E52D988" w14:textId="77777777" w:rsidR="00B15425" w:rsidRPr="006145DB" w:rsidRDefault="00B15425" w:rsidP="005B435E">
                  <w:pPr>
                    <w:jc w:val="center"/>
                    <w:rPr>
                      <w:rFonts w:eastAsia="Arial" w:cs="Arial"/>
                      <w:sz w:val="16"/>
                      <w:szCs w:val="16"/>
                    </w:rPr>
                  </w:pPr>
                  <w:r w:rsidRPr="006145DB">
                    <w:rPr>
                      <w:rFonts w:eastAsia="Arial" w:cs="Arial"/>
                      <w:sz w:val="16"/>
                      <w:szCs w:val="16"/>
                    </w:rPr>
                    <w:t>SIRBE</w:t>
                  </w:r>
                </w:p>
              </w:tc>
              <w:tc>
                <w:tcPr>
                  <w:tcW w:w="713" w:type="pct"/>
                  <w:vAlign w:val="center"/>
                </w:tcPr>
                <w:p w14:paraId="6B6FE6E2"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vAlign w:val="center"/>
                </w:tcPr>
                <w:p w14:paraId="3EF959F2" w14:textId="705D0441" w:rsidR="00B15425" w:rsidRPr="006145DB" w:rsidRDefault="004C3E9E" w:rsidP="005B435E">
                  <w:pPr>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A73222" w:rsidRPr="006145DB" w14:paraId="333D3C3E" w14:textId="77777777" w:rsidTr="00467D6D">
              <w:trPr>
                <w:trHeight w:val="214"/>
              </w:trPr>
              <w:tc>
                <w:tcPr>
                  <w:tcW w:w="2419" w:type="pct"/>
                  <w:vMerge/>
                  <w:vAlign w:val="center"/>
                </w:tcPr>
                <w:p w14:paraId="377494A5" w14:textId="77777777" w:rsidR="00B15425" w:rsidRPr="006145DB" w:rsidRDefault="00B15425" w:rsidP="005B435E">
                  <w:pPr>
                    <w:jc w:val="both"/>
                    <w:rPr>
                      <w:rFonts w:cs="Arial"/>
                      <w:sz w:val="16"/>
                      <w:szCs w:val="16"/>
                      <w:lang w:eastAsia="es-CO"/>
                    </w:rPr>
                  </w:pPr>
                </w:p>
              </w:tc>
              <w:tc>
                <w:tcPr>
                  <w:tcW w:w="718" w:type="pct"/>
                  <w:vAlign w:val="center"/>
                </w:tcPr>
                <w:p w14:paraId="0E775B61" w14:textId="77777777" w:rsidR="00B15425" w:rsidRPr="006145DB" w:rsidRDefault="00B15425" w:rsidP="005B435E">
                  <w:pPr>
                    <w:jc w:val="center"/>
                    <w:rPr>
                      <w:rFonts w:eastAsia="Arial" w:cs="Arial"/>
                      <w:sz w:val="16"/>
                      <w:szCs w:val="16"/>
                    </w:rPr>
                  </w:pPr>
                  <w:r w:rsidRPr="006145DB">
                    <w:rPr>
                      <w:rFonts w:eastAsia="Arial" w:cs="Arial"/>
                      <w:sz w:val="16"/>
                      <w:szCs w:val="16"/>
                    </w:rPr>
                    <w:t>Verificación en campo</w:t>
                  </w:r>
                </w:p>
              </w:tc>
              <w:tc>
                <w:tcPr>
                  <w:tcW w:w="713" w:type="pct"/>
                  <w:vAlign w:val="center"/>
                </w:tcPr>
                <w:p w14:paraId="13F95F20"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vAlign w:val="center"/>
                </w:tcPr>
                <w:p w14:paraId="60C2FBA8" w14:textId="77777777" w:rsidR="00B15425" w:rsidRPr="006145DB" w:rsidRDefault="00B15425" w:rsidP="005B435E">
                  <w:pPr>
                    <w:jc w:val="center"/>
                    <w:rPr>
                      <w:rFonts w:eastAsia="Arial" w:cs="Arial"/>
                      <w:sz w:val="16"/>
                      <w:szCs w:val="16"/>
                    </w:rPr>
                  </w:pPr>
                  <w:r w:rsidRPr="006145DB">
                    <w:rPr>
                      <w:rFonts w:eastAsia="Arial" w:cs="Arial"/>
                      <w:sz w:val="16"/>
                      <w:szCs w:val="16"/>
                    </w:rPr>
                    <w:t>Subdirección para Asuntos LGBTI</w:t>
                  </w:r>
                </w:p>
              </w:tc>
            </w:tr>
            <w:tr w:rsidR="00A73222" w:rsidRPr="006145DB" w14:paraId="071FAF60" w14:textId="77777777" w:rsidTr="00467D6D">
              <w:trPr>
                <w:trHeight w:val="214"/>
              </w:trPr>
              <w:tc>
                <w:tcPr>
                  <w:tcW w:w="2419" w:type="pct"/>
                  <w:vMerge w:val="restart"/>
                  <w:vAlign w:val="center"/>
                </w:tcPr>
                <w:p w14:paraId="4F3CD2B1"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O adolescente entre los 12 y 14 años, sin la compañía de su madre, padre o cuidador(a), cuando el motivo de orientación socio jurídica sea discriminación en razón a su orientación sexual e identidad de género en su entorno familiar.</w:t>
                  </w:r>
                </w:p>
              </w:tc>
              <w:tc>
                <w:tcPr>
                  <w:tcW w:w="718" w:type="pct"/>
                  <w:vAlign w:val="center"/>
                </w:tcPr>
                <w:p w14:paraId="6B6BA4AB" w14:textId="77777777" w:rsidR="00B15425" w:rsidRPr="006145DB" w:rsidRDefault="00B15425" w:rsidP="005B435E">
                  <w:pPr>
                    <w:jc w:val="center"/>
                    <w:rPr>
                      <w:rFonts w:eastAsia="Arial" w:cs="Arial"/>
                      <w:sz w:val="16"/>
                      <w:szCs w:val="16"/>
                    </w:rPr>
                  </w:pPr>
                  <w:r w:rsidRPr="006145DB">
                    <w:rPr>
                      <w:rFonts w:eastAsia="Arial" w:cs="Arial"/>
                      <w:sz w:val="16"/>
                      <w:szCs w:val="16"/>
                    </w:rPr>
                    <w:t>SIRBE</w:t>
                  </w:r>
                </w:p>
              </w:tc>
              <w:tc>
                <w:tcPr>
                  <w:tcW w:w="713" w:type="pct"/>
                  <w:vAlign w:val="center"/>
                </w:tcPr>
                <w:p w14:paraId="1B992231"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vAlign w:val="center"/>
                </w:tcPr>
                <w:p w14:paraId="5CC18532" w14:textId="332B5417" w:rsidR="00B15425" w:rsidRPr="006145DB" w:rsidRDefault="004C3E9E" w:rsidP="005B435E">
                  <w:pPr>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A73222" w:rsidRPr="006145DB" w14:paraId="5F6A5DFA" w14:textId="77777777" w:rsidTr="00467D6D">
              <w:trPr>
                <w:trHeight w:val="214"/>
              </w:trPr>
              <w:tc>
                <w:tcPr>
                  <w:tcW w:w="2419" w:type="pct"/>
                  <w:vMerge/>
                  <w:vAlign w:val="center"/>
                </w:tcPr>
                <w:p w14:paraId="6597B20A" w14:textId="77777777" w:rsidR="00B15425" w:rsidRPr="006145DB" w:rsidRDefault="00B15425" w:rsidP="005B435E">
                  <w:pPr>
                    <w:tabs>
                      <w:tab w:val="left" w:pos="709"/>
                    </w:tabs>
                    <w:contextualSpacing/>
                    <w:jc w:val="both"/>
                    <w:rPr>
                      <w:rFonts w:cs="Arial"/>
                      <w:sz w:val="16"/>
                      <w:szCs w:val="16"/>
                      <w:lang w:eastAsia="es-CO"/>
                    </w:rPr>
                  </w:pPr>
                </w:p>
              </w:tc>
              <w:tc>
                <w:tcPr>
                  <w:tcW w:w="718" w:type="pct"/>
                  <w:vAlign w:val="center"/>
                </w:tcPr>
                <w:p w14:paraId="0796245E" w14:textId="77777777" w:rsidR="00B15425" w:rsidRPr="006145DB" w:rsidRDefault="00B15425" w:rsidP="005B435E">
                  <w:pPr>
                    <w:jc w:val="center"/>
                    <w:rPr>
                      <w:rFonts w:eastAsia="Arial" w:cs="Arial"/>
                      <w:sz w:val="16"/>
                      <w:szCs w:val="16"/>
                    </w:rPr>
                  </w:pPr>
                  <w:r w:rsidRPr="006145DB">
                    <w:rPr>
                      <w:rFonts w:eastAsia="Arial" w:cs="Arial"/>
                      <w:sz w:val="16"/>
                      <w:szCs w:val="16"/>
                    </w:rPr>
                    <w:t>Verificación en campo</w:t>
                  </w:r>
                </w:p>
              </w:tc>
              <w:tc>
                <w:tcPr>
                  <w:tcW w:w="713" w:type="pct"/>
                  <w:vAlign w:val="center"/>
                </w:tcPr>
                <w:p w14:paraId="25FDF1DB"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vAlign w:val="center"/>
                </w:tcPr>
                <w:p w14:paraId="1A3431E2" w14:textId="77777777" w:rsidR="00B15425" w:rsidRPr="006145DB" w:rsidRDefault="00B15425" w:rsidP="005B435E">
                  <w:pPr>
                    <w:jc w:val="center"/>
                    <w:rPr>
                      <w:rFonts w:eastAsia="Arial" w:cs="Arial"/>
                      <w:sz w:val="16"/>
                      <w:szCs w:val="16"/>
                    </w:rPr>
                  </w:pPr>
                  <w:r w:rsidRPr="006145DB">
                    <w:rPr>
                      <w:rFonts w:eastAsia="Arial" w:cs="Arial"/>
                      <w:sz w:val="16"/>
                      <w:szCs w:val="16"/>
                    </w:rPr>
                    <w:t>Subdirección para Asuntos LGBTI</w:t>
                  </w:r>
                </w:p>
              </w:tc>
            </w:tr>
            <w:tr w:rsidR="00A73222" w:rsidRPr="006145DB" w14:paraId="69B01CC4" w14:textId="77777777" w:rsidTr="00467D6D">
              <w:trPr>
                <w:trHeight w:val="214"/>
              </w:trPr>
              <w:tc>
                <w:tcPr>
                  <w:tcW w:w="2419" w:type="pct"/>
                  <w:vMerge w:val="restart"/>
                  <w:vAlign w:val="center"/>
                </w:tcPr>
                <w:p w14:paraId="0EA4267A"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 xml:space="preserve">O persona mayor de 14 años. </w:t>
                  </w:r>
                </w:p>
              </w:tc>
              <w:tc>
                <w:tcPr>
                  <w:tcW w:w="718" w:type="pct"/>
                  <w:vAlign w:val="center"/>
                </w:tcPr>
                <w:p w14:paraId="4A64C3F4" w14:textId="77777777" w:rsidR="00B15425" w:rsidRPr="006145DB" w:rsidRDefault="00B15425" w:rsidP="005B435E">
                  <w:pPr>
                    <w:jc w:val="center"/>
                    <w:rPr>
                      <w:rFonts w:eastAsia="Arial" w:cs="Arial"/>
                      <w:sz w:val="16"/>
                      <w:szCs w:val="16"/>
                    </w:rPr>
                  </w:pPr>
                  <w:r w:rsidRPr="006145DB">
                    <w:rPr>
                      <w:rFonts w:eastAsia="Arial" w:cs="Arial"/>
                      <w:sz w:val="16"/>
                      <w:szCs w:val="16"/>
                    </w:rPr>
                    <w:t>SIRBE</w:t>
                  </w:r>
                </w:p>
              </w:tc>
              <w:tc>
                <w:tcPr>
                  <w:tcW w:w="713" w:type="pct"/>
                  <w:vAlign w:val="center"/>
                </w:tcPr>
                <w:p w14:paraId="16BE32DF"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vAlign w:val="center"/>
                </w:tcPr>
                <w:p w14:paraId="19B25694" w14:textId="30AD0735" w:rsidR="00B15425" w:rsidRPr="006145DB" w:rsidRDefault="004C3E9E" w:rsidP="005B435E">
                  <w:pPr>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A73222" w:rsidRPr="006145DB" w14:paraId="314FC97E" w14:textId="77777777" w:rsidTr="00467D6D">
              <w:trPr>
                <w:trHeight w:val="214"/>
              </w:trPr>
              <w:tc>
                <w:tcPr>
                  <w:tcW w:w="2419" w:type="pct"/>
                  <w:vMerge/>
                  <w:vAlign w:val="center"/>
                </w:tcPr>
                <w:p w14:paraId="244C8377" w14:textId="77777777" w:rsidR="00B15425" w:rsidRPr="006145DB" w:rsidRDefault="00B15425" w:rsidP="005B435E">
                  <w:pPr>
                    <w:tabs>
                      <w:tab w:val="left" w:pos="709"/>
                    </w:tabs>
                    <w:contextualSpacing/>
                    <w:jc w:val="both"/>
                    <w:rPr>
                      <w:rFonts w:cs="Arial"/>
                      <w:sz w:val="16"/>
                      <w:szCs w:val="16"/>
                      <w:lang w:eastAsia="es-CO"/>
                    </w:rPr>
                  </w:pPr>
                </w:p>
              </w:tc>
              <w:tc>
                <w:tcPr>
                  <w:tcW w:w="718" w:type="pct"/>
                  <w:vAlign w:val="center"/>
                </w:tcPr>
                <w:p w14:paraId="265C342A" w14:textId="77777777" w:rsidR="00B15425" w:rsidRPr="006145DB" w:rsidRDefault="00B15425" w:rsidP="005B435E">
                  <w:pPr>
                    <w:jc w:val="center"/>
                    <w:rPr>
                      <w:rFonts w:eastAsia="Arial" w:cs="Arial"/>
                      <w:sz w:val="16"/>
                      <w:szCs w:val="16"/>
                    </w:rPr>
                  </w:pPr>
                  <w:r w:rsidRPr="006145DB">
                    <w:rPr>
                      <w:rFonts w:eastAsia="Arial" w:cs="Arial"/>
                      <w:sz w:val="16"/>
                      <w:szCs w:val="16"/>
                    </w:rPr>
                    <w:t>Verificación en campo</w:t>
                  </w:r>
                </w:p>
              </w:tc>
              <w:tc>
                <w:tcPr>
                  <w:tcW w:w="713" w:type="pct"/>
                  <w:vAlign w:val="center"/>
                </w:tcPr>
                <w:p w14:paraId="3A49F11F"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vAlign w:val="center"/>
                </w:tcPr>
                <w:p w14:paraId="41B3FF23" w14:textId="77777777" w:rsidR="00B15425" w:rsidRPr="006145DB" w:rsidRDefault="00B15425" w:rsidP="005B435E">
                  <w:pPr>
                    <w:jc w:val="center"/>
                    <w:rPr>
                      <w:rFonts w:eastAsia="Arial" w:cs="Arial"/>
                      <w:sz w:val="16"/>
                      <w:szCs w:val="16"/>
                    </w:rPr>
                  </w:pPr>
                  <w:r w:rsidRPr="006145DB">
                    <w:rPr>
                      <w:rFonts w:eastAsia="Arial" w:cs="Arial"/>
                      <w:sz w:val="16"/>
                      <w:szCs w:val="16"/>
                    </w:rPr>
                    <w:t>Subdirección para Asuntos LGBTI</w:t>
                  </w:r>
                </w:p>
              </w:tc>
            </w:tr>
            <w:tr w:rsidR="00A73222" w:rsidRPr="006145DB" w14:paraId="34B97C11" w14:textId="77777777" w:rsidTr="00467D6D">
              <w:trPr>
                <w:trHeight w:val="402"/>
              </w:trPr>
              <w:tc>
                <w:tcPr>
                  <w:tcW w:w="2419" w:type="pct"/>
                  <w:vMerge w:val="restart"/>
                  <w:vAlign w:val="center"/>
                </w:tcPr>
                <w:p w14:paraId="5CF1B034" w14:textId="77777777" w:rsidR="00B15425" w:rsidRPr="006145DB" w:rsidRDefault="00B15425" w:rsidP="005B435E">
                  <w:pPr>
                    <w:jc w:val="both"/>
                    <w:rPr>
                      <w:rFonts w:eastAsia="Arial" w:cs="Arial"/>
                      <w:sz w:val="16"/>
                      <w:szCs w:val="16"/>
                    </w:rPr>
                  </w:pPr>
                  <w:r w:rsidRPr="006145DB">
                    <w:rPr>
                      <w:rFonts w:eastAsia="Arial" w:cs="Arial"/>
                      <w:sz w:val="16"/>
                      <w:szCs w:val="16"/>
                    </w:rPr>
                    <w:t>Residente en el Distrito Capital.</w:t>
                  </w:r>
                </w:p>
              </w:tc>
              <w:tc>
                <w:tcPr>
                  <w:tcW w:w="718" w:type="pct"/>
                  <w:vAlign w:val="center"/>
                </w:tcPr>
                <w:p w14:paraId="3F019508" w14:textId="77777777" w:rsidR="00B15425" w:rsidRPr="006145DB" w:rsidRDefault="00B15425" w:rsidP="005B435E">
                  <w:pPr>
                    <w:jc w:val="center"/>
                    <w:rPr>
                      <w:rFonts w:eastAsia="Arial" w:cs="Arial"/>
                      <w:sz w:val="16"/>
                      <w:szCs w:val="16"/>
                    </w:rPr>
                  </w:pPr>
                  <w:r w:rsidRPr="006145DB">
                    <w:rPr>
                      <w:rFonts w:eastAsia="Arial" w:cs="Arial"/>
                      <w:sz w:val="16"/>
                      <w:szCs w:val="16"/>
                    </w:rPr>
                    <w:t>SIRBE</w:t>
                  </w:r>
                </w:p>
              </w:tc>
              <w:tc>
                <w:tcPr>
                  <w:tcW w:w="713" w:type="pct"/>
                  <w:vAlign w:val="center"/>
                </w:tcPr>
                <w:p w14:paraId="3ABF1B17"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vAlign w:val="center"/>
                </w:tcPr>
                <w:p w14:paraId="507F0A43" w14:textId="37698105" w:rsidR="00B15425" w:rsidRPr="006145DB" w:rsidRDefault="004C3E9E" w:rsidP="005B435E">
                  <w:pPr>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A73222" w:rsidRPr="006145DB" w14:paraId="1EFDAD39" w14:textId="77777777" w:rsidTr="00467D6D">
              <w:trPr>
                <w:trHeight w:val="402"/>
              </w:trPr>
              <w:tc>
                <w:tcPr>
                  <w:tcW w:w="2419" w:type="pct"/>
                  <w:vMerge/>
                  <w:tcBorders>
                    <w:bottom w:val="single" w:sz="4" w:space="0" w:color="auto"/>
                  </w:tcBorders>
                  <w:vAlign w:val="center"/>
                </w:tcPr>
                <w:p w14:paraId="4AD955D7" w14:textId="77777777" w:rsidR="00B15425" w:rsidRPr="006145DB" w:rsidRDefault="00B15425" w:rsidP="005B435E">
                  <w:pPr>
                    <w:jc w:val="center"/>
                    <w:rPr>
                      <w:rFonts w:eastAsia="Arial" w:cs="Arial"/>
                      <w:sz w:val="16"/>
                      <w:szCs w:val="16"/>
                    </w:rPr>
                  </w:pPr>
                </w:p>
              </w:tc>
              <w:tc>
                <w:tcPr>
                  <w:tcW w:w="718" w:type="pct"/>
                  <w:tcBorders>
                    <w:bottom w:val="single" w:sz="4" w:space="0" w:color="auto"/>
                  </w:tcBorders>
                  <w:vAlign w:val="center"/>
                </w:tcPr>
                <w:p w14:paraId="0EBF05C1" w14:textId="77777777" w:rsidR="00B15425" w:rsidRPr="006145DB" w:rsidRDefault="00B15425" w:rsidP="005B435E">
                  <w:pPr>
                    <w:jc w:val="center"/>
                    <w:rPr>
                      <w:rFonts w:eastAsia="Arial" w:cs="Arial"/>
                      <w:sz w:val="16"/>
                      <w:szCs w:val="16"/>
                    </w:rPr>
                  </w:pPr>
                  <w:r w:rsidRPr="006145DB">
                    <w:rPr>
                      <w:rFonts w:eastAsia="Arial" w:cs="Arial"/>
                      <w:sz w:val="16"/>
                      <w:szCs w:val="16"/>
                    </w:rPr>
                    <w:t>Verificación en campo</w:t>
                  </w:r>
                </w:p>
              </w:tc>
              <w:tc>
                <w:tcPr>
                  <w:tcW w:w="713" w:type="pct"/>
                  <w:tcBorders>
                    <w:bottom w:val="single" w:sz="4" w:space="0" w:color="auto"/>
                  </w:tcBorders>
                  <w:vAlign w:val="center"/>
                </w:tcPr>
                <w:p w14:paraId="514C7F20" w14:textId="77777777" w:rsidR="00B15425" w:rsidRPr="006145DB" w:rsidRDefault="00B15425" w:rsidP="005B435E">
                  <w:pPr>
                    <w:jc w:val="center"/>
                    <w:rPr>
                      <w:rFonts w:eastAsia="Arial" w:cs="Arial"/>
                      <w:sz w:val="16"/>
                      <w:szCs w:val="16"/>
                    </w:rPr>
                  </w:pPr>
                  <w:r w:rsidRPr="006145DB">
                    <w:rPr>
                      <w:rFonts w:eastAsia="Arial" w:cs="Arial"/>
                      <w:sz w:val="16"/>
                      <w:szCs w:val="16"/>
                    </w:rPr>
                    <w:t>Demanda</w:t>
                  </w:r>
                </w:p>
              </w:tc>
              <w:tc>
                <w:tcPr>
                  <w:tcW w:w="1150" w:type="pct"/>
                  <w:tcBorders>
                    <w:bottom w:val="single" w:sz="4" w:space="0" w:color="auto"/>
                  </w:tcBorders>
                  <w:vAlign w:val="center"/>
                </w:tcPr>
                <w:p w14:paraId="7EB5C96F" w14:textId="77777777" w:rsidR="00B15425" w:rsidRPr="006145DB" w:rsidRDefault="00B15425" w:rsidP="005B435E">
                  <w:pPr>
                    <w:jc w:val="center"/>
                    <w:rPr>
                      <w:rFonts w:eastAsia="Arial" w:cs="Arial"/>
                      <w:sz w:val="16"/>
                      <w:szCs w:val="16"/>
                    </w:rPr>
                  </w:pPr>
                  <w:r w:rsidRPr="006145DB">
                    <w:rPr>
                      <w:rFonts w:eastAsia="Arial" w:cs="Arial"/>
                      <w:sz w:val="16"/>
                      <w:szCs w:val="16"/>
                    </w:rPr>
                    <w:t>Subdirección para Asuntos LGBTI</w:t>
                  </w:r>
                </w:p>
              </w:tc>
            </w:tr>
            <w:tr w:rsidR="00C01E76" w:rsidRPr="006145DB" w14:paraId="41181143" w14:textId="77777777" w:rsidTr="00467D6D">
              <w:trPr>
                <w:trHeight w:val="80"/>
              </w:trPr>
              <w:tc>
                <w:tcPr>
                  <w:tcW w:w="2419" w:type="pct"/>
                  <w:tcBorders>
                    <w:left w:val="nil"/>
                    <w:bottom w:val="nil"/>
                    <w:right w:val="nil"/>
                  </w:tcBorders>
                  <w:vAlign w:val="center"/>
                </w:tcPr>
                <w:p w14:paraId="10B26063" w14:textId="77777777" w:rsidR="00C01E76" w:rsidRPr="006145DB" w:rsidRDefault="00C01E76" w:rsidP="005B435E">
                  <w:pPr>
                    <w:jc w:val="center"/>
                    <w:rPr>
                      <w:rFonts w:eastAsia="Arial" w:cs="Arial"/>
                      <w:sz w:val="16"/>
                      <w:szCs w:val="16"/>
                    </w:rPr>
                  </w:pPr>
                </w:p>
              </w:tc>
              <w:tc>
                <w:tcPr>
                  <w:tcW w:w="718" w:type="pct"/>
                  <w:tcBorders>
                    <w:left w:val="nil"/>
                    <w:bottom w:val="nil"/>
                    <w:right w:val="nil"/>
                  </w:tcBorders>
                  <w:vAlign w:val="center"/>
                </w:tcPr>
                <w:p w14:paraId="262868D8" w14:textId="77777777" w:rsidR="00C01E76" w:rsidRPr="006145DB" w:rsidRDefault="00C01E76" w:rsidP="005B435E">
                  <w:pPr>
                    <w:jc w:val="center"/>
                    <w:rPr>
                      <w:rFonts w:eastAsia="Arial" w:cs="Arial"/>
                      <w:sz w:val="16"/>
                      <w:szCs w:val="16"/>
                    </w:rPr>
                  </w:pPr>
                </w:p>
              </w:tc>
              <w:tc>
                <w:tcPr>
                  <w:tcW w:w="713" w:type="pct"/>
                  <w:tcBorders>
                    <w:left w:val="nil"/>
                    <w:bottom w:val="nil"/>
                    <w:right w:val="nil"/>
                  </w:tcBorders>
                  <w:vAlign w:val="center"/>
                </w:tcPr>
                <w:p w14:paraId="774AE6C1" w14:textId="77777777" w:rsidR="00C01E76" w:rsidRPr="006145DB" w:rsidRDefault="00C01E76" w:rsidP="005B435E">
                  <w:pPr>
                    <w:jc w:val="center"/>
                    <w:rPr>
                      <w:rFonts w:eastAsia="Arial" w:cs="Arial"/>
                      <w:sz w:val="16"/>
                      <w:szCs w:val="16"/>
                    </w:rPr>
                  </w:pPr>
                </w:p>
              </w:tc>
              <w:tc>
                <w:tcPr>
                  <w:tcW w:w="1150" w:type="pct"/>
                  <w:tcBorders>
                    <w:left w:val="nil"/>
                    <w:bottom w:val="nil"/>
                    <w:right w:val="nil"/>
                  </w:tcBorders>
                  <w:vAlign w:val="center"/>
                </w:tcPr>
                <w:p w14:paraId="0F837479" w14:textId="77777777" w:rsidR="00C01E76" w:rsidRPr="006145DB" w:rsidRDefault="00C01E76" w:rsidP="005B435E">
                  <w:pPr>
                    <w:jc w:val="center"/>
                    <w:rPr>
                      <w:rFonts w:eastAsia="Arial" w:cs="Arial"/>
                      <w:sz w:val="16"/>
                      <w:szCs w:val="16"/>
                    </w:rPr>
                  </w:pPr>
                </w:p>
              </w:tc>
            </w:tr>
          </w:tbl>
          <w:p w14:paraId="04EB2DF7" w14:textId="77777777" w:rsidR="00B15425" w:rsidRPr="006145DB" w:rsidRDefault="00B15425" w:rsidP="005B435E">
            <w:pPr>
              <w:tabs>
                <w:tab w:val="left" w:pos="709"/>
              </w:tabs>
              <w:spacing w:after="0" w:line="240" w:lineRule="auto"/>
              <w:contextualSpacing/>
              <w:jc w:val="both"/>
              <w:rPr>
                <w:rFonts w:cs="Arial"/>
                <w:sz w:val="20"/>
                <w:szCs w:val="20"/>
                <w:lang w:eastAsia="es-CO"/>
              </w:rPr>
            </w:pPr>
          </w:p>
        </w:tc>
      </w:tr>
      <w:tr w:rsidR="0080222C" w:rsidRPr="006145DB" w14:paraId="7EF5E53D" w14:textId="77777777" w:rsidTr="002F5124">
        <w:trPr>
          <w:trHeight w:val="422"/>
          <w:jc w:val="center"/>
        </w:trPr>
        <w:tc>
          <w:tcPr>
            <w:tcW w:w="903" w:type="pct"/>
            <w:vAlign w:val="center"/>
          </w:tcPr>
          <w:p w14:paraId="6D363289" w14:textId="77777777" w:rsidR="00B15425" w:rsidRPr="006145DB" w:rsidRDefault="00B15425" w:rsidP="005B435E">
            <w:pPr>
              <w:pStyle w:val="Prrafodelista"/>
              <w:spacing w:after="0" w:line="240" w:lineRule="auto"/>
              <w:ind w:left="0"/>
              <w:rPr>
                <w:rFonts w:cs="Arial"/>
                <w:sz w:val="20"/>
                <w:szCs w:val="20"/>
                <w:lang w:eastAsia="es-CO"/>
              </w:rPr>
            </w:pPr>
            <w:r w:rsidRPr="006145DB">
              <w:rPr>
                <w:rFonts w:cs="Arial"/>
                <w:sz w:val="20"/>
                <w:szCs w:val="20"/>
                <w:lang w:eastAsia="es-CO"/>
              </w:rPr>
              <w:t>Criterios de Priorización y Fuentes de Información</w:t>
            </w:r>
          </w:p>
        </w:tc>
        <w:tc>
          <w:tcPr>
            <w:tcW w:w="4097" w:type="pct"/>
            <w:vAlign w:val="center"/>
          </w:tcPr>
          <w:p w14:paraId="533DA529" w14:textId="3EAB5A1F" w:rsidR="00B15425" w:rsidRPr="006145DB" w:rsidRDefault="00B15425" w:rsidP="005B435E">
            <w:pPr>
              <w:tabs>
                <w:tab w:val="left" w:pos="709"/>
              </w:tabs>
              <w:spacing w:after="0" w:line="240" w:lineRule="auto"/>
              <w:contextualSpacing/>
              <w:rPr>
                <w:rFonts w:cs="Arial"/>
                <w:sz w:val="20"/>
                <w:szCs w:val="20"/>
                <w:lang w:eastAsia="es-CO"/>
              </w:rPr>
            </w:pPr>
            <w:r w:rsidRPr="006145DB">
              <w:rPr>
                <w:rFonts w:cs="Arial"/>
                <w:sz w:val="20"/>
                <w:szCs w:val="20"/>
                <w:lang w:eastAsia="es-CO"/>
              </w:rPr>
              <w:t>No Aplica</w:t>
            </w:r>
            <w:r w:rsidR="00CD639D" w:rsidRPr="006145DB">
              <w:rPr>
                <w:rFonts w:cs="Arial"/>
                <w:sz w:val="20"/>
                <w:szCs w:val="20"/>
                <w:lang w:eastAsia="es-CO"/>
              </w:rPr>
              <w:t>.</w:t>
            </w:r>
          </w:p>
        </w:tc>
      </w:tr>
      <w:tr w:rsidR="0080222C" w:rsidRPr="006145DB" w14:paraId="4534132B" w14:textId="77777777" w:rsidTr="002F5124">
        <w:trPr>
          <w:trHeight w:val="4711"/>
          <w:jc w:val="center"/>
        </w:trPr>
        <w:tc>
          <w:tcPr>
            <w:tcW w:w="903" w:type="pct"/>
            <w:vAlign w:val="center"/>
          </w:tcPr>
          <w:p w14:paraId="3A686313" w14:textId="77777777" w:rsidR="00B15425" w:rsidRPr="006145DB" w:rsidRDefault="00B15425" w:rsidP="005B435E">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4097" w:type="pct"/>
          </w:tcPr>
          <w:tbl>
            <w:tblPr>
              <w:tblStyle w:val="Tablaconcuadrcula"/>
              <w:tblW w:w="7736" w:type="dxa"/>
              <w:tblInd w:w="15" w:type="dxa"/>
              <w:tblLook w:val="04A0" w:firstRow="1" w:lastRow="0" w:firstColumn="1" w:lastColumn="0" w:noHBand="0" w:noVBand="1"/>
            </w:tblPr>
            <w:tblGrid>
              <w:gridCol w:w="3699"/>
              <w:gridCol w:w="1196"/>
              <w:gridCol w:w="1097"/>
              <w:gridCol w:w="1744"/>
            </w:tblGrid>
            <w:tr w:rsidR="00CD639D" w:rsidRPr="006145DB" w14:paraId="60A1CF90" w14:textId="77777777" w:rsidTr="00E60561">
              <w:trPr>
                <w:trHeight w:val="171"/>
              </w:trPr>
              <w:tc>
                <w:tcPr>
                  <w:tcW w:w="2391" w:type="pct"/>
                  <w:tcBorders>
                    <w:top w:val="nil"/>
                    <w:left w:val="nil"/>
                    <w:right w:val="nil"/>
                  </w:tcBorders>
                  <w:vAlign w:val="center"/>
                </w:tcPr>
                <w:p w14:paraId="47BF07CB" w14:textId="77777777" w:rsidR="00CD639D" w:rsidRPr="006145DB" w:rsidRDefault="00CD639D" w:rsidP="005B435E">
                  <w:pPr>
                    <w:tabs>
                      <w:tab w:val="left" w:pos="709"/>
                    </w:tabs>
                    <w:contextualSpacing/>
                    <w:jc w:val="center"/>
                    <w:rPr>
                      <w:rFonts w:cs="Arial"/>
                      <w:sz w:val="16"/>
                      <w:szCs w:val="16"/>
                      <w:lang w:eastAsia="es-CO"/>
                    </w:rPr>
                  </w:pPr>
                </w:p>
              </w:tc>
              <w:tc>
                <w:tcPr>
                  <w:tcW w:w="773" w:type="pct"/>
                  <w:tcBorders>
                    <w:top w:val="nil"/>
                    <w:left w:val="nil"/>
                    <w:right w:val="nil"/>
                  </w:tcBorders>
                  <w:vAlign w:val="center"/>
                </w:tcPr>
                <w:p w14:paraId="069ABF35" w14:textId="77777777" w:rsidR="00CD639D" w:rsidRPr="006145DB" w:rsidRDefault="00CD639D" w:rsidP="005B435E">
                  <w:pPr>
                    <w:tabs>
                      <w:tab w:val="left" w:pos="709"/>
                    </w:tabs>
                    <w:contextualSpacing/>
                    <w:jc w:val="center"/>
                    <w:rPr>
                      <w:rFonts w:cs="Arial"/>
                      <w:sz w:val="16"/>
                      <w:szCs w:val="16"/>
                      <w:lang w:eastAsia="es-CO"/>
                    </w:rPr>
                  </w:pPr>
                </w:p>
              </w:tc>
              <w:tc>
                <w:tcPr>
                  <w:tcW w:w="709" w:type="pct"/>
                  <w:tcBorders>
                    <w:top w:val="nil"/>
                    <w:left w:val="nil"/>
                    <w:right w:val="nil"/>
                  </w:tcBorders>
                  <w:vAlign w:val="center"/>
                </w:tcPr>
                <w:p w14:paraId="79A5FA2A" w14:textId="77777777" w:rsidR="00CD639D" w:rsidRPr="006145DB" w:rsidRDefault="00CD639D" w:rsidP="005B435E">
                  <w:pPr>
                    <w:tabs>
                      <w:tab w:val="left" w:pos="709"/>
                    </w:tabs>
                    <w:contextualSpacing/>
                    <w:jc w:val="center"/>
                    <w:rPr>
                      <w:rFonts w:cs="Arial"/>
                      <w:sz w:val="16"/>
                      <w:szCs w:val="16"/>
                      <w:lang w:eastAsia="es-CO"/>
                    </w:rPr>
                  </w:pPr>
                </w:p>
              </w:tc>
              <w:tc>
                <w:tcPr>
                  <w:tcW w:w="1127" w:type="pct"/>
                  <w:tcBorders>
                    <w:top w:val="nil"/>
                    <w:left w:val="nil"/>
                    <w:right w:val="nil"/>
                  </w:tcBorders>
                  <w:vAlign w:val="center"/>
                </w:tcPr>
                <w:p w14:paraId="6F7B1A03" w14:textId="77777777" w:rsidR="00CD639D" w:rsidRPr="006145DB" w:rsidRDefault="00CD639D" w:rsidP="005B435E">
                  <w:pPr>
                    <w:tabs>
                      <w:tab w:val="left" w:pos="709"/>
                    </w:tabs>
                    <w:contextualSpacing/>
                    <w:jc w:val="center"/>
                    <w:rPr>
                      <w:rFonts w:cs="Arial"/>
                      <w:sz w:val="16"/>
                      <w:szCs w:val="16"/>
                      <w:lang w:eastAsia="es-CO"/>
                    </w:rPr>
                  </w:pPr>
                </w:p>
              </w:tc>
            </w:tr>
            <w:tr w:rsidR="00CD639D" w:rsidRPr="006145DB" w14:paraId="7F34CAB7" w14:textId="77777777" w:rsidTr="00E60561">
              <w:trPr>
                <w:trHeight w:val="379"/>
              </w:trPr>
              <w:tc>
                <w:tcPr>
                  <w:tcW w:w="2391" w:type="pct"/>
                  <w:vAlign w:val="center"/>
                </w:tcPr>
                <w:p w14:paraId="51ADAAF1"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773" w:type="pct"/>
                  <w:vAlign w:val="center"/>
                </w:tcPr>
                <w:p w14:paraId="0E83ADA1"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709" w:type="pct"/>
                  <w:vAlign w:val="center"/>
                </w:tcPr>
                <w:p w14:paraId="6CA8B74D"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127" w:type="pct"/>
                  <w:vAlign w:val="center"/>
                </w:tcPr>
                <w:p w14:paraId="1F8CFF8F"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CD639D" w:rsidRPr="006145DB" w14:paraId="58B26E76" w14:textId="77777777" w:rsidTr="00E60561">
              <w:trPr>
                <w:trHeight w:val="224"/>
              </w:trPr>
              <w:tc>
                <w:tcPr>
                  <w:tcW w:w="2391" w:type="pct"/>
                  <w:vMerge w:val="restart"/>
                  <w:vAlign w:val="center"/>
                </w:tcPr>
                <w:p w14:paraId="2751D068"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 de los sectores sociales LGBTI, </w:t>
                  </w:r>
                  <w:r w:rsidRPr="006145DB">
                    <w:rPr>
                      <w:rStyle w:val="normaltextrun"/>
                      <w:rFonts w:eastAsia="Arial" w:cs="Arial"/>
                      <w:sz w:val="16"/>
                      <w:szCs w:val="16"/>
                    </w:rPr>
                    <w:t>con otras orientaciones sexuales, identidades de género y expresiones de género</w:t>
                  </w:r>
                  <w:r w:rsidRPr="006145DB">
                    <w:rPr>
                      <w:rFonts w:cs="Arial"/>
                      <w:sz w:val="16"/>
                      <w:szCs w:val="16"/>
                    </w:rPr>
                    <w:t>,</w:t>
                  </w:r>
                  <w:r w:rsidRPr="006145DB">
                    <w:rPr>
                      <w:rFonts w:cs="Arial"/>
                      <w:sz w:val="16"/>
                      <w:szCs w:val="16"/>
                      <w:lang w:eastAsia="es-CO"/>
                    </w:rPr>
                    <w:t xml:space="preserve"> </w:t>
                  </w:r>
                  <w:r w:rsidRPr="006145DB">
                    <w:rPr>
                      <w:rStyle w:val="normaltextrun"/>
                      <w:rFonts w:eastAsia="Arial" w:cs="Arial"/>
                      <w:sz w:val="16"/>
                      <w:szCs w:val="16"/>
                    </w:rPr>
                    <w:t>su familia y red de apoyo.</w:t>
                  </w:r>
                </w:p>
              </w:tc>
              <w:tc>
                <w:tcPr>
                  <w:tcW w:w="773" w:type="pct"/>
                  <w:vAlign w:val="center"/>
                </w:tcPr>
                <w:p w14:paraId="08B4FE6D"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 xml:space="preserve">SIRBE </w:t>
                  </w:r>
                </w:p>
              </w:tc>
              <w:tc>
                <w:tcPr>
                  <w:tcW w:w="709" w:type="pct"/>
                  <w:vAlign w:val="center"/>
                </w:tcPr>
                <w:p w14:paraId="22914A81"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3AE40577" w14:textId="181C6580" w:rsidR="00B15425"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CD639D" w:rsidRPr="006145DB" w14:paraId="39093287" w14:textId="77777777" w:rsidTr="00E60561">
              <w:trPr>
                <w:trHeight w:val="224"/>
              </w:trPr>
              <w:tc>
                <w:tcPr>
                  <w:tcW w:w="2391" w:type="pct"/>
                  <w:vMerge/>
                  <w:vAlign w:val="center"/>
                </w:tcPr>
                <w:p w14:paraId="5044829A" w14:textId="77777777" w:rsidR="00B15425" w:rsidRPr="006145DB" w:rsidRDefault="00B15425" w:rsidP="005B435E">
                  <w:pPr>
                    <w:tabs>
                      <w:tab w:val="left" w:pos="709"/>
                    </w:tabs>
                    <w:contextualSpacing/>
                    <w:jc w:val="both"/>
                    <w:rPr>
                      <w:rFonts w:cs="Arial"/>
                      <w:sz w:val="16"/>
                      <w:szCs w:val="16"/>
                      <w:lang w:eastAsia="es-CO"/>
                    </w:rPr>
                  </w:pPr>
                </w:p>
              </w:tc>
              <w:tc>
                <w:tcPr>
                  <w:tcW w:w="773" w:type="pct"/>
                  <w:vAlign w:val="center"/>
                </w:tcPr>
                <w:p w14:paraId="6F5330B3"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709" w:type="pct"/>
                  <w:vAlign w:val="center"/>
                </w:tcPr>
                <w:p w14:paraId="65802C4D"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013067C2"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CD639D" w:rsidRPr="006145DB" w14:paraId="0DA8E2F5" w14:textId="77777777" w:rsidTr="00E60561">
              <w:trPr>
                <w:trHeight w:val="235"/>
              </w:trPr>
              <w:tc>
                <w:tcPr>
                  <w:tcW w:w="2391" w:type="pct"/>
                  <w:vMerge w:val="restart"/>
                  <w:vAlign w:val="center"/>
                </w:tcPr>
                <w:p w14:paraId="30E42F99"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Adolescente entre los 12 y 14 años, en compañía de su madre, padre o cuidador(a).</w:t>
                  </w:r>
                </w:p>
              </w:tc>
              <w:tc>
                <w:tcPr>
                  <w:tcW w:w="773" w:type="pct"/>
                  <w:vAlign w:val="center"/>
                </w:tcPr>
                <w:p w14:paraId="3D02DB9F"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709" w:type="pct"/>
                  <w:vAlign w:val="center"/>
                </w:tcPr>
                <w:p w14:paraId="31B030D7"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4F4E65EC" w14:textId="72B87F17" w:rsidR="00B15425"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CD639D" w:rsidRPr="006145DB" w14:paraId="3E7B9F1D" w14:textId="77777777" w:rsidTr="00E60561">
              <w:trPr>
                <w:trHeight w:val="235"/>
              </w:trPr>
              <w:tc>
                <w:tcPr>
                  <w:tcW w:w="2391" w:type="pct"/>
                  <w:vMerge/>
                  <w:vAlign w:val="center"/>
                </w:tcPr>
                <w:p w14:paraId="23178AC7" w14:textId="77777777" w:rsidR="00B15425" w:rsidRPr="006145DB" w:rsidRDefault="00B15425" w:rsidP="005B435E">
                  <w:pPr>
                    <w:tabs>
                      <w:tab w:val="left" w:pos="709"/>
                    </w:tabs>
                    <w:contextualSpacing/>
                    <w:jc w:val="both"/>
                    <w:rPr>
                      <w:rFonts w:cs="Arial"/>
                      <w:sz w:val="16"/>
                      <w:szCs w:val="16"/>
                      <w:lang w:eastAsia="es-CO"/>
                    </w:rPr>
                  </w:pPr>
                </w:p>
              </w:tc>
              <w:tc>
                <w:tcPr>
                  <w:tcW w:w="773" w:type="pct"/>
                  <w:vAlign w:val="center"/>
                </w:tcPr>
                <w:p w14:paraId="5933A97E"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709" w:type="pct"/>
                  <w:vAlign w:val="center"/>
                </w:tcPr>
                <w:p w14:paraId="2DFA1F44"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6F8E3B08"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CD639D" w:rsidRPr="006145DB" w14:paraId="028EDBFD" w14:textId="77777777" w:rsidTr="00E60561">
              <w:trPr>
                <w:trHeight w:val="235"/>
              </w:trPr>
              <w:tc>
                <w:tcPr>
                  <w:tcW w:w="2391" w:type="pct"/>
                  <w:vMerge w:val="restart"/>
                  <w:vAlign w:val="center"/>
                </w:tcPr>
                <w:p w14:paraId="2793E318"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O adolescente entre los 12 y 14 años, sin la compañía de su madre, padre o cuidador(a), cuando el motivo de orientación socio jurídica sea discriminación en razón a su orientación sexual e identidad de género en su entorno familiar.</w:t>
                  </w:r>
                </w:p>
              </w:tc>
              <w:tc>
                <w:tcPr>
                  <w:tcW w:w="773" w:type="pct"/>
                  <w:vAlign w:val="center"/>
                </w:tcPr>
                <w:p w14:paraId="6F7BD51A"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709" w:type="pct"/>
                  <w:vAlign w:val="center"/>
                </w:tcPr>
                <w:p w14:paraId="7CAB27EC"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4D279513" w14:textId="69EE68F8" w:rsidR="00B15425"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CD639D" w:rsidRPr="006145DB" w14:paraId="229B400C" w14:textId="77777777" w:rsidTr="00E60561">
              <w:trPr>
                <w:trHeight w:val="235"/>
              </w:trPr>
              <w:tc>
                <w:tcPr>
                  <w:tcW w:w="2391" w:type="pct"/>
                  <w:vMerge/>
                  <w:vAlign w:val="center"/>
                </w:tcPr>
                <w:p w14:paraId="3D9A2378" w14:textId="77777777" w:rsidR="00B15425" w:rsidRPr="006145DB" w:rsidRDefault="00B15425" w:rsidP="005B435E">
                  <w:pPr>
                    <w:tabs>
                      <w:tab w:val="left" w:pos="709"/>
                    </w:tabs>
                    <w:contextualSpacing/>
                    <w:jc w:val="both"/>
                    <w:rPr>
                      <w:rFonts w:cs="Arial"/>
                      <w:sz w:val="16"/>
                      <w:szCs w:val="16"/>
                      <w:lang w:eastAsia="es-CO"/>
                    </w:rPr>
                  </w:pPr>
                </w:p>
              </w:tc>
              <w:tc>
                <w:tcPr>
                  <w:tcW w:w="773" w:type="pct"/>
                  <w:vAlign w:val="center"/>
                </w:tcPr>
                <w:p w14:paraId="5D4F9307"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709" w:type="pct"/>
                  <w:vAlign w:val="center"/>
                </w:tcPr>
                <w:p w14:paraId="50C85B9E"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316FA1B4"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CD639D" w:rsidRPr="006145DB" w14:paraId="62E21BE8" w14:textId="77777777" w:rsidTr="00E60561">
              <w:trPr>
                <w:trHeight w:val="235"/>
              </w:trPr>
              <w:tc>
                <w:tcPr>
                  <w:tcW w:w="2391" w:type="pct"/>
                  <w:vMerge w:val="restart"/>
                  <w:vAlign w:val="center"/>
                </w:tcPr>
                <w:p w14:paraId="38F4D50A"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O persona mayor de 14 años.</w:t>
                  </w:r>
                </w:p>
              </w:tc>
              <w:tc>
                <w:tcPr>
                  <w:tcW w:w="773" w:type="pct"/>
                  <w:vAlign w:val="center"/>
                </w:tcPr>
                <w:p w14:paraId="239DC1D1"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709" w:type="pct"/>
                  <w:vAlign w:val="center"/>
                </w:tcPr>
                <w:p w14:paraId="762138F4"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7392D429" w14:textId="35C73C4F" w:rsidR="00B15425"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CD639D" w:rsidRPr="006145DB" w14:paraId="073B34FD" w14:textId="77777777" w:rsidTr="00E60561">
              <w:trPr>
                <w:trHeight w:val="235"/>
              </w:trPr>
              <w:tc>
                <w:tcPr>
                  <w:tcW w:w="2391" w:type="pct"/>
                  <w:vMerge/>
                  <w:vAlign w:val="center"/>
                </w:tcPr>
                <w:p w14:paraId="17558C98" w14:textId="77777777" w:rsidR="00B15425" w:rsidRPr="006145DB" w:rsidRDefault="00B15425" w:rsidP="005B435E">
                  <w:pPr>
                    <w:tabs>
                      <w:tab w:val="left" w:pos="709"/>
                    </w:tabs>
                    <w:contextualSpacing/>
                    <w:jc w:val="both"/>
                    <w:rPr>
                      <w:rFonts w:cs="Arial"/>
                      <w:sz w:val="16"/>
                      <w:szCs w:val="16"/>
                      <w:lang w:eastAsia="es-CO"/>
                    </w:rPr>
                  </w:pPr>
                </w:p>
              </w:tc>
              <w:tc>
                <w:tcPr>
                  <w:tcW w:w="773" w:type="pct"/>
                  <w:vAlign w:val="center"/>
                </w:tcPr>
                <w:p w14:paraId="47FF599E"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709" w:type="pct"/>
                  <w:vAlign w:val="center"/>
                </w:tcPr>
                <w:p w14:paraId="2A1DD74B"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55D92A5E"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r w:rsidR="00CD639D" w:rsidRPr="006145DB" w14:paraId="0ECF7C7D" w14:textId="77777777" w:rsidTr="00E60561">
              <w:trPr>
                <w:trHeight w:val="235"/>
              </w:trPr>
              <w:tc>
                <w:tcPr>
                  <w:tcW w:w="2391" w:type="pct"/>
                  <w:vMerge w:val="restart"/>
                  <w:vAlign w:val="center"/>
                </w:tcPr>
                <w:p w14:paraId="056C836A"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Residente en el Distrito Capital.</w:t>
                  </w:r>
                </w:p>
              </w:tc>
              <w:tc>
                <w:tcPr>
                  <w:tcW w:w="773" w:type="pct"/>
                  <w:vAlign w:val="center"/>
                </w:tcPr>
                <w:p w14:paraId="2EFA2125"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709" w:type="pct"/>
                  <w:vAlign w:val="center"/>
                </w:tcPr>
                <w:p w14:paraId="4CD665A7"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58069002" w14:textId="2F306B9F" w:rsidR="00B15425"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CD639D" w:rsidRPr="006145DB" w14:paraId="2D9EBAB9" w14:textId="77777777" w:rsidTr="00E60561">
              <w:trPr>
                <w:trHeight w:val="235"/>
              </w:trPr>
              <w:tc>
                <w:tcPr>
                  <w:tcW w:w="2391" w:type="pct"/>
                  <w:vMerge/>
                  <w:vAlign w:val="center"/>
                </w:tcPr>
                <w:p w14:paraId="48E78021" w14:textId="77777777" w:rsidR="00B15425" w:rsidRPr="006145DB" w:rsidRDefault="00B15425" w:rsidP="005B435E">
                  <w:pPr>
                    <w:tabs>
                      <w:tab w:val="left" w:pos="709"/>
                    </w:tabs>
                    <w:contextualSpacing/>
                    <w:jc w:val="center"/>
                    <w:rPr>
                      <w:rFonts w:cs="Arial"/>
                      <w:sz w:val="16"/>
                      <w:szCs w:val="16"/>
                      <w:lang w:eastAsia="es-CO"/>
                    </w:rPr>
                  </w:pPr>
                </w:p>
              </w:tc>
              <w:tc>
                <w:tcPr>
                  <w:tcW w:w="773" w:type="pct"/>
                  <w:vAlign w:val="center"/>
                </w:tcPr>
                <w:p w14:paraId="742B5F15"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Verificación en campo</w:t>
                  </w:r>
                </w:p>
              </w:tc>
              <w:tc>
                <w:tcPr>
                  <w:tcW w:w="709" w:type="pct"/>
                  <w:vAlign w:val="center"/>
                </w:tcPr>
                <w:p w14:paraId="3EEB9473"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127" w:type="pct"/>
                  <w:vAlign w:val="center"/>
                </w:tcPr>
                <w:p w14:paraId="6EAAE84D"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Subdirección para Asuntos LGBTI</w:t>
                  </w:r>
                </w:p>
              </w:tc>
            </w:tr>
          </w:tbl>
          <w:p w14:paraId="3D6E22A6" w14:textId="77777777" w:rsidR="00B15425" w:rsidRPr="006145DB" w:rsidRDefault="00B15425" w:rsidP="005B435E">
            <w:pPr>
              <w:pStyle w:val="Textoindependiente"/>
              <w:spacing w:after="0" w:line="240" w:lineRule="auto"/>
              <w:ind w:right="112"/>
              <w:jc w:val="both"/>
              <w:rPr>
                <w:rFonts w:cs="Arial"/>
                <w:lang w:eastAsia="es-CO"/>
              </w:rPr>
            </w:pPr>
          </w:p>
        </w:tc>
      </w:tr>
      <w:tr w:rsidR="0080222C" w:rsidRPr="006145DB" w14:paraId="32347A8E" w14:textId="77777777" w:rsidTr="002F5124">
        <w:trPr>
          <w:trHeight w:val="20"/>
          <w:jc w:val="center"/>
        </w:trPr>
        <w:tc>
          <w:tcPr>
            <w:tcW w:w="903" w:type="pct"/>
            <w:vAlign w:val="center"/>
          </w:tcPr>
          <w:p w14:paraId="79D042CB" w14:textId="77777777" w:rsidR="00B15425" w:rsidRPr="006145DB" w:rsidRDefault="00B15425" w:rsidP="005B435E">
            <w:pPr>
              <w:spacing w:after="0" w:line="240" w:lineRule="auto"/>
              <w:ind w:left="1"/>
              <w:contextualSpacing/>
              <w:rPr>
                <w:rFonts w:cs="Arial"/>
                <w:sz w:val="20"/>
                <w:szCs w:val="20"/>
                <w:lang w:eastAsia="es-CO"/>
              </w:rPr>
            </w:pPr>
            <w:r w:rsidRPr="006145DB">
              <w:rPr>
                <w:rFonts w:cs="Arial"/>
                <w:sz w:val="20"/>
                <w:szCs w:val="20"/>
                <w:lang w:eastAsia="es-CO"/>
              </w:rPr>
              <w:t>Criterios de Egreso y Fuentes de Información</w:t>
            </w:r>
          </w:p>
        </w:tc>
        <w:tc>
          <w:tcPr>
            <w:tcW w:w="4097" w:type="pct"/>
          </w:tcPr>
          <w:tbl>
            <w:tblPr>
              <w:tblStyle w:val="Tablaconcuadrcula"/>
              <w:tblW w:w="7796" w:type="dxa"/>
              <w:tblInd w:w="15" w:type="dxa"/>
              <w:tblLook w:val="04A0" w:firstRow="1" w:lastRow="0" w:firstColumn="1" w:lastColumn="0" w:noHBand="0" w:noVBand="1"/>
            </w:tblPr>
            <w:tblGrid>
              <w:gridCol w:w="3842"/>
              <w:gridCol w:w="1135"/>
              <w:gridCol w:w="1275"/>
              <w:gridCol w:w="1544"/>
            </w:tblGrid>
            <w:tr w:rsidR="00E914ED" w:rsidRPr="006145DB" w14:paraId="5A5B1D72" w14:textId="77777777" w:rsidTr="002F5124">
              <w:trPr>
                <w:trHeight w:val="126"/>
              </w:trPr>
              <w:tc>
                <w:tcPr>
                  <w:tcW w:w="2464" w:type="pct"/>
                  <w:tcBorders>
                    <w:top w:val="nil"/>
                    <w:left w:val="nil"/>
                    <w:right w:val="nil"/>
                  </w:tcBorders>
                  <w:vAlign w:val="center"/>
                </w:tcPr>
                <w:p w14:paraId="171388B2" w14:textId="77777777" w:rsidR="00CD639D" w:rsidRPr="006145DB" w:rsidRDefault="00CD639D" w:rsidP="005B435E">
                  <w:pPr>
                    <w:tabs>
                      <w:tab w:val="left" w:pos="709"/>
                    </w:tabs>
                    <w:contextualSpacing/>
                    <w:jc w:val="center"/>
                    <w:rPr>
                      <w:rFonts w:cs="Arial"/>
                      <w:sz w:val="16"/>
                      <w:szCs w:val="16"/>
                      <w:lang w:eastAsia="es-CO"/>
                    </w:rPr>
                  </w:pPr>
                </w:p>
              </w:tc>
              <w:tc>
                <w:tcPr>
                  <w:tcW w:w="728" w:type="pct"/>
                  <w:tcBorders>
                    <w:top w:val="nil"/>
                    <w:left w:val="nil"/>
                    <w:right w:val="nil"/>
                  </w:tcBorders>
                  <w:vAlign w:val="center"/>
                </w:tcPr>
                <w:p w14:paraId="636FD16E" w14:textId="77777777" w:rsidR="00CD639D" w:rsidRPr="006145DB" w:rsidRDefault="00CD639D" w:rsidP="005B435E">
                  <w:pPr>
                    <w:tabs>
                      <w:tab w:val="left" w:pos="709"/>
                    </w:tabs>
                    <w:contextualSpacing/>
                    <w:jc w:val="center"/>
                    <w:rPr>
                      <w:rFonts w:cs="Arial"/>
                      <w:sz w:val="16"/>
                      <w:szCs w:val="16"/>
                      <w:lang w:eastAsia="es-CO"/>
                    </w:rPr>
                  </w:pPr>
                </w:p>
              </w:tc>
              <w:tc>
                <w:tcPr>
                  <w:tcW w:w="818" w:type="pct"/>
                  <w:tcBorders>
                    <w:top w:val="nil"/>
                    <w:left w:val="nil"/>
                    <w:right w:val="nil"/>
                  </w:tcBorders>
                  <w:vAlign w:val="center"/>
                </w:tcPr>
                <w:p w14:paraId="53C24EB6" w14:textId="77777777" w:rsidR="00CD639D" w:rsidRPr="006145DB" w:rsidRDefault="00CD639D" w:rsidP="005B435E">
                  <w:pPr>
                    <w:tabs>
                      <w:tab w:val="left" w:pos="709"/>
                    </w:tabs>
                    <w:contextualSpacing/>
                    <w:jc w:val="center"/>
                    <w:rPr>
                      <w:rFonts w:cs="Arial"/>
                      <w:sz w:val="16"/>
                      <w:szCs w:val="16"/>
                      <w:lang w:eastAsia="es-CO"/>
                    </w:rPr>
                  </w:pPr>
                </w:p>
              </w:tc>
              <w:tc>
                <w:tcPr>
                  <w:tcW w:w="990" w:type="pct"/>
                  <w:tcBorders>
                    <w:top w:val="nil"/>
                    <w:left w:val="nil"/>
                    <w:right w:val="nil"/>
                  </w:tcBorders>
                  <w:vAlign w:val="center"/>
                </w:tcPr>
                <w:p w14:paraId="60528F94" w14:textId="77777777" w:rsidR="00CD639D" w:rsidRPr="006145DB" w:rsidRDefault="00CD639D" w:rsidP="005B435E">
                  <w:pPr>
                    <w:tabs>
                      <w:tab w:val="left" w:pos="709"/>
                    </w:tabs>
                    <w:contextualSpacing/>
                    <w:jc w:val="center"/>
                    <w:rPr>
                      <w:rFonts w:cs="Arial"/>
                      <w:sz w:val="16"/>
                      <w:szCs w:val="16"/>
                      <w:lang w:eastAsia="es-CO"/>
                    </w:rPr>
                  </w:pPr>
                </w:p>
              </w:tc>
            </w:tr>
            <w:tr w:rsidR="00E914ED" w:rsidRPr="006145DB" w14:paraId="71724DD9" w14:textId="77777777" w:rsidTr="002F5124">
              <w:trPr>
                <w:trHeight w:val="381"/>
              </w:trPr>
              <w:tc>
                <w:tcPr>
                  <w:tcW w:w="2464" w:type="pct"/>
                  <w:vAlign w:val="center"/>
                </w:tcPr>
                <w:p w14:paraId="459F4E59" w14:textId="77777777" w:rsidR="00B15425" w:rsidRPr="006145DB" w:rsidRDefault="00B15425" w:rsidP="005B435E">
                  <w:pPr>
                    <w:tabs>
                      <w:tab w:val="left" w:pos="709"/>
                    </w:tabs>
                    <w:ind w:left="-419"/>
                    <w:contextualSpacing/>
                    <w:jc w:val="center"/>
                    <w:rPr>
                      <w:rFonts w:cs="Arial"/>
                      <w:sz w:val="16"/>
                      <w:szCs w:val="16"/>
                      <w:lang w:eastAsia="es-CO"/>
                    </w:rPr>
                  </w:pPr>
                  <w:r w:rsidRPr="006145DB">
                    <w:rPr>
                      <w:rFonts w:cs="Arial"/>
                      <w:sz w:val="16"/>
                      <w:szCs w:val="16"/>
                      <w:lang w:eastAsia="es-CO"/>
                    </w:rPr>
                    <w:t>Criterios de Egreso</w:t>
                  </w:r>
                </w:p>
              </w:tc>
              <w:tc>
                <w:tcPr>
                  <w:tcW w:w="728" w:type="pct"/>
                  <w:vAlign w:val="center"/>
                </w:tcPr>
                <w:p w14:paraId="0B8D75B1"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818" w:type="pct"/>
                  <w:vAlign w:val="center"/>
                </w:tcPr>
                <w:p w14:paraId="4CE8B41C"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990" w:type="pct"/>
                  <w:vAlign w:val="center"/>
                </w:tcPr>
                <w:p w14:paraId="1652617A"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E914ED" w:rsidRPr="006145DB" w14:paraId="28041AC7" w14:textId="77777777" w:rsidTr="002F5124">
              <w:trPr>
                <w:trHeight w:val="244"/>
              </w:trPr>
              <w:tc>
                <w:tcPr>
                  <w:tcW w:w="2464" w:type="pct"/>
                  <w:vAlign w:val="center"/>
                </w:tcPr>
                <w:p w14:paraId="49217771"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 xml:space="preserve">Finalización del proceso de orientación socio jurídica.   </w:t>
                  </w:r>
                </w:p>
              </w:tc>
              <w:tc>
                <w:tcPr>
                  <w:tcW w:w="728" w:type="pct"/>
                  <w:vAlign w:val="center"/>
                </w:tcPr>
                <w:p w14:paraId="23EFFC66"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V</w:t>
                  </w:r>
                  <w:r w:rsidRPr="006145DB">
                    <w:rPr>
                      <w:rFonts w:cs="Arial"/>
                      <w:sz w:val="16"/>
                      <w:szCs w:val="16"/>
                      <w:lang w:eastAsia="es-CO"/>
                    </w:rPr>
                    <w:t>erificación en campo</w:t>
                  </w:r>
                </w:p>
              </w:tc>
              <w:tc>
                <w:tcPr>
                  <w:tcW w:w="818" w:type="pct"/>
                  <w:vAlign w:val="center"/>
                </w:tcPr>
                <w:p w14:paraId="48B2A06F"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990" w:type="pct"/>
                  <w:vAlign w:val="center"/>
                </w:tcPr>
                <w:p w14:paraId="07C191D4" w14:textId="06C9686B" w:rsidR="00B15425" w:rsidRPr="006145DB" w:rsidRDefault="004C3E9E" w:rsidP="005B435E">
                  <w:pPr>
                    <w:tabs>
                      <w:tab w:val="left" w:pos="709"/>
                    </w:tabs>
                    <w:contextualSpacing/>
                    <w:jc w:val="center"/>
                    <w:rPr>
                      <w:rFonts w:eastAsia="Arial" w:cs="Arial"/>
                      <w:sz w:val="16"/>
                      <w:szCs w:val="16"/>
                    </w:rPr>
                  </w:pPr>
                  <w:r w:rsidRPr="006145DB">
                    <w:rPr>
                      <w:rFonts w:eastAsia="Arial" w:cs="Arial"/>
                      <w:sz w:val="16"/>
                      <w:szCs w:val="16"/>
                    </w:rPr>
                    <w:t>Secretaría</w:t>
                  </w:r>
                  <w:r w:rsidR="00B15425" w:rsidRPr="006145DB">
                    <w:rPr>
                      <w:rFonts w:eastAsia="Arial" w:cs="Arial"/>
                      <w:sz w:val="16"/>
                      <w:szCs w:val="16"/>
                    </w:rPr>
                    <w:t xml:space="preserve"> Distrital de Integración Social</w:t>
                  </w:r>
                </w:p>
              </w:tc>
            </w:tr>
            <w:tr w:rsidR="00E914ED" w:rsidRPr="006145DB" w14:paraId="7D3FD307" w14:textId="77777777" w:rsidTr="002F5124">
              <w:trPr>
                <w:trHeight w:val="244"/>
              </w:trPr>
              <w:tc>
                <w:tcPr>
                  <w:tcW w:w="2464" w:type="pct"/>
                  <w:tcBorders>
                    <w:bottom w:val="single" w:sz="4" w:space="0" w:color="auto"/>
                  </w:tcBorders>
                  <w:vAlign w:val="center"/>
                </w:tcPr>
                <w:p w14:paraId="408416F0"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 xml:space="preserve">Cuando el/la participante o su acudiente/cuidador incurra en el incumplimiento de los acuerdos establecidos en el acta de corresponsabilidad, manual de convivencia o en la asistencia a las actividades de acompañamiento, dentro del servicio.  </w:t>
                  </w:r>
                </w:p>
              </w:tc>
              <w:tc>
                <w:tcPr>
                  <w:tcW w:w="728" w:type="pct"/>
                  <w:tcBorders>
                    <w:bottom w:val="single" w:sz="4" w:space="0" w:color="auto"/>
                  </w:tcBorders>
                  <w:vAlign w:val="center"/>
                </w:tcPr>
                <w:p w14:paraId="2670DC71"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 xml:space="preserve">Verificación en campo </w:t>
                  </w:r>
                </w:p>
              </w:tc>
              <w:tc>
                <w:tcPr>
                  <w:tcW w:w="818" w:type="pct"/>
                  <w:tcBorders>
                    <w:bottom w:val="single" w:sz="4" w:space="0" w:color="auto"/>
                  </w:tcBorders>
                  <w:vAlign w:val="center"/>
                </w:tcPr>
                <w:p w14:paraId="52C59A11" w14:textId="77777777" w:rsidR="00B15425" w:rsidRPr="006145DB" w:rsidRDefault="00B15425" w:rsidP="005B435E">
                  <w:pPr>
                    <w:tabs>
                      <w:tab w:val="left" w:pos="709"/>
                    </w:tabs>
                    <w:contextualSpacing/>
                    <w:jc w:val="center"/>
                    <w:rPr>
                      <w:rFonts w:eastAsia="Arial" w:cs="Arial"/>
                      <w:sz w:val="16"/>
                      <w:szCs w:val="16"/>
                    </w:rPr>
                  </w:pPr>
                  <w:r w:rsidRPr="006145DB">
                    <w:rPr>
                      <w:rFonts w:cs="Arial"/>
                      <w:sz w:val="16"/>
                      <w:szCs w:val="16"/>
                      <w:lang w:eastAsia="es-CO"/>
                    </w:rPr>
                    <w:t>Demanda</w:t>
                  </w:r>
                </w:p>
              </w:tc>
              <w:tc>
                <w:tcPr>
                  <w:tcW w:w="990" w:type="pct"/>
                  <w:tcBorders>
                    <w:bottom w:val="single" w:sz="4" w:space="0" w:color="auto"/>
                  </w:tcBorders>
                  <w:vAlign w:val="center"/>
                </w:tcPr>
                <w:p w14:paraId="01B44ECE"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rPr>
                    <w:t>Subdirección para Asuntos LGBTI</w:t>
                  </w:r>
                </w:p>
              </w:tc>
            </w:tr>
            <w:tr w:rsidR="00E914ED" w:rsidRPr="006145DB" w14:paraId="1CDF0C18" w14:textId="77777777" w:rsidTr="002F5124">
              <w:trPr>
                <w:trHeight w:val="244"/>
              </w:trPr>
              <w:tc>
                <w:tcPr>
                  <w:tcW w:w="2464" w:type="pct"/>
                  <w:tcBorders>
                    <w:bottom w:val="single" w:sz="4" w:space="0" w:color="auto"/>
                  </w:tcBorders>
                  <w:vAlign w:val="center"/>
                </w:tcPr>
                <w:p w14:paraId="148FBB78"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 xml:space="preserve">Retiro voluntario manifestado libre y expresamente por escrito.   </w:t>
                  </w:r>
                </w:p>
              </w:tc>
              <w:tc>
                <w:tcPr>
                  <w:tcW w:w="728" w:type="pct"/>
                  <w:tcBorders>
                    <w:bottom w:val="single" w:sz="4" w:space="0" w:color="auto"/>
                  </w:tcBorders>
                  <w:vAlign w:val="center"/>
                </w:tcPr>
                <w:p w14:paraId="6917A1D0" w14:textId="593E00A3"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Verificación en campo / Solicitud Ciudadana</w:t>
                  </w:r>
                </w:p>
              </w:tc>
              <w:tc>
                <w:tcPr>
                  <w:tcW w:w="818" w:type="pct"/>
                  <w:tcBorders>
                    <w:bottom w:val="single" w:sz="4" w:space="0" w:color="auto"/>
                  </w:tcBorders>
                  <w:vAlign w:val="center"/>
                </w:tcPr>
                <w:p w14:paraId="4AA7A3BF"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990" w:type="pct"/>
                  <w:tcBorders>
                    <w:bottom w:val="single" w:sz="4" w:space="0" w:color="auto"/>
                  </w:tcBorders>
                  <w:vAlign w:val="center"/>
                </w:tcPr>
                <w:p w14:paraId="1C41A18B"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rPr>
                    <w:t>Subdirección para Asuntos LGBTI</w:t>
                  </w:r>
                </w:p>
              </w:tc>
            </w:tr>
            <w:tr w:rsidR="00E914ED" w:rsidRPr="006145DB" w14:paraId="5FB5233C" w14:textId="77777777" w:rsidTr="002F5124">
              <w:trPr>
                <w:trHeight w:val="260"/>
              </w:trPr>
              <w:tc>
                <w:tcPr>
                  <w:tcW w:w="2464" w:type="pct"/>
                  <w:tcBorders>
                    <w:top w:val="single" w:sz="4" w:space="0" w:color="auto"/>
                  </w:tcBorders>
                  <w:vAlign w:val="center"/>
                </w:tcPr>
                <w:p w14:paraId="33DFA9D8" w14:textId="495D6A28"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Fallecimiento</w:t>
                  </w:r>
                  <w:r w:rsidR="00840A31" w:rsidRPr="006145DB">
                    <w:rPr>
                      <w:rFonts w:cs="Arial"/>
                      <w:sz w:val="16"/>
                      <w:szCs w:val="16"/>
                      <w:lang w:eastAsia="es-CO"/>
                    </w:rPr>
                    <w:t>.</w:t>
                  </w:r>
                  <w:r w:rsidRPr="006145DB">
                    <w:rPr>
                      <w:rFonts w:cs="Arial"/>
                      <w:sz w:val="16"/>
                      <w:szCs w:val="16"/>
                      <w:lang w:eastAsia="es-CO"/>
                    </w:rPr>
                    <w:t xml:space="preserve"> </w:t>
                  </w:r>
                </w:p>
              </w:tc>
              <w:tc>
                <w:tcPr>
                  <w:tcW w:w="728" w:type="pct"/>
                  <w:tcBorders>
                    <w:top w:val="single" w:sz="4" w:space="0" w:color="auto"/>
                  </w:tcBorders>
                  <w:vAlign w:val="center"/>
                </w:tcPr>
                <w:p w14:paraId="268394FE" w14:textId="63F0D49B"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Fallecidos (Inhumados)</w:t>
                  </w:r>
                </w:p>
              </w:tc>
              <w:tc>
                <w:tcPr>
                  <w:tcW w:w="818" w:type="pct"/>
                  <w:tcBorders>
                    <w:top w:val="single" w:sz="4" w:space="0" w:color="auto"/>
                  </w:tcBorders>
                  <w:vAlign w:val="center"/>
                </w:tcPr>
                <w:p w14:paraId="20F79FBA"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 xml:space="preserve">Mensual </w:t>
                  </w:r>
                </w:p>
                <w:p w14:paraId="56B77909" w14:textId="77777777" w:rsidR="00B15425" w:rsidRPr="006145DB" w:rsidRDefault="00B15425" w:rsidP="005B435E">
                  <w:pPr>
                    <w:tabs>
                      <w:tab w:val="left" w:pos="709"/>
                    </w:tabs>
                    <w:contextualSpacing/>
                    <w:jc w:val="center"/>
                    <w:rPr>
                      <w:rFonts w:eastAsia="Arial" w:cs="Arial"/>
                      <w:sz w:val="16"/>
                      <w:szCs w:val="16"/>
                    </w:rPr>
                  </w:pPr>
                  <w:r w:rsidRPr="006145DB">
                    <w:rPr>
                      <w:rFonts w:eastAsia="Arial" w:cs="Arial"/>
                      <w:sz w:val="16"/>
                      <w:szCs w:val="16"/>
                    </w:rPr>
                    <w:t>(Mes Vencido)</w:t>
                  </w:r>
                </w:p>
              </w:tc>
              <w:tc>
                <w:tcPr>
                  <w:tcW w:w="990" w:type="pct"/>
                  <w:tcBorders>
                    <w:top w:val="single" w:sz="4" w:space="0" w:color="auto"/>
                  </w:tcBorders>
                  <w:vAlign w:val="center"/>
                </w:tcPr>
                <w:p w14:paraId="57AB3FA3" w14:textId="77777777" w:rsidR="00B15425" w:rsidRPr="006145DB" w:rsidRDefault="00B15425" w:rsidP="005B435E">
                  <w:pPr>
                    <w:tabs>
                      <w:tab w:val="left" w:pos="709"/>
                    </w:tabs>
                    <w:contextualSpacing/>
                    <w:jc w:val="center"/>
                    <w:rPr>
                      <w:rFonts w:cs="Arial"/>
                      <w:sz w:val="16"/>
                      <w:szCs w:val="16"/>
                    </w:rPr>
                  </w:pPr>
                  <w:r w:rsidRPr="006145DB">
                    <w:rPr>
                      <w:rFonts w:cs="Arial"/>
                      <w:sz w:val="16"/>
                      <w:szCs w:val="16"/>
                    </w:rPr>
                    <w:t>Secretaría Distrital de Salud</w:t>
                  </w:r>
                </w:p>
              </w:tc>
            </w:tr>
            <w:tr w:rsidR="00E914ED" w:rsidRPr="006145DB" w14:paraId="6A20637A" w14:textId="77777777" w:rsidTr="002F5124">
              <w:trPr>
                <w:trHeight w:val="238"/>
              </w:trPr>
              <w:tc>
                <w:tcPr>
                  <w:tcW w:w="2464" w:type="pct"/>
                  <w:tcBorders>
                    <w:bottom w:val="single" w:sz="4" w:space="0" w:color="auto"/>
                  </w:tcBorders>
                  <w:vAlign w:val="center"/>
                </w:tcPr>
                <w:p w14:paraId="43159887" w14:textId="77777777" w:rsidR="00B15425" w:rsidRPr="006145DB" w:rsidRDefault="00B15425" w:rsidP="005B435E">
                  <w:pPr>
                    <w:tabs>
                      <w:tab w:val="left" w:pos="709"/>
                    </w:tabs>
                    <w:contextualSpacing/>
                    <w:jc w:val="both"/>
                    <w:rPr>
                      <w:rFonts w:cs="Arial"/>
                      <w:sz w:val="16"/>
                      <w:szCs w:val="16"/>
                      <w:lang w:eastAsia="es-CO"/>
                    </w:rPr>
                  </w:pPr>
                  <w:r w:rsidRPr="006145DB">
                    <w:rPr>
                      <w:rFonts w:cs="Arial"/>
                      <w:sz w:val="16"/>
                      <w:szCs w:val="16"/>
                      <w:lang w:eastAsia="es-CO"/>
                    </w:rPr>
                    <w:t>Traslado o cambio de residencia fuera de Bogotá D.C.</w:t>
                  </w:r>
                  <w:r w:rsidRPr="006145DB">
                    <w:rPr>
                      <w:rFonts w:cs="Arial"/>
                      <w:sz w:val="16"/>
                      <w:szCs w:val="16"/>
                    </w:rPr>
                    <w:tab/>
                  </w:r>
                </w:p>
              </w:tc>
              <w:tc>
                <w:tcPr>
                  <w:tcW w:w="728" w:type="pct"/>
                  <w:tcBorders>
                    <w:bottom w:val="single" w:sz="4" w:space="0" w:color="auto"/>
                  </w:tcBorders>
                  <w:vAlign w:val="center"/>
                </w:tcPr>
                <w:p w14:paraId="2E8943D1" w14:textId="064F0D77" w:rsidR="00B15425" w:rsidRPr="006145DB" w:rsidRDefault="00B15425" w:rsidP="005B435E">
                  <w:pPr>
                    <w:tabs>
                      <w:tab w:val="left" w:pos="709"/>
                    </w:tabs>
                    <w:contextualSpacing/>
                    <w:jc w:val="center"/>
                    <w:rPr>
                      <w:rFonts w:cs="Arial"/>
                      <w:strike/>
                      <w:sz w:val="16"/>
                      <w:szCs w:val="16"/>
                      <w:lang w:eastAsia="es-CO"/>
                    </w:rPr>
                  </w:pPr>
                  <w:r w:rsidRPr="006145DB">
                    <w:rPr>
                      <w:rFonts w:eastAsia="Arial" w:cs="Arial"/>
                      <w:sz w:val="16"/>
                      <w:szCs w:val="16"/>
                    </w:rPr>
                    <w:t>Verificación en campo</w:t>
                  </w:r>
                </w:p>
              </w:tc>
              <w:tc>
                <w:tcPr>
                  <w:tcW w:w="818" w:type="pct"/>
                  <w:tcBorders>
                    <w:bottom w:val="single" w:sz="4" w:space="0" w:color="auto"/>
                  </w:tcBorders>
                  <w:vAlign w:val="center"/>
                </w:tcPr>
                <w:p w14:paraId="62FB7B6C"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990" w:type="pct"/>
                  <w:tcBorders>
                    <w:bottom w:val="single" w:sz="4" w:space="0" w:color="auto"/>
                  </w:tcBorders>
                  <w:vAlign w:val="center"/>
                </w:tcPr>
                <w:p w14:paraId="64BAB78C" w14:textId="77777777" w:rsidR="00B15425" w:rsidRPr="006145DB" w:rsidRDefault="00B15425" w:rsidP="005B435E">
                  <w:pPr>
                    <w:tabs>
                      <w:tab w:val="left" w:pos="709"/>
                    </w:tabs>
                    <w:contextualSpacing/>
                    <w:jc w:val="center"/>
                    <w:rPr>
                      <w:rFonts w:cs="Arial"/>
                      <w:sz w:val="16"/>
                      <w:szCs w:val="16"/>
                      <w:lang w:eastAsia="es-CO"/>
                    </w:rPr>
                  </w:pPr>
                  <w:r w:rsidRPr="006145DB">
                    <w:rPr>
                      <w:rFonts w:cs="Arial"/>
                      <w:sz w:val="16"/>
                      <w:szCs w:val="16"/>
                    </w:rPr>
                    <w:t>Subdirección para Asuntos LGBTI</w:t>
                  </w:r>
                </w:p>
              </w:tc>
            </w:tr>
            <w:tr w:rsidR="00E914ED" w:rsidRPr="006145DB" w14:paraId="36FA251D" w14:textId="77777777" w:rsidTr="002F5124">
              <w:trPr>
                <w:trHeight w:val="70"/>
              </w:trPr>
              <w:tc>
                <w:tcPr>
                  <w:tcW w:w="2464" w:type="pct"/>
                  <w:tcBorders>
                    <w:left w:val="nil"/>
                    <w:bottom w:val="nil"/>
                    <w:right w:val="nil"/>
                  </w:tcBorders>
                  <w:vAlign w:val="center"/>
                </w:tcPr>
                <w:p w14:paraId="013C8D77" w14:textId="77777777" w:rsidR="00840A31" w:rsidRPr="006145DB" w:rsidRDefault="00840A31" w:rsidP="005B435E">
                  <w:pPr>
                    <w:tabs>
                      <w:tab w:val="left" w:pos="709"/>
                    </w:tabs>
                    <w:contextualSpacing/>
                    <w:jc w:val="both"/>
                    <w:rPr>
                      <w:rFonts w:cs="Arial"/>
                      <w:sz w:val="16"/>
                      <w:szCs w:val="16"/>
                      <w:lang w:eastAsia="es-CO"/>
                    </w:rPr>
                  </w:pPr>
                </w:p>
              </w:tc>
              <w:tc>
                <w:tcPr>
                  <w:tcW w:w="728" w:type="pct"/>
                  <w:tcBorders>
                    <w:left w:val="nil"/>
                    <w:bottom w:val="nil"/>
                    <w:right w:val="nil"/>
                  </w:tcBorders>
                  <w:vAlign w:val="center"/>
                </w:tcPr>
                <w:p w14:paraId="0B0BCC59" w14:textId="77777777" w:rsidR="00840A31" w:rsidRPr="006145DB" w:rsidRDefault="00840A31" w:rsidP="005B435E">
                  <w:pPr>
                    <w:tabs>
                      <w:tab w:val="left" w:pos="709"/>
                    </w:tabs>
                    <w:contextualSpacing/>
                    <w:jc w:val="center"/>
                    <w:rPr>
                      <w:rFonts w:eastAsia="Arial" w:cs="Arial"/>
                      <w:sz w:val="16"/>
                      <w:szCs w:val="16"/>
                    </w:rPr>
                  </w:pPr>
                </w:p>
              </w:tc>
              <w:tc>
                <w:tcPr>
                  <w:tcW w:w="818" w:type="pct"/>
                  <w:tcBorders>
                    <w:left w:val="nil"/>
                    <w:bottom w:val="nil"/>
                    <w:right w:val="nil"/>
                  </w:tcBorders>
                  <w:vAlign w:val="center"/>
                </w:tcPr>
                <w:p w14:paraId="5EAB3C10" w14:textId="77777777" w:rsidR="00840A31" w:rsidRPr="006145DB" w:rsidRDefault="00840A31" w:rsidP="005B435E">
                  <w:pPr>
                    <w:tabs>
                      <w:tab w:val="left" w:pos="709"/>
                    </w:tabs>
                    <w:contextualSpacing/>
                    <w:jc w:val="center"/>
                    <w:rPr>
                      <w:rFonts w:cs="Arial"/>
                      <w:sz w:val="16"/>
                      <w:szCs w:val="16"/>
                      <w:lang w:eastAsia="es-CO"/>
                    </w:rPr>
                  </w:pPr>
                </w:p>
              </w:tc>
              <w:tc>
                <w:tcPr>
                  <w:tcW w:w="990" w:type="pct"/>
                  <w:tcBorders>
                    <w:left w:val="nil"/>
                    <w:bottom w:val="nil"/>
                    <w:right w:val="nil"/>
                  </w:tcBorders>
                  <w:vAlign w:val="center"/>
                </w:tcPr>
                <w:p w14:paraId="6A2C0CF6" w14:textId="77777777" w:rsidR="00840A31" w:rsidRPr="006145DB" w:rsidRDefault="00840A31" w:rsidP="005B435E">
                  <w:pPr>
                    <w:tabs>
                      <w:tab w:val="left" w:pos="709"/>
                    </w:tabs>
                    <w:contextualSpacing/>
                    <w:jc w:val="center"/>
                    <w:rPr>
                      <w:rFonts w:cs="Arial"/>
                      <w:sz w:val="16"/>
                      <w:szCs w:val="16"/>
                    </w:rPr>
                  </w:pPr>
                </w:p>
              </w:tc>
            </w:tr>
          </w:tbl>
          <w:p w14:paraId="7795358E" w14:textId="77777777" w:rsidR="00B15425" w:rsidRPr="006145DB" w:rsidRDefault="00B15425" w:rsidP="005B435E">
            <w:pPr>
              <w:tabs>
                <w:tab w:val="left" w:pos="709"/>
              </w:tabs>
              <w:spacing w:after="0" w:line="240" w:lineRule="auto"/>
              <w:contextualSpacing/>
              <w:jc w:val="both"/>
              <w:rPr>
                <w:rFonts w:cs="Arial"/>
                <w:sz w:val="20"/>
                <w:szCs w:val="20"/>
                <w:lang w:eastAsia="es-CO"/>
              </w:rPr>
            </w:pPr>
          </w:p>
        </w:tc>
      </w:tr>
      <w:tr w:rsidR="0080222C" w:rsidRPr="006145DB" w14:paraId="0E329AEA" w14:textId="77777777" w:rsidTr="002F5124">
        <w:trPr>
          <w:trHeight w:val="955"/>
          <w:jc w:val="center"/>
        </w:trPr>
        <w:tc>
          <w:tcPr>
            <w:tcW w:w="903" w:type="pct"/>
            <w:vAlign w:val="center"/>
          </w:tcPr>
          <w:p w14:paraId="224E57B4" w14:textId="77777777" w:rsidR="00B15425" w:rsidRPr="006145DB" w:rsidRDefault="00B15425" w:rsidP="005B435E">
            <w:pPr>
              <w:spacing w:after="0" w:line="240" w:lineRule="auto"/>
              <w:ind w:left="1"/>
              <w:contextualSpacing/>
              <w:rPr>
                <w:rFonts w:cs="Arial"/>
                <w:sz w:val="20"/>
                <w:szCs w:val="20"/>
                <w:lang w:eastAsia="es-CO"/>
              </w:rPr>
            </w:pPr>
            <w:r w:rsidRPr="006145DB">
              <w:rPr>
                <w:rFonts w:cs="Arial"/>
                <w:sz w:val="20"/>
                <w:szCs w:val="20"/>
                <w:lang w:eastAsia="es-CO"/>
              </w:rPr>
              <w:t>Restricciones y fuentes de información</w:t>
            </w:r>
          </w:p>
        </w:tc>
        <w:tc>
          <w:tcPr>
            <w:tcW w:w="4097" w:type="pct"/>
            <w:vAlign w:val="center"/>
          </w:tcPr>
          <w:p w14:paraId="32875E1F" w14:textId="21C43113" w:rsidR="00B15425" w:rsidRPr="006145DB" w:rsidRDefault="00B15425" w:rsidP="005B435E">
            <w:pPr>
              <w:tabs>
                <w:tab w:val="left" w:pos="709"/>
              </w:tabs>
              <w:spacing w:after="0" w:line="240" w:lineRule="auto"/>
              <w:contextualSpacing/>
              <w:rPr>
                <w:rFonts w:eastAsia="Calibri" w:cs="Arial"/>
                <w:sz w:val="20"/>
                <w:szCs w:val="20"/>
                <w:lang w:eastAsia="es-CO"/>
              </w:rPr>
            </w:pPr>
            <w:r w:rsidRPr="006145DB">
              <w:rPr>
                <w:rFonts w:eastAsia="Calibri" w:cs="Arial"/>
                <w:sz w:val="20"/>
                <w:szCs w:val="20"/>
                <w:lang w:eastAsia="es-CO"/>
              </w:rPr>
              <w:t>No Aplica</w:t>
            </w:r>
            <w:r w:rsidR="00840A31" w:rsidRPr="006145DB">
              <w:rPr>
                <w:rFonts w:eastAsia="Calibri" w:cs="Arial"/>
                <w:sz w:val="20"/>
                <w:szCs w:val="20"/>
                <w:lang w:eastAsia="es-CO"/>
              </w:rPr>
              <w:t>.</w:t>
            </w:r>
          </w:p>
        </w:tc>
      </w:tr>
      <w:tr w:rsidR="0080222C" w:rsidRPr="006145DB" w14:paraId="35EA3196" w14:textId="77777777" w:rsidTr="002F5124">
        <w:trPr>
          <w:trHeight w:val="742"/>
          <w:jc w:val="center"/>
        </w:trPr>
        <w:tc>
          <w:tcPr>
            <w:tcW w:w="903" w:type="pct"/>
            <w:vAlign w:val="center"/>
          </w:tcPr>
          <w:p w14:paraId="466DB9B5" w14:textId="77777777" w:rsidR="00B15425" w:rsidRPr="006145DB" w:rsidRDefault="00B15425" w:rsidP="005B435E">
            <w:pPr>
              <w:spacing w:after="0" w:line="240" w:lineRule="auto"/>
              <w:ind w:left="287" w:hanging="286"/>
              <w:contextualSpacing/>
              <w:rPr>
                <w:rFonts w:cs="Arial"/>
                <w:sz w:val="20"/>
                <w:szCs w:val="20"/>
                <w:lang w:eastAsia="es-CO"/>
              </w:rPr>
            </w:pPr>
            <w:r w:rsidRPr="006145DB">
              <w:rPr>
                <w:rFonts w:cs="Arial"/>
                <w:sz w:val="20"/>
                <w:szCs w:val="20"/>
                <w:lang w:eastAsia="es-CO"/>
              </w:rPr>
              <w:t>Ejecución</w:t>
            </w:r>
          </w:p>
        </w:tc>
        <w:tc>
          <w:tcPr>
            <w:tcW w:w="4097" w:type="pct"/>
          </w:tcPr>
          <w:p w14:paraId="7A7A1F28" w14:textId="77777777" w:rsidR="00B15425" w:rsidRPr="006145DB" w:rsidRDefault="00B15425"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Este servicio de orientación socio jurídica se presta desde la Unidad Contra la Discriminación, ubicada en el Centro de Atención de la Fiscalía - CAF y de forma itinerante en las Casas LGBTI de la Subdirección para Asuntos LGBTI.</w:t>
            </w:r>
          </w:p>
          <w:p w14:paraId="3A0A2988" w14:textId="77777777" w:rsidR="00B15425" w:rsidRPr="006145DB" w:rsidRDefault="00B15425" w:rsidP="005B435E">
            <w:pPr>
              <w:tabs>
                <w:tab w:val="left" w:pos="709"/>
              </w:tabs>
              <w:spacing w:after="0" w:line="240" w:lineRule="auto"/>
              <w:contextualSpacing/>
              <w:jc w:val="both"/>
              <w:rPr>
                <w:rFonts w:cs="Arial"/>
                <w:bCs/>
                <w:sz w:val="20"/>
                <w:szCs w:val="20"/>
                <w:lang w:eastAsia="es-CO"/>
              </w:rPr>
            </w:pPr>
          </w:p>
          <w:p w14:paraId="32E824BE" w14:textId="77777777" w:rsidR="00B15425" w:rsidRPr="006145DB" w:rsidRDefault="00B15425"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Desarrolla también acciones de prevención, acompañamiento, activación de rutas y acciones constitucionales con enfoque diferencial ante situaciones de violencias y discriminación a personas de los sectores sociales LGBTI y con otras orientaciones sexuales, identidades de género y expresiones de género, a sus familias y redes de apoyo, entre las cuales se resaltan:</w:t>
            </w:r>
          </w:p>
          <w:p w14:paraId="0ED65ACD" w14:textId="77777777" w:rsidR="00B15425" w:rsidRPr="006145DB" w:rsidRDefault="00B15425" w:rsidP="005B435E">
            <w:pPr>
              <w:tabs>
                <w:tab w:val="left" w:pos="709"/>
              </w:tabs>
              <w:spacing w:after="0" w:line="240" w:lineRule="auto"/>
              <w:contextualSpacing/>
              <w:jc w:val="both"/>
              <w:rPr>
                <w:rFonts w:cs="Arial"/>
                <w:sz w:val="20"/>
                <w:szCs w:val="20"/>
                <w:lang w:eastAsia="es-CO"/>
              </w:rPr>
            </w:pPr>
          </w:p>
          <w:p w14:paraId="7BB6E0FE" w14:textId="5FD57B89" w:rsidR="00B15425" w:rsidRPr="006145DB" w:rsidRDefault="00B15425">
            <w:pPr>
              <w:numPr>
                <w:ilvl w:val="0"/>
                <w:numId w:val="64"/>
              </w:numPr>
              <w:spacing w:after="0" w:line="240" w:lineRule="auto"/>
              <w:jc w:val="both"/>
              <w:textAlignment w:val="baseline"/>
              <w:rPr>
                <w:rFonts w:cs="Arial"/>
                <w:sz w:val="20"/>
                <w:szCs w:val="20"/>
                <w:lang w:eastAsia="es-CO"/>
              </w:rPr>
            </w:pPr>
            <w:r w:rsidRPr="006145DB">
              <w:rPr>
                <w:rFonts w:cs="Arial"/>
                <w:sz w:val="20"/>
                <w:szCs w:val="20"/>
                <w:lang w:eastAsia="es-CO"/>
              </w:rPr>
              <w:t>Proyección de documentos que no requieren representación judicial. Derechos de petición, tutelas, hábeas corpus, reclamaciones administrativas, quejas y peticiones, solicitud de corrección de cambio de nombre y/o sexo en el registro civil de nacimiento, solicitud de conciliación, entre otras.  </w:t>
            </w:r>
          </w:p>
          <w:p w14:paraId="57B9C1CA" w14:textId="5EE52D63" w:rsidR="00B15425" w:rsidRPr="006145DB" w:rsidRDefault="00B15425">
            <w:pPr>
              <w:numPr>
                <w:ilvl w:val="0"/>
                <w:numId w:val="64"/>
              </w:numPr>
              <w:spacing w:after="0" w:line="240" w:lineRule="auto"/>
              <w:jc w:val="both"/>
              <w:textAlignment w:val="baseline"/>
              <w:rPr>
                <w:rFonts w:cs="Arial"/>
                <w:sz w:val="20"/>
                <w:szCs w:val="20"/>
                <w:lang w:eastAsia="es-CO"/>
              </w:rPr>
            </w:pPr>
            <w:r w:rsidRPr="006145DB">
              <w:rPr>
                <w:rFonts w:cs="Arial"/>
                <w:sz w:val="20"/>
                <w:szCs w:val="20"/>
                <w:lang w:eastAsia="es-CO"/>
              </w:rPr>
              <w:t>Referenciación de personas LGBTI que requieran representación jurídica ante otras entidades, por ejemplo, a consultorios jurídicos para que puedan ser garantizados sus derechos. </w:t>
            </w:r>
          </w:p>
          <w:p w14:paraId="656134D9" w14:textId="5C88574A" w:rsidR="00B15425" w:rsidRPr="006145DB" w:rsidRDefault="00B15425">
            <w:pPr>
              <w:numPr>
                <w:ilvl w:val="0"/>
                <w:numId w:val="64"/>
              </w:numPr>
              <w:spacing w:after="0" w:line="240" w:lineRule="auto"/>
              <w:jc w:val="both"/>
              <w:textAlignment w:val="baseline"/>
              <w:rPr>
                <w:rFonts w:cs="Arial"/>
                <w:sz w:val="20"/>
                <w:szCs w:val="20"/>
                <w:lang w:eastAsia="es-CO"/>
              </w:rPr>
            </w:pPr>
            <w:r w:rsidRPr="006145DB">
              <w:rPr>
                <w:rFonts w:cs="Arial"/>
                <w:sz w:val="20"/>
                <w:szCs w:val="20"/>
                <w:lang w:eastAsia="es-CO"/>
              </w:rPr>
              <w:t>Capacitación de diversos actores sociales en materia de los derechos de la comunidad LGBTI, en donde se busca resaltar los conceptos y conquistas jurídicas que han logrado diversos actores en la lucha por el reconocimiento de derechos LGBTI.  </w:t>
            </w:r>
          </w:p>
          <w:p w14:paraId="63B53F54" w14:textId="29E39E75" w:rsidR="00B15425" w:rsidRPr="006145DB" w:rsidRDefault="00B15425">
            <w:pPr>
              <w:numPr>
                <w:ilvl w:val="0"/>
                <w:numId w:val="64"/>
              </w:numPr>
              <w:spacing w:after="0" w:line="240" w:lineRule="auto"/>
              <w:jc w:val="both"/>
              <w:textAlignment w:val="baseline"/>
              <w:rPr>
                <w:rFonts w:cs="Arial"/>
                <w:sz w:val="20"/>
                <w:szCs w:val="20"/>
                <w:lang w:eastAsia="es-CO"/>
              </w:rPr>
            </w:pPr>
            <w:r w:rsidRPr="006145DB">
              <w:rPr>
                <w:rFonts w:cs="Arial"/>
                <w:sz w:val="20"/>
                <w:szCs w:val="20"/>
                <w:lang w:eastAsia="es-CO"/>
              </w:rPr>
              <w:t>Orientación jurídica en la protección y el restablecimiento de derechos.</w:t>
            </w:r>
          </w:p>
          <w:p w14:paraId="583908A5" w14:textId="64A2BD8F" w:rsidR="00B15425" w:rsidRPr="006145DB" w:rsidRDefault="00B15425">
            <w:pPr>
              <w:numPr>
                <w:ilvl w:val="0"/>
                <w:numId w:val="64"/>
              </w:numPr>
              <w:spacing w:after="0" w:line="240" w:lineRule="auto"/>
              <w:jc w:val="both"/>
              <w:textAlignment w:val="baseline"/>
              <w:rPr>
                <w:rFonts w:cs="Arial"/>
                <w:sz w:val="20"/>
                <w:szCs w:val="20"/>
                <w:lang w:eastAsia="es-CO"/>
              </w:rPr>
            </w:pPr>
            <w:r w:rsidRPr="006145DB">
              <w:rPr>
                <w:rFonts w:cs="Arial"/>
                <w:sz w:val="20"/>
                <w:szCs w:val="20"/>
                <w:lang w:eastAsia="es-CO"/>
              </w:rPr>
              <w:t>Orientación para el acceso a servicios sociales.  </w:t>
            </w:r>
          </w:p>
          <w:p w14:paraId="1F0D9123" w14:textId="77777777" w:rsidR="00B15425" w:rsidRPr="006145DB" w:rsidRDefault="00B15425">
            <w:pPr>
              <w:numPr>
                <w:ilvl w:val="0"/>
                <w:numId w:val="64"/>
              </w:numPr>
              <w:spacing w:after="0" w:line="240" w:lineRule="auto"/>
              <w:jc w:val="both"/>
              <w:textAlignment w:val="baseline"/>
              <w:rPr>
                <w:rFonts w:cs="Arial"/>
                <w:sz w:val="20"/>
                <w:szCs w:val="20"/>
                <w:lang w:eastAsia="es-CO"/>
              </w:rPr>
            </w:pPr>
            <w:r w:rsidRPr="006145DB">
              <w:rPr>
                <w:rFonts w:cs="Arial"/>
                <w:sz w:val="20"/>
                <w:szCs w:val="20"/>
                <w:lang w:eastAsia="es-CO"/>
              </w:rPr>
              <w:t>Articulación y seguimiento a la actuación de entidades públicas, en el proceso de protección y garantía de derechos </w:t>
            </w:r>
          </w:p>
          <w:p w14:paraId="6685B478" w14:textId="77777777" w:rsidR="00B15425" w:rsidRPr="006145DB" w:rsidRDefault="00B15425" w:rsidP="005B435E">
            <w:pPr>
              <w:tabs>
                <w:tab w:val="left" w:pos="709"/>
              </w:tabs>
              <w:spacing w:after="0" w:line="240" w:lineRule="auto"/>
              <w:contextualSpacing/>
              <w:jc w:val="both"/>
              <w:rPr>
                <w:rFonts w:cs="Arial"/>
                <w:sz w:val="20"/>
                <w:szCs w:val="20"/>
                <w:lang w:eastAsia="es-CO"/>
              </w:rPr>
            </w:pPr>
          </w:p>
          <w:p w14:paraId="326947BF" w14:textId="77777777" w:rsidR="00B15425" w:rsidRPr="006145DB" w:rsidRDefault="00B15425"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En el marco de los artículos 134a y 134b de la ley 599 de 2000, la Subdirección para Asuntos LGBTI busca garantizar a través de este servicio la protección de los derechos de una persona vulnerada por actos de discriminación u hostigamiento, relacionados con la orientación sexual e identidad de género.</w:t>
            </w:r>
          </w:p>
          <w:p w14:paraId="0BF2304C" w14:textId="77777777" w:rsidR="00B15425" w:rsidRPr="006145DB" w:rsidRDefault="00B15425" w:rsidP="005B435E">
            <w:pPr>
              <w:tabs>
                <w:tab w:val="left" w:pos="709"/>
              </w:tabs>
              <w:spacing w:after="0" w:line="240" w:lineRule="auto"/>
              <w:contextualSpacing/>
              <w:jc w:val="both"/>
              <w:rPr>
                <w:rFonts w:cs="Arial"/>
                <w:bCs/>
                <w:sz w:val="20"/>
                <w:szCs w:val="20"/>
                <w:lang w:eastAsia="es-CO"/>
              </w:rPr>
            </w:pPr>
          </w:p>
          <w:p w14:paraId="65339924" w14:textId="77777777" w:rsidR="00B15425" w:rsidRPr="006145DB" w:rsidRDefault="00B15425"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La prestación de este servicio está a cargo de profesionales en derecho de la Subdirección para Asuntos LGBTI de la Secretaría Distrital de Integración Social. Si se requiere, se realizará una referenciación para iniciar un proceso de orientación y acompañamiento psicosocial por parte de un profesional en psicología.</w:t>
            </w:r>
          </w:p>
          <w:p w14:paraId="524EF954" w14:textId="77777777" w:rsidR="0080222C" w:rsidRPr="006145DB" w:rsidRDefault="0080222C" w:rsidP="005B435E">
            <w:pPr>
              <w:pStyle w:val="Ttulo1"/>
              <w:rPr>
                <w:lang w:eastAsia="es-CO"/>
              </w:rPr>
            </w:pPr>
          </w:p>
          <w:p w14:paraId="0786E980" w14:textId="77777777" w:rsidR="00B15425" w:rsidRPr="006145DB" w:rsidRDefault="00B15425"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El servicio se ofrece durante todos los meses del año sin interrupción, para garantizar acceso continuo a los procesos de acompañamiento y orientación socio jurídica. Es fundamental que la persona o el grupo familiar que participa en el servicio conozca, apropie y firme el formato acta de corresponsabilidad establecido.</w:t>
            </w:r>
          </w:p>
          <w:p w14:paraId="5DB88ACC" w14:textId="77777777" w:rsidR="00B15425" w:rsidRPr="006145DB" w:rsidRDefault="00B15425" w:rsidP="005B435E">
            <w:pPr>
              <w:tabs>
                <w:tab w:val="left" w:pos="709"/>
              </w:tabs>
              <w:spacing w:after="0" w:line="240" w:lineRule="auto"/>
              <w:contextualSpacing/>
              <w:jc w:val="both"/>
              <w:rPr>
                <w:rFonts w:cs="Arial"/>
                <w:strike/>
                <w:sz w:val="20"/>
                <w:szCs w:val="20"/>
                <w:lang w:eastAsia="es-CO"/>
              </w:rPr>
            </w:pPr>
          </w:p>
          <w:p w14:paraId="0BB18FE6" w14:textId="77777777" w:rsidR="00B15425" w:rsidRPr="006145DB" w:rsidRDefault="00B15425" w:rsidP="005B435E">
            <w:pPr>
              <w:tabs>
                <w:tab w:val="left" w:pos="709"/>
              </w:tabs>
              <w:spacing w:after="0" w:line="240" w:lineRule="auto"/>
              <w:contextualSpacing/>
              <w:jc w:val="both"/>
              <w:rPr>
                <w:rFonts w:cs="Arial"/>
                <w:strike/>
                <w:sz w:val="20"/>
                <w:szCs w:val="20"/>
                <w:lang w:eastAsia="es-CO"/>
              </w:rPr>
            </w:pPr>
            <w:r w:rsidRPr="006145DB">
              <w:rPr>
                <w:rFonts w:cs="Arial"/>
                <w:sz w:val="20"/>
                <w:szCs w:val="20"/>
                <w:lang w:eastAsia="es-CO"/>
              </w:rPr>
              <w:t>En caso de interrupción parcial o total en la prestación del servicio Unidad Contra la Discriminación - UCD se implementará el plan operativo de continuidad correspondiente.</w:t>
            </w:r>
          </w:p>
        </w:tc>
      </w:tr>
      <w:tr w:rsidR="0080222C" w:rsidRPr="006145DB" w14:paraId="28852587" w14:textId="77777777" w:rsidTr="002F5124">
        <w:trPr>
          <w:trHeight w:val="557"/>
          <w:jc w:val="center"/>
        </w:trPr>
        <w:tc>
          <w:tcPr>
            <w:tcW w:w="903" w:type="pct"/>
            <w:vAlign w:val="center"/>
          </w:tcPr>
          <w:p w14:paraId="747D28D2" w14:textId="77777777" w:rsidR="00B15425" w:rsidRPr="006145DB" w:rsidRDefault="00B15425" w:rsidP="005B435E">
            <w:pPr>
              <w:spacing w:after="0" w:line="240" w:lineRule="auto"/>
              <w:ind w:left="1"/>
              <w:contextualSpacing/>
              <w:rPr>
                <w:rFonts w:cs="Arial"/>
                <w:sz w:val="20"/>
                <w:szCs w:val="20"/>
                <w:lang w:eastAsia="es-CO"/>
              </w:rPr>
            </w:pPr>
            <w:r w:rsidRPr="006145DB">
              <w:rPr>
                <w:rFonts w:cs="Arial"/>
                <w:sz w:val="20"/>
                <w:szCs w:val="20"/>
                <w:lang w:eastAsia="es-CO"/>
              </w:rPr>
              <w:t>Estándares transversales de calidad</w:t>
            </w:r>
          </w:p>
        </w:tc>
        <w:tc>
          <w:tcPr>
            <w:tcW w:w="4097" w:type="pct"/>
          </w:tcPr>
          <w:p w14:paraId="0093FE9F" w14:textId="77777777" w:rsidR="00B15425" w:rsidRPr="006145DB" w:rsidRDefault="00B15425"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Para el servicio social aplican las siguientes categorías: </w:t>
            </w:r>
          </w:p>
          <w:p w14:paraId="26012127" w14:textId="77777777" w:rsidR="00467D6D" w:rsidRPr="006145DB" w:rsidRDefault="00467D6D" w:rsidP="00467D6D">
            <w:pPr>
              <w:pStyle w:val="Ttulo1"/>
              <w:rPr>
                <w:sz w:val="20"/>
                <w:lang w:eastAsia="es-CO"/>
              </w:rPr>
            </w:pPr>
          </w:p>
          <w:p w14:paraId="489BD6D4" w14:textId="77777777" w:rsidR="00B15425" w:rsidRPr="006145DB" w:rsidRDefault="00B15425">
            <w:pPr>
              <w:pStyle w:val="Textoindependiente"/>
              <w:numPr>
                <w:ilvl w:val="0"/>
                <w:numId w:val="53"/>
              </w:numPr>
              <w:spacing w:after="0" w:line="240" w:lineRule="auto"/>
              <w:ind w:left="360"/>
              <w:contextualSpacing/>
              <w:jc w:val="both"/>
              <w:rPr>
                <w:rFonts w:cs="Arial"/>
                <w:bCs/>
                <w:sz w:val="20"/>
                <w:szCs w:val="20"/>
                <w:lang w:eastAsia="es-CO"/>
              </w:rPr>
            </w:pPr>
            <w:r w:rsidRPr="006145DB">
              <w:rPr>
                <w:rFonts w:cs="Arial"/>
                <w:bCs/>
                <w:sz w:val="20"/>
                <w:szCs w:val="20"/>
                <w:lang w:eastAsia="es-CO"/>
              </w:rPr>
              <w:t>Talento humano</w:t>
            </w:r>
          </w:p>
          <w:p w14:paraId="1D8D5E48" w14:textId="77777777" w:rsidR="00B15425" w:rsidRPr="006145DB" w:rsidRDefault="00B15425">
            <w:pPr>
              <w:pStyle w:val="Textoindependiente"/>
              <w:numPr>
                <w:ilvl w:val="0"/>
                <w:numId w:val="53"/>
              </w:numPr>
              <w:spacing w:after="0" w:line="240" w:lineRule="auto"/>
              <w:ind w:left="360"/>
              <w:contextualSpacing/>
              <w:jc w:val="both"/>
              <w:rPr>
                <w:rFonts w:cs="Arial"/>
                <w:bCs/>
                <w:sz w:val="20"/>
                <w:szCs w:val="20"/>
                <w:lang w:eastAsia="es-CO"/>
              </w:rPr>
            </w:pPr>
            <w:r w:rsidRPr="006145DB">
              <w:rPr>
                <w:rFonts w:cs="Arial"/>
                <w:bCs/>
                <w:sz w:val="20"/>
                <w:szCs w:val="20"/>
                <w:lang w:eastAsia="es-CO"/>
              </w:rPr>
              <w:t>Atención social</w:t>
            </w:r>
          </w:p>
          <w:p w14:paraId="5366B83D" w14:textId="77777777" w:rsidR="00B15425" w:rsidRPr="006145DB" w:rsidRDefault="00B15425">
            <w:pPr>
              <w:numPr>
                <w:ilvl w:val="0"/>
                <w:numId w:val="53"/>
              </w:numPr>
              <w:tabs>
                <w:tab w:val="left" w:pos="709"/>
              </w:tabs>
              <w:spacing w:after="0" w:line="240" w:lineRule="auto"/>
              <w:ind w:left="360"/>
              <w:contextualSpacing/>
              <w:jc w:val="both"/>
              <w:rPr>
                <w:rFonts w:cs="Arial"/>
                <w:sz w:val="20"/>
                <w:szCs w:val="20"/>
                <w:lang w:eastAsia="es-CO"/>
              </w:rPr>
            </w:pPr>
            <w:r w:rsidRPr="006145DB">
              <w:rPr>
                <w:rFonts w:cs="Arial"/>
                <w:sz w:val="20"/>
                <w:szCs w:val="20"/>
                <w:lang w:eastAsia="es-CO"/>
              </w:rPr>
              <w:t>Ambientes adecuados y seguros</w:t>
            </w:r>
          </w:p>
          <w:p w14:paraId="26B6CBF6" w14:textId="77777777" w:rsidR="00B15425" w:rsidRPr="006145DB" w:rsidRDefault="00B15425">
            <w:pPr>
              <w:numPr>
                <w:ilvl w:val="0"/>
                <w:numId w:val="53"/>
              </w:numPr>
              <w:tabs>
                <w:tab w:val="left" w:pos="709"/>
              </w:tabs>
              <w:spacing w:after="0" w:line="240" w:lineRule="auto"/>
              <w:ind w:left="360"/>
              <w:contextualSpacing/>
              <w:jc w:val="both"/>
              <w:rPr>
                <w:rFonts w:cs="Arial"/>
                <w:sz w:val="20"/>
                <w:szCs w:val="20"/>
                <w:lang w:eastAsia="es-CO"/>
              </w:rPr>
            </w:pPr>
            <w:r w:rsidRPr="006145DB">
              <w:rPr>
                <w:rFonts w:cs="Arial"/>
                <w:sz w:val="20"/>
                <w:szCs w:val="20"/>
                <w:lang w:eastAsia="es-CO"/>
              </w:rPr>
              <w:t>Salubridad</w:t>
            </w:r>
          </w:p>
          <w:p w14:paraId="4DBB6100" w14:textId="77777777" w:rsidR="00B15425" w:rsidRPr="006145DB" w:rsidRDefault="00B15425">
            <w:pPr>
              <w:pStyle w:val="Textoindependiente"/>
              <w:numPr>
                <w:ilvl w:val="0"/>
                <w:numId w:val="53"/>
              </w:numPr>
              <w:spacing w:after="0" w:line="240" w:lineRule="auto"/>
              <w:ind w:left="360"/>
              <w:contextualSpacing/>
              <w:jc w:val="both"/>
              <w:rPr>
                <w:rFonts w:cs="Arial"/>
                <w:bCs/>
                <w:sz w:val="20"/>
                <w:szCs w:val="20"/>
                <w:lang w:eastAsia="es-CO"/>
              </w:rPr>
            </w:pPr>
            <w:r w:rsidRPr="006145DB">
              <w:rPr>
                <w:rFonts w:cs="Arial"/>
                <w:bCs/>
                <w:sz w:val="20"/>
                <w:szCs w:val="20"/>
                <w:lang w:eastAsia="es-CO"/>
              </w:rPr>
              <w:t>Gestión Administrativa</w:t>
            </w:r>
          </w:p>
        </w:tc>
      </w:tr>
    </w:tbl>
    <w:p w14:paraId="1AE3D1F1" w14:textId="77777777" w:rsidR="0080222C" w:rsidRPr="006145DB" w:rsidRDefault="0080222C" w:rsidP="005B435E">
      <w:pPr>
        <w:spacing w:after="0" w:line="240" w:lineRule="auto"/>
        <w:rPr>
          <w:rFonts w:cs="Arial"/>
        </w:rPr>
      </w:pPr>
    </w:p>
    <w:p w14:paraId="5C7964ED" w14:textId="2B68618F" w:rsidR="00882758" w:rsidRPr="006145DB" w:rsidRDefault="00374320">
      <w:pPr>
        <w:pStyle w:val="Ttulo1"/>
        <w:numPr>
          <w:ilvl w:val="1"/>
          <w:numId w:val="71"/>
        </w:numPr>
        <w:tabs>
          <w:tab w:val="left" w:pos="633"/>
        </w:tabs>
        <w:ind w:left="426" w:hanging="426"/>
      </w:pPr>
      <w:bookmarkStart w:id="280" w:name="_Toc210213212"/>
      <w:bookmarkStart w:id="281" w:name="_Toc213273486"/>
      <w:bookmarkStart w:id="282" w:name="_Toc213276113"/>
      <w:bookmarkStart w:id="283" w:name="_Toc216902447"/>
      <w:r w:rsidRPr="006145DB">
        <w:t>Servicios para l</w:t>
      </w:r>
      <w:r w:rsidR="00467D6D" w:rsidRPr="006145DB">
        <w:t>a atención de las personas con d</w:t>
      </w:r>
      <w:r w:rsidRPr="006145DB">
        <w:t>iscapacidad, personas cuidadoras, f</w:t>
      </w:r>
      <w:r w:rsidR="0034321E" w:rsidRPr="006145DB">
        <w:t xml:space="preserve">amilia y </w:t>
      </w:r>
      <w:r w:rsidRPr="006145DB">
        <w:t>r</w:t>
      </w:r>
      <w:r w:rsidR="0034321E" w:rsidRPr="006145DB">
        <w:t xml:space="preserve">edes de </w:t>
      </w:r>
      <w:r w:rsidRPr="006145DB">
        <w:t>a</w:t>
      </w:r>
      <w:r w:rsidR="0034321E" w:rsidRPr="006145DB">
        <w:t>poyo</w:t>
      </w:r>
      <w:bookmarkEnd w:id="280"/>
      <w:bookmarkEnd w:id="281"/>
      <w:bookmarkEnd w:id="282"/>
      <w:bookmarkEnd w:id="283"/>
    </w:p>
    <w:p w14:paraId="5F74124F" w14:textId="77777777" w:rsidR="00E647A4" w:rsidRPr="006145DB" w:rsidRDefault="00E647A4" w:rsidP="005B435E">
      <w:pPr>
        <w:spacing w:after="0" w:line="240" w:lineRule="auto"/>
        <w:rPr>
          <w:rFonts w:cs="Arial"/>
        </w:rPr>
      </w:pPr>
    </w:p>
    <w:p w14:paraId="150357A9" w14:textId="097B3DEF" w:rsidR="00DB2A3D" w:rsidRPr="006145DB" w:rsidRDefault="0002125C">
      <w:pPr>
        <w:pStyle w:val="Ttulo1"/>
        <w:numPr>
          <w:ilvl w:val="2"/>
          <w:numId w:val="72"/>
        </w:numPr>
        <w:ind w:left="993"/>
        <w:jc w:val="center"/>
      </w:pPr>
      <w:bookmarkStart w:id="284" w:name="_Toc210213213"/>
      <w:bookmarkStart w:id="285" w:name="_Toc213273487"/>
      <w:bookmarkStart w:id="286" w:name="_Toc213276114"/>
      <w:bookmarkStart w:id="287" w:name="_Toc216902448"/>
      <w:r w:rsidRPr="006145DB">
        <w:t xml:space="preserve">Servicio </w:t>
      </w:r>
      <w:r w:rsidR="00AB2DF7" w:rsidRPr="006145DB">
        <w:t xml:space="preserve">Centros </w:t>
      </w:r>
      <w:r w:rsidR="00467D6D" w:rsidRPr="006145DB">
        <w:t>crecer</w:t>
      </w:r>
      <w:bookmarkEnd w:id="284"/>
      <w:bookmarkEnd w:id="285"/>
      <w:bookmarkEnd w:id="286"/>
      <w:bookmarkEnd w:id="287"/>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FE39F5" w:rsidRPr="006145DB" w14:paraId="5AED066B" w14:textId="77777777" w:rsidTr="00301133">
        <w:trPr>
          <w:trHeight w:val="585"/>
          <w:jc w:val="center"/>
        </w:trPr>
        <w:tc>
          <w:tcPr>
            <w:tcW w:w="1940" w:type="dxa"/>
            <w:vAlign w:val="center"/>
          </w:tcPr>
          <w:p w14:paraId="6B2CE5AC" w14:textId="77777777" w:rsidR="00FE39F5" w:rsidRPr="006145DB" w:rsidRDefault="00FE39F5" w:rsidP="0076493D">
            <w:pPr>
              <w:spacing w:after="0" w:line="240" w:lineRule="auto"/>
              <w:ind w:left="22"/>
              <w:contextualSpacing/>
              <w:jc w:val="both"/>
              <w:rPr>
                <w:rFonts w:cs="Arial"/>
                <w:bCs/>
                <w:sz w:val="20"/>
                <w:szCs w:val="20"/>
                <w:lang w:eastAsia="es-CO"/>
              </w:rPr>
            </w:pPr>
            <w:r w:rsidRPr="006145DB">
              <w:rPr>
                <w:rFonts w:cs="Arial"/>
                <w:bCs/>
                <w:sz w:val="20"/>
                <w:szCs w:val="20"/>
                <w:lang w:eastAsia="es-CO"/>
              </w:rPr>
              <w:t>Nombre del servicio</w:t>
            </w:r>
          </w:p>
        </w:tc>
        <w:tc>
          <w:tcPr>
            <w:tcW w:w="7455" w:type="dxa"/>
            <w:vAlign w:val="center"/>
          </w:tcPr>
          <w:p w14:paraId="3473D632" w14:textId="3B8F0BB2" w:rsidR="00FE39F5" w:rsidRPr="006145DB" w:rsidRDefault="00FE39F5" w:rsidP="0076493D">
            <w:pPr>
              <w:pStyle w:val="Textoindependiente"/>
              <w:spacing w:after="0" w:line="240" w:lineRule="auto"/>
              <w:jc w:val="both"/>
              <w:rPr>
                <w:rFonts w:eastAsia="Lucida Sans Unicode" w:cs="Arial"/>
                <w:bCs/>
              </w:rPr>
            </w:pPr>
            <w:r w:rsidRPr="006145DB">
              <w:rPr>
                <w:rFonts w:eastAsia="Lucida Sans Unicode" w:cs="Arial"/>
                <w:bCs/>
                <w:sz w:val="20"/>
                <w:szCs w:val="20"/>
              </w:rPr>
              <w:t>Centros Crecer</w:t>
            </w:r>
            <w:r w:rsidR="0076493D" w:rsidRPr="006145DB">
              <w:rPr>
                <w:rFonts w:eastAsia="Lucida Sans Unicode" w:cs="Arial"/>
                <w:bCs/>
                <w:sz w:val="20"/>
                <w:szCs w:val="20"/>
              </w:rPr>
              <w:t>.</w:t>
            </w:r>
          </w:p>
        </w:tc>
      </w:tr>
      <w:tr w:rsidR="00FE39F5" w:rsidRPr="006145DB" w14:paraId="35AEAFC4" w14:textId="77777777" w:rsidTr="00301133">
        <w:trPr>
          <w:trHeight w:val="585"/>
          <w:jc w:val="center"/>
        </w:trPr>
        <w:tc>
          <w:tcPr>
            <w:tcW w:w="1940" w:type="dxa"/>
            <w:vAlign w:val="center"/>
          </w:tcPr>
          <w:p w14:paraId="19C28767" w14:textId="6B71F644" w:rsidR="00FE39F5" w:rsidRPr="006145DB" w:rsidRDefault="00FE39F5" w:rsidP="0076493D">
            <w:pPr>
              <w:spacing w:after="0" w:line="240" w:lineRule="auto"/>
              <w:contextualSpacing/>
              <w:jc w:val="both"/>
              <w:rPr>
                <w:rFonts w:eastAsia="Calibri" w:cs="Arial"/>
                <w:sz w:val="18"/>
                <w:szCs w:val="18"/>
                <w:lang w:eastAsia="es-CO"/>
              </w:rPr>
            </w:pPr>
            <w:r w:rsidRPr="006145DB">
              <w:rPr>
                <w:rFonts w:cs="Arial"/>
                <w:bCs/>
                <w:sz w:val="20"/>
                <w:szCs w:val="20"/>
                <w:lang w:eastAsia="es-CO"/>
              </w:rPr>
              <w:t>Objeto del servicio</w:t>
            </w:r>
          </w:p>
        </w:tc>
        <w:tc>
          <w:tcPr>
            <w:tcW w:w="7455" w:type="dxa"/>
            <w:vAlign w:val="center"/>
          </w:tcPr>
          <w:p w14:paraId="56D14771" w14:textId="2848CA19" w:rsidR="00FE39F5" w:rsidRPr="006145DB" w:rsidRDefault="00FE39F5" w:rsidP="0076493D">
            <w:pPr>
              <w:spacing w:after="0" w:line="240" w:lineRule="auto"/>
              <w:contextualSpacing/>
              <w:jc w:val="both"/>
              <w:rPr>
                <w:rFonts w:cs="Arial"/>
                <w:sz w:val="20"/>
                <w:szCs w:val="20"/>
                <w:lang w:eastAsia="es-CO"/>
              </w:rPr>
            </w:pPr>
            <w:r w:rsidRPr="006145DB">
              <w:rPr>
                <w:rFonts w:cs="Arial"/>
                <w:sz w:val="20"/>
                <w:szCs w:val="20"/>
                <w:lang w:eastAsia="es-CO"/>
              </w:rPr>
              <w:t>Brindar atención integral transdisciplinar a niñas, niños y adolescentes con discapacidad intelectual, múltiple y/o con Trastorno del Espectro Autista (TEA) para el desarrollo y fortalecimiento de capacidades para la inclusión social con enfoque transectorial. Junto con acciones dirigidas a la familia orientadas a la promoción de espacios protectores, fomento de la corresponsabilidad; así como el reconocimiento, redistribución y reducción de la labor de cuidado.</w:t>
            </w:r>
          </w:p>
        </w:tc>
      </w:tr>
      <w:tr w:rsidR="00FE39F5" w:rsidRPr="006145DB" w14:paraId="21A3F2F9" w14:textId="77777777" w:rsidTr="00301133">
        <w:trPr>
          <w:trHeight w:val="20"/>
          <w:jc w:val="center"/>
        </w:trPr>
        <w:tc>
          <w:tcPr>
            <w:tcW w:w="1940" w:type="dxa"/>
            <w:vAlign w:val="center"/>
          </w:tcPr>
          <w:p w14:paraId="6883DE37" w14:textId="1981EC09" w:rsidR="00FE39F5" w:rsidRPr="006145DB" w:rsidRDefault="00FE39F5" w:rsidP="0076493D">
            <w:pPr>
              <w:spacing w:after="0" w:line="240" w:lineRule="auto"/>
              <w:contextualSpacing/>
              <w:jc w:val="both"/>
              <w:rPr>
                <w:rFonts w:cs="Arial"/>
                <w:bCs/>
                <w:sz w:val="20"/>
                <w:szCs w:val="20"/>
                <w:lang w:eastAsia="es-CO"/>
              </w:rPr>
            </w:pPr>
            <w:r w:rsidRPr="006145DB">
              <w:rPr>
                <w:rFonts w:cs="Arial"/>
                <w:bCs/>
                <w:sz w:val="20"/>
                <w:szCs w:val="20"/>
                <w:lang w:eastAsia="es-CO"/>
              </w:rPr>
              <w:t>Oferta servicio</w:t>
            </w:r>
          </w:p>
        </w:tc>
        <w:tc>
          <w:tcPr>
            <w:tcW w:w="7455" w:type="dxa"/>
            <w:vAlign w:val="center"/>
          </w:tcPr>
          <w:p w14:paraId="25F0CA7C" w14:textId="77777777" w:rsidR="00FE39F5" w:rsidRPr="006145DB" w:rsidRDefault="00FE39F5" w:rsidP="0076493D">
            <w:pPr>
              <w:pStyle w:val="Textoindependiente"/>
              <w:numPr>
                <w:ilvl w:val="0"/>
                <w:numId w:val="170"/>
              </w:numPr>
              <w:spacing w:after="0" w:line="240" w:lineRule="auto"/>
              <w:ind w:left="356"/>
              <w:contextualSpacing/>
              <w:jc w:val="both"/>
              <w:rPr>
                <w:rFonts w:cs="Arial"/>
                <w:sz w:val="20"/>
                <w:szCs w:val="20"/>
                <w:lang w:val="es-CO"/>
              </w:rPr>
            </w:pPr>
            <w:r w:rsidRPr="006145DB">
              <w:rPr>
                <w:rFonts w:cs="Arial"/>
                <w:sz w:val="20"/>
                <w:szCs w:val="20"/>
                <w:lang w:val="es-CO"/>
              </w:rPr>
              <w:t>Atención integral con enfoque transectorial a niñas, niños y adolescentes con discapacidad intelectual o múltiple o con Trastorno del Espectro Autista –TEA, que aporten al desarrollo y fortalecimiento de capacidades y habilidades para su inclusión social.</w:t>
            </w:r>
          </w:p>
          <w:p w14:paraId="2194BD1B" w14:textId="77777777" w:rsidR="00FE39F5" w:rsidRPr="006145DB" w:rsidRDefault="00FE39F5" w:rsidP="0076493D">
            <w:pPr>
              <w:pStyle w:val="Textoindependiente"/>
              <w:numPr>
                <w:ilvl w:val="0"/>
                <w:numId w:val="170"/>
              </w:numPr>
              <w:spacing w:after="0" w:line="240" w:lineRule="auto"/>
              <w:ind w:left="356"/>
              <w:contextualSpacing/>
              <w:jc w:val="both"/>
              <w:rPr>
                <w:rFonts w:cs="Arial"/>
                <w:sz w:val="20"/>
                <w:szCs w:val="20"/>
                <w:lang w:val="es-CO"/>
              </w:rPr>
            </w:pPr>
            <w:r w:rsidRPr="006145DB">
              <w:rPr>
                <w:rFonts w:cs="Arial"/>
                <w:sz w:val="20"/>
                <w:szCs w:val="20"/>
                <w:lang w:val="es-CO"/>
              </w:rPr>
              <w:t>Acciones dirigidas al fortalecimiento familiar, a partir de la promoción de espacios protectores y generación de oportunidades para la transformación de realidades del entorno familiar dirigidas a incidir en la corresponsabilidad del cuidado e inclusión de las personas con discapacidad. Estas acciones fortalecen el rol de cuidado a partir del reconocimiento, redistribución y reducción de tiempos de cuidado impulsando el desarrollo personal y el proyecto de vida de la persona cuidadora.</w:t>
            </w:r>
          </w:p>
          <w:p w14:paraId="62278847" w14:textId="77777777" w:rsidR="00FE39F5" w:rsidRPr="006145DB" w:rsidRDefault="00FE39F5" w:rsidP="0076493D">
            <w:pPr>
              <w:pStyle w:val="Textoindependiente"/>
              <w:numPr>
                <w:ilvl w:val="0"/>
                <w:numId w:val="170"/>
              </w:numPr>
              <w:spacing w:after="0" w:line="240" w:lineRule="auto"/>
              <w:ind w:left="356"/>
              <w:contextualSpacing/>
              <w:jc w:val="both"/>
              <w:rPr>
                <w:rFonts w:cs="Arial"/>
              </w:rPr>
            </w:pPr>
            <w:r w:rsidRPr="006145DB">
              <w:rPr>
                <w:rFonts w:cs="Arial"/>
                <w:sz w:val="20"/>
                <w:szCs w:val="20"/>
                <w:lang w:val="es-CO"/>
              </w:rPr>
              <w:t>Articulación transectorial para promover procesos de inclusión social, de acuerdo con las capacidades y habilidades y curso de vida de las personas con discapacidad, sus familias y sus personas cuidadoras.</w:t>
            </w:r>
          </w:p>
        </w:tc>
      </w:tr>
      <w:tr w:rsidR="00FE39F5" w:rsidRPr="006145DB" w14:paraId="315D0BDC" w14:textId="77777777" w:rsidTr="00301133">
        <w:trPr>
          <w:trHeight w:val="20"/>
          <w:jc w:val="center"/>
        </w:trPr>
        <w:tc>
          <w:tcPr>
            <w:tcW w:w="1940" w:type="dxa"/>
            <w:vAlign w:val="center"/>
          </w:tcPr>
          <w:p w14:paraId="29ACF281" w14:textId="77777777" w:rsidR="00FE39F5" w:rsidRPr="006145DB" w:rsidRDefault="00FE39F5" w:rsidP="00241189">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vAlign w:val="center"/>
          </w:tcPr>
          <w:p w14:paraId="6AE0139B" w14:textId="77777777" w:rsidR="00FE39F5" w:rsidRPr="006145DB" w:rsidRDefault="00FE39F5" w:rsidP="0076493D">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Focalización por demanda.</w:t>
            </w:r>
          </w:p>
        </w:tc>
      </w:tr>
      <w:tr w:rsidR="00FE39F5" w:rsidRPr="006145DB" w14:paraId="758C8456" w14:textId="77777777" w:rsidTr="00301133">
        <w:trPr>
          <w:trHeight w:val="612"/>
          <w:jc w:val="center"/>
        </w:trPr>
        <w:tc>
          <w:tcPr>
            <w:tcW w:w="1940" w:type="dxa"/>
            <w:vAlign w:val="center"/>
          </w:tcPr>
          <w:p w14:paraId="599CB5C9" w14:textId="77777777" w:rsidR="00FE39F5" w:rsidRPr="006145DB" w:rsidRDefault="00FE39F5" w:rsidP="00241189">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vAlign w:val="center"/>
          </w:tcPr>
          <w:p w14:paraId="6BF6C911" w14:textId="77777777" w:rsidR="00FE39F5" w:rsidRPr="006145DB" w:rsidRDefault="00FE39F5" w:rsidP="0076493D">
            <w:pPr>
              <w:pStyle w:val="Textoindependiente"/>
              <w:spacing w:after="0" w:line="240" w:lineRule="auto"/>
              <w:jc w:val="both"/>
              <w:rPr>
                <w:rFonts w:cs="Arial"/>
                <w:sz w:val="20"/>
                <w:szCs w:val="20"/>
                <w:lang w:eastAsia="es-CO"/>
              </w:rPr>
            </w:pPr>
            <w:r w:rsidRPr="006145DB">
              <w:rPr>
                <w:rFonts w:cs="Arial"/>
                <w:sz w:val="20"/>
                <w:szCs w:val="20"/>
                <w:lang w:val="es-CO" w:eastAsia="es-CO"/>
              </w:rPr>
              <w:t>Niñas, niños y adolescentes entre los 6 y los 17 años 11 meses 29 días, con discapacidad intelectual o con TEA que requieran apoyos extensos y generalizados o con discapacidad múltiple que requieran algún tipo de apoyo (Intermitente, limitado, extenso o generalizado), residentes en Bogotá D.C.</w:t>
            </w:r>
          </w:p>
        </w:tc>
      </w:tr>
      <w:tr w:rsidR="00FE39F5" w:rsidRPr="006145DB" w14:paraId="2C6EE72E" w14:textId="77777777" w:rsidTr="00EB2807">
        <w:trPr>
          <w:trHeight w:val="4508"/>
          <w:jc w:val="center"/>
        </w:trPr>
        <w:tc>
          <w:tcPr>
            <w:tcW w:w="1940" w:type="dxa"/>
            <w:vAlign w:val="center"/>
          </w:tcPr>
          <w:p w14:paraId="2ABDDE7D" w14:textId="77777777" w:rsidR="00FE39F5" w:rsidRPr="006145DB" w:rsidRDefault="00FE39F5" w:rsidP="00241189">
            <w:pPr>
              <w:spacing w:after="0" w:line="240" w:lineRule="auto"/>
              <w:contextualSpacing/>
              <w:rPr>
                <w:rFonts w:cs="Arial"/>
                <w:sz w:val="20"/>
                <w:szCs w:val="20"/>
                <w:lang w:eastAsia="es-CO"/>
              </w:rPr>
            </w:pPr>
            <w:r w:rsidRPr="006145DB">
              <w:rPr>
                <w:rFonts w:cs="Arial"/>
                <w:bCs/>
                <w:sz w:val="20"/>
                <w:szCs w:val="20"/>
                <w:lang w:eastAsia="es-CO"/>
              </w:rPr>
              <w:t>Fuentes de Información de la Población Objetivo</w:t>
            </w:r>
          </w:p>
        </w:tc>
        <w:tc>
          <w:tcPr>
            <w:tcW w:w="7455" w:type="dxa"/>
            <w:vAlign w:val="center"/>
          </w:tcPr>
          <w:tbl>
            <w:tblPr>
              <w:tblStyle w:val="Tablaconcuadrcula"/>
              <w:tblW w:w="7201" w:type="dxa"/>
              <w:jc w:val="center"/>
              <w:tblLayout w:type="fixed"/>
              <w:tblLook w:val="04A0" w:firstRow="1" w:lastRow="0" w:firstColumn="1" w:lastColumn="0" w:noHBand="0" w:noVBand="1"/>
            </w:tblPr>
            <w:tblGrid>
              <w:gridCol w:w="2887"/>
              <w:gridCol w:w="1275"/>
              <w:gridCol w:w="1276"/>
              <w:gridCol w:w="1763"/>
            </w:tblGrid>
            <w:tr w:rsidR="00241189" w:rsidRPr="006145DB" w14:paraId="5B1AA020" w14:textId="77777777" w:rsidTr="002F5124">
              <w:trPr>
                <w:trHeight w:val="372"/>
                <w:jc w:val="center"/>
              </w:trPr>
              <w:tc>
                <w:tcPr>
                  <w:tcW w:w="2887" w:type="dxa"/>
                  <w:vAlign w:val="center"/>
                </w:tcPr>
                <w:p w14:paraId="02DDA0FB"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275" w:type="dxa"/>
                  <w:vAlign w:val="center"/>
                </w:tcPr>
                <w:p w14:paraId="0B755DC8" w14:textId="77777777" w:rsidR="00FE39F5" w:rsidRPr="006145DB" w:rsidRDefault="00FE39F5" w:rsidP="0076493D">
                  <w:pPr>
                    <w:tabs>
                      <w:tab w:val="left" w:pos="709"/>
                    </w:tabs>
                    <w:contextualSpacing/>
                    <w:jc w:val="center"/>
                    <w:rPr>
                      <w:rFonts w:cs="Arial"/>
                      <w:bCs/>
                      <w:sz w:val="16"/>
                      <w:szCs w:val="16"/>
                      <w:lang w:eastAsia="es-CO"/>
                    </w:rPr>
                  </w:pPr>
                  <w:r w:rsidRPr="006145DB">
                    <w:rPr>
                      <w:rFonts w:cs="Arial"/>
                      <w:bCs/>
                      <w:sz w:val="16"/>
                      <w:szCs w:val="16"/>
                      <w:lang w:eastAsia="es-CO"/>
                    </w:rPr>
                    <w:t>Fuente de Información</w:t>
                  </w:r>
                </w:p>
              </w:tc>
              <w:tc>
                <w:tcPr>
                  <w:tcW w:w="1276" w:type="dxa"/>
                  <w:vAlign w:val="center"/>
                </w:tcPr>
                <w:p w14:paraId="309B75A9" w14:textId="77777777" w:rsidR="00FE39F5" w:rsidRPr="006145DB" w:rsidRDefault="00FE39F5" w:rsidP="0076493D">
                  <w:pPr>
                    <w:tabs>
                      <w:tab w:val="left" w:pos="709"/>
                    </w:tabs>
                    <w:contextualSpacing/>
                    <w:jc w:val="center"/>
                    <w:rPr>
                      <w:rFonts w:cs="Arial"/>
                      <w:bCs/>
                      <w:sz w:val="16"/>
                      <w:szCs w:val="16"/>
                      <w:lang w:eastAsia="es-CO"/>
                    </w:rPr>
                  </w:pPr>
                  <w:r w:rsidRPr="006145DB">
                    <w:rPr>
                      <w:rFonts w:cs="Arial"/>
                      <w:bCs/>
                      <w:sz w:val="16"/>
                      <w:szCs w:val="16"/>
                      <w:lang w:eastAsia="es-CO"/>
                    </w:rPr>
                    <w:t>Periodicidad</w:t>
                  </w:r>
                </w:p>
              </w:tc>
              <w:tc>
                <w:tcPr>
                  <w:tcW w:w="1763" w:type="dxa"/>
                  <w:vAlign w:val="center"/>
                </w:tcPr>
                <w:p w14:paraId="56FDA11C" w14:textId="77777777" w:rsidR="00FE39F5" w:rsidRPr="006145DB" w:rsidRDefault="00FE39F5" w:rsidP="0076493D">
                  <w:pPr>
                    <w:tabs>
                      <w:tab w:val="left" w:pos="709"/>
                    </w:tabs>
                    <w:contextualSpacing/>
                    <w:jc w:val="center"/>
                    <w:rPr>
                      <w:rFonts w:cs="Arial"/>
                      <w:bCs/>
                      <w:sz w:val="16"/>
                      <w:szCs w:val="16"/>
                      <w:lang w:eastAsia="es-CO"/>
                    </w:rPr>
                  </w:pPr>
                  <w:r w:rsidRPr="006145DB">
                    <w:rPr>
                      <w:rFonts w:cs="Arial"/>
                      <w:bCs/>
                      <w:sz w:val="16"/>
                      <w:szCs w:val="16"/>
                      <w:lang w:eastAsia="es-CO"/>
                    </w:rPr>
                    <w:t>Administrador</w:t>
                  </w:r>
                </w:p>
              </w:tc>
            </w:tr>
            <w:tr w:rsidR="00241189" w:rsidRPr="006145DB" w14:paraId="508035CF" w14:textId="77777777" w:rsidTr="002F5124">
              <w:trPr>
                <w:trHeight w:val="221"/>
                <w:jc w:val="center"/>
              </w:trPr>
              <w:tc>
                <w:tcPr>
                  <w:tcW w:w="2887" w:type="dxa"/>
                  <w:vMerge w:val="restart"/>
                  <w:vAlign w:val="center"/>
                </w:tcPr>
                <w:p w14:paraId="277DD1D4" w14:textId="77777777" w:rsidR="00FE39F5" w:rsidRPr="006145DB" w:rsidRDefault="00FE39F5" w:rsidP="0076493D">
                  <w:pPr>
                    <w:tabs>
                      <w:tab w:val="left" w:pos="709"/>
                    </w:tabs>
                    <w:contextualSpacing/>
                    <w:jc w:val="both"/>
                    <w:rPr>
                      <w:rFonts w:cs="Arial"/>
                      <w:sz w:val="16"/>
                      <w:szCs w:val="16"/>
                      <w:lang w:eastAsia="es-CO"/>
                    </w:rPr>
                  </w:pPr>
                  <w:r w:rsidRPr="006145DB">
                    <w:rPr>
                      <w:rFonts w:cs="Arial"/>
                      <w:sz w:val="16"/>
                      <w:szCs w:val="16"/>
                      <w:lang w:eastAsia="es-CO"/>
                    </w:rPr>
                    <w:t>Niñas, niños y adolescentes entre los 6 y 17 años 11 meses 29 días</w:t>
                  </w:r>
                </w:p>
              </w:tc>
              <w:tc>
                <w:tcPr>
                  <w:tcW w:w="1275" w:type="dxa"/>
                  <w:vAlign w:val="center"/>
                </w:tcPr>
                <w:p w14:paraId="20E78291" w14:textId="77777777" w:rsidR="00FE39F5" w:rsidRPr="006145DB" w:rsidRDefault="00FE39F5" w:rsidP="0076493D">
                  <w:pPr>
                    <w:jc w:val="center"/>
                    <w:rPr>
                      <w:rFonts w:eastAsia="Arial" w:cs="Arial"/>
                      <w:sz w:val="16"/>
                      <w:szCs w:val="16"/>
                    </w:rPr>
                  </w:pPr>
                  <w:r w:rsidRPr="006145DB">
                    <w:rPr>
                      <w:rFonts w:eastAsia="Arial" w:cs="Arial"/>
                      <w:sz w:val="16"/>
                      <w:szCs w:val="16"/>
                    </w:rPr>
                    <w:t>SIRBE</w:t>
                  </w:r>
                </w:p>
              </w:tc>
              <w:tc>
                <w:tcPr>
                  <w:tcW w:w="1276" w:type="dxa"/>
                  <w:vAlign w:val="center"/>
                </w:tcPr>
                <w:p w14:paraId="6C88B244" w14:textId="77777777" w:rsidR="00FE39F5" w:rsidRPr="006145DB" w:rsidRDefault="00FE39F5" w:rsidP="0076493D">
                  <w:pPr>
                    <w:jc w:val="center"/>
                    <w:rPr>
                      <w:rFonts w:eastAsia="Arial" w:cs="Arial"/>
                      <w:sz w:val="16"/>
                      <w:szCs w:val="16"/>
                    </w:rPr>
                  </w:pPr>
                  <w:r w:rsidRPr="006145DB">
                    <w:rPr>
                      <w:rFonts w:eastAsia="Arial" w:cs="Arial"/>
                      <w:sz w:val="16"/>
                      <w:szCs w:val="16"/>
                    </w:rPr>
                    <w:t>Demanda</w:t>
                  </w:r>
                </w:p>
              </w:tc>
              <w:tc>
                <w:tcPr>
                  <w:tcW w:w="1763" w:type="dxa"/>
                  <w:vAlign w:val="center"/>
                </w:tcPr>
                <w:p w14:paraId="532BC061"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Integración Social</w:t>
                  </w:r>
                </w:p>
              </w:tc>
            </w:tr>
            <w:tr w:rsidR="00241189" w:rsidRPr="006145DB" w14:paraId="1D347522" w14:textId="77777777" w:rsidTr="002F5124">
              <w:trPr>
                <w:trHeight w:val="221"/>
                <w:jc w:val="center"/>
              </w:trPr>
              <w:tc>
                <w:tcPr>
                  <w:tcW w:w="2887" w:type="dxa"/>
                  <w:vMerge/>
                  <w:vAlign w:val="center"/>
                </w:tcPr>
                <w:p w14:paraId="619D279B" w14:textId="77777777" w:rsidR="00FE39F5" w:rsidRPr="006145DB" w:rsidRDefault="00FE39F5" w:rsidP="0076493D">
                  <w:pPr>
                    <w:tabs>
                      <w:tab w:val="left" w:pos="709"/>
                    </w:tabs>
                    <w:contextualSpacing/>
                    <w:jc w:val="both"/>
                    <w:rPr>
                      <w:rFonts w:cs="Arial"/>
                      <w:sz w:val="16"/>
                      <w:szCs w:val="16"/>
                      <w:lang w:eastAsia="es-CO"/>
                    </w:rPr>
                  </w:pPr>
                </w:p>
              </w:tc>
              <w:tc>
                <w:tcPr>
                  <w:tcW w:w="1275" w:type="dxa"/>
                  <w:vAlign w:val="center"/>
                </w:tcPr>
                <w:p w14:paraId="6505443E" w14:textId="77777777" w:rsidR="00FE39F5" w:rsidRPr="006145DB" w:rsidRDefault="00FE39F5" w:rsidP="0076493D">
                  <w:pPr>
                    <w:jc w:val="center"/>
                    <w:rPr>
                      <w:rFonts w:eastAsia="Arial" w:cs="Arial"/>
                      <w:sz w:val="16"/>
                      <w:szCs w:val="16"/>
                    </w:rPr>
                  </w:pPr>
                  <w:r w:rsidRPr="006145DB">
                    <w:rPr>
                      <w:rFonts w:eastAsia="Arial" w:cs="Arial"/>
                      <w:sz w:val="16"/>
                      <w:szCs w:val="16"/>
                    </w:rPr>
                    <w:t>SISBEN IV</w:t>
                  </w:r>
                </w:p>
              </w:tc>
              <w:tc>
                <w:tcPr>
                  <w:tcW w:w="1276" w:type="dxa"/>
                  <w:vAlign w:val="center"/>
                </w:tcPr>
                <w:p w14:paraId="1617DDAF" w14:textId="77777777" w:rsidR="00FE39F5" w:rsidRPr="006145DB" w:rsidRDefault="00FE39F5" w:rsidP="0076493D">
                  <w:pPr>
                    <w:jc w:val="center"/>
                    <w:rPr>
                      <w:rFonts w:eastAsia="Arial" w:cs="Arial"/>
                      <w:sz w:val="16"/>
                      <w:szCs w:val="16"/>
                    </w:rPr>
                  </w:pPr>
                  <w:r w:rsidRPr="006145DB">
                    <w:rPr>
                      <w:rFonts w:eastAsia="Arial" w:cs="Arial"/>
                      <w:sz w:val="16"/>
                      <w:szCs w:val="16"/>
                    </w:rPr>
                    <w:t>Mensual (Mes Vencido)</w:t>
                  </w:r>
                </w:p>
              </w:tc>
              <w:tc>
                <w:tcPr>
                  <w:tcW w:w="1763" w:type="dxa"/>
                  <w:vAlign w:val="center"/>
                </w:tcPr>
                <w:p w14:paraId="2CA05047"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Planeación - SDP</w:t>
                  </w:r>
                </w:p>
              </w:tc>
            </w:tr>
            <w:tr w:rsidR="00241189" w:rsidRPr="006145DB" w14:paraId="6C3BD1B9" w14:textId="77777777" w:rsidTr="002F5124">
              <w:trPr>
                <w:trHeight w:val="221"/>
                <w:jc w:val="center"/>
              </w:trPr>
              <w:tc>
                <w:tcPr>
                  <w:tcW w:w="2887" w:type="dxa"/>
                  <w:vMerge/>
                  <w:vAlign w:val="center"/>
                </w:tcPr>
                <w:p w14:paraId="007E5BD1" w14:textId="77777777" w:rsidR="00FE39F5" w:rsidRPr="006145DB" w:rsidRDefault="00FE39F5" w:rsidP="0076493D">
                  <w:pPr>
                    <w:tabs>
                      <w:tab w:val="left" w:pos="709"/>
                    </w:tabs>
                    <w:contextualSpacing/>
                    <w:jc w:val="both"/>
                    <w:rPr>
                      <w:rFonts w:cs="Arial"/>
                      <w:sz w:val="16"/>
                      <w:szCs w:val="16"/>
                      <w:lang w:eastAsia="es-CO"/>
                    </w:rPr>
                  </w:pPr>
                </w:p>
              </w:tc>
              <w:tc>
                <w:tcPr>
                  <w:tcW w:w="1275" w:type="dxa"/>
                  <w:vAlign w:val="center"/>
                </w:tcPr>
                <w:p w14:paraId="0A9518D3" w14:textId="77777777" w:rsidR="00FE39F5" w:rsidRPr="006145DB" w:rsidRDefault="00FE39F5" w:rsidP="0076493D">
                  <w:pPr>
                    <w:jc w:val="center"/>
                    <w:rPr>
                      <w:rFonts w:eastAsia="Arial" w:cs="Arial"/>
                      <w:sz w:val="16"/>
                      <w:szCs w:val="16"/>
                    </w:rPr>
                  </w:pPr>
                  <w:r w:rsidRPr="006145DB">
                    <w:rPr>
                      <w:rFonts w:eastAsia="Arial" w:cs="Arial"/>
                      <w:sz w:val="16"/>
                      <w:szCs w:val="16"/>
                    </w:rPr>
                    <w:t>Registro Social de Hogares</w:t>
                  </w:r>
                </w:p>
              </w:tc>
              <w:tc>
                <w:tcPr>
                  <w:tcW w:w="1276" w:type="dxa"/>
                  <w:vAlign w:val="center"/>
                </w:tcPr>
                <w:p w14:paraId="14E61D77" w14:textId="77777777" w:rsidR="00FE39F5" w:rsidRPr="006145DB" w:rsidRDefault="00FE39F5" w:rsidP="0076493D">
                  <w:pPr>
                    <w:jc w:val="center"/>
                    <w:rPr>
                      <w:rFonts w:eastAsia="Arial" w:cs="Arial"/>
                      <w:sz w:val="16"/>
                      <w:szCs w:val="16"/>
                    </w:rPr>
                  </w:pPr>
                  <w:r w:rsidRPr="006145DB">
                    <w:rPr>
                      <w:rFonts w:eastAsia="Arial" w:cs="Arial"/>
                      <w:sz w:val="16"/>
                      <w:szCs w:val="16"/>
                    </w:rPr>
                    <w:t>Mensual (Mes Vencido)</w:t>
                  </w:r>
                </w:p>
              </w:tc>
              <w:tc>
                <w:tcPr>
                  <w:tcW w:w="1763" w:type="dxa"/>
                  <w:vAlign w:val="center"/>
                </w:tcPr>
                <w:p w14:paraId="5B050FCB"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Planeación - SDP</w:t>
                  </w:r>
                </w:p>
              </w:tc>
            </w:tr>
            <w:tr w:rsidR="00241189" w:rsidRPr="006145DB" w14:paraId="5D7D1AAA" w14:textId="77777777" w:rsidTr="002F5124">
              <w:trPr>
                <w:trHeight w:val="231"/>
                <w:jc w:val="center"/>
              </w:trPr>
              <w:tc>
                <w:tcPr>
                  <w:tcW w:w="2887" w:type="dxa"/>
                  <w:vAlign w:val="center"/>
                </w:tcPr>
                <w:p w14:paraId="4DE988D0" w14:textId="77777777" w:rsidR="00FE39F5" w:rsidRPr="006145DB" w:rsidRDefault="00FE39F5" w:rsidP="0076493D">
                  <w:pPr>
                    <w:tabs>
                      <w:tab w:val="left" w:pos="709"/>
                    </w:tabs>
                    <w:contextualSpacing/>
                    <w:jc w:val="both"/>
                    <w:rPr>
                      <w:rFonts w:cs="Arial"/>
                      <w:sz w:val="16"/>
                      <w:szCs w:val="16"/>
                      <w:lang w:eastAsia="es-CO"/>
                    </w:rPr>
                  </w:pPr>
                  <w:r w:rsidRPr="006145DB">
                    <w:rPr>
                      <w:rFonts w:cs="Arial"/>
                      <w:sz w:val="16"/>
                      <w:szCs w:val="16"/>
                      <w:lang w:eastAsia="es-CO"/>
                    </w:rPr>
                    <w:t>Persona con discapacidad intelectual o TEA con apoyos extensos y generalizados, validados por la SDIS.</w:t>
                  </w:r>
                </w:p>
              </w:tc>
              <w:tc>
                <w:tcPr>
                  <w:tcW w:w="1275" w:type="dxa"/>
                  <w:vAlign w:val="center"/>
                </w:tcPr>
                <w:p w14:paraId="13326EE7" w14:textId="77777777" w:rsidR="00FE39F5" w:rsidRPr="006145DB" w:rsidRDefault="00FE39F5" w:rsidP="0076493D">
                  <w:pPr>
                    <w:jc w:val="center"/>
                    <w:rPr>
                      <w:rFonts w:eastAsia="Arial" w:cs="Arial"/>
                      <w:sz w:val="16"/>
                      <w:szCs w:val="16"/>
                    </w:rPr>
                  </w:pPr>
                  <w:r w:rsidRPr="006145DB">
                    <w:rPr>
                      <w:rFonts w:eastAsia="Arial" w:cs="Arial"/>
                      <w:sz w:val="16"/>
                      <w:szCs w:val="16"/>
                    </w:rPr>
                    <w:t>SIRBE</w:t>
                  </w:r>
                </w:p>
              </w:tc>
              <w:tc>
                <w:tcPr>
                  <w:tcW w:w="1276" w:type="dxa"/>
                  <w:vAlign w:val="center"/>
                </w:tcPr>
                <w:p w14:paraId="10D55782" w14:textId="77777777" w:rsidR="00FE39F5" w:rsidRPr="006145DB" w:rsidRDefault="00FE39F5" w:rsidP="0076493D">
                  <w:pPr>
                    <w:jc w:val="center"/>
                    <w:rPr>
                      <w:rFonts w:eastAsia="Arial" w:cs="Arial"/>
                      <w:sz w:val="16"/>
                      <w:szCs w:val="16"/>
                    </w:rPr>
                  </w:pPr>
                  <w:r w:rsidRPr="006145DB">
                    <w:rPr>
                      <w:rFonts w:eastAsia="Arial" w:cs="Arial"/>
                      <w:sz w:val="16"/>
                      <w:szCs w:val="16"/>
                    </w:rPr>
                    <w:t>Demanda</w:t>
                  </w:r>
                </w:p>
              </w:tc>
              <w:tc>
                <w:tcPr>
                  <w:tcW w:w="1763" w:type="dxa"/>
                  <w:vAlign w:val="center"/>
                </w:tcPr>
                <w:p w14:paraId="638AC38E"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Integración Social</w:t>
                  </w:r>
                </w:p>
              </w:tc>
            </w:tr>
            <w:tr w:rsidR="00241189" w:rsidRPr="006145DB" w14:paraId="76216E28" w14:textId="77777777" w:rsidTr="002F5124">
              <w:trPr>
                <w:trHeight w:val="231"/>
                <w:jc w:val="center"/>
              </w:trPr>
              <w:tc>
                <w:tcPr>
                  <w:tcW w:w="2887" w:type="dxa"/>
                  <w:vAlign w:val="center"/>
                </w:tcPr>
                <w:p w14:paraId="2374E42B" w14:textId="77777777" w:rsidR="00FE39F5" w:rsidRPr="006145DB" w:rsidRDefault="00FE39F5" w:rsidP="0076493D">
                  <w:pPr>
                    <w:tabs>
                      <w:tab w:val="left" w:pos="709"/>
                    </w:tabs>
                    <w:contextualSpacing/>
                    <w:jc w:val="both"/>
                    <w:rPr>
                      <w:rFonts w:cs="Arial"/>
                      <w:sz w:val="16"/>
                      <w:szCs w:val="16"/>
                      <w:lang w:eastAsia="es-CO"/>
                    </w:rPr>
                  </w:pPr>
                  <w:r w:rsidRPr="006145DB">
                    <w:rPr>
                      <w:rFonts w:cs="Arial"/>
                      <w:sz w:val="16"/>
                      <w:szCs w:val="16"/>
                      <w:lang w:eastAsia="es-CO"/>
                    </w:rPr>
                    <w:t>O persona con discapacidad múltiple con apoyos intermitentes, limitados, extensos o generalizados, validados por la SDIS.</w:t>
                  </w:r>
                </w:p>
              </w:tc>
              <w:tc>
                <w:tcPr>
                  <w:tcW w:w="1275" w:type="dxa"/>
                  <w:vAlign w:val="center"/>
                </w:tcPr>
                <w:p w14:paraId="56621B7D" w14:textId="77777777" w:rsidR="00FE39F5" w:rsidRPr="006145DB" w:rsidRDefault="00FE39F5" w:rsidP="0076493D">
                  <w:pPr>
                    <w:jc w:val="center"/>
                    <w:rPr>
                      <w:rFonts w:eastAsia="Arial" w:cs="Arial"/>
                      <w:sz w:val="16"/>
                      <w:szCs w:val="16"/>
                    </w:rPr>
                  </w:pPr>
                  <w:r w:rsidRPr="006145DB">
                    <w:rPr>
                      <w:rFonts w:eastAsia="Arial" w:cs="Arial"/>
                      <w:sz w:val="16"/>
                      <w:szCs w:val="16"/>
                    </w:rPr>
                    <w:t>SIRBE</w:t>
                  </w:r>
                </w:p>
              </w:tc>
              <w:tc>
                <w:tcPr>
                  <w:tcW w:w="1276" w:type="dxa"/>
                  <w:vAlign w:val="center"/>
                </w:tcPr>
                <w:p w14:paraId="0CC56A66" w14:textId="77777777" w:rsidR="00FE39F5" w:rsidRPr="006145DB" w:rsidRDefault="00FE39F5" w:rsidP="0076493D">
                  <w:pPr>
                    <w:jc w:val="center"/>
                    <w:rPr>
                      <w:rFonts w:eastAsia="Arial" w:cs="Arial"/>
                      <w:sz w:val="16"/>
                      <w:szCs w:val="16"/>
                    </w:rPr>
                  </w:pPr>
                  <w:r w:rsidRPr="006145DB">
                    <w:rPr>
                      <w:rFonts w:eastAsia="Arial" w:cs="Arial"/>
                      <w:sz w:val="16"/>
                      <w:szCs w:val="16"/>
                    </w:rPr>
                    <w:t>Demanda</w:t>
                  </w:r>
                </w:p>
              </w:tc>
              <w:tc>
                <w:tcPr>
                  <w:tcW w:w="1763" w:type="dxa"/>
                  <w:vAlign w:val="center"/>
                </w:tcPr>
                <w:p w14:paraId="0C8F7252"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Integración Social</w:t>
                  </w:r>
                </w:p>
              </w:tc>
            </w:tr>
            <w:tr w:rsidR="00241189" w:rsidRPr="006145DB" w14:paraId="2FF594A6" w14:textId="77777777" w:rsidTr="002F5124">
              <w:trPr>
                <w:trHeight w:val="231"/>
                <w:jc w:val="center"/>
              </w:trPr>
              <w:tc>
                <w:tcPr>
                  <w:tcW w:w="2887" w:type="dxa"/>
                  <w:vMerge w:val="restart"/>
                  <w:vAlign w:val="center"/>
                </w:tcPr>
                <w:p w14:paraId="7B8BE179" w14:textId="77777777" w:rsidR="00FE39F5" w:rsidRPr="006145DB" w:rsidRDefault="00FE39F5" w:rsidP="0076493D">
                  <w:pPr>
                    <w:tabs>
                      <w:tab w:val="left" w:pos="709"/>
                    </w:tabs>
                    <w:contextualSpacing/>
                    <w:jc w:val="both"/>
                    <w:rPr>
                      <w:rFonts w:cs="Arial"/>
                      <w:bCs/>
                      <w:sz w:val="16"/>
                      <w:szCs w:val="16"/>
                      <w:lang w:eastAsia="es-CO"/>
                    </w:rPr>
                  </w:pPr>
                  <w:r w:rsidRPr="006145DB">
                    <w:rPr>
                      <w:rFonts w:cs="Arial"/>
                      <w:bCs/>
                      <w:sz w:val="16"/>
                      <w:szCs w:val="16"/>
                      <w:lang w:eastAsia="es-CO"/>
                    </w:rPr>
                    <w:t>Persona residente en Bogotá D.C</w:t>
                  </w:r>
                </w:p>
              </w:tc>
              <w:tc>
                <w:tcPr>
                  <w:tcW w:w="1275" w:type="dxa"/>
                  <w:vAlign w:val="center"/>
                </w:tcPr>
                <w:p w14:paraId="4055E35B" w14:textId="77777777" w:rsidR="00FE39F5" w:rsidRPr="006145DB" w:rsidRDefault="00FE39F5" w:rsidP="0076493D">
                  <w:pPr>
                    <w:jc w:val="center"/>
                    <w:rPr>
                      <w:rFonts w:eastAsia="Arial" w:cs="Arial"/>
                      <w:sz w:val="16"/>
                      <w:szCs w:val="16"/>
                    </w:rPr>
                  </w:pPr>
                  <w:r w:rsidRPr="006145DB">
                    <w:rPr>
                      <w:rFonts w:eastAsia="Arial" w:cs="Arial"/>
                      <w:sz w:val="16"/>
                      <w:szCs w:val="16"/>
                    </w:rPr>
                    <w:t>SIRBE</w:t>
                  </w:r>
                </w:p>
              </w:tc>
              <w:tc>
                <w:tcPr>
                  <w:tcW w:w="1276" w:type="dxa"/>
                  <w:vAlign w:val="center"/>
                </w:tcPr>
                <w:p w14:paraId="39FFF266" w14:textId="77777777" w:rsidR="00FE39F5" w:rsidRPr="006145DB" w:rsidRDefault="00FE39F5" w:rsidP="0076493D">
                  <w:pPr>
                    <w:jc w:val="center"/>
                    <w:rPr>
                      <w:rFonts w:eastAsia="Arial" w:cs="Arial"/>
                      <w:sz w:val="16"/>
                      <w:szCs w:val="16"/>
                    </w:rPr>
                  </w:pPr>
                  <w:r w:rsidRPr="006145DB">
                    <w:rPr>
                      <w:rFonts w:eastAsia="Arial" w:cs="Arial"/>
                      <w:sz w:val="16"/>
                      <w:szCs w:val="16"/>
                    </w:rPr>
                    <w:t>Demanda</w:t>
                  </w:r>
                </w:p>
              </w:tc>
              <w:tc>
                <w:tcPr>
                  <w:tcW w:w="1763" w:type="dxa"/>
                  <w:vAlign w:val="center"/>
                </w:tcPr>
                <w:p w14:paraId="2B0312D1"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Integración Social</w:t>
                  </w:r>
                </w:p>
              </w:tc>
            </w:tr>
            <w:tr w:rsidR="00241189" w:rsidRPr="006145DB" w14:paraId="0D13FE37" w14:textId="77777777" w:rsidTr="002F5124">
              <w:trPr>
                <w:trHeight w:val="231"/>
                <w:jc w:val="center"/>
              </w:trPr>
              <w:tc>
                <w:tcPr>
                  <w:tcW w:w="2887" w:type="dxa"/>
                  <w:vMerge/>
                  <w:vAlign w:val="center"/>
                </w:tcPr>
                <w:p w14:paraId="7B546B09" w14:textId="77777777" w:rsidR="00FE39F5" w:rsidRPr="006145DB" w:rsidRDefault="00FE39F5" w:rsidP="0076493D">
                  <w:pPr>
                    <w:tabs>
                      <w:tab w:val="left" w:pos="709"/>
                    </w:tabs>
                    <w:contextualSpacing/>
                    <w:jc w:val="both"/>
                    <w:rPr>
                      <w:rFonts w:cs="Arial"/>
                      <w:bCs/>
                      <w:sz w:val="16"/>
                      <w:szCs w:val="16"/>
                      <w:lang w:eastAsia="es-CO"/>
                    </w:rPr>
                  </w:pPr>
                </w:p>
              </w:tc>
              <w:tc>
                <w:tcPr>
                  <w:tcW w:w="1275" w:type="dxa"/>
                  <w:vAlign w:val="center"/>
                </w:tcPr>
                <w:p w14:paraId="0AC46EE2" w14:textId="75CB3A13" w:rsidR="00FE39F5" w:rsidRPr="006145DB" w:rsidRDefault="00FE39F5" w:rsidP="00241189">
                  <w:pPr>
                    <w:jc w:val="center"/>
                    <w:rPr>
                      <w:rFonts w:eastAsia="Arial" w:cs="Arial"/>
                      <w:sz w:val="16"/>
                      <w:szCs w:val="16"/>
                    </w:rPr>
                  </w:pPr>
                  <w:r w:rsidRPr="006145DB">
                    <w:rPr>
                      <w:rFonts w:eastAsia="Arial" w:cs="Arial"/>
                      <w:sz w:val="16"/>
                      <w:szCs w:val="16"/>
                    </w:rPr>
                    <w:t>SISBEN IV</w:t>
                  </w:r>
                </w:p>
              </w:tc>
              <w:tc>
                <w:tcPr>
                  <w:tcW w:w="1276" w:type="dxa"/>
                  <w:vAlign w:val="center"/>
                </w:tcPr>
                <w:p w14:paraId="2CDE9691" w14:textId="77777777" w:rsidR="00FE39F5" w:rsidRPr="006145DB" w:rsidRDefault="00FE39F5" w:rsidP="0076493D">
                  <w:pPr>
                    <w:tabs>
                      <w:tab w:val="left" w:pos="709"/>
                    </w:tabs>
                    <w:contextualSpacing/>
                    <w:jc w:val="center"/>
                    <w:rPr>
                      <w:rFonts w:eastAsia="Arial" w:cs="Arial"/>
                      <w:sz w:val="16"/>
                      <w:szCs w:val="16"/>
                    </w:rPr>
                  </w:pPr>
                  <w:r w:rsidRPr="006145DB">
                    <w:rPr>
                      <w:rFonts w:eastAsia="Arial" w:cs="Arial"/>
                      <w:sz w:val="16"/>
                      <w:szCs w:val="16"/>
                    </w:rPr>
                    <w:t>Mensual (Mes Vencido)</w:t>
                  </w:r>
                </w:p>
              </w:tc>
              <w:tc>
                <w:tcPr>
                  <w:tcW w:w="1763" w:type="dxa"/>
                  <w:vAlign w:val="center"/>
                </w:tcPr>
                <w:p w14:paraId="7242F092" w14:textId="77777777" w:rsidR="00FE39F5" w:rsidRPr="006145DB" w:rsidRDefault="00FE39F5" w:rsidP="0076493D">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241189" w:rsidRPr="006145DB" w14:paraId="5CE7E889" w14:textId="77777777" w:rsidTr="002F5124">
              <w:trPr>
                <w:trHeight w:val="231"/>
                <w:jc w:val="center"/>
              </w:trPr>
              <w:tc>
                <w:tcPr>
                  <w:tcW w:w="2887" w:type="dxa"/>
                  <w:vMerge/>
                  <w:vAlign w:val="center"/>
                </w:tcPr>
                <w:p w14:paraId="530C2A1E" w14:textId="77777777" w:rsidR="00FE39F5" w:rsidRPr="006145DB" w:rsidRDefault="00FE39F5" w:rsidP="0076493D">
                  <w:pPr>
                    <w:tabs>
                      <w:tab w:val="left" w:pos="709"/>
                    </w:tabs>
                    <w:contextualSpacing/>
                    <w:jc w:val="both"/>
                    <w:rPr>
                      <w:rFonts w:cs="Arial"/>
                      <w:bCs/>
                      <w:sz w:val="16"/>
                      <w:szCs w:val="16"/>
                      <w:lang w:eastAsia="es-CO"/>
                    </w:rPr>
                  </w:pPr>
                </w:p>
              </w:tc>
              <w:tc>
                <w:tcPr>
                  <w:tcW w:w="1275" w:type="dxa"/>
                  <w:vAlign w:val="center"/>
                </w:tcPr>
                <w:p w14:paraId="14B8AC33" w14:textId="77777777" w:rsidR="00FE39F5" w:rsidRPr="006145DB" w:rsidRDefault="00FE39F5" w:rsidP="0076493D">
                  <w:pPr>
                    <w:jc w:val="center"/>
                    <w:rPr>
                      <w:rFonts w:eastAsia="Arial" w:cs="Arial"/>
                    </w:rPr>
                  </w:pPr>
                  <w:r w:rsidRPr="006145DB">
                    <w:rPr>
                      <w:rFonts w:eastAsia="Arial" w:cs="Arial"/>
                      <w:sz w:val="16"/>
                      <w:szCs w:val="16"/>
                    </w:rPr>
                    <w:t>Registro Social de Hogares</w:t>
                  </w:r>
                </w:p>
              </w:tc>
              <w:tc>
                <w:tcPr>
                  <w:tcW w:w="1276" w:type="dxa"/>
                  <w:vAlign w:val="center"/>
                </w:tcPr>
                <w:p w14:paraId="0BB2D834" w14:textId="77777777" w:rsidR="00FE39F5" w:rsidRPr="006145DB" w:rsidRDefault="00FE39F5" w:rsidP="0076493D">
                  <w:pPr>
                    <w:jc w:val="center"/>
                    <w:rPr>
                      <w:rFonts w:eastAsia="Arial" w:cs="Arial"/>
                    </w:rPr>
                  </w:pPr>
                  <w:r w:rsidRPr="006145DB">
                    <w:rPr>
                      <w:rFonts w:eastAsia="Arial" w:cs="Arial"/>
                      <w:sz w:val="16"/>
                      <w:szCs w:val="16"/>
                    </w:rPr>
                    <w:t>Mensual (Mes Vencido)</w:t>
                  </w:r>
                </w:p>
              </w:tc>
              <w:tc>
                <w:tcPr>
                  <w:tcW w:w="1763" w:type="dxa"/>
                  <w:vAlign w:val="center"/>
                </w:tcPr>
                <w:p w14:paraId="671CF4CA" w14:textId="77777777" w:rsidR="00FE39F5" w:rsidRPr="006145DB" w:rsidRDefault="00FE39F5" w:rsidP="0076493D">
                  <w:pPr>
                    <w:jc w:val="center"/>
                    <w:rPr>
                      <w:rFonts w:eastAsia="Arial" w:cs="Arial"/>
                    </w:rPr>
                  </w:pPr>
                  <w:r w:rsidRPr="006145DB">
                    <w:rPr>
                      <w:rFonts w:eastAsia="Arial" w:cs="Arial"/>
                      <w:sz w:val="16"/>
                      <w:szCs w:val="16"/>
                    </w:rPr>
                    <w:t>Secretaría Distrital de Planeación - SDP</w:t>
                  </w:r>
                </w:p>
              </w:tc>
            </w:tr>
          </w:tbl>
          <w:p w14:paraId="47D0B2F9" w14:textId="77777777" w:rsidR="00FE39F5" w:rsidRPr="006145DB" w:rsidRDefault="00FE39F5" w:rsidP="0076493D">
            <w:pPr>
              <w:tabs>
                <w:tab w:val="left" w:pos="709"/>
              </w:tabs>
              <w:spacing w:after="0" w:line="240" w:lineRule="auto"/>
              <w:contextualSpacing/>
              <w:jc w:val="both"/>
              <w:rPr>
                <w:rFonts w:cs="Arial"/>
                <w:bCs/>
                <w:sz w:val="20"/>
                <w:szCs w:val="20"/>
                <w:lang w:eastAsia="es-CO"/>
              </w:rPr>
            </w:pPr>
          </w:p>
        </w:tc>
      </w:tr>
      <w:tr w:rsidR="00FE39F5" w:rsidRPr="006145DB" w14:paraId="7A239DC7" w14:textId="77777777" w:rsidTr="00174803">
        <w:trPr>
          <w:trHeight w:val="7121"/>
          <w:jc w:val="center"/>
        </w:trPr>
        <w:tc>
          <w:tcPr>
            <w:tcW w:w="1940" w:type="dxa"/>
            <w:vAlign w:val="center"/>
          </w:tcPr>
          <w:p w14:paraId="35A798B1" w14:textId="77777777" w:rsidR="00FE39F5" w:rsidRPr="006145DB" w:rsidRDefault="00FE39F5" w:rsidP="00972A64">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455" w:type="dxa"/>
            <w:vAlign w:val="center"/>
          </w:tcPr>
          <w:tbl>
            <w:tblPr>
              <w:tblStyle w:val="Tablaconcuadrcula"/>
              <w:tblW w:w="7252" w:type="dxa"/>
              <w:jc w:val="center"/>
              <w:tblLayout w:type="fixed"/>
              <w:tblLook w:val="04A0" w:firstRow="1" w:lastRow="0" w:firstColumn="1" w:lastColumn="0" w:noHBand="0" w:noVBand="1"/>
            </w:tblPr>
            <w:tblGrid>
              <w:gridCol w:w="2514"/>
              <w:gridCol w:w="1630"/>
              <w:gridCol w:w="1354"/>
              <w:gridCol w:w="1754"/>
            </w:tblGrid>
            <w:tr w:rsidR="00972A64" w:rsidRPr="006145DB" w14:paraId="67F94443" w14:textId="77777777" w:rsidTr="00301133">
              <w:trPr>
                <w:trHeight w:val="379"/>
                <w:jc w:val="center"/>
              </w:trPr>
              <w:tc>
                <w:tcPr>
                  <w:tcW w:w="2514" w:type="dxa"/>
                  <w:vAlign w:val="center"/>
                </w:tcPr>
                <w:p w14:paraId="13F5B42F"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Criterios de Priorización</w:t>
                  </w:r>
                </w:p>
              </w:tc>
              <w:tc>
                <w:tcPr>
                  <w:tcW w:w="1630" w:type="dxa"/>
                  <w:vAlign w:val="center"/>
                </w:tcPr>
                <w:p w14:paraId="540E35BB"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354" w:type="dxa"/>
                  <w:vAlign w:val="center"/>
                </w:tcPr>
                <w:p w14:paraId="40302BCA"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54" w:type="dxa"/>
                  <w:vAlign w:val="center"/>
                </w:tcPr>
                <w:p w14:paraId="130CAA98"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972A64" w:rsidRPr="006145DB" w14:paraId="2B004359" w14:textId="77777777" w:rsidTr="00301133">
              <w:trPr>
                <w:trHeight w:val="235"/>
                <w:jc w:val="center"/>
              </w:trPr>
              <w:tc>
                <w:tcPr>
                  <w:tcW w:w="2514" w:type="dxa"/>
                  <w:vAlign w:val="center"/>
                </w:tcPr>
                <w:p w14:paraId="60BC9D46" w14:textId="77777777" w:rsidR="00FE39F5" w:rsidRPr="006145DB" w:rsidRDefault="00FE39F5" w:rsidP="0076493D">
                  <w:pPr>
                    <w:tabs>
                      <w:tab w:val="left" w:pos="709"/>
                    </w:tabs>
                    <w:contextualSpacing/>
                    <w:jc w:val="both"/>
                    <w:rPr>
                      <w:rFonts w:cs="Arial"/>
                      <w:bCs/>
                      <w:sz w:val="16"/>
                      <w:szCs w:val="16"/>
                      <w:lang w:eastAsia="es-CO"/>
                    </w:rPr>
                  </w:pPr>
                  <w:r w:rsidRPr="006145DB">
                    <w:rPr>
                      <w:rStyle w:val="normaltextrun"/>
                      <w:rFonts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 </w:t>
                  </w:r>
                  <w:r w:rsidRPr="006145DB">
                    <w:rPr>
                      <w:rStyle w:val="eop"/>
                      <w:rFonts w:cs="Arial"/>
                      <w:sz w:val="16"/>
                      <w:szCs w:val="16"/>
                    </w:rPr>
                    <w:t> </w:t>
                  </w:r>
                </w:p>
              </w:tc>
              <w:tc>
                <w:tcPr>
                  <w:tcW w:w="1630" w:type="dxa"/>
                  <w:vAlign w:val="center"/>
                </w:tcPr>
                <w:p w14:paraId="3EEA6597" w14:textId="77777777" w:rsidR="00FE39F5" w:rsidRPr="006145DB" w:rsidRDefault="00FE39F5" w:rsidP="0076493D">
                  <w:pPr>
                    <w:jc w:val="center"/>
                    <w:rPr>
                      <w:rFonts w:eastAsia="Arial" w:cs="Arial"/>
                      <w:sz w:val="16"/>
                      <w:szCs w:val="16"/>
                    </w:rPr>
                  </w:pPr>
                  <w:r w:rsidRPr="006145DB">
                    <w:rPr>
                      <w:rFonts w:eastAsia="Arial" w:cs="Arial"/>
                      <w:sz w:val="16"/>
                      <w:szCs w:val="16"/>
                    </w:rPr>
                    <w:t> –  Registro Único de Victimas – RUV de la Unidad Administrativa Especial para la Atención y Reparación Integral de las Víctimas </w:t>
                  </w:r>
                </w:p>
              </w:tc>
              <w:tc>
                <w:tcPr>
                  <w:tcW w:w="1354" w:type="dxa"/>
                  <w:vAlign w:val="center"/>
                </w:tcPr>
                <w:p w14:paraId="41481F8E" w14:textId="77777777" w:rsidR="00FE39F5" w:rsidRPr="006145DB" w:rsidRDefault="00FE39F5" w:rsidP="0076493D">
                  <w:pPr>
                    <w:jc w:val="center"/>
                    <w:rPr>
                      <w:rFonts w:eastAsia="Arial" w:cs="Arial"/>
                      <w:sz w:val="16"/>
                      <w:szCs w:val="16"/>
                    </w:rPr>
                  </w:pPr>
                  <w:r w:rsidRPr="006145DB">
                    <w:rPr>
                      <w:rFonts w:eastAsia="Arial" w:cs="Arial"/>
                      <w:sz w:val="16"/>
                      <w:szCs w:val="16"/>
                    </w:rPr>
                    <w:t>Trimestral </w:t>
                  </w:r>
                </w:p>
              </w:tc>
              <w:tc>
                <w:tcPr>
                  <w:tcW w:w="1754" w:type="dxa"/>
                  <w:vAlign w:val="center"/>
                </w:tcPr>
                <w:p w14:paraId="06EF724A" w14:textId="77777777" w:rsidR="00FE39F5" w:rsidRPr="006145DB" w:rsidRDefault="00FE39F5" w:rsidP="0076493D">
                  <w:pPr>
                    <w:jc w:val="center"/>
                    <w:rPr>
                      <w:rFonts w:eastAsia="Arial" w:cs="Arial"/>
                      <w:sz w:val="16"/>
                      <w:szCs w:val="16"/>
                    </w:rPr>
                  </w:pPr>
                  <w:r w:rsidRPr="006145DB">
                    <w:rPr>
                      <w:rFonts w:eastAsia="Arial" w:cs="Arial"/>
                      <w:sz w:val="16"/>
                      <w:szCs w:val="16"/>
                    </w:rPr>
                    <w:t> Oficina Consejería Distrital de Paz, Víctimas y Reconciliación </w:t>
                  </w:r>
                </w:p>
              </w:tc>
            </w:tr>
            <w:tr w:rsidR="00972A64" w:rsidRPr="006145DB" w14:paraId="556C4377" w14:textId="77777777" w:rsidTr="00301133">
              <w:trPr>
                <w:trHeight w:val="235"/>
                <w:jc w:val="center"/>
              </w:trPr>
              <w:tc>
                <w:tcPr>
                  <w:tcW w:w="2514" w:type="dxa"/>
                  <w:vAlign w:val="center"/>
                </w:tcPr>
                <w:p w14:paraId="4424653B" w14:textId="77777777" w:rsidR="00FE39F5" w:rsidRPr="006145DB" w:rsidRDefault="00FE39F5" w:rsidP="0076493D">
                  <w:pPr>
                    <w:tabs>
                      <w:tab w:val="left" w:pos="709"/>
                    </w:tabs>
                    <w:contextualSpacing/>
                    <w:jc w:val="both"/>
                    <w:rPr>
                      <w:rFonts w:cs="Arial"/>
                      <w:sz w:val="16"/>
                      <w:szCs w:val="16"/>
                      <w:lang w:eastAsia="es-CO"/>
                    </w:rPr>
                  </w:pPr>
                  <w:r w:rsidRPr="006145DB">
                    <w:rPr>
                      <w:rStyle w:val="normaltextrun"/>
                      <w:rFonts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630" w:type="dxa"/>
                  <w:vAlign w:val="center"/>
                </w:tcPr>
                <w:p w14:paraId="434C4F3E" w14:textId="77777777" w:rsidR="00FE39F5" w:rsidRPr="006145DB" w:rsidRDefault="00FE39F5" w:rsidP="0076493D">
                  <w:pPr>
                    <w:jc w:val="center"/>
                    <w:rPr>
                      <w:rFonts w:eastAsia="Arial" w:cs="Arial"/>
                      <w:sz w:val="16"/>
                      <w:szCs w:val="16"/>
                    </w:rPr>
                  </w:pPr>
                  <w:r w:rsidRPr="006145DB">
                    <w:rPr>
                      <w:rFonts w:eastAsia="Arial" w:cs="Arial"/>
                      <w:sz w:val="16"/>
                      <w:szCs w:val="16"/>
                    </w:rPr>
                    <w:t>Censos oficiales de comunidades étnicas: Indígena Cabildos reconocidos en la ciudad de Bogotá y Rrom - Gitano </w:t>
                  </w:r>
                </w:p>
              </w:tc>
              <w:tc>
                <w:tcPr>
                  <w:tcW w:w="1354" w:type="dxa"/>
                  <w:vAlign w:val="center"/>
                </w:tcPr>
                <w:p w14:paraId="6188C9F3" w14:textId="77777777" w:rsidR="00FE39F5" w:rsidRPr="006145DB" w:rsidRDefault="00FE39F5" w:rsidP="0076493D">
                  <w:pPr>
                    <w:jc w:val="center"/>
                    <w:rPr>
                      <w:rFonts w:eastAsia="Arial" w:cs="Arial"/>
                      <w:sz w:val="16"/>
                      <w:szCs w:val="16"/>
                    </w:rPr>
                  </w:pPr>
                  <w:r w:rsidRPr="006145DB">
                    <w:rPr>
                      <w:rFonts w:eastAsia="Arial" w:cs="Arial"/>
                      <w:sz w:val="16"/>
                      <w:szCs w:val="16"/>
                    </w:rPr>
                    <w:t> 2021 entrega única  </w:t>
                  </w:r>
                </w:p>
              </w:tc>
              <w:tc>
                <w:tcPr>
                  <w:tcW w:w="1754" w:type="dxa"/>
                  <w:vAlign w:val="center"/>
                </w:tcPr>
                <w:p w14:paraId="57B8539B" w14:textId="77777777" w:rsidR="00FE39F5" w:rsidRPr="006145DB" w:rsidRDefault="00FE39F5" w:rsidP="0076493D">
                  <w:pPr>
                    <w:jc w:val="center"/>
                    <w:rPr>
                      <w:rFonts w:eastAsia="Arial" w:cs="Arial"/>
                      <w:sz w:val="16"/>
                      <w:szCs w:val="16"/>
                    </w:rPr>
                  </w:pPr>
                  <w:r w:rsidRPr="006145DB">
                    <w:rPr>
                      <w:rFonts w:eastAsia="Arial" w:cs="Arial"/>
                      <w:sz w:val="16"/>
                      <w:szCs w:val="16"/>
                    </w:rPr>
                    <w:t> Ministerio del Interior  </w:t>
                  </w:r>
                </w:p>
              </w:tc>
            </w:tr>
            <w:tr w:rsidR="00972A64" w:rsidRPr="006145DB" w14:paraId="2C2C81AC" w14:textId="77777777" w:rsidTr="00301133">
              <w:trPr>
                <w:trHeight w:val="235"/>
                <w:jc w:val="center"/>
              </w:trPr>
              <w:tc>
                <w:tcPr>
                  <w:tcW w:w="2514" w:type="dxa"/>
                  <w:vAlign w:val="center"/>
                </w:tcPr>
                <w:p w14:paraId="3565041F" w14:textId="77777777" w:rsidR="00FE39F5" w:rsidRPr="006145DB" w:rsidRDefault="00FE39F5" w:rsidP="0076493D">
                  <w:pPr>
                    <w:tabs>
                      <w:tab w:val="left" w:pos="709"/>
                    </w:tabs>
                    <w:contextualSpacing/>
                    <w:jc w:val="both"/>
                    <w:rPr>
                      <w:rFonts w:cs="Arial"/>
                      <w:sz w:val="16"/>
                      <w:szCs w:val="16"/>
                      <w:lang w:eastAsia="es-CO"/>
                    </w:rPr>
                  </w:pPr>
                  <w:r w:rsidRPr="006145DB">
                    <w:rPr>
                      <w:rFonts w:eastAsia="Arial" w:cs="Arial"/>
                      <w:sz w:val="16"/>
                      <w:szCs w:val="16"/>
                    </w:rPr>
                    <w:t xml:space="preserve">Persona que vive en residencias tipo paga diarios. </w:t>
                  </w:r>
                  <w:r w:rsidRPr="006145DB">
                    <w:rPr>
                      <w:rStyle w:val="normaltextrun"/>
                      <w:rFonts w:cs="Arial"/>
                      <w:sz w:val="16"/>
                      <w:szCs w:val="16"/>
                    </w:rPr>
                    <w:t> </w:t>
                  </w:r>
                </w:p>
              </w:tc>
              <w:tc>
                <w:tcPr>
                  <w:tcW w:w="1630" w:type="dxa"/>
                  <w:vAlign w:val="center"/>
                </w:tcPr>
                <w:p w14:paraId="7F5BF592" w14:textId="77777777" w:rsidR="00FE39F5" w:rsidRPr="006145DB" w:rsidRDefault="00FE39F5" w:rsidP="0076493D">
                  <w:pPr>
                    <w:jc w:val="center"/>
                    <w:rPr>
                      <w:rFonts w:eastAsia="Arial" w:cs="Arial"/>
                      <w:sz w:val="16"/>
                      <w:szCs w:val="16"/>
                    </w:rPr>
                  </w:pPr>
                  <w:r w:rsidRPr="006145DB">
                    <w:rPr>
                      <w:rFonts w:eastAsia="Arial" w:cs="Arial"/>
                      <w:sz w:val="16"/>
                      <w:szCs w:val="16"/>
                    </w:rPr>
                    <w:t>Base de personas residentes en paga diarios</w:t>
                  </w:r>
                </w:p>
              </w:tc>
              <w:tc>
                <w:tcPr>
                  <w:tcW w:w="1354" w:type="dxa"/>
                  <w:vAlign w:val="center"/>
                </w:tcPr>
                <w:p w14:paraId="05E8D9DA" w14:textId="77777777" w:rsidR="00FE39F5" w:rsidRPr="006145DB" w:rsidRDefault="00FE39F5" w:rsidP="0076493D">
                  <w:pPr>
                    <w:jc w:val="center"/>
                    <w:rPr>
                      <w:rFonts w:eastAsia="Arial" w:cs="Arial"/>
                      <w:sz w:val="16"/>
                      <w:szCs w:val="16"/>
                    </w:rPr>
                  </w:pPr>
                  <w:r w:rsidRPr="006145DB">
                    <w:rPr>
                      <w:rFonts w:eastAsia="Arial" w:cs="Arial"/>
                      <w:sz w:val="16"/>
                      <w:szCs w:val="16"/>
                    </w:rPr>
                    <w:t>Vigente</w:t>
                  </w:r>
                </w:p>
              </w:tc>
              <w:tc>
                <w:tcPr>
                  <w:tcW w:w="1754" w:type="dxa"/>
                  <w:vAlign w:val="center"/>
                </w:tcPr>
                <w:p w14:paraId="50FA44C1"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Integración Social y Secretaría Distrital de Planeación - SDP</w:t>
                  </w:r>
                </w:p>
              </w:tc>
            </w:tr>
            <w:tr w:rsidR="00972A64" w:rsidRPr="006145DB" w14:paraId="6517D721" w14:textId="77777777" w:rsidTr="00301133">
              <w:trPr>
                <w:trHeight w:val="235"/>
                <w:jc w:val="center"/>
              </w:trPr>
              <w:tc>
                <w:tcPr>
                  <w:tcW w:w="2514" w:type="dxa"/>
                  <w:vMerge w:val="restart"/>
                  <w:vAlign w:val="center"/>
                </w:tcPr>
                <w:p w14:paraId="427769FE" w14:textId="77777777" w:rsidR="00FE39F5" w:rsidRPr="006145DB" w:rsidRDefault="00FE39F5" w:rsidP="0076493D">
                  <w:pPr>
                    <w:tabs>
                      <w:tab w:val="left" w:pos="709"/>
                    </w:tabs>
                    <w:contextualSpacing/>
                    <w:jc w:val="both"/>
                    <w:rPr>
                      <w:rFonts w:cs="Arial"/>
                      <w:sz w:val="16"/>
                      <w:szCs w:val="16"/>
                    </w:rPr>
                  </w:pPr>
                  <w:r w:rsidRPr="006145DB">
                    <w:rPr>
                      <w:rFonts w:cs="Arial"/>
                      <w:sz w:val="16"/>
                      <w:szCs w:val="16"/>
                      <w:lang w:eastAsia="es-CO"/>
                    </w:rPr>
                    <w:t>persona con discapacidad múltiple con apoyos intermitentes, limitados, extensos o generalizados, validados por la SDIS.</w:t>
                  </w:r>
                </w:p>
              </w:tc>
              <w:tc>
                <w:tcPr>
                  <w:tcW w:w="1630" w:type="dxa"/>
                  <w:vAlign w:val="center"/>
                </w:tcPr>
                <w:p w14:paraId="7A2A0C30"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Verificación en Campo </w:t>
                  </w:r>
                </w:p>
              </w:tc>
              <w:tc>
                <w:tcPr>
                  <w:tcW w:w="1354" w:type="dxa"/>
                  <w:vAlign w:val="center"/>
                </w:tcPr>
                <w:p w14:paraId="3A228240" w14:textId="77777777" w:rsidR="00FE39F5" w:rsidRPr="006145DB" w:rsidRDefault="00FE39F5" w:rsidP="0076493D">
                  <w:pPr>
                    <w:jc w:val="center"/>
                    <w:rPr>
                      <w:rFonts w:eastAsia="Arial" w:cs="Arial"/>
                      <w:sz w:val="16"/>
                      <w:szCs w:val="16"/>
                    </w:rPr>
                  </w:pPr>
                  <w:r w:rsidRPr="006145DB">
                    <w:rPr>
                      <w:rFonts w:eastAsia="Arial" w:cs="Arial"/>
                      <w:sz w:val="16"/>
                      <w:szCs w:val="16"/>
                    </w:rPr>
                    <w:t>Demanda</w:t>
                  </w:r>
                </w:p>
              </w:tc>
              <w:tc>
                <w:tcPr>
                  <w:tcW w:w="1754" w:type="dxa"/>
                  <w:vAlign w:val="center"/>
                </w:tcPr>
                <w:p w14:paraId="58EBB1FB" w14:textId="77777777" w:rsidR="00FE39F5" w:rsidRPr="006145DB" w:rsidRDefault="00FE39F5" w:rsidP="0076493D">
                  <w:pPr>
                    <w:jc w:val="center"/>
                    <w:rPr>
                      <w:rFonts w:eastAsia="Arial" w:cs="Arial"/>
                      <w:sz w:val="16"/>
                      <w:szCs w:val="16"/>
                    </w:rPr>
                  </w:pPr>
                  <w:r w:rsidRPr="006145DB">
                    <w:rPr>
                      <w:rFonts w:eastAsia="Arial" w:cs="Arial"/>
                      <w:sz w:val="16"/>
                      <w:szCs w:val="16"/>
                    </w:rPr>
                    <w:t>Subdirección para la Discapacidad</w:t>
                  </w:r>
                </w:p>
              </w:tc>
            </w:tr>
            <w:tr w:rsidR="00972A64" w:rsidRPr="006145DB" w14:paraId="48445B93" w14:textId="77777777" w:rsidTr="00301133">
              <w:trPr>
                <w:trHeight w:val="235"/>
                <w:jc w:val="center"/>
              </w:trPr>
              <w:tc>
                <w:tcPr>
                  <w:tcW w:w="2514" w:type="dxa"/>
                  <w:vMerge/>
                  <w:vAlign w:val="center"/>
                </w:tcPr>
                <w:p w14:paraId="5EA4EADF" w14:textId="77777777" w:rsidR="00FE39F5" w:rsidRPr="006145DB" w:rsidRDefault="00FE39F5" w:rsidP="0076493D">
                  <w:pPr>
                    <w:tabs>
                      <w:tab w:val="left" w:pos="709"/>
                    </w:tabs>
                    <w:contextualSpacing/>
                    <w:jc w:val="both"/>
                    <w:rPr>
                      <w:rFonts w:cs="Arial"/>
                      <w:sz w:val="16"/>
                      <w:szCs w:val="16"/>
                    </w:rPr>
                  </w:pPr>
                </w:p>
              </w:tc>
              <w:tc>
                <w:tcPr>
                  <w:tcW w:w="1630" w:type="dxa"/>
                  <w:vAlign w:val="center"/>
                </w:tcPr>
                <w:p w14:paraId="77D35DB3" w14:textId="77777777" w:rsidR="00FE39F5" w:rsidRPr="006145DB" w:rsidRDefault="00FE39F5" w:rsidP="0076493D">
                  <w:pPr>
                    <w:jc w:val="center"/>
                    <w:rPr>
                      <w:rFonts w:eastAsia="Arial" w:cs="Arial"/>
                      <w:sz w:val="16"/>
                      <w:szCs w:val="16"/>
                    </w:rPr>
                  </w:pPr>
                  <w:r w:rsidRPr="006145DB">
                    <w:rPr>
                      <w:rFonts w:eastAsia="Arial" w:cs="Arial"/>
                      <w:sz w:val="16"/>
                      <w:szCs w:val="16"/>
                    </w:rPr>
                    <w:t>SIRBE</w:t>
                  </w:r>
                </w:p>
              </w:tc>
              <w:tc>
                <w:tcPr>
                  <w:tcW w:w="1354" w:type="dxa"/>
                  <w:vAlign w:val="center"/>
                </w:tcPr>
                <w:p w14:paraId="02BEA36D" w14:textId="77777777" w:rsidR="00FE39F5" w:rsidRPr="006145DB" w:rsidRDefault="00FE39F5" w:rsidP="0076493D">
                  <w:pPr>
                    <w:jc w:val="center"/>
                    <w:rPr>
                      <w:rFonts w:eastAsia="Arial" w:cs="Arial"/>
                      <w:sz w:val="16"/>
                      <w:szCs w:val="16"/>
                    </w:rPr>
                  </w:pPr>
                  <w:r w:rsidRPr="006145DB">
                    <w:rPr>
                      <w:rFonts w:eastAsia="Arial" w:cs="Arial"/>
                      <w:sz w:val="16"/>
                      <w:szCs w:val="16"/>
                    </w:rPr>
                    <w:t>Demanda</w:t>
                  </w:r>
                </w:p>
              </w:tc>
              <w:tc>
                <w:tcPr>
                  <w:tcW w:w="1754" w:type="dxa"/>
                  <w:vAlign w:val="center"/>
                </w:tcPr>
                <w:p w14:paraId="669048C3"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Integración Social</w:t>
                  </w:r>
                </w:p>
              </w:tc>
            </w:tr>
            <w:tr w:rsidR="00972A64" w:rsidRPr="006145DB" w14:paraId="0BD8DEAB" w14:textId="77777777" w:rsidTr="00301133">
              <w:trPr>
                <w:trHeight w:val="235"/>
                <w:jc w:val="center"/>
              </w:trPr>
              <w:tc>
                <w:tcPr>
                  <w:tcW w:w="2514" w:type="dxa"/>
                  <w:vAlign w:val="center"/>
                </w:tcPr>
                <w:p w14:paraId="0179F51E" w14:textId="77777777" w:rsidR="00FE39F5" w:rsidRPr="006145DB" w:rsidRDefault="00FE39F5" w:rsidP="0076493D">
                  <w:pPr>
                    <w:tabs>
                      <w:tab w:val="left" w:pos="709"/>
                    </w:tabs>
                    <w:contextualSpacing/>
                    <w:jc w:val="both"/>
                    <w:rPr>
                      <w:rFonts w:cs="Arial"/>
                      <w:sz w:val="16"/>
                      <w:szCs w:val="16"/>
                    </w:rPr>
                  </w:pPr>
                  <w:r w:rsidRPr="006145DB">
                    <w:rPr>
                      <w:rFonts w:cs="Arial"/>
                      <w:sz w:val="16"/>
                      <w:szCs w:val="16"/>
                    </w:rPr>
                    <w:t>Persona que integre un hogar con dos o más personas con discapacidad.</w:t>
                  </w:r>
                </w:p>
              </w:tc>
              <w:tc>
                <w:tcPr>
                  <w:tcW w:w="1630" w:type="dxa"/>
                  <w:vAlign w:val="center"/>
                </w:tcPr>
                <w:p w14:paraId="3EBD23CA" w14:textId="77777777" w:rsidR="00FE39F5" w:rsidRPr="006145DB" w:rsidRDefault="00FE39F5" w:rsidP="0076493D">
                  <w:pPr>
                    <w:jc w:val="center"/>
                    <w:rPr>
                      <w:rFonts w:eastAsia="Arial" w:cs="Arial"/>
                      <w:sz w:val="16"/>
                      <w:szCs w:val="16"/>
                    </w:rPr>
                  </w:pPr>
                  <w:r w:rsidRPr="006145DB">
                    <w:rPr>
                      <w:rFonts w:eastAsia="Arial" w:cs="Arial"/>
                      <w:sz w:val="16"/>
                      <w:szCs w:val="16"/>
                    </w:rPr>
                    <w:t>SIRBE</w:t>
                  </w:r>
                </w:p>
              </w:tc>
              <w:tc>
                <w:tcPr>
                  <w:tcW w:w="1354" w:type="dxa"/>
                  <w:vAlign w:val="center"/>
                </w:tcPr>
                <w:p w14:paraId="7912D672" w14:textId="77777777" w:rsidR="00FE39F5" w:rsidRPr="006145DB" w:rsidRDefault="00FE39F5" w:rsidP="0076493D">
                  <w:pPr>
                    <w:jc w:val="center"/>
                    <w:rPr>
                      <w:rFonts w:eastAsia="Arial" w:cs="Arial"/>
                      <w:sz w:val="16"/>
                      <w:szCs w:val="16"/>
                    </w:rPr>
                  </w:pPr>
                  <w:r w:rsidRPr="006145DB">
                    <w:rPr>
                      <w:rFonts w:eastAsia="Arial" w:cs="Arial"/>
                      <w:sz w:val="16"/>
                      <w:szCs w:val="16"/>
                    </w:rPr>
                    <w:t>Demanda</w:t>
                  </w:r>
                </w:p>
              </w:tc>
              <w:tc>
                <w:tcPr>
                  <w:tcW w:w="1754" w:type="dxa"/>
                  <w:vAlign w:val="center"/>
                </w:tcPr>
                <w:p w14:paraId="62B9C574" w14:textId="77777777" w:rsidR="00FE39F5" w:rsidRPr="006145DB" w:rsidRDefault="00FE39F5" w:rsidP="0076493D">
                  <w:pPr>
                    <w:jc w:val="center"/>
                    <w:rPr>
                      <w:rFonts w:eastAsia="Arial" w:cs="Arial"/>
                      <w:sz w:val="16"/>
                      <w:szCs w:val="16"/>
                    </w:rPr>
                  </w:pPr>
                  <w:r w:rsidRPr="006145DB">
                    <w:rPr>
                      <w:rFonts w:eastAsia="Arial" w:cs="Arial"/>
                      <w:sz w:val="16"/>
                      <w:szCs w:val="16"/>
                    </w:rPr>
                    <w:t>Secretaría Distrital de Integración Social</w:t>
                  </w:r>
                </w:p>
              </w:tc>
            </w:tr>
            <w:tr w:rsidR="00972A64" w:rsidRPr="006145DB" w14:paraId="65051B3E" w14:textId="77777777" w:rsidTr="00301133">
              <w:trPr>
                <w:trHeight w:val="235"/>
                <w:jc w:val="center"/>
              </w:trPr>
              <w:tc>
                <w:tcPr>
                  <w:tcW w:w="2514" w:type="dxa"/>
                  <w:vAlign w:val="center"/>
                </w:tcPr>
                <w:p w14:paraId="19E2EC56" w14:textId="77777777" w:rsidR="00FE39F5" w:rsidRPr="006145DB" w:rsidRDefault="00FE39F5" w:rsidP="0076493D">
                  <w:pPr>
                    <w:tabs>
                      <w:tab w:val="left" w:pos="709"/>
                    </w:tabs>
                    <w:contextualSpacing/>
                    <w:jc w:val="both"/>
                    <w:rPr>
                      <w:rFonts w:cs="Arial"/>
                      <w:sz w:val="16"/>
                      <w:szCs w:val="16"/>
                    </w:rPr>
                  </w:pPr>
                  <w:r w:rsidRPr="006145DB">
                    <w:rPr>
                      <w:rFonts w:cs="Arial"/>
                      <w:sz w:val="16"/>
                      <w:szCs w:val="16"/>
                    </w:rPr>
                    <w:t>Persona que resida en zona rural</w:t>
                  </w:r>
                </w:p>
              </w:tc>
              <w:tc>
                <w:tcPr>
                  <w:tcW w:w="1630" w:type="dxa"/>
                  <w:vAlign w:val="center"/>
                </w:tcPr>
                <w:p w14:paraId="32C8445B" w14:textId="282A66B2" w:rsidR="00FE39F5" w:rsidRPr="006145DB" w:rsidRDefault="00FE39F5" w:rsidP="00972A64">
                  <w:pPr>
                    <w:jc w:val="center"/>
                    <w:rPr>
                      <w:rFonts w:eastAsia="Arial" w:cs="Arial"/>
                    </w:rPr>
                  </w:pPr>
                  <w:r w:rsidRPr="006145DB">
                    <w:rPr>
                      <w:rFonts w:eastAsia="Arial" w:cs="Arial"/>
                      <w:sz w:val="16"/>
                      <w:szCs w:val="16"/>
                    </w:rPr>
                    <w:t>Registro Social de</w:t>
                  </w:r>
                  <w:r w:rsidR="00972A64" w:rsidRPr="006145DB">
                    <w:rPr>
                      <w:rFonts w:eastAsia="Arial" w:cs="Arial"/>
                      <w:sz w:val="16"/>
                      <w:szCs w:val="16"/>
                    </w:rPr>
                    <w:t xml:space="preserve"> </w:t>
                  </w:r>
                  <w:r w:rsidRPr="006145DB">
                    <w:rPr>
                      <w:rFonts w:eastAsia="Arial" w:cs="Arial"/>
                      <w:sz w:val="16"/>
                      <w:szCs w:val="16"/>
                    </w:rPr>
                    <w:t>hogares</w:t>
                  </w:r>
                </w:p>
              </w:tc>
              <w:tc>
                <w:tcPr>
                  <w:tcW w:w="1354" w:type="dxa"/>
                  <w:vAlign w:val="center"/>
                </w:tcPr>
                <w:p w14:paraId="47F32FB3" w14:textId="77777777" w:rsidR="00FE39F5" w:rsidRPr="006145DB" w:rsidRDefault="00FE39F5" w:rsidP="0076493D">
                  <w:pPr>
                    <w:jc w:val="center"/>
                    <w:rPr>
                      <w:rFonts w:eastAsia="Arial" w:cs="Arial"/>
                      <w:sz w:val="16"/>
                      <w:szCs w:val="16"/>
                    </w:rPr>
                  </w:pPr>
                  <w:r w:rsidRPr="006145DB">
                    <w:rPr>
                      <w:rFonts w:eastAsia="Arial" w:cs="Arial"/>
                      <w:sz w:val="16"/>
                      <w:szCs w:val="16"/>
                    </w:rPr>
                    <w:t>Mensual</w:t>
                  </w:r>
                </w:p>
                <w:p w14:paraId="5779BB4B" w14:textId="77777777" w:rsidR="00FE39F5" w:rsidRPr="006145DB" w:rsidRDefault="00FE39F5" w:rsidP="0076493D">
                  <w:pPr>
                    <w:jc w:val="center"/>
                    <w:rPr>
                      <w:rFonts w:eastAsia="Arial" w:cs="Arial"/>
                      <w:sz w:val="16"/>
                      <w:szCs w:val="16"/>
                    </w:rPr>
                  </w:pPr>
                  <w:r w:rsidRPr="006145DB">
                    <w:rPr>
                      <w:rFonts w:eastAsia="Arial" w:cs="Arial"/>
                      <w:sz w:val="16"/>
                      <w:szCs w:val="16"/>
                    </w:rPr>
                    <w:t>(Mes</w:t>
                  </w:r>
                </w:p>
                <w:p w14:paraId="74132135" w14:textId="77777777" w:rsidR="00FE39F5" w:rsidRPr="006145DB" w:rsidRDefault="00FE39F5" w:rsidP="0076493D">
                  <w:pPr>
                    <w:jc w:val="center"/>
                    <w:rPr>
                      <w:rFonts w:eastAsia="Arial" w:cs="Arial"/>
                    </w:rPr>
                  </w:pPr>
                  <w:r w:rsidRPr="006145DB">
                    <w:rPr>
                      <w:rFonts w:eastAsia="Arial" w:cs="Arial"/>
                      <w:sz w:val="16"/>
                      <w:szCs w:val="16"/>
                    </w:rPr>
                    <w:t>Vencido)</w:t>
                  </w:r>
                </w:p>
              </w:tc>
              <w:tc>
                <w:tcPr>
                  <w:tcW w:w="1754" w:type="dxa"/>
                  <w:vAlign w:val="center"/>
                </w:tcPr>
                <w:p w14:paraId="1CEDDCDA" w14:textId="77777777" w:rsidR="00FE39F5" w:rsidRPr="006145DB" w:rsidRDefault="00FE39F5" w:rsidP="0076493D">
                  <w:pPr>
                    <w:jc w:val="center"/>
                    <w:rPr>
                      <w:rFonts w:eastAsia="Arial" w:cs="Arial"/>
                      <w:sz w:val="16"/>
                      <w:szCs w:val="16"/>
                    </w:rPr>
                  </w:pPr>
                  <w:r w:rsidRPr="006145DB">
                    <w:rPr>
                      <w:rFonts w:eastAsia="Arial" w:cs="Arial"/>
                      <w:sz w:val="16"/>
                      <w:szCs w:val="16"/>
                    </w:rPr>
                    <w:t>Secretaría</w:t>
                  </w:r>
                </w:p>
                <w:p w14:paraId="6C3E4E91" w14:textId="77777777" w:rsidR="00FE39F5" w:rsidRPr="006145DB" w:rsidRDefault="00FE39F5" w:rsidP="0076493D">
                  <w:pPr>
                    <w:jc w:val="center"/>
                    <w:rPr>
                      <w:rFonts w:eastAsia="Arial" w:cs="Arial"/>
                      <w:sz w:val="16"/>
                      <w:szCs w:val="16"/>
                    </w:rPr>
                  </w:pPr>
                  <w:r w:rsidRPr="006145DB">
                    <w:rPr>
                      <w:rFonts w:eastAsia="Arial" w:cs="Arial"/>
                      <w:sz w:val="16"/>
                      <w:szCs w:val="16"/>
                    </w:rPr>
                    <w:t>Distrital</w:t>
                  </w:r>
                </w:p>
                <w:p w14:paraId="2D58F36F" w14:textId="77777777" w:rsidR="00FE39F5" w:rsidRPr="006145DB" w:rsidRDefault="00FE39F5" w:rsidP="0076493D">
                  <w:pPr>
                    <w:jc w:val="center"/>
                    <w:rPr>
                      <w:rFonts w:eastAsia="Arial" w:cs="Arial"/>
                      <w:sz w:val="16"/>
                      <w:szCs w:val="16"/>
                    </w:rPr>
                  </w:pPr>
                  <w:r w:rsidRPr="006145DB">
                    <w:rPr>
                      <w:rFonts w:eastAsia="Arial" w:cs="Arial"/>
                      <w:sz w:val="16"/>
                      <w:szCs w:val="16"/>
                    </w:rPr>
                    <w:t>Planeación -</w:t>
                  </w:r>
                </w:p>
                <w:p w14:paraId="487FAC63" w14:textId="77777777" w:rsidR="00FE39F5" w:rsidRPr="006145DB" w:rsidRDefault="00FE39F5" w:rsidP="0076493D">
                  <w:pPr>
                    <w:jc w:val="center"/>
                    <w:rPr>
                      <w:rFonts w:eastAsia="Arial" w:cs="Arial"/>
                    </w:rPr>
                  </w:pPr>
                  <w:r w:rsidRPr="006145DB">
                    <w:rPr>
                      <w:rFonts w:eastAsia="Arial" w:cs="Arial"/>
                      <w:sz w:val="16"/>
                      <w:szCs w:val="16"/>
                    </w:rPr>
                    <w:t>SDP</w:t>
                  </w:r>
                </w:p>
              </w:tc>
            </w:tr>
          </w:tbl>
          <w:p w14:paraId="0FF30C18" w14:textId="77777777" w:rsidR="00FE39F5" w:rsidRPr="006145DB" w:rsidRDefault="00FE39F5" w:rsidP="0076493D">
            <w:pPr>
              <w:tabs>
                <w:tab w:val="left" w:pos="709"/>
              </w:tabs>
              <w:spacing w:after="0" w:line="240" w:lineRule="auto"/>
              <w:contextualSpacing/>
              <w:jc w:val="both"/>
              <w:rPr>
                <w:rFonts w:cs="Arial"/>
                <w:bCs/>
                <w:sz w:val="20"/>
                <w:szCs w:val="20"/>
                <w:lang w:eastAsia="es-CO"/>
              </w:rPr>
            </w:pPr>
          </w:p>
        </w:tc>
      </w:tr>
      <w:tr w:rsidR="00FE39F5" w:rsidRPr="006145DB" w14:paraId="14734FB8" w14:textId="77777777" w:rsidTr="00174803">
        <w:trPr>
          <w:trHeight w:val="4714"/>
          <w:jc w:val="center"/>
        </w:trPr>
        <w:tc>
          <w:tcPr>
            <w:tcW w:w="1940" w:type="dxa"/>
            <w:vAlign w:val="center"/>
          </w:tcPr>
          <w:p w14:paraId="4368C9D0" w14:textId="77777777" w:rsidR="00FE39F5" w:rsidRPr="006145DB" w:rsidRDefault="00FE39F5" w:rsidP="0001771C">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vAlign w:val="center"/>
          </w:tcPr>
          <w:tbl>
            <w:tblPr>
              <w:tblStyle w:val="Tablaconcuadrcula"/>
              <w:tblW w:w="7201" w:type="dxa"/>
              <w:jc w:val="center"/>
              <w:tblLayout w:type="fixed"/>
              <w:tblLook w:val="04A0" w:firstRow="1" w:lastRow="0" w:firstColumn="1" w:lastColumn="0" w:noHBand="0" w:noVBand="1"/>
            </w:tblPr>
            <w:tblGrid>
              <w:gridCol w:w="2564"/>
              <w:gridCol w:w="1501"/>
              <w:gridCol w:w="1363"/>
              <w:gridCol w:w="1773"/>
            </w:tblGrid>
            <w:tr w:rsidR="0001771C" w:rsidRPr="006145DB" w14:paraId="01A7C61B" w14:textId="77777777" w:rsidTr="00301133">
              <w:trPr>
                <w:trHeight w:val="372"/>
                <w:jc w:val="center"/>
              </w:trPr>
              <w:tc>
                <w:tcPr>
                  <w:tcW w:w="2564" w:type="dxa"/>
                  <w:vAlign w:val="center"/>
                </w:tcPr>
                <w:p w14:paraId="430FE843"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501" w:type="dxa"/>
                  <w:vAlign w:val="center"/>
                </w:tcPr>
                <w:p w14:paraId="544E371E"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363" w:type="dxa"/>
                  <w:vAlign w:val="center"/>
                </w:tcPr>
                <w:p w14:paraId="57A55F80"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73" w:type="dxa"/>
                  <w:vAlign w:val="center"/>
                </w:tcPr>
                <w:p w14:paraId="7E4D9706"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01771C" w:rsidRPr="006145DB" w14:paraId="67F008BA" w14:textId="77777777" w:rsidTr="00301133">
              <w:trPr>
                <w:trHeight w:val="221"/>
                <w:jc w:val="center"/>
              </w:trPr>
              <w:tc>
                <w:tcPr>
                  <w:tcW w:w="2564" w:type="dxa"/>
                  <w:vMerge w:val="restart"/>
                  <w:vAlign w:val="center"/>
                </w:tcPr>
                <w:p w14:paraId="1C67B647" w14:textId="77777777" w:rsidR="00FE39F5" w:rsidRPr="006145DB" w:rsidRDefault="00FE39F5" w:rsidP="0076493D">
                  <w:pPr>
                    <w:tabs>
                      <w:tab w:val="left" w:pos="709"/>
                    </w:tabs>
                    <w:contextualSpacing/>
                    <w:jc w:val="both"/>
                    <w:rPr>
                      <w:rFonts w:cs="Arial"/>
                      <w:sz w:val="16"/>
                      <w:szCs w:val="16"/>
                      <w:lang w:eastAsia="es-CO"/>
                    </w:rPr>
                  </w:pPr>
                  <w:r w:rsidRPr="006145DB">
                    <w:rPr>
                      <w:rFonts w:cs="Arial"/>
                      <w:sz w:val="16"/>
                      <w:szCs w:val="16"/>
                      <w:lang w:eastAsia="es-CO"/>
                    </w:rPr>
                    <w:t>Niñas, niños y adolescentes entre los 6 y 17 años 11 meses 29 días</w:t>
                  </w:r>
                </w:p>
              </w:tc>
              <w:tc>
                <w:tcPr>
                  <w:tcW w:w="1501" w:type="dxa"/>
                  <w:vAlign w:val="center"/>
                </w:tcPr>
                <w:p w14:paraId="51C88BAC" w14:textId="77777777" w:rsidR="00FE39F5" w:rsidRPr="006145DB" w:rsidRDefault="00FE39F5" w:rsidP="0076493D">
                  <w:pPr>
                    <w:tabs>
                      <w:tab w:val="left" w:pos="709"/>
                    </w:tabs>
                    <w:contextualSpacing/>
                    <w:jc w:val="center"/>
                    <w:rPr>
                      <w:rFonts w:cs="Arial"/>
                      <w:sz w:val="16"/>
                      <w:szCs w:val="16"/>
                      <w:lang w:eastAsia="es-CO"/>
                    </w:rPr>
                  </w:pPr>
                  <w:r w:rsidRPr="006145DB">
                    <w:rPr>
                      <w:rStyle w:val="normaltextrun"/>
                      <w:rFonts w:cs="Arial"/>
                      <w:sz w:val="16"/>
                      <w:szCs w:val="16"/>
                    </w:rPr>
                    <w:t>SIRBE </w:t>
                  </w:r>
                  <w:r w:rsidRPr="006145DB">
                    <w:rPr>
                      <w:rStyle w:val="eop"/>
                      <w:rFonts w:cs="Arial"/>
                      <w:sz w:val="16"/>
                      <w:szCs w:val="16"/>
                    </w:rPr>
                    <w:t> </w:t>
                  </w:r>
                </w:p>
              </w:tc>
              <w:tc>
                <w:tcPr>
                  <w:tcW w:w="1363" w:type="dxa"/>
                  <w:vAlign w:val="center"/>
                </w:tcPr>
                <w:p w14:paraId="15A32E93" w14:textId="77777777" w:rsidR="00FE39F5" w:rsidRPr="006145DB" w:rsidRDefault="00FE39F5" w:rsidP="0076493D">
                  <w:pPr>
                    <w:tabs>
                      <w:tab w:val="left" w:pos="709"/>
                    </w:tabs>
                    <w:contextualSpacing/>
                    <w:jc w:val="center"/>
                    <w:rPr>
                      <w:rFonts w:cs="Arial"/>
                      <w:bCs/>
                      <w:sz w:val="16"/>
                      <w:szCs w:val="16"/>
                      <w:lang w:eastAsia="es-CO"/>
                    </w:rPr>
                  </w:pPr>
                  <w:r w:rsidRPr="006145DB">
                    <w:rPr>
                      <w:rStyle w:val="normaltextrun"/>
                      <w:rFonts w:cs="Arial"/>
                      <w:sz w:val="16"/>
                      <w:szCs w:val="16"/>
                    </w:rPr>
                    <w:t>Demanda</w:t>
                  </w:r>
                  <w:r w:rsidRPr="006145DB">
                    <w:rPr>
                      <w:rStyle w:val="eop"/>
                      <w:rFonts w:cs="Arial"/>
                      <w:sz w:val="16"/>
                      <w:szCs w:val="16"/>
                    </w:rPr>
                    <w:t> </w:t>
                  </w:r>
                </w:p>
              </w:tc>
              <w:tc>
                <w:tcPr>
                  <w:tcW w:w="1773" w:type="dxa"/>
                  <w:vAlign w:val="center"/>
                </w:tcPr>
                <w:p w14:paraId="303E7A8C" w14:textId="77777777" w:rsidR="00FE39F5" w:rsidRPr="006145DB" w:rsidRDefault="00FE39F5" w:rsidP="0076493D">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r w:rsidRPr="006145DB">
                    <w:rPr>
                      <w:rStyle w:val="eop"/>
                      <w:rFonts w:cs="Arial"/>
                      <w:sz w:val="16"/>
                      <w:szCs w:val="16"/>
                    </w:rPr>
                    <w:t> </w:t>
                  </w:r>
                </w:p>
              </w:tc>
            </w:tr>
            <w:tr w:rsidR="0001771C" w:rsidRPr="006145DB" w14:paraId="02431C0A" w14:textId="77777777" w:rsidTr="00301133">
              <w:trPr>
                <w:trHeight w:val="221"/>
                <w:jc w:val="center"/>
              </w:trPr>
              <w:tc>
                <w:tcPr>
                  <w:tcW w:w="2564" w:type="dxa"/>
                  <w:vMerge/>
                  <w:vAlign w:val="center"/>
                </w:tcPr>
                <w:p w14:paraId="7E8BA66D" w14:textId="77777777" w:rsidR="00FE39F5" w:rsidRPr="006145DB" w:rsidRDefault="00FE39F5" w:rsidP="0076493D">
                  <w:pPr>
                    <w:tabs>
                      <w:tab w:val="left" w:pos="709"/>
                    </w:tabs>
                    <w:contextualSpacing/>
                    <w:jc w:val="both"/>
                    <w:rPr>
                      <w:rFonts w:cs="Arial"/>
                      <w:sz w:val="16"/>
                      <w:szCs w:val="16"/>
                      <w:lang w:eastAsia="es-CO"/>
                    </w:rPr>
                  </w:pPr>
                </w:p>
              </w:tc>
              <w:tc>
                <w:tcPr>
                  <w:tcW w:w="1501" w:type="dxa"/>
                  <w:vAlign w:val="center"/>
                </w:tcPr>
                <w:p w14:paraId="4E7CA227" w14:textId="77777777" w:rsidR="00FE39F5" w:rsidRPr="006145DB" w:rsidRDefault="00FE39F5" w:rsidP="0076493D">
                  <w:pPr>
                    <w:tabs>
                      <w:tab w:val="left" w:pos="709"/>
                    </w:tabs>
                    <w:contextualSpacing/>
                    <w:jc w:val="center"/>
                    <w:rPr>
                      <w:rStyle w:val="normaltextrun"/>
                      <w:rFonts w:cs="Arial"/>
                      <w:sz w:val="16"/>
                      <w:szCs w:val="16"/>
                    </w:rPr>
                  </w:pPr>
                  <w:r w:rsidRPr="006145DB">
                    <w:rPr>
                      <w:rStyle w:val="normaltextrun"/>
                      <w:rFonts w:cs="Arial"/>
                      <w:sz w:val="16"/>
                      <w:szCs w:val="16"/>
                    </w:rPr>
                    <w:t>SISBEN IV</w:t>
                  </w:r>
                </w:p>
              </w:tc>
              <w:tc>
                <w:tcPr>
                  <w:tcW w:w="1363" w:type="dxa"/>
                  <w:vAlign w:val="center"/>
                </w:tcPr>
                <w:p w14:paraId="1E658411"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Mensual (Mes Vencido)</w:t>
                  </w:r>
                </w:p>
              </w:tc>
              <w:tc>
                <w:tcPr>
                  <w:tcW w:w="1773" w:type="dxa"/>
                  <w:vAlign w:val="center"/>
                </w:tcPr>
                <w:p w14:paraId="3788481C"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Secretaría Distrital de Planeación - SDP</w:t>
                  </w:r>
                </w:p>
              </w:tc>
            </w:tr>
            <w:tr w:rsidR="0001771C" w:rsidRPr="006145DB" w14:paraId="2B6CAA28" w14:textId="77777777" w:rsidTr="00301133">
              <w:trPr>
                <w:trHeight w:val="221"/>
                <w:jc w:val="center"/>
              </w:trPr>
              <w:tc>
                <w:tcPr>
                  <w:tcW w:w="2564" w:type="dxa"/>
                  <w:vMerge/>
                  <w:vAlign w:val="center"/>
                </w:tcPr>
                <w:p w14:paraId="63975225" w14:textId="77777777" w:rsidR="00FE39F5" w:rsidRPr="006145DB" w:rsidRDefault="00FE39F5" w:rsidP="0076493D">
                  <w:pPr>
                    <w:tabs>
                      <w:tab w:val="left" w:pos="709"/>
                    </w:tabs>
                    <w:contextualSpacing/>
                    <w:jc w:val="both"/>
                    <w:rPr>
                      <w:rFonts w:cs="Arial"/>
                      <w:sz w:val="16"/>
                      <w:szCs w:val="16"/>
                      <w:lang w:eastAsia="es-CO"/>
                    </w:rPr>
                  </w:pPr>
                </w:p>
              </w:tc>
              <w:tc>
                <w:tcPr>
                  <w:tcW w:w="1501" w:type="dxa"/>
                  <w:vAlign w:val="center"/>
                </w:tcPr>
                <w:p w14:paraId="3F373D38" w14:textId="77777777" w:rsidR="00FE39F5" w:rsidRPr="006145DB" w:rsidRDefault="00FE39F5" w:rsidP="0076493D">
                  <w:pPr>
                    <w:tabs>
                      <w:tab w:val="left" w:pos="709"/>
                    </w:tabs>
                    <w:contextualSpacing/>
                    <w:jc w:val="center"/>
                    <w:rPr>
                      <w:rStyle w:val="normaltextrun"/>
                      <w:rFonts w:cs="Arial"/>
                      <w:sz w:val="16"/>
                      <w:szCs w:val="16"/>
                    </w:rPr>
                  </w:pPr>
                  <w:r w:rsidRPr="006145DB">
                    <w:rPr>
                      <w:rStyle w:val="normaltextrun"/>
                      <w:rFonts w:cs="Arial"/>
                      <w:sz w:val="16"/>
                      <w:szCs w:val="16"/>
                    </w:rPr>
                    <w:t>Registro Social de Hogares</w:t>
                  </w:r>
                </w:p>
              </w:tc>
              <w:tc>
                <w:tcPr>
                  <w:tcW w:w="1363" w:type="dxa"/>
                  <w:vAlign w:val="center"/>
                </w:tcPr>
                <w:p w14:paraId="45346DC7"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Mensual (Mes Vencido)</w:t>
                  </w:r>
                </w:p>
              </w:tc>
              <w:tc>
                <w:tcPr>
                  <w:tcW w:w="1773" w:type="dxa"/>
                  <w:vAlign w:val="center"/>
                </w:tcPr>
                <w:p w14:paraId="07643C5F"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Secretaría Distrital de Planeación - SDP</w:t>
                  </w:r>
                </w:p>
              </w:tc>
            </w:tr>
            <w:tr w:rsidR="0001771C" w:rsidRPr="006145DB" w14:paraId="226A0ECB" w14:textId="77777777" w:rsidTr="00301133">
              <w:trPr>
                <w:trHeight w:val="231"/>
                <w:jc w:val="center"/>
              </w:trPr>
              <w:tc>
                <w:tcPr>
                  <w:tcW w:w="2564" w:type="dxa"/>
                  <w:vAlign w:val="center"/>
                </w:tcPr>
                <w:p w14:paraId="02C8895E" w14:textId="77777777" w:rsidR="00FE39F5" w:rsidRPr="006145DB" w:rsidRDefault="00FE39F5" w:rsidP="0076493D">
                  <w:pPr>
                    <w:tabs>
                      <w:tab w:val="left" w:pos="709"/>
                    </w:tabs>
                    <w:contextualSpacing/>
                    <w:jc w:val="both"/>
                    <w:rPr>
                      <w:rFonts w:cs="Arial"/>
                      <w:sz w:val="16"/>
                      <w:szCs w:val="16"/>
                      <w:lang w:eastAsia="es-CO"/>
                    </w:rPr>
                  </w:pPr>
                  <w:r w:rsidRPr="006145DB">
                    <w:rPr>
                      <w:rFonts w:cs="Arial"/>
                      <w:sz w:val="16"/>
                      <w:szCs w:val="16"/>
                      <w:lang w:eastAsia="es-CO"/>
                    </w:rPr>
                    <w:t>Persona con discapacidad intelectual o TEA con apoyos extensos y generalizados, validados por la SDIS.</w:t>
                  </w:r>
                </w:p>
              </w:tc>
              <w:tc>
                <w:tcPr>
                  <w:tcW w:w="1501" w:type="dxa"/>
                  <w:vAlign w:val="center"/>
                </w:tcPr>
                <w:p w14:paraId="624A7D8A" w14:textId="77777777" w:rsidR="00FE39F5" w:rsidRPr="006145DB" w:rsidRDefault="00FE39F5" w:rsidP="0076493D">
                  <w:pPr>
                    <w:tabs>
                      <w:tab w:val="left" w:pos="709"/>
                    </w:tabs>
                    <w:contextualSpacing/>
                    <w:jc w:val="center"/>
                    <w:rPr>
                      <w:rFonts w:cs="Arial"/>
                      <w:sz w:val="16"/>
                      <w:szCs w:val="16"/>
                      <w:lang w:eastAsia="es-CO"/>
                    </w:rPr>
                  </w:pPr>
                  <w:r w:rsidRPr="006145DB">
                    <w:rPr>
                      <w:rStyle w:val="normaltextrun"/>
                      <w:rFonts w:cs="Arial"/>
                      <w:sz w:val="16"/>
                      <w:szCs w:val="16"/>
                    </w:rPr>
                    <w:t>SIRBE</w:t>
                  </w:r>
                </w:p>
              </w:tc>
              <w:tc>
                <w:tcPr>
                  <w:tcW w:w="1363" w:type="dxa"/>
                  <w:vAlign w:val="center"/>
                </w:tcPr>
                <w:p w14:paraId="5EBEFF49" w14:textId="77777777" w:rsidR="00FE39F5" w:rsidRPr="006145DB" w:rsidRDefault="00FE39F5" w:rsidP="0076493D">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73" w:type="dxa"/>
                  <w:vAlign w:val="center"/>
                </w:tcPr>
                <w:p w14:paraId="6054706E" w14:textId="77777777" w:rsidR="00FE39F5" w:rsidRPr="006145DB" w:rsidRDefault="00FE39F5" w:rsidP="0076493D">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01771C" w:rsidRPr="006145DB" w14:paraId="040B3C91" w14:textId="77777777" w:rsidTr="00301133">
              <w:trPr>
                <w:trHeight w:val="231"/>
                <w:jc w:val="center"/>
              </w:trPr>
              <w:tc>
                <w:tcPr>
                  <w:tcW w:w="2564" w:type="dxa"/>
                  <w:vAlign w:val="center"/>
                </w:tcPr>
                <w:p w14:paraId="59C64BA0" w14:textId="77777777" w:rsidR="00FE39F5" w:rsidRPr="006145DB" w:rsidRDefault="00FE39F5" w:rsidP="0076493D">
                  <w:pPr>
                    <w:tabs>
                      <w:tab w:val="left" w:pos="709"/>
                    </w:tabs>
                    <w:contextualSpacing/>
                    <w:jc w:val="both"/>
                    <w:rPr>
                      <w:rFonts w:cs="Arial"/>
                      <w:sz w:val="16"/>
                      <w:szCs w:val="16"/>
                      <w:lang w:eastAsia="es-CO"/>
                    </w:rPr>
                  </w:pPr>
                  <w:r w:rsidRPr="006145DB">
                    <w:rPr>
                      <w:rFonts w:cs="Arial"/>
                      <w:sz w:val="16"/>
                      <w:szCs w:val="16"/>
                      <w:lang w:eastAsia="es-CO"/>
                    </w:rPr>
                    <w:t>O persona con discapacidad múltiple con apoyos intermitentes, limitados, extensos o generalizados, validados por la SDIS.</w:t>
                  </w:r>
                </w:p>
              </w:tc>
              <w:tc>
                <w:tcPr>
                  <w:tcW w:w="1501" w:type="dxa"/>
                  <w:vAlign w:val="center"/>
                </w:tcPr>
                <w:p w14:paraId="275016B6" w14:textId="77777777" w:rsidR="00FE39F5" w:rsidRPr="006145DB" w:rsidRDefault="00FE39F5" w:rsidP="0076493D">
                  <w:pPr>
                    <w:tabs>
                      <w:tab w:val="left" w:pos="709"/>
                    </w:tabs>
                    <w:contextualSpacing/>
                    <w:jc w:val="center"/>
                    <w:rPr>
                      <w:rFonts w:cs="Arial"/>
                      <w:sz w:val="16"/>
                      <w:szCs w:val="16"/>
                      <w:lang w:eastAsia="es-CO"/>
                    </w:rPr>
                  </w:pPr>
                  <w:r w:rsidRPr="006145DB">
                    <w:rPr>
                      <w:rStyle w:val="normaltextrun"/>
                      <w:rFonts w:cs="Arial"/>
                      <w:sz w:val="16"/>
                      <w:szCs w:val="16"/>
                    </w:rPr>
                    <w:t>SIRBE</w:t>
                  </w:r>
                </w:p>
              </w:tc>
              <w:tc>
                <w:tcPr>
                  <w:tcW w:w="1363" w:type="dxa"/>
                  <w:vAlign w:val="center"/>
                </w:tcPr>
                <w:p w14:paraId="468418F0" w14:textId="77777777" w:rsidR="00FE39F5" w:rsidRPr="006145DB" w:rsidRDefault="00FE39F5" w:rsidP="0076493D">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73" w:type="dxa"/>
                  <w:vAlign w:val="center"/>
                </w:tcPr>
                <w:p w14:paraId="54BD7A57" w14:textId="77777777" w:rsidR="00FE39F5" w:rsidRPr="006145DB" w:rsidRDefault="00FE39F5" w:rsidP="0076493D">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01771C" w:rsidRPr="006145DB" w14:paraId="7A6AFBA7" w14:textId="77777777" w:rsidTr="00301133">
              <w:trPr>
                <w:trHeight w:val="231"/>
                <w:jc w:val="center"/>
              </w:trPr>
              <w:tc>
                <w:tcPr>
                  <w:tcW w:w="2564" w:type="dxa"/>
                  <w:vMerge w:val="restart"/>
                  <w:vAlign w:val="center"/>
                </w:tcPr>
                <w:p w14:paraId="3E1F3BCD" w14:textId="77777777" w:rsidR="00FE39F5" w:rsidRPr="006145DB" w:rsidRDefault="00FE39F5" w:rsidP="0076493D">
                  <w:pPr>
                    <w:tabs>
                      <w:tab w:val="left" w:pos="709"/>
                    </w:tabs>
                    <w:contextualSpacing/>
                    <w:jc w:val="both"/>
                    <w:rPr>
                      <w:rFonts w:cs="Arial"/>
                      <w:bCs/>
                      <w:sz w:val="16"/>
                      <w:szCs w:val="16"/>
                      <w:lang w:eastAsia="es-CO"/>
                    </w:rPr>
                  </w:pPr>
                  <w:r w:rsidRPr="006145DB">
                    <w:rPr>
                      <w:rFonts w:cs="Arial"/>
                      <w:bCs/>
                      <w:sz w:val="16"/>
                      <w:szCs w:val="16"/>
                      <w:lang w:eastAsia="es-CO"/>
                    </w:rPr>
                    <w:t>Persona residente en Bogotá D.C</w:t>
                  </w:r>
                </w:p>
              </w:tc>
              <w:tc>
                <w:tcPr>
                  <w:tcW w:w="1501" w:type="dxa"/>
                  <w:vAlign w:val="center"/>
                </w:tcPr>
                <w:p w14:paraId="4F45F8FE"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rPr>
                    <w:t xml:space="preserve">SIRBE  </w:t>
                  </w:r>
                </w:p>
              </w:tc>
              <w:tc>
                <w:tcPr>
                  <w:tcW w:w="1363" w:type="dxa"/>
                  <w:vAlign w:val="center"/>
                </w:tcPr>
                <w:p w14:paraId="4A6E1A17" w14:textId="77777777" w:rsidR="00FE39F5" w:rsidRPr="006145DB" w:rsidRDefault="00FE39F5" w:rsidP="0076493D">
                  <w:pPr>
                    <w:tabs>
                      <w:tab w:val="left" w:pos="709"/>
                    </w:tabs>
                    <w:contextualSpacing/>
                    <w:jc w:val="center"/>
                    <w:rPr>
                      <w:rFonts w:cs="Arial"/>
                      <w:bCs/>
                      <w:sz w:val="16"/>
                      <w:szCs w:val="16"/>
                      <w:lang w:eastAsia="es-CO"/>
                    </w:rPr>
                  </w:pPr>
                  <w:r w:rsidRPr="006145DB">
                    <w:rPr>
                      <w:rFonts w:cs="Arial"/>
                      <w:sz w:val="16"/>
                      <w:szCs w:val="16"/>
                    </w:rPr>
                    <w:t xml:space="preserve">Demanda </w:t>
                  </w:r>
                </w:p>
              </w:tc>
              <w:tc>
                <w:tcPr>
                  <w:tcW w:w="1773" w:type="dxa"/>
                  <w:vAlign w:val="center"/>
                </w:tcPr>
                <w:p w14:paraId="7CEBBAD2" w14:textId="77777777" w:rsidR="00FE39F5" w:rsidRPr="006145DB" w:rsidRDefault="00FE39F5" w:rsidP="0076493D">
                  <w:pPr>
                    <w:tabs>
                      <w:tab w:val="left" w:pos="709"/>
                    </w:tabs>
                    <w:contextualSpacing/>
                    <w:jc w:val="center"/>
                    <w:rPr>
                      <w:rFonts w:cs="Arial"/>
                      <w:bCs/>
                      <w:sz w:val="16"/>
                      <w:szCs w:val="16"/>
                      <w:lang w:eastAsia="es-CO"/>
                    </w:rPr>
                  </w:pPr>
                  <w:r w:rsidRPr="006145DB">
                    <w:rPr>
                      <w:rFonts w:cs="Arial"/>
                      <w:sz w:val="16"/>
                      <w:szCs w:val="16"/>
                    </w:rPr>
                    <w:t xml:space="preserve">Secretaría Distrital de Integración Social </w:t>
                  </w:r>
                </w:p>
              </w:tc>
            </w:tr>
            <w:tr w:rsidR="0001771C" w:rsidRPr="006145DB" w14:paraId="02D0A457" w14:textId="77777777" w:rsidTr="00301133">
              <w:trPr>
                <w:trHeight w:val="231"/>
                <w:jc w:val="center"/>
              </w:trPr>
              <w:tc>
                <w:tcPr>
                  <w:tcW w:w="2564" w:type="dxa"/>
                  <w:vMerge/>
                  <w:vAlign w:val="center"/>
                </w:tcPr>
                <w:p w14:paraId="75452F20" w14:textId="77777777" w:rsidR="00FE39F5" w:rsidRPr="006145DB" w:rsidRDefault="00FE39F5" w:rsidP="0076493D">
                  <w:pPr>
                    <w:tabs>
                      <w:tab w:val="left" w:pos="709"/>
                    </w:tabs>
                    <w:contextualSpacing/>
                    <w:jc w:val="both"/>
                    <w:rPr>
                      <w:rFonts w:cs="Arial"/>
                      <w:bCs/>
                      <w:sz w:val="16"/>
                      <w:szCs w:val="16"/>
                      <w:lang w:eastAsia="es-CO"/>
                    </w:rPr>
                  </w:pPr>
                </w:p>
              </w:tc>
              <w:tc>
                <w:tcPr>
                  <w:tcW w:w="1501" w:type="dxa"/>
                  <w:vAlign w:val="center"/>
                </w:tcPr>
                <w:p w14:paraId="499421C0" w14:textId="74F25132" w:rsidR="00FE39F5" w:rsidRPr="006145DB" w:rsidRDefault="00FE39F5" w:rsidP="00A30265">
                  <w:pPr>
                    <w:jc w:val="center"/>
                    <w:rPr>
                      <w:rStyle w:val="normaltextrun"/>
                      <w:rFonts w:cs="Arial"/>
                      <w:sz w:val="16"/>
                      <w:szCs w:val="16"/>
                    </w:rPr>
                  </w:pPr>
                  <w:r w:rsidRPr="006145DB">
                    <w:rPr>
                      <w:rStyle w:val="normaltextrun"/>
                      <w:rFonts w:cs="Arial"/>
                      <w:sz w:val="16"/>
                      <w:szCs w:val="16"/>
                    </w:rPr>
                    <w:t>SISBEN IV</w:t>
                  </w:r>
                </w:p>
              </w:tc>
              <w:tc>
                <w:tcPr>
                  <w:tcW w:w="1363" w:type="dxa"/>
                  <w:vAlign w:val="center"/>
                </w:tcPr>
                <w:p w14:paraId="52DF988B"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Mensual (Mes Vencido)</w:t>
                  </w:r>
                </w:p>
              </w:tc>
              <w:tc>
                <w:tcPr>
                  <w:tcW w:w="1773" w:type="dxa"/>
                  <w:vAlign w:val="center"/>
                </w:tcPr>
                <w:p w14:paraId="66EBE582"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Secretaría Distrital de Planeación - SDP</w:t>
                  </w:r>
                </w:p>
              </w:tc>
            </w:tr>
            <w:tr w:rsidR="0001771C" w:rsidRPr="006145DB" w14:paraId="0B3D2162" w14:textId="77777777" w:rsidTr="00301133">
              <w:trPr>
                <w:trHeight w:val="231"/>
                <w:jc w:val="center"/>
              </w:trPr>
              <w:tc>
                <w:tcPr>
                  <w:tcW w:w="2564" w:type="dxa"/>
                  <w:vMerge/>
                  <w:vAlign w:val="center"/>
                </w:tcPr>
                <w:p w14:paraId="193D579A" w14:textId="77777777" w:rsidR="00FE39F5" w:rsidRPr="006145DB" w:rsidRDefault="00FE39F5" w:rsidP="0076493D">
                  <w:pPr>
                    <w:tabs>
                      <w:tab w:val="left" w:pos="709"/>
                    </w:tabs>
                    <w:contextualSpacing/>
                    <w:jc w:val="both"/>
                    <w:rPr>
                      <w:rFonts w:cs="Arial"/>
                      <w:bCs/>
                      <w:sz w:val="16"/>
                      <w:szCs w:val="16"/>
                      <w:lang w:eastAsia="es-CO"/>
                    </w:rPr>
                  </w:pPr>
                </w:p>
              </w:tc>
              <w:tc>
                <w:tcPr>
                  <w:tcW w:w="1501" w:type="dxa"/>
                  <w:vAlign w:val="center"/>
                </w:tcPr>
                <w:p w14:paraId="6156790D"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Registro Social de Hogares</w:t>
                  </w:r>
                </w:p>
              </w:tc>
              <w:tc>
                <w:tcPr>
                  <w:tcW w:w="1363" w:type="dxa"/>
                  <w:vAlign w:val="center"/>
                </w:tcPr>
                <w:p w14:paraId="4D6ECADA"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Mensual (Mes Vencido)</w:t>
                  </w:r>
                </w:p>
              </w:tc>
              <w:tc>
                <w:tcPr>
                  <w:tcW w:w="1773" w:type="dxa"/>
                  <w:vAlign w:val="center"/>
                </w:tcPr>
                <w:p w14:paraId="2E68F2F3" w14:textId="77777777" w:rsidR="00FE39F5" w:rsidRPr="006145DB" w:rsidRDefault="00FE39F5" w:rsidP="0076493D">
                  <w:pPr>
                    <w:tabs>
                      <w:tab w:val="left" w:pos="709"/>
                    </w:tabs>
                    <w:contextualSpacing/>
                    <w:jc w:val="center"/>
                    <w:rPr>
                      <w:rStyle w:val="normaltextrun"/>
                      <w:rFonts w:cs="Arial"/>
                      <w:sz w:val="16"/>
                      <w:szCs w:val="16"/>
                    </w:rPr>
                  </w:pPr>
                  <w:r w:rsidRPr="006145DB">
                    <w:rPr>
                      <w:rFonts w:cs="Arial"/>
                      <w:sz w:val="16"/>
                      <w:szCs w:val="16"/>
                    </w:rPr>
                    <w:t>Secretaría Distrital de Planeación - SDP</w:t>
                  </w:r>
                </w:p>
              </w:tc>
            </w:tr>
          </w:tbl>
          <w:p w14:paraId="17899705" w14:textId="77777777" w:rsidR="00FE39F5" w:rsidRPr="006145DB" w:rsidRDefault="00FE39F5" w:rsidP="0076493D">
            <w:pPr>
              <w:pStyle w:val="Textoindependiente"/>
              <w:spacing w:after="0" w:line="240" w:lineRule="auto"/>
              <w:ind w:right="112"/>
              <w:jc w:val="both"/>
              <w:rPr>
                <w:rFonts w:cs="Arial"/>
                <w:bCs/>
                <w:lang w:eastAsia="es-CO"/>
              </w:rPr>
            </w:pPr>
          </w:p>
        </w:tc>
      </w:tr>
      <w:tr w:rsidR="00FE39F5" w:rsidRPr="006145DB" w14:paraId="40B16F3D" w14:textId="77777777" w:rsidTr="00301133">
        <w:trPr>
          <w:trHeight w:val="20"/>
          <w:jc w:val="center"/>
        </w:trPr>
        <w:tc>
          <w:tcPr>
            <w:tcW w:w="1940" w:type="dxa"/>
            <w:vAlign w:val="center"/>
          </w:tcPr>
          <w:p w14:paraId="26C60276" w14:textId="77777777" w:rsidR="00FE39F5" w:rsidRPr="006145DB" w:rsidRDefault="00FE39F5" w:rsidP="00A30265">
            <w:pPr>
              <w:spacing w:after="0" w:line="240" w:lineRule="auto"/>
              <w:contextualSpacing/>
              <w:rPr>
                <w:rFonts w:cs="Arial"/>
                <w:sz w:val="20"/>
                <w:szCs w:val="20"/>
                <w:lang w:eastAsia="es-CO"/>
              </w:rPr>
            </w:pPr>
            <w:r w:rsidRPr="006145DB">
              <w:rPr>
                <w:rFonts w:cs="Arial"/>
                <w:sz w:val="20"/>
                <w:szCs w:val="20"/>
                <w:lang w:eastAsia="es-CO"/>
              </w:rPr>
              <w:t>Criterios de Egreso y Fuentes de Información</w:t>
            </w:r>
          </w:p>
        </w:tc>
        <w:tc>
          <w:tcPr>
            <w:tcW w:w="7455" w:type="dxa"/>
            <w:vAlign w:val="center"/>
          </w:tcPr>
          <w:p w14:paraId="155940B0" w14:textId="14D92930" w:rsidR="00FE39F5" w:rsidRPr="006145DB" w:rsidRDefault="00FE39F5" w:rsidP="0076493D">
            <w:pPr>
              <w:pStyle w:val="Textoindependiente"/>
              <w:spacing w:after="0" w:line="240" w:lineRule="auto"/>
              <w:jc w:val="both"/>
              <w:rPr>
                <w:rFonts w:cs="Arial"/>
                <w:sz w:val="10"/>
                <w:szCs w:val="10"/>
                <w:lang w:eastAsia="es-CO"/>
              </w:rPr>
            </w:pPr>
          </w:p>
          <w:tbl>
            <w:tblPr>
              <w:tblStyle w:val="Tablaconcuadrcula"/>
              <w:tblW w:w="7257" w:type="dxa"/>
              <w:jc w:val="center"/>
              <w:tblLayout w:type="fixed"/>
              <w:tblLook w:val="04A0" w:firstRow="1" w:lastRow="0" w:firstColumn="1" w:lastColumn="0" w:noHBand="0" w:noVBand="1"/>
            </w:tblPr>
            <w:tblGrid>
              <w:gridCol w:w="2775"/>
              <w:gridCol w:w="1559"/>
              <w:gridCol w:w="1276"/>
              <w:gridCol w:w="1647"/>
            </w:tblGrid>
            <w:tr w:rsidR="008C1493" w:rsidRPr="006145DB" w14:paraId="57389419" w14:textId="77777777" w:rsidTr="008C1493">
              <w:trPr>
                <w:trHeight w:val="380"/>
                <w:jc w:val="center"/>
              </w:trPr>
              <w:tc>
                <w:tcPr>
                  <w:tcW w:w="2775" w:type="dxa"/>
                  <w:vAlign w:val="center"/>
                </w:tcPr>
                <w:p w14:paraId="1C134EEC"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559" w:type="dxa"/>
                  <w:vAlign w:val="center"/>
                </w:tcPr>
                <w:p w14:paraId="2BC762F1"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6" w:type="dxa"/>
                  <w:vAlign w:val="center"/>
                </w:tcPr>
                <w:p w14:paraId="1B2B7BAA"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47" w:type="dxa"/>
                  <w:vAlign w:val="center"/>
                </w:tcPr>
                <w:p w14:paraId="6E33E081"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C1493" w:rsidRPr="006145DB" w14:paraId="3B3FEA47" w14:textId="77777777" w:rsidTr="008C1493">
              <w:trPr>
                <w:trHeight w:val="243"/>
                <w:jc w:val="center"/>
              </w:trPr>
              <w:tc>
                <w:tcPr>
                  <w:tcW w:w="2775" w:type="dxa"/>
                  <w:vAlign w:val="center"/>
                </w:tcPr>
                <w:p w14:paraId="309657D4" w14:textId="09EBD004" w:rsidR="00FE39F5" w:rsidRPr="006145DB" w:rsidRDefault="00FE39F5" w:rsidP="0076493D">
                  <w:pPr>
                    <w:tabs>
                      <w:tab w:val="left" w:pos="709"/>
                    </w:tabs>
                    <w:contextualSpacing/>
                    <w:jc w:val="both"/>
                    <w:rPr>
                      <w:rFonts w:cs="Arial"/>
                      <w:sz w:val="20"/>
                      <w:szCs w:val="20"/>
                      <w:lang w:eastAsia="es-CO"/>
                    </w:rPr>
                  </w:pPr>
                  <w:r w:rsidRPr="006145DB">
                    <w:rPr>
                      <w:rFonts w:cs="Arial"/>
                      <w:sz w:val="16"/>
                      <w:szCs w:val="16"/>
                      <w:lang w:eastAsia="es-CO"/>
                    </w:rPr>
                    <w:t>Cumplimiento del Plan de Atención Individual establecido para el niño, niña o adolescente con discapacidad, </w:t>
                  </w:r>
                  <w:r w:rsidRPr="006145DB">
                    <w:rPr>
                      <w:rFonts w:cs="Arial"/>
                      <w:sz w:val="16"/>
                      <w:szCs w:val="16"/>
                    </w:rPr>
                    <w:t>previo estudio de caso</w:t>
                  </w:r>
                  <w:r w:rsidR="008C1493" w:rsidRPr="006145DB">
                    <w:rPr>
                      <w:rFonts w:cs="Arial"/>
                      <w:sz w:val="16"/>
                      <w:szCs w:val="16"/>
                    </w:rPr>
                    <w:t>.</w:t>
                  </w:r>
                </w:p>
              </w:tc>
              <w:tc>
                <w:tcPr>
                  <w:tcW w:w="1559" w:type="dxa"/>
                  <w:vAlign w:val="center"/>
                </w:tcPr>
                <w:p w14:paraId="12B42434"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Verificación en campo</w:t>
                  </w:r>
                </w:p>
              </w:tc>
              <w:tc>
                <w:tcPr>
                  <w:tcW w:w="1276" w:type="dxa"/>
                  <w:vAlign w:val="center"/>
                </w:tcPr>
                <w:p w14:paraId="23DD9D9C"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Demanda</w:t>
                  </w:r>
                </w:p>
              </w:tc>
              <w:tc>
                <w:tcPr>
                  <w:tcW w:w="1647" w:type="dxa"/>
                  <w:vAlign w:val="center"/>
                </w:tcPr>
                <w:p w14:paraId="07F41E6D"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Subdirección para la Discapacidad</w:t>
                  </w:r>
                </w:p>
              </w:tc>
            </w:tr>
            <w:tr w:rsidR="008C1493" w:rsidRPr="006145DB" w14:paraId="63778395" w14:textId="77777777" w:rsidTr="008C1493">
              <w:trPr>
                <w:trHeight w:val="243"/>
                <w:jc w:val="center"/>
              </w:trPr>
              <w:tc>
                <w:tcPr>
                  <w:tcW w:w="2775" w:type="dxa"/>
                  <w:vAlign w:val="center"/>
                </w:tcPr>
                <w:p w14:paraId="1E0B85DA" w14:textId="77777777" w:rsidR="00FE39F5" w:rsidRPr="006145DB" w:rsidRDefault="00FE39F5" w:rsidP="0076493D">
                  <w:pPr>
                    <w:tabs>
                      <w:tab w:val="left" w:pos="709"/>
                    </w:tabs>
                    <w:contextualSpacing/>
                    <w:jc w:val="both"/>
                    <w:rPr>
                      <w:rFonts w:cs="Arial"/>
                      <w:sz w:val="16"/>
                      <w:szCs w:val="16"/>
                      <w:lang w:eastAsia="es-CO"/>
                    </w:rPr>
                  </w:pPr>
                  <w:r w:rsidRPr="006145DB">
                    <w:rPr>
                      <w:rFonts w:cs="Arial"/>
                      <w:sz w:val="16"/>
                      <w:szCs w:val="16"/>
                      <w:lang w:eastAsia="es-CO"/>
                    </w:rPr>
                    <w:t>Inclusión social efectiva del niño, niña o adolescente con discapacidad, previo estudio de caso.</w:t>
                  </w:r>
                </w:p>
              </w:tc>
              <w:tc>
                <w:tcPr>
                  <w:tcW w:w="1559" w:type="dxa"/>
                  <w:vAlign w:val="center"/>
                </w:tcPr>
                <w:p w14:paraId="3B1AD0CA"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276" w:type="dxa"/>
                  <w:vAlign w:val="center"/>
                </w:tcPr>
                <w:p w14:paraId="0EC8B1FF"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47" w:type="dxa"/>
                  <w:vAlign w:val="center"/>
                </w:tcPr>
                <w:p w14:paraId="44614A98"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Subdirección para la Discapacidad</w:t>
                  </w:r>
                </w:p>
              </w:tc>
            </w:tr>
            <w:tr w:rsidR="008C1493" w:rsidRPr="006145DB" w14:paraId="153D2264" w14:textId="77777777" w:rsidTr="008C1493">
              <w:trPr>
                <w:trHeight w:val="243"/>
                <w:jc w:val="center"/>
              </w:trPr>
              <w:tc>
                <w:tcPr>
                  <w:tcW w:w="2775" w:type="dxa"/>
                  <w:vAlign w:val="center"/>
                </w:tcPr>
                <w:p w14:paraId="7AFFC736" w14:textId="77777777" w:rsidR="00FE39F5" w:rsidRPr="006145DB" w:rsidRDefault="00FE39F5" w:rsidP="0076493D">
                  <w:pPr>
                    <w:tabs>
                      <w:tab w:val="left" w:pos="709"/>
                    </w:tabs>
                    <w:contextualSpacing/>
                    <w:jc w:val="both"/>
                    <w:rPr>
                      <w:rFonts w:cs="Arial"/>
                      <w:sz w:val="20"/>
                      <w:szCs w:val="20"/>
                      <w:lang w:eastAsia="es-CO"/>
                    </w:rPr>
                  </w:pPr>
                  <w:r w:rsidRPr="006145DB">
                    <w:rPr>
                      <w:rFonts w:eastAsia="Arial" w:cs="Arial"/>
                      <w:sz w:val="16"/>
                      <w:szCs w:val="16"/>
                    </w:rPr>
                    <w:t>Niño, niña o adolescente que sea egresado o retirado del entorno educativo escolar sin causa justificada por parte del referente familiar o persona cuidadora, previo estudio de caso.</w:t>
                  </w:r>
                </w:p>
              </w:tc>
              <w:tc>
                <w:tcPr>
                  <w:tcW w:w="1559" w:type="dxa"/>
                  <w:vAlign w:val="center"/>
                </w:tcPr>
                <w:p w14:paraId="418A6BE3"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Verificación en campo.</w:t>
                  </w:r>
                </w:p>
              </w:tc>
              <w:tc>
                <w:tcPr>
                  <w:tcW w:w="1276" w:type="dxa"/>
                  <w:vAlign w:val="center"/>
                </w:tcPr>
                <w:p w14:paraId="7659B44F"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Demanda</w:t>
                  </w:r>
                </w:p>
              </w:tc>
              <w:tc>
                <w:tcPr>
                  <w:tcW w:w="1647" w:type="dxa"/>
                  <w:vAlign w:val="center"/>
                </w:tcPr>
                <w:p w14:paraId="6A673A86"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Subdirección para la Discapacidad</w:t>
                  </w:r>
                </w:p>
              </w:tc>
            </w:tr>
            <w:tr w:rsidR="008C1493" w:rsidRPr="006145DB" w14:paraId="472B3DD8" w14:textId="77777777" w:rsidTr="008C1493">
              <w:trPr>
                <w:trHeight w:val="243"/>
                <w:jc w:val="center"/>
              </w:trPr>
              <w:tc>
                <w:tcPr>
                  <w:tcW w:w="2775" w:type="dxa"/>
                  <w:vAlign w:val="center"/>
                </w:tcPr>
                <w:p w14:paraId="655D0588" w14:textId="77777777" w:rsidR="00FE39F5" w:rsidRPr="006145DB" w:rsidRDefault="00FE39F5" w:rsidP="0076493D">
                  <w:pPr>
                    <w:tabs>
                      <w:tab w:val="left" w:pos="709"/>
                    </w:tabs>
                    <w:contextualSpacing/>
                    <w:jc w:val="both"/>
                    <w:rPr>
                      <w:rFonts w:eastAsia="Arial" w:cs="Arial"/>
                      <w:sz w:val="16"/>
                      <w:szCs w:val="16"/>
                    </w:rPr>
                  </w:pPr>
                  <w:r w:rsidRPr="006145DB">
                    <w:rPr>
                      <w:rFonts w:eastAsia="Arial" w:cs="Arial"/>
                      <w:sz w:val="16"/>
                      <w:szCs w:val="16"/>
                    </w:rPr>
                    <w:t>Incumplimiento de lo establecido en el Acuerdo de Corresponsabilidad, previo estudio de caso.</w:t>
                  </w:r>
                </w:p>
              </w:tc>
              <w:tc>
                <w:tcPr>
                  <w:tcW w:w="1559" w:type="dxa"/>
                  <w:vAlign w:val="center"/>
                </w:tcPr>
                <w:p w14:paraId="3CAA1CE1"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Verificación en campo.</w:t>
                  </w:r>
                </w:p>
              </w:tc>
              <w:tc>
                <w:tcPr>
                  <w:tcW w:w="1276" w:type="dxa"/>
                  <w:vAlign w:val="center"/>
                </w:tcPr>
                <w:p w14:paraId="6522C1D9"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Demanda</w:t>
                  </w:r>
                </w:p>
              </w:tc>
              <w:tc>
                <w:tcPr>
                  <w:tcW w:w="1647" w:type="dxa"/>
                  <w:vAlign w:val="center"/>
                </w:tcPr>
                <w:p w14:paraId="01738112"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Subdirección para la Discapacidad</w:t>
                  </w:r>
                </w:p>
              </w:tc>
            </w:tr>
            <w:tr w:rsidR="008C1493" w:rsidRPr="006145DB" w14:paraId="0B63ED31" w14:textId="77777777" w:rsidTr="008C1493">
              <w:trPr>
                <w:trHeight w:val="259"/>
                <w:jc w:val="center"/>
              </w:trPr>
              <w:tc>
                <w:tcPr>
                  <w:tcW w:w="2775" w:type="dxa"/>
                  <w:vAlign w:val="center"/>
                </w:tcPr>
                <w:p w14:paraId="60F06B0C" w14:textId="77777777" w:rsidR="00FE39F5" w:rsidRPr="006145DB" w:rsidRDefault="00FE39F5" w:rsidP="0076493D">
                  <w:pPr>
                    <w:tabs>
                      <w:tab w:val="left" w:pos="709"/>
                    </w:tabs>
                    <w:contextualSpacing/>
                    <w:jc w:val="both"/>
                    <w:rPr>
                      <w:rFonts w:cs="Arial"/>
                      <w:sz w:val="20"/>
                      <w:szCs w:val="20"/>
                      <w:lang w:eastAsia="es-CO"/>
                    </w:rPr>
                  </w:pPr>
                  <w:r w:rsidRPr="006145DB">
                    <w:rPr>
                      <w:rFonts w:cs="Arial"/>
                      <w:sz w:val="16"/>
                      <w:szCs w:val="16"/>
                    </w:rPr>
                    <w:t>Retiro voluntario manifestado libre y expresamente</w:t>
                  </w:r>
                </w:p>
              </w:tc>
              <w:tc>
                <w:tcPr>
                  <w:tcW w:w="1559" w:type="dxa"/>
                  <w:vAlign w:val="center"/>
                </w:tcPr>
                <w:p w14:paraId="0247A007"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Verificación en campo</w:t>
                  </w:r>
                </w:p>
              </w:tc>
              <w:tc>
                <w:tcPr>
                  <w:tcW w:w="1276" w:type="dxa"/>
                  <w:vAlign w:val="center"/>
                </w:tcPr>
                <w:p w14:paraId="10D2D8E7"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Demanda</w:t>
                  </w:r>
                </w:p>
              </w:tc>
              <w:tc>
                <w:tcPr>
                  <w:tcW w:w="1647" w:type="dxa"/>
                  <w:vAlign w:val="center"/>
                </w:tcPr>
                <w:p w14:paraId="03D7DDC8"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Subdirección para la Discapacidad</w:t>
                  </w:r>
                </w:p>
              </w:tc>
            </w:tr>
            <w:tr w:rsidR="008C1493" w:rsidRPr="006145DB" w14:paraId="15B4E938" w14:textId="77777777" w:rsidTr="008C1493">
              <w:trPr>
                <w:trHeight w:val="237"/>
                <w:jc w:val="center"/>
              </w:trPr>
              <w:tc>
                <w:tcPr>
                  <w:tcW w:w="2775" w:type="dxa"/>
                  <w:vAlign w:val="center"/>
                </w:tcPr>
                <w:p w14:paraId="138F38BC" w14:textId="77777777" w:rsidR="00FE39F5" w:rsidRPr="006145DB" w:rsidRDefault="00FE39F5" w:rsidP="0076493D">
                  <w:pPr>
                    <w:tabs>
                      <w:tab w:val="left" w:pos="709"/>
                    </w:tabs>
                    <w:contextualSpacing/>
                    <w:jc w:val="both"/>
                    <w:rPr>
                      <w:rFonts w:cs="Arial"/>
                      <w:bCs/>
                      <w:sz w:val="20"/>
                      <w:szCs w:val="20"/>
                      <w:lang w:eastAsia="es-CO"/>
                    </w:rPr>
                  </w:pPr>
                  <w:r w:rsidRPr="006145DB">
                    <w:rPr>
                      <w:rFonts w:cs="Arial"/>
                      <w:sz w:val="16"/>
                      <w:szCs w:val="16"/>
                    </w:rPr>
                    <w:t>Inconsistencia en la información aportada y que derive en el incumplimiento de criterios de ingreso</w:t>
                  </w:r>
                </w:p>
              </w:tc>
              <w:tc>
                <w:tcPr>
                  <w:tcW w:w="1559" w:type="dxa"/>
                  <w:vAlign w:val="center"/>
                </w:tcPr>
                <w:p w14:paraId="78804628" w14:textId="77777777" w:rsidR="00FE39F5" w:rsidRPr="006145DB" w:rsidRDefault="00FE39F5" w:rsidP="0076493D">
                  <w:pPr>
                    <w:pStyle w:val="Textoindependiente"/>
                    <w:spacing w:after="0"/>
                    <w:jc w:val="center"/>
                    <w:rPr>
                      <w:rFonts w:cs="Arial"/>
                    </w:rPr>
                  </w:pPr>
                  <w:r w:rsidRPr="006145DB">
                    <w:rPr>
                      <w:rFonts w:eastAsia="Times New Roman" w:cs="Arial"/>
                      <w:sz w:val="16"/>
                      <w:szCs w:val="16"/>
                      <w:lang w:eastAsia="es-CO"/>
                    </w:rPr>
                    <w:t>Verificación en campo</w:t>
                  </w:r>
                </w:p>
              </w:tc>
              <w:tc>
                <w:tcPr>
                  <w:tcW w:w="1276" w:type="dxa"/>
                  <w:vAlign w:val="center"/>
                </w:tcPr>
                <w:p w14:paraId="6C105FC5"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Demanda</w:t>
                  </w:r>
                </w:p>
              </w:tc>
              <w:tc>
                <w:tcPr>
                  <w:tcW w:w="1647" w:type="dxa"/>
                  <w:vAlign w:val="center"/>
                </w:tcPr>
                <w:p w14:paraId="4B36F07E" w14:textId="77777777" w:rsidR="00FE39F5" w:rsidRPr="006145DB" w:rsidRDefault="00FE39F5" w:rsidP="0076493D">
                  <w:pPr>
                    <w:tabs>
                      <w:tab w:val="left" w:pos="709"/>
                    </w:tabs>
                    <w:contextualSpacing/>
                    <w:jc w:val="center"/>
                    <w:rPr>
                      <w:rFonts w:cs="Arial"/>
                      <w:bCs/>
                      <w:sz w:val="20"/>
                      <w:szCs w:val="20"/>
                      <w:lang w:eastAsia="es-CO"/>
                    </w:rPr>
                  </w:pPr>
                  <w:r w:rsidRPr="006145DB">
                    <w:rPr>
                      <w:rFonts w:cs="Arial"/>
                      <w:sz w:val="16"/>
                      <w:szCs w:val="16"/>
                      <w:lang w:eastAsia="es-CO"/>
                    </w:rPr>
                    <w:t>Subdirección para la Discapacidad</w:t>
                  </w:r>
                </w:p>
              </w:tc>
            </w:tr>
            <w:tr w:rsidR="008C1493" w:rsidRPr="006145DB" w14:paraId="394AD509" w14:textId="77777777" w:rsidTr="008C1493">
              <w:trPr>
                <w:trHeight w:val="695"/>
                <w:jc w:val="center"/>
              </w:trPr>
              <w:tc>
                <w:tcPr>
                  <w:tcW w:w="2775" w:type="dxa"/>
                  <w:vMerge w:val="restart"/>
                  <w:vAlign w:val="center"/>
                </w:tcPr>
                <w:p w14:paraId="052A37A5" w14:textId="77777777" w:rsidR="00FE39F5" w:rsidRPr="006145DB" w:rsidRDefault="00FE39F5" w:rsidP="008C1493">
                  <w:pPr>
                    <w:pStyle w:val="Textoindependiente"/>
                    <w:spacing w:after="0"/>
                    <w:rPr>
                      <w:rFonts w:cs="Arial"/>
                    </w:rPr>
                  </w:pPr>
                  <w:r w:rsidRPr="006145DB">
                    <w:rPr>
                      <w:rFonts w:eastAsia="Arial" w:cs="Arial"/>
                      <w:sz w:val="16"/>
                      <w:szCs w:val="16"/>
                    </w:rPr>
                    <w:t>Fallecimiento</w:t>
                  </w:r>
                </w:p>
              </w:tc>
              <w:tc>
                <w:tcPr>
                  <w:tcW w:w="1559" w:type="dxa"/>
                  <w:vAlign w:val="center"/>
                </w:tcPr>
                <w:p w14:paraId="3FA5772E"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Registro Social de </w:t>
                  </w:r>
                </w:p>
                <w:p w14:paraId="49D9E911"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Hogares </w:t>
                  </w:r>
                </w:p>
              </w:tc>
              <w:tc>
                <w:tcPr>
                  <w:tcW w:w="1276" w:type="dxa"/>
                  <w:vAlign w:val="center"/>
                </w:tcPr>
                <w:p w14:paraId="47CF0459"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Mensual </w:t>
                  </w:r>
                </w:p>
                <w:p w14:paraId="6BE695A2" w14:textId="77777777" w:rsidR="00FE39F5" w:rsidRPr="006145DB" w:rsidRDefault="00FE39F5" w:rsidP="0076493D">
                  <w:pPr>
                    <w:jc w:val="center"/>
                    <w:rPr>
                      <w:rFonts w:eastAsia="Arial" w:cs="Arial"/>
                      <w:sz w:val="16"/>
                      <w:szCs w:val="16"/>
                    </w:rPr>
                  </w:pPr>
                  <w:r w:rsidRPr="006145DB">
                    <w:rPr>
                      <w:rFonts w:eastAsia="Arial" w:cs="Arial"/>
                      <w:sz w:val="16"/>
                      <w:szCs w:val="16"/>
                    </w:rPr>
                    <w:t>(mes vencido)</w:t>
                  </w:r>
                </w:p>
              </w:tc>
              <w:tc>
                <w:tcPr>
                  <w:tcW w:w="1647" w:type="dxa"/>
                  <w:vAlign w:val="center"/>
                </w:tcPr>
                <w:p w14:paraId="080756C0"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Secretaría Distrital de </w:t>
                  </w:r>
                </w:p>
                <w:p w14:paraId="02600920" w14:textId="559B8F5E" w:rsidR="00FE39F5" w:rsidRPr="006145DB" w:rsidRDefault="00FE39F5" w:rsidP="008C1493">
                  <w:pPr>
                    <w:jc w:val="center"/>
                    <w:rPr>
                      <w:rFonts w:eastAsia="Arial" w:cs="Arial"/>
                      <w:sz w:val="16"/>
                      <w:szCs w:val="16"/>
                    </w:rPr>
                  </w:pPr>
                  <w:r w:rsidRPr="006145DB">
                    <w:rPr>
                      <w:rFonts w:eastAsia="Arial" w:cs="Arial"/>
                      <w:sz w:val="16"/>
                      <w:szCs w:val="16"/>
                    </w:rPr>
                    <w:t xml:space="preserve">Planeación - SDP </w:t>
                  </w:r>
                </w:p>
              </w:tc>
            </w:tr>
            <w:tr w:rsidR="008C1493" w:rsidRPr="006145DB" w14:paraId="7A755680" w14:textId="77777777" w:rsidTr="008C1493">
              <w:trPr>
                <w:trHeight w:val="485"/>
                <w:jc w:val="center"/>
              </w:trPr>
              <w:tc>
                <w:tcPr>
                  <w:tcW w:w="2775" w:type="dxa"/>
                  <w:vMerge/>
                  <w:vAlign w:val="center"/>
                </w:tcPr>
                <w:p w14:paraId="06DB8DE5" w14:textId="77777777" w:rsidR="00FE39F5" w:rsidRPr="006145DB" w:rsidRDefault="00FE39F5" w:rsidP="0076493D">
                  <w:pPr>
                    <w:rPr>
                      <w:rFonts w:cs="Arial"/>
                    </w:rPr>
                  </w:pPr>
                </w:p>
              </w:tc>
              <w:tc>
                <w:tcPr>
                  <w:tcW w:w="1559" w:type="dxa"/>
                  <w:vAlign w:val="center"/>
                </w:tcPr>
                <w:p w14:paraId="2FDF4995"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Fe de supervivencia </w:t>
                  </w:r>
                </w:p>
                <w:p w14:paraId="2416A63B" w14:textId="77777777" w:rsidR="00FE39F5" w:rsidRPr="006145DB" w:rsidRDefault="00FE39F5" w:rsidP="0076493D">
                  <w:pPr>
                    <w:jc w:val="center"/>
                    <w:rPr>
                      <w:rFonts w:eastAsia="Arial" w:cs="Arial"/>
                      <w:sz w:val="16"/>
                      <w:szCs w:val="16"/>
                    </w:rPr>
                  </w:pPr>
                  <w:r w:rsidRPr="006145DB">
                    <w:rPr>
                      <w:rFonts w:eastAsia="Arial" w:cs="Arial"/>
                      <w:sz w:val="16"/>
                      <w:szCs w:val="16"/>
                    </w:rPr>
                    <w:t>(ANI - RCD)</w:t>
                  </w:r>
                </w:p>
              </w:tc>
              <w:tc>
                <w:tcPr>
                  <w:tcW w:w="1276" w:type="dxa"/>
                  <w:vAlign w:val="center"/>
                </w:tcPr>
                <w:p w14:paraId="13F3FBC1" w14:textId="77777777" w:rsidR="00FE39F5" w:rsidRPr="006145DB" w:rsidRDefault="00FE39F5" w:rsidP="0076493D">
                  <w:pPr>
                    <w:jc w:val="center"/>
                    <w:rPr>
                      <w:rFonts w:eastAsia="Arial" w:cs="Arial"/>
                      <w:sz w:val="16"/>
                      <w:szCs w:val="16"/>
                    </w:rPr>
                  </w:pPr>
                  <w:r w:rsidRPr="006145DB">
                    <w:rPr>
                      <w:rFonts w:eastAsia="Arial" w:cs="Arial"/>
                      <w:sz w:val="16"/>
                      <w:szCs w:val="16"/>
                    </w:rPr>
                    <w:t>Mensual</w:t>
                  </w:r>
                </w:p>
              </w:tc>
              <w:tc>
                <w:tcPr>
                  <w:tcW w:w="1647" w:type="dxa"/>
                  <w:vAlign w:val="center"/>
                </w:tcPr>
                <w:p w14:paraId="120DD82F"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Ministerio de Salud y </w:t>
                  </w:r>
                </w:p>
                <w:p w14:paraId="382B37F9"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Protección Social </w:t>
                  </w:r>
                </w:p>
                <w:p w14:paraId="6D0F2E6F" w14:textId="77777777" w:rsidR="00FE39F5" w:rsidRPr="006145DB" w:rsidRDefault="00FE39F5" w:rsidP="0076493D">
                  <w:pPr>
                    <w:jc w:val="center"/>
                    <w:rPr>
                      <w:rFonts w:eastAsia="Arial" w:cs="Arial"/>
                      <w:sz w:val="16"/>
                      <w:szCs w:val="16"/>
                    </w:rPr>
                  </w:pPr>
                </w:p>
              </w:tc>
            </w:tr>
            <w:tr w:rsidR="008C1493" w:rsidRPr="006145DB" w14:paraId="70A32338" w14:textId="77777777" w:rsidTr="008C1493">
              <w:trPr>
                <w:trHeight w:val="278"/>
                <w:jc w:val="center"/>
              </w:trPr>
              <w:tc>
                <w:tcPr>
                  <w:tcW w:w="2775" w:type="dxa"/>
                  <w:vMerge/>
                  <w:vAlign w:val="center"/>
                </w:tcPr>
                <w:p w14:paraId="02846836" w14:textId="77777777" w:rsidR="00FE39F5" w:rsidRPr="006145DB" w:rsidRDefault="00FE39F5" w:rsidP="0076493D">
                  <w:pPr>
                    <w:pStyle w:val="Textoindependiente"/>
                    <w:spacing w:after="0"/>
                    <w:jc w:val="both"/>
                    <w:rPr>
                      <w:rFonts w:cs="Arial"/>
                      <w:bCs/>
                      <w:lang w:eastAsia="es-CO"/>
                    </w:rPr>
                  </w:pPr>
                </w:p>
              </w:tc>
              <w:tc>
                <w:tcPr>
                  <w:tcW w:w="1559" w:type="dxa"/>
                  <w:vAlign w:val="center"/>
                </w:tcPr>
                <w:p w14:paraId="2C9E8EE6"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Fallecidos </w:t>
                  </w:r>
                </w:p>
                <w:p w14:paraId="59DCD8A2" w14:textId="77777777" w:rsidR="00FE39F5" w:rsidRPr="006145DB" w:rsidRDefault="00FE39F5" w:rsidP="0076493D">
                  <w:pPr>
                    <w:tabs>
                      <w:tab w:val="left" w:pos="709"/>
                    </w:tabs>
                    <w:contextualSpacing/>
                    <w:jc w:val="center"/>
                    <w:rPr>
                      <w:rFonts w:cs="Arial"/>
                      <w:bCs/>
                      <w:sz w:val="20"/>
                      <w:szCs w:val="20"/>
                      <w:lang w:eastAsia="es-CO"/>
                    </w:rPr>
                  </w:pPr>
                  <w:r w:rsidRPr="006145DB">
                    <w:rPr>
                      <w:rFonts w:eastAsia="Arial" w:cs="Arial"/>
                      <w:sz w:val="16"/>
                      <w:szCs w:val="16"/>
                    </w:rPr>
                    <w:t>(Inhumados)</w:t>
                  </w:r>
                </w:p>
              </w:tc>
              <w:tc>
                <w:tcPr>
                  <w:tcW w:w="1276" w:type="dxa"/>
                  <w:vAlign w:val="center"/>
                </w:tcPr>
                <w:p w14:paraId="086FAFD9"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Mensual </w:t>
                  </w:r>
                </w:p>
                <w:p w14:paraId="3FB9C803" w14:textId="77777777" w:rsidR="00FE39F5" w:rsidRPr="006145DB" w:rsidRDefault="00FE39F5" w:rsidP="0076493D">
                  <w:pPr>
                    <w:jc w:val="center"/>
                    <w:rPr>
                      <w:rFonts w:cs="Arial"/>
                      <w:bCs/>
                      <w:sz w:val="20"/>
                      <w:szCs w:val="20"/>
                      <w:lang w:eastAsia="es-CO"/>
                    </w:rPr>
                  </w:pPr>
                  <w:r w:rsidRPr="006145DB">
                    <w:rPr>
                      <w:rFonts w:eastAsia="Arial" w:cs="Arial"/>
                      <w:sz w:val="16"/>
                      <w:szCs w:val="16"/>
                    </w:rPr>
                    <w:t xml:space="preserve">(mes vencido) </w:t>
                  </w:r>
                </w:p>
              </w:tc>
              <w:tc>
                <w:tcPr>
                  <w:tcW w:w="1647" w:type="dxa"/>
                  <w:vAlign w:val="center"/>
                </w:tcPr>
                <w:p w14:paraId="553AED0F" w14:textId="77777777" w:rsidR="00FE39F5" w:rsidRPr="006145DB" w:rsidRDefault="00FE39F5" w:rsidP="0076493D">
                  <w:pPr>
                    <w:jc w:val="center"/>
                    <w:rPr>
                      <w:rFonts w:eastAsia="Arial" w:cs="Arial"/>
                      <w:sz w:val="16"/>
                      <w:szCs w:val="16"/>
                    </w:rPr>
                  </w:pPr>
                  <w:r w:rsidRPr="006145DB">
                    <w:rPr>
                      <w:rFonts w:eastAsia="Arial" w:cs="Arial"/>
                      <w:sz w:val="16"/>
                      <w:szCs w:val="16"/>
                    </w:rPr>
                    <w:t xml:space="preserve">Secretaría Distrital de </w:t>
                  </w:r>
                </w:p>
                <w:p w14:paraId="50A54DB6" w14:textId="77777777" w:rsidR="00FE39F5" w:rsidRPr="006145DB" w:rsidRDefault="00FE39F5" w:rsidP="0076493D">
                  <w:pPr>
                    <w:tabs>
                      <w:tab w:val="left" w:pos="709"/>
                    </w:tabs>
                    <w:contextualSpacing/>
                    <w:jc w:val="center"/>
                    <w:rPr>
                      <w:rFonts w:cs="Arial"/>
                      <w:bCs/>
                      <w:sz w:val="20"/>
                      <w:szCs w:val="20"/>
                      <w:lang w:eastAsia="es-CO"/>
                    </w:rPr>
                  </w:pPr>
                  <w:r w:rsidRPr="006145DB">
                    <w:rPr>
                      <w:rFonts w:eastAsia="Arial" w:cs="Arial"/>
                      <w:sz w:val="16"/>
                      <w:szCs w:val="16"/>
                    </w:rPr>
                    <w:t>Salud.</w:t>
                  </w:r>
                </w:p>
              </w:tc>
            </w:tr>
            <w:tr w:rsidR="008C1493" w:rsidRPr="006145DB" w14:paraId="583A1A34" w14:textId="77777777" w:rsidTr="008C1493">
              <w:trPr>
                <w:trHeight w:val="206"/>
                <w:jc w:val="center"/>
              </w:trPr>
              <w:tc>
                <w:tcPr>
                  <w:tcW w:w="2775" w:type="dxa"/>
                  <w:vAlign w:val="center"/>
                </w:tcPr>
                <w:p w14:paraId="3D8B0EF5" w14:textId="77777777" w:rsidR="00FE39F5" w:rsidRPr="006145DB" w:rsidRDefault="00FE39F5" w:rsidP="0076493D">
                  <w:pPr>
                    <w:pStyle w:val="Textoindependiente"/>
                    <w:spacing w:after="0"/>
                    <w:jc w:val="both"/>
                    <w:rPr>
                      <w:rFonts w:eastAsia="Arial" w:cs="Arial"/>
                      <w:sz w:val="16"/>
                      <w:szCs w:val="16"/>
                    </w:rPr>
                  </w:pPr>
                  <w:r w:rsidRPr="006145DB">
                    <w:rPr>
                      <w:rFonts w:cs="Arial"/>
                      <w:sz w:val="16"/>
                      <w:szCs w:val="16"/>
                    </w:rPr>
                    <w:t>Traslado a otros servicios de la SDIS u otra entidad o institución que le garantice su atención.</w:t>
                  </w:r>
                </w:p>
              </w:tc>
              <w:tc>
                <w:tcPr>
                  <w:tcW w:w="1559" w:type="dxa"/>
                  <w:vAlign w:val="center"/>
                </w:tcPr>
                <w:p w14:paraId="1AC9B156" w14:textId="77777777" w:rsidR="00FE39F5" w:rsidRPr="006145DB" w:rsidRDefault="00FE39F5" w:rsidP="0076493D">
                  <w:pPr>
                    <w:pStyle w:val="Textoindependiente"/>
                    <w:spacing w:after="0"/>
                    <w:jc w:val="center"/>
                    <w:rPr>
                      <w:rFonts w:cs="Arial"/>
                    </w:rPr>
                  </w:pPr>
                  <w:r w:rsidRPr="006145DB">
                    <w:rPr>
                      <w:rFonts w:eastAsia="Times New Roman" w:cs="Arial"/>
                      <w:sz w:val="16"/>
                      <w:szCs w:val="16"/>
                      <w:lang w:eastAsia="es-CO"/>
                    </w:rPr>
                    <w:t>Verificación en campo</w:t>
                  </w:r>
                </w:p>
              </w:tc>
              <w:tc>
                <w:tcPr>
                  <w:tcW w:w="1276" w:type="dxa"/>
                  <w:vAlign w:val="center"/>
                </w:tcPr>
                <w:p w14:paraId="46A4EC09"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47" w:type="dxa"/>
                  <w:vAlign w:val="center"/>
                </w:tcPr>
                <w:p w14:paraId="3FFFED29"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Subdirección para la Discapacidad</w:t>
                  </w:r>
                </w:p>
              </w:tc>
            </w:tr>
            <w:tr w:rsidR="008C1493" w:rsidRPr="006145DB" w14:paraId="67889DF6" w14:textId="77777777" w:rsidTr="008C1493">
              <w:trPr>
                <w:trHeight w:val="206"/>
                <w:jc w:val="center"/>
              </w:trPr>
              <w:tc>
                <w:tcPr>
                  <w:tcW w:w="2775" w:type="dxa"/>
                  <w:vAlign w:val="center"/>
                </w:tcPr>
                <w:p w14:paraId="480C34B3" w14:textId="77777777" w:rsidR="00FE39F5" w:rsidRPr="006145DB" w:rsidRDefault="00FE39F5" w:rsidP="0076493D">
                  <w:pPr>
                    <w:pStyle w:val="Textoindependiente"/>
                    <w:spacing w:after="0"/>
                    <w:jc w:val="both"/>
                    <w:rPr>
                      <w:rFonts w:cs="Arial"/>
                      <w:sz w:val="16"/>
                      <w:szCs w:val="16"/>
                    </w:rPr>
                  </w:pPr>
                  <w:r w:rsidRPr="006145DB">
                    <w:rPr>
                      <w:rFonts w:cs="Arial"/>
                      <w:sz w:val="16"/>
                      <w:szCs w:val="16"/>
                    </w:rPr>
                    <w:t>Presentar una condición de salud física o mental asociada que requiera cuidados especializados o que esté en su fase aguda, previo estudio de caso.</w:t>
                  </w:r>
                </w:p>
              </w:tc>
              <w:tc>
                <w:tcPr>
                  <w:tcW w:w="1559" w:type="dxa"/>
                  <w:vAlign w:val="center"/>
                </w:tcPr>
                <w:p w14:paraId="174EA1E1" w14:textId="77777777" w:rsidR="00FE39F5" w:rsidRPr="006145DB" w:rsidRDefault="00FE39F5" w:rsidP="0076493D">
                  <w:pPr>
                    <w:pStyle w:val="Textoindependiente"/>
                    <w:spacing w:after="0"/>
                    <w:jc w:val="center"/>
                    <w:rPr>
                      <w:rFonts w:eastAsia="Times New Roman" w:cs="Arial"/>
                      <w:sz w:val="16"/>
                      <w:szCs w:val="16"/>
                      <w:lang w:eastAsia="es-CO"/>
                    </w:rPr>
                  </w:pPr>
                  <w:r w:rsidRPr="006145DB">
                    <w:rPr>
                      <w:rFonts w:eastAsia="Times New Roman" w:cs="Arial"/>
                      <w:sz w:val="16"/>
                      <w:szCs w:val="16"/>
                      <w:lang w:eastAsia="es-CO"/>
                    </w:rPr>
                    <w:t>Verificación en campo</w:t>
                  </w:r>
                </w:p>
              </w:tc>
              <w:tc>
                <w:tcPr>
                  <w:tcW w:w="1276" w:type="dxa"/>
                  <w:vAlign w:val="center"/>
                </w:tcPr>
                <w:p w14:paraId="3EA4E8F7"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47" w:type="dxa"/>
                  <w:vAlign w:val="center"/>
                </w:tcPr>
                <w:p w14:paraId="578A165C"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Subdirección para la Discapacidad</w:t>
                  </w:r>
                </w:p>
              </w:tc>
            </w:tr>
            <w:tr w:rsidR="008C1493" w:rsidRPr="006145DB" w14:paraId="28835E0A" w14:textId="77777777" w:rsidTr="008C1493">
              <w:trPr>
                <w:trHeight w:val="525"/>
                <w:jc w:val="center"/>
              </w:trPr>
              <w:tc>
                <w:tcPr>
                  <w:tcW w:w="2775" w:type="dxa"/>
                  <w:vAlign w:val="center"/>
                </w:tcPr>
                <w:p w14:paraId="7F20DEB3" w14:textId="77777777" w:rsidR="00FE39F5" w:rsidRPr="006145DB" w:rsidRDefault="00FE39F5" w:rsidP="0076493D">
                  <w:pPr>
                    <w:jc w:val="both"/>
                    <w:textAlignment w:val="baseline"/>
                    <w:rPr>
                      <w:rFonts w:cs="Arial"/>
                      <w:sz w:val="16"/>
                      <w:szCs w:val="16"/>
                    </w:rPr>
                  </w:pPr>
                  <w:r w:rsidRPr="006145DB">
                    <w:rPr>
                      <w:rFonts w:cs="Arial"/>
                      <w:sz w:val="16"/>
                      <w:szCs w:val="16"/>
                    </w:rPr>
                    <w:t xml:space="preserve">Inasistencia injustificada a las actividades programadas en el servicio durante siete (7) días en el mes, previo estudio de caso. </w:t>
                  </w:r>
                </w:p>
              </w:tc>
              <w:tc>
                <w:tcPr>
                  <w:tcW w:w="1559" w:type="dxa"/>
                  <w:vAlign w:val="center"/>
                </w:tcPr>
                <w:p w14:paraId="2B0C6E4B" w14:textId="77777777" w:rsidR="00FE39F5" w:rsidRPr="006145DB" w:rsidRDefault="00FE39F5" w:rsidP="0076493D">
                  <w:pPr>
                    <w:pStyle w:val="Textoindependiente"/>
                    <w:spacing w:after="0"/>
                    <w:jc w:val="center"/>
                    <w:rPr>
                      <w:rFonts w:eastAsia="Times New Roman" w:cs="Arial"/>
                      <w:sz w:val="16"/>
                      <w:szCs w:val="16"/>
                      <w:lang w:eastAsia="es-CO"/>
                    </w:rPr>
                  </w:pPr>
                  <w:r w:rsidRPr="006145DB">
                    <w:rPr>
                      <w:rFonts w:eastAsia="Times New Roman" w:cs="Arial"/>
                      <w:sz w:val="16"/>
                      <w:szCs w:val="16"/>
                      <w:lang w:eastAsia="es-CO"/>
                    </w:rPr>
                    <w:t>Verificación en campo</w:t>
                  </w:r>
                </w:p>
              </w:tc>
              <w:tc>
                <w:tcPr>
                  <w:tcW w:w="1276" w:type="dxa"/>
                  <w:vAlign w:val="center"/>
                </w:tcPr>
                <w:p w14:paraId="16EFF111"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47" w:type="dxa"/>
                  <w:vAlign w:val="center"/>
                </w:tcPr>
                <w:p w14:paraId="0DFFC709"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Subdirección para la Discapacidad</w:t>
                  </w:r>
                </w:p>
              </w:tc>
            </w:tr>
            <w:tr w:rsidR="008C1493" w:rsidRPr="006145DB" w14:paraId="37C468F9" w14:textId="77777777" w:rsidTr="008C1493">
              <w:trPr>
                <w:trHeight w:val="206"/>
                <w:jc w:val="center"/>
              </w:trPr>
              <w:tc>
                <w:tcPr>
                  <w:tcW w:w="2775" w:type="dxa"/>
                  <w:vMerge w:val="restart"/>
                  <w:vAlign w:val="center"/>
                </w:tcPr>
                <w:p w14:paraId="52BB8132" w14:textId="77777777" w:rsidR="00FE39F5" w:rsidRPr="006145DB" w:rsidRDefault="00FE39F5" w:rsidP="0076493D">
                  <w:pPr>
                    <w:jc w:val="both"/>
                    <w:textAlignment w:val="baseline"/>
                    <w:rPr>
                      <w:rFonts w:cs="Arial"/>
                      <w:sz w:val="16"/>
                      <w:szCs w:val="16"/>
                    </w:rPr>
                  </w:pPr>
                  <w:r w:rsidRPr="006145DB">
                    <w:rPr>
                      <w:rStyle w:val="normaltextrun"/>
                      <w:rFonts w:cs="Arial"/>
                      <w:sz w:val="16"/>
                      <w:szCs w:val="16"/>
                    </w:rPr>
                    <w:t>Traslado o cambio de residencia fuera de Bogotá D.C</w:t>
                  </w:r>
                  <w:r w:rsidRPr="006145DB">
                    <w:rPr>
                      <w:rStyle w:val="eop"/>
                      <w:rFonts w:cs="Arial"/>
                      <w:sz w:val="16"/>
                      <w:szCs w:val="16"/>
                    </w:rPr>
                    <w:t> </w:t>
                  </w:r>
                </w:p>
              </w:tc>
              <w:tc>
                <w:tcPr>
                  <w:tcW w:w="1559" w:type="dxa"/>
                  <w:vAlign w:val="center"/>
                </w:tcPr>
                <w:p w14:paraId="7E5833A7" w14:textId="77777777" w:rsidR="00FE39F5" w:rsidRPr="006145DB" w:rsidRDefault="00FE39F5" w:rsidP="0076493D">
                  <w:pPr>
                    <w:pStyle w:val="Textoindependiente"/>
                    <w:spacing w:after="0"/>
                    <w:jc w:val="center"/>
                    <w:rPr>
                      <w:rFonts w:eastAsia="Times New Roman" w:cs="Arial"/>
                      <w:sz w:val="16"/>
                      <w:szCs w:val="16"/>
                      <w:lang w:eastAsia="es-CO"/>
                    </w:rPr>
                  </w:pPr>
                  <w:r w:rsidRPr="006145DB">
                    <w:rPr>
                      <w:rStyle w:val="normaltextrun"/>
                      <w:rFonts w:cs="Arial"/>
                      <w:sz w:val="16"/>
                      <w:szCs w:val="16"/>
                    </w:rPr>
                    <w:t>SISBEN IV Bogotá</w:t>
                  </w:r>
                  <w:r w:rsidRPr="006145DB">
                    <w:rPr>
                      <w:rStyle w:val="eop"/>
                      <w:rFonts w:cs="Arial"/>
                      <w:sz w:val="16"/>
                      <w:szCs w:val="16"/>
                    </w:rPr>
                    <w:t> </w:t>
                  </w:r>
                </w:p>
              </w:tc>
              <w:tc>
                <w:tcPr>
                  <w:tcW w:w="1276" w:type="dxa"/>
                  <w:vAlign w:val="center"/>
                </w:tcPr>
                <w:p w14:paraId="18C27B5E" w14:textId="77777777" w:rsidR="00FE39F5" w:rsidRPr="006145DB" w:rsidRDefault="00FE39F5" w:rsidP="0076493D">
                  <w:pPr>
                    <w:tabs>
                      <w:tab w:val="left" w:pos="709"/>
                    </w:tabs>
                    <w:contextualSpacing/>
                    <w:jc w:val="center"/>
                    <w:rPr>
                      <w:rFonts w:cs="Arial"/>
                      <w:sz w:val="16"/>
                      <w:szCs w:val="16"/>
                      <w:lang w:eastAsia="es-CO"/>
                    </w:rPr>
                  </w:pPr>
                  <w:r w:rsidRPr="006145DB">
                    <w:rPr>
                      <w:rStyle w:val="normaltextrun"/>
                      <w:rFonts w:cs="Arial"/>
                      <w:sz w:val="16"/>
                      <w:szCs w:val="16"/>
                    </w:rPr>
                    <w:t>Mensual (Mes Vencido)</w:t>
                  </w:r>
                  <w:r w:rsidRPr="006145DB">
                    <w:rPr>
                      <w:rStyle w:val="eop"/>
                      <w:rFonts w:cs="Arial"/>
                      <w:sz w:val="16"/>
                      <w:szCs w:val="16"/>
                    </w:rPr>
                    <w:t> </w:t>
                  </w:r>
                </w:p>
              </w:tc>
              <w:tc>
                <w:tcPr>
                  <w:tcW w:w="1647" w:type="dxa"/>
                  <w:vAlign w:val="center"/>
                </w:tcPr>
                <w:p w14:paraId="780375A0" w14:textId="77777777" w:rsidR="00FE39F5" w:rsidRPr="006145DB" w:rsidRDefault="00FE39F5" w:rsidP="0076493D">
                  <w:pPr>
                    <w:tabs>
                      <w:tab w:val="left" w:pos="709"/>
                    </w:tabs>
                    <w:contextualSpacing/>
                    <w:jc w:val="center"/>
                    <w:rPr>
                      <w:rFonts w:cs="Arial"/>
                      <w:sz w:val="16"/>
                      <w:szCs w:val="16"/>
                      <w:lang w:eastAsia="es-CO"/>
                    </w:rPr>
                  </w:pPr>
                  <w:r w:rsidRPr="006145DB">
                    <w:rPr>
                      <w:rStyle w:val="normaltextrun"/>
                      <w:rFonts w:cs="Arial"/>
                      <w:sz w:val="16"/>
                      <w:szCs w:val="16"/>
                    </w:rPr>
                    <w:t>Secretaría Distrital de Planeación - SDP</w:t>
                  </w:r>
                  <w:r w:rsidRPr="006145DB">
                    <w:rPr>
                      <w:rStyle w:val="eop"/>
                      <w:rFonts w:cs="Arial"/>
                      <w:sz w:val="16"/>
                      <w:szCs w:val="16"/>
                    </w:rPr>
                    <w:t> </w:t>
                  </w:r>
                </w:p>
              </w:tc>
            </w:tr>
            <w:tr w:rsidR="008C1493" w:rsidRPr="006145DB" w14:paraId="0ACBF36C" w14:textId="77777777" w:rsidTr="008C1493">
              <w:trPr>
                <w:trHeight w:val="206"/>
                <w:jc w:val="center"/>
              </w:trPr>
              <w:tc>
                <w:tcPr>
                  <w:tcW w:w="2775" w:type="dxa"/>
                  <w:vMerge/>
                  <w:tcBorders>
                    <w:bottom w:val="single" w:sz="4" w:space="0" w:color="auto"/>
                  </w:tcBorders>
                  <w:vAlign w:val="center"/>
                </w:tcPr>
                <w:p w14:paraId="04FBD707" w14:textId="77777777" w:rsidR="00FE39F5" w:rsidRPr="006145DB" w:rsidRDefault="00FE39F5" w:rsidP="0076493D">
                  <w:pPr>
                    <w:pStyle w:val="Textoindependiente"/>
                    <w:spacing w:after="0"/>
                    <w:jc w:val="both"/>
                    <w:rPr>
                      <w:rFonts w:eastAsia="Arial" w:cs="Arial"/>
                      <w:sz w:val="16"/>
                      <w:szCs w:val="16"/>
                    </w:rPr>
                  </w:pPr>
                </w:p>
              </w:tc>
              <w:tc>
                <w:tcPr>
                  <w:tcW w:w="1559" w:type="dxa"/>
                  <w:tcBorders>
                    <w:bottom w:val="single" w:sz="4" w:space="0" w:color="auto"/>
                  </w:tcBorders>
                  <w:vAlign w:val="center"/>
                </w:tcPr>
                <w:p w14:paraId="4C74CE5B" w14:textId="77777777" w:rsidR="00FE39F5" w:rsidRPr="006145DB" w:rsidRDefault="00FE39F5" w:rsidP="0076493D">
                  <w:pPr>
                    <w:pStyle w:val="Textoindependiente"/>
                    <w:spacing w:after="0"/>
                    <w:jc w:val="center"/>
                    <w:rPr>
                      <w:rFonts w:eastAsia="Times New Roman" w:cs="Arial"/>
                      <w:sz w:val="16"/>
                      <w:szCs w:val="16"/>
                      <w:lang w:eastAsia="es-CO"/>
                    </w:rPr>
                  </w:pPr>
                  <w:r w:rsidRPr="006145DB">
                    <w:rPr>
                      <w:rStyle w:val="normaltextrun"/>
                      <w:rFonts w:cs="Arial"/>
                      <w:sz w:val="16"/>
                      <w:szCs w:val="16"/>
                    </w:rPr>
                    <w:t>Verificación en campo  </w:t>
                  </w:r>
                  <w:r w:rsidRPr="006145DB">
                    <w:rPr>
                      <w:rStyle w:val="eop"/>
                      <w:rFonts w:cs="Arial"/>
                      <w:sz w:val="16"/>
                      <w:szCs w:val="16"/>
                    </w:rPr>
                    <w:t> </w:t>
                  </w:r>
                </w:p>
              </w:tc>
              <w:tc>
                <w:tcPr>
                  <w:tcW w:w="1276" w:type="dxa"/>
                  <w:tcBorders>
                    <w:bottom w:val="single" w:sz="4" w:space="0" w:color="auto"/>
                  </w:tcBorders>
                  <w:vAlign w:val="center"/>
                </w:tcPr>
                <w:p w14:paraId="381D5658" w14:textId="77777777" w:rsidR="00FE39F5" w:rsidRPr="006145DB" w:rsidRDefault="00FE39F5" w:rsidP="0076493D">
                  <w:pPr>
                    <w:tabs>
                      <w:tab w:val="left" w:pos="709"/>
                    </w:tabs>
                    <w:contextualSpacing/>
                    <w:jc w:val="center"/>
                    <w:rPr>
                      <w:rFonts w:cs="Arial"/>
                      <w:sz w:val="16"/>
                      <w:szCs w:val="16"/>
                      <w:lang w:eastAsia="es-CO"/>
                    </w:rPr>
                  </w:pPr>
                  <w:r w:rsidRPr="006145DB">
                    <w:rPr>
                      <w:rStyle w:val="normaltextrun"/>
                      <w:rFonts w:cs="Arial"/>
                      <w:sz w:val="16"/>
                      <w:szCs w:val="16"/>
                    </w:rPr>
                    <w:t>Demanda</w:t>
                  </w:r>
                  <w:r w:rsidRPr="006145DB">
                    <w:rPr>
                      <w:rStyle w:val="eop"/>
                      <w:rFonts w:cs="Arial"/>
                      <w:sz w:val="16"/>
                      <w:szCs w:val="16"/>
                    </w:rPr>
                    <w:t> </w:t>
                  </w:r>
                </w:p>
              </w:tc>
              <w:tc>
                <w:tcPr>
                  <w:tcW w:w="1647" w:type="dxa"/>
                  <w:tcBorders>
                    <w:bottom w:val="single" w:sz="4" w:space="0" w:color="auto"/>
                  </w:tcBorders>
                  <w:vAlign w:val="center"/>
                </w:tcPr>
                <w:p w14:paraId="58864D47" w14:textId="77777777" w:rsidR="00FE39F5" w:rsidRPr="006145DB" w:rsidRDefault="00FE39F5" w:rsidP="0076493D">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334F786E" w14:textId="77777777" w:rsidR="00FE39F5" w:rsidRPr="006145DB" w:rsidRDefault="00FE39F5" w:rsidP="0076493D">
                  <w:pPr>
                    <w:tabs>
                      <w:tab w:val="left" w:pos="709"/>
                    </w:tabs>
                    <w:contextualSpacing/>
                    <w:jc w:val="center"/>
                    <w:rPr>
                      <w:rFonts w:cs="Arial"/>
                      <w:sz w:val="16"/>
                      <w:szCs w:val="16"/>
                      <w:lang w:eastAsia="es-CO"/>
                    </w:rPr>
                  </w:pPr>
                  <w:r w:rsidRPr="006145DB">
                    <w:rPr>
                      <w:rStyle w:val="normaltextrun"/>
                      <w:rFonts w:cs="Arial"/>
                      <w:sz w:val="16"/>
                      <w:szCs w:val="16"/>
                    </w:rPr>
                    <w:t>Equipo del servicio Social</w:t>
                  </w:r>
                </w:p>
              </w:tc>
            </w:tr>
            <w:tr w:rsidR="008C1493" w:rsidRPr="006145DB" w14:paraId="031541ED" w14:textId="77777777" w:rsidTr="008C1493">
              <w:trPr>
                <w:trHeight w:val="206"/>
                <w:jc w:val="center"/>
              </w:trPr>
              <w:tc>
                <w:tcPr>
                  <w:tcW w:w="2775" w:type="dxa"/>
                  <w:tcBorders>
                    <w:bottom w:val="nil"/>
                  </w:tcBorders>
                  <w:vAlign w:val="center"/>
                </w:tcPr>
                <w:p w14:paraId="4D463972" w14:textId="77777777" w:rsidR="00FE39F5" w:rsidRPr="006145DB" w:rsidRDefault="00FE39F5" w:rsidP="0076493D">
                  <w:pPr>
                    <w:pStyle w:val="Textoindependiente"/>
                    <w:spacing w:after="0"/>
                    <w:jc w:val="both"/>
                    <w:rPr>
                      <w:rFonts w:eastAsia="Arial" w:cs="Arial"/>
                      <w:sz w:val="16"/>
                      <w:szCs w:val="16"/>
                    </w:rPr>
                  </w:pPr>
                  <w:r w:rsidRPr="006145DB">
                    <w:rPr>
                      <w:rFonts w:cs="Arial"/>
                      <w:sz w:val="16"/>
                      <w:szCs w:val="16"/>
                    </w:rPr>
                    <w:t>Persona con discapacidad que al finalizar el año en curso supere los 18 años.</w:t>
                  </w:r>
                </w:p>
              </w:tc>
              <w:tc>
                <w:tcPr>
                  <w:tcW w:w="1559" w:type="dxa"/>
                  <w:tcBorders>
                    <w:bottom w:val="nil"/>
                  </w:tcBorders>
                  <w:vAlign w:val="center"/>
                </w:tcPr>
                <w:p w14:paraId="1A16A1A2" w14:textId="77777777" w:rsidR="00FE39F5" w:rsidRPr="006145DB" w:rsidRDefault="00FE39F5" w:rsidP="0076493D">
                  <w:pPr>
                    <w:pStyle w:val="Textoindependiente"/>
                    <w:spacing w:after="0"/>
                    <w:jc w:val="center"/>
                    <w:rPr>
                      <w:rFonts w:eastAsia="Times New Roman" w:cs="Arial"/>
                      <w:sz w:val="16"/>
                      <w:szCs w:val="16"/>
                      <w:lang w:eastAsia="es-CO"/>
                    </w:rPr>
                  </w:pPr>
                  <w:r w:rsidRPr="006145DB">
                    <w:rPr>
                      <w:rFonts w:eastAsia="Arial" w:cs="Arial"/>
                      <w:sz w:val="16"/>
                      <w:szCs w:val="16"/>
                    </w:rPr>
                    <w:t>SIRBE</w:t>
                  </w:r>
                </w:p>
              </w:tc>
              <w:tc>
                <w:tcPr>
                  <w:tcW w:w="1276" w:type="dxa"/>
                  <w:tcBorders>
                    <w:bottom w:val="nil"/>
                  </w:tcBorders>
                  <w:vAlign w:val="center"/>
                </w:tcPr>
                <w:p w14:paraId="714387CF" w14:textId="77777777" w:rsidR="00FE39F5" w:rsidRPr="006145DB" w:rsidRDefault="00FE39F5" w:rsidP="0076493D">
                  <w:pPr>
                    <w:tabs>
                      <w:tab w:val="left" w:pos="709"/>
                    </w:tabs>
                    <w:contextualSpacing/>
                    <w:jc w:val="center"/>
                    <w:rPr>
                      <w:rFonts w:cs="Arial"/>
                      <w:sz w:val="16"/>
                      <w:szCs w:val="16"/>
                      <w:lang w:eastAsia="es-CO"/>
                    </w:rPr>
                  </w:pPr>
                  <w:r w:rsidRPr="006145DB">
                    <w:rPr>
                      <w:rFonts w:eastAsia="Arial" w:cs="Arial"/>
                      <w:sz w:val="16"/>
                      <w:szCs w:val="16"/>
                    </w:rPr>
                    <w:t>Demanda</w:t>
                  </w:r>
                </w:p>
              </w:tc>
              <w:tc>
                <w:tcPr>
                  <w:tcW w:w="1647" w:type="dxa"/>
                  <w:tcBorders>
                    <w:bottom w:val="nil"/>
                  </w:tcBorders>
                  <w:vAlign w:val="center"/>
                </w:tcPr>
                <w:p w14:paraId="46BE06BC" w14:textId="77777777" w:rsidR="00FE39F5" w:rsidRPr="006145DB" w:rsidRDefault="00FE39F5" w:rsidP="0076493D">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bl>
          <w:p w14:paraId="618EDC97" w14:textId="77777777" w:rsidR="00FE39F5" w:rsidRPr="006145DB" w:rsidRDefault="00FE39F5" w:rsidP="0076493D">
            <w:pPr>
              <w:tabs>
                <w:tab w:val="left" w:pos="709"/>
              </w:tabs>
              <w:spacing w:after="0" w:line="240" w:lineRule="auto"/>
              <w:contextualSpacing/>
              <w:jc w:val="both"/>
              <w:rPr>
                <w:rFonts w:cs="Arial"/>
                <w:bCs/>
                <w:sz w:val="20"/>
                <w:szCs w:val="20"/>
                <w:lang w:eastAsia="es-CO"/>
              </w:rPr>
            </w:pPr>
          </w:p>
        </w:tc>
      </w:tr>
      <w:tr w:rsidR="00FE39F5" w:rsidRPr="006145DB" w14:paraId="218EA321" w14:textId="77777777" w:rsidTr="000223EE">
        <w:trPr>
          <w:trHeight w:val="1025"/>
          <w:jc w:val="center"/>
        </w:trPr>
        <w:tc>
          <w:tcPr>
            <w:tcW w:w="1940" w:type="dxa"/>
            <w:vAlign w:val="center"/>
          </w:tcPr>
          <w:p w14:paraId="72055498" w14:textId="77777777" w:rsidR="00FE39F5" w:rsidRPr="006145DB" w:rsidRDefault="00FE39F5" w:rsidP="008C1493">
            <w:pPr>
              <w:spacing w:after="0"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455" w:type="dxa"/>
            <w:vAlign w:val="center"/>
          </w:tcPr>
          <w:tbl>
            <w:tblPr>
              <w:tblStyle w:val="Tablaconcuadrcula"/>
              <w:tblW w:w="7252" w:type="dxa"/>
              <w:jc w:val="center"/>
              <w:tblLayout w:type="fixed"/>
              <w:tblLook w:val="04A0" w:firstRow="1" w:lastRow="0" w:firstColumn="1" w:lastColumn="0" w:noHBand="0" w:noVBand="1"/>
            </w:tblPr>
            <w:tblGrid>
              <w:gridCol w:w="2582"/>
              <w:gridCol w:w="1511"/>
              <w:gridCol w:w="1373"/>
              <w:gridCol w:w="1786"/>
            </w:tblGrid>
            <w:tr w:rsidR="008C1493" w:rsidRPr="006145DB" w14:paraId="564DA765" w14:textId="77777777" w:rsidTr="00301133">
              <w:trPr>
                <w:trHeight w:val="372"/>
                <w:jc w:val="center"/>
              </w:trPr>
              <w:tc>
                <w:tcPr>
                  <w:tcW w:w="2582" w:type="dxa"/>
                  <w:vAlign w:val="center"/>
                </w:tcPr>
                <w:p w14:paraId="650200C6"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511" w:type="dxa"/>
                  <w:vAlign w:val="center"/>
                </w:tcPr>
                <w:p w14:paraId="18E49A14"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373" w:type="dxa"/>
                  <w:vAlign w:val="center"/>
                </w:tcPr>
                <w:p w14:paraId="14F7A532"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86" w:type="dxa"/>
                  <w:vAlign w:val="center"/>
                </w:tcPr>
                <w:p w14:paraId="7B891DEA" w14:textId="77777777" w:rsidR="00FE39F5" w:rsidRPr="006145DB" w:rsidRDefault="00FE39F5" w:rsidP="0076493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C1493" w:rsidRPr="006145DB" w14:paraId="70A30BD4" w14:textId="77777777" w:rsidTr="00301133">
              <w:trPr>
                <w:trHeight w:val="231"/>
                <w:jc w:val="center"/>
              </w:trPr>
              <w:tc>
                <w:tcPr>
                  <w:tcW w:w="2582" w:type="dxa"/>
                  <w:vAlign w:val="center"/>
                </w:tcPr>
                <w:p w14:paraId="7C1BC499" w14:textId="77777777" w:rsidR="00FE39F5" w:rsidRPr="006145DB" w:rsidRDefault="00FE39F5" w:rsidP="0076493D">
                  <w:pPr>
                    <w:tabs>
                      <w:tab w:val="left" w:pos="709"/>
                    </w:tabs>
                    <w:contextualSpacing/>
                    <w:jc w:val="both"/>
                    <w:rPr>
                      <w:rFonts w:cs="Arial"/>
                      <w:bCs/>
                      <w:sz w:val="16"/>
                      <w:szCs w:val="16"/>
                      <w:lang w:eastAsia="es-CO"/>
                    </w:rPr>
                  </w:pPr>
                  <w:r w:rsidRPr="006145DB">
                    <w:rPr>
                      <w:rFonts w:cs="Arial"/>
                      <w:sz w:val="16"/>
                      <w:szCs w:val="16"/>
                      <w:lang w:eastAsia="es-CO"/>
                    </w:rPr>
                    <w:t>Servicio Centro Abrazar.</w:t>
                  </w:r>
                </w:p>
              </w:tc>
              <w:tc>
                <w:tcPr>
                  <w:tcW w:w="1511" w:type="dxa"/>
                  <w:vAlign w:val="center"/>
                </w:tcPr>
                <w:p w14:paraId="50522BE6" w14:textId="77777777" w:rsidR="00FE39F5" w:rsidRPr="006145DB" w:rsidRDefault="00FE39F5" w:rsidP="0076493D">
                  <w:pPr>
                    <w:tabs>
                      <w:tab w:val="left" w:pos="709"/>
                    </w:tabs>
                    <w:contextualSpacing/>
                    <w:jc w:val="center"/>
                    <w:rPr>
                      <w:rFonts w:cs="Arial"/>
                      <w:bCs/>
                      <w:sz w:val="16"/>
                      <w:szCs w:val="16"/>
                      <w:lang w:eastAsia="es-CO"/>
                    </w:rPr>
                  </w:pPr>
                  <w:r w:rsidRPr="006145DB">
                    <w:rPr>
                      <w:rFonts w:eastAsia="Arial" w:cs="Arial"/>
                      <w:sz w:val="16"/>
                      <w:szCs w:val="16"/>
                    </w:rPr>
                    <w:t>SIRBE</w:t>
                  </w:r>
                </w:p>
              </w:tc>
              <w:tc>
                <w:tcPr>
                  <w:tcW w:w="1373" w:type="dxa"/>
                  <w:vAlign w:val="center"/>
                </w:tcPr>
                <w:p w14:paraId="7B6AFC61" w14:textId="77777777" w:rsidR="00FE39F5" w:rsidRPr="006145DB" w:rsidRDefault="00FE39F5" w:rsidP="0076493D">
                  <w:pPr>
                    <w:tabs>
                      <w:tab w:val="left" w:pos="709"/>
                    </w:tabs>
                    <w:contextualSpacing/>
                    <w:jc w:val="center"/>
                    <w:rPr>
                      <w:rFonts w:cs="Arial"/>
                      <w:bCs/>
                      <w:sz w:val="16"/>
                      <w:szCs w:val="16"/>
                      <w:lang w:eastAsia="es-CO"/>
                    </w:rPr>
                  </w:pPr>
                  <w:r w:rsidRPr="006145DB">
                    <w:rPr>
                      <w:rFonts w:eastAsia="Arial" w:cs="Arial"/>
                      <w:sz w:val="16"/>
                      <w:szCs w:val="16"/>
                    </w:rPr>
                    <w:t>Demanda</w:t>
                  </w:r>
                </w:p>
              </w:tc>
              <w:tc>
                <w:tcPr>
                  <w:tcW w:w="1786" w:type="dxa"/>
                  <w:vAlign w:val="center"/>
                </w:tcPr>
                <w:p w14:paraId="52610FAC" w14:textId="77777777" w:rsidR="00FE39F5" w:rsidRPr="006145DB" w:rsidRDefault="00FE39F5" w:rsidP="0076493D">
                  <w:pPr>
                    <w:tabs>
                      <w:tab w:val="left" w:pos="709"/>
                    </w:tabs>
                    <w:contextualSpacing/>
                    <w:jc w:val="center"/>
                    <w:rPr>
                      <w:rFonts w:cs="Arial"/>
                      <w:bCs/>
                      <w:sz w:val="16"/>
                      <w:szCs w:val="16"/>
                      <w:lang w:eastAsia="es-CO"/>
                    </w:rPr>
                  </w:pPr>
                  <w:r w:rsidRPr="006145DB">
                    <w:rPr>
                      <w:rFonts w:eastAsia="Arial" w:cs="Arial"/>
                      <w:sz w:val="16"/>
                      <w:szCs w:val="16"/>
                    </w:rPr>
                    <w:t>Secretaría Distrital de Integración Social</w:t>
                  </w:r>
                </w:p>
              </w:tc>
            </w:tr>
          </w:tbl>
          <w:p w14:paraId="3A09B5C2" w14:textId="77777777" w:rsidR="00FE39F5" w:rsidRPr="006145DB" w:rsidRDefault="00FE39F5" w:rsidP="0076493D">
            <w:pPr>
              <w:tabs>
                <w:tab w:val="left" w:pos="709"/>
              </w:tabs>
              <w:spacing w:after="0" w:line="240" w:lineRule="auto"/>
              <w:contextualSpacing/>
              <w:jc w:val="both"/>
              <w:rPr>
                <w:rFonts w:eastAsia="Calibri" w:cs="Arial"/>
                <w:bCs/>
                <w:sz w:val="20"/>
                <w:szCs w:val="20"/>
                <w:lang w:eastAsia="es-CO"/>
              </w:rPr>
            </w:pPr>
          </w:p>
        </w:tc>
      </w:tr>
      <w:tr w:rsidR="00FE39F5" w:rsidRPr="006145DB" w14:paraId="46C1CD5F" w14:textId="77777777" w:rsidTr="00B34310">
        <w:trPr>
          <w:trHeight w:val="445"/>
          <w:jc w:val="center"/>
        </w:trPr>
        <w:tc>
          <w:tcPr>
            <w:tcW w:w="1940" w:type="dxa"/>
            <w:vAlign w:val="center"/>
          </w:tcPr>
          <w:p w14:paraId="7814DFAF" w14:textId="77777777" w:rsidR="00FE39F5" w:rsidRPr="006145DB" w:rsidRDefault="00FE39F5" w:rsidP="008C1493">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455" w:type="dxa"/>
            <w:vAlign w:val="center"/>
          </w:tcPr>
          <w:p w14:paraId="5A964AAE" w14:textId="022A6343" w:rsidR="00FE39F5" w:rsidRPr="006145DB" w:rsidRDefault="00FE39F5" w:rsidP="0076493D">
            <w:pPr>
              <w:pStyle w:val="Textoindependiente"/>
              <w:spacing w:after="0" w:line="240" w:lineRule="auto"/>
              <w:jc w:val="both"/>
              <w:rPr>
                <w:rFonts w:cs="Arial"/>
                <w:bCs/>
                <w:sz w:val="20"/>
                <w:szCs w:val="20"/>
                <w:lang w:eastAsia="es-CO"/>
              </w:rPr>
            </w:pPr>
            <w:r w:rsidRPr="006145DB">
              <w:rPr>
                <w:rFonts w:cs="Arial"/>
                <w:bCs/>
                <w:sz w:val="20"/>
                <w:szCs w:val="20"/>
                <w:lang w:eastAsia="es-CO"/>
              </w:rPr>
              <w:t>El servicio social Centros Crecer brinda atención de lunes a viernes en horario de 7 am a 4 pm, en 16 unidades operativas ubicadas en Bogotá D.C.  La atención integral se estructura a partir de la formulación de un plan de atención individual (PAI) de la niña, niño o adolescente, el cual comprende las acciones a nivel individual, familiar y en entorno y territorio:</w:t>
            </w:r>
          </w:p>
          <w:p w14:paraId="6E0879B7" w14:textId="77777777" w:rsidR="008C1493" w:rsidRPr="006145DB" w:rsidRDefault="008C1493" w:rsidP="0076493D">
            <w:pPr>
              <w:pStyle w:val="Textoindependiente"/>
              <w:spacing w:after="0" w:line="240" w:lineRule="auto"/>
              <w:jc w:val="both"/>
              <w:rPr>
                <w:rFonts w:cs="Arial"/>
                <w:bCs/>
                <w:sz w:val="20"/>
                <w:szCs w:val="20"/>
                <w:lang w:eastAsia="es-CO"/>
              </w:rPr>
            </w:pPr>
          </w:p>
          <w:p w14:paraId="0BBAC39C" w14:textId="40BAFFAC" w:rsidR="00FE39F5" w:rsidRPr="006145DB" w:rsidRDefault="00FE39F5" w:rsidP="00B34310">
            <w:pPr>
              <w:pStyle w:val="Textoindependiente"/>
              <w:numPr>
                <w:ilvl w:val="0"/>
                <w:numId w:val="171"/>
              </w:numPr>
              <w:spacing w:after="0" w:line="240" w:lineRule="auto"/>
              <w:ind w:left="360"/>
              <w:contextualSpacing/>
              <w:jc w:val="both"/>
              <w:rPr>
                <w:rFonts w:cs="Arial"/>
                <w:sz w:val="20"/>
                <w:szCs w:val="20"/>
                <w:lang w:eastAsia="es-CO"/>
              </w:rPr>
            </w:pPr>
            <w:r w:rsidRPr="006145DB">
              <w:rPr>
                <w:rFonts w:cs="Arial"/>
                <w:sz w:val="20"/>
                <w:szCs w:val="20"/>
                <w:lang w:eastAsia="es-CO"/>
              </w:rPr>
              <w:t>A nivel individual se realizan acciones de atención transdisciplinar con enfoque transectorial que aporten al desarrollo y fortalecimiento de capacidades y habilidades bajo principios de planeación centrada en la persona y ajustes razonables, establecidos en el plan de atención individual que favorezcan la independencia, autonomía y participación para la garantía y goce de derechos, en el marco de la inclusión social.</w:t>
            </w:r>
          </w:p>
          <w:p w14:paraId="5538E15C" w14:textId="77777777" w:rsidR="000223EE" w:rsidRPr="006145DB" w:rsidRDefault="000223EE" w:rsidP="00B34310">
            <w:pPr>
              <w:pStyle w:val="Textoindependiente"/>
              <w:spacing w:after="0" w:line="240" w:lineRule="auto"/>
              <w:ind w:left="360"/>
              <w:contextualSpacing/>
              <w:jc w:val="both"/>
              <w:rPr>
                <w:rFonts w:cs="Arial"/>
                <w:sz w:val="20"/>
                <w:szCs w:val="20"/>
                <w:lang w:eastAsia="es-CO"/>
              </w:rPr>
            </w:pPr>
          </w:p>
          <w:p w14:paraId="69ED5DE0" w14:textId="1CD456B8" w:rsidR="00FE39F5" w:rsidRPr="006145DB" w:rsidRDefault="00FE39F5" w:rsidP="00B34310">
            <w:pPr>
              <w:pStyle w:val="Textoindependiente"/>
              <w:numPr>
                <w:ilvl w:val="0"/>
                <w:numId w:val="171"/>
              </w:numPr>
              <w:spacing w:after="0" w:line="240" w:lineRule="auto"/>
              <w:ind w:left="360"/>
              <w:contextualSpacing/>
              <w:jc w:val="both"/>
              <w:rPr>
                <w:rFonts w:cs="Arial"/>
                <w:sz w:val="20"/>
                <w:szCs w:val="20"/>
                <w:lang w:eastAsia="es-CO"/>
              </w:rPr>
            </w:pPr>
            <w:r w:rsidRPr="006145DB">
              <w:rPr>
                <w:rFonts w:cs="Arial"/>
                <w:sz w:val="20"/>
                <w:szCs w:val="20"/>
                <w:lang w:eastAsia="es-CO"/>
              </w:rPr>
              <w:t>A nivel familiar, se realizan acciones y estrategias de atención individual y grupal, dirigidas al reconocimiento de las prácticas, saberes y realidades de las familias, el fortalecimiento del sistema relacional y espacios protectores, la generación de oportunidades y la autogestión, que contribuyan al empoderamiento, incidencia y bienestar en el marco el proyecto de vida familiar.</w:t>
            </w:r>
          </w:p>
          <w:p w14:paraId="07AF5D49" w14:textId="77777777" w:rsidR="000223EE" w:rsidRPr="006145DB" w:rsidRDefault="000223EE" w:rsidP="00B34310">
            <w:pPr>
              <w:pStyle w:val="Textoindependiente"/>
              <w:spacing w:after="0" w:line="240" w:lineRule="auto"/>
              <w:ind w:left="360"/>
              <w:contextualSpacing/>
              <w:jc w:val="both"/>
              <w:rPr>
                <w:rFonts w:cs="Arial"/>
                <w:sz w:val="20"/>
                <w:szCs w:val="20"/>
                <w:lang w:eastAsia="es-CO"/>
              </w:rPr>
            </w:pPr>
          </w:p>
          <w:p w14:paraId="2E3C2CBA" w14:textId="602EFC70" w:rsidR="00FE39F5" w:rsidRPr="006145DB" w:rsidRDefault="00FE39F5" w:rsidP="00B34310">
            <w:pPr>
              <w:pStyle w:val="Textoindependiente"/>
              <w:numPr>
                <w:ilvl w:val="0"/>
                <w:numId w:val="171"/>
              </w:numPr>
              <w:spacing w:after="0" w:line="240" w:lineRule="auto"/>
              <w:ind w:left="360"/>
              <w:contextualSpacing/>
              <w:jc w:val="both"/>
              <w:rPr>
                <w:rFonts w:cs="Arial"/>
                <w:bCs/>
                <w:sz w:val="20"/>
                <w:szCs w:val="20"/>
                <w:lang w:eastAsia="es-CO"/>
              </w:rPr>
            </w:pPr>
            <w:r w:rsidRPr="006145DB">
              <w:rPr>
                <w:rFonts w:cs="Arial"/>
                <w:bCs/>
                <w:sz w:val="20"/>
                <w:szCs w:val="20"/>
                <w:lang w:eastAsia="es-CO"/>
              </w:rPr>
              <w:t>En entorno y territorio, se realizan acciones de atención y abordaje territorial para la generación de oportunidades para la inclusión social, a través de la gestión y articulación de redes a nivel transectorial. Dichas acciones propenden por la instalación de capacidades en los entornos y territorios en función de la eliminación de barreras y la transformación de paradigmas en torno a la discapacidad.</w:t>
            </w:r>
          </w:p>
          <w:p w14:paraId="18BD6AB8" w14:textId="77777777" w:rsidR="000223EE" w:rsidRPr="006145DB" w:rsidRDefault="000223EE" w:rsidP="00B34310">
            <w:pPr>
              <w:pStyle w:val="Textoindependiente"/>
              <w:spacing w:after="0" w:line="240" w:lineRule="auto"/>
              <w:ind w:left="360"/>
              <w:contextualSpacing/>
              <w:jc w:val="both"/>
              <w:rPr>
                <w:rFonts w:cs="Arial"/>
                <w:bCs/>
                <w:sz w:val="20"/>
                <w:szCs w:val="20"/>
                <w:lang w:eastAsia="es-CO"/>
              </w:rPr>
            </w:pPr>
          </w:p>
          <w:p w14:paraId="101B85B6" w14:textId="77825A14" w:rsidR="00FE39F5" w:rsidRPr="006145DB" w:rsidRDefault="00FE39F5" w:rsidP="00B34310">
            <w:pPr>
              <w:pStyle w:val="Textoindependiente"/>
              <w:numPr>
                <w:ilvl w:val="0"/>
                <w:numId w:val="171"/>
              </w:numPr>
              <w:spacing w:after="0" w:line="240" w:lineRule="auto"/>
              <w:ind w:left="360"/>
              <w:contextualSpacing/>
              <w:jc w:val="both"/>
              <w:rPr>
                <w:rFonts w:cs="Arial"/>
                <w:sz w:val="20"/>
                <w:szCs w:val="20"/>
                <w:lang w:eastAsia="es-CO"/>
              </w:rPr>
            </w:pPr>
            <w:r w:rsidRPr="006145DB">
              <w:rPr>
                <w:rFonts w:cs="Arial"/>
                <w:sz w:val="20"/>
                <w:szCs w:val="20"/>
                <w:lang w:eastAsia="es-CO"/>
              </w:rPr>
              <w:t xml:space="preserve">Apoyo alimentario a través del suministro de tres (3) tiempos de comida: nueves, almuerzo, refrigerio, en los centros de atención. </w:t>
            </w:r>
          </w:p>
          <w:p w14:paraId="0418026F" w14:textId="77777777" w:rsidR="000223EE" w:rsidRPr="006145DB" w:rsidRDefault="000223EE" w:rsidP="0076493D">
            <w:pPr>
              <w:pStyle w:val="Textoindependiente"/>
              <w:spacing w:after="0" w:line="240" w:lineRule="auto"/>
              <w:ind w:left="720"/>
              <w:contextualSpacing/>
              <w:jc w:val="both"/>
              <w:rPr>
                <w:rFonts w:cs="Arial"/>
                <w:sz w:val="20"/>
                <w:szCs w:val="20"/>
                <w:lang w:eastAsia="es-CO"/>
              </w:rPr>
            </w:pPr>
          </w:p>
          <w:p w14:paraId="196E5AC4" w14:textId="24CF6747" w:rsidR="00FE39F5" w:rsidRPr="006145DB" w:rsidRDefault="00FE39F5" w:rsidP="00B34310">
            <w:pPr>
              <w:pStyle w:val="Textoindependiente"/>
              <w:numPr>
                <w:ilvl w:val="0"/>
                <w:numId w:val="171"/>
              </w:numPr>
              <w:spacing w:after="0" w:line="240" w:lineRule="auto"/>
              <w:ind w:left="360"/>
              <w:contextualSpacing/>
              <w:jc w:val="both"/>
              <w:rPr>
                <w:rFonts w:cs="Arial"/>
                <w:bCs/>
                <w:sz w:val="20"/>
                <w:szCs w:val="20"/>
                <w:lang w:eastAsia="es-CO"/>
              </w:rPr>
            </w:pPr>
            <w:r w:rsidRPr="006145DB">
              <w:rPr>
                <w:rFonts w:cs="Arial"/>
                <w:bCs/>
                <w:sz w:val="20"/>
                <w:szCs w:val="20"/>
                <w:lang w:eastAsia="es-CO"/>
              </w:rPr>
              <w:t xml:space="preserve">Servicio de transporte para la movilización de niñas, niños y adolescentes a los centros de atención. </w:t>
            </w:r>
          </w:p>
          <w:p w14:paraId="4D88E73F" w14:textId="77777777" w:rsidR="000223EE" w:rsidRPr="006145DB" w:rsidRDefault="000223EE" w:rsidP="0076493D">
            <w:pPr>
              <w:pStyle w:val="Textoindependiente"/>
              <w:spacing w:after="0" w:line="240" w:lineRule="auto"/>
              <w:ind w:left="720"/>
              <w:contextualSpacing/>
              <w:jc w:val="both"/>
              <w:rPr>
                <w:rFonts w:cs="Arial"/>
                <w:bCs/>
                <w:sz w:val="20"/>
                <w:szCs w:val="20"/>
                <w:lang w:eastAsia="es-CO"/>
              </w:rPr>
            </w:pPr>
          </w:p>
          <w:p w14:paraId="4D82C0C5" w14:textId="2DB9B942" w:rsidR="00FE39F5" w:rsidRPr="006145DB" w:rsidRDefault="00FE39F5" w:rsidP="0076493D">
            <w:pPr>
              <w:pStyle w:val="Textoindependiente"/>
              <w:spacing w:after="0" w:line="240" w:lineRule="auto"/>
              <w:jc w:val="both"/>
              <w:rPr>
                <w:rFonts w:cs="Arial"/>
                <w:sz w:val="20"/>
                <w:szCs w:val="20"/>
                <w:lang w:val="es-CO" w:eastAsia="es-CO"/>
              </w:rPr>
            </w:pPr>
            <w:r w:rsidRPr="006145DB">
              <w:rPr>
                <w:rFonts w:cs="Arial"/>
                <w:sz w:val="20"/>
                <w:szCs w:val="20"/>
                <w:lang w:val="es-CO" w:eastAsia="es-CO"/>
              </w:rPr>
              <w:t xml:space="preserve">Durante el receso de actividades de fin de año, periodo en el cual las niñas, niños y adolescentes con discapacidad participantes de los Centros Crecer permanecen tiempo completo con sus familias, se realizará la entrega de un (1) apoyo durante este periodo. Este apoyo podrá entregarse en forma de transferencia monetaria o apoyo alimentario en especie, o mediante otro beneficio definido por la Secretaría Distrital de Integración Social, de acuerdo con la viabilidades técnicas y administrativas disponibles por la entidad frente a la entrega de este beneficio. </w:t>
            </w:r>
          </w:p>
          <w:p w14:paraId="6A1FE6A1" w14:textId="5B2E4704" w:rsidR="00FE39F5" w:rsidRPr="006145DB" w:rsidRDefault="00FE39F5" w:rsidP="0076493D">
            <w:pPr>
              <w:pStyle w:val="Textoindependiente"/>
              <w:spacing w:after="0" w:line="240" w:lineRule="auto"/>
              <w:jc w:val="both"/>
              <w:rPr>
                <w:rFonts w:cs="Arial"/>
                <w:sz w:val="20"/>
                <w:szCs w:val="20"/>
                <w:lang w:val="es-CO" w:eastAsia="es-CO"/>
              </w:rPr>
            </w:pPr>
            <w:r w:rsidRPr="006145DB">
              <w:rPr>
                <w:rFonts w:cs="Arial"/>
                <w:sz w:val="20"/>
                <w:szCs w:val="20"/>
                <w:lang w:val="es-CO" w:eastAsia="es-CO"/>
              </w:rPr>
              <w:t>Esta entrega busca fortalecer la corresponsabilidad de las familias, brindándoles recursos para atender necesidades prioritarias de las niñas, niños y adolescentes con discapacidad durante el receso.</w:t>
            </w:r>
          </w:p>
          <w:p w14:paraId="1D8FD118" w14:textId="77777777" w:rsidR="00B34310" w:rsidRPr="006145DB" w:rsidRDefault="00B34310" w:rsidP="0076493D">
            <w:pPr>
              <w:pStyle w:val="Textoindependiente"/>
              <w:spacing w:after="0" w:line="240" w:lineRule="auto"/>
              <w:jc w:val="both"/>
              <w:rPr>
                <w:rFonts w:cs="Arial"/>
                <w:sz w:val="20"/>
                <w:szCs w:val="20"/>
                <w:lang w:val="es-CO" w:eastAsia="es-CO"/>
              </w:rPr>
            </w:pPr>
          </w:p>
          <w:p w14:paraId="6FD3E0CC" w14:textId="5578CD30" w:rsidR="00FE39F5" w:rsidRPr="006145DB" w:rsidRDefault="00FE39F5" w:rsidP="0076493D">
            <w:pPr>
              <w:pStyle w:val="Textoindependiente"/>
              <w:spacing w:after="0" w:line="240" w:lineRule="auto"/>
              <w:jc w:val="both"/>
              <w:rPr>
                <w:rFonts w:cs="Arial"/>
                <w:sz w:val="20"/>
                <w:szCs w:val="20"/>
                <w:lang w:val="es-CO" w:eastAsia="es-CO"/>
              </w:rPr>
            </w:pPr>
            <w:r w:rsidRPr="006145DB">
              <w:rPr>
                <w:rFonts w:cs="Arial"/>
                <w:sz w:val="20"/>
                <w:szCs w:val="20"/>
                <w:lang w:val="es-CO" w:eastAsia="es-CO"/>
              </w:rPr>
              <w:t>El beneficio se entregará una única vez durante el receso de fin de año y será otorgada exclusivamente a la persona adulta autorizada, en reconocimiento de que el recurso está destinado al bienestar de las niñas, los niños y adolescentes participantes del servicio.</w:t>
            </w:r>
          </w:p>
          <w:p w14:paraId="2E63D3D1" w14:textId="77777777" w:rsidR="00FE39F5" w:rsidRPr="006145DB" w:rsidRDefault="00FE39F5" w:rsidP="0076493D">
            <w:pPr>
              <w:pStyle w:val="Textoindependiente"/>
              <w:spacing w:after="0" w:line="240" w:lineRule="auto"/>
              <w:jc w:val="both"/>
              <w:rPr>
                <w:rFonts w:cs="Arial"/>
                <w:sz w:val="20"/>
                <w:szCs w:val="20"/>
                <w:lang w:eastAsia="es-CO"/>
              </w:rPr>
            </w:pPr>
            <w:r w:rsidRPr="006145DB">
              <w:rPr>
                <w:rFonts w:cs="Arial"/>
                <w:sz w:val="20"/>
                <w:szCs w:val="20"/>
                <w:lang w:eastAsia="es-CO"/>
              </w:rPr>
              <w:t>En caso de interrupción parcial o total en la prestación del servicio Centros Crecer, se implementará el plan operativo de continuidad correspondiente.</w:t>
            </w:r>
          </w:p>
        </w:tc>
      </w:tr>
      <w:tr w:rsidR="00FE39F5" w:rsidRPr="006145DB" w14:paraId="1721C0CA" w14:textId="77777777" w:rsidTr="00301133">
        <w:trPr>
          <w:trHeight w:val="983"/>
          <w:jc w:val="center"/>
        </w:trPr>
        <w:tc>
          <w:tcPr>
            <w:tcW w:w="1940" w:type="dxa"/>
            <w:vAlign w:val="center"/>
          </w:tcPr>
          <w:p w14:paraId="13F08430" w14:textId="77777777" w:rsidR="00FE39F5" w:rsidRPr="006145DB" w:rsidRDefault="00FE39F5" w:rsidP="0076493D">
            <w:pPr>
              <w:spacing w:after="0" w:line="240" w:lineRule="auto"/>
              <w:contextualSpacing/>
              <w:jc w:val="both"/>
              <w:rPr>
                <w:rFonts w:cs="Arial"/>
                <w:bCs/>
                <w:sz w:val="20"/>
                <w:szCs w:val="20"/>
                <w:lang w:eastAsia="es-CO"/>
              </w:rPr>
            </w:pPr>
            <w:r w:rsidRPr="006145DB">
              <w:rPr>
                <w:rFonts w:cs="Arial"/>
                <w:bCs/>
                <w:sz w:val="20"/>
                <w:szCs w:val="20"/>
                <w:lang w:eastAsia="es-CO"/>
              </w:rPr>
              <w:t>Condiciones transversales de calidad</w:t>
            </w:r>
          </w:p>
        </w:tc>
        <w:tc>
          <w:tcPr>
            <w:tcW w:w="7455" w:type="dxa"/>
            <w:vAlign w:val="center"/>
          </w:tcPr>
          <w:p w14:paraId="1EB4EAD5" w14:textId="2C4E5DFF" w:rsidR="00FE39F5" w:rsidRPr="006145DB" w:rsidRDefault="00FE39F5" w:rsidP="0076493D">
            <w:pPr>
              <w:pStyle w:val="Textoindependiente"/>
              <w:spacing w:after="0" w:line="240" w:lineRule="auto"/>
              <w:rPr>
                <w:rFonts w:cs="Arial"/>
                <w:sz w:val="20"/>
                <w:szCs w:val="20"/>
                <w:lang w:val="es-CO" w:eastAsia="es-CO"/>
              </w:rPr>
            </w:pPr>
            <w:r w:rsidRPr="006145DB">
              <w:rPr>
                <w:rFonts w:cs="Arial"/>
                <w:sz w:val="20"/>
                <w:szCs w:val="20"/>
                <w:lang w:val="es-CO" w:eastAsia="es-CO"/>
              </w:rPr>
              <w:t>Para el servicio aplican las siguientes categorías:</w:t>
            </w:r>
          </w:p>
          <w:p w14:paraId="09CD1EDC" w14:textId="77777777" w:rsidR="00B34310" w:rsidRPr="006145DB" w:rsidRDefault="00B34310" w:rsidP="0076493D">
            <w:pPr>
              <w:pStyle w:val="Textoindependiente"/>
              <w:spacing w:after="0" w:line="240" w:lineRule="auto"/>
              <w:rPr>
                <w:rFonts w:cs="Arial"/>
                <w:sz w:val="20"/>
                <w:szCs w:val="20"/>
                <w:lang w:val="es-CO" w:eastAsia="es-CO"/>
              </w:rPr>
            </w:pPr>
          </w:p>
          <w:p w14:paraId="1DA1AA26" w14:textId="77777777" w:rsidR="00FE39F5" w:rsidRPr="006145DB" w:rsidRDefault="00FE39F5" w:rsidP="00B34310">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Talento humano</w:t>
            </w:r>
          </w:p>
          <w:p w14:paraId="5E093331" w14:textId="77777777" w:rsidR="00FE39F5" w:rsidRPr="006145DB" w:rsidRDefault="00FE39F5" w:rsidP="00B34310">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Atención Social</w:t>
            </w:r>
          </w:p>
          <w:p w14:paraId="21FDD244" w14:textId="77777777" w:rsidR="00FE39F5" w:rsidRPr="006145DB" w:rsidRDefault="00FE39F5" w:rsidP="00B34310">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 xml:space="preserve">Nutrición </w:t>
            </w:r>
          </w:p>
          <w:p w14:paraId="21785106" w14:textId="77777777" w:rsidR="00FE39F5" w:rsidRPr="006145DB" w:rsidRDefault="00FE39F5" w:rsidP="00B34310">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Salubridad</w:t>
            </w:r>
          </w:p>
          <w:p w14:paraId="1FC91040" w14:textId="77777777" w:rsidR="00FE39F5" w:rsidRPr="006145DB" w:rsidRDefault="00FE39F5" w:rsidP="00B34310">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Ambientes adecuados y seguros</w:t>
            </w:r>
          </w:p>
          <w:p w14:paraId="7F811C25" w14:textId="77777777" w:rsidR="00FE39F5" w:rsidRPr="006145DB" w:rsidRDefault="00FE39F5" w:rsidP="00B34310">
            <w:pPr>
              <w:pStyle w:val="Textoindependiente"/>
              <w:numPr>
                <w:ilvl w:val="0"/>
                <w:numId w:val="53"/>
              </w:numPr>
              <w:spacing w:after="0" w:line="240" w:lineRule="auto"/>
              <w:ind w:left="360"/>
              <w:contextualSpacing/>
              <w:jc w:val="both"/>
              <w:rPr>
                <w:rFonts w:cs="Arial"/>
                <w:sz w:val="20"/>
                <w:szCs w:val="20"/>
                <w:lang w:eastAsia="es-CO"/>
              </w:rPr>
            </w:pPr>
            <w:r w:rsidRPr="006145DB">
              <w:rPr>
                <w:rFonts w:cs="Arial"/>
                <w:sz w:val="20"/>
                <w:szCs w:val="20"/>
                <w:lang w:eastAsia="es-CO"/>
              </w:rPr>
              <w:t>Gestión Administrativa</w:t>
            </w:r>
          </w:p>
        </w:tc>
      </w:tr>
    </w:tbl>
    <w:p w14:paraId="4D77E25D" w14:textId="3B500154" w:rsidR="00094297" w:rsidRPr="006145DB" w:rsidRDefault="00094297" w:rsidP="005B435E">
      <w:pPr>
        <w:spacing w:after="0" w:line="240" w:lineRule="auto"/>
        <w:rPr>
          <w:rFonts w:cs="Arial"/>
          <w:color w:val="EE0000"/>
        </w:rPr>
      </w:pPr>
    </w:p>
    <w:p w14:paraId="12D11528" w14:textId="7242570E" w:rsidR="00DA47BB" w:rsidRPr="006145DB" w:rsidRDefault="00B226F7">
      <w:pPr>
        <w:pStyle w:val="Ttulo1"/>
        <w:numPr>
          <w:ilvl w:val="2"/>
          <w:numId w:val="72"/>
        </w:numPr>
        <w:ind w:left="993"/>
        <w:jc w:val="center"/>
      </w:pPr>
      <w:r w:rsidRPr="006145DB">
        <w:t xml:space="preserve"> </w:t>
      </w:r>
      <w:bookmarkStart w:id="288" w:name="_Toc210213215"/>
      <w:bookmarkStart w:id="289" w:name="_Toc213273488"/>
      <w:bookmarkStart w:id="290" w:name="_Toc213276115"/>
      <w:bookmarkStart w:id="291" w:name="_Toc216902449"/>
      <w:r w:rsidR="00DA6BDF" w:rsidRPr="006145DB">
        <w:t xml:space="preserve">Servicio </w:t>
      </w:r>
      <w:r w:rsidR="00AB2DF7" w:rsidRPr="006145DB">
        <w:t xml:space="preserve">Centros </w:t>
      </w:r>
      <w:r w:rsidR="00467D6D" w:rsidRPr="006145DB">
        <w:t>integrarte atención interna</w:t>
      </w:r>
      <w:bookmarkEnd w:id="288"/>
      <w:bookmarkEnd w:id="289"/>
      <w:bookmarkEnd w:id="290"/>
      <w:bookmarkEnd w:id="29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4"/>
        <w:gridCol w:w="7781"/>
      </w:tblGrid>
      <w:tr w:rsidR="005B3267" w:rsidRPr="006145DB" w14:paraId="7D4809D7" w14:textId="77777777" w:rsidTr="00301133">
        <w:trPr>
          <w:trHeight w:val="585"/>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305D7F12" w14:textId="77777777" w:rsidR="005B3267" w:rsidRPr="006145DB" w:rsidRDefault="005B3267" w:rsidP="00301133">
            <w:pPr>
              <w:spacing w:after="0" w:line="240" w:lineRule="auto"/>
              <w:rPr>
                <w:rFonts w:eastAsia="Times New Roman" w:cs="Arial"/>
                <w:bCs/>
                <w:sz w:val="20"/>
                <w:szCs w:val="20"/>
                <w:lang w:eastAsia="es-CO"/>
              </w:rPr>
            </w:pPr>
            <w:r w:rsidRPr="006145DB">
              <w:rPr>
                <w:rFonts w:cs="Arial"/>
                <w:bCs/>
                <w:sz w:val="20"/>
                <w:szCs w:val="20"/>
                <w:lang w:eastAsia="es-CO"/>
              </w:rPr>
              <w:t>Objeto del Servicio Social</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DE09F32" w14:textId="77777777" w:rsidR="005B3267" w:rsidRPr="006145DB" w:rsidRDefault="005B3267" w:rsidP="00301133">
            <w:pPr>
              <w:spacing w:after="0" w:line="240" w:lineRule="auto"/>
              <w:jc w:val="both"/>
              <w:rPr>
                <w:rFonts w:cs="Arial"/>
                <w:bCs/>
                <w:sz w:val="20"/>
                <w:szCs w:val="20"/>
                <w:highlight w:val="darkBlue"/>
                <w:lang w:eastAsia="es-CO"/>
              </w:rPr>
            </w:pPr>
            <w:r w:rsidRPr="006145DB">
              <w:rPr>
                <w:rFonts w:cs="Arial"/>
                <w:bCs/>
                <w:sz w:val="20"/>
                <w:szCs w:val="20"/>
                <w:lang w:eastAsia="es-CO"/>
              </w:rPr>
              <w:t>Promover el desarrollo y fortalecimiento de competencias que permita a las personas con discapacidad, adquirir destrezas en la ejecución de sus actividades básicas e instrumentales de la vida diaria, aportando a aumentar los niveles de independencia y socialización, que permitan la inclusión a diferentes entornos acorde a las habilidades y capacidades de cada persona. Las personas vinculadas a este servicio son atendidas 24 horas durante los 7 días de la semana.</w:t>
            </w:r>
          </w:p>
        </w:tc>
      </w:tr>
      <w:tr w:rsidR="005B3267" w:rsidRPr="006145DB" w14:paraId="1C56B0E6" w14:textId="77777777" w:rsidTr="00301133">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4FAE84A6" w14:textId="77777777" w:rsidR="005B3267" w:rsidRPr="006145DB" w:rsidRDefault="005B3267" w:rsidP="00301133">
            <w:pPr>
              <w:spacing w:after="0" w:line="240" w:lineRule="auto"/>
              <w:rPr>
                <w:rFonts w:cs="Arial"/>
                <w:bCs/>
                <w:sz w:val="20"/>
                <w:szCs w:val="20"/>
                <w:lang w:eastAsia="es-CO"/>
              </w:rPr>
            </w:pPr>
            <w:r w:rsidRPr="006145DB">
              <w:rPr>
                <w:rFonts w:cs="Arial"/>
                <w:bCs/>
                <w:sz w:val="20"/>
                <w:szCs w:val="20"/>
                <w:lang w:eastAsia="es-CO"/>
              </w:rPr>
              <w:t>Oferta del Servicio Social</w:t>
            </w:r>
          </w:p>
        </w:tc>
        <w:tc>
          <w:tcPr>
            <w:tcW w:w="4141" w:type="pct"/>
            <w:tcBorders>
              <w:top w:val="single" w:sz="4" w:space="0" w:color="auto"/>
              <w:left w:val="single" w:sz="4" w:space="0" w:color="auto"/>
              <w:bottom w:val="single" w:sz="4" w:space="0" w:color="auto"/>
              <w:right w:val="single" w:sz="4" w:space="0" w:color="auto"/>
            </w:tcBorders>
            <w:vAlign w:val="center"/>
            <w:hideMark/>
          </w:tcPr>
          <w:p w14:paraId="7523C4C5"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Atención Integral orientada al desarrollo de competencias emocionales, adaptativas, motoras y ocupacionales y la generación de espacios de inclusión.</w:t>
            </w:r>
          </w:p>
          <w:p w14:paraId="7840AC0E"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Alojamiento 24 horas.</w:t>
            </w:r>
          </w:p>
          <w:p w14:paraId="641583E7"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Vestuario.</w:t>
            </w:r>
          </w:p>
          <w:p w14:paraId="287227A3"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Alimentación de acuerdo con las orientaciones definidas por la entidad.</w:t>
            </w:r>
          </w:p>
          <w:p w14:paraId="3E674F36"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Servicio de Transporte para salidas lúdicas, recreativas, pedagógicas, movilización a espacios de inclusión, citas médicas entre otras.</w:t>
            </w:r>
          </w:p>
        </w:tc>
      </w:tr>
      <w:tr w:rsidR="005B3267" w:rsidRPr="006145DB" w14:paraId="4044DB8B" w14:textId="77777777" w:rsidTr="00301133">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44CD18B5" w14:textId="77777777" w:rsidR="005B3267" w:rsidRPr="006145DB" w:rsidRDefault="005B3267" w:rsidP="00301133">
            <w:pPr>
              <w:spacing w:after="0" w:line="240" w:lineRule="auto"/>
              <w:rPr>
                <w:rFonts w:eastAsia="Times New Roman" w:cs="Arial"/>
                <w:bCs/>
                <w:sz w:val="20"/>
                <w:szCs w:val="20"/>
                <w:lang w:eastAsia="es-CO"/>
              </w:rPr>
            </w:pPr>
            <w:r w:rsidRPr="006145DB">
              <w:rPr>
                <w:rFonts w:cs="Arial"/>
                <w:bCs/>
                <w:sz w:val="20"/>
                <w:szCs w:val="20"/>
                <w:lang w:eastAsia="es-CO"/>
              </w:rPr>
              <w:t xml:space="preserve">Tipo de Focalización </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B39B797" w14:textId="77777777" w:rsidR="005B3267" w:rsidRPr="006145DB" w:rsidRDefault="005B3267" w:rsidP="00301133">
            <w:pPr>
              <w:tabs>
                <w:tab w:val="left" w:pos="709"/>
              </w:tabs>
              <w:spacing w:after="0" w:line="240" w:lineRule="auto"/>
              <w:rPr>
                <w:rFonts w:cs="Arial"/>
                <w:bCs/>
                <w:sz w:val="20"/>
                <w:szCs w:val="20"/>
                <w:lang w:eastAsia="es-CO"/>
              </w:rPr>
            </w:pPr>
            <w:r w:rsidRPr="006145DB">
              <w:rPr>
                <w:rFonts w:eastAsia="Calibri" w:cs="Arial"/>
                <w:sz w:val="20"/>
                <w:szCs w:val="20"/>
                <w:lang w:eastAsia="es-CO"/>
              </w:rPr>
              <w:t>Por demanda.</w:t>
            </w:r>
          </w:p>
        </w:tc>
      </w:tr>
      <w:tr w:rsidR="005B3267" w:rsidRPr="006145DB" w14:paraId="5225C14F" w14:textId="77777777" w:rsidTr="00301133">
        <w:trPr>
          <w:trHeight w:val="5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2CA74C79" w14:textId="77777777" w:rsidR="005B3267" w:rsidRPr="006145DB" w:rsidRDefault="005B3267" w:rsidP="00301133">
            <w:pPr>
              <w:spacing w:after="0" w:line="240" w:lineRule="auto"/>
              <w:rPr>
                <w:rFonts w:cs="Arial"/>
                <w:bCs/>
                <w:sz w:val="20"/>
                <w:szCs w:val="20"/>
                <w:lang w:eastAsia="es-CO"/>
              </w:rPr>
            </w:pPr>
            <w:r w:rsidRPr="006145DB">
              <w:rPr>
                <w:rFonts w:cs="Arial"/>
                <w:bCs/>
                <w:sz w:val="20"/>
                <w:szCs w:val="20"/>
                <w:lang w:eastAsia="es-CO"/>
              </w:rPr>
              <w:t>Población Objetivo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292D83CB" w14:textId="77777777" w:rsidR="005B3267" w:rsidRPr="006145DB" w:rsidRDefault="005B3267" w:rsidP="00301133">
            <w:pPr>
              <w:spacing w:after="0" w:line="240" w:lineRule="auto"/>
              <w:jc w:val="both"/>
              <w:rPr>
                <w:rFonts w:cs="Arial"/>
                <w:bCs/>
                <w:sz w:val="20"/>
                <w:szCs w:val="20"/>
                <w:lang w:eastAsia="es-CO"/>
              </w:rPr>
            </w:pPr>
            <w:r w:rsidRPr="006145DB">
              <w:rPr>
                <w:rFonts w:cs="Arial"/>
                <w:sz w:val="20"/>
                <w:szCs w:val="20"/>
                <w:lang w:eastAsia="es-CO"/>
              </w:rPr>
              <w:t>Personas con discapacidad que se encuentren en edades entre los dieciocho (18) años y hasta los cincuenta y nueve (59) años once (11) meses de edad, con discapacidad intelectual o psicosocial o física o múltiple, que requieran apoyos extensos o generalizados, o con discapacidad intelectual o psicosocial que requieran apoyos intermitentes o limitados que se encuentren en abandono social o que su cuidador no pueda ejercer su cuidado, que no se encuentren en fase aguda de enfermedad y que no presenten trastorno de la personalidad, que residan en la ciudad de Bogotá D.C., que no cuenten con una red familiar o social de apoyo que garantice su cuidado, que no perciba pensión o subsidio económico mayor o igual a 1 SMMLV, verificado de acuerdo con los procedimientos establecidos por la entidad.</w:t>
            </w:r>
          </w:p>
        </w:tc>
      </w:tr>
      <w:tr w:rsidR="005B3267" w:rsidRPr="006145DB" w14:paraId="01DC46DE" w14:textId="77777777" w:rsidTr="00301133">
        <w:trPr>
          <w:trHeight w:val="56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0D75E73E" w14:textId="77777777" w:rsidR="005B3267" w:rsidRPr="006145DB" w:rsidRDefault="005B3267" w:rsidP="00301133">
            <w:pPr>
              <w:spacing w:after="0" w:line="240" w:lineRule="auto"/>
              <w:rPr>
                <w:rFonts w:cs="Arial"/>
                <w:bCs/>
                <w:sz w:val="20"/>
                <w:szCs w:val="20"/>
                <w:lang w:eastAsia="es-CO"/>
              </w:rPr>
            </w:pPr>
            <w:r w:rsidRPr="006145DB">
              <w:rPr>
                <w:rFonts w:cs="Arial"/>
                <w:bCs/>
                <w:sz w:val="20"/>
                <w:szCs w:val="20"/>
                <w:lang w:eastAsia="es-CO"/>
              </w:rPr>
              <w:t>Criterios de priorización</w:t>
            </w:r>
          </w:p>
        </w:tc>
        <w:tc>
          <w:tcPr>
            <w:tcW w:w="4141" w:type="pct"/>
            <w:tcBorders>
              <w:top w:val="single" w:sz="4" w:space="0" w:color="auto"/>
              <w:left w:val="single" w:sz="4" w:space="0" w:color="auto"/>
              <w:bottom w:val="single" w:sz="4" w:space="0" w:color="auto"/>
              <w:right w:val="single" w:sz="4" w:space="0" w:color="auto"/>
            </w:tcBorders>
            <w:vAlign w:val="center"/>
            <w:hideMark/>
          </w:tcPr>
          <w:p w14:paraId="7F34EC71" w14:textId="77777777" w:rsidR="005B3267" w:rsidRPr="006145DB" w:rsidRDefault="005B3267" w:rsidP="005B3267">
            <w:pPr>
              <w:numPr>
                <w:ilvl w:val="0"/>
                <w:numId w:val="172"/>
              </w:numPr>
              <w:spacing w:after="0" w:line="240" w:lineRule="auto"/>
              <w:jc w:val="both"/>
              <w:rPr>
                <w:rFonts w:eastAsia="Arial" w:cs="Arial"/>
                <w:sz w:val="20"/>
                <w:szCs w:val="20"/>
                <w:lang w:eastAsia="es-MX"/>
              </w:rPr>
            </w:pPr>
            <w:r w:rsidRPr="006145DB">
              <w:rPr>
                <w:rFonts w:cs="Arial"/>
                <w:sz w:val="20"/>
                <w:szCs w:val="20"/>
              </w:rPr>
              <w:t>Persona con discapacidad víctima de hechos violentos asociados con el conflicto armado, residente en la ciudad de Bogotá y de acuerdo con las directrices establecidas en la Ley 1448/2011 y los Decretos Nacionales 4633, 4634 y 4635 de 2011 y la Ley 2078/21 con estado incluido en el Registro Único de Víctimas – RUV.</w:t>
            </w:r>
          </w:p>
          <w:p w14:paraId="2C5FB0B9" w14:textId="77777777" w:rsidR="005B3267" w:rsidRPr="006145DB" w:rsidRDefault="005B3267" w:rsidP="005B3267">
            <w:pPr>
              <w:numPr>
                <w:ilvl w:val="0"/>
                <w:numId w:val="172"/>
              </w:numPr>
              <w:spacing w:after="0" w:line="240" w:lineRule="auto"/>
              <w:jc w:val="both"/>
              <w:rPr>
                <w:rFonts w:eastAsia="Arial" w:cs="Arial"/>
                <w:sz w:val="20"/>
                <w:szCs w:val="20"/>
              </w:rPr>
            </w:pPr>
            <w:r w:rsidRPr="006145DB">
              <w:rPr>
                <w:rFonts w:eastAsia="Arial" w:cs="Arial"/>
                <w:sz w:val="20"/>
                <w:szCs w:val="20"/>
              </w:rPr>
              <w:t xml:space="preserve">Persona con discapacidad que pertenezca a familias con dos o más integrantes con discapacidad. </w:t>
            </w:r>
          </w:p>
          <w:p w14:paraId="6E0B84D8" w14:textId="77777777" w:rsidR="005B3267" w:rsidRPr="006145DB" w:rsidRDefault="005B3267" w:rsidP="005B3267">
            <w:pPr>
              <w:numPr>
                <w:ilvl w:val="0"/>
                <w:numId w:val="172"/>
              </w:numPr>
              <w:spacing w:after="0" w:line="240" w:lineRule="auto"/>
              <w:jc w:val="both"/>
              <w:rPr>
                <w:rFonts w:eastAsia="Arial" w:cs="Arial"/>
                <w:sz w:val="20"/>
                <w:szCs w:val="20"/>
                <w:lang w:eastAsia="es-MX"/>
              </w:rPr>
            </w:pPr>
            <w:r w:rsidRPr="006145DB">
              <w:rPr>
                <w:rFonts w:eastAsia="Arial" w:cs="Arial"/>
                <w:sz w:val="20"/>
                <w:szCs w:val="20"/>
              </w:rPr>
              <w:t>Persona con discapacidad, Indígena, Afrocolombiana, Palanquera, Raizal, Rom o Gitana registrada en los listados oficiales, avalados por la entidad gubernamental competente o registrada en el Sistema Nacional de Información Indígena, los listados censales de los cabildos indígenas avalados y/o el Consejo Consultivo y de Concertación para los Pueblos Indígenas en Bogotá y/o la comisión Consultiva de las Comunidades Negras, Afrocolombianas, Raizales y Palenqueras en Bogotá.</w:t>
            </w:r>
          </w:p>
          <w:p w14:paraId="4AF431ED" w14:textId="77777777" w:rsidR="005B3267" w:rsidRPr="006145DB" w:rsidRDefault="005B3267" w:rsidP="005B3267">
            <w:pPr>
              <w:numPr>
                <w:ilvl w:val="0"/>
                <w:numId w:val="172"/>
              </w:numPr>
              <w:spacing w:after="0" w:line="240" w:lineRule="auto"/>
              <w:jc w:val="both"/>
              <w:rPr>
                <w:rFonts w:eastAsia="Arial" w:cs="Arial"/>
                <w:sz w:val="20"/>
                <w:szCs w:val="20"/>
              </w:rPr>
            </w:pPr>
            <w:r w:rsidRPr="006145DB">
              <w:rPr>
                <w:rFonts w:eastAsia="Arial" w:cs="Arial"/>
                <w:sz w:val="20"/>
                <w:szCs w:val="20"/>
              </w:rPr>
              <w:t>Persona con discapacidad que esté bajo el cuidado de personas mayores de 60 años o que el cuidador-a se encuentre en condiciones médicas que le dificulte o impida ejercer dicho rol.</w:t>
            </w:r>
          </w:p>
          <w:p w14:paraId="152C3AD3" w14:textId="77777777" w:rsidR="005B3267" w:rsidRPr="006145DB" w:rsidRDefault="005B3267" w:rsidP="005B3267">
            <w:pPr>
              <w:numPr>
                <w:ilvl w:val="0"/>
                <w:numId w:val="172"/>
              </w:numPr>
              <w:spacing w:after="0" w:line="240" w:lineRule="auto"/>
              <w:jc w:val="both"/>
              <w:rPr>
                <w:rFonts w:eastAsia="Arial" w:cs="Arial"/>
                <w:sz w:val="20"/>
                <w:szCs w:val="20"/>
              </w:rPr>
            </w:pPr>
            <w:r w:rsidRPr="006145DB">
              <w:rPr>
                <w:rFonts w:eastAsia="Arial" w:cs="Arial"/>
                <w:sz w:val="20"/>
                <w:szCs w:val="20"/>
              </w:rPr>
              <w:t>Persona con discapacidad perteneciente a los sectores LGTBI.</w:t>
            </w:r>
          </w:p>
          <w:p w14:paraId="5CD96F71" w14:textId="77777777" w:rsidR="005B3267" w:rsidRPr="006145DB" w:rsidRDefault="005B3267" w:rsidP="005B3267">
            <w:pPr>
              <w:numPr>
                <w:ilvl w:val="0"/>
                <w:numId w:val="172"/>
              </w:numPr>
              <w:spacing w:after="0" w:line="240" w:lineRule="auto"/>
              <w:jc w:val="both"/>
              <w:rPr>
                <w:rFonts w:eastAsia="Arial" w:cs="Arial"/>
                <w:sz w:val="20"/>
                <w:szCs w:val="20"/>
              </w:rPr>
            </w:pPr>
            <w:r w:rsidRPr="006145DB">
              <w:rPr>
                <w:rFonts w:eastAsia="Arial" w:cs="Arial"/>
                <w:sz w:val="20"/>
                <w:szCs w:val="20"/>
              </w:rPr>
              <w:t>Persona con discapacidad que no se encuentre recibiendo beneficios o servicios del Estado.</w:t>
            </w:r>
          </w:p>
          <w:p w14:paraId="1C952422" w14:textId="77777777" w:rsidR="005B3267" w:rsidRPr="006145DB" w:rsidRDefault="005B3267" w:rsidP="005B3267">
            <w:pPr>
              <w:numPr>
                <w:ilvl w:val="0"/>
                <w:numId w:val="172"/>
              </w:numPr>
              <w:spacing w:after="0" w:line="240" w:lineRule="auto"/>
              <w:jc w:val="both"/>
              <w:rPr>
                <w:rFonts w:eastAsia="Arial" w:cs="Arial"/>
                <w:sz w:val="20"/>
                <w:szCs w:val="20"/>
              </w:rPr>
            </w:pPr>
            <w:r w:rsidRPr="006145DB">
              <w:rPr>
                <w:rFonts w:eastAsia="Arial" w:cs="Arial"/>
                <w:sz w:val="20"/>
                <w:szCs w:val="20"/>
              </w:rPr>
              <w:t xml:space="preserve">Persona con discapacidad que no hayan recibido beneficios o servicios del Estado. </w:t>
            </w:r>
          </w:p>
          <w:p w14:paraId="2097FD47" w14:textId="77777777" w:rsidR="005B3267" w:rsidRPr="006145DB" w:rsidRDefault="005B3267" w:rsidP="005B3267">
            <w:pPr>
              <w:numPr>
                <w:ilvl w:val="0"/>
                <w:numId w:val="172"/>
              </w:numPr>
              <w:spacing w:after="0" w:line="240" w:lineRule="auto"/>
              <w:jc w:val="both"/>
              <w:rPr>
                <w:rFonts w:eastAsia="Arial" w:cs="Arial"/>
                <w:sz w:val="20"/>
                <w:szCs w:val="20"/>
                <w:lang w:eastAsia="es-MX"/>
              </w:rPr>
            </w:pPr>
            <w:r w:rsidRPr="006145DB">
              <w:rPr>
                <w:rFonts w:eastAsia="Arial" w:cs="Arial"/>
                <w:sz w:val="20"/>
                <w:szCs w:val="20"/>
              </w:rPr>
              <w:t xml:space="preserve">Persona con discapacidad remitida por otros servicios de la SDIS o por otras entidades del orden distrital. </w:t>
            </w:r>
          </w:p>
        </w:tc>
      </w:tr>
      <w:tr w:rsidR="005B3267" w:rsidRPr="006145DB" w14:paraId="48CB0DCB" w14:textId="77777777" w:rsidTr="00301133">
        <w:trPr>
          <w:trHeight w:val="873"/>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7A975D5B" w14:textId="77777777" w:rsidR="005B3267" w:rsidRPr="006145DB" w:rsidRDefault="005B3267" w:rsidP="00301133">
            <w:pPr>
              <w:spacing w:after="0" w:line="240" w:lineRule="auto"/>
              <w:rPr>
                <w:rFonts w:eastAsia="Times New Roman" w:cs="Arial"/>
                <w:bCs/>
                <w:sz w:val="20"/>
                <w:szCs w:val="20"/>
                <w:lang w:eastAsia="es-CO"/>
              </w:rPr>
            </w:pPr>
            <w:r w:rsidRPr="006145DB">
              <w:rPr>
                <w:rFonts w:cs="Arial"/>
                <w:bCs/>
                <w:sz w:val="20"/>
                <w:szCs w:val="20"/>
                <w:lang w:eastAsia="es-CO"/>
              </w:rPr>
              <w:t>Criterios de Ingreso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1BE55A6F" w14:textId="77777777" w:rsidR="005B3267" w:rsidRPr="006145DB" w:rsidRDefault="005B3267" w:rsidP="00301133">
            <w:pPr>
              <w:tabs>
                <w:tab w:val="left" w:pos="709"/>
              </w:tabs>
              <w:spacing w:after="0" w:line="240" w:lineRule="auto"/>
              <w:jc w:val="both"/>
              <w:rPr>
                <w:rFonts w:cs="Arial"/>
                <w:bCs/>
                <w:sz w:val="20"/>
                <w:szCs w:val="20"/>
                <w:lang w:eastAsia="es-CO"/>
              </w:rPr>
            </w:pPr>
            <w:r w:rsidRPr="006145DB">
              <w:rPr>
                <w:rFonts w:cs="Arial"/>
                <w:sz w:val="20"/>
                <w:szCs w:val="20"/>
                <w:lang w:eastAsia="es-CO"/>
              </w:rPr>
              <w:t>Personas con discapacidad que se encuentren en edades entre los dieciocho (18) años y hasta los cincuenta y nueve (59) años once (11) meses de edad, con discapacidad intelectual o psicosocial o física o múltiple, que requieran de apoyos de extensos o generalizados, o con discapacidad intelectual o psicosocial que requieran apoyos intermitentes o limitados que se encuentren en abandono social o que su cuidador no pueda ejercer su cuidado, que residan en la ciudad de Bogotá D.C., que no cuenten con una red familiar o social de apoyo que garantice su cuidado, que no perciba pensión o subsidio económico mayor o igual a 1 SMMLV, verificado de acuerdo con los procedimientos establecidos por la entidad</w:t>
            </w:r>
            <w:r w:rsidRPr="006145DB">
              <w:rPr>
                <w:rFonts w:cs="Arial"/>
                <w:bCs/>
                <w:sz w:val="20"/>
                <w:szCs w:val="20"/>
                <w:lang w:eastAsia="es-CO"/>
              </w:rPr>
              <w:t>.</w:t>
            </w:r>
          </w:p>
        </w:tc>
      </w:tr>
      <w:tr w:rsidR="005B3267" w:rsidRPr="006145DB" w14:paraId="5AD694AB" w14:textId="77777777" w:rsidTr="00301133">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30DD0ACD" w14:textId="77777777" w:rsidR="005B3267" w:rsidRPr="006145DB" w:rsidRDefault="005B3267" w:rsidP="00301133">
            <w:pPr>
              <w:spacing w:after="0" w:line="240" w:lineRule="auto"/>
              <w:rPr>
                <w:rFonts w:cs="Arial"/>
                <w:bCs/>
                <w:sz w:val="20"/>
                <w:szCs w:val="20"/>
                <w:lang w:eastAsia="es-CO"/>
              </w:rPr>
            </w:pPr>
            <w:r w:rsidRPr="006145DB">
              <w:rPr>
                <w:rFonts w:cs="Arial"/>
                <w:bCs/>
                <w:sz w:val="20"/>
                <w:szCs w:val="20"/>
                <w:lang w:eastAsia="es-CO"/>
              </w:rPr>
              <w:t>Criterios de Egreso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2AF41D16"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Retiro voluntario manifestado libre y expresamente por escrito previo estudio de caso</w:t>
            </w:r>
          </w:p>
          <w:p w14:paraId="720C9AD3"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Fallecimiento del participante.</w:t>
            </w:r>
          </w:p>
          <w:p w14:paraId="689C7594"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 xml:space="preserve">Cuando el participante durante el proceso de atención presente una condición de salud que requiera de cuidados especiales permanentes y que impida su participación en el servicio, previo estudio de caso. </w:t>
            </w:r>
          </w:p>
          <w:p w14:paraId="5557A261"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 xml:space="preserve">Inconsistencia en la documentación presentada u omisión de la información suministrada para acceder a la modalidad de atención.  </w:t>
            </w:r>
          </w:p>
          <w:p w14:paraId="1DFD477F"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Evasión del participante del centro, luego de haber establecido las acciones de búsqueda en los tiempos establecidos en el anexo técnico.</w:t>
            </w:r>
          </w:p>
          <w:p w14:paraId="18AC87F7"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Percibir pensión o subsidio económico mayor o igual a 1 SMMLV, verificado de acuerdo con los procedimientos establecidos por la entidad.</w:t>
            </w:r>
          </w:p>
          <w:p w14:paraId="2DE8C461"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Traslado de ciudad de residencia del participante fuera de la ciudad de Bogotá D. C.</w:t>
            </w:r>
          </w:p>
          <w:p w14:paraId="55C2992D"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Traslado del participante a otra modalidad de atención del proyecto de discapacidad o servicio de la SDIS.</w:t>
            </w:r>
          </w:p>
          <w:p w14:paraId="257B2851"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 xml:space="preserve">Cuando el participante se vincule a un proceso ocupacional o laboral sostenible y se hayan cumplido los objetivos y finalizado el plan de apoyo para el mantenimiento en dicho proceso.   </w:t>
            </w:r>
          </w:p>
          <w:p w14:paraId="00C68485"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 xml:space="preserve">Cuando el participante que cumpla 60 años cuente con cupo para su traslado a una modalidad de atención para personas mayores de la subdirección para la vejez que provea su cuidado y garantía de derechos fundamentales. </w:t>
            </w:r>
          </w:p>
        </w:tc>
      </w:tr>
      <w:tr w:rsidR="005B3267" w:rsidRPr="006145DB" w14:paraId="7207F4DB" w14:textId="77777777" w:rsidTr="00301133">
        <w:trPr>
          <w:trHeight w:val="274"/>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7512405B" w14:textId="77777777" w:rsidR="005B3267" w:rsidRPr="006145DB" w:rsidRDefault="005B3267" w:rsidP="00301133">
            <w:pPr>
              <w:spacing w:after="0" w:line="240" w:lineRule="auto"/>
              <w:rPr>
                <w:rFonts w:cs="Arial"/>
                <w:bCs/>
                <w:sz w:val="20"/>
                <w:szCs w:val="20"/>
                <w:lang w:eastAsia="es-CO"/>
              </w:rPr>
            </w:pPr>
            <w:r w:rsidRPr="006145DB">
              <w:rPr>
                <w:rFonts w:cs="Arial"/>
                <w:bCs/>
                <w:sz w:val="20"/>
                <w:szCs w:val="20"/>
                <w:lang w:eastAsia="es-CO"/>
              </w:rPr>
              <w:t>Restricciones</w:t>
            </w:r>
          </w:p>
        </w:tc>
        <w:tc>
          <w:tcPr>
            <w:tcW w:w="4141" w:type="pct"/>
            <w:tcBorders>
              <w:top w:val="single" w:sz="4" w:space="0" w:color="auto"/>
              <w:left w:val="single" w:sz="4" w:space="0" w:color="auto"/>
              <w:bottom w:val="single" w:sz="4" w:space="0" w:color="auto"/>
              <w:right w:val="single" w:sz="4" w:space="0" w:color="auto"/>
            </w:tcBorders>
            <w:vAlign w:val="center"/>
            <w:hideMark/>
          </w:tcPr>
          <w:p w14:paraId="583BDF5D" w14:textId="77777777" w:rsidR="005B3267" w:rsidRPr="006145DB" w:rsidRDefault="005B3267" w:rsidP="00301133">
            <w:pPr>
              <w:pStyle w:val="Encabezado"/>
              <w:jc w:val="both"/>
              <w:rPr>
                <w:rFonts w:cs="Arial"/>
                <w:bCs/>
                <w:sz w:val="20"/>
                <w:szCs w:val="20"/>
              </w:rPr>
            </w:pPr>
            <w:r w:rsidRPr="006145DB">
              <w:rPr>
                <w:rFonts w:cs="Arial"/>
                <w:bCs/>
                <w:sz w:val="20"/>
                <w:szCs w:val="20"/>
              </w:rPr>
              <w:t>Simultaneidad</w:t>
            </w:r>
          </w:p>
          <w:p w14:paraId="0BF4D9D1" w14:textId="77777777" w:rsidR="005B3267" w:rsidRPr="006145DB" w:rsidRDefault="005B3267" w:rsidP="00301133">
            <w:pPr>
              <w:pStyle w:val="Encabezado"/>
              <w:jc w:val="both"/>
              <w:rPr>
                <w:rFonts w:cs="Arial"/>
                <w:bCs/>
                <w:sz w:val="20"/>
                <w:szCs w:val="20"/>
              </w:rPr>
            </w:pPr>
          </w:p>
          <w:p w14:paraId="4B54D109" w14:textId="77777777" w:rsidR="005B3267" w:rsidRPr="006145DB" w:rsidRDefault="005B3267" w:rsidP="00301133">
            <w:pPr>
              <w:pStyle w:val="Encabezado"/>
              <w:jc w:val="both"/>
              <w:rPr>
                <w:rFonts w:cs="Arial"/>
                <w:bCs/>
                <w:sz w:val="20"/>
                <w:szCs w:val="20"/>
              </w:rPr>
            </w:pPr>
            <w:r w:rsidRPr="006145DB">
              <w:rPr>
                <w:rFonts w:cs="Arial"/>
                <w:bCs/>
                <w:sz w:val="20"/>
                <w:szCs w:val="20"/>
              </w:rPr>
              <w:t xml:space="preserve">Persona con discapacidad que participe en los siguientes servicios o modalidades de atención:  </w:t>
            </w:r>
          </w:p>
          <w:p w14:paraId="0FE42342"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Servicio Comedores Comunitarios.</w:t>
            </w:r>
          </w:p>
          <w:p w14:paraId="3E295E6A"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Servicio hogar de paso día y hogar de paso noche para la atención de la población habitante de calle.</w:t>
            </w:r>
          </w:p>
          <w:p w14:paraId="5417CE44"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Servicio desarrollo integral y diferencial para población habitante de calle y en alto riesgo de estarlo</w:t>
            </w:r>
          </w:p>
          <w:p w14:paraId="3050E4AA"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Servicio atención y desarrollo de capacidades para mujeres habitantes de calle</w:t>
            </w:r>
          </w:p>
          <w:p w14:paraId="2A611F0F"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Servicio de atención sociosanitaria para población habitante de calle.</w:t>
            </w:r>
          </w:p>
          <w:p w14:paraId="6AF138FF"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Servicio comunidad de vida para población habitante de calle.</w:t>
            </w:r>
          </w:p>
          <w:p w14:paraId="43247178"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 xml:space="preserve">Servicio alta dependencia física, mental o cognitiva para población habitante de calle. </w:t>
            </w:r>
          </w:p>
          <w:p w14:paraId="6821D28C"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Servicio Fortalecimiento a la inclusión y apoyo alimentario a personas con discapacidad.</w:t>
            </w:r>
          </w:p>
          <w:p w14:paraId="74972969" w14:textId="77777777" w:rsidR="005B3267" w:rsidRPr="006145DB" w:rsidRDefault="005B3267" w:rsidP="005B3267">
            <w:pPr>
              <w:numPr>
                <w:ilvl w:val="0"/>
                <w:numId w:val="4"/>
              </w:numPr>
              <w:spacing w:after="0" w:line="240" w:lineRule="auto"/>
              <w:jc w:val="both"/>
              <w:rPr>
                <w:rFonts w:cs="Arial"/>
                <w:sz w:val="20"/>
                <w:szCs w:val="20"/>
              </w:rPr>
            </w:pPr>
            <w:r w:rsidRPr="006145DB">
              <w:rPr>
                <w:rFonts w:cs="Arial"/>
                <w:sz w:val="20"/>
                <w:szCs w:val="20"/>
              </w:rPr>
              <w:t xml:space="preserve">Servicio para la integración y los derechos del migrante, refugiado y retornado con su modalidad ayuda humanitaria para la estabilización. </w:t>
            </w:r>
          </w:p>
          <w:p w14:paraId="661C9834" w14:textId="77777777" w:rsidR="005B3267" w:rsidRPr="006145DB" w:rsidRDefault="005B3267" w:rsidP="005B3267">
            <w:pPr>
              <w:numPr>
                <w:ilvl w:val="0"/>
                <w:numId w:val="4"/>
              </w:numPr>
              <w:spacing w:after="0" w:line="240" w:lineRule="auto"/>
              <w:jc w:val="both"/>
              <w:rPr>
                <w:rFonts w:cs="Arial"/>
                <w:bCs/>
                <w:sz w:val="20"/>
                <w:szCs w:val="20"/>
              </w:rPr>
            </w:pPr>
            <w:r w:rsidRPr="006145DB">
              <w:rPr>
                <w:rFonts w:cs="Arial"/>
                <w:sz w:val="20"/>
                <w:szCs w:val="20"/>
              </w:rPr>
              <w:t>Servicio para la integración y los derechos del migrante, refugiado y retornado con su modalidad Integración en tú camino.</w:t>
            </w:r>
          </w:p>
        </w:tc>
      </w:tr>
      <w:tr w:rsidR="005B3267" w:rsidRPr="006145DB" w14:paraId="4CC45511" w14:textId="77777777" w:rsidTr="00301133">
        <w:trPr>
          <w:trHeight w:val="432"/>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364959F7" w14:textId="77777777" w:rsidR="005B3267" w:rsidRPr="006145DB" w:rsidRDefault="005B3267" w:rsidP="00301133">
            <w:pPr>
              <w:spacing w:after="0" w:line="240" w:lineRule="auto"/>
              <w:rPr>
                <w:rFonts w:cs="Arial"/>
                <w:bCs/>
                <w:sz w:val="20"/>
                <w:szCs w:val="20"/>
                <w:lang w:eastAsia="es-CO"/>
              </w:rPr>
            </w:pPr>
            <w:r w:rsidRPr="006145DB">
              <w:rPr>
                <w:rFonts w:cs="Arial"/>
                <w:bCs/>
                <w:sz w:val="20"/>
                <w:szCs w:val="20"/>
                <w:lang w:eastAsia="es-CO"/>
              </w:rPr>
              <w:t xml:space="preserve">Ejecución </w:t>
            </w:r>
          </w:p>
        </w:tc>
        <w:tc>
          <w:tcPr>
            <w:tcW w:w="4141" w:type="pct"/>
            <w:tcBorders>
              <w:top w:val="single" w:sz="4" w:space="0" w:color="auto"/>
              <w:left w:val="single" w:sz="4" w:space="0" w:color="auto"/>
              <w:bottom w:val="single" w:sz="4" w:space="0" w:color="auto"/>
              <w:right w:val="single" w:sz="4" w:space="0" w:color="auto"/>
            </w:tcBorders>
            <w:vAlign w:val="center"/>
          </w:tcPr>
          <w:p w14:paraId="370D1B7E" w14:textId="77777777" w:rsidR="005B3267" w:rsidRPr="006145DB" w:rsidRDefault="005B3267" w:rsidP="00301133">
            <w:pPr>
              <w:tabs>
                <w:tab w:val="left" w:pos="709"/>
              </w:tabs>
              <w:spacing w:after="0" w:line="240" w:lineRule="auto"/>
              <w:jc w:val="both"/>
              <w:rPr>
                <w:rFonts w:eastAsia="Calibri" w:cs="Arial"/>
                <w:bCs/>
                <w:sz w:val="20"/>
                <w:szCs w:val="20"/>
                <w:lang w:eastAsia="es-CO"/>
              </w:rPr>
            </w:pPr>
            <w:r w:rsidRPr="006145DB">
              <w:rPr>
                <w:rFonts w:eastAsia="Calibri" w:cs="Arial"/>
                <w:bCs/>
                <w:sz w:val="20"/>
                <w:szCs w:val="20"/>
                <w:lang w:eastAsia="es-CO"/>
              </w:rPr>
              <w:t xml:space="preserve">A nivel individual promueve el fortalecimiento individual y la estabilidad emocional de los participantes, como factores que mantengan, promuevan y mejoren las competencias emocionales, competencias adaptativas, habilidades artísticas, deportivas y culturales, competencias ocupacionales. </w:t>
            </w:r>
          </w:p>
          <w:p w14:paraId="0CE4848C" w14:textId="77777777" w:rsidR="005B3267" w:rsidRPr="006145DB" w:rsidRDefault="005B3267" w:rsidP="00301133">
            <w:pPr>
              <w:pStyle w:val="Ttulo1"/>
              <w:rPr>
                <w:sz w:val="20"/>
                <w:szCs w:val="20"/>
                <w:lang w:eastAsia="es-CO"/>
              </w:rPr>
            </w:pPr>
          </w:p>
          <w:p w14:paraId="35BDA52F" w14:textId="77777777" w:rsidR="005B3267" w:rsidRPr="006145DB" w:rsidRDefault="005B3267" w:rsidP="00301133">
            <w:pPr>
              <w:tabs>
                <w:tab w:val="left" w:pos="709"/>
              </w:tabs>
              <w:spacing w:after="0" w:line="240" w:lineRule="auto"/>
              <w:jc w:val="both"/>
              <w:rPr>
                <w:rFonts w:eastAsia="Calibri" w:cs="Arial"/>
                <w:bCs/>
                <w:sz w:val="20"/>
                <w:szCs w:val="20"/>
                <w:lang w:eastAsia="es-CO"/>
              </w:rPr>
            </w:pPr>
            <w:r w:rsidRPr="006145DB">
              <w:rPr>
                <w:rFonts w:eastAsia="Calibri" w:cs="Arial"/>
                <w:bCs/>
                <w:sz w:val="20"/>
                <w:szCs w:val="20"/>
                <w:lang w:eastAsia="es-CO"/>
              </w:rPr>
              <w:t xml:space="preserve">A nivel familiar busca garantiza el reconocimiento y la participación de la persona con discapacidad, al concebirlo como miembro activo del grupo al cual pertenece (familiar, social o institucional), a través del fortalecimiento del sistema relacional, el mantenimiento de los vínculos afectivos, buscando prevenir el abandono y falta de reconocimiento como sujeto de derechos por parte de su familia y de la sociedad. </w:t>
            </w:r>
          </w:p>
          <w:p w14:paraId="4776CA00" w14:textId="77777777" w:rsidR="005B3267" w:rsidRPr="006145DB" w:rsidRDefault="005B3267" w:rsidP="00301133">
            <w:pPr>
              <w:pStyle w:val="Ttulo1"/>
              <w:rPr>
                <w:sz w:val="20"/>
                <w:szCs w:val="20"/>
                <w:lang w:eastAsia="es-CO"/>
              </w:rPr>
            </w:pPr>
          </w:p>
          <w:p w14:paraId="3330383E" w14:textId="77777777" w:rsidR="005B3267" w:rsidRPr="006145DB" w:rsidRDefault="005B3267" w:rsidP="00301133">
            <w:pPr>
              <w:tabs>
                <w:tab w:val="left" w:pos="709"/>
              </w:tabs>
              <w:spacing w:after="0" w:line="240" w:lineRule="auto"/>
              <w:jc w:val="both"/>
              <w:rPr>
                <w:rFonts w:eastAsia="Calibri" w:cs="Arial"/>
                <w:bCs/>
                <w:sz w:val="20"/>
                <w:szCs w:val="20"/>
                <w:lang w:eastAsia="es-CO"/>
              </w:rPr>
            </w:pPr>
            <w:r w:rsidRPr="006145DB">
              <w:rPr>
                <w:rFonts w:eastAsia="Calibri" w:cs="Arial"/>
                <w:bCs/>
                <w:sz w:val="20"/>
                <w:szCs w:val="20"/>
                <w:lang w:eastAsia="es-CO"/>
              </w:rPr>
              <w:t>En entorno y territorio busca favorecer la participación e inclusión de las personas con discapacidad, así como de sus familias cuidadoras, en los entornos sociales de la comunidad a los cuales pertenece.</w:t>
            </w:r>
          </w:p>
          <w:p w14:paraId="5BEA7EFC" w14:textId="77777777" w:rsidR="005B3267" w:rsidRPr="006145DB" w:rsidRDefault="005B3267" w:rsidP="00301133">
            <w:pPr>
              <w:pStyle w:val="Ttulo1"/>
              <w:rPr>
                <w:sz w:val="20"/>
                <w:szCs w:val="20"/>
                <w:lang w:eastAsia="es-CO"/>
              </w:rPr>
            </w:pPr>
          </w:p>
          <w:p w14:paraId="4E1668EE" w14:textId="77777777" w:rsidR="005B3267" w:rsidRPr="006145DB" w:rsidRDefault="005B3267" w:rsidP="00301133">
            <w:pPr>
              <w:tabs>
                <w:tab w:val="left" w:pos="709"/>
              </w:tabs>
              <w:spacing w:after="0" w:line="240" w:lineRule="auto"/>
              <w:jc w:val="both"/>
              <w:rPr>
                <w:rFonts w:eastAsia="Calibri" w:cs="Arial"/>
                <w:bCs/>
                <w:sz w:val="20"/>
                <w:szCs w:val="20"/>
                <w:lang w:eastAsia="es-CO"/>
              </w:rPr>
            </w:pPr>
            <w:r w:rsidRPr="006145DB">
              <w:rPr>
                <w:rFonts w:eastAsia="Calibri" w:cs="Arial"/>
                <w:bCs/>
                <w:sz w:val="20"/>
                <w:szCs w:val="20"/>
                <w:lang w:eastAsia="es-CO"/>
              </w:rPr>
              <w:t>En caso de interrupción total o parcial del servicio por un evento del alto impacto o de otro tipo, la entidad deberá garantizar la continuidad de la prestación del servicio en igualdad de condiciones con las medidas necesarias, debido a las características propias del servicio.</w:t>
            </w:r>
            <w:r w:rsidRPr="006145DB">
              <w:rPr>
                <w:rFonts w:eastAsia="Calibri" w:cs="Arial"/>
                <w:sz w:val="20"/>
                <w:szCs w:val="20"/>
                <w:lang w:eastAsia="es-CO"/>
              </w:rPr>
              <w:t xml:space="preserve"> </w:t>
            </w:r>
          </w:p>
        </w:tc>
      </w:tr>
    </w:tbl>
    <w:p w14:paraId="1ABFBE03" w14:textId="77777777" w:rsidR="0007034A" w:rsidRPr="006145DB" w:rsidRDefault="0007034A" w:rsidP="005B435E">
      <w:pPr>
        <w:pStyle w:val="commentcontentpara"/>
        <w:spacing w:before="0" w:beforeAutospacing="0" w:after="0" w:afterAutospacing="0"/>
        <w:rPr>
          <w:rFonts w:ascii="Arial" w:hAnsi="Arial" w:cs="Arial"/>
          <w:sz w:val="22"/>
          <w:szCs w:val="22"/>
        </w:rPr>
      </w:pPr>
    </w:p>
    <w:p w14:paraId="110D0E4B" w14:textId="21657C92" w:rsidR="00627ADB" w:rsidRPr="006145DB" w:rsidRDefault="00056C86">
      <w:pPr>
        <w:pStyle w:val="Ttulo1"/>
        <w:numPr>
          <w:ilvl w:val="2"/>
          <w:numId w:val="72"/>
        </w:numPr>
        <w:ind w:left="851" w:hanging="861"/>
        <w:jc w:val="center"/>
      </w:pPr>
      <w:bookmarkStart w:id="292" w:name="_Toc210213216"/>
      <w:bookmarkStart w:id="293" w:name="_Toc213273489"/>
      <w:bookmarkStart w:id="294" w:name="_Toc213276116"/>
      <w:bookmarkStart w:id="295" w:name="_Toc216902450"/>
      <w:r w:rsidRPr="006145DB">
        <w:t xml:space="preserve">Servicio </w:t>
      </w:r>
      <w:r w:rsidR="00AB2DF7" w:rsidRPr="006145DB">
        <w:t>Centros Integrarte Atención Externa</w:t>
      </w:r>
      <w:bookmarkEnd w:id="292"/>
      <w:bookmarkEnd w:id="293"/>
      <w:bookmarkEnd w:id="294"/>
      <w:bookmarkEnd w:id="29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4"/>
        <w:gridCol w:w="7781"/>
      </w:tblGrid>
      <w:tr w:rsidR="00115DA4" w:rsidRPr="006145DB" w14:paraId="76CB5E51" w14:textId="77777777" w:rsidTr="003D5238">
        <w:trPr>
          <w:trHeight w:val="585"/>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717D16E9" w14:textId="5021E2A9" w:rsidR="00486F67" w:rsidRPr="006145DB" w:rsidRDefault="00486F67" w:rsidP="005B435E">
            <w:pPr>
              <w:spacing w:after="0" w:line="240" w:lineRule="auto"/>
              <w:rPr>
                <w:rFonts w:eastAsia="Times New Roman" w:cs="Arial"/>
                <w:bCs/>
                <w:sz w:val="20"/>
                <w:szCs w:val="20"/>
                <w:lang w:eastAsia="es-CO"/>
              </w:rPr>
            </w:pPr>
            <w:r w:rsidRPr="006145DB">
              <w:rPr>
                <w:rFonts w:cs="Arial"/>
                <w:bCs/>
                <w:sz w:val="20"/>
                <w:szCs w:val="20"/>
                <w:lang w:eastAsia="es-CO"/>
              </w:rPr>
              <w:t>Objeto del Servicio Social</w:t>
            </w:r>
          </w:p>
        </w:tc>
        <w:tc>
          <w:tcPr>
            <w:tcW w:w="4141" w:type="pct"/>
            <w:tcBorders>
              <w:top w:val="single" w:sz="4" w:space="0" w:color="auto"/>
              <w:left w:val="single" w:sz="4" w:space="0" w:color="auto"/>
              <w:bottom w:val="single" w:sz="4" w:space="0" w:color="auto"/>
              <w:right w:val="single" w:sz="4" w:space="0" w:color="auto"/>
            </w:tcBorders>
            <w:vAlign w:val="center"/>
            <w:hideMark/>
          </w:tcPr>
          <w:p w14:paraId="66E4E8FF" w14:textId="1FE075A0" w:rsidR="00486F67" w:rsidRPr="006145DB" w:rsidRDefault="006F1B90" w:rsidP="005B435E">
            <w:pPr>
              <w:spacing w:after="0" w:line="240" w:lineRule="auto"/>
              <w:jc w:val="both"/>
              <w:rPr>
                <w:rFonts w:cs="Arial"/>
                <w:bCs/>
                <w:sz w:val="20"/>
                <w:szCs w:val="20"/>
                <w:highlight w:val="darkBlue"/>
                <w:lang w:eastAsia="es-CO"/>
              </w:rPr>
            </w:pPr>
            <w:r w:rsidRPr="006145DB">
              <w:rPr>
                <w:rStyle w:val="normaltextrun"/>
                <w:rFonts w:cs="Arial"/>
                <w:sz w:val="20"/>
                <w:szCs w:val="20"/>
                <w:shd w:val="clear" w:color="auto" w:fill="FFFFFF"/>
              </w:rPr>
              <w:t>Atender personas adultas con discapacidad aportando al desarrollo de habilidades y capacidades que permitan aumentar o mantener su nivel de independencia y autonomía para la ejecución de actividades, la toma de decisiones y la inclusión en los diferentes entornos, o realizando acciones que prevengan el deterioro asociado a su condición. </w:t>
            </w:r>
            <w:r w:rsidRPr="006145DB">
              <w:rPr>
                <w:rStyle w:val="eop"/>
                <w:rFonts w:cs="Arial"/>
                <w:sz w:val="20"/>
                <w:szCs w:val="20"/>
                <w:shd w:val="clear" w:color="auto" w:fill="FFFFFF"/>
              </w:rPr>
              <w:t> </w:t>
            </w:r>
          </w:p>
        </w:tc>
      </w:tr>
      <w:tr w:rsidR="00115DA4" w:rsidRPr="006145DB" w14:paraId="46F1428B" w14:textId="77777777" w:rsidTr="003D5238">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72EE47E7" w14:textId="27C34E9E" w:rsidR="00486F67" w:rsidRPr="006145DB" w:rsidRDefault="00486F67" w:rsidP="005B435E">
            <w:pPr>
              <w:spacing w:after="0" w:line="240" w:lineRule="auto"/>
              <w:rPr>
                <w:rFonts w:cs="Arial"/>
                <w:bCs/>
                <w:sz w:val="20"/>
                <w:szCs w:val="20"/>
                <w:lang w:eastAsia="es-CO"/>
              </w:rPr>
            </w:pPr>
            <w:r w:rsidRPr="006145DB">
              <w:rPr>
                <w:rFonts w:cs="Arial"/>
                <w:bCs/>
                <w:sz w:val="20"/>
                <w:szCs w:val="20"/>
                <w:lang w:eastAsia="es-CO"/>
              </w:rPr>
              <w:t>Oferta</w:t>
            </w:r>
            <w:r w:rsidR="00DB65E9" w:rsidRPr="006145DB">
              <w:rPr>
                <w:rFonts w:cs="Arial"/>
                <w:bCs/>
                <w:sz w:val="20"/>
                <w:szCs w:val="20"/>
                <w:lang w:eastAsia="es-CO"/>
              </w:rPr>
              <w:t xml:space="preserve"> del Servicio Social</w:t>
            </w:r>
          </w:p>
        </w:tc>
        <w:tc>
          <w:tcPr>
            <w:tcW w:w="4141" w:type="pct"/>
            <w:tcBorders>
              <w:top w:val="single" w:sz="4" w:space="0" w:color="auto"/>
              <w:left w:val="single" w:sz="4" w:space="0" w:color="auto"/>
              <w:bottom w:val="single" w:sz="4" w:space="0" w:color="auto"/>
              <w:right w:val="single" w:sz="4" w:space="0" w:color="auto"/>
            </w:tcBorders>
            <w:vAlign w:val="center"/>
            <w:hideMark/>
          </w:tcPr>
          <w:p w14:paraId="3ADB1122"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1. Atención integral a personas adultas con discapacidad intelectual o múltiple asociada a intelectual con requerimiento de apoyos intermitentes, limitados o extensos, que aporten al desarrollo de habilidades y capacidades, para el desarrollo de su máximo nivel de autonomía y su inclusión social.</w:t>
            </w:r>
            <w:r w:rsidRPr="006145DB">
              <w:rPr>
                <w:rStyle w:val="eop"/>
                <w:rFonts w:ascii="Arial" w:hAnsi="Arial" w:cs="Arial"/>
                <w:sz w:val="20"/>
                <w:szCs w:val="20"/>
              </w:rPr>
              <w:t> </w:t>
            </w:r>
          </w:p>
          <w:p w14:paraId="012D0F89"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2. Atención integral a personas adultas con discapacidad intelectual o múltiple asociada a intelectual con requerimiento de apoyos generalizados, que aporten al mantenimiento de habilidades y capacidades, realizando acciones que prevengan el deterioro asociado a su condición.</w:t>
            </w:r>
            <w:r w:rsidRPr="006145DB">
              <w:rPr>
                <w:rStyle w:val="eop"/>
                <w:rFonts w:ascii="Arial" w:hAnsi="Arial" w:cs="Arial"/>
                <w:sz w:val="20"/>
                <w:szCs w:val="20"/>
              </w:rPr>
              <w:t> </w:t>
            </w:r>
          </w:p>
          <w:p w14:paraId="38B9A781"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3. Apoyo alimentario a través de tres tiempos de comida: nueves, almuerzo, refrigerio, en los centros de atención.</w:t>
            </w:r>
            <w:r w:rsidRPr="006145DB">
              <w:rPr>
                <w:rStyle w:val="eop"/>
                <w:rFonts w:ascii="Arial" w:hAnsi="Arial" w:cs="Arial"/>
                <w:sz w:val="20"/>
                <w:szCs w:val="20"/>
              </w:rPr>
              <w:t> </w:t>
            </w:r>
          </w:p>
          <w:p w14:paraId="2E351EF4" w14:textId="0F5E186B" w:rsidR="00486F67"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4. Servicio de transporte: para la movilización de las personas con discapacidad a los centros de atención.  </w:t>
            </w:r>
            <w:r w:rsidRPr="006145DB">
              <w:rPr>
                <w:rStyle w:val="eop"/>
                <w:rFonts w:ascii="Arial" w:hAnsi="Arial" w:cs="Arial"/>
                <w:sz w:val="20"/>
                <w:szCs w:val="20"/>
              </w:rPr>
              <w:t> </w:t>
            </w:r>
          </w:p>
        </w:tc>
      </w:tr>
      <w:tr w:rsidR="00115DA4" w:rsidRPr="006145DB" w14:paraId="73B2A049" w14:textId="77777777" w:rsidTr="003D5238">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3092A869" w14:textId="2FC329B7" w:rsidR="00486F67" w:rsidRPr="006145DB" w:rsidRDefault="00486F67" w:rsidP="005B435E">
            <w:pPr>
              <w:spacing w:after="0" w:line="240" w:lineRule="auto"/>
              <w:rPr>
                <w:rFonts w:eastAsia="Times New Roman" w:cs="Arial"/>
                <w:bCs/>
                <w:sz w:val="20"/>
                <w:szCs w:val="20"/>
                <w:lang w:eastAsia="es-CO"/>
              </w:rPr>
            </w:pPr>
            <w:r w:rsidRPr="006145DB">
              <w:rPr>
                <w:rFonts w:cs="Arial"/>
                <w:bCs/>
                <w:sz w:val="20"/>
                <w:szCs w:val="20"/>
                <w:lang w:eastAsia="es-CO"/>
              </w:rPr>
              <w:t>Tipo de Focalización</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5539CCA" w14:textId="579ED546" w:rsidR="00486F67" w:rsidRPr="006145DB" w:rsidRDefault="006F1B90" w:rsidP="005B435E">
            <w:pPr>
              <w:tabs>
                <w:tab w:val="left" w:pos="709"/>
              </w:tabs>
              <w:spacing w:after="0" w:line="240" w:lineRule="auto"/>
              <w:rPr>
                <w:rFonts w:cs="Arial"/>
                <w:bCs/>
                <w:sz w:val="20"/>
                <w:szCs w:val="20"/>
                <w:lang w:eastAsia="es-CO"/>
              </w:rPr>
            </w:pPr>
            <w:r w:rsidRPr="006145DB">
              <w:rPr>
                <w:rStyle w:val="normaltextrun"/>
                <w:rFonts w:cs="Arial"/>
                <w:sz w:val="20"/>
                <w:szCs w:val="20"/>
                <w:shd w:val="clear" w:color="auto" w:fill="FFFFFF"/>
              </w:rPr>
              <w:t>Por demanda.</w:t>
            </w:r>
            <w:r w:rsidRPr="006145DB">
              <w:rPr>
                <w:rStyle w:val="eop"/>
                <w:rFonts w:cs="Arial"/>
                <w:sz w:val="20"/>
                <w:szCs w:val="20"/>
                <w:shd w:val="clear" w:color="auto" w:fill="FFFFFF"/>
              </w:rPr>
              <w:t> </w:t>
            </w:r>
          </w:p>
        </w:tc>
      </w:tr>
      <w:tr w:rsidR="00115DA4" w:rsidRPr="006145DB" w14:paraId="119E1767" w14:textId="77777777" w:rsidTr="003D5238">
        <w:trPr>
          <w:trHeight w:val="728"/>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26BC057C" w14:textId="6FADAC02" w:rsidR="00486F67" w:rsidRPr="006145DB" w:rsidRDefault="00486F67" w:rsidP="005B435E">
            <w:pPr>
              <w:spacing w:after="0" w:line="240" w:lineRule="auto"/>
              <w:rPr>
                <w:rFonts w:cs="Arial"/>
                <w:bCs/>
                <w:sz w:val="20"/>
                <w:szCs w:val="20"/>
                <w:lang w:eastAsia="es-CO"/>
              </w:rPr>
            </w:pPr>
            <w:r w:rsidRPr="006145DB">
              <w:rPr>
                <w:rFonts w:cs="Arial"/>
                <w:bCs/>
                <w:sz w:val="20"/>
                <w:szCs w:val="20"/>
                <w:lang w:eastAsia="es-CO"/>
              </w:rPr>
              <w:t>Población Objetivo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162B2E5B" w14:textId="7FCE9570" w:rsidR="00486F67" w:rsidRPr="006145DB" w:rsidRDefault="006F1B90" w:rsidP="005B435E">
            <w:pPr>
              <w:spacing w:after="0" w:line="240" w:lineRule="auto"/>
              <w:jc w:val="both"/>
              <w:rPr>
                <w:rFonts w:cs="Arial"/>
                <w:bCs/>
                <w:sz w:val="20"/>
                <w:szCs w:val="20"/>
                <w:lang w:eastAsia="es-CO"/>
              </w:rPr>
            </w:pPr>
            <w:r w:rsidRPr="006145DB">
              <w:rPr>
                <w:rStyle w:val="normaltextrun"/>
                <w:rFonts w:cs="Arial"/>
                <w:sz w:val="20"/>
                <w:szCs w:val="20"/>
                <w:shd w:val="clear" w:color="auto" w:fill="FFFFFF"/>
              </w:rPr>
              <w:t>Personas con discapacidad intelectual o múltiple asociada a intelectual, que se encuentren en edades entre los dieciocho (18) años y hasta los cincuenta y nueve (59) años y once (11) meses de edad, que requieran un sistema de apoyos intermitentes, limitados, extensos y generalizados, que residan en Bogotá D.C.</w:t>
            </w:r>
            <w:r w:rsidRPr="006145DB">
              <w:rPr>
                <w:rStyle w:val="eop"/>
                <w:rFonts w:cs="Arial"/>
                <w:sz w:val="20"/>
                <w:szCs w:val="20"/>
                <w:shd w:val="clear" w:color="auto" w:fill="FFFFFF"/>
              </w:rPr>
              <w:t> </w:t>
            </w:r>
          </w:p>
        </w:tc>
      </w:tr>
      <w:tr w:rsidR="00115DA4" w:rsidRPr="006145DB" w14:paraId="57071CD0" w14:textId="77777777" w:rsidTr="003D5238">
        <w:trPr>
          <w:trHeight w:val="709"/>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78F482B0" w14:textId="1BA24860" w:rsidR="00486F67" w:rsidRPr="006145DB" w:rsidRDefault="00486F67" w:rsidP="005B435E">
            <w:pPr>
              <w:spacing w:after="0" w:line="240" w:lineRule="auto"/>
              <w:rPr>
                <w:rFonts w:cs="Arial"/>
                <w:bCs/>
                <w:sz w:val="20"/>
                <w:szCs w:val="20"/>
                <w:lang w:eastAsia="es-CO"/>
              </w:rPr>
            </w:pPr>
            <w:r w:rsidRPr="006145DB">
              <w:rPr>
                <w:rFonts w:cs="Arial"/>
                <w:bCs/>
                <w:sz w:val="20"/>
                <w:szCs w:val="20"/>
                <w:lang w:eastAsia="es-CO"/>
              </w:rPr>
              <w:t>Criterios de priorización</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1835A70"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Persona con discapacidad víctima de hechos violentos asociados con el conflicto armado, residente en la ciudad de Bogotá y de acuerdo con las directrices establecidas en la Ley 1448/2011 y los Decretos Nacionales 4633, 4634 y 4635 de 2011 y la Ley 2078/21 con estado incluido en el Registro Único de Víctimas – RUV. </w:t>
            </w:r>
          </w:p>
          <w:p w14:paraId="27312207"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Persona con discapacidad, Indígena, Afrocolombiana, Palanquera, Raizal, Rom o Gitana registrada en los listados oficiales, avalados por la entidad gubernamental competente o registrada en el Sistema Nacional de Información Indígena, los listados censales de los cabildos indígenas avalados y/o el Consejo Consultivo y de Concertación para los Pueblos Indígenas en Bogotá y/o la comisión Consultiva de las Comunidades Negras, Afrocolombianas, Raizales y Palenqueras en Bogotá. </w:t>
            </w:r>
          </w:p>
          <w:p w14:paraId="22F327E2"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Personas con discapacidad que en sus hogares tengan dos o más integrantes con discapacidad.  </w:t>
            </w:r>
          </w:p>
          <w:p w14:paraId="654DD710"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Persona con discapacidad que esté bajo el cuidado de personas mayores de 60 años. </w:t>
            </w:r>
          </w:p>
          <w:p w14:paraId="76406DB8" w14:textId="18B27FAE"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Persona</w:t>
            </w:r>
            <w:r w:rsidR="00FC7A1A" w:rsidRPr="006145DB">
              <w:rPr>
                <w:rFonts w:cs="Arial"/>
                <w:sz w:val="20"/>
                <w:szCs w:val="20"/>
              </w:rPr>
              <w:t xml:space="preserve"> con discapacidad perteneciente</w:t>
            </w:r>
            <w:r w:rsidRPr="006145DB">
              <w:rPr>
                <w:rFonts w:cs="Arial"/>
                <w:sz w:val="20"/>
                <w:szCs w:val="20"/>
              </w:rPr>
              <w:t xml:space="preserve"> a los sectores sociales LGTBI. </w:t>
            </w:r>
          </w:p>
          <w:p w14:paraId="20BE1964"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Persona con discapacidad que no se encuentre recibiendo o haya recibido beneficios o servicios del Estado. </w:t>
            </w:r>
          </w:p>
          <w:p w14:paraId="37E0DA62"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Persona con discapacidad en situación de flujo migratorio, con regularidad migratoria de acuerdo con la normatividad vigente.  </w:t>
            </w:r>
          </w:p>
          <w:p w14:paraId="2D0FED15" w14:textId="7A5DCD92" w:rsidR="00486F67" w:rsidRPr="006145DB" w:rsidRDefault="006F1B90">
            <w:pPr>
              <w:numPr>
                <w:ilvl w:val="0"/>
                <w:numId w:val="4"/>
              </w:numPr>
              <w:spacing w:after="0" w:line="240" w:lineRule="auto"/>
              <w:jc w:val="both"/>
              <w:rPr>
                <w:rFonts w:cs="Arial"/>
                <w:sz w:val="20"/>
                <w:szCs w:val="20"/>
              </w:rPr>
            </w:pPr>
            <w:r w:rsidRPr="006145DB">
              <w:rPr>
                <w:rFonts w:cs="Arial"/>
                <w:sz w:val="20"/>
                <w:szCs w:val="20"/>
              </w:rPr>
              <w:t>Persona con discapacidad remitidos por otros servicios de la SDIS o por otras entidades del orden Distrital. </w:t>
            </w:r>
          </w:p>
        </w:tc>
      </w:tr>
      <w:tr w:rsidR="00115DA4" w:rsidRPr="006145DB" w14:paraId="1EA0A1B5" w14:textId="77777777" w:rsidTr="003D5238">
        <w:trPr>
          <w:trHeight w:val="378"/>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46E93DC4" w14:textId="3BBF4326" w:rsidR="00486F67" w:rsidRPr="006145DB" w:rsidRDefault="00486F67" w:rsidP="005B435E">
            <w:pPr>
              <w:spacing w:after="0" w:line="240" w:lineRule="auto"/>
              <w:rPr>
                <w:rFonts w:eastAsia="Times New Roman" w:cs="Arial"/>
                <w:bCs/>
                <w:sz w:val="20"/>
                <w:szCs w:val="20"/>
                <w:lang w:eastAsia="es-CO"/>
              </w:rPr>
            </w:pPr>
            <w:r w:rsidRPr="006145DB">
              <w:rPr>
                <w:rFonts w:cs="Arial"/>
                <w:bCs/>
                <w:sz w:val="20"/>
                <w:szCs w:val="20"/>
                <w:lang w:eastAsia="es-CO"/>
              </w:rPr>
              <w:t>Criterios de Ingreso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5C40BB62"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Personas con discapacidad intelectual o discapacidad múltiple asociada a intelectual, que se encuentren en edades entre los dieciocho (18) años y hasta los cincuenta y nueve (59) años y once (11) meses con discapacidad intelectual, que requieran un sistema de apoyos intermitentes, limitados, extensos o generalizados, </w:t>
            </w:r>
          </w:p>
          <w:p w14:paraId="3A618926"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Que no presenten una condición de salud física o mental asociada que requiera cuidados especializados y que no esté en su fase aguda o que presenten trastorno de personalidad,  </w:t>
            </w:r>
          </w:p>
          <w:p w14:paraId="4AD75BE2"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Que no perciban pensión o subsidio económico, verificado de acuerdo con los procedimientos establecidos por la entidad,   </w:t>
            </w:r>
          </w:p>
          <w:p w14:paraId="42ECC837" w14:textId="77777777" w:rsidR="006F1B90" w:rsidRPr="006145DB" w:rsidRDefault="006F1B90">
            <w:pPr>
              <w:numPr>
                <w:ilvl w:val="0"/>
                <w:numId w:val="4"/>
              </w:numPr>
              <w:spacing w:after="0" w:line="240" w:lineRule="auto"/>
              <w:jc w:val="both"/>
              <w:rPr>
                <w:rFonts w:cs="Arial"/>
                <w:sz w:val="20"/>
                <w:szCs w:val="20"/>
              </w:rPr>
            </w:pPr>
            <w:r w:rsidRPr="006145DB">
              <w:rPr>
                <w:rFonts w:cs="Arial"/>
                <w:sz w:val="20"/>
                <w:szCs w:val="20"/>
              </w:rPr>
              <w:t>Que no haya egresado del servicio por cumplimiento del plan de atención individual y,  </w:t>
            </w:r>
          </w:p>
          <w:p w14:paraId="7CF358BF" w14:textId="6DE97513" w:rsidR="00486F67" w:rsidRPr="006145DB" w:rsidRDefault="006F1B90">
            <w:pPr>
              <w:numPr>
                <w:ilvl w:val="0"/>
                <w:numId w:val="4"/>
              </w:numPr>
              <w:spacing w:after="0" w:line="240" w:lineRule="auto"/>
              <w:jc w:val="both"/>
              <w:rPr>
                <w:rFonts w:cs="Arial"/>
                <w:sz w:val="20"/>
                <w:szCs w:val="20"/>
              </w:rPr>
            </w:pPr>
            <w:r w:rsidRPr="006145DB">
              <w:rPr>
                <w:rFonts w:cs="Arial"/>
                <w:sz w:val="20"/>
                <w:szCs w:val="20"/>
              </w:rPr>
              <w:t>Que residan en Bogotá. </w:t>
            </w:r>
          </w:p>
        </w:tc>
      </w:tr>
      <w:tr w:rsidR="00115DA4" w:rsidRPr="006145DB" w14:paraId="26B3D505" w14:textId="77777777" w:rsidTr="003D5238">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13685C39" w14:textId="337FCC17" w:rsidR="00486F67" w:rsidRPr="006145DB" w:rsidRDefault="00486F67" w:rsidP="005B435E">
            <w:pPr>
              <w:spacing w:after="0" w:line="240" w:lineRule="auto"/>
              <w:rPr>
                <w:rFonts w:cs="Arial"/>
                <w:bCs/>
                <w:sz w:val="20"/>
                <w:szCs w:val="20"/>
                <w:lang w:eastAsia="es-CO"/>
              </w:rPr>
            </w:pPr>
            <w:r w:rsidRPr="006145DB">
              <w:rPr>
                <w:rFonts w:cs="Arial"/>
                <w:bCs/>
                <w:sz w:val="20"/>
                <w:szCs w:val="20"/>
                <w:lang w:eastAsia="es-CO"/>
              </w:rPr>
              <w:t>Criterios de Egreso</w:t>
            </w:r>
          </w:p>
        </w:tc>
        <w:tc>
          <w:tcPr>
            <w:tcW w:w="414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176CDEC" w14:textId="3B946A51" w:rsidR="00FC7A1A" w:rsidRPr="006145DB" w:rsidRDefault="00FC7A1A" w:rsidP="005B435E">
            <w:pPr>
              <w:spacing w:after="0" w:line="240" w:lineRule="auto"/>
              <w:jc w:val="both"/>
              <w:rPr>
                <w:rFonts w:cs="Arial"/>
                <w:sz w:val="20"/>
                <w:szCs w:val="20"/>
              </w:rPr>
            </w:pPr>
            <w:r w:rsidRPr="006145DB">
              <w:rPr>
                <w:rFonts w:cs="Arial"/>
                <w:sz w:val="20"/>
                <w:szCs w:val="20"/>
              </w:rPr>
              <w:t>1. Por</w:t>
            </w:r>
            <w:r w:rsidR="006F1B90" w:rsidRPr="006145DB">
              <w:rPr>
                <w:rFonts w:cs="Arial"/>
                <w:sz w:val="20"/>
                <w:szCs w:val="20"/>
              </w:rPr>
              <w:t xml:space="preserve"> cumplimiento del Plan de Atención Individual establecido para la persona con discapacidad, en donde se identifique la garantía de derechos y de progresividad de la atención en el servicio, previo estudio de caso.  </w:t>
            </w:r>
          </w:p>
          <w:p w14:paraId="11B6F7FA" w14:textId="2BFEC9CD" w:rsidR="006F1B90" w:rsidRPr="006145DB" w:rsidRDefault="00FC7A1A" w:rsidP="005B435E">
            <w:pPr>
              <w:spacing w:after="0" w:line="240" w:lineRule="auto"/>
              <w:jc w:val="both"/>
              <w:rPr>
                <w:rFonts w:cs="Arial"/>
                <w:sz w:val="20"/>
                <w:szCs w:val="20"/>
              </w:rPr>
            </w:pPr>
            <w:r w:rsidRPr="006145DB">
              <w:rPr>
                <w:rFonts w:cs="Arial"/>
                <w:sz w:val="20"/>
                <w:szCs w:val="20"/>
              </w:rPr>
              <w:t>2. Retiro</w:t>
            </w:r>
            <w:r w:rsidR="006F1B90" w:rsidRPr="006145DB">
              <w:rPr>
                <w:rFonts w:cs="Arial"/>
                <w:sz w:val="20"/>
                <w:szCs w:val="20"/>
              </w:rPr>
              <w:t xml:space="preserve"> voluntario manifestado libre y expresamente por escrito por la persona con discapacidad o su red de apoyo familiar.  </w:t>
            </w:r>
          </w:p>
          <w:p w14:paraId="3353FBC7" w14:textId="02B6CA12" w:rsidR="006F1B90" w:rsidRPr="006145DB" w:rsidRDefault="00FC7A1A" w:rsidP="005B435E">
            <w:pPr>
              <w:spacing w:after="0" w:line="240" w:lineRule="auto"/>
              <w:jc w:val="both"/>
              <w:rPr>
                <w:rFonts w:cs="Arial"/>
                <w:sz w:val="20"/>
                <w:szCs w:val="20"/>
              </w:rPr>
            </w:pPr>
            <w:r w:rsidRPr="006145DB">
              <w:rPr>
                <w:rFonts w:cs="Arial"/>
                <w:sz w:val="20"/>
                <w:szCs w:val="20"/>
              </w:rPr>
              <w:t>3. Fallecimiento</w:t>
            </w:r>
            <w:r w:rsidR="006F1B90" w:rsidRPr="006145DB">
              <w:rPr>
                <w:rFonts w:cs="Arial"/>
                <w:sz w:val="20"/>
                <w:szCs w:val="20"/>
              </w:rPr>
              <w:t xml:space="preserve"> de la persona con discapacidad. </w:t>
            </w:r>
          </w:p>
          <w:p w14:paraId="37EEBF7C" w14:textId="45834728" w:rsidR="006F1B90" w:rsidRPr="006145DB" w:rsidRDefault="00FC7A1A" w:rsidP="005B435E">
            <w:pPr>
              <w:spacing w:after="0" w:line="240" w:lineRule="auto"/>
              <w:jc w:val="both"/>
              <w:rPr>
                <w:rFonts w:cs="Arial"/>
                <w:sz w:val="20"/>
                <w:szCs w:val="20"/>
              </w:rPr>
            </w:pPr>
            <w:r w:rsidRPr="006145DB">
              <w:rPr>
                <w:rFonts w:cs="Arial"/>
                <w:sz w:val="20"/>
                <w:szCs w:val="20"/>
              </w:rPr>
              <w:t>4. Cuando</w:t>
            </w:r>
            <w:r w:rsidR="006F1B90" w:rsidRPr="006145DB">
              <w:rPr>
                <w:rFonts w:cs="Arial"/>
                <w:sz w:val="20"/>
                <w:szCs w:val="20"/>
              </w:rPr>
              <w:t xml:space="preserve"> la persona con discapacidad durante el proceso de atención presente una condición de salud física o mental asociada que requiera cuidados especializados o que esté en su fase aguda, previo estudio de caso.  </w:t>
            </w:r>
          </w:p>
          <w:p w14:paraId="5D34C8BE" w14:textId="5800159E" w:rsidR="006F1B90" w:rsidRPr="006145DB" w:rsidRDefault="00FC7A1A" w:rsidP="005B435E">
            <w:pPr>
              <w:spacing w:after="0" w:line="240" w:lineRule="auto"/>
              <w:jc w:val="both"/>
              <w:rPr>
                <w:rFonts w:cs="Arial"/>
                <w:sz w:val="20"/>
                <w:szCs w:val="20"/>
              </w:rPr>
            </w:pPr>
            <w:r w:rsidRPr="006145DB">
              <w:rPr>
                <w:rFonts w:cs="Arial"/>
                <w:sz w:val="20"/>
                <w:szCs w:val="20"/>
              </w:rPr>
              <w:t>5. Inconsistencia</w:t>
            </w:r>
            <w:r w:rsidR="006F1B90" w:rsidRPr="006145DB">
              <w:rPr>
                <w:rFonts w:cs="Arial"/>
                <w:sz w:val="20"/>
                <w:szCs w:val="20"/>
              </w:rPr>
              <w:t xml:space="preserve"> en la documentación presentada u omisión de la información suministrada por la persona con discapacidad o su red de apoyo familiar para acceder al servicio.  </w:t>
            </w:r>
          </w:p>
          <w:p w14:paraId="1FE47113" w14:textId="269C73EC" w:rsidR="00FC7A1A" w:rsidRPr="006145DB" w:rsidRDefault="00FC7A1A" w:rsidP="005B435E">
            <w:pPr>
              <w:spacing w:after="0" w:line="240" w:lineRule="auto"/>
              <w:jc w:val="both"/>
              <w:rPr>
                <w:rFonts w:cs="Arial"/>
                <w:sz w:val="20"/>
                <w:szCs w:val="20"/>
              </w:rPr>
            </w:pPr>
            <w:r w:rsidRPr="006145DB">
              <w:rPr>
                <w:rFonts w:cs="Arial"/>
                <w:sz w:val="20"/>
                <w:szCs w:val="20"/>
              </w:rPr>
              <w:t>6. Traslado</w:t>
            </w:r>
            <w:r w:rsidR="006F1B90" w:rsidRPr="006145DB">
              <w:rPr>
                <w:rFonts w:cs="Arial"/>
                <w:sz w:val="20"/>
                <w:szCs w:val="20"/>
              </w:rPr>
              <w:t xml:space="preserve"> de lugar de residencia de la persona con discapacidad fuera de Bogotá.  </w:t>
            </w:r>
          </w:p>
          <w:p w14:paraId="7D107871" w14:textId="2A56F2BC" w:rsidR="006F1B90" w:rsidRPr="006145DB" w:rsidRDefault="00FC7A1A" w:rsidP="005B435E">
            <w:pPr>
              <w:spacing w:after="0" w:line="240" w:lineRule="auto"/>
              <w:jc w:val="both"/>
              <w:rPr>
                <w:rFonts w:cs="Arial"/>
                <w:sz w:val="20"/>
                <w:szCs w:val="20"/>
              </w:rPr>
            </w:pPr>
            <w:r w:rsidRPr="006145DB">
              <w:rPr>
                <w:rFonts w:cs="Arial"/>
                <w:sz w:val="20"/>
                <w:szCs w:val="20"/>
              </w:rPr>
              <w:t>7.</w:t>
            </w:r>
            <w:r w:rsidRPr="006145DB">
              <w:rPr>
                <w:rFonts w:eastAsia="Times New Roman" w:cs="Arial"/>
                <w:sz w:val="20"/>
                <w:szCs w:val="20"/>
                <w:lang w:val="es-CO" w:eastAsia="es-CO"/>
              </w:rPr>
              <w:t xml:space="preserve"> Traslado</w:t>
            </w:r>
            <w:r w:rsidR="006F1B90" w:rsidRPr="006145DB">
              <w:rPr>
                <w:rFonts w:eastAsia="Times New Roman" w:cs="Arial"/>
                <w:sz w:val="20"/>
                <w:szCs w:val="20"/>
                <w:lang w:val="es-CO" w:eastAsia="es-CO"/>
              </w:rPr>
              <w:t xml:space="preserve"> de la persona con discapacidad a otro servicio o modalidad de atención de la SDIS.  </w:t>
            </w:r>
          </w:p>
          <w:p w14:paraId="443B4F86" w14:textId="77777777"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 xml:space="preserve">8. </w:t>
            </w:r>
            <w:r w:rsidR="006F1B90" w:rsidRPr="006145DB">
              <w:rPr>
                <w:rFonts w:eastAsia="Times New Roman" w:cs="Arial"/>
                <w:sz w:val="20"/>
                <w:szCs w:val="20"/>
                <w:lang w:val="es-CO" w:eastAsia="es-CO"/>
              </w:rPr>
              <w:t>Cuando la persona con discapacidad o su red familiar, incurra en el incumplimiento de los acuerdos establecidos en el acta de compromiso dentro del servicio.  </w:t>
            </w:r>
          </w:p>
          <w:p w14:paraId="42D9558D" w14:textId="592823A1" w:rsidR="00486F67"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9. Que</w:t>
            </w:r>
            <w:r w:rsidR="006F1B90" w:rsidRPr="006145DB">
              <w:rPr>
                <w:rFonts w:eastAsia="Times New Roman" w:cs="Arial"/>
                <w:sz w:val="20"/>
                <w:szCs w:val="20"/>
                <w:lang w:val="es-CO" w:eastAsia="es-CO"/>
              </w:rPr>
              <w:t xml:space="preserve"> perciban ingresos por concepto de pensión o subsidio económico, verificado de acuerdo con los procedimientos establecidos por la entidad, previo estudio de caso.  </w:t>
            </w:r>
          </w:p>
        </w:tc>
      </w:tr>
      <w:tr w:rsidR="00115DA4" w:rsidRPr="006145DB" w14:paraId="09E03709" w14:textId="77777777" w:rsidTr="003D5238">
        <w:trPr>
          <w:trHeight w:val="661"/>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5BFFEFA4" w14:textId="5C37DEAB" w:rsidR="00486F67" w:rsidRPr="006145DB" w:rsidRDefault="00486F67" w:rsidP="005B435E">
            <w:pPr>
              <w:spacing w:after="0" w:line="240" w:lineRule="auto"/>
              <w:rPr>
                <w:rFonts w:cs="Arial"/>
                <w:bCs/>
                <w:sz w:val="20"/>
                <w:szCs w:val="20"/>
                <w:lang w:eastAsia="es-CO"/>
              </w:rPr>
            </w:pPr>
            <w:r w:rsidRPr="006145DB">
              <w:rPr>
                <w:rFonts w:cs="Arial"/>
                <w:bCs/>
                <w:sz w:val="20"/>
                <w:szCs w:val="20"/>
                <w:lang w:eastAsia="es-CO"/>
              </w:rPr>
              <w:t>Restricciones</w:t>
            </w:r>
          </w:p>
        </w:tc>
        <w:tc>
          <w:tcPr>
            <w:tcW w:w="4141" w:type="pct"/>
            <w:tcBorders>
              <w:top w:val="single" w:sz="4" w:space="0" w:color="auto"/>
              <w:left w:val="single" w:sz="4" w:space="0" w:color="auto"/>
              <w:bottom w:val="single" w:sz="4" w:space="0" w:color="auto"/>
              <w:right w:val="single" w:sz="4" w:space="0" w:color="auto"/>
            </w:tcBorders>
            <w:vAlign w:val="center"/>
            <w:hideMark/>
          </w:tcPr>
          <w:p w14:paraId="4CBB48BD" w14:textId="77777777" w:rsidR="006F1B90" w:rsidRPr="006145DB" w:rsidRDefault="006F1B90"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Simultaneidad </w:t>
            </w:r>
          </w:p>
          <w:p w14:paraId="2AA1EE58" w14:textId="77777777" w:rsidR="00FC7A1A" w:rsidRPr="006145DB" w:rsidRDefault="00FC7A1A" w:rsidP="005B435E">
            <w:pPr>
              <w:pStyle w:val="Ttulo1"/>
              <w:rPr>
                <w:sz w:val="20"/>
                <w:szCs w:val="20"/>
                <w:lang w:val="es-CO" w:eastAsia="es-CO"/>
              </w:rPr>
            </w:pPr>
          </w:p>
          <w:p w14:paraId="5A802FEC" w14:textId="77777777" w:rsidR="00B341DF" w:rsidRPr="006145DB" w:rsidRDefault="006F1B90"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Persona con discapacidad que participe en los siguientes servicios o modalidades de atención:  </w:t>
            </w:r>
          </w:p>
          <w:p w14:paraId="47E25E04" w14:textId="02BB56DE" w:rsidR="006F1B90" w:rsidRPr="006145DB" w:rsidRDefault="006F1B90"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 </w:t>
            </w:r>
          </w:p>
          <w:p w14:paraId="523D93BF" w14:textId="471D692C" w:rsidR="006F1B90"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 xml:space="preserve">1. </w:t>
            </w:r>
            <w:r w:rsidR="006F1B90" w:rsidRPr="006145DB">
              <w:rPr>
                <w:rFonts w:eastAsia="Times New Roman" w:cs="Arial"/>
                <w:sz w:val="20"/>
                <w:szCs w:val="20"/>
                <w:lang w:val="es-CO" w:eastAsia="es-CO"/>
              </w:rPr>
              <w:t>Servicio Compromiso por una Alimentación Incluyente.  </w:t>
            </w:r>
          </w:p>
          <w:p w14:paraId="0AF34011" w14:textId="77777777"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 xml:space="preserve">2. </w:t>
            </w:r>
            <w:r w:rsidR="006F1B90" w:rsidRPr="006145DB">
              <w:rPr>
                <w:rFonts w:eastAsia="Times New Roman" w:cs="Arial"/>
                <w:sz w:val="20"/>
                <w:szCs w:val="20"/>
                <w:lang w:val="es-CO" w:eastAsia="es-CO"/>
              </w:rPr>
              <w:t>Servicio Comedores Comunitarios. </w:t>
            </w:r>
          </w:p>
          <w:p w14:paraId="479BAA94" w14:textId="5448E02D"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3. Servicio</w:t>
            </w:r>
            <w:r w:rsidR="006F1B90" w:rsidRPr="006145DB">
              <w:rPr>
                <w:rFonts w:eastAsia="Times New Roman" w:cs="Arial"/>
                <w:sz w:val="20"/>
                <w:szCs w:val="20"/>
                <w:lang w:val="es-CO" w:eastAsia="es-CO"/>
              </w:rPr>
              <w:t xml:space="preserve"> hogar de paso día y hogar de paso noche para la atención de la población habitante de calle. </w:t>
            </w:r>
          </w:p>
          <w:p w14:paraId="61516327" w14:textId="77777777"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4.</w:t>
            </w:r>
            <w:r w:rsidR="006F1B90" w:rsidRPr="006145DB">
              <w:rPr>
                <w:rFonts w:eastAsia="Times New Roman" w:cs="Arial"/>
                <w:sz w:val="20"/>
                <w:szCs w:val="20"/>
                <w:lang w:val="es-CO" w:eastAsia="es-CO"/>
              </w:rPr>
              <w:t>Servicio desarrollo integral y diferencial para población habitante de calle y en alto riesgo de estarlo </w:t>
            </w:r>
          </w:p>
          <w:p w14:paraId="0C5B652D" w14:textId="77777777"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5.</w:t>
            </w:r>
            <w:r w:rsidR="006F1B90" w:rsidRPr="006145DB">
              <w:rPr>
                <w:rFonts w:eastAsia="Times New Roman" w:cs="Arial"/>
                <w:sz w:val="20"/>
                <w:szCs w:val="20"/>
                <w:lang w:val="es-CO" w:eastAsia="es-CO"/>
              </w:rPr>
              <w:t>Servicio atención y desarrollo de capacidades para mujeres habitantes de calle </w:t>
            </w:r>
          </w:p>
          <w:p w14:paraId="79E50670" w14:textId="77777777"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6. Servicio</w:t>
            </w:r>
            <w:r w:rsidR="006F1B90" w:rsidRPr="006145DB">
              <w:rPr>
                <w:rFonts w:eastAsia="Times New Roman" w:cs="Arial"/>
                <w:sz w:val="20"/>
                <w:szCs w:val="20"/>
                <w:lang w:val="es-CO" w:eastAsia="es-CO"/>
              </w:rPr>
              <w:t xml:space="preserve"> de atención sociosanitaria para población habitante de calle. </w:t>
            </w:r>
          </w:p>
          <w:p w14:paraId="7AF3B4A4" w14:textId="4DF7C15D"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7. Servicio</w:t>
            </w:r>
            <w:r w:rsidR="006F1B90" w:rsidRPr="006145DB">
              <w:rPr>
                <w:rFonts w:eastAsia="Times New Roman" w:cs="Arial"/>
                <w:sz w:val="20"/>
                <w:szCs w:val="20"/>
                <w:lang w:val="es-CO" w:eastAsia="es-CO"/>
              </w:rPr>
              <w:t xml:space="preserve"> comunidad de vida para población habitante de calle. </w:t>
            </w:r>
          </w:p>
          <w:p w14:paraId="160736A0" w14:textId="77777777"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8. Servicio</w:t>
            </w:r>
            <w:r w:rsidR="006F1B90" w:rsidRPr="006145DB">
              <w:rPr>
                <w:rFonts w:eastAsia="Times New Roman" w:cs="Arial"/>
                <w:sz w:val="20"/>
                <w:szCs w:val="20"/>
                <w:lang w:val="es-CO" w:eastAsia="es-CO"/>
              </w:rPr>
              <w:t xml:space="preserve"> alta dependencia física, mental o cognitiva para población habitante de calle.  </w:t>
            </w:r>
          </w:p>
          <w:p w14:paraId="3691B2B3" w14:textId="77777777"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 xml:space="preserve">9. </w:t>
            </w:r>
            <w:r w:rsidR="006F1B90" w:rsidRPr="006145DB">
              <w:rPr>
                <w:rFonts w:eastAsia="Times New Roman" w:cs="Arial"/>
                <w:sz w:val="20"/>
                <w:szCs w:val="20"/>
                <w:lang w:val="es-CO" w:eastAsia="es-CO"/>
              </w:rPr>
              <w:t>Servicio Fortalecimiento a la inclusión y apoyo alimentario a personas con discapacidad. </w:t>
            </w:r>
          </w:p>
          <w:p w14:paraId="576291AF" w14:textId="77777777" w:rsidR="00FC7A1A"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 xml:space="preserve">10. </w:t>
            </w:r>
            <w:r w:rsidR="006F1B90" w:rsidRPr="006145DB">
              <w:rPr>
                <w:rFonts w:eastAsia="Times New Roman" w:cs="Arial"/>
                <w:sz w:val="20"/>
                <w:szCs w:val="20"/>
                <w:lang w:val="es-CO" w:eastAsia="es-CO"/>
              </w:rPr>
              <w:t>Servicio para la integración y los derechos del migrante, refugiado y retornado con su modalidad ayuda humanitaria para la estabilización.  </w:t>
            </w:r>
          </w:p>
          <w:p w14:paraId="2FB9E703" w14:textId="73EBB91E" w:rsidR="00820471" w:rsidRPr="006145DB" w:rsidRDefault="00FC7A1A" w:rsidP="005B435E">
            <w:pPr>
              <w:spacing w:after="0" w:line="240" w:lineRule="auto"/>
              <w:jc w:val="both"/>
              <w:textAlignment w:val="baseline"/>
              <w:rPr>
                <w:rFonts w:eastAsia="Times New Roman" w:cs="Arial"/>
                <w:sz w:val="20"/>
                <w:szCs w:val="20"/>
                <w:lang w:val="es-CO" w:eastAsia="es-CO"/>
              </w:rPr>
            </w:pPr>
            <w:r w:rsidRPr="006145DB">
              <w:rPr>
                <w:rFonts w:eastAsia="Times New Roman" w:cs="Arial"/>
                <w:sz w:val="20"/>
                <w:szCs w:val="20"/>
                <w:lang w:val="es-CO" w:eastAsia="es-CO"/>
              </w:rPr>
              <w:t xml:space="preserve">11. </w:t>
            </w:r>
            <w:r w:rsidR="006F1B90" w:rsidRPr="006145DB">
              <w:rPr>
                <w:rFonts w:eastAsia="Times New Roman" w:cs="Arial"/>
                <w:sz w:val="20"/>
                <w:szCs w:val="20"/>
                <w:lang w:val="es-CO" w:eastAsia="es-CO"/>
              </w:rPr>
              <w:t>Servicio para la integración y los derechos del migrante, refugiado y retornado con su modalidad Integración en tú camino.</w:t>
            </w:r>
          </w:p>
        </w:tc>
      </w:tr>
      <w:tr w:rsidR="00FC7A1A" w:rsidRPr="006145DB" w14:paraId="0300C8BE" w14:textId="77777777" w:rsidTr="003D5238">
        <w:trPr>
          <w:trHeight w:val="574"/>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79ABF8AE" w14:textId="0AABC9D6" w:rsidR="00486F67" w:rsidRPr="006145DB" w:rsidRDefault="00486F67" w:rsidP="005B435E">
            <w:pPr>
              <w:spacing w:after="0" w:line="240" w:lineRule="auto"/>
              <w:rPr>
                <w:rFonts w:cs="Arial"/>
                <w:bCs/>
                <w:sz w:val="20"/>
                <w:szCs w:val="20"/>
                <w:lang w:eastAsia="es-CO"/>
              </w:rPr>
            </w:pPr>
            <w:r w:rsidRPr="006145DB">
              <w:rPr>
                <w:rFonts w:cs="Arial"/>
                <w:bCs/>
                <w:sz w:val="20"/>
                <w:szCs w:val="20"/>
                <w:lang w:eastAsia="es-CO"/>
              </w:rPr>
              <w:t>Ejecución</w:t>
            </w:r>
            <w:r w:rsidR="00D77F10" w:rsidRPr="006145DB">
              <w:rPr>
                <w:rFonts w:cs="Arial"/>
                <w:bCs/>
                <w:sz w:val="20"/>
                <w:szCs w:val="20"/>
                <w:lang w:eastAsia="es-CO"/>
              </w:rPr>
              <w:t xml:space="preserve"> </w:t>
            </w:r>
          </w:p>
        </w:tc>
        <w:tc>
          <w:tcPr>
            <w:tcW w:w="4141" w:type="pct"/>
            <w:tcBorders>
              <w:top w:val="single" w:sz="4" w:space="0" w:color="auto"/>
              <w:left w:val="single" w:sz="4" w:space="0" w:color="auto"/>
              <w:bottom w:val="single" w:sz="4" w:space="0" w:color="auto"/>
              <w:right w:val="single" w:sz="4" w:space="0" w:color="auto"/>
            </w:tcBorders>
            <w:vAlign w:val="center"/>
          </w:tcPr>
          <w:p w14:paraId="00854BD8"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lang w:val="es-ES"/>
              </w:rPr>
              <w:t>A nivel individual se realizan acciones que aporten al desarrollo y fortalecimiento de habilidades y capacidades, que favorezcan la independencia y autonomía para su inclusión social, o desarrollando acciones que favorezcan el confort y calidad de vida de la persona con discapacidad, según las condiciones individuales de cada caso; en el marco de las orientaciones técnicas de la Subdirección para la Discapacidad.</w:t>
            </w:r>
            <w:r w:rsidRPr="006145DB">
              <w:rPr>
                <w:rStyle w:val="eop"/>
                <w:rFonts w:ascii="Arial" w:hAnsi="Arial" w:cs="Arial"/>
                <w:sz w:val="20"/>
                <w:szCs w:val="20"/>
              </w:rPr>
              <w:t> </w:t>
            </w:r>
          </w:p>
          <w:p w14:paraId="14BB5990"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eop"/>
                <w:rFonts w:ascii="Arial" w:hAnsi="Arial" w:cs="Arial"/>
                <w:sz w:val="20"/>
                <w:szCs w:val="20"/>
              </w:rPr>
              <w:t> </w:t>
            </w:r>
          </w:p>
          <w:p w14:paraId="7267B6B6"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A nivel familiar, se promueven el principio de corresponsabilidad, que favorezca los procesos de inclusión de las personas con discapacidad y se brindan acciones en el marco del cuidado colectivo, fortaleciendo la labor de cuidado, la redistribución y la dinamización del proyecto de vida de la familia y la persona cuidadora.</w:t>
            </w:r>
            <w:r w:rsidRPr="006145DB">
              <w:rPr>
                <w:rStyle w:val="eop"/>
                <w:rFonts w:ascii="Arial" w:hAnsi="Arial" w:cs="Arial"/>
                <w:sz w:val="20"/>
                <w:szCs w:val="20"/>
              </w:rPr>
              <w:t> </w:t>
            </w:r>
          </w:p>
          <w:p w14:paraId="0FD961D0"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eop"/>
                <w:rFonts w:ascii="Arial" w:hAnsi="Arial" w:cs="Arial"/>
                <w:sz w:val="20"/>
                <w:szCs w:val="20"/>
              </w:rPr>
              <w:t> </w:t>
            </w:r>
          </w:p>
          <w:p w14:paraId="218A23D5"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En entorno y territorio, se adelantan un conjunto de acciones para la generación de oportunidades que permitan la visibilización, participación e inclusión de las personas con discapacidad y sus familias en los diferentes entornos (educativo, productivo, deportivo y cultural), que permitan el cierre de brechas para la eliminación de barreras frente a la discapacidad. </w:t>
            </w:r>
            <w:r w:rsidRPr="006145DB">
              <w:rPr>
                <w:rStyle w:val="eop"/>
                <w:rFonts w:ascii="Arial" w:hAnsi="Arial" w:cs="Arial"/>
                <w:sz w:val="20"/>
                <w:szCs w:val="20"/>
              </w:rPr>
              <w:t> </w:t>
            </w:r>
          </w:p>
          <w:p w14:paraId="4B8D6FDB" w14:textId="77777777" w:rsidR="006F1B90"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eop"/>
                <w:rFonts w:ascii="Arial" w:hAnsi="Arial" w:cs="Arial"/>
                <w:sz w:val="20"/>
                <w:szCs w:val="20"/>
              </w:rPr>
              <w:t> </w:t>
            </w:r>
          </w:p>
          <w:p w14:paraId="0AA8A64F" w14:textId="3529A7BD" w:rsidR="006A3A1D" w:rsidRPr="006145DB" w:rsidRDefault="006F1B90"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En caso de interrupción total o parcial del servicio por un evento del alto impacto o de otro tipo, se cuenta con dos esquemas de atención flexibles, virtual o visitas domiciliarias, permitiendo la continuidad con los planes de atención individual establecidos para cada participante.</w:t>
            </w:r>
            <w:r w:rsidRPr="006145DB">
              <w:rPr>
                <w:rStyle w:val="eop"/>
                <w:rFonts w:ascii="Arial" w:hAnsi="Arial" w:cs="Arial"/>
                <w:sz w:val="20"/>
                <w:szCs w:val="20"/>
              </w:rPr>
              <w:t> </w:t>
            </w:r>
          </w:p>
        </w:tc>
      </w:tr>
    </w:tbl>
    <w:p w14:paraId="1AEA93D0" w14:textId="77777777" w:rsidR="00476C01" w:rsidRPr="006145DB" w:rsidRDefault="00476C01" w:rsidP="005B435E">
      <w:pPr>
        <w:spacing w:after="0" w:line="240" w:lineRule="auto"/>
        <w:rPr>
          <w:rFonts w:cs="Arial"/>
          <w:lang w:val="es-CO"/>
        </w:rPr>
      </w:pPr>
    </w:p>
    <w:p w14:paraId="53C60C06" w14:textId="708ED48D" w:rsidR="00081CC5" w:rsidRPr="006145DB" w:rsidRDefault="00992E9C">
      <w:pPr>
        <w:pStyle w:val="Ttulo1"/>
        <w:numPr>
          <w:ilvl w:val="2"/>
          <w:numId w:val="72"/>
        </w:numPr>
        <w:tabs>
          <w:tab w:val="left" w:pos="993"/>
        </w:tabs>
        <w:ind w:left="567" w:hanging="579"/>
        <w:jc w:val="center"/>
      </w:pPr>
      <w:bookmarkStart w:id="296" w:name="_Toc210213217"/>
      <w:bookmarkStart w:id="297" w:name="_Toc213273490"/>
      <w:bookmarkStart w:id="298" w:name="_Toc213276117"/>
      <w:bookmarkStart w:id="299" w:name="_Toc216902451"/>
      <w:r w:rsidRPr="006145DB">
        <w:t xml:space="preserve">Servicio </w:t>
      </w:r>
      <w:bookmarkEnd w:id="296"/>
      <w:r w:rsidR="0096209F" w:rsidRPr="006145DB">
        <w:t>Centro Distrital de Referenciación y Apoyo Integral para la Inclusión Social - CADIS+</w:t>
      </w:r>
      <w:bookmarkEnd w:id="297"/>
      <w:bookmarkEnd w:id="298"/>
      <w:bookmarkEnd w:id="299"/>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081CC5" w:rsidRPr="006145DB" w14:paraId="0BBC4C1E" w14:textId="77777777" w:rsidTr="00536D01">
        <w:trPr>
          <w:trHeight w:val="503"/>
          <w:jc w:val="center"/>
        </w:trPr>
        <w:tc>
          <w:tcPr>
            <w:tcW w:w="1696" w:type="dxa"/>
            <w:vAlign w:val="center"/>
          </w:tcPr>
          <w:p w14:paraId="08DCC0B4" w14:textId="356E9048" w:rsidR="00081CC5" w:rsidRPr="006145DB" w:rsidRDefault="00081CC5" w:rsidP="005B435E">
            <w:pPr>
              <w:spacing w:after="0" w:line="240" w:lineRule="auto"/>
              <w:ind w:left="22"/>
              <w:contextualSpacing/>
              <w:rPr>
                <w:rFonts w:eastAsia="Calibri" w:cs="Arial"/>
                <w:bCs/>
                <w:sz w:val="20"/>
                <w:szCs w:val="20"/>
                <w:lang w:eastAsia="es-CO"/>
              </w:rPr>
            </w:pPr>
            <w:r w:rsidRPr="006145DB">
              <w:rPr>
                <w:rFonts w:cs="Arial"/>
                <w:bCs/>
                <w:sz w:val="20"/>
                <w:szCs w:val="20"/>
                <w:lang w:eastAsia="es-CO"/>
              </w:rPr>
              <w:t>Nombre del servicio</w:t>
            </w:r>
          </w:p>
        </w:tc>
        <w:tc>
          <w:tcPr>
            <w:tcW w:w="7699" w:type="dxa"/>
            <w:vAlign w:val="center"/>
          </w:tcPr>
          <w:p w14:paraId="17D97077" w14:textId="77777777" w:rsidR="00081CC5" w:rsidRPr="006145DB" w:rsidRDefault="00081CC5" w:rsidP="005B435E">
            <w:pPr>
              <w:pStyle w:val="Textoindependiente"/>
              <w:spacing w:after="0" w:line="240" w:lineRule="auto"/>
              <w:jc w:val="both"/>
              <w:rPr>
                <w:rFonts w:eastAsia="Lucida Sans Unicode" w:cs="Arial"/>
                <w:sz w:val="20"/>
                <w:szCs w:val="20"/>
              </w:rPr>
            </w:pPr>
            <w:r w:rsidRPr="006145DB">
              <w:rPr>
                <w:rFonts w:eastAsia="Lucida Sans Unicode" w:cs="Arial"/>
                <w:sz w:val="20"/>
                <w:szCs w:val="20"/>
              </w:rPr>
              <w:t>Centro Distrital de Referenciación y Apoyo Integral para la Inclusión Social - CADIS+</w:t>
            </w:r>
          </w:p>
        </w:tc>
      </w:tr>
      <w:tr w:rsidR="00081CC5" w:rsidRPr="006145DB" w14:paraId="0DA9521E" w14:textId="77777777" w:rsidTr="00536D01">
        <w:trPr>
          <w:trHeight w:val="585"/>
          <w:jc w:val="center"/>
        </w:trPr>
        <w:tc>
          <w:tcPr>
            <w:tcW w:w="1696" w:type="dxa"/>
            <w:vAlign w:val="center"/>
          </w:tcPr>
          <w:p w14:paraId="6BC2D5AB" w14:textId="03FAC6D6"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Objeto del servicio</w:t>
            </w:r>
          </w:p>
        </w:tc>
        <w:tc>
          <w:tcPr>
            <w:tcW w:w="7699" w:type="dxa"/>
            <w:vAlign w:val="center"/>
          </w:tcPr>
          <w:p w14:paraId="2C8BE3A7" w14:textId="77777777" w:rsidR="00081CC5" w:rsidRPr="006145DB" w:rsidRDefault="00081CC5" w:rsidP="005B435E">
            <w:pPr>
              <w:spacing w:after="0" w:line="240" w:lineRule="auto"/>
              <w:contextualSpacing/>
              <w:jc w:val="both"/>
              <w:rPr>
                <w:rFonts w:cs="Arial"/>
                <w:sz w:val="20"/>
                <w:szCs w:val="20"/>
                <w:lang w:eastAsia="es-CO"/>
              </w:rPr>
            </w:pPr>
            <w:r w:rsidRPr="006145DB">
              <w:rPr>
                <w:rFonts w:cs="Arial"/>
                <w:sz w:val="20"/>
                <w:szCs w:val="20"/>
                <w:lang w:eastAsia="es-CO"/>
              </w:rPr>
              <w:t xml:space="preserve">Promover y acompañar la inclusión social y productiva de las personas con discapacidad, sus familias y personas cuidadoras, a través del fortalecimiento de capacidades y/o </w:t>
            </w:r>
            <w:r w:rsidRPr="006145DB">
              <w:rPr>
                <w:rFonts w:cs="Arial"/>
                <w:sz w:val="20"/>
                <w:szCs w:val="20"/>
                <w:lang w:val="es-MX" w:eastAsia="es-CO"/>
              </w:rPr>
              <w:t>enrutamiento a servicios, programas o proyectos tanto de la Secretaría Distrital de Integración Social como de otras entidades a nivel distrital.</w:t>
            </w:r>
          </w:p>
        </w:tc>
      </w:tr>
      <w:tr w:rsidR="00081CC5" w:rsidRPr="006145DB" w14:paraId="7EFE9F17" w14:textId="77777777" w:rsidTr="00536D01">
        <w:trPr>
          <w:trHeight w:val="20"/>
          <w:jc w:val="center"/>
        </w:trPr>
        <w:tc>
          <w:tcPr>
            <w:tcW w:w="1696" w:type="dxa"/>
            <w:vAlign w:val="center"/>
          </w:tcPr>
          <w:p w14:paraId="33BFF136" w14:textId="77777777"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Oferta del servicio</w:t>
            </w:r>
          </w:p>
        </w:tc>
        <w:tc>
          <w:tcPr>
            <w:tcW w:w="7699" w:type="dxa"/>
            <w:vAlign w:val="center"/>
          </w:tcPr>
          <w:p w14:paraId="659573D0" w14:textId="77777777" w:rsidR="00081CC5" w:rsidRPr="006145DB" w:rsidRDefault="00081CC5" w:rsidP="005B435E">
            <w:pPr>
              <w:pStyle w:val="Textoindependiente"/>
              <w:spacing w:after="0" w:line="240" w:lineRule="auto"/>
              <w:jc w:val="both"/>
              <w:rPr>
                <w:rFonts w:cs="Arial"/>
                <w:sz w:val="20"/>
                <w:szCs w:val="20"/>
              </w:rPr>
            </w:pPr>
            <w:r w:rsidRPr="006145DB">
              <w:rPr>
                <w:rFonts w:cs="Arial"/>
                <w:sz w:val="20"/>
                <w:szCs w:val="20"/>
                <w:lang w:val="es-CO"/>
              </w:rPr>
              <w:t>Brindar atención integral a personas con discapacidad, sus familias y personas cuidadoras, realizando una valoración multidimensional</w:t>
            </w:r>
            <w:r w:rsidRPr="006145DB">
              <w:rPr>
                <w:rFonts w:cs="Arial"/>
                <w:sz w:val="20"/>
                <w:szCs w:val="20"/>
              </w:rPr>
              <w:t xml:space="preserve">, que permita el reconocimiento de sus necesidades, con el fin de establecer algunas de las siguientes acciones de atención: </w:t>
            </w:r>
          </w:p>
          <w:p w14:paraId="12195A53" w14:textId="77777777" w:rsidR="006F1EFC" w:rsidRPr="006145DB" w:rsidRDefault="006F1EFC" w:rsidP="005B435E">
            <w:pPr>
              <w:pStyle w:val="Textoindependiente"/>
              <w:spacing w:after="0" w:line="240" w:lineRule="auto"/>
              <w:jc w:val="both"/>
              <w:rPr>
                <w:rFonts w:cs="Arial"/>
                <w:sz w:val="20"/>
                <w:szCs w:val="20"/>
              </w:rPr>
            </w:pPr>
          </w:p>
          <w:p w14:paraId="3188F28B" w14:textId="77777777" w:rsidR="00081CC5" w:rsidRPr="006145DB" w:rsidRDefault="00081CC5">
            <w:pPr>
              <w:pStyle w:val="Prrafodelista"/>
              <w:numPr>
                <w:ilvl w:val="0"/>
                <w:numId w:val="83"/>
              </w:numPr>
              <w:spacing w:after="0" w:line="240" w:lineRule="auto"/>
              <w:jc w:val="both"/>
              <w:rPr>
                <w:rFonts w:cs="Arial"/>
                <w:sz w:val="20"/>
                <w:szCs w:val="20"/>
              </w:rPr>
            </w:pPr>
            <w:r w:rsidRPr="006145DB">
              <w:rPr>
                <w:rFonts w:cs="Arial"/>
                <w:sz w:val="20"/>
                <w:szCs w:val="20"/>
                <w:lang w:val="es-ES_tradnl"/>
              </w:rPr>
              <w:t>Orientación y referenciación</w:t>
            </w:r>
            <w:r w:rsidRPr="006145DB">
              <w:rPr>
                <w:rFonts w:cs="Arial"/>
                <w:sz w:val="20"/>
                <w:szCs w:val="20"/>
              </w:rPr>
              <w:t>: Caracterización de necesidades de la población, para la activación de rutas institucionales públicas o privadas y el seguimiento a los procesos de atención y enrutamiento de la población con discapacidad.</w:t>
            </w:r>
          </w:p>
          <w:p w14:paraId="6DCD7B43" w14:textId="77777777" w:rsidR="00081CC5" w:rsidRPr="006145DB" w:rsidRDefault="00081CC5">
            <w:pPr>
              <w:pStyle w:val="Prrafodelista"/>
              <w:numPr>
                <w:ilvl w:val="0"/>
                <w:numId w:val="83"/>
              </w:numPr>
              <w:spacing w:after="0" w:line="240" w:lineRule="auto"/>
              <w:jc w:val="both"/>
              <w:rPr>
                <w:rFonts w:cs="Arial"/>
                <w:sz w:val="20"/>
                <w:szCs w:val="20"/>
              </w:rPr>
            </w:pPr>
            <w:r w:rsidRPr="006145DB">
              <w:rPr>
                <w:rFonts w:cs="Arial"/>
                <w:sz w:val="20"/>
                <w:szCs w:val="20"/>
              </w:rPr>
              <w:t>Acompañamiento a la inclusión social y productiva: Orientación, acompañamiento y desarrollo de capacidades que favorezca la inclusión social y productiva, a través de la articulación intra e interinstitucional y transectorial. </w:t>
            </w:r>
          </w:p>
        </w:tc>
      </w:tr>
      <w:tr w:rsidR="00081CC5" w:rsidRPr="006145DB" w14:paraId="14018F65" w14:textId="77777777" w:rsidTr="00536D01">
        <w:trPr>
          <w:trHeight w:val="20"/>
          <w:jc w:val="center"/>
        </w:trPr>
        <w:tc>
          <w:tcPr>
            <w:tcW w:w="1696" w:type="dxa"/>
            <w:vAlign w:val="center"/>
          </w:tcPr>
          <w:p w14:paraId="092A28F9" w14:textId="77777777"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699" w:type="dxa"/>
            <w:vAlign w:val="center"/>
          </w:tcPr>
          <w:p w14:paraId="3172966D" w14:textId="2DC1192D" w:rsidR="00081CC5" w:rsidRPr="006145DB" w:rsidRDefault="00081CC5"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Focalización por demanda</w:t>
            </w:r>
            <w:r w:rsidR="002F7CF2" w:rsidRPr="006145DB">
              <w:rPr>
                <w:rFonts w:cs="Arial"/>
                <w:sz w:val="20"/>
                <w:szCs w:val="20"/>
                <w:lang w:eastAsia="es-CO"/>
              </w:rPr>
              <w:t>.</w:t>
            </w:r>
          </w:p>
        </w:tc>
      </w:tr>
      <w:tr w:rsidR="00081CC5" w:rsidRPr="006145DB" w14:paraId="127B7D7B" w14:textId="77777777" w:rsidTr="00536D01">
        <w:trPr>
          <w:trHeight w:val="300"/>
          <w:jc w:val="center"/>
        </w:trPr>
        <w:tc>
          <w:tcPr>
            <w:tcW w:w="1696" w:type="dxa"/>
            <w:vAlign w:val="center"/>
          </w:tcPr>
          <w:p w14:paraId="1AE6C739" w14:textId="77777777"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699" w:type="dxa"/>
            <w:vAlign w:val="center"/>
          </w:tcPr>
          <w:p w14:paraId="22758BA8" w14:textId="63EFA026" w:rsidR="00081CC5" w:rsidRPr="006145DB" w:rsidRDefault="00081CC5" w:rsidP="005B435E">
            <w:pPr>
              <w:pStyle w:val="Textoindependiente"/>
              <w:spacing w:after="0" w:line="240" w:lineRule="auto"/>
              <w:jc w:val="both"/>
              <w:rPr>
                <w:rFonts w:cs="Arial"/>
                <w:sz w:val="20"/>
                <w:szCs w:val="20"/>
                <w:lang w:eastAsia="es-CO"/>
              </w:rPr>
            </w:pPr>
            <w:r w:rsidRPr="006145DB">
              <w:rPr>
                <w:rFonts w:cs="Arial"/>
                <w:sz w:val="20"/>
                <w:szCs w:val="20"/>
                <w:lang w:val="es-CO" w:eastAsia="es-CO"/>
              </w:rPr>
              <w:t>Personas con discapacidad entre 14 y 59 años y 11 meses, que requieren apoyos intermitentes, limitados y extensos hasta el 75%, así como sus familias y personas cuidadoras mayores de 18 años, residentes en Bogotá</w:t>
            </w:r>
            <w:r w:rsidRPr="006145DB">
              <w:rPr>
                <w:rFonts w:cs="Arial"/>
                <w:lang w:val="es-CO" w:eastAsia="es-CO"/>
              </w:rPr>
              <w:t xml:space="preserve"> D.C</w:t>
            </w:r>
            <w:r w:rsidR="002F7CF2" w:rsidRPr="006145DB">
              <w:rPr>
                <w:rFonts w:cs="Arial"/>
                <w:lang w:val="es-CO" w:eastAsia="es-CO"/>
              </w:rPr>
              <w:t>.</w:t>
            </w:r>
          </w:p>
        </w:tc>
      </w:tr>
      <w:tr w:rsidR="00081CC5" w:rsidRPr="006145DB" w14:paraId="29B914FA" w14:textId="77777777" w:rsidTr="00323FF6">
        <w:trPr>
          <w:trHeight w:val="884"/>
          <w:jc w:val="center"/>
        </w:trPr>
        <w:tc>
          <w:tcPr>
            <w:tcW w:w="1696" w:type="dxa"/>
            <w:vAlign w:val="center"/>
          </w:tcPr>
          <w:p w14:paraId="26899C2C" w14:textId="77777777"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699" w:type="dxa"/>
            <w:vAlign w:val="center"/>
          </w:tcPr>
          <w:p w14:paraId="0838F837" w14:textId="77777777" w:rsidR="00081CC5" w:rsidRPr="006145DB" w:rsidRDefault="00081CC5" w:rsidP="005B435E">
            <w:pPr>
              <w:spacing w:after="0" w:line="240" w:lineRule="auto"/>
              <w:rPr>
                <w:rFonts w:cs="Arial"/>
                <w:sz w:val="16"/>
                <w:szCs w:val="16"/>
              </w:rPr>
            </w:pPr>
          </w:p>
          <w:tbl>
            <w:tblPr>
              <w:tblStyle w:val="Tablaconcuadrcula"/>
              <w:tblW w:w="7513" w:type="dxa"/>
              <w:jc w:val="center"/>
              <w:tblLayout w:type="fixed"/>
              <w:tblLook w:val="04A0" w:firstRow="1" w:lastRow="0" w:firstColumn="1" w:lastColumn="0" w:noHBand="0" w:noVBand="1"/>
            </w:tblPr>
            <w:tblGrid>
              <w:gridCol w:w="3597"/>
              <w:gridCol w:w="1134"/>
              <w:gridCol w:w="1134"/>
              <w:gridCol w:w="1648"/>
            </w:tblGrid>
            <w:tr w:rsidR="002F7CF2" w:rsidRPr="006145DB" w14:paraId="4C065250" w14:textId="77777777" w:rsidTr="00AC065E">
              <w:trPr>
                <w:trHeight w:val="475"/>
                <w:jc w:val="center"/>
              </w:trPr>
              <w:tc>
                <w:tcPr>
                  <w:tcW w:w="3597" w:type="dxa"/>
                  <w:vAlign w:val="center"/>
                </w:tcPr>
                <w:p w14:paraId="0C96FA40"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4" w:type="dxa"/>
                  <w:vAlign w:val="center"/>
                </w:tcPr>
                <w:p w14:paraId="170B196F"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1FDB62EF"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48" w:type="dxa"/>
                  <w:vAlign w:val="center"/>
                </w:tcPr>
                <w:p w14:paraId="3E6F39B9"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2F7CF2" w:rsidRPr="006145DB" w14:paraId="1EF7464C" w14:textId="77777777" w:rsidTr="00AC065E">
              <w:trPr>
                <w:trHeight w:val="282"/>
                <w:jc w:val="center"/>
              </w:trPr>
              <w:tc>
                <w:tcPr>
                  <w:tcW w:w="3597" w:type="dxa"/>
                  <w:vAlign w:val="center"/>
                </w:tcPr>
                <w:p w14:paraId="29909451" w14:textId="29D61109" w:rsidR="00081CC5" w:rsidRPr="006145DB" w:rsidRDefault="00081CC5" w:rsidP="005B435E">
                  <w:pPr>
                    <w:tabs>
                      <w:tab w:val="left" w:pos="709"/>
                    </w:tabs>
                    <w:contextualSpacing/>
                    <w:jc w:val="both"/>
                    <w:rPr>
                      <w:rFonts w:cs="Arial"/>
                      <w:sz w:val="16"/>
                      <w:szCs w:val="16"/>
                    </w:rPr>
                  </w:pPr>
                  <w:r w:rsidRPr="006145DB">
                    <w:rPr>
                      <w:rStyle w:val="normaltextrun"/>
                      <w:rFonts w:cs="Arial"/>
                      <w:sz w:val="16"/>
                      <w:szCs w:val="16"/>
                    </w:rPr>
                    <w:t>Persona con discapacidad</w:t>
                  </w:r>
                  <w:r w:rsidR="006F1EFC" w:rsidRPr="006145DB">
                    <w:rPr>
                      <w:rStyle w:val="normaltextrun"/>
                      <w:rFonts w:cs="Arial"/>
                      <w:sz w:val="16"/>
                      <w:szCs w:val="16"/>
                    </w:rPr>
                    <w:t>.</w:t>
                  </w:r>
                </w:p>
              </w:tc>
              <w:tc>
                <w:tcPr>
                  <w:tcW w:w="1134" w:type="dxa"/>
                  <w:vAlign w:val="center"/>
                </w:tcPr>
                <w:p w14:paraId="2A96A551"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vAlign w:val="center"/>
                </w:tcPr>
                <w:p w14:paraId="7050EF9C"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648" w:type="dxa"/>
                  <w:vAlign w:val="center"/>
                </w:tcPr>
                <w:p w14:paraId="6C05360B"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2F7CF2" w:rsidRPr="006145DB" w14:paraId="6A8C7F73" w14:textId="77777777" w:rsidTr="00AC065E">
              <w:trPr>
                <w:trHeight w:val="282"/>
                <w:jc w:val="center"/>
              </w:trPr>
              <w:tc>
                <w:tcPr>
                  <w:tcW w:w="3597" w:type="dxa"/>
                  <w:vMerge w:val="restart"/>
                  <w:vAlign w:val="center"/>
                </w:tcPr>
                <w:p w14:paraId="0F50A6A8" w14:textId="145841FE" w:rsidR="00081CC5" w:rsidRPr="006145DB" w:rsidRDefault="00081CC5" w:rsidP="005B435E">
                  <w:pPr>
                    <w:tabs>
                      <w:tab w:val="left" w:pos="709"/>
                    </w:tabs>
                    <w:contextualSpacing/>
                    <w:jc w:val="both"/>
                    <w:rPr>
                      <w:rStyle w:val="normaltextrun"/>
                      <w:rFonts w:cs="Arial"/>
                      <w:sz w:val="16"/>
                      <w:szCs w:val="16"/>
                    </w:rPr>
                  </w:pPr>
                  <w:r w:rsidRPr="006145DB">
                    <w:rPr>
                      <w:rStyle w:val="normaltextrun"/>
                      <w:rFonts w:cs="Arial"/>
                      <w:sz w:val="16"/>
                      <w:szCs w:val="16"/>
                    </w:rPr>
                    <w:t>Entre 14 y 59 años y 11 meses</w:t>
                  </w:r>
                  <w:r w:rsidR="006F1EFC" w:rsidRPr="006145DB">
                    <w:rPr>
                      <w:rStyle w:val="normaltextrun"/>
                      <w:rFonts w:cs="Arial"/>
                      <w:sz w:val="16"/>
                      <w:szCs w:val="16"/>
                    </w:rPr>
                    <w:t>.</w:t>
                  </w:r>
                  <w:r w:rsidRPr="006145DB">
                    <w:rPr>
                      <w:rStyle w:val="eop"/>
                      <w:rFonts w:cs="Arial"/>
                      <w:sz w:val="16"/>
                      <w:szCs w:val="16"/>
                    </w:rPr>
                    <w:t> </w:t>
                  </w:r>
                </w:p>
              </w:tc>
              <w:tc>
                <w:tcPr>
                  <w:tcW w:w="1134" w:type="dxa"/>
                  <w:vAlign w:val="center"/>
                </w:tcPr>
                <w:p w14:paraId="241634BA"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vAlign w:val="center"/>
                </w:tcPr>
                <w:p w14:paraId="02F1982B"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648" w:type="dxa"/>
                  <w:vAlign w:val="center"/>
                </w:tcPr>
                <w:p w14:paraId="09675FDF"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5DD5B4F8"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2F7CF2" w:rsidRPr="006145DB" w14:paraId="7302A8C2" w14:textId="77777777" w:rsidTr="00AC065E">
              <w:trPr>
                <w:trHeight w:val="282"/>
                <w:jc w:val="center"/>
              </w:trPr>
              <w:tc>
                <w:tcPr>
                  <w:tcW w:w="3597" w:type="dxa"/>
                  <w:vMerge/>
                  <w:vAlign w:val="center"/>
                </w:tcPr>
                <w:p w14:paraId="2B0248E1" w14:textId="77777777" w:rsidR="00081CC5" w:rsidRPr="006145DB" w:rsidRDefault="00081CC5" w:rsidP="005B435E">
                  <w:pPr>
                    <w:tabs>
                      <w:tab w:val="left" w:pos="709"/>
                    </w:tabs>
                    <w:contextualSpacing/>
                    <w:jc w:val="both"/>
                    <w:rPr>
                      <w:rStyle w:val="normaltextrun"/>
                      <w:rFonts w:cs="Arial"/>
                      <w:sz w:val="16"/>
                      <w:szCs w:val="16"/>
                    </w:rPr>
                  </w:pPr>
                </w:p>
              </w:tc>
              <w:tc>
                <w:tcPr>
                  <w:tcW w:w="1134" w:type="dxa"/>
                  <w:vAlign w:val="center"/>
                </w:tcPr>
                <w:p w14:paraId="11B29B02"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34" w:type="dxa"/>
                  <w:vAlign w:val="center"/>
                </w:tcPr>
                <w:p w14:paraId="0BF16935"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648" w:type="dxa"/>
                  <w:vAlign w:val="center"/>
                </w:tcPr>
                <w:p w14:paraId="475DC2B0"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2F7CF2" w:rsidRPr="006145DB" w14:paraId="0F894D05" w14:textId="77777777" w:rsidTr="00AC065E">
              <w:trPr>
                <w:trHeight w:val="295"/>
                <w:jc w:val="center"/>
              </w:trPr>
              <w:tc>
                <w:tcPr>
                  <w:tcW w:w="3597" w:type="dxa"/>
                  <w:vAlign w:val="center"/>
                </w:tcPr>
                <w:p w14:paraId="48111DFA" w14:textId="77777777" w:rsidR="00081CC5" w:rsidRPr="006145DB" w:rsidRDefault="00081CC5" w:rsidP="005B435E">
                  <w:pPr>
                    <w:tabs>
                      <w:tab w:val="left" w:pos="709"/>
                    </w:tabs>
                    <w:contextualSpacing/>
                    <w:jc w:val="both"/>
                    <w:rPr>
                      <w:rFonts w:cs="Arial"/>
                      <w:sz w:val="16"/>
                      <w:szCs w:val="16"/>
                      <w:lang w:eastAsia="es-CO"/>
                    </w:rPr>
                  </w:pPr>
                  <w:r w:rsidRPr="006145DB">
                    <w:rPr>
                      <w:rStyle w:val="normaltextrun"/>
                      <w:rFonts w:cs="Arial"/>
                      <w:sz w:val="16"/>
                      <w:szCs w:val="16"/>
                    </w:rPr>
                    <w:t xml:space="preserve">Con apoyo general intermitente que se encuentre entre el 5% y el 24% o con apoyo general limitado que se encuentre entre el 25% y el 50% o con </w:t>
                  </w:r>
                  <w:r w:rsidRPr="006145DB">
                    <w:rPr>
                      <w:rStyle w:val="eop"/>
                      <w:rFonts w:cs="Arial"/>
                      <w:sz w:val="16"/>
                      <w:szCs w:val="16"/>
                    </w:rPr>
                    <w:t>apoyo general extenso entre los 51 a 75%.</w:t>
                  </w:r>
                </w:p>
              </w:tc>
              <w:tc>
                <w:tcPr>
                  <w:tcW w:w="1134" w:type="dxa"/>
                  <w:vAlign w:val="center"/>
                </w:tcPr>
                <w:p w14:paraId="53B7D144"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4" w:type="dxa"/>
                  <w:vAlign w:val="center"/>
                </w:tcPr>
                <w:p w14:paraId="4DE4088D"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648" w:type="dxa"/>
                  <w:vAlign w:val="center"/>
                </w:tcPr>
                <w:p w14:paraId="4028E3D0"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7BB86D30" w14:textId="77777777" w:rsidR="00081CC5" w:rsidRPr="006145DB" w:rsidRDefault="00081CC5" w:rsidP="005B435E">
                  <w:pPr>
                    <w:tabs>
                      <w:tab w:val="left" w:pos="709"/>
                    </w:tabs>
                    <w:contextualSpacing/>
                    <w:jc w:val="center"/>
                    <w:rPr>
                      <w:rStyle w:val="normaltextrun"/>
                      <w:rFonts w:cs="Arial"/>
                      <w:sz w:val="16"/>
                      <w:szCs w:val="16"/>
                    </w:rPr>
                  </w:pPr>
                </w:p>
                <w:p w14:paraId="6D41C757"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2F7CF2" w:rsidRPr="006145DB" w14:paraId="7EEE1D31" w14:textId="77777777" w:rsidTr="00AC065E">
              <w:trPr>
                <w:trHeight w:val="295"/>
                <w:jc w:val="center"/>
              </w:trPr>
              <w:tc>
                <w:tcPr>
                  <w:tcW w:w="3597" w:type="dxa"/>
                  <w:vMerge w:val="restart"/>
                  <w:vAlign w:val="center"/>
                </w:tcPr>
                <w:p w14:paraId="215C6866" w14:textId="5F4BF96B" w:rsidR="00081CC5" w:rsidRPr="006145DB" w:rsidRDefault="00081CC5" w:rsidP="005B435E">
                  <w:pPr>
                    <w:tabs>
                      <w:tab w:val="left" w:pos="709"/>
                    </w:tabs>
                    <w:contextualSpacing/>
                    <w:jc w:val="both"/>
                    <w:rPr>
                      <w:rStyle w:val="normaltextrun"/>
                      <w:rFonts w:cs="Arial"/>
                      <w:sz w:val="16"/>
                      <w:szCs w:val="16"/>
                    </w:rPr>
                  </w:pPr>
                  <w:r w:rsidRPr="006145DB">
                    <w:rPr>
                      <w:rStyle w:val="normaltextrun"/>
                      <w:rFonts w:cs="Arial"/>
                      <w:sz w:val="16"/>
                      <w:szCs w:val="16"/>
                    </w:rPr>
                    <w:t xml:space="preserve">O </w:t>
                  </w:r>
                  <w:r w:rsidR="00CC46B4" w:rsidRPr="006145DB">
                    <w:rPr>
                      <w:rStyle w:val="normaltextrun"/>
                      <w:rFonts w:cs="Arial"/>
                      <w:sz w:val="16"/>
                      <w:szCs w:val="16"/>
                    </w:rPr>
                    <w:t>p</w:t>
                  </w:r>
                  <w:r w:rsidRPr="006145DB">
                    <w:rPr>
                      <w:rStyle w:val="normaltextrun"/>
                      <w:rFonts w:cs="Arial"/>
                      <w:sz w:val="16"/>
                      <w:szCs w:val="16"/>
                    </w:rPr>
                    <w:t>ersona cuidadora de la persona con discapacidad mayor de 18 años</w:t>
                  </w:r>
                </w:p>
              </w:tc>
              <w:tc>
                <w:tcPr>
                  <w:tcW w:w="1134" w:type="dxa"/>
                  <w:vAlign w:val="center"/>
                </w:tcPr>
                <w:p w14:paraId="711DD1A4"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vAlign w:val="center"/>
                </w:tcPr>
                <w:p w14:paraId="20007073" w14:textId="18E857D6"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648" w:type="dxa"/>
                  <w:vAlign w:val="center"/>
                </w:tcPr>
                <w:p w14:paraId="4BE6A698" w14:textId="247E66D0"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6A92059C" w14:textId="203B0AA3"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2F7CF2" w:rsidRPr="006145DB" w14:paraId="0B191FB0" w14:textId="77777777" w:rsidTr="00AC065E">
              <w:trPr>
                <w:trHeight w:val="295"/>
                <w:jc w:val="center"/>
              </w:trPr>
              <w:tc>
                <w:tcPr>
                  <w:tcW w:w="3597" w:type="dxa"/>
                  <w:vMerge/>
                  <w:vAlign w:val="center"/>
                </w:tcPr>
                <w:p w14:paraId="0FE2D3BE" w14:textId="77777777" w:rsidR="00081CC5" w:rsidRPr="006145DB" w:rsidRDefault="00081CC5" w:rsidP="005B435E">
                  <w:pPr>
                    <w:tabs>
                      <w:tab w:val="left" w:pos="709"/>
                    </w:tabs>
                    <w:contextualSpacing/>
                    <w:jc w:val="both"/>
                    <w:rPr>
                      <w:rFonts w:cs="Arial"/>
                      <w:bCs/>
                      <w:sz w:val="16"/>
                      <w:szCs w:val="16"/>
                      <w:lang w:eastAsia="es-CO"/>
                    </w:rPr>
                  </w:pPr>
                </w:p>
              </w:tc>
              <w:tc>
                <w:tcPr>
                  <w:tcW w:w="1134" w:type="dxa"/>
                  <w:vAlign w:val="center"/>
                </w:tcPr>
                <w:p w14:paraId="0BE1EC14"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vAlign w:val="center"/>
                </w:tcPr>
                <w:p w14:paraId="752A7CC0"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648" w:type="dxa"/>
                  <w:vAlign w:val="center"/>
                </w:tcPr>
                <w:p w14:paraId="7A00C882"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2F7CF2" w:rsidRPr="006145DB" w14:paraId="7C8F993E" w14:textId="77777777" w:rsidTr="00AC065E">
              <w:trPr>
                <w:trHeight w:val="295"/>
                <w:jc w:val="center"/>
              </w:trPr>
              <w:tc>
                <w:tcPr>
                  <w:tcW w:w="3597" w:type="dxa"/>
                  <w:vMerge w:val="restart"/>
                  <w:vAlign w:val="center"/>
                </w:tcPr>
                <w:p w14:paraId="5DE14B2C" w14:textId="1413D739" w:rsidR="00081CC5" w:rsidRPr="006145DB" w:rsidRDefault="00081CC5" w:rsidP="005B435E">
                  <w:pPr>
                    <w:tabs>
                      <w:tab w:val="left" w:pos="709"/>
                    </w:tabs>
                    <w:contextualSpacing/>
                    <w:jc w:val="both"/>
                    <w:rPr>
                      <w:rFonts w:cs="Arial"/>
                      <w:bCs/>
                      <w:sz w:val="16"/>
                      <w:szCs w:val="16"/>
                      <w:lang w:eastAsia="es-CO"/>
                    </w:rPr>
                  </w:pPr>
                  <w:r w:rsidRPr="006145DB">
                    <w:rPr>
                      <w:rStyle w:val="normaltextrun"/>
                      <w:rFonts w:cs="Arial"/>
                      <w:sz w:val="16"/>
                      <w:szCs w:val="16"/>
                    </w:rPr>
                    <w:t>O</w:t>
                  </w:r>
                  <w:r w:rsidR="00CC46B4" w:rsidRPr="006145DB">
                    <w:rPr>
                      <w:rStyle w:val="normaltextrun"/>
                      <w:rFonts w:cs="Arial"/>
                      <w:sz w:val="16"/>
                      <w:szCs w:val="16"/>
                    </w:rPr>
                    <w:t xml:space="preserve"> f</w:t>
                  </w:r>
                  <w:r w:rsidRPr="006145DB">
                    <w:rPr>
                      <w:rStyle w:val="normaltextrun"/>
                      <w:rFonts w:cs="Arial"/>
                      <w:sz w:val="16"/>
                      <w:szCs w:val="16"/>
                    </w:rPr>
                    <w:t>amilias de personas con discapacidad desde los 18 años en adelante</w:t>
                  </w:r>
                  <w:r w:rsidR="006F1EFC" w:rsidRPr="006145DB">
                    <w:rPr>
                      <w:rStyle w:val="normaltextrun"/>
                      <w:rFonts w:cs="Arial"/>
                      <w:sz w:val="16"/>
                      <w:szCs w:val="16"/>
                    </w:rPr>
                    <w:t>.</w:t>
                  </w:r>
                  <w:r w:rsidRPr="006145DB">
                    <w:rPr>
                      <w:rStyle w:val="eop"/>
                      <w:rFonts w:cs="Arial"/>
                      <w:sz w:val="16"/>
                      <w:szCs w:val="16"/>
                    </w:rPr>
                    <w:t> </w:t>
                  </w:r>
                </w:p>
              </w:tc>
              <w:tc>
                <w:tcPr>
                  <w:tcW w:w="1134" w:type="dxa"/>
                  <w:vAlign w:val="center"/>
                </w:tcPr>
                <w:p w14:paraId="270DC595"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vAlign w:val="center"/>
                </w:tcPr>
                <w:p w14:paraId="56619C80"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648" w:type="dxa"/>
                  <w:vAlign w:val="center"/>
                </w:tcPr>
                <w:p w14:paraId="79BDBD41"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7F124FE2"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2F7CF2" w:rsidRPr="006145DB" w14:paraId="32439DDF" w14:textId="77777777" w:rsidTr="00AC065E">
              <w:trPr>
                <w:trHeight w:val="295"/>
                <w:jc w:val="center"/>
              </w:trPr>
              <w:tc>
                <w:tcPr>
                  <w:tcW w:w="3597" w:type="dxa"/>
                  <w:vMerge/>
                  <w:tcBorders>
                    <w:bottom w:val="single" w:sz="4" w:space="0" w:color="auto"/>
                  </w:tcBorders>
                  <w:vAlign w:val="center"/>
                </w:tcPr>
                <w:p w14:paraId="2BF6E160" w14:textId="77777777" w:rsidR="00081CC5" w:rsidRPr="006145DB" w:rsidRDefault="00081CC5" w:rsidP="005B435E">
                  <w:pPr>
                    <w:tabs>
                      <w:tab w:val="left" w:pos="709"/>
                    </w:tabs>
                    <w:contextualSpacing/>
                    <w:jc w:val="both"/>
                    <w:rPr>
                      <w:rFonts w:cs="Arial"/>
                      <w:bCs/>
                      <w:sz w:val="16"/>
                      <w:szCs w:val="16"/>
                      <w:lang w:eastAsia="es-CO"/>
                    </w:rPr>
                  </w:pPr>
                </w:p>
              </w:tc>
              <w:tc>
                <w:tcPr>
                  <w:tcW w:w="1134" w:type="dxa"/>
                  <w:tcBorders>
                    <w:bottom w:val="single" w:sz="4" w:space="0" w:color="auto"/>
                  </w:tcBorders>
                  <w:vAlign w:val="center"/>
                </w:tcPr>
                <w:p w14:paraId="3930F179"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tcBorders>
                    <w:bottom w:val="single" w:sz="4" w:space="0" w:color="auto"/>
                  </w:tcBorders>
                  <w:vAlign w:val="center"/>
                </w:tcPr>
                <w:p w14:paraId="25AC8161"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648" w:type="dxa"/>
                  <w:tcBorders>
                    <w:bottom w:val="single" w:sz="4" w:space="0" w:color="auto"/>
                  </w:tcBorders>
                  <w:vAlign w:val="center"/>
                </w:tcPr>
                <w:p w14:paraId="65EC3895"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2F7CF2" w:rsidRPr="006145DB" w14:paraId="09F80EBD" w14:textId="77777777" w:rsidTr="00AC065E">
              <w:trPr>
                <w:trHeight w:val="295"/>
                <w:jc w:val="center"/>
              </w:trPr>
              <w:tc>
                <w:tcPr>
                  <w:tcW w:w="3597" w:type="dxa"/>
                  <w:vMerge w:val="restart"/>
                  <w:vAlign w:val="center"/>
                </w:tcPr>
                <w:p w14:paraId="670C4382" w14:textId="58346E89" w:rsidR="00081CC5" w:rsidRPr="006145DB" w:rsidRDefault="00081CC5" w:rsidP="005B435E">
                  <w:pPr>
                    <w:tabs>
                      <w:tab w:val="left" w:pos="709"/>
                    </w:tabs>
                    <w:contextualSpacing/>
                    <w:jc w:val="both"/>
                    <w:rPr>
                      <w:rFonts w:cs="Arial"/>
                      <w:bCs/>
                      <w:sz w:val="16"/>
                      <w:szCs w:val="16"/>
                      <w:lang w:eastAsia="es-CO"/>
                    </w:rPr>
                  </w:pPr>
                  <w:r w:rsidRPr="006145DB">
                    <w:rPr>
                      <w:rStyle w:val="normaltextrun"/>
                      <w:rFonts w:cs="Arial"/>
                      <w:sz w:val="16"/>
                      <w:szCs w:val="16"/>
                    </w:rPr>
                    <w:t>Residentes en Bogotá</w:t>
                  </w:r>
                  <w:r w:rsidRPr="006145DB">
                    <w:rPr>
                      <w:rStyle w:val="eop"/>
                      <w:rFonts w:cs="Arial"/>
                      <w:sz w:val="16"/>
                      <w:szCs w:val="16"/>
                    </w:rPr>
                    <w:t> D.C</w:t>
                  </w:r>
                  <w:r w:rsidR="006F1EFC" w:rsidRPr="006145DB">
                    <w:rPr>
                      <w:rStyle w:val="eop"/>
                      <w:rFonts w:cs="Arial"/>
                      <w:sz w:val="16"/>
                      <w:szCs w:val="16"/>
                    </w:rPr>
                    <w:t>.</w:t>
                  </w:r>
                </w:p>
              </w:tc>
              <w:tc>
                <w:tcPr>
                  <w:tcW w:w="1134" w:type="dxa"/>
                  <w:tcBorders>
                    <w:bottom w:val="single" w:sz="4" w:space="0" w:color="auto"/>
                  </w:tcBorders>
                  <w:vAlign w:val="center"/>
                </w:tcPr>
                <w:p w14:paraId="5C86C7B6"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tcBorders>
                    <w:bottom w:val="single" w:sz="4" w:space="0" w:color="auto"/>
                  </w:tcBorders>
                  <w:vAlign w:val="center"/>
                </w:tcPr>
                <w:p w14:paraId="39A88A21"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648" w:type="dxa"/>
                  <w:tcBorders>
                    <w:bottom w:val="single" w:sz="4" w:space="0" w:color="auto"/>
                  </w:tcBorders>
                  <w:vAlign w:val="center"/>
                </w:tcPr>
                <w:p w14:paraId="11C7D4E1"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3A3E7AC1"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2F7CF2" w:rsidRPr="006145DB" w14:paraId="3C5A0C59" w14:textId="77777777" w:rsidTr="00AC065E">
              <w:trPr>
                <w:trHeight w:val="295"/>
                <w:jc w:val="center"/>
              </w:trPr>
              <w:tc>
                <w:tcPr>
                  <w:tcW w:w="3597" w:type="dxa"/>
                  <w:vMerge/>
                  <w:tcBorders>
                    <w:bottom w:val="nil"/>
                  </w:tcBorders>
                  <w:vAlign w:val="center"/>
                </w:tcPr>
                <w:p w14:paraId="0C5A2D39" w14:textId="77777777" w:rsidR="00081CC5" w:rsidRPr="006145DB" w:rsidRDefault="00081CC5" w:rsidP="005B435E">
                  <w:pPr>
                    <w:tabs>
                      <w:tab w:val="left" w:pos="709"/>
                    </w:tabs>
                    <w:contextualSpacing/>
                    <w:jc w:val="both"/>
                    <w:rPr>
                      <w:rFonts w:cs="Arial"/>
                      <w:bCs/>
                      <w:sz w:val="16"/>
                      <w:szCs w:val="16"/>
                      <w:lang w:eastAsia="es-CO"/>
                    </w:rPr>
                  </w:pPr>
                </w:p>
              </w:tc>
              <w:tc>
                <w:tcPr>
                  <w:tcW w:w="1134" w:type="dxa"/>
                  <w:tcBorders>
                    <w:bottom w:val="nil"/>
                  </w:tcBorders>
                  <w:vAlign w:val="center"/>
                </w:tcPr>
                <w:p w14:paraId="7A859EE6"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tcBorders>
                    <w:bottom w:val="nil"/>
                  </w:tcBorders>
                  <w:vAlign w:val="center"/>
                </w:tcPr>
                <w:p w14:paraId="732DCA6C"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648" w:type="dxa"/>
                  <w:tcBorders>
                    <w:bottom w:val="nil"/>
                  </w:tcBorders>
                  <w:vAlign w:val="center"/>
                </w:tcPr>
                <w:p w14:paraId="3EBB8E97"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bl>
          <w:p w14:paraId="659895D6" w14:textId="77777777" w:rsidR="00081CC5" w:rsidRPr="006145DB" w:rsidRDefault="00081CC5" w:rsidP="005B435E">
            <w:pPr>
              <w:tabs>
                <w:tab w:val="left" w:pos="709"/>
              </w:tabs>
              <w:spacing w:after="0" w:line="240" w:lineRule="auto"/>
              <w:contextualSpacing/>
              <w:jc w:val="both"/>
              <w:rPr>
                <w:rFonts w:cs="Arial"/>
                <w:bCs/>
                <w:sz w:val="20"/>
                <w:szCs w:val="20"/>
                <w:lang w:eastAsia="es-CO"/>
              </w:rPr>
            </w:pPr>
          </w:p>
        </w:tc>
      </w:tr>
      <w:tr w:rsidR="005408D8" w:rsidRPr="006145DB" w14:paraId="76EAD7C6" w14:textId="77777777" w:rsidTr="00536D01">
        <w:trPr>
          <w:trHeight w:val="2005"/>
          <w:jc w:val="center"/>
        </w:trPr>
        <w:tc>
          <w:tcPr>
            <w:tcW w:w="1696" w:type="dxa"/>
            <w:vAlign w:val="center"/>
          </w:tcPr>
          <w:p w14:paraId="6AFEBA92" w14:textId="380C8DD2" w:rsidR="005408D8" w:rsidRPr="006145DB" w:rsidRDefault="005408D8" w:rsidP="005B435E">
            <w:pPr>
              <w:spacing w:after="0" w:line="240" w:lineRule="auto"/>
              <w:contextualSpacing/>
              <w:rPr>
                <w:rFonts w:cs="Arial"/>
                <w:bCs/>
                <w:sz w:val="20"/>
                <w:szCs w:val="20"/>
                <w:lang w:eastAsia="es-CO"/>
              </w:rPr>
            </w:pPr>
            <w:r w:rsidRPr="006145DB">
              <w:rPr>
                <w:rFonts w:cs="Arial"/>
                <w:bCs/>
                <w:sz w:val="20"/>
                <w:szCs w:val="20"/>
                <w:lang w:eastAsia="es-CO"/>
              </w:rPr>
              <w:t>Criterios de Priorización y Fuentes de Información</w:t>
            </w:r>
          </w:p>
        </w:tc>
        <w:tc>
          <w:tcPr>
            <w:tcW w:w="7699" w:type="dxa"/>
            <w:vAlign w:val="center"/>
          </w:tcPr>
          <w:tbl>
            <w:tblPr>
              <w:tblW w:w="7513" w:type="dxa"/>
              <w:tblInd w:w="2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408"/>
              <w:gridCol w:w="1701"/>
              <w:gridCol w:w="992"/>
              <w:gridCol w:w="1412"/>
            </w:tblGrid>
            <w:tr w:rsidR="006F1EFC" w:rsidRPr="006145DB" w14:paraId="7C95EFC5" w14:textId="77777777" w:rsidTr="00467D6D">
              <w:trPr>
                <w:trHeight w:val="300"/>
              </w:trPr>
              <w:tc>
                <w:tcPr>
                  <w:tcW w:w="3408" w:type="dxa"/>
                  <w:tcBorders>
                    <w:top w:val="nil"/>
                    <w:left w:val="single" w:sz="6" w:space="0" w:color="auto"/>
                    <w:bottom w:val="single" w:sz="6" w:space="0" w:color="auto"/>
                    <w:right w:val="single" w:sz="6" w:space="0" w:color="auto"/>
                  </w:tcBorders>
                  <w:vAlign w:val="center"/>
                  <w:hideMark/>
                </w:tcPr>
                <w:p w14:paraId="2C995996"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Criterios de Priorización</w:t>
                  </w:r>
                  <w:r w:rsidRPr="006145DB">
                    <w:rPr>
                      <w:rStyle w:val="eop"/>
                      <w:rFonts w:ascii="Arial" w:hAnsi="Arial" w:cs="Arial"/>
                      <w:sz w:val="16"/>
                      <w:szCs w:val="16"/>
                    </w:rPr>
                    <w:t> </w:t>
                  </w:r>
                </w:p>
              </w:tc>
              <w:tc>
                <w:tcPr>
                  <w:tcW w:w="1701" w:type="dxa"/>
                  <w:tcBorders>
                    <w:top w:val="nil"/>
                    <w:left w:val="single" w:sz="6" w:space="0" w:color="auto"/>
                    <w:bottom w:val="single" w:sz="6" w:space="0" w:color="auto"/>
                    <w:right w:val="single" w:sz="6" w:space="0" w:color="auto"/>
                  </w:tcBorders>
                  <w:vAlign w:val="center"/>
                  <w:hideMark/>
                </w:tcPr>
                <w:p w14:paraId="120E96AD"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Fuente de Información</w:t>
                  </w:r>
                </w:p>
              </w:tc>
              <w:tc>
                <w:tcPr>
                  <w:tcW w:w="992" w:type="dxa"/>
                  <w:tcBorders>
                    <w:top w:val="nil"/>
                    <w:left w:val="single" w:sz="6" w:space="0" w:color="auto"/>
                    <w:bottom w:val="single" w:sz="6" w:space="0" w:color="auto"/>
                    <w:right w:val="single" w:sz="6" w:space="0" w:color="auto"/>
                  </w:tcBorders>
                  <w:vAlign w:val="center"/>
                  <w:hideMark/>
                </w:tcPr>
                <w:p w14:paraId="54B733C0"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Periodicidad</w:t>
                  </w:r>
                </w:p>
              </w:tc>
              <w:tc>
                <w:tcPr>
                  <w:tcW w:w="1412" w:type="dxa"/>
                  <w:tcBorders>
                    <w:top w:val="nil"/>
                    <w:left w:val="single" w:sz="6" w:space="0" w:color="auto"/>
                    <w:bottom w:val="single" w:sz="6" w:space="0" w:color="auto"/>
                    <w:right w:val="single" w:sz="6" w:space="0" w:color="auto"/>
                  </w:tcBorders>
                  <w:vAlign w:val="center"/>
                  <w:hideMark/>
                </w:tcPr>
                <w:p w14:paraId="134942D7"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Administrador</w:t>
                  </w:r>
                </w:p>
              </w:tc>
            </w:tr>
            <w:tr w:rsidR="006F1EFC" w:rsidRPr="006145DB" w14:paraId="25ED17A1"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vAlign w:val="center"/>
                  <w:hideMark/>
                </w:tcPr>
                <w:p w14:paraId="1F1C4537" w14:textId="77777777" w:rsidR="005408D8" w:rsidRPr="006145DB" w:rsidRDefault="005408D8" w:rsidP="005B435E">
                  <w:pPr>
                    <w:pStyle w:val="paragraph"/>
                    <w:spacing w:before="0" w:beforeAutospacing="0" w:after="0" w:afterAutospacing="0"/>
                    <w:ind w:left="21" w:right="137"/>
                    <w:jc w:val="both"/>
                    <w:textAlignment w:val="baseline"/>
                    <w:rPr>
                      <w:rFonts w:ascii="Arial" w:hAnsi="Arial" w:cs="Arial"/>
                      <w:sz w:val="16"/>
                      <w:szCs w:val="16"/>
                    </w:rPr>
                  </w:pPr>
                  <w:r w:rsidRPr="006145DB">
                    <w:rPr>
                      <w:rStyle w:val="normaltextrun"/>
                      <w:rFonts w:ascii="Arial" w:hAnsi="Arial" w:cs="Arial"/>
                      <w:sz w:val="16"/>
                      <w:szCs w:val="16"/>
                      <w:lang w:val="es-ES"/>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6145DB">
                    <w:rPr>
                      <w:rStyle w:val="normaltextrun"/>
                      <w:rFonts w:ascii="Arial" w:hAnsi="Arial" w:cs="Arial"/>
                      <w:sz w:val="16"/>
                      <w:szCs w:val="16"/>
                    </w:rPr>
                    <w:t> </w:t>
                  </w:r>
                  <w:r w:rsidRPr="006145DB">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1A981125"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 –  Registro Único de Victimas – RUV de la Unidad Administrativa Especial para la Atención y Reparación Integral de las Víctimas </w:t>
                  </w:r>
                </w:p>
              </w:tc>
              <w:tc>
                <w:tcPr>
                  <w:tcW w:w="992" w:type="dxa"/>
                  <w:tcBorders>
                    <w:top w:val="single" w:sz="6" w:space="0" w:color="auto"/>
                    <w:left w:val="single" w:sz="6" w:space="0" w:color="auto"/>
                    <w:bottom w:val="single" w:sz="6" w:space="0" w:color="auto"/>
                    <w:right w:val="single" w:sz="6" w:space="0" w:color="auto"/>
                  </w:tcBorders>
                  <w:vAlign w:val="center"/>
                  <w:hideMark/>
                </w:tcPr>
                <w:p w14:paraId="56D67AD4"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Trimestral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7D32EE4E"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 Oficina Consejería Distrital de Paz, Víctimas y Reconciliación </w:t>
                  </w:r>
                </w:p>
              </w:tc>
            </w:tr>
            <w:tr w:rsidR="006F1EFC" w:rsidRPr="006145DB" w14:paraId="1686D841"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vAlign w:val="center"/>
                  <w:hideMark/>
                </w:tcPr>
                <w:p w14:paraId="13B0478B" w14:textId="20357F51" w:rsidR="005408D8" w:rsidRPr="006145DB" w:rsidRDefault="005408D8" w:rsidP="005B435E">
                  <w:pPr>
                    <w:pStyle w:val="paragraph"/>
                    <w:spacing w:before="0" w:beforeAutospacing="0" w:after="0" w:afterAutospacing="0"/>
                    <w:ind w:left="21" w:right="137"/>
                    <w:jc w:val="both"/>
                    <w:textAlignment w:val="baseline"/>
                    <w:rPr>
                      <w:rFonts w:ascii="Arial" w:hAnsi="Arial" w:cs="Arial"/>
                      <w:sz w:val="16"/>
                      <w:szCs w:val="16"/>
                    </w:rPr>
                  </w:pPr>
                  <w:r w:rsidRPr="006145DB">
                    <w:rPr>
                      <w:rStyle w:val="normaltextrun"/>
                      <w:rFonts w:ascii="Arial" w:hAnsi="Arial"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r w:rsidR="006F1EFC" w:rsidRPr="006145DB">
                    <w:rPr>
                      <w:rStyle w:val="normaltextrun"/>
                      <w:rFonts w:ascii="Arial" w:hAnsi="Arial" w:cs="Arial"/>
                      <w:sz w:val="16"/>
                      <w:szCs w:val="16"/>
                    </w:rPr>
                    <w:t>.</w:t>
                  </w:r>
                  <w:r w:rsidRPr="006145DB">
                    <w:rPr>
                      <w:rStyle w:val="normaltextrun"/>
                      <w:rFonts w:ascii="Arial" w:hAnsi="Arial" w:cs="Arial"/>
                      <w:sz w:val="16"/>
                      <w:szCs w:val="16"/>
                    </w:rPr>
                    <w:t>  </w:t>
                  </w:r>
                  <w:r w:rsidRPr="006145DB">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6CB560FB"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Censos oficiales de comunidades étnicas: Indígena Cabildos reconocidos en la ciudad de Bogotá y Rrom - Gitano </w:t>
                  </w:r>
                </w:p>
              </w:tc>
              <w:tc>
                <w:tcPr>
                  <w:tcW w:w="992" w:type="dxa"/>
                  <w:tcBorders>
                    <w:top w:val="single" w:sz="6" w:space="0" w:color="auto"/>
                    <w:left w:val="single" w:sz="6" w:space="0" w:color="auto"/>
                    <w:bottom w:val="single" w:sz="6" w:space="0" w:color="auto"/>
                    <w:right w:val="single" w:sz="6" w:space="0" w:color="auto"/>
                  </w:tcBorders>
                  <w:vAlign w:val="center"/>
                  <w:hideMark/>
                </w:tcPr>
                <w:p w14:paraId="055673F3"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 2021 entrega única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60AAE101"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 Ministerio del Interior  </w:t>
                  </w:r>
                </w:p>
              </w:tc>
            </w:tr>
            <w:tr w:rsidR="006F1EFC" w:rsidRPr="006145DB" w14:paraId="1097A760"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vAlign w:val="center"/>
                  <w:hideMark/>
                </w:tcPr>
                <w:p w14:paraId="4E22F6E0" w14:textId="3F6207C3" w:rsidR="005408D8" w:rsidRPr="006145DB" w:rsidRDefault="005408D8" w:rsidP="005B435E">
                  <w:pPr>
                    <w:pStyle w:val="paragraph"/>
                    <w:spacing w:before="0" w:beforeAutospacing="0" w:after="0" w:afterAutospacing="0"/>
                    <w:ind w:left="21" w:right="137"/>
                    <w:jc w:val="both"/>
                    <w:textAlignment w:val="baseline"/>
                    <w:rPr>
                      <w:rFonts w:ascii="Arial" w:hAnsi="Arial" w:cs="Arial"/>
                      <w:sz w:val="16"/>
                      <w:szCs w:val="16"/>
                    </w:rPr>
                  </w:pPr>
                  <w:r w:rsidRPr="006145DB">
                    <w:rPr>
                      <w:rStyle w:val="normaltextrun"/>
                      <w:rFonts w:ascii="Arial" w:hAnsi="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6F1EFC" w:rsidRPr="006145DB">
                    <w:rPr>
                      <w:rStyle w:val="normaltextrun"/>
                      <w:rFonts w:ascii="Arial" w:hAnsi="Arial" w:cs="Arial"/>
                      <w:sz w:val="16"/>
                      <w:szCs w:val="16"/>
                    </w:rPr>
                    <w:t>.</w:t>
                  </w:r>
                  <w:r w:rsidRPr="006145DB">
                    <w:rPr>
                      <w:rStyle w:val="normaltextrun"/>
                      <w:rFonts w:ascii="Arial" w:hAnsi="Arial" w:cs="Arial"/>
                      <w:sz w:val="16"/>
                      <w:szCs w:val="16"/>
                    </w:rPr>
                    <w:t>  </w:t>
                  </w:r>
                  <w:r w:rsidRPr="006145DB">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2E65D13C"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Negras, Afrocolombianas en Bogotá  </w:t>
                  </w:r>
                </w:p>
              </w:tc>
              <w:tc>
                <w:tcPr>
                  <w:tcW w:w="992" w:type="dxa"/>
                  <w:tcBorders>
                    <w:top w:val="single" w:sz="6" w:space="0" w:color="auto"/>
                    <w:left w:val="single" w:sz="6" w:space="0" w:color="auto"/>
                    <w:bottom w:val="single" w:sz="6" w:space="0" w:color="auto"/>
                    <w:right w:val="single" w:sz="6" w:space="0" w:color="auto"/>
                  </w:tcBorders>
                  <w:vAlign w:val="center"/>
                  <w:hideMark/>
                </w:tcPr>
                <w:p w14:paraId="1318A6D1"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33C4665C"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6F1EFC" w:rsidRPr="006145DB" w14:paraId="49C7C462"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vAlign w:val="center"/>
                  <w:hideMark/>
                </w:tcPr>
                <w:p w14:paraId="24FCBA16" w14:textId="77777777" w:rsidR="005408D8" w:rsidRPr="006145DB" w:rsidRDefault="005408D8" w:rsidP="005B435E">
                  <w:pPr>
                    <w:pStyle w:val="paragraph"/>
                    <w:spacing w:before="0" w:beforeAutospacing="0" w:after="0" w:afterAutospacing="0"/>
                    <w:ind w:left="21" w:right="137"/>
                    <w:jc w:val="both"/>
                    <w:textAlignment w:val="baseline"/>
                    <w:rPr>
                      <w:rFonts w:ascii="Arial" w:hAnsi="Arial" w:cs="Arial"/>
                      <w:sz w:val="16"/>
                      <w:szCs w:val="16"/>
                    </w:rPr>
                  </w:pPr>
                  <w:r w:rsidRPr="006145DB">
                    <w:rPr>
                      <w:rStyle w:val="normaltextrun"/>
                      <w:rFonts w:ascii="Arial" w:hAnsi="Arial" w:cs="Arial"/>
                      <w:sz w:val="16"/>
                      <w:szCs w:val="16"/>
                    </w:rPr>
                    <w:t>Persona Raizal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0E7B97EA"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Raizales en Bogotá.  </w:t>
                  </w:r>
                </w:p>
              </w:tc>
              <w:tc>
                <w:tcPr>
                  <w:tcW w:w="992" w:type="dxa"/>
                  <w:tcBorders>
                    <w:top w:val="single" w:sz="6" w:space="0" w:color="auto"/>
                    <w:left w:val="single" w:sz="6" w:space="0" w:color="auto"/>
                    <w:bottom w:val="single" w:sz="6" w:space="0" w:color="auto"/>
                    <w:right w:val="single" w:sz="6" w:space="0" w:color="auto"/>
                  </w:tcBorders>
                  <w:vAlign w:val="center"/>
                  <w:hideMark/>
                </w:tcPr>
                <w:p w14:paraId="367FAF25"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5B6EEEB0"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6F1EFC" w:rsidRPr="006145DB" w14:paraId="166BB382"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vAlign w:val="center"/>
                  <w:hideMark/>
                </w:tcPr>
                <w:p w14:paraId="0FC5B367" w14:textId="2ED0ACAA" w:rsidR="005408D8" w:rsidRPr="006145DB" w:rsidRDefault="005408D8" w:rsidP="005B435E">
                  <w:pPr>
                    <w:pStyle w:val="paragraph"/>
                    <w:spacing w:before="0" w:beforeAutospacing="0" w:after="0" w:afterAutospacing="0"/>
                    <w:ind w:left="21" w:right="137"/>
                    <w:jc w:val="both"/>
                    <w:textAlignment w:val="baseline"/>
                    <w:rPr>
                      <w:rFonts w:ascii="Arial" w:hAnsi="Arial" w:cs="Arial"/>
                      <w:sz w:val="16"/>
                      <w:szCs w:val="16"/>
                    </w:rPr>
                  </w:pPr>
                  <w:r w:rsidRPr="006145DB">
                    <w:rPr>
                      <w:rStyle w:val="normaltextrun"/>
                      <w:rFonts w:ascii="Arial" w:hAnsi="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6F1EFC" w:rsidRPr="006145DB">
                    <w:rPr>
                      <w:rStyle w:val="normaltextrun"/>
                      <w:rFonts w:ascii="Arial" w:hAnsi="Arial" w:cs="Arial"/>
                      <w:sz w:val="16"/>
                      <w:szCs w:val="16"/>
                    </w:rPr>
                    <w:t>.</w:t>
                  </w:r>
                  <w:r w:rsidRPr="006145DB">
                    <w:rPr>
                      <w:rStyle w:val="normaltextrun"/>
                      <w:rFonts w:ascii="Arial" w:hAnsi="Arial" w:cs="Arial"/>
                      <w:sz w:val="16"/>
                      <w:szCs w:val="16"/>
                    </w:rPr>
                    <w:t>  </w:t>
                  </w:r>
                  <w:r w:rsidRPr="006145DB">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2E803B0E"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Palenqueras en Bogotá.  </w:t>
                  </w:r>
                </w:p>
              </w:tc>
              <w:tc>
                <w:tcPr>
                  <w:tcW w:w="992" w:type="dxa"/>
                  <w:tcBorders>
                    <w:top w:val="single" w:sz="6" w:space="0" w:color="auto"/>
                    <w:left w:val="single" w:sz="6" w:space="0" w:color="auto"/>
                    <w:bottom w:val="single" w:sz="6" w:space="0" w:color="auto"/>
                    <w:right w:val="single" w:sz="6" w:space="0" w:color="auto"/>
                  </w:tcBorders>
                  <w:vAlign w:val="center"/>
                  <w:hideMark/>
                </w:tcPr>
                <w:p w14:paraId="08664A40"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573B3BA3"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6F1EFC" w:rsidRPr="006145DB" w14:paraId="66BAA4E3"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vAlign w:val="center"/>
                  <w:hideMark/>
                </w:tcPr>
                <w:p w14:paraId="3CD24D28" w14:textId="77777777" w:rsidR="005408D8" w:rsidRPr="006145DB" w:rsidRDefault="005408D8" w:rsidP="005B435E">
                  <w:pPr>
                    <w:pStyle w:val="paragraph"/>
                    <w:spacing w:before="0" w:beforeAutospacing="0" w:after="0" w:afterAutospacing="0"/>
                    <w:ind w:left="21" w:right="137"/>
                    <w:jc w:val="both"/>
                    <w:textAlignment w:val="baseline"/>
                    <w:rPr>
                      <w:rFonts w:ascii="Arial" w:hAnsi="Arial" w:cs="Arial"/>
                      <w:sz w:val="16"/>
                      <w:szCs w:val="16"/>
                    </w:rPr>
                  </w:pPr>
                  <w:r w:rsidRPr="006145DB">
                    <w:rPr>
                      <w:rStyle w:val="normaltextrun"/>
                      <w:rFonts w:ascii="Arial" w:hAnsi="Arial"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6AE6C395"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cabildos o pueblos indígenas en Bogotá.  </w:t>
                  </w:r>
                </w:p>
              </w:tc>
              <w:tc>
                <w:tcPr>
                  <w:tcW w:w="992" w:type="dxa"/>
                  <w:tcBorders>
                    <w:top w:val="single" w:sz="6" w:space="0" w:color="auto"/>
                    <w:left w:val="single" w:sz="6" w:space="0" w:color="auto"/>
                    <w:bottom w:val="single" w:sz="6" w:space="0" w:color="auto"/>
                    <w:right w:val="single" w:sz="6" w:space="0" w:color="auto"/>
                  </w:tcBorders>
                  <w:vAlign w:val="center"/>
                  <w:hideMark/>
                </w:tcPr>
                <w:p w14:paraId="31EA12FB"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7BE6F7BA"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6F1EFC" w:rsidRPr="006145DB" w14:paraId="35899D6B"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hideMark/>
                </w:tcPr>
                <w:p w14:paraId="21547E4B" w14:textId="167CD405" w:rsidR="005408D8" w:rsidRPr="006145DB" w:rsidRDefault="005408D8" w:rsidP="005B435E">
                  <w:pPr>
                    <w:pStyle w:val="paragraph"/>
                    <w:spacing w:before="0" w:beforeAutospacing="0" w:after="0" w:afterAutospacing="0"/>
                    <w:jc w:val="both"/>
                    <w:textAlignment w:val="baseline"/>
                    <w:rPr>
                      <w:rFonts w:ascii="Arial" w:hAnsi="Arial" w:cs="Arial"/>
                      <w:sz w:val="16"/>
                      <w:szCs w:val="16"/>
                    </w:rPr>
                  </w:pPr>
                  <w:r w:rsidRPr="006145DB">
                    <w:rPr>
                      <w:rStyle w:val="normaltextrun"/>
                      <w:rFonts w:ascii="Arial" w:hAnsi="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6F1EFC" w:rsidRPr="006145DB">
                    <w:rPr>
                      <w:rStyle w:val="normaltextrun"/>
                      <w:rFonts w:ascii="Arial" w:hAnsi="Arial" w:cs="Arial"/>
                      <w:sz w:val="16"/>
                      <w:szCs w:val="16"/>
                    </w:rPr>
                    <w:t>.</w:t>
                  </w:r>
                  <w:r w:rsidRPr="006145DB">
                    <w:rPr>
                      <w:rStyle w:val="normaltextrun"/>
                      <w:rFonts w:ascii="Arial" w:hAnsi="Arial" w:cs="Arial"/>
                      <w:sz w:val="16"/>
                      <w:szCs w:val="16"/>
                    </w:rPr>
                    <w:t> </w:t>
                  </w:r>
                  <w:r w:rsidRPr="006145DB">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417DD751"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 Rrom o Gitana en Bogotá. </w:t>
                  </w:r>
                </w:p>
              </w:tc>
              <w:tc>
                <w:tcPr>
                  <w:tcW w:w="992" w:type="dxa"/>
                  <w:tcBorders>
                    <w:top w:val="single" w:sz="6" w:space="0" w:color="auto"/>
                    <w:left w:val="single" w:sz="6" w:space="0" w:color="auto"/>
                    <w:bottom w:val="single" w:sz="6" w:space="0" w:color="auto"/>
                    <w:right w:val="single" w:sz="6" w:space="0" w:color="auto"/>
                  </w:tcBorders>
                  <w:vAlign w:val="center"/>
                  <w:hideMark/>
                </w:tcPr>
                <w:p w14:paraId="13BA10A0"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641C8790"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6F1EFC" w:rsidRPr="006145DB" w14:paraId="71B8B638" w14:textId="77777777" w:rsidTr="00467D6D">
              <w:trPr>
                <w:trHeight w:val="300"/>
              </w:trPr>
              <w:tc>
                <w:tcPr>
                  <w:tcW w:w="3408" w:type="dxa"/>
                  <w:vMerge w:val="restart"/>
                  <w:tcBorders>
                    <w:top w:val="single" w:sz="6" w:space="0" w:color="auto"/>
                    <w:left w:val="single" w:sz="6" w:space="0" w:color="auto"/>
                    <w:right w:val="single" w:sz="6" w:space="0" w:color="auto"/>
                  </w:tcBorders>
                  <w:vAlign w:val="center"/>
                  <w:hideMark/>
                </w:tcPr>
                <w:p w14:paraId="7B68E03E" w14:textId="4EFD9889" w:rsidR="005408D8" w:rsidRPr="006145DB" w:rsidRDefault="005408D8" w:rsidP="005B435E">
                  <w:pPr>
                    <w:pStyle w:val="paragraph"/>
                    <w:spacing w:before="0" w:beforeAutospacing="0" w:after="0" w:afterAutospacing="0"/>
                    <w:jc w:val="both"/>
                    <w:textAlignment w:val="baseline"/>
                    <w:rPr>
                      <w:rStyle w:val="normaltextrun"/>
                      <w:rFonts w:ascii="Arial" w:hAnsi="Arial" w:cs="Arial"/>
                    </w:rPr>
                  </w:pPr>
                  <w:r w:rsidRPr="006145DB">
                    <w:rPr>
                      <w:rStyle w:val="normaltextrun"/>
                      <w:rFonts w:ascii="Arial" w:hAnsi="Arial" w:cs="Arial"/>
                      <w:sz w:val="16"/>
                      <w:szCs w:val="16"/>
                    </w:rPr>
                    <w:t>Hogar con dos o más integrantes con discapacidad.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016FAA94"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SIRBE</w:t>
                  </w:r>
                  <w:r w:rsidRPr="006145DB">
                    <w:rPr>
                      <w:rStyle w:val="normaltextrun"/>
                      <w:rFonts w:ascii="Arial" w:hAnsi="Arial" w:cs="Arial"/>
                      <w:sz w:val="16"/>
                      <w:szCs w:val="16"/>
                    </w:rPr>
                    <w:t> </w:t>
                  </w:r>
                </w:p>
              </w:tc>
              <w:tc>
                <w:tcPr>
                  <w:tcW w:w="992" w:type="dxa"/>
                  <w:tcBorders>
                    <w:top w:val="single" w:sz="6" w:space="0" w:color="auto"/>
                    <w:left w:val="single" w:sz="6" w:space="0" w:color="auto"/>
                    <w:bottom w:val="single" w:sz="6" w:space="0" w:color="auto"/>
                    <w:right w:val="single" w:sz="6" w:space="0" w:color="auto"/>
                  </w:tcBorders>
                  <w:vAlign w:val="center"/>
                  <w:hideMark/>
                </w:tcPr>
                <w:p w14:paraId="33EFB394"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Demanda</w:t>
                  </w:r>
                  <w:r w:rsidRPr="006145DB">
                    <w:rPr>
                      <w:rStyle w:val="normaltextrun"/>
                      <w:rFonts w:ascii="Arial" w:hAnsi="Arial" w:cs="Arial"/>
                      <w:sz w:val="16"/>
                      <w:szCs w:val="16"/>
                    </w:rPr>
                    <w:t>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0DC8F702"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Secretaría Distrital de Integración Social</w:t>
                  </w:r>
                  <w:r w:rsidRPr="006145DB">
                    <w:rPr>
                      <w:rStyle w:val="normaltextrun"/>
                      <w:rFonts w:ascii="Arial" w:hAnsi="Arial" w:cs="Arial"/>
                      <w:sz w:val="16"/>
                      <w:szCs w:val="16"/>
                    </w:rPr>
                    <w:t> </w:t>
                  </w:r>
                </w:p>
              </w:tc>
            </w:tr>
            <w:tr w:rsidR="006F1EFC" w:rsidRPr="006145DB" w14:paraId="1B681D3E" w14:textId="77777777" w:rsidTr="00467D6D">
              <w:trPr>
                <w:trHeight w:val="300"/>
              </w:trPr>
              <w:tc>
                <w:tcPr>
                  <w:tcW w:w="3408" w:type="dxa"/>
                  <w:vMerge/>
                  <w:tcBorders>
                    <w:left w:val="single" w:sz="6" w:space="0" w:color="auto"/>
                    <w:bottom w:val="single" w:sz="6" w:space="0" w:color="auto"/>
                    <w:right w:val="single" w:sz="6" w:space="0" w:color="auto"/>
                  </w:tcBorders>
                  <w:vAlign w:val="center"/>
                </w:tcPr>
                <w:p w14:paraId="56336429" w14:textId="77777777" w:rsidR="005408D8" w:rsidRPr="006145DB" w:rsidRDefault="005408D8" w:rsidP="005B435E">
                  <w:pPr>
                    <w:pStyle w:val="paragraph"/>
                    <w:spacing w:before="0" w:beforeAutospacing="0" w:after="0" w:afterAutospacing="0"/>
                    <w:jc w:val="both"/>
                    <w:textAlignment w:val="baseline"/>
                    <w:rPr>
                      <w:rStyle w:val="normaltextrun"/>
                      <w:rFonts w:ascii="Arial" w:hAnsi="Arial" w:cs="Arial"/>
                      <w:sz w:val="16"/>
                      <w:szCs w:val="16"/>
                    </w:rPr>
                  </w:pPr>
                </w:p>
              </w:tc>
              <w:tc>
                <w:tcPr>
                  <w:tcW w:w="1701" w:type="dxa"/>
                  <w:tcBorders>
                    <w:top w:val="single" w:sz="6" w:space="0" w:color="auto"/>
                    <w:left w:val="single" w:sz="6" w:space="0" w:color="auto"/>
                    <w:bottom w:val="single" w:sz="6" w:space="0" w:color="auto"/>
                    <w:right w:val="single" w:sz="6" w:space="0" w:color="auto"/>
                  </w:tcBorders>
                  <w:vAlign w:val="center"/>
                </w:tcPr>
                <w:p w14:paraId="0C966B04"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Verificación en campo</w:t>
                  </w:r>
                </w:p>
              </w:tc>
              <w:tc>
                <w:tcPr>
                  <w:tcW w:w="992" w:type="dxa"/>
                  <w:tcBorders>
                    <w:top w:val="single" w:sz="6" w:space="0" w:color="auto"/>
                    <w:left w:val="single" w:sz="6" w:space="0" w:color="auto"/>
                    <w:bottom w:val="single" w:sz="6" w:space="0" w:color="auto"/>
                    <w:right w:val="single" w:sz="6" w:space="0" w:color="auto"/>
                  </w:tcBorders>
                  <w:vAlign w:val="center"/>
                </w:tcPr>
                <w:p w14:paraId="01941E12"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Demanda</w:t>
                  </w:r>
                </w:p>
              </w:tc>
              <w:tc>
                <w:tcPr>
                  <w:tcW w:w="1412" w:type="dxa"/>
                  <w:tcBorders>
                    <w:top w:val="single" w:sz="6" w:space="0" w:color="auto"/>
                    <w:left w:val="single" w:sz="6" w:space="0" w:color="auto"/>
                    <w:bottom w:val="single" w:sz="6" w:space="0" w:color="auto"/>
                    <w:right w:val="single" w:sz="6" w:space="0" w:color="auto"/>
                  </w:tcBorders>
                  <w:vAlign w:val="center"/>
                </w:tcPr>
                <w:p w14:paraId="2A52530F" w14:textId="77777777" w:rsidR="005408D8" w:rsidRPr="006145DB" w:rsidRDefault="005408D8" w:rsidP="005B435E">
                  <w:pPr>
                    <w:tabs>
                      <w:tab w:val="left" w:pos="709"/>
                    </w:tabs>
                    <w:spacing w:after="0" w:line="240" w:lineRule="auto"/>
                    <w:contextualSpacing/>
                    <w:jc w:val="center"/>
                    <w:rPr>
                      <w:rStyle w:val="normaltextrun"/>
                      <w:rFonts w:cs="Arial"/>
                      <w:sz w:val="16"/>
                      <w:szCs w:val="16"/>
                    </w:rPr>
                  </w:pPr>
                  <w:r w:rsidRPr="006145DB">
                    <w:rPr>
                      <w:rStyle w:val="normaltextrun"/>
                      <w:rFonts w:cs="Arial"/>
                      <w:sz w:val="16"/>
                      <w:szCs w:val="16"/>
                    </w:rPr>
                    <w:t>Subdirección para la discapacidad</w:t>
                  </w:r>
                </w:p>
                <w:p w14:paraId="33493AF8"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Equipo del servicio Social</w:t>
                  </w:r>
                </w:p>
              </w:tc>
            </w:tr>
            <w:tr w:rsidR="006F1EFC" w:rsidRPr="006145DB" w14:paraId="5736D2B5" w14:textId="77777777" w:rsidTr="00467D6D">
              <w:trPr>
                <w:trHeight w:val="300"/>
              </w:trPr>
              <w:tc>
                <w:tcPr>
                  <w:tcW w:w="3408" w:type="dxa"/>
                  <w:vMerge w:val="restart"/>
                  <w:tcBorders>
                    <w:top w:val="single" w:sz="6" w:space="0" w:color="auto"/>
                    <w:left w:val="single" w:sz="6" w:space="0" w:color="auto"/>
                    <w:right w:val="single" w:sz="6" w:space="0" w:color="auto"/>
                  </w:tcBorders>
                  <w:vAlign w:val="center"/>
                  <w:hideMark/>
                </w:tcPr>
                <w:p w14:paraId="043686E4" w14:textId="77777777" w:rsidR="005408D8" w:rsidRPr="006145DB" w:rsidRDefault="005408D8" w:rsidP="005B435E">
                  <w:pPr>
                    <w:pStyle w:val="paragraph"/>
                    <w:spacing w:before="0" w:beforeAutospacing="0" w:after="0" w:afterAutospacing="0"/>
                    <w:jc w:val="both"/>
                    <w:textAlignment w:val="baseline"/>
                    <w:rPr>
                      <w:rStyle w:val="normaltextrun"/>
                      <w:rFonts w:ascii="Arial" w:hAnsi="Arial" w:cs="Arial"/>
                    </w:rPr>
                  </w:pPr>
                  <w:r w:rsidRPr="006145DB">
                    <w:rPr>
                      <w:rStyle w:val="normaltextrun"/>
                      <w:rFonts w:ascii="Arial" w:hAnsi="Arial" w:cs="Arial"/>
                      <w:sz w:val="16"/>
                      <w:szCs w:val="16"/>
                    </w:rPr>
                    <w:t>Persona cuidadora jefa de hogar.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3AE18CDE"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SIRBE</w:t>
                  </w:r>
                  <w:r w:rsidRPr="006145DB">
                    <w:rPr>
                      <w:rStyle w:val="normaltextrun"/>
                      <w:rFonts w:ascii="Arial" w:hAnsi="Arial" w:cs="Arial"/>
                      <w:sz w:val="16"/>
                      <w:szCs w:val="16"/>
                    </w:rPr>
                    <w:t> </w:t>
                  </w:r>
                </w:p>
              </w:tc>
              <w:tc>
                <w:tcPr>
                  <w:tcW w:w="992" w:type="dxa"/>
                  <w:tcBorders>
                    <w:top w:val="single" w:sz="6" w:space="0" w:color="auto"/>
                    <w:left w:val="single" w:sz="6" w:space="0" w:color="auto"/>
                    <w:bottom w:val="single" w:sz="6" w:space="0" w:color="auto"/>
                    <w:right w:val="single" w:sz="6" w:space="0" w:color="auto"/>
                  </w:tcBorders>
                  <w:vAlign w:val="center"/>
                  <w:hideMark/>
                </w:tcPr>
                <w:p w14:paraId="79E5ED09"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Demanda</w:t>
                  </w:r>
                  <w:r w:rsidRPr="006145DB">
                    <w:rPr>
                      <w:rStyle w:val="normaltextrun"/>
                      <w:rFonts w:ascii="Arial" w:hAnsi="Arial" w:cs="Arial"/>
                      <w:sz w:val="16"/>
                      <w:szCs w:val="16"/>
                    </w:rPr>
                    <w:t>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04C36643"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Secretaría Distrital de Integración Social</w:t>
                  </w:r>
                  <w:r w:rsidRPr="006145DB">
                    <w:rPr>
                      <w:rStyle w:val="normaltextrun"/>
                      <w:rFonts w:ascii="Arial" w:hAnsi="Arial" w:cs="Arial"/>
                      <w:sz w:val="16"/>
                      <w:szCs w:val="16"/>
                    </w:rPr>
                    <w:t> </w:t>
                  </w:r>
                </w:p>
              </w:tc>
            </w:tr>
            <w:tr w:rsidR="006F1EFC" w:rsidRPr="006145DB" w14:paraId="641D1E11" w14:textId="77777777" w:rsidTr="00467D6D">
              <w:trPr>
                <w:trHeight w:val="300"/>
              </w:trPr>
              <w:tc>
                <w:tcPr>
                  <w:tcW w:w="3408" w:type="dxa"/>
                  <w:vMerge/>
                  <w:tcBorders>
                    <w:left w:val="single" w:sz="6" w:space="0" w:color="auto"/>
                    <w:bottom w:val="single" w:sz="6" w:space="0" w:color="auto"/>
                    <w:right w:val="single" w:sz="6" w:space="0" w:color="auto"/>
                  </w:tcBorders>
                </w:tcPr>
                <w:p w14:paraId="6D3E56B2" w14:textId="77777777" w:rsidR="005408D8" w:rsidRPr="006145DB" w:rsidRDefault="005408D8" w:rsidP="005B435E">
                  <w:pPr>
                    <w:pStyle w:val="paragraph"/>
                    <w:spacing w:before="0" w:beforeAutospacing="0" w:after="0" w:afterAutospacing="0"/>
                    <w:jc w:val="both"/>
                    <w:textAlignment w:val="baseline"/>
                    <w:rPr>
                      <w:rStyle w:val="normaltextrun"/>
                      <w:rFonts w:ascii="Arial" w:hAnsi="Arial" w:cs="Arial"/>
                      <w:sz w:val="16"/>
                      <w:szCs w:val="16"/>
                    </w:rPr>
                  </w:pPr>
                </w:p>
              </w:tc>
              <w:tc>
                <w:tcPr>
                  <w:tcW w:w="1701" w:type="dxa"/>
                  <w:tcBorders>
                    <w:top w:val="single" w:sz="6" w:space="0" w:color="auto"/>
                    <w:left w:val="single" w:sz="6" w:space="0" w:color="auto"/>
                    <w:bottom w:val="single" w:sz="6" w:space="0" w:color="auto"/>
                    <w:right w:val="single" w:sz="6" w:space="0" w:color="auto"/>
                  </w:tcBorders>
                  <w:vAlign w:val="center"/>
                </w:tcPr>
                <w:p w14:paraId="0B90EEEB"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Verificación en campo</w:t>
                  </w:r>
                </w:p>
              </w:tc>
              <w:tc>
                <w:tcPr>
                  <w:tcW w:w="992" w:type="dxa"/>
                  <w:tcBorders>
                    <w:top w:val="single" w:sz="6" w:space="0" w:color="auto"/>
                    <w:left w:val="single" w:sz="6" w:space="0" w:color="auto"/>
                    <w:bottom w:val="single" w:sz="6" w:space="0" w:color="auto"/>
                    <w:right w:val="single" w:sz="6" w:space="0" w:color="auto"/>
                  </w:tcBorders>
                  <w:vAlign w:val="center"/>
                </w:tcPr>
                <w:p w14:paraId="522A5169"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Demanda</w:t>
                  </w:r>
                </w:p>
              </w:tc>
              <w:tc>
                <w:tcPr>
                  <w:tcW w:w="1412" w:type="dxa"/>
                  <w:tcBorders>
                    <w:top w:val="single" w:sz="6" w:space="0" w:color="auto"/>
                    <w:left w:val="single" w:sz="6" w:space="0" w:color="auto"/>
                    <w:bottom w:val="single" w:sz="6" w:space="0" w:color="auto"/>
                    <w:right w:val="single" w:sz="6" w:space="0" w:color="auto"/>
                  </w:tcBorders>
                  <w:vAlign w:val="center"/>
                </w:tcPr>
                <w:p w14:paraId="3C821125" w14:textId="77777777" w:rsidR="005408D8" w:rsidRPr="006145DB" w:rsidRDefault="005408D8" w:rsidP="005B435E">
                  <w:pPr>
                    <w:tabs>
                      <w:tab w:val="left" w:pos="709"/>
                    </w:tabs>
                    <w:spacing w:after="0" w:line="240" w:lineRule="auto"/>
                    <w:contextualSpacing/>
                    <w:jc w:val="center"/>
                    <w:rPr>
                      <w:rStyle w:val="normaltextrun"/>
                      <w:rFonts w:cs="Arial"/>
                      <w:sz w:val="16"/>
                      <w:szCs w:val="16"/>
                    </w:rPr>
                  </w:pPr>
                  <w:r w:rsidRPr="006145DB">
                    <w:rPr>
                      <w:rStyle w:val="normaltextrun"/>
                      <w:rFonts w:cs="Arial"/>
                      <w:sz w:val="16"/>
                      <w:szCs w:val="16"/>
                    </w:rPr>
                    <w:t>Subdirección para la discapacidad</w:t>
                  </w:r>
                </w:p>
                <w:p w14:paraId="64D896C6"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Equipo del servicio Social</w:t>
                  </w:r>
                </w:p>
              </w:tc>
            </w:tr>
            <w:tr w:rsidR="006F1EFC" w:rsidRPr="006145DB" w14:paraId="5F9AD83F" w14:textId="77777777" w:rsidTr="00467D6D">
              <w:trPr>
                <w:trHeight w:val="300"/>
              </w:trPr>
              <w:tc>
                <w:tcPr>
                  <w:tcW w:w="3408" w:type="dxa"/>
                  <w:vMerge w:val="restart"/>
                  <w:tcBorders>
                    <w:top w:val="single" w:sz="6" w:space="0" w:color="auto"/>
                    <w:left w:val="single" w:sz="6" w:space="0" w:color="auto"/>
                    <w:right w:val="single" w:sz="6" w:space="0" w:color="auto"/>
                  </w:tcBorders>
                  <w:vAlign w:val="center"/>
                  <w:hideMark/>
                </w:tcPr>
                <w:p w14:paraId="37EB232C" w14:textId="77777777" w:rsidR="005408D8" w:rsidRPr="006145DB" w:rsidRDefault="005408D8" w:rsidP="005B435E">
                  <w:pPr>
                    <w:pStyle w:val="paragraph"/>
                    <w:spacing w:before="0" w:beforeAutospacing="0" w:after="0" w:afterAutospacing="0"/>
                    <w:jc w:val="both"/>
                    <w:textAlignment w:val="baseline"/>
                    <w:rPr>
                      <w:rStyle w:val="normaltextrun"/>
                      <w:rFonts w:ascii="Arial" w:hAnsi="Arial" w:cs="Arial"/>
                    </w:rPr>
                  </w:pPr>
                  <w:r w:rsidRPr="006145DB">
                    <w:rPr>
                      <w:rStyle w:val="normaltextrun"/>
                      <w:rFonts w:ascii="Arial" w:hAnsi="Arial" w:cs="Arial"/>
                      <w:sz w:val="16"/>
                      <w:szCs w:val="16"/>
                    </w:rPr>
                    <w:t>Persona que vive en residencias tipo paga diarios.</w:t>
                  </w:r>
                  <w:r w:rsidRPr="006145DB">
                    <w:rPr>
                      <w:rStyle w:val="normaltextrun"/>
                      <w:rFonts w:ascii="Arial" w:hAnsi="Arial" w:cs="Arial"/>
                    </w:rPr>
                    <w:tab/>
                  </w:r>
                  <w:r w:rsidRPr="006145DB">
                    <w:rPr>
                      <w:rStyle w:val="normaltextrun"/>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52B12D9E"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Instrumento de Focalización de Personas Usuarias de Soluciones Habitacionales</w:t>
                  </w:r>
                  <w:r w:rsidRPr="006145DB">
                    <w:rPr>
                      <w:rStyle w:val="normaltextrun"/>
                      <w:rFonts w:ascii="Arial" w:hAnsi="Arial" w:cs="Arial"/>
                      <w:sz w:val="16"/>
                      <w:szCs w:val="16"/>
                    </w:rPr>
                    <w:t> </w:t>
                  </w:r>
                </w:p>
                <w:p w14:paraId="722FF00B"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Temporales (paga diarios)</w:t>
                  </w:r>
                  <w:r w:rsidRPr="006145DB">
                    <w:rPr>
                      <w:rStyle w:val="normaltextrun"/>
                      <w:rFonts w:ascii="Arial" w:hAnsi="Arial" w:cs="Arial"/>
                      <w:sz w:val="16"/>
                      <w:szCs w:val="16"/>
                    </w:rPr>
                    <w:t> </w:t>
                  </w:r>
                </w:p>
              </w:tc>
              <w:tc>
                <w:tcPr>
                  <w:tcW w:w="992" w:type="dxa"/>
                  <w:tcBorders>
                    <w:top w:val="single" w:sz="6" w:space="0" w:color="auto"/>
                    <w:left w:val="single" w:sz="6" w:space="0" w:color="auto"/>
                    <w:bottom w:val="single" w:sz="6" w:space="0" w:color="auto"/>
                    <w:right w:val="single" w:sz="6" w:space="0" w:color="auto"/>
                  </w:tcBorders>
                  <w:vAlign w:val="center"/>
                  <w:hideMark/>
                </w:tcPr>
                <w:p w14:paraId="3418DA8C"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Entrega Única</w:t>
                  </w:r>
                </w:p>
                <w:p w14:paraId="3884ECC6"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2023</w:t>
                  </w:r>
                </w:p>
              </w:tc>
              <w:tc>
                <w:tcPr>
                  <w:tcW w:w="1412" w:type="dxa"/>
                  <w:tcBorders>
                    <w:top w:val="single" w:sz="6" w:space="0" w:color="auto"/>
                    <w:left w:val="single" w:sz="6" w:space="0" w:color="auto"/>
                    <w:bottom w:val="single" w:sz="6" w:space="0" w:color="auto"/>
                    <w:right w:val="single" w:sz="6" w:space="0" w:color="auto"/>
                  </w:tcBorders>
                  <w:vAlign w:val="center"/>
                  <w:hideMark/>
                </w:tcPr>
                <w:p w14:paraId="5E7C3F72"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Secretaría Distrital Planeación - SDP</w:t>
                  </w:r>
                  <w:r w:rsidRPr="006145DB">
                    <w:rPr>
                      <w:rStyle w:val="normaltextrun"/>
                      <w:rFonts w:ascii="Arial" w:hAnsi="Arial" w:cs="Arial"/>
                      <w:sz w:val="16"/>
                      <w:szCs w:val="16"/>
                    </w:rPr>
                    <w:t> </w:t>
                  </w:r>
                </w:p>
              </w:tc>
            </w:tr>
            <w:tr w:rsidR="006F1EFC" w:rsidRPr="006145DB" w14:paraId="1B3B3FB3" w14:textId="77777777" w:rsidTr="00C4225E">
              <w:trPr>
                <w:trHeight w:val="300"/>
              </w:trPr>
              <w:tc>
                <w:tcPr>
                  <w:tcW w:w="3408" w:type="dxa"/>
                  <w:vMerge/>
                  <w:tcBorders>
                    <w:left w:val="single" w:sz="6" w:space="0" w:color="auto"/>
                    <w:bottom w:val="single" w:sz="4" w:space="0" w:color="auto"/>
                    <w:right w:val="single" w:sz="6" w:space="0" w:color="auto"/>
                  </w:tcBorders>
                </w:tcPr>
                <w:p w14:paraId="5266CEF0" w14:textId="77777777" w:rsidR="005408D8" w:rsidRPr="006145DB" w:rsidRDefault="005408D8" w:rsidP="005B435E">
                  <w:pPr>
                    <w:pStyle w:val="paragraph"/>
                    <w:spacing w:before="0" w:beforeAutospacing="0" w:after="0" w:afterAutospacing="0"/>
                    <w:jc w:val="both"/>
                    <w:textAlignment w:val="baseline"/>
                    <w:rPr>
                      <w:rStyle w:val="normaltextrun"/>
                      <w:rFonts w:ascii="Arial" w:hAnsi="Arial" w:cs="Arial"/>
                      <w:sz w:val="16"/>
                      <w:szCs w:val="16"/>
                      <w:lang w:val="es-ES"/>
                    </w:rPr>
                  </w:pPr>
                </w:p>
              </w:tc>
              <w:tc>
                <w:tcPr>
                  <w:tcW w:w="1701" w:type="dxa"/>
                  <w:tcBorders>
                    <w:top w:val="single" w:sz="6" w:space="0" w:color="auto"/>
                    <w:left w:val="single" w:sz="6" w:space="0" w:color="auto"/>
                    <w:bottom w:val="single" w:sz="4" w:space="0" w:color="auto"/>
                    <w:right w:val="single" w:sz="6" w:space="0" w:color="auto"/>
                  </w:tcBorders>
                  <w:vAlign w:val="center"/>
                </w:tcPr>
                <w:p w14:paraId="4D1DB629"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Base de personas residentes en paga diarios</w:t>
                  </w:r>
                </w:p>
              </w:tc>
              <w:tc>
                <w:tcPr>
                  <w:tcW w:w="992" w:type="dxa"/>
                  <w:tcBorders>
                    <w:top w:val="single" w:sz="6" w:space="0" w:color="auto"/>
                    <w:left w:val="single" w:sz="6" w:space="0" w:color="auto"/>
                    <w:bottom w:val="single" w:sz="4" w:space="0" w:color="auto"/>
                    <w:right w:val="single" w:sz="6" w:space="0" w:color="auto"/>
                  </w:tcBorders>
                  <w:vAlign w:val="center"/>
                </w:tcPr>
                <w:p w14:paraId="07E22F18"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2024</w:t>
                  </w:r>
                </w:p>
              </w:tc>
              <w:tc>
                <w:tcPr>
                  <w:tcW w:w="1412" w:type="dxa"/>
                  <w:tcBorders>
                    <w:top w:val="single" w:sz="6" w:space="0" w:color="auto"/>
                    <w:left w:val="single" w:sz="6" w:space="0" w:color="auto"/>
                    <w:bottom w:val="single" w:sz="4" w:space="0" w:color="auto"/>
                    <w:right w:val="single" w:sz="6" w:space="0" w:color="auto"/>
                  </w:tcBorders>
                  <w:vAlign w:val="center"/>
                </w:tcPr>
                <w:p w14:paraId="0B356A4A" w14:textId="77777777" w:rsidR="005408D8" w:rsidRPr="006145DB" w:rsidRDefault="005408D8"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Secretaría Distrital de Integración Social y Secretaría Distrital de Planeación - SDP</w:t>
                  </w:r>
                </w:p>
              </w:tc>
            </w:tr>
            <w:tr w:rsidR="006F1EFC" w:rsidRPr="006145DB" w14:paraId="165DEADD" w14:textId="77777777" w:rsidTr="00C4225E">
              <w:trPr>
                <w:trHeight w:val="300"/>
              </w:trPr>
              <w:tc>
                <w:tcPr>
                  <w:tcW w:w="3408" w:type="dxa"/>
                  <w:tcBorders>
                    <w:top w:val="single" w:sz="4" w:space="0" w:color="auto"/>
                    <w:left w:val="single" w:sz="6" w:space="0" w:color="auto"/>
                    <w:bottom w:val="nil"/>
                    <w:right w:val="single" w:sz="6" w:space="0" w:color="auto"/>
                  </w:tcBorders>
                  <w:hideMark/>
                </w:tcPr>
                <w:p w14:paraId="4B076CF3" w14:textId="77777777" w:rsidR="005408D8" w:rsidRPr="006145DB" w:rsidRDefault="005408D8" w:rsidP="005B435E">
                  <w:pPr>
                    <w:pStyle w:val="paragraph"/>
                    <w:spacing w:before="0" w:beforeAutospacing="0" w:after="0" w:afterAutospacing="0"/>
                    <w:jc w:val="both"/>
                    <w:textAlignment w:val="baseline"/>
                    <w:rPr>
                      <w:rFonts w:ascii="Arial" w:hAnsi="Arial" w:cs="Arial"/>
                      <w:sz w:val="16"/>
                      <w:szCs w:val="16"/>
                    </w:rPr>
                  </w:pPr>
                  <w:r w:rsidRPr="006145DB">
                    <w:rPr>
                      <w:rStyle w:val="normaltextrun"/>
                      <w:rFonts w:ascii="Arial" w:hAnsi="Arial" w:cs="Arial"/>
                      <w:sz w:val="16"/>
                      <w:szCs w:val="16"/>
                      <w:lang w:val="es-ES"/>
                    </w:rPr>
                    <w:t>Persona que resida en zona rural de Bogotá</w:t>
                  </w:r>
                  <w:r w:rsidRPr="006145DB">
                    <w:rPr>
                      <w:rStyle w:val="normaltextrun"/>
                      <w:rFonts w:ascii="Arial" w:hAnsi="Arial" w:cs="Arial"/>
                      <w:sz w:val="16"/>
                      <w:szCs w:val="16"/>
                    </w:rPr>
                    <w:t> </w:t>
                  </w:r>
                  <w:r w:rsidRPr="006145DB">
                    <w:rPr>
                      <w:rStyle w:val="eop"/>
                      <w:rFonts w:ascii="Arial" w:hAnsi="Arial" w:cs="Arial"/>
                      <w:sz w:val="16"/>
                      <w:szCs w:val="16"/>
                    </w:rPr>
                    <w:t> </w:t>
                  </w:r>
                </w:p>
              </w:tc>
              <w:tc>
                <w:tcPr>
                  <w:tcW w:w="1701" w:type="dxa"/>
                  <w:tcBorders>
                    <w:top w:val="single" w:sz="4" w:space="0" w:color="auto"/>
                    <w:left w:val="single" w:sz="6" w:space="0" w:color="auto"/>
                    <w:bottom w:val="nil"/>
                    <w:right w:val="single" w:sz="6" w:space="0" w:color="auto"/>
                  </w:tcBorders>
                  <w:vAlign w:val="center"/>
                  <w:hideMark/>
                </w:tcPr>
                <w:p w14:paraId="76EB8595"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Registro Social de hogares</w:t>
                  </w:r>
                  <w:r w:rsidRPr="006145DB">
                    <w:rPr>
                      <w:rStyle w:val="normaltextrun"/>
                      <w:rFonts w:ascii="Arial" w:hAnsi="Arial" w:cs="Arial"/>
                      <w:sz w:val="16"/>
                      <w:szCs w:val="16"/>
                    </w:rPr>
                    <w:t> </w:t>
                  </w:r>
                </w:p>
              </w:tc>
              <w:tc>
                <w:tcPr>
                  <w:tcW w:w="992" w:type="dxa"/>
                  <w:tcBorders>
                    <w:top w:val="single" w:sz="4" w:space="0" w:color="auto"/>
                    <w:left w:val="single" w:sz="6" w:space="0" w:color="auto"/>
                    <w:bottom w:val="nil"/>
                    <w:right w:val="single" w:sz="6" w:space="0" w:color="auto"/>
                  </w:tcBorders>
                  <w:vAlign w:val="center"/>
                  <w:hideMark/>
                </w:tcPr>
                <w:p w14:paraId="4470A721"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Mensual (Mes Vencido)</w:t>
                  </w:r>
                  <w:r w:rsidRPr="006145DB">
                    <w:rPr>
                      <w:rStyle w:val="normaltextrun"/>
                      <w:rFonts w:ascii="Arial" w:hAnsi="Arial" w:cs="Arial"/>
                      <w:sz w:val="16"/>
                      <w:szCs w:val="16"/>
                    </w:rPr>
                    <w:t> </w:t>
                  </w:r>
                </w:p>
              </w:tc>
              <w:tc>
                <w:tcPr>
                  <w:tcW w:w="1412" w:type="dxa"/>
                  <w:tcBorders>
                    <w:top w:val="single" w:sz="4" w:space="0" w:color="auto"/>
                    <w:left w:val="single" w:sz="6" w:space="0" w:color="auto"/>
                    <w:bottom w:val="nil"/>
                    <w:right w:val="single" w:sz="6" w:space="0" w:color="auto"/>
                  </w:tcBorders>
                  <w:vAlign w:val="center"/>
                  <w:hideMark/>
                </w:tcPr>
                <w:p w14:paraId="30C87C86" w14:textId="77777777" w:rsidR="005408D8" w:rsidRPr="006145DB" w:rsidRDefault="005408D8"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Secretaría Distrital Planeación - SDP</w:t>
                  </w:r>
                  <w:r w:rsidRPr="006145DB">
                    <w:rPr>
                      <w:rStyle w:val="normaltextrun"/>
                      <w:rFonts w:ascii="Arial" w:hAnsi="Arial" w:cs="Arial"/>
                      <w:sz w:val="16"/>
                      <w:szCs w:val="16"/>
                    </w:rPr>
                    <w:t> </w:t>
                  </w:r>
                </w:p>
              </w:tc>
            </w:tr>
          </w:tbl>
          <w:p w14:paraId="494854D2" w14:textId="77777777" w:rsidR="005408D8" w:rsidRPr="006145DB" w:rsidRDefault="005408D8" w:rsidP="005B435E">
            <w:pPr>
              <w:spacing w:after="0" w:line="240" w:lineRule="auto"/>
              <w:rPr>
                <w:rFonts w:cs="Arial"/>
                <w:sz w:val="20"/>
                <w:szCs w:val="20"/>
              </w:rPr>
            </w:pPr>
          </w:p>
        </w:tc>
      </w:tr>
      <w:tr w:rsidR="00081CC5" w:rsidRPr="006145DB" w14:paraId="5F188BBF" w14:textId="77777777" w:rsidTr="00A4434A">
        <w:trPr>
          <w:trHeight w:val="6510"/>
          <w:jc w:val="center"/>
        </w:trPr>
        <w:tc>
          <w:tcPr>
            <w:tcW w:w="1696" w:type="dxa"/>
            <w:vAlign w:val="center"/>
          </w:tcPr>
          <w:p w14:paraId="21EED429" w14:textId="77777777" w:rsidR="00081CC5" w:rsidRPr="006145DB" w:rsidRDefault="00081CC5"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699" w:type="dxa"/>
            <w:vAlign w:val="center"/>
          </w:tcPr>
          <w:tbl>
            <w:tblPr>
              <w:tblStyle w:val="Tablaconcuadrcula"/>
              <w:tblW w:w="7513" w:type="dxa"/>
              <w:tblInd w:w="23" w:type="dxa"/>
              <w:tblLayout w:type="fixed"/>
              <w:tblLook w:val="04A0" w:firstRow="1" w:lastRow="0" w:firstColumn="1" w:lastColumn="0" w:noHBand="0" w:noVBand="1"/>
            </w:tblPr>
            <w:tblGrid>
              <w:gridCol w:w="3402"/>
              <w:gridCol w:w="1418"/>
              <w:gridCol w:w="1134"/>
              <w:gridCol w:w="1559"/>
            </w:tblGrid>
            <w:tr w:rsidR="006F1EFC" w:rsidRPr="006145DB" w14:paraId="172DAB2B" w14:textId="77777777" w:rsidTr="00F23E36">
              <w:trPr>
                <w:trHeight w:val="372"/>
              </w:trPr>
              <w:tc>
                <w:tcPr>
                  <w:tcW w:w="3402" w:type="dxa"/>
                  <w:tcBorders>
                    <w:top w:val="nil"/>
                  </w:tcBorders>
                  <w:vAlign w:val="center"/>
                </w:tcPr>
                <w:p w14:paraId="617629E3"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418" w:type="dxa"/>
                  <w:tcBorders>
                    <w:top w:val="nil"/>
                  </w:tcBorders>
                  <w:vAlign w:val="center"/>
                </w:tcPr>
                <w:p w14:paraId="0D31D4B1"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4BB93B01"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59" w:type="dxa"/>
                  <w:tcBorders>
                    <w:top w:val="nil"/>
                  </w:tcBorders>
                  <w:vAlign w:val="center"/>
                </w:tcPr>
                <w:p w14:paraId="1C1971C1"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6F1EFC" w:rsidRPr="006145DB" w14:paraId="236EA994" w14:textId="77777777" w:rsidTr="00F23E36">
              <w:trPr>
                <w:trHeight w:val="221"/>
              </w:trPr>
              <w:tc>
                <w:tcPr>
                  <w:tcW w:w="3402" w:type="dxa"/>
                  <w:vAlign w:val="center"/>
                </w:tcPr>
                <w:p w14:paraId="4E0C50FC" w14:textId="7724185E" w:rsidR="00081CC5" w:rsidRPr="006145DB" w:rsidRDefault="00081CC5" w:rsidP="005B435E">
                  <w:pPr>
                    <w:tabs>
                      <w:tab w:val="left" w:pos="709"/>
                    </w:tabs>
                    <w:ind w:left="-84"/>
                    <w:contextualSpacing/>
                    <w:jc w:val="both"/>
                    <w:rPr>
                      <w:rFonts w:cs="Arial"/>
                      <w:sz w:val="16"/>
                      <w:szCs w:val="16"/>
                    </w:rPr>
                  </w:pPr>
                  <w:r w:rsidRPr="006145DB">
                    <w:rPr>
                      <w:rStyle w:val="normaltextrun"/>
                      <w:rFonts w:cs="Arial"/>
                      <w:sz w:val="16"/>
                      <w:szCs w:val="16"/>
                    </w:rPr>
                    <w:t>Persona con discapacidad</w:t>
                  </w:r>
                  <w:r w:rsidR="00A4434A" w:rsidRPr="006145DB">
                    <w:rPr>
                      <w:rStyle w:val="normaltextrun"/>
                      <w:rFonts w:cs="Arial"/>
                      <w:sz w:val="16"/>
                      <w:szCs w:val="16"/>
                    </w:rPr>
                    <w:t>.</w:t>
                  </w:r>
                </w:p>
              </w:tc>
              <w:tc>
                <w:tcPr>
                  <w:tcW w:w="1418" w:type="dxa"/>
                  <w:vAlign w:val="center"/>
                </w:tcPr>
                <w:p w14:paraId="498BAE82"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vAlign w:val="center"/>
                </w:tcPr>
                <w:p w14:paraId="0EB29EB3"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559" w:type="dxa"/>
                  <w:vAlign w:val="center"/>
                </w:tcPr>
                <w:p w14:paraId="757EFAF6"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6F1EFC" w:rsidRPr="006145DB" w14:paraId="710D0420" w14:textId="77777777" w:rsidTr="00F23E36">
              <w:trPr>
                <w:trHeight w:val="221"/>
              </w:trPr>
              <w:tc>
                <w:tcPr>
                  <w:tcW w:w="3402" w:type="dxa"/>
                  <w:vMerge w:val="restart"/>
                  <w:vAlign w:val="center"/>
                </w:tcPr>
                <w:p w14:paraId="676C5021" w14:textId="3EC7C296" w:rsidR="00081CC5" w:rsidRPr="006145DB" w:rsidRDefault="00081CC5" w:rsidP="005B435E">
                  <w:pPr>
                    <w:tabs>
                      <w:tab w:val="left" w:pos="709"/>
                    </w:tabs>
                    <w:ind w:left="-84"/>
                    <w:contextualSpacing/>
                    <w:jc w:val="both"/>
                    <w:rPr>
                      <w:rStyle w:val="normaltextrun"/>
                      <w:rFonts w:cs="Arial"/>
                      <w:sz w:val="16"/>
                      <w:szCs w:val="16"/>
                    </w:rPr>
                  </w:pPr>
                  <w:r w:rsidRPr="006145DB">
                    <w:rPr>
                      <w:rStyle w:val="normaltextrun"/>
                      <w:rFonts w:cs="Arial"/>
                      <w:sz w:val="16"/>
                      <w:szCs w:val="16"/>
                    </w:rPr>
                    <w:t>Entre 14 y 59 años y 11 meses</w:t>
                  </w:r>
                  <w:r w:rsidR="00A4434A" w:rsidRPr="006145DB">
                    <w:rPr>
                      <w:rStyle w:val="normaltextrun"/>
                      <w:rFonts w:cs="Arial"/>
                      <w:sz w:val="16"/>
                      <w:szCs w:val="16"/>
                    </w:rPr>
                    <w:t>.</w:t>
                  </w:r>
                  <w:r w:rsidRPr="006145DB">
                    <w:rPr>
                      <w:rStyle w:val="eop"/>
                      <w:rFonts w:cs="Arial"/>
                      <w:sz w:val="16"/>
                      <w:szCs w:val="16"/>
                    </w:rPr>
                    <w:t> </w:t>
                  </w:r>
                </w:p>
              </w:tc>
              <w:tc>
                <w:tcPr>
                  <w:tcW w:w="1418" w:type="dxa"/>
                  <w:vAlign w:val="center"/>
                </w:tcPr>
                <w:p w14:paraId="414AF920"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vAlign w:val="center"/>
                </w:tcPr>
                <w:p w14:paraId="7444131E"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559" w:type="dxa"/>
                  <w:vAlign w:val="center"/>
                </w:tcPr>
                <w:p w14:paraId="729E6593"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41ABA606"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6F1EFC" w:rsidRPr="006145DB" w14:paraId="1B077C22" w14:textId="77777777" w:rsidTr="00F23E36">
              <w:trPr>
                <w:trHeight w:val="221"/>
              </w:trPr>
              <w:tc>
                <w:tcPr>
                  <w:tcW w:w="3402" w:type="dxa"/>
                  <w:vMerge/>
                  <w:vAlign w:val="center"/>
                </w:tcPr>
                <w:p w14:paraId="1B643890" w14:textId="77777777" w:rsidR="00081CC5" w:rsidRPr="006145DB" w:rsidRDefault="00081CC5" w:rsidP="005B435E">
                  <w:pPr>
                    <w:tabs>
                      <w:tab w:val="left" w:pos="709"/>
                    </w:tabs>
                    <w:ind w:left="-84"/>
                    <w:contextualSpacing/>
                    <w:jc w:val="both"/>
                    <w:rPr>
                      <w:rStyle w:val="normaltextrun"/>
                      <w:rFonts w:cs="Arial"/>
                      <w:sz w:val="16"/>
                      <w:szCs w:val="16"/>
                    </w:rPr>
                  </w:pPr>
                </w:p>
              </w:tc>
              <w:tc>
                <w:tcPr>
                  <w:tcW w:w="1418" w:type="dxa"/>
                  <w:vAlign w:val="center"/>
                </w:tcPr>
                <w:p w14:paraId="6EDAA661"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SIRBE</w:t>
                  </w:r>
                </w:p>
              </w:tc>
              <w:tc>
                <w:tcPr>
                  <w:tcW w:w="1134" w:type="dxa"/>
                  <w:vAlign w:val="center"/>
                </w:tcPr>
                <w:p w14:paraId="552DCEAC"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559" w:type="dxa"/>
                  <w:vAlign w:val="center"/>
                </w:tcPr>
                <w:p w14:paraId="595E8B01"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Secretaría Distrital de Integración Social</w:t>
                  </w:r>
                </w:p>
              </w:tc>
            </w:tr>
            <w:tr w:rsidR="006F1EFC" w:rsidRPr="006145DB" w14:paraId="26D8CAC2" w14:textId="77777777" w:rsidTr="00F23E36">
              <w:trPr>
                <w:trHeight w:val="231"/>
              </w:trPr>
              <w:tc>
                <w:tcPr>
                  <w:tcW w:w="3402" w:type="dxa"/>
                  <w:vAlign w:val="center"/>
                </w:tcPr>
                <w:p w14:paraId="0931E4DE" w14:textId="77777777" w:rsidR="00081CC5" w:rsidRPr="006145DB" w:rsidRDefault="00081CC5" w:rsidP="005B435E">
                  <w:pPr>
                    <w:tabs>
                      <w:tab w:val="left" w:pos="709"/>
                    </w:tabs>
                    <w:ind w:left="-84"/>
                    <w:contextualSpacing/>
                    <w:jc w:val="both"/>
                    <w:rPr>
                      <w:rFonts w:cs="Arial"/>
                      <w:sz w:val="16"/>
                      <w:szCs w:val="16"/>
                      <w:lang w:eastAsia="es-CO"/>
                    </w:rPr>
                  </w:pPr>
                  <w:r w:rsidRPr="006145DB">
                    <w:rPr>
                      <w:rStyle w:val="normaltextrun"/>
                      <w:rFonts w:cs="Arial"/>
                      <w:sz w:val="16"/>
                      <w:szCs w:val="16"/>
                    </w:rPr>
                    <w:t xml:space="preserve">Con apoyo general intermitente que se encuentre entre el 5% y el 24% o con apoyo general limitado que se encuentre entre el 25% y el 50% o con </w:t>
                  </w:r>
                  <w:r w:rsidRPr="006145DB">
                    <w:rPr>
                      <w:rStyle w:val="eop"/>
                      <w:rFonts w:cs="Arial"/>
                      <w:sz w:val="16"/>
                      <w:szCs w:val="16"/>
                    </w:rPr>
                    <w:t>apoyo general extenso entre los 51 a 75%.</w:t>
                  </w:r>
                </w:p>
              </w:tc>
              <w:tc>
                <w:tcPr>
                  <w:tcW w:w="1418" w:type="dxa"/>
                  <w:vAlign w:val="center"/>
                </w:tcPr>
                <w:p w14:paraId="5A25DB2F"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4" w:type="dxa"/>
                  <w:vAlign w:val="center"/>
                </w:tcPr>
                <w:p w14:paraId="79567F4D"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559" w:type="dxa"/>
                  <w:vAlign w:val="center"/>
                </w:tcPr>
                <w:p w14:paraId="065E9607"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75AE3121" w14:textId="77777777" w:rsidR="00081CC5" w:rsidRPr="006145DB" w:rsidRDefault="00081CC5" w:rsidP="005B435E">
                  <w:pPr>
                    <w:tabs>
                      <w:tab w:val="left" w:pos="709"/>
                    </w:tabs>
                    <w:contextualSpacing/>
                    <w:jc w:val="center"/>
                    <w:rPr>
                      <w:rStyle w:val="normaltextrun"/>
                      <w:rFonts w:cs="Arial"/>
                      <w:sz w:val="16"/>
                      <w:szCs w:val="16"/>
                    </w:rPr>
                  </w:pPr>
                </w:p>
                <w:p w14:paraId="369FADBC"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6F1EFC" w:rsidRPr="006145DB" w14:paraId="377018A7" w14:textId="77777777" w:rsidTr="00F23E36">
              <w:trPr>
                <w:trHeight w:val="231"/>
              </w:trPr>
              <w:tc>
                <w:tcPr>
                  <w:tcW w:w="3402" w:type="dxa"/>
                  <w:vMerge w:val="restart"/>
                  <w:vAlign w:val="center"/>
                </w:tcPr>
                <w:p w14:paraId="65E73690" w14:textId="1080D8D3" w:rsidR="00081CC5" w:rsidRPr="006145DB" w:rsidRDefault="00081CC5" w:rsidP="005B435E">
                  <w:pPr>
                    <w:tabs>
                      <w:tab w:val="left" w:pos="709"/>
                    </w:tabs>
                    <w:ind w:left="-84"/>
                    <w:contextualSpacing/>
                    <w:jc w:val="both"/>
                    <w:rPr>
                      <w:rStyle w:val="normaltextrun"/>
                      <w:rFonts w:cs="Arial"/>
                      <w:sz w:val="16"/>
                      <w:szCs w:val="16"/>
                    </w:rPr>
                  </w:pPr>
                  <w:r w:rsidRPr="006145DB">
                    <w:rPr>
                      <w:rStyle w:val="normaltextrun"/>
                      <w:rFonts w:cs="Arial"/>
                      <w:sz w:val="16"/>
                      <w:szCs w:val="16"/>
                    </w:rPr>
                    <w:t xml:space="preserve">O </w:t>
                  </w:r>
                  <w:r w:rsidR="00CC46B4" w:rsidRPr="006145DB">
                    <w:rPr>
                      <w:rStyle w:val="normaltextrun"/>
                      <w:rFonts w:cs="Arial"/>
                      <w:sz w:val="16"/>
                      <w:szCs w:val="16"/>
                    </w:rPr>
                    <w:t>p</w:t>
                  </w:r>
                  <w:r w:rsidRPr="006145DB">
                    <w:rPr>
                      <w:rStyle w:val="normaltextrun"/>
                      <w:rFonts w:cs="Arial"/>
                      <w:sz w:val="16"/>
                      <w:szCs w:val="16"/>
                    </w:rPr>
                    <w:t>ersona cuidadora de la persona con discapacidad mayor de 18 años</w:t>
                  </w:r>
                  <w:r w:rsidR="00A4434A" w:rsidRPr="006145DB">
                    <w:rPr>
                      <w:rStyle w:val="normaltextrun"/>
                      <w:rFonts w:cs="Arial"/>
                      <w:sz w:val="16"/>
                      <w:szCs w:val="16"/>
                    </w:rPr>
                    <w:t>.</w:t>
                  </w:r>
                </w:p>
              </w:tc>
              <w:tc>
                <w:tcPr>
                  <w:tcW w:w="1418" w:type="dxa"/>
                  <w:vAlign w:val="center"/>
                </w:tcPr>
                <w:p w14:paraId="72251417"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vAlign w:val="center"/>
                </w:tcPr>
                <w:p w14:paraId="1380B822"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559" w:type="dxa"/>
                  <w:vAlign w:val="center"/>
                </w:tcPr>
                <w:p w14:paraId="4C24BAE8"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382325DB"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6F1EFC" w:rsidRPr="006145DB" w14:paraId="145C161E" w14:textId="77777777" w:rsidTr="00F23E36">
              <w:trPr>
                <w:trHeight w:val="231"/>
              </w:trPr>
              <w:tc>
                <w:tcPr>
                  <w:tcW w:w="3402" w:type="dxa"/>
                  <w:vMerge/>
                  <w:vAlign w:val="center"/>
                </w:tcPr>
                <w:p w14:paraId="626E8D31" w14:textId="77777777" w:rsidR="00081CC5" w:rsidRPr="006145DB" w:rsidRDefault="00081CC5" w:rsidP="005B435E">
                  <w:pPr>
                    <w:tabs>
                      <w:tab w:val="left" w:pos="709"/>
                    </w:tabs>
                    <w:ind w:left="-84"/>
                    <w:contextualSpacing/>
                    <w:jc w:val="both"/>
                    <w:rPr>
                      <w:rFonts w:cs="Arial"/>
                      <w:bCs/>
                      <w:sz w:val="16"/>
                      <w:szCs w:val="16"/>
                      <w:lang w:eastAsia="es-CO"/>
                    </w:rPr>
                  </w:pPr>
                </w:p>
              </w:tc>
              <w:tc>
                <w:tcPr>
                  <w:tcW w:w="1418" w:type="dxa"/>
                  <w:vAlign w:val="center"/>
                </w:tcPr>
                <w:p w14:paraId="462B786D"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vAlign w:val="center"/>
                </w:tcPr>
                <w:p w14:paraId="0CB7CF75"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559" w:type="dxa"/>
                  <w:vAlign w:val="center"/>
                </w:tcPr>
                <w:p w14:paraId="029E7787"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6F1EFC" w:rsidRPr="006145DB" w14:paraId="058C0484" w14:textId="77777777" w:rsidTr="00F23E36">
              <w:trPr>
                <w:trHeight w:val="231"/>
              </w:trPr>
              <w:tc>
                <w:tcPr>
                  <w:tcW w:w="3402" w:type="dxa"/>
                  <w:vMerge w:val="restart"/>
                  <w:vAlign w:val="center"/>
                </w:tcPr>
                <w:p w14:paraId="2BC9267D" w14:textId="3A0AD272" w:rsidR="00081CC5" w:rsidRPr="006145DB" w:rsidRDefault="00081CC5" w:rsidP="005B435E">
                  <w:pPr>
                    <w:tabs>
                      <w:tab w:val="left" w:pos="709"/>
                    </w:tabs>
                    <w:ind w:left="-84"/>
                    <w:contextualSpacing/>
                    <w:jc w:val="both"/>
                    <w:rPr>
                      <w:rFonts w:cs="Arial"/>
                      <w:bCs/>
                      <w:sz w:val="16"/>
                      <w:szCs w:val="16"/>
                      <w:lang w:eastAsia="es-CO"/>
                    </w:rPr>
                  </w:pPr>
                  <w:r w:rsidRPr="006145DB">
                    <w:rPr>
                      <w:rStyle w:val="normaltextrun"/>
                      <w:rFonts w:cs="Arial"/>
                      <w:sz w:val="16"/>
                      <w:szCs w:val="16"/>
                    </w:rPr>
                    <w:t xml:space="preserve">O </w:t>
                  </w:r>
                  <w:r w:rsidR="00CC46B4" w:rsidRPr="006145DB">
                    <w:rPr>
                      <w:rStyle w:val="normaltextrun"/>
                      <w:rFonts w:cs="Arial"/>
                      <w:sz w:val="16"/>
                      <w:szCs w:val="16"/>
                    </w:rPr>
                    <w:t>f</w:t>
                  </w:r>
                  <w:r w:rsidRPr="006145DB">
                    <w:rPr>
                      <w:rStyle w:val="normaltextrun"/>
                      <w:rFonts w:cs="Arial"/>
                      <w:sz w:val="16"/>
                      <w:szCs w:val="16"/>
                    </w:rPr>
                    <w:t>amilias de personas con discapacidad desde los 18 años en adelante</w:t>
                  </w:r>
                  <w:r w:rsidR="00A4434A" w:rsidRPr="006145DB">
                    <w:rPr>
                      <w:rStyle w:val="normaltextrun"/>
                      <w:rFonts w:cs="Arial"/>
                      <w:sz w:val="16"/>
                      <w:szCs w:val="16"/>
                    </w:rPr>
                    <w:t>.</w:t>
                  </w:r>
                  <w:r w:rsidRPr="006145DB">
                    <w:rPr>
                      <w:rStyle w:val="eop"/>
                      <w:rFonts w:cs="Arial"/>
                      <w:sz w:val="16"/>
                      <w:szCs w:val="16"/>
                    </w:rPr>
                    <w:t> </w:t>
                  </w:r>
                </w:p>
              </w:tc>
              <w:tc>
                <w:tcPr>
                  <w:tcW w:w="1418" w:type="dxa"/>
                  <w:vAlign w:val="center"/>
                </w:tcPr>
                <w:p w14:paraId="5ED64C9F"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vAlign w:val="center"/>
                </w:tcPr>
                <w:p w14:paraId="5E4646FA"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559" w:type="dxa"/>
                  <w:vAlign w:val="center"/>
                </w:tcPr>
                <w:p w14:paraId="491DCF25"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17A08E9E"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6F1EFC" w:rsidRPr="006145DB" w14:paraId="6E355317" w14:textId="77777777" w:rsidTr="00F23E36">
              <w:trPr>
                <w:trHeight w:val="231"/>
              </w:trPr>
              <w:tc>
                <w:tcPr>
                  <w:tcW w:w="3402" w:type="dxa"/>
                  <w:vMerge/>
                  <w:vAlign w:val="center"/>
                </w:tcPr>
                <w:p w14:paraId="6795E982" w14:textId="77777777" w:rsidR="00081CC5" w:rsidRPr="006145DB" w:rsidRDefault="00081CC5" w:rsidP="005B435E">
                  <w:pPr>
                    <w:tabs>
                      <w:tab w:val="left" w:pos="709"/>
                    </w:tabs>
                    <w:ind w:left="-84"/>
                    <w:contextualSpacing/>
                    <w:jc w:val="both"/>
                    <w:rPr>
                      <w:rFonts w:cs="Arial"/>
                      <w:bCs/>
                      <w:sz w:val="16"/>
                      <w:szCs w:val="16"/>
                      <w:lang w:eastAsia="es-CO"/>
                    </w:rPr>
                  </w:pPr>
                </w:p>
              </w:tc>
              <w:tc>
                <w:tcPr>
                  <w:tcW w:w="1418" w:type="dxa"/>
                  <w:vAlign w:val="center"/>
                </w:tcPr>
                <w:p w14:paraId="7D2C0AD9"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vAlign w:val="center"/>
                </w:tcPr>
                <w:p w14:paraId="1DA912E2"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559" w:type="dxa"/>
                  <w:vAlign w:val="center"/>
                </w:tcPr>
                <w:p w14:paraId="7A4618E0"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6F1EFC" w:rsidRPr="006145DB" w14:paraId="0B6C2880" w14:textId="77777777" w:rsidTr="00F23E36">
              <w:trPr>
                <w:trHeight w:val="231"/>
              </w:trPr>
              <w:tc>
                <w:tcPr>
                  <w:tcW w:w="3402" w:type="dxa"/>
                  <w:vMerge w:val="restart"/>
                  <w:vAlign w:val="center"/>
                </w:tcPr>
                <w:p w14:paraId="0EC1942B" w14:textId="4C38374E" w:rsidR="00081CC5" w:rsidRPr="006145DB" w:rsidRDefault="00081CC5" w:rsidP="005B435E">
                  <w:pPr>
                    <w:tabs>
                      <w:tab w:val="left" w:pos="709"/>
                    </w:tabs>
                    <w:ind w:left="-84"/>
                    <w:contextualSpacing/>
                    <w:jc w:val="both"/>
                    <w:rPr>
                      <w:rFonts w:cs="Arial"/>
                      <w:bCs/>
                      <w:sz w:val="16"/>
                      <w:szCs w:val="16"/>
                      <w:lang w:eastAsia="es-CO"/>
                    </w:rPr>
                  </w:pPr>
                  <w:r w:rsidRPr="006145DB">
                    <w:rPr>
                      <w:rStyle w:val="normaltextrun"/>
                      <w:rFonts w:cs="Arial"/>
                      <w:sz w:val="16"/>
                      <w:szCs w:val="16"/>
                    </w:rPr>
                    <w:t>Residentes en Bogotá</w:t>
                  </w:r>
                  <w:r w:rsidR="00A4434A" w:rsidRPr="006145DB">
                    <w:rPr>
                      <w:rStyle w:val="normaltextrun"/>
                      <w:rFonts w:cs="Arial"/>
                      <w:sz w:val="16"/>
                      <w:szCs w:val="16"/>
                    </w:rPr>
                    <w:t>.</w:t>
                  </w:r>
                  <w:r w:rsidRPr="006145DB">
                    <w:rPr>
                      <w:rStyle w:val="eop"/>
                      <w:rFonts w:cs="Arial"/>
                      <w:sz w:val="16"/>
                      <w:szCs w:val="16"/>
                    </w:rPr>
                    <w:t> </w:t>
                  </w:r>
                </w:p>
              </w:tc>
              <w:tc>
                <w:tcPr>
                  <w:tcW w:w="1418" w:type="dxa"/>
                  <w:vAlign w:val="center"/>
                </w:tcPr>
                <w:p w14:paraId="335DDE02"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vAlign w:val="center"/>
                </w:tcPr>
                <w:p w14:paraId="331AC8E5"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559" w:type="dxa"/>
                  <w:vAlign w:val="center"/>
                </w:tcPr>
                <w:p w14:paraId="2599CEB0"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189AF315"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6F1EFC" w:rsidRPr="006145DB" w14:paraId="3220C786" w14:textId="77777777" w:rsidTr="00F23E36">
              <w:trPr>
                <w:trHeight w:val="231"/>
              </w:trPr>
              <w:tc>
                <w:tcPr>
                  <w:tcW w:w="3402" w:type="dxa"/>
                  <w:vMerge/>
                  <w:vAlign w:val="center"/>
                </w:tcPr>
                <w:p w14:paraId="4F5A6EFF" w14:textId="77777777" w:rsidR="00081CC5" w:rsidRPr="006145DB" w:rsidRDefault="00081CC5" w:rsidP="005B435E">
                  <w:pPr>
                    <w:tabs>
                      <w:tab w:val="left" w:pos="709"/>
                    </w:tabs>
                    <w:contextualSpacing/>
                    <w:jc w:val="both"/>
                    <w:rPr>
                      <w:rFonts w:cs="Arial"/>
                      <w:bCs/>
                      <w:sz w:val="16"/>
                      <w:szCs w:val="16"/>
                      <w:lang w:eastAsia="es-CO"/>
                    </w:rPr>
                  </w:pPr>
                </w:p>
              </w:tc>
              <w:tc>
                <w:tcPr>
                  <w:tcW w:w="1418" w:type="dxa"/>
                  <w:vAlign w:val="center"/>
                </w:tcPr>
                <w:p w14:paraId="5B6104D3"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vAlign w:val="center"/>
                </w:tcPr>
                <w:p w14:paraId="34030AD7"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559" w:type="dxa"/>
                  <w:vAlign w:val="center"/>
                </w:tcPr>
                <w:p w14:paraId="73C39B11"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bl>
          <w:p w14:paraId="2E932C55" w14:textId="77777777" w:rsidR="00081CC5" w:rsidRPr="006145DB" w:rsidRDefault="00081CC5" w:rsidP="005B435E">
            <w:pPr>
              <w:pStyle w:val="Textoindependiente"/>
              <w:spacing w:after="0" w:line="240" w:lineRule="auto"/>
              <w:ind w:right="112"/>
              <w:jc w:val="both"/>
              <w:rPr>
                <w:rFonts w:cs="Arial"/>
                <w:bCs/>
                <w:sz w:val="20"/>
                <w:szCs w:val="20"/>
                <w:lang w:val="es-CO" w:eastAsia="es-CO"/>
              </w:rPr>
            </w:pPr>
          </w:p>
        </w:tc>
      </w:tr>
      <w:tr w:rsidR="00081CC5" w:rsidRPr="006145DB" w14:paraId="32963B8E" w14:textId="77777777" w:rsidTr="00467D6D">
        <w:trPr>
          <w:trHeight w:val="884"/>
          <w:jc w:val="center"/>
        </w:trPr>
        <w:tc>
          <w:tcPr>
            <w:tcW w:w="1696" w:type="dxa"/>
            <w:vAlign w:val="center"/>
          </w:tcPr>
          <w:p w14:paraId="4BB61A8B" w14:textId="77777777"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699" w:type="dxa"/>
            <w:vAlign w:val="center"/>
          </w:tcPr>
          <w:tbl>
            <w:tblPr>
              <w:tblStyle w:val="Tablaconcuadrcula"/>
              <w:tblW w:w="7513" w:type="dxa"/>
              <w:tblInd w:w="23" w:type="dxa"/>
              <w:tblLayout w:type="fixed"/>
              <w:tblLook w:val="04A0" w:firstRow="1" w:lastRow="0" w:firstColumn="1" w:lastColumn="0" w:noHBand="0" w:noVBand="1"/>
            </w:tblPr>
            <w:tblGrid>
              <w:gridCol w:w="3402"/>
              <w:gridCol w:w="1276"/>
              <w:gridCol w:w="1134"/>
              <w:gridCol w:w="1701"/>
            </w:tblGrid>
            <w:tr w:rsidR="006F1EFC" w:rsidRPr="006145DB" w14:paraId="4B892CA7" w14:textId="77777777" w:rsidTr="00BA1B94">
              <w:trPr>
                <w:trHeight w:val="380"/>
              </w:trPr>
              <w:tc>
                <w:tcPr>
                  <w:tcW w:w="3402" w:type="dxa"/>
                  <w:tcBorders>
                    <w:top w:val="nil"/>
                  </w:tcBorders>
                  <w:vAlign w:val="center"/>
                </w:tcPr>
                <w:p w14:paraId="3F36B656"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76" w:type="dxa"/>
                  <w:tcBorders>
                    <w:top w:val="nil"/>
                  </w:tcBorders>
                  <w:vAlign w:val="center"/>
                </w:tcPr>
                <w:p w14:paraId="30FDE19A"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16C49B0D"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01" w:type="dxa"/>
                  <w:tcBorders>
                    <w:top w:val="nil"/>
                  </w:tcBorders>
                  <w:vAlign w:val="center"/>
                </w:tcPr>
                <w:p w14:paraId="0F7D0DDA" w14:textId="77777777" w:rsidR="00081CC5" w:rsidRPr="006145DB" w:rsidRDefault="00081CC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6F1EFC" w:rsidRPr="006145DB" w14:paraId="55A2550F" w14:textId="77777777" w:rsidTr="00BA1B94">
              <w:trPr>
                <w:trHeight w:val="243"/>
              </w:trPr>
              <w:tc>
                <w:tcPr>
                  <w:tcW w:w="3402" w:type="dxa"/>
                  <w:vAlign w:val="center"/>
                </w:tcPr>
                <w:p w14:paraId="6882CEF1" w14:textId="0D02AEE4" w:rsidR="00081CC5" w:rsidRPr="006145DB" w:rsidRDefault="00081CC5" w:rsidP="005B435E">
                  <w:pPr>
                    <w:tabs>
                      <w:tab w:val="left" w:pos="709"/>
                    </w:tabs>
                    <w:contextualSpacing/>
                    <w:jc w:val="both"/>
                    <w:rPr>
                      <w:rFonts w:cs="Arial"/>
                      <w:bCs/>
                      <w:sz w:val="16"/>
                      <w:szCs w:val="16"/>
                      <w:lang w:eastAsia="es-CO"/>
                    </w:rPr>
                  </w:pPr>
                  <w:r w:rsidRPr="006145DB">
                    <w:rPr>
                      <w:rStyle w:val="normaltextrun"/>
                      <w:rFonts w:cs="Arial"/>
                      <w:sz w:val="16"/>
                      <w:szCs w:val="16"/>
                    </w:rPr>
                    <w:t>Finalización del tiempo de atención establecido en el servicio social</w:t>
                  </w:r>
                  <w:r w:rsidR="006F1EFC" w:rsidRPr="006145DB">
                    <w:rPr>
                      <w:rStyle w:val="eop"/>
                      <w:rFonts w:cs="Arial"/>
                      <w:sz w:val="16"/>
                      <w:szCs w:val="16"/>
                    </w:rPr>
                    <w:t>.</w:t>
                  </w:r>
                </w:p>
              </w:tc>
              <w:tc>
                <w:tcPr>
                  <w:tcW w:w="1276" w:type="dxa"/>
                  <w:vAlign w:val="center"/>
                </w:tcPr>
                <w:p w14:paraId="1894CABD" w14:textId="6C28DBF8" w:rsidR="00081CC5" w:rsidRPr="006145DB" w:rsidRDefault="00081CC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Verificación en campo.</w:t>
                  </w:r>
                </w:p>
              </w:tc>
              <w:tc>
                <w:tcPr>
                  <w:tcW w:w="1134" w:type="dxa"/>
                  <w:vAlign w:val="center"/>
                </w:tcPr>
                <w:p w14:paraId="1F326571"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01" w:type="dxa"/>
                  <w:vAlign w:val="center"/>
                </w:tcPr>
                <w:p w14:paraId="6B6A5D0A"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6A80434A"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6F1EFC" w:rsidRPr="006145DB" w14:paraId="22C862E5" w14:textId="77777777" w:rsidTr="00BA1B94">
              <w:trPr>
                <w:trHeight w:val="243"/>
              </w:trPr>
              <w:tc>
                <w:tcPr>
                  <w:tcW w:w="3402" w:type="dxa"/>
                  <w:vAlign w:val="center"/>
                </w:tcPr>
                <w:p w14:paraId="4FA5FEDC" w14:textId="77777777" w:rsidR="00081CC5" w:rsidRPr="006145DB" w:rsidRDefault="00081CC5" w:rsidP="005B435E">
                  <w:pPr>
                    <w:tabs>
                      <w:tab w:val="left" w:pos="709"/>
                    </w:tabs>
                    <w:contextualSpacing/>
                    <w:jc w:val="both"/>
                    <w:rPr>
                      <w:rFonts w:cs="Arial"/>
                      <w:bCs/>
                      <w:sz w:val="16"/>
                      <w:szCs w:val="16"/>
                      <w:lang w:eastAsia="es-CO"/>
                    </w:rPr>
                  </w:pPr>
                  <w:r w:rsidRPr="006145DB">
                    <w:rPr>
                      <w:rStyle w:val="normaltextrun"/>
                      <w:rFonts w:cs="Arial"/>
                      <w:sz w:val="16"/>
                      <w:szCs w:val="16"/>
                    </w:rPr>
                    <w:t>Incumplimiento de los acuerdos establecidos en el acta de compromiso.</w:t>
                  </w:r>
                </w:p>
              </w:tc>
              <w:tc>
                <w:tcPr>
                  <w:tcW w:w="1276" w:type="dxa"/>
                  <w:vAlign w:val="center"/>
                </w:tcPr>
                <w:p w14:paraId="5EEBEE4E" w14:textId="0E60AEB8" w:rsidR="00081CC5" w:rsidRPr="006145DB" w:rsidRDefault="00081CC5"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Verificación en campo.</w:t>
                  </w:r>
                </w:p>
              </w:tc>
              <w:tc>
                <w:tcPr>
                  <w:tcW w:w="1134" w:type="dxa"/>
                  <w:vAlign w:val="center"/>
                </w:tcPr>
                <w:p w14:paraId="1C220B6B"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01" w:type="dxa"/>
                  <w:vAlign w:val="center"/>
                </w:tcPr>
                <w:p w14:paraId="611CBC9E"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267CF4CF"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6F1EFC" w:rsidRPr="006145DB" w14:paraId="464BF209" w14:textId="77777777" w:rsidTr="00BA1B94">
              <w:trPr>
                <w:trHeight w:val="243"/>
              </w:trPr>
              <w:tc>
                <w:tcPr>
                  <w:tcW w:w="3402" w:type="dxa"/>
                  <w:vAlign w:val="center"/>
                </w:tcPr>
                <w:p w14:paraId="7C86BFC8" w14:textId="77777777" w:rsidR="00081CC5" w:rsidRPr="006145DB" w:rsidRDefault="00081CC5" w:rsidP="005B435E">
                  <w:pPr>
                    <w:tabs>
                      <w:tab w:val="left" w:pos="709"/>
                    </w:tabs>
                    <w:contextualSpacing/>
                    <w:jc w:val="both"/>
                    <w:rPr>
                      <w:rFonts w:cs="Arial"/>
                      <w:bCs/>
                      <w:sz w:val="16"/>
                      <w:szCs w:val="16"/>
                      <w:lang w:eastAsia="es-CO"/>
                    </w:rPr>
                  </w:pPr>
                  <w:r w:rsidRPr="006145DB">
                    <w:rPr>
                      <w:rStyle w:val="normaltextrun"/>
                      <w:rFonts w:cs="Arial"/>
                      <w:sz w:val="16"/>
                      <w:szCs w:val="16"/>
                    </w:rPr>
                    <w:t>Retiro voluntario manifestado libre y expresamente por escrito.</w:t>
                  </w:r>
                  <w:r w:rsidRPr="006145DB">
                    <w:rPr>
                      <w:rStyle w:val="eop"/>
                      <w:rFonts w:cs="Arial"/>
                      <w:sz w:val="16"/>
                      <w:szCs w:val="16"/>
                    </w:rPr>
                    <w:t> </w:t>
                  </w:r>
                </w:p>
              </w:tc>
              <w:tc>
                <w:tcPr>
                  <w:tcW w:w="1276" w:type="dxa"/>
                  <w:vAlign w:val="center"/>
                </w:tcPr>
                <w:p w14:paraId="58785EA1" w14:textId="77777777" w:rsidR="00081CC5" w:rsidRPr="006145DB" w:rsidRDefault="00081CC5" w:rsidP="005B435E">
                  <w:pPr>
                    <w:tabs>
                      <w:tab w:val="left" w:pos="453"/>
                    </w:tabs>
                    <w:contextualSpacing/>
                    <w:jc w:val="center"/>
                    <w:rPr>
                      <w:rFonts w:cs="Arial"/>
                      <w:bCs/>
                      <w:sz w:val="16"/>
                      <w:szCs w:val="16"/>
                      <w:lang w:eastAsia="es-CO"/>
                    </w:rPr>
                  </w:pPr>
                  <w:r w:rsidRPr="006145DB">
                    <w:rPr>
                      <w:rStyle w:val="normaltextrun"/>
                      <w:rFonts w:cs="Arial"/>
                      <w:sz w:val="16"/>
                      <w:szCs w:val="16"/>
                    </w:rPr>
                    <w:t>Verificación en campo / Solicitud ciudadana</w:t>
                  </w:r>
                </w:p>
              </w:tc>
              <w:tc>
                <w:tcPr>
                  <w:tcW w:w="1134" w:type="dxa"/>
                  <w:vAlign w:val="center"/>
                </w:tcPr>
                <w:p w14:paraId="1CD333D0"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01" w:type="dxa"/>
                  <w:vAlign w:val="center"/>
                </w:tcPr>
                <w:p w14:paraId="6D77668F"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18A67E67"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6F1EFC" w:rsidRPr="006145DB" w14:paraId="59536974" w14:textId="77777777" w:rsidTr="00BA1B94">
              <w:trPr>
                <w:trHeight w:val="259"/>
              </w:trPr>
              <w:tc>
                <w:tcPr>
                  <w:tcW w:w="3402" w:type="dxa"/>
                  <w:vAlign w:val="center"/>
                </w:tcPr>
                <w:p w14:paraId="6A911B15" w14:textId="3AFC1069" w:rsidR="00081CC5" w:rsidRPr="006145DB" w:rsidRDefault="00081CC5" w:rsidP="005B435E">
                  <w:pPr>
                    <w:tabs>
                      <w:tab w:val="left" w:pos="709"/>
                    </w:tabs>
                    <w:contextualSpacing/>
                    <w:jc w:val="both"/>
                    <w:rPr>
                      <w:rFonts w:cs="Arial"/>
                      <w:bCs/>
                      <w:sz w:val="16"/>
                      <w:szCs w:val="16"/>
                      <w:lang w:eastAsia="es-CO"/>
                    </w:rPr>
                  </w:pPr>
                  <w:r w:rsidRPr="006145DB">
                    <w:rPr>
                      <w:rStyle w:val="normaltextrun"/>
                      <w:rFonts w:cs="Arial"/>
                      <w:sz w:val="16"/>
                      <w:szCs w:val="16"/>
                    </w:rPr>
                    <w:t>Inconsistencia en la información aportada y que derive en el incumplimiento de criterios de ingreso</w:t>
                  </w:r>
                  <w:r w:rsidR="006F1EFC" w:rsidRPr="006145DB">
                    <w:rPr>
                      <w:rStyle w:val="normaltextrun"/>
                      <w:rFonts w:cs="Arial"/>
                      <w:sz w:val="16"/>
                      <w:szCs w:val="16"/>
                    </w:rPr>
                    <w:t>.</w:t>
                  </w:r>
                  <w:r w:rsidRPr="006145DB">
                    <w:rPr>
                      <w:rStyle w:val="eop"/>
                      <w:rFonts w:cs="Arial"/>
                      <w:sz w:val="16"/>
                      <w:szCs w:val="16"/>
                    </w:rPr>
                    <w:t> </w:t>
                  </w:r>
                </w:p>
              </w:tc>
              <w:tc>
                <w:tcPr>
                  <w:tcW w:w="1276" w:type="dxa"/>
                  <w:vAlign w:val="center"/>
                </w:tcPr>
                <w:p w14:paraId="5BC8F056"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4" w:type="dxa"/>
                  <w:vAlign w:val="center"/>
                </w:tcPr>
                <w:p w14:paraId="46B8E8CF"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701" w:type="dxa"/>
                  <w:vAlign w:val="center"/>
                </w:tcPr>
                <w:p w14:paraId="3EC837AC"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220C9F99"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6F1EFC" w:rsidRPr="006145DB" w14:paraId="6948B5EA" w14:textId="77777777" w:rsidTr="00BA1B94">
              <w:trPr>
                <w:trHeight w:val="237"/>
              </w:trPr>
              <w:tc>
                <w:tcPr>
                  <w:tcW w:w="3402" w:type="dxa"/>
                  <w:vAlign w:val="center"/>
                </w:tcPr>
                <w:p w14:paraId="70015BCF" w14:textId="730E4CBB" w:rsidR="00081CC5" w:rsidRPr="006145DB" w:rsidRDefault="00081CC5" w:rsidP="005B435E">
                  <w:pPr>
                    <w:pStyle w:val="paragraph"/>
                    <w:spacing w:before="0" w:beforeAutospacing="0" w:after="0" w:afterAutospacing="0"/>
                    <w:jc w:val="both"/>
                    <w:textAlignment w:val="baseline"/>
                    <w:rPr>
                      <w:rFonts w:ascii="Arial" w:hAnsi="Arial" w:cs="Arial"/>
                      <w:sz w:val="16"/>
                      <w:szCs w:val="16"/>
                    </w:rPr>
                  </w:pPr>
                  <w:r w:rsidRPr="006145DB">
                    <w:rPr>
                      <w:rStyle w:val="normaltextrun"/>
                      <w:rFonts w:ascii="Arial" w:hAnsi="Arial" w:cs="Arial"/>
                      <w:sz w:val="16"/>
                      <w:szCs w:val="16"/>
                      <w:lang w:val="es-ES"/>
                    </w:rPr>
                    <w:t>Fallecimiento</w:t>
                  </w:r>
                  <w:r w:rsidR="006F1EFC" w:rsidRPr="006145DB">
                    <w:rPr>
                      <w:rStyle w:val="normaltextrun"/>
                      <w:rFonts w:ascii="Arial" w:hAnsi="Arial" w:cs="Arial"/>
                      <w:sz w:val="16"/>
                      <w:szCs w:val="16"/>
                      <w:lang w:val="es-ES"/>
                    </w:rPr>
                    <w:t>.</w:t>
                  </w:r>
                  <w:r w:rsidRPr="006145DB">
                    <w:rPr>
                      <w:rStyle w:val="normaltextrun"/>
                      <w:rFonts w:ascii="Arial" w:hAnsi="Arial" w:cs="Arial"/>
                      <w:sz w:val="16"/>
                      <w:szCs w:val="16"/>
                      <w:lang w:val="es-ES"/>
                    </w:rPr>
                    <w:t> </w:t>
                  </w:r>
                  <w:r w:rsidRPr="006145DB">
                    <w:rPr>
                      <w:rStyle w:val="eop"/>
                      <w:rFonts w:ascii="Arial" w:hAnsi="Arial" w:cs="Arial"/>
                      <w:sz w:val="16"/>
                      <w:szCs w:val="16"/>
                    </w:rPr>
                    <w:t> </w:t>
                  </w:r>
                </w:p>
              </w:tc>
              <w:tc>
                <w:tcPr>
                  <w:tcW w:w="1276" w:type="dxa"/>
                  <w:vAlign w:val="center"/>
                </w:tcPr>
                <w:p w14:paraId="7F2BF7C7"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Fallecidos (Inhumados)</w:t>
                  </w:r>
                </w:p>
              </w:tc>
              <w:tc>
                <w:tcPr>
                  <w:tcW w:w="1134" w:type="dxa"/>
                  <w:vAlign w:val="center"/>
                </w:tcPr>
                <w:p w14:paraId="54CD7691"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Mensual (Mes Vencido)</w:t>
                  </w:r>
                </w:p>
              </w:tc>
              <w:tc>
                <w:tcPr>
                  <w:tcW w:w="1701" w:type="dxa"/>
                  <w:vAlign w:val="center"/>
                </w:tcPr>
                <w:p w14:paraId="694A7A74"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Salud</w:t>
                  </w:r>
                </w:p>
              </w:tc>
            </w:tr>
            <w:tr w:rsidR="006F1EFC" w:rsidRPr="006145DB" w14:paraId="1651E762" w14:textId="77777777" w:rsidTr="00BA1B94">
              <w:trPr>
                <w:trHeight w:val="206"/>
              </w:trPr>
              <w:tc>
                <w:tcPr>
                  <w:tcW w:w="3402" w:type="dxa"/>
                  <w:vMerge w:val="restart"/>
                  <w:vAlign w:val="center"/>
                </w:tcPr>
                <w:p w14:paraId="2577C2ED" w14:textId="06A291CE" w:rsidR="00081CC5" w:rsidRPr="006145DB" w:rsidRDefault="00081CC5" w:rsidP="005B435E">
                  <w:pPr>
                    <w:tabs>
                      <w:tab w:val="left" w:pos="709"/>
                    </w:tabs>
                    <w:contextualSpacing/>
                    <w:jc w:val="both"/>
                    <w:rPr>
                      <w:rFonts w:cs="Arial"/>
                      <w:bCs/>
                      <w:sz w:val="16"/>
                      <w:szCs w:val="16"/>
                      <w:lang w:eastAsia="es-CO"/>
                    </w:rPr>
                  </w:pPr>
                  <w:r w:rsidRPr="006145DB">
                    <w:rPr>
                      <w:rStyle w:val="normaltextrun"/>
                      <w:rFonts w:cs="Arial"/>
                      <w:sz w:val="16"/>
                      <w:szCs w:val="16"/>
                    </w:rPr>
                    <w:t>Traslado o cambio de residencia fuera de Bogotá D.C</w:t>
                  </w:r>
                  <w:r w:rsidR="006F1EFC" w:rsidRPr="006145DB">
                    <w:rPr>
                      <w:rStyle w:val="normaltextrun"/>
                      <w:rFonts w:cs="Arial"/>
                      <w:sz w:val="16"/>
                      <w:szCs w:val="16"/>
                    </w:rPr>
                    <w:t>.</w:t>
                  </w:r>
                  <w:r w:rsidRPr="006145DB">
                    <w:rPr>
                      <w:rStyle w:val="eop"/>
                      <w:rFonts w:cs="Arial"/>
                      <w:sz w:val="16"/>
                      <w:szCs w:val="16"/>
                    </w:rPr>
                    <w:t> </w:t>
                  </w:r>
                </w:p>
              </w:tc>
              <w:tc>
                <w:tcPr>
                  <w:tcW w:w="1276" w:type="dxa"/>
                  <w:vAlign w:val="center"/>
                </w:tcPr>
                <w:p w14:paraId="7E7DCDAB"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SISBEN IV Bogotá</w:t>
                  </w:r>
                </w:p>
              </w:tc>
              <w:tc>
                <w:tcPr>
                  <w:tcW w:w="1134" w:type="dxa"/>
                  <w:vAlign w:val="center"/>
                </w:tcPr>
                <w:p w14:paraId="3B481594"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Mensual (Mes Vencido)</w:t>
                  </w:r>
                </w:p>
              </w:tc>
              <w:tc>
                <w:tcPr>
                  <w:tcW w:w="1701" w:type="dxa"/>
                  <w:vAlign w:val="center"/>
                </w:tcPr>
                <w:p w14:paraId="57709D5D" w14:textId="77777777" w:rsidR="00081CC5" w:rsidRPr="006145DB" w:rsidRDefault="00081CC5"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Planeación - SDP</w:t>
                  </w:r>
                </w:p>
              </w:tc>
            </w:tr>
            <w:tr w:rsidR="006F1EFC" w:rsidRPr="006145DB" w14:paraId="6F8684A7" w14:textId="77777777" w:rsidTr="00BA1B94">
              <w:trPr>
                <w:trHeight w:val="206"/>
              </w:trPr>
              <w:tc>
                <w:tcPr>
                  <w:tcW w:w="3402" w:type="dxa"/>
                  <w:vMerge/>
                  <w:tcBorders>
                    <w:bottom w:val="single" w:sz="4" w:space="0" w:color="auto"/>
                  </w:tcBorders>
                  <w:vAlign w:val="center"/>
                </w:tcPr>
                <w:p w14:paraId="5F2651F9" w14:textId="77777777" w:rsidR="00081CC5" w:rsidRPr="006145DB" w:rsidRDefault="00081CC5" w:rsidP="005B435E">
                  <w:pPr>
                    <w:tabs>
                      <w:tab w:val="left" w:pos="709"/>
                    </w:tabs>
                    <w:contextualSpacing/>
                    <w:jc w:val="both"/>
                    <w:rPr>
                      <w:rStyle w:val="normaltextrun"/>
                      <w:rFonts w:cs="Arial"/>
                      <w:sz w:val="16"/>
                      <w:szCs w:val="16"/>
                    </w:rPr>
                  </w:pPr>
                </w:p>
              </w:tc>
              <w:tc>
                <w:tcPr>
                  <w:tcW w:w="1276" w:type="dxa"/>
                  <w:tcBorders>
                    <w:bottom w:val="single" w:sz="4" w:space="0" w:color="auto"/>
                  </w:tcBorders>
                  <w:vAlign w:val="center"/>
                </w:tcPr>
                <w:p w14:paraId="5C23A036"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tcBorders>
                    <w:bottom w:val="single" w:sz="4" w:space="0" w:color="auto"/>
                  </w:tcBorders>
                  <w:vAlign w:val="center"/>
                </w:tcPr>
                <w:p w14:paraId="5DC620E4"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01" w:type="dxa"/>
                  <w:tcBorders>
                    <w:bottom w:val="single" w:sz="4" w:space="0" w:color="auto"/>
                  </w:tcBorders>
                  <w:vAlign w:val="center"/>
                </w:tcPr>
                <w:p w14:paraId="14E8AC8A"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3D2FD837"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6F1EFC" w:rsidRPr="006145DB" w14:paraId="5878B442" w14:textId="77777777" w:rsidTr="00BA1B94">
              <w:trPr>
                <w:trHeight w:val="206"/>
              </w:trPr>
              <w:tc>
                <w:tcPr>
                  <w:tcW w:w="3402" w:type="dxa"/>
                  <w:tcBorders>
                    <w:bottom w:val="nil"/>
                  </w:tcBorders>
                  <w:vAlign w:val="center"/>
                </w:tcPr>
                <w:p w14:paraId="169BF03C" w14:textId="77777777" w:rsidR="00081CC5" w:rsidRPr="006145DB" w:rsidRDefault="00081CC5" w:rsidP="005B435E">
                  <w:pPr>
                    <w:tabs>
                      <w:tab w:val="left" w:pos="709"/>
                    </w:tabs>
                    <w:contextualSpacing/>
                    <w:jc w:val="both"/>
                    <w:rPr>
                      <w:rStyle w:val="normaltextrun"/>
                      <w:rFonts w:cs="Arial"/>
                      <w:sz w:val="16"/>
                      <w:szCs w:val="16"/>
                    </w:rPr>
                  </w:pPr>
                  <w:r w:rsidRPr="006145DB">
                    <w:rPr>
                      <w:rStyle w:val="normaltextrun"/>
                      <w:rFonts w:cs="Arial"/>
                      <w:sz w:val="16"/>
                      <w:szCs w:val="16"/>
                    </w:rPr>
                    <w:t>Presentar una condición de salud física o mental asociada, que requiera cuidados especializados o que esté en su fase aguda, previo estudio de caso.  </w:t>
                  </w:r>
                  <w:r w:rsidRPr="006145DB">
                    <w:rPr>
                      <w:rStyle w:val="eop"/>
                      <w:rFonts w:cs="Arial"/>
                      <w:sz w:val="16"/>
                      <w:szCs w:val="16"/>
                    </w:rPr>
                    <w:t> </w:t>
                  </w:r>
                </w:p>
              </w:tc>
              <w:tc>
                <w:tcPr>
                  <w:tcW w:w="1276" w:type="dxa"/>
                  <w:tcBorders>
                    <w:bottom w:val="nil"/>
                  </w:tcBorders>
                  <w:vAlign w:val="center"/>
                </w:tcPr>
                <w:p w14:paraId="775BE11F"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tcBorders>
                    <w:bottom w:val="nil"/>
                  </w:tcBorders>
                  <w:vAlign w:val="center"/>
                </w:tcPr>
                <w:p w14:paraId="1AD84C5D"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701" w:type="dxa"/>
                  <w:tcBorders>
                    <w:bottom w:val="nil"/>
                  </w:tcBorders>
                  <w:vAlign w:val="center"/>
                </w:tcPr>
                <w:p w14:paraId="76F6470D"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6110B18F" w14:textId="77777777" w:rsidR="00081CC5" w:rsidRPr="006145DB" w:rsidRDefault="00081CC5"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bl>
          <w:p w14:paraId="29A824BD" w14:textId="77777777" w:rsidR="00081CC5" w:rsidRPr="006145DB" w:rsidRDefault="00081CC5" w:rsidP="005B435E">
            <w:pPr>
              <w:tabs>
                <w:tab w:val="left" w:pos="709"/>
              </w:tabs>
              <w:spacing w:after="0" w:line="240" w:lineRule="auto"/>
              <w:contextualSpacing/>
              <w:jc w:val="both"/>
              <w:rPr>
                <w:rFonts w:cs="Arial"/>
                <w:bCs/>
                <w:sz w:val="20"/>
                <w:szCs w:val="20"/>
                <w:lang w:eastAsia="es-CO"/>
              </w:rPr>
            </w:pPr>
          </w:p>
        </w:tc>
      </w:tr>
      <w:tr w:rsidR="00081CC5" w:rsidRPr="006145DB" w14:paraId="0553D0B9" w14:textId="77777777" w:rsidTr="00A4434A">
        <w:trPr>
          <w:trHeight w:val="539"/>
          <w:jc w:val="center"/>
        </w:trPr>
        <w:tc>
          <w:tcPr>
            <w:tcW w:w="1696" w:type="dxa"/>
            <w:vAlign w:val="center"/>
          </w:tcPr>
          <w:p w14:paraId="487788B5" w14:textId="77777777"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699" w:type="dxa"/>
            <w:vAlign w:val="center"/>
          </w:tcPr>
          <w:p w14:paraId="2CC46497" w14:textId="0C462B25" w:rsidR="00081CC5" w:rsidRPr="006145DB" w:rsidRDefault="00081CC5" w:rsidP="005B435E">
            <w:pPr>
              <w:tabs>
                <w:tab w:val="left" w:pos="709"/>
              </w:tabs>
              <w:spacing w:after="0" w:line="240" w:lineRule="auto"/>
              <w:contextualSpacing/>
              <w:jc w:val="both"/>
              <w:rPr>
                <w:rFonts w:eastAsia="Calibri" w:cs="Arial"/>
                <w:bCs/>
                <w:sz w:val="20"/>
                <w:szCs w:val="20"/>
                <w:lang w:eastAsia="es-CO"/>
              </w:rPr>
            </w:pPr>
            <w:r w:rsidRPr="006145DB">
              <w:rPr>
                <w:rFonts w:cs="Arial"/>
                <w:sz w:val="20"/>
                <w:szCs w:val="20"/>
                <w:lang w:val="es-ES_tradnl"/>
              </w:rPr>
              <w:t>No aplica</w:t>
            </w:r>
            <w:r w:rsidR="00BA1B94" w:rsidRPr="006145DB">
              <w:rPr>
                <w:rFonts w:cs="Arial"/>
                <w:sz w:val="20"/>
                <w:szCs w:val="20"/>
                <w:lang w:val="es-ES_tradnl"/>
              </w:rPr>
              <w:t>.</w:t>
            </w:r>
          </w:p>
        </w:tc>
      </w:tr>
      <w:tr w:rsidR="00081CC5" w:rsidRPr="006145DB" w14:paraId="39B2D4F2" w14:textId="77777777" w:rsidTr="00536D01">
        <w:trPr>
          <w:trHeight w:val="983"/>
          <w:jc w:val="center"/>
        </w:trPr>
        <w:tc>
          <w:tcPr>
            <w:tcW w:w="1696" w:type="dxa"/>
            <w:vAlign w:val="center"/>
          </w:tcPr>
          <w:p w14:paraId="7B7AF0D7" w14:textId="7AF1DA78"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699" w:type="dxa"/>
            <w:vAlign w:val="center"/>
          </w:tcPr>
          <w:p w14:paraId="36766BAE" w14:textId="77777777" w:rsidR="00081CC5" w:rsidRPr="006145DB" w:rsidRDefault="00081CC5"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 xml:space="preserve">El servicio es de carácter distrital, a través de dos canales de atención; 1. Presencial en las Subdirecciones Locales y en la unidad operativa de Los Mártires y 2. Móvil en territorio, por medio de articulación intrainstitucional y transectorial con entidades públicas y privadas. </w:t>
            </w:r>
          </w:p>
          <w:p w14:paraId="780DCA8C" w14:textId="77777777" w:rsidR="00081CC5" w:rsidRPr="006145DB" w:rsidRDefault="00081CC5" w:rsidP="005B435E">
            <w:pPr>
              <w:pStyle w:val="Textoindependiente"/>
              <w:spacing w:after="0" w:line="240" w:lineRule="auto"/>
              <w:jc w:val="both"/>
              <w:rPr>
                <w:rFonts w:cs="Arial"/>
                <w:sz w:val="20"/>
                <w:szCs w:val="20"/>
                <w:lang w:val="es-CO" w:eastAsia="es-CO"/>
              </w:rPr>
            </w:pPr>
          </w:p>
          <w:p w14:paraId="442062FB" w14:textId="77777777" w:rsidR="00081CC5" w:rsidRPr="006145DB" w:rsidRDefault="00081CC5" w:rsidP="005B435E">
            <w:pPr>
              <w:pStyle w:val="Textoindependiente"/>
              <w:spacing w:after="0" w:line="240" w:lineRule="auto"/>
              <w:jc w:val="both"/>
              <w:rPr>
                <w:rFonts w:cs="Arial"/>
                <w:sz w:val="20"/>
                <w:szCs w:val="20"/>
              </w:rPr>
            </w:pPr>
            <w:r w:rsidRPr="006145DB">
              <w:rPr>
                <w:rFonts w:cs="Arial"/>
                <w:sz w:val="20"/>
                <w:szCs w:val="20"/>
              </w:rPr>
              <w:t xml:space="preserve">Se aplica una valoración multidimensional con el fin de identificar necesidades de atención. Conforme los resultados se determina la atención en alguno de los siguientes </w:t>
            </w:r>
            <w:r w:rsidRPr="006145DB">
              <w:rPr>
                <w:rFonts w:cs="Arial"/>
                <w:sz w:val="20"/>
                <w:szCs w:val="20"/>
                <w:lang w:val="es-CO"/>
              </w:rPr>
              <w:t>tres componentes:</w:t>
            </w:r>
          </w:p>
          <w:p w14:paraId="2982166B" w14:textId="77777777" w:rsidR="00081CC5" w:rsidRPr="006145DB" w:rsidRDefault="00081CC5" w:rsidP="005B435E">
            <w:pPr>
              <w:pStyle w:val="Textoindependiente"/>
              <w:spacing w:after="0" w:line="240" w:lineRule="auto"/>
              <w:jc w:val="both"/>
              <w:rPr>
                <w:rFonts w:cs="Arial"/>
                <w:sz w:val="20"/>
                <w:szCs w:val="20"/>
              </w:rPr>
            </w:pPr>
          </w:p>
          <w:p w14:paraId="3DB7F8CA" w14:textId="637E0583" w:rsidR="00081CC5" w:rsidRPr="006145DB" w:rsidRDefault="00081CC5">
            <w:pPr>
              <w:pStyle w:val="Textoindependiente"/>
              <w:numPr>
                <w:ilvl w:val="0"/>
                <w:numId w:val="75"/>
              </w:numPr>
              <w:spacing w:after="0" w:line="240" w:lineRule="auto"/>
              <w:ind w:left="360"/>
              <w:contextualSpacing/>
              <w:jc w:val="both"/>
              <w:rPr>
                <w:rFonts w:cs="Arial"/>
                <w:sz w:val="20"/>
                <w:szCs w:val="20"/>
              </w:rPr>
            </w:pPr>
            <w:r w:rsidRPr="006145DB">
              <w:rPr>
                <w:rFonts w:cs="Arial"/>
                <w:sz w:val="20"/>
                <w:szCs w:val="20"/>
              </w:rPr>
              <w:t xml:space="preserve">Orientación y referenciación: </w:t>
            </w:r>
            <w:r w:rsidR="001805A4" w:rsidRPr="006145DB">
              <w:rPr>
                <w:rFonts w:cs="Arial"/>
                <w:sz w:val="20"/>
                <w:szCs w:val="20"/>
              </w:rPr>
              <w:t>a</w:t>
            </w:r>
            <w:r w:rsidRPr="006145DB">
              <w:rPr>
                <w:rFonts w:cs="Arial"/>
                <w:sz w:val="20"/>
                <w:szCs w:val="20"/>
              </w:rPr>
              <w:t xml:space="preserve"> partir de la información, se buscará la oferta distrital que dé respuesta a las necesidades identificadas, para ejecutar el enrutamiento transectorial a las entidades o actores correspondientes tanto de orden local como distrital. Posteriormente, se llevará a cabo la orientación a esta oferta, en relación con cómo acceder, su ubicación y su alcance.</w:t>
            </w:r>
          </w:p>
          <w:p w14:paraId="74CEEAD9" w14:textId="77777777" w:rsidR="00081CC5" w:rsidRPr="006145DB" w:rsidRDefault="00081CC5" w:rsidP="005B435E">
            <w:pPr>
              <w:pStyle w:val="Textoindependiente"/>
              <w:spacing w:after="0" w:line="240" w:lineRule="auto"/>
              <w:ind w:left="360"/>
              <w:contextualSpacing/>
              <w:jc w:val="both"/>
              <w:rPr>
                <w:rFonts w:cs="Arial"/>
                <w:sz w:val="20"/>
                <w:szCs w:val="20"/>
              </w:rPr>
            </w:pPr>
          </w:p>
          <w:p w14:paraId="695D1108" w14:textId="18462BCF" w:rsidR="00081CC5" w:rsidRPr="006145DB" w:rsidRDefault="00081CC5" w:rsidP="005B435E">
            <w:pPr>
              <w:pStyle w:val="Textoindependiente"/>
              <w:spacing w:after="0" w:line="240" w:lineRule="auto"/>
              <w:ind w:left="360"/>
              <w:jc w:val="both"/>
              <w:rPr>
                <w:rFonts w:cs="Arial"/>
                <w:sz w:val="20"/>
                <w:szCs w:val="20"/>
              </w:rPr>
            </w:pPr>
            <w:r w:rsidRPr="006145DB">
              <w:rPr>
                <w:rFonts w:cs="Arial"/>
                <w:sz w:val="20"/>
                <w:szCs w:val="20"/>
              </w:rPr>
              <w:t xml:space="preserve">Se llevará a cabo el seguimiento a la persona beneficiaria en su proceso de enrutamiento para verificar su ingreso o permanencia al servicio referenciado. Al identificar barreras de acceso a la oferta referenciada, el profesional de territorio podrá realizar seguimiento a la entidad oferente. </w:t>
            </w:r>
          </w:p>
          <w:p w14:paraId="289BF89F" w14:textId="4F2D4F40" w:rsidR="00081CC5" w:rsidRPr="006145DB" w:rsidRDefault="00081CC5" w:rsidP="005B435E">
            <w:pPr>
              <w:pStyle w:val="Textoindependiente"/>
              <w:spacing w:after="0" w:line="240" w:lineRule="auto"/>
              <w:ind w:left="360"/>
              <w:jc w:val="both"/>
              <w:rPr>
                <w:rFonts w:cs="Arial"/>
                <w:sz w:val="20"/>
                <w:szCs w:val="20"/>
              </w:rPr>
            </w:pPr>
            <w:r w:rsidRPr="006145DB">
              <w:rPr>
                <w:rFonts w:cs="Arial"/>
                <w:sz w:val="20"/>
                <w:szCs w:val="20"/>
              </w:rPr>
              <w:t>Lo anterior, permite la construcción de análisis de resultados que, aportarán a un proceso de retroalimentación a nivel local y distrital, a través tanto de los Sistemas Locales de Discapacidad, en el marco del Sistema Distrital de Discapacidad y del Sistema Distrital de Cuidado, con el fin de fortalecer la respuesta institucional y orientar acciones de mejora en la garantía de derechos y el bienestar de la población con discapacidad de la ciudad.</w:t>
            </w:r>
          </w:p>
          <w:p w14:paraId="029DB2F3" w14:textId="464F5395" w:rsidR="00081CC5" w:rsidRPr="006145DB" w:rsidRDefault="00081CC5">
            <w:pPr>
              <w:pStyle w:val="Textoindependiente"/>
              <w:numPr>
                <w:ilvl w:val="0"/>
                <w:numId w:val="75"/>
              </w:numPr>
              <w:spacing w:after="0" w:line="240" w:lineRule="auto"/>
              <w:ind w:left="360"/>
              <w:contextualSpacing/>
              <w:jc w:val="both"/>
              <w:rPr>
                <w:rFonts w:cs="Arial"/>
                <w:sz w:val="20"/>
                <w:szCs w:val="20"/>
                <w:lang w:val="es-CO" w:eastAsia="es-CO"/>
              </w:rPr>
            </w:pPr>
            <w:r w:rsidRPr="006145DB">
              <w:rPr>
                <w:rFonts w:cs="Arial"/>
                <w:sz w:val="20"/>
                <w:szCs w:val="20"/>
                <w:lang w:val="es-CO" w:eastAsia="es-CO"/>
              </w:rPr>
              <w:t xml:space="preserve">Programa + Capacidades: </w:t>
            </w:r>
            <w:r w:rsidR="001805A4" w:rsidRPr="006145DB">
              <w:rPr>
                <w:rFonts w:cs="Arial"/>
                <w:sz w:val="20"/>
                <w:szCs w:val="20"/>
                <w:lang w:val="es-CO" w:eastAsia="es-CO"/>
              </w:rPr>
              <w:t>e</w:t>
            </w:r>
            <w:r w:rsidRPr="006145DB">
              <w:rPr>
                <w:rFonts w:cs="Arial"/>
                <w:sz w:val="20"/>
                <w:szCs w:val="20"/>
                <w:lang w:val="es-CO" w:eastAsia="es-CO"/>
              </w:rPr>
              <w:t>ste componente abarca tres (3) acciones principales: </w:t>
            </w:r>
          </w:p>
          <w:p w14:paraId="76E6B6D1" w14:textId="77777777" w:rsidR="00081CC5" w:rsidRPr="006145DB" w:rsidRDefault="00081CC5"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 </w:t>
            </w:r>
          </w:p>
          <w:p w14:paraId="06567C33" w14:textId="55D09AE5" w:rsidR="00081CC5" w:rsidRPr="006145DB" w:rsidRDefault="00081CC5">
            <w:pPr>
              <w:pStyle w:val="Textoindependiente"/>
              <w:numPr>
                <w:ilvl w:val="0"/>
                <w:numId w:val="89"/>
              </w:numPr>
              <w:spacing w:after="0" w:line="240" w:lineRule="auto"/>
              <w:contextualSpacing/>
              <w:jc w:val="both"/>
              <w:rPr>
                <w:rFonts w:cs="Arial"/>
                <w:sz w:val="20"/>
                <w:szCs w:val="20"/>
                <w:lang w:val="es-CO" w:eastAsia="es-CO"/>
              </w:rPr>
            </w:pPr>
            <w:r w:rsidRPr="006145DB">
              <w:rPr>
                <w:rFonts w:cs="Arial"/>
                <w:sz w:val="20"/>
                <w:szCs w:val="20"/>
                <w:lang w:val="es-CO" w:eastAsia="es-CO"/>
              </w:rPr>
              <w:t xml:space="preserve">Acompañamiento pedagógico: </w:t>
            </w:r>
            <w:r w:rsidR="001805A4" w:rsidRPr="006145DB">
              <w:rPr>
                <w:rFonts w:cs="Arial"/>
                <w:sz w:val="20"/>
                <w:szCs w:val="20"/>
                <w:lang w:val="es-CO" w:eastAsia="es-CO"/>
              </w:rPr>
              <w:t>e</w:t>
            </w:r>
            <w:r w:rsidRPr="006145DB">
              <w:rPr>
                <w:rFonts w:cs="Arial"/>
                <w:sz w:val="20"/>
                <w:szCs w:val="20"/>
                <w:lang w:val="es-CO" w:eastAsia="es-CO"/>
              </w:rPr>
              <w:t xml:space="preserve">l equipo del servicio apoya los procesos de fortalecimiento de competencias para implementar ajustes razonables que faciliten la participación de la población objetivo en cursos de formación, ya sean ofrecidos por la SDIS o gestionados mediante la articulación intra e interinstitucional o </w:t>
            </w:r>
            <w:r w:rsidRPr="006145DB">
              <w:rPr>
                <w:rFonts w:cs="Arial"/>
                <w:sz w:val="20"/>
                <w:szCs w:val="20"/>
                <w:lang w:eastAsia="es-CO"/>
              </w:rPr>
              <w:t>transectorial</w:t>
            </w:r>
            <w:r w:rsidRPr="006145DB">
              <w:rPr>
                <w:rFonts w:cs="Arial"/>
                <w:sz w:val="20"/>
                <w:szCs w:val="20"/>
                <w:lang w:val="es-CO" w:eastAsia="es-CO"/>
              </w:rPr>
              <w:t>. </w:t>
            </w:r>
          </w:p>
          <w:p w14:paraId="1A991EFC" w14:textId="77777777" w:rsidR="00132E73" w:rsidRPr="006145DB" w:rsidRDefault="00132E73" w:rsidP="005B435E">
            <w:pPr>
              <w:pStyle w:val="Textoindependiente"/>
              <w:spacing w:after="0" w:line="240" w:lineRule="auto"/>
              <w:ind w:left="360"/>
              <w:contextualSpacing/>
              <w:jc w:val="both"/>
              <w:rPr>
                <w:rFonts w:cs="Arial"/>
                <w:sz w:val="20"/>
                <w:szCs w:val="20"/>
                <w:lang w:val="es-CO" w:eastAsia="es-CO"/>
              </w:rPr>
            </w:pPr>
          </w:p>
          <w:p w14:paraId="3EE774B6" w14:textId="4740426A" w:rsidR="00081CC5" w:rsidRPr="006145DB" w:rsidRDefault="00081CC5">
            <w:pPr>
              <w:pStyle w:val="Textoindependiente"/>
              <w:numPr>
                <w:ilvl w:val="0"/>
                <w:numId w:val="76"/>
              </w:numPr>
              <w:spacing w:after="0" w:line="240" w:lineRule="auto"/>
              <w:ind w:left="360"/>
              <w:contextualSpacing/>
              <w:jc w:val="both"/>
              <w:rPr>
                <w:rFonts w:cs="Arial"/>
                <w:sz w:val="20"/>
                <w:szCs w:val="20"/>
                <w:lang w:val="es-CO" w:eastAsia="es-CO"/>
              </w:rPr>
            </w:pPr>
            <w:r w:rsidRPr="006145DB">
              <w:rPr>
                <w:rFonts w:cs="Arial"/>
                <w:sz w:val="20"/>
                <w:szCs w:val="20"/>
                <w:lang w:val="es-CO" w:eastAsia="es-CO"/>
              </w:rPr>
              <w:t xml:space="preserve">Escuela de Familias Empoderantes: </w:t>
            </w:r>
            <w:r w:rsidR="00BA1B94" w:rsidRPr="006145DB">
              <w:rPr>
                <w:rFonts w:cs="Arial"/>
                <w:sz w:val="20"/>
                <w:szCs w:val="20"/>
                <w:lang w:val="es-CO" w:eastAsia="es-CO"/>
              </w:rPr>
              <w:t>s</w:t>
            </w:r>
            <w:r w:rsidRPr="006145DB">
              <w:rPr>
                <w:rFonts w:cs="Arial"/>
                <w:sz w:val="20"/>
                <w:szCs w:val="20"/>
                <w:lang w:val="es-CO" w:eastAsia="es-CO"/>
              </w:rPr>
              <w:t>e realizan acciones y estrategias de atención individual y grupal, dirigidas a fortalecer las capacidades y habilidades de las familias para que promuevan el empoderamiento y la autonomía de las personas con discapacidad, mediante procesos de formación. Junto con acompañamiento a procesos de cualificación de la labor del cuidado mediane acciones transectoriales.  </w:t>
            </w:r>
          </w:p>
          <w:p w14:paraId="50754F32" w14:textId="77777777" w:rsidR="00081CC5" w:rsidRPr="006145DB" w:rsidRDefault="00081CC5" w:rsidP="005B435E">
            <w:pPr>
              <w:pStyle w:val="Textoindependiente"/>
              <w:spacing w:after="0" w:line="240" w:lineRule="auto"/>
              <w:ind w:left="360"/>
              <w:jc w:val="both"/>
              <w:rPr>
                <w:rFonts w:cs="Arial"/>
                <w:sz w:val="20"/>
                <w:szCs w:val="20"/>
                <w:lang w:eastAsia="es-CO"/>
              </w:rPr>
            </w:pPr>
            <w:r w:rsidRPr="006145DB">
              <w:rPr>
                <w:rFonts w:cs="Arial"/>
                <w:sz w:val="20"/>
                <w:szCs w:val="20"/>
                <w:lang w:eastAsia="es-CO"/>
              </w:rPr>
              <w:t> </w:t>
            </w:r>
          </w:p>
          <w:p w14:paraId="3F6C0C47" w14:textId="5A0D5594" w:rsidR="00081CC5" w:rsidRPr="006145DB" w:rsidRDefault="00081CC5">
            <w:pPr>
              <w:pStyle w:val="Textoindependiente"/>
              <w:numPr>
                <w:ilvl w:val="0"/>
                <w:numId w:val="77"/>
              </w:numPr>
              <w:spacing w:after="0" w:line="240" w:lineRule="auto"/>
              <w:ind w:left="360"/>
              <w:contextualSpacing/>
              <w:jc w:val="both"/>
              <w:rPr>
                <w:rFonts w:cs="Arial"/>
                <w:sz w:val="20"/>
                <w:szCs w:val="20"/>
                <w:lang w:eastAsia="es-CO"/>
              </w:rPr>
            </w:pPr>
            <w:r w:rsidRPr="006145DB">
              <w:rPr>
                <w:rFonts w:cs="Arial"/>
                <w:sz w:val="20"/>
                <w:szCs w:val="20"/>
                <w:lang w:val="es-CO" w:eastAsia="es-CO"/>
              </w:rPr>
              <w:t xml:space="preserve">Escuela de Vida Independiente: </w:t>
            </w:r>
            <w:r w:rsidR="00BA1B94" w:rsidRPr="006145DB">
              <w:rPr>
                <w:rFonts w:cs="Arial"/>
                <w:sz w:val="20"/>
                <w:szCs w:val="20"/>
                <w:lang w:val="es-CO" w:eastAsia="es-CO"/>
              </w:rPr>
              <w:t>s</w:t>
            </w:r>
            <w:r w:rsidRPr="006145DB">
              <w:rPr>
                <w:rFonts w:cs="Arial"/>
                <w:sz w:val="20"/>
                <w:szCs w:val="20"/>
                <w:lang w:val="es-CO" w:eastAsia="es-CO"/>
              </w:rPr>
              <w:t xml:space="preserve">e realizan acciones y estrategias de atención individual y grupal para la persona con discapacidad, que promuevan habilidades para la autonomía e independencia y facilitar su participación en diversos entornos. </w:t>
            </w:r>
            <w:r w:rsidRPr="006145DB">
              <w:rPr>
                <w:rFonts w:cs="Arial"/>
                <w:sz w:val="20"/>
                <w:szCs w:val="20"/>
                <w:lang w:eastAsia="es-CO"/>
              </w:rPr>
              <w:t> </w:t>
            </w:r>
          </w:p>
          <w:p w14:paraId="3EA34143" w14:textId="180B860D" w:rsidR="00CC46B4" w:rsidRPr="006145DB" w:rsidRDefault="00CC46B4" w:rsidP="005B435E">
            <w:pPr>
              <w:pStyle w:val="Textoindependiente"/>
              <w:spacing w:after="0" w:line="240" w:lineRule="auto"/>
              <w:ind w:left="360"/>
              <w:contextualSpacing/>
              <w:jc w:val="both"/>
              <w:rPr>
                <w:rFonts w:cs="Arial"/>
                <w:sz w:val="20"/>
                <w:szCs w:val="20"/>
                <w:lang w:val="es-CO" w:eastAsia="es-CO"/>
              </w:rPr>
            </w:pPr>
          </w:p>
          <w:p w14:paraId="7334F5CC" w14:textId="231D1D18" w:rsidR="00081CC5" w:rsidRPr="006145DB" w:rsidRDefault="00081CC5">
            <w:pPr>
              <w:pStyle w:val="Textoindependiente"/>
              <w:numPr>
                <w:ilvl w:val="0"/>
                <w:numId w:val="75"/>
              </w:numPr>
              <w:spacing w:after="0" w:line="240" w:lineRule="auto"/>
              <w:ind w:left="360"/>
              <w:contextualSpacing/>
              <w:jc w:val="both"/>
              <w:rPr>
                <w:rFonts w:cs="Arial"/>
                <w:sz w:val="20"/>
                <w:szCs w:val="20"/>
                <w:lang w:val="es-CO" w:eastAsia="es-CO"/>
              </w:rPr>
            </w:pPr>
            <w:r w:rsidRPr="006145DB">
              <w:rPr>
                <w:rFonts w:cs="Arial"/>
                <w:sz w:val="20"/>
                <w:szCs w:val="20"/>
                <w:lang w:val="es-CO" w:eastAsia="es-CO"/>
              </w:rPr>
              <w:t xml:space="preserve">Programa + Oportunidades: </w:t>
            </w:r>
            <w:r w:rsidR="00BA1B94" w:rsidRPr="006145DB">
              <w:rPr>
                <w:rFonts w:cs="Arial"/>
                <w:sz w:val="20"/>
                <w:szCs w:val="20"/>
                <w:lang w:val="es-CO" w:eastAsia="es-CO"/>
              </w:rPr>
              <w:t>e</w:t>
            </w:r>
            <w:r w:rsidRPr="006145DB">
              <w:rPr>
                <w:rFonts w:cs="Arial"/>
                <w:sz w:val="20"/>
                <w:szCs w:val="20"/>
                <w:lang w:val="es-CO" w:eastAsia="es-CO"/>
              </w:rPr>
              <w:t>ste componente abarca tres (3) acciones con las personas con discapacidad, sus familias y personas cuidadoras que se desarrolla a través de la articulación inter e intrainstitucional y transectorial: </w:t>
            </w:r>
          </w:p>
          <w:p w14:paraId="51C68E11" w14:textId="77777777" w:rsidR="00081CC5" w:rsidRPr="006145DB" w:rsidRDefault="00081CC5"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 </w:t>
            </w:r>
          </w:p>
          <w:p w14:paraId="4944FEDD" w14:textId="413FE7C8" w:rsidR="00081CC5" w:rsidRPr="006145DB" w:rsidRDefault="00081CC5">
            <w:pPr>
              <w:pStyle w:val="Textoindependiente"/>
              <w:numPr>
                <w:ilvl w:val="0"/>
                <w:numId w:val="78"/>
              </w:numPr>
              <w:spacing w:after="0" w:line="240" w:lineRule="auto"/>
              <w:ind w:left="360"/>
              <w:contextualSpacing/>
              <w:jc w:val="both"/>
              <w:rPr>
                <w:rFonts w:cs="Arial"/>
                <w:sz w:val="20"/>
                <w:szCs w:val="20"/>
                <w:lang w:val="es-CO" w:eastAsia="es-CO"/>
              </w:rPr>
            </w:pPr>
            <w:r w:rsidRPr="006145DB">
              <w:rPr>
                <w:rFonts w:cs="Arial"/>
                <w:sz w:val="20"/>
                <w:szCs w:val="20"/>
                <w:lang w:val="es-CO" w:eastAsia="es-CO"/>
              </w:rPr>
              <w:t xml:space="preserve">Perfilamiento ocupacional: </w:t>
            </w:r>
            <w:r w:rsidR="001805A4" w:rsidRPr="006145DB">
              <w:rPr>
                <w:rFonts w:cs="Arial"/>
                <w:sz w:val="20"/>
                <w:szCs w:val="20"/>
                <w:lang w:val="es-CO" w:eastAsia="es-CO"/>
              </w:rPr>
              <w:t>p</w:t>
            </w:r>
            <w:r w:rsidRPr="006145DB">
              <w:rPr>
                <w:rFonts w:cs="Arial"/>
                <w:sz w:val="20"/>
                <w:szCs w:val="20"/>
                <w:lang w:val="es-CO" w:eastAsia="es-CO"/>
              </w:rPr>
              <w:t>erfilamiento ocupacional de las personas participantes que acceden a formación titulada o emprendimiento, con el objetivo de identificar intereses, habilidades e historia ocupacional para orientar el proceso de inclusión. </w:t>
            </w:r>
          </w:p>
          <w:p w14:paraId="76F23235" w14:textId="77777777" w:rsidR="00081CC5" w:rsidRPr="006145DB" w:rsidRDefault="00081CC5" w:rsidP="005B435E">
            <w:pPr>
              <w:pStyle w:val="Textoindependiente"/>
              <w:spacing w:after="0" w:line="240" w:lineRule="auto"/>
              <w:jc w:val="both"/>
              <w:rPr>
                <w:rFonts w:cs="Arial"/>
                <w:sz w:val="20"/>
                <w:szCs w:val="20"/>
                <w:lang w:eastAsia="es-CO"/>
              </w:rPr>
            </w:pPr>
            <w:r w:rsidRPr="006145DB">
              <w:rPr>
                <w:rFonts w:cs="Arial"/>
                <w:sz w:val="20"/>
                <w:szCs w:val="20"/>
                <w:lang w:eastAsia="es-CO"/>
              </w:rPr>
              <w:t> </w:t>
            </w:r>
          </w:p>
          <w:p w14:paraId="43708864" w14:textId="1501F4CA" w:rsidR="00081CC5" w:rsidRPr="006145DB" w:rsidRDefault="00081CC5">
            <w:pPr>
              <w:pStyle w:val="Textoindependiente"/>
              <w:numPr>
                <w:ilvl w:val="0"/>
                <w:numId w:val="79"/>
              </w:numPr>
              <w:spacing w:after="0" w:line="240" w:lineRule="auto"/>
              <w:ind w:left="360"/>
              <w:contextualSpacing/>
              <w:jc w:val="both"/>
              <w:rPr>
                <w:rFonts w:cs="Arial"/>
                <w:sz w:val="20"/>
                <w:szCs w:val="20"/>
                <w:lang w:val="es-CO" w:eastAsia="es-CO"/>
              </w:rPr>
            </w:pPr>
            <w:r w:rsidRPr="006145DB">
              <w:rPr>
                <w:rFonts w:cs="Arial"/>
                <w:sz w:val="20"/>
                <w:szCs w:val="20"/>
                <w:lang w:val="es-CO" w:eastAsia="es-CO"/>
              </w:rPr>
              <w:t xml:space="preserve">Educación e inclusión financiera: </w:t>
            </w:r>
            <w:r w:rsidR="001805A4" w:rsidRPr="006145DB">
              <w:rPr>
                <w:rFonts w:cs="Arial"/>
                <w:sz w:val="20"/>
                <w:szCs w:val="20"/>
                <w:lang w:val="es-CO" w:eastAsia="es-CO"/>
              </w:rPr>
              <w:t>g</w:t>
            </w:r>
            <w:r w:rsidRPr="006145DB">
              <w:rPr>
                <w:rFonts w:cs="Arial"/>
                <w:sz w:val="20"/>
                <w:szCs w:val="20"/>
                <w:lang w:val="es-CO" w:eastAsia="es-CO"/>
              </w:rPr>
              <w:t xml:space="preserve">estión y articulación de la oferta educativa, de productos y servicios del sector financiero para el acceso a soluciones acorde con las necesidades y características de la población objetivo. </w:t>
            </w:r>
          </w:p>
          <w:p w14:paraId="0E092F76" w14:textId="7D0EFF99" w:rsidR="00081CC5" w:rsidRPr="006145DB" w:rsidRDefault="00081CC5" w:rsidP="005B435E">
            <w:pPr>
              <w:pStyle w:val="Textoindependiente"/>
              <w:spacing w:after="0" w:line="240" w:lineRule="auto"/>
              <w:ind w:left="360"/>
              <w:contextualSpacing/>
              <w:jc w:val="both"/>
              <w:rPr>
                <w:rFonts w:cs="Arial"/>
                <w:sz w:val="20"/>
                <w:szCs w:val="20"/>
                <w:lang w:val="es-CO" w:eastAsia="es-CO"/>
              </w:rPr>
            </w:pPr>
            <w:r w:rsidRPr="006145DB">
              <w:rPr>
                <w:rFonts w:cs="Arial"/>
                <w:sz w:val="20"/>
                <w:szCs w:val="20"/>
                <w:lang w:val="es-CO" w:eastAsia="es-CO"/>
              </w:rPr>
              <w:t> </w:t>
            </w:r>
          </w:p>
          <w:p w14:paraId="116E81DC" w14:textId="77777777" w:rsidR="00081CC5" w:rsidRPr="006145DB" w:rsidRDefault="00081CC5">
            <w:pPr>
              <w:pStyle w:val="Textoindependiente"/>
              <w:numPr>
                <w:ilvl w:val="0"/>
                <w:numId w:val="80"/>
              </w:numPr>
              <w:spacing w:after="0" w:line="240" w:lineRule="auto"/>
              <w:ind w:left="12"/>
              <w:contextualSpacing/>
              <w:jc w:val="both"/>
              <w:rPr>
                <w:rFonts w:cs="Arial"/>
                <w:sz w:val="20"/>
                <w:szCs w:val="20"/>
                <w:lang w:val="es-CO" w:eastAsia="es-CO"/>
              </w:rPr>
            </w:pPr>
            <w:r w:rsidRPr="006145DB">
              <w:rPr>
                <w:rFonts w:cs="Arial"/>
                <w:sz w:val="20"/>
                <w:szCs w:val="20"/>
                <w:lang w:val="es-CO" w:eastAsia="es-CO"/>
              </w:rPr>
              <w:t>Acompañamiento a inclusión laboral y a emprendimientos:  </w:t>
            </w:r>
          </w:p>
          <w:p w14:paraId="57788D0B" w14:textId="77777777" w:rsidR="00081CC5" w:rsidRPr="006145DB" w:rsidRDefault="00081CC5" w:rsidP="005B435E">
            <w:pPr>
              <w:pStyle w:val="Textoindependiente"/>
              <w:spacing w:after="0" w:line="240" w:lineRule="auto"/>
              <w:ind w:left="12"/>
              <w:jc w:val="both"/>
              <w:rPr>
                <w:rFonts w:cs="Arial"/>
                <w:sz w:val="20"/>
                <w:szCs w:val="20"/>
                <w:lang w:val="es-CO" w:eastAsia="es-CO"/>
              </w:rPr>
            </w:pPr>
          </w:p>
          <w:p w14:paraId="46C7BAB5" w14:textId="77777777" w:rsidR="00081CC5" w:rsidRPr="006145DB" w:rsidRDefault="00081CC5">
            <w:pPr>
              <w:pStyle w:val="Textoindependiente"/>
              <w:numPr>
                <w:ilvl w:val="0"/>
                <w:numId w:val="81"/>
              </w:numPr>
              <w:spacing w:after="0" w:line="240" w:lineRule="auto"/>
              <w:ind w:left="360"/>
              <w:contextualSpacing/>
              <w:jc w:val="both"/>
              <w:rPr>
                <w:rFonts w:cs="Arial"/>
                <w:sz w:val="20"/>
                <w:szCs w:val="20"/>
                <w:lang w:eastAsia="es-CO"/>
              </w:rPr>
            </w:pPr>
            <w:r w:rsidRPr="006145DB">
              <w:rPr>
                <w:rFonts w:cs="Arial"/>
                <w:sz w:val="20"/>
                <w:szCs w:val="20"/>
                <w:lang w:val="es-CO" w:eastAsia="es-CO"/>
              </w:rPr>
              <w:t>Acompañamiento a la población objeto del servicio a los procesos de selección, inducción en puesto de trabajo y recomendaciones frente a ajustes razonables, mediante alianzas públicas y privadas</w:t>
            </w:r>
            <w:r w:rsidRPr="006145DB">
              <w:rPr>
                <w:rFonts w:cs="Arial"/>
                <w:sz w:val="20"/>
                <w:szCs w:val="20"/>
                <w:lang w:eastAsia="es-CO"/>
              </w:rPr>
              <w:t> </w:t>
            </w:r>
          </w:p>
          <w:p w14:paraId="36A5022A" w14:textId="7FF19029" w:rsidR="00081CC5" w:rsidRPr="006145DB" w:rsidRDefault="00081CC5">
            <w:pPr>
              <w:pStyle w:val="Textoindependiente"/>
              <w:numPr>
                <w:ilvl w:val="0"/>
                <w:numId w:val="82"/>
              </w:numPr>
              <w:spacing w:after="0" w:line="240" w:lineRule="auto"/>
              <w:ind w:left="360"/>
              <w:contextualSpacing/>
              <w:jc w:val="both"/>
              <w:rPr>
                <w:rFonts w:cs="Arial"/>
                <w:sz w:val="20"/>
                <w:szCs w:val="20"/>
                <w:lang w:eastAsia="es-CO"/>
              </w:rPr>
            </w:pPr>
            <w:r w:rsidRPr="006145DB">
              <w:rPr>
                <w:rFonts w:cs="Arial"/>
                <w:sz w:val="20"/>
                <w:szCs w:val="20"/>
                <w:lang w:eastAsia="es-CO"/>
              </w:rPr>
              <w:t>Identificar</w:t>
            </w:r>
            <w:r w:rsidRPr="006145DB">
              <w:rPr>
                <w:rFonts w:cs="Arial"/>
                <w:sz w:val="20"/>
                <w:szCs w:val="20"/>
                <w:lang w:val="es-CO" w:eastAsia="es-CO"/>
              </w:rPr>
              <w:t>, fortalecer y desarrollar las capacidades emprendedoras. Así mismo se realizar articulaciones para abrir espacios en donde se puedan visibilizar dichos emprendimientos. </w:t>
            </w:r>
            <w:r w:rsidRPr="006145DB">
              <w:rPr>
                <w:rFonts w:cs="Arial"/>
                <w:sz w:val="20"/>
                <w:szCs w:val="20"/>
                <w:lang w:eastAsia="es-CO"/>
              </w:rPr>
              <w:t> </w:t>
            </w:r>
          </w:p>
          <w:p w14:paraId="01FEEE8B" w14:textId="77777777" w:rsidR="00081CC5" w:rsidRPr="006145DB" w:rsidRDefault="00081CC5" w:rsidP="005B435E">
            <w:pPr>
              <w:pStyle w:val="Textoindependiente"/>
              <w:spacing w:after="0" w:line="240" w:lineRule="auto"/>
              <w:ind w:left="1068"/>
              <w:contextualSpacing/>
              <w:jc w:val="both"/>
              <w:rPr>
                <w:rFonts w:cs="Arial"/>
                <w:sz w:val="20"/>
                <w:szCs w:val="20"/>
                <w:lang w:eastAsia="es-CO"/>
              </w:rPr>
            </w:pPr>
          </w:p>
          <w:p w14:paraId="003B1761" w14:textId="5A34B02C" w:rsidR="00081CC5" w:rsidRPr="006145DB" w:rsidRDefault="00081CC5"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Durante la prestación del servicio se brindará un apoyo</w:t>
            </w:r>
            <w:r w:rsidRPr="006145DB">
              <w:rPr>
                <w:rFonts w:cs="Arial"/>
                <w:sz w:val="20"/>
                <w:szCs w:val="20"/>
                <w:lang w:eastAsia="es-CO"/>
              </w:rPr>
              <w:t xml:space="preserve"> alimentario que consiste en un refrigerio el cual será entregado únicamente en la unidad operativa de Los Mártires, que cuenta con personal y área adecuada para el almacenamiento y manipulación de alimentos.</w:t>
            </w:r>
            <w:r w:rsidRPr="006145DB">
              <w:rPr>
                <w:rFonts w:cs="Arial"/>
                <w:sz w:val="20"/>
                <w:szCs w:val="20"/>
                <w:lang w:val="es-CO" w:eastAsia="es-CO"/>
              </w:rPr>
              <w:t> </w:t>
            </w:r>
          </w:p>
          <w:p w14:paraId="4328FE2C" w14:textId="77777777" w:rsidR="00095BC2" w:rsidRPr="006145DB" w:rsidRDefault="00095BC2" w:rsidP="005B435E">
            <w:pPr>
              <w:pStyle w:val="Textoindependiente"/>
              <w:spacing w:after="0" w:line="240" w:lineRule="auto"/>
              <w:jc w:val="both"/>
              <w:rPr>
                <w:rFonts w:cs="Arial"/>
                <w:sz w:val="20"/>
                <w:szCs w:val="20"/>
                <w:lang w:val="es-CO" w:eastAsia="es-CO"/>
              </w:rPr>
            </w:pPr>
          </w:p>
          <w:p w14:paraId="76551927" w14:textId="37368F6C" w:rsidR="00081CC5" w:rsidRPr="006145DB" w:rsidRDefault="00081CC5"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 xml:space="preserve">En caso de interrupción total o parcial del servicio </w:t>
            </w:r>
            <w:r w:rsidRPr="006145DB">
              <w:rPr>
                <w:rFonts w:eastAsia="Lucida Sans Unicode" w:cs="Arial"/>
                <w:sz w:val="20"/>
                <w:szCs w:val="20"/>
              </w:rPr>
              <w:t>Centro Distrital de Referenciación y Apoyo Integral para la Inclusión Social - CADIS+ se</w:t>
            </w:r>
            <w:r w:rsidRPr="006145DB">
              <w:rPr>
                <w:rFonts w:cs="Arial"/>
                <w:sz w:val="20"/>
                <w:szCs w:val="20"/>
                <w:lang w:val="es-CO" w:eastAsia="es-CO"/>
              </w:rPr>
              <w:t xml:space="preserve"> implementará el plan operativo de continuidad correspondiente.  </w:t>
            </w:r>
          </w:p>
        </w:tc>
      </w:tr>
      <w:tr w:rsidR="00081CC5" w:rsidRPr="006145DB" w14:paraId="673826E0" w14:textId="77777777" w:rsidTr="00536D01">
        <w:trPr>
          <w:trHeight w:val="983"/>
          <w:jc w:val="center"/>
        </w:trPr>
        <w:tc>
          <w:tcPr>
            <w:tcW w:w="1696" w:type="dxa"/>
            <w:vAlign w:val="center"/>
          </w:tcPr>
          <w:p w14:paraId="1CA0116C" w14:textId="77777777" w:rsidR="00081CC5" w:rsidRPr="006145DB" w:rsidRDefault="00081CC5" w:rsidP="005B435E">
            <w:pPr>
              <w:spacing w:after="0" w:line="240" w:lineRule="auto"/>
              <w:contextualSpacing/>
              <w:rPr>
                <w:rFonts w:cs="Arial"/>
                <w:bCs/>
                <w:sz w:val="20"/>
                <w:szCs w:val="20"/>
                <w:lang w:eastAsia="es-CO"/>
              </w:rPr>
            </w:pPr>
            <w:r w:rsidRPr="006145DB">
              <w:rPr>
                <w:rFonts w:cs="Arial"/>
                <w:bCs/>
                <w:sz w:val="20"/>
                <w:szCs w:val="20"/>
                <w:lang w:eastAsia="es-CO"/>
              </w:rPr>
              <w:t>Condiciones transversales de calidad</w:t>
            </w:r>
          </w:p>
        </w:tc>
        <w:tc>
          <w:tcPr>
            <w:tcW w:w="7699" w:type="dxa"/>
            <w:vAlign w:val="center"/>
          </w:tcPr>
          <w:p w14:paraId="7C39CA64" w14:textId="77777777" w:rsidR="005916FF" w:rsidRPr="006145DB" w:rsidRDefault="00081CC5" w:rsidP="005B435E">
            <w:pPr>
              <w:pStyle w:val="Textoindependiente"/>
              <w:spacing w:after="0" w:line="240" w:lineRule="auto"/>
              <w:rPr>
                <w:rFonts w:cs="Arial"/>
                <w:bCs/>
                <w:sz w:val="20"/>
                <w:szCs w:val="20"/>
                <w:lang w:val="es-CO" w:eastAsia="es-CO"/>
              </w:rPr>
            </w:pPr>
            <w:r w:rsidRPr="006145DB">
              <w:rPr>
                <w:rFonts w:cs="Arial"/>
                <w:bCs/>
                <w:sz w:val="20"/>
                <w:szCs w:val="20"/>
                <w:lang w:val="es-CO" w:eastAsia="es-CO"/>
              </w:rPr>
              <w:t>Para el servicio aplican las siguientes categorías: </w:t>
            </w:r>
          </w:p>
          <w:p w14:paraId="14835E3F" w14:textId="50164CFF" w:rsidR="00081CC5" w:rsidRPr="006145DB" w:rsidRDefault="00081CC5" w:rsidP="005B435E">
            <w:pPr>
              <w:pStyle w:val="Textoindependiente"/>
              <w:spacing w:after="0" w:line="240" w:lineRule="auto"/>
              <w:rPr>
                <w:rFonts w:cs="Arial"/>
                <w:bCs/>
                <w:sz w:val="20"/>
                <w:szCs w:val="20"/>
                <w:lang w:val="es-CO" w:eastAsia="es-CO"/>
              </w:rPr>
            </w:pPr>
            <w:r w:rsidRPr="006145DB">
              <w:rPr>
                <w:rFonts w:cs="Arial"/>
                <w:bCs/>
                <w:sz w:val="20"/>
                <w:szCs w:val="20"/>
                <w:lang w:val="es-CO" w:eastAsia="es-CO"/>
              </w:rPr>
              <w:t> </w:t>
            </w:r>
          </w:p>
          <w:p w14:paraId="0EC3602B" w14:textId="77777777" w:rsidR="00081CC5" w:rsidRPr="006145DB" w:rsidRDefault="00081CC5">
            <w:pPr>
              <w:pStyle w:val="Textoindependiente"/>
              <w:numPr>
                <w:ilvl w:val="0"/>
                <w:numId w:val="84"/>
              </w:numPr>
              <w:spacing w:after="0" w:line="240" w:lineRule="auto"/>
              <w:contextualSpacing/>
              <w:rPr>
                <w:rFonts w:cs="Arial"/>
                <w:bCs/>
                <w:sz w:val="20"/>
                <w:szCs w:val="20"/>
                <w:lang w:val="es-CO" w:eastAsia="es-CO"/>
              </w:rPr>
            </w:pPr>
            <w:r w:rsidRPr="006145DB">
              <w:rPr>
                <w:rFonts w:cs="Arial"/>
                <w:bCs/>
                <w:sz w:val="20"/>
                <w:szCs w:val="20"/>
                <w:lang w:val="es-CO" w:eastAsia="es-CO"/>
              </w:rPr>
              <w:t>Talento humano </w:t>
            </w:r>
          </w:p>
          <w:p w14:paraId="784D1DD2" w14:textId="77777777" w:rsidR="00081CC5" w:rsidRPr="006145DB" w:rsidRDefault="00081CC5">
            <w:pPr>
              <w:pStyle w:val="Textoindependiente"/>
              <w:numPr>
                <w:ilvl w:val="0"/>
                <w:numId w:val="84"/>
              </w:numPr>
              <w:spacing w:after="0" w:line="240" w:lineRule="auto"/>
              <w:contextualSpacing/>
              <w:rPr>
                <w:rFonts w:cs="Arial"/>
                <w:bCs/>
                <w:sz w:val="20"/>
                <w:szCs w:val="20"/>
                <w:lang w:val="es-CO" w:eastAsia="es-CO"/>
              </w:rPr>
            </w:pPr>
            <w:r w:rsidRPr="006145DB">
              <w:rPr>
                <w:rFonts w:cs="Arial"/>
                <w:bCs/>
                <w:sz w:val="20"/>
                <w:szCs w:val="20"/>
                <w:lang w:val="es-CO" w:eastAsia="es-CO"/>
              </w:rPr>
              <w:t>Ambientes adecuados y seguros </w:t>
            </w:r>
          </w:p>
          <w:p w14:paraId="417DF714" w14:textId="77777777" w:rsidR="00081CC5" w:rsidRPr="006145DB" w:rsidRDefault="00081CC5">
            <w:pPr>
              <w:pStyle w:val="Textoindependiente"/>
              <w:numPr>
                <w:ilvl w:val="0"/>
                <w:numId w:val="84"/>
              </w:numPr>
              <w:spacing w:after="0" w:line="240" w:lineRule="auto"/>
              <w:contextualSpacing/>
              <w:rPr>
                <w:rFonts w:cs="Arial"/>
                <w:bCs/>
                <w:sz w:val="20"/>
                <w:szCs w:val="20"/>
                <w:lang w:val="es-CO" w:eastAsia="es-CO"/>
              </w:rPr>
            </w:pPr>
            <w:r w:rsidRPr="006145DB">
              <w:rPr>
                <w:rFonts w:cs="Arial"/>
                <w:bCs/>
                <w:sz w:val="20"/>
                <w:szCs w:val="20"/>
                <w:lang w:val="es-CO" w:eastAsia="es-CO"/>
              </w:rPr>
              <w:t>Atención social </w:t>
            </w:r>
          </w:p>
          <w:p w14:paraId="187C826D" w14:textId="77777777" w:rsidR="00081CC5" w:rsidRPr="006145DB" w:rsidRDefault="00081CC5">
            <w:pPr>
              <w:pStyle w:val="Textoindependiente"/>
              <w:numPr>
                <w:ilvl w:val="0"/>
                <w:numId w:val="84"/>
              </w:numPr>
              <w:spacing w:after="0" w:line="240" w:lineRule="auto"/>
              <w:contextualSpacing/>
              <w:rPr>
                <w:rFonts w:cs="Arial"/>
                <w:bCs/>
                <w:sz w:val="20"/>
                <w:szCs w:val="20"/>
                <w:lang w:val="es-CO" w:eastAsia="es-CO"/>
              </w:rPr>
            </w:pPr>
            <w:r w:rsidRPr="006145DB">
              <w:rPr>
                <w:rFonts w:cs="Arial"/>
                <w:bCs/>
                <w:sz w:val="20"/>
                <w:szCs w:val="20"/>
                <w:lang w:val="es-CO" w:eastAsia="es-CO"/>
              </w:rPr>
              <w:t>Gestión Administrativa </w:t>
            </w:r>
          </w:p>
          <w:p w14:paraId="7BA43FFF" w14:textId="77777777" w:rsidR="00081CC5" w:rsidRPr="006145DB" w:rsidRDefault="00081CC5">
            <w:pPr>
              <w:pStyle w:val="Textoindependiente"/>
              <w:numPr>
                <w:ilvl w:val="0"/>
                <w:numId w:val="84"/>
              </w:numPr>
              <w:spacing w:after="0" w:line="240" w:lineRule="auto"/>
              <w:contextualSpacing/>
              <w:rPr>
                <w:rFonts w:cs="Arial"/>
                <w:bCs/>
                <w:sz w:val="20"/>
                <w:szCs w:val="20"/>
                <w:lang w:val="es-CO" w:eastAsia="es-CO"/>
              </w:rPr>
            </w:pPr>
            <w:r w:rsidRPr="006145DB">
              <w:rPr>
                <w:rFonts w:cs="Arial"/>
                <w:bCs/>
                <w:sz w:val="20"/>
                <w:szCs w:val="20"/>
                <w:lang w:val="es-CO" w:eastAsia="es-CO"/>
              </w:rPr>
              <w:t>Nutrición y Salubridad </w:t>
            </w:r>
          </w:p>
        </w:tc>
      </w:tr>
    </w:tbl>
    <w:p w14:paraId="5509804D" w14:textId="77777777" w:rsidR="005577A5" w:rsidRPr="006145DB" w:rsidRDefault="005577A5" w:rsidP="005B435E">
      <w:pPr>
        <w:pStyle w:val="Ttulo1"/>
        <w:tabs>
          <w:tab w:val="left" w:pos="633"/>
        </w:tabs>
        <w:jc w:val="center"/>
      </w:pPr>
      <w:bookmarkStart w:id="300" w:name="_Toc210213218"/>
    </w:p>
    <w:p w14:paraId="039DBF79" w14:textId="2CD57A8E" w:rsidR="005577A5" w:rsidRPr="006145DB" w:rsidRDefault="007153BD" w:rsidP="005B435E">
      <w:pPr>
        <w:pStyle w:val="Ttulo1"/>
        <w:tabs>
          <w:tab w:val="left" w:pos="633"/>
        </w:tabs>
        <w:jc w:val="center"/>
      </w:pPr>
      <w:bookmarkStart w:id="301" w:name="_Toc213273491"/>
      <w:bookmarkStart w:id="302" w:name="_Toc213276118"/>
      <w:bookmarkStart w:id="303" w:name="_Toc216902452"/>
      <w:r w:rsidRPr="006145DB">
        <w:t>7.6.6 Servicio valoración de apoyos para personas con discapacidad</w:t>
      </w:r>
      <w:bookmarkEnd w:id="300"/>
      <w:bookmarkEnd w:id="301"/>
      <w:bookmarkEnd w:id="302"/>
      <w:bookmarkEnd w:id="303"/>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696"/>
        <w:gridCol w:w="7699"/>
      </w:tblGrid>
      <w:tr w:rsidR="007153BD" w:rsidRPr="006145DB" w14:paraId="0CD39D25" w14:textId="77777777" w:rsidTr="005916FF">
        <w:trPr>
          <w:trHeight w:val="585"/>
          <w:jc w:val="center"/>
        </w:trPr>
        <w:tc>
          <w:tcPr>
            <w:tcW w:w="1696" w:type="dxa"/>
            <w:tcBorders>
              <w:bottom w:val="single" w:sz="4" w:space="0" w:color="auto"/>
            </w:tcBorders>
            <w:shd w:val="clear" w:color="auto" w:fill="FFFFFF" w:themeFill="background1"/>
            <w:vAlign w:val="center"/>
          </w:tcPr>
          <w:p w14:paraId="11F574AC" w14:textId="0B22A8A3" w:rsidR="007153BD" w:rsidRPr="006145DB" w:rsidRDefault="007153BD" w:rsidP="005B435E">
            <w:pPr>
              <w:spacing w:after="0" w:line="240" w:lineRule="auto"/>
              <w:ind w:left="22"/>
              <w:contextualSpacing/>
              <w:jc w:val="both"/>
              <w:rPr>
                <w:rFonts w:cs="Arial"/>
                <w:sz w:val="20"/>
                <w:szCs w:val="20"/>
                <w:lang w:eastAsia="es-CO"/>
              </w:rPr>
            </w:pPr>
            <w:r w:rsidRPr="006145DB">
              <w:rPr>
                <w:rFonts w:cs="Arial"/>
                <w:sz w:val="20"/>
                <w:szCs w:val="20"/>
                <w:lang w:eastAsia="es-CO"/>
              </w:rPr>
              <w:t>Nombre del servicio</w:t>
            </w:r>
          </w:p>
        </w:tc>
        <w:tc>
          <w:tcPr>
            <w:tcW w:w="7699" w:type="dxa"/>
            <w:tcBorders>
              <w:bottom w:val="single" w:sz="4" w:space="0" w:color="auto"/>
            </w:tcBorders>
            <w:shd w:val="clear" w:color="auto" w:fill="FFFFFF" w:themeFill="background1"/>
            <w:vAlign w:val="center"/>
          </w:tcPr>
          <w:p w14:paraId="1089AD8C" w14:textId="77777777" w:rsidR="007153BD" w:rsidRPr="006145DB" w:rsidRDefault="007153BD" w:rsidP="005B435E">
            <w:pPr>
              <w:pStyle w:val="Textoindependiente"/>
              <w:spacing w:after="0" w:line="240" w:lineRule="auto"/>
              <w:ind w:left="-113"/>
              <w:rPr>
                <w:rFonts w:eastAsia="Arial" w:cs="Arial"/>
                <w:sz w:val="20"/>
                <w:szCs w:val="20"/>
              </w:rPr>
            </w:pPr>
            <w:r w:rsidRPr="006145DB">
              <w:rPr>
                <w:rFonts w:eastAsia="Arial" w:cs="Arial"/>
                <w:sz w:val="20"/>
                <w:szCs w:val="20"/>
              </w:rPr>
              <w:t>Valoración de apoyos para personas con discapacidad.</w:t>
            </w:r>
          </w:p>
        </w:tc>
      </w:tr>
      <w:tr w:rsidR="007153BD" w:rsidRPr="006145DB" w14:paraId="630E3649" w14:textId="77777777" w:rsidTr="005916FF">
        <w:trPr>
          <w:trHeight w:val="585"/>
          <w:jc w:val="center"/>
        </w:trPr>
        <w:tc>
          <w:tcPr>
            <w:tcW w:w="1696" w:type="dxa"/>
            <w:tcBorders>
              <w:bottom w:val="single" w:sz="4" w:space="0" w:color="auto"/>
            </w:tcBorders>
            <w:shd w:val="clear" w:color="auto" w:fill="FFFFFF" w:themeFill="background1"/>
            <w:vAlign w:val="center"/>
          </w:tcPr>
          <w:p w14:paraId="1408AB95" w14:textId="6314046D" w:rsidR="007153BD" w:rsidRPr="006145DB" w:rsidRDefault="007153BD" w:rsidP="002D5151">
            <w:pPr>
              <w:spacing w:after="0" w:line="240" w:lineRule="auto"/>
              <w:contextualSpacing/>
              <w:rPr>
                <w:rFonts w:eastAsia="Calibri" w:cs="Arial"/>
                <w:sz w:val="20"/>
                <w:szCs w:val="20"/>
                <w:lang w:eastAsia="es-CO"/>
              </w:rPr>
            </w:pPr>
            <w:r w:rsidRPr="006145DB">
              <w:rPr>
                <w:rFonts w:cs="Arial"/>
                <w:bCs/>
                <w:sz w:val="20"/>
                <w:szCs w:val="20"/>
                <w:lang w:eastAsia="es-CO"/>
              </w:rPr>
              <w:t>Objeto del servicio</w:t>
            </w:r>
          </w:p>
        </w:tc>
        <w:tc>
          <w:tcPr>
            <w:tcW w:w="7699" w:type="dxa"/>
            <w:tcBorders>
              <w:bottom w:val="single" w:sz="4" w:space="0" w:color="auto"/>
            </w:tcBorders>
            <w:shd w:val="clear" w:color="auto" w:fill="FFFFFF" w:themeFill="background1"/>
            <w:vAlign w:val="center"/>
          </w:tcPr>
          <w:p w14:paraId="2BAB3B49" w14:textId="77777777" w:rsidR="007153BD" w:rsidRPr="006145DB" w:rsidRDefault="007153BD" w:rsidP="00F23E36">
            <w:pPr>
              <w:spacing w:after="0" w:line="240" w:lineRule="auto"/>
              <w:contextualSpacing/>
              <w:jc w:val="both"/>
              <w:rPr>
                <w:rFonts w:cs="Arial"/>
                <w:sz w:val="20"/>
                <w:szCs w:val="20"/>
                <w:lang w:eastAsia="es-CO"/>
              </w:rPr>
            </w:pPr>
            <w:r w:rsidRPr="006145DB">
              <w:rPr>
                <w:rFonts w:eastAsia="Arial" w:cs="Arial"/>
                <w:sz w:val="20"/>
                <w:szCs w:val="20"/>
              </w:rPr>
              <w:t>Atender las solicitudes de valoración de apoyos en el marco de la implementación de la Ley 1996 de 2019</w:t>
            </w:r>
            <w:r w:rsidRPr="006145DB">
              <w:rPr>
                <w:rStyle w:val="Refdenotaalpie"/>
                <w:rFonts w:eastAsia="Arial" w:cs="Arial"/>
                <w:sz w:val="20"/>
                <w:szCs w:val="20"/>
              </w:rPr>
              <w:footnoteReference w:id="4"/>
            </w:r>
            <w:r w:rsidRPr="006145DB">
              <w:rPr>
                <w:rFonts w:eastAsia="Arial" w:cs="Arial"/>
                <w:sz w:val="20"/>
                <w:szCs w:val="20"/>
              </w:rPr>
              <w:t xml:space="preserve">, con el fin de identificar, documentar y recomendar los apoyos necesarios para que las personas con discapacidad ejerzan su capacidad legal en la celebración de actos jurídicos, garantizando el respeto a su voluntad, autonomía, dignidad y la igualdad de condiciones frente a las demás personas. </w:t>
            </w:r>
          </w:p>
        </w:tc>
      </w:tr>
      <w:tr w:rsidR="007153BD" w:rsidRPr="006145DB" w14:paraId="4D505BA3" w14:textId="77777777" w:rsidTr="005916FF">
        <w:trPr>
          <w:trHeight w:val="926"/>
          <w:jc w:val="center"/>
        </w:trPr>
        <w:tc>
          <w:tcPr>
            <w:tcW w:w="1696" w:type="dxa"/>
            <w:tcBorders>
              <w:top w:val="single" w:sz="4" w:space="0" w:color="auto"/>
            </w:tcBorders>
            <w:shd w:val="clear" w:color="auto" w:fill="FFFFFF" w:themeFill="background1"/>
            <w:vAlign w:val="center"/>
          </w:tcPr>
          <w:p w14:paraId="0AB58C98" w14:textId="50DB60F0" w:rsidR="007153BD" w:rsidRPr="006145DB" w:rsidRDefault="007153BD" w:rsidP="002D5151">
            <w:pPr>
              <w:spacing w:after="0" w:line="240" w:lineRule="auto"/>
              <w:contextualSpacing/>
              <w:rPr>
                <w:rFonts w:cs="Arial"/>
                <w:sz w:val="20"/>
                <w:szCs w:val="20"/>
                <w:lang w:eastAsia="es-CO"/>
              </w:rPr>
            </w:pPr>
            <w:r w:rsidRPr="006145DB">
              <w:rPr>
                <w:rFonts w:cs="Arial"/>
                <w:sz w:val="20"/>
                <w:szCs w:val="20"/>
                <w:lang w:eastAsia="es-CO"/>
              </w:rPr>
              <w:t>Oferta servici</w:t>
            </w:r>
            <w:r w:rsidR="00132E73" w:rsidRPr="006145DB">
              <w:rPr>
                <w:rFonts w:cs="Arial"/>
                <w:sz w:val="20"/>
                <w:szCs w:val="20"/>
                <w:lang w:eastAsia="es-CO"/>
              </w:rPr>
              <w:t>o</w:t>
            </w:r>
          </w:p>
        </w:tc>
        <w:tc>
          <w:tcPr>
            <w:tcW w:w="7699" w:type="dxa"/>
            <w:tcBorders>
              <w:top w:val="single" w:sz="4" w:space="0" w:color="auto"/>
            </w:tcBorders>
            <w:shd w:val="clear" w:color="auto" w:fill="FFFFFF" w:themeFill="background1"/>
            <w:vAlign w:val="center"/>
          </w:tcPr>
          <w:p w14:paraId="21C2A8AE" w14:textId="429A574E" w:rsidR="007153BD" w:rsidRPr="006145DB" w:rsidRDefault="007153BD" w:rsidP="00F23E36">
            <w:pPr>
              <w:keepNext/>
              <w:keepLines/>
              <w:spacing w:after="0" w:line="240" w:lineRule="auto"/>
              <w:jc w:val="both"/>
              <w:rPr>
                <w:rFonts w:cs="Arial"/>
                <w:sz w:val="20"/>
                <w:szCs w:val="20"/>
              </w:rPr>
            </w:pPr>
            <w:r w:rsidRPr="006145DB">
              <w:rPr>
                <w:rFonts w:cs="Arial"/>
                <w:sz w:val="20"/>
                <w:szCs w:val="20"/>
              </w:rPr>
              <w:t>Realizar la valoración de apoyos a personas con discapacidad, de acuerdo con lo establecido en la Ley 1996 de 2019 y sus decretos reglamentarios. Los apoyos son formas de asistencia, como: la ayuda en la comunicación, la comprensión de actos jurídicos y sus consecuencias, o la manifestación de la voluntad y preferencias que facilitan el ejercicio pleno de la capacidad legal.</w:t>
            </w:r>
          </w:p>
          <w:p w14:paraId="0E675285" w14:textId="77777777" w:rsidR="00BA1B94" w:rsidRPr="006145DB" w:rsidRDefault="00BA1B94" w:rsidP="00F23E36">
            <w:pPr>
              <w:keepNext/>
              <w:keepLines/>
              <w:spacing w:after="0" w:line="240" w:lineRule="auto"/>
              <w:jc w:val="both"/>
              <w:rPr>
                <w:rFonts w:cs="Arial"/>
                <w:sz w:val="20"/>
                <w:szCs w:val="20"/>
              </w:rPr>
            </w:pPr>
          </w:p>
          <w:p w14:paraId="43CDE82A" w14:textId="2EF1D439" w:rsidR="007153BD" w:rsidRPr="006145DB" w:rsidRDefault="007153BD" w:rsidP="00F23E36">
            <w:pPr>
              <w:keepNext/>
              <w:keepLines/>
              <w:spacing w:after="0" w:line="240" w:lineRule="auto"/>
              <w:jc w:val="both"/>
              <w:rPr>
                <w:rFonts w:cs="Arial"/>
                <w:sz w:val="20"/>
                <w:szCs w:val="20"/>
              </w:rPr>
            </w:pPr>
            <w:r w:rsidRPr="006145DB">
              <w:rPr>
                <w:rFonts w:cs="Arial"/>
                <w:sz w:val="20"/>
                <w:szCs w:val="20"/>
              </w:rPr>
              <w:t>El servicio a través de un proceso técnico e interdisciplinario identifica, documenta y recomienda los apoyos requeridos para cada persona con discapacidad, culminando con la elaboración y entrega de un informe oficial de valoración de apoyos, que sirve como herramienta jurídica y social para garantizar que las decisiones adoptadas respeten siempre la autonomía, dignidad y voluntad de la persona con discapacidad.</w:t>
            </w:r>
          </w:p>
        </w:tc>
      </w:tr>
      <w:tr w:rsidR="007153BD" w:rsidRPr="006145DB" w14:paraId="4520E5D8" w14:textId="77777777" w:rsidTr="007153BD">
        <w:trPr>
          <w:trHeight w:val="20"/>
          <w:jc w:val="center"/>
        </w:trPr>
        <w:tc>
          <w:tcPr>
            <w:tcW w:w="1696" w:type="dxa"/>
            <w:shd w:val="clear" w:color="auto" w:fill="FFFFFF" w:themeFill="background1"/>
            <w:vAlign w:val="center"/>
          </w:tcPr>
          <w:p w14:paraId="1ED867E4" w14:textId="77777777" w:rsidR="007153BD" w:rsidRPr="006145DB" w:rsidRDefault="007153BD" w:rsidP="002D5151">
            <w:pPr>
              <w:spacing w:after="0" w:line="240" w:lineRule="auto"/>
              <w:contextualSpacing/>
              <w:rPr>
                <w:rFonts w:cs="Arial"/>
                <w:sz w:val="20"/>
                <w:szCs w:val="20"/>
                <w:lang w:eastAsia="es-CO"/>
              </w:rPr>
            </w:pPr>
            <w:r w:rsidRPr="006145DB">
              <w:rPr>
                <w:rFonts w:cs="Arial"/>
                <w:sz w:val="20"/>
                <w:szCs w:val="20"/>
                <w:lang w:eastAsia="es-CO"/>
              </w:rPr>
              <w:t xml:space="preserve">Tipo de Focalización </w:t>
            </w:r>
          </w:p>
        </w:tc>
        <w:tc>
          <w:tcPr>
            <w:tcW w:w="7699" w:type="dxa"/>
            <w:shd w:val="clear" w:color="auto" w:fill="FFFFFF" w:themeFill="background1"/>
            <w:vAlign w:val="center"/>
          </w:tcPr>
          <w:p w14:paraId="6F1649FA" w14:textId="77777777" w:rsidR="007153BD" w:rsidRPr="006145DB" w:rsidRDefault="007153BD" w:rsidP="00F23E36">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Focalización por demanda </w:t>
            </w:r>
          </w:p>
        </w:tc>
      </w:tr>
      <w:tr w:rsidR="007153BD" w:rsidRPr="006145DB" w14:paraId="13B28598" w14:textId="77777777" w:rsidTr="007153BD">
        <w:trPr>
          <w:trHeight w:val="612"/>
          <w:jc w:val="center"/>
        </w:trPr>
        <w:tc>
          <w:tcPr>
            <w:tcW w:w="1696" w:type="dxa"/>
            <w:shd w:val="clear" w:color="auto" w:fill="FFFFFF" w:themeFill="background1"/>
            <w:vAlign w:val="center"/>
          </w:tcPr>
          <w:p w14:paraId="1A1E6A36" w14:textId="77777777" w:rsidR="007153BD" w:rsidRPr="006145DB" w:rsidRDefault="007153BD" w:rsidP="002D5151">
            <w:pPr>
              <w:spacing w:after="0" w:line="240" w:lineRule="auto"/>
              <w:contextualSpacing/>
              <w:rPr>
                <w:rFonts w:cs="Arial"/>
                <w:sz w:val="20"/>
                <w:szCs w:val="20"/>
                <w:lang w:eastAsia="es-CO"/>
              </w:rPr>
            </w:pPr>
            <w:r w:rsidRPr="006145DB">
              <w:rPr>
                <w:rFonts w:cs="Arial"/>
                <w:sz w:val="20"/>
                <w:szCs w:val="20"/>
                <w:lang w:eastAsia="es-CO"/>
              </w:rPr>
              <w:t>Población Objetivo</w:t>
            </w:r>
          </w:p>
        </w:tc>
        <w:tc>
          <w:tcPr>
            <w:tcW w:w="7699" w:type="dxa"/>
            <w:shd w:val="clear" w:color="auto" w:fill="FFFFFF" w:themeFill="background1"/>
            <w:vAlign w:val="center"/>
          </w:tcPr>
          <w:p w14:paraId="1BDD4BD2" w14:textId="77777777" w:rsidR="007153BD" w:rsidRPr="006145DB" w:rsidRDefault="007153BD" w:rsidP="00F23E36">
            <w:pPr>
              <w:pStyle w:val="Textoindependiente"/>
              <w:spacing w:after="0" w:line="240" w:lineRule="auto"/>
              <w:jc w:val="both"/>
              <w:rPr>
                <w:rFonts w:cs="Arial"/>
                <w:sz w:val="20"/>
                <w:szCs w:val="20"/>
                <w:lang w:eastAsia="es-CO"/>
              </w:rPr>
            </w:pPr>
            <w:r w:rsidRPr="006145DB">
              <w:rPr>
                <w:rFonts w:eastAsia="Arial" w:cs="Arial"/>
                <w:sz w:val="20"/>
                <w:szCs w:val="20"/>
              </w:rPr>
              <w:t>Personas con discapacidad mayores de edad que solicitan la valoración de apoyos, por voluntad propia o por parte un tercero o por solicitud de una autoridad competente, que residen en la ciudad de Bogotá D.C.</w:t>
            </w:r>
          </w:p>
        </w:tc>
      </w:tr>
      <w:tr w:rsidR="007153BD" w:rsidRPr="006145DB" w14:paraId="5656057B" w14:textId="77777777" w:rsidTr="007153BD">
        <w:trPr>
          <w:trHeight w:val="828"/>
          <w:jc w:val="center"/>
        </w:trPr>
        <w:tc>
          <w:tcPr>
            <w:tcW w:w="1696" w:type="dxa"/>
            <w:shd w:val="clear" w:color="auto" w:fill="FFFFFF" w:themeFill="background1"/>
            <w:vAlign w:val="center"/>
          </w:tcPr>
          <w:p w14:paraId="42BBC494" w14:textId="77777777" w:rsidR="007153BD" w:rsidRPr="006145DB" w:rsidRDefault="007153BD" w:rsidP="002D5151">
            <w:pPr>
              <w:spacing w:line="240" w:lineRule="auto"/>
              <w:contextualSpacing/>
              <w:rPr>
                <w:rFonts w:cs="Arial"/>
                <w:sz w:val="20"/>
                <w:szCs w:val="20"/>
                <w:lang w:eastAsia="es-CO"/>
              </w:rPr>
            </w:pPr>
            <w:r w:rsidRPr="006145DB">
              <w:rPr>
                <w:rFonts w:cs="Arial"/>
                <w:sz w:val="20"/>
                <w:szCs w:val="20"/>
                <w:lang w:eastAsia="es-CO"/>
              </w:rPr>
              <w:t>Fuentes de Información de la Población Objetivo</w:t>
            </w:r>
          </w:p>
        </w:tc>
        <w:tc>
          <w:tcPr>
            <w:tcW w:w="7699" w:type="dxa"/>
            <w:shd w:val="clear" w:color="auto" w:fill="FFFFFF" w:themeFill="background1"/>
            <w:vAlign w:val="center"/>
          </w:tcPr>
          <w:p w14:paraId="3871299F" w14:textId="77777777" w:rsidR="007153BD" w:rsidRPr="006145DB" w:rsidRDefault="007153BD" w:rsidP="005B435E">
            <w:pPr>
              <w:spacing w:after="0" w:line="240" w:lineRule="auto"/>
              <w:rPr>
                <w:rFonts w:cs="Arial"/>
                <w:sz w:val="14"/>
                <w:szCs w:val="14"/>
              </w:rPr>
            </w:pPr>
          </w:p>
          <w:tbl>
            <w:tblPr>
              <w:tblStyle w:val="Tablaconcuadrcula"/>
              <w:tblW w:w="7491" w:type="dxa"/>
              <w:jc w:val="center"/>
              <w:shd w:val="clear" w:color="auto" w:fill="FFFFFF" w:themeFill="background1"/>
              <w:tblLayout w:type="fixed"/>
              <w:tblLook w:val="04A0" w:firstRow="1" w:lastRow="0" w:firstColumn="1" w:lastColumn="0" w:noHBand="0" w:noVBand="1"/>
            </w:tblPr>
            <w:tblGrid>
              <w:gridCol w:w="3157"/>
              <w:gridCol w:w="1134"/>
              <w:gridCol w:w="1134"/>
              <w:gridCol w:w="2066"/>
            </w:tblGrid>
            <w:tr w:rsidR="001F6D37" w:rsidRPr="006145DB" w14:paraId="44713DF4" w14:textId="77777777" w:rsidTr="00F23E36">
              <w:trPr>
                <w:trHeight w:val="372"/>
                <w:jc w:val="center"/>
              </w:trPr>
              <w:tc>
                <w:tcPr>
                  <w:tcW w:w="3157" w:type="dxa"/>
                  <w:shd w:val="clear" w:color="auto" w:fill="FFFFFF" w:themeFill="background1"/>
                  <w:vAlign w:val="center"/>
                </w:tcPr>
                <w:p w14:paraId="68569A04"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4" w:type="dxa"/>
                  <w:shd w:val="clear" w:color="auto" w:fill="FFFFFF" w:themeFill="background1"/>
                  <w:vAlign w:val="center"/>
                </w:tcPr>
                <w:p w14:paraId="5D5F82D0"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342A4CF7"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2066" w:type="dxa"/>
                  <w:shd w:val="clear" w:color="auto" w:fill="FFFFFF" w:themeFill="background1"/>
                  <w:vAlign w:val="center"/>
                </w:tcPr>
                <w:p w14:paraId="55D76CAE"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1F6D37" w:rsidRPr="006145DB" w14:paraId="6F8D6CEF" w14:textId="77777777" w:rsidTr="00F23E36">
              <w:trPr>
                <w:trHeight w:val="221"/>
                <w:jc w:val="center"/>
              </w:trPr>
              <w:tc>
                <w:tcPr>
                  <w:tcW w:w="3157" w:type="dxa"/>
                  <w:vMerge w:val="restart"/>
                  <w:shd w:val="clear" w:color="auto" w:fill="FFFFFF" w:themeFill="background1"/>
                  <w:vAlign w:val="center"/>
                </w:tcPr>
                <w:p w14:paraId="4762A550" w14:textId="77777777" w:rsidR="007153BD" w:rsidRPr="006145DB" w:rsidRDefault="007153BD" w:rsidP="005B435E">
                  <w:pPr>
                    <w:tabs>
                      <w:tab w:val="left" w:pos="709"/>
                    </w:tabs>
                    <w:contextualSpacing/>
                    <w:jc w:val="both"/>
                    <w:rPr>
                      <w:rStyle w:val="normaltextrun"/>
                      <w:rFonts w:cs="Arial"/>
                      <w:sz w:val="16"/>
                      <w:szCs w:val="16"/>
                    </w:rPr>
                  </w:pPr>
                  <w:r w:rsidRPr="006145DB">
                    <w:rPr>
                      <w:rStyle w:val="normaltextrun"/>
                      <w:rFonts w:cs="Arial"/>
                      <w:sz w:val="16"/>
                      <w:szCs w:val="16"/>
                    </w:rPr>
                    <w:t xml:space="preserve">Persona con discapacidad mayor de edad </w:t>
                  </w:r>
                </w:p>
              </w:tc>
              <w:tc>
                <w:tcPr>
                  <w:tcW w:w="1134" w:type="dxa"/>
                  <w:shd w:val="clear" w:color="auto" w:fill="FFFFFF" w:themeFill="background1"/>
                  <w:vAlign w:val="center"/>
                </w:tcPr>
                <w:p w14:paraId="2E6CC894"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shd w:val="clear" w:color="auto" w:fill="FFFFFF" w:themeFill="background1"/>
                  <w:vAlign w:val="center"/>
                </w:tcPr>
                <w:p w14:paraId="1E57996E"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2066" w:type="dxa"/>
                  <w:shd w:val="clear" w:color="auto" w:fill="FFFFFF" w:themeFill="background1"/>
                  <w:vAlign w:val="center"/>
                </w:tcPr>
                <w:p w14:paraId="21A5C543"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1F6D37" w:rsidRPr="006145DB" w14:paraId="25D448C0" w14:textId="77777777" w:rsidTr="00F23E36">
              <w:trPr>
                <w:trHeight w:val="221"/>
                <w:jc w:val="center"/>
              </w:trPr>
              <w:tc>
                <w:tcPr>
                  <w:tcW w:w="3157" w:type="dxa"/>
                  <w:vMerge/>
                  <w:shd w:val="clear" w:color="auto" w:fill="FFFFFF" w:themeFill="background1"/>
                  <w:vAlign w:val="center"/>
                </w:tcPr>
                <w:p w14:paraId="1F99059C" w14:textId="77777777" w:rsidR="007153BD" w:rsidRPr="006145DB" w:rsidRDefault="007153BD" w:rsidP="005B435E">
                  <w:pPr>
                    <w:tabs>
                      <w:tab w:val="left" w:pos="709"/>
                    </w:tabs>
                    <w:contextualSpacing/>
                    <w:jc w:val="both"/>
                    <w:rPr>
                      <w:rStyle w:val="normaltextrun"/>
                      <w:rFonts w:cs="Arial"/>
                      <w:sz w:val="16"/>
                      <w:szCs w:val="16"/>
                    </w:rPr>
                  </w:pPr>
                </w:p>
              </w:tc>
              <w:tc>
                <w:tcPr>
                  <w:tcW w:w="1134" w:type="dxa"/>
                  <w:shd w:val="clear" w:color="auto" w:fill="FFFFFF" w:themeFill="background1"/>
                  <w:vAlign w:val="center"/>
                </w:tcPr>
                <w:p w14:paraId="4C790405"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shd w:val="clear" w:color="auto" w:fill="FFFFFF" w:themeFill="background1"/>
                  <w:vAlign w:val="center"/>
                </w:tcPr>
                <w:p w14:paraId="599BFF31"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2066" w:type="dxa"/>
                  <w:shd w:val="clear" w:color="auto" w:fill="FFFFFF" w:themeFill="background1"/>
                  <w:vAlign w:val="center"/>
                </w:tcPr>
                <w:p w14:paraId="5099F0AA"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3CB278E2"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1F6D37" w:rsidRPr="006145DB" w14:paraId="4AEF97F4" w14:textId="77777777" w:rsidTr="00F23E36">
              <w:trPr>
                <w:trHeight w:val="221"/>
                <w:jc w:val="center"/>
              </w:trPr>
              <w:tc>
                <w:tcPr>
                  <w:tcW w:w="3157" w:type="dxa"/>
                  <w:tcBorders>
                    <w:bottom w:val="single" w:sz="4" w:space="0" w:color="auto"/>
                  </w:tcBorders>
                  <w:shd w:val="clear" w:color="auto" w:fill="FFFFFF" w:themeFill="background1"/>
                  <w:vAlign w:val="center"/>
                </w:tcPr>
                <w:p w14:paraId="5BF7AEA3" w14:textId="77777777" w:rsidR="007153BD" w:rsidRPr="006145DB" w:rsidRDefault="007153BD" w:rsidP="005B435E">
                  <w:pPr>
                    <w:tabs>
                      <w:tab w:val="left" w:pos="709"/>
                    </w:tabs>
                    <w:contextualSpacing/>
                    <w:jc w:val="both"/>
                    <w:rPr>
                      <w:rStyle w:val="normaltextrun"/>
                      <w:rFonts w:cs="Arial"/>
                      <w:sz w:val="16"/>
                      <w:szCs w:val="16"/>
                    </w:rPr>
                  </w:pPr>
                  <w:r w:rsidRPr="006145DB">
                    <w:rPr>
                      <w:rStyle w:val="normaltextrun"/>
                      <w:rFonts w:cs="Arial"/>
                      <w:sz w:val="16"/>
                      <w:szCs w:val="16"/>
                    </w:rPr>
                    <w:t>Solicitud de valoración de apoyos por voluntad propia o por parte de un tercero</w:t>
                  </w:r>
                </w:p>
              </w:tc>
              <w:tc>
                <w:tcPr>
                  <w:tcW w:w="1134" w:type="dxa"/>
                  <w:tcBorders>
                    <w:bottom w:val="single" w:sz="4" w:space="0" w:color="auto"/>
                  </w:tcBorders>
                  <w:shd w:val="clear" w:color="auto" w:fill="FFFFFF" w:themeFill="background1"/>
                  <w:vAlign w:val="center"/>
                </w:tcPr>
                <w:p w14:paraId="47F38898"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tcBorders>
                    <w:bottom w:val="single" w:sz="4" w:space="0" w:color="auto"/>
                  </w:tcBorders>
                  <w:shd w:val="clear" w:color="auto" w:fill="FFFFFF" w:themeFill="background1"/>
                  <w:vAlign w:val="center"/>
                </w:tcPr>
                <w:p w14:paraId="64CBFFD7"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2066" w:type="dxa"/>
                  <w:tcBorders>
                    <w:bottom w:val="single" w:sz="4" w:space="0" w:color="auto"/>
                  </w:tcBorders>
                  <w:shd w:val="clear" w:color="auto" w:fill="FFFFFF" w:themeFill="background1"/>
                  <w:vAlign w:val="center"/>
                </w:tcPr>
                <w:p w14:paraId="0122C608"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2E13DC1A"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1F6D37" w:rsidRPr="006145DB" w14:paraId="3C6A1D0E" w14:textId="77777777" w:rsidTr="00F23E36">
              <w:trPr>
                <w:trHeight w:val="231"/>
                <w:jc w:val="center"/>
              </w:trPr>
              <w:tc>
                <w:tcPr>
                  <w:tcW w:w="3157" w:type="dxa"/>
                  <w:tcBorders>
                    <w:bottom w:val="single" w:sz="4" w:space="0" w:color="auto"/>
                  </w:tcBorders>
                  <w:shd w:val="clear" w:color="auto" w:fill="FFFFFF" w:themeFill="background1"/>
                  <w:vAlign w:val="center"/>
                </w:tcPr>
                <w:p w14:paraId="64A54E0F" w14:textId="77777777" w:rsidR="007153BD" w:rsidRPr="006145DB" w:rsidRDefault="007153BD" w:rsidP="005B435E">
                  <w:pPr>
                    <w:tabs>
                      <w:tab w:val="left" w:pos="709"/>
                    </w:tabs>
                    <w:contextualSpacing/>
                    <w:jc w:val="both"/>
                    <w:rPr>
                      <w:rFonts w:cs="Arial"/>
                      <w:sz w:val="16"/>
                      <w:szCs w:val="16"/>
                      <w:lang w:eastAsia="es-CO"/>
                    </w:rPr>
                  </w:pPr>
                  <w:r w:rsidRPr="006145DB">
                    <w:rPr>
                      <w:rFonts w:cs="Arial"/>
                      <w:sz w:val="16"/>
                      <w:szCs w:val="16"/>
                      <w:lang w:eastAsia="es-CO"/>
                    </w:rPr>
                    <w:t xml:space="preserve">O solicitud </w:t>
                  </w:r>
                  <w:r w:rsidRPr="006145DB">
                    <w:rPr>
                      <w:rStyle w:val="normaltextrun"/>
                      <w:rFonts w:cs="Arial"/>
                      <w:sz w:val="16"/>
                      <w:szCs w:val="16"/>
                    </w:rPr>
                    <w:t>de valoración de apoyos</w:t>
                  </w:r>
                  <w:r w:rsidRPr="006145DB">
                    <w:rPr>
                      <w:rFonts w:cs="Arial"/>
                      <w:sz w:val="16"/>
                      <w:szCs w:val="16"/>
                      <w:lang w:eastAsia="es-CO"/>
                    </w:rPr>
                    <w:t xml:space="preserve"> desde una autoridad competente</w:t>
                  </w:r>
                </w:p>
              </w:tc>
              <w:tc>
                <w:tcPr>
                  <w:tcW w:w="1134" w:type="dxa"/>
                  <w:tcBorders>
                    <w:bottom w:val="single" w:sz="4" w:space="0" w:color="auto"/>
                  </w:tcBorders>
                  <w:shd w:val="clear" w:color="auto" w:fill="FFFFFF" w:themeFill="background1"/>
                  <w:vAlign w:val="center"/>
                </w:tcPr>
                <w:p w14:paraId="34B07283"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4" w:type="dxa"/>
                  <w:tcBorders>
                    <w:bottom w:val="single" w:sz="4" w:space="0" w:color="auto"/>
                  </w:tcBorders>
                  <w:shd w:val="clear" w:color="auto" w:fill="FFFFFF" w:themeFill="background1"/>
                  <w:vAlign w:val="center"/>
                </w:tcPr>
                <w:p w14:paraId="7025D5FE"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2066" w:type="dxa"/>
                  <w:tcBorders>
                    <w:bottom w:val="single" w:sz="4" w:space="0" w:color="auto"/>
                  </w:tcBorders>
                  <w:shd w:val="clear" w:color="auto" w:fill="FFFFFF" w:themeFill="background1"/>
                  <w:vAlign w:val="center"/>
                </w:tcPr>
                <w:p w14:paraId="768F5945"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7460B0C3" w14:textId="77777777" w:rsidR="007153BD" w:rsidRPr="006145DB" w:rsidRDefault="007153BD" w:rsidP="005B435E">
                  <w:pPr>
                    <w:tabs>
                      <w:tab w:val="left" w:pos="709"/>
                    </w:tabs>
                    <w:contextualSpacing/>
                    <w:jc w:val="center"/>
                    <w:rPr>
                      <w:rFonts w:cs="Arial"/>
                      <w:sz w:val="16"/>
                      <w:szCs w:val="16"/>
                      <w:lang w:eastAsia="es-CO"/>
                    </w:rPr>
                  </w:pPr>
                  <w:r w:rsidRPr="006145DB">
                    <w:rPr>
                      <w:rStyle w:val="normaltextrun"/>
                      <w:rFonts w:cs="Arial"/>
                      <w:sz w:val="16"/>
                      <w:szCs w:val="16"/>
                    </w:rPr>
                    <w:t>Equipo del servicio Social</w:t>
                  </w:r>
                </w:p>
              </w:tc>
            </w:tr>
            <w:tr w:rsidR="001F6D37" w:rsidRPr="006145DB" w14:paraId="45AF2483" w14:textId="77777777" w:rsidTr="00F23E36">
              <w:trPr>
                <w:trHeight w:val="231"/>
                <w:jc w:val="center"/>
              </w:trPr>
              <w:tc>
                <w:tcPr>
                  <w:tcW w:w="3157" w:type="dxa"/>
                  <w:vMerge w:val="restart"/>
                  <w:shd w:val="clear" w:color="auto" w:fill="FFFFFF" w:themeFill="background1"/>
                  <w:vAlign w:val="center"/>
                </w:tcPr>
                <w:p w14:paraId="4DE9716F" w14:textId="77777777" w:rsidR="007153BD" w:rsidRPr="006145DB" w:rsidRDefault="007153BD" w:rsidP="005B435E">
                  <w:pPr>
                    <w:tabs>
                      <w:tab w:val="left" w:pos="709"/>
                    </w:tabs>
                    <w:contextualSpacing/>
                    <w:jc w:val="both"/>
                    <w:rPr>
                      <w:rFonts w:cs="Arial"/>
                      <w:sz w:val="16"/>
                      <w:szCs w:val="16"/>
                      <w:lang w:eastAsia="es-CO"/>
                    </w:rPr>
                  </w:pPr>
                  <w:r w:rsidRPr="006145DB">
                    <w:rPr>
                      <w:rFonts w:cs="Arial"/>
                      <w:sz w:val="16"/>
                      <w:szCs w:val="16"/>
                      <w:lang w:eastAsia="es-CO"/>
                    </w:rPr>
                    <w:t xml:space="preserve">Residente en Bogotá D.C. </w:t>
                  </w:r>
                </w:p>
              </w:tc>
              <w:tc>
                <w:tcPr>
                  <w:tcW w:w="1134" w:type="dxa"/>
                  <w:tcBorders>
                    <w:bottom w:val="single" w:sz="4" w:space="0" w:color="auto"/>
                  </w:tcBorders>
                  <w:shd w:val="clear" w:color="auto" w:fill="FFFFFF" w:themeFill="background1"/>
                  <w:vAlign w:val="center"/>
                </w:tcPr>
                <w:p w14:paraId="0FB196E1"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4" w:type="dxa"/>
                  <w:tcBorders>
                    <w:bottom w:val="single" w:sz="4" w:space="0" w:color="auto"/>
                  </w:tcBorders>
                  <w:shd w:val="clear" w:color="auto" w:fill="FFFFFF" w:themeFill="background1"/>
                  <w:vAlign w:val="center"/>
                </w:tcPr>
                <w:p w14:paraId="2AF5EA44"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2066" w:type="dxa"/>
                  <w:tcBorders>
                    <w:bottom w:val="single" w:sz="4" w:space="0" w:color="auto"/>
                  </w:tcBorders>
                  <w:shd w:val="clear" w:color="auto" w:fill="FFFFFF" w:themeFill="background1"/>
                  <w:vAlign w:val="center"/>
                </w:tcPr>
                <w:p w14:paraId="3728F2D8"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38F90E87" w14:textId="77777777" w:rsidR="007153BD" w:rsidRPr="006145DB" w:rsidRDefault="007153BD" w:rsidP="005B435E">
                  <w:pPr>
                    <w:tabs>
                      <w:tab w:val="left" w:pos="709"/>
                    </w:tabs>
                    <w:contextualSpacing/>
                    <w:jc w:val="center"/>
                    <w:rPr>
                      <w:rFonts w:cs="Arial"/>
                      <w:sz w:val="16"/>
                      <w:szCs w:val="16"/>
                      <w:lang w:eastAsia="es-CO"/>
                    </w:rPr>
                  </w:pPr>
                  <w:r w:rsidRPr="006145DB">
                    <w:rPr>
                      <w:rStyle w:val="normaltextrun"/>
                      <w:rFonts w:cs="Arial"/>
                      <w:sz w:val="16"/>
                      <w:szCs w:val="16"/>
                    </w:rPr>
                    <w:t>Equipo del servicio Social</w:t>
                  </w:r>
                </w:p>
              </w:tc>
            </w:tr>
            <w:tr w:rsidR="001F6D37" w:rsidRPr="006145DB" w14:paraId="01AC6930" w14:textId="77777777" w:rsidTr="00F23E36">
              <w:trPr>
                <w:trHeight w:val="231"/>
                <w:jc w:val="center"/>
              </w:trPr>
              <w:tc>
                <w:tcPr>
                  <w:tcW w:w="3157" w:type="dxa"/>
                  <w:vMerge/>
                  <w:tcBorders>
                    <w:bottom w:val="nil"/>
                  </w:tcBorders>
                  <w:shd w:val="clear" w:color="auto" w:fill="FFFFFF" w:themeFill="background1"/>
                  <w:vAlign w:val="center"/>
                </w:tcPr>
                <w:p w14:paraId="6B189CC4" w14:textId="77777777" w:rsidR="007153BD" w:rsidRPr="006145DB" w:rsidRDefault="007153BD" w:rsidP="005B435E">
                  <w:pPr>
                    <w:tabs>
                      <w:tab w:val="left" w:pos="709"/>
                    </w:tabs>
                    <w:contextualSpacing/>
                    <w:jc w:val="both"/>
                    <w:rPr>
                      <w:rFonts w:cs="Arial"/>
                      <w:bCs/>
                      <w:sz w:val="16"/>
                      <w:szCs w:val="16"/>
                      <w:lang w:eastAsia="es-CO"/>
                    </w:rPr>
                  </w:pPr>
                </w:p>
              </w:tc>
              <w:tc>
                <w:tcPr>
                  <w:tcW w:w="1134" w:type="dxa"/>
                  <w:tcBorders>
                    <w:bottom w:val="nil"/>
                  </w:tcBorders>
                  <w:shd w:val="clear" w:color="auto" w:fill="FFFFFF" w:themeFill="background1"/>
                  <w:vAlign w:val="center"/>
                </w:tcPr>
                <w:p w14:paraId="2A42E99D"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tcBorders>
                    <w:bottom w:val="nil"/>
                  </w:tcBorders>
                  <w:shd w:val="clear" w:color="auto" w:fill="FFFFFF" w:themeFill="background1"/>
                  <w:vAlign w:val="center"/>
                </w:tcPr>
                <w:p w14:paraId="640900C7"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2066" w:type="dxa"/>
                  <w:tcBorders>
                    <w:bottom w:val="nil"/>
                  </w:tcBorders>
                  <w:shd w:val="clear" w:color="auto" w:fill="FFFFFF" w:themeFill="background1"/>
                  <w:vAlign w:val="center"/>
                </w:tcPr>
                <w:p w14:paraId="486FBCD7"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bl>
          <w:p w14:paraId="4E4C0B30" w14:textId="77777777" w:rsidR="007153BD" w:rsidRPr="006145DB" w:rsidRDefault="007153BD" w:rsidP="005B435E">
            <w:pPr>
              <w:tabs>
                <w:tab w:val="left" w:pos="709"/>
              </w:tabs>
              <w:spacing w:line="240" w:lineRule="auto"/>
              <w:contextualSpacing/>
              <w:jc w:val="both"/>
              <w:rPr>
                <w:rFonts w:cs="Arial"/>
                <w:bCs/>
                <w:sz w:val="20"/>
                <w:szCs w:val="20"/>
                <w:lang w:eastAsia="es-CO"/>
              </w:rPr>
            </w:pPr>
          </w:p>
        </w:tc>
      </w:tr>
      <w:tr w:rsidR="007153BD" w:rsidRPr="006145DB" w14:paraId="5995934F" w14:textId="77777777" w:rsidTr="007153BD">
        <w:trPr>
          <w:trHeight w:val="422"/>
          <w:jc w:val="center"/>
        </w:trPr>
        <w:tc>
          <w:tcPr>
            <w:tcW w:w="1696" w:type="dxa"/>
            <w:shd w:val="clear" w:color="auto" w:fill="FFFFFF" w:themeFill="background1"/>
            <w:vAlign w:val="center"/>
          </w:tcPr>
          <w:p w14:paraId="3D1D36BF" w14:textId="77777777" w:rsidR="007153BD" w:rsidRPr="006145DB" w:rsidRDefault="007153BD" w:rsidP="002D5151">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699" w:type="dxa"/>
            <w:shd w:val="clear" w:color="auto" w:fill="FFFFFF" w:themeFill="background1"/>
            <w:vAlign w:val="center"/>
          </w:tcPr>
          <w:tbl>
            <w:tblPr>
              <w:tblW w:w="7548" w:type="dxa"/>
              <w:jc w:val="center"/>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154"/>
              <w:gridCol w:w="1447"/>
              <w:gridCol w:w="1104"/>
              <w:gridCol w:w="1843"/>
            </w:tblGrid>
            <w:tr w:rsidR="001F6D37" w:rsidRPr="006145DB" w14:paraId="7AEEAB4F" w14:textId="77777777" w:rsidTr="006259B0">
              <w:trPr>
                <w:trHeight w:val="300"/>
                <w:jc w:val="center"/>
              </w:trPr>
              <w:tc>
                <w:tcPr>
                  <w:tcW w:w="3154" w:type="dxa"/>
                  <w:tcBorders>
                    <w:top w:val="nil"/>
                    <w:left w:val="single" w:sz="6" w:space="0" w:color="auto"/>
                    <w:bottom w:val="single" w:sz="6" w:space="0" w:color="auto"/>
                    <w:right w:val="single" w:sz="6" w:space="0" w:color="auto"/>
                  </w:tcBorders>
                  <w:shd w:val="clear" w:color="auto" w:fill="FFFFFF" w:themeFill="background1"/>
                  <w:vAlign w:val="center"/>
                  <w:hideMark/>
                </w:tcPr>
                <w:p w14:paraId="24CA08EB"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Criterios de Priorización</w:t>
                  </w:r>
                  <w:r w:rsidRPr="006145DB">
                    <w:rPr>
                      <w:rStyle w:val="eop"/>
                      <w:rFonts w:ascii="Arial" w:hAnsi="Arial" w:cs="Arial"/>
                      <w:sz w:val="16"/>
                      <w:szCs w:val="16"/>
                    </w:rPr>
                    <w:t> </w:t>
                  </w:r>
                </w:p>
              </w:tc>
              <w:tc>
                <w:tcPr>
                  <w:tcW w:w="1447" w:type="dxa"/>
                  <w:tcBorders>
                    <w:top w:val="nil"/>
                    <w:left w:val="single" w:sz="6" w:space="0" w:color="auto"/>
                    <w:bottom w:val="single" w:sz="6" w:space="0" w:color="auto"/>
                    <w:right w:val="single" w:sz="6" w:space="0" w:color="auto"/>
                  </w:tcBorders>
                  <w:shd w:val="clear" w:color="auto" w:fill="FFFFFF" w:themeFill="background1"/>
                  <w:vAlign w:val="center"/>
                  <w:hideMark/>
                </w:tcPr>
                <w:p w14:paraId="75C4D671"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Fuente de Información</w:t>
                  </w:r>
                </w:p>
              </w:tc>
              <w:tc>
                <w:tcPr>
                  <w:tcW w:w="1104" w:type="dxa"/>
                  <w:tcBorders>
                    <w:top w:val="nil"/>
                    <w:left w:val="single" w:sz="6" w:space="0" w:color="auto"/>
                    <w:bottom w:val="single" w:sz="6" w:space="0" w:color="auto"/>
                    <w:right w:val="single" w:sz="6" w:space="0" w:color="auto"/>
                  </w:tcBorders>
                  <w:shd w:val="clear" w:color="auto" w:fill="FFFFFF" w:themeFill="background1"/>
                  <w:vAlign w:val="center"/>
                  <w:hideMark/>
                </w:tcPr>
                <w:p w14:paraId="1B639A4C"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Periodicidad</w:t>
                  </w:r>
                </w:p>
              </w:tc>
              <w:tc>
                <w:tcPr>
                  <w:tcW w:w="1843" w:type="dxa"/>
                  <w:tcBorders>
                    <w:top w:val="nil"/>
                    <w:left w:val="single" w:sz="6" w:space="0" w:color="auto"/>
                    <w:bottom w:val="single" w:sz="6" w:space="0" w:color="auto"/>
                    <w:right w:val="single" w:sz="6" w:space="0" w:color="auto"/>
                  </w:tcBorders>
                  <w:shd w:val="clear" w:color="auto" w:fill="FFFFFF" w:themeFill="background1"/>
                  <w:vAlign w:val="center"/>
                  <w:hideMark/>
                </w:tcPr>
                <w:p w14:paraId="57232927"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Administrador</w:t>
                  </w:r>
                </w:p>
              </w:tc>
            </w:tr>
            <w:tr w:rsidR="001F6D37" w:rsidRPr="006145DB" w14:paraId="6573A8D1" w14:textId="77777777" w:rsidTr="006259B0">
              <w:trPr>
                <w:trHeight w:val="300"/>
                <w:jc w:val="center"/>
              </w:trPr>
              <w:tc>
                <w:tcPr>
                  <w:tcW w:w="3154" w:type="dxa"/>
                  <w:tcBorders>
                    <w:top w:val="single" w:sz="6" w:space="0" w:color="auto"/>
                    <w:left w:val="single" w:sz="6" w:space="0" w:color="auto"/>
                    <w:bottom w:val="single" w:sz="6" w:space="0" w:color="auto"/>
                    <w:right w:val="single" w:sz="6" w:space="0" w:color="auto"/>
                  </w:tcBorders>
                  <w:vAlign w:val="center"/>
                  <w:hideMark/>
                </w:tcPr>
                <w:p w14:paraId="312EF65A" w14:textId="77777777" w:rsidR="007153BD" w:rsidRPr="006145DB" w:rsidRDefault="007153BD" w:rsidP="00A60C7E">
                  <w:pPr>
                    <w:pStyle w:val="paragraph"/>
                    <w:spacing w:before="0" w:beforeAutospacing="0" w:after="0" w:afterAutospacing="0"/>
                    <w:ind w:left="58" w:right="148"/>
                    <w:jc w:val="both"/>
                    <w:textAlignment w:val="baseline"/>
                    <w:rPr>
                      <w:rFonts w:ascii="Arial" w:hAnsi="Arial" w:cs="Arial"/>
                      <w:sz w:val="16"/>
                      <w:szCs w:val="16"/>
                    </w:rPr>
                  </w:pPr>
                  <w:r w:rsidRPr="006145DB">
                    <w:rPr>
                      <w:rFonts w:ascii="Arial" w:hAnsi="Arial" w:cs="Arial"/>
                      <w:sz w:val="16"/>
                      <w:szCs w:val="16"/>
                    </w:rPr>
                    <w:t>Persona cuya solicitud del servicio sea remitida por orden judicial por la autoridad competente.</w:t>
                  </w:r>
                </w:p>
              </w:tc>
              <w:tc>
                <w:tcPr>
                  <w:tcW w:w="1447" w:type="dxa"/>
                  <w:tcBorders>
                    <w:top w:val="single" w:sz="6" w:space="0" w:color="auto"/>
                    <w:left w:val="single" w:sz="6" w:space="0" w:color="auto"/>
                    <w:bottom w:val="single" w:sz="6" w:space="0" w:color="auto"/>
                    <w:right w:val="single" w:sz="6" w:space="0" w:color="auto"/>
                  </w:tcBorders>
                  <w:vAlign w:val="center"/>
                  <w:hideMark/>
                </w:tcPr>
                <w:p w14:paraId="71ADAFE3"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Verificación en campo</w:t>
                  </w:r>
                </w:p>
              </w:tc>
              <w:tc>
                <w:tcPr>
                  <w:tcW w:w="1104" w:type="dxa"/>
                  <w:tcBorders>
                    <w:top w:val="single" w:sz="6" w:space="0" w:color="auto"/>
                    <w:left w:val="single" w:sz="6" w:space="0" w:color="auto"/>
                    <w:bottom w:val="single" w:sz="6" w:space="0" w:color="auto"/>
                    <w:right w:val="single" w:sz="6" w:space="0" w:color="auto"/>
                  </w:tcBorders>
                  <w:vAlign w:val="center"/>
                  <w:hideMark/>
                </w:tcPr>
                <w:p w14:paraId="2F418576"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Demanda</w:t>
                  </w:r>
                </w:p>
              </w:tc>
              <w:tc>
                <w:tcPr>
                  <w:tcW w:w="1843" w:type="dxa"/>
                  <w:tcBorders>
                    <w:top w:val="single" w:sz="6" w:space="0" w:color="auto"/>
                    <w:left w:val="single" w:sz="6" w:space="0" w:color="auto"/>
                    <w:bottom w:val="single" w:sz="6" w:space="0" w:color="auto"/>
                    <w:right w:val="single" w:sz="6" w:space="0" w:color="auto"/>
                  </w:tcBorders>
                  <w:vAlign w:val="center"/>
                  <w:hideMark/>
                </w:tcPr>
                <w:p w14:paraId="7FA9CC37" w14:textId="77777777" w:rsidR="007153BD" w:rsidRPr="006145DB" w:rsidRDefault="007153BD" w:rsidP="005B435E">
                  <w:pPr>
                    <w:tabs>
                      <w:tab w:val="left" w:pos="709"/>
                    </w:tabs>
                    <w:spacing w:after="0" w:line="240" w:lineRule="auto"/>
                    <w:contextualSpacing/>
                    <w:jc w:val="center"/>
                    <w:rPr>
                      <w:rStyle w:val="normaltextrun"/>
                      <w:rFonts w:cs="Arial"/>
                      <w:sz w:val="16"/>
                      <w:szCs w:val="16"/>
                    </w:rPr>
                  </w:pPr>
                  <w:r w:rsidRPr="006145DB">
                    <w:rPr>
                      <w:rStyle w:val="normaltextrun"/>
                      <w:rFonts w:cs="Arial"/>
                      <w:sz w:val="16"/>
                      <w:szCs w:val="16"/>
                    </w:rPr>
                    <w:t>Subdirección para la discapacidad</w:t>
                  </w:r>
                </w:p>
                <w:p w14:paraId="300C5DB5"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Equipo del servicio Social</w:t>
                  </w:r>
                </w:p>
              </w:tc>
            </w:tr>
            <w:tr w:rsidR="001F6D37" w:rsidRPr="006145DB" w14:paraId="5E54D3E8" w14:textId="77777777" w:rsidTr="006259B0">
              <w:trPr>
                <w:trHeight w:val="300"/>
                <w:jc w:val="center"/>
              </w:trPr>
              <w:tc>
                <w:tcPr>
                  <w:tcW w:w="3154" w:type="dxa"/>
                  <w:vMerge w:val="restart"/>
                  <w:tcBorders>
                    <w:top w:val="single" w:sz="6" w:space="0" w:color="auto"/>
                    <w:left w:val="single" w:sz="6" w:space="0" w:color="auto"/>
                    <w:right w:val="single" w:sz="6" w:space="0" w:color="auto"/>
                  </w:tcBorders>
                  <w:vAlign w:val="center"/>
                </w:tcPr>
                <w:p w14:paraId="21203F62" w14:textId="77777777" w:rsidR="007153BD" w:rsidRPr="006145DB" w:rsidRDefault="007153BD" w:rsidP="00A60C7E">
                  <w:pPr>
                    <w:pStyle w:val="paragraph"/>
                    <w:spacing w:before="0" w:beforeAutospacing="0" w:after="0" w:afterAutospacing="0"/>
                    <w:ind w:left="58" w:right="148"/>
                    <w:jc w:val="both"/>
                    <w:textAlignment w:val="baseline"/>
                    <w:rPr>
                      <w:rFonts w:ascii="Arial" w:hAnsi="Arial" w:cs="Arial"/>
                      <w:sz w:val="16"/>
                      <w:szCs w:val="16"/>
                    </w:rPr>
                  </w:pPr>
                  <w:r w:rsidRPr="006145DB">
                    <w:rPr>
                      <w:rFonts w:ascii="Arial" w:hAnsi="Arial" w:cs="Arial"/>
                      <w:sz w:val="16"/>
                      <w:szCs w:val="16"/>
                    </w:rPr>
                    <w:t>Persona en situación de pobreza extrema, con clasificación A1 hasta A5 de SISBEN IV</w:t>
                  </w:r>
                </w:p>
              </w:tc>
              <w:tc>
                <w:tcPr>
                  <w:tcW w:w="1447" w:type="dxa"/>
                  <w:tcBorders>
                    <w:top w:val="single" w:sz="6" w:space="0" w:color="auto"/>
                    <w:left w:val="single" w:sz="6" w:space="0" w:color="auto"/>
                    <w:bottom w:val="single" w:sz="6" w:space="0" w:color="auto"/>
                    <w:right w:val="single" w:sz="6" w:space="0" w:color="auto"/>
                  </w:tcBorders>
                  <w:vAlign w:val="center"/>
                </w:tcPr>
                <w:p w14:paraId="6D2C43D4"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 xml:space="preserve">SISBEN IV Bogotá. </w:t>
                  </w:r>
                </w:p>
              </w:tc>
              <w:tc>
                <w:tcPr>
                  <w:tcW w:w="1104" w:type="dxa"/>
                  <w:tcBorders>
                    <w:top w:val="single" w:sz="6" w:space="0" w:color="auto"/>
                    <w:left w:val="single" w:sz="6" w:space="0" w:color="auto"/>
                    <w:bottom w:val="single" w:sz="6" w:space="0" w:color="auto"/>
                    <w:right w:val="single" w:sz="6" w:space="0" w:color="auto"/>
                  </w:tcBorders>
                  <w:vAlign w:val="center"/>
                </w:tcPr>
                <w:p w14:paraId="563302D1"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Fonts w:ascii="Arial" w:hAnsi="Arial" w:cs="Arial"/>
                      <w:sz w:val="16"/>
                      <w:szCs w:val="16"/>
                    </w:rPr>
                    <w:t>Mensual (Mes Vencido)</w:t>
                  </w:r>
                </w:p>
              </w:tc>
              <w:tc>
                <w:tcPr>
                  <w:tcW w:w="1843" w:type="dxa"/>
                  <w:tcBorders>
                    <w:top w:val="single" w:sz="6" w:space="0" w:color="auto"/>
                    <w:left w:val="single" w:sz="6" w:space="0" w:color="auto"/>
                    <w:bottom w:val="single" w:sz="6" w:space="0" w:color="auto"/>
                    <w:right w:val="single" w:sz="6" w:space="0" w:color="auto"/>
                  </w:tcBorders>
                  <w:vAlign w:val="center"/>
                </w:tcPr>
                <w:p w14:paraId="7DFFEDDB" w14:textId="77777777" w:rsidR="007153BD" w:rsidRPr="006145DB" w:rsidRDefault="007153BD" w:rsidP="005B435E">
                  <w:pPr>
                    <w:tabs>
                      <w:tab w:val="left" w:pos="709"/>
                    </w:tabs>
                    <w:spacing w:after="0" w:line="240" w:lineRule="auto"/>
                    <w:contextualSpacing/>
                    <w:jc w:val="center"/>
                    <w:rPr>
                      <w:rStyle w:val="normaltextrun"/>
                      <w:rFonts w:cs="Arial"/>
                      <w:sz w:val="16"/>
                      <w:szCs w:val="16"/>
                    </w:rPr>
                  </w:pPr>
                  <w:r w:rsidRPr="006145DB">
                    <w:rPr>
                      <w:rFonts w:cs="Arial"/>
                      <w:sz w:val="16"/>
                      <w:szCs w:val="16"/>
                    </w:rPr>
                    <w:t>Secretaría Distrital de Planeación - SDP</w:t>
                  </w:r>
                </w:p>
              </w:tc>
            </w:tr>
            <w:tr w:rsidR="001F6D37" w:rsidRPr="006145DB" w14:paraId="49E34B96" w14:textId="77777777" w:rsidTr="006259B0">
              <w:trPr>
                <w:trHeight w:val="300"/>
                <w:jc w:val="center"/>
              </w:trPr>
              <w:tc>
                <w:tcPr>
                  <w:tcW w:w="3154" w:type="dxa"/>
                  <w:vMerge/>
                  <w:tcBorders>
                    <w:left w:val="single" w:sz="6" w:space="0" w:color="auto"/>
                    <w:bottom w:val="single" w:sz="6" w:space="0" w:color="auto"/>
                    <w:right w:val="single" w:sz="6" w:space="0" w:color="auto"/>
                  </w:tcBorders>
                  <w:vAlign w:val="center"/>
                </w:tcPr>
                <w:p w14:paraId="7752541A" w14:textId="77777777" w:rsidR="007153BD" w:rsidRPr="006145DB" w:rsidRDefault="007153BD" w:rsidP="00A60C7E">
                  <w:pPr>
                    <w:pStyle w:val="paragraph"/>
                    <w:spacing w:before="0" w:beforeAutospacing="0" w:after="0" w:afterAutospacing="0"/>
                    <w:ind w:left="58" w:right="148"/>
                    <w:jc w:val="both"/>
                    <w:textAlignment w:val="baseline"/>
                    <w:rPr>
                      <w:rFonts w:ascii="Arial" w:hAnsi="Arial" w:cs="Arial"/>
                      <w:sz w:val="16"/>
                      <w:szCs w:val="16"/>
                    </w:rPr>
                  </w:pPr>
                </w:p>
              </w:tc>
              <w:tc>
                <w:tcPr>
                  <w:tcW w:w="1447" w:type="dxa"/>
                  <w:tcBorders>
                    <w:top w:val="single" w:sz="6" w:space="0" w:color="auto"/>
                    <w:left w:val="single" w:sz="6" w:space="0" w:color="auto"/>
                    <w:bottom w:val="single" w:sz="6" w:space="0" w:color="auto"/>
                    <w:right w:val="single" w:sz="6" w:space="0" w:color="auto"/>
                  </w:tcBorders>
                  <w:vAlign w:val="center"/>
                </w:tcPr>
                <w:p w14:paraId="2C716E12"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Base Maestra</w:t>
                  </w:r>
                </w:p>
              </w:tc>
              <w:tc>
                <w:tcPr>
                  <w:tcW w:w="1104" w:type="dxa"/>
                  <w:tcBorders>
                    <w:top w:val="single" w:sz="6" w:space="0" w:color="auto"/>
                    <w:left w:val="single" w:sz="6" w:space="0" w:color="auto"/>
                    <w:bottom w:val="single" w:sz="6" w:space="0" w:color="auto"/>
                    <w:right w:val="single" w:sz="6" w:space="0" w:color="auto"/>
                  </w:tcBorders>
                  <w:vAlign w:val="center"/>
                </w:tcPr>
                <w:p w14:paraId="16986F80"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Fonts w:ascii="Arial" w:hAnsi="Arial" w:cs="Arial"/>
                      <w:sz w:val="16"/>
                      <w:szCs w:val="16"/>
                    </w:rPr>
                    <w:t>Semestral</w:t>
                  </w:r>
                </w:p>
              </w:tc>
              <w:tc>
                <w:tcPr>
                  <w:tcW w:w="1843" w:type="dxa"/>
                  <w:tcBorders>
                    <w:top w:val="single" w:sz="6" w:space="0" w:color="auto"/>
                    <w:left w:val="single" w:sz="6" w:space="0" w:color="auto"/>
                    <w:bottom w:val="single" w:sz="6" w:space="0" w:color="auto"/>
                    <w:right w:val="single" w:sz="6" w:space="0" w:color="auto"/>
                  </w:tcBorders>
                  <w:vAlign w:val="center"/>
                </w:tcPr>
                <w:p w14:paraId="70FA357F" w14:textId="77777777" w:rsidR="007153BD" w:rsidRPr="006145DB" w:rsidRDefault="007153BD" w:rsidP="005B435E">
                  <w:pPr>
                    <w:tabs>
                      <w:tab w:val="left" w:pos="709"/>
                    </w:tabs>
                    <w:spacing w:after="0" w:line="240" w:lineRule="auto"/>
                    <w:contextualSpacing/>
                    <w:jc w:val="center"/>
                    <w:rPr>
                      <w:rStyle w:val="normaltextrun"/>
                      <w:rFonts w:cs="Arial"/>
                      <w:sz w:val="16"/>
                      <w:szCs w:val="16"/>
                    </w:rPr>
                  </w:pPr>
                  <w:r w:rsidRPr="006145DB">
                    <w:rPr>
                      <w:rFonts w:cs="Arial"/>
                      <w:sz w:val="16"/>
                      <w:szCs w:val="16"/>
                    </w:rPr>
                    <w:t>Secretaría Distrital de Planeación – SDP</w:t>
                  </w:r>
                </w:p>
              </w:tc>
            </w:tr>
            <w:tr w:rsidR="001F6D37" w:rsidRPr="006145DB" w14:paraId="21644CFC" w14:textId="77777777" w:rsidTr="006259B0">
              <w:trPr>
                <w:trHeight w:val="300"/>
                <w:jc w:val="center"/>
              </w:trPr>
              <w:tc>
                <w:tcPr>
                  <w:tcW w:w="3154" w:type="dxa"/>
                  <w:vMerge w:val="restart"/>
                  <w:tcBorders>
                    <w:left w:val="single" w:sz="6" w:space="0" w:color="auto"/>
                    <w:right w:val="single" w:sz="6" w:space="0" w:color="auto"/>
                  </w:tcBorders>
                  <w:vAlign w:val="center"/>
                </w:tcPr>
                <w:p w14:paraId="2FD79C79" w14:textId="77777777" w:rsidR="007153BD" w:rsidRPr="006145DB" w:rsidRDefault="007153BD" w:rsidP="00A60C7E">
                  <w:pPr>
                    <w:pStyle w:val="paragraph"/>
                    <w:spacing w:before="0" w:beforeAutospacing="0" w:after="0" w:afterAutospacing="0"/>
                    <w:ind w:left="58" w:right="148"/>
                    <w:jc w:val="both"/>
                    <w:textAlignment w:val="baseline"/>
                    <w:rPr>
                      <w:rFonts w:ascii="Arial" w:hAnsi="Arial" w:cs="Arial"/>
                      <w:sz w:val="16"/>
                      <w:szCs w:val="16"/>
                    </w:rPr>
                  </w:pPr>
                  <w:r w:rsidRPr="006145DB">
                    <w:rPr>
                      <w:rFonts w:ascii="Arial" w:hAnsi="Arial" w:cs="Arial"/>
                      <w:sz w:val="16"/>
                      <w:szCs w:val="16"/>
                    </w:rPr>
                    <w:t>Persona en situación de pobreza moderada, con clasificación B1 hasta B7 de SISBEN IV</w:t>
                  </w:r>
                </w:p>
              </w:tc>
              <w:tc>
                <w:tcPr>
                  <w:tcW w:w="1447" w:type="dxa"/>
                  <w:tcBorders>
                    <w:top w:val="single" w:sz="6" w:space="0" w:color="auto"/>
                    <w:left w:val="single" w:sz="6" w:space="0" w:color="auto"/>
                    <w:bottom w:val="single" w:sz="6" w:space="0" w:color="auto"/>
                    <w:right w:val="single" w:sz="6" w:space="0" w:color="auto"/>
                  </w:tcBorders>
                  <w:vAlign w:val="center"/>
                </w:tcPr>
                <w:p w14:paraId="7D9AA5C5"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 xml:space="preserve">SISBEN IV Bogotá. </w:t>
                  </w:r>
                </w:p>
              </w:tc>
              <w:tc>
                <w:tcPr>
                  <w:tcW w:w="1104" w:type="dxa"/>
                  <w:tcBorders>
                    <w:top w:val="single" w:sz="6" w:space="0" w:color="auto"/>
                    <w:left w:val="single" w:sz="6" w:space="0" w:color="auto"/>
                    <w:bottom w:val="single" w:sz="6" w:space="0" w:color="auto"/>
                    <w:right w:val="single" w:sz="6" w:space="0" w:color="auto"/>
                  </w:tcBorders>
                  <w:vAlign w:val="center"/>
                </w:tcPr>
                <w:p w14:paraId="30D67246"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Mensual (Mes Vencido)</w:t>
                  </w:r>
                </w:p>
              </w:tc>
              <w:tc>
                <w:tcPr>
                  <w:tcW w:w="1843" w:type="dxa"/>
                  <w:tcBorders>
                    <w:top w:val="single" w:sz="6" w:space="0" w:color="auto"/>
                    <w:left w:val="single" w:sz="6" w:space="0" w:color="auto"/>
                    <w:bottom w:val="single" w:sz="6" w:space="0" w:color="auto"/>
                    <w:right w:val="single" w:sz="6" w:space="0" w:color="auto"/>
                  </w:tcBorders>
                  <w:vAlign w:val="center"/>
                </w:tcPr>
                <w:p w14:paraId="2DEABD13" w14:textId="77777777" w:rsidR="007153BD" w:rsidRPr="006145DB" w:rsidRDefault="007153BD" w:rsidP="005B435E">
                  <w:pPr>
                    <w:tabs>
                      <w:tab w:val="left" w:pos="709"/>
                    </w:tabs>
                    <w:spacing w:after="0" w:line="240" w:lineRule="auto"/>
                    <w:contextualSpacing/>
                    <w:jc w:val="center"/>
                    <w:rPr>
                      <w:rFonts w:cs="Arial"/>
                      <w:sz w:val="16"/>
                      <w:szCs w:val="16"/>
                    </w:rPr>
                  </w:pPr>
                  <w:r w:rsidRPr="006145DB">
                    <w:rPr>
                      <w:rFonts w:cs="Arial"/>
                      <w:sz w:val="16"/>
                      <w:szCs w:val="16"/>
                    </w:rPr>
                    <w:t>Secretaría Distrital de Planeación - SDP</w:t>
                  </w:r>
                </w:p>
              </w:tc>
            </w:tr>
            <w:tr w:rsidR="001F6D37" w:rsidRPr="006145DB" w14:paraId="5D19CF34" w14:textId="77777777" w:rsidTr="006259B0">
              <w:trPr>
                <w:trHeight w:val="300"/>
                <w:jc w:val="center"/>
              </w:trPr>
              <w:tc>
                <w:tcPr>
                  <w:tcW w:w="3154" w:type="dxa"/>
                  <w:vMerge/>
                  <w:tcBorders>
                    <w:left w:val="single" w:sz="6" w:space="0" w:color="auto"/>
                    <w:bottom w:val="single" w:sz="4" w:space="0" w:color="auto"/>
                    <w:right w:val="single" w:sz="6" w:space="0" w:color="auto"/>
                  </w:tcBorders>
                  <w:vAlign w:val="center"/>
                </w:tcPr>
                <w:p w14:paraId="1FEA132D" w14:textId="77777777" w:rsidR="007153BD" w:rsidRPr="006145DB" w:rsidRDefault="007153BD" w:rsidP="00A60C7E">
                  <w:pPr>
                    <w:pStyle w:val="paragraph"/>
                    <w:spacing w:before="0" w:beforeAutospacing="0" w:after="0" w:afterAutospacing="0"/>
                    <w:ind w:left="58" w:right="148"/>
                    <w:jc w:val="both"/>
                    <w:textAlignment w:val="baseline"/>
                    <w:rPr>
                      <w:rFonts w:ascii="Arial" w:hAnsi="Arial" w:cs="Arial"/>
                      <w:sz w:val="16"/>
                      <w:szCs w:val="16"/>
                    </w:rPr>
                  </w:pPr>
                </w:p>
              </w:tc>
              <w:tc>
                <w:tcPr>
                  <w:tcW w:w="1447" w:type="dxa"/>
                  <w:tcBorders>
                    <w:top w:val="single" w:sz="6" w:space="0" w:color="auto"/>
                    <w:left w:val="single" w:sz="6" w:space="0" w:color="auto"/>
                    <w:bottom w:val="single" w:sz="4" w:space="0" w:color="auto"/>
                    <w:right w:val="single" w:sz="6" w:space="0" w:color="auto"/>
                  </w:tcBorders>
                  <w:vAlign w:val="center"/>
                </w:tcPr>
                <w:p w14:paraId="71EE5E97"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Base Maestra</w:t>
                  </w:r>
                </w:p>
              </w:tc>
              <w:tc>
                <w:tcPr>
                  <w:tcW w:w="1104" w:type="dxa"/>
                  <w:tcBorders>
                    <w:top w:val="single" w:sz="6" w:space="0" w:color="auto"/>
                    <w:left w:val="single" w:sz="6" w:space="0" w:color="auto"/>
                    <w:bottom w:val="single" w:sz="4" w:space="0" w:color="auto"/>
                    <w:right w:val="single" w:sz="6" w:space="0" w:color="auto"/>
                  </w:tcBorders>
                  <w:vAlign w:val="center"/>
                </w:tcPr>
                <w:p w14:paraId="60AFBE5D"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Trimestral</w:t>
                  </w:r>
                </w:p>
              </w:tc>
              <w:tc>
                <w:tcPr>
                  <w:tcW w:w="1843" w:type="dxa"/>
                  <w:tcBorders>
                    <w:top w:val="single" w:sz="6" w:space="0" w:color="auto"/>
                    <w:left w:val="single" w:sz="6" w:space="0" w:color="auto"/>
                    <w:bottom w:val="single" w:sz="4" w:space="0" w:color="auto"/>
                    <w:right w:val="single" w:sz="6" w:space="0" w:color="auto"/>
                  </w:tcBorders>
                  <w:vAlign w:val="center"/>
                </w:tcPr>
                <w:p w14:paraId="5126EB32" w14:textId="77777777" w:rsidR="007153BD" w:rsidRPr="006145DB" w:rsidRDefault="007153BD" w:rsidP="005B435E">
                  <w:pPr>
                    <w:tabs>
                      <w:tab w:val="left" w:pos="709"/>
                    </w:tabs>
                    <w:spacing w:after="0" w:line="240" w:lineRule="auto"/>
                    <w:contextualSpacing/>
                    <w:jc w:val="center"/>
                    <w:rPr>
                      <w:rFonts w:cs="Arial"/>
                      <w:sz w:val="16"/>
                      <w:szCs w:val="16"/>
                    </w:rPr>
                  </w:pPr>
                  <w:r w:rsidRPr="006145DB">
                    <w:rPr>
                      <w:rFonts w:cs="Arial"/>
                      <w:sz w:val="16"/>
                      <w:szCs w:val="16"/>
                    </w:rPr>
                    <w:t>Secretaría Distrital de Planeación – SDP</w:t>
                  </w:r>
                </w:p>
              </w:tc>
            </w:tr>
            <w:tr w:rsidR="001F6D37" w:rsidRPr="006145DB" w14:paraId="6D4387B5" w14:textId="77777777" w:rsidTr="006259B0">
              <w:trPr>
                <w:trHeight w:val="300"/>
                <w:jc w:val="center"/>
              </w:trPr>
              <w:tc>
                <w:tcPr>
                  <w:tcW w:w="3154" w:type="dxa"/>
                  <w:vMerge w:val="restart"/>
                  <w:tcBorders>
                    <w:top w:val="single" w:sz="4" w:space="0" w:color="auto"/>
                    <w:left w:val="single" w:sz="4" w:space="0" w:color="auto"/>
                    <w:bottom w:val="single" w:sz="4" w:space="0" w:color="auto"/>
                    <w:right w:val="single" w:sz="4" w:space="0" w:color="auto"/>
                  </w:tcBorders>
                  <w:vAlign w:val="center"/>
                </w:tcPr>
                <w:p w14:paraId="422EE943" w14:textId="77777777" w:rsidR="007153BD" w:rsidRPr="006145DB" w:rsidRDefault="007153BD" w:rsidP="00A60C7E">
                  <w:pPr>
                    <w:pStyle w:val="paragraph"/>
                    <w:spacing w:before="0" w:beforeAutospacing="0" w:after="0" w:afterAutospacing="0"/>
                    <w:ind w:left="58" w:right="148"/>
                    <w:jc w:val="both"/>
                    <w:textAlignment w:val="baseline"/>
                    <w:rPr>
                      <w:rFonts w:ascii="Arial" w:hAnsi="Arial" w:cs="Arial"/>
                      <w:sz w:val="16"/>
                      <w:szCs w:val="16"/>
                    </w:rPr>
                  </w:pPr>
                  <w:r w:rsidRPr="006145DB">
                    <w:rPr>
                      <w:rFonts w:ascii="Arial" w:hAnsi="Arial" w:cs="Arial"/>
                      <w:sz w:val="16"/>
                      <w:szCs w:val="16"/>
                    </w:rPr>
                    <w:t>Persona en situación de vulnerabilidad por inseguridad, con clasificación C1 hasta C9 de SISBEN IV</w:t>
                  </w:r>
                </w:p>
              </w:tc>
              <w:tc>
                <w:tcPr>
                  <w:tcW w:w="1447" w:type="dxa"/>
                  <w:tcBorders>
                    <w:top w:val="single" w:sz="4" w:space="0" w:color="auto"/>
                    <w:left w:val="single" w:sz="4" w:space="0" w:color="auto"/>
                    <w:bottom w:val="single" w:sz="4" w:space="0" w:color="auto"/>
                    <w:right w:val="single" w:sz="4" w:space="0" w:color="auto"/>
                  </w:tcBorders>
                  <w:vAlign w:val="center"/>
                </w:tcPr>
                <w:p w14:paraId="1CB79458"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SISBEN IV Bogotá.</w:t>
                  </w:r>
                </w:p>
              </w:tc>
              <w:tc>
                <w:tcPr>
                  <w:tcW w:w="1104" w:type="dxa"/>
                  <w:tcBorders>
                    <w:top w:val="single" w:sz="4" w:space="0" w:color="auto"/>
                    <w:left w:val="single" w:sz="4" w:space="0" w:color="auto"/>
                    <w:bottom w:val="single" w:sz="4" w:space="0" w:color="auto"/>
                    <w:right w:val="single" w:sz="4" w:space="0" w:color="auto"/>
                  </w:tcBorders>
                  <w:vAlign w:val="center"/>
                </w:tcPr>
                <w:p w14:paraId="49C2C81D"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Mensual (Mes Vencido)</w:t>
                  </w:r>
                </w:p>
              </w:tc>
              <w:tc>
                <w:tcPr>
                  <w:tcW w:w="1843" w:type="dxa"/>
                  <w:tcBorders>
                    <w:top w:val="single" w:sz="4" w:space="0" w:color="auto"/>
                    <w:left w:val="single" w:sz="4" w:space="0" w:color="auto"/>
                    <w:bottom w:val="single" w:sz="4" w:space="0" w:color="auto"/>
                    <w:right w:val="single" w:sz="4" w:space="0" w:color="auto"/>
                  </w:tcBorders>
                  <w:vAlign w:val="center"/>
                </w:tcPr>
                <w:p w14:paraId="5083D9B3" w14:textId="77777777" w:rsidR="007153BD" w:rsidRPr="006145DB" w:rsidRDefault="007153BD" w:rsidP="005B435E">
                  <w:pPr>
                    <w:tabs>
                      <w:tab w:val="left" w:pos="709"/>
                    </w:tabs>
                    <w:spacing w:after="0" w:line="240" w:lineRule="auto"/>
                    <w:contextualSpacing/>
                    <w:jc w:val="center"/>
                    <w:rPr>
                      <w:rFonts w:cs="Arial"/>
                      <w:sz w:val="16"/>
                      <w:szCs w:val="16"/>
                    </w:rPr>
                  </w:pPr>
                  <w:r w:rsidRPr="006145DB">
                    <w:rPr>
                      <w:rFonts w:cs="Arial"/>
                      <w:sz w:val="16"/>
                      <w:szCs w:val="16"/>
                    </w:rPr>
                    <w:t>Secretaría Distrital de Planeación - SDP</w:t>
                  </w:r>
                </w:p>
              </w:tc>
            </w:tr>
            <w:tr w:rsidR="001F6D37" w:rsidRPr="006145DB" w14:paraId="4A469A3B" w14:textId="77777777" w:rsidTr="006259B0">
              <w:trPr>
                <w:trHeight w:val="300"/>
                <w:jc w:val="center"/>
              </w:trPr>
              <w:tc>
                <w:tcPr>
                  <w:tcW w:w="3154" w:type="dxa"/>
                  <w:vMerge/>
                  <w:tcBorders>
                    <w:top w:val="single" w:sz="4" w:space="0" w:color="auto"/>
                    <w:left w:val="single" w:sz="4" w:space="0" w:color="auto"/>
                    <w:bottom w:val="single" w:sz="4" w:space="0" w:color="auto"/>
                    <w:right w:val="single" w:sz="4" w:space="0" w:color="auto"/>
                  </w:tcBorders>
                  <w:vAlign w:val="center"/>
                </w:tcPr>
                <w:p w14:paraId="52BA293B" w14:textId="77777777" w:rsidR="007153BD" w:rsidRPr="006145DB" w:rsidRDefault="007153BD" w:rsidP="00A60C7E">
                  <w:pPr>
                    <w:pStyle w:val="paragraph"/>
                    <w:spacing w:before="0" w:beforeAutospacing="0" w:after="0" w:afterAutospacing="0"/>
                    <w:ind w:left="58" w:right="148"/>
                    <w:jc w:val="both"/>
                    <w:textAlignment w:val="baseline"/>
                    <w:rPr>
                      <w:rFonts w:ascii="Arial" w:hAnsi="Arial" w:cs="Arial"/>
                      <w:sz w:val="16"/>
                      <w:szCs w:val="16"/>
                    </w:rPr>
                  </w:pPr>
                </w:p>
              </w:tc>
              <w:tc>
                <w:tcPr>
                  <w:tcW w:w="1447" w:type="dxa"/>
                  <w:tcBorders>
                    <w:top w:val="single" w:sz="4" w:space="0" w:color="auto"/>
                    <w:left w:val="single" w:sz="4" w:space="0" w:color="auto"/>
                    <w:bottom w:val="single" w:sz="4" w:space="0" w:color="auto"/>
                    <w:right w:val="single" w:sz="4" w:space="0" w:color="auto"/>
                  </w:tcBorders>
                  <w:vAlign w:val="center"/>
                </w:tcPr>
                <w:p w14:paraId="4ACCADA6"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Base Maestra</w:t>
                  </w:r>
                </w:p>
              </w:tc>
              <w:tc>
                <w:tcPr>
                  <w:tcW w:w="1104" w:type="dxa"/>
                  <w:tcBorders>
                    <w:top w:val="single" w:sz="4" w:space="0" w:color="auto"/>
                    <w:left w:val="single" w:sz="4" w:space="0" w:color="auto"/>
                    <w:bottom w:val="single" w:sz="4" w:space="0" w:color="auto"/>
                    <w:right w:val="single" w:sz="4" w:space="0" w:color="auto"/>
                  </w:tcBorders>
                  <w:vAlign w:val="center"/>
                </w:tcPr>
                <w:p w14:paraId="292EA4C1"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Trimestral</w:t>
                  </w:r>
                </w:p>
              </w:tc>
              <w:tc>
                <w:tcPr>
                  <w:tcW w:w="1843" w:type="dxa"/>
                  <w:tcBorders>
                    <w:top w:val="single" w:sz="4" w:space="0" w:color="auto"/>
                    <w:left w:val="single" w:sz="4" w:space="0" w:color="auto"/>
                    <w:bottom w:val="single" w:sz="4" w:space="0" w:color="auto"/>
                    <w:right w:val="single" w:sz="4" w:space="0" w:color="auto"/>
                  </w:tcBorders>
                  <w:vAlign w:val="center"/>
                </w:tcPr>
                <w:p w14:paraId="7D7345B8" w14:textId="77777777" w:rsidR="007153BD" w:rsidRPr="006145DB" w:rsidRDefault="007153BD" w:rsidP="005B435E">
                  <w:pPr>
                    <w:tabs>
                      <w:tab w:val="left" w:pos="709"/>
                    </w:tabs>
                    <w:spacing w:after="0" w:line="240" w:lineRule="auto"/>
                    <w:contextualSpacing/>
                    <w:jc w:val="center"/>
                    <w:rPr>
                      <w:rFonts w:cs="Arial"/>
                      <w:sz w:val="16"/>
                      <w:szCs w:val="16"/>
                    </w:rPr>
                  </w:pPr>
                  <w:r w:rsidRPr="006145DB">
                    <w:rPr>
                      <w:rFonts w:cs="Arial"/>
                      <w:sz w:val="16"/>
                      <w:szCs w:val="16"/>
                    </w:rPr>
                    <w:t>Secretaría Distrital de Planeación – SDP</w:t>
                  </w:r>
                </w:p>
              </w:tc>
            </w:tr>
            <w:tr w:rsidR="001F6D37" w:rsidRPr="006145DB" w14:paraId="010E72E0" w14:textId="77777777" w:rsidTr="006259B0">
              <w:trPr>
                <w:trHeight w:val="300"/>
                <w:jc w:val="center"/>
              </w:trPr>
              <w:tc>
                <w:tcPr>
                  <w:tcW w:w="3154" w:type="dxa"/>
                  <w:tcBorders>
                    <w:top w:val="single" w:sz="4" w:space="0" w:color="auto"/>
                    <w:left w:val="single" w:sz="4" w:space="0" w:color="auto"/>
                    <w:bottom w:val="single" w:sz="4" w:space="0" w:color="auto"/>
                    <w:right w:val="single" w:sz="4" w:space="0" w:color="auto"/>
                  </w:tcBorders>
                  <w:vAlign w:val="center"/>
                </w:tcPr>
                <w:p w14:paraId="1197A2FA" w14:textId="77777777" w:rsidR="007153BD" w:rsidRPr="006145DB" w:rsidRDefault="007153BD" w:rsidP="00A60C7E">
                  <w:pPr>
                    <w:pStyle w:val="paragraph"/>
                    <w:spacing w:before="0" w:beforeAutospacing="0" w:after="0" w:afterAutospacing="0"/>
                    <w:ind w:left="58" w:right="148"/>
                    <w:jc w:val="both"/>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6145DB">
                    <w:rPr>
                      <w:rStyle w:val="normaltextrun"/>
                      <w:rFonts w:ascii="Arial" w:hAnsi="Arial" w:cs="Arial"/>
                      <w:sz w:val="16"/>
                      <w:szCs w:val="16"/>
                    </w:rPr>
                    <w:t> </w:t>
                  </w:r>
                  <w:r w:rsidRPr="006145DB">
                    <w:rPr>
                      <w:rStyle w:val="eop"/>
                      <w:rFonts w:ascii="Arial" w:hAnsi="Arial" w:cs="Arial"/>
                      <w:sz w:val="16"/>
                      <w:szCs w:val="16"/>
                    </w:rPr>
                    <w:t> </w:t>
                  </w:r>
                </w:p>
              </w:tc>
              <w:tc>
                <w:tcPr>
                  <w:tcW w:w="1447" w:type="dxa"/>
                  <w:tcBorders>
                    <w:top w:val="single" w:sz="4" w:space="0" w:color="auto"/>
                    <w:left w:val="single" w:sz="4" w:space="0" w:color="auto"/>
                    <w:bottom w:val="single" w:sz="4" w:space="0" w:color="auto"/>
                    <w:right w:val="single" w:sz="4" w:space="0" w:color="auto"/>
                  </w:tcBorders>
                  <w:vAlign w:val="center"/>
                </w:tcPr>
                <w:p w14:paraId="0154069F"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 –  Registro Único de Victimas – RUV de la Unidad Administrativa Especial para la Atención y Reparación Integral de las Víctimas </w:t>
                  </w:r>
                </w:p>
              </w:tc>
              <w:tc>
                <w:tcPr>
                  <w:tcW w:w="1104" w:type="dxa"/>
                  <w:tcBorders>
                    <w:top w:val="single" w:sz="4" w:space="0" w:color="auto"/>
                    <w:left w:val="single" w:sz="4" w:space="0" w:color="auto"/>
                    <w:bottom w:val="single" w:sz="4" w:space="0" w:color="auto"/>
                    <w:right w:val="single" w:sz="4" w:space="0" w:color="auto"/>
                  </w:tcBorders>
                  <w:vAlign w:val="center"/>
                </w:tcPr>
                <w:p w14:paraId="0F8EC547"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Trimestral </w:t>
                  </w:r>
                </w:p>
              </w:tc>
              <w:tc>
                <w:tcPr>
                  <w:tcW w:w="1843" w:type="dxa"/>
                  <w:tcBorders>
                    <w:top w:val="single" w:sz="4" w:space="0" w:color="auto"/>
                    <w:left w:val="single" w:sz="4" w:space="0" w:color="auto"/>
                    <w:bottom w:val="single" w:sz="4" w:space="0" w:color="auto"/>
                    <w:right w:val="single" w:sz="4" w:space="0" w:color="auto"/>
                  </w:tcBorders>
                  <w:vAlign w:val="center"/>
                </w:tcPr>
                <w:p w14:paraId="7332DB28"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 Oficina Consejería Distrital de Paz, Víctimas y Reconciliación </w:t>
                  </w:r>
                </w:p>
              </w:tc>
            </w:tr>
            <w:tr w:rsidR="001F6D37" w:rsidRPr="006145DB" w14:paraId="5FA9BB4C" w14:textId="77777777" w:rsidTr="006259B0">
              <w:trPr>
                <w:trHeight w:val="300"/>
                <w:jc w:val="center"/>
              </w:trPr>
              <w:tc>
                <w:tcPr>
                  <w:tcW w:w="3154" w:type="dxa"/>
                  <w:tcBorders>
                    <w:top w:val="single" w:sz="4" w:space="0" w:color="auto"/>
                    <w:left w:val="single" w:sz="4" w:space="0" w:color="auto"/>
                    <w:bottom w:val="single" w:sz="4" w:space="0" w:color="auto"/>
                    <w:right w:val="single" w:sz="4" w:space="0" w:color="auto"/>
                  </w:tcBorders>
                  <w:vAlign w:val="center"/>
                  <w:hideMark/>
                </w:tcPr>
                <w:p w14:paraId="2259B572" w14:textId="77777777" w:rsidR="007153BD" w:rsidRPr="006145DB" w:rsidRDefault="007153BD" w:rsidP="00A60C7E">
                  <w:pPr>
                    <w:pStyle w:val="paragraph"/>
                    <w:spacing w:before="0" w:beforeAutospacing="0" w:after="0" w:afterAutospacing="0"/>
                    <w:ind w:left="58" w:right="148"/>
                    <w:jc w:val="both"/>
                    <w:textAlignment w:val="baseline"/>
                    <w:rPr>
                      <w:rFonts w:ascii="Arial" w:hAnsi="Arial" w:cs="Arial"/>
                      <w:sz w:val="16"/>
                      <w:szCs w:val="16"/>
                    </w:rPr>
                  </w:pPr>
                  <w:r w:rsidRPr="006145DB">
                    <w:rPr>
                      <w:rStyle w:val="normaltextrun"/>
                      <w:rFonts w:ascii="Arial" w:hAnsi="Arial"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  </w:t>
                  </w:r>
                  <w:r w:rsidRPr="006145DB">
                    <w:rPr>
                      <w:rStyle w:val="eop"/>
                      <w:rFonts w:ascii="Arial" w:hAnsi="Arial" w:cs="Arial"/>
                      <w:sz w:val="16"/>
                      <w:szCs w:val="16"/>
                    </w:rPr>
                    <w:t> </w:t>
                  </w:r>
                </w:p>
              </w:tc>
              <w:tc>
                <w:tcPr>
                  <w:tcW w:w="1447" w:type="dxa"/>
                  <w:tcBorders>
                    <w:top w:val="single" w:sz="4" w:space="0" w:color="auto"/>
                    <w:left w:val="single" w:sz="4" w:space="0" w:color="auto"/>
                    <w:bottom w:val="single" w:sz="4" w:space="0" w:color="auto"/>
                    <w:right w:val="single" w:sz="4" w:space="0" w:color="auto"/>
                  </w:tcBorders>
                  <w:vAlign w:val="center"/>
                  <w:hideMark/>
                </w:tcPr>
                <w:p w14:paraId="6692A77C"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Censos oficiales de comunidades étnicas: Indígena Cabildos reconocidos en la ciudad de Bogotá y Rrom - Gitano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233039EB"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 2021 entrega única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C2AC3E4"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 Ministerio del Interior  </w:t>
                  </w:r>
                </w:p>
              </w:tc>
            </w:tr>
            <w:tr w:rsidR="001F6D37" w:rsidRPr="006145DB" w14:paraId="3796FEBB" w14:textId="77777777" w:rsidTr="006259B0">
              <w:trPr>
                <w:trHeight w:val="300"/>
                <w:jc w:val="center"/>
              </w:trPr>
              <w:tc>
                <w:tcPr>
                  <w:tcW w:w="3154" w:type="dxa"/>
                  <w:tcBorders>
                    <w:top w:val="single" w:sz="4" w:space="0" w:color="auto"/>
                    <w:left w:val="single" w:sz="4" w:space="0" w:color="auto"/>
                    <w:bottom w:val="single" w:sz="4" w:space="0" w:color="auto"/>
                    <w:right w:val="single" w:sz="4" w:space="0" w:color="auto"/>
                  </w:tcBorders>
                  <w:vAlign w:val="center"/>
                  <w:hideMark/>
                </w:tcPr>
                <w:p w14:paraId="0D8338AA" w14:textId="77777777" w:rsidR="007153BD" w:rsidRPr="006145DB" w:rsidRDefault="007153BD" w:rsidP="00A60C7E">
                  <w:pPr>
                    <w:pStyle w:val="paragraph"/>
                    <w:spacing w:before="0" w:beforeAutospacing="0" w:after="0" w:afterAutospacing="0"/>
                    <w:ind w:left="58" w:right="148"/>
                    <w:jc w:val="both"/>
                    <w:textAlignment w:val="baseline"/>
                    <w:rPr>
                      <w:rFonts w:ascii="Arial" w:hAnsi="Arial" w:cs="Arial"/>
                      <w:sz w:val="16"/>
                      <w:szCs w:val="16"/>
                    </w:rPr>
                  </w:pPr>
                  <w:r w:rsidRPr="006145DB">
                    <w:rPr>
                      <w:rStyle w:val="normaltextrun"/>
                      <w:rFonts w:ascii="Arial" w:hAnsi="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w:t>
                  </w:r>
                </w:p>
              </w:tc>
              <w:tc>
                <w:tcPr>
                  <w:tcW w:w="1447" w:type="dxa"/>
                  <w:tcBorders>
                    <w:top w:val="single" w:sz="4" w:space="0" w:color="auto"/>
                    <w:left w:val="single" w:sz="4" w:space="0" w:color="auto"/>
                    <w:bottom w:val="single" w:sz="4" w:space="0" w:color="auto"/>
                    <w:right w:val="single" w:sz="4" w:space="0" w:color="auto"/>
                  </w:tcBorders>
                  <w:vAlign w:val="center"/>
                  <w:hideMark/>
                </w:tcPr>
                <w:p w14:paraId="7E21945E"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Negras, Afrocolombianas en Bogotá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6945C658"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4D702E6"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1F6D37" w:rsidRPr="006145DB" w14:paraId="58B38252" w14:textId="77777777" w:rsidTr="006259B0">
              <w:trPr>
                <w:trHeight w:val="300"/>
                <w:jc w:val="center"/>
              </w:trPr>
              <w:tc>
                <w:tcPr>
                  <w:tcW w:w="3154" w:type="dxa"/>
                  <w:tcBorders>
                    <w:top w:val="single" w:sz="4" w:space="0" w:color="auto"/>
                    <w:left w:val="single" w:sz="4" w:space="0" w:color="auto"/>
                    <w:bottom w:val="single" w:sz="4" w:space="0" w:color="auto"/>
                    <w:right w:val="single" w:sz="4" w:space="0" w:color="auto"/>
                  </w:tcBorders>
                  <w:vAlign w:val="center"/>
                  <w:hideMark/>
                </w:tcPr>
                <w:p w14:paraId="36B72938" w14:textId="77777777" w:rsidR="007153BD" w:rsidRPr="006145DB" w:rsidRDefault="007153BD" w:rsidP="00A60C7E">
                  <w:pPr>
                    <w:pStyle w:val="paragraph"/>
                    <w:spacing w:before="0" w:beforeAutospacing="0" w:after="0" w:afterAutospacing="0"/>
                    <w:ind w:left="58" w:right="148"/>
                    <w:jc w:val="both"/>
                    <w:textAlignment w:val="baseline"/>
                    <w:rPr>
                      <w:rFonts w:ascii="Arial" w:hAnsi="Arial" w:cs="Arial"/>
                      <w:sz w:val="16"/>
                      <w:szCs w:val="16"/>
                    </w:rPr>
                  </w:pPr>
                  <w:r w:rsidRPr="006145DB">
                    <w:rPr>
                      <w:rStyle w:val="normaltextrun"/>
                      <w:rFonts w:ascii="Arial" w:hAnsi="Arial" w:cs="Arial"/>
                      <w:sz w:val="16"/>
                      <w:szCs w:val="16"/>
                    </w:rPr>
                    <w:t>Persona Raizal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w:t>
                  </w:r>
                </w:p>
              </w:tc>
              <w:tc>
                <w:tcPr>
                  <w:tcW w:w="1447" w:type="dxa"/>
                  <w:tcBorders>
                    <w:top w:val="single" w:sz="4" w:space="0" w:color="auto"/>
                    <w:left w:val="single" w:sz="4" w:space="0" w:color="auto"/>
                    <w:bottom w:val="single" w:sz="4" w:space="0" w:color="auto"/>
                    <w:right w:val="single" w:sz="4" w:space="0" w:color="auto"/>
                  </w:tcBorders>
                  <w:vAlign w:val="center"/>
                  <w:hideMark/>
                </w:tcPr>
                <w:p w14:paraId="2BB528A7"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Raizales en Bogotá.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5FE56A4E"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F2C11CB"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1F6D37" w:rsidRPr="006145DB" w14:paraId="261AEB98" w14:textId="77777777" w:rsidTr="006259B0">
              <w:trPr>
                <w:trHeight w:val="300"/>
                <w:jc w:val="center"/>
              </w:trPr>
              <w:tc>
                <w:tcPr>
                  <w:tcW w:w="3154" w:type="dxa"/>
                  <w:tcBorders>
                    <w:top w:val="single" w:sz="4" w:space="0" w:color="auto"/>
                    <w:left w:val="single" w:sz="4" w:space="0" w:color="auto"/>
                    <w:bottom w:val="single" w:sz="4" w:space="0" w:color="auto"/>
                    <w:right w:val="single" w:sz="4" w:space="0" w:color="auto"/>
                  </w:tcBorders>
                  <w:vAlign w:val="center"/>
                  <w:hideMark/>
                </w:tcPr>
                <w:p w14:paraId="799B5B14" w14:textId="77777777" w:rsidR="007153BD" w:rsidRPr="006145DB" w:rsidRDefault="007153BD" w:rsidP="00A60C7E">
                  <w:pPr>
                    <w:pStyle w:val="paragraph"/>
                    <w:spacing w:before="0" w:beforeAutospacing="0" w:after="0" w:afterAutospacing="0"/>
                    <w:ind w:left="58" w:right="148"/>
                    <w:jc w:val="both"/>
                    <w:textAlignment w:val="baseline"/>
                    <w:rPr>
                      <w:rFonts w:ascii="Arial" w:hAnsi="Arial" w:cs="Arial"/>
                      <w:sz w:val="16"/>
                      <w:szCs w:val="16"/>
                    </w:rPr>
                  </w:pPr>
                  <w:r w:rsidRPr="006145DB">
                    <w:rPr>
                      <w:rStyle w:val="normaltextrun"/>
                      <w:rFonts w:ascii="Arial" w:hAnsi="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w:t>
                  </w:r>
                </w:p>
              </w:tc>
              <w:tc>
                <w:tcPr>
                  <w:tcW w:w="1447" w:type="dxa"/>
                  <w:tcBorders>
                    <w:top w:val="single" w:sz="4" w:space="0" w:color="auto"/>
                    <w:left w:val="single" w:sz="4" w:space="0" w:color="auto"/>
                    <w:bottom w:val="single" w:sz="4" w:space="0" w:color="auto"/>
                    <w:right w:val="single" w:sz="4" w:space="0" w:color="auto"/>
                  </w:tcBorders>
                  <w:vAlign w:val="center"/>
                  <w:hideMark/>
                </w:tcPr>
                <w:p w14:paraId="5801FF8E"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comunidades Palenqueras en Bogotá.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5FB5DD00"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EEC30D9"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1F6D37" w:rsidRPr="006145DB" w14:paraId="1152E605" w14:textId="77777777" w:rsidTr="00941E4D">
              <w:trPr>
                <w:trHeight w:val="300"/>
                <w:jc w:val="center"/>
              </w:trPr>
              <w:tc>
                <w:tcPr>
                  <w:tcW w:w="3154" w:type="dxa"/>
                  <w:tcBorders>
                    <w:top w:val="single" w:sz="4" w:space="0" w:color="auto"/>
                    <w:left w:val="single" w:sz="4" w:space="0" w:color="auto"/>
                    <w:bottom w:val="single" w:sz="4" w:space="0" w:color="auto"/>
                    <w:right w:val="single" w:sz="4" w:space="0" w:color="auto"/>
                  </w:tcBorders>
                  <w:vAlign w:val="center"/>
                  <w:hideMark/>
                </w:tcPr>
                <w:p w14:paraId="71CCFC3C" w14:textId="77777777" w:rsidR="007153BD" w:rsidRPr="006145DB" w:rsidRDefault="007153BD" w:rsidP="00A60C7E">
                  <w:pPr>
                    <w:pStyle w:val="paragraph"/>
                    <w:spacing w:before="0" w:beforeAutospacing="0" w:after="0" w:afterAutospacing="0"/>
                    <w:ind w:left="58" w:right="148"/>
                    <w:jc w:val="both"/>
                    <w:textAlignment w:val="baseline"/>
                    <w:rPr>
                      <w:rFonts w:ascii="Arial" w:hAnsi="Arial" w:cs="Arial"/>
                      <w:sz w:val="16"/>
                      <w:szCs w:val="16"/>
                    </w:rPr>
                  </w:pPr>
                  <w:r w:rsidRPr="006145DB">
                    <w:rPr>
                      <w:rStyle w:val="normaltextrun"/>
                      <w:rFonts w:ascii="Arial" w:hAnsi="Arial"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w:t>
                  </w:r>
                </w:p>
              </w:tc>
              <w:tc>
                <w:tcPr>
                  <w:tcW w:w="1447" w:type="dxa"/>
                  <w:tcBorders>
                    <w:top w:val="single" w:sz="4" w:space="0" w:color="auto"/>
                    <w:left w:val="single" w:sz="4" w:space="0" w:color="auto"/>
                    <w:bottom w:val="single" w:sz="4" w:space="0" w:color="auto"/>
                    <w:right w:val="single" w:sz="4" w:space="0" w:color="auto"/>
                  </w:tcBorders>
                  <w:vAlign w:val="center"/>
                  <w:hideMark/>
                </w:tcPr>
                <w:p w14:paraId="5FF577B7"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cabildos o pueblos indígenas en Bogotá.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66FE934D"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F65D96C"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1F6D37" w:rsidRPr="006145DB" w14:paraId="006B34AE" w14:textId="77777777" w:rsidTr="00941E4D">
              <w:trPr>
                <w:trHeight w:val="300"/>
                <w:jc w:val="center"/>
              </w:trPr>
              <w:tc>
                <w:tcPr>
                  <w:tcW w:w="3154" w:type="dxa"/>
                  <w:tcBorders>
                    <w:top w:val="single" w:sz="4" w:space="0" w:color="auto"/>
                    <w:left w:val="single" w:sz="4" w:space="0" w:color="auto"/>
                    <w:bottom w:val="single" w:sz="4" w:space="0" w:color="auto"/>
                    <w:right w:val="single" w:sz="4" w:space="0" w:color="auto"/>
                  </w:tcBorders>
                  <w:vAlign w:val="center"/>
                  <w:hideMark/>
                </w:tcPr>
                <w:p w14:paraId="344F02DE" w14:textId="77777777" w:rsidR="007153BD" w:rsidRPr="006145DB" w:rsidRDefault="007153BD" w:rsidP="00A60C7E">
                  <w:pPr>
                    <w:pStyle w:val="paragraph"/>
                    <w:spacing w:before="0" w:beforeAutospacing="0" w:after="0" w:afterAutospacing="0"/>
                    <w:ind w:left="58" w:right="148"/>
                    <w:jc w:val="both"/>
                    <w:textAlignment w:val="baseline"/>
                    <w:rPr>
                      <w:rFonts w:ascii="Arial" w:hAnsi="Arial" w:cs="Arial"/>
                      <w:sz w:val="16"/>
                      <w:szCs w:val="16"/>
                    </w:rPr>
                  </w:pPr>
                  <w:r w:rsidRPr="006145DB">
                    <w:rPr>
                      <w:rStyle w:val="normaltextrun"/>
                      <w:rFonts w:ascii="Arial" w:hAnsi="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 </w:t>
                  </w:r>
                  <w:r w:rsidRPr="006145DB">
                    <w:rPr>
                      <w:rStyle w:val="eop"/>
                      <w:rFonts w:ascii="Arial" w:hAnsi="Arial" w:cs="Arial"/>
                      <w:sz w:val="16"/>
                      <w:szCs w:val="16"/>
                    </w:rPr>
                    <w:t> </w:t>
                  </w:r>
                </w:p>
              </w:tc>
              <w:tc>
                <w:tcPr>
                  <w:tcW w:w="1447" w:type="dxa"/>
                  <w:tcBorders>
                    <w:top w:val="single" w:sz="4" w:space="0" w:color="auto"/>
                    <w:left w:val="single" w:sz="4" w:space="0" w:color="auto"/>
                    <w:bottom w:val="single" w:sz="4" w:space="0" w:color="auto"/>
                    <w:right w:val="single" w:sz="4" w:space="0" w:color="auto"/>
                  </w:tcBorders>
                  <w:vAlign w:val="center"/>
                  <w:hideMark/>
                </w:tcPr>
                <w:p w14:paraId="562DC933"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Listados enviados por las instancias de representación y participación de comunidad Rrom o Gitana en Bogotá.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358C9F77"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No Disponible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ECE6E52"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rPr>
                    <w:t>Dirección de Asuntos Étnicos de la Secretaría Distrital de Gobierno </w:t>
                  </w:r>
                </w:p>
              </w:tc>
            </w:tr>
            <w:tr w:rsidR="001F6D37" w:rsidRPr="006145DB" w14:paraId="23FEA401" w14:textId="77777777" w:rsidTr="00941E4D">
              <w:trPr>
                <w:trHeight w:val="300"/>
                <w:jc w:val="center"/>
              </w:trPr>
              <w:tc>
                <w:tcPr>
                  <w:tcW w:w="3154" w:type="dxa"/>
                  <w:tcBorders>
                    <w:top w:val="single" w:sz="4" w:space="0" w:color="auto"/>
                    <w:left w:val="single" w:sz="4" w:space="0" w:color="auto"/>
                    <w:bottom w:val="single" w:sz="4" w:space="0" w:color="auto"/>
                    <w:right w:val="single" w:sz="4" w:space="0" w:color="auto"/>
                  </w:tcBorders>
                  <w:vAlign w:val="center"/>
                </w:tcPr>
                <w:p w14:paraId="0141DBD2" w14:textId="3A37CF1F" w:rsidR="007153BD" w:rsidRPr="006145DB" w:rsidRDefault="00C64D60" w:rsidP="00A60C7E">
                  <w:pPr>
                    <w:pStyle w:val="paragraph"/>
                    <w:spacing w:before="0" w:beforeAutospacing="0" w:after="0" w:afterAutospacing="0"/>
                    <w:ind w:left="58" w:right="148"/>
                    <w:jc w:val="both"/>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P</w:t>
                  </w:r>
                  <w:r w:rsidR="007153BD" w:rsidRPr="006145DB">
                    <w:rPr>
                      <w:rStyle w:val="normaltextrun"/>
                      <w:rFonts w:ascii="Arial" w:hAnsi="Arial" w:cs="Arial"/>
                      <w:sz w:val="16"/>
                      <w:szCs w:val="16"/>
                      <w:lang w:val="es-ES"/>
                    </w:rPr>
                    <w:t>ersona que vive en residencias tipo paga diarios.</w:t>
                  </w:r>
                </w:p>
              </w:tc>
              <w:tc>
                <w:tcPr>
                  <w:tcW w:w="1447" w:type="dxa"/>
                  <w:tcBorders>
                    <w:top w:val="single" w:sz="4" w:space="0" w:color="auto"/>
                    <w:left w:val="single" w:sz="4" w:space="0" w:color="auto"/>
                    <w:bottom w:val="single" w:sz="4" w:space="0" w:color="auto"/>
                    <w:right w:val="single" w:sz="4" w:space="0" w:color="auto"/>
                  </w:tcBorders>
                  <w:vAlign w:val="center"/>
                </w:tcPr>
                <w:p w14:paraId="569AA872"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Base de personas residentes en paga diarios</w:t>
                  </w:r>
                </w:p>
              </w:tc>
              <w:tc>
                <w:tcPr>
                  <w:tcW w:w="1104" w:type="dxa"/>
                  <w:tcBorders>
                    <w:top w:val="single" w:sz="4" w:space="0" w:color="auto"/>
                    <w:left w:val="single" w:sz="4" w:space="0" w:color="auto"/>
                    <w:bottom w:val="single" w:sz="4" w:space="0" w:color="auto"/>
                    <w:right w:val="single" w:sz="4" w:space="0" w:color="auto"/>
                  </w:tcBorders>
                  <w:vAlign w:val="center"/>
                </w:tcPr>
                <w:p w14:paraId="063CF280"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6145DB">
                    <w:rPr>
                      <w:rStyle w:val="normaltextrun"/>
                      <w:rFonts w:ascii="Arial" w:hAnsi="Arial" w:cs="Arial"/>
                      <w:sz w:val="16"/>
                      <w:szCs w:val="16"/>
                      <w:lang w:val="es-ES"/>
                    </w:rPr>
                    <w:t>Vigente</w:t>
                  </w:r>
                </w:p>
              </w:tc>
              <w:tc>
                <w:tcPr>
                  <w:tcW w:w="1843" w:type="dxa"/>
                  <w:tcBorders>
                    <w:top w:val="single" w:sz="4" w:space="0" w:color="auto"/>
                    <w:left w:val="single" w:sz="4" w:space="0" w:color="auto"/>
                    <w:bottom w:val="single" w:sz="4" w:space="0" w:color="auto"/>
                    <w:right w:val="single" w:sz="4" w:space="0" w:color="auto"/>
                  </w:tcBorders>
                  <w:vAlign w:val="center"/>
                </w:tcPr>
                <w:p w14:paraId="6B2FCDFF" w14:textId="77777777" w:rsidR="007153BD" w:rsidRPr="006145DB"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6145DB">
                    <w:rPr>
                      <w:rStyle w:val="normaltextrun"/>
                      <w:rFonts w:ascii="Arial" w:hAnsi="Arial" w:cs="Arial"/>
                      <w:sz w:val="16"/>
                      <w:szCs w:val="16"/>
                    </w:rPr>
                    <w:t>Secretaría Distrital de Integración Social y Secretaría Distrital de Planeación - SDP</w:t>
                  </w:r>
                </w:p>
              </w:tc>
            </w:tr>
            <w:tr w:rsidR="001F6D37" w:rsidRPr="006145DB" w14:paraId="2BEF0F25" w14:textId="77777777" w:rsidTr="00C64D60">
              <w:trPr>
                <w:trHeight w:val="300"/>
                <w:jc w:val="center"/>
              </w:trPr>
              <w:tc>
                <w:tcPr>
                  <w:tcW w:w="3154" w:type="dxa"/>
                  <w:tcBorders>
                    <w:top w:val="single" w:sz="4" w:space="0" w:color="auto"/>
                    <w:left w:val="single" w:sz="4" w:space="0" w:color="auto"/>
                    <w:bottom w:val="nil"/>
                    <w:right w:val="single" w:sz="4" w:space="0" w:color="auto"/>
                  </w:tcBorders>
                  <w:vAlign w:val="center"/>
                  <w:hideMark/>
                </w:tcPr>
                <w:p w14:paraId="7AE67148" w14:textId="77777777" w:rsidR="007153BD" w:rsidRPr="006145DB" w:rsidRDefault="007153BD" w:rsidP="00A60C7E">
                  <w:pPr>
                    <w:pStyle w:val="paragraph"/>
                    <w:spacing w:before="0" w:beforeAutospacing="0" w:after="0" w:afterAutospacing="0"/>
                    <w:ind w:left="58" w:right="148"/>
                    <w:jc w:val="both"/>
                    <w:textAlignment w:val="baseline"/>
                    <w:rPr>
                      <w:rFonts w:ascii="Arial" w:hAnsi="Arial" w:cs="Arial"/>
                      <w:sz w:val="16"/>
                      <w:szCs w:val="16"/>
                    </w:rPr>
                  </w:pPr>
                  <w:r w:rsidRPr="006145DB">
                    <w:rPr>
                      <w:rStyle w:val="normaltextrun"/>
                      <w:rFonts w:ascii="Arial" w:hAnsi="Arial" w:cs="Arial"/>
                      <w:sz w:val="16"/>
                      <w:szCs w:val="16"/>
                      <w:lang w:val="es-ES"/>
                    </w:rPr>
                    <w:t>Persona que resida en zona rural de Bogotá</w:t>
                  </w:r>
                  <w:r w:rsidRPr="006145DB">
                    <w:rPr>
                      <w:rStyle w:val="normaltextrun"/>
                      <w:rFonts w:ascii="Arial" w:hAnsi="Arial" w:cs="Arial"/>
                      <w:sz w:val="16"/>
                      <w:szCs w:val="16"/>
                    </w:rPr>
                    <w:t> </w:t>
                  </w:r>
                  <w:r w:rsidRPr="006145DB">
                    <w:rPr>
                      <w:rStyle w:val="eop"/>
                      <w:rFonts w:ascii="Arial" w:hAnsi="Arial" w:cs="Arial"/>
                      <w:sz w:val="16"/>
                      <w:szCs w:val="16"/>
                    </w:rPr>
                    <w:t> </w:t>
                  </w:r>
                </w:p>
              </w:tc>
              <w:tc>
                <w:tcPr>
                  <w:tcW w:w="1447" w:type="dxa"/>
                  <w:tcBorders>
                    <w:top w:val="single" w:sz="4" w:space="0" w:color="auto"/>
                    <w:left w:val="single" w:sz="4" w:space="0" w:color="auto"/>
                    <w:bottom w:val="nil"/>
                    <w:right w:val="single" w:sz="4" w:space="0" w:color="auto"/>
                  </w:tcBorders>
                  <w:vAlign w:val="center"/>
                  <w:hideMark/>
                </w:tcPr>
                <w:p w14:paraId="7594DCD3"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Registro Social de hogares</w:t>
                  </w:r>
                  <w:r w:rsidRPr="006145DB">
                    <w:rPr>
                      <w:rStyle w:val="normaltextrun"/>
                      <w:rFonts w:ascii="Arial" w:hAnsi="Arial" w:cs="Arial"/>
                      <w:sz w:val="16"/>
                      <w:szCs w:val="16"/>
                    </w:rPr>
                    <w:t> </w:t>
                  </w:r>
                </w:p>
              </w:tc>
              <w:tc>
                <w:tcPr>
                  <w:tcW w:w="1104" w:type="dxa"/>
                  <w:tcBorders>
                    <w:top w:val="single" w:sz="4" w:space="0" w:color="auto"/>
                    <w:left w:val="single" w:sz="4" w:space="0" w:color="auto"/>
                    <w:bottom w:val="nil"/>
                    <w:right w:val="single" w:sz="4" w:space="0" w:color="auto"/>
                  </w:tcBorders>
                  <w:vAlign w:val="center"/>
                  <w:hideMark/>
                </w:tcPr>
                <w:p w14:paraId="6AE88CA7"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Mensual (Mes Vencido)</w:t>
                  </w:r>
                  <w:r w:rsidRPr="006145DB">
                    <w:rPr>
                      <w:rStyle w:val="normaltextrun"/>
                      <w:rFonts w:ascii="Arial" w:hAnsi="Arial" w:cs="Arial"/>
                      <w:sz w:val="16"/>
                      <w:szCs w:val="16"/>
                    </w:rPr>
                    <w:t> </w:t>
                  </w:r>
                </w:p>
              </w:tc>
              <w:tc>
                <w:tcPr>
                  <w:tcW w:w="1843" w:type="dxa"/>
                  <w:tcBorders>
                    <w:top w:val="single" w:sz="4" w:space="0" w:color="auto"/>
                    <w:left w:val="single" w:sz="4" w:space="0" w:color="auto"/>
                    <w:bottom w:val="nil"/>
                    <w:right w:val="single" w:sz="4" w:space="0" w:color="auto"/>
                  </w:tcBorders>
                  <w:vAlign w:val="center"/>
                  <w:hideMark/>
                </w:tcPr>
                <w:p w14:paraId="7668C233" w14:textId="77777777" w:rsidR="007153BD" w:rsidRPr="006145DB" w:rsidRDefault="007153BD" w:rsidP="005B435E">
                  <w:pPr>
                    <w:pStyle w:val="paragraph"/>
                    <w:spacing w:before="0" w:beforeAutospacing="0" w:after="0" w:afterAutospacing="0"/>
                    <w:jc w:val="center"/>
                    <w:textAlignment w:val="baseline"/>
                    <w:rPr>
                      <w:rFonts w:ascii="Arial" w:hAnsi="Arial" w:cs="Arial"/>
                      <w:sz w:val="16"/>
                      <w:szCs w:val="16"/>
                    </w:rPr>
                  </w:pPr>
                  <w:r w:rsidRPr="006145DB">
                    <w:rPr>
                      <w:rStyle w:val="normaltextrun"/>
                      <w:rFonts w:ascii="Arial" w:hAnsi="Arial" w:cs="Arial"/>
                      <w:sz w:val="16"/>
                      <w:szCs w:val="16"/>
                      <w:lang w:val="es-ES"/>
                    </w:rPr>
                    <w:t>Secretaría Distrital Planeación - SDP</w:t>
                  </w:r>
                  <w:r w:rsidRPr="006145DB">
                    <w:rPr>
                      <w:rStyle w:val="normaltextrun"/>
                      <w:rFonts w:ascii="Arial" w:hAnsi="Arial" w:cs="Arial"/>
                      <w:sz w:val="16"/>
                      <w:szCs w:val="16"/>
                    </w:rPr>
                    <w:t> </w:t>
                  </w:r>
                </w:p>
              </w:tc>
            </w:tr>
          </w:tbl>
          <w:p w14:paraId="0D24D895" w14:textId="77777777" w:rsidR="007153BD" w:rsidRPr="006145DB" w:rsidRDefault="007153BD" w:rsidP="005B435E">
            <w:pPr>
              <w:tabs>
                <w:tab w:val="left" w:pos="709"/>
              </w:tabs>
              <w:spacing w:after="0" w:line="240" w:lineRule="auto"/>
              <w:contextualSpacing/>
              <w:jc w:val="both"/>
              <w:rPr>
                <w:rFonts w:cs="Arial"/>
                <w:sz w:val="16"/>
                <w:szCs w:val="16"/>
                <w:lang w:eastAsia="es-CO"/>
              </w:rPr>
            </w:pPr>
          </w:p>
        </w:tc>
      </w:tr>
      <w:tr w:rsidR="007153BD" w:rsidRPr="006145DB" w14:paraId="727318C1" w14:textId="77777777" w:rsidTr="00C64D60">
        <w:trPr>
          <w:trHeight w:val="4381"/>
          <w:jc w:val="center"/>
        </w:trPr>
        <w:tc>
          <w:tcPr>
            <w:tcW w:w="1696" w:type="dxa"/>
            <w:shd w:val="clear" w:color="auto" w:fill="FFFFFF" w:themeFill="background1"/>
            <w:vAlign w:val="center"/>
          </w:tcPr>
          <w:p w14:paraId="5A412CF7" w14:textId="77777777" w:rsidR="007153BD" w:rsidRPr="006145DB" w:rsidRDefault="007153BD" w:rsidP="002D5151">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7699" w:type="dxa"/>
            <w:shd w:val="clear" w:color="auto" w:fill="FFFFFF" w:themeFill="background1"/>
            <w:vAlign w:val="center"/>
          </w:tcPr>
          <w:p w14:paraId="1166F5D2" w14:textId="77777777" w:rsidR="007153BD" w:rsidRPr="006145DB" w:rsidRDefault="007153BD" w:rsidP="005B435E">
            <w:pPr>
              <w:spacing w:after="0" w:line="240" w:lineRule="auto"/>
              <w:rPr>
                <w:rFonts w:cs="Arial"/>
                <w:sz w:val="10"/>
                <w:szCs w:val="10"/>
              </w:rPr>
            </w:pPr>
          </w:p>
          <w:tbl>
            <w:tblPr>
              <w:tblStyle w:val="Tablaconcuadrcula"/>
              <w:tblW w:w="7536" w:type="dxa"/>
              <w:shd w:val="clear" w:color="auto" w:fill="FFFFFF" w:themeFill="background1"/>
              <w:tblLayout w:type="fixed"/>
              <w:tblLook w:val="04A0" w:firstRow="1" w:lastRow="0" w:firstColumn="1" w:lastColumn="0" w:noHBand="0" w:noVBand="1"/>
            </w:tblPr>
            <w:tblGrid>
              <w:gridCol w:w="3148"/>
              <w:gridCol w:w="1411"/>
              <w:gridCol w:w="1134"/>
              <w:gridCol w:w="1843"/>
            </w:tblGrid>
            <w:tr w:rsidR="00354BD6" w:rsidRPr="006145DB" w14:paraId="132F37E7" w14:textId="77777777" w:rsidTr="002D5151">
              <w:trPr>
                <w:trHeight w:val="372"/>
              </w:trPr>
              <w:tc>
                <w:tcPr>
                  <w:tcW w:w="3148" w:type="dxa"/>
                  <w:shd w:val="clear" w:color="auto" w:fill="FFFFFF" w:themeFill="background1"/>
                  <w:vAlign w:val="center"/>
                </w:tcPr>
                <w:p w14:paraId="35F136F5"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411" w:type="dxa"/>
                  <w:shd w:val="clear" w:color="auto" w:fill="FFFFFF" w:themeFill="background1"/>
                  <w:vAlign w:val="center"/>
                </w:tcPr>
                <w:p w14:paraId="01D61B4A"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0DE1A7E6"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43" w:type="dxa"/>
                  <w:shd w:val="clear" w:color="auto" w:fill="FFFFFF" w:themeFill="background1"/>
                  <w:vAlign w:val="center"/>
                </w:tcPr>
                <w:p w14:paraId="24F2D702"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54BD6" w:rsidRPr="006145DB" w14:paraId="3A4B4D2F" w14:textId="77777777" w:rsidTr="002D5151">
              <w:trPr>
                <w:trHeight w:val="221"/>
              </w:trPr>
              <w:tc>
                <w:tcPr>
                  <w:tcW w:w="3148" w:type="dxa"/>
                  <w:vMerge w:val="restart"/>
                  <w:shd w:val="clear" w:color="auto" w:fill="FFFFFF" w:themeFill="background1"/>
                  <w:vAlign w:val="center"/>
                </w:tcPr>
                <w:p w14:paraId="15805A09" w14:textId="77777777" w:rsidR="007153BD" w:rsidRPr="006145DB" w:rsidRDefault="007153BD" w:rsidP="005B435E">
                  <w:pPr>
                    <w:tabs>
                      <w:tab w:val="left" w:pos="709"/>
                    </w:tabs>
                    <w:contextualSpacing/>
                    <w:jc w:val="both"/>
                    <w:rPr>
                      <w:rFonts w:cs="Arial"/>
                      <w:sz w:val="16"/>
                      <w:szCs w:val="16"/>
                      <w:lang w:eastAsia="es-CO"/>
                    </w:rPr>
                  </w:pPr>
                  <w:r w:rsidRPr="006145DB">
                    <w:rPr>
                      <w:rStyle w:val="normaltextrun"/>
                      <w:rFonts w:cs="Arial"/>
                      <w:sz w:val="16"/>
                      <w:szCs w:val="16"/>
                    </w:rPr>
                    <w:t>Persona con discapacidad mayor de edad</w:t>
                  </w:r>
                </w:p>
              </w:tc>
              <w:tc>
                <w:tcPr>
                  <w:tcW w:w="1411" w:type="dxa"/>
                  <w:shd w:val="clear" w:color="auto" w:fill="FFFFFF" w:themeFill="background1"/>
                  <w:vAlign w:val="center"/>
                </w:tcPr>
                <w:p w14:paraId="780AB8D3"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shd w:val="clear" w:color="auto" w:fill="FFFFFF" w:themeFill="background1"/>
                  <w:vAlign w:val="center"/>
                </w:tcPr>
                <w:p w14:paraId="4E616146"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43" w:type="dxa"/>
                  <w:shd w:val="clear" w:color="auto" w:fill="FFFFFF" w:themeFill="background1"/>
                  <w:vAlign w:val="center"/>
                </w:tcPr>
                <w:p w14:paraId="08DDA68E"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r w:rsidR="00354BD6" w:rsidRPr="006145DB" w14:paraId="2F55330C" w14:textId="77777777" w:rsidTr="002D5151">
              <w:trPr>
                <w:trHeight w:val="221"/>
              </w:trPr>
              <w:tc>
                <w:tcPr>
                  <w:tcW w:w="3148" w:type="dxa"/>
                  <w:vMerge/>
                  <w:shd w:val="clear" w:color="auto" w:fill="FFFFFF" w:themeFill="background1"/>
                  <w:vAlign w:val="center"/>
                </w:tcPr>
                <w:p w14:paraId="75DCD55E" w14:textId="77777777" w:rsidR="007153BD" w:rsidRPr="006145DB" w:rsidRDefault="007153BD" w:rsidP="005B435E">
                  <w:pPr>
                    <w:tabs>
                      <w:tab w:val="left" w:pos="709"/>
                    </w:tabs>
                    <w:contextualSpacing/>
                    <w:jc w:val="both"/>
                    <w:rPr>
                      <w:rStyle w:val="normaltextrun"/>
                      <w:rFonts w:cs="Arial"/>
                      <w:sz w:val="16"/>
                      <w:szCs w:val="16"/>
                    </w:rPr>
                  </w:pPr>
                </w:p>
              </w:tc>
              <w:tc>
                <w:tcPr>
                  <w:tcW w:w="1411" w:type="dxa"/>
                  <w:shd w:val="clear" w:color="auto" w:fill="FFFFFF" w:themeFill="background1"/>
                  <w:vAlign w:val="center"/>
                </w:tcPr>
                <w:p w14:paraId="33F27A6D"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shd w:val="clear" w:color="auto" w:fill="FFFFFF" w:themeFill="background1"/>
                  <w:vAlign w:val="center"/>
                </w:tcPr>
                <w:p w14:paraId="784F6410"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43" w:type="dxa"/>
                  <w:shd w:val="clear" w:color="auto" w:fill="FFFFFF" w:themeFill="background1"/>
                  <w:vAlign w:val="center"/>
                </w:tcPr>
                <w:p w14:paraId="18BEAA0F"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658EB8D2"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354BD6" w:rsidRPr="006145DB" w14:paraId="632947D9" w14:textId="77777777" w:rsidTr="002D5151">
              <w:trPr>
                <w:trHeight w:val="221"/>
              </w:trPr>
              <w:tc>
                <w:tcPr>
                  <w:tcW w:w="3148" w:type="dxa"/>
                  <w:shd w:val="clear" w:color="auto" w:fill="FFFFFF" w:themeFill="background1"/>
                  <w:vAlign w:val="center"/>
                </w:tcPr>
                <w:p w14:paraId="72941645" w14:textId="77777777" w:rsidR="007153BD" w:rsidRPr="006145DB" w:rsidRDefault="007153BD" w:rsidP="005B435E">
                  <w:pPr>
                    <w:tabs>
                      <w:tab w:val="left" w:pos="709"/>
                    </w:tabs>
                    <w:contextualSpacing/>
                    <w:jc w:val="both"/>
                    <w:rPr>
                      <w:rStyle w:val="normaltextrun"/>
                      <w:rFonts w:cs="Arial"/>
                      <w:sz w:val="16"/>
                      <w:szCs w:val="16"/>
                    </w:rPr>
                  </w:pPr>
                  <w:r w:rsidRPr="006145DB">
                    <w:rPr>
                      <w:rStyle w:val="normaltextrun"/>
                      <w:rFonts w:cs="Arial"/>
                      <w:sz w:val="16"/>
                      <w:szCs w:val="16"/>
                    </w:rPr>
                    <w:t>Solicitud de valoración de apoyos por voluntad propia o por parte de un tercero</w:t>
                  </w:r>
                </w:p>
              </w:tc>
              <w:tc>
                <w:tcPr>
                  <w:tcW w:w="1411" w:type="dxa"/>
                  <w:shd w:val="clear" w:color="auto" w:fill="FFFFFF" w:themeFill="background1"/>
                  <w:vAlign w:val="center"/>
                </w:tcPr>
                <w:p w14:paraId="362736C6"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Verificación en campo</w:t>
                  </w:r>
                </w:p>
              </w:tc>
              <w:tc>
                <w:tcPr>
                  <w:tcW w:w="1134" w:type="dxa"/>
                  <w:shd w:val="clear" w:color="auto" w:fill="FFFFFF" w:themeFill="background1"/>
                  <w:vAlign w:val="center"/>
                </w:tcPr>
                <w:p w14:paraId="196D1E60"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Demanda</w:t>
                  </w:r>
                </w:p>
              </w:tc>
              <w:tc>
                <w:tcPr>
                  <w:tcW w:w="1843" w:type="dxa"/>
                  <w:shd w:val="clear" w:color="auto" w:fill="FFFFFF" w:themeFill="background1"/>
                  <w:vAlign w:val="center"/>
                </w:tcPr>
                <w:p w14:paraId="0A33178E"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651B4B6C"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Equipo del servicio Social</w:t>
                  </w:r>
                </w:p>
              </w:tc>
            </w:tr>
            <w:tr w:rsidR="00354BD6" w:rsidRPr="006145DB" w14:paraId="0A0B41B7" w14:textId="77777777" w:rsidTr="002D5151">
              <w:trPr>
                <w:trHeight w:val="231"/>
              </w:trPr>
              <w:tc>
                <w:tcPr>
                  <w:tcW w:w="3148" w:type="dxa"/>
                  <w:shd w:val="clear" w:color="auto" w:fill="FFFFFF" w:themeFill="background1"/>
                  <w:vAlign w:val="center"/>
                </w:tcPr>
                <w:p w14:paraId="41B632F6" w14:textId="77777777" w:rsidR="007153BD" w:rsidRPr="006145DB" w:rsidRDefault="007153BD" w:rsidP="005B435E">
                  <w:pPr>
                    <w:tabs>
                      <w:tab w:val="left" w:pos="709"/>
                    </w:tabs>
                    <w:contextualSpacing/>
                    <w:jc w:val="both"/>
                    <w:rPr>
                      <w:rFonts w:cs="Arial"/>
                      <w:sz w:val="16"/>
                      <w:szCs w:val="16"/>
                      <w:lang w:eastAsia="es-CO"/>
                    </w:rPr>
                  </w:pPr>
                  <w:r w:rsidRPr="006145DB">
                    <w:rPr>
                      <w:rFonts w:cs="Arial"/>
                      <w:sz w:val="16"/>
                      <w:szCs w:val="16"/>
                      <w:lang w:eastAsia="es-CO"/>
                    </w:rPr>
                    <w:t xml:space="preserve">O solicitud </w:t>
                  </w:r>
                  <w:r w:rsidRPr="006145DB">
                    <w:rPr>
                      <w:rStyle w:val="normaltextrun"/>
                      <w:rFonts w:cs="Arial"/>
                      <w:sz w:val="16"/>
                      <w:szCs w:val="16"/>
                    </w:rPr>
                    <w:t>de valoración de apoyos</w:t>
                  </w:r>
                  <w:r w:rsidRPr="006145DB">
                    <w:rPr>
                      <w:rFonts w:cs="Arial"/>
                      <w:sz w:val="16"/>
                      <w:szCs w:val="16"/>
                      <w:lang w:eastAsia="es-CO"/>
                    </w:rPr>
                    <w:t xml:space="preserve"> desde una autoridad competente</w:t>
                  </w:r>
                </w:p>
              </w:tc>
              <w:tc>
                <w:tcPr>
                  <w:tcW w:w="1411" w:type="dxa"/>
                  <w:shd w:val="clear" w:color="auto" w:fill="FFFFFF" w:themeFill="background1"/>
                  <w:vAlign w:val="center"/>
                </w:tcPr>
                <w:p w14:paraId="05CDED20"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4" w:type="dxa"/>
                  <w:shd w:val="clear" w:color="auto" w:fill="FFFFFF" w:themeFill="background1"/>
                  <w:vAlign w:val="center"/>
                </w:tcPr>
                <w:p w14:paraId="480E8B5D"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43" w:type="dxa"/>
                  <w:shd w:val="clear" w:color="auto" w:fill="FFFFFF" w:themeFill="background1"/>
                  <w:vAlign w:val="center"/>
                </w:tcPr>
                <w:p w14:paraId="7105451A"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7238D9DF"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354BD6" w:rsidRPr="006145DB" w14:paraId="6849E404" w14:textId="77777777" w:rsidTr="002D5151">
              <w:trPr>
                <w:trHeight w:val="231"/>
              </w:trPr>
              <w:tc>
                <w:tcPr>
                  <w:tcW w:w="3148" w:type="dxa"/>
                  <w:vMerge w:val="restart"/>
                  <w:shd w:val="clear" w:color="auto" w:fill="FFFFFF" w:themeFill="background1"/>
                  <w:vAlign w:val="center"/>
                </w:tcPr>
                <w:p w14:paraId="6CE4CD23" w14:textId="77777777" w:rsidR="007153BD" w:rsidRPr="006145DB" w:rsidRDefault="007153BD" w:rsidP="005B435E">
                  <w:pPr>
                    <w:tabs>
                      <w:tab w:val="left" w:pos="709"/>
                    </w:tabs>
                    <w:contextualSpacing/>
                    <w:jc w:val="both"/>
                    <w:rPr>
                      <w:rFonts w:cs="Arial"/>
                      <w:sz w:val="16"/>
                      <w:szCs w:val="16"/>
                      <w:lang w:eastAsia="es-CO"/>
                    </w:rPr>
                  </w:pPr>
                  <w:r w:rsidRPr="006145DB">
                    <w:rPr>
                      <w:rFonts w:cs="Arial"/>
                      <w:sz w:val="16"/>
                      <w:szCs w:val="16"/>
                      <w:lang w:eastAsia="es-CO"/>
                    </w:rPr>
                    <w:t>Residente en Bogotá D.C</w:t>
                  </w:r>
                </w:p>
              </w:tc>
              <w:tc>
                <w:tcPr>
                  <w:tcW w:w="1411" w:type="dxa"/>
                  <w:shd w:val="clear" w:color="auto" w:fill="FFFFFF" w:themeFill="background1"/>
                  <w:vAlign w:val="center"/>
                </w:tcPr>
                <w:p w14:paraId="209EB8BE"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Verificación en campo</w:t>
                  </w:r>
                </w:p>
              </w:tc>
              <w:tc>
                <w:tcPr>
                  <w:tcW w:w="1134" w:type="dxa"/>
                  <w:shd w:val="clear" w:color="auto" w:fill="FFFFFF" w:themeFill="background1"/>
                  <w:vAlign w:val="center"/>
                </w:tcPr>
                <w:p w14:paraId="042222C6"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43" w:type="dxa"/>
                  <w:shd w:val="clear" w:color="auto" w:fill="FFFFFF" w:themeFill="background1"/>
                  <w:vAlign w:val="center"/>
                </w:tcPr>
                <w:p w14:paraId="2C9CBFED" w14:textId="77777777" w:rsidR="007153BD" w:rsidRPr="006145DB" w:rsidRDefault="007153BD" w:rsidP="005B435E">
                  <w:pPr>
                    <w:tabs>
                      <w:tab w:val="left" w:pos="709"/>
                    </w:tabs>
                    <w:contextualSpacing/>
                    <w:jc w:val="center"/>
                    <w:rPr>
                      <w:rStyle w:val="normaltextrun"/>
                      <w:rFonts w:cs="Arial"/>
                      <w:sz w:val="16"/>
                      <w:szCs w:val="16"/>
                    </w:rPr>
                  </w:pPr>
                  <w:r w:rsidRPr="006145DB">
                    <w:rPr>
                      <w:rStyle w:val="normaltextrun"/>
                      <w:rFonts w:cs="Arial"/>
                      <w:sz w:val="16"/>
                      <w:szCs w:val="16"/>
                    </w:rPr>
                    <w:t>Subdirección para la discapacidad</w:t>
                  </w:r>
                </w:p>
                <w:p w14:paraId="147BB134"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354BD6" w:rsidRPr="006145DB" w14:paraId="1AE5F2E7" w14:textId="77777777" w:rsidTr="002D5151">
              <w:trPr>
                <w:trHeight w:val="425"/>
              </w:trPr>
              <w:tc>
                <w:tcPr>
                  <w:tcW w:w="3148" w:type="dxa"/>
                  <w:vMerge/>
                  <w:shd w:val="clear" w:color="auto" w:fill="FFFFFF" w:themeFill="background1"/>
                </w:tcPr>
                <w:p w14:paraId="75BD5C45" w14:textId="77777777" w:rsidR="007153BD" w:rsidRPr="006145DB" w:rsidRDefault="007153BD" w:rsidP="005B435E">
                  <w:pPr>
                    <w:tabs>
                      <w:tab w:val="left" w:pos="709"/>
                    </w:tabs>
                    <w:contextualSpacing/>
                    <w:jc w:val="both"/>
                    <w:rPr>
                      <w:rFonts w:cs="Arial"/>
                      <w:bCs/>
                      <w:sz w:val="16"/>
                      <w:szCs w:val="16"/>
                      <w:lang w:eastAsia="es-CO"/>
                    </w:rPr>
                  </w:pPr>
                </w:p>
              </w:tc>
              <w:tc>
                <w:tcPr>
                  <w:tcW w:w="1411" w:type="dxa"/>
                  <w:shd w:val="clear" w:color="auto" w:fill="FFFFFF" w:themeFill="background1"/>
                  <w:vAlign w:val="center"/>
                </w:tcPr>
                <w:p w14:paraId="7C89B5B4"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SIRBE</w:t>
                  </w:r>
                </w:p>
              </w:tc>
              <w:tc>
                <w:tcPr>
                  <w:tcW w:w="1134" w:type="dxa"/>
                  <w:shd w:val="clear" w:color="auto" w:fill="FFFFFF" w:themeFill="background1"/>
                  <w:vAlign w:val="center"/>
                </w:tcPr>
                <w:p w14:paraId="4A0CB74C"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Demanda</w:t>
                  </w:r>
                </w:p>
              </w:tc>
              <w:tc>
                <w:tcPr>
                  <w:tcW w:w="1843" w:type="dxa"/>
                  <w:shd w:val="clear" w:color="auto" w:fill="FFFFFF" w:themeFill="background1"/>
                  <w:vAlign w:val="center"/>
                </w:tcPr>
                <w:p w14:paraId="64E0B0A7"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Secretaría Distrital de Integración Social</w:t>
                  </w:r>
                </w:p>
              </w:tc>
            </w:tr>
          </w:tbl>
          <w:p w14:paraId="02A4418B" w14:textId="77777777" w:rsidR="007153BD" w:rsidRPr="006145DB" w:rsidRDefault="007153BD" w:rsidP="005B435E">
            <w:pPr>
              <w:pStyle w:val="Textoindependiente"/>
              <w:spacing w:after="0" w:line="240" w:lineRule="auto"/>
              <w:ind w:right="112"/>
              <w:jc w:val="both"/>
              <w:rPr>
                <w:rFonts w:cs="Arial"/>
                <w:bCs/>
                <w:sz w:val="20"/>
                <w:szCs w:val="20"/>
                <w:lang w:val="es-CO" w:eastAsia="es-CO"/>
              </w:rPr>
            </w:pPr>
          </w:p>
        </w:tc>
      </w:tr>
      <w:tr w:rsidR="007153BD" w:rsidRPr="006145DB" w14:paraId="21D01878" w14:textId="77777777" w:rsidTr="007153BD">
        <w:trPr>
          <w:trHeight w:val="20"/>
          <w:jc w:val="center"/>
        </w:trPr>
        <w:tc>
          <w:tcPr>
            <w:tcW w:w="1696" w:type="dxa"/>
            <w:shd w:val="clear" w:color="auto" w:fill="FFFFFF" w:themeFill="background1"/>
            <w:vAlign w:val="center"/>
          </w:tcPr>
          <w:p w14:paraId="4489AB36" w14:textId="77777777" w:rsidR="007153BD" w:rsidRPr="006145DB" w:rsidRDefault="007153BD" w:rsidP="002D5151">
            <w:pPr>
              <w:spacing w:line="240" w:lineRule="auto"/>
              <w:contextualSpacing/>
              <w:rPr>
                <w:rFonts w:cs="Arial"/>
                <w:sz w:val="20"/>
                <w:szCs w:val="20"/>
                <w:lang w:eastAsia="es-CO"/>
              </w:rPr>
            </w:pPr>
            <w:r w:rsidRPr="006145DB">
              <w:rPr>
                <w:rFonts w:cs="Arial"/>
                <w:sz w:val="20"/>
                <w:szCs w:val="20"/>
                <w:lang w:eastAsia="es-CO"/>
              </w:rPr>
              <w:t>Criterios de Egreso y Fuentes de Información</w:t>
            </w:r>
          </w:p>
        </w:tc>
        <w:tc>
          <w:tcPr>
            <w:tcW w:w="7699" w:type="dxa"/>
            <w:shd w:val="clear" w:color="auto" w:fill="FFFFFF" w:themeFill="background1"/>
            <w:vAlign w:val="center"/>
          </w:tcPr>
          <w:p w14:paraId="707A1433" w14:textId="77777777" w:rsidR="007153BD" w:rsidRPr="006145DB" w:rsidRDefault="007153BD" w:rsidP="005B435E">
            <w:pPr>
              <w:spacing w:after="0" w:line="240" w:lineRule="auto"/>
              <w:rPr>
                <w:rFonts w:cs="Arial"/>
                <w:sz w:val="12"/>
                <w:szCs w:val="12"/>
              </w:rPr>
            </w:pPr>
          </w:p>
          <w:tbl>
            <w:tblPr>
              <w:tblStyle w:val="Tablaconcuadrcula"/>
              <w:tblW w:w="7521" w:type="dxa"/>
              <w:jc w:val="center"/>
              <w:shd w:val="clear" w:color="auto" w:fill="FFFFFF" w:themeFill="background1"/>
              <w:tblLayout w:type="fixed"/>
              <w:tblLook w:val="04A0" w:firstRow="1" w:lastRow="0" w:firstColumn="1" w:lastColumn="0" w:noHBand="0" w:noVBand="1"/>
            </w:tblPr>
            <w:tblGrid>
              <w:gridCol w:w="3172"/>
              <w:gridCol w:w="1417"/>
              <w:gridCol w:w="1134"/>
              <w:gridCol w:w="1798"/>
            </w:tblGrid>
            <w:tr w:rsidR="00354BD6" w:rsidRPr="006145DB" w14:paraId="2AF22EA5" w14:textId="77777777" w:rsidTr="00354BD6">
              <w:trPr>
                <w:trHeight w:val="380"/>
                <w:jc w:val="center"/>
              </w:trPr>
              <w:tc>
                <w:tcPr>
                  <w:tcW w:w="3172" w:type="dxa"/>
                  <w:shd w:val="clear" w:color="auto" w:fill="FFFFFF" w:themeFill="background1"/>
                  <w:vAlign w:val="center"/>
                </w:tcPr>
                <w:p w14:paraId="1665E3B6"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417" w:type="dxa"/>
                  <w:shd w:val="clear" w:color="auto" w:fill="FFFFFF" w:themeFill="background1"/>
                  <w:vAlign w:val="center"/>
                </w:tcPr>
                <w:p w14:paraId="5DDD8845"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16C1A007"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98" w:type="dxa"/>
                  <w:shd w:val="clear" w:color="auto" w:fill="FFFFFF" w:themeFill="background1"/>
                  <w:vAlign w:val="center"/>
                </w:tcPr>
                <w:p w14:paraId="1D24E1AB"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54BD6" w:rsidRPr="006145DB" w14:paraId="61F0F51F" w14:textId="77777777" w:rsidTr="00354BD6">
              <w:trPr>
                <w:trHeight w:val="243"/>
                <w:jc w:val="center"/>
              </w:trPr>
              <w:tc>
                <w:tcPr>
                  <w:tcW w:w="3172" w:type="dxa"/>
                  <w:shd w:val="clear" w:color="auto" w:fill="FFFFFF" w:themeFill="background1"/>
                  <w:vAlign w:val="center"/>
                </w:tcPr>
                <w:p w14:paraId="27F43B65" w14:textId="7EBF622E" w:rsidR="007153BD" w:rsidRPr="006145DB" w:rsidRDefault="007153BD" w:rsidP="005B435E">
                  <w:pPr>
                    <w:tabs>
                      <w:tab w:val="left" w:pos="709"/>
                    </w:tabs>
                    <w:contextualSpacing/>
                    <w:jc w:val="both"/>
                    <w:rPr>
                      <w:rFonts w:cs="Arial"/>
                      <w:bCs/>
                      <w:sz w:val="16"/>
                      <w:szCs w:val="16"/>
                      <w:lang w:eastAsia="es-CO"/>
                    </w:rPr>
                  </w:pPr>
                  <w:r w:rsidRPr="006145DB">
                    <w:rPr>
                      <w:rFonts w:cs="Arial"/>
                      <w:bCs/>
                      <w:sz w:val="16"/>
                      <w:szCs w:val="16"/>
                      <w:lang w:eastAsia="es-CO"/>
                    </w:rPr>
                    <w:t>Finalización del proceso de valoración de apoyos</w:t>
                  </w:r>
                  <w:r w:rsidR="00136BDE" w:rsidRPr="006145DB">
                    <w:rPr>
                      <w:rFonts w:cs="Arial"/>
                      <w:bCs/>
                      <w:sz w:val="16"/>
                      <w:szCs w:val="16"/>
                      <w:lang w:eastAsia="es-CO"/>
                    </w:rPr>
                    <w:t>.</w:t>
                  </w:r>
                </w:p>
              </w:tc>
              <w:tc>
                <w:tcPr>
                  <w:tcW w:w="1417" w:type="dxa"/>
                  <w:shd w:val="clear" w:color="auto" w:fill="FFFFFF" w:themeFill="background1"/>
                  <w:vAlign w:val="center"/>
                </w:tcPr>
                <w:p w14:paraId="5F976828"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rPr>
                    <w:t>Verificación en campo</w:t>
                  </w:r>
                </w:p>
              </w:tc>
              <w:tc>
                <w:tcPr>
                  <w:tcW w:w="1134" w:type="dxa"/>
                  <w:shd w:val="clear" w:color="auto" w:fill="FFFFFF" w:themeFill="background1"/>
                  <w:vAlign w:val="center"/>
                </w:tcPr>
                <w:p w14:paraId="4E83B7E6" w14:textId="77777777" w:rsidR="007153BD" w:rsidRPr="006145DB" w:rsidRDefault="007153BD" w:rsidP="005B435E">
                  <w:pPr>
                    <w:tabs>
                      <w:tab w:val="left" w:pos="709"/>
                    </w:tabs>
                    <w:contextualSpacing/>
                    <w:jc w:val="center"/>
                    <w:rPr>
                      <w:rFonts w:cs="Arial"/>
                      <w:bCs/>
                      <w:sz w:val="16"/>
                      <w:szCs w:val="16"/>
                      <w:lang w:eastAsia="es-CO"/>
                    </w:rPr>
                  </w:pPr>
                  <w:r w:rsidRPr="006145DB">
                    <w:rPr>
                      <w:rFonts w:cs="Arial"/>
                      <w:sz w:val="16"/>
                      <w:szCs w:val="16"/>
                    </w:rPr>
                    <w:t>Demanda</w:t>
                  </w:r>
                </w:p>
              </w:tc>
              <w:tc>
                <w:tcPr>
                  <w:tcW w:w="1798" w:type="dxa"/>
                  <w:shd w:val="clear" w:color="auto" w:fill="FFFFFF" w:themeFill="background1"/>
                  <w:vAlign w:val="center"/>
                </w:tcPr>
                <w:p w14:paraId="2E32C594" w14:textId="77777777" w:rsidR="007153BD" w:rsidRPr="006145DB" w:rsidRDefault="007153BD" w:rsidP="005B435E">
                  <w:pPr>
                    <w:tabs>
                      <w:tab w:val="left" w:pos="709"/>
                    </w:tabs>
                    <w:contextualSpacing/>
                    <w:jc w:val="center"/>
                    <w:rPr>
                      <w:rFonts w:cs="Arial"/>
                      <w:sz w:val="16"/>
                      <w:szCs w:val="16"/>
                    </w:rPr>
                  </w:pPr>
                  <w:r w:rsidRPr="006145DB">
                    <w:rPr>
                      <w:rFonts w:cs="Arial"/>
                      <w:sz w:val="16"/>
                      <w:szCs w:val="16"/>
                    </w:rPr>
                    <w:t>Subdirección para la discapacidad</w:t>
                  </w:r>
                </w:p>
                <w:p w14:paraId="6CD27C21"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354BD6" w:rsidRPr="006145DB" w14:paraId="4E203B5D" w14:textId="77777777" w:rsidTr="00354BD6">
              <w:trPr>
                <w:trHeight w:val="243"/>
                <w:jc w:val="center"/>
              </w:trPr>
              <w:tc>
                <w:tcPr>
                  <w:tcW w:w="3172" w:type="dxa"/>
                  <w:shd w:val="clear" w:color="auto" w:fill="FFFFFF" w:themeFill="background1"/>
                  <w:vAlign w:val="center"/>
                </w:tcPr>
                <w:p w14:paraId="24030152" w14:textId="781834AE" w:rsidR="007153BD" w:rsidRPr="006145DB" w:rsidRDefault="007153BD" w:rsidP="005B435E">
                  <w:pPr>
                    <w:pStyle w:val="Textoindependiente"/>
                    <w:spacing w:after="0"/>
                    <w:jc w:val="both"/>
                    <w:rPr>
                      <w:rFonts w:eastAsia="Arial" w:cs="Arial"/>
                      <w:sz w:val="16"/>
                      <w:szCs w:val="16"/>
                    </w:rPr>
                  </w:pPr>
                  <w:r w:rsidRPr="006145DB">
                    <w:rPr>
                      <w:rFonts w:eastAsia="Arial" w:cs="Arial"/>
                      <w:sz w:val="16"/>
                      <w:szCs w:val="16"/>
                    </w:rPr>
                    <w:t>Retiro voluntario manifestado libre y expresamente por escrito</w:t>
                  </w:r>
                  <w:r w:rsidR="00136BDE" w:rsidRPr="006145DB">
                    <w:rPr>
                      <w:rFonts w:eastAsia="Arial" w:cs="Arial"/>
                      <w:sz w:val="16"/>
                      <w:szCs w:val="16"/>
                    </w:rPr>
                    <w:t>rio.</w:t>
                  </w:r>
                </w:p>
              </w:tc>
              <w:tc>
                <w:tcPr>
                  <w:tcW w:w="1417" w:type="dxa"/>
                  <w:shd w:val="clear" w:color="auto" w:fill="FFFFFF" w:themeFill="background1"/>
                  <w:vAlign w:val="center"/>
                </w:tcPr>
                <w:p w14:paraId="67922033" w14:textId="34B2EFEA" w:rsidR="007153BD" w:rsidRPr="006145DB" w:rsidRDefault="00941E4D" w:rsidP="00941E4D">
                  <w:pPr>
                    <w:pStyle w:val="Textoindependiente"/>
                    <w:jc w:val="center"/>
                    <w:rPr>
                      <w:rFonts w:eastAsia="Times New Roman" w:cs="Arial"/>
                      <w:sz w:val="16"/>
                      <w:szCs w:val="16"/>
                      <w:lang w:eastAsia="es-CO"/>
                    </w:rPr>
                  </w:pPr>
                  <w:r w:rsidRPr="006145DB">
                    <w:rPr>
                      <w:rFonts w:eastAsia="Times New Roman" w:cs="Arial"/>
                      <w:sz w:val="16"/>
                      <w:szCs w:val="16"/>
                      <w:lang w:eastAsia="es-CO"/>
                    </w:rPr>
                    <w:t>Verificación en campo</w:t>
                  </w:r>
                </w:p>
              </w:tc>
              <w:tc>
                <w:tcPr>
                  <w:tcW w:w="1134" w:type="dxa"/>
                  <w:shd w:val="clear" w:color="auto" w:fill="FFFFFF" w:themeFill="background1"/>
                  <w:vAlign w:val="center"/>
                </w:tcPr>
                <w:p w14:paraId="6BEA2735" w14:textId="77777777" w:rsidR="007153BD" w:rsidRPr="006145DB" w:rsidRDefault="007153BD" w:rsidP="005B435E">
                  <w:pPr>
                    <w:tabs>
                      <w:tab w:val="left" w:pos="709"/>
                    </w:tabs>
                    <w:contextualSpacing/>
                    <w:jc w:val="center"/>
                    <w:rPr>
                      <w:rFonts w:cs="Arial"/>
                      <w:bCs/>
                      <w:sz w:val="16"/>
                      <w:szCs w:val="16"/>
                      <w:lang w:eastAsia="es-CO"/>
                    </w:rPr>
                  </w:pPr>
                  <w:r w:rsidRPr="006145DB">
                    <w:rPr>
                      <w:rFonts w:cs="Arial"/>
                      <w:sz w:val="16"/>
                      <w:szCs w:val="16"/>
                      <w:lang w:eastAsia="es-CO"/>
                    </w:rPr>
                    <w:t>Demanda</w:t>
                  </w:r>
                </w:p>
              </w:tc>
              <w:tc>
                <w:tcPr>
                  <w:tcW w:w="1798" w:type="dxa"/>
                  <w:shd w:val="clear" w:color="auto" w:fill="FFFFFF" w:themeFill="background1"/>
                  <w:vAlign w:val="center"/>
                </w:tcPr>
                <w:p w14:paraId="10EEFE90"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discapacidad</w:t>
                  </w:r>
                </w:p>
                <w:p w14:paraId="3BA899C7" w14:textId="77777777" w:rsidR="007153BD" w:rsidRPr="006145DB" w:rsidRDefault="007153BD" w:rsidP="005B435E">
                  <w:pPr>
                    <w:tabs>
                      <w:tab w:val="left" w:pos="709"/>
                    </w:tabs>
                    <w:contextualSpacing/>
                    <w:jc w:val="center"/>
                    <w:rPr>
                      <w:rFonts w:cs="Arial"/>
                      <w:bCs/>
                      <w:sz w:val="16"/>
                      <w:szCs w:val="16"/>
                      <w:lang w:eastAsia="es-CO"/>
                    </w:rPr>
                  </w:pPr>
                  <w:r w:rsidRPr="006145DB">
                    <w:rPr>
                      <w:rStyle w:val="normaltextrun"/>
                      <w:rFonts w:cs="Arial"/>
                      <w:sz w:val="16"/>
                      <w:szCs w:val="16"/>
                    </w:rPr>
                    <w:t>Equipo del servicio Social</w:t>
                  </w:r>
                </w:p>
              </w:tc>
            </w:tr>
            <w:tr w:rsidR="00354BD6" w:rsidRPr="006145DB" w14:paraId="016719B0" w14:textId="77777777" w:rsidTr="00354BD6">
              <w:trPr>
                <w:trHeight w:val="259"/>
                <w:jc w:val="center"/>
              </w:trPr>
              <w:tc>
                <w:tcPr>
                  <w:tcW w:w="3172" w:type="dxa"/>
                  <w:vMerge w:val="restart"/>
                  <w:shd w:val="clear" w:color="auto" w:fill="FFFFFF" w:themeFill="background1"/>
                  <w:vAlign w:val="center"/>
                </w:tcPr>
                <w:p w14:paraId="459230FB" w14:textId="77777777" w:rsidR="007153BD" w:rsidRPr="006145DB" w:rsidRDefault="007153BD" w:rsidP="005B435E">
                  <w:pPr>
                    <w:tabs>
                      <w:tab w:val="left" w:pos="709"/>
                    </w:tabs>
                    <w:contextualSpacing/>
                    <w:jc w:val="both"/>
                    <w:rPr>
                      <w:rFonts w:eastAsia="Arial" w:cs="Arial"/>
                      <w:sz w:val="16"/>
                      <w:szCs w:val="16"/>
                    </w:rPr>
                  </w:pPr>
                  <w:r w:rsidRPr="006145DB">
                    <w:rPr>
                      <w:rFonts w:eastAsia="Arial" w:cs="Arial"/>
                      <w:sz w:val="16"/>
                      <w:szCs w:val="16"/>
                    </w:rPr>
                    <w:t xml:space="preserve">Fallecimiento </w:t>
                  </w:r>
                </w:p>
              </w:tc>
              <w:tc>
                <w:tcPr>
                  <w:tcW w:w="1417" w:type="dxa"/>
                  <w:shd w:val="clear" w:color="auto" w:fill="FFFFFF" w:themeFill="background1"/>
                  <w:vAlign w:val="center"/>
                </w:tcPr>
                <w:p w14:paraId="146DF0FE" w14:textId="77777777" w:rsidR="007153BD" w:rsidRPr="006145DB" w:rsidRDefault="007153BD" w:rsidP="005B435E">
                  <w:pPr>
                    <w:tabs>
                      <w:tab w:val="left" w:pos="709"/>
                    </w:tabs>
                    <w:contextualSpacing/>
                    <w:jc w:val="center"/>
                    <w:rPr>
                      <w:rFonts w:cs="Arial"/>
                      <w:bCs/>
                      <w:sz w:val="16"/>
                      <w:szCs w:val="16"/>
                      <w:lang w:eastAsia="es-CO"/>
                    </w:rPr>
                  </w:pPr>
                  <w:r w:rsidRPr="006145DB">
                    <w:rPr>
                      <w:rFonts w:cs="Arial"/>
                      <w:sz w:val="16"/>
                      <w:szCs w:val="16"/>
                      <w:lang w:eastAsia="es-CO"/>
                    </w:rPr>
                    <w:t>Registro Social de Hogares</w:t>
                  </w:r>
                </w:p>
              </w:tc>
              <w:tc>
                <w:tcPr>
                  <w:tcW w:w="1134" w:type="dxa"/>
                  <w:shd w:val="clear" w:color="auto" w:fill="FFFFFF" w:themeFill="background1"/>
                  <w:vAlign w:val="center"/>
                </w:tcPr>
                <w:p w14:paraId="58C2F1A6" w14:textId="77777777" w:rsidR="007153BD" w:rsidRPr="006145DB" w:rsidRDefault="007153BD" w:rsidP="005B435E">
                  <w:pPr>
                    <w:tabs>
                      <w:tab w:val="left" w:pos="709"/>
                    </w:tabs>
                    <w:contextualSpacing/>
                    <w:jc w:val="center"/>
                    <w:rPr>
                      <w:rFonts w:cs="Arial"/>
                      <w:bCs/>
                      <w:sz w:val="16"/>
                      <w:szCs w:val="16"/>
                      <w:lang w:eastAsia="es-CO"/>
                    </w:rPr>
                  </w:pPr>
                  <w:r w:rsidRPr="006145DB">
                    <w:rPr>
                      <w:rFonts w:cs="Arial"/>
                      <w:sz w:val="16"/>
                      <w:szCs w:val="16"/>
                      <w:lang w:eastAsia="es-CO"/>
                    </w:rPr>
                    <w:t>Mensual (Mes Vencido)</w:t>
                  </w:r>
                </w:p>
              </w:tc>
              <w:tc>
                <w:tcPr>
                  <w:tcW w:w="1798" w:type="dxa"/>
                  <w:shd w:val="clear" w:color="auto" w:fill="FFFFFF" w:themeFill="background1"/>
                  <w:vAlign w:val="center"/>
                </w:tcPr>
                <w:p w14:paraId="49BD620B" w14:textId="77777777" w:rsidR="007153BD" w:rsidRPr="006145DB" w:rsidRDefault="007153BD" w:rsidP="005B435E">
                  <w:pPr>
                    <w:tabs>
                      <w:tab w:val="left" w:pos="709"/>
                    </w:tabs>
                    <w:contextualSpacing/>
                    <w:jc w:val="center"/>
                    <w:rPr>
                      <w:rFonts w:cs="Arial"/>
                      <w:bCs/>
                      <w:sz w:val="16"/>
                      <w:szCs w:val="16"/>
                      <w:lang w:eastAsia="es-CO"/>
                    </w:rPr>
                  </w:pPr>
                  <w:r w:rsidRPr="006145DB">
                    <w:rPr>
                      <w:rFonts w:cs="Arial"/>
                      <w:sz w:val="16"/>
                      <w:szCs w:val="16"/>
                      <w:lang w:eastAsia="es-CO"/>
                    </w:rPr>
                    <w:t>Secretaría Distrital de Planeación - SDP</w:t>
                  </w:r>
                </w:p>
              </w:tc>
            </w:tr>
            <w:tr w:rsidR="00354BD6" w:rsidRPr="006145DB" w14:paraId="111B7D58" w14:textId="77777777" w:rsidTr="00354BD6">
              <w:trPr>
                <w:trHeight w:val="259"/>
                <w:jc w:val="center"/>
              </w:trPr>
              <w:tc>
                <w:tcPr>
                  <w:tcW w:w="3172" w:type="dxa"/>
                  <w:vMerge/>
                  <w:shd w:val="clear" w:color="auto" w:fill="FFFFFF" w:themeFill="background1"/>
                  <w:vAlign w:val="center"/>
                </w:tcPr>
                <w:p w14:paraId="6B5138AC" w14:textId="77777777" w:rsidR="007153BD" w:rsidRPr="006145DB" w:rsidRDefault="007153BD" w:rsidP="005B435E">
                  <w:pPr>
                    <w:tabs>
                      <w:tab w:val="left" w:pos="709"/>
                    </w:tabs>
                    <w:contextualSpacing/>
                    <w:jc w:val="both"/>
                    <w:rPr>
                      <w:rFonts w:eastAsia="Arial" w:cs="Arial"/>
                      <w:sz w:val="16"/>
                      <w:szCs w:val="16"/>
                    </w:rPr>
                  </w:pPr>
                </w:p>
              </w:tc>
              <w:tc>
                <w:tcPr>
                  <w:tcW w:w="1417" w:type="dxa"/>
                  <w:shd w:val="clear" w:color="auto" w:fill="FFFFFF" w:themeFill="background1"/>
                  <w:vAlign w:val="center"/>
                </w:tcPr>
                <w:p w14:paraId="25F8001E"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Fé de supervivencia (ANI - RCD)</w:t>
                  </w:r>
                </w:p>
              </w:tc>
              <w:tc>
                <w:tcPr>
                  <w:tcW w:w="1134" w:type="dxa"/>
                  <w:shd w:val="clear" w:color="auto" w:fill="FFFFFF" w:themeFill="background1"/>
                  <w:vAlign w:val="center"/>
                </w:tcPr>
                <w:p w14:paraId="6B215D9F"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798" w:type="dxa"/>
                  <w:shd w:val="clear" w:color="auto" w:fill="FFFFFF" w:themeFill="background1"/>
                  <w:vAlign w:val="center"/>
                </w:tcPr>
                <w:p w14:paraId="7A119F5C"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Ministerio de Salud y Protección Social</w:t>
                  </w:r>
                </w:p>
              </w:tc>
            </w:tr>
            <w:tr w:rsidR="00354BD6" w:rsidRPr="006145DB" w14:paraId="79062B95" w14:textId="77777777" w:rsidTr="00136BDE">
              <w:trPr>
                <w:trHeight w:val="259"/>
                <w:jc w:val="center"/>
              </w:trPr>
              <w:tc>
                <w:tcPr>
                  <w:tcW w:w="3172" w:type="dxa"/>
                  <w:vMerge/>
                  <w:tcBorders>
                    <w:bottom w:val="single" w:sz="4" w:space="0" w:color="auto"/>
                  </w:tcBorders>
                  <w:shd w:val="clear" w:color="auto" w:fill="FFFFFF" w:themeFill="background1"/>
                  <w:vAlign w:val="center"/>
                </w:tcPr>
                <w:p w14:paraId="66A44241" w14:textId="77777777" w:rsidR="007153BD" w:rsidRPr="006145DB" w:rsidRDefault="007153BD" w:rsidP="005B435E">
                  <w:pPr>
                    <w:tabs>
                      <w:tab w:val="left" w:pos="709"/>
                    </w:tabs>
                    <w:contextualSpacing/>
                    <w:jc w:val="both"/>
                    <w:rPr>
                      <w:rFonts w:eastAsia="Arial" w:cs="Arial"/>
                      <w:sz w:val="16"/>
                      <w:szCs w:val="16"/>
                    </w:rPr>
                  </w:pPr>
                </w:p>
              </w:tc>
              <w:tc>
                <w:tcPr>
                  <w:tcW w:w="1417" w:type="dxa"/>
                  <w:tcBorders>
                    <w:bottom w:val="single" w:sz="4" w:space="0" w:color="auto"/>
                  </w:tcBorders>
                  <w:shd w:val="clear" w:color="auto" w:fill="FFFFFF" w:themeFill="background1"/>
                  <w:vAlign w:val="center"/>
                </w:tcPr>
                <w:p w14:paraId="468E94AD"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Fallecidos (Inhumados)</w:t>
                  </w:r>
                </w:p>
              </w:tc>
              <w:tc>
                <w:tcPr>
                  <w:tcW w:w="1134" w:type="dxa"/>
                  <w:tcBorders>
                    <w:bottom w:val="single" w:sz="4" w:space="0" w:color="auto"/>
                  </w:tcBorders>
                  <w:shd w:val="clear" w:color="auto" w:fill="FFFFFF" w:themeFill="background1"/>
                  <w:vAlign w:val="center"/>
                </w:tcPr>
                <w:p w14:paraId="66EA7B40"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798" w:type="dxa"/>
                  <w:tcBorders>
                    <w:bottom w:val="single" w:sz="4" w:space="0" w:color="auto"/>
                  </w:tcBorders>
                  <w:shd w:val="clear" w:color="auto" w:fill="FFFFFF" w:themeFill="background1"/>
                  <w:vAlign w:val="center"/>
                </w:tcPr>
                <w:p w14:paraId="4C872E40"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354BD6" w:rsidRPr="006145DB" w14:paraId="098D91B4" w14:textId="77777777" w:rsidTr="00354BD6">
              <w:trPr>
                <w:trHeight w:val="237"/>
                <w:jc w:val="center"/>
              </w:trPr>
              <w:tc>
                <w:tcPr>
                  <w:tcW w:w="3172" w:type="dxa"/>
                  <w:vMerge w:val="restart"/>
                  <w:shd w:val="clear" w:color="auto" w:fill="FFFFFF" w:themeFill="background1"/>
                  <w:vAlign w:val="center"/>
                </w:tcPr>
                <w:p w14:paraId="5C2F0A85" w14:textId="0B4653D2" w:rsidR="007153BD" w:rsidRPr="006145DB" w:rsidRDefault="007153BD" w:rsidP="005B435E">
                  <w:pPr>
                    <w:pStyle w:val="Textoindependiente"/>
                    <w:jc w:val="both"/>
                    <w:rPr>
                      <w:rFonts w:eastAsia="Arial" w:cs="Arial"/>
                      <w:sz w:val="16"/>
                      <w:szCs w:val="16"/>
                    </w:rPr>
                  </w:pPr>
                  <w:r w:rsidRPr="006145DB">
                    <w:rPr>
                      <w:rFonts w:eastAsia="Arial" w:cs="Arial"/>
                      <w:sz w:val="16"/>
                      <w:szCs w:val="16"/>
                    </w:rPr>
                    <w:t>Por traslado o cambio de residencia fuera de Bogotá D.C.</w:t>
                  </w:r>
                </w:p>
              </w:tc>
              <w:tc>
                <w:tcPr>
                  <w:tcW w:w="1417" w:type="dxa"/>
                  <w:shd w:val="clear" w:color="auto" w:fill="FFFFFF" w:themeFill="background1"/>
                  <w:vAlign w:val="center"/>
                </w:tcPr>
                <w:p w14:paraId="13B38309" w14:textId="77777777" w:rsidR="007153BD" w:rsidRPr="006145DB" w:rsidRDefault="007153BD" w:rsidP="005B435E">
                  <w:pPr>
                    <w:tabs>
                      <w:tab w:val="left" w:pos="709"/>
                    </w:tabs>
                    <w:contextualSpacing/>
                    <w:jc w:val="center"/>
                    <w:rPr>
                      <w:rFonts w:cs="Arial"/>
                      <w:bCs/>
                      <w:sz w:val="16"/>
                      <w:szCs w:val="16"/>
                      <w:lang w:eastAsia="es-CO"/>
                    </w:rPr>
                  </w:pPr>
                  <w:r w:rsidRPr="006145DB">
                    <w:rPr>
                      <w:rFonts w:eastAsia="Arial" w:cs="Arial"/>
                      <w:sz w:val="16"/>
                      <w:szCs w:val="16"/>
                    </w:rPr>
                    <w:t>SISBEN IV Bogotá</w:t>
                  </w:r>
                </w:p>
              </w:tc>
              <w:tc>
                <w:tcPr>
                  <w:tcW w:w="1134" w:type="dxa"/>
                  <w:shd w:val="clear" w:color="auto" w:fill="FFFFFF" w:themeFill="background1"/>
                  <w:vAlign w:val="center"/>
                </w:tcPr>
                <w:p w14:paraId="68B6A744" w14:textId="77777777" w:rsidR="007153BD" w:rsidRPr="006145DB" w:rsidRDefault="007153BD" w:rsidP="005B435E">
                  <w:pPr>
                    <w:tabs>
                      <w:tab w:val="left" w:pos="709"/>
                    </w:tabs>
                    <w:contextualSpacing/>
                    <w:jc w:val="center"/>
                    <w:rPr>
                      <w:rFonts w:cs="Arial"/>
                      <w:bCs/>
                      <w:sz w:val="16"/>
                      <w:szCs w:val="16"/>
                      <w:lang w:eastAsia="es-CO"/>
                    </w:rPr>
                  </w:pPr>
                  <w:r w:rsidRPr="006145DB">
                    <w:rPr>
                      <w:rFonts w:eastAsia="Arial" w:cs="Arial"/>
                      <w:sz w:val="16"/>
                      <w:szCs w:val="16"/>
                    </w:rPr>
                    <w:t>Mensual (Mes Vencido)</w:t>
                  </w:r>
                </w:p>
              </w:tc>
              <w:tc>
                <w:tcPr>
                  <w:tcW w:w="1798" w:type="dxa"/>
                  <w:shd w:val="clear" w:color="auto" w:fill="FFFFFF" w:themeFill="background1"/>
                  <w:vAlign w:val="center"/>
                </w:tcPr>
                <w:p w14:paraId="423BC1FB" w14:textId="77777777" w:rsidR="007153BD" w:rsidRPr="006145DB" w:rsidRDefault="007153BD" w:rsidP="005B435E">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354BD6" w:rsidRPr="006145DB" w14:paraId="6A86180B" w14:textId="77777777" w:rsidTr="00136BDE">
              <w:trPr>
                <w:trHeight w:val="237"/>
                <w:jc w:val="center"/>
              </w:trPr>
              <w:tc>
                <w:tcPr>
                  <w:tcW w:w="3172" w:type="dxa"/>
                  <w:vMerge/>
                  <w:tcBorders>
                    <w:bottom w:val="nil"/>
                  </w:tcBorders>
                  <w:shd w:val="clear" w:color="auto" w:fill="FFFFFF" w:themeFill="background1"/>
                  <w:vAlign w:val="center"/>
                </w:tcPr>
                <w:p w14:paraId="171B5FDD" w14:textId="77777777" w:rsidR="007153BD" w:rsidRPr="006145DB" w:rsidRDefault="007153BD" w:rsidP="005B435E">
                  <w:pPr>
                    <w:pStyle w:val="Textoindependiente"/>
                    <w:jc w:val="both"/>
                    <w:rPr>
                      <w:rFonts w:eastAsia="Arial" w:cs="Arial"/>
                      <w:sz w:val="16"/>
                      <w:szCs w:val="16"/>
                    </w:rPr>
                  </w:pPr>
                </w:p>
              </w:tc>
              <w:tc>
                <w:tcPr>
                  <w:tcW w:w="1417" w:type="dxa"/>
                  <w:tcBorders>
                    <w:bottom w:val="nil"/>
                  </w:tcBorders>
                  <w:shd w:val="clear" w:color="auto" w:fill="FFFFFF" w:themeFill="background1"/>
                  <w:vAlign w:val="center"/>
                </w:tcPr>
                <w:p w14:paraId="103960FA" w14:textId="77777777" w:rsidR="007153BD" w:rsidRPr="006145DB" w:rsidRDefault="007153BD" w:rsidP="005B435E">
                  <w:pPr>
                    <w:tabs>
                      <w:tab w:val="left" w:pos="709"/>
                    </w:tabs>
                    <w:contextualSpacing/>
                    <w:jc w:val="center"/>
                    <w:rPr>
                      <w:rFonts w:eastAsia="Arial" w:cs="Arial"/>
                      <w:sz w:val="16"/>
                      <w:szCs w:val="16"/>
                    </w:rPr>
                  </w:pPr>
                  <w:r w:rsidRPr="006145DB">
                    <w:rPr>
                      <w:rFonts w:cs="Arial"/>
                      <w:sz w:val="16"/>
                      <w:szCs w:val="16"/>
                      <w:lang w:eastAsia="es-CO"/>
                    </w:rPr>
                    <w:t>Verificación en campo.</w:t>
                  </w:r>
                </w:p>
              </w:tc>
              <w:tc>
                <w:tcPr>
                  <w:tcW w:w="1134" w:type="dxa"/>
                  <w:tcBorders>
                    <w:bottom w:val="nil"/>
                  </w:tcBorders>
                  <w:shd w:val="clear" w:color="auto" w:fill="FFFFFF" w:themeFill="background1"/>
                  <w:vAlign w:val="center"/>
                </w:tcPr>
                <w:p w14:paraId="044A196F" w14:textId="77777777" w:rsidR="007153BD" w:rsidRPr="006145DB" w:rsidRDefault="007153BD" w:rsidP="005B435E">
                  <w:pPr>
                    <w:tabs>
                      <w:tab w:val="left" w:pos="709"/>
                    </w:tabs>
                    <w:contextualSpacing/>
                    <w:jc w:val="center"/>
                    <w:rPr>
                      <w:rFonts w:eastAsia="Arial" w:cs="Arial"/>
                      <w:sz w:val="16"/>
                      <w:szCs w:val="16"/>
                    </w:rPr>
                  </w:pPr>
                  <w:r w:rsidRPr="006145DB">
                    <w:rPr>
                      <w:rFonts w:cs="Arial"/>
                      <w:sz w:val="16"/>
                      <w:szCs w:val="16"/>
                      <w:lang w:eastAsia="es-CO"/>
                    </w:rPr>
                    <w:t>Demanda</w:t>
                  </w:r>
                </w:p>
              </w:tc>
              <w:tc>
                <w:tcPr>
                  <w:tcW w:w="1798" w:type="dxa"/>
                  <w:tcBorders>
                    <w:bottom w:val="nil"/>
                  </w:tcBorders>
                  <w:shd w:val="clear" w:color="auto" w:fill="FFFFFF" w:themeFill="background1"/>
                  <w:vAlign w:val="center"/>
                </w:tcPr>
                <w:p w14:paraId="29BE7D29"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discapacidad</w:t>
                  </w:r>
                </w:p>
                <w:p w14:paraId="0BD44C77" w14:textId="77777777" w:rsidR="007153BD" w:rsidRPr="006145DB" w:rsidRDefault="007153BD" w:rsidP="005B435E">
                  <w:pPr>
                    <w:tabs>
                      <w:tab w:val="left" w:pos="709"/>
                    </w:tabs>
                    <w:contextualSpacing/>
                    <w:jc w:val="center"/>
                    <w:rPr>
                      <w:rFonts w:eastAsia="Arial" w:cs="Arial"/>
                      <w:sz w:val="16"/>
                      <w:szCs w:val="16"/>
                    </w:rPr>
                  </w:pPr>
                  <w:r w:rsidRPr="006145DB">
                    <w:rPr>
                      <w:rStyle w:val="normaltextrun"/>
                      <w:rFonts w:cs="Arial"/>
                      <w:sz w:val="16"/>
                      <w:szCs w:val="16"/>
                    </w:rPr>
                    <w:t>Equipo del servicio Social</w:t>
                  </w:r>
                </w:p>
              </w:tc>
            </w:tr>
          </w:tbl>
          <w:p w14:paraId="35553B48" w14:textId="77777777" w:rsidR="007153BD" w:rsidRPr="006145DB" w:rsidRDefault="007153BD" w:rsidP="005B435E">
            <w:pPr>
              <w:tabs>
                <w:tab w:val="left" w:pos="709"/>
              </w:tabs>
              <w:spacing w:line="240" w:lineRule="auto"/>
              <w:contextualSpacing/>
              <w:jc w:val="both"/>
              <w:rPr>
                <w:rFonts w:cs="Arial"/>
                <w:bCs/>
                <w:sz w:val="20"/>
                <w:szCs w:val="20"/>
                <w:lang w:eastAsia="es-CO"/>
              </w:rPr>
            </w:pPr>
          </w:p>
        </w:tc>
      </w:tr>
      <w:tr w:rsidR="007153BD" w:rsidRPr="006145DB" w14:paraId="0BB996C9" w14:textId="77777777" w:rsidTr="007153BD">
        <w:trPr>
          <w:trHeight w:val="955"/>
          <w:jc w:val="center"/>
        </w:trPr>
        <w:tc>
          <w:tcPr>
            <w:tcW w:w="1696" w:type="dxa"/>
            <w:shd w:val="clear" w:color="auto" w:fill="FFFFFF" w:themeFill="background1"/>
            <w:vAlign w:val="center"/>
          </w:tcPr>
          <w:p w14:paraId="474768DE" w14:textId="77777777" w:rsidR="007153BD" w:rsidRPr="006145DB" w:rsidRDefault="007153BD" w:rsidP="002D5151">
            <w:pPr>
              <w:spacing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699" w:type="dxa"/>
            <w:shd w:val="clear" w:color="auto" w:fill="FFFFFF" w:themeFill="background1"/>
            <w:vAlign w:val="center"/>
          </w:tcPr>
          <w:p w14:paraId="198EEC1C" w14:textId="77777777" w:rsidR="007153BD" w:rsidRPr="006145DB" w:rsidRDefault="007153BD" w:rsidP="005B435E">
            <w:pPr>
              <w:spacing w:after="0" w:line="240" w:lineRule="auto"/>
              <w:rPr>
                <w:rFonts w:cs="Arial"/>
                <w:sz w:val="14"/>
                <w:szCs w:val="14"/>
                <w:lang w:val="es-ES_tradnl"/>
              </w:rPr>
            </w:pPr>
          </w:p>
          <w:tbl>
            <w:tblPr>
              <w:tblStyle w:val="Tablaconcuadrcula"/>
              <w:tblW w:w="7431" w:type="dxa"/>
              <w:jc w:val="center"/>
              <w:shd w:val="clear" w:color="auto" w:fill="FFFFFF" w:themeFill="background1"/>
              <w:tblLayout w:type="fixed"/>
              <w:tblLook w:val="04A0" w:firstRow="1" w:lastRow="0" w:firstColumn="1" w:lastColumn="0" w:noHBand="0" w:noVBand="1"/>
            </w:tblPr>
            <w:tblGrid>
              <w:gridCol w:w="3148"/>
              <w:gridCol w:w="1417"/>
              <w:gridCol w:w="1134"/>
              <w:gridCol w:w="1732"/>
            </w:tblGrid>
            <w:tr w:rsidR="00136BDE" w:rsidRPr="006145DB" w14:paraId="13D6BCB7" w14:textId="77777777" w:rsidTr="00A60C7E">
              <w:trPr>
                <w:trHeight w:val="372"/>
                <w:jc w:val="center"/>
              </w:trPr>
              <w:tc>
                <w:tcPr>
                  <w:tcW w:w="3148" w:type="dxa"/>
                  <w:tcBorders>
                    <w:bottom w:val="single" w:sz="4" w:space="0" w:color="auto"/>
                  </w:tcBorders>
                  <w:shd w:val="clear" w:color="auto" w:fill="FFFFFF" w:themeFill="background1"/>
                  <w:vAlign w:val="center"/>
                </w:tcPr>
                <w:p w14:paraId="1B04B163"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417" w:type="dxa"/>
                  <w:tcBorders>
                    <w:bottom w:val="single" w:sz="4" w:space="0" w:color="auto"/>
                  </w:tcBorders>
                  <w:shd w:val="clear" w:color="auto" w:fill="FFFFFF" w:themeFill="background1"/>
                  <w:vAlign w:val="center"/>
                </w:tcPr>
                <w:p w14:paraId="1E15D3D2"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bottom w:val="single" w:sz="4" w:space="0" w:color="auto"/>
                  </w:tcBorders>
                  <w:shd w:val="clear" w:color="auto" w:fill="FFFFFF" w:themeFill="background1"/>
                  <w:vAlign w:val="center"/>
                </w:tcPr>
                <w:p w14:paraId="466BE340"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32" w:type="dxa"/>
                  <w:tcBorders>
                    <w:bottom w:val="single" w:sz="4" w:space="0" w:color="auto"/>
                  </w:tcBorders>
                  <w:shd w:val="clear" w:color="auto" w:fill="FFFFFF" w:themeFill="background1"/>
                  <w:vAlign w:val="center"/>
                </w:tcPr>
                <w:p w14:paraId="33F9DE6D" w14:textId="77777777" w:rsidR="007153BD" w:rsidRPr="006145DB" w:rsidRDefault="007153BD"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136BDE" w:rsidRPr="006145DB" w14:paraId="23AC0D16" w14:textId="77777777" w:rsidTr="00A60C7E">
              <w:trPr>
                <w:trHeight w:val="221"/>
                <w:jc w:val="center"/>
              </w:trPr>
              <w:tc>
                <w:tcPr>
                  <w:tcW w:w="3148" w:type="dxa"/>
                  <w:tcBorders>
                    <w:bottom w:val="nil"/>
                  </w:tcBorders>
                  <w:shd w:val="clear" w:color="auto" w:fill="FFFFFF" w:themeFill="background1"/>
                  <w:vAlign w:val="center"/>
                </w:tcPr>
                <w:p w14:paraId="4CE151E4" w14:textId="5079A3F7" w:rsidR="007153BD" w:rsidRPr="006145DB" w:rsidRDefault="007153BD" w:rsidP="005B435E">
                  <w:pPr>
                    <w:pStyle w:val="Textoindependiente"/>
                    <w:jc w:val="both"/>
                    <w:rPr>
                      <w:rFonts w:eastAsia="Times New Roman" w:cs="Arial"/>
                      <w:sz w:val="16"/>
                      <w:szCs w:val="16"/>
                      <w:lang w:val="es-CO" w:eastAsia="es-CO"/>
                    </w:rPr>
                  </w:pPr>
                  <w:r w:rsidRPr="006145DB">
                    <w:rPr>
                      <w:rFonts w:eastAsia="Times New Roman" w:cs="Arial"/>
                      <w:sz w:val="16"/>
                      <w:szCs w:val="16"/>
                      <w:lang w:val="es-CO" w:eastAsia="es-CO"/>
                    </w:rPr>
                    <w:t>Valoración de apoyos implementada o en proceso de realización por otra entidad del distrito capital.</w:t>
                  </w:r>
                </w:p>
              </w:tc>
              <w:tc>
                <w:tcPr>
                  <w:tcW w:w="1417" w:type="dxa"/>
                  <w:tcBorders>
                    <w:bottom w:val="nil"/>
                  </w:tcBorders>
                  <w:shd w:val="clear" w:color="auto" w:fill="FFFFFF" w:themeFill="background1"/>
                  <w:vAlign w:val="center"/>
                </w:tcPr>
                <w:p w14:paraId="7B0F83DF" w14:textId="5C1B25CA" w:rsidR="007153BD" w:rsidRPr="006145DB" w:rsidRDefault="007153BD" w:rsidP="005B435E">
                  <w:pPr>
                    <w:pStyle w:val="Textoindependiente"/>
                    <w:tabs>
                      <w:tab w:val="left" w:pos="709"/>
                    </w:tabs>
                    <w:jc w:val="both"/>
                    <w:rPr>
                      <w:rFonts w:eastAsia="Times New Roman" w:cs="Arial"/>
                      <w:sz w:val="16"/>
                      <w:szCs w:val="16"/>
                      <w:lang w:eastAsia="es-CO"/>
                    </w:rPr>
                  </w:pPr>
                  <w:r w:rsidRPr="006145DB">
                    <w:rPr>
                      <w:rFonts w:eastAsia="Times New Roman" w:cs="Arial"/>
                      <w:sz w:val="16"/>
                      <w:szCs w:val="16"/>
                      <w:lang w:eastAsia="es-CO"/>
                    </w:rPr>
                    <w:t>Base de datos Mesa de Trabajo y Coordinación Interinstitucional para la Prestación del Servicio de Valoración de Apoyos en Bogotá D.C. – MIVAB</w:t>
                  </w:r>
                </w:p>
              </w:tc>
              <w:tc>
                <w:tcPr>
                  <w:tcW w:w="1134" w:type="dxa"/>
                  <w:tcBorders>
                    <w:bottom w:val="nil"/>
                  </w:tcBorders>
                  <w:shd w:val="clear" w:color="auto" w:fill="FFFFFF" w:themeFill="background1"/>
                  <w:vAlign w:val="center"/>
                </w:tcPr>
                <w:p w14:paraId="1D42FF5F" w14:textId="77777777" w:rsidR="007153BD" w:rsidRPr="006145DB" w:rsidRDefault="007153BD" w:rsidP="005B435E">
                  <w:pPr>
                    <w:pStyle w:val="Textoindependiente"/>
                    <w:tabs>
                      <w:tab w:val="left" w:pos="709"/>
                    </w:tabs>
                    <w:jc w:val="both"/>
                    <w:rPr>
                      <w:rFonts w:cs="Arial"/>
                      <w:sz w:val="16"/>
                      <w:szCs w:val="16"/>
                      <w:lang w:eastAsia="es-CO"/>
                    </w:rPr>
                  </w:pPr>
                  <w:r w:rsidRPr="006145DB">
                    <w:rPr>
                      <w:rFonts w:eastAsia="Times New Roman" w:cs="Arial"/>
                      <w:sz w:val="16"/>
                      <w:szCs w:val="16"/>
                      <w:lang w:eastAsia="es-CO"/>
                    </w:rPr>
                    <w:t>Demanda</w:t>
                  </w:r>
                </w:p>
              </w:tc>
              <w:tc>
                <w:tcPr>
                  <w:tcW w:w="1732" w:type="dxa"/>
                  <w:tcBorders>
                    <w:bottom w:val="nil"/>
                  </w:tcBorders>
                  <w:shd w:val="clear" w:color="auto" w:fill="FFFFFF" w:themeFill="background1"/>
                  <w:vAlign w:val="center"/>
                </w:tcPr>
                <w:p w14:paraId="2E4B8EA5" w14:textId="77777777" w:rsidR="007153BD" w:rsidRPr="006145DB" w:rsidRDefault="007153BD" w:rsidP="005B435E">
                  <w:pPr>
                    <w:pStyle w:val="Textoindependiente"/>
                    <w:tabs>
                      <w:tab w:val="left" w:pos="709"/>
                    </w:tabs>
                    <w:jc w:val="both"/>
                    <w:rPr>
                      <w:rFonts w:cs="Arial"/>
                      <w:sz w:val="16"/>
                      <w:szCs w:val="16"/>
                      <w:lang w:eastAsia="es-CO"/>
                    </w:rPr>
                  </w:pPr>
                  <w:r w:rsidRPr="006145DB">
                    <w:rPr>
                      <w:rFonts w:eastAsia="Times New Roman" w:cs="Arial"/>
                      <w:sz w:val="16"/>
                      <w:szCs w:val="16"/>
                      <w:lang w:eastAsia="es-CO"/>
                    </w:rPr>
                    <w:t>Secretaría Distrital de Planeación - SDP</w:t>
                  </w:r>
                </w:p>
              </w:tc>
            </w:tr>
          </w:tbl>
          <w:p w14:paraId="1A7EC0DD" w14:textId="77777777" w:rsidR="007153BD" w:rsidRPr="006145DB" w:rsidRDefault="007153BD" w:rsidP="005B435E">
            <w:pPr>
              <w:tabs>
                <w:tab w:val="left" w:pos="709"/>
              </w:tabs>
              <w:spacing w:line="240" w:lineRule="auto"/>
              <w:contextualSpacing/>
              <w:jc w:val="both"/>
              <w:rPr>
                <w:rFonts w:eastAsia="Calibri" w:cs="Arial"/>
                <w:bCs/>
                <w:sz w:val="18"/>
                <w:szCs w:val="18"/>
                <w:lang w:eastAsia="es-CO"/>
              </w:rPr>
            </w:pPr>
          </w:p>
        </w:tc>
      </w:tr>
      <w:tr w:rsidR="007153BD" w:rsidRPr="006145DB" w14:paraId="7CAFE9AC" w14:textId="77777777" w:rsidTr="007153BD">
        <w:trPr>
          <w:trHeight w:val="983"/>
          <w:jc w:val="center"/>
        </w:trPr>
        <w:tc>
          <w:tcPr>
            <w:tcW w:w="1696" w:type="dxa"/>
            <w:shd w:val="clear" w:color="auto" w:fill="FFFFFF" w:themeFill="background1"/>
            <w:vAlign w:val="center"/>
          </w:tcPr>
          <w:p w14:paraId="69DA4ED8" w14:textId="3712823D" w:rsidR="007153BD" w:rsidRPr="006145DB" w:rsidRDefault="002D5151" w:rsidP="002D5151">
            <w:pPr>
              <w:spacing w:line="240" w:lineRule="auto"/>
              <w:contextualSpacing/>
              <w:rPr>
                <w:rFonts w:cs="Arial"/>
                <w:sz w:val="20"/>
                <w:szCs w:val="20"/>
                <w:lang w:eastAsia="es-CO"/>
              </w:rPr>
            </w:pPr>
            <w:r w:rsidRPr="006145DB">
              <w:rPr>
                <w:rFonts w:cs="Arial"/>
                <w:sz w:val="20"/>
                <w:szCs w:val="20"/>
                <w:lang w:eastAsia="es-CO"/>
              </w:rPr>
              <w:t>E</w:t>
            </w:r>
            <w:r w:rsidR="007153BD" w:rsidRPr="006145DB">
              <w:rPr>
                <w:rFonts w:cs="Arial"/>
                <w:sz w:val="20"/>
                <w:szCs w:val="20"/>
                <w:lang w:eastAsia="es-CO"/>
              </w:rPr>
              <w:t>jecución</w:t>
            </w:r>
          </w:p>
        </w:tc>
        <w:tc>
          <w:tcPr>
            <w:tcW w:w="7699" w:type="dxa"/>
            <w:shd w:val="clear" w:color="auto" w:fill="FFFFFF" w:themeFill="background1"/>
            <w:vAlign w:val="center"/>
          </w:tcPr>
          <w:p w14:paraId="2F5F69FF" w14:textId="0823F1FC" w:rsidR="007153BD" w:rsidRPr="006145DB" w:rsidRDefault="007153BD" w:rsidP="005B435E">
            <w:pPr>
              <w:pStyle w:val="Textoindependiente"/>
              <w:spacing w:after="0" w:line="240" w:lineRule="auto"/>
              <w:jc w:val="both"/>
              <w:rPr>
                <w:rFonts w:eastAsia="Arial" w:cs="Arial"/>
                <w:sz w:val="20"/>
                <w:szCs w:val="20"/>
                <w:lang w:val="es-CO"/>
              </w:rPr>
            </w:pPr>
            <w:r w:rsidRPr="006145DB">
              <w:rPr>
                <w:rFonts w:eastAsia="Arial" w:cs="Arial"/>
                <w:sz w:val="20"/>
                <w:szCs w:val="20"/>
                <w:lang w:val="es-CO"/>
              </w:rPr>
              <w:t xml:space="preserve">El servicio de valoración de apoyos para personas con discapacidad, se consolida como una respuesta operativa a la implementación de la Ley 1996 de 2019, la cual reconoce el derecho de las personas con discapacidad a ejercer su capacidad jurídica en igualdad de condiciones. Es de carácter distrital y se implementa con un equipo que realiza la valoración en el lugar donde se encuentre la persona con discapacidad en la ciudad de Bogotá D.C. </w:t>
            </w:r>
          </w:p>
          <w:p w14:paraId="7F3EBBAE" w14:textId="77777777" w:rsidR="00136BDE" w:rsidRPr="006145DB" w:rsidRDefault="00136BDE" w:rsidP="005B435E">
            <w:pPr>
              <w:pStyle w:val="Textoindependiente"/>
              <w:spacing w:after="0" w:line="240" w:lineRule="auto"/>
              <w:jc w:val="both"/>
              <w:rPr>
                <w:rFonts w:eastAsia="Arial" w:cs="Arial"/>
                <w:sz w:val="20"/>
                <w:szCs w:val="20"/>
                <w:lang w:val="es-CO"/>
              </w:rPr>
            </w:pPr>
          </w:p>
          <w:p w14:paraId="07837D23" w14:textId="6594243A" w:rsidR="007153BD" w:rsidRPr="006145DB" w:rsidRDefault="007153BD" w:rsidP="005B435E">
            <w:pPr>
              <w:pStyle w:val="Textoindependiente"/>
              <w:spacing w:after="0" w:line="240" w:lineRule="auto"/>
              <w:jc w:val="both"/>
              <w:rPr>
                <w:rFonts w:eastAsia="Arial" w:cs="Arial"/>
                <w:sz w:val="20"/>
                <w:szCs w:val="20"/>
                <w:lang w:val="es-CO"/>
              </w:rPr>
            </w:pPr>
            <w:r w:rsidRPr="006145DB">
              <w:rPr>
                <w:rFonts w:eastAsia="Arial" w:cs="Arial"/>
                <w:sz w:val="20"/>
                <w:szCs w:val="20"/>
                <w:lang w:val="es-CO"/>
              </w:rPr>
              <w:t xml:space="preserve">En concordancia con esta norma, todas las solicitudes de valoración de apoyos que se realicen al servicio ya sea por reparto judicial o por radicación directa, son sometidas a un proceso de verificación técnica que permite establecer si cumplen con la población objetivo y los criterios de ingreso previamente definidos. Cuando no se cumplen dichas categorías o criterios, por razones como no residir en Bogotá D.C o no aportar información suficiente, o por no atender las visitas domiciliarias programadas en dos oportunidades, se emite una respuesta formal que informa del no cumplimiento de criterios y orienta a la persona solicitante sobre los pasos a seguir. </w:t>
            </w:r>
          </w:p>
          <w:p w14:paraId="7FC72CFA" w14:textId="77777777" w:rsidR="00136BDE" w:rsidRPr="006145DB" w:rsidRDefault="00136BDE" w:rsidP="005B435E">
            <w:pPr>
              <w:pStyle w:val="Textoindependiente"/>
              <w:spacing w:after="0" w:line="240" w:lineRule="auto"/>
              <w:jc w:val="both"/>
              <w:rPr>
                <w:rFonts w:eastAsia="Arial" w:cs="Arial"/>
                <w:sz w:val="20"/>
                <w:szCs w:val="20"/>
                <w:lang w:val="es-CO"/>
              </w:rPr>
            </w:pPr>
          </w:p>
          <w:p w14:paraId="5910A131" w14:textId="24B2F0A8" w:rsidR="007153BD" w:rsidRPr="006145DB" w:rsidRDefault="007153BD" w:rsidP="005B435E">
            <w:pPr>
              <w:pStyle w:val="Textoindependiente"/>
              <w:spacing w:after="0" w:line="240" w:lineRule="auto"/>
              <w:jc w:val="both"/>
              <w:rPr>
                <w:rFonts w:eastAsia="Arial" w:cs="Arial"/>
                <w:sz w:val="20"/>
                <w:szCs w:val="20"/>
                <w:lang w:val="es-CO"/>
              </w:rPr>
            </w:pPr>
            <w:r w:rsidRPr="006145DB">
              <w:rPr>
                <w:rFonts w:eastAsia="Arial" w:cs="Arial"/>
                <w:sz w:val="20"/>
                <w:szCs w:val="20"/>
                <w:lang w:val="es-CO"/>
              </w:rPr>
              <w:t xml:space="preserve">Solo cuando la solicitud es validada, se agenda la visita de valoración y el caso se considera formalmente admitido en el servicio, por lo cual la persona quedará en estado “EN ATENCIÓN” en el Sistema de Información y Registro de Beneficiarios - SIRBE-. A partir de este momento, se implementa el proceso técnico de valoración de apoyos, cuyo resultado es la emisión del informe, el cual constituye el producto final y determina el cierre del caso, bajo el cual la persona pasará a estado “ATENDIDO” (egresado) en el Sistema de Información y Registro de Beneficiarios - SIRBE-. </w:t>
            </w:r>
          </w:p>
          <w:p w14:paraId="2BD3AB8C" w14:textId="77777777" w:rsidR="00136BDE" w:rsidRPr="006145DB" w:rsidRDefault="00136BDE" w:rsidP="005B435E">
            <w:pPr>
              <w:pStyle w:val="Textoindependiente"/>
              <w:spacing w:after="0" w:line="240" w:lineRule="auto"/>
              <w:jc w:val="both"/>
              <w:rPr>
                <w:rFonts w:eastAsia="Arial" w:cs="Arial"/>
                <w:sz w:val="20"/>
                <w:szCs w:val="20"/>
                <w:lang w:val="es-CO"/>
              </w:rPr>
            </w:pPr>
          </w:p>
          <w:p w14:paraId="486CB00E" w14:textId="630FC211" w:rsidR="007153BD" w:rsidRPr="006145DB" w:rsidRDefault="007153BD" w:rsidP="005B435E">
            <w:pPr>
              <w:pStyle w:val="Textoindependiente"/>
              <w:spacing w:after="0" w:line="240" w:lineRule="auto"/>
              <w:jc w:val="both"/>
              <w:rPr>
                <w:rFonts w:eastAsia="Arial" w:cs="Arial"/>
                <w:sz w:val="20"/>
                <w:szCs w:val="20"/>
                <w:lang w:val="es-CO"/>
              </w:rPr>
            </w:pPr>
            <w:r w:rsidRPr="006145DB">
              <w:rPr>
                <w:rFonts w:eastAsia="Arial" w:cs="Arial"/>
                <w:sz w:val="20"/>
                <w:szCs w:val="20"/>
                <w:lang w:val="es-CO"/>
              </w:rPr>
              <w:t>El servicio implementa las siguientes actividades:</w:t>
            </w:r>
          </w:p>
          <w:p w14:paraId="5AB50171" w14:textId="77777777" w:rsidR="002D5151" w:rsidRPr="006145DB" w:rsidRDefault="002D5151" w:rsidP="005B435E">
            <w:pPr>
              <w:pStyle w:val="Textoindependiente"/>
              <w:spacing w:after="0" w:line="240" w:lineRule="auto"/>
              <w:jc w:val="both"/>
              <w:rPr>
                <w:rFonts w:eastAsia="Arial" w:cs="Arial"/>
                <w:sz w:val="20"/>
                <w:szCs w:val="20"/>
                <w:lang w:val="es-CO"/>
              </w:rPr>
            </w:pPr>
          </w:p>
          <w:p w14:paraId="0CAAE720" w14:textId="77777777" w:rsidR="007153BD" w:rsidRPr="006145DB" w:rsidRDefault="007153BD">
            <w:pPr>
              <w:pStyle w:val="Prrafodelista"/>
              <w:numPr>
                <w:ilvl w:val="0"/>
                <w:numId w:val="103"/>
              </w:numPr>
              <w:spacing w:after="0" w:line="240" w:lineRule="auto"/>
              <w:jc w:val="both"/>
              <w:rPr>
                <w:rFonts w:eastAsia="Arial" w:cs="Arial"/>
                <w:sz w:val="20"/>
                <w:szCs w:val="20"/>
              </w:rPr>
            </w:pPr>
            <w:r w:rsidRPr="006145DB">
              <w:rPr>
                <w:rFonts w:eastAsia="Arial" w:cs="Arial"/>
                <w:sz w:val="20"/>
                <w:szCs w:val="20"/>
              </w:rPr>
              <w:t xml:space="preserve">Vista Domiciliaria: El equipo del servicio lleva a cabo la visita, para determinar los actos jurídicos que requieren las personas con discapacidad y si es necesario apoyo o no para ellos. Al requerirse, se lleva a cabo el proceso de valoración de apoyos, lo cual implica la revisión de las condiciones personales, familiares, sociales y jurídicas de la persona, con el fin de determinar apoyos pertinentes y ajustados a su realidad, garantizando que la personas cuenten con los apoyos comunicativos y en la comprensión del acto jurídico, promoviendo que estos respeten la voluntad y preferencias de la persona con discapacidad. </w:t>
            </w:r>
          </w:p>
          <w:p w14:paraId="13716888" w14:textId="77777777" w:rsidR="007153BD" w:rsidRPr="006145DB" w:rsidRDefault="007153BD" w:rsidP="005B435E">
            <w:pPr>
              <w:pStyle w:val="Prrafodelista"/>
              <w:spacing w:after="0" w:line="240" w:lineRule="auto"/>
              <w:jc w:val="both"/>
              <w:rPr>
                <w:rFonts w:eastAsia="Arial" w:cs="Arial"/>
                <w:sz w:val="20"/>
                <w:szCs w:val="20"/>
              </w:rPr>
            </w:pPr>
          </w:p>
          <w:p w14:paraId="74D55D95" w14:textId="5624F675" w:rsidR="007153BD" w:rsidRPr="006145DB" w:rsidRDefault="007153BD" w:rsidP="005B435E">
            <w:pPr>
              <w:pStyle w:val="Prrafodelista"/>
              <w:spacing w:after="0" w:line="240" w:lineRule="auto"/>
              <w:ind w:left="360"/>
              <w:jc w:val="both"/>
              <w:rPr>
                <w:rFonts w:eastAsia="Arial" w:cs="Arial"/>
                <w:sz w:val="20"/>
                <w:szCs w:val="20"/>
              </w:rPr>
            </w:pPr>
            <w:r w:rsidRPr="006145DB">
              <w:rPr>
                <w:rFonts w:eastAsia="Arial" w:cs="Arial"/>
                <w:sz w:val="20"/>
                <w:szCs w:val="20"/>
              </w:rPr>
              <w:t xml:space="preserve">En caso en que la persona con discapacidad viva en la zona rural de Bogotá D.C, esta visita se puede llevar a cabo a través de canales virtuales. </w:t>
            </w:r>
          </w:p>
          <w:p w14:paraId="3E099AD5" w14:textId="77777777" w:rsidR="00136BDE" w:rsidRPr="006145DB" w:rsidRDefault="00136BDE" w:rsidP="005B435E">
            <w:pPr>
              <w:pStyle w:val="Prrafodelista"/>
              <w:spacing w:after="0" w:line="240" w:lineRule="auto"/>
              <w:ind w:left="360"/>
              <w:jc w:val="both"/>
              <w:rPr>
                <w:rFonts w:eastAsia="Arial" w:cs="Arial"/>
                <w:sz w:val="20"/>
                <w:szCs w:val="20"/>
              </w:rPr>
            </w:pPr>
          </w:p>
          <w:p w14:paraId="56AAC4CA" w14:textId="155067FA" w:rsidR="007153BD" w:rsidRPr="006145DB" w:rsidRDefault="007153BD">
            <w:pPr>
              <w:pStyle w:val="Textoindependiente"/>
              <w:numPr>
                <w:ilvl w:val="0"/>
                <w:numId w:val="103"/>
              </w:numPr>
              <w:spacing w:after="0" w:line="240" w:lineRule="auto"/>
              <w:contextualSpacing/>
              <w:jc w:val="both"/>
              <w:rPr>
                <w:rFonts w:eastAsia="Arial" w:cs="Arial"/>
                <w:sz w:val="20"/>
                <w:szCs w:val="20"/>
                <w:lang w:val="es-CO"/>
              </w:rPr>
            </w:pPr>
            <w:r w:rsidRPr="006145DB">
              <w:rPr>
                <w:rFonts w:eastAsia="Arial" w:cs="Arial"/>
                <w:sz w:val="20"/>
                <w:szCs w:val="20"/>
                <w:lang w:val="es-CO"/>
              </w:rPr>
              <w:t>Informe de Valoración de Apoyos</w:t>
            </w:r>
            <w:r w:rsidRPr="006145DB">
              <w:rPr>
                <w:rFonts w:eastAsia="Arial" w:cs="Arial"/>
                <w:b/>
                <w:bCs/>
                <w:sz w:val="20"/>
                <w:szCs w:val="20"/>
                <w:lang w:val="es-CO"/>
              </w:rPr>
              <w:t>:</w:t>
            </w:r>
            <w:r w:rsidRPr="006145DB">
              <w:rPr>
                <w:rFonts w:eastAsia="Arial" w:cs="Arial"/>
                <w:sz w:val="20"/>
                <w:szCs w:val="20"/>
                <w:lang w:val="es-CO"/>
              </w:rPr>
              <w:t xml:space="preserve"> posterior a la realización de la visita domiciliaria, el equipo proyecta y envía el informe de valoración de apoyos a la entidad o el solicitante correspondiente. Dicho informe brinda múltiples beneficios, entre ellos, reconocer y documentar la capacidad jurídica de la persona con discapacidad en el marco de la Ley 1996 de 2019. Permite identificar los actos jurídicos relevantes para su vida cotidiana, así como los apoyos que podría requerir para ejercerlos de forma autónoma y segura. Además, formaliza redes de apoyo reales, disponibles y significativas, brindando un insumo técnico útil para los procesos judiciales de adjudicación de apoyos. </w:t>
            </w:r>
          </w:p>
          <w:p w14:paraId="6146046F" w14:textId="77777777" w:rsidR="007153BD" w:rsidRPr="006145DB" w:rsidRDefault="007153BD" w:rsidP="005B435E">
            <w:pPr>
              <w:pStyle w:val="Textoindependiente"/>
              <w:spacing w:after="0" w:line="240" w:lineRule="auto"/>
              <w:ind w:left="360"/>
              <w:contextualSpacing/>
              <w:jc w:val="both"/>
              <w:rPr>
                <w:rFonts w:eastAsia="Arial" w:cs="Arial"/>
                <w:sz w:val="20"/>
                <w:szCs w:val="20"/>
                <w:lang w:val="es-CO"/>
              </w:rPr>
            </w:pPr>
          </w:p>
          <w:p w14:paraId="3B8BDE98" w14:textId="72C417C4" w:rsidR="007153BD" w:rsidRPr="006145DB" w:rsidRDefault="007153BD" w:rsidP="005B435E">
            <w:pPr>
              <w:pStyle w:val="Textoindependiente"/>
              <w:spacing w:after="0" w:line="240" w:lineRule="auto"/>
              <w:ind w:left="360"/>
              <w:jc w:val="both"/>
              <w:rPr>
                <w:rFonts w:eastAsia="Arial" w:cs="Arial"/>
                <w:sz w:val="20"/>
                <w:szCs w:val="20"/>
                <w:lang w:val="es-CO"/>
              </w:rPr>
            </w:pPr>
            <w:r w:rsidRPr="006145DB">
              <w:rPr>
                <w:rFonts w:eastAsia="Arial" w:cs="Arial"/>
                <w:sz w:val="20"/>
                <w:szCs w:val="20"/>
                <w:lang w:val="es-CO"/>
              </w:rPr>
              <w:t xml:space="preserve">Este informe no se basa únicamente en el diagnóstico, sino que recoge las capacidades, preferencias y necesidades de la persona, fortaleciendo las garantías de acceso a la justicia y el ejercicio pleno de sus derechos, favoreciendo procesos de inclusión social en entornos como salud, educativo, financiero, cultural y laboral.  </w:t>
            </w:r>
          </w:p>
          <w:p w14:paraId="45EFFAD1" w14:textId="77777777" w:rsidR="00136BDE" w:rsidRPr="006145DB" w:rsidRDefault="00136BDE" w:rsidP="005B435E">
            <w:pPr>
              <w:pStyle w:val="Textoindependiente"/>
              <w:spacing w:after="0" w:line="240" w:lineRule="auto"/>
              <w:jc w:val="both"/>
              <w:rPr>
                <w:rFonts w:eastAsia="Arial" w:cs="Arial"/>
                <w:sz w:val="20"/>
                <w:szCs w:val="20"/>
                <w:lang w:val="es-CO"/>
              </w:rPr>
            </w:pPr>
          </w:p>
          <w:p w14:paraId="66B4DB16" w14:textId="0960141B" w:rsidR="007153BD" w:rsidRPr="006145DB" w:rsidRDefault="007153BD" w:rsidP="005B435E">
            <w:pPr>
              <w:pStyle w:val="Textoindependiente"/>
              <w:spacing w:after="0" w:line="240" w:lineRule="auto"/>
              <w:jc w:val="both"/>
              <w:rPr>
                <w:rFonts w:eastAsia="Arial" w:cs="Arial"/>
                <w:sz w:val="20"/>
                <w:szCs w:val="20"/>
                <w:lang w:val="es-CO"/>
              </w:rPr>
            </w:pPr>
            <w:r w:rsidRPr="006145DB">
              <w:rPr>
                <w:rFonts w:eastAsia="Arial" w:cs="Arial"/>
                <w:sz w:val="20"/>
                <w:szCs w:val="20"/>
                <w:lang w:val="es-CO"/>
              </w:rPr>
              <w:t>En la operación, el equipo técnico no solo se encarga de la recepción y gestión de solicitudes de valoración orientadas a procesos judiciales de adjudicación de apoyos, sino que también desarrolla de manera paralela un componente misional de carácter pedagógico. Ya que, de forma complementaria, el equipo adelanta acciones de socialización y pedagogía jurídica sobre la Ley 1996 de 2019 en todas las localidades del distrito capital, dirigidas a personas con discapacidad, sus familias, y personas cuidadoras. Estas acciones buscan fortalecer el conocimiento colectivo sobre el ejercicio de la capacidad legal, prevenir prácticas restrictivas de derechos y promover la implementación efectiva de los sistemas de apoyos requeridas para favorecer la autonomía e independencia de la población con discapacidad.</w:t>
            </w:r>
          </w:p>
          <w:p w14:paraId="2516488C" w14:textId="77777777" w:rsidR="00136BDE" w:rsidRPr="006145DB" w:rsidRDefault="00136BDE" w:rsidP="005B435E">
            <w:pPr>
              <w:pStyle w:val="Default"/>
              <w:jc w:val="both"/>
              <w:rPr>
                <w:color w:val="auto"/>
                <w:sz w:val="20"/>
                <w:szCs w:val="20"/>
              </w:rPr>
            </w:pPr>
          </w:p>
          <w:p w14:paraId="64FA9841" w14:textId="227607CF" w:rsidR="007153BD" w:rsidRPr="006145DB" w:rsidRDefault="007153BD" w:rsidP="005B435E">
            <w:pPr>
              <w:pStyle w:val="Default"/>
              <w:jc w:val="both"/>
              <w:rPr>
                <w:color w:val="auto"/>
                <w:sz w:val="20"/>
                <w:szCs w:val="20"/>
              </w:rPr>
            </w:pPr>
            <w:r w:rsidRPr="006145DB">
              <w:rPr>
                <w:color w:val="auto"/>
                <w:sz w:val="20"/>
                <w:szCs w:val="20"/>
              </w:rPr>
              <w:t>En caso de interrupción total o parcial del servicio se implementará el plan operativo de continuidad correspondiente.</w:t>
            </w:r>
          </w:p>
        </w:tc>
      </w:tr>
      <w:tr w:rsidR="007153BD" w:rsidRPr="006145DB" w14:paraId="42CF6902" w14:textId="77777777" w:rsidTr="007153BD">
        <w:trPr>
          <w:trHeight w:val="983"/>
          <w:jc w:val="center"/>
        </w:trPr>
        <w:tc>
          <w:tcPr>
            <w:tcW w:w="1696" w:type="dxa"/>
            <w:shd w:val="clear" w:color="auto" w:fill="FFFFFF" w:themeFill="background1"/>
            <w:vAlign w:val="center"/>
          </w:tcPr>
          <w:p w14:paraId="03A4798D" w14:textId="77777777" w:rsidR="007153BD" w:rsidRPr="006145DB" w:rsidRDefault="007153BD" w:rsidP="005B435E">
            <w:pPr>
              <w:spacing w:line="240" w:lineRule="auto"/>
              <w:ind w:left="22"/>
              <w:contextualSpacing/>
              <w:jc w:val="both"/>
              <w:rPr>
                <w:rFonts w:cs="Arial"/>
                <w:sz w:val="20"/>
                <w:szCs w:val="20"/>
                <w:lang w:eastAsia="es-CO"/>
              </w:rPr>
            </w:pPr>
            <w:r w:rsidRPr="006145DB">
              <w:rPr>
                <w:rFonts w:cs="Arial"/>
                <w:sz w:val="20"/>
                <w:szCs w:val="20"/>
                <w:lang w:eastAsia="es-CO"/>
              </w:rPr>
              <w:t>Condiciones transversales de calidad</w:t>
            </w:r>
          </w:p>
        </w:tc>
        <w:tc>
          <w:tcPr>
            <w:tcW w:w="7699" w:type="dxa"/>
            <w:shd w:val="clear" w:color="auto" w:fill="FFFFFF" w:themeFill="background1"/>
            <w:vAlign w:val="center"/>
          </w:tcPr>
          <w:p w14:paraId="0EA08FD6" w14:textId="5E5A31A9" w:rsidR="007153BD" w:rsidRPr="006145DB" w:rsidRDefault="007153BD" w:rsidP="005B435E">
            <w:pPr>
              <w:tabs>
                <w:tab w:val="left" w:pos="709"/>
              </w:tabs>
              <w:spacing w:after="0" w:line="240" w:lineRule="auto"/>
              <w:jc w:val="both"/>
              <w:rPr>
                <w:rFonts w:cs="Arial"/>
                <w:sz w:val="20"/>
                <w:szCs w:val="20"/>
                <w:lang w:eastAsia="es-CO"/>
              </w:rPr>
            </w:pPr>
            <w:r w:rsidRPr="006145DB">
              <w:rPr>
                <w:rFonts w:cs="Arial"/>
                <w:sz w:val="20"/>
                <w:szCs w:val="20"/>
                <w:lang w:eastAsia="es-CO"/>
              </w:rPr>
              <w:t>Para el servicio aplican las siguientes condiciones de calidad:</w:t>
            </w:r>
          </w:p>
          <w:p w14:paraId="2DFE0639" w14:textId="77777777" w:rsidR="00136BDE" w:rsidRPr="006145DB" w:rsidRDefault="00136BDE" w:rsidP="005B435E">
            <w:pPr>
              <w:pStyle w:val="Ttulo1"/>
              <w:rPr>
                <w:sz w:val="20"/>
                <w:szCs w:val="20"/>
                <w:lang w:eastAsia="es-CO"/>
              </w:rPr>
            </w:pPr>
          </w:p>
          <w:p w14:paraId="40BACB8D" w14:textId="77777777" w:rsidR="007153BD" w:rsidRPr="006145DB" w:rsidRDefault="007153BD">
            <w:pPr>
              <w:pStyle w:val="Prrafodelista"/>
              <w:numPr>
                <w:ilvl w:val="0"/>
                <w:numId w:val="102"/>
              </w:numPr>
              <w:tabs>
                <w:tab w:val="left" w:pos="454"/>
              </w:tabs>
              <w:spacing w:after="0" w:line="240" w:lineRule="auto"/>
              <w:ind w:left="454"/>
              <w:jc w:val="both"/>
              <w:rPr>
                <w:rFonts w:cs="Arial"/>
                <w:sz w:val="20"/>
                <w:szCs w:val="20"/>
                <w:lang w:eastAsia="es-CO"/>
              </w:rPr>
            </w:pPr>
            <w:r w:rsidRPr="006145DB">
              <w:rPr>
                <w:rFonts w:cs="Arial"/>
                <w:sz w:val="20"/>
                <w:szCs w:val="20"/>
                <w:lang w:eastAsia="es-CO"/>
              </w:rPr>
              <w:t>Talento humano</w:t>
            </w:r>
          </w:p>
          <w:p w14:paraId="591FACA6" w14:textId="77777777" w:rsidR="007153BD" w:rsidRPr="006145DB" w:rsidRDefault="007153BD">
            <w:pPr>
              <w:pStyle w:val="Prrafodelista"/>
              <w:numPr>
                <w:ilvl w:val="0"/>
                <w:numId w:val="102"/>
              </w:numPr>
              <w:tabs>
                <w:tab w:val="left" w:pos="454"/>
              </w:tabs>
              <w:spacing w:after="0" w:line="240" w:lineRule="auto"/>
              <w:ind w:left="454"/>
              <w:jc w:val="both"/>
              <w:rPr>
                <w:rFonts w:cs="Arial"/>
                <w:sz w:val="20"/>
                <w:szCs w:val="20"/>
                <w:lang w:eastAsia="es-CO"/>
              </w:rPr>
            </w:pPr>
            <w:r w:rsidRPr="006145DB">
              <w:rPr>
                <w:rFonts w:cs="Arial"/>
                <w:sz w:val="20"/>
                <w:szCs w:val="20"/>
                <w:lang w:eastAsia="es-CO"/>
              </w:rPr>
              <w:t>Atención social</w:t>
            </w:r>
          </w:p>
          <w:p w14:paraId="2F2F40A3" w14:textId="77777777" w:rsidR="007153BD" w:rsidRPr="006145DB" w:rsidRDefault="007153BD">
            <w:pPr>
              <w:pStyle w:val="Prrafodelista"/>
              <w:numPr>
                <w:ilvl w:val="0"/>
                <w:numId w:val="102"/>
              </w:numPr>
              <w:tabs>
                <w:tab w:val="left" w:pos="454"/>
              </w:tabs>
              <w:spacing w:after="0" w:line="240" w:lineRule="auto"/>
              <w:ind w:left="454"/>
              <w:jc w:val="both"/>
              <w:rPr>
                <w:rFonts w:cs="Arial"/>
                <w:sz w:val="20"/>
                <w:szCs w:val="20"/>
                <w:lang w:eastAsia="es-CO"/>
              </w:rPr>
            </w:pPr>
            <w:r w:rsidRPr="006145DB">
              <w:rPr>
                <w:rFonts w:cs="Arial"/>
                <w:sz w:val="20"/>
                <w:szCs w:val="20"/>
                <w:lang w:eastAsia="es-CO"/>
              </w:rPr>
              <w:t>Gestión administrativa</w:t>
            </w:r>
          </w:p>
        </w:tc>
      </w:tr>
    </w:tbl>
    <w:p w14:paraId="32DC6C54" w14:textId="77777777" w:rsidR="007153BD" w:rsidRPr="006145DB" w:rsidRDefault="007153BD" w:rsidP="005B435E">
      <w:pPr>
        <w:pStyle w:val="Ttulo1"/>
      </w:pPr>
    </w:p>
    <w:p w14:paraId="33D3EB66" w14:textId="14C90385" w:rsidR="00DD5666" w:rsidRPr="006145DB" w:rsidRDefault="006B1B6C">
      <w:pPr>
        <w:pStyle w:val="Ttulo1"/>
        <w:numPr>
          <w:ilvl w:val="1"/>
          <w:numId w:val="72"/>
        </w:numPr>
        <w:tabs>
          <w:tab w:val="left" w:pos="633"/>
        </w:tabs>
        <w:ind w:left="426" w:hanging="426"/>
      </w:pPr>
      <w:bookmarkStart w:id="304" w:name="_Toc210213219"/>
      <w:bookmarkStart w:id="305" w:name="_Toc213273492"/>
      <w:bookmarkStart w:id="306" w:name="_Toc213276119"/>
      <w:bookmarkStart w:id="307" w:name="_Toc216902453"/>
      <w:r w:rsidRPr="006145DB">
        <w:t xml:space="preserve">Servicios </w:t>
      </w:r>
      <w:r w:rsidR="004E3DE1" w:rsidRPr="006145DB">
        <w:t xml:space="preserve">y </w:t>
      </w:r>
      <w:r w:rsidR="00941E4D" w:rsidRPr="006145DB">
        <w:t>e</w:t>
      </w:r>
      <w:r w:rsidR="004E3DE1" w:rsidRPr="006145DB">
        <w:t xml:space="preserve">strategia </w:t>
      </w:r>
      <w:r w:rsidRPr="006145DB">
        <w:t xml:space="preserve">para la </w:t>
      </w:r>
      <w:r w:rsidR="00374320" w:rsidRPr="006145DB">
        <w:t>a</w:t>
      </w:r>
      <w:r w:rsidRPr="006145DB">
        <w:t xml:space="preserve">tención y </w:t>
      </w:r>
      <w:r w:rsidR="00374320" w:rsidRPr="006145DB">
        <w:t>p</w:t>
      </w:r>
      <w:r w:rsidRPr="006145DB">
        <w:t xml:space="preserve">rotección de </w:t>
      </w:r>
      <w:r w:rsidR="00374320" w:rsidRPr="006145DB">
        <w:t>p</w:t>
      </w:r>
      <w:r w:rsidRPr="006145DB">
        <w:t xml:space="preserve">ersonas </w:t>
      </w:r>
      <w:r w:rsidR="00374320" w:rsidRPr="006145DB">
        <w:t>v</w:t>
      </w:r>
      <w:r w:rsidRPr="006145DB">
        <w:t xml:space="preserve">íctimas de </w:t>
      </w:r>
      <w:r w:rsidR="00374320" w:rsidRPr="006145DB">
        <w:t>v</w:t>
      </w:r>
      <w:r w:rsidRPr="006145DB">
        <w:t xml:space="preserve">iolencia </w:t>
      </w:r>
      <w:r w:rsidR="00374320" w:rsidRPr="006145DB">
        <w:t>i</w:t>
      </w:r>
      <w:r w:rsidRPr="006145DB">
        <w:t>ntrafamiliar</w:t>
      </w:r>
      <w:bookmarkEnd w:id="304"/>
      <w:bookmarkEnd w:id="305"/>
      <w:bookmarkEnd w:id="306"/>
      <w:bookmarkEnd w:id="307"/>
    </w:p>
    <w:p w14:paraId="7043237A" w14:textId="77777777" w:rsidR="00136BDE" w:rsidRPr="006145DB" w:rsidRDefault="00136BDE" w:rsidP="005B435E">
      <w:pPr>
        <w:spacing w:after="0" w:line="240" w:lineRule="auto"/>
        <w:rPr>
          <w:rFonts w:cs="Arial"/>
        </w:rPr>
      </w:pPr>
    </w:p>
    <w:p w14:paraId="284895F0" w14:textId="7747603A" w:rsidR="00820471" w:rsidRPr="006145DB" w:rsidRDefault="00EC3728">
      <w:pPr>
        <w:pStyle w:val="Ttulo1"/>
        <w:numPr>
          <w:ilvl w:val="2"/>
          <w:numId w:val="72"/>
        </w:numPr>
        <w:ind w:left="1134"/>
        <w:jc w:val="center"/>
      </w:pPr>
      <w:bookmarkStart w:id="308" w:name="_Toc210213220"/>
      <w:bookmarkStart w:id="309" w:name="_Toc213273493"/>
      <w:bookmarkStart w:id="310" w:name="_Toc213276120"/>
      <w:bookmarkStart w:id="311" w:name="_Toc216902454"/>
      <w:r w:rsidRPr="006145DB">
        <w:t xml:space="preserve">Servicio </w:t>
      </w:r>
      <w:r w:rsidR="002E62B7" w:rsidRPr="006145DB">
        <w:t xml:space="preserve">Centros </w:t>
      </w:r>
      <w:r w:rsidR="00941E4D" w:rsidRPr="006145DB">
        <w:t>proteger</w:t>
      </w:r>
      <w:bookmarkEnd w:id="308"/>
      <w:bookmarkEnd w:id="309"/>
      <w:bookmarkEnd w:id="310"/>
      <w:bookmarkEnd w:id="311"/>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696"/>
        <w:gridCol w:w="7699"/>
      </w:tblGrid>
      <w:tr w:rsidR="00E4551E" w:rsidRPr="006145DB" w14:paraId="4A34B1C3" w14:textId="77777777" w:rsidTr="007A3BB1">
        <w:trPr>
          <w:trHeight w:val="348"/>
          <w:jc w:val="center"/>
        </w:trPr>
        <w:tc>
          <w:tcPr>
            <w:tcW w:w="1696" w:type="dxa"/>
            <w:shd w:val="clear" w:color="auto" w:fill="FFFFFF" w:themeFill="background1"/>
            <w:vAlign w:val="center"/>
          </w:tcPr>
          <w:p w14:paraId="2DC77541" w14:textId="77777777" w:rsidR="00E4551E" w:rsidRPr="006145DB" w:rsidRDefault="00E4551E" w:rsidP="005B435E">
            <w:pPr>
              <w:spacing w:after="0" w:line="240" w:lineRule="auto"/>
              <w:ind w:left="22"/>
              <w:contextualSpacing/>
              <w:jc w:val="both"/>
              <w:rPr>
                <w:rFonts w:cs="Arial"/>
                <w:sz w:val="20"/>
                <w:szCs w:val="20"/>
                <w:lang w:eastAsia="es-CO"/>
              </w:rPr>
            </w:pPr>
            <w:r w:rsidRPr="006145DB">
              <w:rPr>
                <w:rFonts w:cs="Arial"/>
                <w:sz w:val="20"/>
                <w:szCs w:val="20"/>
                <w:lang w:eastAsia="es-CO"/>
              </w:rPr>
              <w:t>Nombre del servicio</w:t>
            </w:r>
          </w:p>
        </w:tc>
        <w:tc>
          <w:tcPr>
            <w:tcW w:w="7699" w:type="dxa"/>
            <w:shd w:val="clear" w:color="auto" w:fill="FFFFFF" w:themeFill="background1"/>
            <w:vAlign w:val="center"/>
          </w:tcPr>
          <w:p w14:paraId="57EA1501" w14:textId="367A26E7" w:rsidR="00E4551E" w:rsidRPr="006145DB" w:rsidRDefault="00E4551E" w:rsidP="005B435E">
            <w:pPr>
              <w:pStyle w:val="Textoindependiente"/>
              <w:spacing w:after="0" w:line="240" w:lineRule="auto"/>
              <w:jc w:val="both"/>
              <w:rPr>
                <w:rFonts w:eastAsia="Lucida Sans Unicode" w:cs="Arial"/>
                <w:sz w:val="20"/>
                <w:szCs w:val="20"/>
              </w:rPr>
            </w:pPr>
            <w:r w:rsidRPr="006145DB">
              <w:rPr>
                <w:rStyle w:val="normaltextrun"/>
                <w:rFonts w:cs="Arial"/>
                <w:sz w:val="20"/>
                <w:szCs w:val="20"/>
                <w:shd w:val="clear" w:color="auto" w:fill="FFFFFF"/>
              </w:rPr>
              <w:t>Centros P</w:t>
            </w:r>
            <w:r w:rsidR="00941E4D" w:rsidRPr="006145DB">
              <w:rPr>
                <w:rStyle w:val="normaltextrun"/>
                <w:rFonts w:cs="Arial"/>
                <w:sz w:val="20"/>
                <w:szCs w:val="20"/>
                <w:shd w:val="clear" w:color="auto" w:fill="FFFFFF"/>
              </w:rPr>
              <w:t>roteger.</w:t>
            </w:r>
          </w:p>
        </w:tc>
      </w:tr>
      <w:tr w:rsidR="00E4551E" w:rsidRPr="006145DB" w14:paraId="0D25525A" w14:textId="77777777" w:rsidTr="00536D01">
        <w:trPr>
          <w:trHeight w:val="585"/>
          <w:jc w:val="center"/>
        </w:trPr>
        <w:tc>
          <w:tcPr>
            <w:tcW w:w="1696" w:type="dxa"/>
            <w:shd w:val="clear" w:color="auto" w:fill="FFFFFF" w:themeFill="background1"/>
            <w:vAlign w:val="center"/>
          </w:tcPr>
          <w:p w14:paraId="70BFEC89" w14:textId="6F36A0DF" w:rsidR="00E4551E" w:rsidRPr="006145DB" w:rsidRDefault="00E4551E" w:rsidP="002D5151">
            <w:pPr>
              <w:spacing w:line="240" w:lineRule="auto"/>
              <w:ind w:left="22"/>
              <w:contextualSpacing/>
              <w:rPr>
                <w:rFonts w:cs="Arial"/>
                <w:sz w:val="20"/>
                <w:szCs w:val="20"/>
                <w:lang w:eastAsia="es-CO"/>
              </w:rPr>
            </w:pPr>
            <w:r w:rsidRPr="006145DB">
              <w:rPr>
                <w:rFonts w:cs="Arial"/>
                <w:sz w:val="20"/>
                <w:szCs w:val="20"/>
                <w:lang w:eastAsia="es-CO"/>
              </w:rPr>
              <w:t>Objeto del servicio</w:t>
            </w:r>
          </w:p>
        </w:tc>
        <w:tc>
          <w:tcPr>
            <w:tcW w:w="7699" w:type="dxa"/>
            <w:shd w:val="clear" w:color="auto" w:fill="FFFFFF" w:themeFill="background1"/>
            <w:vAlign w:val="center"/>
          </w:tcPr>
          <w:p w14:paraId="0DE23E6E" w14:textId="77777777" w:rsidR="00E4551E" w:rsidRPr="006145DB" w:rsidRDefault="00E4551E" w:rsidP="005B435E">
            <w:pPr>
              <w:spacing w:line="240" w:lineRule="auto"/>
              <w:contextualSpacing/>
              <w:jc w:val="both"/>
              <w:rPr>
                <w:rFonts w:eastAsia="Arial" w:cs="Arial"/>
                <w:sz w:val="20"/>
                <w:szCs w:val="20"/>
              </w:rPr>
            </w:pPr>
            <w:r w:rsidRPr="006145DB">
              <w:rPr>
                <w:rFonts w:eastAsia="Arial" w:cs="Arial"/>
                <w:sz w:val="20"/>
                <w:szCs w:val="20"/>
              </w:rPr>
              <w:t xml:space="preserve">Brindar atención integral y oportuna a niñas y niños entre cero (0) y once (11) años y once (11) meses de edad en situación de vulneración de derechos, con medida de ubicación institucional adoptada por autoridad competente (Comisaría de Familia o Defensoría de Familia). Desarrolla procesos de intervención y acompañamiento individual y familiar desde una apuesta interdisciplinar que permite el restablecimiento de derechos, la generación de condiciones en las familias de origen, de acuerdo con la problemática existente, procurando la reunificación familiar, promoviendo el derecho a tener una familia y no ser separados de ella. </w:t>
            </w:r>
          </w:p>
          <w:p w14:paraId="3B81C2C6" w14:textId="77777777" w:rsidR="00E4551E" w:rsidRPr="006145DB" w:rsidRDefault="00E4551E" w:rsidP="005B435E">
            <w:pPr>
              <w:spacing w:line="240" w:lineRule="auto"/>
              <w:contextualSpacing/>
              <w:jc w:val="both"/>
              <w:rPr>
                <w:rFonts w:eastAsia="Arial" w:cs="Arial"/>
                <w:sz w:val="20"/>
                <w:szCs w:val="20"/>
              </w:rPr>
            </w:pPr>
          </w:p>
          <w:p w14:paraId="7C1A0456" w14:textId="77777777" w:rsidR="00E4551E" w:rsidRPr="006145DB" w:rsidRDefault="00E4551E" w:rsidP="005B435E">
            <w:pPr>
              <w:spacing w:line="240" w:lineRule="auto"/>
              <w:contextualSpacing/>
              <w:jc w:val="both"/>
              <w:rPr>
                <w:rFonts w:eastAsia="Arial" w:cs="Arial"/>
                <w:sz w:val="20"/>
                <w:szCs w:val="20"/>
                <w:lang w:eastAsia="es-MX"/>
              </w:rPr>
            </w:pPr>
            <w:r w:rsidRPr="006145DB">
              <w:rPr>
                <w:rFonts w:eastAsia="Arial" w:cs="Arial"/>
                <w:sz w:val="20"/>
                <w:szCs w:val="20"/>
              </w:rPr>
              <w:t>Esta atención brinda entornos seguros, afectivos, protectores e inclusivos, que garantizan el desarrollo integral, el bienestar emocional y físico de las niñas, niños y adolescentes, en coherencia con la prevalencia de sus derechos y su interés superior.</w:t>
            </w:r>
          </w:p>
        </w:tc>
      </w:tr>
      <w:tr w:rsidR="00E4551E" w:rsidRPr="006145DB" w14:paraId="2F3B0B43" w14:textId="77777777" w:rsidTr="007A3BB1">
        <w:trPr>
          <w:trHeight w:val="2350"/>
          <w:jc w:val="center"/>
        </w:trPr>
        <w:tc>
          <w:tcPr>
            <w:tcW w:w="1696" w:type="dxa"/>
            <w:shd w:val="clear" w:color="auto" w:fill="FFFFFF" w:themeFill="background1"/>
            <w:vAlign w:val="center"/>
          </w:tcPr>
          <w:p w14:paraId="6BD50AF4" w14:textId="77777777" w:rsidR="00E4551E" w:rsidRPr="006145DB" w:rsidRDefault="00E4551E" w:rsidP="002D5151">
            <w:pPr>
              <w:spacing w:line="240" w:lineRule="auto"/>
              <w:contextualSpacing/>
              <w:rPr>
                <w:rFonts w:cs="Arial"/>
                <w:sz w:val="20"/>
                <w:szCs w:val="20"/>
                <w:lang w:eastAsia="es-CO"/>
              </w:rPr>
            </w:pPr>
            <w:r w:rsidRPr="006145DB">
              <w:rPr>
                <w:rFonts w:cs="Arial"/>
                <w:sz w:val="20"/>
                <w:szCs w:val="20"/>
                <w:lang w:eastAsia="es-CO"/>
              </w:rPr>
              <w:t>Oferta del servicio</w:t>
            </w:r>
          </w:p>
        </w:tc>
        <w:tc>
          <w:tcPr>
            <w:tcW w:w="7699" w:type="dxa"/>
            <w:shd w:val="clear" w:color="auto" w:fill="FFFFFF" w:themeFill="background1"/>
            <w:vAlign w:val="center"/>
          </w:tcPr>
          <w:p w14:paraId="3D301D14" w14:textId="1F7F8580" w:rsidR="00E4551E" w:rsidRPr="006145DB" w:rsidRDefault="00E4551E" w:rsidP="00941E4D">
            <w:pPr>
              <w:pStyle w:val="Textoindependiente"/>
              <w:spacing w:after="0" w:line="240" w:lineRule="auto"/>
              <w:jc w:val="both"/>
              <w:rPr>
                <w:rFonts w:eastAsia="Arial" w:cs="Arial"/>
                <w:sz w:val="20"/>
                <w:szCs w:val="20"/>
              </w:rPr>
            </w:pPr>
            <w:r w:rsidRPr="006145DB">
              <w:rPr>
                <w:rFonts w:eastAsia="Arial" w:cs="Arial"/>
                <w:sz w:val="20"/>
                <w:szCs w:val="20"/>
              </w:rPr>
              <w:t xml:space="preserve">Atención integral a niñas y niños en vulneración de derechos en entornos protectores, inclusivos y seguros, para el restablecimiento de sus derechos y la satisfacción de sus necesidades básicas a partir del desarrollo de actividades en la cotidianidad para su desarrollo integral, el cuidado oportuno, acceso a educación, salud, recreación, alimentación balanceada, entre otras. </w:t>
            </w:r>
          </w:p>
          <w:p w14:paraId="073345FC" w14:textId="77777777" w:rsidR="00941E4D" w:rsidRPr="006145DB" w:rsidRDefault="00941E4D" w:rsidP="005B435E">
            <w:pPr>
              <w:spacing w:after="0" w:line="240" w:lineRule="auto"/>
              <w:jc w:val="both"/>
              <w:rPr>
                <w:rFonts w:eastAsia="Arial" w:cs="Arial"/>
                <w:sz w:val="20"/>
                <w:szCs w:val="20"/>
              </w:rPr>
            </w:pPr>
          </w:p>
          <w:p w14:paraId="7EA5870D" w14:textId="7A314674" w:rsidR="00E4551E" w:rsidRPr="006145DB" w:rsidRDefault="00E4551E" w:rsidP="005B435E">
            <w:pPr>
              <w:spacing w:after="0" w:line="240" w:lineRule="auto"/>
              <w:jc w:val="both"/>
              <w:rPr>
                <w:rFonts w:eastAsia="Arial" w:cs="Arial"/>
                <w:sz w:val="20"/>
                <w:szCs w:val="20"/>
              </w:rPr>
            </w:pPr>
            <w:r w:rsidRPr="006145DB">
              <w:rPr>
                <w:rFonts w:eastAsia="Arial" w:cs="Arial"/>
                <w:sz w:val="20"/>
                <w:szCs w:val="20"/>
              </w:rPr>
              <w:t>Adicionalmente, se desarrollan procesos de intervención y acompañamiento con las familias de las y los participantes del servicio en acciones interdisciplinarias para el diseño y la implementación de planes de acción orientados al reintegro familiar, el fortalecimiento y creación de capacidades, según la problemática específica asociada.</w:t>
            </w:r>
          </w:p>
        </w:tc>
      </w:tr>
      <w:tr w:rsidR="00E4551E" w:rsidRPr="006145DB" w14:paraId="78628736" w14:textId="77777777" w:rsidTr="00536D01">
        <w:trPr>
          <w:trHeight w:val="20"/>
          <w:jc w:val="center"/>
        </w:trPr>
        <w:tc>
          <w:tcPr>
            <w:tcW w:w="1696" w:type="dxa"/>
            <w:shd w:val="clear" w:color="auto" w:fill="FFFFFF" w:themeFill="background1"/>
            <w:vAlign w:val="center"/>
          </w:tcPr>
          <w:p w14:paraId="072BE7D4" w14:textId="77777777" w:rsidR="00E4551E" w:rsidRPr="006145DB" w:rsidRDefault="00E4551E" w:rsidP="002D5151">
            <w:pPr>
              <w:spacing w:line="240" w:lineRule="auto"/>
              <w:contextualSpacing/>
              <w:rPr>
                <w:rFonts w:cs="Arial"/>
                <w:sz w:val="20"/>
                <w:szCs w:val="20"/>
                <w:lang w:eastAsia="es-CO"/>
              </w:rPr>
            </w:pPr>
            <w:r w:rsidRPr="006145DB">
              <w:rPr>
                <w:rFonts w:cs="Arial"/>
                <w:sz w:val="20"/>
                <w:szCs w:val="20"/>
                <w:lang w:eastAsia="es-CO"/>
              </w:rPr>
              <w:t xml:space="preserve">Tipo de Focalización </w:t>
            </w:r>
          </w:p>
        </w:tc>
        <w:tc>
          <w:tcPr>
            <w:tcW w:w="7699" w:type="dxa"/>
            <w:shd w:val="clear" w:color="auto" w:fill="FFFFFF" w:themeFill="background1"/>
            <w:vAlign w:val="center"/>
          </w:tcPr>
          <w:p w14:paraId="3A69655E" w14:textId="77777777" w:rsidR="00E4551E" w:rsidRPr="006145DB" w:rsidRDefault="00E4551E"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 xml:space="preserve">Focalización por demanda, niñas y niños remitidos con medida de ubicación institucional por la autoridad competente de Bogotá. </w:t>
            </w:r>
          </w:p>
        </w:tc>
      </w:tr>
      <w:tr w:rsidR="00E4551E" w:rsidRPr="006145DB" w14:paraId="134FEDB6" w14:textId="77777777" w:rsidTr="00536D01">
        <w:trPr>
          <w:trHeight w:val="612"/>
          <w:jc w:val="center"/>
        </w:trPr>
        <w:tc>
          <w:tcPr>
            <w:tcW w:w="1696" w:type="dxa"/>
            <w:shd w:val="clear" w:color="auto" w:fill="FFFFFF" w:themeFill="background1"/>
            <w:vAlign w:val="center"/>
          </w:tcPr>
          <w:p w14:paraId="76EA0811" w14:textId="77777777" w:rsidR="00E4551E" w:rsidRPr="006145DB" w:rsidRDefault="00E4551E" w:rsidP="002D5151">
            <w:pPr>
              <w:spacing w:line="240" w:lineRule="auto"/>
              <w:contextualSpacing/>
              <w:rPr>
                <w:rFonts w:cs="Arial"/>
                <w:sz w:val="20"/>
                <w:szCs w:val="20"/>
                <w:lang w:eastAsia="es-CO"/>
              </w:rPr>
            </w:pPr>
            <w:r w:rsidRPr="006145DB">
              <w:rPr>
                <w:rFonts w:cs="Arial"/>
                <w:sz w:val="20"/>
                <w:szCs w:val="20"/>
                <w:lang w:eastAsia="es-CO"/>
              </w:rPr>
              <w:t>Población Objetivo</w:t>
            </w:r>
          </w:p>
        </w:tc>
        <w:tc>
          <w:tcPr>
            <w:tcW w:w="7699" w:type="dxa"/>
            <w:shd w:val="clear" w:color="auto" w:fill="FFFFFF" w:themeFill="background1"/>
            <w:vAlign w:val="center"/>
          </w:tcPr>
          <w:p w14:paraId="5BE1029B" w14:textId="3E8BBEF2" w:rsidR="00E4551E" w:rsidRPr="006145DB" w:rsidRDefault="00E4551E" w:rsidP="00941E4D">
            <w:pPr>
              <w:pStyle w:val="Textoindependiente"/>
              <w:spacing w:after="0" w:line="240" w:lineRule="auto"/>
              <w:jc w:val="both"/>
              <w:rPr>
                <w:rFonts w:cs="Arial"/>
                <w:sz w:val="20"/>
                <w:szCs w:val="20"/>
                <w:lang w:eastAsia="es-CO"/>
              </w:rPr>
            </w:pPr>
            <w:r w:rsidRPr="006145DB">
              <w:rPr>
                <w:rFonts w:cs="Arial"/>
                <w:sz w:val="20"/>
                <w:szCs w:val="20"/>
                <w:lang w:eastAsia="es-CO"/>
              </w:rPr>
              <w:t xml:space="preserve">Niñas y niños de cero (0) a once (11) años y once (11) meses, con medida de ubicación institucional remitidos por autoridad competente Comisario/a de Familia </w:t>
            </w:r>
            <w:r w:rsidR="00C37FB5" w:rsidRPr="006145DB">
              <w:rPr>
                <w:rFonts w:cs="Arial"/>
                <w:sz w:val="20"/>
                <w:szCs w:val="20"/>
                <w:lang w:eastAsia="es-CO"/>
              </w:rPr>
              <w:t>o</w:t>
            </w:r>
            <w:r w:rsidRPr="006145DB">
              <w:rPr>
                <w:rFonts w:cs="Arial"/>
                <w:sz w:val="20"/>
                <w:szCs w:val="20"/>
                <w:lang w:eastAsia="es-CO"/>
              </w:rPr>
              <w:t xml:space="preserve"> Defensor/a de Familia.  </w:t>
            </w:r>
          </w:p>
          <w:p w14:paraId="341FAA32" w14:textId="77777777" w:rsidR="00941E4D" w:rsidRPr="006145DB" w:rsidRDefault="00941E4D" w:rsidP="005B435E">
            <w:pPr>
              <w:pStyle w:val="Textoindependiente"/>
              <w:spacing w:after="0" w:line="240" w:lineRule="auto"/>
              <w:jc w:val="both"/>
              <w:rPr>
                <w:rFonts w:cs="Arial"/>
                <w:sz w:val="20"/>
                <w:szCs w:val="20"/>
              </w:rPr>
            </w:pPr>
          </w:p>
          <w:p w14:paraId="622DD4F7" w14:textId="77777777" w:rsidR="00E4551E" w:rsidRPr="006145DB" w:rsidRDefault="00E4551E" w:rsidP="005B435E">
            <w:pPr>
              <w:pStyle w:val="Textoindependiente"/>
              <w:spacing w:after="0" w:line="240" w:lineRule="auto"/>
              <w:jc w:val="both"/>
              <w:rPr>
                <w:rFonts w:cs="Arial"/>
                <w:sz w:val="20"/>
                <w:szCs w:val="20"/>
              </w:rPr>
            </w:pPr>
            <w:r w:rsidRPr="006145DB">
              <w:rPr>
                <w:rFonts w:cs="Arial"/>
                <w:sz w:val="20"/>
                <w:szCs w:val="20"/>
              </w:rPr>
              <w:t>De manera excepcional, podrán permanecer hasta los trece (13) años y once (11) meses aquellas niñas y niños, cuya situación particular así lo requiera, en articulación con las autoridades responsables del proceso y en garantía del principio de interés superior.</w:t>
            </w:r>
          </w:p>
        </w:tc>
      </w:tr>
      <w:tr w:rsidR="00E4551E" w:rsidRPr="006145DB" w14:paraId="2B60B953" w14:textId="77777777" w:rsidTr="00536D01">
        <w:trPr>
          <w:trHeight w:val="828"/>
          <w:jc w:val="center"/>
        </w:trPr>
        <w:tc>
          <w:tcPr>
            <w:tcW w:w="1696" w:type="dxa"/>
            <w:shd w:val="clear" w:color="auto" w:fill="FFFFFF" w:themeFill="background1"/>
            <w:vAlign w:val="center"/>
          </w:tcPr>
          <w:p w14:paraId="7C5F1AC2" w14:textId="77777777" w:rsidR="00E4551E" w:rsidRPr="006145DB" w:rsidRDefault="00E4551E" w:rsidP="002D5151">
            <w:pPr>
              <w:spacing w:after="0" w:line="240" w:lineRule="auto"/>
              <w:contextualSpacing/>
              <w:rPr>
                <w:rFonts w:cs="Arial"/>
                <w:sz w:val="20"/>
                <w:szCs w:val="20"/>
                <w:lang w:eastAsia="es-CO"/>
              </w:rPr>
            </w:pPr>
            <w:r w:rsidRPr="006145DB">
              <w:rPr>
                <w:rFonts w:cs="Arial"/>
                <w:sz w:val="20"/>
                <w:szCs w:val="20"/>
                <w:lang w:eastAsia="es-CO"/>
              </w:rPr>
              <w:t>Fuentes de Información de la Población Objetivo</w:t>
            </w:r>
          </w:p>
        </w:tc>
        <w:tc>
          <w:tcPr>
            <w:tcW w:w="7699" w:type="dxa"/>
            <w:shd w:val="clear" w:color="auto" w:fill="FFFFFF" w:themeFill="background1"/>
            <w:vAlign w:val="center"/>
          </w:tcPr>
          <w:tbl>
            <w:tblPr>
              <w:tblStyle w:val="Tablaconcuadrcula"/>
              <w:tblW w:w="7371" w:type="dxa"/>
              <w:tblInd w:w="23" w:type="dxa"/>
              <w:tblBorders>
                <w:top w:val="none" w:sz="0" w:space="0" w:color="auto"/>
                <w:bottom w:val="none" w:sz="0" w:space="0" w:color="auto"/>
              </w:tblBorders>
              <w:shd w:val="clear" w:color="auto" w:fill="FFFFFF" w:themeFill="background1"/>
              <w:tblLayout w:type="fixed"/>
              <w:tblLook w:val="04A0" w:firstRow="1" w:lastRow="0" w:firstColumn="1" w:lastColumn="0" w:noHBand="0" w:noVBand="1"/>
            </w:tblPr>
            <w:tblGrid>
              <w:gridCol w:w="3827"/>
              <w:gridCol w:w="1134"/>
              <w:gridCol w:w="1134"/>
              <w:gridCol w:w="1276"/>
            </w:tblGrid>
            <w:tr w:rsidR="007A3BB1" w:rsidRPr="006145DB" w14:paraId="2432D514" w14:textId="77777777" w:rsidTr="002D5151">
              <w:trPr>
                <w:trHeight w:val="372"/>
              </w:trPr>
              <w:tc>
                <w:tcPr>
                  <w:tcW w:w="3827" w:type="dxa"/>
                  <w:shd w:val="clear" w:color="auto" w:fill="FFFFFF" w:themeFill="background1"/>
                  <w:vAlign w:val="center"/>
                </w:tcPr>
                <w:p w14:paraId="7897745F"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4" w:type="dxa"/>
                  <w:shd w:val="clear" w:color="auto" w:fill="FFFFFF" w:themeFill="background1"/>
                  <w:vAlign w:val="center"/>
                </w:tcPr>
                <w:p w14:paraId="65585E8A"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0A2FC20E"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shd w:val="clear" w:color="auto" w:fill="FFFFFF" w:themeFill="background1"/>
                  <w:vAlign w:val="center"/>
                </w:tcPr>
                <w:p w14:paraId="65345878"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7A3BB1" w:rsidRPr="006145DB" w:rsidDel="00AE3569" w14:paraId="34A2D7D7" w14:textId="77777777" w:rsidTr="002D5151">
              <w:trPr>
                <w:trHeight w:val="300"/>
              </w:trPr>
              <w:tc>
                <w:tcPr>
                  <w:tcW w:w="3827" w:type="dxa"/>
                  <w:shd w:val="clear" w:color="auto" w:fill="FFFFFF" w:themeFill="background1"/>
                </w:tcPr>
                <w:p w14:paraId="4D251FCE" w14:textId="6CF24B64" w:rsidR="00E4551E" w:rsidRPr="006145DB" w:rsidDel="00AE3569" w:rsidRDefault="00E4551E" w:rsidP="005B435E">
                  <w:pPr>
                    <w:tabs>
                      <w:tab w:val="left" w:pos="709"/>
                    </w:tabs>
                    <w:contextualSpacing/>
                    <w:jc w:val="both"/>
                    <w:rPr>
                      <w:rFonts w:cs="Arial"/>
                      <w:sz w:val="16"/>
                      <w:szCs w:val="16"/>
                      <w:lang w:eastAsia="es-CO"/>
                    </w:rPr>
                  </w:pPr>
                  <w:r w:rsidRPr="006145DB">
                    <w:rPr>
                      <w:rFonts w:cs="Arial"/>
                      <w:sz w:val="16"/>
                      <w:szCs w:val="16"/>
                      <w:lang w:eastAsia="es-CO"/>
                    </w:rPr>
                    <w:t>Niñas y niños en edades comprendidas entre los cero (0) y once (11) años y once (11) meses</w:t>
                  </w:r>
                  <w:r w:rsidR="007A3BB1" w:rsidRPr="006145DB">
                    <w:rPr>
                      <w:rFonts w:cs="Arial"/>
                      <w:sz w:val="16"/>
                      <w:szCs w:val="16"/>
                      <w:lang w:eastAsia="es-CO"/>
                    </w:rPr>
                    <w:t>.</w:t>
                  </w:r>
                </w:p>
              </w:tc>
              <w:tc>
                <w:tcPr>
                  <w:tcW w:w="1134" w:type="dxa"/>
                  <w:shd w:val="clear" w:color="auto" w:fill="FFFFFF" w:themeFill="background1"/>
                  <w:vAlign w:val="center"/>
                </w:tcPr>
                <w:p w14:paraId="2441FCE0" w14:textId="77777777" w:rsidR="00E4551E" w:rsidRPr="006145DB" w:rsidDel="00AE3569"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shd w:val="clear" w:color="auto" w:fill="FFFFFF" w:themeFill="background1"/>
                  <w:vAlign w:val="center"/>
                </w:tcPr>
                <w:p w14:paraId="0FEB7EF6" w14:textId="77777777" w:rsidR="00E4551E" w:rsidRPr="006145DB" w:rsidDel="00AE3569" w:rsidRDefault="00E4551E" w:rsidP="005B435E">
                  <w:pPr>
                    <w:jc w:val="center"/>
                    <w:rPr>
                      <w:rFonts w:cs="Arial"/>
                      <w:sz w:val="16"/>
                      <w:szCs w:val="16"/>
                      <w:lang w:eastAsia="es-CO"/>
                    </w:rPr>
                  </w:pPr>
                  <w:r w:rsidRPr="006145DB">
                    <w:rPr>
                      <w:rFonts w:cs="Arial"/>
                      <w:sz w:val="16"/>
                      <w:szCs w:val="16"/>
                      <w:lang w:eastAsia="es-CO"/>
                    </w:rPr>
                    <w:t>Demanda</w:t>
                  </w:r>
                </w:p>
              </w:tc>
              <w:tc>
                <w:tcPr>
                  <w:tcW w:w="1276" w:type="dxa"/>
                  <w:shd w:val="clear" w:color="auto" w:fill="FFFFFF" w:themeFill="background1"/>
                  <w:vAlign w:val="center"/>
                </w:tcPr>
                <w:p w14:paraId="58725139" w14:textId="77777777" w:rsidR="00E4551E" w:rsidRPr="006145DB" w:rsidDel="00AE3569" w:rsidRDefault="00E4551E" w:rsidP="005B435E">
                  <w:pPr>
                    <w:jc w:val="center"/>
                    <w:rPr>
                      <w:rFonts w:cs="Arial"/>
                      <w:sz w:val="16"/>
                      <w:szCs w:val="16"/>
                      <w:lang w:eastAsia="es-CO"/>
                    </w:rPr>
                  </w:pPr>
                  <w:r w:rsidRPr="006145DB">
                    <w:rPr>
                      <w:rFonts w:cs="Arial"/>
                      <w:sz w:val="16"/>
                      <w:szCs w:val="16"/>
                      <w:lang w:eastAsia="es-CO"/>
                    </w:rPr>
                    <w:t>Subdirección para la Familia</w:t>
                  </w:r>
                </w:p>
              </w:tc>
            </w:tr>
            <w:tr w:rsidR="007A3BB1" w:rsidRPr="006145DB" w14:paraId="64B0B7D4" w14:textId="77777777" w:rsidTr="002D5151">
              <w:trPr>
                <w:trHeight w:val="231"/>
              </w:trPr>
              <w:tc>
                <w:tcPr>
                  <w:tcW w:w="3827" w:type="dxa"/>
                  <w:shd w:val="clear" w:color="auto" w:fill="FFFFFF" w:themeFill="background1"/>
                </w:tcPr>
                <w:p w14:paraId="663F2EAA" w14:textId="7E0A51D5" w:rsidR="00E4551E" w:rsidRPr="006145DB" w:rsidRDefault="00E4551E" w:rsidP="005B435E">
                  <w:pPr>
                    <w:tabs>
                      <w:tab w:val="left" w:pos="709"/>
                    </w:tabs>
                    <w:contextualSpacing/>
                    <w:jc w:val="both"/>
                    <w:rPr>
                      <w:rFonts w:cs="Arial"/>
                      <w:sz w:val="16"/>
                      <w:szCs w:val="16"/>
                      <w:lang w:eastAsia="es-CO"/>
                    </w:rPr>
                  </w:pPr>
                  <w:r w:rsidRPr="006145DB">
                    <w:rPr>
                      <w:rFonts w:cs="Arial"/>
                      <w:sz w:val="16"/>
                      <w:szCs w:val="16"/>
                      <w:lang w:eastAsia="es-CO"/>
                    </w:rPr>
                    <w:t>Niñas y niños en vulneración de derechos, con medida de ubicación institucional remitidos por autoridad competente Comisario/a de Familia – Defensor/a de Familia</w:t>
                  </w:r>
                  <w:r w:rsidR="007A3BB1" w:rsidRPr="006145DB">
                    <w:rPr>
                      <w:rFonts w:cs="Arial"/>
                      <w:sz w:val="16"/>
                      <w:szCs w:val="16"/>
                      <w:lang w:eastAsia="es-CO"/>
                    </w:rPr>
                    <w:t>.</w:t>
                  </w:r>
                </w:p>
              </w:tc>
              <w:tc>
                <w:tcPr>
                  <w:tcW w:w="1134" w:type="dxa"/>
                  <w:shd w:val="clear" w:color="auto" w:fill="FFFFFF" w:themeFill="background1"/>
                  <w:vAlign w:val="center"/>
                </w:tcPr>
                <w:p w14:paraId="20EE2E9D"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shd w:val="clear" w:color="auto" w:fill="FFFFFF" w:themeFill="background1"/>
                  <w:vAlign w:val="center"/>
                </w:tcPr>
                <w:p w14:paraId="6C7F045D"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sz w:val="16"/>
                      <w:szCs w:val="16"/>
                      <w:lang w:eastAsia="es-CO"/>
                    </w:rPr>
                    <w:t>Demanda </w:t>
                  </w:r>
                </w:p>
              </w:tc>
              <w:tc>
                <w:tcPr>
                  <w:tcW w:w="1276" w:type="dxa"/>
                  <w:shd w:val="clear" w:color="auto" w:fill="FFFFFF" w:themeFill="background1"/>
                  <w:vAlign w:val="center"/>
                </w:tcPr>
                <w:p w14:paraId="5FD760FD"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sz w:val="16"/>
                      <w:szCs w:val="16"/>
                      <w:lang w:eastAsia="es-CO"/>
                    </w:rPr>
                    <w:t>Subdirección para la Familia</w:t>
                  </w:r>
                </w:p>
              </w:tc>
            </w:tr>
          </w:tbl>
          <w:p w14:paraId="6A892BC3" w14:textId="77777777" w:rsidR="00E4551E" w:rsidRPr="006145DB" w:rsidRDefault="00E4551E" w:rsidP="005B435E">
            <w:pPr>
              <w:tabs>
                <w:tab w:val="left" w:pos="709"/>
              </w:tabs>
              <w:spacing w:line="240" w:lineRule="auto"/>
              <w:contextualSpacing/>
              <w:jc w:val="both"/>
              <w:rPr>
                <w:rFonts w:cs="Arial"/>
                <w:bCs/>
                <w:sz w:val="20"/>
                <w:szCs w:val="20"/>
                <w:lang w:eastAsia="es-CO"/>
              </w:rPr>
            </w:pPr>
          </w:p>
        </w:tc>
      </w:tr>
      <w:tr w:rsidR="00E4551E" w:rsidRPr="006145DB" w14:paraId="72982F63" w14:textId="77777777" w:rsidTr="00536D01">
        <w:trPr>
          <w:trHeight w:val="422"/>
          <w:jc w:val="center"/>
        </w:trPr>
        <w:tc>
          <w:tcPr>
            <w:tcW w:w="1696" w:type="dxa"/>
            <w:shd w:val="clear" w:color="auto" w:fill="FFFFFF" w:themeFill="background1"/>
            <w:vAlign w:val="center"/>
          </w:tcPr>
          <w:p w14:paraId="38B264B1" w14:textId="77777777" w:rsidR="00E4551E" w:rsidRPr="006145DB" w:rsidRDefault="00E4551E" w:rsidP="002D5151">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699" w:type="dxa"/>
            <w:shd w:val="clear" w:color="auto" w:fill="FFFFFF" w:themeFill="background1"/>
            <w:vAlign w:val="center"/>
          </w:tcPr>
          <w:p w14:paraId="24B298AF" w14:textId="5AD3AD3A" w:rsidR="00E4551E" w:rsidRPr="006145DB" w:rsidRDefault="00E4551E" w:rsidP="00941E4D">
            <w:pPr>
              <w:spacing w:after="0" w:line="240" w:lineRule="auto"/>
              <w:rPr>
                <w:rFonts w:cs="Arial"/>
                <w:sz w:val="20"/>
                <w:szCs w:val="20"/>
                <w:lang w:val="es-ES_tradnl"/>
              </w:rPr>
            </w:pPr>
            <w:r w:rsidRPr="006145DB">
              <w:rPr>
                <w:rFonts w:cs="Arial"/>
                <w:sz w:val="20"/>
                <w:szCs w:val="20"/>
                <w:lang w:val="es-ES_tradnl"/>
              </w:rPr>
              <w:t>No aplic</w:t>
            </w:r>
            <w:r w:rsidR="007A3BB1" w:rsidRPr="006145DB">
              <w:rPr>
                <w:rFonts w:cs="Arial"/>
                <w:sz w:val="20"/>
                <w:szCs w:val="20"/>
                <w:lang w:val="es-ES_tradnl"/>
              </w:rPr>
              <w:t>a.</w:t>
            </w:r>
          </w:p>
        </w:tc>
      </w:tr>
      <w:tr w:rsidR="00E4551E" w:rsidRPr="006145DB" w14:paraId="00896FD9" w14:textId="77777777" w:rsidTr="007A3BB1">
        <w:trPr>
          <w:trHeight w:val="1309"/>
          <w:jc w:val="center"/>
        </w:trPr>
        <w:tc>
          <w:tcPr>
            <w:tcW w:w="1696" w:type="dxa"/>
            <w:shd w:val="clear" w:color="auto" w:fill="FFFFFF" w:themeFill="background1"/>
            <w:vAlign w:val="center"/>
          </w:tcPr>
          <w:p w14:paraId="535EE38C" w14:textId="77777777" w:rsidR="00E4551E" w:rsidRPr="006145DB" w:rsidRDefault="00E4551E" w:rsidP="002D5151">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7699" w:type="dxa"/>
            <w:shd w:val="clear" w:color="auto" w:fill="FFFFFF" w:themeFill="background1"/>
            <w:vAlign w:val="center"/>
          </w:tcPr>
          <w:tbl>
            <w:tblPr>
              <w:tblStyle w:val="Tablaconcuadrcula"/>
              <w:tblW w:w="7371" w:type="dxa"/>
              <w:tblInd w:w="23" w:type="dxa"/>
              <w:shd w:val="clear" w:color="auto" w:fill="FFFFFF" w:themeFill="background1"/>
              <w:tblLayout w:type="fixed"/>
              <w:tblLook w:val="04A0" w:firstRow="1" w:lastRow="0" w:firstColumn="1" w:lastColumn="0" w:noHBand="0" w:noVBand="1"/>
            </w:tblPr>
            <w:tblGrid>
              <w:gridCol w:w="3827"/>
              <w:gridCol w:w="1134"/>
              <w:gridCol w:w="1134"/>
              <w:gridCol w:w="1276"/>
            </w:tblGrid>
            <w:tr w:rsidR="007A3BB1" w:rsidRPr="006145DB" w14:paraId="4C661244" w14:textId="77777777" w:rsidTr="002D5151">
              <w:trPr>
                <w:trHeight w:val="346"/>
              </w:trPr>
              <w:tc>
                <w:tcPr>
                  <w:tcW w:w="3827" w:type="dxa"/>
                  <w:shd w:val="clear" w:color="auto" w:fill="FFFFFF" w:themeFill="background1"/>
                  <w:vAlign w:val="center"/>
                </w:tcPr>
                <w:p w14:paraId="5CF258D6"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134" w:type="dxa"/>
                  <w:shd w:val="clear" w:color="auto" w:fill="FFFFFF" w:themeFill="background1"/>
                  <w:vAlign w:val="center"/>
                </w:tcPr>
                <w:p w14:paraId="5846E262"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32679EDF"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shd w:val="clear" w:color="auto" w:fill="FFFFFF" w:themeFill="background1"/>
                  <w:vAlign w:val="center"/>
                </w:tcPr>
                <w:p w14:paraId="4C469F9C"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7A3BB1" w:rsidRPr="006145DB" w14:paraId="6A16B8A9" w14:textId="77777777" w:rsidTr="002D5151">
              <w:trPr>
                <w:trHeight w:val="242"/>
              </w:trPr>
              <w:tc>
                <w:tcPr>
                  <w:tcW w:w="3827" w:type="dxa"/>
                  <w:shd w:val="clear" w:color="auto" w:fill="FFFFFF" w:themeFill="background1"/>
                </w:tcPr>
                <w:p w14:paraId="02D79871" w14:textId="77777777" w:rsidR="00E4551E" w:rsidRPr="006145DB" w:rsidRDefault="00E4551E" w:rsidP="005B435E">
                  <w:pPr>
                    <w:tabs>
                      <w:tab w:val="left" w:pos="709"/>
                    </w:tabs>
                    <w:contextualSpacing/>
                    <w:jc w:val="both"/>
                    <w:rPr>
                      <w:rFonts w:cs="Arial"/>
                      <w:sz w:val="16"/>
                      <w:szCs w:val="16"/>
                      <w:lang w:eastAsia="es-CO"/>
                    </w:rPr>
                  </w:pPr>
                  <w:r w:rsidRPr="006145DB">
                    <w:rPr>
                      <w:rFonts w:cs="Arial"/>
                      <w:sz w:val="16"/>
                      <w:szCs w:val="16"/>
                      <w:lang w:eastAsia="es-CO"/>
                    </w:rPr>
                    <w:t>Niñas y niños en vulneración de derechos con medida de ubicación institucional, remitidos por autoridad competente Comisario/a de Familia- Defensor/a de Familia.</w:t>
                  </w:r>
                </w:p>
              </w:tc>
              <w:tc>
                <w:tcPr>
                  <w:tcW w:w="1134" w:type="dxa"/>
                  <w:shd w:val="clear" w:color="auto" w:fill="FFFFFF" w:themeFill="background1"/>
                  <w:vAlign w:val="center"/>
                </w:tcPr>
                <w:p w14:paraId="23FFE372"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shd w:val="clear" w:color="auto" w:fill="FFFFFF" w:themeFill="background1"/>
                  <w:vAlign w:val="center"/>
                </w:tcPr>
                <w:p w14:paraId="2AC54F54"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Demanda </w:t>
                  </w:r>
                </w:p>
              </w:tc>
              <w:tc>
                <w:tcPr>
                  <w:tcW w:w="1276" w:type="dxa"/>
                  <w:shd w:val="clear" w:color="auto" w:fill="FFFFFF" w:themeFill="background1"/>
                  <w:vAlign w:val="center"/>
                </w:tcPr>
                <w:p w14:paraId="6E811BDC"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Familia</w:t>
                  </w:r>
                </w:p>
              </w:tc>
            </w:tr>
          </w:tbl>
          <w:p w14:paraId="04B72169" w14:textId="77777777" w:rsidR="00E4551E" w:rsidRPr="006145DB" w:rsidRDefault="00E4551E" w:rsidP="005B435E">
            <w:pPr>
              <w:pStyle w:val="Textoindependiente"/>
              <w:spacing w:line="240" w:lineRule="auto"/>
              <w:ind w:right="112"/>
              <w:jc w:val="both"/>
              <w:rPr>
                <w:rFonts w:cs="Arial"/>
                <w:bCs/>
                <w:sz w:val="20"/>
                <w:szCs w:val="20"/>
                <w:lang w:eastAsia="es-CO"/>
              </w:rPr>
            </w:pPr>
          </w:p>
        </w:tc>
      </w:tr>
      <w:tr w:rsidR="00E4551E" w:rsidRPr="006145DB" w14:paraId="0EBF251E" w14:textId="77777777" w:rsidTr="00536D01">
        <w:trPr>
          <w:trHeight w:val="20"/>
          <w:jc w:val="center"/>
        </w:trPr>
        <w:tc>
          <w:tcPr>
            <w:tcW w:w="1696" w:type="dxa"/>
            <w:shd w:val="clear" w:color="auto" w:fill="FFFFFF" w:themeFill="background1"/>
            <w:vAlign w:val="center"/>
          </w:tcPr>
          <w:p w14:paraId="33947BE0" w14:textId="77777777" w:rsidR="00E4551E" w:rsidRPr="006145DB" w:rsidRDefault="00E4551E" w:rsidP="002D5151">
            <w:pPr>
              <w:spacing w:after="0" w:line="240" w:lineRule="auto"/>
              <w:contextualSpacing/>
              <w:rPr>
                <w:rFonts w:cs="Arial"/>
                <w:sz w:val="20"/>
                <w:szCs w:val="20"/>
                <w:lang w:eastAsia="es-CO"/>
              </w:rPr>
            </w:pPr>
            <w:r w:rsidRPr="006145DB">
              <w:rPr>
                <w:rFonts w:cs="Arial"/>
                <w:sz w:val="20"/>
                <w:szCs w:val="20"/>
                <w:lang w:eastAsia="es-CO"/>
              </w:rPr>
              <w:t>Criterios de Egreso y Fuentes de Información</w:t>
            </w:r>
          </w:p>
        </w:tc>
        <w:tc>
          <w:tcPr>
            <w:tcW w:w="7699" w:type="dxa"/>
            <w:shd w:val="clear" w:color="auto" w:fill="FFFFFF" w:themeFill="background1"/>
            <w:vAlign w:val="center"/>
          </w:tcPr>
          <w:tbl>
            <w:tblPr>
              <w:tblStyle w:val="Tablaconcuadrcula"/>
              <w:tblW w:w="7371" w:type="dxa"/>
              <w:tblInd w:w="23" w:type="dxa"/>
              <w:shd w:val="clear" w:color="auto" w:fill="FFFFFF" w:themeFill="background1"/>
              <w:tblLayout w:type="fixed"/>
              <w:tblLook w:val="04A0" w:firstRow="1" w:lastRow="0" w:firstColumn="1" w:lastColumn="0" w:noHBand="0" w:noVBand="1"/>
            </w:tblPr>
            <w:tblGrid>
              <w:gridCol w:w="3827"/>
              <w:gridCol w:w="1134"/>
              <w:gridCol w:w="1134"/>
              <w:gridCol w:w="1276"/>
            </w:tblGrid>
            <w:tr w:rsidR="007A3BB1" w:rsidRPr="006145DB" w14:paraId="6AF47E62" w14:textId="77777777" w:rsidTr="002D5151">
              <w:trPr>
                <w:trHeight w:val="380"/>
              </w:trPr>
              <w:tc>
                <w:tcPr>
                  <w:tcW w:w="3827" w:type="dxa"/>
                  <w:tcBorders>
                    <w:top w:val="nil"/>
                  </w:tcBorders>
                  <w:shd w:val="clear" w:color="auto" w:fill="FFFFFF" w:themeFill="background1"/>
                  <w:vAlign w:val="center"/>
                </w:tcPr>
                <w:p w14:paraId="3E9716ED"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134" w:type="dxa"/>
                  <w:tcBorders>
                    <w:top w:val="nil"/>
                  </w:tcBorders>
                  <w:shd w:val="clear" w:color="auto" w:fill="FFFFFF" w:themeFill="background1"/>
                  <w:vAlign w:val="center"/>
                </w:tcPr>
                <w:p w14:paraId="45575E8F"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shd w:val="clear" w:color="auto" w:fill="FFFFFF" w:themeFill="background1"/>
                  <w:vAlign w:val="center"/>
                </w:tcPr>
                <w:p w14:paraId="43D37355"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tcBorders>
                    <w:top w:val="nil"/>
                  </w:tcBorders>
                  <w:shd w:val="clear" w:color="auto" w:fill="FFFFFF" w:themeFill="background1"/>
                  <w:vAlign w:val="center"/>
                </w:tcPr>
                <w:p w14:paraId="21FC667D"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7A3BB1" w:rsidRPr="006145DB" w14:paraId="214A21B2" w14:textId="77777777" w:rsidTr="002D5151">
              <w:trPr>
                <w:trHeight w:val="243"/>
              </w:trPr>
              <w:tc>
                <w:tcPr>
                  <w:tcW w:w="3827" w:type="dxa"/>
                  <w:shd w:val="clear" w:color="auto" w:fill="FFFFFF" w:themeFill="background1"/>
                  <w:vAlign w:val="center"/>
                </w:tcPr>
                <w:p w14:paraId="40A15F8D" w14:textId="77777777" w:rsidR="00E4551E" w:rsidRPr="006145DB" w:rsidRDefault="00E4551E" w:rsidP="005B435E">
                  <w:pPr>
                    <w:tabs>
                      <w:tab w:val="left" w:pos="709"/>
                    </w:tabs>
                    <w:contextualSpacing/>
                    <w:jc w:val="both"/>
                    <w:rPr>
                      <w:rFonts w:cs="Arial"/>
                      <w:sz w:val="16"/>
                      <w:szCs w:val="16"/>
                      <w:lang w:eastAsia="es-CO"/>
                    </w:rPr>
                  </w:pPr>
                  <w:r w:rsidRPr="006145DB">
                    <w:rPr>
                      <w:rFonts w:cs="Arial"/>
                      <w:sz w:val="16"/>
                      <w:szCs w:val="16"/>
                      <w:lang w:eastAsia="es-CO"/>
                    </w:rPr>
                    <w:t>Reintegro familiar de la niña o el niño, emitido por la autoridad competente Comisario/a de Familia- Defensor/a de Familia. </w:t>
                  </w:r>
                </w:p>
              </w:tc>
              <w:tc>
                <w:tcPr>
                  <w:tcW w:w="1134" w:type="dxa"/>
                  <w:shd w:val="clear" w:color="auto" w:fill="FFFFFF" w:themeFill="background1"/>
                  <w:vAlign w:val="center"/>
                </w:tcPr>
                <w:p w14:paraId="09DB7812"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shd w:val="clear" w:color="auto" w:fill="FFFFFF" w:themeFill="background1"/>
                  <w:vAlign w:val="center"/>
                </w:tcPr>
                <w:p w14:paraId="439A07D5"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Demanda </w:t>
                  </w:r>
                </w:p>
              </w:tc>
              <w:tc>
                <w:tcPr>
                  <w:tcW w:w="1276" w:type="dxa"/>
                  <w:shd w:val="clear" w:color="auto" w:fill="FFFFFF" w:themeFill="background1"/>
                  <w:vAlign w:val="center"/>
                </w:tcPr>
                <w:p w14:paraId="072B4030"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Familia</w:t>
                  </w:r>
                </w:p>
              </w:tc>
            </w:tr>
            <w:tr w:rsidR="007A3BB1" w:rsidRPr="006145DB" w14:paraId="79FABCA8" w14:textId="77777777" w:rsidTr="002D5151">
              <w:trPr>
                <w:trHeight w:val="243"/>
              </w:trPr>
              <w:tc>
                <w:tcPr>
                  <w:tcW w:w="3827" w:type="dxa"/>
                  <w:shd w:val="clear" w:color="auto" w:fill="FFFFFF" w:themeFill="background1"/>
                  <w:vAlign w:val="center"/>
                </w:tcPr>
                <w:p w14:paraId="33FB5C3E" w14:textId="77777777" w:rsidR="00E4551E" w:rsidRPr="006145DB" w:rsidRDefault="00E4551E" w:rsidP="005B435E">
                  <w:pPr>
                    <w:tabs>
                      <w:tab w:val="left" w:pos="709"/>
                    </w:tabs>
                    <w:contextualSpacing/>
                    <w:jc w:val="both"/>
                    <w:rPr>
                      <w:rFonts w:cs="Arial"/>
                      <w:sz w:val="16"/>
                      <w:szCs w:val="16"/>
                      <w:lang w:eastAsia="es-CO"/>
                    </w:rPr>
                  </w:pPr>
                  <w:r w:rsidRPr="006145DB">
                    <w:rPr>
                      <w:rFonts w:cs="Arial"/>
                      <w:sz w:val="16"/>
                      <w:szCs w:val="16"/>
                      <w:lang w:eastAsia="es-CO"/>
                    </w:rPr>
                    <w:t>Traslado de la niña o el niño a otro servicio institucionalizado, emitido por la autoridad competente Comisario/a de Familia- Defensor/a de Familia.</w:t>
                  </w:r>
                </w:p>
              </w:tc>
              <w:tc>
                <w:tcPr>
                  <w:tcW w:w="1134" w:type="dxa"/>
                  <w:shd w:val="clear" w:color="auto" w:fill="FFFFFF" w:themeFill="background1"/>
                  <w:vAlign w:val="center"/>
                </w:tcPr>
                <w:p w14:paraId="4D0E814D"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shd w:val="clear" w:color="auto" w:fill="FFFFFF" w:themeFill="background1"/>
                  <w:vAlign w:val="center"/>
                </w:tcPr>
                <w:p w14:paraId="40834B74"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Demanda </w:t>
                  </w:r>
                </w:p>
              </w:tc>
              <w:tc>
                <w:tcPr>
                  <w:tcW w:w="1276" w:type="dxa"/>
                  <w:shd w:val="clear" w:color="auto" w:fill="FFFFFF" w:themeFill="background1"/>
                  <w:vAlign w:val="center"/>
                </w:tcPr>
                <w:p w14:paraId="07F26AE0"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Familia</w:t>
                  </w:r>
                </w:p>
              </w:tc>
            </w:tr>
            <w:tr w:rsidR="007A3BB1" w:rsidRPr="006145DB" w14:paraId="06FF39F6" w14:textId="77777777" w:rsidTr="00A4074D">
              <w:trPr>
                <w:trHeight w:val="243"/>
              </w:trPr>
              <w:tc>
                <w:tcPr>
                  <w:tcW w:w="3827" w:type="dxa"/>
                  <w:tcBorders>
                    <w:bottom w:val="single" w:sz="4" w:space="0" w:color="auto"/>
                  </w:tcBorders>
                  <w:shd w:val="clear" w:color="auto" w:fill="FFFFFF" w:themeFill="background1"/>
                  <w:vAlign w:val="center"/>
                </w:tcPr>
                <w:p w14:paraId="23247C75" w14:textId="679EDD13" w:rsidR="00E4551E" w:rsidRPr="006145DB" w:rsidRDefault="00E4551E" w:rsidP="005B435E">
                  <w:pPr>
                    <w:tabs>
                      <w:tab w:val="left" w:pos="709"/>
                    </w:tabs>
                    <w:contextualSpacing/>
                    <w:jc w:val="both"/>
                    <w:rPr>
                      <w:rFonts w:cs="Arial"/>
                      <w:sz w:val="16"/>
                      <w:szCs w:val="16"/>
                      <w:lang w:eastAsia="es-CO"/>
                    </w:rPr>
                  </w:pPr>
                  <w:r w:rsidRPr="006145DB">
                    <w:rPr>
                      <w:rFonts w:cs="Arial"/>
                      <w:sz w:val="16"/>
                      <w:szCs w:val="16"/>
                      <w:lang w:eastAsia="es-CO"/>
                    </w:rPr>
                    <w:t>Adopción de la niña o el niño</w:t>
                  </w:r>
                  <w:r w:rsidR="007A3BB1" w:rsidRPr="006145DB">
                    <w:rPr>
                      <w:rFonts w:cs="Arial"/>
                      <w:sz w:val="16"/>
                      <w:szCs w:val="16"/>
                      <w:lang w:eastAsia="es-CO"/>
                    </w:rPr>
                    <w:t>.</w:t>
                  </w:r>
                </w:p>
              </w:tc>
              <w:tc>
                <w:tcPr>
                  <w:tcW w:w="1134" w:type="dxa"/>
                  <w:tcBorders>
                    <w:bottom w:val="single" w:sz="4" w:space="0" w:color="auto"/>
                  </w:tcBorders>
                  <w:shd w:val="clear" w:color="auto" w:fill="FFFFFF" w:themeFill="background1"/>
                  <w:vAlign w:val="center"/>
                </w:tcPr>
                <w:p w14:paraId="49C75F0F"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tcBorders>
                    <w:bottom w:val="single" w:sz="4" w:space="0" w:color="auto"/>
                  </w:tcBorders>
                  <w:shd w:val="clear" w:color="auto" w:fill="FFFFFF" w:themeFill="background1"/>
                  <w:vAlign w:val="center"/>
                </w:tcPr>
                <w:p w14:paraId="00969207"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Demanda </w:t>
                  </w:r>
                </w:p>
              </w:tc>
              <w:tc>
                <w:tcPr>
                  <w:tcW w:w="1276" w:type="dxa"/>
                  <w:tcBorders>
                    <w:bottom w:val="single" w:sz="4" w:space="0" w:color="auto"/>
                  </w:tcBorders>
                  <w:shd w:val="clear" w:color="auto" w:fill="FFFFFF" w:themeFill="background1"/>
                  <w:vAlign w:val="center"/>
                </w:tcPr>
                <w:p w14:paraId="2B6CC646"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Familia</w:t>
                  </w:r>
                </w:p>
              </w:tc>
            </w:tr>
            <w:tr w:rsidR="007A3BB1" w:rsidRPr="006145DB" w14:paraId="4318D7BF" w14:textId="77777777" w:rsidTr="00A4074D">
              <w:trPr>
                <w:trHeight w:val="259"/>
              </w:trPr>
              <w:tc>
                <w:tcPr>
                  <w:tcW w:w="3827" w:type="dxa"/>
                  <w:vMerge w:val="restart"/>
                  <w:tcBorders>
                    <w:bottom w:val="nil"/>
                  </w:tcBorders>
                  <w:shd w:val="clear" w:color="auto" w:fill="FFFFFF" w:themeFill="background1"/>
                  <w:vAlign w:val="center"/>
                </w:tcPr>
                <w:p w14:paraId="085F38C6" w14:textId="77777777" w:rsidR="00E4551E" w:rsidRPr="006145DB" w:rsidRDefault="00E4551E" w:rsidP="005B435E">
                  <w:pPr>
                    <w:tabs>
                      <w:tab w:val="left" w:pos="709"/>
                    </w:tabs>
                    <w:contextualSpacing/>
                    <w:jc w:val="both"/>
                    <w:rPr>
                      <w:rFonts w:cs="Arial"/>
                      <w:sz w:val="16"/>
                      <w:szCs w:val="16"/>
                      <w:lang w:eastAsia="es-CO"/>
                    </w:rPr>
                  </w:pPr>
                  <w:r w:rsidRPr="006145DB">
                    <w:rPr>
                      <w:rFonts w:cs="Arial"/>
                      <w:sz w:val="16"/>
                      <w:szCs w:val="16"/>
                      <w:lang w:eastAsia="es-CO"/>
                    </w:rPr>
                    <w:t>Fallecimiento de la niña o el niño. </w:t>
                  </w:r>
                </w:p>
              </w:tc>
              <w:tc>
                <w:tcPr>
                  <w:tcW w:w="1134" w:type="dxa"/>
                  <w:tcBorders>
                    <w:bottom w:val="nil"/>
                  </w:tcBorders>
                  <w:shd w:val="clear" w:color="auto" w:fill="FFFFFF" w:themeFill="background1"/>
                  <w:vAlign w:val="center"/>
                </w:tcPr>
                <w:p w14:paraId="4811A7B5"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Fallecidos</w:t>
                  </w:r>
                </w:p>
                <w:p w14:paraId="685BAD8B"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(Inhumados)</w:t>
                  </w:r>
                </w:p>
              </w:tc>
              <w:tc>
                <w:tcPr>
                  <w:tcW w:w="1134" w:type="dxa"/>
                  <w:tcBorders>
                    <w:bottom w:val="nil"/>
                  </w:tcBorders>
                  <w:shd w:val="clear" w:color="auto" w:fill="FFFFFF" w:themeFill="background1"/>
                  <w:vAlign w:val="center"/>
                </w:tcPr>
                <w:p w14:paraId="201DAD7A"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Mensual (Mes Vencido)</w:t>
                  </w:r>
                </w:p>
              </w:tc>
              <w:tc>
                <w:tcPr>
                  <w:tcW w:w="1276" w:type="dxa"/>
                  <w:tcBorders>
                    <w:bottom w:val="nil"/>
                  </w:tcBorders>
                  <w:shd w:val="clear" w:color="auto" w:fill="FFFFFF" w:themeFill="background1"/>
                  <w:vAlign w:val="center"/>
                </w:tcPr>
                <w:p w14:paraId="2D94DE17"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Salud  </w:t>
                  </w:r>
                </w:p>
              </w:tc>
            </w:tr>
            <w:tr w:rsidR="007A3BB1" w:rsidRPr="006145DB" w14:paraId="484AA352" w14:textId="77777777" w:rsidTr="00A4074D">
              <w:trPr>
                <w:trHeight w:val="259"/>
              </w:trPr>
              <w:tc>
                <w:tcPr>
                  <w:tcW w:w="3827" w:type="dxa"/>
                  <w:vMerge/>
                  <w:tcBorders>
                    <w:top w:val="nil"/>
                  </w:tcBorders>
                  <w:shd w:val="clear" w:color="auto" w:fill="FFFFFF" w:themeFill="background1"/>
                  <w:vAlign w:val="center"/>
                </w:tcPr>
                <w:p w14:paraId="2B19877D" w14:textId="77777777" w:rsidR="00E4551E" w:rsidRPr="006145DB" w:rsidRDefault="00E4551E" w:rsidP="005B435E">
                  <w:pPr>
                    <w:tabs>
                      <w:tab w:val="left" w:pos="709"/>
                    </w:tabs>
                    <w:contextualSpacing/>
                    <w:jc w:val="both"/>
                    <w:rPr>
                      <w:rFonts w:cs="Arial"/>
                      <w:sz w:val="16"/>
                      <w:szCs w:val="16"/>
                      <w:lang w:eastAsia="es-CO"/>
                    </w:rPr>
                  </w:pPr>
                </w:p>
              </w:tc>
              <w:tc>
                <w:tcPr>
                  <w:tcW w:w="1134" w:type="dxa"/>
                  <w:tcBorders>
                    <w:top w:val="nil"/>
                  </w:tcBorders>
                  <w:shd w:val="clear" w:color="auto" w:fill="FFFFFF" w:themeFill="background1"/>
                  <w:vAlign w:val="center"/>
                </w:tcPr>
                <w:p w14:paraId="0D6F9CBB"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Fe de supervivencia (ANI - RCD)</w:t>
                  </w:r>
                </w:p>
              </w:tc>
              <w:tc>
                <w:tcPr>
                  <w:tcW w:w="1134" w:type="dxa"/>
                  <w:tcBorders>
                    <w:top w:val="nil"/>
                  </w:tcBorders>
                  <w:shd w:val="clear" w:color="auto" w:fill="FFFFFF" w:themeFill="background1"/>
                  <w:vAlign w:val="center"/>
                </w:tcPr>
                <w:p w14:paraId="0DDC6F01"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276" w:type="dxa"/>
                  <w:tcBorders>
                    <w:top w:val="nil"/>
                  </w:tcBorders>
                  <w:shd w:val="clear" w:color="auto" w:fill="FFFFFF" w:themeFill="background1"/>
                  <w:vAlign w:val="center"/>
                </w:tcPr>
                <w:p w14:paraId="5C9B2E43"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Ministerio de Salud y Protección Social</w:t>
                  </w:r>
                </w:p>
              </w:tc>
            </w:tr>
            <w:tr w:rsidR="007A3BB1" w:rsidRPr="006145DB" w14:paraId="7BECC610" w14:textId="77777777" w:rsidTr="002D5151">
              <w:trPr>
                <w:trHeight w:val="259"/>
              </w:trPr>
              <w:tc>
                <w:tcPr>
                  <w:tcW w:w="3827" w:type="dxa"/>
                  <w:vMerge/>
                  <w:tcBorders>
                    <w:bottom w:val="nil"/>
                  </w:tcBorders>
                  <w:shd w:val="clear" w:color="auto" w:fill="FFFFFF" w:themeFill="background1"/>
                  <w:vAlign w:val="center"/>
                </w:tcPr>
                <w:p w14:paraId="7268589A" w14:textId="77777777" w:rsidR="00E4551E" w:rsidRPr="006145DB" w:rsidRDefault="00E4551E" w:rsidP="005B435E">
                  <w:pPr>
                    <w:tabs>
                      <w:tab w:val="left" w:pos="709"/>
                    </w:tabs>
                    <w:contextualSpacing/>
                    <w:jc w:val="both"/>
                    <w:rPr>
                      <w:rFonts w:cs="Arial"/>
                      <w:sz w:val="16"/>
                      <w:szCs w:val="16"/>
                      <w:lang w:eastAsia="es-CO"/>
                    </w:rPr>
                  </w:pPr>
                </w:p>
              </w:tc>
              <w:tc>
                <w:tcPr>
                  <w:tcW w:w="1134" w:type="dxa"/>
                  <w:tcBorders>
                    <w:bottom w:val="nil"/>
                  </w:tcBorders>
                  <w:shd w:val="clear" w:color="auto" w:fill="FFFFFF" w:themeFill="background1"/>
                  <w:vAlign w:val="center"/>
                </w:tcPr>
                <w:p w14:paraId="281C07A7"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Registro Social de Hogares</w:t>
                  </w:r>
                </w:p>
              </w:tc>
              <w:tc>
                <w:tcPr>
                  <w:tcW w:w="1134" w:type="dxa"/>
                  <w:tcBorders>
                    <w:bottom w:val="nil"/>
                  </w:tcBorders>
                  <w:shd w:val="clear" w:color="auto" w:fill="FFFFFF" w:themeFill="background1"/>
                  <w:vAlign w:val="center"/>
                </w:tcPr>
                <w:p w14:paraId="565E674F"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276" w:type="dxa"/>
                  <w:tcBorders>
                    <w:bottom w:val="nil"/>
                  </w:tcBorders>
                  <w:shd w:val="clear" w:color="auto" w:fill="FFFFFF" w:themeFill="background1"/>
                  <w:vAlign w:val="center"/>
                </w:tcPr>
                <w:p w14:paraId="7EAE3323"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 SDP</w:t>
                  </w:r>
                </w:p>
              </w:tc>
            </w:tr>
          </w:tbl>
          <w:p w14:paraId="457759DC" w14:textId="77777777" w:rsidR="00E4551E" w:rsidRPr="006145DB" w:rsidRDefault="00E4551E" w:rsidP="005B435E">
            <w:pPr>
              <w:tabs>
                <w:tab w:val="left" w:pos="709"/>
              </w:tabs>
              <w:spacing w:line="240" w:lineRule="auto"/>
              <w:contextualSpacing/>
              <w:jc w:val="both"/>
              <w:rPr>
                <w:rFonts w:cs="Arial"/>
                <w:bCs/>
                <w:sz w:val="20"/>
                <w:szCs w:val="20"/>
                <w:lang w:eastAsia="es-CO"/>
              </w:rPr>
            </w:pPr>
          </w:p>
        </w:tc>
      </w:tr>
      <w:tr w:rsidR="00E4551E" w:rsidRPr="006145DB" w14:paraId="4A27986D" w14:textId="77777777" w:rsidTr="00941E4D">
        <w:trPr>
          <w:trHeight w:val="459"/>
          <w:jc w:val="center"/>
        </w:trPr>
        <w:tc>
          <w:tcPr>
            <w:tcW w:w="1696" w:type="dxa"/>
            <w:shd w:val="clear" w:color="auto" w:fill="FFFFFF" w:themeFill="background1"/>
            <w:vAlign w:val="center"/>
          </w:tcPr>
          <w:p w14:paraId="55FF9B5B" w14:textId="4DC738CD" w:rsidR="00E4551E" w:rsidRPr="006145DB" w:rsidRDefault="00E4551E" w:rsidP="005B435E">
            <w:pPr>
              <w:spacing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699" w:type="dxa"/>
            <w:shd w:val="clear" w:color="auto" w:fill="FFFFFF" w:themeFill="background1"/>
            <w:vAlign w:val="center"/>
          </w:tcPr>
          <w:tbl>
            <w:tblPr>
              <w:tblStyle w:val="Tablaconcuadrcula"/>
              <w:tblW w:w="7371" w:type="dxa"/>
              <w:tblInd w:w="23" w:type="dxa"/>
              <w:shd w:val="clear" w:color="auto" w:fill="FFFFFF" w:themeFill="background1"/>
              <w:tblLayout w:type="fixed"/>
              <w:tblLook w:val="04A0" w:firstRow="1" w:lastRow="0" w:firstColumn="1" w:lastColumn="0" w:noHBand="0" w:noVBand="1"/>
            </w:tblPr>
            <w:tblGrid>
              <w:gridCol w:w="3827"/>
              <w:gridCol w:w="1134"/>
              <w:gridCol w:w="1134"/>
              <w:gridCol w:w="1276"/>
            </w:tblGrid>
            <w:tr w:rsidR="007A3BB1" w:rsidRPr="006145DB" w14:paraId="35BBC317" w14:textId="77777777" w:rsidTr="002D5151">
              <w:trPr>
                <w:trHeight w:val="372"/>
              </w:trPr>
              <w:tc>
                <w:tcPr>
                  <w:tcW w:w="3827" w:type="dxa"/>
                  <w:tcBorders>
                    <w:top w:val="nil"/>
                  </w:tcBorders>
                  <w:shd w:val="clear" w:color="auto" w:fill="FFFFFF" w:themeFill="background1"/>
                  <w:vAlign w:val="center"/>
                </w:tcPr>
                <w:p w14:paraId="445B70F3"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134" w:type="dxa"/>
                  <w:tcBorders>
                    <w:top w:val="nil"/>
                  </w:tcBorders>
                  <w:shd w:val="clear" w:color="auto" w:fill="FFFFFF" w:themeFill="background1"/>
                  <w:vAlign w:val="center"/>
                </w:tcPr>
                <w:p w14:paraId="0308E6C8"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shd w:val="clear" w:color="auto" w:fill="FFFFFF" w:themeFill="background1"/>
                  <w:vAlign w:val="center"/>
                </w:tcPr>
                <w:p w14:paraId="078A4B98"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tcBorders>
                    <w:top w:val="nil"/>
                  </w:tcBorders>
                  <w:shd w:val="clear" w:color="auto" w:fill="FFFFFF" w:themeFill="background1"/>
                  <w:vAlign w:val="center"/>
                </w:tcPr>
                <w:p w14:paraId="5F82BDE4" w14:textId="77777777" w:rsidR="00E4551E" w:rsidRPr="006145DB" w:rsidRDefault="00E4551E"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7A3BB1" w:rsidRPr="006145DB" w14:paraId="69DB6051" w14:textId="77777777" w:rsidTr="002D5151">
              <w:trPr>
                <w:trHeight w:val="231"/>
              </w:trPr>
              <w:tc>
                <w:tcPr>
                  <w:tcW w:w="3827" w:type="dxa"/>
                  <w:shd w:val="clear" w:color="auto" w:fill="FFFFFF" w:themeFill="background1"/>
                  <w:vAlign w:val="center"/>
                </w:tcPr>
                <w:p w14:paraId="7F3809CA" w14:textId="7821F326" w:rsidR="00E4551E" w:rsidRPr="006145DB" w:rsidRDefault="00E4551E" w:rsidP="005B435E">
                  <w:pPr>
                    <w:tabs>
                      <w:tab w:val="left" w:pos="709"/>
                    </w:tabs>
                    <w:contextualSpacing/>
                    <w:jc w:val="both"/>
                    <w:rPr>
                      <w:rFonts w:cs="Arial"/>
                      <w:sz w:val="16"/>
                      <w:szCs w:val="16"/>
                      <w:lang w:eastAsia="es-CO"/>
                    </w:rPr>
                  </w:pPr>
                  <w:r w:rsidRPr="006145DB">
                    <w:rPr>
                      <w:rFonts w:cs="Arial"/>
                      <w:sz w:val="16"/>
                      <w:szCs w:val="16"/>
                      <w:lang w:eastAsia="es-CO"/>
                    </w:rPr>
                    <w:t>Niñas y niños que presenten consumo de sustancias psicoactivas</w:t>
                  </w:r>
                  <w:r w:rsidR="007A3BB1" w:rsidRPr="006145DB">
                    <w:rPr>
                      <w:rFonts w:cs="Arial"/>
                      <w:sz w:val="16"/>
                      <w:szCs w:val="16"/>
                      <w:lang w:eastAsia="es-CO"/>
                    </w:rPr>
                    <w:t>.</w:t>
                  </w:r>
                </w:p>
              </w:tc>
              <w:tc>
                <w:tcPr>
                  <w:tcW w:w="1134" w:type="dxa"/>
                  <w:shd w:val="clear" w:color="auto" w:fill="FFFFFF" w:themeFill="background1"/>
                  <w:vAlign w:val="center"/>
                </w:tcPr>
                <w:p w14:paraId="23DC92AE"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shd w:val="clear" w:color="auto" w:fill="FFFFFF" w:themeFill="background1"/>
                  <w:vAlign w:val="center"/>
                </w:tcPr>
                <w:p w14:paraId="5FF3E045"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Demanda </w:t>
                  </w:r>
                </w:p>
              </w:tc>
              <w:tc>
                <w:tcPr>
                  <w:tcW w:w="1276" w:type="dxa"/>
                  <w:shd w:val="clear" w:color="auto" w:fill="FFFFFF" w:themeFill="background1"/>
                  <w:vAlign w:val="center"/>
                </w:tcPr>
                <w:p w14:paraId="29EFA6B6"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Familia   </w:t>
                  </w:r>
                </w:p>
              </w:tc>
            </w:tr>
            <w:tr w:rsidR="007A3BB1" w:rsidRPr="006145DB" w14:paraId="7B131BD8" w14:textId="77777777" w:rsidTr="002D5151">
              <w:trPr>
                <w:trHeight w:val="231"/>
              </w:trPr>
              <w:tc>
                <w:tcPr>
                  <w:tcW w:w="3827" w:type="dxa"/>
                  <w:tcBorders>
                    <w:bottom w:val="single" w:sz="4" w:space="0" w:color="auto"/>
                  </w:tcBorders>
                  <w:shd w:val="clear" w:color="auto" w:fill="FFFFFF" w:themeFill="background1"/>
                  <w:vAlign w:val="center"/>
                </w:tcPr>
                <w:p w14:paraId="200AF937" w14:textId="77777777" w:rsidR="00E4551E" w:rsidRPr="006145DB" w:rsidRDefault="00E4551E" w:rsidP="005B435E">
                  <w:pPr>
                    <w:tabs>
                      <w:tab w:val="left" w:pos="709"/>
                    </w:tabs>
                    <w:contextualSpacing/>
                    <w:jc w:val="both"/>
                    <w:rPr>
                      <w:rFonts w:cs="Arial"/>
                      <w:bCs/>
                      <w:sz w:val="16"/>
                      <w:szCs w:val="16"/>
                      <w:lang w:eastAsia="es-CO"/>
                    </w:rPr>
                  </w:pPr>
                  <w:r w:rsidRPr="006145DB">
                    <w:rPr>
                      <w:rFonts w:cs="Arial"/>
                      <w:bCs/>
                      <w:sz w:val="16"/>
                      <w:szCs w:val="16"/>
                      <w:lang w:eastAsia="es-CO"/>
                    </w:rPr>
                    <w:t>Diagnóstico psiquiátrico y/o trastorno mental en fase aguda que requiera atención especializada en salud mental.</w:t>
                  </w:r>
                </w:p>
              </w:tc>
              <w:tc>
                <w:tcPr>
                  <w:tcW w:w="1134" w:type="dxa"/>
                  <w:tcBorders>
                    <w:bottom w:val="single" w:sz="4" w:space="0" w:color="auto"/>
                  </w:tcBorders>
                  <w:shd w:val="clear" w:color="auto" w:fill="FFFFFF" w:themeFill="background1"/>
                  <w:vAlign w:val="center"/>
                </w:tcPr>
                <w:p w14:paraId="60077B23"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tcBorders>
                    <w:bottom w:val="single" w:sz="4" w:space="0" w:color="auto"/>
                  </w:tcBorders>
                  <w:shd w:val="clear" w:color="auto" w:fill="FFFFFF" w:themeFill="background1"/>
                  <w:vAlign w:val="center"/>
                </w:tcPr>
                <w:p w14:paraId="1A0BC47C"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Demanda </w:t>
                  </w:r>
                </w:p>
              </w:tc>
              <w:tc>
                <w:tcPr>
                  <w:tcW w:w="1276" w:type="dxa"/>
                  <w:tcBorders>
                    <w:bottom w:val="single" w:sz="4" w:space="0" w:color="auto"/>
                  </w:tcBorders>
                  <w:shd w:val="clear" w:color="auto" w:fill="FFFFFF" w:themeFill="background1"/>
                  <w:vAlign w:val="center"/>
                </w:tcPr>
                <w:p w14:paraId="507D898F"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Subdirección para la Familia  </w:t>
                  </w:r>
                </w:p>
              </w:tc>
            </w:tr>
            <w:tr w:rsidR="007A3BB1" w:rsidRPr="006145DB" w14:paraId="2245FC69" w14:textId="77777777" w:rsidTr="002D5151">
              <w:trPr>
                <w:trHeight w:val="231"/>
              </w:trPr>
              <w:tc>
                <w:tcPr>
                  <w:tcW w:w="3827" w:type="dxa"/>
                  <w:tcBorders>
                    <w:bottom w:val="nil"/>
                  </w:tcBorders>
                  <w:shd w:val="clear" w:color="auto" w:fill="FFFFFF" w:themeFill="background1"/>
                  <w:vAlign w:val="center"/>
                </w:tcPr>
                <w:p w14:paraId="27203910" w14:textId="77777777" w:rsidR="00E4551E" w:rsidRPr="006145DB" w:rsidRDefault="00E4551E" w:rsidP="005B435E">
                  <w:pPr>
                    <w:tabs>
                      <w:tab w:val="left" w:pos="709"/>
                    </w:tabs>
                    <w:contextualSpacing/>
                    <w:jc w:val="both"/>
                    <w:rPr>
                      <w:rFonts w:cs="Arial"/>
                      <w:bCs/>
                      <w:sz w:val="16"/>
                      <w:szCs w:val="16"/>
                      <w:lang w:eastAsia="es-CO"/>
                    </w:rPr>
                  </w:pPr>
                  <w:r w:rsidRPr="006145DB">
                    <w:rPr>
                      <w:rFonts w:cs="Arial"/>
                      <w:bCs/>
                      <w:sz w:val="16"/>
                      <w:szCs w:val="16"/>
                      <w:lang w:eastAsia="es-CO"/>
                    </w:rPr>
                    <w:t>Niñas en estado de gestación</w:t>
                  </w:r>
                </w:p>
              </w:tc>
              <w:tc>
                <w:tcPr>
                  <w:tcW w:w="1134" w:type="dxa"/>
                  <w:tcBorders>
                    <w:bottom w:val="nil"/>
                  </w:tcBorders>
                  <w:shd w:val="clear" w:color="auto" w:fill="FFFFFF" w:themeFill="background1"/>
                  <w:vAlign w:val="center"/>
                </w:tcPr>
                <w:p w14:paraId="1A39DD94"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tcBorders>
                    <w:bottom w:val="nil"/>
                  </w:tcBorders>
                  <w:shd w:val="clear" w:color="auto" w:fill="FFFFFF" w:themeFill="background1"/>
                  <w:vAlign w:val="center"/>
                </w:tcPr>
                <w:p w14:paraId="38F6242C"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276" w:type="dxa"/>
                  <w:tcBorders>
                    <w:bottom w:val="nil"/>
                  </w:tcBorders>
                  <w:shd w:val="clear" w:color="auto" w:fill="FFFFFF" w:themeFill="background1"/>
                  <w:vAlign w:val="center"/>
                </w:tcPr>
                <w:p w14:paraId="55D688AB" w14:textId="77777777" w:rsidR="00E4551E" w:rsidRPr="006145DB" w:rsidRDefault="00E4551E"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Subdirección para la Familia </w:t>
                  </w:r>
                </w:p>
              </w:tc>
            </w:tr>
          </w:tbl>
          <w:p w14:paraId="71F11E62" w14:textId="77777777" w:rsidR="00E4551E" w:rsidRPr="006145DB" w:rsidRDefault="00E4551E" w:rsidP="005B435E">
            <w:pPr>
              <w:tabs>
                <w:tab w:val="left" w:pos="709"/>
              </w:tabs>
              <w:spacing w:line="240" w:lineRule="auto"/>
              <w:contextualSpacing/>
              <w:jc w:val="both"/>
              <w:rPr>
                <w:rFonts w:eastAsia="Calibri" w:cs="Arial"/>
                <w:bCs/>
                <w:sz w:val="20"/>
                <w:szCs w:val="20"/>
                <w:lang w:eastAsia="es-CO"/>
              </w:rPr>
            </w:pPr>
          </w:p>
        </w:tc>
      </w:tr>
      <w:tr w:rsidR="00E4551E" w:rsidRPr="006145DB" w14:paraId="784C1375" w14:textId="77777777" w:rsidTr="00941E4D">
        <w:trPr>
          <w:trHeight w:val="458"/>
          <w:jc w:val="center"/>
        </w:trPr>
        <w:tc>
          <w:tcPr>
            <w:tcW w:w="1696" w:type="dxa"/>
            <w:shd w:val="clear" w:color="auto" w:fill="FFFFFF" w:themeFill="background1"/>
            <w:vAlign w:val="center"/>
          </w:tcPr>
          <w:p w14:paraId="6C0F6D21" w14:textId="77777777" w:rsidR="00E4551E" w:rsidRPr="006145DB" w:rsidRDefault="00E4551E" w:rsidP="005B435E">
            <w:pPr>
              <w:spacing w:after="0" w:line="240" w:lineRule="auto"/>
              <w:ind w:left="22"/>
              <w:contextualSpacing/>
              <w:jc w:val="both"/>
              <w:rPr>
                <w:rFonts w:cs="Arial"/>
                <w:sz w:val="20"/>
                <w:szCs w:val="20"/>
                <w:lang w:eastAsia="es-CO"/>
              </w:rPr>
            </w:pPr>
            <w:r w:rsidRPr="006145DB">
              <w:rPr>
                <w:rFonts w:cs="Arial"/>
                <w:sz w:val="20"/>
                <w:szCs w:val="20"/>
                <w:lang w:eastAsia="es-CO"/>
              </w:rPr>
              <w:t>Ejecución</w:t>
            </w:r>
          </w:p>
        </w:tc>
        <w:tc>
          <w:tcPr>
            <w:tcW w:w="7699" w:type="dxa"/>
            <w:shd w:val="clear" w:color="auto" w:fill="FFFFFF" w:themeFill="background1"/>
            <w:vAlign w:val="center"/>
          </w:tcPr>
          <w:p w14:paraId="26DA7B88" w14:textId="4BCE0C9C" w:rsidR="00E4551E" w:rsidRPr="006145DB" w:rsidRDefault="00E4551E" w:rsidP="005B435E">
            <w:pPr>
              <w:pStyle w:val="Textoindependiente"/>
              <w:spacing w:after="0" w:line="240" w:lineRule="auto"/>
              <w:jc w:val="both"/>
              <w:rPr>
                <w:rFonts w:cs="Arial"/>
                <w:sz w:val="20"/>
                <w:szCs w:val="20"/>
                <w:lang w:eastAsia="es-CO"/>
              </w:rPr>
            </w:pPr>
            <w:r w:rsidRPr="006145DB">
              <w:rPr>
                <w:rFonts w:cs="Arial"/>
                <w:sz w:val="20"/>
                <w:szCs w:val="20"/>
                <w:lang w:val="es-CO"/>
              </w:rPr>
              <w:t xml:space="preserve">El servicio contempla acciones de cuidado diario y protección a niñas y niños cuyos derechos han sido vulnerados, en unidades operativas propias de la entidad, con operación directa y presencial de domingo a domingo las 24 horas del día, en modalidad institucional.  </w:t>
            </w:r>
          </w:p>
          <w:p w14:paraId="26C1E3A7" w14:textId="77777777" w:rsidR="00E4551E" w:rsidRPr="006145DB" w:rsidRDefault="00E4551E" w:rsidP="005B435E">
            <w:pPr>
              <w:pStyle w:val="Textoindependiente"/>
              <w:spacing w:after="0" w:line="240" w:lineRule="auto"/>
              <w:jc w:val="both"/>
              <w:rPr>
                <w:rFonts w:cs="Arial"/>
                <w:bCs/>
                <w:sz w:val="20"/>
                <w:szCs w:val="20"/>
                <w:lang w:eastAsia="es-CO"/>
              </w:rPr>
            </w:pPr>
          </w:p>
          <w:p w14:paraId="77474FF0" w14:textId="77777777" w:rsidR="00E4551E" w:rsidRPr="006145DB" w:rsidRDefault="00E4551E" w:rsidP="005B435E">
            <w:pPr>
              <w:pStyle w:val="Textoindependiente"/>
              <w:spacing w:after="0" w:line="240" w:lineRule="auto"/>
              <w:jc w:val="both"/>
              <w:rPr>
                <w:rFonts w:cs="Arial"/>
                <w:sz w:val="20"/>
                <w:szCs w:val="20"/>
                <w:lang w:eastAsia="es-CO"/>
              </w:rPr>
            </w:pPr>
            <w:r w:rsidRPr="006145DB">
              <w:rPr>
                <w:rFonts w:cs="Arial"/>
                <w:sz w:val="20"/>
                <w:szCs w:val="20"/>
                <w:lang w:eastAsia="es-CO"/>
              </w:rPr>
              <w:t>La atención integral a niñas y niños con y sin discapacidad con apoyos extensos o generalizados tiene un abordaje interdisciplinario por parte de los equipos de cuidado, psicosociales, de salud, pedagogía, jurídico y administrativo, a partir de la construcción de planes de acción para la superación de condiciones de vulnerabilidad existentes, el restablecimiento de sus derechos y la satisfacción de sus necesidades básicas desde un enfoque inclusivo y diferencial.</w:t>
            </w:r>
          </w:p>
          <w:p w14:paraId="7AA9750F" w14:textId="77777777" w:rsidR="00E4551E" w:rsidRPr="006145DB" w:rsidRDefault="00E4551E" w:rsidP="005B435E">
            <w:pPr>
              <w:pStyle w:val="Textoindependiente"/>
              <w:spacing w:after="0" w:line="240" w:lineRule="auto"/>
              <w:jc w:val="both"/>
              <w:rPr>
                <w:rFonts w:cs="Arial"/>
                <w:sz w:val="20"/>
                <w:szCs w:val="20"/>
                <w:lang w:eastAsia="es-CO"/>
              </w:rPr>
            </w:pPr>
            <w:r w:rsidRPr="006145DB">
              <w:rPr>
                <w:rFonts w:cs="Arial"/>
                <w:sz w:val="20"/>
                <w:szCs w:val="20"/>
                <w:lang w:eastAsia="es-CO"/>
              </w:rPr>
              <w:t>A partir de los procesos de intervención y acompañamiento individual que se realiza en el marco de los planes de atención se articulan acciones con las autoridades administrativas competentes en este caso Defensor/a de Familia, Comisario/a de Familia, promoviendo acciones corresponsables que permitan el restablecimiento y la garantía de derechos.</w:t>
            </w:r>
          </w:p>
          <w:p w14:paraId="34601683" w14:textId="77777777" w:rsidR="00C37FB5" w:rsidRPr="006145DB" w:rsidRDefault="00C37FB5" w:rsidP="005B435E">
            <w:pPr>
              <w:pStyle w:val="Textoindependiente"/>
              <w:spacing w:after="0" w:line="240" w:lineRule="auto"/>
              <w:jc w:val="both"/>
              <w:rPr>
                <w:rFonts w:cs="Arial"/>
                <w:sz w:val="20"/>
                <w:szCs w:val="20"/>
                <w:lang w:eastAsia="es-CO"/>
              </w:rPr>
            </w:pPr>
          </w:p>
          <w:p w14:paraId="67D97F73" w14:textId="77777777" w:rsidR="00E4551E" w:rsidRPr="006145DB" w:rsidRDefault="00E4551E" w:rsidP="005B435E">
            <w:pPr>
              <w:pStyle w:val="Textoindependiente"/>
              <w:spacing w:after="0" w:line="240" w:lineRule="auto"/>
              <w:jc w:val="both"/>
              <w:rPr>
                <w:rFonts w:cs="Arial"/>
                <w:sz w:val="20"/>
                <w:szCs w:val="20"/>
                <w:lang w:eastAsia="es-CO"/>
              </w:rPr>
            </w:pPr>
            <w:r w:rsidRPr="006145DB">
              <w:rPr>
                <w:rFonts w:cs="Arial"/>
                <w:sz w:val="20"/>
                <w:szCs w:val="20"/>
                <w:lang w:eastAsia="es-CO"/>
              </w:rPr>
              <w:t>En el componente de atención a familias, se realizan procesos de intervención y acompañamiento familiar e individual para:</w:t>
            </w:r>
            <w:r w:rsidRPr="006145DB">
              <w:rPr>
                <w:rFonts w:cs="Arial"/>
                <w:sz w:val="20"/>
                <w:szCs w:val="20"/>
                <w:lang w:val="es-CO"/>
              </w:rPr>
              <w:t xml:space="preserve"> mitigar las violencias al interior de la familia,</w:t>
            </w:r>
            <w:r w:rsidRPr="006145DB">
              <w:rPr>
                <w:rFonts w:cs="Arial"/>
                <w:sz w:val="20"/>
                <w:szCs w:val="20"/>
                <w:lang w:eastAsia="es-CO"/>
              </w:rPr>
              <w:t xml:space="preserve"> fortalecer habilidades parentales y transformar dinámicas familiares que permitan consolidar entornos protectores, inclusivos y seguros para las niñas y los niños, </w:t>
            </w:r>
            <w:r w:rsidRPr="006145DB">
              <w:rPr>
                <w:rFonts w:cs="Arial"/>
                <w:sz w:val="20"/>
                <w:szCs w:val="20"/>
                <w:lang w:val="es-CO"/>
              </w:rPr>
              <w:t>minimizando los tiempos de institucionalización y promoviendo el reintegro seguro de niñas y niños a su medio familiar</w:t>
            </w:r>
            <w:r w:rsidRPr="006145DB">
              <w:rPr>
                <w:rFonts w:cs="Arial"/>
                <w:sz w:val="20"/>
                <w:szCs w:val="20"/>
                <w:lang w:eastAsia="es-CO"/>
              </w:rPr>
              <w:t>.</w:t>
            </w:r>
          </w:p>
          <w:p w14:paraId="3E4C0BA1" w14:textId="77777777" w:rsidR="00C37FB5" w:rsidRPr="006145DB" w:rsidRDefault="00C37FB5" w:rsidP="005B435E">
            <w:pPr>
              <w:pStyle w:val="Textoindependiente"/>
              <w:spacing w:after="0" w:line="240" w:lineRule="auto"/>
              <w:jc w:val="both"/>
              <w:rPr>
                <w:rFonts w:cs="Arial"/>
                <w:sz w:val="20"/>
                <w:szCs w:val="20"/>
                <w:lang w:eastAsia="es-CO"/>
              </w:rPr>
            </w:pPr>
          </w:p>
          <w:p w14:paraId="4EDF3BB6" w14:textId="77777777" w:rsidR="00E4551E" w:rsidRPr="006145DB" w:rsidRDefault="00E4551E" w:rsidP="005B435E">
            <w:pPr>
              <w:pStyle w:val="paragraph"/>
              <w:spacing w:before="0" w:beforeAutospacing="0" w:after="0" w:afterAutospacing="0"/>
              <w:jc w:val="both"/>
              <w:textAlignment w:val="baseline"/>
              <w:rPr>
                <w:rStyle w:val="eop"/>
                <w:rFonts w:ascii="Arial" w:hAnsi="Arial" w:cs="Arial"/>
                <w:sz w:val="20"/>
                <w:szCs w:val="20"/>
              </w:rPr>
            </w:pPr>
            <w:r w:rsidRPr="006145DB">
              <w:rPr>
                <w:rStyle w:val="normaltextrun"/>
                <w:rFonts w:ascii="Arial" w:hAnsi="Arial" w:cs="Arial"/>
                <w:sz w:val="20"/>
                <w:szCs w:val="20"/>
                <w:lang w:val="es-ES"/>
              </w:rPr>
              <w:t>Así mismo, se desarrolla articulación con las ofertas, tanto al interior de la SDIS como con otros sectores, orientada a promover los procesos de inclusión social y productiva de las familias y la movilización de redes familiares, barriales y comunitarias que permitan superar las condiciones de vulnerabilidad reconociendo los recursos y capacidades individuales y familiares con que ellos cuentan. </w:t>
            </w:r>
            <w:r w:rsidRPr="006145DB">
              <w:rPr>
                <w:rStyle w:val="normaltextrun"/>
                <w:rFonts w:ascii="Arial" w:hAnsi="Arial" w:cs="Arial"/>
                <w:sz w:val="20"/>
                <w:szCs w:val="20"/>
              </w:rPr>
              <w:t> </w:t>
            </w:r>
            <w:r w:rsidRPr="006145DB">
              <w:rPr>
                <w:rStyle w:val="eop"/>
                <w:rFonts w:ascii="Arial" w:hAnsi="Arial" w:cs="Arial"/>
                <w:sz w:val="20"/>
                <w:szCs w:val="20"/>
              </w:rPr>
              <w:t> </w:t>
            </w:r>
          </w:p>
          <w:p w14:paraId="4CB86988" w14:textId="77777777" w:rsidR="00C37FB5" w:rsidRPr="006145DB" w:rsidRDefault="00C37FB5" w:rsidP="005B435E">
            <w:pPr>
              <w:pStyle w:val="paragraph"/>
              <w:spacing w:before="0" w:beforeAutospacing="0" w:after="0" w:afterAutospacing="0"/>
              <w:jc w:val="both"/>
              <w:textAlignment w:val="baseline"/>
              <w:rPr>
                <w:rStyle w:val="eop"/>
                <w:rFonts w:ascii="Arial" w:hAnsi="Arial" w:cs="Arial"/>
                <w:sz w:val="20"/>
                <w:szCs w:val="20"/>
              </w:rPr>
            </w:pPr>
          </w:p>
          <w:p w14:paraId="4357400F" w14:textId="71EFD5A4" w:rsidR="00E4551E" w:rsidRPr="006145DB" w:rsidRDefault="00E4551E" w:rsidP="005B435E">
            <w:pPr>
              <w:pStyle w:val="paragraph"/>
              <w:spacing w:before="0" w:beforeAutospacing="0" w:after="0" w:afterAutospacing="0"/>
              <w:jc w:val="both"/>
              <w:textAlignment w:val="baseline"/>
              <w:rPr>
                <w:rFonts w:ascii="Arial" w:hAnsi="Arial" w:cs="Arial"/>
                <w:sz w:val="20"/>
                <w:szCs w:val="20"/>
              </w:rPr>
            </w:pPr>
            <w:r w:rsidRPr="006145DB">
              <w:rPr>
                <w:rFonts w:ascii="Arial" w:hAnsi="Arial" w:cs="Arial"/>
                <w:sz w:val="20"/>
                <w:szCs w:val="20"/>
              </w:rPr>
              <w:t xml:space="preserve">Con el fin de evitar el reingreso a los sistemas de protección, el servicio incorpora el seguimiento post egreso a cada uno de los casos teniendo en cuenta las directrices del ente rector Instituto Colombiano de Bienestar Familiar (ICBF), avanzando en una cultura de cuidado y protección, así como el derecho a tener una familia cuidadora, resiliente, amorosa y protectora.  </w:t>
            </w:r>
          </w:p>
          <w:p w14:paraId="7C26EEEB" w14:textId="77777777" w:rsidR="00C37FB5" w:rsidRPr="006145DB" w:rsidRDefault="00C37FB5" w:rsidP="005B435E">
            <w:pPr>
              <w:pStyle w:val="paragraph"/>
              <w:spacing w:before="0" w:beforeAutospacing="0" w:after="0" w:afterAutospacing="0"/>
              <w:jc w:val="both"/>
              <w:textAlignment w:val="baseline"/>
              <w:rPr>
                <w:rStyle w:val="eop"/>
                <w:rFonts w:ascii="Arial" w:hAnsi="Arial" w:cs="Arial"/>
                <w:sz w:val="20"/>
                <w:szCs w:val="20"/>
              </w:rPr>
            </w:pPr>
          </w:p>
          <w:p w14:paraId="05415D57" w14:textId="77777777" w:rsidR="00E4551E" w:rsidRPr="006145DB" w:rsidRDefault="00E4551E" w:rsidP="005B435E">
            <w:pPr>
              <w:pStyle w:val="paragraph"/>
              <w:spacing w:before="0" w:beforeAutospacing="0" w:after="0" w:afterAutospacing="0"/>
              <w:jc w:val="both"/>
              <w:rPr>
                <w:rFonts w:ascii="Arial" w:eastAsia="Arial" w:hAnsi="Arial" w:cs="Arial"/>
                <w:sz w:val="20"/>
                <w:szCs w:val="20"/>
                <w:lang w:val="es-ES"/>
              </w:rPr>
            </w:pPr>
            <w:r w:rsidRPr="006145DB">
              <w:rPr>
                <w:rStyle w:val="eop"/>
                <w:rFonts w:ascii="Arial" w:hAnsi="Arial" w:cs="Arial"/>
                <w:sz w:val="20"/>
                <w:szCs w:val="20"/>
              </w:rPr>
              <w:t xml:space="preserve">El servicio de atención integral incluye entornos protectores y seguros para las niñas y los niños, acompañamiento y cuidado oportuno en la cotidianidad, con enfoque inclusivo y diferencial que permiten el desarrollo de actividades lúdicas, pedagógicas, recreativas, entre otras, para el desarrollo integral, garantizando la vinculación al sistema educativo y de salud, así como el </w:t>
            </w:r>
            <w:r w:rsidRPr="006145DB">
              <w:rPr>
                <w:rFonts w:ascii="Arial" w:eastAsia="Arial" w:hAnsi="Arial" w:cs="Arial"/>
                <w:sz w:val="20"/>
                <w:szCs w:val="20"/>
                <w:lang w:val="es-ES"/>
              </w:rPr>
              <w:t>servicio de transporte para el desplazamiento de la población atendida y el apoyo alimentario en cinco tiempos de comida, desayuno, nueves, almuerzo, onces y cena.</w:t>
            </w:r>
          </w:p>
          <w:p w14:paraId="6BCA6CBC" w14:textId="77777777" w:rsidR="00C37FB5" w:rsidRPr="006145DB" w:rsidRDefault="00C37FB5" w:rsidP="005B435E">
            <w:pPr>
              <w:spacing w:after="0" w:line="240" w:lineRule="auto"/>
              <w:jc w:val="both"/>
              <w:rPr>
                <w:rFonts w:cs="Arial"/>
                <w:sz w:val="20"/>
                <w:szCs w:val="20"/>
                <w:lang w:eastAsia="es-CO"/>
              </w:rPr>
            </w:pPr>
          </w:p>
          <w:p w14:paraId="081FA013" w14:textId="7CA89E36" w:rsidR="00E4551E" w:rsidRPr="006145DB" w:rsidRDefault="00E4551E" w:rsidP="005B435E">
            <w:pPr>
              <w:spacing w:after="0" w:line="240" w:lineRule="auto"/>
              <w:jc w:val="both"/>
              <w:rPr>
                <w:rFonts w:cs="Arial"/>
                <w:sz w:val="20"/>
                <w:szCs w:val="20"/>
                <w:lang w:eastAsia="es-CO"/>
              </w:rPr>
            </w:pPr>
            <w:r w:rsidRPr="006145DB">
              <w:rPr>
                <w:rFonts w:cs="Arial"/>
                <w:sz w:val="20"/>
                <w:szCs w:val="20"/>
                <w:lang w:eastAsia="es-CO"/>
              </w:rPr>
              <w:t xml:space="preserve">Paralelamente se desarrollan acciones de vigilancia nutricional y de educación alimentaria y nutricional, orientadas a la promoción de hábitos y estilos de vida saludables en materia de alimentación, nutrición y actividad física. </w:t>
            </w:r>
          </w:p>
          <w:p w14:paraId="37B43A79" w14:textId="77777777" w:rsidR="00C37FB5" w:rsidRPr="006145DB" w:rsidRDefault="00C37FB5" w:rsidP="005B435E">
            <w:pPr>
              <w:pStyle w:val="Ttulo1"/>
              <w:rPr>
                <w:sz w:val="20"/>
                <w:szCs w:val="20"/>
                <w:lang w:eastAsia="es-CO"/>
              </w:rPr>
            </w:pPr>
          </w:p>
          <w:p w14:paraId="59C86809" w14:textId="77777777" w:rsidR="00E4551E" w:rsidRPr="006145DB" w:rsidRDefault="00E4551E" w:rsidP="005B435E">
            <w:pPr>
              <w:pStyle w:val="paragraph"/>
              <w:spacing w:before="0" w:beforeAutospacing="0" w:after="0" w:afterAutospacing="0"/>
              <w:jc w:val="both"/>
              <w:textAlignment w:val="baseline"/>
              <w:rPr>
                <w:rFonts w:ascii="Arial" w:hAnsi="Arial" w:cs="Arial"/>
                <w:sz w:val="20"/>
                <w:szCs w:val="20"/>
                <w:lang w:eastAsia="es-MX"/>
              </w:rPr>
            </w:pPr>
            <w:r w:rsidRPr="006145DB">
              <w:rPr>
                <w:rStyle w:val="normaltextrun"/>
                <w:rFonts w:ascii="Arial" w:hAnsi="Arial" w:cs="Arial"/>
                <w:sz w:val="20"/>
                <w:szCs w:val="20"/>
                <w:shd w:val="clear" w:color="auto" w:fill="FFFFFF"/>
              </w:rPr>
              <w:t>Dada la naturaleza del servicio social, en caso de interrupción parcial o total en la prestación se implementará el plan operativo de continuidad correspondiente, teniendo en cuenta la responsabilidad de la Secretaría Distrital de Integración Social en la protección y el cuidado de la población beneficiaria.</w:t>
            </w:r>
            <w:r w:rsidRPr="006145DB">
              <w:rPr>
                <w:rStyle w:val="eop"/>
                <w:rFonts w:ascii="Arial" w:hAnsi="Arial" w:cs="Arial"/>
                <w:sz w:val="20"/>
                <w:szCs w:val="20"/>
              </w:rPr>
              <w:t> </w:t>
            </w:r>
          </w:p>
        </w:tc>
      </w:tr>
      <w:tr w:rsidR="00E4551E" w:rsidRPr="006145DB" w14:paraId="4C55C21D" w14:textId="77777777" w:rsidTr="00536D01">
        <w:trPr>
          <w:trHeight w:val="149"/>
          <w:jc w:val="center"/>
        </w:trPr>
        <w:tc>
          <w:tcPr>
            <w:tcW w:w="1696" w:type="dxa"/>
            <w:shd w:val="clear" w:color="auto" w:fill="FFFFFF" w:themeFill="background1"/>
            <w:vAlign w:val="center"/>
          </w:tcPr>
          <w:p w14:paraId="199368D1" w14:textId="77777777" w:rsidR="00E4551E" w:rsidRPr="006145DB" w:rsidRDefault="00E4551E" w:rsidP="00941E4D">
            <w:pPr>
              <w:spacing w:after="0" w:line="240" w:lineRule="auto"/>
              <w:ind w:left="22"/>
              <w:contextualSpacing/>
              <w:jc w:val="both"/>
              <w:rPr>
                <w:rFonts w:cs="Arial"/>
                <w:bCs/>
                <w:sz w:val="20"/>
                <w:szCs w:val="20"/>
                <w:lang w:eastAsia="es-CO"/>
              </w:rPr>
            </w:pPr>
            <w:r w:rsidRPr="006145DB">
              <w:rPr>
                <w:rFonts w:cs="Arial"/>
                <w:bCs/>
                <w:sz w:val="20"/>
                <w:szCs w:val="20"/>
                <w:lang w:eastAsia="es-CO"/>
              </w:rPr>
              <w:t>Condiciones transversales de calidad</w:t>
            </w:r>
          </w:p>
        </w:tc>
        <w:tc>
          <w:tcPr>
            <w:tcW w:w="7699" w:type="dxa"/>
            <w:shd w:val="clear" w:color="auto" w:fill="FFFFFF" w:themeFill="background1"/>
            <w:vAlign w:val="center"/>
          </w:tcPr>
          <w:p w14:paraId="03CFB4EC" w14:textId="18340389" w:rsidR="00E4551E" w:rsidRPr="006145DB" w:rsidRDefault="00E4551E" w:rsidP="00941E4D">
            <w:pPr>
              <w:pStyle w:val="Textoindependiente"/>
              <w:spacing w:after="0" w:line="240" w:lineRule="auto"/>
              <w:jc w:val="both"/>
              <w:rPr>
                <w:rFonts w:cs="Arial"/>
                <w:sz w:val="20"/>
                <w:szCs w:val="20"/>
                <w:lang w:eastAsia="es-CO"/>
              </w:rPr>
            </w:pPr>
            <w:r w:rsidRPr="006145DB">
              <w:rPr>
                <w:rFonts w:cs="Arial"/>
                <w:sz w:val="20"/>
                <w:szCs w:val="20"/>
                <w:lang w:eastAsia="es-CO"/>
              </w:rPr>
              <w:t xml:space="preserve">Para el servicio aplican las siguientes categorías: </w:t>
            </w:r>
          </w:p>
          <w:p w14:paraId="1D0750B3" w14:textId="77777777" w:rsidR="00941E4D" w:rsidRPr="006145DB" w:rsidRDefault="00941E4D" w:rsidP="00941E4D">
            <w:pPr>
              <w:pStyle w:val="Textoindependiente"/>
              <w:spacing w:after="0" w:line="240" w:lineRule="auto"/>
              <w:jc w:val="both"/>
              <w:rPr>
                <w:rFonts w:cs="Arial"/>
                <w:sz w:val="20"/>
                <w:szCs w:val="20"/>
                <w:lang w:eastAsia="es-CO"/>
              </w:rPr>
            </w:pPr>
          </w:p>
          <w:p w14:paraId="525C695F" w14:textId="77777777" w:rsidR="00E4551E" w:rsidRPr="006145DB" w:rsidRDefault="00E4551E">
            <w:pPr>
              <w:pStyle w:val="Textoindependiente"/>
              <w:numPr>
                <w:ilvl w:val="0"/>
                <w:numId w:val="95"/>
              </w:numPr>
              <w:spacing w:after="0" w:line="240" w:lineRule="auto"/>
              <w:ind w:left="454"/>
              <w:contextualSpacing/>
              <w:jc w:val="both"/>
              <w:rPr>
                <w:rFonts w:cs="Arial"/>
                <w:sz w:val="20"/>
                <w:szCs w:val="20"/>
                <w:lang w:eastAsia="es-CO"/>
              </w:rPr>
            </w:pPr>
            <w:r w:rsidRPr="006145DB">
              <w:rPr>
                <w:rFonts w:cs="Arial"/>
                <w:sz w:val="20"/>
                <w:szCs w:val="20"/>
                <w:lang w:eastAsia="es-CO"/>
              </w:rPr>
              <w:t>Talento humano</w:t>
            </w:r>
          </w:p>
          <w:p w14:paraId="3E433EB9" w14:textId="77777777" w:rsidR="00E4551E" w:rsidRPr="006145DB" w:rsidRDefault="00E4551E">
            <w:pPr>
              <w:pStyle w:val="Textoindependiente"/>
              <w:numPr>
                <w:ilvl w:val="0"/>
                <w:numId w:val="95"/>
              </w:numPr>
              <w:spacing w:after="0" w:line="240" w:lineRule="auto"/>
              <w:ind w:left="454"/>
              <w:contextualSpacing/>
              <w:jc w:val="both"/>
              <w:rPr>
                <w:rFonts w:cs="Arial"/>
                <w:sz w:val="20"/>
                <w:szCs w:val="20"/>
                <w:lang w:eastAsia="es-CO"/>
              </w:rPr>
            </w:pPr>
            <w:r w:rsidRPr="006145DB">
              <w:rPr>
                <w:rFonts w:cs="Arial"/>
                <w:sz w:val="20"/>
                <w:szCs w:val="20"/>
                <w:lang w:eastAsia="es-CO"/>
              </w:rPr>
              <w:t>Ambientes adecuados y seguros</w:t>
            </w:r>
          </w:p>
          <w:p w14:paraId="34CA178C" w14:textId="77777777" w:rsidR="00E4551E" w:rsidRPr="006145DB" w:rsidRDefault="00E4551E">
            <w:pPr>
              <w:pStyle w:val="Textoindependiente"/>
              <w:numPr>
                <w:ilvl w:val="0"/>
                <w:numId w:val="95"/>
              </w:numPr>
              <w:spacing w:after="0" w:line="240" w:lineRule="auto"/>
              <w:ind w:left="454"/>
              <w:contextualSpacing/>
              <w:jc w:val="both"/>
              <w:rPr>
                <w:rFonts w:cs="Arial"/>
                <w:sz w:val="20"/>
                <w:szCs w:val="20"/>
                <w:lang w:eastAsia="es-CO"/>
              </w:rPr>
            </w:pPr>
            <w:r w:rsidRPr="006145DB">
              <w:rPr>
                <w:rFonts w:cs="Arial"/>
                <w:sz w:val="20"/>
                <w:szCs w:val="20"/>
                <w:lang w:eastAsia="es-CO"/>
              </w:rPr>
              <w:t>Nutrición</w:t>
            </w:r>
          </w:p>
          <w:p w14:paraId="47F6359E" w14:textId="77777777" w:rsidR="00E4551E" w:rsidRPr="006145DB" w:rsidRDefault="00E4551E">
            <w:pPr>
              <w:pStyle w:val="Textoindependiente"/>
              <w:numPr>
                <w:ilvl w:val="0"/>
                <w:numId w:val="95"/>
              </w:numPr>
              <w:spacing w:after="0" w:line="240" w:lineRule="auto"/>
              <w:ind w:left="454"/>
              <w:contextualSpacing/>
              <w:jc w:val="both"/>
              <w:rPr>
                <w:rFonts w:cs="Arial"/>
                <w:sz w:val="20"/>
                <w:szCs w:val="20"/>
                <w:lang w:eastAsia="es-CO"/>
              </w:rPr>
            </w:pPr>
            <w:r w:rsidRPr="006145DB">
              <w:rPr>
                <w:rFonts w:cs="Arial"/>
                <w:sz w:val="20"/>
                <w:szCs w:val="20"/>
                <w:lang w:eastAsia="es-CO"/>
              </w:rPr>
              <w:t>Salubridad</w:t>
            </w:r>
          </w:p>
          <w:p w14:paraId="4B73CD7B" w14:textId="77777777" w:rsidR="00E4551E" w:rsidRPr="006145DB" w:rsidRDefault="00E4551E">
            <w:pPr>
              <w:pStyle w:val="Textoindependiente"/>
              <w:numPr>
                <w:ilvl w:val="0"/>
                <w:numId w:val="95"/>
              </w:numPr>
              <w:spacing w:after="0" w:line="240" w:lineRule="auto"/>
              <w:ind w:left="454"/>
              <w:contextualSpacing/>
              <w:jc w:val="both"/>
              <w:rPr>
                <w:rFonts w:cs="Arial"/>
                <w:sz w:val="20"/>
                <w:szCs w:val="20"/>
                <w:lang w:eastAsia="es-CO"/>
              </w:rPr>
            </w:pPr>
            <w:r w:rsidRPr="006145DB">
              <w:rPr>
                <w:rFonts w:cs="Arial"/>
                <w:sz w:val="20"/>
                <w:szCs w:val="20"/>
                <w:lang w:eastAsia="es-CO"/>
              </w:rPr>
              <w:t>Atención social</w:t>
            </w:r>
          </w:p>
          <w:p w14:paraId="349ED4C8" w14:textId="77777777" w:rsidR="00E4551E" w:rsidRPr="006145DB" w:rsidRDefault="00E4551E">
            <w:pPr>
              <w:pStyle w:val="Textoindependiente"/>
              <w:numPr>
                <w:ilvl w:val="0"/>
                <w:numId w:val="95"/>
              </w:numPr>
              <w:spacing w:after="0" w:line="240" w:lineRule="auto"/>
              <w:ind w:left="454"/>
              <w:contextualSpacing/>
              <w:jc w:val="both"/>
              <w:rPr>
                <w:rFonts w:cs="Arial"/>
                <w:sz w:val="20"/>
                <w:szCs w:val="20"/>
                <w:lang w:eastAsia="es-CO"/>
              </w:rPr>
            </w:pPr>
            <w:r w:rsidRPr="006145DB">
              <w:rPr>
                <w:rFonts w:cs="Arial"/>
                <w:sz w:val="20"/>
                <w:szCs w:val="20"/>
                <w:lang w:eastAsia="es-CO"/>
              </w:rPr>
              <w:t xml:space="preserve">Gestión administrativa </w:t>
            </w:r>
          </w:p>
        </w:tc>
      </w:tr>
    </w:tbl>
    <w:p w14:paraId="40AA363E" w14:textId="6764D4E1" w:rsidR="00DB3E78" w:rsidRPr="006145DB" w:rsidRDefault="00DB3E78" w:rsidP="005B435E">
      <w:pPr>
        <w:spacing w:after="0" w:line="240" w:lineRule="auto"/>
        <w:rPr>
          <w:rFonts w:cs="Arial"/>
          <w:lang w:val="es-CO"/>
        </w:rPr>
      </w:pPr>
    </w:p>
    <w:p w14:paraId="77C282E6" w14:textId="29C9D584" w:rsidR="00B6362A" w:rsidRPr="006145DB" w:rsidRDefault="00C6211D">
      <w:pPr>
        <w:pStyle w:val="Ttulo1"/>
        <w:numPr>
          <w:ilvl w:val="3"/>
          <w:numId w:val="72"/>
        </w:numPr>
        <w:tabs>
          <w:tab w:val="left" w:pos="1560"/>
        </w:tabs>
        <w:ind w:left="851" w:hanging="862"/>
        <w:jc w:val="center"/>
      </w:pPr>
      <w:bookmarkStart w:id="312" w:name="_Toc128412644"/>
      <w:r w:rsidRPr="006145DB">
        <w:t xml:space="preserve"> </w:t>
      </w:r>
      <w:bookmarkStart w:id="313" w:name="_Toc210213221"/>
      <w:bookmarkStart w:id="314" w:name="_Toc213273494"/>
      <w:bookmarkStart w:id="315" w:name="_Toc213276121"/>
      <w:bookmarkStart w:id="316" w:name="_Toc216902455"/>
      <w:r w:rsidR="00F65A58" w:rsidRPr="006145DB">
        <w:t xml:space="preserve">Estrategia de </w:t>
      </w:r>
      <w:r w:rsidR="00941E4D" w:rsidRPr="006145DB">
        <w:t>prevención del riesgo de ubicación institucional de niñas y niños</w:t>
      </w:r>
      <w:bookmarkEnd w:id="312"/>
      <w:bookmarkEnd w:id="313"/>
      <w:bookmarkEnd w:id="314"/>
      <w:bookmarkEnd w:id="315"/>
      <w:bookmarkEnd w:id="316"/>
    </w:p>
    <w:tbl>
      <w:tblPr>
        <w:tblW w:w="9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801"/>
      </w:tblGrid>
      <w:tr w:rsidR="00115DA4" w:rsidRPr="006145DB" w14:paraId="249F67B6" w14:textId="77777777" w:rsidTr="00DC2E09">
        <w:trPr>
          <w:trHeight w:val="458"/>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28102340" w14:textId="2CC94849" w:rsidR="00B6362A" w:rsidRPr="006145DB" w:rsidRDefault="008D7EE1" w:rsidP="005B435E">
            <w:pPr>
              <w:spacing w:after="0" w:line="240" w:lineRule="auto"/>
              <w:contextualSpacing/>
              <w:rPr>
                <w:rFonts w:eastAsia="Times New Roman" w:cs="Arial"/>
                <w:bCs/>
                <w:sz w:val="20"/>
                <w:szCs w:val="20"/>
                <w:lang w:val="es-CO" w:eastAsia="es-CO"/>
              </w:rPr>
            </w:pPr>
            <w:r w:rsidRPr="006145DB">
              <w:rPr>
                <w:rFonts w:cs="Arial"/>
                <w:bCs/>
                <w:sz w:val="20"/>
                <w:szCs w:val="20"/>
                <w:lang w:eastAsia="es-CO"/>
              </w:rPr>
              <w:t xml:space="preserve">Objeto </w:t>
            </w:r>
            <w:r w:rsidR="006845DB" w:rsidRPr="006145DB">
              <w:rPr>
                <w:rFonts w:cs="Arial"/>
                <w:bCs/>
                <w:sz w:val="20"/>
                <w:szCs w:val="20"/>
                <w:lang w:eastAsia="es-CO"/>
              </w:rPr>
              <w:t>de la Estrategia</w:t>
            </w:r>
          </w:p>
        </w:tc>
        <w:tc>
          <w:tcPr>
            <w:tcW w:w="7801" w:type="dxa"/>
            <w:tcBorders>
              <w:top w:val="single" w:sz="4" w:space="0" w:color="auto"/>
              <w:left w:val="single" w:sz="4" w:space="0" w:color="auto"/>
              <w:bottom w:val="single" w:sz="4" w:space="0" w:color="auto"/>
              <w:right w:val="single" w:sz="4" w:space="0" w:color="auto"/>
            </w:tcBorders>
            <w:vAlign w:val="center"/>
          </w:tcPr>
          <w:p w14:paraId="7B3F4F7E" w14:textId="173F0E3C" w:rsidR="00B6362A" w:rsidRPr="006145DB" w:rsidRDefault="00B6362A" w:rsidP="005B435E">
            <w:pPr>
              <w:tabs>
                <w:tab w:val="left" w:pos="709"/>
              </w:tabs>
              <w:spacing w:after="0" w:line="240" w:lineRule="auto"/>
              <w:jc w:val="both"/>
              <w:rPr>
                <w:rFonts w:cs="Arial"/>
                <w:sz w:val="20"/>
                <w:szCs w:val="20"/>
              </w:rPr>
            </w:pPr>
            <w:r w:rsidRPr="006145DB">
              <w:rPr>
                <w:rFonts w:cs="Arial"/>
                <w:sz w:val="20"/>
                <w:szCs w:val="20"/>
              </w:rPr>
              <w:t>Brindar atención integral a niñas y niños en vulneración de derechos con medida de ubicación institucional remitidos por autoridad competente, desarrollando procesos de intervención y acompañamiento con sus familias que permitan la creación y fortalecimiento de capacidades, avanzando en la creación de espacios protectores y seguros que permitan e</w:t>
            </w:r>
            <w:r w:rsidR="008303EF" w:rsidRPr="006145DB">
              <w:rPr>
                <w:rFonts w:cs="Arial"/>
                <w:sz w:val="20"/>
                <w:szCs w:val="20"/>
              </w:rPr>
              <w:t>l reintegro a su medio familiar</w:t>
            </w:r>
            <w:r w:rsidR="009E43D5" w:rsidRPr="006145DB">
              <w:rPr>
                <w:rFonts w:cs="Arial"/>
                <w:sz w:val="20"/>
                <w:szCs w:val="20"/>
              </w:rPr>
              <w:t>.</w:t>
            </w:r>
          </w:p>
          <w:p w14:paraId="58D504E6" w14:textId="77777777" w:rsidR="00970BE7" w:rsidRPr="006145DB" w:rsidRDefault="00970BE7" w:rsidP="005B435E">
            <w:pPr>
              <w:pStyle w:val="Ttulo1"/>
            </w:pPr>
          </w:p>
          <w:p w14:paraId="46D997BF" w14:textId="77777777" w:rsidR="00B6362A" w:rsidRPr="006145DB" w:rsidRDefault="00B6362A" w:rsidP="005B435E">
            <w:pPr>
              <w:tabs>
                <w:tab w:val="left" w:pos="709"/>
              </w:tabs>
              <w:spacing w:after="0" w:line="240" w:lineRule="auto"/>
              <w:jc w:val="both"/>
              <w:rPr>
                <w:rFonts w:cs="Arial"/>
                <w:sz w:val="20"/>
                <w:szCs w:val="20"/>
              </w:rPr>
            </w:pPr>
            <w:r w:rsidRPr="006145DB">
              <w:rPr>
                <w:rFonts w:cs="Arial"/>
                <w:sz w:val="20"/>
                <w:szCs w:val="20"/>
              </w:rPr>
              <w:t xml:space="preserve">El objeto de la estrategia es </w:t>
            </w:r>
            <w:r w:rsidRPr="006145DB">
              <w:rPr>
                <w:rStyle w:val="normaltextrun"/>
                <w:rFonts w:cs="Arial"/>
                <w:sz w:val="20"/>
                <w:szCs w:val="20"/>
                <w:shd w:val="clear" w:color="auto" w:fill="FFFFFF"/>
              </w:rPr>
              <w:t>prevenir la ubicación institucional de niñas y niños a través del fortalecimiento de capacidades de las familias que promuevan la creación y el fortalecimiento de capacidades para la construcción de espacios protectores y seguros con el fin de evitar la pérdida del cuidado parental.</w:t>
            </w:r>
            <w:r w:rsidRPr="006145DB">
              <w:rPr>
                <w:rStyle w:val="eop"/>
                <w:rFonts w:cs="Arial"/>
                <w:sz w:val="20"/>
                <w:szCs w:val="20"/>
                <w:shd w:val="clear" w:color="auto" w:fill="FFFFFF"/>
              </w:rPr>
              <w:t> </w:t>
            </w:r>
          </w:p>
        </w:tc>
      </w:tr>
      <w:tr w:rsidR="00115DA4" w:rsidRPr="006145DB" w14:paraId="0466A575" w14:textId="77777777" w:rsidTr="00DC2E09">
        <w:trPr>
          <w:trHeight w:val="20"/>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125A651F" w14:textId="06EFB665" w:rsidR="00B6362A" w:rsidRPr="006145DB" w:rsidRDefault="00B6362A" w:rsidP="005B435E">
            <w:pPr>
              <w:spacing w:after="0" w:line="240" w:lineRule="auto"/>
              <w:contextualSpacing/>
              <w:rPr>
                <w:rFonts w:cs="Arial"/>
                <w:bCs/>
                <w:sz w:val="20"/>
                <w:szCs w:val="20"/>
                <w:lang w:eastAsia="es-CO"/>
              </w:rPr>
            </w:pPr>
            <w:r w:rsidRPr="006145DB">
              <w:rPr>
                <w:rFonts w:cs="Arial"/>
                <w:bCs/>
                <w:sz w:val="20"/>
                <w:szCs w:val="20"/>
                <w:lang w:eastAsia="es-CO"/>
              </w:rPr>
              <w:t xml:space="preserve">Oferta </w:t>
            </w:r>
            <w:r w:rsidR="006845DB" w:rsidRPr="006145DB">
              <w:rPr>
                <w:rFonts w:cs="Arial"/>
                <w:bCs/>
                <w:sz w:val="20"/>
                <w:szCs w:val="20"/>
                <w:lang w:eastAsia="es-CO"/>
              </w:rPr>
              <w:t>de la Estrategia</w:t>
            </w:r>
          </w:p>
        </w:tc>
        <w:tc>
          <w:tcPr>
            <w:tcW w:w="7801" w:type="dxa"/>
            <w:tcBorders>
              <w:top w:val="single" w:sz="4" w:space="0" w:color="auto"/>
              <w:left w:val="single" w:sz="4" w:space="0" w:color="auto"/>
              <w:bottom w:val="single" w:sz="4" w:space="0" w:color="auto"/>
              <w:right w:val="single" w:sz="4" w:space="0" w:color="auto"/>
            </w:tcBorders>
            <w:vAlign w:val="center"/>
            <w:hideMark/>
          </w:tcPr>
          <w:p w14:paraId="30E60BFD" w14:textId="77777777" w:rsidR="00B6362A" w:rsidRPr="006145DB" w:rsidRDefault="00B6362A" w:rsidP="005B435E">
            <w:pPr>
              <w:tabs>
                <w:tab w:val="left" w:pos="709"/>
              </w:tabs>
              <w:spacing w:after="0" w:line="240" w:lineRule="auto"/>
              <w:jc w:val="both"/>
              <w:rPr>
                <w:rFonts w:eastAsia="Lucida Sans Unicode" w:cs="Arial"/>
                <w:bCs/>
                <w:sz w:val="20"/>
                <w:szCs w:val="20"/>
                <w:lang w:eastAsia="es-MX"/>
              </w:rPr>
            </w:pPr>
            <w:r w:rsidRPr="006145DB">
              <w:rPr>
                <w:rStyle w:val="normaltextrun"/>
                <w:rFonts w:cs="Arial"/>
                <w:sz w:val="20"/>
                <w:szCs w:val="20"/>
                <w:shd w:val="clear" w:color="auto" w:fill="FFFFFF"/>
              </w:rPr>
              <w:t>Desarrollo de procesos de intervención y acompañamiento a familias con niñas y niños en riesgo de ubicación institucional, que permita la creación y fortalecimiento de capacidades parentales de crianza, vínculo y cuidado que deriven en la creación de espacios protectores y seguros previniendo la pérdida del cuidado parental.</w:t>
            </w:r>
            <w:r w:rsidRPr="006145DB">
              <w:rPr>
                <w:rStyle w:val="eop"/>
                <w:rFonts w:cs="Arial"/>
                <w:sz w:val="20"/>
                <w:szCs w:val="20"/>
                <w:shd w:val="clear" w:color="auto" w:fill="FFFFFF"/>
              </w:rPr>
              <w:t> </w:t>
            </w:r>
          </w:p>
        </w:tc>
      </w:tr>
      <w:tr w:rsidR="00115DA4" w:rsidRPr="006145DB" w14:paraId="28F15BEA" w14:textId="77777777" w:rsidTr="00DC2E09">
        <w:trPr>
          <w:trHeight w:val="20"/>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70E623FC" w14:textId="77777777" w:rsidR="00B6362A" w:rsidRPr="006145DB" w:rsidRDefault="00B6362A" w:rsidP="005B435E">
            <w:pPr>
              <w:spacing w:after="0" w:line="240" w:lineRule="auto"/>
              <w:contextualSpacing/>
              <w:rPr>
                <w:rFonts w:eastAsia="Times New Roman" w:cs="Arial"/>
                <w:bCs/>
                <w:sz w:val="20"/>
                <w:szCs w:val="20"/>
                <w:lang w:eastAsia="es-CO"/>
              </w:rPr>
            </w:pPr>
            <w:r w:rsidRPr="006145DB">
              <w:rPr>
                <w:rFonts w:cs="Arial"/>
                <w:bCs/>
                <w:sz w:val="20"/>
                <w:szCs w:val="20"/>
                <w:lang w:eastAsia="es-CO"/>
              </w:rPr>
              <w:t xml:space="preserve">Tipo de Focalización </w:t>
            </w:r>
          </w:p>
        </w:tc>
        <w:tc>
          <w:tcPr>
            <w:tcW w:w="7801" w:type="dxa"/>
            <w:tcBorders>
              <w:top w:val="single" w:sz="4" w:space="0" w:color="auto"/>
              <w:left w:val="single" w:sz="4" w:space="0" w:color="auto"/>
              <w:bottom w:val="single" w:sz="4" w:space="0" w:color="auto"/>
              <w:right w:val="single" w:sz="4" w:space="0" w:color="auto"/>
            </w:tcBorders>
            <w:vAlign w:val="center"/>
            <w:hideMark/>
          </w:tcPr>
          <w:p w14:paraId="47FF7A60" w14:textId="03F07BC5"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Focalización por demanda</w:t>
            </w:r>
            <w:r w:rsidR="00130F89" w:rsidRPr="006145DB">
              <w:rPr>
                <w:rFonts w:cs="Arial"/>
                <w:sz w:val="20"/>
                <w:szCs w:val="20"/>
              </w:rPr>
              <w:t>.</w:t>
            </w:r>
          </w:p>
          <w:p w14:paraId="2F068A38" w14:textId="3BC8D4B6"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Focalización por abordaje territorial</w:t>
            </w:r>
            <w:r w:rsidR="00130F89" w:rsidRPr="006145DB">
              <w:rPr>
                <w:rFonts w:cs="Arial"/>
                <w:sz w:val="20"/>
                <w:szCs w:val="20"/>
              </w:rPr>
              <w:t>.</w:t>
            </w:r>
          </w:p>
        </w:tc>
      </w:tr>
      <w:tr w:rsidR="00115DA4" w:rsidRPr="006145DB" w14:paraId="36A6CA09" w14:textId="77777777" w:rsidTr="00DC2E09">
        <w:trPr>
          <w:trHeight w:val="728"/>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4E5FE41E" w14:textId="77777777" w:rsidR="00B6362A" w:rsidRPr="006145DB" w:rsidRDefault="00B6362A"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801" w:type="dxa"/>
            <w:tcBorders>
              <w:top w:val="single" w:sz="4" w:space="0" w:color="auto"/>
              <w:left w:val="single" w:sz="4" w:space="0" w:color="auto"/>
              <w:bottom w:val="single" w:sz="4" w:space="0" w:color="auto"/>
              <w:right w:val="single" w:sz="4" w:space="0" w:color="auto"/>
            </w:tcBorders>
            <w:vAlign w:val="center"/>
          </w:tcPr>
          <w:p w14:paraId="74C7F8F5" w14:textId="61C77150" w:rsidR="00B6362A" w:rsidRPr="006145DB" w:rsidRDefault="00B6362A" w:rsidP="005B435E">
            <w:pPr>
              <w:spacing w:after="0" w:line="240" w:lineRule="auto"/>
              <w:jc w:val="both"/>
              <w:rPr>
                <w:rFonts w:cs="Arial"/>
                <w:i/>
                <w:iCs/>
                <w:sz w:val="20"/>
                <w:szCs w:val="20"/>
                <w:lang w:eastAsia="es-MX"/>
              </w:rPr>
            </w:pPr>
            <w:r w:rsidRPr="006145DB">
              <w:rPr>
                <w:rStyle w:val="normaltextrun"/>
                <w:rFonts w:cs="Arial"/>
                <w:sz w:val="20"/>
                <w:szCs w:val="20"/>
                <w:shd w:val="clear" w:color="auto" w:fill="FFFFFF"/>
              </w:rPr>
              <w:t>Niñas y niños de 0 a 11 años residentes en Bogotá D.C. en riesgo de ubicación institucional y sus familias identificadas en los diferentes territorios y/o remitidas por los servicios de la entidad o por autoridad competente:</w:t>
            </w:r>
            <w:r w:rsidRPr="006145DB">
              <w:rPr>
                <w:rStyle w:val="eop"/>
                <w:rFonts w:cs="Arial"/>
                <w:sz w:val="20"/>
                <w:szCs w:val="20"/>
                <w:shd w:val="clear" w:color="auto" w:fill="FFFFFF"/>
              </w:rPr>
              <w:t> </w:t>
            </w:r>
            <w:r w:rsidRPr="006145DB">
              <w:rPr>
                <w:rFonts w:cs="Arial"/>
                <w:sz w:val="20"/>
                <w:szCs w:val="20"/>
              </w:rPr>
              <w:t>Comisarías de Familia, Defensorías de Familia o Centro Zonal Revivir.</w:t>
            </w:r>
          </w:p>
        </w:tc>
      </w:tr>
      <w:tr w:rsidR="00115DA4" w:rsidRPr="006145DB" w14:paraId="12405FEA" w14:textId="77777777" w:rsidTr="00DC2E09">
        <w:trPr>
          <w:trHeight w:val="587"/>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37A19F00" w14:textId="77777777" w:rsidR="00B6362A" w:rsidRPr="006145DB" w:rsidRDefault="00B6362A" w:rsidP="005B435E">
            <w:pPr>
              <w:spacing w:after="0" w:line="240" w:lineRule="auto"/>
              <w:contextualSpacing/>
              <w:rPr>
                <w:rFonts w:cs="Arial"/>
                <w:sz w:val="20"/>
                <w:szCs w:val="20"/>
                <w:lang w:eastAsia="es-CO"/>
              </w:rPr>
            </w:pPr>
            <w:r w:rsidRPr="006145DB">
              <w:rPr>
                <w:rFonts w:cs="Arial"/>
                <w:sz w:val="20"/>
                <w:szCs w:val="20"/>
                <w:lang w:eastAsia="es-CO"/>
              </w:rPr>
              <w:t>Criterios de priorización</w:t>
            </w:r>
          </w:p>
        </w:tc>
        <w:tc>
          <w:tcPr>
            <w:tcW w:w="7801" w:type="dxa"/>
            <w:tcBorders>
              <w:top w:val="single" w:sz="4" w:space="0" w:color="auto"/>
              <w:left w:val="single" w:sz="4" w:space="0" w:color="auto"/>
              <w:bottom w:val="single" w:sz="4" w:space="0" w:color="auto"/>
              <w:right w:val="single" w:sz="4" w:space="0" w:color="auto"/>
            </w:tcBorders>
            <w:vAlign w:val="center"/>
          </w:tcPr>
          <w:p w14:paraId="76FAE56C" w14:textId="17BABE1A" w:rsidR="00B6362A" w:rsidRPr="006145DB" w:rsidRDefault="00B6362A" w:rsidP="005B435E">
            <w:pPr>
              <w:spacing w:after="0" w:line="240" w:lineRule="auto"/>
              <w:jc w:val="both"/>
              <w:rPr>
                <w:rFonts w:eastAsia="Arial" w:cs="Arial"/>
                <w:sz w:val="20"/>
                <w:szCs w:val="20"/>
                <w:lang w:eastAsia="es-MX"/>
              </w:rPr>
            </w:pPr>
            <w:r w:rsidRPr="006145DB">
              <w:rPr>
                <w:rFonts w:eastAsia="Arial" w:cs="Arial"/>
                <w:sz w:val="20"/>
                <w:szCs w:val="20"/>
              </w:rPr>
              <w:t xml:space="preserve">Esta estrategia </w:t>
            </w:r>
            <w:r w:rsidRPr="006145DB">
              <w:rPr>
                <w:rStyle w:val="normaltextrun"/>
                <w:rFonts w:cs="Arial"/>
                <w:sz w:val="20"/>
                <w:szCs w:val="20"/>
                <w:shd w:val="clear" w:color="auto" w:fill="FFFFFF"/>
              </w:rPr>
              <w:t>no tiene criterios de priorización por cuanto se atiende la demanda de las niñas y los niños en riesgo de ubicación institucional.</w:t>
            </w:r>
            <w:r w:rsidRPr="006145DB">
              <w:rPr>
                <w:rStyle w:val="eop"/>
                <w:rFonts w:cs="Arial"/>
                <w:sz w:val="20"/>
                <w:szCs w:val="20"/>
                <w:shd w:val="clear" w:color="auto" w:fill="FFFFFF"/>
              </w:rPr>
              <w:t> </w:t>
            </w:r>
            <w:r w:rsidRPr="006145DB">
              <w:rPr>
                <w:rFonts w:cs="Arial"/>
                <w:sz w:val="20"/>
                <w:szCs w:val="20"/>
              </w:rPr>
              <w:t xml:space="preserve"> </w:t>
            </w:r>
          </w:p>
        </w:tc>
      </w:tr>
      <w:tr w:rsidR="00115DA4" w:rsidRPr="006145DB" w14:paraId="0561DF22" w14:textId="77777777" w:rsidTr="00DC2E09">
        <w:trPr>
          <w:trHeight w:val="236"/>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4AAC5B44" w14:textId="77777777" w:rsidR="00B6362A" w:rsidRPr="006145DB" w:rsidRDefault="00B6362A" w:rsidP="005B435E">
            <w:pPr>
              <w:spacing w:after="0" w:line="240" w:lineRule="auto"/>
              <w:contextualSpacing/>
              <w:rPr>
                <w:rFonts w:cs="Arial"/>
                <w:bCs/>
                <w:sz w:val="20"/>
                <w:szCs w:val="20"/>
                <w:lang w:eastAsia="es-CO"/>
              </w:rPr>
            </w:pPr>
            <w:r w:rsidRPr="006145DB">
              <w:rPr>
                <w:rFonts w:cs="Arial"/>
                <w:bCs/>
                <w:sz w:val="20"/>
                <w:szCs w:val="20"/>
                <w:lang w:eastAsia="es-CO"/>
              </w:rPr>
              <w:t>Criterios de Ingreso</w:t>
            </w:r>
          </w:p>
        </w:tc>
        <w:tc>
          <w:tcPr>
            <w:tcW w:w="7801" w:type="dxa"/>
            <w:tcBorders>
              <w:top w:val="single" w:sz="4" w:space="0" w:color="auto"/>
              <w:left w:val="single" w:sz="4" w:space="0" w:color="auto"/>
              <w:bottom w:val="single" w:sz="4" w:space="0" w:color="auto"/>
              <w:right w:val="single" w:sz="4" w:space="0" w:color="auto"/>
            </w:tcBorders>
            <w:vAlign w:val="center"/>
          </w:tcPr>
          <w:p w14:paraId="6CA8173A" w14:textId="77777777" w:rsidR="0025402A" w:rsidRPr="006145DB" w:rsidRDefault="00B6362A" w:rsidP="005B435E">
            <w:pPr>
              <w:spacing w:after="0" w:line="240" w:lineRule="auto"/>
              <w:jc w:val="both"/>
              <w:rPr>
                <w:rFonts w:cs="Arial"/>
                <w:sz w:val="20"/>
                <w:szCs w:val="20"/>
              </w:rPr>
            </w:pPr>
            <w:r w:rsidRPr="006145DB">
              <w:rPr>
                <w:rFonts w:cs="Arial"/>
                <w:sz w:val="20"/>
                <w:szCs w:val="20"/>
              </w:rPr>
              <w:t xml:space="preserve">Niñas y niños de 0 a 11 años. en riesgo de ubicación institucional y sus familias, </w:t>
            </w:r>
            <w:r w:rsidRPr="006145DB">
              <w:rPr>
                <w:rFonts w:cs="Arial"/>
                <w:iCs/>
                <w:sz w:val="20"/>
                <w:szCs w:val="20"/>
              </w:rPr>
              <w:t xml:space="preserve">en situación de alta vulnerabilidad social y en riesgo de pérdida de cuidado parental, </w:t>
            </w:r>
            <w:r w:rsidRPr="006145DB">
              <w:rPr>
                <w:rFonts w:eastAsia="Arial" w:cs="Arial"/>
                <w:iCs/>
                <w:sz w:val="20"/>
                <w:szCs w:val="20"/>
              </w:rPr>
              <w:t>que</w:t>
            </w:r>
            <w:r w:rsidRPr="006145DB">
              <w:rPr>
                <w:rFonts w:cs="Arial"/>
                <w:sz w:val="20"/>
                <w:szCs w:val="20"/>
              </w:rPr>
              <w:t xml:space="preserve"> cumplan con una o más de las siguientes situaciones:</w:t>
            </w:r>
          </w:p>
          <w:p w14:paraId="054A368E" w14:textId="40E6ADD8" w:rsidR="00B6362A" w:rsidRPr="006145DB" w:rsidRDefault="00B6362A" w:rsidP="005B435E">
            <w:pPr>
              <w:spacing w:after="0" w:line="240" w:lineRule="auto"/>
              <w:jc w:val="both"/>
              <w:rPr>
                <w:rFonts w:cs="Arial"/>
                <w:sz w:val="20"/>
                <w:szCs w:val="20"/>
                <w:lang w:eastAsia="es-MX"/>
              </w:rPr>
            </w:pPr>
            <w:r w:rsidRPr="006145DB">
              <w:rPr>
                <w:rFonts w:cs="Arial"/>
                <w:sz w:val="20"/>
                <w:szCs w:val="20"/>
              </w:rPr>
              <w:t xml:space="preserve">   </w:t>
            </w:r>
          </w:p>
          <w:p w14:paraId="0B1BA85A" w14:textId="6394C304"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sin vinculación a sistema de seguridad social en salud</w:t>
            </w:r>
            <w:r w:rsidR="00791B9C" w:rsidRPr="006145DB">
              <w:rPr>
                <w:rFonts w:cs="Arial"/>
                <w:sz w:val="20"/>
                <w:szCs w:val="20"/>
              </w:rPr>
              <w:t>.</w:t>
            </w:r>
          </w:p>
          <w:p w14:paraId="3F16321A" w14:textId="782CA3CC"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vinculados a situaciones de conflicto familiar o violencia intrafamiliar</w:t>
            </w:r>
            <w:r w:rsidR="00791B9C" w:rsidRPr="006145DB">
              <w:rPr>
                <w:rFonts w:cs="Arial"/>
                <w:sz w:val="20"/>
                <w:szCs w:val="20"/>
              </w:rPr>
              <w:t>.</w:t>
            </w:r>
            <w:r w:rsidRPr="006145DB">
              <w:rPr>
                <w:rFonts w:cs="Arial"/>
                <w:sz w:val="20"/>
                <w:szCs w:val="20"/>
              </w:rPr>
              <w:t xml:space="preserve"> </w:t>
            </w:r>
          </w:p>
          <w:p w14:paraId="518CEC22" w14:textId="7CC04BE6"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con antecedentes de abandono y negligencia</w:t>
            </w:r>
            <w:r w:rsidR="00791B9C" w:rsidRPr="006145DB">
              <w:rPr>
                <w:rFonts w:cs="Arial"/>
                <w:sz w:val="20"/>
                <w:szCs w:val="20"/>
              </w:rPr>
              <w:t>.</w:t>
            </w:r>
            <w:r w:rsidRPr="006145DB">
              <w:rPr>
                <w:rFonts w:cs="Arial"/>
                <w:sz w:val="20"/>
                <w:szCs w:val="20"/>
              </w:rPr>
              <w:t xml:space="preserve"> </w:t>
            </w:r>
          </w:p>
          <w:p w14:paraId="264BA247" w14:textId="12AC72E4"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en situación de pautas de crianza inadecuadas</w:t>
            </w:r>
            <w:r w:rsidR="00791B9C" w:rsidRPr="006145DB">
              <w:rPr>
                <w:rFonts w:cs="Arial"/>
                <w:sz w:val="20"/>
                <w:szCs w:val="20"/>
              </w:rPr>
              <w:t>.</w:t>
            </w:r>
            <w:r w:rsidRPr="006145DB">
              <w:rPr>
                <w:rFonts w:cs="Arial"/>
                <w:sz w:val="20"/>
                <w:szCs w:val="20"/>
              </w:rPr>
              <w:t xml:space="preserve"> </w:t>
            </w:r>
          </w:p>
          <w:p w14:paraId="3E9D5409" w14:textId="74CDB52D"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al cuidado de adultos mayores que no tenga habilidades de cuidado</w:t>
            </w:r>
            <w:r w:rsidR="00791B9C" w:rsidRPr="006145DB">
              <w:rPr>
                <w:rFonts w:cs="Arial"/>
                <w:sz w:val="20"/>
                <w:szCs w:val="20"/>
              </w:rPr>
              <w:t>.</w:t>
            </w:r>
          </w:p>
          <w:p w14:paraId="34ADB9BB" w14:textId="58462B9D"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que ejercen roles de adultos en labores domésticas o de cuidado.</w:t>
            </w:r>
          </w:p>
          <w:p w14:paraId="07BB1A52" w14:textId="218E8D41"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y sus familias con redes de apoyo escasas o inexistentes</w:t>
            </w:r>
            <w:r w:rsidR="00791B9C" w:rsidRPr="006145DB">
              <w:rPr>
                <w:rFonts w:cs="Arial"/>
                <w:sz w:val="20"/>
                <w:szCs w:val="20"/>
              </w:rPr>
              <w:t>.</w:t>
            </w:r>
          </w:p>
          <w:p w14:paraId="2FED7808" w14:textId="15C03E4C"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y sus familias en situación de pobreza multidimensional</w:t>
            </w:r>
            <w:r w:rsidR="00791B9C" w:rsidRPr="006145DB">
              <w:rPr>
                <w:rFonts w:cs="Arial"/>
                <w:sz w:val="20"/>
                <w:szCs w:val="20"/>
              </w:rPr>
              <w:t>.</w:t>
            </w:r>
            <w:r w:rsidRPr="006145DB">
              <w:rPr>
                <w:rFonts w:cs="Arial"/>
                <w:sz w:val="20"/>
                <w:szCs w:val="20"/>
              </w:rPr>
              <w:t xml:space="preserve"> </w:t>
            </w:r>
          </w:p>
          <w:p w14:paraId="4422A63E" w14:textId="5D0A5EAC"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desescolarizados</w:t>
            </w:r>
            <w:r w:rsidR="00791B9C" w:rsidRPr="006145DB">
              <w:rPr>
                <w:rFonts w:cs="Arial"/>
                <w:sz w:val="20"/>
                <w:szCs w:val="20"/>
              </w:rPr>
              <w:t>.</w:t>
            </w:r>
            <w:r w:rsidRPr="006145DB">
              <w:rPr>
                <w:rFonts w:cs="Arial"/>
                <w:sz w:val="20"/>
                <w:szCs w:val="20"/>
              </w:rPr>
              <w:t xml:space="preserve"> </w:t>
            </w:r>
          </w:p>
          <w:p w14:paraId="0050827A" w14:textId="6F18D0FD"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 xml:space="preserve">Niñas y niños en </w:t>
            </w:r>
            <w:r w:rsidR="000023BE" w:rsidRPr="006145DB">
              <w:rPr>
                <w:rFonts w:cs="Arial"/>
                <w:sz w:val="20"/>
                <w:szCs w:val="20"/>
              </w:rPr>
              <w:t>trabajo infantil o vinculado</w:t>
            </w:r>
            <w:r w:rsidRPr="006145DB">
              <w:rPr>
                <w:rFonts w:cs="Arial"/>
                <w:sz w:val="20"/>
                <w:szCs w:val="20"/>
              </w:rPr>
              <w:t xml:space="preserve"> a trabajo de sus madres, padres, cuidadores o en condición de mendicidad</w:t>
            </w:r>
            <w:r w:rsidR="00791B9C" w:rsidRPr="006145DB">
              <w:rPr>
                <w:rFonts w:cs="Arial"/>
                <w:sz w:val="20"/>
                <w:szCs w:val="20"/>
              </w:rPr>
              <w:t>.</w:t>
            </w:r>
            <w:r w:rsidRPr="006145DB">
              <w:rPr>
                <w:rFonts w:cs="Arial"/>
                <w:sz w:val="20"/>
                <w:szCs w:val="20"/>
              </w:rPr>
              <w:t xml:space="preserve"> </w:t>
            </w:r>
          </w:p>
          <w:p w14:paraId="2BAA2FA7" w14:textId="0B87C306"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Niñas y niños en inadecuadas condiciones habitacionales</w:t>
            </w:r>
            <w:r w:rsidR="00791B9C" w:rsidRPr="006145DB">
              <w:rPr>
                <w:rFonts w:cs="Arial"/>
                <w:sz w:val="20"/>
                <w:szCs w:val="20"/>
              </w:rPr>
              <w:t>.</w:t>
            </w:r>
            <w:r w:rsidRPr="006145DB">
              <w:rPr>
                <w:rFonts w:cs="Arial"/>
                <w:sz w:val="20"/>
                <w:szCs w:val="20"/>
              </w:rPr>
              <w:t xml:space="preserve"> </w:t>
            </w:r>
          </w:p>
          <w:p w14:paraId="14D68967" w14:textId="72517E4A" w:rsidR="00B6362A" w:rsidRPr="006145DB" w:rsidRDefault="00B6362A">
            <w:pPr>
              <w:numPr>
                <w:ilvl w:val="0"/>
                <w:numId w:val="4"/>
              </w:numPr>
              <w:spacing w:after="0" w:line="240" w:lineRule="auto"/>
              <w:jc w:val="both"/>
              <w:rPr>
                <w:rFonts w:cs="Arial"/>
                <w:bCs/>
                <w:sz w:val="20"/>
                <w:szCs w:val="20"/>
                <w:lang w:eastAsia="es-CO"/>
              </w:rPr>
            </w:pPr>
            <w:r w:rsidRPr="006145DB">
              <w:rPr>
                <w:rFonts w:cs="Arial"/>
                <w:sz w:val="20"/>
                <w:szCs w:val="20"/>
              </w:rPr>
              <w:t>Niñas y niños en desnutrición, malnutrición o en riesgo de estarlo</w:t>
            </w:r>
            <w:r w:rsidR="00791B9C" w:rsidRPr="006145DB">
              <w:rPr>
                <w:rFonts w:cs="Arial"/>
                <w:sz w:val="20"/>
                <w:szCs w:val="20"/>
              </w:rPr>
              <w:t>.</w:t>
            </w:r>
          </w:p>
        </w:tc>
      </w:tr>
      <w:tr w:rsidR="00115DA4" w:rsidRPr="006145DB" w14:paraId="2A128457" w14:textId="77777777" w:rsidTr="00DC2E09">
        <w:trPr>
          <w:trHeight w:val="20"/>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16B9BCFF" w14:textId="77777777" w:rsidR="00B6362A" w:rsidRPr="006145DB" w:rsidRDefault="00B6362A" w:rsidP="005B435E">
            <w:pPr>
              <w:spacing w:after="0" w:line="240" w:lineRule="auto"/>
              <w:contextualSpacing/>
              <w:rPr>
                <w:rFonts w:cs="Arial"/>
                <w:bCs/>
                <w:sz w:val="20"/>
                <w:szCs w:val="20"/>
                <w:lang w:eastAsia="es-CO"/>
              </w:rPr>
            </w:pPr>
            <w:r w:rsidRPr="006145DB">
              <w:rPr>
                <w:rFonts w:cs="Arial"/>
                <w:bCs/>
                <w:sz w:val="20"/>
                <w:szCs w:val="20"/>
                <w:lang w:eastAsia="es-CO"/>
              </w:rPr>
              <w:t>Criterios de Egreso</w:t>
            </w:r>
          </w:p>
        </w:tc>
        <w:tc>
          <w:tcPr>
            <w:tcW w:w="7801" w:type="dxa"/>
            <w:tcBorders>
              <w:top w:val="single" w:sz="4" w:space="0" w:color="auto"/>
              <w:left w:val="single" w:sz="4" w:space="0" w:color="auto"/>
              <w:bottom w:val="single" w:sz="4" w:space="0" w:color="auto"/>
              <w:right w:val="single" w:sz="4" w:space="0" w:color="auto"/>
            </w:tcBorders>
            <w:vAlign w:val="center"/>
          </w:tcPr>
          <w:p w14:paraId="4A200359" w14:textId="13686A8D"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Culminación del proceso familiar</w:t>
            </w:r>
            <w:r w:rsidR="009E43D5" w:rsidRPr="006145DB">
              <w:rPr>
                <w:rFonts w:cs="Arial"/>
                <w:sz w:val="20"/>
                <w:szCs w:val="20"/>
              </w:rPr>
              <w:t>.</w:t>
            </w:r>
          </w:p>
          <w:p w14:paraId="492D558F" w14:textId="0B2B33A1"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Pérdida de contacto con el núcleo familiar</w:t>
            </w:r>
            <w:r w:rsidR="009E43D5" w:rsidRPr="006145DB">
              <w:rPr>
                <w:rFonts w:cs="Arial"/>
                <w:sz w:val="20"/>
                <w:szCs w:val="20"/>
              </w:rPr>
              <w:t>.</w:t>
            </w:r>
          </w:p>
          <w:p w14:paraId="6B381BD3" w14:textId="7CFCD959"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Retiro voluntario de la familia expresado por el cuidador o adulto responsable</w:t>
            </w:r>
            <w:r w:rsidR="009E43D5" w:rsidRPr="006145DB">
              <w:rPr>
                <w:rFonts w:cs="Arial"/>
                <w:sz w:val="20"/>
                <w:szCs w:val="20"/>
              </w:rPr>
              <w:t>.</w:t>
            </w:r>
          </w:p>
          <w:p w14:paraId="562A2677" w14:textId="43F3D9F1" w:rsidR="00B6362A" w:rsidRPr="006145DB" w:rsidRDefault="00B6362A">
            <w:pPr>
              <w:numPr>
                <w:ilvl w:val="0"/>
                <w:numId w:val="4"/>
              </w:numPr>
              <w:spacing w:after="0" w:line="240" w:lineRule="auto"/>
              <w:jc w:val="both"/>
              <w:rPr>
                <w:rFonts w:cs="Arial"/>
                <w:sz w:val="20"/>
                <w:szCs w:val="20"/>
              </w:rPr>
            </w:pPr>
            <w:r w:rsidRPr="006145DB">
              <w:rPr>
                <w:rFonts w:cs="Arial"/>
                <w:sz w:val="20"/>
                <w:szCs w:val="20"/>
              </w:rPr>
              <w:t>Fallecimiento del niño o niña en situación de riesgo</w:t>
            </w:r>
            <w:r w:rsidR="009E43D5" w:rsidRPr="006145DB">
              <w:rPr>
                <w:rFonts w:cs="Arial"/>
                <w:sz w:val="20"/>
                <w:szCs w:val="20"/>
              </w:rPr>
              <w:t>.</w:t>
            </w:r>
          </w:p>
        </w:tc>
      </w:tr>
      <w:tr w:rsidR="00115DA4" w:rsidRPr="006145DB" w14:paraId="4800209F" w14:textId="77777777" w:rsidTr="00DC2E09">
        <w:trPr>
          <w:trHeight w:val="541"/>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236BC0AB" w14:textId="557BF16C" w:rsidR="00B6362A" w:rsidRPr="006145DB" w:rsidRDefault="00B6362A" w:rsidP="005B435E">
            <w:pPr>
              <w:spacing w:after="0" w:line="240" w:lineRule="auto"/>
              <w:contextualSpacing/>
              <w:rPr>
                <w:rFonts w:cs="Arial"/>
                <w:bCs/>
                <w:sz w:val="20"/>
                <w:szCs w:val="20"/>
                <w:lang w:eastAsia="es-CO"/>
              </w:rPr>
            </w:pPr>
            <w:r w:rsidRPr="006145DB">
              <w:rPr>
                <w:rFonts w:cs="Arial"/>
                <w:bCs/>
                <w:sz w:val="20"/>
                <w:szCs w:val="20"/>
                <w:lang w:eastAsia="es-CO"/>
              </w:rPr>
              <w:t>Restricciones</w:t>
            </w:r>
          </w:p>
        </w:tc>
        <w:tc>
          <w:tcPr>
            <w:tcW w:w="7801" w:type="dxa"/>
            <w:tcBorders>
              <w:top w:val="single" w:sz="4" w:space="0" w:color="auto"/>
              <w:left w:val="single" w:sz="4" w:space="0" w:color="auto"/>
              <w:bottom w:val="single" w:sz="4" w:space="0" w:color="auto"/>
              <w:right w:val="single" w:sz="4" w:space="0" w:color="auto"/>
            </w:tcBorders>
            <w:vAlign w:val="center"/>
            <w:hideMark/>
          </w:tcPr>
          <w:p w14:paraId="77CB2966" w14:textId="77777777" w:rsidR="00B6362A" w:rsidRPr="006145DB" w:rsidRDefault="00B6362A" w:rsidP="005B435E">
            <w:pPr>
              <w:tabs>
                <w:tab w:val="left" w:pos="709"/>
              </w:tabs>
              <w:spacing w:after="0" w:line="240" w:lineRule="auto"/>
              <w:jc w:val="both"/>
              <w:rPr>
                <w:rFonts w:eastAsia="Calibri" w:cs="Arial"/>
                <w:sz w:val="20"/>
                <w:szCs w:val="20"/>
                <w:lang w:eastAsia="es-CO"/>
              </w:rPr>
            </w:pPr>
            <w:r w:rsidRPr="006145DB">
              <w:rPr>
                <w:rFonts w:cs="Arial"/>
                <w:sz w:val="20"/>
                <w:szCs w:val="20"/>
              </w:rPr>
              <w:t>Familias cuyas madres, padres o cuidadores tengan características de consumo de SPA, condiciones de habitabilidad en calle o diagnóstico psiquiátrico.</w:t>
            </w:r>
          </w:p>
        </w:tc>
      </w:tr>
      <w:tr w:rsidR="00B6362A" w:rsidRPr="006145DB" w14:paraId="212A26F9" w14:textId="77777777" w:rsidTr="00DC2E09">
        <w:trPr>
          <w:trHeight w:val="520"/>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47F04343" w14:textId="35350241" w:rsidR="00B6362A" w:rsidRPr="006145DB" w:rsidRDefault="00B6362A" w:rsidP="005B435E">
            <w:pPr>
              <w:spacing w:after="0" w:line="240" w:lineRule="auto"/>
              <w:contextualSpacing/>
              <w:rPr>
                <w:rFonts w:eastAsia="Times New Roman" w:cs="Arial"/>
                <w:bCs/>
                <w:sz w:val="20"/>
                <w:szCs w:val="20"/>
                <w:lang w:eastAsia="es-CO"/>
              </w:rPr>
            </w:pPr>
            <w:r w:rsidRPr="006145DB">
              <w:rPr>
                <w:rFonts w:cs="Arial"/>
                <w:bCs/>
                <w:sz w:val="20"/>
                <w:szCs w:val="20"/>
                <w:lang w:eastAsia="es-CO"/>
              </w:rPr>
              <w:t>Ejecución</w:t>
            </w:r>
            <w:r w:rsidR="00122FCB" w:rsidRPr="006145DB">
              <w:rPr>
                <w:rFonts w:cs="Arial"/>
                <w:bCs/>
                <w:sz w:val="20"/>
                <w:szCs w:val="20"/>
                <w:lang w:eastAsia="es-CO"/>
              </w:rPr>
              <w:t xml:space="preserve"> </w:t>
            </w:r>
          </w:p>
        </w:tc>
        <w:tc>
          <w:tcPr>
            <w:tcW w:w="7801" w:type="dxa"/>
            <w:tcBorders>
              <w:top w:val="single" w:sz="4" w:space="0" w:color="auto"/>
              <w:left w:val="single" w:sz="4" w:space="0" w:color="auto"/>
              <w:bottom w:val="single" w:sz="4" w:space="0" w:color="auto"/>
              <w:right w:val="single" w:sz="4" w:space="0" w:color="auto"/>
            </w:tcBorders>
            <w:vAlign w:val="center"/>
          </w:tcPr>
          <w:p w14:paraId="30BD17E1" w14:textId="39660B5E" w:rsidR="00B6362A" w:rsidRPr="006145DB" w:rsidRDefault="00B6362A" w:rsidP="005B435E">
            <w:pPr>
              <w:spacing w:after="0" w:line="240" w:lineRule="auto"/>
              <w:jc w:val="both"/>
              <w:rPr>
                <w:rFonts w:cs="Arial"/>
                <w:sz w:val="20"/>
                <w:szCs w:val="20"/>
                <w:lang w:eastAsia="es-CO"/>
              </w:rPr>
            </w:pPr>
            <w:r w:rsidRPr="006145DB">
              <w:rPr>
                <w:rFonts w:eastAsia="Arial" w:cs="Arial"/>
                <w:sz w:val="20"/>
                <w:szCs w:val="20"/>
              </w:rPr>
              <w:t xml:space="preserve">Dentro de la estrategia de </w:t>
            </w:r>
            <w:r w:rsidRPr="006145DB">
              <w:rPr>
                <w:rStyle w:val="normaltextrun"/>
                <w:rFonts w:cs="Arial"/>
                <w:sz w:val="20"/>
                <w:szCs w:val="20"/>
                <w:shd w:val="clear" w:color="auto" w:fill="FFFFFF"/>
              </w:rPr>
              <w:t xml:space="preserve">prevención del riesgo de ubicación institucional de niñas y niños, </w:t>
            </w:r>
            <w:r w:rsidRPr="006145DB">
              <w:rPr>
                <w:rFonts w:cs="Arial"/>
                <w:sz w:val="20"/>
                <w:szCs w:val="20"/>
              </w:rPr>
              <w:t xml:space="preserve">se implementan procesos de intervención y acompañamiento a niñas, niños y sus familias en acciones interdisciplinarias que permiten implementar planes de acción de acuerdo con la problemática específica asociada, avanzando en la creación y fortalecimiento de capacidades de las familias </w:t>
            </w:r>
            <w:r w:rsidRPr="006145DB">
              <w:rPr>
                <w:rFonts w:cs="Arial"/>
                <w:sz w:val="20"/>
                <w:szCs w:val="20"/>
                <w:lang w:eastAsia="es-CO"/>
              </w:rPr>
              <w:t>creando espacios protectores y seguros.</w:t>
            </w:r>
          </w:p>
          <w:p w14:paraId="0E691141" w14:textId="77777777" w:rsidR="00941E4D" w:rsidRPr="006145DB" w:rsidRDefault="00941E4D" w:rsidP="00941E4D">
            <w:pPr>
              <w:pStyle w:val="Ttulo1"/>
              <w:rPr>
                <w:sz w:val="20"/>
                <w:lang w:eastAsia="es-CO"/>
              </w:rPr>
            </w:pPr>
          </w:p>
          <w:p w14:paraId="68488680" w14:textId="6BE6538C" w:rsidR="00B6362A" w:rsidRPr="006145DB" w:rsidRDefault="00F5316F" w:rsidP="005B435E">
            <w:pPr>
              <w:spacing w:after="0" w:line="240" w:lineRule="auto"/>
              <w:jc w:val="both"/>
              <w:rPr>
                <w:rFonts w:cs="Arial"/>
                <w:sz w:val="20"/>
                <w:szCs w:val="20"/>
                <w:lang w:eastAsia="es-CO"/>
              </w:rPr>
            </w:pPr>
            <w:r w:rsidRPr="006145DB">
              <w:rPr>
                <w:rFonts w:cs="Arial"/>
                <w:sz w:val="20"/>
                <w:szCs w:val="20"/>
                <w:lang w:eastAsia="es-CO"/>
              </w:rPr>
              <w:t>Las familias identificadas</w:t>
            </w:r>
            <w:r w:rsidR="00B6362A" w:rsidRPr="006145DB">
              <w:rPr>
                <w:rFonts w:cs="Arial"/>
                <w:sz w:val="20"/>
                <w:szCs w:val="20"/>
                <w:lang w:eastAsia="es-CO"/>
              </w:rPr>
              <w:t xml:space="preserve"> se vinculan a la estrategia realizando procesos de intervención y acompañamiento en una apuesta interdisciplinar liderada por binas psicosociales a nivel territorial, haciendo uso de las unidades operativas disponibles y cercanas al domicilio de la familia, construyendo planes de acción de acuerdo a la problemática específica. </w:t>
            </w:r>
          </w:p>
          <w:p w14:paraId="6FC7A727" w14:textId="77777777" w:rsidR="00941E4D" w:rsidRPr="006145DB" w:rsidRDefault="00941E4D" w:rsidP="005B435E">
            <w:pPr>
              <w:spacing w:after="0" w:line="240" w:lineRule="auto"/>
              <w:jc w:val="both"/>
              <w:rPr>
                <w:rFonts w:cs="Arial"/>
                <w:sz w:val="20"/>
                <w:szCs w:val="20"/>
                <w:lang w:eastAsia="es-CO"/>
              </w:rPr>
            </w:pPr>
          </w:p>
          <w:p w14:paraId="415CD37D" w14:textId="6ED1B291" w:rsidR="006950F9" w:rsidRPr="006145DB" w:rsidRDefault="00B6362A" w:rsidP="005B435E">
            <w:pPr>
              <w:spacing w:after="0" w:line="240" w:lineRule="auto"/>
              <w:jc w:val="both"/>
              <w:rPr>
                <w:rFonts w:cs="Arial"/>
                <w:sz w:val="20"/>
                <w:szCs w:val="20"/>
                <w:lang w:eastAsia="es-CO"/>
              </w:rPr>
            </w:pPr>
            <w:r w:rsidRPr="006145DB">
              <w:rPr>
                <w:rFonts w:cs="Arial"/>
                <w:sz w:val="20"/>
                <w:szCs w:val="20"/>
                <w:lang w:eastAsia="es-CO"/>
              </w:rPr>
              <w:t>El proceso de intervención y acompañamiento con las familias tiene el objetivo de crear y fortalecer capacidades, generar apegos seguros, pautas de crianza adecuadas, comunicación asertiva, movilización de redes de apoyo inter e intrainstitucionales, que permitan construir espacios protectores y seguros para las niñas y los niños con el fin de evitar la pérdida del cuidado parental, para que la ubicación institucional sea la última alternativa en el marco de la prevalencia de derechos.</w:t>
            </w:r>
          </w:p>
        </w:tc>
      </w:tr>
    </w:tbl>
    <w:p w14:paraId="321C69DA" w14:textId="77777777" w:rsidR="00DB3E78" w:rsidRPr="006145DB" w:rsidRDefault="00DB3E78" w:rsidP="005B435E">
      <w:pPr>
        <w:spacing w:after="0" w:line="240" w:lineRule="auto"/>
        <w:rPr>
          <w:rFonts w:cs="Arial"/>
        </w:rPr>
      </w:pPr>
    </w:p>
    <w:p w14:paraId="0D5D942E" w14:textId="24B796AE" w:rsidR="000E1226" w:rsidRPr="006145DB" w:rsidRDefault="00DF018D">
      <w:pPr>
        <w:pStyle w:val="Ttulo1"/>
        <w:numPr>
          <w:ilvl w:val="2"/>
          <w:numId w:val="72"/>
        </w:numPr>
        <w:tabs>
          <w:tab w:val="left" w:pos="851"/>
        </w:tabs>
        <w:ind w:left="567" w:hanging="579"/>
        <w:jc w:val="center"/>
      </w:pPr>
      <w:bookmarkStart w:id="317" w:name="_Toc210213222"/>
      <w:bookmarkStart w:id="318" w:name="_Toc213273495"/>
      <w:bookmarkStart w:id="319" w:name="_Toc213276122"/>
      <w:bookmarkStart w:id="320" w:name="_Toc216902456"/>
      <w:r w:rsidRPr="006145DB">
        <w:t>Servicio</w:t>
      </w:r>
      <w:r w:rsidR="00393BB0" w:rsidRPr="006145DB">
        <w:t xml:space="preserve"> de acceso a la justicia - </w:t>
      </w:r>
      <w:r w:rsidR="002E62B7" w:rsidRPr="006145DB">
        <w:t>Comisarías de Familia</w:t>
      </w:r>
      <w:bookmarkEnd w:id="317"/>
      <w:bookmarkEnd w:id="318"/>
      <w:bookmarkEnd w:id="319"/>
      <w:bookmarkEnd w:id="320"/>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797"/>
      </w:tblGrid>
      <w:tr w:rsidR="00C37FB5" w:rsidRPr="006145DB" w14:paraId="60EFC19F" w14:textId="77777777" w:rsidTr="00941E4D">
        <w:trPr>
          <w:trHeight w:val="283"/>
          <w:jc w:val="center"/>
        </w:trPr>
        <w:tc>
          <w:tcPr>
            <w:tcW w:w="1696" w:type="dxa"/>
            <w:shd w:val="clear" w:color="auto" w:fill="FFFFFF" w:themeFill="background1"/>
            <w:vAlign w:val="center"/>
          </w:tcPr>
          <w:p w14:paraId="39D201EF" w14:textId="77777777" w:rsidR="00C37FB5" w:rsidRPr="006145DB" w:rsidRDefault="00C37FB5" w:rsidP="005B435E">
            <w:pPr>
              <w:spacing w:after="0" w:line="240" w:lineRule="auto"/>
              <w:contextualSpacing/>
              <w:rPr>
                <w:rFonts w:cs="Arial"/>
                <w:bCs/>
                <w:sz w:val="20"/>
                <w:szCs w:val="20"/>
                <w:lang w:eastAsia="es-CO"/>
              </w:rPr>
            </w:pPr>
            <w:r w:rsidRPr="006145DB">
              <w:rPr>
                <w:rFonts w:cs="Arial"/>
                <w:bCs/>
                <w:sz w:val="20"/>
                <w:szCs w:val="20"/>
                <w:lang w:eastAsia="es-CO"/>
              </w:rPr>
              <w:t>Nombre del servicio</w:t>
            </w:r>
          </w:p>
        </w:tc>
        <w:tc>
          <w:tcPr>
            <w:tcW w:w="7797" w:type="dxa"/>
            <w:shd w:val="clear" w:color="auto" w:fill="FFFFFF" w:themeFill="background1"/>
            <w:vAlign w:val="center"/>
          </w:tcPr>
          <w:p w14:paraId="48A0EEA3" w14:textId="2F610A34" w:rsidR="00C37FB5" w:rsidRPr="006145DB" w:rsidRDefault="00C37FB5" w:rsidP="005B435E">
            <w:pPr>
              <w:pStyle w:val="Textoindependiente"/>
              <w:spacing w:after="0" w:line="240" w:lineRule="auto"/>
              <w:jc w:val="both"/>
              <w:rPr>
                <w:rFonts w:eastAsia="Lucida Sans Unicode" w:cs="Arial"/>
                <w:bCs/>
                <w:sz w:val="20"/>
                <w:szCs w:val="20"/>
              </w:rPr>
            </w:pPr>
            <w:r w:rsidRPr="006145DB">
              <w:rPr>
                <w:rFonts w:cs="Arial"/>
                <w:bCs/>
                <w:sz w:val="20"/>
                <w:szCs w:val="20"/>
                <w:lang w:eastAsia="es-CO"/>
              </w:rPr>
              <w:t>Servicio de acceso a la justicia - Comisarías de Familia</w:t>
            </w:r>
            <w:r w:rsidR="00873378">
              <w:rPr>
                <w:rFonts w:cs="Arial"/>
                <w:bCs/>
                <w:sz w:val="20"/>
                <w:szCs w:val="20"/>
                <w:lang w:eastAsia="es-CO"/>
              </w:rPr>
              <w:t>.</w:t>
            </w:r>
          </w:p>
        </w:tc>
      </w:tr>
      <w:tr w:rsidR="00C37FB5" w:rsidRPr="006145DB" w14:paraId="4A47F93E" w14:textId="77777777" w:rsidTr="00CF07AF">
        <w:trPr>
          <w:trHeight w:val="1076"/>
          <w:jc w:val="center"/>
        </w:trPr>
        <w:tc>
          <w:tcPr>
            <w:tcW w:w="1696" w:type="dxa"/>
            <w:shd w:val="clear" w:color="auto" w:fill="FFFFFF" w:themeFill="background1"/>
            <w:vAlign w:val="center"/>
          </w:tcPr>
          <w:p w14:paraId="68E3EBDE" w14:textId="77777777" w:rsidR="00C37FB5" w:rsidRPr="006145DB" w:rsidRDefault="00C37FB5" w:rsidP="005B435E">
            <w:pPr>
              <w:spacing w:after="0" w:line="240" w:lineRule="auto"/>
              <w:contextualSpacing/>
              <w:rPr>
                <w:rFonts w:cs="Arial"/>
                <w:bCs/>
                <w:sz w:val="20"/>
                <w:szCs w:val="20"/>
                <w:lang w:eastAsia="es-CO"/>
              </w:rPr>
            </w:pPr>
            <w:r w:rsidRPr="006145DB">
              <w:rPr>
                <w:rFonts w:cs="Arial"/>
                <w:bCs/>
                <w:sz w:val="20"/>
                <w:szCs w:val="20"/>
                <w:lang w:eastAsia="es-CO"/>
              </w:rPr>
              <w:t>Objeto del servicio</w:t>
            </w:r>
          </w:p>
        </w:tc>
        <w:tc>
          <w:tcPr>
            <w:tcW w:w="7797" w:type="dxa"/>
            <w:shd w:val="clear" w:color="auto" w:fill="FFFFFF" w:themeFill="background1"/>
            <w:vAlign w:val="center"/>
          </w:tcPr>
          <w:p w14:paraId="0ADC8E33" w14:textId="77777777" w:rsidR="00C37FB5" w:rsidRPr="006145DB" w:rsidRDefault="00C37FB5" w:rsidP="005B435E">
            <w:pPr>
              <w:pStyle w:val="Textoindependiente"/>
              <w:spacing w:after="0" w:line="240" w:lineRule="auto"/>
              <w:jc w:val="both"/>
              <w:rPr>
                <w:rFonts w:eastAsia="Times New Roman" w:cs="Arial"/>
                <w:sz w:val="20"/>
                <w:szCs w:val="20"/>
                <w:lang w:val="es-CO" w:eastAsia="es-MX"/>
              </w:rPr>
            </w:pPr>
            <w:r w:rsidRPr="006145DB">
              <w:rPr>
                <w:rFonts w:cs="Arial"/>
                <w:sz w:val="20"/>
                <w:szCs w:val="20"/>
              </w:rPr>
              <w:t>Las Comisarías de Familia son las entidades encargadas de brindar atención especializada e interdisciplinaria para prevenir, proteger, restablecer, reparar y garantizar los derechos de quienes estén en riesgo, sean o hayan sido víctimas de violencia por razones de género en el contexto familiar y/o víctimas de otras violencias en el contexto familiar, según lo establecido en el artículo 2 de la Ley 2126 de 2021.</w:t>
            </w:r>
          </w:p>
        </w:tc>
      </w:tr>
      <w:tr w:rsidR="00C37FB5" w:rsidRPr="006145DB" w14:paraId="210FA809" w14:textId="77777777" w:rsidTr="00DC2E09">
        <w:trPr>
          <w:trHeight w:val="20"/>
          <w:jc w:val="center"/>
        </w:trPr>
        <w:tc>
          <w:tcPr>
            <w:tcW w:w="1696" w:type="dxa"/>
            <w:shd w:val="clear" w:color="auto" w:fill="FFFFFF" w:themeFill="background1"/>
            <w:vAlign w:val="center"/>
          </w:tcPr>
          <w:p w14:paraId="46319AA3" w14:textId="77777777" w:rsidR="00C37FB5" w:rsidRPr="006145DB" w:rsidRDefault="00C37FB5" w:rsidP="005B435E">
            <w:pPr>
              <w:spacing w:after="0" w:line="240" w:lineRule="auto"/>
              <w:contextualSpacing/>
              <w:rPr>
                <w:rFonts w:cs="Arial"/>
                <w:bCs/>
                <w:sz w:val="20"/>
                <w:szCs w:val="20"/>
                <w:lang w:eastAsia="es-CO"/>
              </w:rPr>
            </w:pPr>
            <w:r w:rsidRPr="006145DB">
              <w:rPr>
                <w:rFonts w:cs="Arial"/>
                <w:bCs/>
                <w:sz w:val="20"/>
                <w:szCs w:val="20"/>
                <w:lang w:eastAsia="es-CO"/>
              </w:rPr>
              <w:t>Oferta servicio</w:t>
            </w:r>
          </w:p>
        </w:tc>
        <w:tc>
          <w:tcPr>
            <w:tcW w:w="7797" w:type="dxa"/>
            <w:shd w:val="clear" w:color="auto" w:fill="FFFFFF" w:themeFill="background1"/>
            <w:vAlign w:val="center"/>
          </w:tcPr>
          <w:p w14:paraId="78063441" w14:textId="1CFA8500" w:rsidR="00C37FB5" w:rsidRPr="006145DB" w:rsidRDefault="00C37FB5" w:rsidP="005B435E">
            <w:pPr>
              <w:pStyle w:val="Textoindependiente"/>
              <w:spacing w:after="0" w:line="240" w:lineRule="auto"/>
              <w:jc w:val="both"/>
              <w:rPr>
                <w:rFonts w:cs="Arial"/>
                <w:sz w:val="20"/>
                <w:szCs w:val="20"/>
              </w:rPr>
            </w:pPr>
            <w:r w:rsidRPr="006145DB">
              <w:rPr>
                <w:rStyle w:val="normaltextrun"/>
                <w:rFonts w:cs="Arial"/>
                <w:sz w:val="20"/>
                <w:szCs w:val="20"/>
              </w:rPr>
              <w:t xml:space="preserve">De conformidad con el artículo 13 de la Ley 2126 de 2021, </w:t>
            </w:r>
            <w:r w:rsidRPr="006145DB">
              <w:rPr>
                <w:rFonts w:cs="Arial"/>
                <w:sz w:val="20"/>
                <w:szCs w:val="20"/>
              </w:rPr>
              <w:t xml:space="preserve">corresponde a las Comisarías de Familia, garantizar, proteger, restablecer y reparar los derechos de quienes estén en riesgo o hayan sido víctimas de la violencia en el contexto familiar, orientándolas sobre sus derechos y obligaciones. Así mismo, brindando atención especializada, recibiendo solicitudes de protección en casos de violencia en el contexto familiar, activando la ruta de atención integral de las víctimas en el contexto familiar, </w:t>
            </w:r>
            <w:r w:rsidRPr="006145DB">
              <w:rPr>
                <w:rFonts w:cs="Arial"/>
                <w:sz w:val="20"/>
                <w:szCs w:val="20"/>
                <w:highlight w:val="white"/>
              </w:rPr>
              <w:t xml:space="preserve">gestionando las acciones para decretar medidas de protección y/o procesos administrativos de restablecimiento de derechos en favor de las víctimas y remitiendo a la </w:t>
            </w:r>
            <w:r w:rsidR="00CF07AF" w:rsidRPr="006145DB">
              <w:rPr>
                <w:rFonts w:cs="Arial"/>
                <w:sz w:val="20"/>
                <w:szCs w:val="20"/>
                <w:highlight w:val="white"/>
              </w:rPr>
              <w:t>fiscalía general</w:t>
            </w:r>
            <w:r w:rsidRPr="006145DB">
              <w:rPr>
                <w:rFonts w:cs="Arial"/>
                <w:sz w:val="20"/>
                <w:szCs w:val="20"/>
                <w:highlight w:val="white"/>
              </w:rPr>
              <w:t> de la Nación para que realice las acciones correspondientes de su competencia.</w:t>
            </w:r>
            <w:r w:rsidRPr="006145DB">
              <w:rPr>
                <w:rFonts w:cs="Arial"/>
                <w:sz w:val="20"/>
                <w:szCs w:val="20"/>
              </w:rPr>
              <w:t xml:space="preserve"> </w:t>
            </w:r>
          </w:p>
        </w:tc>
      </w:tr>
      <w:tr w:rsidR="00C37FB5" w:rsidRPr="006145DB" w14:paraId="4B748171" w14:textId="77777777" w:rsidTr="00DC2E09">
        <w:trPr>
          <w:trHeight w:val="20"/>
          <w:jc w:val="center"/>
        </w:trPr>
        <w:tc>
          <w:tcPr>
            <w:tcW w:w="1696" w:type="dxa"/>
            <w:shd w:val="clear" w:color="auto" w:fill="FFFFFF" w:themeFill="background1"/>
            <w:vAlign w:val="center"/>
          </w:tcPr>
          <w:p w14:paraId="70AE3603" w14:textId="77777777" w:rsidR="00C37FB5" w:rsidRPr="006145DB" w:rsidRDefault="00C37FB5" w:rsidP="005B435E">
            <w:pPr>
              <w:spacing w:line="240" w:lineRule="auto"/>
              <w:contextualSpacing/>
              <w:rPr>
                <w:rFonts w:cs="Arial"/>
                <w:bCs/>
                <w:sz w:val="20"/>
                <w:szCs w:val="20"/>
                <w:lang w:eastAsia="es-CO"/>
              </w:rPr>
            </w:pPr>
            <w:r w:rsidRPr="006145DB">
              <w:rPr>
                <w:rFonts w:cs="Arial"/>
                <w:bCs/>
                <w:sz w:val="20"/>
                <w:szCs w:val="20"/>
                <w:lang w:eastAsia="es-CO"/>
              </w:rPr>
              <w:t>Tipo de Focalización</w:t>
            </w:r>
          </w:p>
        </w:tc>
        <w:tc>
          <w:tcPr>
            <w:tcW w:w="7797" w:type="dxa"/>
            <w:shd w:val="clear" w:color="auto" w:fill="FFFFFF" w:themeFill="background1"/>
            <w:vAlign w:val="center"/>
          </w:tcPr>
          <w:p w14:paraId="665AFBA3" w14:textId="51CD0466" w:rsidR="00C37FB5" w:rsidRPr="006145DB" w:rsidRDefault="00C37FB5" w:rsidP="005B435E">
            <w:pPr>
              <w:tabs>
                <w:tab w:val="left" w:pos="397"/>
                <w:tab w:val="left" w:pos="709"/>
              </w:tabs>
              <w:spacing w:line="240" w:lineRule="auto"/>
              <w:contextualSpacing/>
              <w:jc w:val="both"/>
              <w:rPr>
                <w:rFonts w:cs="Arial"/>
                <w:sz w:val="20"/>
                <w:szCs w:val="20"/>
                <w:lang w:eastAsia="es-CO"/>
              </w:rPr>
            </w:pPr>
            <w:r w:rsidRPr="006145DB">
              <w:rPr>
                <w:rFonts w:cs="Arial"/>
                <w:sz w:val="20"/>
                <w:szCs w:val="20"/>
                <w:lang w:eastAsia="es-CO"/>
              </w:rPr>
              <w:t>Focalización por demanda</w:t>
            </w:r>
            <w:r w:rsidR="00CF07AF" w:rsidRPr="006145DB">
              <w:rPr>
                <w:rFonts w:cs="Arial"/>
                <w:sz w:val="20"/>
                <w:szCs w:val="20"/>
                <w:lang w:eastAsia="es-CO"/>
              </w:rPr>
              <w:t>.</w:t>
            </w:r>
          </w:p>
        </w:tc>
      </w:tr>
      <w:tr w:rsidR="00C37FB5" w:rsidRPr="006145DB" w14:paraId="368818B2" w14:textId="77777777" w:rsidTr="00873378">
        <w:trPr>
          <w:trHeight w:val="627"/>
          <w:jc w:val="center"/>
        </w:trPr>
        <w:tc>
          <w:tcPr>
            <w:tcW w:w="1696" w:type="dxa"/>
            <w:shd w:val="clear" w:color="auto" w:fill="FFFFFF" w:themeFill="background1"/>
            <w:vAlign w:val="center"/>
          </w:tcPr>
          <w:p w14:paraId="4F96B51A" w14:textId="77777777" w:rsidR="00C37FB5" w:rsidRPr="006145DB" w:rsidRDefault="00C37FB5" w:rsidP="005B435E">
            <w:pPr>
              <w:spacing w:line="240" w:lineRule="auto"/>
              <w:contextualSpacing/>
              <w:rPr>
                <w:rFonts w:cs="Arial"/>
                <w:bCs/>
                <w:sz w:val="20"/>
                <w:szCs w:val="20"/>
                <w:lang w:eastAsia="es-CO"/>
              </w:rPr>
            </w:pPr>
            <w:r w:rsidRPr="006145DB">
              <w:rPr>
                <w:rFonts w:cs="Arial"/>
                <w:bCs/>
                <w:sz w:val="20"/>
                <w:szCs w:val="20"/>
                <w:lang w:eastAsia="es-CO"/>
              </w:rPr>
              <w:t>Población Objetivo</w:t>
            </w:r>
          </w:p>
        </w:tc>
        <w:tc>
          <w:tcPr>
            <w:tcW w:w="7797" w:type="dxa"/>
            <w:shd w:val="clear" w:color="auto" w:fill="FFFFFF" w:themeFill="background1"/>
            <w:vAlign w:val="center"/>
          </w:tcPr>
          <w:p w14:paraId="63AE733F" w14:textId="77777777" w:rsidR="00C37FB5" w:rsidRPr="006145DB" w:rsidRDefault="00C37FB5" w:rsidP="005B435E">
            <w:pPr>
              <w:tabs>
                <w:tab w:val="left" w:pos="709"/>
              </w:tabs>
              <w:spacing w:line="240" w:lineRule="auto"/>
              <w:contextualSpacing/>
              <w:jc w:val="both"/>
              <w:rPr>
                <w:rFonts w:cs="Arial"/>
                <w:bCs/>
                <w:sz w:val="20"/>
                <w:szCs w:val="20"/>
                <w:highlight w:val="yellow"/>
                <w:lang w:eastAsia="es-CO"/>
              </w:rPr>
            </w:pPr>
            <w:r w:rsidRPr="006145DB">
              <w:rPr>
                <w:rFonts w:cs="Arial"/>
                <w:bCs/>
                <w:sz w:val="20"/>
                <w:szCs w:val="20"/>
                <w:lang w:eastAsia="es-CO"/>
              </w:rPr>
              <w:t>Personas víctimas de violencia por razones de género u otras violencias en el contexto familiar, según lo establecido en el Artículo 5º de la Ley 2126 de 2021 y el artículo 4º de la Ley 294 de 1996.</w:t>
            </w:r>
          </w:p>
        </w:tc>
      </w:tr>
      <w:tr w:rsidR="00C37FB5" w:rsidRPr="006145DB" w14:paraId="0C8E0DA6" w14:textId="77777777" w:rsidTr="00DC2E09">
        <w:trPr>
          <w:trHeight w:val="828"/>
          <w:jc w:val="center"/>
        </w:trPr>
        <w:tc>
          <w:tcPr>
            <w:tcW w:w="1696" w:type="dxa"/>
            <w:shd w:val="clear" w:color="auto" w:fill="FFFFFF" w:themeFill="background1"/>
            <w:vAlign w:val="center"/>
          </w:tcPr>
          <w:p w14:paraId="1E283238" w14:textId="77777777" w:rsidR="00C37FB5" w:rsidRPr="006145DB" w:rsidRDefault="00C37FB5" w:rsidP="005B435E">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797" w:type="dxa"/>
            <w:shd w:val="clear" w:color="auto" w:fill="FFFFFF" w:themeFill="background1"/>
            <w:vAlign w:val="center"/>
          </w:tcPr>
          <w:tbl>
            <w:tblPr>
              <w:tblStyle w:val="Tablaconcuadrcula"/>
              <w:tblW w:w="7617" w:type="dxa"/>
              <w:jc w:val="center"/>
              <w:tblBorders>
                <w:top w:val="none" w:sz="0" w:space="0" w:color="auto"/>
                <w:bottom w:val="none" w:sz="0" w:space="0" w:color="auto"/>
              </w:tblBorders>
              <w:shd w:val="clear" w:color="auto" w:fill="FFFFFF" w:themeFill="background1"/>
              <w:tblLayout w:type="fixed"/>
              <w:tblLook w:val="04A0" w:firstRow="1" w:lastRow="0" w:firstColumn="1" w:lastColumn="0" w:noHBand="0" w:noVBand="1"/>
            </w:tblPr>
            <w:tblGrid>
              <w:gridCol w:w="4111"/>
              <w:gridCol w:w="1134"/>
              <w:gridCol w:w="1134"/>
              <w:gridCol w:w="1238"/>
            </w:tblGrid>
            <w:tr w:rsidR="00CF07AF" w:rsidRPr="006145DB" w14:paraId="3C43D983" w14:textId="77777777" w:rsidTr="00873378">
              <w:trPr>
                <w:trHeight w:val="372"/>
                <w:jc w:val="center"/>
              </w:trPr>
              <w:tc>
                <w:tcPr>
                  <w:tcW w:w="4111" w:type="dxa"/>
                  <w:shd w:val="clear" w:color="auto" w:fill="FFFFFF" w:themeFill="background1"/>
                  <w:vAlign w:val="center"/>
                </w:tcPr>
                <w:p w14:paraId="3BB60717" w14:textId="77777777" w:rsidR="00C37FB5" w:rsidRPr="006145DB" w:rsidRDefault="00C37FB5"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4" w:type="dxa"/>
                  <w:shd w:val="clear" w:color="auto" w:fill="FFFFFF" w:themeFill="background1"/>
                  <w:vAlign w:val="center"/>
                </w:tcPr>
                <w:p w14:paraId="513ADADE" w14:textId="77777777" w:rsidR="00C37FB5" w:rsidRPr="006145DB" w:rsidRDefault="00C37FB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59EB447F" w14:textId="77777777" w:rsidR="00C37FB5" w:rsidRPr="006145DB" w:rsidRDefault="00C37FB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38" w:type="dxa"/>
                  <w:shd w:val="clear" w:color="auto" w:fill="FFFFFF" w:themeFill="background1"/>
                  <w:vAlign w:val="center"/>
                </w:tcPr>
                <w:p w14:paraId="31AFB1C6" w14:textId="77777777" w:rsidR="00C37FB5" w:rsidRPr="006145DB" w:rsidRDefault="00C37FB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CF07AF" w:rsidRPr="006145DB" w14:paraId="31C846F7" w14:textId="77777777" w:rsidTr="00873378">
              <w:trPr>
                <w:trHeight w:val="221"/>
                <w:jc w:val="center"/>
              </w:trPr>
              <w:tc>
                <w:tcPr>
                  <w:tcW w:w="4111" w:type="dxa"/>
                  <w:shd w:val="clear" w:color="auto" w:fill="FFFFFF" w:themeFill="background1"/>
                  <w:vAlign w:val="center"/>
                </w:tcPr>
                <w:p w14:paraId="11FC559A" w14:textId="77777777" w:rsidR="00C37FB5" w:rsidRPr="006145DB" w:rsidRDefault="00C37FB5" w:rsidP="005B435E">
                  <w:pPr>
                    <w:tabs>
                      <w:tab w:val="left" w:pos="709"/>
                    </w:tabs>
                    <w:contextualSpacing/>
                    <w:jc w:val="both"/>
                    <w:rPr>
                      <w:rFonts w:cs="Arial"/>
                      <w:bCs/>
                      <w:sz w:val="16"/>
                      <w:szCs w:val="16"/>
                      <w:lang w:eastAsia="es-CO"/>
                    </w:rPr>
                  </w:pPr>
                  <w:r w:rsidRPr="006145DB">
                    <w:rPr>
                      <w:rFonts w:cs="Arial"/>
                      <w:bCs/>
                      <w:sz w:val="16"/>
                      <w:szCs w:val="16"/>
                      <w:lang w:eastAsia="es-CO"/>
                    </w:rPr>
                    <w:t>Personas víctimas de violencia por razones de género u otras violencias en el contexto familiar, según lo establecido en el Artículo 5° de la Ley 2126 de 2021 y el artículo 4° de la Ley 294 de 1996.</w:t>
                  </w:r>
                </w:p>
              </w:tc>
              <w:tc>
                <w:tcPr>
                  <w:tcW w:w="1134" w:type="dxa"/>
                  <w:shd w:val="clear" w:color="auto" w:fill="FFFFFF" w:themeFill="background1"/>
                  <w:vAlign w:val="center"/>
                </w:tcPr>
                <w:p w14:paraId="186CB4B6" w14:textId="77777777" w:rsidR="00C37FB5" w:rsidRPr="006145DB" w:rsidRDefault="00C37FB5" w:rsidP="005B435E">
                  <w:pPr>
                    <w:tabs>
                      <w:tab w:val="left" w:pos="709"/>
                    </w:tabs>
                    <w:contextualSpacing/>
                    <w:jc w:val="center"/>
                    <w:rPr>
                      <w:rFonts w:cs="Arial"/>
                      <w:bCs/>
                      <w:sz w:val="16"/>
                      <w:szCs w:val="16"/>
                      <w:lang w:eastAsia="es-CO"/>
                    </w:rPr>
                  </w:pPr>
                  <w:r w:rsidRPr="006145DB">
                    <w:rPr>
                      <w:rFonts w:cs="Arial"/>
                      <w:bCs/>
                      <w:sz w:val="16"/>
                      <w:szCs w:val="16"/>
                      <w:lang w:eastAsia="es-CO"/>
                    </w:rPr>
                    <w:t>SIRBE Comisarias de Familia</w:t>
                  </w:r>
                </w:p>
              </w:tc>
              <w:tc>
                <w:tcPr>
                  <w:tcW w:w="1134" w:type="dxa"/>
                  <w:shd w:val="clear" w:color="auto" w:fill="FFFFFF" w:themeFill="background1"/>
                  <w:vAlign w:val="center"/>
                </w:tcPr>
                <w:p w14:paraId="1D5D73B3" w14:textId="77777777" w:rsidR="00C37FB5" w:rsidRPr="006145DB" w:rsidRDefault="00C37F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238" w:type="dxa"/>
                  <w:shd w:val="clear" w:color="auto" w:fill="FFFFFF" w:themeFill="background1"/>
                  <w:vAlign w:val="center"/>
                </w:tcPr>
                <w:p w14:paraId="252C5BBE" w14:textId="4FD7AED4" w:rsidR="00C37FB5" w:rsidRPr="006145DB" w:rsidRDefault="00941E4D" w:rsidP="005B435E">
                  <w:pPr>
                    <w:tabs>
                      <w:tab w:val="left" w:pos="709"/>
                    </w:tabs>
                    <w:contextualSpacing/>
                    <w:jc w:val="center"/>
                    <w:rPr>
                      <w:rFonts w:cs="Arial"/>
                      <w:bCs/>
                      <w:sz w:val="16"/>
                      <w:szCs w:val="16"/>
                      <w:lang w:eastAsia="es-CO"/>
                    </w:rPr>
                  </w:pPr>
                  <w:r w:rsidRPr="006145DB">
                    <w:rPr>
                      <w:rFonts w:cs="Arial"/>
                      <w:bCs/>
                      <w:sz w:val="16"/>
                      <w:szCs w:val="16"/>
                      <w:lang w:eastAsia="es-CO"/>
                    </w:rPr>
                    <w:t>Secretarí</w:t>
                  </w:r>
                  <w:r w:rsidR="00C37FB5" w:rsidRPr="006145DB">
                    <w:rPr>
                      <w:rFonts w:cs="Arial"/>
                      <w:bCs/>
                      <w:sz w:val="16"/>
                      <w:szCs w:val="16"/>
                      <w:lang w:eastAsia="es-CO"/>
                    </w:rPr>
                    <w:t>a Distrital de Integración Social</w:t>
                  </w:r>
                </w:p>
              </w:tc>
            </w:tr>
          </w:tbl>
          <w:p w14:paraId="6B573B62" w14:textId="77777777" w:rsidR="00C37FB5" w:rsidRPr="006145DB" w:rsidRDefault="00C37FB5" w:rsidP="005B435E">
            <w:pPr>
              <w:tabs>
                <w:tab w:val="left" w:pos="709"/>
              </w:tabs>
              <w:spacing w:line="240" w:lineRule="auto"/>
              <w:contextualSpacing/>
              <w:jc w:val="both"/>
              <w:rPr>
                <w:rFonts w:cs="Arial"/>
                <w:bCs/>
                <w:sz w:val="20"/>
                <w:szCs w:val="20"/>
                <w:lang w:eastAsia="es-CO"/>
              </w:rPr>
            </w:pPr>
          </w:p>
        </w:tc>
      </w:tr>
      <w:tr w:rsidR="00C37FB5" w:rsidRPr="006145DB" w14:paraId="1217DAF9" w14:textId="77777777" w:rsidTr="0038043E">
        <w:trPr>
          <w:trHeight w:val="714"/>
          <w:jc w:val="center"/>
        </w:trPr>
        <w:tc>
          <w:tcPr>
            <w:tcW w:w="1696" w:type="dxa"/>
            <w:shd w:val="clear" w:color="auto" w:fill="FFFFFF" w:themeFill="background1"/>
            <w:vAlign w:val="center"/>
          </w:tcPr>
          <w:p w14:paraId="40AE5446" w14:textId="77777777" w:rsidR="00C37FB5" w:rsidRPr="006145DB" w:rsidRDefault="00C37FB5" w:rsidP="005B435E">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797" w:type="dxa"/>
            <w:shd w:val="clear" w:color="auto" w:fill="FFFFFF" w:themeFill="background1"/>
            <w:vAlign w:val="center"/>
          </w:tcPr>
          <w:p w14:paraId="7AE3D964" w14:textId="0BD69334" w:rsidR="00C37FB5" w:rsidRPr="006145DB" w:rsidRDefault="00C37FB5" w:rsidP="005B435E">
            <w:pPr>
              <w:spacing w:after="0" w:line="240" w:lineRule="auto"/>
              <w:rPr>
                <w:rFonts w:cs="Arial"/>
                <w:sz w:val="20"/>
                <w:szCs w:val="20"/>
                <w:lang w:val="es-ES_tradnl"/>
              </w:rPr>
            </w:pPr>
            <w:r w:rsidRPr="006145DB">
              <w:rPr>
                <w:rFonts w:cs="Arial"/>
                <w:sz w:val="20"/>
                <w:szCs w:val="20"/>
                <w:lang w:eastAsia="es-CO"/>
              </w:rPr>
              <w:t>No aplica</w:t>
            </w:r>
            <w:r w:rsidR="00CF07AF" w:rsidRPr="006145DB">
              <w:rPr>
                <w:rFonts w:cs="Arial"/>
                <w:sz w:val="20"/>
                <w:szCs w:val="20"/>
                <w:lang w:eastAsia="es-CO"/>
              </w:rPr>
              <w:t>.</w:t>
            </w:r>
          </w:p>
        </w:tc>
      </w:tr>
      <w:tr w:rsidR="00C37FB5" w:rsidRPr="006145DB" w14:paraId="6D4476B1" w14:textId="77777777" w:rsidTr="0038043E">
        <w:trPr>
          <w:trHeight w:val="643"/>
          <w:jc w:val="center"/>
        </w:trPr>
        <w:tc>
          <w:tcPr>
            <w:tcW w:w="1696" w:type="dxa"/>
            <w:shd w:val="clear" w:color="auto" w:fill="FFFFFF" w:themeFill="background1"/>
            <w:vAlign w:val="center"/>
          </w:tcPr>
          <w:p w14:paraId="38384FDC" w14:textId="77777777" w:rsidR="00C37FB5" w:rsidRPr="006145DB" w:rsidRDefault="00C37FB5"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797" w:type="dxa"/>
            <w:shd w:val="clear" w:color="auto" w:fill="FFFFFF" w:themeFill="background1"/>
            <w:vAlign w:val="center"/>
          </w:tcPr>
          <w:p w14:paraId="635C76BF" w14:textId="4BFFC9B8" w:rsidR="00C37FB5" w:rsidRPr="006145DB" w:rsidRDefault="00C37FB5" w:rsidP="005B435E">
            <w:pPr>
              <w:spacing w:after="0" w:line="240" w:lineRule="auto"/>
              <w:rPr>
                <w:rFonts w:cs="Arial"/>
                <w:sz w:val="20"/>
                <w:szCs w:val="20"/>
                <w:lang w:val="es-ES_tradnl"/>
              </w:rPr>
            </w:pPr>
            <w:r w:rsidRPr="006145DB">
              <w:rPr>
                <w:rFonts w:cs="Arial"/>
                <w:sz w:val="20"/>
                <w:szCs w:val="20"/>
                <w:lang w:eastAsia="es-CO"/>
              </w:rPr>
              <w:t>No aplica</w:t>
            </w:r>
            <w:r w:rsidR="00CF07AF" w:rsidRPr="006145DB">
              <w:rPr>
                <w:rFonts w:cs="Arial"/>
                <w:sz w:val="20"/>
                <w:szCs w:val="20"/>
                <w:lang w:eastAsia="es-CO"/>
              </w:rPr>
              <w:t>.</w:t>
            </w:r>
          </w:p>
        </w:tc>
      </w:tr>
      <w:tr w:rsidR="00C37FB5" w:rsidRPr="006145DB" w14:paraId="62AF94B6" w14:textId="77777777" w:rsidTr="0038043E">
        <w:trPr>
          <w:trHeight w:val="699"/>
          <w:jc w:val="center"/>
        </w:trPr>
        <w:tc>
          <w:tcPr>
            <w:tcW w:w="1696" w:type="dxa"/>
            <w:shd w:val="clear" w:color="auto" w:fill="FFFFFF" w:themeFill="background1"/>
            <w:vAlign w:val="center"/>
          </w:tcPr>
          <w:p w14:paraId="768A676C" w14:textId="77777777" w:rsidR="00C37FB5" w:rsidRPr="006145DB" w:rsidRDefault="00C37FB5" w:rsidP="005B435E">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797" w:type="dxa"/>
            <w:shd w:val="clear" w:color="auto" w:fill="FFFFFF" w:themeFill="background1"/>
            <w:vAlign w:val="center"/>
          </w:tcPr>
          <w:p w14:paraId="36AE95A4" w14:textId="2EEA74FB" w:rsidR="00C37FB5" w:rsidRPr="006145DB" w:rsidRDefault="00C37FB5" w:rsidP="005B435E">
            <w:pPr>
              <w:spacing w:after="0" w:line="240" w:lineRule="auto"/>
              <w:rPr>
                <w:rFonts w:cs="Arial"/>
                <w:sz w:val="20"/>
                <w:szCs w:val="20"/>
              </w:rPr>
            </w:pPr>
            <w:r w:rsidRPr="006145DB">
              <w:rPr>
                <w:rFonts w:cs="Arial"/>
                <w:sz w:val="20"/>
                <w:szCs w:val="20"/>
                <w:lang w:eastAsia="es-CO"/>
              </w:rPr>
              <w:t>No aplica</w:t>
            </w:r>
            <w:r w:rsidR="00CF07AF" w:rsidRPr="006145DB">
              <w:rPr>
                <w:rFonts w:cs="Arial"/>
                <w:sz w:val="20"/>
                <w:szCs w:val="20"/>
                <w:lang w:eastAsia="es-CO"/>
              </w:rPr>
              <w:t>.</w:t>
            </w:r>
          </w:p>
        </w:tc>
      </w:tr>
      <w:tr w:rsidR="00C37FB5" w:rsidRPr="006145DB" w14:paraId="6619ECB8" w14:textId="77777777" w:rsidTr="006348CD">
        <w:trPr>
          <w:trHeight w:val="699"/>
          <w:jc w:val="center"/>
        </w:trPr>
        <w:tc>
          <w:tcPr>
            <w:tcW w:w="1696" w:type="dxa"/>
            <w:shd w:val="clear" w:color="auto" w:fill="FFFFFF" w:themeFill="background1"/>
            <w:vAlign w:val="center"/>
          </w:tcPr>
          <w:p w14:paraId="04E8E5AF" w14:textId="77777777" w:rsidR="00C37FB5" w:rsidRPr="006145DB" w:rsidRDefault="00C37FB5" w:rsidP="005B435E">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797" w:type="dxa"/>
            <w:shd w:val="clear" w:color="auto" w:fill="FFFFFF" w:themeFill="background1"/>
            <w:vAlign w:val="center"/>
          </w:tcPr>
          <w:p w14:paraId="75C01CB3" w14:textId="7396928E" w:rsidR="00C37FB5" w:rsidRPr="006145DB" w:rsidRDefault="00C37FB5" w:rsidP="005B435E">
            <w:pPr>
              <w:spacing w:after="0" w:line="240" w:lineRule="auto"/>
              <w:rPr>
                <w:rFonts w:cs="Arial"/>
                <w:sz w:val="20"/>
                <w:szCs w:val="20"/>
                <w:lang w:val="es-ES_tradnl"/>
              </w:rPr>
            </w:pPr>
            <w:r w:rsidRPr="006145DB">
              <w:rPr>
                <w:rFonts w:cs="Arial"/>
                <w:sz w:val="20"/>
                <w:szCs w:val="20"/>
                <w:lang w:eastAsia="es-CO"/>
              </w:rPr>
              <w:t>No aplica</w:t>
            </w:r>
            <w:r w:rsidR="00CF07AF" w:rsidRPr="006145DB">
              <w:rPr>
                <w:rFonts w:cs="Arial"/>
                <w:sz w:val="20"/>
                <w:szCs w:val="20"/>
                <w:lang w:eastAsia="es-CO"/>
              </w:rPr>
              <w:t>.</w:t>
            </w:r>
          </w:p>
        </w:tc>
      </w:tr>
      <w:tr w:rsidR="00C37FB5" w:rsidRPr="006145DB" w14:paraId="0CC34983" w14:textId="77777777" w:rsidTr="00DC2E09">
        <w:trPr>
          <w:trHeight w:val="70"/>
          <w:jc w:val="center"/>
        </w:trPr>
        <w:tc>
          <w:tcPr>
            <w:tcW w:w="1696" w:type="dxa"/>
            <w:shd w:val="clear" w:color="auto" w:fill="FFFFFF" w:themeFill="background1"/>
            <w:vAlign w:val="center"/>
          </w:tcPr>
          <w:p w14:paraId="0B9B4C0D" w14:textId="77777777" w:rsidR="00C37FB5" w:rsidRPr="006145DB" w:rsidRDefault="00C37FB5" w:rsidP="005B435E">
            <w:pPr>
              <w:spacing w:line="240" w:lineRule="auto"/>
              <w:contextualSpacing/>
              <w:rPr>
                <w:rFonts w:cs="Arial"/>
                <w:bCs/>
                <w:sz w:val="20"/>
                <w:szCs w:val="20"/>
                <w:lang w:eastAsia="es-CO"/>
              </w:rPr>
            </w:pPr>
            <w:r w:rsidRPr="006145DB">
              <w:rPr>
                <w:rFonts w:cs="Arial"/>
                <w:bCs/>
                <w:sz w:val="20"/>
                <w:szCs w:val="20"/>
                <w:lang w:eastAsia="es-CO"/>
              </w:rPr>
              <w:t>Ejecución</w:t>
            </w:r>
          </w:p>
        </w:tc>
        <w:tc>
          <w:tcPr>
            <w:tcW w:w="7797" w:type="dxa"/>
            <w:shd w:val="clear" w:color="auto" w:fill="FFFFFF" w:themeFill="background1"/>
          </w:tcPr>
          <w:p w14:paraId="1714EDAC" w14:textId="5D78793B" w:rsidR="00C37FB5" w:rsidRPr="006145DB" w:rsidRDefault="00C37FB5" w:rsidP="005B435E">
            <w:pPr>
              <w:spacing w:after="0" w:line="240" w:lineRule="auto"/>
              <w:jc w:val="both"/>
              <w:rPr>
                <w:rFonts w:cs="Arial"/>
                <w:sz w:val="20"/>
                <w:szCs w:val="20"/>
              </w:rPr>
            </w:pPr>
            <w:r w:rsidRPr="006145DB">
              <w:rPr>
                <w:rFonts w:cs="Arial"/>
                <w:sz w:val="20"/>
                <w:szCs w:val="20"/>
              </w:rPr>
              <w:t>Bogotá cuenta con Comisarías de Familia distribuidas en todas las localidades y cuyos horarios de atención son los siguientes:</w:t>
            </w:r>
          </w:p>
          <w:p w14:paraId="1B83CF51" w14:textId="77777777" w:rsidR="006348CD" w:rsidRPr="006145DB" w:rsidRDefault="006348CD" w:rsidP="005B435E">
            <w:pPr>
              <w:pStyle w:val="Ttulo1"/>
              <w:rPr>
                <w:sz w:val="20"/>
                <w:szCs w:val="20"/>
              </w:rPr>
            </w:pPr>
          </w:p>
          <w:p w14:paraId="18EE9EBA" w14:textId="77777777" w:rsidR="00C37FB5" w:rsidRPr="006145DB" w:rsidRDefault="00C37FB5">
            <w:pPr>
              <w:pStyle w:val="Prrafodelista"/>
              <w:numPr>
                <w:ilvl w:val="0"/>
                <w:numId w:val="96"/>
              </w:numPr>
              <w:spacing w:after="0" w:line="240" w:lineRule="auto"/>
              <w:ind w:left="454"/>
              <w:jc w:val="both"/>
              <w:rPr>
                <w:rFonts w:cs="Arial"/>
                <w:sz w:val="20"/>
                <w:szCs w:val="20"/>
              </w:rPr>
            </w:pPr>
            <w:r w:rsidRPr="006145DB">
              <w:rPr>
                <w:rFonts w:cs="Arial"/>
                <w:sz w:val="20"/>
                <w:szCs w:val="20"/>
              </w:rPr>
              <w:t>Diurno: lunes a viernes, de 7 a.m. a 4 p.m.</w:t>
            </w:r>
          </w:p>
          <w:p w14:paraId="154C04BD" w14:textId="77777777" w:rsidR="00C37FB5" w:rsidRPr="006145DB" w:rsidRDefault="00C37FB5">
            <w:pPr>
              <w:pStyle w:val="Prrafodelista"/>
              <w:numPr>
                <w:ilvl w:val="0"/>
                <w:numId w:val="96"/>
              </w:numPr>
              <w:spacing w:after="0" w:line="240" w:lineRule="auto"/>
              <w:ind w:left="454"/>
              <w:jc w:val="both"/>
              <w:rPr>
                <w:rFonts w:cs="Arial"/>
                <w:sz w:val="20"/>
                <w:szCs w:val="20"/>
              </w:rPr>
            </w:pPr>
            <w:r w:rsidRPr="006145DB">
              <w:rPr>
                <w:rFonts w:cs="Arial"/>
                <w:sz w:val="20"/>
                <w:szCs w:val="20"/>
              </w:rPr>
              <w:t>Semipermanentes: lunes a viernes, de 7 a.m. a 11 p.m.</w:t>
            </w:r>
          </w:p>
          <w:p w14:paraId="205E7EDC" w14:textId="77777777" w:rsidR="00C37FB5" w:rsidRPr="006145DB" w:rsidRDefault="00C37FB5">
            <w:pPr>
              <w:pStyle w:val="Prrafodelista"/>
              <w:numPr>
                <w:ilvl w:val="0"/>
                <w:numId w:val="96"/>
              </w:numPr>
              <w:spacing w:after="0" w:line="240" w:lineRule="auto"/>
              <w:ind w:left="454"/>
              <w:jc w:val="both"/>
              <w:rPr>
                <w:rFonts w:cs="Arial"/>
                <w:sz w:val="20"/>
                <w:szCs w:val="20"/>
              </w:rPr>
            </w:pPr>
            <w:r w:rsidRPr="006145DB">
              <w:rPr>
                <w:rFonts w:cs="Arial"/>
                <w:sz w:val="20"/>
                <w:szCs w:val="20"/>
              </w:rPr>
              <w:t>Permanentes: 24 horas los 7 días de la semana.</w:t>
            </w:r>
          </w:p>
          <w:p w14:paraId="64357A3D" w14:textId="77777777" w:rsidR="00C37FB5" w:rsidRPr="006145DB" w:rsidRDefault="00C37FB5">
            <w:pPr>
              <w:pStyle w:val="Prrafodelista"/>
              <w:numPr>
                <w:ilvl w:val="0"/>
                <w:numId w:val="96"/>
              </w:numPr>
              <w:spacing w:after="0" w:line="240" w:lineRule="auto"/>
              <w:ind w:left="454"/>
              <w:jc w:val="both"/>
              <w:rPr>
                <w:rFonts w:cs="Arial"/>
                <w:sz w:val="20"/>
                <w:szCs w:val="20"/>
              </w:rPr>
            </w:pPr>
            <w:r w:rsidRPr="006145DB">
              <w:rPr>
                <w:rFonts w:cs="Arial"/>
                <w:sz w:val="20"/>
                <w:szCs w:val="20"/>
              </w:rPr>
              <w:t>Comisarías rurales: jueves a domingo de 7 a.m. a 4 p.m.</w:t>
            </w:r>
          </w:p>
          <w:p w14:paraId="12EF5463" w14:textId="1221D5F6" w:rsidR="00E558D9" w:rsidRPr="006145DB" w:rsidRDefault="00C37FB5">
            <w:pPr>
              <w:pStyle w:val="Prrafodelista"/>
              <w:numPr>
                <w:ilvl w:val="0"/>
                <w:numId w:val="96"/>
              </w:numPr>
              <w:spacing w:after="0" w:line="240" w:lineRule="auto"/>
              <w:ind w:left="454"/>
              <w:jc w:val="both"/>
              <w:rPr>
                <w:rFonts w:cs="Arial"/>
                <w:sz w:val="20"/>
                <w:szCs w:val="20"/>
              </w:rPr>
            </w:pPr>
            <w:r w:rsidRPr="006145DB">
              <w:rPr>
                <w:rFonts w:cs="Arial"/>
                <w:sz w:val="20"/>
                <w:szCs w:val="20"/>
              </w:rPr>
              <w:t>Comisarías móviles, en zonas periféricas de la ciudad y apoyando comisarías fijas priorizadas, con horario diurno de lunes a viernes.</w:t>
            </w:r>
          </w:p>
          <w:p w14:paraId="61ECF503" w14:textId="77777777" w:rsidR="00CF07AF" w:rsidRPr="006145DB" w:rsidRDefault="00CF07AF" w:rsidP="005B435E">
            <w:pPr>
              <w:pStyle w:val="Prrafodelista"/>
              <w:spacing w:after="0" w:line="240" w:lineRule="auto"/>
              <w:jc w:val="both"/>
              <w:rPr>
                <w:rFonts w:cs="Arial"/>
                <w:sz w:val="20"/>
                <w:szCs w:val="20"/>
              </w:rPr>
            </w:pPr>
          </w:p>
          <w:p w14:paraId="452ADC2E" w14:textId="184DABAE" w:rsidR="00E558D9" w:rsidRPr="006145DB" w:rsidRDefault="00C37FB5" w:rsidP="005B435E">
            <w:pPr>
              <w:spacing w:after="0" w:line="240" w:lineRule="auto"/>
              <w:jc w:val="both"/>
              <w:rPr>
                <w:rFonts w:cs="Arial"/>
                <w:sz w:val="20"/>
                <w:szCs w:val="20"/>
              </w:rPr>
            </w:pPr>
            <w:r w:rsidRPr="006145DB">
              <w:rPr>
                <w:rFonts w:cs="Arial"/>
                <w:sz w:val="20"/>
                <w:szCs w:val="20"/>
              </w:rPr>
              <w:t>Adicionalmente, cuenta con un canal de atención no presencial de Comisarías para dar respuesta inmediata a través de acciones provisionales de protección y orientación a favor de víctimas de violencia por razones de género y/o de otras violencias en el contexto familiar, a través de la línea telefónica 601-3808400, denominado “Una Llamada de Vida”, cuyo funcionamiento es permanente, 24 horas, todos los días del año.</w:t>
            </w:r>
          </w:p>
          <w:p w14:paraId="7BA3726D" w14:textId="77777777" w:rsidR="00CF07AF" w:rsidRPr="006145DB" w:rsidRDefault="00CF07AF" w:rsidP="005B435E">
            <w:pPr>
              <w:pStyle w:val="Ttulo1"/>
              <w:rPr>
                <w:sz w:val="20"/>
                <w:szCs w:val="20"/>
              </w:rPr>
            </w:pPr>
          </w:p>
          <w:p w14:paraId="28DA1949" w14:textId="77777777" w:rsidR="00C37FB5" w:rsidRPr="006145DB" w:rsidRDefault="00C37FB5" w:rsidP="005B435E">
            <w:pPr>
              <w:spacing w:after="0" w:line="240" w:lineRule="auto"/>
              <w:jc w:val="both"/>
              <w:rPr>
                <w:rFonts w:cs="Arial"/>
                <w:sz w:val="20"/>
                <w:szCs w:val="20"/>
              </w:rPr>
            </w:pPr>
            <w:r w:rsidRPr="006145DB">
              <w:rPr>
                <w:rFonts w:cs="Arial"/>
                <w:sz w:val="20"/>
                <w:szCs w:val="20"/>
              </w:rPr>
              <w:t>En estas formas de atención, las Comisarias de Familia adelantan actuaciones en el marco de sus competencias legales, bien sea a través de procesos de Acciones de Violencia en el contexto familiar, en Procesos Administrativos de Restablecimiento de Derechos – PARD y/o demás actuaciones previstas en la ley.</w:t>
            </w:r>
          </w:p>
          <w:p w14:paraId="193E0C43" w14:textId="77777777" w:rsidR="00CF07AF" w:rsidRPr="006145DB" w:rsidRDefault="00CF07AF" w:rsidP="005B435E">
            <w:pPr>
              <w:pStyle w:val="Ttulo1"/>
              <w:rPr>
                <w:sz w:val="20"/>
                <w:szCs w:val="20"/>
              </w:rPr>
            </w:pPr>
          </w:p>
          <w:p w14:paraId="4349BE84" w14:textId="7FDF453F" w:rsidR="00C37FB5" w:rsidRPr="006145DB" w:rsidRDefault="00C37FB5" w:rsidP="005B435E">
            <w:pPr>
              <w:spacing w:after="0" w:line="240" w:lineRule="auto"/>
              <w:jc w:val="both"/>
              <w:rPr>
                <w:rFonts w:cs="Arial"/>
                <w:sz w:val="20"/>
                <w:szCs w:val="20"/>
              </w:rPr>
            </w:pPr>
            <w:r w:rsidRPr="006145DB">
              <w:rPr>
                <w:rFonts w:cs="Arial"/>
                <w:sz w:val="20"/>
                <w:szCs w:val="20"/>
              </w:rPr>
              <w:t xml:space="preserve">Lo anterior, dirigido a todas las personas víctimas de violencia por razones de género en el contexto familiar y víctimas de otras violencias en el contexto familiar, incluyendo violencia física, psicológica, sexual, patrimonial o económica. </w:t>
            </w:r>
          </w:p>
          <w:p w14:paraId="66C85BD4" w14:textId="77777777" w:rsidR="00CF07AF" w:rsidRPr="006145DB" w:rsidRDefault="00CF07AF" w:rsidP="005B435E">
            <w:pPr>
              <w:pStyle w:val="Ttulo1"/>
              <w:rPr>
                <w:sz w:val="20"/>
                <w:szCs w:val="20"/>
              </w:rPr>
            </w:pPr>
          </w:p>
          <w:p w14:paraId="531E2AB0" w14:textId="7FF89E56" w:rsidR="00C37FB5" w:rsidRPr="006145DB" w:rsidRDefault="00C37FB5" w:rsidP="005B435E">
            <w:pPr>
              <w:spacing w:after="0" w:line="240" w:lineRule="auto"/>
              <w:jc w:val="both"/>
              <w:rPr>
                <w:rFonts w:cs="Arial"/>
                <w:sz w:val="20"/>
                <w:szCs w:val="20"/>
              </w:rPr>
            </w:pPr>
            <w:r w:rsidRPr="006145DB">
              <w:rPr>
                <w:rFonts w:cs="Arial"/>
                <w:sz w:val="20"/>
                <w:szCs w:val="20"/>
              </w:rPr>
              <w:t xml:space="preserve">Esta protección se extiende a quienes integran el núcleo familiar o las relaciones asimiladas a este, tales como cónyuges, compañeros permanentes o exparejas, padres y madres frente al otro progenitor, personas encargadas del cuidado de integrantes de la familia, residentes en el mismo hogar sin parentesco y quienes mantengan o hayan mantenido una relación de pareja con vocación de estabilidad. </w:t>
            </w:r>
          </w:p>
          <w:p w14:paraId="21380F7C" w14:textId="77777777" w:rsidR="00CF07AF" w:rsidRPr="006145DB" w:rsidRDefault="00CF07AF" w:rsidP="005B435E">
            <w:pPr>
              <w:spacing w:after="0" w:line="240" w:lineRule="auto"/>
              <w:jc w:val="both"/>
              <w:rPr>
                <w:rFonts w:cs="Arial"/>
                <w:sz w:val="20"/>
                <w:szCs w:val="20"/>
              </w:rPr>
            </w:pPr>
          </w:p>
          <w:p w14:paraId="2B31F4B4" w14:textId="2F77C7C8" w:rsidR="00C37FB5" w:rsidRPr="006145DB" w:rsidRDefault="00C37FB5" w:rsidP="005B435E">
            <w:pPr>
              <w:spacing w:after="0" w:line="240" w:lineRule="auto"/>
              <w:jc w:val="both"/>
              <w:rPr>
                <w:rFonts w:cs="Arial"/>
                <w:sz w:val="20"/>
                <w:szCs w:val="20"/>
              </w:rPr>
            </w:pPr>
            <w:r w:rsidRPr="006145DB">
              <w:rPr>
                <w:rFonts w:cs="Arial"/>
                <w:sz w:val="20"/>
                <w:szCs w:val="20"/>
              </w:rPr>
              <w:t>De manera prioritaria, las Comisarías deben garantizar el acceso a la justicia familiar y la protección integral de los derechos de los niños, niñas y adolescentes como sujetos de especial protección constitucional, mediante la adopción de medidas inmediatas de prevención, protección y restablecimiento de derechos.</w:t>
            </w:r>
          </w:p>
          <w:p w14:paraId="47FC1F09" w14:textId="77777777" w:rsidR="00CF07AF" w:rsidRPr="006145DB" w:rsidRDefault="00CF07AF" w:rsidP="005B435E">
            <w:pPr>
              <w:spacing w:after="0" w:line="240" w:lineRule="auto"/>
              <w:jc w:val="both"/>
              <w:rPr>
                <w:rFonts w:cs="Arial"/>
                <w:sz w:val="20"/>
                <w:szCs w:val="20"/>
              </w:rPr>
            </w:pPr>
          </w:p>
          <w:p w14:paraId="38616DEF" w14:textId="7EB6DAFD" w:rsidR="00C37FB5" w:rsidRPr="006145DB" w:rsidRDefault="00C37FB5" w:rsidP="005B435E">
            <w:pPr>
              <w:spacing w:after="0" w:line="240" w:lineRule="auto"/>
              <w:jc w:val="both"/>
              <w:rPr>
                <w:rFonts w:cs="Arial"/>
                <w:sz w:val="20"/>
                <w:szCs w:val="20"/>
              </w:rPr>
            </w:pPr>
            <w:r w:rsidRPr="006145DB">
              <w:rPr>
                <w:rFonts w:cs="Arial"/>
                <w:sz w:val="20"/>
                <w:szCs w:val="20"/>
              </w:rPr>
              <w:t>En caso de interrupción parcial o total en la prestación del servicio se implementará el plan operativo de continuidad correspondiente.</w:t>
            </w:r>
          </w:p>
        </w:tc>
      </w:tr>
      <w:tr w:rsidR="00C37FB5" w:rsidRPr="006145DB" w14:paraId="26AB11E6" w14:textId="77777777" w:rsidTr="00DC2E09">
        <w:trPr>
          <w:trHeight w:val="556"/>
          <w:jc w:val="center"/>
        </w:trPr>
        <w:tc>
          <w:tcPr>
            <w:tcW w:w="1696" w:type="dxa"/>
            <w:shd w:val="clear" w:color="auto" w:fill="FFFFFF" w:themeFill="background1"/>
            <w:vAlign w:val="center"/>
          </w:tcPr>
          <w:p w14:paraId="3AE7D858" w14:textId="77777777" w:rsidR="00C37FB5" w:rsidRPr="006145DB" w:rsidRDefault="00C37FB5" w:rsidP="005B435E">
            <w:pPr>
              <w:spacing w:line="240" w:lineRule="auto"/>
              <w:contextualSpacing/>
              <w:rPr>
                <w:rFonts w:cs="Arial"/>
                <w:bCs/>
                <w:sz w:val="20"/>
                <w:szCs w:val="20"/>
                <w:lang w:eastAsia="es-CO"/>
              </w:rPr>
            </w:pPr>
            <w:r w:rsidRPr="006145DB">
              <w:rPr>
                <w:rFonts w:cs="Arial"/>
                <w:bCs/>
                <w:sz w:val="20"/>
                <w:szCs w:val="20"/>
                <w:lang w:eastAsia="es-CO"/>
              </w:rPr>
              <w:t>Condiciones transversales de calidad</w:t>
            </w:r>
          </w:p>
        </w:tc>
        <w:tc>
          <w:tcPr>
            <w:tcW w:w="7797" w:type="dxa"/>
            <w:shd w:val="clear" w:color="auto" w:fill="FFFFFF" w:themeFill="background1"/>
            <w:vAlign w:val="center"/>
          </w:tcPr>
          <w:p w14:paraId="6B6372D2" w14:textId="77777777" w:rsidR="00C37FB5" w:rsidRPr="006145DB" w:rsidRDefault="00C37FB5" w:rsidP="005B435E">
            <w:pPr>
              <w:spacing w:after="0" w:line="240" w:lineRule="auto"/>
              <w:jc w:val="both"/>
              <w:rPr>
                <w:rFonts w:cs="Arial"/>
                <w:sz w:val="20"/>
                <w:szCs w:val="20"/>
              </w:rPr>
            </w:pPr>
            <w:r w:rsidRPr="006145DB">
              <w:rPr>
                <w:rFonts w:cs="Arial"/>
                <w:sz w:val="20"/>
                <w:szCs w:val="20"/>
              </w:rPr>
              <w:t>Para la atención en las Comisaría de Familia conforme lo ordena el Artículo 31 de la Ley 2126 de 2021 el Ministerio de Justicia y del Derecho, o quien haga sus veces en la Rama Ejecutiva, será el ente rector de las Comisarías de Familia y el responsable de construir los lineamientos técnicos para el desarrollo de sus actividades, por lo que le rigen dichos lineamientos.</w:t>
            </w:r>
          </w:p>
          <w:p w14:paraId="52EAEA1F" w14:textId="77777777" w:rsidR="00CF07AF" w:rsidRPr="006145DB" w:rsidRDefault="00CF07AF" w:rsidP="005B435E">
            <w:pPr>
              <w:pStyle w:val="Ttulo1"/>
              <w:rPr>
                <w:sz w:val="20"/>
                <w:szCs w:val="20"/>
              </w:rPr>
            </w:pPr>
          </w:p>
          <w:p w14:paraId="5B39916B" w14:textId="77777777" w:rsidR="00C37FB5" w:rsidRPr="006145DB" w:rsidRDefault="00C37FB5" w:rsidP="005B435E">
            <w:pPr>
              <w:spacing w:after="0" w:line="240" w:lineRule="auto"/>
              <w:jc w:val="both"/>
              <w:rPr>
                <w:rFonts w:cs="Arial"/>
                <w:sz w:val="20"/>
                <w:szCs w:val="20"/>
              </w:rPr>
            </w:pPr>
            <w:r w:rsidRPr="006145DB">
              <w:rPr>
                <w:rFonts w:cs="Arial"/>
                <w:sz w:val="20"/>
                <w:szCs w:val="20"/>
              </w:rPr>
              <w:t>De igual forma, el parágrafo 1º del artículo señalado, establece que las Comisarías de Familia hacen parte del Sistema Nacional de Bienestar Familiar. En tal sentido, corresponde al Instituto Colombiano de Bienestar Familiar, como autoridad rectora del Sistema, fijar los lineamientos técnicos que deberán observar las Comisarías de Familia para garantizar la protección de los derechos de niñas, niños y adolescentes y asegurar su restablecimiento.</w:t>
            </w:r>
          </w:p>
          <w:p w14:paraId="27B05D2C" w14:textId="77777777" w:rsidR="00CF07AF" w:rsidRPr="006145DB" w:rsidRDefault="00CF07AF" w:rsidP="005B435E">
            <w:pPr>
              <w:pStyle w:val="Ttulo1"/>
              <w:rPr>
                <w:sz w:val="20"/>
                <w:szCs w:val="20"/>
              </w:rPr>
            </w:pPr>
          </w:p>
          <w:p w14:paraId="1C3580C3" w14:textId="1C3CBA16" w:rsidR="00C37FB5" w:rsidRPr="006145DB" w:rsidRDefault="00C37FB5" w:rsidP="005B435E">
            <w:pPr>
              <w:spacing w:after="0" w:line="240" w:lineRule="auto"/>
              <w:jc w:val="both"/>
              <w:rPr>
                <w:rFonts w:cs="Arial"/>
                <w:sz w:val="20"/>
                <w:szCs w:val="20"/>
              </w:rPr>
            </w:pPr>
            <w:r w:rsidRPr="006145DB">
              <w:rPr>
                <w:rFonts w:cs="Arial"/>
                <w:sz w:val="20"/>
                <w:szCs w:val="20"/>
              </w:rPr>
              <w:t xml:space="preserve">Por otra parte, teniendo como fundamento el Capitulo V de la Ley 2126 de 2021 relacionado con el funcionamiento de las Comisarías de Familia, se incorpora como condiciones transversales de calidad lo relativo a: </w:t>
            </w:r>
          </w:p>
          <w:p w14:paraId="4B99754E" w14:textId="77777777" w:rsidR="00C37FB5" w:rsidRPr="006145DB" w:rsidRDefault="00C37FB5">
            <w:pPr>
              <w:pStyle w:val="Prrafodelista"/>
              <w:numPr>
                <w:ilvl w:val="0"/>
                <w:numId w:val="100"/>
              </w:numPr>
              <w:spacing w:after="0" w:line="240" w:lineRule="auto"/>
              <w:ind w:left="313"/>
              <w:contextualSpacing w:val="0"/>
              <w:jc w:val="both"/>
              <w:rPr>
                <w:rFonts w:cs="Arial"/>
                <w:sz w:val="20"/>
                <w:szCs w:val="20"/>
              </w:rPr>
            </w:pPr>
            <w:r w:rsidRPr="006145DB">
              <w:rPr>
                <w:rFonts w:cs="Arial"/>
                <w:sz w:val="20"/>
                <w:szCs w:val="20"/>
              </w:rPr>
              <w:t>Artículo 26: Formación y actualización de todo el personal que labora en las comisarías de familia.</w:t>
            </w:r>
          </w:p>
          <w:p w14:paraId="59362194" w14:textId="77777777" w:rsidR="00C37FB5" w:rsidRPr="006145DB" w:rsidRDefault="00C37FB5">
            <w:pPr>
              <w:pStyle w:val="Prrafodelista"/>
              <w:numPr>
                <w:ilvl w:val="0"/>
                <w:numId w:val="100"/>
              </w:numPr>
              <w:spacing w:after="0" w:line="240" w:lineRule="auto"/>
              <w:ind w:left="313"/>
              <w:contextualSpacing w:val="0"/>
              <w:jc w:val="both"/>
              <w:rPr>
                <w:rFonts w:cs="Arial"/>
                <w:sz w:val="20"/>
                <w:szCs w:val="20"/>
              </w:rPr>
            </w:pPr>
            <w:r w:rsidRPr="006145DB">
              <w:rPr>
                <w:rFonts w:cs="Arial"/>
                <w:sz w:val="20"/>
                <w:szCs w:val="20"/>
              </w:rPr>
              <w:t>Artículo 27: Seguridad e integridad personal en lo relativo a la garantía de manera permanente de seguridad en cada Comisaría de Familia.</w:t>
            </w:r>
          </w:p>
          <w:p w14:paraId="0CB3085B" w14:textId="77777777" w:rsidR="00C37FB5" w:rsidRPr="006145DB" w:rsidRDefault="00C37FB5">
            <w:pPr>
              <w:pStyle w:val="Prrafodelista"/>
              <w:numPr>
                <w:ilvl w:val="0"/>
                <w:numId w:val="100"/>
              </w:numPr>
              <w:spacing w:after="0" w:line="240" w:lineRule="auto"/>
              <w:ind w:left="313"/>
              <w:contextualSpacing w:val="0"/>
              <w:jc w:val="both"/>
              <w:rPr>
                <w:rFonts w:cs="Arial"/>
                <w:sz w:val="20"/>
                <w:szCs w:val="20"/>
              </w:rPr>
            </w:pPr>
            <w:r w:rsidRPr="006145DB">
              <w:rPr>
                <w:rFonts w:cs="Arial"/>
                <w:sz w:val="20"/>
                <w:szCs w:val="20"/>
              </w:rPr>
              <w:t>Artículo 28: Sistema de gestión de seguridad y salud en el trabajo.</w:t>
            </w:r>
          </w:p>
          <w:p w14:paraId="4B543984" w14:textId="77777777" w:rsidR="00C37FB5" w:rsidRPr="006145DB" w:rsidRDefault="00C37FB5">
            <w:pPr>
              <w:pStyle w:val="Prrafodelista"/>
              <w:numPr>
                <w:ilvl w:val="0"/>
                <w:numId w:val="100"/>
              </w:numPr>
              <w:spacing w:after="0" w:line="240" w:lineRule="auto"/>
              <w:ind w:left="313"/>
              <w:contextualSpacing w:val="0"/>
              <w:jc w:val="both"/>
              <w:rPr>
                <w:rFonts w:cs="Arial"/>
                <w:sz w:val="20"/>
                <w:szCs w:val="20"/>
              </w:rPr>
            </w:pPr>
            <w:r w:rsidRPr="006145DB">
              <w:rPr>
                <w:rFonts w:cs="Arial"/>
                <w:sz w:val="20"/>
                <w:szCs w:val="20"/>
              </w:rPr>
              <w:t>Artículo 29: Instalaciones e infraestructura y medios de transporte.</w:t>
            </w:r>
          </w:p>
          <w:p w14:paraId="792F481A" w14:textId="77777777" w:rsidR="00C37FB5" w:rsidRPr="006145DB" w:rsidRDefault="00C37FB5">
            <w:pPr>
              <w:pStyle w:val="Prrafodelista"/>
              <w:numPr>
                <w:ilvl w:val="0"/>
                <w:numId w:val="100"/>
              </w:numPr>
              <w:spacing w:after="0" w:line="240" w:lineRule="auto"/>
              <w:ind w:left="313"/>
              <w:contextualSpacing w:val="0"/>
              <w:jc w:val="both"/>
              <w:rPr>
                <w:rFonts w:cs="Arial"/>
                <w:sz w:val="20"/>
                <w:szCs w:val="20"/>
              </w:rPr>
            </w:pPr>
            <w:r w:rsidRPr="006145DB">
              <w:rPr>
                <w:rFonts w:cs="Arial"/>
                <w:sz w:val="20"/>
                <w:szCs w:val="20"/>
              </w:rPr>
              <w:t>Artículo 30: Disponibilidad permanente.</w:t>
            </w:r>
          </w:p>
          <w:p w14:paraId="5C719D0B" w14:textId="77777777" w:rsidR="00CF07AF" w:rsidRPr="006145DB" w:rsidRDefault="00CF07AF" w:rsidP="005B435E">
            <w:pPr>
              <w:pStyle w:val="Prrafodelista"/>
              <w:spacing w:after="0" w:line="240" w:lineRule="auto"/>
              <w:ind w:left="313"/>
              <w:contextualSpacing w:val="0"/>
              <w:jc w:val="both"/>
              <w:rPr>
                <w:rFonts w:cs="Arial"/>
                <w:sz w:val="20"/>
                <w:szCs w:val="20"/>
              </w:rPr>
            </w:pPr>
          </w:p>
          <w:p w14:paraId="36D1DD91" w14:textId="0B53785A" w:rsidR="00C37FB5" w:rsidRPr="006145DB" w:rsidRDefault="00C37FB5" w:rsidP="005B435E">
            <w:pPr>
              <w:spacing w:after="0" w:line="240" w:lineRule="auto"/>
              <w:jc w:val="both"/>
              <w:rPr>
                <w:rFonts w:cs="Arial"/>
                <w:sz w:val="20"/>
                <w:szCs w:val="20"/>
              </w:rPr>
            </w:pPr>
            <w:r w:rsidRPr="006145DB">
              <w:rPr>
                <w:rFonts w:cs="Arial"/>
                <w:sz w:val="20"/>
                <w:szCs w:val="20"/>
              </w:rPr>
              <w:t xml:space="preserve">Adicionalmente se adoptan las categorías transversales de calidad de la oferta de la Secretaría Distrital de Integración Social: </w:t>
            </w:r>
          </w:p>
          <w:p w14:paraId="30EC70F6" w14:textId="77777777" w:rsidR="00CF07AF" w:rsidRPr="006145DB" w:rsidRDefault="00CF07AF" w:rsidP="005B435E">
            <w:pPr>
              <w:pStyle w:val="Ttulo1"/>
              <w:rPr>
                <w:sz w:val="20"/>
                <w:szCs w:val="20"/>
              </w:rPr>
            </w:pPr>
          </w:p>
          <w:p w14:paraId="2C2DC6E3" w14:textId="77777777" w:rsidR="00C37FB5" w:rsidRPr="006145DB" w:rsidRDefault="00C37FB5">
            <w:pPr>
              <w:pStyle w:val="Prrafodelista"/>
              <w:numPr>
                <w:ilvl w:val="0"/>
                <w:numId w:val="101"/>
              </w:numPr>
              <w:spacing w:after="0" w:line="240" w:lineRule="auto"/>
              <w:ind w:left="313"/>
              <w:contextualSpacing w:val="0"/>
              <w:jc w:val="both"/>
              <w:rPr>
                <w:rFonts w:cs="Arial"/>
                <w:sz w:val="20"/>
                <w:szCs w:val="20"/>
              </w:rPr>
            </w:pPr>
            <w:r w:rsidRPr="006145DB">
              <w:rPr>
                <w:rFonts w:cs="Arial"/>
                <w:sz w:val="20"/>
                <w:szCs w:val="20"/>
              </w:rPr>
              <w:t>Gestión administrativa</w:t>
            </w:r>
          </w:p>
          <w:p w14:paraId="7333C9AE" w14:textId="77777777" w:rsidR="00C37FB5" w:rsidRPr="006145DB" w:rsidRDefault="00C37FB5">
            <w:pPr>
              <w:pStyle w:val="Prrafodelista"/>
              <w:numPr>
                <w:ilvl w:val="0"/>
                <w:numId w:val="101"/>
              </w:numPr>
              <w:spacing w:after="0" w:line="240" w:lineRule="auto"/>
              <w:ind w:left="313"/>
              <w:contextualSpacing w:val="0"/>
              <w:jc w:val="both"/>
              <w:rPr>
                <w:rFonts w:cs="Arial"/>
                <w:sz w:val="20"/>
                <w:szCs w:val="20"/>
              </w:rPr>
            </w:pPr>
            <w:r w:rsidRPr="006145DB">
              <w:rPr>
                <w:rFonts w:cs="Arial"/>
                <w:sz w:val="20"/>
                <w:szCs w:val="20"/>
              </w:rPr>
              <w:t>Talento humano</w:t>
            </w:r>
          </w:p>
          <w:p w14:paraId="24CD0289" w14:textId="77777777" w:rsidR="00C37FB5" w:rsidRPr="006145DB" w:rsidRDefault="00C37FB5">
            <w:pPr>
              <w:pStyle w:val="Prrafodelista"/>
              <w:numPr>
                <w:ilvl w:val="0"/>
                <w:numId w:val="101"/>
              </w:numPr>
              <w:spacing w:after="0" w:line="240" w:lineRule="auto"/>
              <w:ind w:left="313"/>
              <w:contextualSpacing w:val="0"/>
              <w:jc w:val="both"/>
              <w:rPr>
                <w:rFonts w:cs="Arial"/>
                <w:sz w:val="20"/>
                <w:szCs w:val="20"/>
              </w:rPr>
            </w:pPr>
            <w:r w:rsidRPr="006145DB">
              <w:rPr>
                <w:rFonts w:cs="Arial"/>
                <w:sz w:val="20"/>
                <w:szCs w:val="20"/>
              </w:rPr>
              <w:t>Ambientes adecuados y seguros</w:t>
            </w:r>
          </w:p>
          <w:p w14:paraId="67E71204" w14:textId="77777777" w:rsidR="00C37FB5" w:rsidRPr="006145DB" w:rsidRDefault="00C37FB5">
            <w:pPr>
              <w:pStyle w:val="Prrafodelista"/>
              <w:numPr>
                <w:ilvl w:val="0"/>
                <w:numId w:val="101"/>
              </w:numPr>
              <w:spacing w:after="0" w:line="240" w:lineRule="auto"/>
              <w:ind w:left="313"/>
              <w:contextualSpacing w:val="0"/>
              <w:jc w:val="both"/>
              <w:rPr>
                <w:rFonts w:cs="Arial"/>
                <w:sz w:val="20"/>
                <w:szCs w:val="20"/>
              </w:rPr>
            </w:pPr>
            <w:r w:rsidRPr="006145DB">
              <w:rPr>
                <w:rFonts w:cs="Arial"/>
                <w:sz w:val="20"/>
                <w:szCs w:val="20"/>
              </w:rPr>
              <w:t>Salubridad, únicamente el componente de saneamiento.</w:t>
            </w:r>
          </w:p>
        </w:tc>
      </w:tr>
    </w:tbl>
    <w:p w14:paraId="741EAC6D" w14:textId="77777777" w:rsidR="00F5316F" w:rsidRPr="006145DB" w:rsidRDefault="00F5316F" w:rsidP="005B435E">
      <w:pPr>
        <w:pStyle w:val="commentcontentpara"/>
        <w:spacing w:before="0" w:beforeAutospacing="0" w:after="0" w:afterAutospacing="0"/>
        <w:rPr>
          <w:rFonts w:ascii="Arial" w:hAnsi="Arial" w:cs="Arial"/>
          <w:sz w:val="22"/>
          <w:szCs w:val="22"/>
        </w:rPr>
      </w:pPr>
    </w:p>
    <w:p w14:paraId="0548A9ED" w14:textId="5B44814A" w:rsidR="00941E4D" w:rsidRPr="006145DB" w:rsidRDefault="00A42F1A">
      <w:pPr>
        <w:pStyle w:val="Ttulo1"/>
        <w:numPr>
          <w:ilvl w:val="1"/>
          <w:numId w:val="72"/>
        </w:numPr>
        <w:ind w:left="567" w:hanging="501"/>
      </w:pPr>
      <w:bookmarkStart w:id="321" w:name="_Toc193524741"/>
      <w:bookmarkStart w:id="322" w:name="_Toc193527409"/>
      <w:bookmarkStart w:id="323" w:name="_Toc210213223"/>
      <w:bookmarkStart w:id="324" w:name="_Toc213273496"/>
      <w:bookmarkStart w:id="325" w:name="_Toc213276123"/>
      <w:bookmarkStart w:id="326" w:name="_Toc216902457"/>
      <w:bookmarkEnd w:id="321"/>
      <w:bookmarkEnd w:id="322"/>
      <w:r w:rsidRPr="006145DB">
        <w:t xml:space="preserve">Servicios </w:t>
      </w:r>
      <w:r w:rsidR="00374320" w:rsidRPr="006145DB">
        <w:t xml:space="preserve">y modalidades </w:t>
      </w:r>
      <w:r w:rsidRPr="006145DB">
        <w:t xml:space="preserve">para la </w:t>
      </w:r>
      <w:r w:rsidR="00374320" w:rsidRPr="006145DB">
        <w:t>a</w:t>
      </w:r>
      <w:r w:rsidRPr="006145DB">
        <w:t xml:space="preserve">tención de </w:t>
      </w:r>
      <w:r w:rsidR="00374320" w:rsidRPr="006145DB">
        <w:t>p</w:t>
      </w:r>
      <w:r w:rsidRPr="006145DB">
        <w:t xml:space="preserve">ersonas, </w:t>
      </w:r>
      <w:r w:rsidR="00374320" w:rsidRPr="006145DB">
        <w:t>h</w:t>
      </w:r>
      <w:r w:rsidRPr="006145DB">
        <w:t xml:space="preserve">ogares y </w:t>
      </w:r>
      <w:r w:rsidR="00374320" w:rsidRPr="006145DB">
        <w:t>f</w:t>
      </w:r>
      <w:r w:rsidRPr="006145DB">
        <w:t xml:space="preserve">amilias desde el </w:t>
      </w:r>
      <w:r w:rsidR="00374320" w:rsidRPr="006145DB">
        <w:t>a</w:t>
      </w:r>
      <w:r w:rsidRPr="006145DB">
        <w:t xml:space="preserve">bordaje </w:t>
      </w:r>
      <w:r w:rsidR="00374320" w:rsidRPr="006145DB">
        <w:t>t</w:t>
      </w:r>
      <w:r w:rsidRPr="006145DB">
        <w:t xml:space="preserve">erritorial y </w:t>
      </w:r>
      <w:r w:rsidR="00374320" w:rsidRPr="006145DB">
        <w:t>c</w:t>
      </w:r>
      <w:r w:rsidRPr="006145DB">
        <w:t>omunitario</w:t>
      </w:r>
      <w:bookmarkEnd w:id="323"/>
      <w:bookmarkEnd w:id="324"/>
      <w:bookmarkEnd w:id="325"/>
      <w:bookmarkEnd w:id="326"/>
    </w:p>
    <w:p w14:paraId="1B417DEE" w14:textId="77777777" w:rsidR="00941E4D" w:rsidRPr="006145DB" w:rsidRDefault="00941E4D" w:rsidP="00941E4D">
      <w:pPr>
        <w:spacing w:after="0"/>
        <w:rPr>
          <w:rFonts w:cs="Arial"/>
        </w:rPr>
      </w:pPr>
    </w:p>
    <w:p w14:paraId="77899E0C" w14:textId="71D2991C" w:rsidR="00174055" w:rsidRPr="006145DB" w:rsidRDefault="007B6CCA">
      <w:pPr>
        <w:pStyle w:val="Ttulo1"/>
        <w:numPr>
          <w:ilvl w:val="2"/>
          <w:numId w:val="72"/>
        </w:numPr>
        <w:tabs>
          <w:tab w:val="left" w:pos="709"/>
        </w:tabs>
        <w:ind w:left="567" w:hanging="579"/>
        <w:jc w:val="center"/>
      </w:pPr>
      <w:bookmarkStart w:id="327" w:name="_Toc210213224"/>
      <w:bookmarkStart w:id="328" w:name="_Toc213273497"/>
      <w:bookmarkStart w:id="329" w:name="_Toc213276124"/>
      <w:bookmarkStart w:id="330" w:name="_Toc216902458"/>
      <w:r w:rsidRPr="006145DB">
        <w:t xml:space="preserve">Servicio </w:t>
      </w:r>
      <w:r w:rsidR="00742251" w:rsidRPr="006145DB">
        <w:t xml:space="preserve">Centro de </w:t>
      </w:r>
      <w:r w:rsidR="00941E4D" w:rsidRPr="006145DB">
        <w:t>desarrollo comunitario</w:t>
      </w:r>
      <w:bookmarkEnd w:id="327"/>
      <w:bookmarkEnd w:id="328"/>
      <w:bookmarkEnd w:id="329"/>
      <w:bookmarkEnd w:id="3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557"/>
      </w:tblGrid>
      <w:tr w:rsidR="00115DA4" w:rsidRPr="006145DB" w14:paraId="5755BEB5" w14:textId="77777777" w:rsidTr="00757CED">
        <w:trPr>
          <w:trHeight w:val="585"/>
        </w:trPr>
        <w:tc>
          <w:tcPr>
            <w:tcW w:w="978" w:type="pct"/>
            <w:vAlign w:val="center"/>
          </w:tcPr>
          <w:p w14:paraId="089CC61D" w14:textId="77777777" w:rsidR="008963FF" w:rsidRPr="006145DB" w:rsidRDefault="008963FF" w:rsidP="005B435E">
            <w:pPr>
              <w:spacing w:after="0" w:line="240" w:lineRule="auto"/>
              <w:contextualSpacing/>
              <w:rPr>
                <w:rFonts w:cs="Arial"/>
                <w:bCs/>
                <w:sz w:val="20"/>
                <w:szCs w:val="20"/>
              </w:rPr>
            </w:pPr>
            <w:r w:rsidRPr="006145DB">
              <w:rPr>
                <w:rFonts w:cs="Arial"/>
                <w:bCs/>
                <w:sz w:val="20"/>
                <w:szCs w:val="20"/>
                <w:lang w:eastAsia="es-CO"/>
              </w:rPr>
              <w:t>Objeto del Servicio Social</w:t>
            </w:r>
          </w:p>
        </w:tc>
        <w:tc>
          <w:tcPr>
            <w:tcW w:w="4022" w:type="pct"/>
            <w:vAlign w:val="center"/>
          </w:tcPr>
          <w:p w14:paraId="365433D8" w14:textId="0DF02DA1" w:rsidR="008963FF" w:rsidRPr="006145DB" w:rsidRDefault="008E6801" w:rsidP="005B435E">
            <w:pPr>
              <w:spacing w:after="0" w:line="240" w:lineRule="auto"/>
              <w:jc w:val="both"/>
              <w:textAlignment w:val="baseline"/>
              <w:rPr>
                <w:rFonts w:cs="Arial"/>
                <w:sz w:val="20"/>
                <w:szCs w:val="20"/>
              </w:rPr>
            </w:pPr>
            <w:r w:rsidRPr="006145DB">
              <w:rPr>
                <w:rFonts w:cs="Arial"/>
                <w:sz w:val="20"/>
                <w:szCs w:val="20"/>
              </w:rPr>
              <w:t>Potenciar las capacidades de las personas en los territorios a través del desarrollo de actividades para el aprovechamiento del tiempo libre, formación para el emprendimiento y fortalecimiento de redes sociales y comunitarias. Generando así oportunidades para el desarrollo de las capacidades, como aporte al ejercicio de movilidad social e incidencia en el mejoramiento de la calidad de vida y goce de los derechos</w:t>
            </w:r>
            <w:r w:rsidR="00144FD5" w:rsidRPr="006145DB">
              <w:rPr>
                <w:rFonts w:cs="Arial"/>
                <w:sz w:val="20"/>
                <w:szCs w:val="20"/>
              </w:rPr>
              <w:t>.</w:t>
            </w:r>
          </w:p>
        </w:tc>
      </w:tr>
      <w:tr w:rsidR="00115DA4" w:rsidRPr="006145DB" w14:paraId="0F9D90B1" w14:textId="77777777" w:rsidTr="00757CED">
        <w:trPr>
          <w:trHeight w:val="3496"/>
        </w:trPr>
        <w:tc>
          <w:tcPr>
            <w:tcW w:w="978" w:type="pct"/>
            <w:vAlign w:val="center"/>
          </w:tcPr>
          <w:p w14:paraId="0CDA91FE" w14:textId="30665EB5" w:rsidR="008963FF" w:rsidRPr="006145DB" w:rsidRDefault="008963FF" w:rsidP="005B435E">
            <w:pPr>
              <w:spacing w:after="0" w:line="240" w:lineRule="auto"/>
              <w:contextualSpacing/>
              <w:rPr>
                <w:rFonts w:cs="Arial"/>
                <w:bCs/>
                <w:sz w:val="20"/>
                <w:szCs w:val="20"/>
                <w:lang w:eastAsia="es-CO"/>
              </w:rPr>
            </w:pPr>
            <w:r w:rsidRPr="006145DB">
              <w:rPr>
                <w:rFonts w:cs="Arial"/>
                <w:bCs/>
                <w:sz w:val="20"/>
                <w:szCs w:val="20"/>
                <w:lang w:eastAsia="es-CO"/>
              </w:rPr>
              <w:t xml:space="preserve">Oferta </w:t>
            </w:r>
            <w:r w:rsidR="00BE4352" w:rsidRPr="006145DB">
              <w:rPr>
                <w:rFonts w:cs="Arial"/>
                <w:bCs/>
                <w:sz w:val="20"/>
                <w:szCs w:val="20"/>
                <w:lang w:eastAsia="es-CO"/>
              </w:rPr>
              <w:t>del Servicio Socia</w:t>
            </w:r>
            <w:r w:rsidR="00BB140C" w:rsidRPr="006145DB">
              <w:rPr>
                <w:rFonts w:cs="Arial"/>
                <w:bCs/>
                <w:sz w:val="20"/>
                <w:szCs w:val="20"/>
                <w:lang w:eastAsia="es-CO"/>
              </w:rPr>
              <w:t>l</w:t>
            </w:r>
          </w:p>
        </w:tc>
        <w:tc>
          <w:tcPr>
            <w:tcW w:w="4022" w:type="pct"/>
            <w:vAlign w:val="center"/>
          </w:tcPr>
          <w:p w14:paraId="1E70BA18" w14:textId="57F3341F" w:rsidR="008E6801" w:rsidRPr="006145DB" w:rsidRDefault="008E6801" w:rsidP="005B435E">
            <w:pPr>
              <w:spacing w:after="0" w:line="240" w:lineRule="auto"/>
              <w:jc w:val="both"/>
              <w:rPr>
                <w:rFonts w:cs="Arial"/>
                <w:sz w:val="20"/>
                <w:szCs w:val="20"/>
              </w:rPr>
            </w:pPr>
            <w:r w:rsidRPr="006145DB">
              <w:rPr>
                <w:rFonts w:cs="Arial"/>
                <w:sz w:val="20"/>
                <w:szCs w:val="20"/>
              </w:rPr>
              <w:t>Brindar a la ciudadanía espacios, cursos y actividades para el aprovechamiento del tiempo libre, formación para el emprendimiento y fortalecimiento de redes sociales y comunitarias, a través de la gestión de alianzas con actores públicos y privados en el marco de los siguientes ejes temáticos:</w:t>
            </w:r>
          </w:p>
          <w:p w14:paraId="5EC4A5E5" w14:textId="77777777" w:rsidR="00D53CFB" w:rsidRPr="006145DB" w:rsidRDefault="00D53CFB" w:rsidP="005B435E">
            <w:pPr>
              <w:pStyle w:val="Ttulo1"/>
              <w:rPr>
                <w:sz w:val="20"/>
                <w:szCs w:val="20"/>
              </w:rPr>
            </w:pPr>
          </w:p>
          <w:p w14:paraId="42F9205E" w14:textId="1466F4C5" w:rsidR="008E6801" w:rsidRPr="006145DB" w:rsidRDefault="008E6801" w:rsidP="005B435E">
            <w:pPr>
              <w:spacing w:after="0" w:line="240" w:lineRule="auto"/>
              <w:jc w:val="both"/>
              <w:rPr>
                <w:rFonts w:cs="Arial"/>
                <w:sz w:val="20"/>
                <w:szCs w:val="20"/>
              </w:rPr>
            </w:pPr>
            <w:r w:rsidRPr="006145DB">
              <w:rPr>
                <w:rFonts w:cs="Arial"/>
                <w:bCs/>
                <w:sz w:val="20"/>
                <w:szCs w:val="20"/>
              </w:rPr>
              <w:t>Aprovechamiento del tiempo liberado</w:t>
            </w:r>
            <w:r w:rsidRPr="006145DB">
              <w:rPr>
                <w:rFonts w:cs="Arial"/>
                <w:sz w:val="20"/>
                <w:szCs w:val="20"/>
              </w:rPr>
              <w:t>: orientado a la promoción del uso adecuado del tiempo libre.</w:t>
            </w:r>
          </w:p>
          <w:p w14:paraId="2EBA7A35" w14:textId="77777777" w:rsidR="00D53CFB" w:rsidRPr="006145DB" w:rsidRDefault="00D53CFB" w:rsidP="005B435E">
            <w:pPr>
              <w:pStyle w:val="Ttulo1"/>
              <w:rPr>
                <w:sz w:val="20"/>
                <w:szCs w:val="20"/>
              </w:rPr>
            </w:pPr>
          </w:p>
          <w:p w14:paraId="5695A43C" w14:textId="4CC8F6BE" w:rsidR="008E6801" w:rsidRPr="006145DB" w:rsidRDefault="008E6801" w:rsidP="005B435E">
            <w:pPr>
              <w:spacing w:after="0" w:line="240" w:lineRule="auto"/>
              <w:jc w:val="both"/>
              <w:rPr>
                <w:rFonts w:cs="Arial"/>
                <w:sz w:val="20"/>
                <w:szCs w:val="20"/>
              </w:rPr>
            </w:pPr>
            <w:r w:rsidRPr="006145DB">
              <w:rPr>
                <w:rFonts w:cs="Arial"/>
                <w:bCs/>
                <w:sz w:val="20"/>
                <w:szCs w:val="20"/>
              </w:rPr>
              <w:t>Oportunidades para el mejoramiento de ingresos económicos</w:t>
            </w:r>
            <w:r w:rsidRPr="006145DB">
              <w:rPr>
                <w:rFonts w:cs="Arial"/>
                <w:sz w:val="20"/>
                <w:szCs w:val="20"/>
              </w:rPr>
              <w:t>: Enfocados a la cualificación de las personas, para el impulso del emprendimiento y mejoramiento de perfiles ocupacionales.</w:t>
            </w:r>
          </w:p>
          <w:p w14:paraId="66CF3AD5" w14:textId="77777777" w:rsidR="00D53CFB" w:rsidRPr="006145DB" w:rsidRDefault="00D53CFB" w:rsidP="005B435E">
            <w:pPr>
              <w:pStyle w:val="Ttulo1"/>
              <w:rPr>
                <w:sz w:val="20"/>
                <w:szCs w:val="20"/>
              </w:rPr>
            </w:pPr>
          </w:p>
          <w:p w14:paraId="5EAF8C13" w14:textId="54AEB44F" w:rsidR="008963FF" w:rsidRPr="006145DB" w:rsidRDefault="008E6801" w:rsidP="005B435E">
            <w:pPr>
              <w:spacing w:after="0" w:line="240" w:lineRule="auto"/>
              <w:jc w:val="both"/>
              <w:rPr>
                <w:rFonts w:cs="Arial"/>
                <w:sz w:val="20"/>
                <w:szCs w:val="20"/>
              </w:rPr>
            </w:pPr>
            <w:r w:rsidRPr="006145DB">
              <w:rPr>
                <w:rFonts w:cs="Arial"/>
                <w:bCs/>
                <w:sz w:val="20"/>
                <w:szCs w:val="20"/>
              </w:rPr>
              <w:t>Fortalecimiento de la integración y el tejido social</w:t>
            </w:r>
            <w:r w:rsidRPr="006145DB">
              <w:rPr>
                <w:rFonts w:cs="Arial"/>
                <w:sz w:val="20"/>
                <w:szCs w:val="20"/>
              </w:rPr>
              <w:t xml:space="preserve">: dirigido a promover la participación y transformación del territorio en el marco de desarrollo comunitario y autocuidado. </w:t>
            </w:r>
          </w:p>
        </w:tc>
      </w:tr>
      <w:tr w:rsidR="00115DA4" w:rsidRPr="006145DB" w14:paraId="201F9A96" w14:textId="77777777" w:rsidTr="00757CED">
        <w:trPr>
          <w:trHeight w:val="20"/>
        </w:trPr>
        <w:tc>
          <w:tcPr>
            <w:tcW w:w="978" w:type="pct"/>
            <w:vAlign w:val="center"/>
          </w:tcPr>
          <w:p w14:paraId="2AC49D56" w14:textId="77777777" w:rsidR="008963FF" w:rsidRPr="006145DB" w:rsidRDefault="008963FF" w:rsidP="005B435E">
            <w:pPr>
              <w:spacing w:after="0" w:line="240" w:lineRule="auto"/>
              <w:contextualSpacing/>
              <w:rPr>
                <w:rFonts w:cs="Arial"/>
                <w:bCs/>
                <w:sz w:val="20"/>
                <w:szCs w:val="20"/>
              </w:rPr>
            </w:pPr>
            <w:r w:rsidRPr="006145DB">
              <w:rPr>
                <w:rFonts w:cs="Arial"/>
                <w:bCs/>
                <w:sz w:val="20"/>
                <w:szCs w:val="20"/>
                <w:lang w:eastAsia="es-CO"/>
              </w:rPr>
              <w:t>Tipo de Focalización</w:t>
            </w:r>
            <w:r w:rsidRPr="006145DB">
              <w:rPr>
                <w:rFonts w:cs="Arial"/>
                <w:bCs/>
                <w:sz w:val="20"/>
                <w:szCs w:val="20"/>
              </w:rPr>
              <w:t xml:space="preserve"> </w:t>
            </w:r>
          </w:p>
        </w:tc>
        <w:tc>
          <w:tcPr>
            <w:tcW w:w="4022" w:type="pct"/>
            <w:vAlign w:val="center"/>
          </w:tcPr>
          <w:p w14:paraId="53D4A736" w14:textId="41CC7D06" w:rsidR="008963FF" w:rsidRPr="006145DB" w:rsidRDefault="008E6801" w:rsidP="005B435E">
            <w:pPr>
              <w:spacing w:after="0" w:line="240" w:lineRule="auto"/>
              <w:rPr>
                <w:rFonts w:cs="Arial"/>
                <w:sz w:val="20"/>
                <w:szCs w:val="20"/>
              </w:rPr>
            </w:pPr>
            <w:r w:rsidRPr="006145DB">
              <w:rPr>
                <w:rFonts w:cs="Arial"/>
                <w:sz w:val="20"/>
                <w:szCs w:val="20"/>
              </w:rPr>
              <w:t>Focalización por demanda</w:t>
            </w:r>
            <w:r w:rsidR="00144FD5" w:rsidRPr="006145DB">
              <w:rPr>
                <w:rFonts w:cs="Arial"/>
                <w:sz w:val="20"/>
                <w:szCs w:val="20"/>
              </w:rPr>
              <w:t>.</w:t>
            </w:r>
          </w:p>
        </w:tc>
      </w:tr>
      <w:tr w:rsidR="00115DA4" w:rsidRPr="006145DB" w14:paraId="4701DCD1" w14:textId="77777777" w:rsidTr="00757CED">
        <w:trPr>
          <w:trHeight w:val="305"/>
        </w:trPr>
        <w:tc>
          <w:tcPr>
            <w:tcW w:w="978" w:type="pct"/>
            <w:vAlign w:val="center"/>
          </w:tcPr>
          <w:p w14:paraId="777A2968" w14:textId="77777777" w:rsidR="008963FF" w:rsidRPr="006145DB" w:rsidRDefault="008963FF" w:rsidP="005B435E">
            <w:pPr>
              <w:spacing w:after="0" w:line="240" w:lineRule="auto"/>
              <w:contextualSpacing/>
              <w:rPr>
                <w:rFonts w:cs="Arial"/>
                <w:bCs/>
                <w:sz w:val="20"/>
                <w:szCs w:val="20"/>
              </w:rPr>
            </w:pPr>
            <w:r w:rsidRPr="006145DB">
              <w:rPr>
                <w:rFonts w:cs="Arial"/>
                <w:bCs/>
                <w:sz w:val="20"/>
                <w:szCs w:val="20"/>
                <w:lang w:eastAsia="es-CO"/>
              </w:rPr>
              <w:t>Población Objetivo</w:t>
            </w:r>
          </w:p>
        </w:tc>
        <w:tc>
          <w:tcPr>
            <w:tcW w:w="4022" w:type="pct"/>
            <w:vAlign w:val="center"/>
          </w:tcPr>
          <w:p w14:paraId="24936E79" w14:textId="628E034C" w:rsidR="008963FF" w:rsidRPr="006145DB" w:rsidRDefault="008E6801" w:rsidP="005B435E">
            <w:pPr>
              <w:spacing w:after="0" w:line="240" w:lineRule="auto"/>
              <w:jc w:val="both"/>
              <w:rPr>
                <w:rFonts w:cs="Arial"/>
                <w:sz w:val="20"/>
                <w:szCs w:val="20"/>
              </w:rPr>
            </w:pPr>
            <w:r w:rsidRPr="006145DB">
              <w:rPr>
                <w:rFonts w:cs="Arial"/>
                <w:sz w:val="20"/>
                <w:szCs w:val="20"/>
              </w:rPr>
              <w:t>Personas residentes en la ciudad de Bogotá D.C, de cualquier grupo etario. </w:t>
            </w:r>
          </w:p>
        </w:tc>
      </w:tr>
      <w:tr w:rsidR="00115DA4" w:rsidRPr="006145DB" w14:paraId="266FA7E5" w14:textId="77777777" w:rsidTr="00757CED">
        <w:trPr>
          <w:trHeight w:val="709"/>
        </w:trPr>
        <w:tc>
          <w:tcPr>
            <w:tcW w:w="978" w:type="pct"/>
            <w:vAlign w:val="center"/>
          </w:tcPr>
          <w:p w14:paraId="2D8114FE" w14:textId="77777777" w:rsidR="008963FF" w:rsidRPr="006145DB" w:rsidRDefault="008963FF" w:rsidP="005B435E">
            <w:pPr>
              <w:spacing w:after="0" w:line="240" w:lineRule="auto"/>
              <w:contextualSpacing/>
              <w:rPr>
                <w:rFonts w:cs="Arial"/>
                <w:bCs/>
                <w:sz w:val="20"/>
                <w:szCs w:val="20"/>
              </w:rPr>
            </w:pPr>
            <w:r w:rsidRPr="006145DB">
              <w:rPr>
                <w:rFonts w:cs="Arial"/>
                <w:bCs/>
                <w:sz w:val="20"/>
                <w:szCs w:val="20"/>
                <w:lang w:eastAsia="es-CO"/>
              </w:rPr>
              <w:t>Criterios de priorización</w:t>
            </w:r>
          </w:p>
        </w:tc>
        <w:tc>
          <w:tcPr>
            <w:tcW w:w="4022" w:type="pct"/>
            <w:vAlign w:val="center"/>
          </w:tcPr>
          <w:p w14:paraId="6E3BE494" w14:textId="77777777" w:rsidR="008E6801" w:rsidRPr="006145DB" w:rsidRDefault="008E6801">
            <w:pPr>
              <w:numPr>
                <w:ilvl w:val="0"/>
                <w:numId w:val="7"/>
              </w:numPr>
              <w:spacing w:after="0" w:line="240" w:lineRule="auto"/>
              <w:ind w:left="319"/>
              <w:jc w:val="both"/>
              <w:rPr>
                <w:rFonts w:cs="Arial"/>
                <w:sz w:val="20"/>
                <w:szCs w:val="20"/>
              </w:rPr>
            </w:pPr>
            <w:r w:rsidRPr="006145DB">
              <w:rPr>
                <w:rFonts w:cs="Arial"/>
                <w:sz w:val="20"/>
                <w:szCs w:val="20"/>
              </w:rPr>
              <w:t>Personas víctimas de hechos violentos asociados con el conflicto armado, incluidas en el Registro Único de Víctimas – RUV.</w:t>
            </w:r>
          </w:p>
          <w:p w14:paraId="0ABCEB45" w14:textId="77777777" w:rsidR="008E6801" w:rsidRPr="006145DB" w:rsidRDefault="008E6801">
            <w:pPr>
              <w:numPr>
                <w:ilvl w:val="0"/>
                <w:numId w:val="7"/>
              </w:numPr>
              <w:tabs>
                <w:tab w:val="left" w:pos="709"/>
              </w:tabs>
              <w:spacing w:after="0" w:line="240" w:lineRule="auto"/>
              <w:ind w:left="319"/>
              <w:jc w:val="both"/>
              <w:rPr>
                <w:rFonts w:cs="Arial"/>
                <w:sz w:val="20"/>
                <w:szCs w:val="20"/>
              </w:rPr>
            </w:pPr>
            <w:r w:rsidRPr="006145DB">
              <w:rPr>
                <w:rFonts w:cs="Arial"/>
                <w:sz w:val="20"/>
                <w:szCs w:val="20"/>
              </w:rPr>
              <w:t>Personas indígena, afro, palanquero, raizal, Rrom o gitano que se encuentren en los registros oficiales avalados por la entidad competente, los registros del Sistema Nacional de Información Indígena, la certificación de los cabildos indígenas, la certificación de la Comisión Consultiva de las Comunidades Negras, Afrocolombianas, Raizales y Palenqueras, entre otros que determine el Comité Institucional de Gestión y Desempeño de la SDIS.</w:t>
            </w:r>
          </w:p>
          <w:p w14:paraId="0C9A5FF4" w14:textId="77777777" w:rsidR="008E6801" w:rsidRPr="006145DB" w:rsidRDefault="008E6801">
            <w:pPr>
              <w:numPr>
                <w:ilvl w:val="0"/>
                <w:numId w:val="7"/>
              </w:numPr>
              <w:tabs>
                <w:tab w:val="left" w:pos="709"/>
              </w:tabs>
              <w:spacing w:after="0" w:line="240" w:lineRule="auto"/>
              <w:ind w:left="319"/>
              <w:jc w:val="both"/>
              <w:rPr>
                <w:rFonts w:cs="Arial"/>
                <w:sz w:val="20"/>
                <w:szCs w:val="20"/>
              </w:rPr>
            </w:pPr>
            <w:r w:rsidRPr="006145DB">
              <w:rPr>
                <w:rFonts w:cs="Arial"/>
                <w:sz w:val="20"/>
                <w:szCs w:val="20"/>
              </w:rPr>
              <w:t xml:space="preserve">Personas de hogares priorizadas por la estrategia de acompañamiento a hogares en pobreza evidente y oculta. </w:t>
            </w:r>
          </w:p>
          <w:p w14:paraId="195FDBB9" w14:textId="77777777" w:rsidR="008E6801" w:rsidRPr="006145DB" w:rsidRDefault="008E6801">
            <w:pPr>
              <w:numPr>
                <w:ilvl w:val="0"/>
                <w:numId w:val="7"/>
              </w:numPr>
              <w:tabs>
                <w:tab w:val="left" w:pos="709"/>
              </w:tabs>
              <w:spacing w:after="0" w:line="240" w:lineRule="auto"/>
              <w:ind w:left="319"/>
              <w:jc w:val="both"/>
              <w:rPr>
                <w:rFonts w:cs="Arial"/>
                <w:sz w:val="20"/>
                <w:szCs w:val="20"/>
              </w:rPr>
            </w:pPr>
            <w:r w:rsidRPr="006145DB">
              <w:rPr>
                <w:rFonts w:cs="Arial"/>
                <w:sz w:val="20"/>
                <w:szCs w:val="20"/>
              </w:rPr>
              <w:t>Personas mayores.</w:t>
            </w:r>
          </w:p>
          <w:p w14:paraId="0D7D1802" w14:textId="77777777" w:rsidR="008E6801" w:rsidRPr="006145DB" w:rsidRDefault="008E6801">
            <w:pPr>
              <w:numPr>
                <w:ilvl w:val="0"/>
                <w:numId w:val="7"/>
              </w:numPr>
              <w:tabs>
                <w:tab w:val="left" w:pos="709"/>
              </w:tabs>
              <w:spacing w:after="0" w:line="240" w:lineRule="auto"/>
              <w:ind w:left="319"/>
              <w:jc w:val="both"/>
              <w:rPr>
                <w:rFonts w:cs="Arial"/>
                <w:sz w:val="20"/>
                <w:szCs w:val="20"/>
              </w:rPr>
            </w:pPr>
            <w:r w:rsidRPr="006145DB">
              <w:rPr>
                <w:rFonts w:cs="Arial"/>
                <w:sz w:val="20"/>
                <w:szCs w:val="20"/>
              </w:rPr>
              <w:t xml:space="preserve">Personas con discapacidad </w:t>
            </w:r>
          </w:p>
          <w:p w14:paraId="130EC95D" w14:textId="77777777" w:rsidR="008E6801" w:rsidRPr="006145DB" w:rsidRDefault="008E6801">
            <w:pPr>
              <w:numPr>
                <w:ilvl w:val="0"/>
                <w:numId w:val="7"/>
              </w:numPr>
              <w:tabs>
                <w:tab w:val="left" w:pos="709"/>
              </w:tabs>
              <w:spacing w:after="0" w:line="240" w:lineRule="auto"/>
              <w:ind w:left="319"/>
              <w:jc w:val="both"/>
              <w:rPr>
                <w:rFonts w:cs="Arial"/>
                <w:sz w:val="20"/>
                <w:szCs w:val="20"/>
              </w:rPr>
            </w:pPr>
            <w:r w:rsidRPr="006145DB">
              <w:rPr>
                <w:rFonts w:cs="Arial"/>
                <w:sz w:val="20"/>
                <w:szCs w:val="20"/>
              </w:rPr>
              <w:t>Personas pertenecientes a los sectores LGBTIQ+</w:t>
            </w:r>
          </w:p>
          <w:p w14:paraId="394FB6F3" w14:textId="77777777" w:rsidR="008E6801" w:rsidRPr="006145DB" w:rsidRDefault="008E6801">
            <w:pPr>
              <w:numPr>
                <w:ilvl w:val="0"/>
                <w:numId w:val="7"/>
              </w:numPr>
              <w:tabs>
                <w:tab w:val="left" w:pos="709"/>
              </w:tabs>
              <w:spacing w:after="0" w:line="240" w:lineRule="auto"/>
              <w:ind w:left="319"/>
              <w:jc w:val="both"/>
              <w:rPr>
                <w:rFonts w:cs="Arial"/>
                <w:sz w:val="20"/>
                <w:szCs w:val="20"/>
              </w:rPr>
            </w:pPr>
            <w:r w:rsidRPr="006145DB">
              <w:rPr>
                <w:rFonts w:cs="Arial"/>
                <w:sz w:val="20"/>
                <w:szCs w:val="20"/>
              </w:rPr>
              <w:t>Personas referenciadas por los servicios de la SDIS, tropa social o Entidades del Sistema de Cuidado por alta vulnerabilidad y/o pobreza evidente y/o oculta.</w:t>
            </w:r>
          </w:p>
          <w:p w14:paraId="5516FFDD" w14:textId="77777777" w:rsidR="00D53CFB" w:rsidRPr="006145DB" w:rsidRDefault="00D53CFB" w:rsidP="005B435E">
            <w:pPr>
              <w:tabs>
                <w:tab w:val="left" w:pos="709"/>
              </w:tabs>
              <w:spacing w:after="0" w:line="240" w:lineRule="auto"/>
              <w:ind w:left="319"/>
              <w:jc w:val="both"/>
              <w:rPr>
                <w:rFonts w:cs="Arial"/>
                <w:sz w:val="20"/>
                <w:szCs w:val="20"/>
              </w:rPr>
            </w:pPr>
          </w:p>
          <w:p w14:paraId="28E9A51A" w14:textId="71309561" w:rsidR="008963FF" w:rsidRPr="006145DB" w:rsidRDefault="008E6801" w:rsidP="005B435E">
            <w:pPr>
              <w:spacing w:after="0" w:line="240" w:lineRule="auto"/>
              <w:jc w:val="both"/>
              <w:rPr>
                <w:rFonts w:cs="Arial"/>
                <w:sz w:val="20"/>
                <w:szCs w:val="20"/>
              </w:rPr>
            </w:pPr>
            <w:r w:rsidRPr="006145DB">
              <w:rPr>
                <w:rFonts w:cs="Arial"/>
                <w:bCs/>
                <w:sz w:val="20"/>
                <w:szCs w:val="20"/>
              </w:rPr>
              <w:t>Nota</w:t>
            </w:r>
            <w:r w:rsidRPr="006145DB">
              <w:rPr>
                <w:rFonts w:cs="Arial"/>
                <w:sz w:val="20"/>
                <w:szCs w:val="20"/>
              </w:rPr>
              <w:t xml:space="preserve">: </w:t>
            </w:r>
            <w:r w:rsidR="00144FD5" w:rsidRPr="006145DB">
              <w:rPr>
                <w:rFonts w:cs="Arial"/>
                <w:sz w:val="20"/>
                <w:szCs w:val="20"/>
              </w:rPr>
              <w:t>e</w:t>
            </w:r>
            <w:r w:rsidRPr="006145DB">
              <w:rPr>
                <w:rFonts w:cs="Arial"/>
                <w:sz w:val="20"/>
                <w:szCs w:val="20"/>
              </w:rPr>
              <w:t>stos criterios se aplicarán únicamente en los casos en que la demanda supere la oferta para cada curso o actividad del servicio social.</w:t>
            </w:r>
          </w:p>
        </w:tc>
      </w:tr>
      <w:tr w:rsidR="00115DA4" w:rsidRPr="006145DB" w14:paraId="26187F11" w14:textId="77777777" w:rsidTr="00757CED">
        <w:trPr>
          <w:trHeight w:val="554"/>
        </w:trPr>
        <w:tc>
          <w:tcPr>
            <w:tcW w:w="978" w:type="pct"/>
            <w:vAlign w:val="center"/>
          </w:tcPr>
          <w:p w14:paraId="2488C0AE" w14:textId="77777777" w:rsidR="008963FF" w:rsidRPr="006145DB" w:rsidRDefault="008963FF" w:rsidP="005B435E">
            <w:pPr>
              <w:spacing w:after="0" w:line="240" w:lineRule="auto"/>
              <w:contextualSpacing/>
              <w:rPr>
                <w:rFonts w:cs="Arial"/>
                <w:bCs/>
                <w:sz w:val="20"/>
                <w:szCs w:val="20"/>
              </w:rPr>
            </w:pPr>
            <w:r w:rsidRPr="006145DB">
              <w:rPr>
                <w:rFonts w:cs="Arial"/>
                <w:bCs/>
                <w:sz w:val="20"/>
                <w:szCs w:val="20"/>
                <w:lang w:eastAsia="es-CO"/>
              </w:rPr>
              <w:t>Criterios de Ingreso</w:t>
            </w:r>
          </w:p>
        </w:tc>
        <w:tc>
          <w:tcPr>
            <w:tcW w:w="4022" w:type="pct"/>
            <w:vAlign w:val="center"/>
          </w:tcPr>
          <w:p w14:paraId="10B25FF9" w14:textId="08030537" w:rsidR="008963FF" w:rsidRPr="006145DB" w:rsidRDefault="008E6801" w:rsidP="005B435E">
            <w:pPr>
              <w:spacing w:after="0" w:line="240" w:lineRule="auto"/>
              <w:jc w:val="both"/>
              <w:rPr>
                <w:rFonts w:cs="Arial"/>
                <w:sz w:val="20"/>
                <w:szCs w:val="20"/>
              </w:rPr>
            </w:pPr>
            <w:r w:rsidRPr="006145DB">
              <w:rPr>
                <w:rFonts w:cs="Arial"/>
                <w:sz w:val="20"/>
                <w:szCs w:val="20"/>
              </w:rPr>
              <w:t>Sujeto a los procesos y requisitos de los cursos y actividades ofertados en cada Centro de Desarrollo Comunitario – CDC–.</w:t>
            </w:r>
          </w:p>
        </w:tc>
      </w:tr>
      <w:tr w:rsidR="00115DA4" w:rsidRPr="006145DB" w14:paraId="52C8FF42" w14:textId="77777777" w:rsidTr="00757CED">
        <w:trPr>
          <w:trHeight w:val="20"/>
        </w:trPr>
        <w:tc>
          <w:tcPr>
            <w:tcW w:w="978" w:type="pct"/>
            <w:vAlign w:val="center"/>
          </w:tcPr>
          <w:p w14:paraId="14CF7E14" w14:textId="77777777" w:rsidR="008963FF" w:rsidRPr="006145DB" w:rsidRDefault="008963FF" w:rsidP="005B435E">
            <w:pPr>
              <w:spacing w:after="0" w:line="240" w:lineRule="auto"/>
              <w:contextualSpacing/>
              <w:rPr>
                <w:rFonts w:cs="Arial"/>
                <w:bCs/>
                <w:sz w:val="20"/>
                <w:szCs w:val="20"/>
              </w:rPr>
            </w:pPr>
            <w:r w:rsidRPr="006145DB">
              <w:rPr>
                <w:rFonts w:cs="Arial"/>
                <w:bCs/>
                <w:sz w:val="20"/>
                <w:szCs w:val="20"/>
                <w:lang w:eastAsia="es-CO"/>
              </w:rPr>
              <w:t>Criterios de Egreso</w:t>
            </w:r>
          </w:p>
        </w:tc>
        <w:tc>
          <w:tcPr>
            <w:tcW w:w="4022" w:type="pct"/>
            <w:vAlign w:val="center"/>
          </w:tcPr>
          <w:p w14:paraId="7127F023" w14:textId="77777777" w:rsidR="00D456DF" w:rsidRPr="006145DB" w:rsidRDefault="00D456DF">
            <w:pPr>
              <w:numPr>
                <w:ilvl w:val="0"/>
                <w:numId w:val="8"/>
              </w:numPr>
              <w:spacing w:after="0" w:line="240" w:lineRule="auto"/>
              <w:ind w:left="319"/>
              <w:jc w:val="both"/>
              <w:rPr>
                <w:rFonts w:cs="Arial"/>
                <w:sz w:val="20"/>
                <w:szCs w:val="20"/>
              </w:rPr>
            </w:pPr>
            <w:r w:rsidRPr="006145DB">
              <w:rPr>
                <w:rFonts w:cs="Arial"/>
                <w:sz w:val="20"/>
                <w:szCs w:val="20"/>
              </w:rPr>
              <w:t xml:space="preserve">Finalización de la actividad y/o curso al que se inscribió el/la beneficiario/a. </w:t>
            </w:r>
          </w:p>
          <w:p w14:paraId="24345478" w14:textId="77777777" w:rsidR="00D456DF" w:rsidRPr="006145DB" w:rsidRDefault="00D456DF">
            <w:pPr>
              <w:numPr>
                <w:ilvl w:val="0"/>
                <w:numId w:val="8"/>
              </w:numPr>
              <w:spacing w:after="0" w:line="240" w:lineRule="auto"/>
              <w:ind w:left="319"/>
              <w:jc w:val="both"/>
              <w:rPr>
                <w:rFonts w:cs="Arial"/>
                <w:sz w:val="20"/>
                <w:szCs w:val="20"/>
              </w:rPr>
            </w:pPr>
            <w:r w:rsidRPr="006145DB">
              <w:rPr>
                <w:rFonts w:cs="Arial"/>
                <w:sz w:val="20"/>
                <w:szCs w:val="20"/>
              </w:rPr>
              <w:t>Retiro voluntario manifestado libre y expresamente.</w:t>
            </w:r>
          </w:p>
          <w:p w14:paraId="0DDFB816" w14:textId="3526D015" w:rsidR="00D456DF" w:rsidRPr="006145DB" w:rsidRDefault="00D456DF">
            <w:pPr>
              <w:numPr>
                <w:ilvl w:val="0"/>
                <w:numId w:val="8"/>
              </w:numPr>
              <w:spacing w:after="0" w:line="240" w:lineRule="auto"/>
              <w:ind w:left="319"/>
              <w:jc w:val="both"/>
              <w:rPr>
                <w:rFonts w:cs="Arial"/>
                <w:sz w:val="20"/>
                <w:szCs w:val="20"/>
              </w:rPr>
            </w:pPr>
            <w:r w:rsidRPr="006145DB">
              <w:rPr>
                <w:rFonts w:cs="Arial"/>
                <w:sz w:val="20"/>
                <w:szCs w:val="20"/>
              </w:rPr>
              <w:t xml:space="preserve">Inasistencia injustificada en tres (3) ocasiones </w:t>
            </w:r>
            <w:r w:rsidR="004D07D8" w:rsidRPr="006145DB">
              <w:rPr>
                <w:rFonts w:cs="Arial"/>
                <w:sz w:val="20"/>
                <w:szCs w:val="20"/>
              </w:rPr>
              <w:t>continúas</w:t>
            </w:r>
            <w:r w:rsidRPr="006145DB">
              <w:rPr>
                <w:rFonts w:cs="Arial"/>
                <w:sz w:val="20"/>
                <w:szCs w:val="20"/>
              </w:rPr>
              <w:t xml:space="preserve"> a la actividad o curso</w:t>
            </w:r>
            <w:r w:rsidR="009F2AB6" w:rsidRPr="006145DB">
              <w:rPr>
                <w:rFonts w:cs="Arial"/>
                <w:sz w:val="20"/>
                <w:szCs w:val="20"/>
              </w:rPr>
              <w:t>.</w:t>
            </w:r>
          </w:p>
          <w:p w14:paraId="58ABD2F6" w14:textId="0391DD34" w:rsidR="008963FF" w:rsidRPr="006145DB" w:rsidRDefault="00D456DF">
            <w:pPr>
              <w:numPr>
                <w:ilvl w:val="0"/>
                <w:numId w:val="8"/>
              </w:numPr>
              <w:spacing w:after="0" w:line="240" w:lineRule="auto"/>
              <w:ind w:left="319"/>
              <w:jc w:val="both"/>
              <w:rPr>
                <w:rFonts w:cs="Arial"/>
                <w:sz w:val="20"/>
                <w:szCs w:val="20"/>
              </w:rPr>
            </w:pPr>
            <w:r w:rsidRPr="006145DB">
              <w:rPr>
                <w:rFonts w:cs="Arial"/>
                <w:sz w:val="20"/>
                <w:szCs w:val="20"/>
              </w:rPr>
              <w:t>Cuando se evidencia inconsistencia de la información suministrada por el/la beneficiario/a para el ingreso a la actividad y/o curso.</w:t>
            </w:r>
          </w:p>
        </w:tc>
      </w:tr>
      <w:tr w:rsidR="00115DA4" w:rsidRPr="006145DB" w14:paraId="21FA845E" w14:textId="77777777" w:rsidTr="00757CED">
        <w:trPr>
          <w:trHeight w:val="20"/>
        </w:trPr>
        <w:tc>
          <w:tcPr>
            <w:tcW w:w="978" w:type="pct"/>
            <w:vAlign w:val="center"/>
          </w:tcPr>
          <w:p w14:paraId="03F5634B" w14:textId="5AA5CD34" w:rsidR="008963FF" w:rsidRPr="006145DB" w:rsidRDefault="008963FF" w:rsidP="005B435E">
            <w:pPr>
              <w:spacing w:after="0" w:line="240" w:lineRule="auto"/>
              <w:rPr>
                <w:rFonts w:cs="Arial"/>
                <w:bCs/>
                <w:sz w:val="20"/>
                <w:szCs w:val="20"/>
                <w:lang w:eastAsia="es-CO"/>
              </w:rPr>
            </w:pPr>
            <w:r w:rsidRPr="006145DB">
              <w:rPr>
                <w:rFonts w:cs="Arial"/>
                <w:bCs/>
                <w:sz w:val="20"/>
                <w:szCs w:val="20"/>
                <w:lang w:eastAsia="es-CO"/>
              </w:rPr>
              <w:t>Restricciones</w:t>
            </w:r>
          </w:p>
        </w:tc>
        <w:tc>
          <w:tcPr>
            <w:tcW w:w="4022" w:type="pct"/>
            <w:vAlign w:val="center"/>
          </w:tcPr>
          <w:p w14:paraId="77EEDF54" w14:textId="1FD1452B" w:rsidR="008963FF" w:rsidRPr="006145DB" w:rsidRDefault="00D456DF" w:rsidP="005B435E">
            <w:pPr>
              <w:spacing w:after="0" w:line="240" w:lineRule="auto"/>
              <w:jc w:val="both"/>
              <w:rPr>
                <w:rFonts w:cs="Arial"/>
                <w:sz w:val="20"/>
                <w:szCs w:val="20"/>
              </w:rPr>
            </w:pPr>
            <w:r w:rsidRPr="006145DB">
              <w:rPr>
                <w:rFonts w:cs="Arial"/>
                <w:sz w:val="20"/>
                <w:szCs w:val="20"/>
              </w:rPr>
              <w:t>Este servicio no genera ninguna restricción con otros servicios ofertados por el Distrito y/o con el Gobierno Nacional.</w:t>
            </w:r>
          </w:p>
        </w:tc>
      </w:tr>
      <w:tr w:rsidR="008963FF" w:rsidRPr="006145DB" w14:paraId="12FC81DE" w14:textId="77777777" w:rsidTr="00757CED">
        <w:trPr>
          <w:trHeight w:val="742"/>
        </w:trPr>
        <w:tc>
          <w:tcPr>
            <w:tcW w:w="978" w:type="pct"/>
            <w:vAlign w:val="center"/>
          </w:tcPr>
          <w:p w14:paraId="22B4BE87" w14:textId="2B20907F" w:rsidR="008963FF" w:rsidRPr="006145DB" w:rsidRDefault="008963FF" w:rsidP="005B435E">
            <w:pPr>
              <w:spacing w:after="0" w:line="240" w:lineRule="auto"/>
              <w:rPr>
                <w:rFonts w:cs="Arial"/>
                <w:bCs/>
                <w:sz w:val="20"/>
                <w:szCs w:val="20"/>
              </w:rPr>
            </w:pPr>
            <w:r w:rsidRPr="006145DB">
              <w:rPr>
                <w:rFonts w:cs="Arial"/>
                <w:bCs/>
                <w:sz w:val="20"/>
                <w:szCs w:val="20"/>
                <w:lang w:eastAsia="es-CO"/>
              </w:rPr>
              <w:t>Ejecución</w:t>
            </w:r>
            <w:r w:rsidR="00174055" w:rsidRPr="006145DB">
              <w:rPr>
                <w:rFonts w:cs="Arial"/>
                <w:bCs/>
                <w:sz w:val="20"/>
                <w:szCs w:val="20"/>
                <w:lang w:eastAsia="es-CO"/>
              </w:rPr>
              <w:t xml:space="preserve"> </w:t>
            </w:r>
          </w:p>
        </w:tc>
        <w:tc>
          <w:tcPr>
            <w:tcW w:w="4022" w:type="pct"/>
            <w:vAlign w:val="center"/>
          </w:tcPr>
          <w:p w14:paraId="0F2DC80A" w14:textId="77777777" w:rsidR="00FB1D7B" w:rsidRPr="006145DB" w:rsidRDefault="00D456DF" w:rsidP="005B435E">
            <w:pPr>
              <w:spacing w:after="0" w:line="240" w:lineRule="auto"/>
              <w:jc w:val="both"/>
              <w:rPr>
                <w:rFonts w:cs="Arial"/>
                <w:sz w:val="20"/>
                <w:szCs w:val="20"/>
              </w:rPr>
            </w:pPr>
            <w:r w:rsidRPr="006145DB">
              <w:rPr>
                <w:rFonts w:cs="Arial"/>
                <w:sz w:val="20"/>
                <w:szCs w:val="20"/>
              </w:rPr>
              <w:t>La prestación de este servicio social se realiza en los Centros de Desarrollo Comunitario – CDC y en otras unidades operativas con las que cuente la SDIS, a través de la gestión de articulaciones y alianzas con actores públicos y privados, para poner a disposición de la ciudadanía la oferta que resulte pertinente para cada territorio. Adicionalmente con el CDC itinerante en aquellos territorios donde no se cuenta con infraestructura, para llegar a más población que se encuentre apartada de instalaciones de la entidad.</w:t>
            </w:r>
          </w:p>
          <w:p w14:paraId="5ED83996" w14:textId="77777777" w:rsidR="008C7CF7" w:rsidRPr="006145DB" w:rsidRDefault="008C7CF7" w:rsidP="005B435E">
            <w:pPr>
              <w:pStyle w:val="Ttulo1"/>
            </w:pPr>
          </w:p>
          <w:p w14:paraId="55E0599D" w14:textId="431EA411" w:rsidR="00D456DF" w:rsidRPr="006145DB" w:rsidRDefault="00D456DF" w:rsidP="005B435E">
            <w:pPr>
              <w:spacing w:after="0" w:line="240" w:lineRule="auto"/>
              <w:jc w:val="both"/>
              <w:rPr>
                <w:rFonts w:cs="Arial"/>
                <w:sz w:val="20"/>
                <w:szCs w:val="20"/>
              </w:rPr>
            </w:pPr>
            <w:r w:rsidRPr="006145DB">
              <w:rPr>
                <w:rFonts w:cs="Arial"/>
                <w:sz w:val="20"/>
                <w:szCs w:val="20"/>
              </w:rPr>
              <w:t>Las actividades y/o cursos desarrollados en el marco de la prestación del servicio se prestan de la siguiente manera:</w:t>
            </w:r>
          </w:p>
          <w:p w14:paraId="7AECACC3" w14:textId="77777777" w:rsidR="00FB1D7B" w:rsidRPr="006145DB" w:rsidRDefault="00FB1D7B" w:rsidP="005B435E">
            <w:pPr>
              <w:spacing w:after="0" w:line="240" w:lineRule="auto"/>
              <w:jc w:val="both"/>
              <w:rPr>
                <w:rFonts w:cs="Arial"/>
                <w:sz w:val="20"/>
                <w:szCs w:val="20"/>
              </w:rPr>
            </w:pPr>
          </w:p>
          <w:p w14:paraId="2365CEB7" w14:textId="64ACB2B8" w:rsidR="00D456DF" w:rsidRPr="006145DB" w:rsidRDefault="00D456DF" w:rsidP="005B435E">
            <w:pPr>
              <w:spacing w:after="0" w:line="240" w:lineRule="auto"/>
              <w:jc w:val="both"/>
              <w:rPr>
                <w:rFonts w:cs="Arial"/>
                <w:sz w:val="20"/>
                <w:szCs w:val="20"/>
              </w:rPr>
            </w:pPr>
            <w:r w:rsidRPr="006145DB">
              <w:rPr>
                <w:rFonts w:cs="Arial"/>
                <w:bCs/>
                <w:sz w:val="20"/>
                <w:szCs w:val="20"/>
              </w:rPr>
              <w:t>Presencial</w:t>
            </w:r>
            <w:r w:rsidRPr="006145DB">
              <w:rPr>
                <w:rFonts w:cs="Arial"/>
                <w:sz w:val="20"/>
                <w:szCs w:val="20"/>
              </w:rPr>
              <w:t xml:space="preserve">: </w:t>
            </w:r>
            <w:r w:rsidR="00FB1D7B" w:rsidRPr="006145DB">
              <w:rPr>
                <w:rFonts w:cs="Arial"/>
                <w:sz w:val="20"/>
                <w:szCs w:val="20"/>
              </w:rPr>
              <w:t>l</w:t>
            </w:r>
            <w:r w:rsidRPr="006145DB">
              <w:rPr>
                <w:rFonts w:cs="Arial"/>
                <w:sz w:val="20"/>
                <w:szCs w:val="20"/>
              </w:rPr>
              <w:t>os y las beneficiarias asisten presencialmente, en el horario establecido por el curso o actividad en un espacio físico y desarrollan sus actividades y procesos en un entorno grupal. Con una persona que orienta y acompaña el proceso de aprendizaje. Este canal será prestado en las unidades operativas Centros de Desarrollo Comunitario - CDC y de forma desconcentrada en los equipamientos de las localidades de Bogotá tales como parques, salones, teatros, etc., En los barrios, sectores o localidades en los que no se cuenta con infraestructura CDC</w:t>
            </w:r>
            <w:r w:rsidR="00FB1D7B" w:rsidRPr="006145DB">
              <w:rPr>
                <w:rFonts w:cs="Arial"/>
                <w:sz w:val="20"/>
                <w:szCs w:val="20"/>
              </w:rPr>
              <w:t>.</w:t>
            </w:r>
          </w:p>
          <w:p w14:paraId="52C5FEE6" w14:textId="77777777" w:rsidR="00FB1D7B" w:rsidRPr="006145DB" w:rsidRDefault="00FB1D7B" w:rsidP="005B435E">
            <w:pPr>
              <w:pStyle w:val="Ttulo1"/>
              <w:rPr>
                <w:sz w:val="20"/>
                <w:szCs w:val="20"/>
              </w:rPr>
            </w:pPr>
          </w:p>
          <w:p w14:paraId="2F91753E" w14:textId="043A4F43" w:rsidR="00FB1D7B" w:rsidRPr="006145DB" w:rsidRDefault="00D456DF" w:rsidP="005B435E">
            <w:pPr>
              <w:spacing w:after="0" w:line="240" w:lineRule="auto"/>
              <w:jc w:val="both"/>
              <w:rPr>
                <w:rFonts w:cs="Arial"/>
                <w:sz w:val="20"/>
                <w:szCs w:val="20"/>
              </w:rPr>
            </w:pPr>
            <w:r w:rsidRPr="006145DB">
              <w:rPr>
                <w:rFonts w:cs="Arial"/>
                <w:bCs/>
                <w:sz w:val="20"/>
                <w:szCs w:val="20"/>
              </w:rPr>
              <w:t>Semipresencial</w:t>
            </w:r>
            <w:r w:rsidRPr="006145DB">
              <w:rPr>
                <w:rFonts w:cs="Arial"/>
                <w:sz w:val="20"/>
                <w:szCs w:val="20"/>
              </w:rPr>
              <w:t xml:space="preserve">: </w:t>
            </w:r>
            <w:r w:rsidR="00FB1D7B" w:rsidRPr="006145DB">
              <w:rPr>
                <w:rFonts w:cs="Arial"/>
                <w:sz w:val="20"/>
                <w:szCs w:val="20"/>
              </w:rPr>
              <w:t>f</w:t>
            </w:r>
            <w:r w:rsidRPr="006145DB">
              <w:rPr>
                <w:rFonts w:cs="Arial"/>
                <w:sz w:val="20"/>
                <w:szCs w:val="20"/>
              </w:rPr>
              <w:t>ormación que combina la práctica presencial con el acompañamiento virtual en el horario establecido por el curso o actividad. Este tipo de formación permite que el participante aproveche todas las ventajas que supone asistir a una clase junto con otros/as participantes y los recursos que proporciona un maestro o maestra presente, con la enseñanza online y todos los recurs</w:t>
            </w:r>
            <w:r w:rsidR="007C30B6" w:rsidRPr="006145DB">
              <w:rPr>
                <w:rFonts w:cs="Arial"/>
                <w:sz w:val="20"/>
                <w:szCs w:val="20"/>
              </w:rPr>
              <w:t>os digitalmente aprovechables.</w:t>
            </w:r>
          </w:p>
          <w:p w14:paraId="188AEE51" w14:textId="10D0A688" w:rsidR="00D456DF" w:rsidRPr="006145DB" w:rsidRDefault="007C30B6" w:rsidP="005B435E">
            <w:pPr>
              <w:spacing w:after="0" w:line="240" w:lineRule="auto"/>
              <w:jc w:val="both"/>
              <w:rPr>
                <w:rFonts w:cs="Arial"/>
                <w:sz w:val="20"/>
                <w:szCs w:val="20"/>
              </w:rPr>
            </w:pPr>
            <w:r w:rsidRPr="006145DB">
              <w:rPr>
                <w:rFonts w:cs="Arial"/>
                <w:sz w:val="20"/>
                <w:szCs w:val="20"/>
              </w:rPr>
              <w:t xml:space="preserve"> </w:t>
            </w:r>
          </w:p>
          <w:p w14:paraId="0FAF3E75" w14:textId="1F75AC2C" w:rsidR="00D456DF" w:rsidRPr="006145DB" w:rsidRDefault="00D456DF" w:rsidP="005B435E">
            <w:pPr>
              <w:spacing w:after="0" w:line="240" w:lineRule="auto"/>
              <w:jc w:val="both"/>
              <w:rPr>
                <w:rFonts w:cs="Arial"/>
                <w:sz w:val="20"/>
                <w:szCs w:val="20"/>
              </w:rPr>
            </w:pPr>
            <w:r w:rsidRPr="006145DB">
              <w:rPr>
                <w:rFonts w:cs="Arial"/>
                <w:bCs/>
                <w:sz w:val="20"/>
                <w:szCs w:val="20"/>
              </w:rPr>
              <w:t>Virtual</w:t>
            </w:r>
            <w:r w:rsidRPr="006145DB">
              <w:rPr>
                <w:rFonts w:cs="Arial"/>
                <w:sz w:val="20"/>
                <w:szCs w:val="20"/>
              </w:rPr>
              <w:t xml:space="preserve">: </w:t>
            </w:r>
            <w:r w:rsidR="00FB1D7B" w:rsidRPr="006145DB">
              <w:rPr>
                <w:rFonts w:cs="Arial"/>
                <w:sz w:val="20"/>
                <w:szCs w:val="20"/>
              </w:rPr>
              <w:t>d</w:t>
            </w:r>
            <w:r w:rsidRPr="006145DB">
              <w:rPr>
                <w:rFonts w:cs="Arial"/>
                <w:sz w:val="20"/>
                <w:szCs w:val="20"/>
              </w:rPr>
              <w:t>esarrollo de actividades y cursos de manera completamente virtual. Por tal razón desde el momento de la convocatoria, se informa a los interesados que deben contar con los equipos y conocimiento en el manejo de los mismos.</w:t>
            </w:r>
          </w:p>
          <w:p w14:paraId="4A02D45A" w14:textId="77777777" w:rsidR="00FB1D7B" w:rsidRPr="006145DB" w:rsidRDefault="00D456DF" w:rsidP="005B435E">
            <w:pPr>
              <w:spacing w:after="0" w:line="240" w:lineRule="auto"/>
              <w:jc w:val="both"/>
              <w:rPr>
                <w:rFonts w:cs="Arial"/>
                <w:sz w:val="20"/>
                <w:szCs w:val="20"/>
              </w:rPr>
            </w:pPr>
            <w:r w:rsidRPr="006145DB">
              <w:rPr>
                <w:rFonts w:cs="Arial"/>
                <w:sz w:val="20"/>
                <w:szCs w:val="20"/>
              </w:rPr>
              <w:t>La prestación de servicio se organiza por niveles que dan cuenta de un proceso de aprendizaje por etapas, a través del tiempo. Esta organización permite alinear las metodologías, los tiempos y los objetivos de los cursos y actividades.</w:t>
            </w:r>
          </w:p>
          <w:p w14:paraId="3D138063" w14:textId="19937BD8" w:rsidR="00D456DF" w:rsidRPr="006145DB" w:rsidRDefault="00D456DF" w:rsidP="005B435E">
            <w:pPr>
              <w:spacing w:after="0" w:line="240" w:lineRule="auto"/>
              <w:jc w:val="both"/>
              <w:rPr>
                <w:rFonts w:cs="Arial"/>
                <w:sz w:val="20"/>
                <w:szCs w:val="20"/>
              </w:rPr>
            </w:pPr>
            <w:r w:rsidRPr="006145DB">
              <w:rPr>
                <w:rFonts w:cs="Arial"/>
                <w:sz w:val="20"/>
                <w:szCs w:val="20"/>
              </w:rPr>
              <w:t xml:space="preserve"> </w:t>
            </w:r>
          </w:p>
          <w:p w14:paraId="0FEFE5CE" w14:textId="3E074497" w:rsidR="00D456DF" w:rsidRPr="006145DB" w:rsidRDefault="00D456DF" w:rsidP="005B435E">
            <w:pPr>
              <w:spacing w:after="0" w:line="240" w:lineRule="auto"/>
              <w:jc w:val="both"/>
              <w:rPr>
                <w:rFonts w:cs="Arial"/>
                <w:sz w:val="20"/>
                <w:szCs w:val="20"/>
              </w:rPr>
            </w:pPr>
            <w:r w:rsidRPr="006145DB">
              <w:rPr>
                <w:rFonts w:cs="Arial"/>
                <w:bCs/>
                <w:sz w:val="20"/>
                <w:szCs w:val="20"/>
              </w:rPr>
              <w:t xml:space="preserve">Intensidad horaria: 2 a 39 horas según el curso o actividad ofertada. Cuando el </w:t>
            </w:r>
            <w:r w:rsidRPr="006145DB">
              <w:rPr>
                <w:rFonts w:cs="Arial"/>
                <w:sz w:val="20"/>
                <w:szCs w:val="20"/>
              </w:rPr>
              <w:t>alcance del proceso de cualificación contemple la profundización en habilidades, destrezas y competencias podrá ser superior a 40 horas.</w:t>
            </w:r>
          </w:p>
          <w:p w14:paraId="478EAE64" w14:textId="77777777" w:rsidR="00FB1D7B" w:rsidRPr="006145DB" w:rsidRDefault="00FB1D7B" w:rsidP="005B435E">
            <w:pPr>
              <w:pStyle w:val="Ttulo1"/>
              <w:rPr>
                <w:sz w:val="20"/>
                <w:szCs w:val="20"/>
              </w:rPr>
            </w:pPr>
          </w:p>
          <w:p w14:paraId="4D09FB5A" w14:textId="43E3F384" w:rsidR="008963FF" w:rsidRPr="006145DB" w:rsidRDefault="004D07D8" w:rsidP="005B435E">
            <w:pPr>
              <w:spacing w:after="0" w:line="240" w:lineRule="auto"/>
              <w:jc w:val="both"/>
              <w:rPr>
                <w:rFonts w:cs="Arial"/>
                <w:sz w:val="20"/>
                <w:szCs w:val="20"/>
                <w:u w:val="single"/>
              </w:rPr>
            </w:pPr>
            <w:r w:rsidRPr="006145DB">
              <w:rPr>
                <w:rFonts w:cs="Arial"/>
                <w:sz w:val="20"/>
                <w:szCs w:val="20"/>
              </w:rPr>
              <w:t>E</w:t>
            </w:r>
            <w:r w:rsidR="00D456DF" w:rsidRPr="006145DB">
              <w:rPr>
                <w:rFonts w:cs="Arial"/>
                <w:sz w:val="20"/>
                <w:szCs w:val="20"/>
              </w:rPr>
              <w:t>n caso de interrupción parcial del servicio por un evento de alto impacto se cuenta con la capacidad de ofertar actividades, cursos y procesos de cualificación de manera virtual</w:t>
            </w:r>
          </w:p>
        </w:tc>
      </w:tr>
    </w:tbl>
    <w:p w14:paraId="27E2E8AB" w14:textId="77777777" w:rsidR="00BF7874" w:rsidRPr="006145DB" w:rsidRDefault="00BF7874" w:rsidP="005B435E">
      <w:pPr>
        <w:pStyle w:val="commentcontentpara"/>
        <w:spacing w:before="0" w:beforeAutospacing="0" w:after="0" w:afterAutospacing="0"/>
        <w:rPr>
          <w:rFonts w:ascii="Arial" w:hAnsi="Arial" w:cs="Arial"/>
          <w:sz w:val="22"/>
          <w:szCs w:val="22"/>
        </w:rPr>
      </w:pPr>
    </w:p>
    <w:p w14:paraId="44FF4D7C" w14:textId="703AAA8A" w:rsidR="000E1226" w:rsidRPr="006145DB" w:rsidRDefault="00B230C1">
      <w:pPr>
        <w:pStyle w:val="Ttulo1"/>
        <w:numPr>
          <w:ilvl w:val="2"/>
          <w:numId w:val="72"/>
        </w:numPr>
        <w:tabs>
          <w:tab w:val="left" w:pos="851"/>
        </w:tabs>
        <w:ind w:left="567" w:hanging="579"/>
        <w:jc w:val="center"/>
      </w:pPr>
      <w:bookmarkStart w:id="331" w:name="_Toc210213225"/>
      <w:bookmarkStart w:id="332" w:name="_Toc213273498"/>
      <w:bookmarkStart w:id="333" w:name="_Toc213276125"/>
      <w:bookmarkStart w:id="334" w:name="_Toc216902459"/>
      <w:r w:rsidRPr="006145DB">
        <w:t xml:space="preserve">Servicio Tiempo </w:t>
      </w:r>
      <w:r w:rsidR="00941E4D" w:rsidRPr="006145DB">
        <w:t>propio para personas cuidadoras</w:t>
      </w:r>
      <w:bookmarkEnd w:id="331"/>
      <w:bookmarkEnd w:id="332"/>
      <w:bookmarkEnd w:id="333"/>
      <w:bookmarkEnd w:id="3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557"/>
      </w:tblGrid>
      <w:tr w:rsidR="00115DA4" w:rsidRPr="006145DB" w14:paraId="3BCECB79" w14:textId="77777777" w:rsidTr="00757CED">
        <w:trPr>
          <w:trHeight w:val="585"/>
        </w:trPr>
        <w:tc>
          <w:tcPr>
            <w:tcW w:w="978" w:type="pct"/>
            <w:vAlign w:val="center"/>
          </w:tcPr>
          <w:p w14:paraId="368E5070" w14:textId="77777777" w:rsidR="00584D43" w:rsidRPr="006145DB" w:rsidRDefault="00584D43" w:rsidP="005B435E">
            <w:pPr>
              <w:spacing w:after="0" w:line="240" w:lineRule="auto"/>
              <w:rPr>
                <w:rFonts w:cs="Arial"/>
                <w:bCs/>
                <w:sz w:val="20"/>
                <w:szCs w:val="20"/>
              </w:rPr>
            </w:pPr>
            <w:r w:rsidRPr="006145DB">
              <w:rPr>
                <w:rFonts w:cs="Arial"/>
                <w:bCs/>
                <w:sz w:val="20"/>
                <w:szCs w:val="20"/>
              </w:rPr>
              <w:t>Objeto del Servicio Social</w:t>
            </w:r>
          </w:p>
        </w:tc>
        <w:tc>
          <w:tcPr>
            <w:tcW w:w="4022" w:type="pct"/>
            <w:vAlign w:val="center"/>
          </w:tcPr>
          <w:p w14:paraId="6FEEEB89" w14:textId="56B46222" w:rsidR="00584D43" w:rsidRPr="006145DB" w:rsidRDefault="00094D57" w:rsidP="005B435E">
            <w:pPr>
              <w:spacing w:after="0" w:line="240" w:lineRule="auto"/>
              <w:jc w:val="both"/>
              <w:rPr>
                <w:rFonts w:cs="Arial"/>
                <w:sz w:val="20"/>
                <w:szCs w:val="20"/>
              </w:rPr>
            </w:pPr>
            <w:r w:rsidRPr="006145DB">
              <w:rPr>
                <w:rFonts w:cs="Arial"/>
                <w:sz w:val="20"/>
                <w:szCs w:val="20"/>
              </w:rPr>
              <w:t>Brindar actividades que contribuyan a la reducción y reconocimiento del trabajo de cuidado dedicado al hogar y/o a las personas, mediante el acceso a lavanderías comunitarias y al disfrute de actividades de descanso y autocuidado, en el marco de los lineamientos establecidos por el Sistema Distrital de Cuidado.</w:t>
            </w:r>
          </w:p>
        </w:tc>
      </w:tr>
      <w:tr w:rsidR="00115DA4" w:rsidRPr="006145DB" w14:paraId="39F9C8B6" w14:textId="77777777" w:rsidTr="00757CED">
        <w:trPr>
          <w:trHeight w:val="20"/>
        </w:trPr>
        <w:tc>
          <w:tcPr>
            <w:tcW w:w="978" w:type="pct"/>
            <w:vAlign w:val="center"/>
          </w:tcPr>
          <w:p w14:paraId="25A2ED82" w14:textId="6538D787" w:rsidR="00584D43" w:rsidRPr="006145DB" w:rsidRDefault="00584D43" w:rsidP="005B435E">
            <w:pPr>
              <w:spacing w:after="0" w:line="240" w:lineRule="auto"/>
              <w:rPr>
                <w:rFonts w:cs="Arial"/>
                <w:bCs/>
                <w:sz w:val="20"/>
                <w:szCs w:val="20"/>
              </w:rPr>
            </w:pPr>
            <w:r w:rsidRPr="006145DB">
              <w:rPr>
                <w:rFonts w:cs="Arial"/>
                <w:bCs/>
                <w:sz w:val="20"/>
                <w:szCs w:val="20"/>
              </w:rPr>
              <w:t>Oferta</w:t>
            </w:r>
            <w:r w:rsidR="00BE4352" w:rsidRPr="006145DB">
              <w:rPr>
                <w:rFonts w:cs="Arial"/>
                <w:bCs/>
                <w:sz w:val="20"/>
                <w:szCs w:val="20"/>
              </w:rPr>
              <w:t xml:space="preserve"> del Servicio Social</w:t>
            </w:r>
          </w:p>
        </w:tc>
        <w:tc>
          <w:tcPr>
            <w:tcW w:w="4022" w:type="pct"/>
            <w:vAlign w:val="center"/>
          </w:tcPr>
          <w:p w14:paraId="0E92D565" w14:textId="77777777" w:rsidR="00D97471" w:rsidRPr="006145DB" w:rsidRDefault="004147CE" w:rsidP="005B435E">
            <w:pPr>
              <w:spacing w:after="0" w:line="240" w:lineRule="auto"/>
              <w:jc w:val="both"/>
              <w:rPr>
                <w:rFonts w:cs="Arial"/>
                <w:sz w:val="20"/>
                <w:szCs w:val="20"/>
              </w:rPr>
            </w:pPr>
            <w:r w:rsidRPr="006145DB">
              <w:rPr>
                <w:rFonts w:cs="Arial"/>
                <w:sz w:val="20"/>
                <w:szCs w:val="20"/>
              </w:rPr>
              <w:t>Este servicio se prestará a través dos componentes: </w:t>
            </w:r>
          </w:p>
          <w:p w14:paraId="344A83CF" w14:textId="18083981" w:rsidR="004147CE" w:rsidRPr="006145DB" w:rsidRDefault="004147CE" w:rsidP="005B435E">
            <w:pPr>
              <w:spacing w:after="0" w:line="240" w:lineRule="auto"/>
              <w:jc w:val="both"/>
              <w:rPr>
                <w:rFonts w:cs="Arial"/>
                <w:sz w:val="20"/>
                <w:szCs w:val="20"/>
              </w:rPr>
            </w:pPr>
            <w:r w:rsidRPr="006145DB">
              <w:rPr>
                <w:rFonts w:cs="Arial"/>
                <w:sz w:val="20"/>
                <w:szCs w:val="20"/>
              </w:rPr>
              <w:t> </w:t>
            </w:r>
          </w:p>
          <w:p w14:paraId="5A083816" w14:textId="77777777" w:rsidR="00D97471" w:rsidRPr="006145DB" w:rsidRDefault="004147CE" w:rsidP="005B435E">
            <w:pPr>
              <w:spacing w:after="0" w:line="240" w:lineRule="auto"/>
              <w:jc w:val="both"/>
              <w:rPr>
                <w:rFonts w:cs="Arial"/>
                <w:sz w:val="20"/>
                <w:szCs w:val="20"/>
              </w:rPr>
            </w:pPr>
            <w:r w:rsidRPr="006145DB">
              <w:rPr>
                <w:rFonts w:cs="Arial"/>
                <w:bCs/>
                <w:sz w:val="20"/>
                <w:szCs w:val="20"/>
              </w:rPr>
              <w:t>Lavanderías comunitarias:</w:t>
            </w:r>
            <w:r w:rsidRPr="006145DB">
              <w:rPr>
                <w:rFonts w:cs="Arial"/>
                <w:sz w:val="20"/>
                <w:szCs w:val="20"/>
              </w:rPr>
              <w:t xml:space="preserve"> brinda acceso a una prestación de lavado, secado y doblado de la ropa de las personas cuidadoras y sus familias, mediante la disposición de lavadoras-secadoras, ubicadas en los Centros de Desarrollo Comunitario o en otras infraestructuras asociadas a las manzanas de cuidado con el fin de liberar tiempo a las personas que ejercen labores de cuidado.</w:t>
            </w:r>
          </w:p>
          <w:p w14:paraId="4C5E6326" w14:textId="32113AC4" w:rsidR="004147CE" w:rsidRPr="006145DB" w:rsidRDefault="004147CE" w:rsidP="005B435E">
            <w:pPr>
              <w:spacing w:after="0" w:line="240" w:lineRule="auto"/>
              <w:jc w:val="both"/>
              <w:rPr>
                <w:rFonts w:cs="Arial"/>
                <w:sz w:val="20"/>
                <w:szCs w:val="20"/>
              </w:rPr>
            </w:pPr>
            <w:r w:rsidRPr="006145DB">
              <w:rPr>
                <w:rFonts w:cs="Arial"/>
                <w:sz w:val="20"/>
                <w:szCs w:val="20"/>
              </w:rPr>
              <w:t>  </w:t>
            </w:r>
          </w:p>
          <w:p w14:paraId="6BA1D1C8" w14:textId="5C0E7E72" w:rsidR="00584D43" w:rsidRPr="006145DB" w:rsidRDefault="004147CE" w:rsidP="005B435E">
            <w:pPr>
              <w:pStyle w:val="paragraph"/>
              <w:spacing w:before="0" w:beforeAutospacing="0" w:after="0" w:afterAutospacing="0"/>
              <w:jc w:val="both"/>
              <w:rPr>
                <w:rFonts w:ascii="Arial" w:eastAsiaTheme="minorHAnsi" w:hAnsi="Arial" w:cs="Arial"/>
                <w:sz w:val="20"/>
                <w:szCs w:val="20"/>
                <w:lang w:val="es-ES" w:eastAsia="en-US"/>
              </w:rPr>
            </w:pPr>
            <w:r w:rsidRPr="006145DB">
              <w:rPr>
                <w:rFonts w:ascii="Arial" w:eastAsiaTheme="minorHAnsi" w:hAnsi="Arial" w:cs="Arial"/>
                <w:bCs/>
                <w:sz w:val="20"/>
                <w:szCs w:val="20"/>
                <w:lang w:val="es-ES" w:eastAsia="en-US"/>
              </w:rPr>
              <w:t>Zonas de descanso y autocuidado:</w:t>
            </w:r>
            <w:r w:rsidRPr="006145DB">
              <w:rPr>
                <w:rFonts w:ascii="Arial" w:eastAsiaTheme="minorHAnsi" w:hAnsi="Arial" w:cs="Arial"/>
                <w:sz w:val="20"/>
                <w:szCs w:val="20"/>
                <w:lang w:val="es-ES" w:eastAsia="en-US"/>
              </w:rPr>
              <w:t xml:space="preserve"> promueve la vinculación de las personas que ejercen labores de cuidado a actividades físicas, lúdicas, artísticas y de relajación, como alternativa para el disfrute del tiempo liberado, en el marco del Sistema Distrital de Cuidado. </w:t>
            </w:r>
          </w:p>
        </w:tc>
      </w:tr>
      <w:tr w:rsidR="00115DA4" w:rsidRPr="006145DB" w14:paraId="518D8DCD" w14:textId="77777777" w:rsidTr="00757CED">
        <w:trPr>
          <w:trHeight w:val="20"/>
        </w:trPr>
        <w:tc>
          <w:tcPr>
            <w:tcW w:w="978" w:type="pct"/>
            <w:vAlign w:val="center"/>
          </w:tcPr>
          <w:p w14:paraId="3E95CD0D" w14:textId="4F3D4F5A" w:rsidR="00584D43" w:rsidRPr="006145DB" w:rsidRDefault="00584D43"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Tipo de Focalización</w:t>
            </w:r>
          </w:p>
        </w:tc>
        <w:tc>
          <w:tcPr>
            <w:tcW w:w="4022" w:type="pct"/>
            <w:vAlign w:val="center"/>
          </w:tcPr>
          <w:p w14:paraId="13E84AE2" w14:textId="59766E54" w:rsidR="00584D43" w:rsidRPr="006145DB" w:rsidRDefault="004147CE" w:rsidP="005B435E">
            <w:pPr>
              <w:pStyle w:val="commentcontentpara"/>
              <w:spacing w:before="0" w:beforeAutospacing="0" w:after="0" w:afterAutospacing="0"/>
              <w:rPr>
                <w:rFonts w:ascii="Arial" w:hAnsi="Arial" w:cs="Arial"/>
                <w:sz w:val="20"/>
                <w:szCs w:val="20"/>
              </w:rPr>
            </w:pPr>
            <w:r w:rsidRPr="006145DB">
              <w:rPr>
                <w:rFonts w:ascii="Arial" w:hAnsi="Arial" w:cs="Arial"/>
                <w:sz w:val="20"/>
                <w:szCs w:val="20"/>
              </w:rPr>
              <w:t>Focalización por demanda</w:t>
            </w:r>
            <w:r w:rsidR="00032023" w:rsidRPr="006145DB">
              <w:rPr>
                <w:rFonts w:ascii="Arial" w:hAnsi="Arial" w:cs="Arial"/>
                <w:sz w:val="20"/>
                <w:szCs w:val="20"/>
              </w:rPr>
              <w:t>.</w:t>
            </w:r>
          </w:p>
        </w:tc>
      </w:tr>
      <w:tr w:rsidR="00115DA4" w:rsidRPr="006145DB" w14:paraId="5C981E46" w14:textId="77777777" w:rsidTr="00757CED">
        <w:trPr>
          <w:trHeight w:val="170"/>
        </w:trPr>
        <w:tc>
          <w:tcPr>
            <w:tcW w:w="978" w:type="pct"/>
            <w:vAlign w:val="center"/>
          </w:tcPr>
          <w:p w14:paraId="3E85D92C" w14:textId="77777777" w:rsidR="00584D43" w:rsidRPr="006145DB" w:rsidRDefault="00584D43" w:rsidP="005B435E">
            <w:pPr>
              <w:spacing w:after="0" w:line="240" w:lineRule="auto"/>
              <w:rPr>
                <w:rFonts w:cs="Arial"/>
                <w:bCs/>
                <w:sz w:val="20"/>
                <w:szCs w:val="20"/>
              </w:rPr>
            </w:pPr>
            <w:r w:rsidRPr="006145DB">
              <w:rPr>
                <w:rFonts w:cs="Arial"/>
                <w:bCs/>
                <w:sz w:val="20"/>
                <w:szCs w:val="20"/>
              </w:rPr>
              <w:t>Población Objetivo</w:t>
            </w:r>
          </w:p>
        </w:tc>
        <w:tc>
          <w:tcPr>
            <w:tcW w:w="4022" w:type="pct"/>
            <w:vAlign w:val="center"/>
          </w:tcPr>
          <w:p w14:paraId="22B4B4D6" w14:textId="77777777" w:rsidR="00DC0AEC" w:rsidRPr="006145DB" w:rsidRDefault="004147CE" w:rsidP="005B435E">
            <w:pPr>
              <w:spacing w:after="0" w:line="240" w:lineRule="auto"/>
              <w:jc w:val="both"/>
              <w:rPr>
                <w:rFonts w:cs="Arial"/>
                <w:sz w:val="20"/>
                <w:szCs w:val="20"/>
              </w:rPr>
            </w:pPr>
            <w:r w:rsidRPr="006145DB">
              <w:rPr>
                <w:rFonts w:cs="Arial"/>
                <w:sz w:val="20"/>
                <w:szCs w:val="20"/>
              </w:rPr>
              <w:t>Personas cuidadoras residentes en la ciudad de Bogotá D.C, mayores de 16 años*. </w:t>
            </w:r>
          </w:p>
          <w:p w14:paraId="62F343F8" w14:textId="7131E896" w:rsidR="004147CE" w:rsidRPr="006145DB" w:rsidRDefault="004147CE" w:rsidP="005B435E">
            <w:pPr>
              <w:spacing w:after="0" w:line="240" w:lineRule="auto"/>
              <w:jc w:val="both"/>
              <w:rPr>
                <w:rFonts w:cs="Arial"/>
                <w:sz w:val="20"/>
                <w:szCs w:val="20"/>
              </w:rPr>
            </w:pPr>
            <w:r w:rsidRPr="006145DB">
              <w:rPr>
                <w:rFonts w:cs="Arial"/>
                <w:sz w:val="20"/>
                <w:szCs w:val="20"/>
              </w:rPr>
              <w:t> </w:t>
            </w:r>
          </w:p>
          <w:p w14:paraId="4AB6A9AD" w14:textId="29837B4E" w:rsidR="00584D43" w:rsidRPr="006145DB" w:rsidRDefault="004147CE" w:rsidP="005B435E">
            <w:pPr>
              <w:spacing w:after="0" w:line="240" w:lineRule="auto"/>
              <w:jc w:val="both"/>
              <w:rPr>
                <w:rFonts w:cs="Arial"/>
                <w:sz w:val="20"/>
                <w:szCs w:val="20"/>
              </w:rPr>
            </w:pPr>
            <w:r w:rsidRPr="006145DB">
              <w:rPr>
                <w:rFonts w:cs="Arial"/>
                <w:sz w:val="20"/>
                <w:szCs w:val="20"/>
              </w:rPr>
              <w:t>*Las personas entre los 16 y 17 años 11 meses, 29 días que soliciten el servicio deberán contar con autorización firmada por parte de la madre/padre/tutor o adulto responsable.</w:t>
            </w:r>
          </w:p>
        </w:tc>
      </w:tr>
      <w:tr w:rsidR="00115DA4" w:rsidRPr="006145DB" w14:paraId="3B6F9800" w14:textId="77777777" w:rsidTr="00BC7C91">
        <w:trPr>
          <w:trHeight w:val="458"/>
        </w:trPr>
        <w:tc>
          <w:tcPr>
            <w:tcW w:w="978" w:type="pct"/>
            <w:vAlign w:val="center"/>
          </w:tcPr>
          <w:p w14:paraId="52CE47C2" w14:textId="77777777" w:rsidR="00584D43" w:rsidRPr="006145DB" w:rsidRDefault="00584D43" w:rsidP="005B435E">
            <w:pPr>
              <w:spacing w:after="0" w:line="240" w:lineRule="auto"/>
              <w:rPr>
                <w:rFonts w:cs="Arial"/>
                <w:bCs/>
                <w:sz w:val="20"/>
                <w:szCs w:val="20"/>
              </w:rPr>
            </w:pPr>
            <w:r w:rsidRPr="006145DB">
              <w:rPr>
                <w:rFonts w:cs="Arial"/>
                <w:bCs/>
                <w:sz w:val="20"/>
                <w:szCs w:val="20"/>
              </w:rPr>
              <w:t>Criterios de priorización</w:t>
            </w:r>
          </w:p>
        </w:tc>
        <w:tc>
          <w:tcPr>
            <w:tcW w:w="4022" w:type="pct"/>
            <w:vAlign w:val="center"/>
          </w:tcPr>
          <w:p w14:paraId="1E7C93B4" w14:textId="4A57CF40" w:rsidR="004147CE" w:rsidRPr="006145DB" w:rsidRDefault="004147CE" w:rsidP="005B435E">
            <w:pPr>
              <w:spacing w:after="0" w:line="240" w:lineRule="auto"/>
              <w:jc w:val="both"/>
              <w:textAlignment w:val="baseline"/>
              <w:rPr>
                <w:rFonts w:cs="Arial"/>
                <w:sz w:val="20"/>
                <w:szCs w:val="20"/>
              </w:rPr>
            </w:pPr>
            <w:r w:rsidRPr="006145DB">
              <w:rPr>
                <w:rFonts w:cs="Arial"/>
                <w:sz w:val="20"/>
                <w:szCs w:val="20"/>
                <w:lang w:eastAsia="es-CO"/>
              </w:rPr>
              <w:t>Los criterios de priorización se validarán mediante los instrumentos definidos por la normatividad en cada caso, y en los casos que no existiese el instrumento de validación, a través de una declaración voluntaria escrita que se tomará a la hora de la inscripción en el servicio</w:t>
            </w:r>
            <w:r w:rsidRPr="006145DB">
              <w:rPr>
                <w:rFonts w:cs="Arial"/>
                <w:sz w:val="20"/>
                <w:szCs w:val="20"/>
              </w:rPr>
              <w:t>.</w:t>
            </w:r>
          </w:p>
          <w:p w14:paraId="01EB3E1B" w14:textId="77777777" w:rsidR="00DC0AEC" w:rsidRPr="006145DB" w:rsidRDefault="00DC0AEC" w:rsidP="005B435E">
            <w:pPr>
              <w:pStyle w:val="Ttulo1"/>
              <w:rPr>
                <w:sz w:val="20"/>
                <w:szCs w:val="20"/>
              </w:rPr>
            </w:pPr>
          </w:p>
          <w:p w14:paraId="2C3B2613" w14:textId="77777777" w:rsidR="004147CE" w:rsidRPr="006145DB" w:rsidRDefault="004147CE">
            <w:pPr>
              <w:numPr>
                <w:ilvl w:val="0"/>
                <w:numId w:val="9"/>
              </w:numPr>
              <w:spacing w:after="0" w:line="240" w:lineRule="auto"/>
              <w:jc w:val="both"/>
              <w:textAlignment w:val="baseline"/>
              <w:rPr>
                <w:rFonts w:cs="Arial"/>
                <w:sz w:val="20"/>
                <w:szCs w:val="20"/>
                <w:lang w:eastAsia="es-CO"/>
              </w:rPr>
            </w:pPr>
            <w:r w:rsidRPr="006145DB">
              <w:rPr>
                <w:rFonts w:cs="Arial"/>
                <w:sz w:val="20"/>
                <w:szCs w:val="20"/>
                <w:lang w:eastAsia="es-CO"/>
              </w:rPr>
              <w:t>Personas cuidadoras víctimas de hechos violentos asociados con el conflicto armado, incluidas en el Registro Único de Víctimas – RUV. </w:t>
            </w:r>
          </w:p>
          <w:p w14:paraId="74307DE4" w14:textId="77777777" w:rsidR="004147CE" w:rsidRPr="006145DB" w:rsidRDefault="004147CE">
            <w:pPr>
              <w:numPr>
                <w:ilvl w:val="0"/>
                <w:numId w:val="9"/>
              </w:numPr>
              <w:spacing w:after="0" w:line="240" w:lineRule="auto"/>
              <w:jc w:val="both"/>
              <w:textAlignment w:val="baseline"/>
              <w:rPr>
                <w:rFonts w:cs="Arial"/>
                <w:sz w:val="20"/>
                <w:szCs w:val="20"/>
                <w:lang w:eastAsia="es-CO"/>
              </w:rPr>
            </w:pPr>
            <w:r w:rsidRPr="006145DB">
              <w:rPr>
                <w:rFonts w:cs="Arial"/>
                <w:sz w:val="20"/>
                <w:szCs w:val="20"/>
                <w:lang w:eastAsia="es-CO"/>
              </w:rPr>
              <w:t>Personas cuidadoras indígenas, negras, afrocolombianas, palenqueras, raizales, Rrom o gitano que se encuentren en los registros oficiales avalados por la entidad competente, los registros del Sistema Nacional de Información Indígena, la certificación de los cabildos indígenas, la certificación de la Comisión Consultiva de las Comunidades Negras, Afrocolombianas, Raizales y Palenqueras, entre otros que determine el Comité Institucional de Gestión y Desempeño de la SDIS. </w:t>
            </w:r>
          </w:p>
          <w:p w14:paraId="035A8F9D" w14:textId="77777777" w:rsidR="004147CE" w:rsidRPr="006145DB" w:rsidRDefault="004147CE">
            <w:pPr>
              <w:numPr>
                <w:ilvl w:val="0"/>
                <w:numId w:val="9"/>
              </w:numPr>
              <w:spacing w:after="0" w:line="240" w:lineRule="auto"/>
              <w:jc w:val="both"/>
              <w:textAlignment w:val="baseline"/>
              <w:rPr>
                <w:rFonts w:cs="Arial"/>
                <w:sz w:val="20"/>
                <w:szCs w:val="20"/>
                <w:lang w:eastAsia="es-CO"/>
              </w:rPr>
            </w:pPr>
            <w:r w:rsidRPr="006145DB">
              <w:rPr>
                <w:rFonts w:cs="Arial"/>
                <w:sz w:val="20"/>
                <w:szCs w:val="20"/>
                <w:lang w:eastAsia="es-CO"/>
              </w:rPr>
              <w:t>Personas cuidadoras de hogares con jefatura femenina. </w:t>
            </w:r>
          </w:p>
          <w:p w14:paraId="44443035" w14:textId="77777777" w:rsidR="004147CE" w:rsidRPr="006145DB" w:rsidRDefault="004147CE">
            <w:pPr>
              <w:numPr>
                <w:ilvl w:val="0"/>
                <w:numId w:val="9"/>
              </w:numPr>
              <w:spacing w:after="0" w:line="240" w:lineRule="auto"/>
              <w:jc w:val="both"/>
              <w:textAlignment w:val="baseline"/>
              <w:rPr>
                <w:rFonts w:cs="Arial"/>
                <w:sz w:val="20"/>
                <w:szCs w:val="20"/>
                <w:lang w:eastAsia="es-CO"/>
              </w:rPr>
            </w:pPr>
            <w:r w:rsidRPr="006145DB">
              <w:rPr>
                <w:rFonts w:cs="Arial"/>
                <w:sz w:val="20"/>
                <w:szCs w:val="20"/>
                <w:lang w:eastAsia="es-CO"/>
              </w:rPr>
              <w:t>Personas cuidadoras de hogares priorizadas por la estrategia de acompañamiento a hogares en pobreza evidente y oculta.  </w:t>
            </w:r>
          </w:p>
          <w:p w14:paraId="06FA479C" w14:textId="77777777" w:rsidR="004147CE" w:rsidRPr="006145DB" w:rsidRDefault="004147CE">
            <w:pPr>
              <w:numPr>
                <w:ilvl w:val="0"/>
                <w:numId w:val="9"/>
              </w:numPr>
              <w:spacing w:after="0" w:line="240" w:lineRule="auto"/>
              <w:jc w:val="both"/>
              <w:textAlignment w:val="baseline"/>
              <w:rPr>
                <w:rFonts w:cs="Arial"/>
                <w:sz w:val="20"/>
                <w:szCs w:val="20"/>
                <w:lang w:eastAsia="es-CO"/>
              </w:rPr>
            </w:pPr>
            <w:r w:rsidRPr="006145DB">
              <w:rPr>
                <w:rFonts w:cs="Arial"/>
                <w:sz w:val="20"/>
                <w:szCs w:val="20"/>
                <w:lang w:eastAsia="es-CO"/>
              </w:rPr>
              <w:t>Personas cuidadoras mayores. </w:t>
            </w:r>
          </w:p>
          <w:p w14:paraId="4A99E3CB" w14:textId="77777777" w:rsidR="004147CE" w:rsidRPr="006145DB" w:rsidRDefault="004147CE">
            <w:pPr>
              <w:numPr>
                <w:ilvl w:val="0"/>
                <w:numId w:val="9"/>
              </w:numPr>
              <w:spacing w:after="0" w:line="240" w:lineRule="auto"/>
              <w:jc w:val="both"/>
              <w:textAlignment w:val="baseline"/>
              <w:rPr>
                <w:rFonts w:cs="Arial"/>
                <w:sz w:val="20"/>
                <w:szCs w:val="20"/>
                <w:lang w:eastAsia="es-CO"/>
              </w:rPr>
            </w:pPr>
            <w:r w:rsidRPr="006145DB">
              <w:rPr>
                <w:rFonts w:cs="Arial"/>
                <w:sz w:val="20"/>
                <w:szCs w:val="20"/>
                <w:lang w:eastAsia="es-CO"/>
              </w:rPr>
              <w:t>Personas cuidadoras con discapacidad  </w:t>
            </w:r>
          </w:p>
          <w:p w14:paraId="0CC4BE76" w14:textId="77777777" w:rsidR="004147CE" w:rsidRPr="006145DB" w:rsidRDefault="004147CE">
            <w:pPr>
              <w:numPr>
                <w:ilvl w:val="0"/>
                <w:numId w:val="9"/>
              </w:numPr>
              <w:spacing w:after="0" w:line="240" w:lineRule="auto"/>
              <w:jc w:val="both"/>
              <w:textAlignment w:val="baseline"/>
              <w:rPr>
                <w:rFonts w:cs="Arial"/>
                <w:sz w:val="20"/>
                <w:szCs w:val="20"/>
                <w:lang w:eastAsia="es-CO"/>
              </w:rPr>
            </w:pPr>
            <w:r w:rsidRPr="006145DB">
              <w:rPr>
                <w:rFonts w:cs="Arial"/>
                <w:sz w:val="20"/>
                <w:szCs w:val="20"/>
                <w:lang w:eastAsia="es-CO"/>
              </w:rPr>
              <w:t>Personas cuidadoras pertenecientes a los sectores LGBTIQ+ </w:t>
            </w:r>
          </w:p>
          <w:p w14:paraId="72CB74EE" w14:textId="77777777" w:rsidR="004147CE" w:rsidRPr="006145DB" w:rsidRDefault="004147CE">
            <w:pPr>
              <w:numPr>
                <w:ilvl w:val="0"/>
                <w:numId w:val="9"/>
              </w:numPr>
              <w:spacing w:after="0" w:line="240" w:lineRule="auto"/>
              <w:jc w:val="both"/>
              <w:textAlignment w:val="baseline"/>
              <w:rPr>
                <w:rFonts w:cs="Arial"/>
                <w:sz w:val="20"/>
                <w:szCs w:val="20"/>
                <w:lang w:eastAsia="es-CO"/>
              </w:rPr>
            </w:pPr>
            <w:r w:rsidRPr="006145DB">
              <w:rPr>
                <w:rFonts w:cs="Arial"/>
                <w:sz w:val="20"/>
                <w:szCs w:val="20"/>
                <w:lang w:eastAsia="es-CO"/>
              </w:rPr>
              <w:t>Personas cuidadoras referenciadas por los servicios de la SDIS, tropa social o Entidades del Sistema de Cuidado por alta vulnerabilidad y/o pobreza evidente y/o oculta.</w:t>
            </w:r>
          </w:p>
          <w:p w14:paraId="6B8D7A86" w14:textId="77777777" w:rsidR="000D331E" w:rsidRDefault="000D331E" w:rsidP="005B435E">
            <w:pPr>
              <w:spacing w:after="0" w:line="240" w:lineRule="auto"/>
              <w:jc w:val="both"/>
              <w:textAlignment w:val="baseline"/>
              <w:rPr>
                <w:rFonts w:cs="Arial"/>
                <w:sz w:val="20"/>
                <w:szCs w:val="20"/>
                <w:lang w:eastAsia="es-CO"/>
              </w:rPr>
            </w:pPr>
          </w:p>
          <w:p w14:paraId="201E09ED" w14:textId="4A16E64A" w:rsidR="00584D43" w:rsidRPr="006145DB" w:rsidRDefault="004147CE" w:rsidP="005B435E">
            <w:pPr>
              <w:spacing w:after="0" w:line="240" w:lineRule="auto"/>
              <w:jc w:val="both"/>
              <w:textAlignment w:val="baseline"/>
              <w:rPr>
                <w:rFonts w:eastAsia="Times New Roman" w:cs="Arial"/>
                <w:sz w:val="20"/>
                <w:szCs w:val="20"/>
                <w:lang w:eastAsia="es-CO"/>
              </w:rPr>
            </w:pPr>
            <w:r w:rsidRPr="006145DB">
              <w:rPr>
                <w:rFonts w:cs="Arial"/>
                <w:sz w:val="20"/>
                <w:szCs w:val="20"/>
                <w:lang w:eastAsia="es-CO"/>
              </w:rPr>
              <w:t xml:space="preserve">Nota: </w:t>
            </w:r>
            <w:r w:rsidR="00F71562" w:rsidRPr="006145DB">
              <w:rPr>
                <w:rFonts w:cs="Arial"/>
                <w:sz w:val="20"/>
                <w:szCs w:val="20"/>
                <w:lang w:eastAsia="es-CO"/>
              </w:rPr>
              <w:t>a</w:t>
            </w:r>
            <w:r w:rsidRPr="006145DB">
              <w:rPr>
                <w:rFonts w:cs="Arial"/>
                <w:sz w:val="20"/>
                <w:szCs w:val="20"/>
                <w:lang w:eastAsia="es-CO"/>
              </w:rPr>
              <w:t>l ser un servicio a demanda, los criterios mencionados tendrán aplicabilidad solo en los casos en que la demanda supere la oferta</w:t>
            </w:r>
            <w:r w:rsidR="00603A66" w:rsidRPr="006145DB">
              <w:rPr>
                <w:rFonts w:cs="Arial"/>
                <w:sz w:val="20"/>
                <w:szCs w:val="20"/>
                <w:lang w:eastAsia="es-CO"/>
              </w:rPr>
              <w:t>.</w:t>
            </w:r>
          </w:p>
        </w:tc>
      </w:tr>
      <w:tr w:rsidR="00115DA4" w:rsidRPr="006145DB" w14:paraId="3CCD6BB3" w14:textId="77777777" w:rsidTr="00757CED">
        <w:trPr>
          <w:trHeight w:val="378"/>
        </w:trPr>
        <w:tc>
          <w:tcPr>
            <w:tcW w:w="978" w:type="pct"/>
            <w:vAlign w:val="center"/>
          </w:tcPr>
          <w:p w14:paraId="43270421" w14:textId="77777777" w:rsidR="004147CE" w:rsidRPr="006145DB" w:rsidRDefault="004147CE" w:rsidP="005B435E">
            <w:pPr>
              <w:spacing w:after="0" w:line="240" w:lineRule="auto"/>
              <w:rPr>
                <w:rFonts w:cs="Arial"/>
                <w:bCs/>
                <w:sz w:val="20"/>
                <w:szCs w:val="20"/>
              </w:rPr>
            </w:pPr>
            <w:r w:rsidRPr="006145DB">
              <w:rPr>
                <w:rFonts w:cs="Arial"/>
                <w:bCs/>
                <w:sz w:val="20"/>
                <w:szCs w:val="20"/>
              </w:rPr>
              <w:t>Criterios de Ingreso</w:t>
            </w:r>
          </w:p>
        </w:tc>
        <w:tc>
          <w:tcPr>
            <w:tcW w:w="4022" w:type="pct"/>
          </w:tcPr>
          <w:p w14:paraId="440D6CFE" w14:textId="77777777" w:rsidR="004147CE" w:rsidRPr="006145DB" w:rsidRDefault="004147CE" w:rsidP="005B435E">
            <w:pPr>
              <w:pStyle w:val="paragraph"/>
              <w:spacing w:before="0" w:beforeAutospacing="0" w:after="0" w:afterAutospacing="0"/>
              <w:jc w:val="both"/>
              <w:textAlignment w:val="baseline"/>
              <w:rPr>
                <w:rFonts w:ascii="Arial" w:hAnsi="Arial" w:cs="Arial"/>
                <w:sz w:val="20"/>
                <w:szCs w:val="20"/>
              </w:rPr>
            </w:pPr>
            <w:r w:rsidRPr="006145DB">
              <w:rPr>
                <w:rStyle w:val="normaltextrun"/>
                <w:rFonts w:ascii="Arial" w:hAnsi="Arial" w:cs="Arial"/>
                <w:sz w:val="20"/>
                <w:szCs w:val="20"/>
              </w:rPr>
              <w:t>Personas cuidadoras residentes en la ciudad de Bogotá D.C, mayores de 16 años*.</w:t>
            </w:r>
            <w:r w:rsidRPr="006145DB">
              <w:rPr>
                <w:rStyle w:val="eop"/>
                <w:rFonts w:ascii="Arial" w:eastAsia="Calibri" w:hAnsi="Arial" w:cs="Arial"/>
                <w:sz w:val="20"/>
                <w:szCs w:val="20"/>
              </w:rPr>
              <w:t> </w:t>
            </w:r>
          </w:p>
          <w:p w14:paraId="188837B2" w14:textId="521B298F" w:rsidR="004147CE" w:rsidRPr="006145DB" w:rsidRDefault="004147CE" w:rsidP="005B435E">
            <w:pPr>
              <w:pStyle w:val="commentcontentpara"/>
              <w:spacing w:before="0" w:beforeAutospacing="0" w:after="0" w:afterAutospacing="0"/>
              <w:jc w:val="both"/>
              <w:rPr>
                <w:rFonts w:ascii="Arial" w:hAnsi="Arial" w:cs="Arial"/>
                <w:sz w:val="20"/>
                <w:szCs w:val="20"/>
              </w:rPr>
            </w:pPr>
            <w:r w:rsidRPr="006145DB">
              <w:rPr>
                <w:rStyle w:val="normaltextrun"/>
                <w:rFonts w:ascii="Arial" w:hAnsi="Arial" w:cs="Arial"/>
                <w:sz w:val="20"/>
                <w:szCs w:val="20"/>
              </w:rPr>
              <w:t>*Las personas entre los 16 y 17 años 11 meses, 29 días que soliciten el servicio deberán contar con autorización firmada por parte de la madre/padre/tutor o adulto responsable.</w:t>
            </w:r>
            <w:r w:rsidRPr="006145DB">
              <w:rPr>
                <w:rStyle w:val="eop"/>
                <w:rFonts w:ascii="Arial" w:hAnsi="Arial" w:cs="Arial"/>
                <w:sz w:val="20"/>
                <w:szCs w:val="20"/>
              </w:rPr>
              <w:t> </w:t>
            </w:r>
          </w:p>
        </w:tc>
      </w:tr>
      <w:tr w:rsidR="00115DA4" w:rsidRPr="006145DB" w14:paraId="408C10F9" w14:textId="77777777" w:rsidTr="00757CED">
        <w:trPr>
          <w:trHeight w:val="20"/>
        </w:trPr>
        <w:tc>
          <w:tcPr>
            <w:tcW w:w="978" w:type="pct"/>
            <w:vAlign w:val="center"/>
          </w:tcPr>
          <w:p w14:paraId="2FA9892C" w14:textId="02613D61" w:rsidR="004147CE" w:rsidRPr="006145DB" w:rsidRDefault="004147CE" w:rsidP="005B435E">
            <w:pPr>
              <w:spacing w:after="0" w:line="240" w:lineRule="auto"/>
              <w:rPr>
                <w:rFonts w:cs="Arial"/>
                <w:bCs/>
                <w:sz w:val="20"/>
                <w:szCs w:val="20"/>
              </w:rPr>
            </w:pPr>
            <w:r w:rsidRPr="006145DB">
              <w:rPr>
                <w:rFonts w:cs="Arial"/>
                <w:bCs/>
                <w:sz w:val="20"/>
                <w:szCs w:val="20"/>
              </w:rPr>
              <w:t>Criterios de Egreso</w:t>
            </w:r>
          </w:p>
        </w:tc>
        <w:tc>
          <w:tcPr>
            <w:tcW w:w="4022" w:type="pct"/>
            <w:vAlign w:val="center"/>
          </w:tcPr>
          <w:p w14:paraId="53BCAB6A" w14:textId="77777777" w:rsidR="004147CE" w:rsidRPr="006145DB" w:rsidRDefault="004147CE">
            <w:pPr>
              <w:numPr>
                <w:ilvl w:val="0"/>
                <w:numId w:val="10"/>
              </w:numPr>
              <w:spacing w:after="0" w:line="240" w:lineRule="auto"/>
              <w:jc w:val="both"/>
              <w:textAlignment w:val="baseline"/>
              <w:rPr>
                <w:rFonts w:cs="Arial"/>
                <w:sz w:val="20"/>
                <w:szCs w:val="20"/>
                <w:lang w:eastAsia="es-CO"/>
              </w:rPr>
            </w:pPr>
            <w:r w:rsidRPr="006145DB">
              <w:rPr>
                <w:rFonts w:cs="Arial"/>
                <w:sz w:val="20"/>
                <w:szCs w:val="20"/>
                <w:lang w:eastAsia="es-CO"/>
              </w:rPr>
              <w:t>Finalización de la actividad que se inscribió el/la beneficiario/a del componente zonas de descanso y autocuidado. </w:t>
            </w:r>
          </w:p>
          <w:p w14:paraId="0808D1FC" w14:textId="77777777" w:rsidR="004147CE" w:rsidRPr="006145DB" w:rsidRDefault="004147CE">
            <w:pPr>
              <w:numPr>
                <w:ilvl w:val="0"/>
                <w:numId w:val="10"/>
              </w:numPr>
              <w:spacing w:after="0" w:line="240" w:lineRule="auto"/>
              <w:jc w:val="both"/>
              <w:textAlignment w:val="baseline"/>
              <w:rPr>
                <w:rFonts w:cs="Arial"/>
                <w:sz w:val="20"/>
                <w:szCs w:val="20"/>
                <w:lang w:eastAsia="es-CO"/>
              </w:rPr>
            </w:pPr>
            <w:r w:rsidRPr="006145DB">
              <w:rPr>
                <w:rFonts w:cs="Arial"/>
                <w:sz w:val="20"/>
                <w:szCs w:val="20"/>
                <w:lang w:eastAsia="es-CO"/>
              </w:rPr>
              <w:t>Retiro voluntario manifestado libre y expresamente. </w:t>
            </w:r>
          </w:p>
          <w:p w14:paraId="332F54DF" w14:textId="77777777" w:rsidR="004147CE" w:rsidRPr="006145DB" w:rsidRDefault="004147CE">
            <w:pPr>
              <w:numPr>
                <w:ilvl w:val="0"/>
                <w:numId w:val="10"/>
              </w:numPr>
              <w:spacing w:after="0" w:line="240" w:lineRule="auto"/>
              <w:jc w:val="both"/>
              <w:textAlignment w:val="baseline"/>
              <w:rPr>
                <w:rFonts w:cs="Arial"/>
                <w:sz w:val="20"/>
                <w:szCs w:val="20"/>
                <w:lang w:eastAsia="es-CO"/>
              </w:rPr>
            </w:pPr>
            <w:r w:rsidRPr="006145DB">
              <w:rPr>
                <w:rFonts w:cs="Arial"/>
                <w:sz w:val="20"/>
                <w:szCs w:val="20"/>
                <w:lang w:eastAsia="es-CO"/>
              </w:rPr>
              <w:t>Incumplimiento del reglamento particular del componente en ejecución. </w:t>
            </w:r>
          </w:p>
          <w:p w14:paraId="0D2787A9" w14:textId="6BC28596" w:rsidR="004147CE" w:rsidRPr="006145DB" w:rsidRDefault="004147CE">
            <w:pPr>
              <w:numPr>
                <w:ilvl w:val="0"/>
                <w:numId w:val="10"/>
              </w:numPr>
              <w:spacing w:after="0" w:line="240" w:lineRule="auto"/>
              <w:jc w:val="both"/>
              <w:textAlignment w:val="baseline"/>
              <w:rPr>
                <w:rFonts w:cs="Arial"/>
                <w:sz w:val="20"/>
                <w:szCs w:val="20"/>
                <w:lang w:eastAsia="es-CO"/>
              </w:rPr>
            </w:pPr>
            <w:r w:rsidRPr="006145DB">
              <w:rPr>
                <w:rFonts w:cs="Arial"/>
                <w:sz w:val="20"/>
                <w:szCs w:val="20"/>
                <w:lang w:eastAsia="es-CO"/>
              </w:rPr>
              <w:t>Finalización de la atención en el componente de lavanderías de un (1) mes, con posibilidad de pr</w:t>
            </w:r>
            <w:r w:rsidR="00603A66" w:rsidRPr="006145DB">
              <w:rPr>
                <w:rFonts w:cs="Arial"/>
                <w:sz w:val="20"/>
                <w:szCs w:val="20"/>
                <w:lang w:eastAsia="es-CO"/>
              </w:rPr>
              <w:t>ó</w:t>
            </w:r>
            <w:r w:rsidRPr="006145DB">
              <w:rPr>
                <w:rFonts w:cs="Arial"/>
                <w:sz w:val="20"/>
                <w:szCs w:val="20"/>
                <w:lang w:eastAsia="es-CO"/>
              </w:rPr>
              <w:t>rroga según demanda de cada lavandería.</w:t>
            </w:r>
          </w:p>
        </w:tc>
      </w:tr>
      <w:tr w:rsidR="00115DA4" w:rsidRPr="006145DB" w14:paraId="0E190A87" w14:textId="77777777" w:rsidTr="00757CED">
        <w:trPr>
          <w:trHeight w:val="20"/>
        </w:trPr>
        <w:tc>
          <w:tcPr>
            <w:tcW w:w="978" w:type="pct"/>
            <w:vAlign w:val="center"/>
          </w:tcPr>
          <w:p w14:paraId="5873EB3C" w14:textId="77777777" w:rsidR="004147CE" w:rsidRPr="006145DB" w:rsidRDefault="004147CE" w:rsidP="005B435E">
            <w:pPr>
              <w:spacing w:after="0" w:line="240" w:lineRule="auto"/>
              <w:rPr>
                <w:rFonts w:cs="Arial"/>
                <w:bCs/>
                <w:sz w:val="20"/>
                <w:szCs w:val="20"/>
              </w:rPr>
            </w:pPr>
            <w:r w:rsidRPr="006145DB">
              <w:rPr>
                <w:rFonts w:cs="Arial"/>
                <w:bCs/>
                <w:sz w:val="20"/>
                <w:szCs w:val="20"/>
              </w:rPr>
              <w:t>Restricciones</w:t>
            </w:r>
          </w:p>
        </w:tc>
        <w:tc>
          <w:tcPr>
            <w:tcW w:w="4022" w:type="pct"/>
          </w:tcPr>
          <w:p w14:paraId="72144146" w14:textId="153293A5" w:rsidR="004147CE" w:rsidRPr="006145DB" w:rsidRDefault="004147CE" w:rsidP="005B435E">
            <w:pPr>
              <w:spacing w:after="0" w:line="240" w:lineRule="auto"/>
              <w:jc w:val="both"/>
              <w:rPr>
                <w:rFonts w:cs="Arial"/>
                <w:sz w:val="20"/>
                <w:szCs w:val="20"/>
              </w:rPr>
            </w:pPr>
            <w:r w:rsidRPr="006145DB">
              <w:rPr>
                <w:rFonts w:cs="Arial"/>
                <w:sz w:val="20"/>
                <w:szCs w:val="20"/>
              </w:rPr>
              <w:t>Este servicio no genera ninguna restricción con otros servicios ofertados por el Distrito y/o con el Gobierno Nacional.</w:t>
            </w:r>
          </w:p>
        </w:tc>
      </w:tr>
      <w:tr w:rsidR="004147CE" w:rsidRPr="006145DB" w14:paraId="0D8DB364" w14:textId="77777777" w:rsidTr="00757CED">
        <w:trPr>
          <w:trHeight w:val="661"/>
        </w:trPr>
        <w:tc>
          <w:tcPr>
            <w:tcW w:w="978" w:type="pct"/>
            <w:vAlign w:val="center"/>
          </w:tcPr>
          <w:p w14:paraId="71B58653" w14:textId="50B14A68" w:rsidR="004147CE" w:rsidRPr="006145DB" w:rsidRDefault="004147CE" w:rsidP="005B435E">
            <w:pPr>
              <w:spacing w:after="0" w:line="240" w:lineRule="auto"/>
              <w:rPr>
                <w:rFonts w:cs="Arial"/>
                <w:bCs/>
                <w:sz w:val="20"/>
                <w:szCs w:val="20"/>
              </w:rPr>
            </w:pPr>
            <w:r w:rsidRPr="006145DB">
              <w:rPr>
                <w:rFonts w:cs="Arial"/>
                <w:bCs/>
                <w:sz w:val="20"/>
                <w:szCs w:val="20"/>
              </w:rPr>
              <w:t xml:space="preserve">Ejecución </w:t>
            </w:r>
          </w:p>
        </w:tc>
        <w:tc>
          <w:tcPr>
            <w:tcW w:w="4022" w:type="pct"/>
          </w:tcPr>
          <w:p w14:paraId="2CDDED07" w14:textId="69321B0E" w:rsidR="004147CE" w:rsidRPr="006145DB" w:rsidRDefault="004147CE" w:rsidP="005B435E">
            <w:pPr>
              <w:spacing w:after="0" w:line="240" w:lineRule="auto"/>
              <w:jc w:val="both"/>
              <w:rPr>
                <w:rFonts w:cs="Arial"/>
                <w:sz w:val="20"/>
                <w:szCs w:val="20"/>
              </w:rPr>
            </w:pPr>
            <w:r w:rsidRPr="006145DB">
              <w:rPr>
                <w:rFonts w:cs="Arial"/>
                <w:sz w:val="20"/>
                <w:szCs w:val="20"/>
              </w:rPr>
              <w:t>La inscripción y prestación del servicio se realizará a través de los Centros de Desarrollo Comunitario-CDC, las Subdirecciones Locales de Integración Social y otras infraestructuras asociadas a la operación de las Manzanas de Cuidado o Unidades Operativas donde se encuentre establecida la ejecución de las Lavanderías Comunitarias.</w:t>
            </w:r>
          </w:p>
          <w:p w14:paraId="059010D0" w14:textId="77777777" w:rsidR="008C7CF7" w:rsidRPr="006145DB" w:rsidRDefault="008C7CF7" w:rsidP="005B435E">
            <w:pPr>
              <w:pStyle w:val="Ttulo1"/>
              <w:rPr>
                <w:sz w:val="20"/>
                <w:szCs w:val="20"/>
              </w:rPr>
            </w:pPr>
          </w:p>
          <w:p w14:paraId="64A0E2FA" w14:textId="4244E524" w:rsidR="004147CE" w:rsidRPr="006145DB" w:rsidRDefault="004147CE" w:rsidP="005B435E">
            <w:pPr>
              <w:spacing w:after="0" w:line="240" w:lineRule="auto"/>
              <w:jc w:val="both"/>
              <w:textAlignment w:val="baseline"/>
              <w:rPr>
                <w:rFonts w:cs="Arial"/>
                <w:sz w:val="20"/>
                <w:szCs w:val="20"/>
                <w:lang w:eastAsia="es-CO"/>
              </w:rPr>
            </w:pPr>
            <w:r w:rsidRPr="006145DB">
              <w:rPr>
                <w:rFonts w:cs="Arial"/>
                <w:sz w:val="20"/>
                <w:szCs w:val="20"/>
                <w:lang w:eastAsia="es-CO"/>
              </w:rPr>
              <w:t>Para el caso del componente lavanderías comunitarias el proceso consiste en: </w:t>
            </w:r>
          </w:p>
          <w:p w14:paraId="0B308DBB" w14:textId="130ABA14" w:rsidR="004147CE" w:rsidRPr="006145DB" w:rsidRDefault="004147CE">
            <w:pPr>
              <w:numPr>
                <w:ilvl w:val="0"/>
                <w:numId w:val="11"/>
              </w:numPr>
              <w:spacing w:after="0" w:line="240" w:lineRule="auto"/>
              <w:jc w:val="both"/>
              <w:textAlignment w:val="baseline"/>
              <w:rPr>
                <w:rFonts w:cs="Arial"/>
                <w:sz w:val="20"/>
                <w:szCs w:val="20"/>
                <w:lang w:eastAsia="es-CO"/>
              </w:rPr>
            </w:pPr>
            <w:r w:rsidRPr="006145DB">
              <w:rPr>
                <w:rFonts w:cs="Arial"/>
                <w:bCs/>
                <w:sz w:val="20"/>
                <w:szCs w:val="20"/>
                <w:lang w:eastAsia="es-CO"/>
              </w:rPr>
              <w:t>Recepción</w:t>
            </w:r>
            <w:r w:rsidR="00603A66" w:rsidRPr="006145DB">
              <w:rPr>
                <w:rFonts w:cs="Arial"/>
                <w:sz w:val="20"/>
                <w:szCs w:val="20"/>
                <w:lang w:eastAsia="es-CO"/>
              </w:rPr>
              <w:t>: e</w:t>
            </w:r>
            <w:r w:rsidRPr="006145DB">
              <w:rPr>
                <w:rFonts w:cs="Arial"/>
                <w:sz w:val="20"/>
                <w:szCs w:val="20"/>
              </w:rPr>
              <w:t>l operario/a de la lavandería recibe del beneficiario o la beneficiaria las prendas para el lavado, entre las cuales no deben incluir tapetes, cortinas, calzado, cordones, medias, ropa interior, muñecos, morrales, maletas, canguro o cachuchas. Para este primer paso el beneficiario deberá garantizar el suministro del jabón y del elemento para organizar la ropa (bolsa o canasta). La ropa no podrá en ningún caso exceder los 20 kilogramos de peso. </w:t>
            </w:r>
          </w:p>
          <w:p w14:paraId="60B9EA8A" w14:textId="6CCCD33D" w:rsidR="004147CE" w:rsidRPr="006145DB" w:rsidRDefault="004147CE">
            <w:pPr>
              <w:numPr>
                <w:ilvl w:val="0"/>
                <w:numId w:val="11"/>
              </w:numPr>
              <w:spacing w:after="0" w:line="240" w:lineRule="auto"/>
              <w:jc w:val="both"/>
              <w:textAlignment w:val="baseline"/>
              <w:rPr>
                <w:rFonts w:cs="Arial"/>
                <w:sz w:val="20"/>
                <w:szCs w:val="20"/>
                <w:lang w:eastAsia="es-CO"/>
              </w:rPr>
            </w:pPr>
            <w:r w:rsidRPr="006145DB">
              <w:rPr>
                <w:rFonts w:cs="Arial"/>
                <w:bCs/>
                <w:sz w:val="20"/>
                <w:szCs w:val="20"/>
                <w:lang w:eastAsia="es-CO"/>
              </w:rPr>
              <w:t>Lavado</w:t>
            </w:r>
            <w:r w:rsidR="00603A66" w:rsidRPr="006145DB">
              <w:rPr>
                <w:rFonts w:cs="Arial"/>
                <w:sz w:val="20"/>
                <w:szCs w:val="20"/>
                <w:lang w:eastAsia="es-CO"/>
              </w:rPr>
              <w:t>: e</w:t>
            </w:r>
            <w:r w:rsidRPr="006145DB">
              <w:rPr>
                <w:rFonts w:cs="Arial"/>
                <w:sz w:val="20"/>
                <w:szCs w:val="20"/>
                <w:lang w:eastAsia="es-CO"/>
              </w:rPr>
              <w:t>l operario/a verificará la cantidad de prendas y procederá a introducirlas en la lavadora para iniciar el ciclo de lavado.  </w:t>
            </w:r>
          </w:p>
          <w:p w14:paraId="5767A565" w14:textId="4C7B4784" w:rsidR="004147CE" w:rsidRPr="006145DB" w:rsidRDefault="004147CE">
            <w:pPr>
              <w:numPr>
                <w:ilvl w:val="0"/>
                <w:numId w:val="11"/>
              </w:numPr>
              <w:spacing w:after="0" w:line="240" w:lineRule="auto"/>
              <w:jc w:val="both"/>
              <w:textAlignment w:val="baseline"/>
              <w:rPr>
                <w:rFonts w:cs="Arial"/>
                <w:sz w:val="20"/>
                <w:szCs w:val="20"/>
                <w:lang w:eastAsia="es-CO"/>
              </w:rPr>
            </w:pPr>
            <w:r w:rsidRPr="006145DB">
              <w:rPr>
                <w:rFonts w:cs="Arial"/>
                <w:bCs/>
                <w:sz w:val="20"/>
                <w:szCs w:val="20"/>
                <w:lang w:eastAsia="es-CO"/>
              </w:rPr>
              <w:t>Secado</w:t>
            </w:r>
            <w:r w:rsidR="00603A66" w:rsidRPr="006145DB">
              <w:rPr>
                <w:rFonts w:cs="Arial"/>
                <w:sz w:val="20"/>
                <w:szCs w:val="20"/>
                <w:lang w:eastAsia="es-CO"/>
              </w:rPr>
              <w:t>: u</w:t>
            </w:r>
            <w:r w:rsidRPr="006145DB">
              <w:rPr>
                <w:rFonts w:cs="Arial"/>
                <w:sz w:val="20"/>
                <w:szCs w:val="20"/>
                <w:lang w:eastAsia="es-CO"/>
              </w:rPr>
              <w:t>na vez finalizado el ciclo de lavado el operario/a procederá a trasladar la ropa a la secadora. </w:t>
            </w:r>
          </w:p>
          <w:p w14:paraId="3E40F7CC" w14:textId="56F65B5B" w:rsidR="004147CE" w:rsidRPr="006145DB" w:rsidRDefault="004147CE">
            <w:pPr>
              <w:numPr>
                <w:ilvl w:val="0"/>
                <w:numId w:val="11"/>
              </w:numPr>
              <w:spacing w:after="0" w:line="240" w:lineRule="auto"/>
              <w:jc w:val="both"/>
              <w:textAlignment w:val="baseline"/>
              <w:rPr>
                <w:rFonts w:cs="Arial"/>
                <w:sz w:val="20"/>
                <w:szCs w:val="20"/>
                <w:lang w:eastAsia="es-CO"/>
              </w:rPr>
            </w:pPr>
            <w:r w:rsidRPr="006145DB">
              <w:rPr>
                <w:rFonts w:cs="Arial"/>
                <w:bCs/>
                <w:sz w:val="20"/>
                <w:szCs w:val="20"/>
                <w:lang w:eastAsia="es-CO"/>
              </w:rPr>
              <w:t>Doblado de ropa:</w:t>
            </w:r>
            <w:r w:rsidR="00603A66" w:rsidRPr="006145DB">
              <w:rPr>
                <w:rFonts w:cs="Arial"/>
                <w:sz w:val="20"/>
                <w:szCs w:val="20"/>
                <w:lang w:eastAsia="es-CO"/>
              </w:rPr>
              <w:t xml:space="preserve"> f</w:t>
            </w:r>
            <w:r w:rsidRPr="006145DB">
              <w:rPr>
                <w:rFonts w:cs="Arial"/>
                <w:sz w:val="20"/>
                <w:szCs w:val="20"/>
                <w:lang w:eastAsia="es-CO"/>
              </w:rPr>
              <w:t>inalizado el ciclo de secado el operario/a procederá a doblar la ropa y organizarla en la bolsa o canasta entregada por el beneficiario o beneficiaria, para su entrega final.   </w:t>
            </w:r>
          </w:p>
          <w:p w14:paraId="441BA2E7" w14:textId="77777777" w:rsidR="00603A66" w:rsidRPr="006145DB" w:rsidRDefault="00603A66" w:rsidP="005B435E">
            <w:pPr>
              <w:spacing w:after="0" w:line="240" w:lineRule="auto"/>
              <w:jc w:val="both"/>
              <w:rPr>
                <w:rFonts w:cs="Arial"/>
                <w:sz w:val="20"/>
                <w:szCs w:val="20"/>
              </w:rPr>
            </w:pPr>
          </w:p>
          <w:p w14:paraId="31F30B09" w14:textId="748F9D35" w:rsidR="004147CE" w:rsidRPr="006145DB" w:rsidRDefault="004147CE" w:rsidP="005B435E">
            <w:pPr>
              <w:spacing w:after="0" w:line="240" w:lineRule="auto"/>
              <w:jc w:val="both"/>
              <w:rPr>
                <w:rFonts w:cs="Arial"/>
                <w:sz w:val="20"/>
                <w:szCs w:val="20"/>
              </w:rPr>
            </w:pPr>
            <w:r w:rsidRPr="006145DB">
              <w:rPr>
                <w:rFonts w:cs="Arial"/>
                <w:sz w:val="20"/>
                <w:szCs w:val="20"/>
              </w:rPr>
              <w:t xml:space="preserve">Las(os) beneficiarias(os) tendrán acceso a la atención en este componente de lavanderías durante un (1) mes, con posibilidad </w:t>
            </w:r>
            <w:r w:rsidR="00603A66" w:rsidRPr="006145DB">
              <w:rPr>
                <w:rFonts w:cs="Arial"/>
                <w:sz w:val="20"/>
                <w:szCs w:val="20"/>
                <w:lang w:eastAsia="es-CO"/>
              </w:rPr>
              <w:t>de pró</w:t>
            </w:r>
            <w:r w:rsidRPr="006145DB">
              <w:rPr>
                <w:rFonts w:cs="Arial"/>
                <w:sz w:val="20"/>
                <w:szCs w:val="20"/>
                <w:lang w:eastAsia="es-CO"/>
              </w:rPr>
              <w:t>rroga según demanda de cada lavandería.</w:t>
            </w:r>
            <w:r w:rsidRPr="006145DB">
              <w:rPr>
                <w:rFonts w:cs="Arial"/>
                <w:sz w:val="20"/>
                <w:szCs w:val="20"/>
              </w:rPr>
              <w:t xml:space="preserve"> El uso de la lavandería comunitaria se realizará mediante la asignación de turnos con día y hora para cada beneficiario(a). No aportar los insumos necesarios en más de 2 ocasiones repercutirá como incumplimiento al reglamento del proceso.</w:t>
            </w:r>
          </w:p>
          <w:p w14:paraId="46B9D2C2" w14:textId="77777777" w:rsidR="008C7CF7" w:rsidRPr="006145DB" w:rsidRDefault="008C7CF7" w:rsidP="005B435E">
            <w:pPr>
              <w:pStyle w:val="Ttulo1"/>
              <w:rPr>
                <w:sz w:val="20"/>
                <w:szCs w:val="20"/>
              </w:rPr>
            </w:pPr>
          </w:p>
          <w:p w14:paraId="53FB3448" w14:textId="1949A44E" w:rsidR="004147CE" w:rsidRPr="006145DB" w:rsidRDefault="004147CE" w:rsidP="005B435E">
            <w:pPr>
              <w:pStyle w:val="paragraph"/>
              <w:spacing w:before="0" w:beforeAutospacing="0" w:after="0" w:afterAutospacing="0"/>
              <w:jc w:val="both"/>
              <w:textAlignment w:val="baseline"/>
              <w:rPr>
                <w:rFonts w:ascii="Arial" w:hAnsi="Arial" w:cs="Arial"/>
                <w:sz w:val="20"/>
                <w:szCs w:val="20"/>
                <w:lang w:val="es-ES"/>
              </w:rPr>
            </w:pPr>
            <w:r w:rsidRPr="006145DB">
              <w:rPr>
                <w:rFonts w:ascii="Arial" w:hAnsi="Arial" w:cs="Arial"/>
                <w:sz w:val="20"/>
                <w:szCs w:val="20"/>
                <w:lang w:val="es-ES"/>
              </w:rPr>
              <w:t>El componente de zonas de descanso y autocuidado se realizará mediante actividades: </w:t>
            </w:r>
          </w:p>
          <w:p w14:paraId="67118A17" w14:textId="77777777" w:rsidR="004147CE" w:rsidRPr="006145DB" w:rsidRDefault="004147CE">
            <w:pPr>
              <w:pStyle w:val="paragraph"/>
              <w:numPr>
                <w:ilvl w:val="0"/>
                <w:numId w:val="12"/>
              </w:numPr>
              <w:spacing w:before="0" w:beforeAutospacing="0" w:after="0" w:afterAutospacing="0"/>
              <w:jc w:val="both"/>
              <w:textAlignment w:val="baseline"/>
              <w:rPr>
                <w:rFonts w:ascii="Arial" w:hAnsi="Arial" w:cs="Arial"/>
                <w:sz w:val="20"/>
                <w:szCs w:val="20"/>
                <w:lang w:val="es-ES"/>
              </w:rPr>
            </w:pPr>
            <w:r w:rsidRPr="006145DB">
              <w:rPr>
                <w:rFonts w:ascii="Arial" w:hAnsi="Arial" w:cs="Arial"/>
                <w:bCs/>
                <w:sz w:val="20"/>
                <w:szCs w:val="20"/>
                <w:lang w:val="es-ES"/>
              </w:rPr>
              <w:t>Físicas</w:t>
            </w:r>
            <w:r w:rsidRPr="006145DB">
              <w:rPr>
                <w:rFonts w:ascii="Arial" w:hAnsi="Arial" w:cs="Arial"/>
                <w:sz w:val="20"/>
                <w:szCs w:val="20"/>
                <w:lang w:val="es-ES"/>
              </w:rPr>
              <w:t>: sesiones en temas como defensa personal, voleibol, futbol, natación, gimnasia, aeróbicos, entre otros. </w:t>
            </w:r>
          </w:p>
          <w:p w14:paraId="26EB8FB0" w14:textId="77777777" w:rsidR="004147CE" w:rsidRPr="006145DB" w:rsidRDefault="004147CE">
            <w:pPr>
              <w:pStyle w:val="paragraph"/>
              <w:numPr>
                <w:ilvl w:val="0"/>
                <w:numId w:val="12"/>
              </w:numPr>
              <w:spacing w:before="0" w:beforeAutospacing="0" w:after="0" w:afterAutospacing="0"/>
              <w:jc w:val="both"/>
              <w:textAlignment w:val="baseline"/>
              <w:rPr>
                <w:rFonts w:ascii="Arial" w:hAnsi="Arial" w:cs="Arial"/>
                <w:sz w:val="20"/>
                <w:szCs w:val="20"/>
                <w:lang w:val="es-ES"/>
              </w:rPr>
            </w:pPr>
            <w:r w:rsidRPr="006145DB">
              <w:rPr>
                <w:rFonts w:ascii="Arial" w:hAnsi="Arial" w:cs="Arial"/>
                <w:bCs/>
                <w:sz w:val="20"/>
                <w:szCs w:val="20"/>
                <w:lang w:val="es-ES"/>
              </w:rPr>
              <w:t>Artísticas</w:t>
            </w:r>
            <w:r w:rsidRPr="006145DB">
              <w:rPr>
                <w:rFonts w:ascii="Arial" w:hAnsi="Arial" w:cs="Arial"/>
                <w:sz w:val="20"/>
                <w:szCs w:val="20"/>
                <w:lang w:val="es-ES"/>
              </w:rPr>
              <w:t>: sesiones en temas como danza árabe, danza folclórica, artes plásticas, música entre otros.</w:t>
            </w:r>
          </w:p>
          <w:p w14:paraId="35F42C07" w14:textId="77777777" w:rsidR="004147CE" w:rsidRPr="006145DB" w:rsidRDefault="004147CE">
            <w:pPr>
              <w:pStyle w:val="paragraph"/>
              <w:numPr>
                <w:ilvl w:val="0"/>
                <w:numId w:val="12"/>
              </w:numPr>
              <w:spacing w:before="0" w:beforeAutospacing="0" w:after="0" w:afterAutospacing="0"/>
              <w:jc w:val="both"/>
              <w:textAlignment w:val="baseline"/>
              <w:rPr>
                <w:rFonts w:ascii="Arial" w:hAnsi="Arial" w:cs="Arial"/>
                <w:sz w:val="20"/>
                <w:szCs w:val="20"/>
                <w:lang w:val="es-ES"/>
              </w:rPr>
            </w:pPr>
            <w:r w:rsidRPr="006145DB">
              <w:rPr>
                <w:rFonts w:ascii="Arial" w:hAnsi="Arial" w:cs="Arial"/>
                <w:bCs/>
                <w:sz w:val="20"/>
                <w:szCs w:val="20"/>
                <w:lang w:val="es-ES"/>
              </w:rPr>
              <w:t>Lúdicas</w:t>
            </w:r>
            <w:r w:rsidRPr="006145DB">
              <w:rPr>
                <w:rFonts w:ascii="Arial" w:hAnsi="Arial" w:cs="Arial"/>
                <w:sz w:val="20"/>
                <w:szCs w:val="20"/>
                <w:lang w:val="es-ES"/>
              </w:rPr>
              <w:t>: sesiones en temas como juegos de mesa, coordinación de memoria, recrea tu mente y tu salud, tejiendo la palabra, entre otros. </w:t>
            </w:r>
          </w:p>
          <w:p w14:paraId="7349E141" w14:textId="3E17D950" w:rsidR="004147CE" w:rsidRPr="006145DB" w:rsidRDefault="004147CE">
            <w:pPr>
              <w:pStyle w:val="paragraph"/>
              <w:numPr>
                <w:ilvl w:val="0"/>
                <w:numId w:val="12"/>
              </w:numPr>
              <w:spacing w:before="0" w:beforeAutospacing="0" w:after="0" w:afterAutospacing="0"/>
              <w:jc w:val="both"/>
              <w:textAlignment w:val="baseline"/>
              <w:rPr>
                <w:rFonts w:ascii="Arial" w:hAnsi="Arial" w:cs="Arial"/>
                <w:sz w:val="20"/>
                <w:szCs w:val="20"/>
                <w:lang w:val="es-ES"/>
              </w:rPr>
            </w:pPr>
            <w:r w:rsidRPr="006145DB">
              <w:rPr>
                <w:rFonts w:ascii="Arial" w:hAnsi="Arial" w:cs="Arial"/>
                <w:bCs/>
                <w:sz w:val="20"/>
                <w:szCs w:val="20"/>
                <w:lang w:val="es-ES"/>
              </w:rPr>
              <w:t>Relajación</w:t>
            </w:r>
            <w:r w:rsidRPr="006145DB">
              <w:rPr>
                <w:rFonts w:ascii="Arial" w:hAnsi="Arial" w:cs="Arial"/>
                <w:sz w:val="20"/>
                <w:szCs w:val="20"/>
                <w:lang w:val="es-ES"/>
              </w:rPr>
              <w:t xml:space="preserve">: sesiones en temas como yoga, expresión corporal, danza </w:t>
            </w:r>
            <w:r w:rsidR="004D07D8" w:rsidRPr="006145DB">
              <w:rPr>
                <w:rFonts w:ascii="Arial" w:hAnsi="Arial" w:cs="Arial"/>
                <w:sz w:val="20"/>
                <w:szCs w:val="20"/>
                <w:lang w:val="es-ES"/>
              </w:rPr>
              <w:t>anti estrés</w:t>
            </w:r>
            <w:r w:rsidRPr="006145DB">
              <w:rPr>
                <w:rFonts w:ascii="Arial" w:hAnsi="Arial" w:cs="Arial"/>
                <w:sz w:val="20"/>
                <w:szCs w:val="20"/>
                <w:lang w:val="es-ES"/>
              </w:rPr>
              <w:t xml:space="preserve"> centro de escucha, vínculos afectivos, embellecimiento facial, entre otros.</w:t>
            </w:r>
          </w:p>
          <w:p w14:paraId="74537D36" w14:textId="77777777" w:rsidR="004147CE" w:rsidRPr="006145DB" w:rsidRDefault="004147CE" w:rsidP="005B435E">
            <w:pPr>
              <w:pStyle w:val="paragraph"/>
              <w:spacing w:before="0" w:beforeAutospacing="0" w:after="0" w:afterAutospacing="0"/>
              <w:jc w:val="both"/>
              <w:textAlignment w:val="baseline"/>
              <w:rPr>
                <w:rFonts w:ascii="Arial" w:hAnsi="Arial" w:cs="Arial"/>
                <w:sz w:val="20"/>
                <w:szCs w:val="20"/>
                <w:lang w:val="es-ES"/>
              </w:rPr>
            </w:pPr>
          </w:p>
          <w:p w14:paraId="4CCB646B" w14:textId="3D2B00AB" w:rsidR="004147CE" w:rsidRPr="006145DB" w:rsidRDefault="004147CE" w:rsidP="005B435E">
            <w:pPr>
              <w:pStyle w:val="paragraph"/>
              <w:spacing w:before="0" w:beforeAutospacing="0" w:after="0" w:afterAutospacing="0"/>
              <w:jc w:val="both"/>
              <w:textAlignment w:val="baseline"/>
              <w:rPr>
                <w:rFonts w:ascii="Arial" w:hAnsi="Arial" w:cs="Arial"/>
                <w:sz w:val="20"/>
                <w:szCs w:val="20"/>
                <w:lang w:val="es-ES"/>
              </w:rPr>
            </w:pPr>
            <w:r w:rsidRPr="006145DB">
              <w:rPr>
                <w:rFonts w:ascii="Arial" w:hAnsi="Arial" w:cs="Arial"/>
                <w:sz w:val="20"/>
                <w:szCs w:val="20"/>
                <w:lang w:val="es-ES"/>
              </w:rPr>
              <w:t>Todas las sesiones se realizarán de manera presencial en las unidades operativas anteriormente mencionadas y se liderarán por un/una instructor/a técnico responsable y capacitado para la orientación de dichas actividades, las cuales serán siempre de tipo grupal y comprenderán una duración m</w:t>
            </w:r>
            <w:r w:rsidR="00603A66" w:rsidRPr="006145DB">
              <w:rPr>
                <w:rFonts w:ascii="Arial" w:hAnsi="Arial" w:cs="Arial"/>
                <w:sz w:val="20"/>
                <w:szCs w:val="20"/>
                <w:lang w:val="es-ES"/>
              </w:rPr>
              <w:t>áxima de hasta dos horas.</w:t>
            </w:r>
          </w:p>
          <w:p w14:paraId="4A652D75" w14:textId="77777777" w:rsidR="00623320" w:rsidRPr="006145DB" w:rsidRDefault="00623320" w:rsidP="005B435E">
            <w:pPr>
              <w:pStyle w:val="paragraph"/>
              <w:spacing w:before="0" w:beforeAutospacing="0" w:after="0" w:afterAutospacing="0"/>
              <w:jc w:val="both"/>
              <w:textAlignment w:val="baseline"/>
              <w:rPr>
                <w:rFonts w:ascii="Arial" w:hAnsi="Arial" w:cs="Arial"/>
                <w:sz w:val="20"/>
                <w:szCs w:val="20"/>
                <w:lang w:val="es-ES"/>
              </w:rPr>
            </w:pPr>
          </w:p>
          <w:p w14:paraId="0C53FFEC" w14:textId="31D839EF" w:rsidR="004147CE" w:rsidRPr="006145DB" w:rsidRDefault="004147CE" w:rsidP="005B435E">
            <w:pPr>
              <w:pStyle w:val="commentcontentpara"/>
              <w:spacing w:before="0" w:beforeAutospacing="0" w:after="0" w:afterAutospacing="0"/>
              <w:jc w:val="both"/>
              <w:rPr>
                <w:rFonts w:ascii="Arial" w:hAnsi="Arial" w:cs="Arial"/>
                <w:sz w:val="20"/>
                <w:szCs w:val="20"/>
              </w:rPr>
            </w:pPr>
            <w:r w:rsidRPr="006145DB">
              <w:rPr>
                <w:rFonts w:ascii="Arial" w:hAnsi="Arial" w:cs="Arial"/>
                <w:sz w:val="20"/>
                <w:szCs w:val="20"/>
              </w:rPr>
              <w:t>En caso de interrupción parcial del servicio por un evento de alto impacto se cuenta con la capacidad de ofertar actividades de manera virtual para el componente de Zonas de Descanso y Autocuidado.</w:t>
            </w:r>
          </w:p>
        </w:tc>
      </w:tr>
    </w:tbl>
    <w:p w14:paraId="4CF6385F" w14:textId="45AA91E7" w:rsidR="00A77EC4" w:rsidRPr="006145DB" w:rsidRDefault="00A77EC4" w:rsidP="005B435E">
      <w:pPr>
        <w:pStyle w:val="commentcontentpara"/>
        <w:spacing w:before="0" w:beforeAutospacing="0" w:after="0" w:afterAutospacing="0"/>
        <w:rPr>
          <w:rFonts w:ascii="Arial" w:hAnsi="Arial" w:cs="Arial"/>
          <w:sz w:val="22"/>
          <w:szCs w:val="22"/>
        </w:rPr>
      </w:pPr>
    </w:p>
    <w:p w14:paraId="27097E1B" w14:textId="320BEE60" w:rsidR="000E1226" w:rsidRPr="006145DB" w:rsidRDefault="002D4632">
      <w:pPr>
        <w:pStyle w:val="Ttulo1"/>
        <w:numPr>
          <w:ilvl w:val="2"/>
          <w:numId w:val="72"/>
        </w:numPr>
        <w:tabs>
          <w:tab w:val="left" w:pos="284"/>
          <w:tab w:val="left" w:pos="1134"/>
        </w:tabs>
        <w:ind w:left="709" w:hanging="579"/>
        <w:jc w:val="center"/>
      </w:pPr>
      <w:bookmarkStart w:id="335" w:name="_Toc193527413"/>
      <w:bookmarkStart w:id="336" w:name="_Toc210213226"/>
      <w:bookmarkStart w:id="337" w:name="_Toc213273499"/>
      <w:bookmarkStart w:id="338" w:name="_Toc213276126"/>
      <w:bookmarkStart w:id="339" w:name="_Toc216902460"/>
      <w:bookmarkEnd w:id="335"/>
      <w:r w:rsidRPr="006145DB">
        <w:t>Servicio Gestión del Riesgo</w:t>
      </w:r>
      <w:bookmarkEnd w:id="336"/>
      <w:bookmarkEnd w:id="337"/>
      <w:bookmarkEnd w:id="338"/>
      <w:bookmarkEnd w:id="339"/>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A55ED3" w:rsidRPr="006145DB" w14:paraId="75DC0417" w14:textId="77777777" w:rsidTr="00941E4D">
        <w:trPr>
          <w:trHeight w:val="334"/>
          <w:jc w:val="center"/>
        </w:trPr>
        <w:tc>
          <w:tcPr>
            <w:tcW w:w="1696" w:type="dxa"/>
            <w:vAlign w:val="center"/>
          </w:tcPr>
          <w:p w14:paraId="721F0727" w14:textId="77777777" w:rsidR="00A55ED3" w:rsidRPr="006145DB" w:rsidRDefault="00A55ED3" w:rsidP="00941E4D">
            <w:pPr>
              <w:spacing w:after="0" w:line="240" w:lineRule="auto"/>
              <w:contextualSpacing/>
              <w:jc w:val="both"/>
              <w:rPr>
                <w:rFonts w:cs="Arial"/>
                <w:bCs/>
                <w:sz w:val="20"/>
                <w:szCs w:val="20"/>
                <w:lang w:eastAsia="es-CO"/>
              </w:rPr>
            </w:pPr>
            <w:r w:rsidRPr="006145DB">
              <w:rPr>
                <w:rFonts w:cs="Arial"/>
                <w:bCs/>
                <w:sz w:val="20"/>
                <w:szCs w:val="20"/>
                <w:lang w:eastAsia="es-CO"/>
              </w:rPr>
              <w:t>Nombre del servicio</w:t>
            </w:r>
          </w:p>
        </w:tc>
        <w:tc>
          <w:tcPr>
            <w:tcW w:w="7699" w:type="dxa"/>
            <w:vAlign w:val="center"/>
          </w:tcPr>
          <w:p w14:paraId="2B625177" w14:textId="71AF7596" w:rsidR="00A55ED3" w:rsidRPr="006145DB" w:rsidRDefault="00941E4D" w:rsidP="00941E4D">
            <w:pPr>
              <w:pStyle w:val="Textoindependiente"/>
              <w:spacing w:after="0" w:line="240" w:lineRule="auto"/>
              <w:jc w:val="both"/>
              <w:rPr>
                <w:rFonts w:cs="Arial"/>
                <w:bCs/>
                <w:sz w:val="20"/>
                <w:szCs w:val="20"/>
                <w:lang w:eastAsia="es-CO"/>
              </w:rPr>
            </w:pPr>
            <w:r w:rsidRPr="006145DB">
              <w:rPr>
                <w:rFonts w:cs="Arial"/>
                <w:bCs/>
                <w:sz w:val="20"/>
                <w:szCs w:val="20"/>
                <w:lang w:eastAsia="es-CO"/>
              </w:rPr>
              <w:t>Gestión del riesgo.</w:t>
            </w:r>
          </w:p>
        </w:tc>
      </w:tr>
      <w:tr w:rsidR="00A55ED3" w:rsidRPr="006145DB" w14:paraId="74DF56CE" w14:textId="77777777" w:rsidTr="005577A5">
        <w:trPr>
          <w:trHeight w:val="676"/>
          <w:jc w:val="center"/>
        </w:trPr>
        <w:tc>
          <w:tcPr>
            <w:tcW w:w="1696" w:type="dxa"/>
            <w:vAlign w:val="center"/>
          </w:tcPr>
          <w:p w14:paraId="1495D999" w14:textId="77777777" w:rsidR="00A55ED3" w:rsidRPr="006145DB" w:rsidRDefault="00A55ED3" w:rsidP="00941E4D">
            <w:pPr>
              <w:spacing w:after="0" w:line="240" w:lineRule="auto"/>
              <w:contextualSpacing/>
              <w:jc w:val="both"/>
              <w:rPr>
                <w:rFonts w:cs="Arial"/>
                <w:bCs/>
                <w:sz w:val="20"/>
                <w:szCs w:val="20"/>
                <w:lang w:eastAsia="es-CO"/>
              </w:rPr>
            </w:pPr>
            <w:r w:rsidRPr="006145DB">
              <w:rPr>
                <w:rFonts w:cs="Arial"/>
                <w:bCs/>
                <w:sz w:val="20"/>
                <w:szCs w:val="20"/>
                <w:lang w:eastAsia="es-CO"/>
              </w:rPr>
              <w:t>Objeto del Servicio</w:t>
            </w:r>
          </w:p>
        </w:tc>
        <w:tc>
          <w:tcPr>
            <w:tcW w:w="7699" w:type="dxa"/>
          </w:tcPr>
          <w:p w14:paraId="53C98425" w14:textId="77777777" w:rsidR="00A55ED3" w:rsidRPr="006145DB" w:rsidRDefault="00A55ED3" w:rsidP="00941E4D">
            <w:pPr>
              <w:pStyle w:val="Textoindependiente"/>
              <w:spacing w:after="0" w:line="240" w:lineRule="auto"/>
              <w:jc w:val="both"/>
              <w:rPr>
                <w:rFonts w:cs="Arial"/>
                <w:bCs/>
                <w:sz w:val="20"/>
                <w:szCs w:val="20"/>
                <w:lang w:eastAsia="es-CO"/>
              </w:rPr>
            </w:pPr>
            <w:bookmarkStart w:id="340" w:name="_Hlk203483898"/>
            <w:r w:rsidRPr="006145DB">
              <w:rPr>
                <w:rFonts w:cs="Arial"/>
                <w:bCs/>
                <w:sz w:val="20"/>
                <w:szCs w:val="20"/>
                <w:lang w:eastAsia="es-CO"/>
              </w:rPr>
              <w:t>Identificar y atender personas u hogares damnificados por emergencias de origen natural o antrópico ocurridas en el Distrito Capital, con el fin de reducir los efectos adversos o impactos generados y cubrir necesidades humanitarias básicas que requiere la población</w:t>
            </w:r>
            <w:bookmarkEnd w:id="340"/>
            <w:r w:rsidRPr="006145DB">
              <w:rPr>
                <w:rFonts w:cs="Arial"/>
                <w:bCs/>
                <w:sz w:val="20"/>
                <w:szCs w:val="20"/>
                <w:lang w:eastAsia="es-CO"/>
              </w:rPr>
              <w:t>.</w:t>
            </w:r>
          </w:p>
        </w:tc>
      </w:tr>
      <w:tr w:rsidR="00A55ED3" w:rsidRPr="006145DB" w14:paraId="7AF9CB87" w14:textId="77777777" w:rsidTr="005577A5">
        <w:trPr>
          <w:trHeight w:val="969"/>
          <w:jc w:val="center"/>
        </w:trPr>
        <w:tc>
          <w:tcPr>
            <w:tcW w:w="1696" w:type="dxa"/>
            <w:vAlign w:val="center"/>
          </w:tcPr>
          <w:p w14:paraId="37121519" w14:textId="77777777" w:rsidR="00A55ED3" w:rsidRPr="006145DB" w:rsidRDefault="00A55ED3" w:rsidP="00941E4D">
            <w:pPr>
              <w:spacing w:after="0" w:line="240" w:lineRule="auto"/>
              <w:contextualSpacing/>
              <w:jc w:val="both"/>
              <w:rPr>
                <w:rFonts w:cs="Arial"/>
                <w:bCs/>
                <w:sz w:val="20"/>
                <w:szCs w:val="20"/>
                <w:lang w:eastAsia="es-CO"/>
              </w:rPr>
            </w:pPr>
            <w:r w:rsidRPr="006145DB">
              <w:rPr>
                <w:rFonts w:cs="Arial"/>
                <w:bCs/>
                <w:sz w:val="20"/>
                <w:szCs w:val="20"/>
                <w:lang w:eastAsia="es-CO"/>
              </w:rPr>
              <w:t xml:space="preserve">Oferta servicio </w:t>
            </w:r>
          </w:p>
        </w:tc>
        <w:tc>
          <w:tcPr>
            <w:tcW w:w="7699" w:type="dxa"/>
          </w:tcPr>
          <w:p w14:paraId="4BC02816" w14:textId="77777777" w:rsidR="00A55ED3" w:rsidRPr="006145DB" w:rsidRDefault="00A55ED3" w:rsidP="00BC7C91">
            <w:pPr>
              <w:pStyle w:val="Textoindependiente"/>
              <w:spacing w:after="0" w:line="240" w:lineRule="auto"/>
              <w:ind w:left="29"/>
              <w:contextualSpacing/>
              <w:jc w:val="both"/>
              <w:rPr>
                <w:rFonts w:cs="Arial"/>
                <w:bCs/>
                <w:sz w:val="20"/>
                <w:szCs w:val="20"/>
                <w:lang w:eastAsia="es-CO"/>
              </w:rPr>
            </w:pPr>
            <w:bookmarkStart w:id="341" w:name="_Hlk203483779"/>
            <w:r w:rsidRPr="006145DB">
              <w:rPr>
                <w:rFonts w:cs="Arial"/>
                <w:bCs/>
                <w:sz w:val="20"/>
                <w:szCs w:val="20"/>
                <w:lang w:eastAsia="es-CO"/>
              </w:rPr>
              <w:t>Entregar los siguientes beneficios a personas u hogares damnificados por emergencias de origen natural o antrópico, de acuerdo con el nivel de daño identificado:</w:t>
            </w:r>
          </w:p>
          <w:p w14:paraId="0822D132" w14:textId="77777777" w:rsidR="00A55ED3" w:rsidRPr="006145DB" w:rsidRDefault="00A55ED3">
            <w:pPr>
              <w:pStyle w:val="Prrafodelista"/>
              <w:numPr>
                <w:ilvl w:val="0"/>
                <w:numId w:val="102"/>
              </w:numPr>
              <w:tabs>
                <w:tab w:val="left" w:pos="318"/>
              </w:tabs>
              <w:spacing w:after="0" w:line="240" w:lineRule="auto"/>
              <w:ind w:left="318"/>
              <w:jc w:val="both"/>
              <w:rPr>
                <w:rFonts w:cs="Arial"/>
                <w:bCs/>
                <w:sz w:val="20"/>
                <w:szCs w:val="20"/>
                <w:lang w:eastAsia="es-CO"/>
              </w:rPr>
            </w:pPr>
            <w:r w:rsidRPr="006145DB">
              <w:rPr>
                <w:rFonts w:cs="Arial"/>
                <w:bCs/>
                <w:sz w:val="20"/>
                <w:szCs w:val="20"/>
                <w:lang w:eastAsia="es-CO"/>
              </w:rPr>
              <w:t>Beneficios en especie: bono de alimentos, ayuda humanitaria no alimentaria (vestuario, calzado, kit de elementos de aseo e higiene personal).</w:t>
            </w:r>
          </w:p>
          <w:p w14:paraId="3AC02CF4" w14:textId="77777777" w:rsidR="00A55ED3" w:rsidRPr="006145DB" w:rsidRDefault="00A55ED3">
            <w:pPr>
              <w:pStyle w:val="Prrafodelista"/>
              <w:numPr>
                <w:ilvl w:val="0"/>
                <w:numId w:val="102"/>
              </w:numPr>
              <w:tabs>
                <w:tab w:val="left" w:pos="318"/>
              </w:tabs>
              <w:spacing w:after="0" w:line="240" w:lineRule="auto"/>
              <w:ind w:left="318"/>
              <w:jc w:val="both"/>
              <w:rPr>
                <w:rFonts w:cs="Arial"/>
                <w:bCs/>
                <w:sz w:val="20"/>
                <w:szCs w:val="20"/>
                <w:lang w:eastAsia="es-CO"/>
              </w:rPr>
            </w:pPr>
            <w:bookmarkStart w:id="342" w:name="_Hlk203560915"/>
            <w:r w:rsidRPr="006145DB">
              <w:rPr>
                <w:rFonts w:cs="Arial"/>
                <w:bCs/>
                <w:sz w:val="20"/>
                <w:szCs w:val="20"/>
                <w:lang w:eastAsia="es-CO"/>
              </w:rPr>
              <w:t>Ayuda humanitaria del Instituto Distrital para la Gestión de Riesgos y Cambio Climático -IDIGER.</w:t>
            </w:r>
            <w:bookmarkEnd w:id="342"/>
          </w:p>
          <w:p w14:paraId="32E4A413" w14:textId="77777777" w:rsidR="00941E4D" w:rsidRPr="006145DB" w:rsidRDefault="00941E4D" w:rsidP="00941E4D">
            <w:pPr>
              <w:pStyle w:val="Textoindependiente"/>
              <w:spacing w:after="0" w:line="240" w:lineRule="auto"/>
              <w:ind w:left="-113"/>
              <w:contextualSpacing/>
              <w:jc w:val="both"/>
              <w:rPr>
                <w:rFonts w:cs="Arial"/>
                <w:bCs/>
                <w:sz w:val="20"/>
                <w:szCs w:val="20"/>
                <w:lang w:eastAsia="es-CO"/>
              </w:rPr>
            </w:pPr>
          </w:p>
          <w:p w14:paraId="2430B0C2" w14:textId="77777777" w:rsidR="00A55ED3" w:rsidRPr="006145DB" w:rsidRDefault="00A55ED3" w:rsidP="00BC7C91">
            <w:pPr>
              <w:pStyle w:val="Textoindependiente"/>
              <w:spacing w:after="0" w:line="240" w:lineRule="auto"/>
              <w:contextualSpacing/>
              <w:jc w:val="both"/>
              <w:rPr>
                <w:rFonts w:cs="Arial"/>
                <w:bCs/>
                <w:sz w:val="20"/>
                <w:szCs w:val="20"/>
                <w:lang w:eastAsia="es-CO"/>
              </w:rPr>
            </w:pPr>
            <w:r w:rsidRPr="006145DB">
              <w:rPr>
                <w:rFonts w:cs="Arial"/>
                <w:bCs/>
                <w:sz w:val="20"/>
                <w:szCs w:val="20"/>
                <w:lang w:eastAsia="es-CO"/>
              </w:rPr>
              <w:t>Adicionalmente y de acuerdo con las condiciones detectadas, se realiza referenciación a la oferta de la Secretaría Distrital de Integración Social o de otras entidades distritales, así como el seguimiento y acompañamiento que la persona o el hogar pueda requerir.</w:t>
            </w:r>
            <w:bookmarkEnd w:id="341"/>
          </w:p>
        </w:tc>
      </w:tr>
      <w:tr w:rsidR="00A55ED3" w:rsidRPr="006145DB" w14:paraId="686624F3" w14:textId="77777777" w:rsidTr="00941E4D">
        <w:trPr>
          <w:trHeight w:val="475"/>
          <w:jc w:val="center"/>
        </w:trPr>
        <w:tc>
          <w:tcPr>
            <w:tcW w:w="1696" w:type="dxa"/>
            <w:vAlign w:val="center"/>
          </w:tcPr>
          <w:p w14:paraId="5C01FE11" w14:textId="77777777" w:rsidR="00A55ED3" w:rsidRPr="006145DB" w:rsidRDefault="00A55ED3" w:rsidP="00941E4D">
            <w:pPr>
              <w:spacing w:after="0" w:line="240" w:lineRule="auto"/>
              <w:contextualSpacing/>
              <w:jc w:val="both"/>
              <w:rPr>
                <w:rFonts w:cs="Arial"/>
                <w:bCs/>
                <w:sz w:val="20"/>
                <w:szCs w:val="20"/>
                <w:lang w:eastAsia="es-CO"/>
              </w:rPr>
            </w:pPr>
            <w:r w:rsidRPr="006145DB">
              <w:rPr>
                <w:rFonts w:cs="Arial"/>
                <w:bCs/>
                <w:sz w:val="20"/>
                <w:szCs w:val="20"/>
                <w:lang w:eastAsia="es-CO"/>
              </w:rPr>
              <w:t xml:space="preserve">Tipo de Focalización </w:t>
            </w:r>
          </w:p>
        </w:tc>
        <w:tc>
          <w:tcPr>
            <w:tcW w:w="7699" w:type="dxa"/>
            <w:vAlign w:val="center"/>
          </w:tcPr>
          <w:p w14:paraId="71306380" w14:textId="5F2A4380" w:rsidR="00A55ED3" w:rsidRPr="006145DB" w:rsidRDefault="00A55ED3" w:rsidP="00941E4D">
            <w:pPr>
              <w:tabs>
                <w:tab w:val="left" w:pos="397"/>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Focalización </w:t>
            </w:r>
            <w:r w:rsidR="00941E4D" w:rsidRPr="006145DB">
              <w:rPr>
                <w:rFonts w:cs="Arial"/>
                <w:bCs/>
                <w:sz w:val="20"/>
                <w:szCs w:val="20"/>
                <w:lang w:eastAsia="es-CO"/>
              </w:rPr>
              <w:t>por demanda gestión del riesgo.</w:t>
            </w:r>
          </w:p>
        </w:tc>
      </w:tr>
      <w:tr w:rsidR="00A55ED3" w:rsidRPr="006145DB" w14:paraId="2668692A" w14:textId="77777777" w:rsidTr="00292136">
        <w:trPr>
          <w:trHeight w:val="485"/>
          <w:jc w:val="center"/>
        </w:trPr>
        <w:tc>
          <w:tcPr>
            <w:tcW w:w="1696" w:type="dxa"/>
            <w:vAlign w:val="center"/>
          </w:tcPr>
          <w:p w14:paraId="31A47D6F" w14:textId="77777777" w:rsidR="00A55ED3" w:rsidRPr="006145DB" w:rsidRDefault="00A55ED3" w:rsidP="00941E4D">
            <w:pPr>
              <w:spacing w:after="0" w:line="240" w:lineRule="auto"/>
              <w:contextualSpacing/>
              <w:jc w:val="both"/>
              <w:rPr>
                <w:rFonts w:cs="Arial"/>
                <w:bCs/>
                <w:sz w:val="20"/>
                <w:szCs w:val="20"/>
                <w:lang w:eastAsia="es-CO"/>
              </w:rPr>
            </w:pPr>
            <w:r w:rsidRPr="006145DB">
              <w:rPr>
                <w:rFonts w:cs="Arial"/>
                <w:bCs/>
                <w:sz w:val="20"/>
                <w:szCs w:val="20"/>
                <w:lang w:eastAsia="es-CO"/>
              </w:rPr>
              <w:t>Población Objetivo</w:t>
            </w:r>
          </w:p>
        </w:tc>
        <w:tc>
          <w:tcPr>
            <w:tcW w:w="7699" w:type="dxa"/>
          </w:tcPr>
          <w:p w14:paraId="7E47DFFA" w14:textId="736C743E" w:rsidR="00A55ED3" w:rsidRPr="006145DB" w:rsidRDefault="00A55ED3" w:rsidP="00941E4D">
            <w:pPr>
              <w:tabs>
                <w:tab w:val="left" w:pos="709"/>
              </w:tabs>
              <w:spacing w:after="0" w:line="240" w:lineRule="auto"/>
              <w:contextualSpacing/>
              <w:jc w:val="both"/>
              <w:rPr>
                <w:rFonts w:cs="Arial"/>
                <w:bCs/>
                <w:sz w:val="20"/>
                <w:szCs w:val="20"/>
                <w:lang w:eastAsia="es-CO"/>
              </w:rPr>
            </w:pPr>
            <w:bookmarkStart w:id="343" w:name="_Hlk203483946"/>
            <w:r w:rsidRPr="006145DB">
              <w:rPr>
                <w:rFonts w:cs="Arial"/>
                <w:bCs/>
                <w:sz w:val="20"/>
                <w:szCs w:val="20"/>
                <w:lang w:eastAsia="es-CO"/>
              </w:rPr>
              <w:t>Persona u hogar damnificado por emergencias de origen natural o antrópico, que residan en la ciudad de Bogotá D.C.</w:t>
            </w:r>
            <w:bookmarkEnd w:id="343"/>
          </w:p>
        </w:tc>
      </w:tr>
      <w:tr w:rsidR="00A55ED3" w:rsidRPr="006145DB" w14:paraId="250081A7" w14:textId="77777777" w:rsidTr="000D331E">
        <w:trPr>
          <w:trHeight w:val="1995"/>
          <w:jc w:val="center"/>
        </w:trPr>
        <w:tc>
          <w:tcPr>
            <w:tcW w:w="1696" w:type="dxa"/>
            <w:vAlign w:val="center"/>
          </w:tcPr>
          <w:p w14:paraId="0E97471A" w14:textId="77777777" w:rsidR="00A55ED3" w:rsidRPr="006145DB" w:rsidRDefault="00A55ED3" w:rsidP="00941E4D">
            <w:pPr>
              <w:spacing w:after="0" w:line="240" w:lineRule="auto"/>
              <w:ind w:left="22"/>
              <w:contextualSpacing/>
              <w:jc w:val="both"/>
              <w:rPr>
                <w:rFonts w:cs="Arial"/>
                <w:sz w:val="20"/>
                <w:szCs w:val="20"/>
                <w:lang w:eastAsia="es-CO"/>
              </w:rPr>
            </w:pPr>
            <w:r w:rsidRPr="006145DB">
              <w:rPr>
                <w:rFonts w:cs="Arial"/>
                <w:sz w:val="20"/>
                <w:szCs w:val="20"/>
                <w:lang w:eastAsia="es-CO"/>
              </w:rPr>
              <w:t>Fuentes de Información Población Objetivo</w:t>
            </w:r>
          </w:p>
        </w:tc>
        <w:tc>
          <w:tcPr>
            <w:tcW w:w="7699" w:type="dxa"/>
          </w:tcPr>
          <w:tbl>
            <w:tblPr>
              <w:tblStyle w:val="Tablaconcuadrcula"/>
              <w:tblW w:w="7476" w:type="dxa"/>
              <w:jc w:val="center"/>
              <w:tblLayout w:type="fixed"/>
              <w:tblLook w:val="04A0" w:firstRow="1" w:lastRow="0" w:firstColumn="1" w:lastColumn="0" w:noHBand="0" w:noVBand="1"/>
            </w:tblPr>
            <w:tblGrid>
              <w:gridCol w:w="2858"/>
              <w:gridCol w:w="1707"/>
              <w:gridCol w:w="1134"/>
              <w:gridCol w:w="1777"/>
            </w:tblGrid>
            <w:tr w:rsidR="00941E4D" w:rsidRPr="006145DB" w14:paraId="5FD975E4" w14:textId="77777777" w:rsidTr="000D331E">
              <w:trPr>
                <w:trHeight w:val="375"/>
                <w:jc w:val="center"/>
              </w:trPr>
              <w:tc>
                <w:tcPr>
                  <w:tcW w:w="2858" w:type="dxa"/>
                  <w:tcBorders>
                    <w:top w:val="nil"/>
                  </w:tcBorders>
                  <w:vAlign w:val="center"/>
                </w:tcPr>
                <w:p w14:paraId="5C8F77ED"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707" w:type="dxa"/>
                  <w:tcBorders>
                    <w:top w:val="nil"/>
                  </w:tcBorders>
                  <w:vAlign w:val="center"/>
                </w:tcPr>
                <w:p w14:paraId="06F8A3E1"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0BB3ADFB" w14:textId="77777777" w:rsidR="00A55ED3" w:rsidRPr="006145DB" w:rsidRDefault="00A55ED3" w:rsidP="00BC7C91">
                  <w:pPr>
                    <w:tabs>
                      <w:tab w:val="left" w:pos="709"/>
                    </w:tabs>
                    <w:ind w:left="-33"/>
                    <w:contextualSpacing/>
                    <w:jc w:val="center"/>
                    <w:rPr>
                      <w:rFonts w:cs="Arial"/>
                      <w:sz w:val="16"/>
                      <w:szCs w:val="16"/>
                      <w:lang w:eastAsia="es-CO"/>
                    </w:rPr>
                  </w:pPr>
                  <w:r w:rsidRPr="006145DB">
                    <w:rPr>
                      <w:rFonts w:cs="Arial"/>
                      <w:sz w:val="16"/>
                      <w:szCs w:val="16"/>
                      <w:lang w:eastAsia="es-CO"/>
                    </w:rPr>
                    <w:t>Periodicidad</w:t>
                  </w:r>
                </w:p>
              </w:tc>
              <w:tc>
                <w:tcPr>
                  <w:tcW w:w="1777" w:type="dxa"/>
                  <w:tcBorders>
                    <w:top w:val="nil"/>
                  </w:tcBorders>
                  <w:vAlign w:val="center"/>
                </w:tcPr>
                <w:p w14:paraId="0726355A"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941E4D" w:rsidRPr="006145DB" w14:paraId="31D881D9" w14:textId="77777777" w:rsidTr="000D331E">
              <w:trPr>
                <w:trHeight w:val="810"/>
                <w:jc w:val="center"/>
              </w:trPr>
              <w:tc>
                <w:tcPr>
                  <w:tcW w:w="2858" w:type="dxa"/>
                  <w:vAlign w:val="center"/>
                </w:tcPr>
                <w:p w14:paraId="348C8E82" w14:textId="77777777" w:rsidR="00A55ED3" w:rsidRPr="006145DB" w:rsidRDefault="00A55ED3" w:rsidP="00941E4D">
                  <w:pPr>
                    <w:tabs>
                      <w:tab w:val="left" w:pos="709"/>
                    </w:tabs>
                    <w:contextualSpacing/>
                    <w:jc w:val="both"/>
                    <w:rPr>
                      <w:rFonts w:cs="Arial"/>
                      <w:sz w:val="16"/>
                      <w:szCs w:val="16"/>
                      <w:lang w:eastAsia="es-CO"/>
                    </w:rPr>
                  </w:pPr>
                  <w:r w:rsidRPr="006145DB">
                    <w:rPr>
                      <w:rFonts w:cs="Arial"/>
                      <w:sz w:val="16"/>
                      <w:szCs w:val="16"/>
                      <w:lang w:eastAsia="es-CO"/>
                    </w:rPr>
                    <w:t>Persona u hogar damnificado por emergencias de origen natural o antrópico</w:t>
                  </w:r>
                </w:p>
              </w:tc>
              <w:tc>
                <w:tcPr>
                  <w:tcW w:w="1707" w:type="dxa"/>
                  <w:vAlign w:val="center"/>
                </w:tcPr>
                <w:p w14:paraId="0F43F389" w14:textId="77777777" w:rsidR="00A55ED3" w:rsidRPr="006145DB" w:rsidRDefault="00A55ED3" w:rsidP="00941E4D">
                  <w:pPr>
                    <w:tabs>
                      <w:tab w:val="left" w:pos="709"/>
                    </w:tabs>
                    <w:contextualSpacing/>
                    <w:jc w:val="center"/>
                    <w:rPr>
                      <w:rFonts w:cs="Arial"/>
                      <w:sz w:val="16"/>
                      <w:szCs w:val="16"/>
                      <w:lang w:eastAsia="es-CO"/>
                    </w:rPr>
                  </w:pPr>
                  <w:bookmarkStart w:id="344" w:name="_Hlk203484062"/>
                  <w:r w:rsidRPr="006145DB">
                    <w:rPr>
                      <w:rFonts w:cs="Arial"/>
                      <w:sz w:val="16"/>
                      <w:szCs w:val="16"/>
                      <w:lang w:eastAsia="es-CO"/>
                    </w:rPr>
                    <w:t>Sistema informático Registro de Emergencias -SIRE</w:t>
                  </w:r>
                  <w:bookmarkEnd w:id="344"/>
                </w:p>
              </w:tc>
              <w:tc>
                <w:tcPr>
                  <w:tcW w:w="1134" w:type="dxa"/>
                  <w:vAlign w:val="center"/>
                </w:tcPr>
                <w:p w14:paraId="3CE28E3C"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bCs/>
                      <w:sz w:val="16"/>
                      <w:szCs w:val="16"/>
                      <w:lang w:eastAsia="es-CO"/>
                    </w:rPr>
                    <w:t>Demanda</w:t>
                  </w:r>
                </w:p>
              </w:tc>
              <w:tc>
                <w:tcPr>
                  <w:tcW w:w="1777" w:type="dxa"/>
                  <w:vAlign w:val="center"/>
                </w:tcPr>
                <w:p w14:paraId="5A7767DD"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Instituto Distrital para la Gestión de Riesgos y Cambio Climático -IDIGER</w:t>
                  </w:r>
                </w:p>
              </w:tc>
            </w:tr>
            <w:tr w:rsidR="00941E4D" w:rsidRPr="006145DB" w14:paraId="5F082103" w14:textId="77777777" w:rsidTr="000D331E">
              <w:trPr>
                <w:trHeight w:val="302"/>
                <w:jc w:val="center"/>
              </w:trPr>
              <w:tc>
                <w:tcPr>
                  <w:tcW w:w="2858" w:type="dxa"/>
                  <w:vAlign w:val="center"/>
                </w:tcPr>
                <w:p w14:paraId="59FA1F46" w14:textId="77777777" w:rsidR="00A55ED3" w:rsidRPr="006145DB" w:rsidRDefault="00A55ED3" w:rsidP="00941E4D">
                  <w:pPr>
                    <w:jc w:val="both"/>
                    <w:rPr>
                      <w:rFonts w:cs="Arial"/>
                      <w:sz w:val="16"/>
                      <w:szCs w:val="16"/>
                      <w:lang w:eastAsia="es-CO"/>
                    </w:rPr>
                  </w:pPr>
                  <w:r w:rsidRPr="006145DB">
                    <w:rPr>
                      <w:rFonts w:cs="Arial"/>
                      <w:sz w:val="16"/>
                      <w:szCs w:val="16"/>
                      <w:lang w:eastAsia="es-CO"/>
                    </w:rPr>
                    <w:t>Residentes en la ciudad de Bogotá D.C</w:t>
                  </w:r>
                </w:p>
              </w:tc>
              <w:tc>
                <w:tcPr>
                  <w:tcW w:w="1707" w:type="dxa"/>
                  <w:vAlign w:val="center"/>
                </w:tcPr>
                <w:p w14:paraId="6B8E982B" w14:textId="77777777" w:rsidR="00A55ED3" w:rsidRPr="006145DB" w:rsidRDefault="00A55ED3" w:rsidP="00941E4D">
                  <w:pPr>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58709E5C" w14:textId="77777777" w:rsidR="00A55ED3" w:rsidRPr="006145DB" w:rsidRDefault="00A55ED3" w:rsidP="00941E4D">
                  <w:pPr>
                    <w:jc w:val="center"/>
                    <w:rPr>
                      <w:rFonts w:cs="Arial"/>
                      <w:sz w:val="16"/>
                      <w:szCs w:val="16"/>
                      <w:lang w:eastAsia="es-CO"/>
                    </w:rPr>
                  </w:pPr>
                  <w:r w:rsidRPr="006145DB">
                    <w:rPr>
                      <w:rFonts w:cs="Arial"/>
                      <w:sz w:val="16"/>
                      <w:szCs w:val="16"/>
                      <w:lang w:eastAsia="es-CO"/>
                    </w:rPr>
                    <w:t>Demanda</w:t>
                  </w:r>
                </w:p>
              </w:tc>
              <w:tc>
                <w:tcPr>
                  <w:tcW w:w="1777" w:type="dxa"/>
                  <w:vAlign w:val="center"/>
                </w:tcPr>
                <w:p w14:paraId="73780942" w14:textId="77777777" w:rsidR="00A55ED3" w:rsidRPr="006145DB" w:rsidRDefault="00A55ED3" w:rsidP="00941E4D">
                  <w:pPr>
                    <w:jc w:val="center"/>
                    <w:rPr>
                      <w:rFonts w:cs="Arial"/>
                      <w:sz w:val="16"/>
                      <w:szCs w:val="16"/>
                      <w:lang w:eastAsia="es-CO"/>
                    </w:rPr>
                  </w:pPr>
                  <w:r w:rsidRPr="006145DB">
                    <w:rPr>
                      <w:rFonts w:eastAsia="Arial" w:cs="Arial"/>
                      <w:sz w:val="16"/>
                      <w:szCs w:val="16"/>
                    </w:rPr>
                    <w:t>Subdirección para la Identificación, Caracterización e Integración</w:t>
                  </w:r>
                </w:p>
              </w:tc>
            </w:tr>
          </w:tbl>
          <w:p w14:paraId="55E749A1" w14:textId="77777777" w:rsidR="00A55ED3" w:rsidRPr="006145DB" w:rsidRDefault="00A55ED3" w:rsidP="00941E4D">
            <w:pPr>
              <w:tabs>
                <w:tab w:val="left" w:pos="709"/>
              </w:tabs>
              <w:spacing w:line="240" w:lineRule="auto"/>
              <w:contextualSpacing/>
              <w:jc w:val="both"/>
              <w:rPr>
                <w:rFonts w:cs="Arial"/>
                <w:bCs/>
                <w:sz w:val="20"/>
                <w:szCs w:val="20"/>
                <w:lang w:eastAsia="es-CO"/>
              </w:rPr>
            </w:pPr>
          </w:p>
        </w:tc>
      </w:tr>
      <w:tr w:rsidR="00A55ED3" w:rsidRPr="006145DB" w14:paraId="3B230E87" w14:textId="77777777" w:rsidTr="005577A5">
        <w:trPr>
          <w:trHeight w:val="422"/>
          <w:jc w:val="center"/>
        </w:trPr>
        <w:tc>
          <w:tcPr>
            <w:tcW w:w="1696" w:type="dxa"/>
            <w:vAlign w:val="center"/>
          </w:tcPr>
          <w:p w14:paraId="1F7AA72E" w14:textId="77777777" w:rsidR="00A55ED3" w:rsidRPr="006145DB" w:rsidRDefault="00A55ED3" w:rsidP="00BC7C91">
            <w:pPr>
              <w:spacing w:after="0" w:line="240" w:lineRule="auto"/>
              <w:ind w:left="22"/>
              <w:contextualSpacing/>
              <w:rPr>
                <w:rFonts w:cs="Arial"/>
                <w:sz w:val="20"/>
                <w:szCs w:val="20"/>
                <w:lang w:eastAsia="es-CO"/>
              </w:rPr>
            </w:pPr>
            <w:r w:rsidRPr="006145DB">
              <w:rPr>
                <w:rFonts w:cs="Arial"/>
                <w:sz w:val="20"/>
                <w:szCs w:val="20"/>
                <w:lang w:eastAsia="es-CO"/>
              </w:rPr>
              <w:t>Criterios de Priorización y Fuentes de Información</w:t>
            </w:r>
          </w:p>
        </w:tc>
        <w:tc>
          <w:tcPr>
            <w:tcW w:w="7699" w:type="dxa"/>
            <w:vAlign w:val="center"/>
          </w:tcPr>
          <w:p w14:paraId="3F6C5C70" w14:textId="77777777" w:rsidR="00A55ED3" w:rsidRPr="006145DB" w:rsidRDefault="00A55ED3" w:rsidP="00941E4D">
            <w:pPr>
              <w:tabs>
                <w:tab w:val="left" w:pos="709"/>
              </w:tabs>
              <w:spacing w:after="0" w:line="240" w:lineRule="auto"/>
              <w:ind w:left="22"/>
              <w:contextualSpacing/>
              <w:jc w:val="both"/>
              <w:rPr>
                <w:rFonts w:cs="Arial"/>
                <w:bCs/>
                <w:sz w:val="20"/>
                <w:szCs w:val="20"/>
                <w:lang w:eastAsia="es-CO"/>
              </w:rPr>
            </w:pPr>
            <w:r w:rsidRPr="006145DB">
              <w:rPr>
                <w:rFonts w:cs="Arial"/>
                <w:sz w:val="20"/>
                <w:szCs w:val="20"/>
                <w:lang w:eastAsia="es-CO"/>
              </w:rPr>
              <w:t>No aplica.</w:t>
            </w:r>
          </w:p>
        </w:tc>
      </w:tr>
      <w:tr w:rsidR="00A55ED3" w:rsidRPr="006145DB" w14:paraId="62B8D44B" w14:textId="77777777" w:rsidTr="00941E4D">
        <w:trPr>
          <w:trHeight w:val="6979"/>
          <w:jc w:val="center"/>
        </w:trPr>
        <w:tc>
          <w:tcPr>
            <w:tcW w:w="1696" w:type="dxa"/>
            <w:vAlign w:val="center"/>
          </w:tcPr>
          <w:p w14:paraId="4AF122B7" w14:textId="77777777" w:rsidR="00A55ED3" w:rsidRPr="006145DB" w:rsidRDefault="00A55ED3" w:rsidP="00BC7C91">
            <w:pPr>
              <w:spacing w:after="0" w:line="240" w:lineRule="auto"/>
              <w:ind w:left="22"/>
              <w:contextualSpacing/>
              <w:rPr>
                <w:rFonts w:cs="Arial"/>
                <w:sz w:val="20"/>
                <w:szCs w:val="20"/>
                <w:lang w:eastAsia="es-CO"/>
              </w:rPr>
            </w:pPr>
            <w:r w:rsidRPr="006145DB">
              <w:rPr>
                <w:rFonts w:cs="Arial"/>
                <w:sz w:val="20"/>
                <w:szCs w:val="20"/>
                <w:lang w:eastAsia="es-CO"/>
              </w:rPr>
              <w:t>Criterios de Ingreso y Fuentes de Información</w:t>
            </w:r>
          </w:p>
        </w:tc>
        <w:tc>
          <w:tcPr>
            <w:tcW w:w="7699" w:type="dxa"/>
            <w:vAlign w:val="center"/>
          </w:tcPr>
          <w:p w14:paraId="2E7AFC3D" w14:textId="0F998C4B" w:rsidR="00A55ED3" w:rsidRPr="006145DB" w:rsidRDefault="00A55ED3" w:rsidP="00941E4D">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Para la entrega de cualquiera de los beneficios del servicio se verificarán los siguientes criterios de ingreso generales:</w:t>
            </w:r>
          </w:p>
          <w:tbl>
            <w:tblPr>
              <w:tblStyle w:val="Tablaconcuadrcula"/>
              <w:tblW w:w="7446" w:type="dxa"/>
              <w:jc w:val="center"/>
              <w:tblLayout w:type="fixed"/>
              <w:tblLook w:val="04A0" w:firstRow="1" w:lastRow="0" w:firstColumn="1" w:lastColumn="0" w:noHBand="0" w:noVBand="1"/>
            </w:tblPr>
            <w:tblGrid>
              <w:gridCol w:w="3193"/>
              <w:gridCol w:w="1224"/>
              <w:gridCol w:w="1140"/>
              <w:gridCol w:w="1889"/>
            </w:tblGrid>
            <w:tr w:rsidR="00941E4D" w:rsidRPr="006145DB" w14:paraId="1947E655" w14:textId="77777777" w:rsidTr="000D331E">
              <w:trPr>
                <w:trHeight w:val="414"/>
                <w:jc w:val="center"/>
              </w:trPr>
              <w:tc>
                <w:tcPr>
                  <w:tcW w:w="3193" w:type="dxa"/>
                  <w:vAlign w:val="center"/>
                </w:tcPr>
                <w:p w14:paraId="3F2B7BEA"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224" w:type="dxa"/>
                  <w:vAlign w:val="center"/>
                </w:tcPr>
                <w:p w14:paraId="023D8BFD"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40" w:type="dxa"/>
                  <w:vAlign w:val="center"/>
                </w:tcPr>
                <w:p w14:paraId="0E30236F"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89" w:type="dxa"/>
                  <w:vAlign w:val="center"/>
                </w:tcPr>
                <w:p w14:paraId="67CC077B"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941E4D" w:rsidRPr="006145DB" w14:paraId="4B88C993" w14:textId="77777777" w:rsidTr="000D331E">
              <w:trPr>
                <w:trHeight w:val="811"/>
                <w:jc w:val="center"/>
              </w:trPr>
              <w:tc>
                <w:tcPr>
                  <w:tcW w:w="3193" w:type="dxa"/>
                  <w:vAlign w:val="center"/>
                </w:tcPr>
                <w:p w14:paraId="765C0CE3" w14:textId="77476633" w:rsidR="00A55ED3" w:rsidRPr="006145DB" w:rsidRDefault="00A55ED3" w:rsidP="005B435E">
                  <w:pPr>
                    <w:jc w:val="both"/>
                    <w:rPr>
                      <w:rFonts w:cs="Arial"/>
                      <w:sz w:val="16"/>
                      <w:szCs w:val="16"/>
                      <w:lang w:eastAsia="es-CO"/>
                    </w:rPr>
                  </w:pPr>
                  <w:bookmarkStart w:id="345" w:name="_Hlk203484176"/>
                  <w:r w:rsidRPr="006145DB">
                    <w:rPr>
                      <w:rFonts w:cs="Arial"/>
                      <w:sz w:val="16"/>
                      <w:szCs w:val="16"/>
                      <w:lang w:eastAsia="es-CO"/>
                    </w:rPr>
                    <w:t xml:space="preserve">Persona u hogar damnificado por emergencias de origen natural o antrópico. </w:t>
                  </w:r>
                  <w:bookmarkEnd w:id="345"/>
                </w:p>
              </w:tc>
              <w:tc>
                <w:tcPr>
                  <w:tcW w:w="1224" w:type="dxa"/>
                  <w:vAlign w:val="center"/>
                </w:tcPr>
                <w:p w14:paraId="446761A4" w14:textId="77777777" w:rsidR="00A55ED3" w:rsidRPr="006145DB" w:rsidRDefault="00A55ED3" w:rsidP="005B435E">
                  <w:pPr>
                    <w:jc w:val="center"/>
                    <w:rPr>
                      <w:rFonts w:cs="Arial"/>
                      <w:sz w:val="16"/>
                      <w:szCs w:val="16"/>
                      <w:lang w:eastAsia="es-CO"/>
                    </w:rPr>
                  </w:pPr>
                  <w:r w:rsidRPr="006145DB">
                    <w:rPr>
                      <w:rFonts w:cs="Arial"/>
                      <w:sz w:val="16"/>
                      <w:szCs w:val="16"/>
                      <w:lang w:eastAsia="es-CO"/>
                    </w:rPr>
                    <w:t>Sistema informático Registro de Emergencias -SIRE</w:t>
                  </w:r>
                </w:p>
              </w:tc>
              <w:tc>
                <w:tcPr>
                  <w:tcW w:w="1140" w:type="dxa"/>
                  <w:vAlign w:val="center"/>
                </w:tcPr>
                <w:p w14:paraId="4D19B01C" w14:textId="77777777" w:rsidR="00A55ED3" w:rsidRPr="006145DB" w:rsidRDefault="00A55ED3" w:rsidP="005B435E">
                  <w:pPr>
                    <w:jc w:val="center"/>
                    <w:rPr>
                      <w:rFonts w:cs="Arial"/>
                      <w:sz w:val="16"/>
                      <w:szCs w:val="16"/>
                      <w:lang w:eastAsia="es-CO"/>
                    </w:rPr>
                  </w:pPr>
                  <w:r w:rsidRPr="006145DB">
                    <w:rPr>
                      <w:rFonts w:cs="Arial"/>
                      <w:sz w:val="16"/>
                      <w:szCs w:val="16"/>
                      <w:lang w:eastAsia="es-CO"/>
                    </w:rPr>
                    <w:t>Demanda</w:t>
                  </w:r>
                </w:p>
              </w:tc>
              <w:tc>
                <w:tcPr>
                  <w:tcW w:w="1889" w:type="dxa"/>
                  <w:vAlign w:val="center"/>
                </w:tcPr>
                <w:p w14:paraId="6D8612B6" w14:textId="77777777" w:rsidR="00A55ED3" w:rsidRPr="006145DB" w:rsidRDefault="00A55ED3" w:rsidP="005B435E">
                  <w:pPr>
                    <w:jc w:val="center"/>
                    <w:rPr>
                      <w:rFonts w:cs="Arial"/>
                      <w:sz w:val="16"/>
                      <w:szCs w:val="16"/>
                      <w:lang w:eastAsia="es-CO"/>
                    </w:rPr>
                  </w:pPr>
                  <w:r w:rsidRPr="006145DB">
                    <w:rPr>
                      <w:rFonts w:cs="Arial"/>
                      <w:sz w:val="16"/>
                      <w:szCs w:val="16"/>
                      <w:lang w:eastAsia="es-CO"/>
                    </w:rPr>
                    <w:t>Instituto Distrital para la Gestión de Riesgos y Cambio Climático -IDIGER</w:t>
                  </w:r>
                </w:p>
              </w:tc>
            </w:tr>
            <w:tr w:rsidR="00941E4D" w:rsidRPr="006145DB" w14:paraId="406A5AB5" w14:textId="77777777" w:rsidTr="000D331E">
              <w:trPr>
                <w:trHeight w:val="801"/>
                <w:jc w:val="center"/>
              </w:trPr>
              <w:tc>
                <w:tcPr>
                  <w:tcW w:w="3193" w:type="dxa"/>
                  <w:vAlign w:val="center"/>
                </w:tcPr>
                <w:p w14:paraId="59A9F72D" w14:textId="0C1F6F21" w:rsidR="00A55ED3" w:rsidRPr="006145DB" w:rsidRDefault="00A55ED3" w:rsidP="005B435E">
                  <w:pPr>
                    <w:jc w:val="both"/>
                    <w:rPr>
                      <w:rFonts w:cs="Arial"/>
                      <w:sz w:val="16"/>
                      <w:szCs w:val="16"/>
                      <w:lang w:eastAsia="es-CO"/>
                    </w:rPr>
                  </w:pPr>
                  <w:bookmarkStart w:id="346" w:name="_Hlk203484199"/>
                  <w:r w:rsidRPr="006145DB">
                    <w:rPr>
                      <w:rFonts w:cs="Arial"/>
                      <w:sz w:val="16"/>
                      <w:szCs w:val="16"/>
                      <w:lang w:eastAsia="es-CO"/>
                    </w:rPr>
                    <w:t>Residentes en la ciudad de Bogotá D.C.</w:t>
                  </w:r>
                  <w:bookmarkEnd w:id="346"/>
                </w:p>
              </w:tc>
              <w:tc>
                <w:tcPr>
                  <w:tcW w:w="1224" w:type="dxa"/>
                  <w:vAlign w:val="center"/>
                </w:tcPr>
                <w:p w14:paraId="687C4CF7" w14:textId="77777777" w:rsidR="00A55ED3" w:rsidRPr="006145DB" w:rsidRDefault="00A55ED3" w:rsidP="005B435E">
                  <w:pPr>
                    <w:jc w:val="center"/>
                    <w:rPr>
                      <w:rFonts w:cs="Arial"/>
                      <w:sz w:val="16"/>
                      <w:szCs w:val="16"/>
                      <w:lang w:eastAsia="es-CO"/>
                    </w:rPr>
                  </w:pPr>
                  <w:r w:rsidRPr="006145DB">
                    <w:rPr>
                      <w:rFonts w:cs="Arial"/>
                      <w:sz w:val="16"/>
                      <w:szCs w:val="16"/>
                      <w:lang w:eastAsia="es-CO"/>
                    </w:rPr>
                    <w:t>Verificación en campo</w:t>
                  </w:r>
                </w:p>
              </w:tc>
              <w:tc>
                <w:tcPr>
                  <w:tcW w:w="1140" w:type="dxa"/>
                  <w:vAlign w:val="center"/>
                </w:tcPr>
                <w:p w14:paraId="03A194D9" w14:textId="77777777" w:rsidR="00A55ED3" w:rsidRPr="006145DB" w:rsidRDefault="00A55ED3" w:rsidP="005B435E">
                  <w:pPr>
                    <w:jc w:val="center"/>
                    <w:rPr>
                      <w:rFonts w:cs="Arial"/>
                      <w:sz w:val="16"/>
                      <w:szCs w:val="16"/>
                      <w:lang w:eastAsia="es-CO"/>
                    </w:rPr>
                  </w:pPr>
                  <w:r w:rsidRPr="006145DB">
                    <w:rPr>
                      <w:rFonts w:cs="Arial"/>
                      <w:sz w:val="16"/>
                      <w:szCs w:val="16"/>
                      <w:lang w:eastAsia="es-CO"/>
                    </w:rPr>
                    <w:t>Demanda</w:t>
                  </w:r>
                </w:p>
              </w:tc>
              <w:tc>
                <w:tcPr>
                  <w:tcW w:w="1889" w:type="dxa"/>
                  <w:vAlign w:val="center"/>
                </w:tcPr>
                <w:p w14:paraId="68D7F8A2" w14:textId="77777777" w:rsidR="00A55ED3" w:rsidRPr="006145DB" w:rsidRDefault="00A55ED3" w:rsidP="005B435E">
                  <w:pPr>
                    <w:jc w:val="center"/>
                    <w:rPr>
                      <w:rFonts w:cs="Arial"/>
                      <w:sz w:val="16"/>
                      <w:szCs w:val="16"/>
                      <w:lang w:eastAsia="es-CO"/>
                    </w:rPr>
                  </w:pPr>
                  <w:r w:rsidRPr="006145DB">
                    <w:rPr>
                      <w:rFonts w:cs="Arial"/>
                      <w:sz w:val="16"/>
                      <w:szCs w:val="16"/>
                      <w:lang w:eastAsia="es-CO"/>
                    </w:rPr>
                    <w:t>Subdirección para la Identificación, Caracterización e Integración</w:t>
                  </w:r>
                </w:p>
              </w:tc>
            </w:tr>
          </w:tbl>
          <w:p w14:paraId="4B26B542" w14:textId="77777777" w:rsidR="00A55ED3" w:rsidRPr="006145DB" w:rsidRDefault="00A55ED3" w:rsidP="00941E4D">
            <w:pPr>
              <w:pStyle w:val="Textoindependiente"/>
              <w:spacing w:after="0" w:line="240" w:lineRule="auto"/>
              <w:ind w:right="112"/>
              <w:jc w:val="both"/>
              <w:rPr>
                <w:rFonts w:cs="Arial"/>
                <w:bCs/>
                <w:sz w:val="20"/>
                <w:lang w:eastAsia="es-CO"/>
              </w:rPr>
            </w:pPr>
          </w:p>
          <w:p w14:paraId="73C3DB1C" w14:textId="0E272A97" w:rsidR="00A55ED3" w:rsidRDefault="00A55ED3" w:rsidP="005B435E">
            <w:pPr>
              <w:tabs>
                <w:tab w:val="left" w:pos="709"/>
              </w:tabs>
              <w:spacing w:after="0" w:line="240" w:lineRule="auto"/>
              <w:contextualSpacing/>
              <w:rPr>
                <w:rFonts w:cs="Arial"/>
                <w:bCs/>
                <w:sz w:val="20"/>
                <w:szCs w:val="20"/>
                <w:lang w:eastAsia="es-CO"/>
              </w:rPr>
            </w:pPr>
            <w:r w:rsidRPr="006145DB">
              <w:rPr>
                <w:rFonts w:cs="Arial"/>
                <w:bCs/>
                <w:sz w:val="20"/>
                <w:szCs w:val="20"/>
                <w:lang w:eastAsia="es-CO"/>
              </w:rPr>
              <w:t>De manera complementaria, se verificarán los siguientes criterios según el beneficio a otorgar, acorde con el nivel de daños en la emergencia presentada.</w:t>
            </w:r>
          </w:p>
          <w:p w14:paraId="4308AAF3" w14:textId="77777777" w:rsidR="00BC7C91" w:rsidRPr="00BC7C91" w:rsidRDefault="00BC7C91" w:rsidP="00BC7C91">
            <w:pPr>
              <w:pStyle w:val="Ttulo1"/>
              <w:rPr>
                <w:sz w:val="20"/>
                <w:szCs w:val="20"/>
                <w:lang w:eastAsia="es-CO"/>
              </w:rPr>
            </w:pPr>
          </w:p>
          <w:tbl>
            <w:tblPr>
              <w:tblStyle w:val="Tablaconcuadrcula"/>
              <w:tblW w:w="0" w:type="auto"/>
              <w:jc w:val="center"/>
              <w:tblLayout w:type="fixed"/>
              <w:tblLook w:val="04A0" w:firstRow="1" w:lastRow="0" w:firstColumn="1" w:lastColumn="0" w:noHBand="0" w:noVBand="1"/>
            </w:tblPr>
            <w:tblGrid>
              <w:gridCol w:w="3527"/>
              <w:gridCol w:w="1180"/>
              <w:gridCol w:w="1134"/>
              <w:gridCol w:w="1536"/>
            </w:tblGrid>
            <w:tr w:rsidR="00941E4D" w:rsidRPr="006145DB" w14:paraId="5FFD1477" w14:textId="77777777" w:rsidTr="00941E4D">
              <w:trPr>
                <w:trHeight w:val="106"/>
                <w:jc w:val="center"/>
              </w:trPr>
              <w:tc>
                <w:tcPr>
                  <w:tcW w:w="7377" w:type="dxa"/>
                  <w:gridSpan w:val="4"/>
                  <w:vAlign w:val="center"/>
                </w:tcPr>
                <w:p w14:paraId="3BB9BFBA" w14:textId="2B1B89E0" w:rsidR="00A55ED3" w:rsidRPr="006145DB" w:rsidRDefault="00A55ED3" w:rsidP="00941E4D">
                  <w:pPr>
                    <w:pStyle w:val="Textoindependiente"/>
                    <w:spacing w:after="0"/>
                    <w:ind w:right="112"/>
                    <w:jc w:val="center"/>
                    <w:rPr>
                      <w:rFonts w:cs="Arial"/>
                      <w:sz w:val="16"/>
                      <w:szCs w:val="16"/>
                      <w:lang w:eastAsia="es-CO"/>
                    </w:rPr>
                  </w:pPr>
                  <w:r w:rsidRPr="006145DB">
                    <w:rPr>
                      <w:rFonts w:cs="Arial"/>
                      <w:sz w:val="16"/>
                      <w:szCs w:val="16"/>
                      <w:lang w:eastAsia="es-CO"/>
                    </w:rPr>
                    <w:t>Bono de alimentos</w:t>
                  </w:r>
                </w:p>
              </w:tc>
            </w:tr>
            <w:tr w:rsidR="00941E4D" w:rsidRPr="006145DB" w14:paraId="1992AA35" w14:textId="77777777" w:rsidTr="00941E4D">
              <w:trPr>
                <w:trHeight w:val="352"/>
                <w:jc w:val="center"/>
              </w:trPr>
              <w:tc>
                <w:tcPr>
                  <w:tcW w:w="3527" w:type="dxa"/>
                  <w:vAlign w:val="center"/>
                </w:tcPr>
                <w:p w14:paraId="0B070787"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180" w:type="dxa"/>
                  <w:vAlign w:val="center"/>
                </w:tcPr>
                <w:p w14:paraId="27B887E8"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6D429C28"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536" w:type="dxa"/>
                  <w:vAlign w:val="center"/>
                </w:tcPr>
                <w:p w14:paraId="2F6D924F"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941E4D" w:rsidRPr="006145DB" w14:paraId="77E70528" w14:textId="77777777" w:rsidTr="00941E4D">
              <w:trPr>
                <w:trHeight w:val="413"/>
                <w:jc w:val="center"/>
              </w:trPr>
              <w:tc>
                <w:tcPr>
                  <w:tcW w:w="3527" w:type="dxa"/>
                  <w:vAlign w:val="center"/>
                </w:tcPr>
                <w:p w14:paraId="2A986E00"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Persona u hogar damnificado por emergencias de origen natural o antrópico, con afectación por pérdida total o por daño en áreas vitales.</w:t>
                  </w:r>
                </w:p>
              </w:tc>
              <w:tc>
                <w:tcPr>
                  <w:tcW w:w="1180" w:type="dxa"/>
                  <w:vAlign w:val="center"/>
                </w:tcPr>
                <w:p w14:paraId="34C0B910"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60886417"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536" w:type="dxa"/>
                  <w:vAlign w:val="center"/>
                </w:tcPr>
                <w:p w14:paraId="6B74B8EB"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bl>
          <w:p w14:paraId="74BDBE0C" w14:textId="77777777" w:rsidR="00A55ED3" w:rsidRPr="006145DB" w:rsidRDefault="00A55ED3" w:rsidP="00941E4D">
            <w:pPr>
              <w:pStyle w:val="Textoindependiente"/>
              <w:spacing w:after="0" w:line="240" w:lineRule="auto"/>
              <w:ind w:right="112"/>
              <w:jc w:val="both"/>
              <w:rPr>
                <w:rFonts w:cs="Arial"/>
                <w:bCs/>
                <w:sz w:val="20"/>
                <w:lang w:eastAsia="es-CO"/>
              </w:rPr>
            </w:pPr>
          </w:p>
          <w:tbl>
            <w:tblPr>
              <w:tblStyle w:val="Tablaconcuadrcula"/>
              <w:tblW w:w="0" w:type="auto"/>
              <w:jc w:val="center"/>
              <w:tblLayout w:type="fixed"/>
              <w:tblLook w:val="04A0" w:firstRow="1" w:lastRow="0" w:firstColumn="1" w:lastColumn="0" w:noHBand="0" w:noVBand="1"/>
            </w:tblPr>
            <w:tblGrid>
              <w:gridCol w:w="3440"/>
              <w:gridCol w:w="1276"/>
              <w:gridCol w:w="1134"/>
              <w:gridCol w:w="1409"/>
            </w:tblGrid>
            <w:tr w:rsidR="00A55ED3" w:rsidRPr="006145DB" w14:paraId="2197B53C" w14:textId="77777777" w:rsidTr="000D331E">
              <w:trPr>
                <w:trHeight w:val="290"/>
                <w:jc w:val="center"/>
              </w:trPr>
              <w:tc>
                <w:tcPr>
                  <w:tcW w:w="7259" w:type="dxa"/>
                  <w:gridSpan w:val="4"/>
                </w:tcPr>
                <w:p w14:paraId="2E30CF91" w14:textId="77777777" w:rsidR="00A55ED3" w:rsidRPr="006145DB" w:rsidRDefault="00A55ED3" w:rsidP="00BC7C91">
                  <w:pPr>
                    <w:pStyle w:val="Textoindependiente"/>
                    <w:spacing w:after="0"/>
                    <w:ind w:right="112"/>
                    <w:jc w:val="center"/>
                    <w:rPr>
                      <w:rFonts w:cs="Arial"/>
                      <w:bCs/>
                      <w:sz w:val="16"/>
                      <w:szCs w:val="16"/>
                      <w:lang w:eastAsia="es-CO"/>
                    </w:rPr>
                  </w:pPr>
                  <w:r w:rsidRPr="006145DB">
                    <w:rPr>
                      <w:rFonts w:cs="Arial"/>
                      <w:bCs/>
                      <w:sz w:val="16"/>
                      <w:szCs w:val="16"/>
                      <w:lang w:eastAsia="es-CO"/>
                    </w:rPr>
                    <w:t xml:space="preserve">Ayuda humanitaria no alimentaria </w:t>
                  </w:r>
                  <w:r w:rsidRPr="006145DB">
                    <w:rPr>
                      <w:rFonts w:eastAsia="Arial" w:cs="Arial"/>
                    </w:rPr>
                    <w:t>(</w:t>
                  </w:r>
                  <w:r w:rsidRPr="006145DB">
                    <w:rPr>
                      <w:rFonts w:cs="Arial"/>
                      <w:sz w:val="16"/>
                      <w:szCs w:val="16"/>
                      <w:lang w:eastAsia="es-CO"/>
                    </w:rPr>
                    <w:t>vestuario, calzado, kit de elementos de aseo e higiene personal)</w:t>
                  </w:r>
                </w:p>
              </w:tc>
            </w:tr>
            <w:tr w:rsidR="00941E4D" w:rsidRPr="006145DB" w14:paraId="0BA4D50A" w14:textId="77777777" w:rsidTr="000D331E">
              <w:trPr>
                <w:jc w:val="center"/>
              </w:trPr>
              <w:tc>
                <w:tcPr>
                  <w:tcW w:w="3440" w:type="dxa"/>
                  <w:vAlign w:val="center"/>
                </w:tcPr>
                <w:p w14:paraId="5410842E"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276" w:type="dxa"/>
                  <w:vAlign w:val="center"/>
                </w:tcPr>
                <w:p w14:paraId="18ABBA32"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0F12CFB5"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409" w:type="dxa"/>
                  <w:vAlign w:val="center"/>
                </w:tcPr>
                <w:p w14:paraId="5FB7076D"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941E4D" w:rsidRPr="006145DB" w14:paraId="2BB5967B" w14:textId="77777777" w:rsidTr="000D331E">
              <w:trPr>
                <w:jc w:val="center"/>
              </w:trPr>
              <w:tc>
                <w:tcPr>
                  <w:tcW w:w="3440" w:type="dxa"/>
                  <w:vAlign w:val="center"/>
                </w:tcPr>
                <w:p w14:paraId="4D8D9E73"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Personas u hogares damnificados por emergencias de origen natural o antrópico con afectación por pérdida total o por daño en áreas vitales con pérdida de vestuario </w:t>
                  </w:r>
                </w:p>
              </w:tc>
              <w:tc>
                <w:tcPr>
                  <w:tcW w:w="1276" w:type="dxa"/>
                  <w:vAlign w:val="center"/>
                </w:tcPr>
                <w:p w14:paraId="4D0475FF"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3F2F97C5"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09" w:type="dxa"/>
                  <w:vAlign w:val="center"/>
                </w:tcPr>
                <w:p w14:paraId="1FDE3C22" w14:textId="77777777"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bl>
          <w:p w14:paraId="705AB403" w14:textId="77777777" w:rsidR="00A55ED3" w:rsidRPr="006145DB" w:rsidRDefault="00A55ED3" w:rsidP="005B435E">
            <w:pPr>
              <w:pStyle w:val="Textoindependiente"/>
              <w:spacing w:line="240" w:lineRule="auto"/>
              <w:ind w:right="112"/>
              <w:jc w:val="both"/>
              <w:rPr>
                <w:rFonts w:cs="Arial"/>
                <w:bCs/>
                <w:lang w:eastAsia="es-CO"/>
              </w:rPr>
            </w:pPr>
          </w:p>
        </w:tc>
      </w:tr>
      <w:tr w:rsidR="00A55ED3" w:rsidRPr="006145DB" w14:paraId="5B497453" w14:textId="77777777" w:rsidTr="00941E4D">
        <w:trPr>
          <w:trHeight w:val="1310"/>
          <w:jc w:val="center"/>
        </w:trPr>
        <w:tc>
          <w:tcPr>
            <w:tcW w:w="1696" w:type="dxa"/>
            <w:vAlign w:val="center"/>
          </w:tcPr>
          <w:p w14:paraId="67B52F2A" w14:textId="77777777" w:rsidR="00A55ED3" w:rsidRPr="006145DB" w:rsidRDefault="00A55ED3" w:rsidP="00BC7C91">
            <w:pPr>
              <w:spacing w:after="0" w:line="240" w:lineRule="auto"/>
              <w:ind w:left="22"/>
              <w:contextualSpacing/>
              <w:rPr>
                <w:rFonts w:cs="Arial"/>
                <w:sz w:val="20"/>
                <w:szCs w:val="20"/>
                <w:lang w:eastAsia="es-CO"/>
              </w:rPr>
            </w:pPr>
            <w:r w:rsidRPr="006145DB">
              <w:rPr>
                <w:rFonts w:cs="Arial"/>
                <w:sz w:val="20"/>
                <w:szCs w:val="20"/>
                <w:lang w:eastAsia="es-CO"/>
              </w:rPr>
              <w:t>Criterios de Egreso y Fuentes de Información</w:t>
            </w:r>
          </w:p>
        </w:tc>
        <w:tc>
          <w:tcPr>
            <w:tcW w:w="7699" w:type="dxa"/>
            <w:vAlign w:val="center"/>
          </w:tcPr>
          <w:tbl>
            <w:tblPr>
              <w:tblStyle w:val="Tablaconcuadrcula"/>
              <w:tblW w:w="7259" w:type="dxa"/>
              <w:jc w:val="center"/>
              <w:tblLayout w:type="fixed"/>
              <w:tblLook w:val="04A0" w:firstRow="1" w:lastRow="0" w:firstColumn="1" w:lastColumn="0" w:noHBand="0" w:noVBand="1"/>
            </w:tblPr>
            <w:tblGrid>
              <w:gridCol w:w="3401"/>
              <w:gridCol w:w="1276"/>
              <w:gridCol w:w="1134"/>
              <w:gridCol w:w="1448"/>
            </w:tblGrid>
            <w:tr w:rsidR="00941E4D" w:rsidRPr="006145DB" w14:paraId="29EC3B4D" w14:textId="77777777" w:rsidTr="000D331E">
              <w:trPr>
                <w:trHeight w:val="380"/>
                <w:jc w:val="center"/>
              </w:trPr>
              <w:tc>
                <w:tcPr>
                  <w:tcW w:w="3401" w:type="dxa"/>
                  <w:vAlign w:val="center"/>
                </w:tcPr>
                <w:p w14:paraId="2CDF4A02"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76" w:type="dxa"/>
                  <w:vAlign w:val="center"/>
                </w:tcPr>
                <w:p w14:paraId="0D26E9D9"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28E5E95F"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448" w:type="dxa"/>
                  <w:vAlign w:val="center"/>
                </w:tcPr>
                <w:p w14:paraId="1736BC8D"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941E4D" w:rsidRPr="006145DB" w14:paraId="5B30074D" w14:textId="77777777" w:rsidTr="000D331E">
              <w:trPr>
                <w:trHeight w:val="621"/>
                <w:jc w:val="center"/>
              </w:trPr>
              <w:tc>
                <w:tcPr>
                  <w:tcW w:w="3401" w:type="dxa"/>
                  <w:vAlign w:val="center"/>
                </w:tcPr>
                <w:p w14:paraId="66ABB6C9"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 xml:space="preserve">Por finalización del proceso de atención establecido por el servicio </w:t>
                  </w:r>
                </w:p>
              </w:tc>
              <w:tc>
                <w:tcPr>
                  <w:tcW w:w="1276" w:type="dxa"/>
                  <w:vAlign w:val="center"/>
                </w:tcPr>
                <w:p w14:paraId="6490379A"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442DADD4" w14:textId="4A1EDC93"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D</w:t>
                  </w:r>
                  <w:r w:rsidR="00941E4D" w:rsidRPr="006145DB">
                    <w:rPr>
                      <w:rFonts w:cs="Arial"/>
                      <w:sz w:val="16"/>
                      <w:szCs w:val="16"/>
                      <w:lang w:eastAsia="es-CO"/>
                    </w:rPr>
                    <w:t>emanda</w:t>
                  </w:r>
                </w:p>
              </w:tc>
              <w:tc>
                <w:tcPr>
                  <w:tcW w:w="1448" w:type="dxa"/>
                  <w:vAlign w:val="center"/>
                </w:tcPr>
                <w:p w14:paraId="43A2E4CB" w14:textId="4369CE36" w:rsidR="00A55ED3" w:rsidRPr="006145DB" w:rsidRDefault="00A55ED3" w:rsidP="00941E4D">
                  <w:pPr>
                    <w:tabs>
                      <w:tab w:val="left" w:pos="709"/>
                    </w:tabs>
                    <w:contextualSpacing/>
                    <w:jc w:val="center"/>
                    <w:rPr>
                      <w:rFonts w:cs="Arial"/>
                      <w:sz w:val="16"/>
                      <w:szCs w:val="16"/>
                      <w:lang w:eastAsia="es-CO"/>
                    </w:rPr>
                  </w:pPr>
                  <w:r w:rsidRPr="006145DB">
                    <w:rPr>
                      <w:rFonts w:cs="Arial"/>
                      <w:sz w:val="16"/>
                      <w:szCs w:val="16"/>
                      <w:lang w:eastAsia="es-CO"/>
                    </w:rPr>
                    <w:t xml:space="preserve">Secretaría </w:t>
                  </w:r>
                  <w:r w:rsidR="00941E4D" w:rsidRPr="006145DB">
                    <w:rPr>
                      <w:rFonts w:cs="Arial"/>
                      <w:sz w:val="16"/>
                      <w:szCs w:val="16"/>
                      <w:lang w:eastAsia="es-CO"/>
                    </w:rPr>
                    <w:t>Distrital de Integración Social</w:t>
                  </w:r>
                </w:p>
              </w:tc>
            </w:tr>
          </w:tbl>
          <w:p w14:paraId="5C9500B8" w14:textId="77777777" w:rsidR="00A55ED3" w:rsidRPr="006145DB" w:rsidRDefault="00A55ED3" w:rsidP="005B435E">
            <w:pPr>
              <w:tabs>
                <w:tab w:val="left" w:pos="709"/>
              </w:tabs>
              <w:spacing w:line="240" w:lineRule="auto"/>
              <w:contextualSpacing/>
              <w:jc w:val="both"/>
              <w:rPr>
                <w:rFonts w:cs="Arial"/>
                <w:bCs/>
                <w:sz w:val="20"/>
                <w:szCs w:val="20"/>
                <w:lang w:eastAsia="es-CO"/>
              </w:rPr>
            </w:pPr>
          </w:p>
        </w:tc>
      </w:tr>
      <w:tr w:rsidR="00A55ED3" w:rsidRPr="006145DB" w14:paraId="142A07B4" w14:textId="77777777" w:rsidTr="005577A5">
        <w:trPr>
          <w:trHeight w:val="381"/>
          <w:jc w:val="center"/>
        </w:trPr>
        <w:tc>
          <w:tcPr>
            <w:tcW w:w="1696" w:type="dxa"/>
            <w:vAlign w:val="center"/>
          </w:tcPr>
          <w:p w14:paraId="2C007A0E" w14:textId="77777777" w:rsidR="00A55ED3" w:rsidRPr="006145DB" w:rsidRDefault="00A55ED3" w:rsidP="00BC7C91">
            <w:pPr>
              <w:spacing w:after="0" w:line="240" w:lineRule="auto"/>
              <w:ind w:left="22"/>
              <w:contextualSpacing/>
              <w:rPr>
                <w:rFonts w:cs="Arial"/>
                <w:sz w:val="20"/>
                <w:szCs w:val="20"/>
                <w:lang w:eastAsia="es-CO"/>
              </w:rPr>
            </w:pPr>
            <w:r w:rsidRPr="006145DB">
              <w:rPr>
                <w:rFonts w:cs="Arial"/>
                <w:sz w:val="20"/>
                <w:szCs w:val="20"/>
                <w:lang w:eastAsia="es-CO"/>
              </w:rPr>
              <w:t>Restricciones y fuentes de información</w:t>
            </w:r>
          </w:p>
        </w:tc>
        <w:tc>
          <w:tcPr>
            <w:tcW w:w="7699" w:type="dxa"/>
            <w:vAlign w:val="center"/>
          </w:tcPr>
          <w:p w14:paraId="29574620" w14:textId="77777777" w:rsidR="00A55ED3" w:rsidRPr="006145DB" w:rsidRDefault="00A55ED3" w:rsidP="005B435E">
            <w:pPr>
              <w:tabs>
                <w:tab w:val="left" w:pos="709"/>
              </w:tabs>
              <w:spacing w:after="0" w:line="240" w:lineRule="auto"/>
              <w:contextualSpacing/>
              <w:rPr>
                <w:rFonts w:eastAsia="Calibri" w:cs="Arial"/>
                <w:sz w:val="20"/>
                <w:szCs w:val="20"/>
                <w:lang w:eastAsia="es-CO"/>
              </w:rPr>
            </w:pPr>
            <w:r w:rsidRPr="006145DB">
              <w:rPr>
                <w:rFonts w:cs="Arial"/>
                <w:bCs/>
                <w:sz w:val="20"/>
                <w:szCs w:val="20"/>
                <w:lang w:eastAsia="es-CO"/>
              </w:rPr>
              <w:t>No aplica</w:t>
            </w:r>
            <w:r w:rsidRPr="006145DB">
              <w:rPr>
                <w:rFonts w:cs="Arial"/>
                <w:sz w:val="20"/>
                <w:szCs w:val="20"/>
                <w:lang w:eastAsia="es-CO"/>
              </w:rPr>
              <w:t xml:space="preserve"> </w:t>
            </w:r>
          </w:p>
        </w:tc>
      </w:tr>
      <w:tr w:rsidR="00A55ED3" w:rsidRPr="006145DB" w14:paraId="4EF7F231" w14:textId="77777777" w:rsidTr="00BC7C91">
        <w:trPr>
          <w:trHeight w:val="7390"/>
          <w:jc w:val="center"/>
        </w:trPr>
        <w:tc>
          <w:tcPr>
            <w:tcW w:w="1696" w:type="dxa"/>
            <w:tcBorders>
              <w:bottom w:val="single" w:sz="4" w:space="0" w:color="auto"/>
            </w:tcBorders>
            <w:vAlign w:val="center"/>
          </w:tcPr>
          <w:p w14:paraId="2B764235" w14:textId="77777777" w:rsidR="00A55ED3" w:rsidRPr="006145DB" w:rsidRDefault="00A55ED3" w:rsidP="00941E4D">
            <w:pPr>
              <w:spacing w:after="0" w:line="240" w:lineRule="auto"/>
              <w:ind w:left="22"/>
              <w:contextualSpacing/>
              <w:jc w:val="both"/>
              <w:rPr>
                <w:rFonts w:cs="Arial"/>
                <w:sz w:val="20"/>
                <w:szCs w:val="20"/>
                <w:lang w:eastAsia="es-CO"/>
              </w:rPr>
            </w:pPr>
            <w:r w:rsidRPr="006145DB">
              <w:rPr>
                <w:rFonts w:cs="Arial"/>
                <w:sz w:val="20"/>
                <w:szCs w:val="20"/>
                <w:lang w:eastAsia="es-CO"/>
              </w:rPr>
              <w:t>Ejecución</w:t>
            </w:r>
          </w:p>
        </w:tc>
        <w:tc>
          <w:tcPr>
            <w:tcW w:w="7699" w:type="dxa"/>
            <w:tcBorders>
              <w:bottom w:val="single" w:sz="4" w:space="0" w:color="auto"/>
            </w:tcBorders>
          </w:tcPr>
          <w:p w14:paraId="72D6BF78" w14:textId="77777777" w:rsidR="00A55ED3" w:rsidRPr="006145DB" w:rsidRDefault="00A55ED3" w:rsidP="00941E4D">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La atención a personas u hogares damnificados por emergencias de origen natural o antrópico se realiza en tres (3) fases secuenciales: </w:t>
            </w:r>
          </w:p>
          <w:p w14:paraId="7F9D57A9" w14:textId="77777777" w:rsidR="008457B7" w:rsidRPr="006145DB" w:rsidRDefault="008457B7" w:rsidP="00941E4D">
            <w:pPr>
              <w:tabs>
                <w:tab w:val="left" w:pos="709"/>
              </w:tabs>
              <w:spacing w:after="0" w:line="240" w:lineRule="auto"/>
              <w:jc w:val="both"/>
              <w:rPr>
                <w:rFonts w:cs="Arial"/>
                <w:sz w:val="20"/>
                <w:szCs w:val="20"/>
                <w:u w:val="single"/>
                <w:lang w:eastAsia="es-CO"/>
              </w:rPr>
            </w:pPr>
            <w:bookmarkStart w:id="347" w:name="_Hlk203484320"/>
          </w:p>
          <w:p w14:paraId="79C935BB" w14:textId="71C3CD06" w:rsidR="00A55ED3" w:rsidRPr="006145DB" w:rsidRDefault="00A55ED3" w:rsidP="00941E4D">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Fase I: Respuesta inmediata:  </w:t>
            </w:r>
          </w:p>
          <w:p w14:paraId="371F3082" w14:textId="77777777" w:rsidR="00A55ED3" w:rsidRPr="006145DB" w:rsidRDefault="00A55ED3">
            <w:pPr>
              <w:pStyle w:val="Prrafodelista"/>
              <w:numPr>
                <w:ilvl w:val="0"/>
                <w:numId w:val="152"/>
              </w:numPr>
              <w:spacing w:after="0" w:line="240" w:lineRule="auto"/>
              <w:ind w:left="459"/>
              <w:jc w:val="both"/>
              <w:rPr>
                <w:rFonts w:cs="Arial"/>
                <w:bCs/>
                <w:sz w:val="20"/>
                <w:szCs w:val="20"/>
                <w:lang w:eastAsia="es-CO"/>
              </w:rPr>
            </w:pPr>
            <w:r w:rsidRPr="006145DB">
              <w:rPr>
                <w:rFonts w:cs="Arial"/>
                <w:bCs/>
                <w:sz w:val="20"/>
                <w:szCs w:val="20"/>
                <w:lang w:eastAsia="es-CO"/>
              </w:rPr>
              <w:t xml:space="preserve">Para la atención de la emergencia natural o antrópica, la SDIS procede a activar el personal del servicio en turno de la Estrategia Institucional de Respuesta a Emergencias, coordinando la movilización del personal hacia la zona de impacto, evaluando el nivel de daño tanto en personas como en bienes y las necesidades humanitarias. </w:t>
            </w:r>
          </w:p>
          <w:p w14:paraId="4294C285" w14:textId="77777777" w:rsidR="00A55ED3" w:rsidRPr="006145DB" w:rsidRDefault="00A55ED3">
            <w:pPr>
              <w:pStyle w:val="Prrafodelista"/>
              <w:numPr>
                <w:ilvl w:val="0"/>
                <w:numId w:val="152"/>
              </w:numPr>
              <w:spacing w:after="0" w:line="240" w:lineRule="auto"/>
              <w:ind w:left="459"/>
              <w:jc w:val="both"/>
              <w:rPr>
                <w:rFonts w:cs="Arial"/>
                <w:bCs/>
                <w:sz w:val="20"/>
                <w:szCs w:val="20"/>
                <w:lang w:eastAsia="es-CO"/>
              </w:rPr>
            </w:pPr>
            <w:r w:rsidRPr="006145DB">
              <w:rPr>
                <w:rFonts w:cs="Arial"/>
                <w:bCs/>
                <w:sz w:val="20"/>
                <w:szCs w:val="20"/>
                <w:lang w:eastAsia="es-CO"/>
              </w:rPr>
              <w:t xml:space="preserve">Identificar y registrar a las personas u hogares damnificados por la emergencia natural antrópica, en los instrumentos físicos o digitales establecidos.  </w:t>
            </w:r>
          </w:p>
          <w:p w14:paraId="5FF7333E" w14:textId="77777777" w:rsidR="00A55ED3" w:rsidRPr="006145DB" w:rsidRDefault="00A55ED3">
            <w:pPr>
              <w:pStyle w:val="Prrafodelista"/>
              <w:numPr>
                <w:ilvl w:val="0"/>
                <w:numId w:val="152"/>
              </w:numPr>
              <w:spacing w:after="0" w:line="240" w:lineRule="auto"/>
              <w:ind w:left="459"/>
              <w:jc w:val="both"/>
              <w:rPr>
                <w:rFonts w:cs="Arial"/>
                <w:bCs/>
                <w:sz w:val="20"/>
                <w:szCs w:val="20"/>
                <w:lang w:eastAsia="es-CO"/>
              </w:rPr>
            </w:pPr>
            <w:r w:rsidRPr="006145DB">
              <w:rPr>
                <w:rFonts w:cs="Arial"/>
                <w:bCs/>
                <w:sz w:val="20"/>
                <w:szCs w:val="20"/>
                <w:lang w:eastAsia="es-CO"/>
              </w:rPr>
              <w:t>Realizar el análisis de necesidades y entrega de los beneficios de la SDIS de acuerdo con el nivel de daño identificado.</w:t>
            </w:r>
          </w:p>
          <w:p w14:paraId="2975C3F1" w14:textId="77777777" w:rsidR="00A55ED3" w:rsidRPr="006145DB" w:rsidRDefault="00A55ED3">
            <w:pPr>
              <w:pStyle w:val="Prrafodelista"/>
              <w:numPr>
                <w:ilvl w:val="0"/>
                <w:numId w:val="152"/>
              </w:numPr>
              <w:spacing w:after="0" w:line="240" w:lineRule="auto"/>
              <w:ind w:left="459"/>
              <w:jc w:val="both"/>
              <w:rPr>
                <w:rFonts w:cs="Arial"/>
                <w:bCs/>
                <w:sz w:val="20"/>
                <w:szCs w:val="20"/>
                <w:lang w:eastAsia="es-CO"/>
              </w:rPr>
            </w:pPr>
            <w:r w:rsidRPr="006145DB">
              <w:rPr>
                <w:rFonts w:cs="Arial"/>
                <w:bCs/>
                <w:sz w:val="20"/>
                <w:szCs w:val="20"/>
                <w:lang w:eastAsia="es-CO"/>
              </w:rPr>
              <w:t>Gestionar las ayudas humanitarias que otorga el IDIGER de acuerdo con el nivel de daño identificado.</w:t>
            </w:r>
          </w:p>
          <w:p w14:paraId="38566E08" w14:textId="5131BE09" w:rsidR="00A55ED3" w:rsidRPr="006145DB" w:rsidRDefault="00A55ED3">
            <w:pPr>
              <w:pStyle w:val="Prrafodelista"/>
              <w:numPr>
                <w:ilvl w:val="0"/>
                <w:numId w:val="152"/>
              </w:numPr>
              <w:spacing w:after="0" w:line="240" w:lineRule="auto"/>
              <w:ind w:left="459"/>
              <w:jc w:val="both"/>
              <w:rPr>
                <w:rFonts w:cs="Arial"/>
                <w:bCs/>
                <w:sz w:val="20"/>
                <w:szCs w:val="20"/>
                <w:lang w:eastAsia="es-CO"/>
              </w:rPr>
            </w:pPr>
            <w:r w:rsidRPr="006145DB">
              <w:rPr>
                <w:rFonts w:cs="Arial"/>
                <w:bCs/>
                <w:sz w:val="20"/>
                <w:szCs w:val="20"/>
                <w:lang w:eastAsia="es-CO"/>
              </w:rPr>
              <w:t>Finalmente, se realiza gestión intrainstitucional para referenciación a servicios de la Secretaría Distrital de Integración Social y la articulación interinstitucional con entidades de primera respuesta en territorio, como Secretaría Distrital de Salud (Primeros auxilios psicológicos), Unidad Administrativa Especial Cuerpo Oficial de Bomberos – UAECOB, Empresa de Acueducto y Alcantarillado de Bogotá – EAAB, o IDIGER, según la necesidad y el nivel de daño identificado.</w:t>
            </w:r>
          </w:p>
          <w:p w14:paraId="4716EDB9" w14:textId="77777777" w:rsidR="00A55ED3" w:rsidRPr="006145DB" w:rsidRDefault="00A55ED3" w:rsidP="00941E4D">
            <w:pPr>
              <w:pStyle w:val="Prrafodelista"/>
              <w:tabs>
                <w:tab w:val="left" w:pos="709"/>
              </w:tabs>
              <w:spacing w:after="0" w:line="240" w:lineRule="auto"/>
              <w:jc w:val="both"/>
              <w:rPr>
                <w:rFonts w:cs="Arial"/>
                <w:sz w:val="20"/>
                <w:szCs w:val="20"/>
                <w:lang w:eastAsia="es-CO"/>
              </w:rPr>
            </w:pPr>
          </w:p>
          <w:p w14:paraId="218B91A8" w14:textId="52519B83" w:rsidR="00A55ED3" w:rsidRPr="006145DB" w:rsidRDefault="00A55ED3" w:rsidP="00941E4D">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Fase II: Respuesta complementaria:  </w:t>
            </w:r>
          </w:p>
          <w:p w14:paraId="025F9F6B" w14:textId="77777777" w:rsidR="00A55ED3" w:rsidRPr="006145DB" w:rsidRDefault="00A55ED3">
            <w:pPr>
              <w:pStyle w:val="Prrafodelista"/>
              <w:numPr>
                <w:ilvl w:val="0"/>
                <w:numId w:val="153"/>
              </w:numPr>
              <w:spacing w:after="0" w:line="240" w:lineRule="auto"/>
              <w:ind w:left="459"/>
              <w:jc w:val="both"/>
              <w:rPr>
                <w:rFonts w:cs="Arial"/>
                <w:bCs/>
                <w:sz w:val="20"/>
                <w:szCs w:val="20"/>
                <w:lang w:eastAsia="es-CO"/>
              </w:rPr>
            </w:pPr>
            <w:r w:rsidRPr="006145DB">
              <w:rPr>
                <w:rFonts w:cs="Arial"/>
                <w:bCs/>
                <w:sz w:val="20"/>
                <w:szCs w:val="20"/>
                <w:lang w:eastAsia="es-CO"/>
              </w:rPr>
              <w:t>Realizar seguimiento al cambio o continuidad de la situación, afectación y nivel de daño, identificado en la primera fase.</w:t>
            </w:r>
          </w:p>
          <w:p w14:paraId="297386FE" w14:textId="77777777" w:rsidR="00A55ED3" w:rsidRPr="006145DB" w:rsidRDefault="00A55ED3">
            <w:pPr>
              <w:pStyle w:val="Prrafodelista"/>
              <w:numPr>
                <w:ilvl w:val="0"/>
                <w:numId w:val="153"/>
              </w:numPr>
              <w:spacing w:after="0" w:line="240" w:lineRule="auto"/>
              <w:ind w:left="459"/>
              <w:jc w:val="both"/>
              <w:rPr>
                <w:rFonts w:cs="Arial"/>
                <w:bCs/>
                <w:sz w:val="20"/>
                <w:szCs w:val="20"/>
                <w:lang w:eastAsia="es-CO"/>
              </w:rPr>
            </w:pPr>
            <w:r w:rsidRPr="006145DB">
              <w:rPr>
                <w:rFonts w:cs="Arial"/>
                <w:bCs/>
                <w:sz w:val="20"/>
                <w:szCs w:val="20"/>
                <w:lang w:eastAsia="es-CO"/>
              </w:rPr>
              <w:t>Realizar gestión interinstitucional para referenciar a la oferta de servicios distritales o entidades del nivel nacional, según necesidades identificadas y el nivel de daño de la población damnificada.</w:t>
            </w:r>
          </w:p>
          <w:p w14:paraId="500E7DD0" w14:textId="77777777" w:rsidR="00A55ED3" w:rsidRPr="006145DB" w:rsidRDefault="00A55ED3" w:rsidP="00941E4D">
            <w:pPr>
              <w:tabs>
                <w:tab w:val="left" w:pos="709"/>
              </w:tabs>
              <w:spacing w:line="240" w:lineRule="auto"/>
              <w:contextualSpacing/>
              <w:jc w:val="both"/>
              <w:rPr>
                <w:rFonts w:cs="Arial"/>
                <w:sz w:val="20"/>
                <w:szCs w:val="20"/>
                <w:lang w:eastAsia="es-CO"/>
              </w:rPr>
            </w:pPr>
          </w:p>
          <w:p w14:paraId="5721AD51" w14:textId="5D791A53" w:rsidR="00A55ED3" w:rsidRPr="006145DB" w:rsidRDefault="00A55ED3" w:rsidP="00941E4D">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Fase III: Respuesta post emergencia: </w:t>
            </w:r>
          </w:p>
          <w:p w14:paraId="4202E16E" w14:textId="77777777" w:rsidR="00A55ED3" w:rsidRPr="006145DB" w:rsidRDefault="00A55ED3">
            <w:pPr>
              <w:pStyle w:val="Prrafodelista"/>
              <w:numPr>
                <w:ilvl w:val="0"/>
                <w:numId w:val="154"/>
              </w:numPr>
              <w:tabs>
                <w:tab w:val="left" w:pos="459"/>
              </w:tabs>
              <w:spacing w:after="0" w:line="240" w:lineRule="auto"/>
              <w:ind w:left="459"/>
              <w:jc w:val="both"/>
              <w:rPr>
                <w:rFonts w:cs="Arial"/>
                <w:bCs/>
                <w:sz w:val="20"/>
                <w:szCs w:val="20"/>
                <w:lang w:eastAsia="es-CO"/>
              </w:rPr>
            </w:pPr>
            <w:r w:rsidRPr="006145DB">
              <w:rPr>
                <w:rFonts w:cs="Arial"/>
                <w:bCs/>
                <w:sz w:val="20"/>
                <w:szCs w:val="20"/>
                <w:lang w:eastAsia="es-CO"/>
              </w:rPr>
              <w:t>Realizar seguimiento de la referenciación a la oferta de la SDIS y de otros sectores.</w:t>
            </w:r>
          </w:p>
          <w:p w14:paraId="21F69DFA" w14:textId="7DC560A0" w:rsidR="00A55ED3" w:rsidRPr="006145DB" w:rsidRDefault="00A55ED3">
            <w:pPr>
              <w:pStyle w:val="Prrafodelista"/>
              <w:numPr>
                <w:ilvl w:val="0"/>
                <w:numId w:val="154"/>
              </w:numPr>
              <w:tabs>
                <w:tab w:val="left" w:pos="459"/>
              </w:tabs>
              <w:spacing w:after="0" w:line="240" w:lineRule="auto"/>
              <w:ind w:left="459"/>
              <w:jc w:val="both"/>
              <w:rPr>
                <w:rFonts w:cs="Arial"/>
                <w:bCs/>
                <w:sz w:val="20"/>
                <w:szCs w:val="20"/>
                <w:lang w:eastAsia="es-CO"/>
              </w:rPr>
            </w:pPr>
            <w:r w:rsidRPr="006145DB">
              <w:rPr>
                <w:rFonts w:cs="Arial"/>
                <w:bCs/>
                <w:sz w:val="20"/>
                <w:szCs w:val="20"/>
                <w:lang w:eastAsia="es-CO"/>
              </w:rPr>
              <w:t>Realizar la evaluación y cierre de las atenciones realizadas.</w:t>
            </w:r>
          </w:p>
          <w:p w14:paraId="0D6E0F67" w14:textId="77777777" w:rsidR="00A55ED3" w:rsidRPr="006145DB" w:rsidRDefault="00A55ED3" w:rsidP="00941E4D">
            <w:pPr>
              <w:pStyle w:val="Prrafodelista"/>
              <w:tabs>
                <w:tab w:val="left" w:pos="709"/>
              </w:tabs>
              <w:spacing w:after="0" w:line="240" w:lineRule="auto"/>
              <w:jc w:val="both"/>
              <w:rPr>
                <w:rFonts w:cs="Arial"/>
                <w:sz w:val="20"/>
                <w:szCs w:val="20"/>
                <w:lang w:eastAsia="es-CO"/>
              </w:rPr>
            </w:pPr>
          </w:p>
          <w:p w14:paraId="0D173925" w14:textId="77777777" w:rsidR="00A55ED3" w:rsidRPr="006145DB" w:rsidRDefault="00A55ED3" w:rsidP="00941E4D">
            <w:pPr>
              <w:tabs>
                <w:tab w:val="left" w:pos="709"/>
              </w:tabs>
              <w:spacing w:after="0" w:line="240" w:lineRule="auto"/>
              <w:contextualSpacing/>
              <w:jc w:val="both"/>
              <w:rPr>
                <w:rFonts w:cs="Arial"/>
                <w:sz w:val="20"/>
                <w:szCs w:val="20"/>
                <w:lang w:eastAsia="es-CO"/>
              </w:rPr>
            </w:pPr>
            <w:r w:rsidRPr="006145DB">
              <w:rPr>
                <w:rFonts w:cs="Arial"/>
                <w:bCs/>
                <w:sz w:val="20"/>
                <w:szCs w:val="20"/>
                <w:lang w:eastAsia="es-CO"/>
              </w:rPr>
              <w:t>En caso de interrupción parcial o total en la prestación del servicio, se implementará el plan operativo de continuidad correspondiente.</w:t>
            </w:r>
            <w:bookmarkEnd w:id="347"/>
          </w:p>
        </w:tc>
      </w:tr>
      <w:tr w:rsidR="00A55ED3" w:rsidRPr="006145DB" w14:paraId="32A42B74" w14:textId="77777777" w:rsidTr="00BC7C91">
        <w:trPr>
          <w:trHeight w:val="64"/>
          <w:jc w:val="center"/>
        </w:trPr>
        <w:tc>
          <w:tcPr>
            <w:tcW w:w="1696" w:type="dxa"/>
            <w:tcBorders>
              <w:bottom w:val="single" w:sz="4" w:space="0" w:color="auto"/>
            </w:tcBorders>
            <w:vAlign w:val="center"/>
          </w:tcPr>
          <w:p w14:paraId="19133305" w14:textId="77777777" w:rsidR="00A55ED3" w:rsidRPr="006145DB" w:rsidRDefault="00A55ED3" w:rsidP="00941E4D">
            <w:pPr>
              <w:spacing w:after="0" w:line="240" w:lineRule="auto"/>
              <w:ind w:left="22"/>
              <w:contextualSpacing/>
              <w:jc w:val="both"/>
              <w:rPr>
                <w:rFonts w:cs="Arial"/>
                <w:bCs/>
                <w:sz w:val="20"/>
                <w:szCs w:val="20"/>
                <w:lang w:eastAsia="es-CO"/>
              </w:rPr>
            </w:pPr>
            <w:r w:rsidRPr="006145DB">
              <w:rPr>
                <w:rFonts w:cs="Arial"/>
                <w:sz w:val="20"/>
                <w:szCs w:val="20"/>
                <w:lang w:eastAsia="es-CO"/>
              </w:rPr>
              <w:t>Condiciones transversales de calidad</w:t>
            </w:r>
          </w:p>
        </w:tc>
        <w:tc>
          <w:tcPr>
            <w:tcW w:w="7699" w:type="dxa"/>
            <w:tcBorders>
              <w:bottom w:val="single" w:sz="4" w:space="0" w:color="auto"/>
            </w:tcBorders>
          </w:tcPr>
          <w:p w14:paraId="5A6A6286" w14:textId="5473129A" w:rsidR="00A55ED3" w:rsidRPr="006145DB" w:rsidRDefault="00A55ED3" w:rsidP="00941E4D">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 xml:space="preserve">Para este servicio aplican las siguientes categorías: </w:t>
            </w:r>
          </w:p>
          <w:p w14:paraId="0D09F4F6" w14:textId="77777777" w:rsidR="00941E4D" w:rsidRPr="006145DB" w:rsidRDefault="00941E4D" w:rsidP="00941E4D">
            <w:pPr>
              <w:pStyle w:val="Ttulo1"/>
              <w:rPr>
                <w:sz w:val="20"/>
                <w:lang w:eastAsia="es-CO"/>
              </w:rPr>
            </w:pPr>
          </w:p>
          <w:p w14:paraId="3E52A511" w14:textId="77777777" w:rsidR="00A55ED3" w:rsidRPr="006145DB" w:rsidRDefault="00A55ED3">
            <w:pPr>
              <w:pStyle w:val="Prrafodelista"/>
              <w:numPr>
                <w:ilvl w:val="0"/>
                <w:numId w:val="117"/>
              </w:numPr>
              <w:tabs>
                <w:tab w:val="left" w:pos="601"/>
              </w:tabs>
              <w:spacing w:after="0" w:line="240" w:lineRule="auto"/>
              <w:ind w:left="459"/>
              <w:jc w:val="both"/>
              <w:rPr>
                <w:rFonts w:cs="Arial"/>
                <w:bCs/>
                <w:sz w:val="20"/>
                <w:szCs w:val="20"/>
                <w:lang w:eastAsia="es-CO"/>
              </w:rPr>
            </w:pPr>
            <w:r w:rsidRPr="006145DB">
              <w:rPr>
                <w:rFonts w:cs="Arial"/>
                <w:bCs/>
                <w:sz w:val="20"/>
                <w:szCs w:val="20"/>
                <w:lang w:eastAsia="es-CO"/>
              </w:rPr>
              <w:t>Atención social.</w:t>
            </w:r>
          </w:p>
          <w:p w14:paraId="039356B8" w14:textId="77777777" w:rsidR="00A55ED3" w:rsidRPr="006145DB" w:rsidRDefault="00A55ED3">
            <w:pPr>
              <w:pStyle w:val="Prrafodelista"/>
              <w:numPr>
                <w:ilvl w:val="0"/>
                <w:numId w:val="117"/>
              </w:numPr>
              <w:tabs>
                <w:tab w:val="left" w:pos="601"/>
              </w:tabs>
              <w:spacing w:after="0" w:line="240" w:lineRule="auto"/>
              <w:ind w:left="459"/>
              <w:jc w:val="both"/>
              <w:rPr>
                <w:rFonts w:cs="Arial"/>
                <w:bCs/>
                <w:sz w:val="20"/>
                <w:szCs w:val="20"/>
                <w:lang w:eastAsia="es-CO"/>
              </w:rPr>
            </w:pPr>
            <w:r w:rsidRPr="006145DB">
              <w:rPr>
                <w:rFonts w:cs="Arial"/>
                <w:bCs/>
                <w:sz w:val="20"/>
                <w:szCs w:val="20"/>
                <w:lang w:eastAsia="es-CO"/>
              </w:rPr>
              <w:t>Gestión administrativa.</w:t>
            </w:r>
          </w:p>
          <w:p w14:paraId="467286A4" w14:textId="77777777" w:rsidR="00A55ED3" w:rsidRPr="006145DB" w:rsidRDefault="00A55ED3">
            <w:pPr>
              <w:pStyle w:val="Prrafodelista"/>
              <w:numPr>
                <w:ilvl w:val="0"/>
                <w:numId w:val="117"/>
              </w:numPr>
              <w:tabs>
                <w:tab w:val="left" w:pos="601"/>
              </w:tabs>
              <w:spacing w:after="0" w:line="240" w:lineRule="auto"/>
              <w:ind w:left="459"/>
              <w:jc w:val="both"/>
              <w:rPr>
                <w:rFonts w:cs="Arial"/>
                <w:bCs/>
                <w:sz w:val="20"/>
                <w:szCs w:val="20"/>
                <w:lang w:eastAsia="es-CO"/>
              </w:rPr>
            </w:pPr>
            <w:r w:rsidRPr="006145DB">
              <w:rPr>
                <w:rFonts w:cs="Arial"/>
                <w:bCs/>
                <w:sz w:val="20"/>
                <w:szCs w:val="20"/>
                <w:lang w:eastAsia="es-CO"/>
              </w:rPr>
              <w:t>Talento humano.</w:t>
            </w:r>
          </w:p>
        </w:tc>
      </w:tr>
    </w:tbl>
    <w:p w14:paraId="465C9B89" w14:textId="77777777" w:rsidR="000F7B8A" w:rsidRPr="006145DB" w:rsidRDefault="000F7B8A" w:rsidP="005B435E">
      <w:pPr>
        <w:pStyle w:val="commentcontentpara"/>
        <w:spacing w:before="0" w:beforeAutospacing="0" w:after="0" w:afterAutospacing="0"/>
        <w:rPr>
          <w:rFonts w:ascii="Arial" w:hAnsi="Arial" w:cs="Arial"/>
          <w:sz w:val="22"/>
          <w:szCs w:val="22"/>
        </w:rPr>
      </w:pPr>
    </w:p>
    <w:p w14:paraId="7C80FADB" w14:textId="6D6CD2C3" w:rsidR="001E37D3" w:rsidRPr="006145DB" w:rsidRDefault="000B06BD">
      <w:pPr>
        <w:pStyle w:val="Ttulo1"/>
        <w:numPr>
          <w:ilvl w:val="2"/>
          <w:numId w:val="72"/>
        </w:numPr>
        <w:ind w:left="284" w:hanging="284"/>
        <w:jc w:val="center"/>
      </w:pPr>
      <w:bookmarkStart w:id="348" w:name="_Toc210213227"/>
      <w:bookmarkStart w:id="349" w:name="_Toc213273500"/>
      <w:bookmarkStart w:id="350" w:name="_Toc213276127"/>
      <w:bookmarkStart w:id="351" w:name="_Toc216902461"/>
      <w:r w:rsidRPr="006145DB">
        <w:t xml:space="preserve">Servicio </w:t>
      </w:r>
      <w:bookmarkEnd w:id="348"/>
      <w:r w:rsidR="00A55ED3" w:rsidRPr="006145DB">
        <w:rPr>
          <w:rFonts w:eastAsia="Arial"/>
          <w:lang w:val="es-MX"/>
        </w:rPr>
        <w:t>Atención y asistencia a hogares o personas en emergencia social</w:t>
      </w:r>
      <w:bookmarkEnd w:id="349"/>
      <w:bookmarkEnd w:id="350"/>
      <w:bookmarkEnd w:id="351"/>
    </w:p>
    <w:tbl>
      <w:tblPr>
        <w:tblW w:w="9356" w:type="dxa"/>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01"/>
        <w:gridCol w:w="7655"/>
      </w:tblGrid>
      <w:tr w:rsidR="00A55ED3" w:rsidRPr="006145DB" w14:paraId="3DBA1003" w14:textId="77777777" w:rsidTr="006D4A72">
        <w:trPr>
          <w:trHeight w:val="357"/>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BDF2BEA" w14:textId="77777777" w:rsidR="00A55ED3" w:rsidRPr="006145DB" w:rsidRDefault="00A55ED3" w:rsidP="005B435E">
            <w:pPr>
              <w:spacing w:after="0" w:line="240" w:lineRule="auto"/>
              <w:contextualSpacing/>
              <w:rPr>
                <w:rFonts w:cs="Arial"/>
                <w:bCs/>
                <w:sz w:val="20"/>
                <w:szCs w:val="20"/>
                <w:lang w:eastAsia="es-CO"/>
              </w:rPr>
            </w:pPr>
            <w:bookmarkStart w:id="352" w:name="_Hlk209436361"/>
            <w:bookmarkStart w:id="353" w:name="_Hlk213239899"/>
            <w:r w:rsidRPr="006145DB">
              <w:rPr>
                <w:rFonts w:cs="Arial"/>
                <w:bCs/>
                <w:sz w:val="20"/>
                <w:szCs w:val="20"/>
                <w:lang w:eastAsia="es-CO"/>
              </w:rPr>
              <w:t xml:space="preserve">Nombre del servicio </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BA46B6E" w14:textId="77777777" w:rsidR="00A55ED3" w:rsidRPr="006145DB" w:rsidRDefault="00A55ED3" w:rsidP="005B435E">
            <w:pPr>
              <w:tabs>
                <w:tab w:val="left" w:pos="709"/>
              </w:tabs>
              <w:spacing w:after="0" w:line="240" w:lineRule="auto"/>
              <w:contextualSpacing/>
              <w:rPr>
                <w:rFonts w:cs="Arial"/>
                <w:bCs/>
                <w:sz w:val="20"/>
                <w:szCs w:val="20"/>
                <w:lang w:eastAsia="es-CO"/>
              </w:rPr>
            </w:pPr>
            <w:bookmarkStart w:id="354" w:name="_Hlk209436221"/>
            <w:r w:rsidRPr="006145DB">
              <w:rPr>
                <w:rFonts w:cs="Arial"/>
                <w:bCs/>
                <w:sz w:val="20"/>
                <w:szCs w:val="20"/>
                <w:lang w:eastAsia="es-CO"/>
              </w:rPr>
              <w:t>Atención y asistencia a hogares o personas en emergencia social.</w:t>
            </w:r>
            <w:bookmarkEnd w:id="354"/>
          </w:p>
        </w:tc>
      </w:tr>
      <w:bookmarkEnd w:id="352"/>
      <w:tr w:rsidR="00A55ED3" w:rsidRPr="006145DB" w14:paraId="51A9980C" w14:textId="77777777" w:rsidTr="00A55ED3">
        <w:trPr>
          <w:trHeight w:val="828"/>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6050DA5" w14:textId="77777777" w:rsidR="00A55ED3" w:rsidRPr="006145DB" w:rsidRDefault="00A55ED3" w:rsidP="005B435E">
            <w:pPr>
              <w:spacing w:after="0" w:line="240" w:lineRule="auto"/>
              <w:contextualSpacing/>
              <w:rPr>
                <w:rFonts w:cs="Arial"/>
                <w:bCs/>
                <w:sz w:val="20"/>
                <w:szCs w:val="20"/>
                <w:lang w:eastAsia="es-CO"/>
              </w:rPr>
            </w:pPr>
            <w:r w:rsidRPr="006145DB">
              <w:rPr>
                <w:rFonts w:cs="Arial"/>
                <w:bCs/>
                <w:sz w:val="20"/>
                <w:szCs w:val="20"/>
                <w:lang w:eastAsia="es-CO"/>
              </w:rPr>
              <w:t xml:space="preserve">Objeto del Servicio </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tcPr>
          <w:p w14:paraId="2AE94284" w14:textId="77777777" w:rsidR="00A55ED3" w:rsidRPr="006145DB" w:rsidRDefault="00A55ED3" w:rsidP="005B435E">
            <w:pPr>
              <w:spacing w:after="0" w:line="240" w:lineRule="auto"/>
              <w:contextualSpacing/>
              <w:jc w:val="both"/>
              <w:rPr>
                <w:rFonts w:cs="Arial"/>
                <w:bCs/>
                <w:sz w:val="20"/>
                <w:szCs w:val="20"/>
                <w:lang w:eastAsia="es-CO"/>
              </w:rPr>
            </w:pPr>
            <w:bookmarkStart w:id="355" w:name="_Hlk209436502"/>
            <w:r w:rsidRPr="006145DB">
              <w:rPr>
                <w:rFonts w:cs="Arial"/>
                <w:bCs/>
                <w:sz w:val="20"/>
                <w:szCs w:val="20"/>
                <w:lang w:eastAsia="es-CO"/>
              </w:rPr>
              <w:t>Brindar atención y asistencia oportuna e inmediata a la población identificada en emergencia social, por una situación derivada de su condición individual o familiar, o producto de un desastre o un fenómeno adverso que afecten al individuo, al hogar, a un colectivo particular o a un grupo en situación de vulnerabilidad.</w:t>
            </w:r>
            <w:bookmarkEnd w:id="355"/>
          </w:p>
        </w:tc>
      </w:tr>
      <w:tr w:rsidR="00A55ED3" w:rsidRPr="006145DB" w14:paraId="1AA62CB8" w14:textId="77777777" w:rsidTr="006D4A72">
        <w:trPr>
          <w:trHeight w:val="2013"/>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5B90FBA" w14:textId="6E04A147" w:rsidR="00A55ED3" w:rsidRPr="006145DB" w:rsidRDefault="00276B9E" w:rsidP="008B77FB">
            <w:pPr>
              <w:spacing w:after="0" w:line="240" w:lineRule="auto"/>
              <w:contextualSpacing/>
              <w:rPr>
                <w:rFonts w:cs="Arial"/>
                <w:bCs/>
                <w:sz w:val="20"/>
                <w:szCs w:val="20"/>
                <w:lang w:eastAsia="es-CO"/>
              </w:rPr>
            </w:pPr>
            <w:r w:rsidRPr="006145DB">
              <w:rPr>
                <w:rFonts w:cs="Arial"/>
                <w:bCs/>
                <w:sz w:val="20"/>
                <w:szCs w:val="20"/>
                <w:lang w:eastAsia="es-CO"/>
              </w:rPr>
              <w:t xml:space="preserve">Oferta servicio </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tcPr>
          <w:p w14:paraId="379D3481" w14:textId="77777777" w:rsidR="00A55ED3" w:rsidRPr="006145DB" w:rsidRDefault="00A55ED3" w:rsidP="005B435E">
            <w:pPr>
              <w:spacing w:after="0" w:line="240" w:lineRule="auto"/>
              <w:contextualSpacing/>
              <w:jc w:val="both"/>
              <w:rPr>
                <w:rFonts w:cs="Arial"/>
                <w:bCs/>
                <w:sz w:val="20"/>
                <w:szCs w:val="20"/>
                <w:lang w:eastAsia="es-CO"/>
              </w:rPr>
            </w:pPr>
            <w:bookmarkStart w:id="356" w:name="_Hlk205305101"/>
            <w:bookmarkStart w:id="357" w:name="_Hlk209437249"/>
            <w:r w:rsidRPr="006145DB">
              <w:rPr>
                <w:rFonts w:cs="Arial"/>
                <w:bCs/>
                <w:sz w:val="20"/>
                <w:szCs w:val="20"/>
                <w:lang w:eastAsia="es-CO"/>
              </w:rPr>
              <w:t>Entregar beneficios a hogares o personas colombianas o migrantes internacionales que han sido identificados por la Secretaría Distrital de Integración Social en emergencia social:</w:t>
            </w:r>
          </w:p>
          <w:p w14:paraId="3F119C82"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Beneficios en especie: bono de alimentos, auxilio funerario, pasaje terrestre, alojamiento transitorio, ayuda humanitaria no alimentaria (vestuario, calzado, kit de elementos de aseo e higiene personal).</w:t>
            </w:r>
          </w:p>
          <w:p w14:paraId="21ADF78D"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 xml:space="preserve">Beneficios gestionados con aliados estratégicos. </w:t>
            </w:r>
            <w:bookmarkEnd w:id="356"/>
          </w:p>
          <w:p w14:paraId="3FC0053C" w14:textId="77777777" w:rsidR="00276B9E" w:rsidRPr="006145DB" w:rsidRDefault="00276B9E" w:rsidP="005B435E">
            <w:pPr>
              <w:pStyle w:val="Textoindependiente"/>
              <w:spacing w:after="0" w:line="240" w:lineRule="auto"/>
              <w:ind w:left="-113"/>
              <w:contextualSpacing/>
              <w:jc w:val="both"/>
              <w:rPr>
                <w:rFonts w:cs="Arial"/>
                <w:bCs/>
                <w:sz w:val="20"/>
                <w:szCs w:val="20"/>
                <w:lang w:eastAsia="es-CO"/>
              </w:rPr>
            </w:pPr>
          </w:p>
          <w:p w14:paraId="798FBF2D" w14:textId="5578F120" w:rsidR="00A55ED3" w:rsidRPr="006145DB" w:rsidRDefault="00A55ED3" w:rsidP="00276B9E">
            <w:pPr>
              <w:pStyle w:val="Textoindependiente"/>
              <w:spacing w:after="0" w:line="240" w:lineRule="auto"/>
              <w:contextualSpacing/>
              <w:jc w:val="both"/>
              <w:rPr>
                <w:rFonts w:cs="Arial"/>
                <w:bCs/>
                <w:sz w:val="20"/>
                <w:szCs w:val="20"/>
                <w:lang w:eastAsia="es-CO"/>
              </w:rPr>
            </w:pPr>
            <w:r w:rsidRPr="006145DB">
              <w:rPr>
                <w:rFonts w:cs="Arial"/>
                <w:bCs/>
                <w:sz w:val="20"/>
                <w:szCs w:val="20"/>
                <w:lang w:eastAsia="es-CO"/>
              </w:rPr>
              <w:t>Realizar el seguimiento y acompañamiento de acuerdo con las características de cada persona, hogar o colectivo afectado por la emergencia social.</w:t>
            </w:r>
            <w:bookmarkEnd w:id="357"/>
          </w:p>
        </w:tc>
      </w:tr>
      <w:tr w:rsidR="00A55ED3" w:rsidRPr="006145DB" w14:paraId="45388788" w14:textId="77777777" w:rsidTr="00276B9E">
        <w:trPr>
          <w:trHeight w:val="565"/>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40E3C9F" w14:textId="77777777" w:rsidR="00A55ED3" w:rsidRPr="006145DB" w:rsidRDefault="00A55ED3" w:rsidP="008B77FB">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1389F4A" w14:textId="24198932" w:rsidR="00A55ED3" w:rsidRPr="006145DB" w:rsidRDefault="00A55ED3" w:rsidP="005B435E">
            <w:pPr>
              <w:widowControl w:val="0"/>
              <w:spacing w:after="0" w:line="240" w:lineRule="auto"/>
              <w:ind w:right="113"/>
              <w:contextualSpacing/>
              <w:jc w:val="both"/>
              <w:rPr>
                <w:rFonts w:cs="Arial"/>
                <w:bCs/>
                <w:sz w:val="20"/>
                <w:szCs w:val="20"/>
                <w:lang w:eastAsia="es-CO"/>
              </w:rPr>
            </w:pPr>
            <w:r w:rsidRPr="006145DB">
              <w:rPr>
                <w:rFonts w:cs="Arial"/>
                <w:bCs/>
                <w:sz w:val="20"/>
                <w:szCs w:val="20"/>
                <w:lang w:eastAsia="es-CO"/>
              </w:rPr>
              <w:t>Focalización por demanda</w:t>
            </w:r>
            <w:r w:rsidR="008B77FB">
              <w:rPr>
                <w:rFonts w:cs="Arial"/>
                <w:bCs/>
                <w:sz w:val="20"/>
                <w:szCs w:val="20"/>
                <w:lang w:eastAsia="es-CO"/>
              </w:rPr>
              <w:t>.</w:t>
            </w:r>
          </w:p>
          <w:p w14:paraId="5443B9B7" w14:textId="02B0F67E" w:rsidR="00A55ED3" w:rsidRPr="006145DB" w:rsidRDefault="00A55ED3" w:rsidP="005B435E">
            <w:pPr>
              <w:widowControl w:val="0"/>
              <w:spacing w:after="0" w:line="240" w:lineRule="auto"/>
              <w:ind w:right="113"/>
              <w:contextualSpacing/>
              <w:jc w:val="both"/>
              <w:rPr>
                <w:rFonts w:cs="Arial"/>
                <w:bCs/>
                <w:sz w:val="20"/>
                <w:szCs w:val="20"/>
                <w:lang w:eastAsia="es-CO"/>
              </w:rPr>
            </w:pPr>
            <w:r w:rsidRPr="006145DB">
              <w:rPr>
                <w:rFonts w:cs="Arial"/>
                <w:bCs/>
                <w:sz w:val="20"/>
                <w:szCs w:val="20"/>
                <w:lang w:eastAsia="es-CO"/>
              </w:rPr>
              <w:t>Focalización por abordaje territorial</w:t>
            </w:r>
            <w:r w:rsidR="008B77FB">
              <w:rPr>
                <w:rFonts w:cs="Arial"/>
                <w:bCs/>
                <w:sz w:val="20"/>
                <w:szCs w:val="20"/>
                <w:lang w:eastAsia="es-CO"/>
              </w:rPr>
              <w:t>.</w:t>
            </w:r>
          </w:p>
        </w:tc>
      </w:tr>
      <w:tr w:rsidR="00A55ED3" w:rsidRPr="006145DB" w14:paraId="66CCC540" w14:textId="77777777" w:rsidTr="00A55ED3">
        <w:trPr>
          <w:trHeight w:val="420"/>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4B45562" w14:textId="77777777" w:rsidR="00A55ED3" w:rsidRPr="006145DB" w:rsidRDefault="00A55ED3" w:rsidP="008B77FB">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tcPr>
          <w:p w14:paraId="353C5670" w14:textId="77777777" w:rsidR="00A55ED3" w:rsidRPr="006145DB" w:rsidRDefault="00A55ED3" w:rsidP="005B435E">
            <w:pPr>
              <w:spacing w:after="0" w:line="240" w:lineRule="auto"/>
              <w:contextualSpacing/>
              <w:jc w:val="both"/>
              <w:rPr>
                <w:rFonts w:cs="Arial"/>
                <w:bCs/>
                <w:sz w:val="20"/>
                <w:szCs w:val="20"/>
                <w:lang w:eastAsia="es-CO"/>
              </w:rPr>
            </w:pPr>
            <w:bookmarkStart w:id="358" w:name="_Hlk203560936"/>
            <w:bookmarkStart w:id="359" w:name="_Hlk209437296"/>
            <w:r w:rsidRPr="006145DB">
              <w:rPr>
                <w:rFonts w:cs="Arial"/>
                <w:bCs/>
                <w:sz w:val="20"/>
                <w:szCs w:val="20"/>
                <w:lang w:eastAsia="es-CO"/>
              </w:rPr>
              <w:t xml:space="preserve">Hogares o personas colombianas o migrantes internacionales que residan o transiten en Bogotá, identificados en emergencia </w:t>
            </w:r>
            <w:bookmarkEnd w:id="358"/>
            <w:r w:rsidRPr="006145DB">
              <w:rPr>
                <w:rFonts w:cs="Arial"/>
                <w:bCs/>
                <w:sz w:val="20"/>
                <w:szCs w:val="20"/>
                <w:lang w:eastAsia="es-CO"/>
              </w:rPr>
              <w:t>social, por una situación derivada de su condición individual o familiar, o producto de un desastre o un fenómeno adverso que afecten al individuo u hogar o a un colectivo particular o a un grupo en situación de vulnerabilidad.</w:t>
            </w:r>
            <w:bookmarkEnd w:id="359"/>
          </w:p>
        </w:tc>
      </w:tr>
      <w:tr w:rsidR="00A55ED3" w:rsidRPr="006145DB" w14:paraId="08C21400" w14:textId="77777777" w:rsidTr="00A55ED3">
        <w:trPr>
          <w:trHeight w:val="300"/>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8B81BCA" w14:textId="77777777" w:rsidR="00A55ED3" w:rsidRPr="006145DB" w:rsidRDefault="00A55ED3" w:rsidP="008B77FB">
            <w:pPr>
              <w:spacing w:after="0" w:line="240" w:lineRule="auto"/>
              <w:ind w:left="22"/>
              <w:contextualSpacing/>
              <w:rPr>
                <w:rFonts w:eastAsia="Arial" w:cs="Arial"/>
                <w:sz w:val="20"/>
                <w:szCs w:val="20"/>
              </w:rPr>
            </w:pPr>
            <w:r w:rsidRPr="006145DB">
              <w:rPr>
                <w:rFonts w:cs="Arial"/>
                <w:sz w:val="20"/>
                <w:szCs w:val="20"/>
                <w:lang w:eastAsia="es-CO"/>
              </w:rPr>
              <w:t>Fuentes de Información de la Población Objetivo</w:t>
            </w:r>
          </w:p>
        </w:tc>
        <w:tc>
          <w:tcPr>
            <w:tcW w:w="7655" w:type="dxa"/>
            <w:tcBorders>
              <w:top w:val="single" w:sz="6" w:space="0" w:color="auto"/>
              <w:left w:val="single" w:sz="6" w:space="0" w:color="auto"/>
              <w:bottom w:val="single" w:sz="6" w:space="0" w:color="auto"/>
              <w:right w:val="single" w:sz="6" w:space="0" w:color="auto"/>
            </w:tcBorders>
          </w:tcPr>
          <w:tbl>
            <w:tblPr>
              <w:tblStyle w:val="Tablaconcuadrcula"/>
              <w:tblW w:w="7301" w:type="dxa"/>
              <w:jc w:val="center"/>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853"/>
              <w:gridCol w:w="1643"/>
              <w:gridCol w:w="1104"/>
              <w:gridCol w:w="1701"/>
            </w:tblGrid>
            <w:tr w:rsidR="00276B9E" w:rsidRPr="006145DB" w14:paraId="64E46D34" w14:textId="77777777" w:rsidTr="007043C4">
              <w:trPr>
                <w:trHeight w:val="305"/>
                <w:jc w:val="center"/>
              </w:trPr>
              <w:tc>
                <w:tcPr>
                  <w:tcW w:w="2853" w:type="dxa"/>
                  <w:tcBorders>
                    <w:top w:val="nil"/>
                    <w:bottom w:val="single" w:sz="4" w:space="0" w:color="000000" w:themeColor="text1"/>
                  </w:tcBorders>
                  <w:tcMar>
                    <w:left w:w="105" w:type="dxa"/>
                    <w:right w:w="105" w:type="dxa"/>
                  </w:tcMar>
                  <w:vAlign w:val="center"/>
                </w:tcPr>
                <w:p w14:paraId="2A0EF1AC"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643" w:type="dxa"/>
                  <w:tcBorders>
                    <w:top w:val="nil"/>
                    <w:bottom w:val="single" w:sz="4" w:space="0" w:color="000000" w:themeColor="text1"/>
                  </w:tcBorders>
                  <w:tcMar>
                    <w:left w:w="105" w:type="dxa"/>
                    <w:right w:w="105" w:type="dxa"/>
                  </w:tcMar>
                  <w:vAlign w:val="center"/>
                </w:tcPr>
                <w:p w14:paraId="1A5A0C6F"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04" w:type="dxa"/>
                  <w:tcBorders>
                    <w:top w:val="nil"/>
                    <w:bottom w:val="single" w:sz="4" w:space="0" w:color="000000" w:themeColor="text1"/>
                  </w:tcBorders>
                  <w:tcMar>
                    <w:left w:w="105" w:type="dxa"/>
                    <w:right w:w="105" w:type="dxa"/>
                  </w:tcMar>
                  <w:vAlign w:val="center"/>
                </w:tcPr>
                <w:p w14:paraId="0B9BB39A"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01" w:type="dxa"/>
                  <w:tcBorders>
                    <w:top w:val="nil"/>
                    <w:bottom w:val="single" w:sz="4" w:space="0" w:color="000000" w:themeColor="text1"/>
                  </w:tcBorders>
                  <w:tcMar>
                    <w:left w:w="105" w:type="dxa"/>
                    <w:right w:w="105" w:type="dxa"/>
                  </w:tcMar>
                  <w:vAlign w:val="center"/>
                </w:tcPr>
                <w:p w14:paraId="6F45D40A" w14:textId="77777777" w:rsidR="00A55ED3" w:rsidRPr="006145DB" w:rsidRDefault="00A55ED3" w:rsidP="005B435E">
                  <w:pPr>
                    <w:tabs>
                      <w:tab w:val="left" w:pos="709"/>
                    </w:tabs>
                    <w:ind w:hanging="107"/>
                    <w:contextualSpacing/>
                    <w:jc w:val="center"/>
                    <w:rPr>
                      <w:rFonts w:cs="Arial"/>
                      <w:sz w:val="16"/>
                      <w:szCs w:val="16"/>
                      <w:lang w:eastAsia="es-CO"/>
                    </w:rPr>
                  </w:pPr>
                  <w:r w:rsidRPr="006145DB">
                    <w:rPr>
                      <w:rFonts w:cs="Arial"/>
                      <w:sz w:val="16"/>
                      <w:szCs w:val="16"/>
                      <w:lang w:eastAsia="es-CO"/>
                    </w:rPr>
                    <w:t>Administrador</w:t>
                  </w:r>
                </w:p>
              </w:tc>
            </w:tr>
            <w:tr w:rsidR="00276B9E" w:rsidRPr="006145DB" w14:paraId="252D13BF" w14:textId="77777777" w:rsidTr="007043C4">
              <w:trPr>
                <w:trHeight w:val="731"/>
                <w:jc w:val="center"/>
              </w:trPr>
              <w:tc>
                <w:tcPr>
                  <w:tcW w:w="2853" w:type="dxa"/>
                  <w:vMerge w:val="restart"/>
                  <w:tcBorders>
                    <w:top w:val="single" w:sz="4" w:space="0" w:color="000000" w:themeColor="text1"/>
                  </w:tcBorders>
                  <w:tcMar>
                    <w:left w:w="105" w:type="dxa"/>
                    <w:right w:w="105" w:type="dxa"/>
                  </w:tcMar>
                  <w:vAlign w:val="center"/>
                </w:tcPr>
                <w:p w14:paraId="2A3E618C"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Persona u hogar colombiana</w:t>
                  </w:r>
                </w:p>
              </w:tc>
              <w:tc>
                <w:tcPr>
                  <w:tcW w:w="1643" w:type="dxa"/>
                  <w:tcBorders>
                    <w:top w:val="single" w:sz="4" w:space="0" w:color="000000" w:themeColor="text1"/>
                  </w:tcBorders>
                  <w:tcMar>
                    <w:left w:w="105" w:type="dxa"/>
                    <w:right w:w="105" w:type="dxa"/>
                  </w:tcMar>
                  <w:vAlign w:val="center"/>
                </w:tcPr>
                <w:p w14:paraId="363102CA"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4" w:type="dxa"/>
                  <w:tcBorders>
                    <w:top w:val="single" w:sz="4" w:space="0" w:color="000000" w:themeColor="text1"/>
                  </w:tcBorders>
                  <w:tcMar>
                    <w:left w:w="105" w:type="dxa"/>
                    <w:right w:w="105" w:type="dxa"/>
                  </w:tcMar>
                  <w:vAlign w:val="center"/>
                </w:tcPr>
                <w:p w14:paraId="1144CB70"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01" w:type="dxa"/>
                  <w:tcBorders>
                    <w:top w:val="single" w:sz="4" w:space="0" w:color="000000" w:themeColor="text1"/>
                  </w:tcBorders>
                  <w:tcMar>
                    <w:left w:w="105" w:type="dxa"/>
                    <w:right w:w="105" w:type="dxa"/>
                  </w:tcMar>
                  <w:vAlign w:val="center"/>
                </w:tcPr>
                <w:p w14:paraId="173D492D"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276B9E" w:rsidRPr="006145DB" w14:paraId="4DDA4C4E" w14:textId="77777777" w:rsidTr="007043C4">
              <w:trPr>
                <w:trHeight w:val="631"/>
                <w:jc w:val="center"/>
              </w:trPr>
              <w:tc>
                <w:tcPr>
                  <w:tcW w:w="2853" w:type="dxa"/>
                  <w:vMerge/>
                  <w:tcMar>
                    <w:left w:w="105" w:type="dxa"/>
                    <w:right w:w="105" w:type="dxa"/>
                  </w:tcMar>
                  <w:vAlign w:val="center"/>
                </w:tcPr>
                <w:p w14:paraId="4D5B5C67" w14:textId="77777777" w:rsidR="00A55ED3" w:rsidRPr="006145DB" w:rsidRDefault="00A55ED3" w:rsidP="005B435E">
                  <w:pPr>
                    <w:tabs>
                      <w:tab w:val="left" w:pos="709"/>
                    </w:tabs>
                    <w:contextualSpacing/>
                    <w:jc w:val="both"/>
                    <w:rPr>
                      <w:rFonts w:cs="Arial"/>
                      <w:sz w:val="16"/>
                      <w:szCs w:val="16"/>
                      <w:lang w:eastAsia="es-CO"/>
                    </w:rPr>
                  </w:pPr>
                </w:p>
              </w:tc>
              <w:tc>
                <w:tcPr>
                  <w:tcW w:w="1643" w:type="dxa"/>
                  <w:tcMar>
                    <w:left w:w="105" w:type="dxa"/>
                    <w:right w:w="105" w:type="dxa"/>
                  </w:tcMar>
                  <w:vAlign w:val="center"/>
                </w:tcPr>
                <w:p w14:paraId="44F4C956"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PISIS - RNEC</w:t>
                  </w:r>
                </w:p>
              </w:tc>
              <w:tc>
                <w:tcPr>
                  <w:tcW w:w="1104" w:type="dxa"/>
                  <w:tcMar>
                    <w:left w:w="105" w:type="dxa"/>
                    <w:right w:w="105" w:type="dxa"/>
                  </w:tcMar>
                  <w:vAlign w:val="center"/>
                </w:tcPr>
                <w:p w14:paraId="7DDCD3FC"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701" w:type="dxa"/>
                  <w:tcMar>
                    <w:left w:w="105" w:type="dxa"/>
                    <w:right w:w="105" w:type="dxa"/>
                  </w:tcMar>
                  <w:vAlign w:val="center"/>
                </w:tcPr>
                <w:p w14:paraId="1BBD7265"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Ministerio de Salud y protección Social - Registraduría Nacional del Estado Civil</w:t>
                  </w:r>
                </w:p>
              </w:tc>
            </w:tr>
            <w:tr w:rsidR="00276B9E" w:rsidRPr="006145DB" w14:paraId="107947A9" w14:textId="77777777" w:rsidTr="007043C4">
              <w:trPr>
                <w:trHeight w:val="493"/>
                <w:jc w:val="center"/>
              </w:trPr>
              <w:tc>
                <w:tcPr>
                  <w:tcW w:w="2853" w:type="dxa"/>
                  <w:vMerge w:val="restart"/>
                  <w:tcMar>
                    <w:left w:w="105" w:type="dxa"/>
                    <w:right w:w="105" w:type="dxa"/>
                  </w:tcMar>
                  <w:vAlign w:val="center"/>
                </w:tcPr>
                <w:p w14:paraId="4AAE2E58"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O persona u hogar migrante internacional</w:t>
                  </w:r>
                </w:p>
              </w:tc>
              <w:tc>
                <w:tcPr>
                  <w:tcW w:w="1643" w:type="dxa"/>
                  <w:tcMar>
                    <w:left w:w="105" w:type="dxa"/>
                    <w:right w:w="105" w:type="dxa"/>
                  </w:tcMar>
                  <w:vAlign w:val="center"/>
                </w:tcPr>
                <w:p w14:paraId="1734AFED"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Registro único para migrantes venezolanos-RUMV</w:t>
                  </w:r>
                </w:p>
              </w:tc>
              <w:tc>
                <w:tcPr>
                  <w:tcW w:w="1104" w:type="dxa"/>
                  <w:tcMar>
                    <w:left w:w="105" w:type="dxa"/>
                    <w:right w:w="105" w:type="dxa"/>
                  </w:tcMar>
                  <w:vAlign w:val="center"/>
                </w:tcPr>
                <w:p w14:paraId="5B4DD549"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701" w:type="dxa"/>
                  <w:tcMar>
                    <w:left w:w="105" w:type="dxa"/>
                    <w:right w:w="105" w:type="dxa"/>
                  </w:tcMar>
                  <w:vAlign w:val="center"/>
                </w:tcPr>
                <w:p w14:paraId="53FC4894"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Migración Colombia</w:t>
                  </w:r>
                </w:p>
              </w:tc>
            </w:tr>
            <w:tr w:rsidR="00276B9E" w:rsidRPr="006145DB" w14:paraId="1B16C079" w14:textId="77777777" w:rsidTr="007043C4">
              <w:trPr>
                <w:trHeight w:val="602"/>
                <w:jc w:val="center"/>
              </w:trPr>
              <w:tc>
                <w:tcPr>
                  <w:tcW w:w="2853" w:type="dxa"/>
                  <w:vMerge/>
                  <w:tcMar>
                    <w:left w:w="105" w:type="dxa"/>
                    <w:right w:w="105" w:type="dxa"/>
                  </w:tcMar>
                  <w:vAlign w:val="center"/>
                </w:tcPr>
                <w:p w14:paraId="17BED578" w14:textId="77777777" w:rsidR="00A55ED3" w:rsidRPr="006145DB" w:rsidRDefault="00A55ED3" w:rsidP="005B435E">
                  <w:pPr>
                    <w:tabs>
                      <w:tab w:val="left" w:pos="709"/>
                    </w:tabs>
                    <w:contextualSpacing/>
                    <w:jc w:val="both"/>
                    <w:rPr>
                      <w:rFonts w:cs="Arial"/>
                      <w:sz w:val="16"/>
                      <w:szCs w:val="16"/>
                      <w:lang w:eastAsia="es-CO"/>
                    </w:rPr>
                  </w:pPr>
                </w:p>
              </w:tc>
              <w:tc>
                <w:tcPr>
                  <w:tcW w:w="1643" w:type="dxa"/>
                  <w:tcMar>
                    <w:left w:w="105" w:type="dxa"/>
                    <w:right w:w="105" w:type="dxa"/>
                  </w:tcMar>
                  <w:vAlign w:val="center"/>
                </w:tcPr>
                <w:p w14:paraId="0F10237B"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4" w:type="dxa"/>
                  <w:tcMar>
                    <w:left w:w="105" w:type="dxa"/>
                    <w:right w:w="105" w:type="dxa"/>
                  </w:tcMar>
                  <w:vAlign w:val="center"/>
                </w:tcPr>
                <w:p w14:paraId="792DD2B6"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01" w:type="dxa"/>
                  <w:tcMar>
                    <w:left w:w="105" w:type="dxa"/>
                    <w:right w:w="105" w:type="dxa"/>
                  </w:tcMar>
                  <w:vAlign w:val="center"/>
                </w:tcPr>
                <w:p w14:paraId="6DF996B0" w14:textId="288C6538"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w:t>
                  </w:r>
                  <w:r w:rsidR="00276B9E" w:rsidRPr="006145DB">
                    <w:rPr>
                      <w:rFonts w:cs="Arial"/>
                      <w:sz w:val="16"/>
                      <w:szCs w:val="16"/>
                      <w:lang w:eastAsia="es-CO"/>
                    </w:rPr>
                    <w:t>, Caracterización e Integración</w:t>
                  </w:r>
                </w:p>
              </w:tc>
            </w:tr>
            <w:tr w:rsidR="00276B9E" w:rsidRPr="006145DB" w14:paraId="659364C0" w14:textId="77777777" w:rsidTr="007043C4">
              <w:trPr>
                <w:trHeight w:val="801"/>
                <w:jc w:val="center"/>
              </w:trPr>
              <w:tc>
                <w:tcPr>
                  <w:tcW w:w="2853" w:type="dxa"/>
                  <w:tcMar>
                    <w:left w:w="105" w:type="dxa"/>
                    <w:right w:w="105" w:type="dxa"/>
                  </w:tcMar>
                  <w:vAlign w:val="center"/>
                </w:tcPr>
                <w:p w14:paraId="52E29009"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Persona u hogar identificado en emergencia social por una situación derivada de su condición individual o familiar.</w:t>
                  </w:r>
                </w:p>
              </w:tc>
              <w:tc>
                <w:tcPr>
                  <w:tcW w:w="1643" w:type="dxa"/>
                  <w:tcMar>
                    <w:left w:w="105" w:type="dxa"/>
                    <w:right w:w="105" w:type="dxa"/>
                  </w:tcMar>
                  <w:vAlign w:val="center"/>
                </w:tcPr>
                <w:p w14:paraId="58BC9E4E"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4" w:type="dxa"/>
                  <w:tcMar>
                    <w:left w:w="105" w:type="dxa"/>
                    <w:right w:w="105" w:type="dxa"/>
                  </w:tcMar>
                  <w:vAlign w:val="center"/>
                </w:tcPr>
                <w:p w14:paraId="57120BE6"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01" w:type="dxa"/>
                  <w:tcMar>
                    <w:left w:w="105" w:type="dxa"/>
                    <w:right w:w="105" w:type="dxa"/>
                  </w:tcMar>
                  <w:vAlign w:val="center"/>
                </w:tcPr>
                <w:p w14:paraId="6A5F502B" w14:textId="6F7E3EBF"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w:t>
                  </w:r>
                  <w:r w:rsidR="00276B9E" w:rsidRPr="006145DB">
                    <w:rPr>
                      <w:rFonts w:cs="Arial"/>
                      <w:sz w:val="16"/>
                      <w:szCs w:val="16"/>
                      <w:lang w:eastAsia="es-CO"/>
                    </w:rPr>
                    <w:t>rización e Integración</w:t>
                  </w:r>
                </w:p>
              </w:tc>
            </w:tr>
            <w:tr w:rsidR="00276B9E" w:rsidRPr="006145DB" w14:paraId="7BE4C9CA" w14:textId="77777777" w:rsidTr="007043C4">
              <w:trPr>
                <w:trHeight w:val="857"/>
                <w:jc w:val="center"/>
              </w:trPr>
              <w:tc>
                <w:tcPr>
                  <w:tcW w:w="2853" w:type="dxa"/>
                  <w:vMerge w:val="restart"/>
                  <w:tcMar>
                    <w:left w:w="105" w:type="dxa"/>
                    <w:right w:w="105" w:type="dxa"/>
                  </w:tcMar>
                  <w:vAlign w:val="center"/>
                </w:tcPr>
                <w:p w14:paraId="628CFF80"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 xml:space="preserve">O persona u hogar identificado en emergencia social producto de un desastre o un fenómeno adverso. </w:t>
                  </w:r>
                </w:p>
              </w:tc>
              <w:tc>
                <w:tcPr>
                  <w:tcW w:w="1643" w:type="dxa"/>
                  <w:tcMar>
                    <w:left w:w="105" w:type="dxa"/>
                    <w:right w:w="105" w:type="dxa"/>
                  </w:tcMar>
                  <w:vAlign w:val="center"/>
                </w:tcPr>
                <w:p w14:paraId="5632C4F7"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Listados de identificación y caracterización del evento covariante social.</w:t>
                  </w:r>
                </w:p>
              </w:tc>
              <w:tc>
                <w:tcPr>
                  <w:tcW w:w="1104" w:type="dxa"/>
                  <w:tcMar>
                    <w:left w:w="105" w:type="dxa"/>
                    <w:right w:w="105" w:type="dxa"/>
                  </w:tcMar>
                  <w:vAlign w:val="center"/>
                </w:tcPr>
                <w:p w14:paraId="74BB0E0C"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01" w:type="dxa"/>
                  <w:tcMar>
                    <w:left w:w="105" w:type="dxa"/>
                    <w:right w:w="105" w:type="dxa"/>
                  </w:tcMar>
                  <w:vAlign w:val="center"/>
                </w:tcPr>
                <w:p w14:paraId="4FAEB1B8" w14:textId="2C70EE9B"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w:t>
                  </w:r>
                  <w:r w:rsidR="00276B9E" w:rsidRPr="006145DB">
                    <w:rPr>
                      <w:rFonts w:cs="Arial"/>
                      <w:sz w:val="16"/>
                      <w:szCs w:val="16"/>
                      <w:lang w:eastAsia="es-CO"/>
                    </w:rPr>
                    <w:t>ción e Integración</w:t>
                  </w:r>
                </w:p>
              </w:tc>
            </w:tr>
            <w:tr w:rsidR="00276B9E" w:rsidRPr="006145DB" w14:paraId="7D98E12D" w14:textId="77777777" w:rsidTr="007043C4">
              <w:trPr>
                <w:trHeight w:val="731"/>
                <w:jc w:val="center"/>
              </w:trPr>
              <w:tc>
                <w:tcPr>
                  <w:tcW w:w="2853" w:type="dxa"/>
                  <w:vMerge/>
                  <w:tcBorders>
                    <w:bottom w:val="single" w:sz="4" w:space="0" w:color="000000" w:themeColor="text1"/>
                  </w:tcBorders>
                  <w:tcMar>
                    <w:left w:w="105" w:type="dxa"/>
                    <w:right w:w="105" w:type="dxa"/>
                  </w:tcMar>
                  <w:vAlign w:val="center"/>
                </w:tcPr>
                <w:p w14:paraId="131E4472" w14:textId="77777777" w:rsidR="00A55ED3" w:rsidRPr="006145DB" w:rsidRDefault="00A55ED3" w:rsidP="005B435E">
                  <w:pPr>
                    <w:tabs>
                      <w:tab w:val="left" w:pos="709"/>
                    </w:tabs>
                    <w:contextualSpacing/>
                    <w:jc w:val="both"/>
                    <w:rPr>
                      <w:rFonts w:cs="Arial"/>
                      <w:sz w:val="16"/>
                      <w:szCs w:val="16"/>
                      <w:lang w:eastAsia="es-CO"/>
                    </w:rPr>
                  </w:pPr>
                </w:p>
              </w:tc>
              <w:tc>
                <w:tcPr>
                  <w:tcW w:w="1643" w:type="dxa"/>
                  <w:tcBorders>
                    <w:bottom w:val="single" w:sz="4" w:space="0" w:color="000000" w:themeColor="text1"/>
                  </w:tcBorders>
                  <w:tcMar>
                    <w:left w:w="105" w:type="dxa"/>
                    <w:right w:w="105" w:type="dxa"/>
                  </w:tcMar>
                  <w:vAlign w:val="center"/>
                </w:tcPr>
                <w:p w14:paraId="0B3478D9"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4" w:type="dxa"/>
                  <w:tcBorders>
                    <w:bottom w:val="single" w:sz="4" w:space="0" w:color="000000" w:themeColor="text1"/>
                  </w:tcBorders>
                  <w:tcMar>
                    <w:left w:w="105" w:type="dxa"/>
                    <w:right w:w="105" w:type="dxa"/>
                  </w:tcMar>
                  <w:vAlign w:val="center"/>
                </w:tcPr>
                <w:p w14:paraId="770CCF7B"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01" w:type="dxa"/>
                  <w:tcBorders>
                    <w:bottom w:val="single" w:sz="4" w:space="0" w:color="000000" w:themeColor="text1"/>
                  </w:tcBorders>
                  <w:tcMar>
                    <w:left w:w="105" w:type="dxa"/>
                    <w:right w:w="105" w:type="dxa"/>
                  </w:tcMar>
                  <w:vAlign w:val="center"/>
                </w:tcPr>
                <w:p w14:paraId="418099CB" w14:textId="23964813"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w:t>
                  </w:r>
                  <w:r w:rsidR="00276B9E" w:rsidRPr="006145DB">
                    <w:rPr>
                      <w:rFonts w:cs="Arial"/>
                      <w:sz w:val="16"/>
                      <w:szCs w:val="16"/>
                      <w:lang w:eastAsia="es-CO"/>
                    </w:rPr>
                    <w:t>, Caracterización e Integración</w:t>
                  </w:r>
                </w:p>
              </w:tc>
            </w:tr>
            <w:tr w:rsidR="00276B9E" w:rsidRPr="006145DB" w14:paraId="645E83EF" w14:textId="77777777" w:rsidTr="007043C4">
              <w:trPr>
                <w:trHeight w:val="800"/>
                <w:jc w:val="center"/>
              </w:trPr>
              <w:tc>
                <w:tcPr>
                  <w:tcW w:w="2853" w:type="dxa"/>
                  <w:tcBorders>
                    <w:top w:val="single" w:sz="4" w:space="0" w:color="000000" w:themeColor="text1"/>
                    <w:bottom w:val="nil"/>
                  </w:tcBorders>
                  <w:tcMar>
                    <w:left w:w="105" w:type="dxa"/>
                    <w:right w:w="105" w:type="dxa"/>
                  </w:tcMar>
                  <w:vAlign w:val="center"/>
                </w:tcPr>
                <w:p w14:paraId="6D0372C8"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Persona u hogar que resida o transite por Bogotá.</w:t>
                  </w:r>
                </w:p>
              </w:tc>
              <w:tc>
                <w:tcPr>
                  <w:tcW w:w="1643" w:type="dxa"/>
                  <w:tcBorders>
                    <w:top w:val="single" w:sz="4" w:space="0" w:color="000000" w:themeColor="text1"/>
                    <w:bottom w:val="nil"/>
                  </w:tcBorders>
                  <w:tcMar>
                    <w:left w:w="105" w:type="dxa"/>
                    <w:right w:w="105" w:type="dxa"/>
                  </w:tcMar>
                  <w:vAlign w:val="center"/>
                </w:tcPr>
                <w:p w14:paraId="3857512D"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04" w:type="dxa"/>
                  <w:tcBorders>
                    <w:top w:val="single" w:sz="4" w:space="0" w:color="000000" w:themeColor="text1"/>
                    <w:bottom w:val="nil"/>
                  </w:tcBorders>
                  <w:tcMar>
                    <w:left w:w="105" w:type="dxa"/>
                    <w:right w:w="105" w:type="dxa"/>
                  </w:tcMar>
                  <w:vAlign w:val="center"/>
                </w:tcPr>
                <w:p w14:paraId="08D20231"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01" w:type="dxa"/>
                  <w:tcBorders>
                    <w:top w:val="single" w:sz="4" w:space="0" w:color="000000" w:themeColor="text1"/>
                    <w:bottom w:val="nil"/>
                  </w:tcBorders>
                  <w:tcMar>
                    <w:left w:w="105" w:type="dxa"/>
                    <w:right w:w="105" w:type="dxa"/>
                  </w:tcMar>
                  <w:vAlign w:val="center"/>
                </w:tcPr>
                <w:p w14:paraId="7BAAD947" w14:textId="5D590042"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w:t>
                  </w:r>
                  <w:r w:rsidR="00276B9E" w:rsidRPr="006145DB">
                    <w:rPr>
                      <w:rFonts w:cs="Arial"/>
                      <w:sz w:val="16"/>
                      <w:szCs w:val="16"/>
                      <w:lang w:eastAsia="es-CO"/>
                    </w:rPr>
                    <w:t xml:space="preserve"> Integración</w:t>
                  </w:r>
                </w:p>
              </w:tc>
            </w:tr>
          </w:tbl>
          <w:p w14:paraId="18F84D81" w14:textId="77777777" w:rsidR="00A55ED3" w:rsidRPr="006145DB" w:rsidRDefault="00A55ED3" w:rsidP="005B435E">
            <w:pPr>
              <w:tabs>
                <w:tab w:val="left" w:pos="709"/>
              </w:tabs>
              <w:spacing w:line="240" w:lineRule="auto"/>
              <w:contextualSpacing/>
              <w:jc w:val="both"/>
              <w:rPr>
                <w:rFonts w:eastAsia="Arial" w:cs="Arial"/>
                <w:sz w:val="20"/>
                <w:szCs w:val="20"/>
              </w:rPr>
            </w:pPr>
          </w:p>
        </w:tc>
      </w:tr>
      <w:tr w:rsidR="00A55ED3" w:rsidRPr="006145DB" w14:paraId="76F23CC9" w14:textId="77777777" w:rsidTr="0019509C">
        <w:trPr>
          <w:trHeight w:val="892"/>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885F814" w14:textId="77777777" w:rsidR="00A55ED3" w:rsidRPr="006145DB" w:rsidRDefault="00A55ED3" w:rsidP="008B77FB">
            <w:pPr>
              <w:spacing w:after="0" w:line="240" w:lineRule="auto"/>
              <w:ind w:left="22"/>
              <w:contextualSpacing/>
              <w:rPr>
                <w:rFonts w:eastAsia="Arial" w:cs="Arial"/>
                <w:sz w:val="20"/>
                <w:szCs w:val="20"/>
              </w:rPr>
            </w:pPr>
            <w:r w:rsidRPr="006145DB">
              <w:rPr>
                <w:rFonts w:cs="Arial"/>
                <w:sz w:val="20"/>
                <w:szCs w:val="20"/>
                <w:lang w:eastAsia="es-CO"/>
              </w:rPr>
              <w:t>Criterios de Priorización y Fuentes de Información</w:t>
            </w:r>
          </w:p>
        </w:tc>
        <w:tc>
          <w:tcPr>
            <w:tcW w:w="7655" w:type="dxa"/>
            <w:tcBorders>
              <w:top w:val="single" w:sz="6" w:space="0" w:color="auto"/>
              <w:left w:val="single" w:sz="6" w:space="0" w:color="auto"/>
              <w:bottom w:val="single" w:sz="6" w:space="0" w:color="auto"/>
              <w:right w:val="single" w:sz="6" w:space="0" w:color="auto"/>
            </w:tcBorders>
            <w:vAlign w:val="center"/>
          </w:tcPr>
          <w:p w14:paraId="668AD3F5" w14:textId="3274C13A" w:rsidR="00A55ED3" w:rsidRPr="006145DB" w:rsidRDefault="00A55ED3" w:rsidP="00276B9E">
            <w:pPr>
              <w:spacing w:after="0" w:line="240" w:lineRule="auto"/>
              <w:jc w:val="both"/>
              <w:rPr>
                <w:rFonts w:eastAsia="Arial" w:cs="Arial"/>
                <w:sz w:val="20"/>
                <w:szCs w:val="20"/>
              </w:rPr>
            </w:pPr>
            <w:r w:rsidRPr="006145DB">
              <w:rPr>
                <w:rFonts w:eastAsia="Arial" w:cs="Arial"/>
                <w:sz w:val="20"/>
                <w:szCs w:val="20"/>
              </w:rPr>
              <w:t>No aplica</w:t>
            </w:r>
            <w:r w:rsidR="00276B9E" w:rsidRPr="006145DB">
              <w:rPr>
                <w:rFonts w:eastAsia="Arial" w:cs="Arial"/>
                <w:sz w:val="20"/>
                <w:szCs w:val="20"/>
              </w:rPr>
              <w:t>.</w:t>
            </w:r>
          </w:p>
        </w:tc>
      </w:tr>
      <w:tr w:rsidR="00A55ED3" w:rsidRPr="006145DB" w14:paraId="14907A51" w14:textId="77777777" w:rsidTr="00A55ED3">
        <w:trPr>
          <w:trHeight w:val="300"/>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612E29B" w14:textId="77777777" w:rsidR="00A55ED3" w:rsidRPr="006145DB" w:rsidRDefault="00A55ED3" w:rsidP="008B77FB">
            <w:pPr>
              <w:spacing w:after="0" w:line="240" w:lineRule="auto"/>
              <w:ind w:left="22"/>
              <w:contextualSpacing/>
              <w:rPr>
                <w:rFonts w:eastAsia="Arial" w:cs="Arial"/>
                <w:sz w:val="20"/>
                <w:szCs w:val="20"/>
              </w:rPr>
            </w:pPr>
            <w:r w:rsidRPr="006145DB">
              <w:rPr>
                <w:rFonts w:cs="Arial"/>
                <w:sz w:val="20"/>
                <w:szCs w:val="20"/>
                <w:lang w:eastAsia="es-CO"/>
              </w:rPr>
              <w:t>Criterios de Ingreso y Fuentes de Información</w:t>
            </w:r>
          </w:p>
        </w:tc>
        <w:tc>
          <w:tcPr>
            <w:tcW w:w="7655" w:type="dxa"/>
            <w:tcBorders>
              <w:top w:val="single" w:sz="6" w:space="0" w:color="auto"/>
              <w:left w:val="single" w:sz="6" w:space="0" w:color="auto"/>
              <w:bottom w:val="single" w:sz="6" w:space="0" w:color="auto"/>
              <w:right w:val="single" w:sz="6" w:space="0" w:color="auto"/>
            </w:tcBorders>
          </w:tcPr>
          <w:p w14:paraId="5D8C2A40" w14:textId="77777777" w:rsidR="00A55ED3" w:rsidRPr="006145DB" w:rsidRDefault="00A55ED3" w:rsidP="005B435E">
            <w:pPr>
              <w:spacing w:after="0" w:line="240" w:lineRule="auto"/>
              <w:contextualSpacing/>
              <w:jc w:val="both"/>
              <w:rPr>
                <w:rFonts w:cs="Arial"/>
                <w:bCs/>
                <w:sz w:val="20"/>
                <w:szCs w:val="20"/>
                <w:lang w:eastAsia="es-CO"/>
              </w:rPr>
            </w:pPr>
            <w:r w:rsidRPr="006145DB">
              <w:rPr>
                <w:rFonts w:cs="Arial"/>
                <w:bCs/>
                <w:sz w:val="20"/>
                <w:szCs w:val="20"/>
                <w:lang w:eastAsia="es-CO"/>
              </w:rPr>
              <w:t>Para la entrega de cualquiera de los beneficios del servicio se verificarán los siguientes criterios de ingreso generales:</w:t>
            </w:r>
          </w:p>
          <w:tbl>
            <w:tblPr>
              <w:tblStyle w:val="Tablaconcuadrcula"/>
              <w:tblW w:w="7362" w:type="dxa"/>
              <w:jc w:val="center"/>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995"/>
              <w:gridCol w:w="1417"/>
              <w:gridCol w:w="1134"/>
              <w:gridCol w:w="1816"/>
            </w:tblGrid>
            <w:tr w:rsidR="00276B9E" w:rsidRPr="006145DB" w14:paraId="3914FF0D" w14:textId="77777777" w:rsidTr="00276B9E">
              <w:trPr>
                <w:trHeight w:val="235"/>
                <w:jc w:val="center"/>
              </w:trPr>
              <w:tc>
                <w:tcPr>
                  <w:tcW w:w="2995" w:type="dxa"/>
                  <w:tcMar>
                    <w:left w:w="105" w:type="dxa"/>
                    <w:right w:w="105" w:type="dxa"/>
                  </w:tcMar>
                  <w:vAlign w:val="center"/>
                </w:tcPr>
                <w:p w14:paraId="653DC033"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Criterio de ingreso</w:t>
                  </w:r>
                </w:p>
              </w:tc>
              <w:tc>
                <w:tcPr>
                  <w:tcW w:w="1417" w:type="dxa"/>
                  <w:tcMar>
                    <w:left w:w="105" w:type="dxa"/>
                    <w:right w:w="105" w:type="dxa"/>
                  </w:tcMar>
                  <w:vAlign w:val="center"/>
                </w:tcPr>
                <w:p w14:paraId="0D035466"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Mar>
                    <w:left w:w="105" w:type="dxa"/>
                    <w:right w:w="105" w:type="dxa"/>
                  </w:tcMar>
                  <w:vAlign w:val="center"/>
                </w:tcPr>
                <w:p w14:paraId="53C987CC"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816" w:type="dxa"/>
                  <w:tcMar>
                    <w:left w:w="105" w:type="dxa"/>
                    <w:right w:w="105" w:type="dxa"/>
                  </w:tcMar>
                  <w:vAlign w:val="center"/>
                </w:tcPr>
                <w:p w14:paraId="756B8688"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276B9E" w:rsidRPr="006145DB" w14:paraId="4EE0B89F" w14:textId="77777777" w:rsidTr="00276B9E">
              <w:trPr>
                <w:trHeight w:val="699"/>
                <w:jc w:val="center"/>
              </w:trPr>
              <w:tc>
                <w:tcPr>
                  <w:tcW w:w="2995" w:type="dxa"/>
                  <w:vMerge w:val="restart"/>
                  <w:tcMar>
                    <w:left w:w="105" w:type="dxa"/>
                    <w:right w:w="105" w:type="dxa"/>
                  </w:tcMar>
                  <w:vAlign w:val="center"/>
                </w:tcPr>
                <w:p w14:paraId="75896212"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Persona u hogar colombiana</w:t>
                  </w:r>
                </w:p>
              </w:tc>
              <w:tc>
                <w:tcPr>
                  <w:tcW w:w="1417" w:type="dxa"/>
                  <w:tcMar>
                    <w:left w:w="105" w:type="dxa"/>
                    <w:right w:w="105" w:type="dxa"/>
                  </w:tcMar>
                  <w:vAlign w:val="center"/>
                </w:tcPr>
                <w:p w14:paraId="32845044"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Mar>
                    <w:left w:w="105" w:type="dxa"/>
                    <w:right w:w="105" w:type="dxa"/>
                  </w:tcMar>
                  <w:vAlign w:val="center"/>
                </w:tcPr>
                <w:p w14:paraId="190800C5"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16" w:type="dxa"/>
                  <w:tcMar>
                    <w:left w:w="105" w:type="dxa"/>
                    <w:right w:w="105" w:type="dxa"/>
                  </w:tcMar>
                  <w:vAlign w:val="center"/>
                </w:tcPr>
                <w:p w14:paraId="631244A7" w14:textId="5C153272"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276B9E" w:rsidRPr="006145DB" w14:paraId="133AE244" w14:textId="77777777" w:rsidTr="00276B9E">
              <w:trPr>
                <w:trHeight w:val="1052"/>
                <w:jc w:val="center"/>
              </w:trPr>
              <w:tc>
                <w:tcPr>
                  <w:tcW w:w="2995" w:type="dxa"/>
                  <w:vMerge/>
                  <w:tcMar>
                    <w:left w:w="105" w:type="dxa"/>
                    <w:right w:w="105" w:type="dxa"/>
                  </w:tcMar>
                  <w:vAlign w:val="center"/>
                </w:tcPr>
                <w:p w14:paraId="1E179291" w14:textId="77777777" w:rsidR="00A55ED3" w:rsidRPr="006145DB" w:rsidRDefault="00A55ED3" w:rsidP="005B435E">
                  <w:pPr>
                    <w:tabs>
                      <w:tab w:val="left" w:pos="709"/>
                    </w:tabs>
                    <w:contextualSpacing/>
                    <w:jc w:val="both"/>
                    <w:rPr>
                      <w:rFonts w:cs="Arial"/>
                      <w:sz w:val="16"/>
                      <w:szCs w:val="16"/>
                      <w:lang w:eastAsia="es-CO"/>
                    </w:rPr>
                  </w:pPr>
                </w:p>
              </w:tc>
              <w:tc>
                <w:tcPr>
                  <w:tcW w:w="1417" w:type="dxa"/>
                  <w:tcMar>
                    <w:left w:w="105" w:type="dxa"/>
                    <w:right w:w="105" w:type="dxa"/>
                  </w:tcMar>
                  <w:vAlign w:val="center"/>
                </w:tcPr>
                <w:p w14:paraId="095E803F"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PISIS - RNEC</w:t>
                  </w:r>
                </w:p>
              </w:tc>
              <w:tc>
                <w:tcPr>
                  <w:tcW w:w="1134" w:type="dxa"/>
                  <w:tcMar>
                    <w:left w:w="105" w:type="dxa"/>
                    <w:right w:w="105" w:type="dxa"/>
                  </w:tcMar>
                  <w:vAlign w:val="center"/>
                </w:tcPr>
                <w:p w14:paraId="096AB3E0"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816" w:type="dxa"/>
                  <w:tcMar>
                    <w:left w:w="105" w:type="dxa"/>
                    <w:right w:w="105" w:type="dxa"/>
                  </w:tcMar>
                  <w:vAlign w:val="center"/>
                </w:tcPr>
                <w:p w14:paraId="5D835AAF" w14:textId="35997B1F"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Ministerio de Salud y protección Social - Registraduría Nacional del Estado Civi</w:t>
                  </w:r>
                  <w:r w:rsidR="007043C4">
                    <w:rPr>
                      <w:rFonts w:cs="Arial"/>
                      <w:sz w:val="16"/>
                      <w:szCs w:val="16"/>
                      <w:lang w:eastAsia="es-CO"/>
                    </w:rPr>
                    <w:t>l</w:t>
                  </w:r>
                </w:p>
              </w:tc>
            </w:tr>
            <w:tr w:rsidR="00276B9E" w:rsidRPr="006145DB" w14:paraId="4D952F1E" w14:textId="77777777" w:rsidTr="00276B9E">
              <w:trPr>
                <w:trHeight w:val="731"/>
                <w:jc w:val="center"/>
              </w:trPr>
              <w:tc>
                <w:tcPr>
                  <w:tcW w:w="2995" w:type="dxa"/>
                  <w:vMerge w:val="restart"/>
                  <w:tcMar>
                    <w:left w:w="105" w:type="dxa"/>
                    <w:right w:w="105" w:type="dxa"/>
                  </w:tcMar>
                  <w:vAlign w:val="center"/>
                </w:tcPr>
                <w:p w14:paraId="5506F363"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O persona u hogar migrante internacional</w:t>
                  </w:r>
                </w:p>
              </w:tc>
              <w:tc>
                <w:tcPr>
                  <w:tcW w:w="1417" w:type="dxa"/>
                  <w:tcMar>
                    <w:left w:w="105" w:type="dxa"/>
                    <w:right w:w="105" w:type="dxa"/>
                  </w:tcMar>
                  <w:vAlign w:val="center"/>
                </w:tcPr>
                <w:p w14:paraId="06B40F02"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Registro único para migrantes venezolanos-RUMV</w:t>
                  </w:r>
                </w:p>
              </w:tc>
              <w:tc>
                <w:tcPr>
                  <w:tcW w:w="1134" w:type="dxa"/>
                  <w:tcMar>
                    <w:left w:w="105" w:type="dxa"/>
                    <w:right w:w="105" w:type="dxa"/>
                  </w:tcMar>
                  <w:vAlign w:val="center"/>
                </w:tcPr>
                <w:p w14:paraId="44B084BC"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816" w:type="dxa"/>
                  <w:tcMar>
                    <w:left w:w="105" w:type="dxa"/>
                    <w:right w:w="105" w:type="dxa"/>
                  </w:tcMar>
                  <w:vAlign w:val="center"/>
                </w:tcPr>
                <w:p w14:paraId="42E1054D"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Migración Colombia</w:t>
                  </w:r>
                </w:p>
              </w:tc>
            </w:tr>
            <w:tr w:rsidR="00276B9E" w:rsidRPr="006145DB" w14:paraId="68912691" w14:textId="77777777" w:rsidTr="00276B9E">
              <w:trPr>
                <w:trHeight w:val="659"/>
                <w:jc w:val="center"/>
              </w:trPr>
              <w:tc>
                <w:tcPr>
                  <w:tcW w:w="2995" w:type="dxa"/>
                  <w:vMerge/>
                  <w:tcMar>
                    <w:left w:w="105" w:type="dxa"/>
                    <w:right w:w="105" w:type="dxa"/>
                  </w:tcMar>
                  <w:vAlign w:val="center"/>
                </w:tcPr>
                <w:p w14:paraId="6F3D6B10" w14:textId="77777777" w:rsidR="00A55ED3" w:rsidRPr="006145DB" w:rsidRDefault="00A55ED3" w:rsidP="005B435E">
                  <w:pPr>
                    <w:tabs>
                      <w:tab w:val="left" w:pos="709"/>
                    </w:tabs>
                    <w:contextualSpacing/>
                    <w:jc w:val="both"/>
                    <w:rPr>
                      <w:rFonts w:cs="Arial"/>
                      <w:sz w:val="16"/>
                      <w:szCs w:val="16"/>
                      <w:lang w:eastAsia="es-CO"/>
                    </w:rPr>
                  </w:pPr>
                </w:p>
              </w:tc>
              <w:tc>
                <w:tcPr>
                  <w:tcW w:w="1417" w:type="dxa"/>
                  <w:tcMar>
                    <w:left w:w="105" w:type="dxa"/>
                    <w:right w:w="105" w:type="dxa"/>
                  </w:tcMar>
                  <w:vAlign w:val="center"/>
                </w:tcPr>
                <w:p w14:paraId="22412480"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Mar>
                    <w:left w:w="105" w:type="dxa"/>
                    <w:right w:w="105" w:type="dxa"/>
                  </w:tcMar>
                  <w:vAlign w:val="center"/>
                </w:tcPr>
                <w:p w14:paraId="3821F454"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16" w:type="dxa"/>
                  <w:tcMar>
                    <w:left w:w="105" w:type="dxa"/>
                    <w:right w:w="105" w:type="dxa"/>
                  </w:tcMar>
                  <w:vAlign w:val="center"/>
                </w:tcPr>
                <w:p w14:paraId="09A70C57" w14:textId="45F1632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276B9E" w:rsidRPr="006145DB" w14:paraId="0348A49C" w14:textId="77777777" w:rsidTr="00276B9E">
              <w:trPr>
                <w:trHeight w:val="728"/>
                <w:jc w:val="center"/>
              </w:trPr>
              <w:tc>
                <w:tcPr>
                  <w:tcW w:w="2995" w:type="dxa"/>
                  <w:tcMar>
                    <w:left w:w="105" w:type="dxa"/>
                    <w:right w:w="105" w:type="dxa"/>
                  </w:tcMar>
                  <w:vAlign w:val="center"/>
                </w:tcPr>
                <w:p w14:paraId="23817506" w14:textId="163A674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Persona u hogar identificado en emergencia social por una situación derivada de su condición individual o familiar.</w:t>
                  </w:r>
                </w:p>
              </w:tc>
              <w:tc>
                <w:tcPr>
                  <w:tcW w:w="1417" w:type="dxa"/>
                  <w:tcMar>
                    <w:left w:w="105" w:type="dxa"/>
                    <w:right w:w="105" w:type="dxa"/>
                  </w:tcMar>
                  <w:vAlign w:val="center"/>
                </w:tcPr>
                <w:p w14:paraId="387333AF"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Mar>
                    <w:left w:w="105" w:type="dxa"/>
                    <w:right w:w="105" w:type="dxa"/>
                  </w:tcMar>
                  <w:vAlign w:val="center"/>
                </w:tcPr>
                <w:p w14:paraId="36928582"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16" w:type="dxa"/>
                  <w:tcMar>
                    <w:left w:w="105" w:type="dxa"/>
                    <w:right w:w="105" w:type="dxa"/>
                  </w:tcMar>
                  <w:vAlign w:val="center"/>
                </w:tcPr>
                <w:p w14:paraId="2E18AA43" w14:textId="39E94B0F"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276B9E" w:rsidRPr="006145DB" w14:paraId="5EA724BF" w14:textId="77777777" w:rsidTr="00276B9E">
              <w:trPr>
                <w:trHeight w:val="784"/>
                <w:jc w:val="center"/>
              </w:trPr>
              <w:tc>
                <w:tcPr>
                  <w:tcW w:w="2995" w:type="dxa"/>
                  <w:vMerge w:val="restart"/>
                  <w:tcMar>
                    <w:left w:w="105" w:type="dxa"/>
                    <w:right w:w="105" w:type="dxa"/>
                  </w:tcMar>
                  <w:vAlign w:val="center"/>
                </w:tcPr>
                <w:p w14:paraId="14DFA71A"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O persona u hogar identificado en emergencia social producto de un desastre o un fenómeno adverso.</w:t>
                  </w:r>
                </w:p>
              </w:tc>
              <w:tc>
                <w:tcPr>
                  <w:tcW w:w="1417" w:type="dxa"/>
                  <w:tcMar>
                    <w:left w:w="105" w:type="dxa"/>
                    <w:right w:w="105" w:type="dxa"/>
                  </w:tcMar>
                  <w:vAlign w:val="center"/>
                </w:tcPr>
                <w:p w14:paraId="631A4D4A"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Listados de identificación y caracterización del evento covariante social.</w:t>
                  </w:r>
                </w:p>
              </w:tc>
              <w:tc>
                <w:tcPr>
                  <w:tcW w:w="1134" w:type="dxa"/>
                  <w:tcMar>
                    <w:left w:w="105" w:type="dxa"/>
                    <w:right w:w="105" w:type="dxa"/>
                  </w:tcMar>
                  <w:vAlign w:val="center"/>
                </w:tcPr>
                <w:p w14:paraId="0313ED3F"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16" w:type="dxa"/>
                  <w:tcMar>
                    <w:left w:w="105" w:type="dxa"/>
                    <w:right w:w="105" w:type="dxa"/>
                  </w:tcMar>
                  <w:vAlign w:val="center"/>
                </w:tcPr>
                <w:p w14:paraId="30F914FE" w14:textId="5B90FEC5" w:rsidR="00A55ED3" w:rsidRPr="006145DB" w:rsidRDefault="00A55ED3" w:rsidP="007043C4">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276B9E" w:rsidRPr="006145DB" w14:paraId="1EC6468D" w14:textId="77777777" w:rsidTr="00276B9E">
              <w:trPr>
                <w:trHeight w:val="673"/>
                <w:jc w:val="center"/>
              </w:trPr>
              <w:tc>
                <w:tcPr>
                  <w:tcW w:w="2995" w:type="dxa"/>
                  <w:vMerge/>
                  <w:tcMar>
                    <w:left w:w="105" w:type="dxa"/>
                    <w:right w:w="105" w:type="dxa"/>
                  </w:tcMar>
                  <w:vAlign w:val="center"/>
                </w:tcPr>
                <w:p w14:paraId="4D39905F" w14:textId="77777777" w:rsidR="00A55ED3" w:rsidRPr="006145DB" w:rsidRDefault="00A55ED3" w:rsidP="005B435E">
                  <w:pPr>
                    <w:tabs>
                      <w:tab w:val="left" w:pos="709"/>
                    </w:tabs>
                    <w:contextualSpacing/>
                    <w:jc w:val="both"/>
                    <w:rPr>
                      <w:rFonts w:cs="Arial"/>
                      <w:sz w:val="16"/>
                      <w:szCs w:val="16"/>
                      <w:lang w:eastAsia="es-CO"/>
                    </w:rPr>
                  </w:pPr>
                </w:p>
              </w:tc>
              <w:tc>
                <w:tcPr>
                  <w:tcW w:w="1417" w:type="dxa"/>
                  <w:tcMar>
                    <w:left w:w="105" w:type="dxa"/>
                    <w:right w:w="105" w:type="dxa"/>
                  </w:tcMar>
                  <w:vAlign w:val="center"/>
                </w:tcPr>
                <w:p w14:paraId="34647650"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Mar>
                    <w:left w:w="105" w:type="dxa"/>
                    <w:right w:w="105" w:type="dxa"/>
                  </w:tcMar>
                  <w:vAlign w:val="center"/>
                </w:tcPr>
                <w:p w14:paraId="0D1BA0D3"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16" w:type="dxa"/>
                  <w:tcMar>
                    <w:left w:w="105" w:type="dxa"/>
                    <w:right w:w="105" w:type="dxa"/>
                  </w:tcMar>
                  <w:vAlign w:val="center"/>
                </w:tcPr>
                <w:p w14:paraId="77F5763F" w14:textId="648ABFB4"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276B9E" w:rsidRPr="006145DB" w14:paraId="5EC11D55" w14:textId="77777777" w:rsidTr="00276B9E">
              <w:trPr>
                <w:trHeight w:val="729"/>
                <w:jc w:val="center"/>
              </w:trPr>
              <w:tc>
                <w:tcPr>
                  <w:tcW w:w="2995" w:type="dxa"/>
                  <w:tcMar>
                    <w:left w:w="105" w:type="dxa"/>
                    <w:right w:w="105" w:type="dxa"/>
                  </w:tcMar>
                  <w:vAlign w:val="center"/>
                </w:tcPr>
                <w:p w14:paraId="378D45D9"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Persona u hogar que resida o transite por Bogotá.</w:t>
                  </w:r>
                </w:p>
              </w:tc>
              <w:tc>
                <w:tcPr>
                  <w:tcW w:w="1417" w:type="dxa"/>
                  <w:tcMar>
                    <w:left w:w="105" w:type="dxa"/>
                    <w:right w:w="105" w:type="dxa"/>
                  </w:tcMar>
                  <w:vAlign w:val="center"/>
                </w:tcPr>
                <w:p w14:paraId="41BD5945"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Mar>
                    <w:left w:w="105" w:type="dxa"/>
                    <w:right w:w="105" w:type="dxa"/>
                  </w:tcMar>
                  <w:vAlign w:val="center"/>
                </w:tcPr>
                <w:p w14:paraId="181671D4"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816" w:type="dxa"/>
                  <w:tcMar>
                    <w:left w:w="105" w:type="dxa"/>
                    <w:right w:w="105" w:type="dxa"/>
                  </w:tcMar>
                  <w:vAlign w:val="center"/>
                </w:tcPr>
                <w:p w14:paraId="3019899D" w14:textId="20E3BB31"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bl>
          <w:p w14:paraId="5B368236" w14:textId="4193DEF4" w:rsidR="00A55ED3" w:rsidRPr="006145DB" w:rsidRDefault="00A55ED3" w:rsidP="00276B9E">
            <w:pPr>
              <w:spacing w:after="0" w:line="240" w:lineRule="auto"/>
              <w:jc w:val="both"/>
              <w:rPr>
                <w:rFonts w:cs="Arial"/>
                <w:bCs/>
                <w:sz w:val="20"/>
                <w:szCs w:val="20"/>
                <w:lang w:eastAsia="es-CO"/>
              </w:rPr>
            </w:pPr>
            <w:r w:rsidRPr="006145DB">
              <w:rPr>
                <w:rFonts w:cs="Arial"/>
                <w:bCs/>
                <w:sz w:val="20"/>
                <w:szCs w:val="20"/>
                <w:lang w:eastAsia="es-CO"/>
              </w:rPr>
              <w:t xml:space="preserve">De manera complementaria, se verificarán los siguientes criterios de ingreso según el beneficio a otorgar, acorde con la emergencia social identificada: </w:t>
            </w:r>
          </w:p>
          <w:tbl>
            <w:tblPr>
              <w:tblStyle w:val="Tablaconcuadrcula"/>
              <w:tblW w:w="7501" w:type="dxa"/>
              <w:jc w:val="center"/>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3674"/>
              <w:gridCol w:w="1196"/>
              <w:gridCol w:w="1134"/>
              <w:gridCol w:w="1497"/>
            </w:tblGrid>
            <w:tr w:rsidR="00A55ED3" w:rsidRPr="006145DB" w14:paraId="4EB2BA0B" w14:textId="77777777" w:rsidTr="002958BD">
              <w:trPr>
                <w:trHeight w:val="160"/>
                <w:jc w:val="center"/>
              </w:trPr>
              <w:tc>
                <w:tcPr>
                  <w:tcW w:w="7501" w:type="dxa"/>
                  <w:gridSpan w:val="4"/>
                  <w:tcMar>
                    <w:left w:w="105" w:type="dxa"/>
                    <w:right w:w="105" w:type="dxa"/>
                  </w:tcMar>
                  <w:vAlign w:val="center"/>
                </w:tcPr>
                <w:p w14:paraId="6AA17281" w14:textId="77777777" w:rsidR="00A55ED3" w:rsidRPr="006145DB" w:rsidRDefault="00A55ED3" w:rsidP="005B435E">
                  <w:pPr>
                    <w:ind w:right="-175"/>
                    <w:jc w:val="center"/>
                    <w:rPr>
                      <w:rFonts w:eastAsia="Arial" w:cs="Arial"/>
                      <w:sz w:val="16"/>
                      <w:szCs w:val="16"/>
                    </w:rPr>
                  </w:pPr>
                  <w:bookmarkStart w:id="360" w:name="_Hlk203396906"/>
                  <w:r w:rsidRPr="006145DB">
                    <w:rPr>
                      <w:rFonts w:eastAsia="Arial" w:cs="Arial"/>
                      <w:sz w:val="16"/>
                      <w:szCs w:val="16"/>
                    </w:rPr>
                    <w:t>Auxilio funerario</w:t>
                  </w:r>
                </w:p>
              </w:tc>
            </w:tr>
            <w:tr w:rsidR="00A55ED3" w:rsidRPr="006145DB" w14:paraId="38F1D103" w14:textId="77777777" w:rsidTr="007043C4">
              <w:trPr>
                <w:trHeight w:val="127"/>
                <w:jc w:val="center"/>
              </w:trPr>
              <w:tc>
                <w:tcPr>
                  <w:tcW w:w="3674" w:type="dxa"/>
                  <w:tcMar>
                    <w:left w:w="105" w:type="dxa"/>
                    <w:right w:w="105" w:type="dxa"/>
                  </w:tcMar>
                  <w:vAlign w:val="center"/>
                </w:tcPr>
                <w:p w14:paraId="39982983"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Criterios de Ingreso</w:t>
                  </w:r>
                </w:p>
              </w:tc>
              <w:tc>
                <w:tcPr>
                  <w:tcW w:w="1196" w:type="dxa"/>
                  <w:vAlign w:val="center"/>
                </w:tcPr>
                <w:p w14:paraId="1D7D678D" w14:textId="343D259E" w:rsidR="00A55ED3" w:rsidRPr="006145DB" w:rsidRDefault="00A55ED3" w:rsidP="007043C4">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6EFA4158"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Periodicidad</w:t>
                  </w:r>
                </w:p>
              </w:tc>
              <w:tc>
                <w:tcPr>
                  <w:tcW w:w="1497" w:type="dxa"/>
                  <w:vAlign w:val="center"/>
                </w:tcPr>
                <w:p w14:paraId="11A9C4DB"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Administrador</w:t>
                  </w:r>
                </w:p>
              </w:tc>
            </w:tr>
            <w:tr w:rsidR="00A55ED3" w:rsidRPr="006145DB" w14:paraId="13F5D6F5" w14:textId="77777777" w:rsidTr="002958BD">
              <w:trPr>
                <w:trHeight w:val="145"/>
                <w:jc w:val="center"/>
              </w:trPr>
              <w:tc>
                <w:tcPr>
                  <w:tcW w:w="7501" w:type="dxa"/>
                  <w:gridSpan w:val="4"/>
                  <w:tcMar>
                    <w:left w:w="105" w:type="dxa"/>
                    <w:right w:w="105" w:type="dxa"/>
                  </w:tcMar>
                  <w:vAlign w:val="center"/>
                </w:tcPr>
                <w:p w14:paraId="2FEC368F"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Criterios persona fallecida</w:t>
                  </w:r>
                </w:p>
              </w:tc>
            </w:tr>
            <w:tr w:rsidR="00A55ED3" w:rsidRPr="006145DB" w14:paraId="66F64989" w14:textId="77777777" w:rsidTr="007043C4">
              <w:trPr>
                <w:trHeight w:val="300"/>
                <w:jc w:val="center"/>
              </w:trPr>
              <w:tc>
                <w:tcPr>
                  <w:tcW w:w="3674" w:type="dxa"/>
                  <w:vMerge w:val="restart"/>
                  <w:tcMar>
                    <w:left w:w="105" w:type="dxa"/>
                    <w:right w:w="105" w:type="dxa"/>
                  </w:tcMar>
                  <w:vAlign w:val="center"/>
                </w:tcPr>
                <w:p w14:paraId="594421A9"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Persona Fallecida en Bogotá</w:t>
                  </w:r>
                </w:p>
              </w:tc>
              <w:tc>
                <w:tcPr>
                  <w:tcW w:w="1196" w:type="dxa"/>
                  <w:vAlign w:val="center"/>
                </w:tcPr>
                <w:p w14:paraId="25CC3420"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Registro Civil de Defunción</w:t>
                  </w:r>
                </w:p>
              </w:tc>
              <w:tc>
                <w:tcPr>
                  <w:tcW w:w="1134" w:type="dxa"/>
                  <w:vAlign w:val="center"/>
                </w:tcPr>
                <w:p w14:paraId="25F88066"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7" w:type="dxa"/>
                  <w:vAlign w:val="center"/>
                </w:tcPr>
                <w:p w14:paraId="49629B8D"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Registraduría Nacional de Estado Civil</w:t>
                  </w:r>
                </w:p>
              </w:tc>
            </w:tr>
            <w:tr w:rsidR="00A55ED3" w:rsidRPr="006145DB" w14:paraId="79D67178" w14:textId="77777777" w:rsidTr="007043C4">
              <w:trPr>
                <w:trHeight w:val="300"/>
                <w:jc w:val="center"/>
              </w:trPr>
              <w:tc>
                <w:tcPr>
                  <w:tcW w:w="3674" w:type="dxa"/>
                  <w:vMerge/>
                  <w:tcMar>
                    <w:left w:w="105" w:type="dxa"/>
                    <w:right w:w="105" w:type="dxa"/>
                  </w:tcMar>
                  <w:vAlign w:val="center"/>
                </w:tcPr>
                <w:p w14:paraId="116FFA65" w14:textId="77777777" w:rsidR="00A55ED3" w:rsidRPr="006145DB" w:rsidRDefault="00A55ED3" w:rsidP="005B435E">
                  <w:pPr>
                    <w:jc w:val="both"/>
                    <w:rPr>
                      <w:rFonts w:cs="Arial"/>
                      <w:sz w:val="16"/>
                      <w:szCs w:val="16"/>
                      <w:lang w:eastAsia="es-CO"/>
                    </w:rPr>
                  </w:pPr>
                </w:p>
              </w:tc>
              <w:tc>
                <w:tcPr>
                  <w:tcW w:w="1196" w:type="dxa"/>
                  <w:vAlign w:val="center"/>
                </w:tcPr>
                <w:p w14:paraId="0FE59E34" w14:textId="77777777" w:rsidR="00A55ED3" w:rsidRPr="006145DB" w:rsidRDefault="00A55ED3" w:rsidP="00276B9E">
                  <w:pPr>
                    <w:jc w:val="center"/>
                    <w:rPr>
                      <w:rFonts w:cs="Arial"/>
                      <w:sz w:val="16"/>
                      <w:szCs w:val="16"/>
                      <w:lang w:eastAsia="es-CO"/>
                    </w:rPr>
                  </w:pPr>
                  <w:r w:rsidRPr="006145DB">
                    <w:rPr>
                      <w:rFonts w:cs="Arial"/>
                      <w:sz w:val="16"/>
                      <w:szCs w:val="16"/>
                      <w:lang w:eastAsia="es-CO"/>
                    </w:rPr>
                    <w:t>Registro Social de Hogares</w:t>
                  </w:r>
                </w:p>
              </w:tc>
              <w:tc>
                <w:tcPr>
                  <w:tcW w:w="1134" w:type="dxa"/>
                  <w:vAlign w:val="center"/>
                </w:tcPr>
                <w:p w14:paraId="76F2FC7E" w14:textId="77777777" w:rsidR="00A55ED3" w:rsidRPr="006145DB" w:rsidRDefault="00A55ED3" w:rsidP="00276B9E">
                  <w:pPr>
                    <w:jc w:val="center"/>
                    <w:rPr>
                      <w:rFonts w:cs="Arial"/>
                      <w:sz w:val="16"/>
                      <w:szCs w:val="16"/>
                      <w:lang w:eastAsia="es-CO"/>
                    </w:rPr>
                  </w:pPr>
                  <w:r w:rsidRPr="006145DB">
                    <w:rPr>
                      <w:rFonts w:cs="Arial"/>
                      <w:sz w:val="16"/>
                      <w:szCs w:val="16"/>
                      <w:lang w:eastAsia="es-CO"/>
                    </w:rPr>
                    <w:t>Mensual (Mes Vencido)</w:t>
                  </w:r>
                </w:p>
              </w:tc>
              <w:tc>
                <w:tcPr>
                  <w:tcW w:w="1497" w:type="dxa"/>
                  <w:vAlign w:val="center"/>
                </w:tcPr>
                <w:p w14:paraId="62CD522D" w14:textId="77777777" w:rsidR="00A55ED3" w:rsidRPr="006145DB" w:rsidRDefault="00A55ED3" w:rsidP="00276B9E">
                  <w:pPr>
                    <w:jc w:val="center"/>
                    <w:rPr>
                      <w:rFonts w:cs="Arial"/>
                      <w:sz w:val="16"/>
                      <w:szCs w:val="16"/>
                      <w:lang w:eastAsia="es-CO"/>
                    </w:rPr>
                  </w:pPr>
                  <w:r w:rsidRPr="006145DB">
                    <w:rPr>
                      <w:rFonts w:cs="Arial"/>
                      <w:sz w:val="16"/>
                      <w:szCs w:val="16"/>
                      <w:lang w:eastAsia="es-CO"/>
                    </w:rPr>
                    <w:t>Secretaría Distrital de Planeación - SDP</w:t>
                  </w:r>
                </w:p>
              </w:tc>
            </w:tr>
            <w:tr w:rsidR="00A55ED3" w:rsidRPr="006145DB" w14:paraId="0208A01E" w14:textId="77777777" w:rsidTr="007043C4">
              <w:trPr>
                <w:trHeight w:val="682"/>
                <w:jc w:val="center"/>
              </w:trPr>
              <w:tc>
                <w:tcPr>
                  <w:tcW w:w="3674" w:type="dxa"/>
                  <w:tcBorders>
                    <w:bottom w:val="single" w:sz="4" w:space="0" w:color="000000" w:themeColor="text1"/>
                  </w:tcBorders>
                  <w:tcMar>
                    <w:left w:w="105" w:type="dxa"/>
                    <w:right w:w="105" w:type="dxa"/>
                  </w:tcMar>
                  <w:vAlign w:val="center"/>
                </w:tcPr>
                <w:p w14:paraId="32CC02BA"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 xml:space="preserve">Persona fallecida que estaba en pobreza extrema, moderada o vulnerabilidad según SISBEN IV de Bogotá con Clasificación A, B o C. </w:t>
                  </w:r>
                </w:p>
              </w:tc>
              <w:tc>
                <w:tcPr>
                  <w:tcW w:w="1196" w:type="dxa"/>
                  <w:tcBorders>
                    <w:bottom w:val="single" w:sz="4" w:space="0" w:color="000000" w:themeColor="text1"/>
                  </w:tcBorders>
                  <w:vAlign w:val="center"/>
                </w:tcPr>
                <w:p w14:paraId="02784FA6" w14:textId="5D194B73"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bottom w:val="single" w:sz="4" w:space="0" w:color="000000" w:themeColor="text1"/>
                  </w:tcBorders>
                  <w:vAlign w:val="center"/>
                </w:tcPr>
                <w:p w14:paraId="5C943AF1"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Mensual (Mes</w:t>
                  </w:r>
                </w:p>
                <w:p w14:paraId="3DA60CC4" w14:textId="2898B572" w:rsidR="00A55ED3" w:rsidRPr="006145DB" w:rsidRDefault="00276B9E" w:rsidP="00276B9E">
                  <w:pPr>
                    <w:tabs>
                      <w:tab w:val="left" w:pos="709"/>
                    </w:tabs>
                    <w:contextualSpacing/>
                    <w:jc w:val="center"/>
                    <w:rPr>
                      <w:rFonts w:cs="Arial"/>
                      <w:sz w:val="16"/>
                      <w:szCs w:val="16"/>
                      <w:lang w:eastAsia="es-CO"/>
                    </w:rPr>
                  </w:pPr>
                  <w:r w:rsidRPr="006145DB">
                    <w:rPr>
                      <w:rFonts w:cs="Arial"/>
                      <w:sz w:val="16"/>
                      <w:szCs w:val="16"/>
                      <w:lang w:eastAsia="es-CO"/>
                    </w:rPr>
                    <w:t>Vencido)</w:t>
                  </w:r>
                </w:p>
              </w:tc>
              <w:tc>
                <w:tcPr>
                  <w:tcW w:w="1497" w:type="dxa"/>
                  <w:tcBorders>
                    <w:bottom w:val="single" w:sz="4" w:space="0" w:color="000000" w:themeColor="text1"/>
                  </w:tcBorders>
                  <w:vAlign w:val="center"/>
                </w:tcPr>
                <w:p w14:paraId="2644842F"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Secretaría Distrital de</w:t>
                  </w:r>
                </w:p>
                <w:p w14:paraId="2D8FD5C5"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Planeación – SDP.</w:t>
                  </w:r>
                </w:p>
              </w:tc>
            </w:tr>
            <w:tr w:rsidR="00A55ED3" w:rsidRPr="006145DB" w14:paraId="35B8CD0B" w14:textId="77777777" w:rsidTr="007043C4">
              <w:trPr>
                <w:trHeight w:val="648"/>
                <w:jc w:val="center"/>
              </w:trPr>
              <w:tc>
                <w:tcPr>
                  <w:tcW w:w="3674" w:type="dxa"/>
                  <w:tcBorders>
                    <w:top w:val="single" w:sz="4" w:space="0" w:color="000000" w:themeColor="text1"/>
                    <w:bottom w:val="nil"/>
                  </w:tcBorders>
                  <w:tcMar>
                    <w:left w:w="105" w:type="dxa"/>
                    <w:right w:w="105" w:type="dxa"/>
                  </w:tcMar>
                  <w:vAlign w:val="center"/>
                </w:tcPr>
                <w:p w14:paraId="1FF33F32"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O persona fallecida que estaba institucionalizada en entidad pública o privada y que no cuente con red de apoyo, cuyos trámites funerarios sean gestionados por dicha entidad, en Bogotá.</w:t>
                  </w:r>
                </w:p>
              </w:tc>
              <w:tc>
                <w:tcPr>
                  <w:tcW w:w="1196" w:type="dxa"/>
                  <w:tcBorders>
                    <w:top w:val="single" w:sz="4" w:space="0" w:color="000000" w:themeColor="text1"/>
                    <w:bottom w:val="nil"/>
                  </w:tcBorders>
                  <w:vAlign w:val="center"/>
                </w:tcPr>
                <w:p w14:paraId="51CC1FA8"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top w:val="single" w:sz="4" w:space="0" w:color="000000" w:themeColor="text1"/>
                    <w:bottom w:val="nil"/>
                  </w:tcBorders>
                  <w:vAlign w:val="center"/>
                </w:tcPr>
                <w:p w14:paraId="1EE74D3F"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97" w:type="dxa"/>
                  <w:tcBorders>
                    <w:top w:val="single" w:sz="4" w:space="0" w:color="000000" w:themeColor="text1"/>
                    <w:bottom w:val="nil"/>
                  </w:tcBorders>
                  <w:vAlign w:val="center"/>
                </w:tcPr>
                <w:p w14:paraId="2A8B1BDE"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A55ED3" w:rsidRPr="006145DB" w14:paraId="1AF6733E" w14:textId="77777777" w:rsidTr="007043C4">
              <w:trPr>
                <w:trHeight w:val="1216"/>
                <w:jc w:val="center"/>
              </w:trPr>
              <w:tc>
                <w:tcPr>
                  <w:tcW w:w="3674" w:type="dxa"/>
                  <w:vMerge w:val="restart"/>
                  <w:tcBorders>
                    <w:top w:val="nil"/>
                  </w:tcBorders>
                  <w:tcMar>
                    <w:left w:w="105" w:type="dxa"/>
                    <w:right w:w="105" w:type="dxa"/>
                  </w:tcMar>
                  <w:vAlign w:val="center"/>
                </w:tcPr>
                <w:p w14:paraId="0D9EFE15" w14:textId="77777777" w:rsidR="00A55ED3" w:rsidRPr="006145DB" w:rsidRDefault="00A55ED3" w:rsidP="005B435E">
                  <w:pPr>
                    <w:tabs>
                      <w:tab w:val="left" w:pos="709"/>
                    </w:tabs>
                    <w:contextualSpacing/>
                    <w:jc w:val="both"/>
                    <w:rPr>
                      <w:rFonts w:cs="Arial"/>
                      <w:sz w:val="16"/>
                      <w:szCs w:val="16"/>
                      <w:lang w:eastAsia="es-CO"/>
                    </w:rPr>
                  </w:pPr>
                  <w:r w:rsidRPr="006145DB">
                    <w:rPr>
                      <w:rFonts w:cs="Arial"/>
                      <w:sz w:val="16"/>
                      <w:szCs w:val="16"/>
                      <w:lang w:eastAsia="es-CO"/>
                    </w:rPr>
                    <w:t xml:space="preserve">O persona fallecida en extrema exclusión </w:t>
                  </w:r>
                </w:p>
              </w:tc>
              <w:tc>
                <w:tcPr>
                  <w:tcW w:w="1196" w:type="dxa"/>
                  <w:tcBorders>
                    <w:top w:val="nil"/>
                  </w:tcBorders>
                  <w:vAlign w:val="center"/>
                </w:tcPr>
                <w:p w14:paraId="2786325D"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 diarios</w:t>
                  </w:r>
                </w:p>
              </w:tc>
              <w:tc>
                <w:tcPr>
                  <w:tcW w:w="1134" w:type="dxa"/>
                  <w:tcBorders>
                    <w:top w:val="nil"/>
                  </w:tcBorders>
                  <w:vAlign w:val="center"/>
                </w:tcPr>
                <w:p w14:paraId="6246DF3E"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497" w:type="dxa"/>
                  <w:tcBorders>
                    <w:top w:val="nil"/>
                  </w:tcBorders>
                  <w:vAlign w:val="center"/>
                </w:tcPr>
                <w:p w14:paraId="53EF35F9"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y Secretaría Distrital Planeación – SDP</w:t>
                  </w:r>
                </w:p>
              </w:tc>
            </w:tr>
            <w:tr w:rsidR="00A55ED3" w:rsidRPr="006145DB" w14:paraId="6C8F3856" w14:textId="77777777" w:rsidTr="007043C4">
              <w:trPr>
                <w:trHeight w:val="331"/>
                <w:jc w:val="center"/>
              </w:trPr>
              <w:tc>
                <w:tcPr>
                  <w:tcW w:w="3674" w:type="dxa"/>
                  <w:vMerge/>
                  <w:tcMar>
                    <w:left w:w="105" w:type="dxa"/>
                    <w:right w:w="105" w:type="dxa"/>
                  </w:tcMar>
                  <w:vAlign w:val="center"/>
                </w:tcPr>
                <w:p w14:paraId="7BAFC692" w14:textId="77777777" w:rsidR="00A55ED3" w:rsidRPr="006145DB" w:rsidRDefault="00A55ED3" w:rsidP="005B435E">
                  <w:pPr>
                    <w:jc w:val="both"/>
                    <w:rPr>
                      <w:rFonts w:cs="Arial"/>
                      <w:sz w:val="16"/>
                      <w:szCs w:val="16"/>
                      <w:lang w:eastAsia="es-CO"/>
                    </w:rPr>
                  </w:pPr>
                </w:p>
              </w:tc>
              <w:tc>
                <w:tcPr>
                  <w:tcW w:w="1196" w:type="dxa"/>
                  <w:vAlign w:val="center"/>
                </w:tcPr>
                <w:p w14:paraId="2161BFF5" w14:textId="77777777" w:rsidR="00A55ED3" w:rsidRPr="006145DB" w:rsidRDefault="00A55ED3" w:rsidP="005B435E">
                  <w:pPr>
                    <w:jc w:val="center"/>
                    <w:rPr>
                      <w:rFonts w:cs="Arial"/>
                      <w:sz w:val="16"/>
                      <w:szCs w:val="16"/>
                      <w:lang w:eastAsia="es-CO"/>
                    </w:rPr>
                  </w:pPr>
                  <w:r w:rsidRPr="006145DB">
                    <w:rPr>
                      <w:rFonts w:cs="Arial"/>
                      <w:sz w:val="16"/>
                      <w:szCs w:val="16"/>
                      <w:lang w:eastAsia="es-CO"/>
                    </w:rPr>
                    <w:t>Listado censal Ciudadanos Habitantes de Calle</w:t>
                  </w:r>
                </w:p>
              </w:tc>
              <w:tc>
                <w:tcPr>
                  <w:tcW w:w="1134" w:type="dxa"/>
                  <w:vAlign w:val="center"/>
                </w:tcPr>
                <w:p w14:paraId="3E0DE9A7"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497" w:type="dxa"/>
                  <w:vAlign w:val="center"/>
                </w:tcPr>
                <w:p w14:paraId="36C988BB"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A55ED3" w:rsidRPr="006145DB" w14:paraId="6300F895" w14:textId="77777777" w:rsidTr="007043C4">
              <w:trPr>
                <w:trHeight w:val="285"/>
                <w:jc w:val="center"/>
              </w:trPr>
              <w:tc>
                <w:tcPr>
                  <w:tcW w:w="3674" w:type="dxa"/>
                  <w:vMerge/>
                  <w:tcMar>
                    <w:left w:w="105" w:type="dxa"/>
                    <w:right w:w="105" w:type="dxa"/>
                  </w:tcMar>
                  <w:vAlign w:val="center"/>
                </w:tcPr>
                <w:p w14:paraId="4D71233E" w14:textId="77777777" w:rsidR="00A55ED3" w:rsidRPr="006145DB" w:rsidRDefault="00A55ED3" w:rsidP="005B435E">
                  <w:pPr>
                    <w:jc w:val="both"/>
                    <w:rPr>
                      <w:rFonts w:cs="Arial"/>
                      <w:sz w:val="16"/>
                      <w:szCs w:val="16"/>
                      <w:lang w:eastAsia="es-CO"/>
                    </w:rPr>
                  </w:pPr>
                </w:p>
              </w:tc>
              <w:tc>
                <w:tcPr>
                  <w:tcW w:w="1196" w:type="dxa"/>
                  <w:vAlign w:val="center"/>
                </w:tcPr>
                <w:p w14:paraId="0861DFDD" w14:textId="77777777" w:rsidR="00A55ED3" w:rsidRPr="006145DB" w:rsidRDefault="00A55ED3" w:rsidP="005B435E">
                  <w:pPr>
                    <w:jc w:val="center"/>
                    <w:rPr>
                      <w:rFonts w:cs="Arial"/>
                      <w:sz w:val="16"/>
                      <w:szCs w:val="16"/>
                      <w:lang w:eastAsia="es-CO"/>
                    </w:rPr>
                  </w:pPr>
                  <w:r w:rsidRPr="006145DB">
                    <w:rPr>
                      <w:rFonts w:cs="Arial"/>
                      <w:sz w:val="16"/>
                      <w:szCs w:val="16"/>
                      <w:lang w:eastAsia="es-CO"/>
                    </w:rPr>
                    <w:t>Censo habitantes de calle</w:t>
                  </w:r>
                </w:p>
              </w:tc>
              <w:tc>
                <w:tcPr>
                  <w:tcW w:w="1134" w:type="dxa"/>
                  <w:vAlign w:val="center"/>
                </w:tcPr>
                <w:p w14:paraId="2DD5C8B3"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497" w:type="dxa"/>
                  <w:vAlign w:val="center"/>
                </w:tcPr>
                <w:p w14:paraId="7D814354"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A55ED3" w:rsidRPr="006145DB" w14:paraId="00C70DC9" w14:textId="77777777" w:rsidTr="007043C4">
              <w:trPr>
                <w:trHeight w:val="691"/>
                <w:jc w:val="center"/>
              </w:trPr>
              <w:tc>
                <w:tcPr>
                  <w:tcW w:w="3674" w:type="dxa"/>
                  <w:vMerge/>
                  <w:tcMar>
                    <w:left w:w="105" w:type="dxa"/>
                    <w:right w:w="105" w:type="dxa"/>
                  </w:tcMar>
                  <w:vAlign w:val="center"/>
                </w:tcPr>
                <w:p w14:paraId="374D4AC4" w14:textId="77777777" w:rsidR="00A55ED3" w:rsidRPr="006145DB" w:rsidRDefault="00A55ED3" w:rsidP="005B435E">
                  <w:pPr>
                    <w:jc w:val="both"/>
                    <w:rPr>
                      <w:rFonts w:cs="Arial"/>
                      <w:sz w:val="16"/>
                      <w:szCs w:val="16"/>
                      <w:lang w:eastAsia="es-CO"/>
                    </w:rPr>
                  </w:pPr>
                </w:p>
              </w:tc>
              <w:tc>
                <w:tcPr>
                  <w:tcW w:w="1196" w:type="dxa"/>
                  <w:vAlign w:val="center"/>
                </w:tcPr>
                <w:p w14:paraId="2B3A047E" w14:textId="77777777" w:rsidR="00A55ED3" w:rsidRPr="006145DB" w:rsidRDefault="00A55ED3" w:rsidP="005B435E">
                  <w:pPr>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6BCB0D98" w14:textId="77777777" w:rsidR="00A55ED3" w:rsidRPr="006145DB" w:rsidRDefault="00A55ED3" w:rsidP="005B435E">
                  <w:pPr>
                    <w:jc w:val="center"/>
                    <w:rPr>
                      <w:rFonts w:cs="Arial"/>
                      <w:sz w:val="16"/>
                      <w:szCs w:val="16"/>
                      <w:lang w:eastAsia="es-CO"/>
                    </w:rPr>
                  </w:pPr>
                  <w:r w:rsidRPr="006145DB">
                    <w:rPr>
                      <w:rFonts w:cs="Arial"/>
                      <w:sz w:val="16"/>
                      <w:szCs w:val="16"/>
                      <w:lang w:eastAsia="es-CO"/>
                    </w:rPr>
                    <w:t>Demanda</w:t>
                  </w:r>
                </w:p>
              </w:tc>
              <w:tc>
                <w:tcPr>
                  <w:tcW w:w="1497" w:type="dxa"/>
                  <w:vAlign w:val="center"/>
                </w:tcPr>
                <w:p w14:paraId="67D5666B" w14:textId="77777777" w:rsidR="00A55ED3" w:rsidRPr="006145DB" w:rsidRDefault="00A55ED3"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A55ED3" w:rsidRPr="006145DB" w14:paraId="7FA1FA3F" w14:textId="77777777" w:rsidTr="007043C4">
              <w:trPr>
                <w:trHeight w:val="549"/>
                <w:jc w:val="center"/>
              </w:trPr>
              <w:tc>
                <w:tcPr>
                  <w:tcW w:w="3674" w:type="dxa"/>
                  <w:tcMar>
                    <w:left w:w="105" w:type="dxa"/>
                    <w:right w:w="105" w:type="dxa"/>
                  </w:tcMar>
                  <w:vAlign w:val="center"/>
                </w:tcPr>
                <w:p w14:paraId="6F68959C" w14:textId="77777777" w:rsidR="00A55ED3" w:rsidRPr="006145DB" w:rsidRDefault="00A55ED3" w:rsidP="005B435E">
                  <w:pPr>
                    <w:jc w:val="both"/>
                    <w:rPr>
                      <w:rFonts w:cs="Arial"/>
                      <w:sz w:val="16"/>
                      <w:szCs w:val="16"/>
                      <w:lang w:eastAsia="es-CO"/>
                    </w:rPr>
                  </w:pPr>
                  <w:r w:rsidRPr="006145DB">
                    <w:rPr>
                      <w:rFonts w:cs="Arial"/>
                      <w:sz w:val="16"/>
                      <w:szCs w:val="16"/>
                      <w:lang w:eastAsia="es-CO"/>
                    </w:rPr>
                    <w:t>O persona fallecida que en vida no estuviera recibiendo pensión por vejez, invalidez o Sobrevivencia.</w:t>
                  </w:r>
                </w:p>
              </w:tc>
              <w:tc>
                <w:tcPr>
                  <w:tcW w:w="1196" w:type="dxa"/>
                  <w:vAlign w:val="center"/>
                </w:tcPr>
                <w:p w14:paraId="1A40675A" w14:textId="77777777" w:rsidR="00A55ED3" w:rsidRPr="006145DB" w:rsidRDefault="00A55ED3" w:rsidP="005B435E">
                  <w:pPr>
                    <w:jc w:val="center"/>
                    <w:rPr>
                      <w:rFonts w:cs="Arial"/>
                      <w:sz w:val="16"/>
                      <w:szCs w:val="16"/>
                      <w:lang w:eastAsia="es-CO"/>
                    </w:rPr>
                  </w:pPr>
                  <w:r w:rsidRPr="006145DB">
                    <w:rPr>
                      <w:rFonts w:cs="Arial"/>
                      <w:sz w:val="16"/>
                      <w:szCs w:val="16"/>
                      <w:lang w:eastAsia="es-CO"/>
                    </w:rPr>
                    <w:t>RUAF - Registro Único de Afiliados.</w:t>
                  </w:r>
                </w:p>
              </w:tc>
              <w:tc>
                <w:tcPr>
                  <w:tcW w:w="1134" w:type="dxa"/>
                  <w:vAlign w:val="center"/>
                </w:tcPr>
                <w:p w14:paraId="33C9B971" w14:textId="77777777" w:rsidR="00A55ED3" w:rsidRPr="006145DB" w:rsidRDefault="00A55ED3" w:rsidP="005B435E">
                  <w:pPr>
                    <w:jc w:val="center"/>
                    <w:rPr>
                      <w:rFonts w:cs="Arial"/>
                      <w:sz w:val="16"/>
                      <w:szCs w:val="16"/>
                      <w:lang w:eastAsia="es-CO"/>
                    </w:rPr>
                  </w:pPr>
                  <w:r w:rsidRPr="006145DB">
                    <w:rPr>
                      <w:rFonts w:cs="Arial"/>
                      <w:sz w:val="16"/>
                      <w:szCs w:val="16"/>
                      <w:lang w:eastAsia="es-CO"/>
                    </w:rPr>
                    <w:t>Consulta Individual a Demanda.</w:t>
                  </w:r>
                </w:p>
              </w:tc>
              <w:tc>
                <w:tcPr>
                  <w:tcW w:w="1497" w:type="dxa"/>
                  <w:vAlign w:val="center"/>
                </w:tcPr>
                <w:p w14:paraId="5CDC0468" w14:textId="77777777" w:rsidR="00A55ED3" w:rsidRPr="006145DB" w:rsidRDefault="00A55ED3" w:rsidP="005B435E">
                  <w:pPr>
                    <w:jc w:val="center"/>
                    <w:rPr>
                      <w:rFonts w:cs="Arial"/>
                      <w:sz w:val="16"/>
                      <w:szCs w:val="16"/>
                      <w:lang w:eastAsia="es-CO"/>
                    </w:rPr>
                  </w:pPr>
                  <w:r w:rsidRPr="006145DB">
                    <w:rPr>
                      <w:rFonts w:cs="Arial"/>
                      <w:sz w:val="16"/>
                      <w:szCs w:val="16"/>
                      <w:lang w:eastAsia="es-CO"/>
                    </w:rPr>
                    <w:t>Ministerio de Salud y protección Social.</w:t>
                  </w:r>
                </w:p>
              </w:tc>
            </w:tr>
            <w:tr w:rsidR="00A55ED3" w:rsidRPr="006145DB" w14:paraId="671960F2" w14:textId="77777777" w:rsidTr="007043C4">
              <w:trPr>
                <w:trHeight w:val="644"/>
                <w:jc w:val="center"/>
              </w:trPr>
              <w:tc>
                <w:tcPr>
                  <w:tcW w:w="3674" w:type="dxa"/>
                  <w:tcMar>
                    <w:left w:w="105" w:type="dxa"/>
                    <w:right w:w="105" w:type="dxa"/>
                  </w:tcMar>
                  <w:vAlign w:val="center"/>
                </w:tcPr>
                <w:p w14:paraId="040A3562" w14:textId="77777777" w:rsidR="00A55ED3" w:rsidRPr="006145DB" w:rsidRDefault="00A55ED3" w:rsidP="005B435E">
                  <w:pPr>
                    <w:jc w:val="both"/>
                    <w:rPr>
                      <w:rFonts w:cs="Arial"/>
                      <w:sz w:val="16"/>
                      <w:szCs w:val="16"/>
                      <w:lang w:eastAsia="es-CO"/>
                    </w:rPr>
                  </w:pPr>
                  <w:r w:rsidRPr="006145DB">
                    <w:rPr>
                      <w:rFonts w:cs="Arial"/>
                      <w:sz w:val="16"/>
                      <w:szCs w:val="16"/>
                      <w:lang w:eastAsia="es-CO"/>
                    </w:rPr>
                    <w:t xml:space="preserve">O persona fallecida que no contaba con documento de identificación válido en Colombia, cuya identidad haya sido plenamente establecida. </w:t>
                  </w:r>
                </w:p>
              </w:tc>
              <w:tc>
                <w:tcPr>
                  <w:tcW w:w="1196" w:type="dxa"/>
                  <w:vAlign w:val="center"/>
                </w:tcPr>
                <w:p w14:paraId="16AE92B2" w14:textId="77777777" w:rsidR="00A55ED3" w:rsidRPr="006145DB" w:rsidRDefault="00A55ED3" w:rsidP="005B435E">
                  <w:pPr>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423E82F1" w14:textId="77777777" w:rsidR="00A55ED3" w:rsidRPr="006145DB" w:rsidRDefault="00A55ED3" w:rsidP="005B435E">
                  <w:pPr>
                    <w:jc w:val="center"/>
                    <w:rPr>
                      <w:rFonts w:cs="Arial"/>
                      <w:sz w:val="16"/>
                      <w:szCs w:val="16"/>
                      <w:lang w:eastAsia="es-CO"/>
                    </w:rPr>
                  </w:pPr>
                  <w:r w:rsidRPr="006145DB">
                    <w:rPr>
                      <w:rFonts w:cs="Arial"/>
                      <w:sz w:val="16"/>
                      <w:szCs w:val="16"/>
                      <w:lang w:eastAsia="es-CO"/>
                    </w:rPr>
                    <w:t>Demanda</w:t>
                  </w:r>
                </w:p>
              </w:tc>
              <w:tc>
                <w:tcPr>
                  <w:tcW w:w="1497" w:type="dxa"/>
                  <w:vAlign w:val="center"/>
                </w:tcPr>
                <w:p w14:paraId="73322DF1" w14:textId="77777777" w:rsidR="00A55ED3" w:rsidRPr="006145DB" w:rsidRDefault="00A55ED3" w:rsidP="005B435E">
                  <w:pPr>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A55ED3" w:rsidRPr="006145DB" w14:paraId="1A73E93B" w14:textId="77777777" w:rsidTr="00584097">
              <w:trPr>
                <w:trHeight w:val="151"/>
                <w:jc w:val="center"/>
              </w:trPr>
              <w:tc>
                <w:tcPr>
                  <w:tcW w:w="7501" w:type="dxa"/>
                  <w:gridSpan w:val="4"/>
                  <w:tcMar>
                    <w:left w:w="105" w:type="dxa"/>
                    <w:right w:w="105" w:type="dxa"/>
                  </w:tcMar>
                  <w:vAlign w:val="center"/>
                </w:tcPr>
                <w:p w14:paraId="53A9216B"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 xml:space="preserve">Criterios persona que solicita el auxilio funerario </w:t>
                  </w:r>
                </w:p>
              </w:tc>
            </w:tr>
            <w:tr w:rsidR="00A55ED3" w:rsidRPr="006145DB" w14:paraId="42A0A69D" w14:textId="77777777" w:rsidTr="007043C4">
              <w:trPr>
                <w:trHeight w:val="300"/>
                <w:jc w:val="center"/>
              </w:trPr>
              <w:tc>
                <w:tcPr>
                  <w:tcW w:w="3674" w:type="dxa"/>
                  <w:tcMar>
                    <w:left w:w="105" w:type="dxa"/>
                    <w:right w:w="105" w:type="dxa"/>
                  </w:tcMar>
                  <w:vAlign w:val="center"/>
                </w:tcPr>
                <w:p w14:paraId="6BC72A5D" w14:textId="77777777" w:rsidR="00A55ED3" w:rsidRPr="006145DB" w:rsidRDefault="00A55ED3" w:rsidP="005B435E">
                  <w:pPr>
                    <w:jc w:val="both"/>
                    <w:rPr>
                      <w:rFonts w:cs="Arial"/>
                      <w:sz w:val="16"/>
                      <w:szCs w:val="16"/>
                      <w:lang w:eastAsia="es-CO"/>
                    </w:rPr>
                  </w:pPr>
                  <w:r w:rsidRPr="006145DB">
                    <w:rPr>
                      <w:rFonts w:cs="Arial"/>
                      <w:sz w:val="16"/>
                      <w:szCs w:val="16"/>
                      <w:lang w:eastAsia="es-CO"/>
                    </w:rPr>
                    <w:t xml:space="preserve">Persona en pobreza extrema, moderada o vulnerabilidad según SISBEN IV de Bogotá con Clasificación A, B o C. </w:t>
                  </w:r>
                </w:p>
              </w:tc>
              <w:tc>
                <w:tcPr>
                  <w:tcW w:w="1196" w:type="dxa"/>
                  <w:vAlign w:val="center"/>
                </w:tcPr>
                <w:p w14:paraId="6F1493E7" w14:textId="66EAF7BF" w:rsidR="00A55ED3" w:rsidRPr="006145DB" w:rsidRDefault="00A55ED3" w:rsidP="005A4C35">
                  <w:pPr>
                    <w:jc w:val="center"/>
                    <w:rPr>
                      <w:rFonts w:cs="Arial"/>
                      <w:sz w:val="16"/>
                      <w:szCs w:val="16"/>
                      <w:lang w:eastAsia="es-CO"/>
                    </w:rPr>
                  </w:pPr>
                  <w:r w:rsidRPr="006145DB">
                    <w:rPr>
                      <w:rFonts w:cs="Arial"/>
                      <w:sz w:val="16"/>
                      <w:szCs w:val="16"/>
                      <w:lang w:eastAsia="es-CO"/>
                    </w:rPr>
                    <w:t>SISBÉN IV de Bogotá</w:t>
                  </w:r>
                </w:p>
              </w:tc>
              <w:tc>
                <w:tcPr>
                  <w:tcW w:w="1134" w:type="dxa"/>
                  <w:vAlign w:val="center"/>
                </w:tcPr>
                <w:p w14:paraId="037B0426" w14:textId="77777777" w:rsidR="00A55ED3" w:rsidRPr="006145DB" w:rsidRDefault="00A55ED3" w:rsidP="005B435E">
                  <w:pPr>
                    <w:jc w:val="center"/>
                    <w:rPr>
                      <w:rFonts w:cs="Arial"/>
                      <w:sz w:val="16"/>
                      <w:szCs w:val="16"/>
                      <w:lang w:eastAsia="es-CO"/>
                    </w:rPr>
                  </w:pPr>
                  <w:r w:rsidRPr="006145DB">
                    <w:rPr>
                      <w:rFonts w:cs="Arial"/>
                      <w:sz w:val="16"/>
                      <w:szCs w:val="16"/>
                      <w:lang w:eastAsia="es-CO"/>
                    </w:rPr>
                    <w:t>Mensual (Mes</w:t>
                  </w:r>
                </w:p>
                <w:p w14:paraId="215AE9C4" w14:textId="536F10F9" w:rsidR="00A55ED3" w:rsidRPr="006145DB" w:rsidRDefault="00A55ED3" w:rsidP="005B435E">
                  <w:pPr>
                    <w:jc w:val="center"/>
                    <w:rPr>
                      <w:rFonts w:cs="Arial"/>
                      <w:sz w:val="16"/>
                      <w:szCs w:val="16"/>
                      <w:lang w:eastAsia="es-CO"/>
                    </w:rPr>
                  </w:pPr>
                  <w:r w:rsidRPr="006145DB">
                    <w:rPr>
                      <w:rFonts w:cs="Arial"/>
                      <w:sz w:val="16"/>
                      <w:szCs w:val="16"/>
                      <w:lang w:eastAsia="es-CO"/>
                    </w:rPr>
                    <w:t>Vencido)</w:t>
                  </w:r>
                </w:p>
              </w:tc>
              <w:tc>
                <w:tcPr>
                  <w:tcW w:w="1497" w:type="dxa"/>
                  <w:vAlign w:val="center"/>
                </w:tcPr>
                <w:p w14:paraId="37C6D461" w14:textId="77777777" w:rsidR="00A55ED3" w:rsidRPr="006145DB" w:rsidRDefault="00A55ED3" w:rsidP="005B435E">
                  <w:pPr>
                    <w:jc w:val="center"/>
                    <w:rPr>
                      <w:rFonts w:cs="Arial"/>
                      <w:sz w:val="16"/>
                      <w:szCs w:val="16"/>
                      <w:lang w:eastAsia="es-CO"/>
                    </w:rPr>
                  </w:pPr>
                  <w:r w:rsidRPr="006145DB">
                    <w:rPr>
                      <w:rFonts w:cs="Arial"/>
                      <w:sz w:val="16"/>
                      <w:szCs w:val="16"/>
                      <w:lang w:eastAsia="es-CO"/>
                    </w:rPr>
                    <w:t>Secretaría Distrital de</w:t>
                  </w:r>
                </w:p>
                <w:p w14:paraId="61CE4E59" w14:textId="77777777" w:rsidR="00A55ED3" w:rsidRPr="006145DB" w:rsidRDefault="00A55ED3" w:rsidP="005B435E">
                  <w:pPr>
                    <w:jc w:val="center"/>
                    <w:rPr>
                      <w:rFonts w:cs="Arial"/>
                      <w:sz w:val="16"/>
                      <w:szCs w:val="16"/>
                      <w:lang w:eastAsia="es-CO"/>
                    </w:rPr>
                  </w:pPr>
                  <w:r w:rsidRPr="006145DB">
                    <w:rPr>
                      <w:rFonts w:cs="Arial"/>
                      <w:sz w:val="16"/>
                      <w:szCs w:val="16"/>
                      <w:lang w:eastAsia="es-CO"/>
                    </w:rPr>
                    <w:t>Planeación – SDP.</w:t>
                  </w:r>
                </w:p>
              </w:tc>
            </w:tr>
            <w:tr w:rsidR="00A55ED3" w:rsidRPr="006145DB" w14:paraId="0D78E56D" w14:textId="77777777" w:rsidTr="007043C4">
              <w:trPr>
                <w:trHeight w:val="503"/>
                <w:jc w:val="center"/>
              </w:trPr>
              <w:tc>
                <w:tcPr>
                  <w:tcW w:w="3674" w:type="dxa"/>
                  <w:vMerge w:val="restart"/>
                  <w:tcMar>
                    <w:left w:w="105" w:type="dxa"/>
                    <w:right w:w="105" w:type="dxa"/>
                  </w:tcMar>
                  <w:vAlign w:val="center"/>
                </w:tcPr>
                <w:p w14:paraId="2824BFA9" w14:textId="77777777" w:rsidR="00A55ED3" w:rsidRPr="006145DB" w:rsidRDefault="00A55ED3" w:rsidP="005B435E">
                  <w:pPr>
                    <w:jc w:val="both"/>
                    <w:rPr>
                      <w:rFonts w:cs="Arial"/>
                      <w:sz w:val="16"/>
                      <w:szCs w:val="16"/>
                      <w:lang w:eastAsia="es-CO"/>
                    </w:rPr>
                  </w:pPr>
                  <w:r w:rsidRPr="006145DB">
                    <w:rPr>
                      <w:rFonts w:cs="Arial"/>
                      <w:sz w:val="16"/>
                      <w:szCs w:val="16"/>
                      <w:lang w:eastAsia="es-CO"/>
                    </w:rPr>
                    <w:t xml:space="preserve">O Persona en extrema exclusión que no cuenta con los medios para cubrir los trámites funerarios. </w:t>
                  </w:r>
                </w:p>
              </w:tc>
              <w:tc>
                <w:tcPr>
                  <w:tcW w:w="1196" w:type="dxa"/>
                  <w:vAlign w:val="center"/>
                </w:tcPr>
                <w:p w14:paraId="24D97C14" w14:textId="77777777" w:rsidR="00A55ED3" w:rsidRPr="006145DB" w:rsidRDefault="00A55ED3" w:rsidP="005B435E">
                  <w:pPr>
                    <w:jc w:val="center"/>
                    <w:rPr>
                      <w:rFonts w:cs="Arial"/>
                      <w:sz w:val="16"/>
                      <w:szCs w:val="16"/>
                      <w:lang w:eastAsia="es-CO"/>
                    </w:rPr>
                  </w:pPr>
                  <w:r w:rsidRPr="006145DB">
                    <w:rPr>
                      <w:rFonts w:cs="Arial"/>
                      <w:sz w:val="16"/>
                      <w:szCs w:val="16"/>
                      <w:lang w:eastAsia="es-CO"/>
                    </w:rPr>
                    <w:t>Base de personas residentes en paga diarios</w:t>
                  </w:r>
                </w:p>
              </w:tc>
              <w:tc>
                <w:tcPr>
                  <w:tcW w:w="1134" w:type="dxa"/>
                  <w:vAlign w:val="center"/>
                </w:tcPr>
                <w:p w14:paraId="4679E242" w14:textId="77777777" w:rsidR="00A55ED3" w:rsidRPr="006145DB" w:rsidRDefault="00A55ED3" w:rsidP="005B435E">
                  <w:pPr>
                    <w:jc w:val="center"/>
                    <w:rPr>
                      <w:rFonts w:cs="Arial"/>
                      <w:sz w:val="16"/>
                      <w:szCs w:val="16"/>
                      <w:lang w:eastAsia="es-CO"/>
                    </w:rPr>
                  </w:pPr>
                  <w:r w:rsidRPr="006145DB">
                    <w:rPr>
                      <w:rFonts w:cs="Arial"/>
                      <w:sz w:val="16"/>
                      <w:szCs w:val="16"/>
                      <w:lang w:eastAsia="es-CO"/>
                    </w:rPr>
                    <w:t>Vigente</w:t>
                  </w:r>
                </w:p>
              </w:tc>
              <w:tc>
                <w:tcPr>
                  <w:tcW w:w="1497" w:type="dxa"/>
                  <w:vAlign w:val="center"/>
                </w:tcPr>
                <w:p w14:paraId="4CE9D365" w14:textId="77777777" w:rsidR="00A55ED3" w:rsidRPr="006145DB" w:rsidRDefault="00A55ED3" w:rsidP="005B435E">
                  <w:pPr>
                    <w:jc w:val="center"/>
                    <w:rPr>
                      <w:rFonts w:cs="Arial"/>
                      <w:sz w:val="16"/>
                      <w:szCs w:val="16"/>
                      <w:lang w:eastAsia="es-CO"/>
                    </w:rPr>
                  </w:pPr>
                  <w:r w:rsidRPr="006145DB">
                    <w:rPr>
                      <w:rFonts w:cs="Arial"/>
                      <w:sz w:val="16"/>
                      <w:szCs w:val="16"/>
                      <w:lang w:eastAsia="es-CO"/>
                    </w:rPr>
                    <w:t>Secretaría Distrital de</w:t>
                  </w:r>
                </w:p>
                <w:p w14:paraId="415FA63A" w14:textId="77777777" w:rsidR="00A55ED3" w:rsidRPr="006145DB" w:rsidRDefault="00A55ED3" w:rsidP="005B435E">
                  <w:pPr>
                    <w:jc w:val="center"/>
                    <w:rPr>
                      <w:rFonts w:cs="Arial"/>
                      <w:sz w:val="16"/>
                      <w:szCs w:val="16"/>
                      <w:lang w:eastAsia="es-CO"/>
                    </w:rPr>
                  </w:pPr>
                  <w:r w:rsidRPr="006145DB">
                    <w:rPr>
                      <w:rFonts w:cs="Arial"/>
                      <w:sz w:val="16"/>
                      <w:szCs w:val="16"/>
                      <w:lang w:eastAsia="es-CO"/>
                    </w:rPr>
                    <w:t>Planeación – SDP</w:t>
                  </w:r>
                </w:p>
              </w:tc>
            </w:tr>
            <w:tr w:rsidR="00A55ED3" w:rsidRPr="006145DB" w14:paraId="679E65F5" w14:textId="77777777" w:rsidTr="007043C4">
              <w:trPr>
                <w:trHeight w:val="471"/>
                <w:jc w:val="center"/>
              </w:trPr>
              <w:tc>
                <w:tcPr>
                  <w:tcW w:w="3674" w:type="dxa"/>
                  <w:vMerge/>
                  <w:tcMar>
                    <w:left w:w="105" w:type="dxa"/>
                    <w:right w:w="105" w:type="dxa"/>
                  </w:tcMar>
                  <w:vAlign w:val="center"/>
                </w:tcPr>
                <w:p w14:paraId="72063EB7" w14:textId="77777777" w:rsidR="00A55ED3" w:rsidRPr="006145DB" w:rsidRDefault="00A55ED3" w:rsidP="005B435E">
                  <w:pPr>
                    <w:jc w:val="both"/>
                    <w:rPr>
                      <w:rFonts w:cs="Arial"/>
                      <w:sz w:val="16"/>
                      <w:szCs w:val="16"/>
                      <w:lang w:eastAsia="es-CO"/>
                    </w:rPr>
                  </w:pPr>
                </w:p>
              </w:tc>
              <w:tc>
                <w:tcPr>
                  <w:tcW w:w="1196" w:type="dxa"/>
                  <w:vAlign w:val="center"/>
                </w:tcPr>
                <w:p w14:paraId="74A0F48E" w14:textId="77777777" w:rsidR="00A55ED3" w:rsidRPr="006145DB" w:rsidRDefault="00A55ED3" w:rsidP="005B435E">
                  <w:pPr>
                    <w:jc w:val="center"/>
                    <w:rPr>
                      <w:rFonts w:cs="Arial"/>
                      <w:sz w:val="16"/>
                      <w:szCs w:val="16"/>
                      <w:lang w:eastAsia="es-CO"/>
                    </w:rPr>
                  </w:pPr>
                  <w:r w:rsidRPr="006145DB">
                    <w:rPr>
                      <w:rFonts w:cs="Arial"/>
                      <w:sz w:val="16"/>
                      <w:szCs w:val="16"/>
                      <w:lang w:eastAsia="es-CO"/>
                    </w:rPr>
                    <w:t>Listado censal Ciudadanos Habitantes de Calle</w:t>
                  </w:r>
                </w:p>
              </w:tc>
              <w:tc>
                <w:tcPr>
                  <w:tcW w:w="1134" w:type="dxa"/>
                  <w:vAlign w:val="center"/>
                </w:tcPr>
                <w:p w14:paraId="5DD2D203" w14:textId="77777777" w:rsidR="00A55ED3" w:rsidRPr="006145DB" w:rsidRDefault="00A55ED3" w:rsidP="005B435E">
                  <w:pPr>
                    <w:jc w:val="center"/>
                    <w:rPr>
                      <w:rFonts w:cs="Arial"/>
                      <w:sz w:val="16"/>
                      <w:szCs w:val="16"/>
                      <w:lang w:eastAsia="es-CO"/>
                    </w:rPr>
                  </w:pPr>
                  <w:r w:rsidRPr="006145DB">
                    <w:rPr>
                      <w:rFonts w:cs="Arial"/>
                      <w:sz w:val="16"/>
                      <w:szCs w:val="16"/>
                      <w:lang w:eastAsia="es-CO"/>
                    </w:rPr>
                    <w:t>Mensual (Mes Vencido)</w:t>
                  </w:r>
                </w:p>
              </w:tc>
              <w:tc>
                <w:tcPr>
                  <w:tcW w:w="1497" w:type="dxa"/>
                  <w:vAlign w:val="center"/>
                </w:tcPr>
                <w:p w14:paraId="7BCFA29D" w14:textId="77777777" w:rsidR="00A55ED3" w:rsidRPr="006145DB" w:rsidRDefault="00A55ED3" w:rsidP="005B435E">
                  <w:pPr>
                    <w:jc w:val="center"/>
                    <w:rPr>
                      <w:rFonts w:cs="Arial"/>
                      <w:sz w:val="16"/>
                      <w:szCs w:val="16"/>
                      <w:lang w:eastAsia="es-CO"/>
                    </w:rPr>
                  </w:pPr>
                  <w:r w:rsidRPr="006145DB">
                    <w:rPr>
                      <w:rFonts w:cs="Arial"/>
                      <w:sz w:val="16"/>
                      <w:szCs w:val="16"/>
                      <w:lang w:eastAsia="es-CO"/>
                    </w:rPr>
                    <w:t>Secretaría Distrital de Salud</w:t>
                  </w:r>
                </w:p>
              </w:tc>
            </w:tr>
            <w:tr w:rsidR="00A55ED3" w:rsidRPr="006145DB" w14:paraId="0D49CC32" w14:textId="77777777" w:rsidTr="007043C4">
              <w:trPr>
                <w:trHeight w:val="283"/>
                <w:jc w:val="center"/>
              </w:trPr>
              <w:tc>
                <w:tcPr>
                  <w:tcW w:w="3674" w:type="dxa"/>
                  <w:vMerge/>
                  <w:tcMar>
                    <w:left w:w="105" w:type="dxa"/>
                    <w:right w:w="105" w:type="dxa"/>
                  </w:tcMar>
                  <w:vAlign w:val="center"/>
                </w:tcPr>
                <w:p w14:paraId="42BA4AD6" w14:textId="77777777" w:rsidR="00A55ED3" w:rsidRPr="006145DB" w:rsidRDefault="00A55ED3" w:rsidP="005B435E">
                  <w:pPr>
                    <w:jc w:val="both"/>
                    <w:rPr>
                      <w:rFonts w:cs="Arial"/>
                      <w:sz w:val="16"/>
                      <w:szCs w:val="16"/>
                      <w:lang w:eastAsia="es-CO"/>
                    </w:rPr>
                  </w:pPr>
                </w:p>
              </w:tc>
              <w:tc>
                <w:tcPr>
                  <w:tcW w:w="1196" w:type="dxa"/>
                  <w:vAlign w:val="center"/>
                </w:tcPr>
                <w:p w14:paraId="7FD5BD9E" w14:textId="77777777" w:rsidR="00A55ED3" w:rsidRPr="006145DB" w:rsidRDefault="00A55ED3" w:rsidP="005B435E">
                  <w:pPr>
                    <w:jc w:val="center"/>
                    <w:rPr>
                      <w:rFonts w:cs="Arial"/>
                      <w:sz w:val="16"/>
                      <w:szCs w:val="16"/>
                      <w:lang w:eastAsia="es-CO"/>
                    </w:rPr>
                  </w:pPr>
                  <w:r w:rsidRPr="006145DB">
                    <w:rPr>
                      <w:rFonts w:cs="Arial"/>
                      <w:sz w:val="16"/>
                      <w:szCs w:val="16"/>
                      <w:lang w:eastAsia="es-CO"/>
                    </w:rPr>
                    <w:t>Censo habitantes de calle</w:t>
                  </w:r>
                </w:p>
              </w:tc>
              <w:tc>
                <w:tcPr>
                  <w:tcW w:w="1134" w:type="dxa"/>
                  <w:vAlign w:val="center"/>
                </w:tcPr>
                <w:p w14:paraId="45D85A59" w14:textId="77777777" w:rsidR="00A55ED3" w:rsidRPr="006145DB" w:rsidRDefault="00A55ED3" w:rsidP="005B435E">
                  <w:pPr>
                    <w:jc w:val="center"/>
                    <w:rPr>
                      <w:rFonts w:cs="Arial"/>
                      <w:sz w:val="16"/>
                      <w:szCs w:val="16"/>
                      <w:lang w:eastAsia="es-CO"/>
                    </w:rPr>
                  </w:pPr>
                  <w:r w:rsidRPr="006145DB">
                    <w:rPr>
                      <w:rFonts w:cs="Arial"/>
                      <w:sz w:val="16"/>
                      <w:szCs w:val="16"/>
                      <w:lang w:eastAsia="es-CO"/>
                    </w:rPr>
                    <w:t>Vigente</w:t>
                  </w:r>
                </w:p>
              </w:tc>
              <w:tc>
                <w:tcPr>
                  <w:tcW w:w="1497" w:type="dxa"/>
                  <w:vAlign w:val="center"/>
                </w:tcPr>
                <w:p w14:paraId="180EDD3B" w14:textId="77777777" w:rsidR="00A55ED3" w:rsidRPr="006145DB" w:rsidRDefault="00A55ED3" w:rsidP="005B435E">
                  <w:pPr>
                    <w:jc w:val="center"/>
                    <w:rPr>
                      <w:rFonts w:cs="Arial"/>
                      <w:sz w:val="16"/>
                      <w:szCs w:val="16"/>
                      <w:lang w:eastAsia="es-CO"/>
                    </w:rPr>
                  </w:pPr>
                  <w:r w:rsidRPr="006145DB">
                    <w:rPr>
                      <w:rFonts w:cs="Arial"/>
                      <w:sz w:val="16"/>
                      <w:szCs w:val="16"/>
                      <w:lang w:eastAsia="es-CO"/>
                    </w:rPr>
                    <w:t>Secretaría Distrital de Salud</w:t>
                  </w:r>
                </w:p>
              </w:tc>
            </w:tr>
            <w:tr w:rsidR="00A55ED3" w:rsidRPr="006145DB" w14:paraId="728D5458" w14:textId="77777777" w:rsidTr="007043C4">
              <w:trPr>
                <w:trHeight w:val="300"/>
                <w:jc w:val="center"/>
              </w:trPr>
              <w:tc>
                <w:tcPr>
                  <w:tcW w:w="3674" w:type="dxa"/>
                  <w:vMerge/>
                  <w:tcMar>
                    <w:left w:w="105" w:type="dxa"/>
                    <w:right w:w="105" w:type="dxa"/>
                  </w:tcMar>
                  <w:vAlign w:val="center"/>
                </w:tcPr>
                <w:p w14:paraId="632B50A3" w14:textId="77777777" w:rsidR="00A55ED3" w:rsidRPr="006145DB" w:rsidRDefault="00A55ED3" w:rsidP="005B435E">
                  <w:pPr>
                    <w:jc w:val="both"/>
                    <w:rPr>
                      <w:rFonts w:cs="Arial"/>
                      <w:sz w:val="16"/>
                      <w:szCs w:val="16"/>
                      <w:lang w:eastAsia="es-CO"/>
                    </w:rPr>
                  </w:pPr>
                </w:p>
              </w:tc>
              <w:tc>
                <w:tcPr>
                  <w:tcW w:w="1196" w:type="dxa"/>
                  <w:vAlign w:val="center"/>
                </w:tcPr>
                <w:p w14:paraId="0FC15915" w14:textId="77777777" w:rsidR="00A55ED3" w:rsidRPr="006145DB" w:rsidRDefault="00A55ED3" w:rsidP="005B435E">
                  <w:pPr>
                    <w:jc w:val="center"/>
                    <w:rPr>
                      <w:rFonts w:cs="Arial"/>
                      <w:sz w:val="16"/>
                      <w:szCs w:val="16"/>
                      <w:lang w:eastAsia="es-CO"/>
                    </w:rPr>
                  </w:pPr>
                  <w:r w:rsidRPr="006145DB">
                    <w:rPr>
                      <w:rFonts w:cs="Arial"/>
                      <w:sz w:val="16"/>
                      <w:szCs w:val="16"/>
                      <w:lang w:eastAsia="es-CO"/>
                    </w:rPr>
                    <w:t>Verificación en campo</w:t>
                  </w:r>
                </w:p>
              </w:tc>
              <w:tc>
                <w:tcPr>
                  <w:tcW w:w="1134" w:type="dxa"/>
                  <w:vAlign w:val="center"/>
                </w:tcPr>
                <w:p w14:paraId="07832245" w14:textId="77777777" w:rsidR="00A55ED3" w:rsidRPr="006145DB" w:rsidRDefault="00A55ED3" w:rsidP="005B435E">
                  <w:pPr>
                    <w:jc w:val="center"/>
                    <w:rPr>
                      <w:rFonts w:cs="Arial"/>
                      <w:sz w:val="16"/>
                      <w:szCs w:val="16"/>
                      <w:lang w:eastAsia="es-CO"/>
                    </w:rPr>
                  </w:pPr>
                  <w:r w:rsidRPr="006145DB">
                    <w:rPr>
                      <w:rFonts w:cs="Arial"/>
                      <w:sz w:val="16"/>
                      <w:szCs w:val="16"/>
                      <w:lang w:eastAsia="es-CO"/>
                    </w:rPr>
                    <w:t>Demanda</w:t>
                  </w:r>
                </w:p>
              </w:tc>
              <w:tc>
                <w:tcPr>
                  <w:tcW w:w="1497" w:type="dxa"/>
                  <w:vAlign w:val="center"/>
                </w:tcPr>
                <w:p w14:paraId="4CC667EA" w14:textId="77777777" w:rsidR="00A55ED3" w:rsidRPr="006145DB" w:rsidRDefault="00A55ED3" w:rsidP="005B435E">
                  <w:pPr>
                    <w:jc w:val="center"/>
                    <w:rPr>
                      <w:rFonts w:cs="Arial"/>
                      <w:sz w:val="16"/>
                      <w:szCs w:val="16"/>
                      <w:lang w:eastAsia="es-CO"/>
                    </w:rPr>
                  </w:pPr>
                  <w:r w:rsidRPr="006145DB">
                    <w:rPr>
                      <w:rFonts w:cs="Arial"/>
                      <w:sz w:val="16"/>
                      <w:szCs w:val="16"/>
                      <w:lang w:eastAsia="es-CO"/>
                    </w:rPr>
                    <w:t>Subdirección para la Identificación, caracterización e integración</w:t>
                  </w:r>
                </w:p>
              </w:tc>
            </w:tr>
            <w:tr w:rsidR="00A55ED3" w:rsidRPr="006145DB" w14:paraId="4B94E397" w14:textId="77777777" w:rsidTr="00584097">
              <w:trPr>
                <w:trHeight w:val="184"/>
                <w:jc w:val="center"/>
              </w:trPr>
              <w:tc>
                <w:tcPr>
                  <w:tcW w:w="7501" w:type="dxa"/>
                  <w:gridSpan w:val="4"/>
                  <w:tcMar>
                    <w:left w:w="105" w:type="dxa"/>
                    <w:right w:w="105" w:type="dxa"/>
                  </w:tcMar>
                  <w:vAlign w:val="center"/>
                </w:tcPr>
                <w:p w14:paraId="32E9BA17" w14:textId="77777777" w:rsidR="00A55ED3" w:rsidRPr="006145DB" w:rsidRDefault="00A55ED3" w:rsidP="005B435E">
                  <w:pPr>
                    <w:jc w:val="center"/>
                    <w:rPr>
                      <w:rFonts w:eastAsia="Arial" w:cs="Arial"/>
                      <w:sz w:val="16"/>
                      <w:szCs w:val="16"/>
                    </w:rPr>
                  </w:pPr>
                  <w:r w:rsidRPr="006145DB">
                    <w:rPr>
                      <w:rFonts w:eastAsia="Arial" w:cs="Arial"/>
                      <w:sz w:val="16"/>
                      <w:szCs w:val="16"/>
                      <w:lang w:val="es"/>
                    </w:rPr>
                    <w:t>Alojamiento transitorio</w:t>
                  </w:r>
                </w:p>
              </w:tc>
            </w:tr>
            <w:tr w:rsidR="00A55ED3" w:rsidRPr="006145DB" w14:paraId="3E19328F" w14:textId="77777777" w:rsidTr="007043C4">
              <w:trPr>
                <w:trHeight w:val="300"/>
                <w:jc w:val="center"/>
              </w:trPr>
              <w:tc>
                <w:tcPr>
                  <w:tcW w:w="3674" w:type="dxa"/>
                  <w:tcMar>
                    <w:left w:w="105" w:type="dxa"/>
                    <w:right w:w="105" w:type="dxa"/>
                  </w:tcMar>
                  <w:vAlign w:val="center"/>
                </w:tcPr>
                <w:p w14:paraId="29EBEC87" w14:textId="77777777" w:rsidR="00A55ED3" w:rsidRPr="006145DB" w:rsidRDefault="00A55ED3" w:rsidP="005B435E">
                  <w:pPr>
                    <w:jc w:val="center"/>
                    <w:rPr>
                      <w:rFonts w:eastAsia="Arial" w:cs="Arial"/>
                      <w:sz w:val="16"/>
                      <w:szCs w:val="16"/>
                      <w:lang w:val="es"/>
                    </w:rPr>
                  </w:pPr>
                  <w:r w:rsidRPr="006145DB">
                    <w:rPr>
                      <w:rFonts w:eastAsia="Times New Roman" w:cs="Arial"/>
                      <w:sz w:val="16"/>
                      <w:szCs w:val="16"/>
                      <w:lang w:eastAsia="es-CO"/>
                    </w:rPr>
                    <w:t>Criterios de Ingreso</w:t>
                  </w:r>
                </w:p>
              </w:tc>
              <w:tc>
                <w:tcPr>
                  <w:tcW w:w="1196" w:type="dxa"/>
                  <w:vAlign w:val="center"/>
                </w:tcPr>
                <w:p w14:paraId="5ADDB442" w14:textId="77777777" w:rsidR="00A55ED3" w:rsidRPr="006145DB" w:rsidRDefault="00A55ED3" w:rsidP="005B435E">
                  <w:pPr>
                    <w:jc w:val="center"/>
                    <w:rPr>
                      <w:rFonts w:eastAsia="Arial" w:cs="Arial"/>
                      <w:sz w:val="16"/>
                      <w:szCs w:val="16"/>
                      <w:lang w:val="es"/>
                    </w:rPr>
                  </w:pPr>
                  <w:r w:rsidRPr="006145DB">
                    <w:rPr>
                      <w:rFonts w:eastAsia="Times New Roman" w:cs="Arial"/>
                      <w:sz w:val="16"/>
                      <w:szCs w:val="16"/>
                      <w:lang w:eastAsia="es-CO"/>
                    </w:rPr>
                    <w:t>Fuente de Información</w:t>
                  </w:r>
                </w:p>
              </w:tc>
              <w:tc>
                <w:tcPr>
                  <w:tcW w:w="1134" w:type="dxa"/>
                  <w:vAlign w:val="center"/>
                </w:tcPr>
                <w:p w14:paraId="0659312E" w14:textId="77777777" w:rsidR="00A55ED3" w:rsidRPr="006145DB" w:rsidRDefault="00A55ED3" w:rsidP="005B435E">
                  <w:pPr>
                    <w:jc w:val="center"/>
                    <w:rPr>
                      <w:rFonts w:eastAsia="Arial" w:cs="Arial"/>
                      <w:sz w:val="16"/>
                      <w:szCs w:val="16"/>
                      <w:lang w:val="es"/>
                    </w:rPr>
                  </w:pPr>
                  <w:r w:rsidRPr="006145DB">
                    <w:rPr>
                      <w:rFonts w:eastAsia="Times New Roman" w:cs="Arial"/>
                      <w:sz w:val="16"/>
                      <w:szCs w:val="16"/>
                      <w:lang w:eastAsia="es-CO"/>
                    </w:rPr>
                    <w:t>Periodicidad</w:t>
                  </w:r>
                </w:p>
              </w:tc>
              <w:tc>
                <w:tcPr>
                  <w:tcW w:w="1497" w:type="dxa"/>
                  <w:vAlign w:val="center"/>
                </w:tcPr>
                <w:p w14:paraId="26C06616" w14:textId="77777777" w:rsidR="00A55ED3" w:rsidRPr="006145DB" w:rsidRDefault="00A55ED3" w:rsidP="005B435E">
                  <w:pPr>
                    <w:jc w:val="center"/>
                    <w:rPr>
                      <w:rFonts w:eastAsia="Arial" w:cs="Arial"/>
                      <w:sz w:val="16"/>
                      <w:szCs w:val="16"/>
                      <w:lang w:val="es"/>
                    </w:rPr>
                  </w:pPr>
                  <w:r w:rsidRPr="006145DB">
                    <w:rPr>
                      <w:rFonts w:eastAsia="Times New Roman" w:cs="Arial"/>
                      <w:sz w:val="16"/>
                      <w:szCs w:val="16"/>
                      <w:lang w:eastAsia="es-CO"/>
                    </w:rPr>
                    <w:t>Administrador</w:t>
                  </w:r>
                </w:p>
              </w:tc>
            </w:tr>
            <w:tr w:rsidR="00A55ED3" w:rsidRPr="006145DB" w14:paraId="33AE656C" w14:textId="77777777" w:rsidTr="007043C4">
              <w:trPr>
                <w:trHeight w:val="768"/>
                <w:jc w:val="center"/>
              </w:trPr>
              <w:tc>
                <w:tcPr>
                  <w:tcW w:w="3674" w:type="dxa"/>
                  <w:vMerge w:val="restart"/>
                  <w:tcMar>
                    <w:left w:w="105" w:type="dxa"/>
                    <w:right w:w="105" w:type="dxa"/>
                  </w:tcMar>
                  <w:vAlign w:val="center"/>
                </w:tcPr>
                <w:p w14:paraId="352077F9" w14:textId="0E9E634C" w:rsidR="00A55ED3" w:rsidRPr="006145DB" w:rsidRDefault="00A55ED3" w:rsidP="00276B9E">
                  <w:pPr>
                    <w:tabs>
                      <w:tab w:val="left" w:pos="709"/>
                      <w:tab w:val="center" w:pos="1037"/>
                    </w:tabs>
                    <w:contextualSpacing/>
                    <w:jc w:val="both"/>
                    <w:rPr>
                      <w:rFonts w:eastAsia="Arial" w:cs="Arial"/>
                      <w:sz w:val="16"/>
                      <w:szCs w:val="16"/>
                    </w:rPr>
                  </w:pPr>
                  <w:r w:rsidRPr="006145DB">
                    <w:rPr>
                      <w:rFonts w:eastAsia="Arial" w:cs="Arial"/>
                      <w:sz w:val="16"/>
                      <w:szCs w:val="16"/>
                    </w:rPr>
                    <w:t>Persona u hogar con pérdida repentina de su lugar de residencia en Bogotá, sin recursos pa</w:t>
                  </w:r>
                  <w:r w:rsidR="00276B9E" w:rsidRPr="006145DB">
                    <w:rPr>
                      <w:rFonts w:eastAsia="Arial" w:cs="Arial"/>
                      <w:sz w:val="16"/>
                      <w:szCs w:val="16"/>
                    </w:rPr>
                    <w:t>ra pagar un lugar habitacional.</w:t>
                  </w:r>
                </w:p>
              </w:tc>
              <w:tc>
                <w:tcPr>
                  <w:tcW w:w="1196" w:type="dxa"/>
                  <w:vAlign w:val="center"/>
                </w:tcPr>
                <w:p w14:paraId="39A75350" w14:textId="77777777" w:rsidR="00A55ED3" w:rsidRPr="006145DB" w:rsidRDefault="00A55ED3" w:rsidP="005B435E">
                  <w:pPr>
                    <w:jc w:val="center"/>
                    <w:rPr>
                      <w:rFonts w:eastAsia="Arial" w:cs="Arial"/>
                      <w:b/>
                      <w:bCs/>
                      <w:sz w:val="16"/>
                      <w:szCs w:val="16"/>
                      <w:lang w:val="es"/>
                    </w:rPr>
                  </w:pPr>
                  <w:r w:rsidRPr="006145DB">
                    <w:rPr>
                      <w:rFonts w:eastAsia="Times New Roman" w:cs="Arial"/>
                      <w:sz w:val="16"/>
                      <w:szCs w:val="16"/>
                      <w:lang w:eastAsia="es-CO"/>
                    </w:rPr>
                    <w:t>Verificación en campo</w:t>
                  </w:r>
                </w:p>
              </w:tc>
              <w:tc>
                <w:tcPr>
                  <w:tcW w:w="1134" w:type="dxa"/>
                  <w:vAlign w:val="center"/>
                </w:tcPr>
                <w:p w14:paraId="63340551" w14:textId="77777777" w:rsidR="00A55ED3" w:rsidRPr="006145DB" w:rsidRDefault="00A55ED3" w:rsidP="005B435E">
                  <w:pPr>
                    <w:jc w:val="center"/>
                    <w:rPr>
                      <w:rFonts w:eastAsia="Arial" w:cs="Arial"/>
                      <w:sz w:val="16"/>
                      <w:szCs w:val="16"/>
                      <w:lang w:val="es"/>
                    </w:rPr>
                  </w:pPr>
                  <w:r w:rsidRPr="006145DB">
                    <w:rPr>
                      <w:rFonts w:eastAsia="Arial" w:cs="Arial"/>
                      <w:sz w:val="16"/>
                      <w:szCs w:val="16"/>
                      <w:lang w:val="es"/>
                    </w:rPr>
                    <w:t>Demanda.</w:t>
                  </w:r>
                </w:p>
              </w:tc>
              <w:tc>
                <w:tcPr>
                  <w:tcW w:w="1497" w:type="dxa"/>
                  <w:vAlign w:val="center"/>
                </w:tcPr>
                <w:p w14:paraId="5DBCEBC9" w14:textId="77777777" w:rsidR="00A55ED3" w:rsidRPr="006145DB" w:rsidRDefault="00A55ED3" w:rsidP="005B435E">
                  <w:pPr>
                    <w:jc w:val="center"/>
                    <w:rPr>
                      <w:rFonts w:eastAsia="Arial" w:cs="Arial"/>
                      <w:sz w:val="16"/>
                      <w:szCs w:val="16"/>
                    </w:rPr>
                  </w:pPr>
                  <w:r w:rsidRPr="006145DB">
                    <w:rPr>
                      <w:rFonts w:eastAsiaTheme="minorEastAsia" w:cs="Arial"/>
                      <w:sz w:val="16"/>
                      <w:szCs w:val="16"/>
                    </w:rPr>
                    <w:t>Subdirección de Identificación, caracterización e integración.</w:t>
                  </w:r>
                </w:p>
              </w:tc>
            </w:tr>
            <w:tr w:rsidR="00A55ED3" w:rsidRPr="006145DB" w14:paraId="0221099E" w14:textId="77777777" w:rsidTr="007043C4">
              <w:trPr>
                <w:trHeight w:val="300"/>
                <w:jc w:val="center"/>
              </w:trPr>
              <w:tc>
                <w:tcPr>
                  <w:tcW w:w="3674" w:type="dxa"/>
                  <w:vMerge/>
                  <w:tcMar>
                    <w:left w:w="105" w:type="dxa"/>
                    <w:right w:w="105" w:type="dxa"/>
                  </w:tcMar>
                  <w:vAlign w:val="center"/>
                </w:tcPr>
                <w:p w14:paraId="4475AD30" w14:textId="77777777" w:rsidR="00A55ED3" w:rsidRPr="006145DB" w:rsidRDefault="00A55ED3" w:rsidP="005B435E">
                  <w:pPr>
                    <w:tabs>
                      <w:tab w:val="left" w:pos="709"/>
                    </w:tabs>
                    <w:contextualSpacing/>
                    <w:jc w:val="both"/>
                    <w:rPr>
                      <w:rFonts w:eastAsia="Arial" w:cs="Arial"/>
                      <w:sz w:val="16"/>
                      <w:szCs w:val="16"/>
                    </w:rPr>
                  </w:pPr>
                </w:p>
              </w:tc>
              <w:tc>
                <w:tcPr>
                  <w:tcW w:w="1196" w:type="dxa"/>
                  <w:vAlign w:val="center"/>
                </w:tcPr>
                <w:p w14:paraId="7181D2D1" w14:textId="77777777" w:rsidR="00A55ED3" w:rsidRPr="006145DB" w:rsidRDefault="00A55ED3" w:rsidP="005B435E">
                  <w:pPr>
                    <w:jc w:val="center"/>
                    <w:rPr>
                      <w:rFonts w:eastAsia="Times New Roman" w:cs="Arial"/>
                      <w:sz w:val="16"/>
                      <w:szCs w:val="16"/>
                      <w:lang w:eastAsia="es-CO"/>
                    </w:rPr>
                  </w:pPr>
                  <w:r w:rsidRPr="006145DB">
                    <w:rPr>
                      <w:rFonts w:cs="Arial"/>
                      <w:sz w:val="16"/>
                      <w:szCs w:val="16"/>
                    </w:rPr>
                    <w:t>Base de personas residentes en paga diarios</w:t>
                  </w:r>
                </w:p>
              </w:tc>
              <w:tc>
                <w:tcPr>
                  <w:tcW w:w="1134" w:type="dxa"/>
                  <w:vAlign w:val="center"/>
                </w:tcPr>
                <w:p w14:paraId="1C81879A" w14:textId="77777777" w:rsidR="00A55ED3" w:rsidRPr="006145DB" w:rsidRDefault="00A55ED3" w:rsidP="005B435E">
                  <w:pPr>
                    <w:jc w:val="center"/>
                    <w:rPr>
                      <w:rFonts w:eastAsia="Arial" w:cs="Arial"/>
                      <w:sz w:val="16"/>
                      <w:szCs w:val="16"/>
                      <w:lang w:val="es"/>
                    </w:rPr>
                  </w:pPr>
                  <w:r w:rsidRPr="006145DB">
                    <w:rPr>
                      <w:rFonts w:eastAsia="Arial" w:cs="Arial"/>
                      <w:sz w:val="16"/>
                      <w:szCs w:val="16"/>
                    </w:rPr>
                    <w:t>Vigente</w:t>
                  </w:r>
                </w:p>
              </w:tc>
              <w:tc>
                <w:tcPr>
                  <w:tcW w:w="1497" w:type="dxa"/>
                  <w:vAlign w:val="center"/>
                </w:tcPr>
                <w:p w14:paraId="303BD32C" w14:textId="77777777" w:rsidR="00A55ED3" w:rsidRPr="006145DB" w:rsidRDefault="00A55ED3" w:rsidP="005B435E">
                  <w:pPr>
                    <w:jc w:val="center"/>
                    <w:rPr>
                      <w:rFonts w:eastAsiaTheme="minorEastAsia" w:cs="Arial"/>
                      <w:sz w:val="16"/>
                      <w:szCs w:val="16"/>
                    </w:rPr>
                  </w:pPr>
                  <w:r w:rsidRPr="006145DB">
                    <w:rPr>
                      <w:rFonts w:eastAsia="Arial" w:cs="Arial"/>
                      <w:sz w:val="16"/>
                      <w:szCs w:val="16"/>
                    </w:rPr>
                    <w:t>Secretaría Distrital de Integración Social y Secretaría Distrital Planeación – SDP</w:t>
                  </w:r>
                </w:p>
              </w:tc>
            </w:tr>
            <w:tr w:rsidR="00A55ED3" w:rsidRPr="006145DB" w14:paraId="29EB939E" w14:textId="77777777" w:rsidTr="007043C4">
              <w:trPr>
                <w:trHeight w:val="300"/>
                <w:jc w:val="center"/>
              </w:trPr>
              <w:tc>
                <w:tcPr>
                  <w:tcW w:w="3674" w:type="dxa"/>
                  <w:tcMar>
                    <w:left w:w="105" w:type="dxa"/>
                    <w:right w:w="105" w:type="dxa"/>
                  </w:tcMar>
                  <w:vAlign w:val="center"/>
                </w:tcPr>
                <w:p w14:paraId="487AA294" w14:textId="77777777"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Persona con medida de restablecimiento de derechos, referenciada por autoridad administrativa o judicial competente y que no requiera medidas de seguridad.</w:t>
                  </w:r>
                </w:p>
              </w:tc>
              <w:tc>
                <w:tcPr>
                  <w:tcW w:w="1196" w:type="dxa"/>
                  <w:vAlign w:val="center"/>
                </w:tcPr>
                <w:p w14:paraId="23BBD9BE" w14:textId="77777777" w:rsidR="00A55ED3" w:rsidRPr="006145DB" w:rsidRDefault="00A55ED3" w:rsidP="005B435E">
                  <w:pPr>
                    <w:jc w:val="center"/>
                    <w:rPr>
                      <w:rFonts w:eastAsia="Times New Roman" w:cs="Arial"/>
                      <w:sz w:val="16"/>
                      <w:szCs w:val="16"/>
                      <w:lang w:eastAsia="es-CO"/>
                    </w:rPr>
                  </w:pPr>
                  <w:r w:rsidRPr="006145DB">
                    <w:rPr>
                      <w:rFonts w:eastAsia="Times New Roman" w:cs="Arial"/>
                      <w:sz w:val="16"/>
                      <w:szCs w:val="16"/>
                      <w:lang w:eastAsia="es-CO"/>
                    </w:rPr>
                    <w:t>Verificación en campo</w:t>
                  </w:r>
                </w:p>
              </w:tc>
              <w:tc>
                <w:tcPr>
                  <w:tcW w:w="1134" w:type="dxa"/>
                  <w:vAlign w:val="center"/>
                </w:tcPr>
                <w:p w14:paraId="789D0D8F" w14:textId="77777777" w:rsidR="00A55ED3" w:rsidRPr="006145DB" w:rsidRDefault="00A55ED3" w:rsidP="005B435E">
                  <w:pPr>
                    <w:jc w:val="center"/>
                    <w:rPr>
                      <w:rFonts w:eastAsia="Arial" w:cs="Arial"/>
                      <w:sz w:val="16"/>
                      <w:szCs w:val="16"/>
                      <w:lang w:val="es"/>
                    </w:rPr>
                  </w:pPr>
                  <w:r w:rsidRPr="006145DB">
                    <w:rPr>
                      <w:rFonts w:eastAsia="Arial" w:cs="Arial"/>
                      <w:sz w:val="16"/>
                      <w:szCs w:val="16"/>
                      <w:lang w:val="es"/>
                    </w:rPr>
                    <w:t>Demanda</w:t>
                  </w:r>
                </w:p>
              </w:tc>
              <w:tc>
                <w:tcPr>
                  <w:tcW w:w="1497" w:type="dxa"/>
                  <w:vAlign w:val="center"/>
                </w:tcPr>
                <w:p w14:paraId="6BFED2D8" w14:textId="4E81BE95" w:rsidR="00A55ED3" w:rsidRPr="006145DB" w:rsidRDefault="00A55ED3" w:rsidP="00276B9E">
                  <w:pPr>
                    <w:jc w:val="center"/>
                    <w:rPr>
                      <w:rFonts w:eastAsiaTheme="minorEastAsia" w:cs="Arial"/>
                      <w:sz w:val="16"/>
                      <w:szCs w:val="16"/>
                    </w:rPr>
                  </w:pPr>
                  <w:r w:rsidRPr="006145DB">
                    <w:rPr>
                      <w:rFonts w:eastAsiaTheme="minorEastAsia" w:cs="Arial"/>
                      <w:sz w:val="16"/>
                      <w:szCs w:val="16"/>
                    </w:rPr>
                    <w:t>Subdirección de Identificación,</w:t>
                  </w:r>
                  <w:r w:rsidR="00276B9E" w:rsidRPr="006145DB">
                    <w:rPr>
                      <w:rFonts w:eastAsiaTheme="minorEastAsia" w:cs="Arial"/>
                      <w:sz w:val="16"/>
                      <w:szCs w:val="16"/>
                    </w:rPr>
                    <w:t xml:space="preserve"> caracterización e integración.</w:t>
                  </w:r>
                </w:p>
              </w:tc>
            </w:tr>
            <w:tr w:rsidR="00A55ED3" w:rsidRPr="006145DB" w14:paraId="64727C62" w14:textId="77777777" w:rsidTr="00584097">
              <w:trPr>
                <w:trHeight w:val="162"/>
                <w:jc w:val="center"/>
              </w:trPr>
              <w:tc>
                <w:tcPr>
                  <w:tcW w:w="7501" w:type="dxa"/>
                  <w:gridSpan w:val="4"/>
                  <w:tcMar>
                    <w:left w:w="105" w:type="dxa"/>
                    <w:right w:w="105" w:type="dxa"/>
                  </w:tcMar>
                  <w:vAlign w:val="center"/>
                </w:tcPr>
                <w:p w14:paraId="4D8AE4A5" w14:textId="54161EB8" w:rsidR="00A55ED3" w:rsidRPr="006145DB" w:rsidRDefault="00A55ED3" w:rsidP="005B435E">
                  <w:pPr>
                    <w:jc w:val="center"/>
                    <w:rPr>
                      <w:rFonts w:eastAsia="Arial" w:cs="Arial"/>
                      <w:sz w:val="16"/>
                      <w:szCs w:val="16"/>
                    </w:rPr>
                  </w:pPr>
                  <w:r w:rsidRPr="006145DB">
                    <w:rPr>
                      <w:rFonts w:eastAsia="Arial" w:cs="Arial"/>
                      <w:sz w:val="16"/>
                      <w:szCs w:val="16"/>
                      <w:lang w:val="es"/>
                    </w:rPr>
                    <w:t xml:space="preserve">Bono de alimentos </w:t>
                  </w:r>
                </w:p>
              </w:tc>
            </w:tr>
            <w:tr w:rsidR="00A55ED3" w:rsidRPr="006145DB" w14:paraId="762270D6" w14:textId="77777777" w:rsidTr="002958BD">
              <w:trPr>
                <w:trHeight w:val="300"/>
                <w:jc w:val="center"/>
              </w:trPr>
              <w:tc>
                <w:tcPr>
                  <w:tcW w:w="7501" w:type="dxa"/>
                  <w:gridSpan w:val="4"/>
                  <w:tcMar>
                    <w:left w:w="105" w:type="dxa"/>
                    <w:right w:w="105" w:type="dxa"/>
                  </w:tcMar>
                  <w:vAlign w:val="center"/>
                </w:tcPr>
                <w:p w14:paraId="171AB1C4" w14:textId="77777777" w:rsidR="00A55ED3" w:rsidRPr="006145DB" w:rsidRDefault="00A55ED3" w:rsidP="005B435E">
                  <w:pPr>
                    <w:jc w:val="both"/>
                    <w:rPr>
                      <w:rFonts w:eastAsia="Arial" w:cs="Arial"/>
                      <w:bCs/>
                      <w:sz w:val="16"/>
                      <w:szCs w:val="16"/>
                      <w:lang w:val="es"/>
                    </w:rPr>
                  </w:pPr>
                  <w:r w:rsidRPr="006145DB">
                    <w:rPr>
                      <w:rFonts w:eastAsia="Arial" w:cs="Arial"/>
                      <w:bCs/>
                      <w:sz w:val="16"/>
                      <w:szCs w:val="16"/>
                      <w:lang w:val="es"/>
                    </w:rPr>
                    <w:t>Este beneficio no requiere la verificación de criterios de ingreso complementarios a los generales del servicio</w:t>
                  </w:r>
                </w:p>
              </w:tc>
            </w:tr>
            <w:tr w:rsidR="00A55ED3" w:rsidRPr="006145DB" w14:paraId="6543DB87" w14:textId="77777777" w:rsidTr="002958BD">
              <w:trPr>
                <w:trHeight w:val="47"/>
                <w:jc w:val="center"/>
              </w:trPr>
              <w:tc>
                <w:tcPr>
                  <w:tcW w:w="7501" w:type="dxa"/>
                  <w:gridSpan w:val="4"/>
                  <w:tcMar>
                    <w:left w:w="105" w:type="dxa"/>
                    <w:right w:w="105" w:type="dxa"/>
                  </w:tcMar>
                  <w:vAlign w:val="center"/>
                </w:tcPr>
                <w:p w14:paraId="224FAA45" w14:textId="77777777" w:rsidR="00A55ED3" w:rsidRPr="006145DB" w:rsidRDefault="00A55ED3" w:rsidP="005B435E">
                  <w:pPr>
                    <w:tabs>
                      <w:tab w:val="left" w:pos="709"/>
                    </w:tabs>
                    <w:contextualSpacing/>
                    <w:jc w:val="center"/>
                    <w:rPr>
                      <w:rFonts w:eastAsia="Arial" w:cs="Arial"/>
                      <w:sz w:val="16"/>
                      <w:szCs w:val="16"/>
                    </w:rPr>
                  </w:pPr>
                  <w:r w:rsidRPr="006145DB">
                    <w:rPr>
                      <w:rFonts w:eastAsia="Arial" w:cs="Arial"/>
                      <w:sz w:val="16"/>
                      <w:szCs w:val="16"/>
                    </w:rPr>
                    <w:t>Pasajes terrestres</w:t>
                  </w:r>
                  <w:r w:rsidRPr="006145DB">
                    <w:rPr>
                      <w:rFonts w:eastAsia="Arial" w:cs="Arial"/>
                      <w:sz w:val="16"/>
                      <w:szCs w:val="16"/>
                      <w:lang w:val="es"/>
                    </w:rPr>
                    <w:t xml:space="preserve"> </w:t>
                  </w:r>
                </w:p>
              </w:tc>
            </w:tr>
            <w:tr w:rsidR="00A55ED3" w:rsidRPr="006145DB" w14:paraId="5FCA7F24" w14:textId="77777777" w:rsidTr="00F95A48">
              <w:trPr>
                <w:trHeight w:val="300"/>
                <w:jc w:val="center"/>
              </w:trPr>
              <w:tc>
                <w:tcPr>
                  <w:tcW w:w="7501" w:type="dxa"/>
                  <w:gridSpan w:val="4"/>
                  <w:tcBorders>
                    <w:bottom w:val="single" w:sz="4" w:space="0" w:color="000000" w:themeColor="text1"/>
                  </w:tcBorders>
                  <w:tcMar>
                    <w:left w:w="105" w:type="dxa"/>
                    <w:right w:w="105" w:type="dxa"/>
                  </w:tcMar>
                  <w:vAlign w:val="center"/>
                </w:tcPr>
                <w:p w14:paraId="7749A84D" w14:textId="77777777" w:rsidR="00A55ED3" w:rsidRPr="006145DB" w:rsidRDefault="00A55ED3" w:rsidP="005B435E">
                  <w:pPr>
                    <w:tabs>
                      <w:tab w:val="left" w:pos="709"/>
                    </w:tabs>
                    <w:contextualSpacing/>
                    <w:jc w:val="both"/>
                    <w:rPr>
                      <w:rFonts w:eastAsiaTheme="minorEastAsia" w:cs="Arial"/>
                      <w:sz w:val="16"/>
                      <w:szCs w:val="16"/>
                    </w:rPr>
                  </w:pPr>
                  <w:r w:rsidRPr="006145DB">
                    <w:rPr>
                      <w:rFonts w:eastAsia="Arial" w:cs="Arial"/>
                      <w:bCs/>
                      <w:sz w:val="16"/>
                      <w:szCs w:val="16"/>
                      <w:lang w:val="es"/>
                    </w:rPr>
                    <w:t>Este beneficio no requiere la verificación de criterios de ingreso complementarios a los generales del servicio</w:t>
                  </w:r>
                </w:p>
              </w:tc>
            </w:tr>
            <w:tr w:rsidR="00A55ED3" w:rsidRPr="006145DB" w14:paraId="20855ADA" w14:textId="77777777" w:rsidTr="00F95A48">
              <w:trPr>
                <w:trHeight w:val="300"/>
                <w:jc w:val="center"/>
              </w:trPr>
              <w:tc>
                <w:tcPr>
                  <w:tcW w:w="7501" w:type="dxa"/>
                  <w:gridSpan w:val="4"/>
                  <w:tcBorders>
                    <w:top w:val="single" w:sz="4" w:space="0" w:color="000000" w:themeColor="text1"/>
                    <w:bottom w:val="single" w:sz="4" w:space="0" w:color="000000" w:themeColor="text1"/>
                  </w:tcBorders>
                  <w:tcMar>
                    <w:left w:w="105" w:type="dxa"/>
                    <w:right w:w="105" w:type="dxa"/>
                  </w:tcMar>
                  <w:vAlign w:val="center"/>
                </w:tcPr>
                <w:p w14:paraId="767C7AF1" w14:textId="77777777" w:rsidR="00A55ED3" w:rsidRPr="006145DB" w:rsidRDefault="00A55ED3" w:rsidP="005B435E">
                  <w:pPr>
                    <w:tabs>
                      <w:tab w:val="left" w:pos="709"/>
                    </w:tabs>
                    <w:contextualSpacing/>
                    <w:jc w:val="both"/>
                    <w:rPr>
                      <w:rFonts w:eastAsia="Arial" w:cs="Arial"/>
                      <w:sz w:val="16"/>
                      <w:szCs w:val="16"/>
                    </w:rPr>
                  </w:pPr>
                  <w:r w:rsidRPr="006145DB">
                    <w:rPr>
                      <w:rFonts w:eastAsia="Arial" w:cs="Arial"/>
                      <w:sz w:val="16"/>
                      <w:szCs w:val="16"/>
                    </w:rPr>
                    <w:t>Ayuda humanitaria no alimentaria (vestuario, calzado, kit de elementos de aseo e higiene personal).</w:t>
                  </w:r>
                </w:p>
              </w:tc>
            </w:tr>
            <w:tr w:rsidR="00A55ED3" w:rsidRPr="006145DB" w14:paraId="595C60EA" w14:textId="77777777" w:rsidTr="00F95A48">
              <w:trPr>
                <w:trHeight w:val="300"/>
                <w:jc w:val="center"/>
              </w:trPr>
              <w:tc>
                <w:tcPr>
                  <w:tcW w:w="7501" w:type="dxa"/>
                  <w:gridSpan w:val="4"/>
                  <w:tcBorders>
                    <w:top w:val="single" w:sz="4" w:space="0" w:color="000000" w:themeColor="text1"/>
                    <w:bottom w:val="nil"/>
                  </w:tcBorders>
                  <w:tcMar>
                    <w:left w:w="105" w:type="dxa"/>
                    <w:right w:w="105" w:type="dxa"/>
                  </w:tcMar>
                  <w:vAlign w:val="center"/>
                </w:tcPr>
                <w:p w14:paraId="36FB14DE" w14:textId="77777777" w:rsidR="00A55ED3" w:rsidRPr="006145DB" w:rsidRDefault="00A55ED3" w:rsidP="005B435E">
                  <w:pPr>
                    <w:jc w:val="both"/>
                    <w:textAlignment w:val="baseline"/>
                    <w:rPr>
                      <w:rFonts w:eastAsia="Arial" w:cs="Arial"/>
                      <w:sz w:val="16"/>
                      <w:szCs w:val="16"/>
                    </w:rPr>
                  </w:pPr>
                  <w:r w:rsidRPr="006145DB">
                    <w:rPr>
                      <w:rFonts w:eastAsia="Arial" w:cs="Arial"/>
                      <w:bCs/>
                      <w:sz w:val="16"/>
                      <w:szCs w:val="16"/>
                      <w:lang w:val="es"/>
                    </w:rPr>
                    <w:t>Este beneficio no requiere la verificación de criterios de ingreso complementarios a los generales del servicio</w:t>
                  </w:r>
                </w:p>
              </w:tc>
            </w:tr>
            <w:bookmarkEnd w:id="360"/>
          </w:tbl>
          <w:p w14:paraId="47FEC9CC" w14:textId="77777777" w:rsidR="00A55ED3" w:rsidRPr="006145DB" w:rsidRDefault="00A55ED3" w:rsidP="005B435E">
            <w:pPr>
              <w:spacing w:line="240" w:lineRule="auto"/>
              <w:ind w:right="112"/>
              <w:jc w:val="both"/>
              <w:rPr>
                <w:rFonts w:eastAsia="Arial" w:cs="Arial"/>
                <w:sz w:val="20"/>
                <w:szCs w:val="20"/>
              </w:rPr>
            </w:pPr>
          </w:p>
        </w:tc>
      </w:tr>
      <w:tr w:rsidR="00A55ED3" w:rsidRPr="006145DB" w14:paraId="773C6B04" w14:textId="77777777" w:rsidTr="00A55ED3">
        <w:trPr>
          <w:trHeight w:val="300"/>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5B13BCA" w14:textId="77777777" w:rsidR="00A55ED3" w:rsidRPr="006145DB" w:rsidRDefault="00A55ED3" w:rsidP="00F95A48">
            <w:pPr>
              <w:spacing w:after="0" w:line="240" w:lineRule="auto"/>
              <w:ind w:left="22"/>
              <w:contextualSpacing/>
              <w:rPr>
                <w:rFonts w:eastAsia="Arial" w:cs="Arial"/>
                <w:sz w:val="20"/>
                <w:szCs w:val="20"/>
              </w:rPr>
            </w:pPr>
            <w:r w:rsidRPr="006145DB">
              <w:rPr>
                <w:rFonts w:cs="Arial"/>
                <w:sz w:val="20"/>
                <w:szCs w:val="20"/>
                <w:lang w:eastAsia="es-CO"/>
              </w:rPr>
              <w:t>Criterios de Egreso y Fuentes de Información</w:t>
            </w:r>
          </w:p>
        </w:tc>
        <w:tc>
          <w:tcPr>
            <w:tcW w:w="7655" w:type="dxa"/>
            <w:tcBorders>
              <w:top w:val="single" w:sz="6" w:space="0" w:color="auto"/>
              <w:left w:val="single" w:sz="6" w:space="0" w:color="auto"/>
              <w:bottom w:val="single" w:sz="6" w:space="0" w:color="auto"/>
              <w:right w:val="single" w:sz="6" w:space="0" w:color="auto"/>
            </w:tcBorders>
          </w:tcPr>
          <w:tbl>
            <w:tblPr>
              <w:tblStyle w:val="Tablaconcuadrcula"/>
              <w:tblW w:w="7517" w:type="dxa"/>
              <w:jc w:val="center"/>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3609"/>
              <w:gridCol w:w="1134"/>
              <w:gridCol w:w="1134"/>
              <w:gridCol w:w="1640"/>
            </w:tblGrid>
            <w:tr w:rsidR="00276B9E" w:rsidRPr="006145DB" w14:paraId="635ABD2C" w14:textId="77777777" w:rsidTr="004A37AB">
              <w:trPr>
                <w:trHeight w:val="300"/>
                <w:jc w:val="center"/>
              </w:trPr>
              <w:tc>
                <w:tcPr>
                  <w:tcW w:w="3609" w:type="dxa"/>
                  <w:tcBorders>
                    <w:top w:val="nil"/>
                    <w:bottom w:val="single" w:sz="4" w:space="0" w:color="000000" w:themeColor="text1"/>
                  </w:tcBorders>
                  <w:tcMar>
                    <w:left w:w="105" w:type="dxa"/>
                    <w:right w:w="105" w:type="dxa"/>
                  </w:tcMar>
                  <w:vAlign w:val="center"/>
                </w:tcPr>
                <w:p w14:paraId="7B4F56FF" w14:textId="77777777" w:rsidR="00A55ED3" w:rsidRPr="006145DB" w:rsidRDefault="00A55ED3" w:rsidP="00276B9E">
                  <w:pPr>
                    <w:tabs>
                      <w:tab w:val="left" w:pos="709"/>
                    </w:tabs>
                    <w:contextualSpacing/>
                    <w:jc w:val="center"/>
                    <w:rPr>
                      <w:rFonts w:cs="Arial"/>
                      <w:sz w:val="16"/>
                      <w:szCs w:val="16"/>
                      <w:lang w:eastAsia="es-CO"/>
                    </w:rPr>
                  </w:pPr>
                  <w:bookmarkStart w:id="361" w:name="_Hlk210108535"/>
                  <w:r w:rsidRPr="006145DB">
                    <w:rPr>
                      <w:rFonts w:cs="Arial"/>
                      <w:sz w:val="16"/>
                      <w:szCs w:val="16"/>
                      <w:lang w:eastAsia="es-CO"/>
                    </w:rPr>
                    <w:t>Criterios de Egreso</w:t>
                  </w:r>
                </w:p>
              </w:tc>
              <w:tc>
                <w:tcPr>
                  <w:tcW w:w="1134" w:type="dxa"/>
                  <w:tcBorders>
                    <w:top w:val="nil"/>
                    <w:bottom w:val="single" w:sz="4" w:space="0" w:color="000000" w:themeColor="text1"/>
                  </w:tcBorders>
                  <w:tcMar>
                    <w:left w:w="105" w:type="dxa"/>
                    <w:right w:w="105" w:type="dxa"/>
                  </w:tcMar>
                  <w:vAlign w:val="center"/>
                </w:tcPr>
                <w:p w14:paraId="2DC971B2"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bottom w:val="single" w:sz="4" w:space="0" w:color="000000" w:themeColor="text1"/>
                  </w:tcBorders>
                  <w:tcMar>
                    <w:left w:w="105" w:type="dxa"/>
                    <w:right w:w="105" w:type="dxa"/>
                  </w:tcMar>
                  <w:vAlign w:val="center"/>
                </w:tcPr>
                <w:p w14:paraId="241B7349"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40" w:type="dxa"/>
                  <w:tcBorders>
                    <w:top w:val="nil"/>
                    <w:bottom w:val="single" w:sz="4" w:space="0" w:color="000000" w:themeColor="text1"/>
                  </w:tcBorders>
                  <w:tcMar>
                    <w:left w:w="105" w:type="dxa"/>
                    <w:right w:w="105" w:type="dxa"/>
                  </w:tcMar>
                  <w:vAlign w:val="center"/>
                </w:tcPr>
                <w:p w14:paraId="4C228525" w14:textId="77777777" w:rsidR="00A55ED3" w:rsidRPr="006145DB" w:rsidRDefault="00A55ED3" w:rsidP="00276B9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276B9E" w:rsidRPr="006145DB" w14:paraId="27E3A121" w14:textId="77777777" w:rsidTr="004A37AB">
              <w:trPr>
                <w:trHeight w:val="467"/>
                <w:jc w:val="center"/>
              </w:trPr>
              <w:tc>
                <w:tcPr>
                  <w:tcW w:w="3609" w:type="dxa"/>
                  <w:tcBorders>
                    <w:top w:val="single" w:sz="4" w:space="0" w:color="000000" w:themeColor="text1"/>
                    <w:bottom w:val="single" w:sz="4" w:space="0" w:color="000000" w:themeColor="text1"/>
                  </w:tcBorders>
                  <w:tcMar>
                    <w:left w:w="105" w:type="dxa"/>
                    <w:right w:w="105" w:type="dxa"/>
                  </w:tcMar>
                  <w:vAlign w:val="center"/>
                </w:tcPr>
                <w:p w14:paraId="2B182DEF" w14:textId="62BF78F0" w:rsidR="00A55ED3" w:rsidRPr="006145DB" w:rsidRDefault="00A55ED3" w:rsidP="00276B9E">
                  <w:pPr>
                    <w:jc w:val="center"/>
                    <w:rPr>
                      <w:rFonts w:cs="Arial"/>
                      <w:sz w:val="16"/>
                      <w:szCs w:val="16"/>
                      <w:lang w:eastAsia="es-CO"/>
                    </w:rPr>
                  </w:pPr>
                  <w:r w:rsidRPr="006145DB">
                    <w:rPr>
                      <w:rFonts w:cs="Arial"/>
                      <w:sz w:val="16"/>
                      <w:szCs w:val="16"/>
                      <w:lang w:eastAsia="es-CO"/>
                    </w:rPr>
                    <w:t>Finalización del tiempo de atención establecido.</w:t>
                  </w:r>
                </w:p>
              </w:tc>
              <w:tc>
                <w:tcPr>
                  <w:tcW w:w="1134" w:type="dxa"/>
                  <w:tcBorders>
                    <w:top w:val="single" w:sz="4" w:space="0" w:color="000000" w:themeColor="text1"/>
                    <w:bottom w:val="single" w:sz="4" w:space="0" w:color="000000" w:themeColor="text1"/>
                  </w:tcBorders>
                  <w:tcMar>
                    <w:left w:w="105" w:type="dxa"/>
                    <w:right w:w="105" w:type="dxa"/>
                  </w:tcMar>
                  <w:vAlign w:val="center"/>
                </w:tcPr>
                <w:p w14:paraId="59A6E158" w14:textId="77777777" w:rsidR="00A55ED3" w:rsidRPr="006145DB" w:rsidRDefault="00A55ED3" w:rsidP="00276B9E">
                  <w:pPr>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000000" w:themeColor="text1"/>
                    <w:bottom w:val="single" w:sz="4" w:space="0" w:color="000000" w:themeColor="text1"/>
                  </w:tcBorders>
                  <w:tcMar>
                    <w:left w:w="105" w:type="dxa"/>
                    <w:right w:w="105" w:type="dxa"/>
                  </w:tcMar>
                  <w:vAlign w:val="center"/>
                </w:tcPr>
                <w:p w14:paraId="721FDDA8" w14:textId="77777777" w:rsidR="00A55ED3" w:rsidRPr="006145DB" w:rsidRDefault="00A55ED3" w:rsidP="00276B9E">
                  <w:pPr>
                    <w:jc w:val="center"/>
                    <w:rPr>
                      <w:rFonts w:cs="Arial"/>
                      <w:sz w:val="16"/>
                      <w:szCs w:val="16"/>
                      <w:lang w:eastAsia="es-CO"/>
                    </w:rPr>
                  </w:pPr>
                  <w:r w:rsidRPr="006145DB">
                    <w:rPr>
                      <w:rFonts w:cs="Arial"/>
                      <w:sz w:val="16"/>
                      <w:szCs w:val="16"/>
                      <w:lang w:eastAsia="es-CO"/>
                    </w:rPr>
                    <w:t>Demanda</w:t>
                  </w:r>
                </w:p>
              </w:tc>
              <w:tc>
                <w:tcPr>
                  <w:tcW w:w="1640" w:type="dxa"/>
                  <w:tcBorders>
                    <w:top w:val="single" w:sz="4" w:space="0" w:color="000000" w:themeColor="text1"/>
                    <w:bottom w:val="single" w:sz="4" w:space="0" w:color="000000" w:themeColor="text1"/>
                  </w:tcBorders>
                  <w:tcMar>
                    <w:left w:w="105" w:type="dxa"/>
                    <w:right w:w="105" w:type="dxa"/>
                  </w:tcMar>
                  <w:vAlign w:val="center"/>
                </w:tcPr>
                <w:p w14:paraId="4B877D6D" w14:textId="77777777" w:rsidR="00A55ED3" w:rsidRPr="006145DB" w:rsidRDefault="00A55ED3" w:rsidP="00276B9E">
                  <w:pPr>
                    <w:jc w:val="center"/>
                    <w:rPr>
                      <w:rFonts w:cs="Arial"/>
                      <w:sz w:val="16"/>
                      <w:szCs w:val="16"/>
                      <w:lang w:eastAsia="es-CO"/>
                    </w:rPr>
                  </w:pPr>
                  <w:r w:rsidRPr="006145DB">
                    <w:rPr>
                      <w:rFonts w:cs="Arial"/>
                      <w:sz w:val="16"/>
                      <w:szCs w:val="16"/>
                      <w:lang w:eastAsia="es-CO"/>
                    </w:rPr>
                    <w:t>Secretaría Distrital de Integración Social.</w:t>
                  </w:r>
                </w:p>
              </w:tc>
            </w:tr>
            <w:tr w:rsidR="00276B9E" w:rsidRPr="006145DB" w14:paraId="25D44369" w14:textId="77777777" w:rsidTr="004A37AB">
              <w:trPr>
                <w:trHeight w:val="395"/>
                <w:jc w:val="center"/>
              </w:trPr>
              <w:tc>
                <w:tcPr>
                  <w:tcW w:w="3609" w:type="dxa"/>
                  <w:vMerge w:val="restart"/>
                  <w:tcBorders>
                    <w:top w:val="single" w:sz="4" w:space="0" w:color="000000" w:themeColor="text1"/>
                    <w:bottom w:val="single" w:sz="4" w:space="0" w:color="000000" w:themeColor="text1"/>
                  </w:tcBorders>
                  <w:tcMar>
                    <w:left w:w="105" w:type="dxa"/>
                    <w:right w:w="105" w:type="dxa"/>
                  </w:tcMar>
                  <w:vAlign w:val="center"/>
                </w:tcPr>
                <w:p w14:paraId="62A9435B" w14:textId="77777777" w:rsidR="00A55ED3" w:rsidRPr="006145DB" w:rsidRDefault="00A55ED3" w:rsidP="005B435E">
                  <w:pPr>
                    <w:jc w:val="both"/>
                    <w:rPr>
                      <w:rFonts w:cs="Arial"/>
                      <w:sz w:val="16"/>
                      <w:szCs w:val="16"/>
                      <w:lang w:eastAsia="es-CO"/>
                    </w:rPr>
                  </w:pPr>
                  <w:r w:rsidRPr="006145DB">
                    <w:rPr>
                      <w:rFonts w:cs="Arial"/>
                      <w:sz w:val="16"/>
                      <w:szCs w:val="16"/>
                      <w:lang w:eastAsia="es-CO"/>
                    </w:rPr>
                    <w:t xml:space="preserve">Fallecimiento </w:t>
                  </w:r>
                </w:p>
              </w:tc>
              <w:tc>
                <w:tcPr>
                  <w:tcW w:w="1134" w:type="dxa"/>
                  <w:tcBorders>
                    <w:top w:val="single" w:sz="4" w:space="0" w:color="000000" w:themeColor="text1"/>
                    <w:bottom w:val="single" w:sz="4" w:space="0" w:color="000000" w:themeColor="text1"/>
                  </w:tcBorders>
                  <w:tcMar>
                    <w:left w:w="105" w:type="dxa"/>
                    <w:right w:w="105" w:type="dxa"/>
                  </w:tcMar>
                  <w:vAlign w:val="center"/>
                </w:tcPr>
                <w:p w14:paraId="4F9B0D4F" w14:textId="6ACAEF90" w:rsidR="00A55ED3" w:rsidRPr="006145DB" w:rsidRDefault="00A55ED3" w:rsidP="00276B9E">
                  <w:pPr>
                    <w:jc w:val="center"/>
                    <w:rPr>
                      <w:rFonts w:cs="Arial"/>
                      <w:sz w:val="16"/>
                      <w:szCs w:val="16"/>
                      <w:lang w:eastAsia="es-CO"/>
                    </w:rPr>
                  </w:pPr>
                  <w:r w:rsidRPr="006145DB">
                    <w:rPr>
                      <w:rFonts w:cs="Arial"/>
                      <w:sz w:val="16"/>
                      <w:szCs w:val="16"/>
                      <w:lang w:eastAsia="es-CO"/>
                    </w:rPr>
                    <w:t>Registro Civil de Defunción</w:t>
                  </w:r>
                </w:p>
              </w:tc>
              <w:tc>
                <w:tcPr>
                  <w:tcW w:w="1134" w:type="dxa"/>
                  <w:tcBorders>
                    <w:top w:val="single" w:sz="4" w:space="0" w:color="000000" w:themeColor="text1"/>
                    <w:bottom w:val="single" w:sz="4" w:space="0" w:color="000000" w:themeColor="text1"/>
                  </w:tcBorders>
                  <w:tcMar>
                    <w:left w:w="105" w:type="dxa"/>
                    <w:right w:w="105" w:type="dxa"/>
                  </w:tcMar>
                  <w:vAlign w:val="center"/>
                </w:tcPr>
                <w:p w14:paraId="4978A5D7" w14:textId="4604288C" w:rsidR="00A55ED3" w:rsidRPr="006145DB" w:rsidRDefault="00A55ED3" w:rsidP="00276B9E">
                  <w:pPr>
                    <w:jc w:val="center"/>
                    <w:rPr>
                      <w:rFonts w:cs="Arial"/>
                      <w:sz w:val="16"/>
                      <w:szCs w:val="16"/>
                      <w:lang w:eastAsia="es-CO"/>
                    </w:rPr>
                  </w:pPr>
                  <w:r w:rsidRPr="006145DB">
                    <w:rPr>
                      <w:rFonts w:cs="Arial"/>
                      <w:sz w:val="16"/>
                      <w:szCs w:val="16"/>
                      <w:lang w:eastAsia="es-CO"/>
                    </w:rPr>
                    <w:t>Demanda</w:t>
                  </w:r>
                </w:p>
              </w:tc>
              <w:tc>
                <w:tcPr>
                  <w:tcW w:w="1640" w:type="dxa"/>
                  <w:tcBorders>
                    <w:top w:val="single" w:sz="4" w:space="0" w:color="000000" w:themeColor="text1"/>
                    <w:bottom w:val="single" w:sz="4" w:space="0" w:color="000000" w:themeColor="text1"/>
                  </w:tcBorders>
                  <w:tcMar>
                    <w:left w:w="105" w:type="dxa"/>
                    <w:right w:w="105" w:type="dxa"/>
                  </w:tcMar>
                  <w:vAlign w:val="center"/>
                </w:tcPr>
                <w:p w14:paraId="06C099AD" w14:textId="084004E4" w:rsidR="00A55ED3" w:rsidRPr="006145DB" w:rsidRDefault="00A55ED3" w:rsidP="00276B9E">
                  <w:pPr>
                    <w:jc w:val="center"/>
                    <w:rPr>
                      <w:rFonts w:cs="Arial"/>
                      <w:sz w:val="16"/>
                      <w:szCs w:val="16"/>
                      <w:lang w:eastAsia="es-CO"/>
                    </w:rPr>
                  </w:pPr>
                  <w:r w:rsidRPr="006145DB">
                    <w:rPr>
                      <w:rFonts w:cs="Arial"/>
                      <w:sz w:val="16"/>
                      <w:szCs w:val="16"/>
                      <w:lang w:eastAsia="es-CO"/>
                    </w:rPr>
                    <w:t>Registraduría Nacional de Estado Civil</w:t>
                  </w:r>
                </w:p>
              </w:tc>
            </w:tr>
            <w:tr w:rsidR="00276B9E" w:rsidRPr="006145DB" w14:paraId="367D6942" w14:textId="77777777" w:rsidTr="004A37AB">
              <w:trPr>
                <w:trHeight w:val="403"/>
                <w:jc w:val="center"/>
              </w:trPr>
              <w:tc>
                <w:tcPr>
                  <w:tcW w:w="3609" w:type="dxa"/>
                  <w:vMerge/>
                  <w:tcBorders>
                    <w:top w:val="single" w:sz="4" w:space="0" w:color="000000" w:themeColor="text1"/>
                    <w:bottom w:val="single" w:sz="4" w:space="0" w:color="000000" w:themeColor="text1"/>
                  </w:tcBorders>
                  <w:tcMar>
                    <w:left w:w="105" w:type="dxa"/>
                    <w:right w:w="105" w:type="dxa"/>
                  </w:tcMar>
                  <w:vAlign w:val="center"/>
                </w:tcPr>
                <w:p w14:paraId="5B2AEA82" w14:textId="77777777" w:rsidR="00A55ED3" w:rsidRPr="006145DB" w:rsidRDefault="00A55ED3" w:rsidP="005B435E">
                  <w:pPr>
                    <w:jc w:val="both"/>
                    <w:rPr>
                      <w:rFonts w:cs="Arial"/>
                      <w:sz w:val="16"/>
                      <w:szCs w:val="16"/>
                      <w:lang w:eastAsia="es-CO"/>
                    </w:rPr>
                  </w:pPr>
                </w:p>
              </w:tc>
              <w:tc>
                <w:tcPr>
                  <w:tcW w:w="1134" w:type="dxa"/>
                  <w:tcBorders>
                    <w:top w:val="single" w:sz="4" w:space="0" w:color="000000" w:themeColor="text1"/>
                    <w:bottom w:val="single" w:sz="4" w:space="0" w:color="000000" w:themeColor="text1"/>
                  </w:tcBorders>
                  <w:tcMar>
                    <w:left w:w="105" w:type="dxa"/>
                    <w:right w:w="105" w:type="dxa"/>
                  </w:tcMar>
                  <w:vAlign w:val="center"/>
                </w:tcPr>
                <w:p w14:paraId="1873757D" w14:textId="77777777" w:rsidR="00A55ED3" w:rsidRPr="006145DB" w:rsidRDefault="00A55ED3" w:rsidP="00276B9E">
                  <w:pPr>
                    <w:jc w:val="center"/>
                    <w:rPr>
                      <w:rFonts w:cs="Arial"/>
                      <w:sz w:val="16"/>
                      <w:szCs w:val="16"/>
                      <w:lang w:eastAsia="es-CO"/>
                    </w:rPr>
                  </w:pPr>
                  <w:r w:rsidRPr="006145DB">
                    <w:rPr>
                      <w:rFonts w:cs="Arial"/>
                      <w:sz w:val="16"/>
                      <w:szCs w:val="16"/>
                      <w:lang w:eastAsia="es-CO"/>
                    </w:rPr>
                    <w:t>Fallecidos (Inhumados)</w:t>
                  </w:r>
                </w:p>
              </w:tc>
              <w:tc>
                <w:tcPr>
                  <w:tcW w:w="1134" w:type="dxa"/>
                  <w:tcBorders>
                    <w:top w:val="single" w:sz="4" w:space="0" w:color="000000" w:themeColor="text1"/>
                    <w:bottom w:val="single" w:sz="4" w:space="0" w:color="000000" w:themeColor="text1"/>
                  </w:tcBorders>
                  <w:tcMar>
                    <w:left w:w="105" w:type="dxa"/>
                    <w:right w:w="105" w:type="dxa"/>
                  </w:tcMar>
                  <w:vAlign w:val="center"/>
                </w:tcPr>
                <w:p w14:paraId="206F0458" w14:textId="77777777" w:rsidR="00A55ED3" w:rsidRPr="006145DB" w:rsidRDefault="00A55ED3" w:rsidP="00276B9E">
                  <w:pPr>
                    <w:jc w:val="center"/>
                    <w:rPr>
                      <w:rFonts w:cs="Arial"/>
                      <w:sz w:val="16"/>
                      <w:szCs w:val="16"/>
                      <w:lang w:eastAsia="es-CO"/>
                    </w:rPr>
                  </w:pPr>
                  <w:r w:rsidRPr="006145DB">
                    <w:rPr>
                      <w:rFonts w:cs="Arial"/>
                      <w:sz w:val="16"/>
                      <w:szCs w:val="16"/>
                      <w:lang w:eastAsia="es-CO"/>
                    </w:rPr>
                    <w:t>Mensual (Mes Vencido)</w:t>
                  </w:r>
                </w:p>
              </w:tc>
              <w:tc>
                <w:tcPr>
                  <w:tcW w:w="1640" w:type="dxa"/>
                  <w:tcBorders>
                    <w:top w:val="single" w:sz="4" w:space="0" w:color="000000" w:themeColor="text1"/>
                    <w:bottom w:val="single" w:sz="4" w:space="0" w:color="000000" w:themeColor="text1"/>
                  </w:tcBorders>
                  <w:tcMar>
                    <w:left w:w="105" w:type="dxa"/>
                    <w:right w:w="105" w:type="dxa"/>
                  </w:tcMar>
                  <w:vAlign w:val="center"/>
                </w:tcPr>
                <w:p w14:paraId="5E0665D4" w14:textId="77777777" w:rsidR="00A55ED3" w:rsidRPr="006145DB" w:rsidRDefault="00A55ED3" w:rsidP="00276B9E">
                  <w:pPr>
                    <w:jc w:val="center"/>
                    <w:rPr>
                      <w:rFonts w:cs="Arial"/>
                      <w:sz w:val="16"/>
                      <w:szCs w:val="16"/>
                      <w:lang w:eastAsia="es-CO"/>
                    </w:rPr>
                  </w:pPr>
                  <w:r w:rsidRPr="006145DB">
                    <w:rPr>
                      <w:rFonts w:cs="Arial"/>
                      <w:sz w:val="16"/>
                      <w:szCs w:val="16"/>
                      <w:lang w:eastAsia="es-CO"/>
                    </w:rPr>
                    <w:t>Secretaría Distrital de Salud</w:t>
                  </w:r>
                </w:p>
              </w:tc>
            </w:tr>
            <w:tr w:rsidR="00276B9E" w:rsidRPr="006145DB" w14:paraId="17485009" w14:textId="77777777" w:rsidTr="004A37AB">
              <w:trPr>
                <w:trHeight w:val="369"/>
                <w:jc w:val="center"/>
              </w:trPr>
              <w:tc>
                <w:tcPr>
                  <w:tcW w:w="3609" w:type="dxa"/>
                  <w:vMerge/>
                  <w:tcBorders>
                    <w:top w:val="single" w:sz="4" w:space="0" w:color="000000" w:themeColor="text1"/>
                    <w:bottom w:val="single" w:sz="4" w:space="0" w:color="000000" w:themeColor="text1"/>
                  </w:tcBorders>
                  <w:tcMar>
                    <w:left w:w="105" w:type="dxa"/>
                    <w:right w:w="105" w:type="dxa"/>
                  </w:tcMar>
                  <w:vAlign w:val="center"/>
                </w:tcPr>
                <w:p w14:paraId="043BCA65" w14:textId="77777777" w:rsidR="00A55ED3" w:rsidRPr="006145DB" w:rsidRDefault="00A55ED3" w:rsidP="005B435E">
                  <w:pPr>
                    <w:jc w:val="both"/>
                    <w:rPr>
                      <w:rFonts w:cs="Arial"/>
                      <w:sz w:val="16"/>
                      <w:szCs w:val="16"/>
                      <w:lang w:eastAsia="es-CO"/>
                    </w:rPr>
                  </w:pPr>
                </w:p>
              </w:tc>
              <w:tc>
                <w:tcPr>
                  <w:tcW w:w="1134" w:type="dxa"/>
                  <w:tcBorders>
                    <w:top w:val="single" w:sz="4" w:space="0" w:color="000000" w:themeColor="text1"/>
                    <w:bottom w:val="single" w:sz="4" w:space="0" w:color="000000" w:themeColor="text1"/>
                  </w:tcBorders>
                  <w:tcMar>
                    <w:left w:w="105" w:type="dxa"/>
                    <w:right w:w="105" w:type="dxa"/>
                  </w:tcMar>
                  <w:vAlign w:val="center"/>
                </w:tcPr>
                <w:p w14:paraId="04D027C3" w14:textId="77777777" w:rsidR="00A55ED3" w:rsidRPr="006145DB" w:rsidRDefault="00A55ED3" w:rsidP="00276B9E">
                  <w:pPr>
                    <w:jc w:val="center"/>
                    <w:rPr>
                      <w:rFonts w:cs="Arial"/>
                      <w:sz w:val="16"/>
                      <w:szCs w:val="16"/>
                      <w:lang w:eastAsia="es-CO"/>
                    </w:rPr>
                  </w:pPr>
                  <w:r w:rsidRPr="006145DB">
                    <w:rPr>
                      <w:rFonts w:cs="Arial"/>
                      <w:sz w:val="16"/>
                      <w:szCs w:val="16"/>
                      <w:lang w:eastAsia="es-CO"/>
                    </w:rPr>
                    <w:t>Fé de supervivencia (ANI - RCD)</w:t>
                  </w:r>
                </w:p>
              </w:tc>
              <w:tc>
                <w:tcPr>
                  <w:tcW w:w="1134" w:type="dxa"/>
                  <w:tcBorders>
                    <w:top w:val="single" w:sz="4" w:space="0" w:color="000000" w:themeColor="text1"/>
                    <w:bottom w:val="single" w:sz="4" w:space="0" w:color="000000" w:themeColor="text1"/>
                  </w:tcBorders>
                  <w:tcMar>
                    <w:left w:w="105" w:type="dxa"/>
                    <w:right w:w="105" w:type="dxa"/>
                  </w:tcMar>
                  <w:vAlign w:val="center"/>
                </w:tcPr>
                <w:p w14:paraId="4092179E" w14:textId="77777777" w:rsidR="00A55ED3" w:rsidRPr="006145DB" w:rsidRDefault="00A55ED3" w:rsidP="00276B9E">
                  <w:pPr>
                    <w:jc w:val="center"/>
                    <w:rPr>
                      <w:rFonts w:cs="Arial"/>
                      <w:sz w:val="16"/>
                      <w:szCs w:val="16"/>
                      <w:lang w:eastAsia="es-CO"/>
                    </w:rPr>
                  </w:pPr>
                  <w:r w:rsidRPr="006145DB">
                    <w:rPr>
                      <w:rFonts w:cs="Arial"/>
                      <w:sz w:val="16"/>
                      <w:szCs w:val="16"/>
                      <w:lang w:eastAsia="es-CO"/>
                    </w:rPr>
                    <w:t>Mensual</w:t>
                  </w:r>
                </w:p>
              </w:tc>
              <w:tc>
                <w:tcPr>
                  <w:tcW w:w="1640" w:type="dxa"/>
                  <w:tcBorders>
                    <w:top w:val="single" w:sz="4" w:space="0" w:color="000000" w:themeColor="text1"/>
                    <w:bottom w:val="single" w:sz="4" w:space="0" w:color="000000" w:themeColor="text1"/>
                  </w:tcBorders>
                  <w:tcMar>
                    <w:left w:w="105" w:type="dxa"/>
                    <w:right w:w="105" w:type="dxa"/>
                  </w:tcMar>
                  <w:vAlign w:val="center"/>
                </w:tcPr>
                <w:p w14:paraId="3FA0CF95" w14:textId="77777777" w:rsidR="00A55ED3" w:rsidRPr="006145DB" w:rsidRDefault="00A55ED3" w:rsidP="00276B9E">
                  <w:pPr>
                    <w:jc w:val="center"/>
                    <w:rPr>
                      <w:rFonts w:cs="Arial"/>
                      <w:sz w:val="16"/>
                      <w:szCs w:val="16"/>
                      <w:lang w:eastAsia="es-CO"/>
                    </w:rPr>
                  </w:pPr>
                  <w:r w:rsidRPr="006145DB">
                    <w:rPr>
                      <w:rFonts w:cs="Arial"/>
                      <w:sz w:val="16"/>
                      <w:szCs w:val="16"/>
                      <w:lang w:eastAsia="es-CO"/>
                    </w:rPr>
                    <w:t>Ministerio de Salud y Protección Social</w:t>
                  </w:r>
                </w:p>
              </w:tc>
            </w:tr>
            <w:tr w:rsidR="00276B9E" w:rsidRPr="006145DB" w14:paraId="08DCC9D2" w14:textId="77777777" w:rsidTr="004A37AB">
              <w:trPr>
                <w:trHeight w:val="423"/>
                <w:jc w:val="center"/>
              </w:trPr>
              <w:tc>
                <w:tcPr>
                  <w:tcW w:w="3609" w:type="dxa"/>
                  <w:vMerge/>
                  <w:tcBorders>
                    <w:top w:val="single" w:sz="4" w:space="0" w:color="000000" w:themeColor="text1"/>
                    <w:bottom w:val="nil"/>
                  </w:tcBorders>
                  <w:tcMar>
                    <w:left w:w="105" w:type="dxa"/>
                    <w:right w:w="105" w:type="dxa"/>
                  </w:tcMar>
                  <w:vAlign w:val="center"/>
                </w:tcPr>
                <w:p w14:paraId="4C3338FE" w14:textId="77777777" w:rsidR="00A55ED3" w:rsidRPr="006145DB" w:rsidRDefault="00A55ED3" w:rsidP="005B435E">
                  <w:pPr>
                    <w:jc w:val="both"/>
                    <w:rPr>
                      <w:rFonts w:cs="Arial"/>
                      <w:sz w:val="16"/>
                      <w:szCs w:val="16"/>
                      <w:lang w:eastAsia="es-CO"/>
                    </w:rPr>
                  </w:pPr>
                </w:p>
              </w:tc>
              <w:tc>
                <w:tcPr>
                  <w:tcW w:w="1134" w:type="dxa"/>
                  <w:tcBorders>
                    <w:top w:val="single" w:sz="4" w:space="0" w:color="000000" w:themeColor="text1"/>
                    <w:bottom w:val="nil"/>
                  </w:tcBorders>
                  <w:tcMar>
                    <w:left w:w="105" w:type="dxa"/>
                    <w:right w:w="105" w:type="dxa"/>
                  </w:tcMar>
                  <w:vAlign w:val="center"/>
                </w:tcPr>
                <w:p w14:paraId="641E4C4D" w14:textId="77777777" w:rsidR="00A55ED3" w:rsidRPr="006145DB" w:rsidRDefault="00A55ED3" w:rsidP="00276B9E">
                  <w:pPr>
                    <w:jc w:val="center"/>
                    <w:rPr>
                      <w:rFonts w:cs="Arial"/>
                      <w:sz w:val="16"/>
                      <w:szCs w:val="16"/>
                      <w:lang w:eastAsia="es-CO"/>
                    </w:rPr>
                  </w:pPr>
                  <w:r w:rsidRPr="006145DB">
                    <w:rPr>
                      <w:rFonts w:cs="Arial"/>
                      <w:sz w:val="16"/>
                      <w:szCs w:val="16"/>
                      <w:lang w:eastAsia="es-CO"/>
                    </w:rPr>
                    <w:t>Registro Social de Hogares</w:t>
                  </w:r>
                </w:p>
              </w:tc>
              <w:tc>
                <w:tcPr>
                  <w:tcW w:w="1134" w:type="dxa"/>
                  <w:tcBorders>
                    <w:top w:val="single" w:sz="4" w:space="0" w:color="000000" w:themeColor="text1"/>
                    <w:bottom w:val="nil"/>
                  </w:tcBorders>
                  <w:tcMar>
                    <w:left w:w="105" w:type="dxa"/>
                    <w:right w:w="105" w:type="dxa"/>
                  </w:tcMar>
                  <w:vAlign w:val="center"/>
                </w:tcPr>
                <w:p w14:paraId="7962129E" w14:textId="77777777" w:rsidR="00A55ED3" w:rsidRPr="006145DB" w:rsidRDefault="00A55ED3" w:rsidP="00276B9E">
                  <w:pPr>
                    <w:jc w:val="center"/>
                    <w:rPr>
                      <w:rFonts w:cs="Arial"/>
                      <w:sz w:val="16"/>
                      <w:szCs w:val="16"/>
                      <w:lang w:eastAsia="es-CO"/>
                    </w:rPr>
                  </w:pPr>
                  <w:r w:rsidRPr="006145DB">
                    <w:rPr>
                      <w:rFonts w:cs="Arial"/>
                      <w:sz w:val="16"/>
                      <w:szCs w:val="16"/>
                      <w:lang w:eastAsia="es-CO"/>
                    </w:rPr>
                    <w:t>Mensual (Mes Vencido)</w:t>
                  </w:r>
                </w:p>
              </w:tc>
              <w:tc>
                <w:tcPr>
                  <w:tcW w:w="1640" w:type="dxa"/>
                  <w:tcBorders>
                    <w:top w:val="single" w:sz="4" w:space="0" w:color="000000" w:themeColor="text1"/>
                    <w:bottom w:val="nil"/>
                  </w:tcBorders>
                  <w:tcMar>
                    <w:left w:w="105" w:type="dxa"/>
                    <w:right w:w="105" w:type="dxa"/>
                  </w:tcMar>
                  <w:vAlign w:val="center"/>
                </w:tcPr>
                <w:p w14:paraId="42711FC6" w14:textId="77777777" w:rsidR="00A55ED3" w:rsidRPr="006145DB" w:rsidRDefault="00A55ED3" w:rsidP="00276B9E">
                  <w:pPr>
                    <w:jc w:val="center"/>
                    <w:rPr>
                      <w:rFonts w:cs="Arial"/>
                      <w:sz w:val="16"/>
                      <w:szCs w:val="16"/>
                      <w:lang w:eastAsia="es-CO"/>
                    </w:rPr>
                  </w:pPr>
                  <w:r w:rsidRPr="006145DB">
                    <w:rPr>
                      <w:rFonts w:cs="Arial"/>
                      <w:sz w:val="16"/>
                      <w:szCs w:val="16"/>
                      <w:lang w:eastAsia="es-CO"/>
                    </w:rPr>
                    <w:t>Secretaría Distrital de Planeación - SDP</w:t>
                  </w:r>
                </w:p>
              </w:tc>
            </w:tr>
            <w:bookmarkEnd w:id="361"/>
          </w:tbl>
          <w:p w14:paraId="19373D6E" w14:textId="77777777" w:rsidR="00A55ED3" w:rsidRPr="006145DB" w:rsidRDefault="00A55ED3" w:rsidP="005B435E">
            <w:pPr>
              <w:tabs>
                <w:tab w:val="left" w:pos="709"/>
              </w:tabs>
              <w:spacing w:line="240" w:lineRule="auto"/>
              <w:contextualSpacing/>
              <w:jc w:val="both"/>
              <w:rPr>
                <w:rFonts w:eastAsia="Arial" w:cs="Arial"/>
                <w:sz w:val="20"/>
                <w:szCs w:val="20"/>
              </w:rPr>
            </w:pPr>
          </w:p>
        </w:tc>
      </w:tr>
      <w:tr w:rsidR="00A55ED3" w:rsidRPr="006145DB" w14:paraId="25B5E7D1" w14:textId="77777777" w:rsidTr="009B111E">
        <w:trPr>
          <w:trHeight w:val="444"/>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3E27249" w14:textId="77777777" w:rsidR="00A55ED3" w:rsidRPr="006145DB" w:rsidRDefault="00A55ED3" w:rsidP="00F95A48">
            <w:pPr>
              <w:spacing w:after="0" w:line="240" w:lineRule="auto"/>
              <w:ind w:left="22"/>
              <w:contextualSpacing/>
              <w:rPr>
                <w:rFonts w:cs="Arial"/>
                <w:sz w:val="20"/>
                <w:szCs w:val="20"/>
                <w:lang w:eastAsia="es-CO"/>
              </w:rPr>
            </w:pPr>
            <w:r w:rsidRPr="006145DB">
              <w:rPr>
                <w:rFonts w:cs="Arial"/>
                <w:sz w:val="20"/>
                <w:szCs w:val="20"/>
                <w:lang w:eastAsia="es-CO"/>
              </w:rPr>
              <w:t>Restricciones y fuentes de información</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14741DA" w14:textId="36FCAD48" w:rsidR="00A55ED3" w:rsidRPr="006145DB" w:rsidRDefault="00A55ED3" w:rsidP="005B435E">
            <w:pPr>
              <w:tabs>
                <w:tab w:val="left" w:pos="709"/>
              </w:tabs>
              <w:spacing w:line="240" w:lineRule="auto"/>
              <w:contextualSpacing/>
              <w:jc w:val="both"/>
              <w:rPr>
                <w:rFonts w:eastAsia="Arial" w:cs="Arial"/>
                <w:sz w:val="20"/>
                <w:szCs w:val="20"/>
              </w:rPr>
            </w:pPr>
            <w:r w:rsidRPr="006145DB">
              <w:rPr>
                <w:rFonts w:eastAsia="Arial" w:cs="Arial"/>
                <w:sz w:val="20"/>
                <w:szCs w:val="20"/>
              </w:rPr>
              <w:t>No aplica</w:t>
            </w:r>
            <w:r w:rsidR="00F95A48">
              <w:rPr>
                <w:rFonts w:eastAsia="Arial" w:cs="Arial"/>
                <w:sz w:val="20"/>
                <w:szCs w:val="20"/>
              </w:rPr>
              <w:t>.</w:t>
            </w:r>
          </w:p>
        </w:tc>
      </w:tr>
      <w:tr w:rsidR="00A55ED3" w:rsidRPr="006145DB" w14:paraId="4C074D6B" w14:textId="77777777" w:rsidTr="00F95A48">
        <w:trPr>
          <w:trHeight w:val="737"/>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E8B096E" w14:textId="77777777" w:rsidR="00A55ED3" w:rsidRPr="006145DB" w:rsidRDefault="00A55ED3" w:rsidP="00F95A48">
            <w:pPr>
              <w:spacing w:after="0" w:line="240" w:lineRule="auto"/>
              <w:ind w:left="22"/>
              <w:contextualSpacing/>
              <w:rPr>
                <w:rFonts w:cs="Arial"/>
                <w:sz w:val="20"/>
                <w:szCs w:val="20"/>
                <w:lang w:eastAsia="es-CO"/>
              </w:rPr>
            </w:pPr>
            <w:r w:rsidRPr="006145DB">
              <w:rPr>
                <w:rFonts w:cs="Arial"/>
                <w:sz w:val="20"/>
                <w:szCs w:val="20"/>
                <w:lang w:eastAsia="es-CO"/>
              </w:rPr>
              <w:t>Ejecución</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tcPr>
          <w:p w14:paraId="46F59165" w14:textId="77777777" w:rsidR="00A55ED3" w:rsidRPr="006145DB" w:rsidRDefault="00A55ED3" w:rsidP="00276B9E">
            <w:pPr>
              <w:spacing w:after="0" w:line="240" w:lineRule="auto"/>
              <w:contextualSpacing/>
              <w:jc w:val="both"/>
              <w:rPr>
                <w:rFonts w:cs="Arial"/>
                <w:bCs/>
                <w:sz w:val="20"/>
                <w:szCs w:val="20"/>
                <w:lang w:eastAsia="es-CO"/>
              </w:rPr>
            </w:pPr>
            <w:r w:rsidRPr="006145DB">
              <w:rPr>
                <w:rFonts w:cs="Arial"/>
                <w:bCs/>
                <w:sz w:val="20"/>
                <w:szCs w:val="20"/>
                <w:lang w:eastAsia="es-CO"/>
              </w:rPr>
              <w:t>El servicio “Atención y asistencia a hogares o personas en emergencia social” se presta por:</w:t>
            </w:r>
          </w:p>
          <w:p w14:paraId="55D7BC56"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Solicitud ciudadana.</w:t>
            </w:r>
          </w:p>
          <w:p w14:paraId="5061179E"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Remisión interna o externa a la Secretaría Distrital de Integración Social por parte de entidades públicas de carácter distrital o nacional, sector privado, aliados estratégicos o entes de control.</w:t>
            </w:r>
          </w:p>
          <w:p w14:paraId="37D3E336"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 xml:space="preserve">Identificación de la emergencia social por parte del equipo del servicio. </w:t>
            </w:r>
          </w:p>
          <w:p w14:paraId="56C06E26" w14:textId="77777777" w:rsidR="00A55ED3" w:rsidRPr="006145DB" w:rsidRDefault="00A55ED3" w:rsidP="00276B9E">
            <w:pPr>
              <w:spacing w:after="0" w:line="240" w:lineRule="auto"/>
              <w:contextualSpacing/>
              <w:jc w:val="both"/>
              <w:rPr>
                <w:rFonts w:cs="Arial"/>
                <w:bCs/>
                <w:sz w:val="20"/>
                <w:szCs w:val="20"/>
                <w:lang w:eastAsia="es-CO"/>
              </w:rPr>
            </w:pPr>
            <w:r w:rsidRPr="006145DB">
              <w:rPr>
                <w:rFonts w:cs="Arial"/>
                <w:bCs/>
                <w:sz w:val="20"/>
                <w:szCs w:val="20"/>
                <w:lang w:eastAsia="es-CO"/>
              </w:rPr>
              <w:t xml:space="preserve">La solicitud del servicio se realiza a través de los canales virtuales, telefónicos y/o presenciales de la Secretaría Distrital de Integración Social en los siguientes puntos: </w:t>
            </w:r>
          </w:p>
          <w:p w14:paraId="2F4E9859"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Subdirecciones Locales para la Integración Social, unidades operativas y puntos de atención.</w:t>
            </w:r>
          </w:p>
          <w:p w14:paraId="7537616D"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Punto de concentración donde es identificado el evento covariante.</w:t>
            </w:r>
          </w:p>
          <w:p w14:paraId="68A17D4B" w14:textId="77777777" w:rsidR="00A55ED3" w:rsidRPr="006145DB" w:rsidRDefault="00A55ED3" w:rsidP="00276B9E">
            <w:pPr>
              <w:spacing w:after="0" w:line="240" w:lineRule="auto"/>
              <w:contextualSpacing/>
              <w:jc w:val="both"/>
              <w:rPr>
                <w:rFonts w:cs="Arial"/>
                <w:bCs/>
                <w:sz w:val="20"/>
                <w:szCs w:val="20"/>
                <w:lang w:eastAsia="es-CO"/>
              </w:rPr>
            </w:pPr>
            <w:bookmarkStart w:id="362" w:name="_Hlk209438026"/>
            <w:r w:rsidRPr="006145DB">
              <w:rPr>
                <w:rFonts w:cs="Arial"/>
                <w:bCs/>
                <w:sz w:val="20"/>
                <w:szCs w:val="20"/>
                <w:lang w:eastAsia="es-CO"/>
              </w:rPr>
              <w:t xml:space="preserve">La atención se realiza en el marco de una emergencia social en la que se encuentra el hogar o persona, por ocurrencia imprevista o inesperada de situaciones que disminuyen, reducen, restringen o limitan la capacidad de respuesta propia o de autogestión, que busca fortalecer su resiliencia.  </w:t>
            </w:r>
          </w:p>
          <w:p w14:paraId="16509944" w14:textId="77777777" w:rsidR="00A55ED3" w:rsidRPr="006145DB" w:rsidRDefault="00A55ED3" w:rsidP="00276B9E">
            <w:pPr>
              <w:spacing w:after="0" w:line="240" w:lineRule="auto"/>
              <w:contextualSpacing/>
              <w:jc w:val="both"/>
              <w:rPr>
                <w:rFonts w:cs="Arial"/>
                <w:bCs/>
                <w:sz w:val="20"/>
                <w:szCs w:val="20"/>
                <w:lang w:eastAsia="es-CO"/>
              </w:rPr>
            </w:pPr>
            <w:r w:rsidRPr="006145DB">
              <w:rPr>
                <w:rFonts w:cs="Arial"/>
                <w:bCs/>
                <w:sz w:val="20"/>
                <w:szCs w:val="20"/>
                <w:lang w:eastAsia="es-CO"/>
              </w:rPr>
              <w:t>Para los eventos idiosincráticos (que son aquellos que afectan al individuo u hogar), la atención del servicio se realiza en dos (2) fases:</w:t>
            </w:r>
          </w:p>
          <w:p w14:paraId="0E737299" w14:textId="77777777" w:rsidR="006E5F37" w:rsidRPr="006145DB" w:rsidRDefault="006E5F37" w:rsidP="005B435E">
            <w:pPr>
              <w:spacing w:after="0" w:line="240" w:lineRule="auto"/>
              <w:contextualSpacing/>
              <w:jc w:val="both"/>
              <w:rPr>
                <w:rFonts w:cs="Arial"/>
                <w:bCs/>
                <w:sz w:val="20"/>
                <w:szCs w:val="20"/>
                <w:lang w:eastAsia="es-CO"/>
              </w:rPr>
            </w:pPr>
          </w:p>
          <w:p w14:paraId="2D147236" w14:textId="4D8F5317" w:rsidR="00A55ED3" w:rsidRPr="006145DB" w:rsidRDefault="00A55ED3" w:rsidP="005B435E">
            <w:pPr>
              <w:spacing w:after="0" w:line="240" w:lineRule="auto"/>
              <w:contextualSpacing/>
              <w:jc w:val="both"/>
              <w:rPr>
                <w:rFonts w:cs="Arial"/>
                <w:bCs/>
                <w:sz w:val="20"/>
                <w:szCs w:val="20"/>
                <w:lang w:eastAsia="es-CO"/>
              </w:rPr>
            </w:pPr>
            <w:r w:rsidRPr="006145DB">
              <w:rPr>
                <w:rFonts w:cs="Arial"/>
                <w:bCs/>
                <w:sz w:val="20"/>
                <w:szCs w:val="20"/>
                <w:lang w:eastAsia="es-CO"/>
              </w:rPr>
              <w:t xml:space="preserve">Fase Valoración - Evaluación del caso: </w:t>
            </w:r>
          </w:p>
          <w:p w14:paraId="046E576A"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Escucha de la situación del ciudadano: acción por medio del cual se conoce el evento presentado, identificando la emergencia social que agudiza las privaciones sociales que afectan el acceso a los derechos como vivienda, alimentación, salud, educación e ingresos, entre otros.</w:t>
            </w:r>
          </w:p>
          <w:p w14:paraId="181C3029"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Consulta en fuentes de información: acción donde a través de la revisión de información se verifica las condiciones socioeconómicas y de atenciones en la SDIS, criterios de vulnerabilidad asociados a su condición previa y a su situación actual, que permita sustentar la asignación de beneficios y la referenciación a otros servicios.</w:t>
            </w:r>
          </w:p>
          <w:p w14:paraId="0C7066A5"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 xml:space="preserve">Entrega de beneficios al ciudadano: bono de alimentos, auxilio funerario, pasaje terrestre, alojamiento transitorio, ayuda humanitaria no alimentaria (vestuario, calzado, kit de elementos de aseo e higiene personal); o beneficios gestionados con aliados estratégicos. </w:t>
            </w:r>
          </w:p>
          <w:p w14:paraId="4F1E81EF"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Referenciación para el acceso a la oferta de la Secretaría Distrital de Integración Social, de otras entidades públicas de carácter distrital o nacional, de aliados estratégicos o de la cooperación internacional.</w:t>
            </w:r>
          </w:p>
          <w:p w14:paraId="4ED20EC5" w14:textId="77777777" w:rsidR="00276B9E" w:rsidRPr="006145DB" w:rsidRDefault="00276B9E" w:rsidP="005B435E">
            <w:pPr>
              <w:spacing w:after="0" w:line="240" w:lineRule="auto"/>
              <w:contextualSpacing/>
              <w:jc w:val="both"/>
              <w:rPr>
                <w:rFonts w:cs="Arial"/>
                <w:bCs/>
                <w:sz w:val="20"/>
                <w:szCs w:val="20"/>
                <w:lang w:eastAsia="es-CO"/>
              </w:rPr>
            </w:pPr>
          </w:p>
          <w:p w14:paraId="606B9E4A" w14:textId="77777777" w:rsidR="00A55ED3" w:rsidRPr="006145DB" w:rsidRDefault="00A55ED3" w:rsidP="005B435E">
            <w:pPr>
              <w:spacing w:after="0" w:line="240" w:lineRule="auto"/>
              <w:contextualSpacing/>
              <w:jc w:val="both"/>
              <w:rPr>
                <w:rFonts w:cs="Arial"/>
                <w:bCs/>
                <w:sz w:val="20"/>
                <w:szCs w:val="20"/>
                <w:lang w:eastAsia="es-CO"/>
              </w:rPr>
            </w:pPr>
            <w:r w:rsidRPr="006145DB">
              <w:rPr>
                <w:rFonts w:cs="Arial"/>
                <w:bCs/>
                <w:sz w:val="20"/>
                <w:szCs w:val="20"/>
                <w:lang w:eastAsia="es-CO"/>
              </w:rPr>
              <w:t>Como parte del proceso de atención, de igual manera se informa y orienta al ciudadano sobre la oferta de servicios de la SDIS o de otras entidades públicas, privadas o de la cooperación internacional de acuerdo con sus necesidades.</w:t>
            </w:r>
          </w:p>
          <w:p w14:paraId="1BA46F60" w14:textId="77777777" w:rsidR="00A55ED3" w:rsidRPr="006145DB" w:rsidRDefault="00A55ED3" w:rsidP="005B435E">
            <w:pPr>
              <w:spacing w:after="0" w:line="240" w:lineRule="auto"/>
              <w:contextualSpacing/>
              <w:jc w:val="both"/>
              <w:rPr>
                <w:rFonts w:cs="Arial"/>
                <w:bCs/>
                <w:sz w:val="20"/>
                <w:szCs w:val="20"/>
                <w:lang w:eastAsia="es-CO"/>
              </w:rPr>
            </w:pPr>
            <w:r w:rsidRPr="006145DB">
              <w:rPr>
                <w:rFonts w:cs="Arial"/>
                <w:bCs/>
                <w:sz w:val="20"/>
                <w:szCs w:val="20"/>
                <w:lang w:eastAsia="es-CO"/>
              </w:rPr>
              <w:t>Cuando se trate de población migrante internacional en tránsito por Bogotá, que se encuentren en emergencia social por evento idiosincrático y no cuente con redes de apoyo ni ingresos para el pago de un lugar de habitación, el otorgamiento de las ayudas del servicio se hará por razones humanitarias, sumado al apoyo con asistencia con Agencia de las Naciones Unidas para los Refugiados ACNUR y Migración Colombia, junto con otras organizaciones que den servicios y orientación legal.</w:t>
            </w:r>
          </w:p>
          <w:p w14:paraId="696CD317" w14:textId="77777777" w:rsidR="00276B9E" w:rsidRPr="006145DB" w:rsidRDefault="00276B9E" w:rsidP="00276B9E">
            <w:pPr>
              <w:pStyle w:val="Ttulo1"/>
              <w:rPr>
                <w:sz w:val="20"/>
                <w:lang w:eastAsia="es-CO"/>
              </w:rPr>
            </w:pPr>
          </w:p>
          <w:p w14:paraId="0E517E56" w14:textId="77777777" w:rsidR="00A55ED3" w:rsidRPr="006145DB" w:rsidRDefault="00A55ED3" w:rsidP="005B435E">
            <w:pPr>
              <w:spacing w:after="0" w:line="240" w:lineRule="auto"/>
              <w:contextualSpacing/>
              <w:jc w:val="both"/>
              <w:rPr>
                <w:rFonts w:cs="Arial"/>
                <w:bCs/>
                <w:sz w:val="20"/>
                <w:szCs w:val="20"/>
                <w:lang w:eastAsia="es-CO"/>
              </w:rPr>
            </w:pPr>
            <w:r w:rsidRPr="006145DB">
              <w:rPr>
                <w:rFonts w:cs="Arial"/>
                <w:bCs/>
                <w:sz w:val="20"/>
                <w:szCs w:val="20"/>
                <w:lang w:eastAsia="es-CO"/>
              </w:rPr>
              <w:t xml:space="preserve">Fase Respuesta complementaria y Seguimiento: </w:t>
            </w:r>
          </w:p>
          <w:p w14:paraId="67684F27"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 xml:space="preserve">Acciones de gestión con aliados estratégicos: gestión de ayudas con aliados para complementar la oferta institucional. </w:t>
            </w:r>
          </w:p>
          <w:p w14:paraId="27B187ED"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Acciones de acompañamiento y seguimiento al caso: determinar la necesidad de la continuidad de entrega de beneficios para los casos que se requieran y verificar el acceso efectivo a la oferta de la SDIS o de otras entidades externas.</w:t>
            </w:r>
          </w:p>
          <w:p w14:paraId="0EEB0987" w14:textId="77777777" w:rsidR="00276B9E" w:rsidRPr="006145DB" w:rsidRDefault="00276B9E" w:rsidP="005B435E">
            <w:pPr>
              <w:spacing w:after="0" w:line="240" w:lineRule="auto"/>
              <w:contextualSpacing/>
              <w:jc w:val="both"/>
              <w:rPr>
                <w:rFonts w:cs="Arial"/>
                <w:bCs/>
                <w:sz w:val="20"/>
                <w:szCs w:val="20"/>
                <w:lang w:eastAsia="es-CO"/>
              </w:rPr>
            </w:pPr>
          </w:p>
          <w:p w14:paraId="60B85322" w14:textId="77777777" w:rsidR="00A55ED3" w:rsidRPr="006145DB" w:rsidRDefault="00A55ED3" w:rsidP="005B435E">
            <w:pPr>
              <w:spacing w:after="0" w:line="240" w:lineRule="auto"/>
              <w:contextualSpacing/>
              <w:jc w:val="both"/>
              <w:rPr>
                <w:rFonts w:cs="Arial"/>
                <w:bCs/>
                <w:sz w:val="20"/>
                <w:szCs w:val="20"/>
                <w:lang w:eastAsia="es-CO"/>
              </w:rPr>
            </w:pPr>
            <w:r w:rsidRPr="006145DB">
              <w:rPr>
                <w:rFonts w:cs="Arial"/>
                <w:bCs/>
                <w:sz w:val="20"/>
                <w:szCs w:val="20"/>
                <w:lang w:eastAsia="es-CO"/>
              </w:rPr>
              <w:t>Para los eventos covariantes sociales (que son aquellos que afectan a un colectivo), desde el servicio atención y asistencia a hogares o personas en emergencia social, en el marco de la atención se llevarán a cabo las siguientes acciones:</w:t>
            </w:r>
          </w:p>
          <w:p w14:paraId="69D9304B" w14:textId="77777777" w:rsidR="00276B9E" w:rsidRPr="006145DB" w:rsidRDefault="00276B9E" w:rsidP="00276B9E">
            <w:pPr>
              <w:pStyle w:val="Ttulo1"/>
              <w:rPr>
                <w:sz w:val="20"/>
                <w:lang w:eastAsia="es-CO"/>
              </w:rPr>
            </w:pPr>
          </w:p>
          <w:p w14:paraId="1A5A167F" w14:textId="77777777" w:rsidR="00A55ED3" w:rsidRPr="006145DB" w:rsidRDefault="00A55ED3">
            <w:pPr>
              <w:pStyle w:val="Prrafodelista"/>
              <w:numPr>
                <w:ilvl w:val="0"/>
                <w:numId w:val="137"/>
              </w:numPr>
              <w:tabs>
                <w:tab w:val="left" w:pos="454"/>
              </w:tabs>
              <w:spacing w:after="0" w:line="240" w:lineRule="auto"/>
              <w:jc w:val="both"/>
              <w:rPr>
                <w:rFonts w:cs="Arial"/>
                <w:bCs/>
                <w:sz w:val="20"/>
                <w:szCs w:val="20"/>
                <w:lang w:eastAsia="es-CO"/>
              </w:rPr>
            </w:pPr>
            <w:r w:rsidRPr="006145DB">
              <w:rPr>
                <w:rFonts w:cs="Arial"/>
                <w:bCs/>
                <w:sz w:val="20"/>
                <w:szCs w:val="20"/>
                <w:lang w:eastAsia="es-CO"/>
              </w:rPr>
              <w:t>Lectura inicial de la situación presentada: la atención de una emergencia social por eventos covariantes sociales, desde la Subdirección para la Identificación, Caracterización e Integración una vez se tenga conocimiento del evento</w:t>
            </w:r>
            <w:bookmarkStart w:id="363" w:name="_Toc196395870"/>
            <w:r w:rsidRPr="006145DB">
              <w:rPr>
                <w:rFonts w:cs="Arial"/>
                <w:bCs/>
                <w:sz w:val="20"/>
                <w:szCs w:val="20"/>
                <w:lang w:eastAsia="es-CO"/>
              </w:rPr>
              <w:t xml:space="preserve">, se desplaza hacia el lugar de concentración con el fin de realizar un diagnóstico inicial de la situación presentada y procede con la caracterización de las personas afectadas mediante la aplicación del instrumento de identificación </w:t>
            </w:r>
            <w:bookmarkEnd w:id="363"/>
            <w:r w:rsidRPr="006145DB">
              <w:rPr>
                <w:rFonts w:cs="Arial"/>
                <w:bCs/>
                <w:sz w:val="20"/>
                <w:szCs w:val="20"/>
                <w:lang w:eastAsia="es-CO"/>
              </w:rPr>
              <w:t>definido.</w:t>
            </w:r>
          </w:p>
          <w:p w14:paraId="0D1DC322" w14:textId="77777777" w:rsidR="00A55ED3" w:rsidRPr="006145DB" w:rsidRDefault="00A55ED3">
            <w:pPr>
              <w:pStyle w:val="Prrafodelista"/>
              <w:numPr>
                <w:ilvl w:val="0"/>
                <w:numId w:val="137"/>
              </w:numPr>
              <w:tabs>
                <w:tab w:val="left" w:pos="454"/>
              </w:tabs>
              <w:spacing w:after="0" w:line="240" w:lineRule="auto"/>
              <w:jc w:val="both"/>
              <w:rPr>
                <w:rFonts w:cs="Arial"/>
                <w:bCs/>
                <w:sz w:val="20"/>
                <w:szCs w:val="20"/>
                <w:lang w:eastAsia="es-CO"/>
              </w:rPr>
            </w:pPr>
            <w:r w:rsidRPr="006145DB">
              <w:rPr>
                <w:rFonts w:cs="Arial"/>
                <w:bCs/>
                <w:sz w:val="20"/>
                <w:szCs w:val="20"/>
                <w:lang w:eastAsia="es-CO"/>
              </w:rPr>
              <w:t xml:space="preserve">Activación y entrega de beneficios: a través de la conformación de los listados censales y conforme a los criterios establecidos se realizará la atención inmediata, adicionalmente se hará la activación de rutas de atención para los casos que se requieran. </w:t>
            </w:r>
          </w:p>
          <w:p w14:paraId="49D39D48" w14:textId="77777777" w:rsidR="00A55ED3" w:rsidRPr="006145DB" w:rsidRDefault="00A55ED3">
            <w:pPr>
              <w:pStyle w:val="Prrafodelista"/>
              <w:numPr>
                <w:ilvl w:val="0"/>
                <w:numId w:val="137"/>
              </w:numPr>
              <w:tabs>
                <w:tab w:val="left" w:pos="454"/>
              </w:tabs>
              <w:spacing w:after="0" w:line="240" w:lineRule="auto"/>
              <w:jc w:val="both"/>
              <w:rPr>
                <w:rFonts w:cs="Arial"/>
                <w:bCs/>
                <w:sz w:val="20"/>
                <w:szCs w:val="20"/>
                <w:lang w:eastAsia="es-CO"/>
              </w:rPr>
            </w:pPr>
            <w:r w:rsidRPr="006145DB">
              <w:rPr>
                <w:rFonts w:cs="Arial"/>
                <w:bCs/>
                <w:sz w:val="20"/>
                <w:szCs w:val="20"/>
                <w:lang w:eastAsia="es-CO"/>
              </w:rPr>
              <w:t xml:space="preserve">Acompañamiento y seguimiento a la población: El equipo de emergencia social acompañará hasta la finalización o cierre al evento covariante social.    </w:t>
            </w:r>
          </w:p>
          <w:bookmarkEnd w:id="362"/>
          <w:p w14:paraId="5645BA42" w14:textId="77777777" w:rsidR="00A55ED3" w:rsidRPr="006145DB" w:rsidRDefault="00A55ED3" w:rsidP="00276B9E">
            <w:pPr>
              <w:spacing w:after="0" w:line="240" w:lineRule="auto"/>
              <w:jc w:val="both"/>
              <w:rPr>
                <w:rFonts w:eastAsia="Arial" w:cs="Arial"/>
                <w:sz w:val="20"/>
                <w:szCs w:val="20"/>
                <w:lang w:val="es-MX"/>
              </w:rPr>
            </w:pPr>
            <w:r w:rsidRPr="006145DB">
              <w:rPr>
                <w:rFonts w:cs="Arial"/>
                <w:bCs/>
                <w:sz w:val="20"/>
                <w:szCs w:val="20"/>
                <w:lang w:eastAsia="es-CO"/>
              </w:rPr>
              <w:t>En caso de interrupción parcial o total en la prestación del servicio atención y asistencia a hogares o personas en emergencia social, se implementará el plan operativo de continuidad correspondiente.</w:t>
            </w:r>
            <w:r w:rsidRPr="006145DB">
              <w:rPr>
                <w:rFonts w:eastAsia="Arial" w:cs="Arial"/>
                <w:sz w:val="20"/>
                <w:szCs w:val="20"/>
                <w:lang w:val="es-MX"/>
              </w:rPr>
              <w:t xml:space="preserve"> </w:t>
            </w:r>
          </w:p>
        </w:tc>
      </w:tr>
      <w:tr w:rsidR="00A55ED3" w:rsidRPr="006145DB" w14:paraId="6D089555" w14:textId="77777777" w:rsidTr="00A55ED3">
        <w:trPr>
          <w:trHeight w:val="300"/>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F31DABC" w14:textId="77777777" w:rsidR="00A55ED3" w:rsidRPr="006145DB" w:rsidRDefault="00A55ED3" w:rsidP="005B435E">
            <w:pPr>
              <w:spacing w:line="240" w:lineRule="auto"/>
              <w:rPr>
                <w:rFonts w:eastAsia="Arial" w:cs="Arial"/>
                <w:sz w:val="20"/>
                <w:szCs w:val="20"/>
              </w:rPr>
            </w:pPr>
            <w:r w:rsidRPr="006145DB">
              <w:rPr>
                <w:rFonts w:eastAsia="Arial" w:cs="Arial"/>
                <w:sz w:val="20"/>
                <w:szCs w:val="20"/>
              </w:rPr>
              <w:t>Condiciones transversales de calidad</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tcPr>
          <w:p w14:paraId="46A14878" w14:textId="77777777" w:rsidR="00A55ED3" w:rsidRPr="006145DB" w:rsidRDefault="00A55ED3" w:rsidP="005B435E">
            <w:pPr>
              <w:tabs>
                <w:tab w:val="left" w:pos="454"/>
              </w:tabs>
              <w:spacing w:after="0" w:line="240" w:lineRule="auto"/>
              <w:jc w:val="both"/>
              <w:rPr>
                <w:rFonts w:cs="Arial"/>
                <w:bCs/>
                <w:sz w:val="20"/>
                <w:szCs w:val="20"/>
                <w:lang w:eastAsia="es-CO"/>
              </w:rPr>
            </w:pPr>
            <w:r w:rsidRPr="006145DB">
              <w:rPr>
                <w:rFonts w:cs="Arial"/>
                <w:bCs/>
                <w:sz w:val="20"/>
                <w:szCs w:val="20"/>
                <w:lang w:eastAsia="es-CO"/>
              </w:rPr>
              <w:t xml:space="preserve">Para este servicio aplican las siguientes categorías: </w:t>
            </w:r>
          </w:p>
          <w:p w14:paraId="28C0EBBF" w14:textId="77777777" w:rsidR="00276B9E" w:rsidRPr="006145DB" w:rsidRDefault="00276B9E" w:rsidP="00276B9E">
            <w:pPr>
              <w:pStyle w:val="Ttulo1"/>
              <w:rPr>
                <w:sz w:val="20"/>
                <w:lang w:eastAsia="es-CO"/>
              </w:rPr>
            </w:pPr>
          </w:p>
          <w:p w14:paraId="34660C32"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 xml:space="preserve">Talento humano </w:t>
            </w:r>
          </w:p>
          <w:p w14:paraId="49EEA385"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Atención social</w:t>
            </w:r>
          </w:p>
          <w:p w14:paraId="6303F87C"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 xml:space="preserve">Gestión Administrativa </w:t>
            </w:r>
          </w:p>
          <w:p w14:paraId="2A609EB7" w14:textId="77777777" w:rsidR="00A55ED3" w:rsidRPr="006145DB" w:rsidRDefault="00A55ED3">
            <w:pPr>
              <w:pStyle w:val="Prrafodelista"/>
              <w:numPr>
                <w:ilvl w:val="0"/>
                <w:numId w:val="102"/>
              </w:numPr>
              <w:tabs>
                <w:tab w:val="left" w:pos="454"/>
              </w:tabs>
              <w:spacing w:after="0" w:line="240" w:lineRule="auto"/>
              <w:ind w:left="454"/>
              <w:jc w:val="both"/>
              <w:rPr>
                <w:rFonts w:cs="Arial"/>
                <w:bCs/>
                <w:sz w:val="20"/>
                <w:szCs w:val="20"/>
                <w:lang w:eastAsia="es-CO"/>
              </w:rPr>
            </w:pPr>
            <w:r w:rsidRPr="006145DB">
              <w:rPr>
                <w:rFonts w:cs="Arial"/>
                <w:bCs/>
                <w:sz w:val="20"/>
                <w:szCs w:val="20"/>
                <w:lang w:eastAsia="es-CO"/>
              </w:rPr>
              <w:t>Ambientes adecuados y seguros</w:t>
            </w:r>
          </w:p>
          <w:p w14:paraId="57B59B03" w14:textId="77777777" w:rsidR="00A55ED3" w:rsidRPr="006145DB" w:rsidRDefault="00A55ED3">
            <w:pPr>
              <w:pStyle w:val="Prrafodelista"/>
              <w:numPr>
                <w:ilvl w:val="0"/>
                <w:numId w:val="102"/>
              </w:numPr>
              <w:tabs>
                <w:tab w:val="left" w:pos="454"/>
              </w:tabs>
              <w:spacing w:after="0" w:line="240" w:lineRule="auto"/>
              <w:ind w:left="454"/>
              <w:jc w:val="both"/>
              <w:rPr>
                <w:rFonts w:eastAsia="Arial" w:cs="Arial"/>
                <w:sz w:val="20"/>
                <w:szCs w:val="20"/>
              </w:rPr>
            </w:pPr>
            <w:r w:rsidRPr="006145DB">
              <w:rPr>
                <w:rFonts w:cs="Arial"/>
                <w:bCs/>
                <w:sz w:val="20"/>
                <w:szCs w:val="20"/>
                <w:lang w:eastAsia="es-CO"/>
              </w:rPr>
              <w:t>Salubridad</w:t>
            </w:r>
          </w:p>
        </w:tc>
      </w:tr>
      <w:bookmarkEnd w:id="353"/>
    </w:tbl>
    <w:p w14:paraId="0C20D77B" w14:textId="77777777" w:rsidR="00276B9E" w:rsidRPr="006145DB" w:rsidRDefault="00276B9E" w:rsidP="005B435E">
      <w:pPr>
        <w:pStyle w:val="commentcontentpara"/>
        <w:spacing w:before="0" w:beforeAutospacing="0" w:after="0" w:afterAutospacing="0"/>
        <w:rPr>
          <w:rFonts w:ascii="Arial" w:hAnsi="Arial" w:cs="Arial"/>
          <w:sz w:val="22"/>
          <w:szCs w:val="22"/>
        </w:rPr>
      </w:pPr>
    </w:p>
    <w:p w14:paraId="1EA31687" w14:textId="4867C5C9" w:rsidR="00B877B5" w:rsidRPr="006145DB" w:rsidRDefault="00B877B5" w:rsidP="005B435E">
      <w:pPr>
        <w:pStyle w:val="Ttulo1"/>
        <w:tabs>
          <w:tab w:val="left" w:pos="993"/>
          <w:tab w:val="left" w:pos="1843"/>
        </w:tabs>
        <w:ind w:left="709"/>
        <w:jc w:val="center"/>
      </w:pPr>
      <w:bookmarkStart w:id="364" w:name="_Toc210213232"/>
      <w:bookmarkStart w:id="365" w:name="_Toc213273501"/>
      <w:bookmarkStart w:id="366" w:name="_Toc213276128"/>
      <w:bookmarkStart w:id="367" w:name="_Toc216902462"/>
      <w:r w:rsidRPr="006145DB">
        <w:t>7.8</w:t>
      </w:r>
      <w:r w:rsidRPr="006145DB">
        <w:rPr>
          <w:color w:val="EE0000"/>
        </w:rPr>
        <w:t>.</w:t>
      </w:r>
      <w:r w:rsidR="00A55ED3" w:rsidRPr="006145DB">
        <w:t>5</w:t>
      </w:r>
      <w:r w:rsidRPr="006145DB">
        <w:t xml:space="preserve"> Servicio Hospedaje de mediano plazo “Villas para la inclusión”</w:t>
      </w:r>
      <w:bookmarkEnd w:id="364"/>
      <w:bookmarkEnd w:id="365"/>
      <w:bookmarkEnd w:id="366"/>
      <w:bookmarkEnd w:id="367"/>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40"/>
        <w:gridCol w:w="7455"/>
      </w:tblGrid>
      <w:tr w:rsidR="00024AA4" w:rsidRPr="006145DB" w14:paraId="25435545" w14:textId="77777777" w:rsidTr="004E1131">
        <w:trPr>
          <w:trHeight w:val="359"/>
          <w:jc w:val="center"/>
        </w:trPr>
        <w:tc>
          <w:tcPr>
            <w:tcW w:w="1940" w:type="dxa"/>
            <w:shd w:val="clear" w:color="auto" w:fill="FFFFFF" w:themeFill="background1"/>
            <w:vAlign w:val="center"/>
          </w:tcPr>
          <w:p w14:paraId="71A3F163" w14:textId="77777777" w:rsidR="00B877B5" w:rsidRPr="006145DB" w:rsidRDefault="00B877B5" w:rsidP="005B435E">
            <w:pPr>
              <w:spacing w:after="0" w:line="240" w:lineRule="auto"/>
              <w:ind w:left="22"/>
              <w:contextualSpacing/>
              <w:jc w:val="both"/>
              <w:rPr>
                <w:rFonts w:eastAsia="Calibri" w:cs="Arial"/>
                <w:sz w:val="20"/>
                <w:szCs w:val="20"/>
                <w:lang w:eastAsia="es-CO"/>
              </w:rPr>
            </w:pPr>
            <w:r w:rsidRPr="006145DB">
              <w:rPr>
                <w:rFonts w:cs="Arial"/>
                <w:sz w:val="20"/>
                <w:szCs w:val="20"/>
                <w:lang w:eastAsia="es-CO"/>
              </w:rPr>
              <w:t>Nombre del servicio</w:t>
            </w:r>
          </w:p>
        </w:tc>
        <w:tc>
          <w:tcPr>
            <w:tcW w:w="7455" w:type="dxa"/>
            <w:shd w:val="clear" w:color="auto" w:fill="FFFFFF" w:themeFill="background1"/>
            <w:vAlign w:val="center"/>
          </w:tcPr>
          <w:p w14:paraId="39705395" w14:textId="77777777" w:rsidR="00B877B5" w:rsidRPr="006145DB" w:rsidRDefault="00B877B5" w:rsidP="005B435E">
            <w:pPr>
              <w:pStyle w:val="Textoindependiente"/>
              <w:spacing w:after="0" w:line="240" w:lineRule="auto"/>
              <w:jc w:val="both"/>
              <w:rPr>
                <w:rFonts w:cs="Arial"/>
                <w:sz w:val="20"/>
                <w:szCs w:val="20"/>
              </w:rPr>
            </w:pPr>
            <w:bookmarkStart w:id="368" w:name="_Hlk207273970"/>
            <w:r w:rsidRPr="006145DB">
              <w:rPr>
                <w:rFonts w:cs="Arial"/>
                <w:sz w:val="20"/>
                <w:szCs w:val="20"/>
                <w:lang w:val="es-CO"/>
              </w:rPr>
              <w:t xml:space="preserve">Hospedaje de mediano plazo </w:t>
            </w:r>
            <w:r w:rsidRPr="006145DB">
              <w:rPr>
                <w:rFonts w:cs="Arial"/>
                <w:sz w:val="20"/>
                <w:szCs w:val="20"/>
              </w:rPr>
              <w:t xml:space="preserve">“Villas para la inclusión”. </w:t>
            </w:r>
            <w:bookmarkEnd w:id="368"/>
          </w:p>
        </w:tc>
      </w:tr>
      <w:tr w:rsidR="00024AA4" w:rsidRPr="006145DB" w14:paraId="6078E541" w14:textId="77777777" w:rsidTr="00B877B5">
        <w:trPr>
          <w:trHeight w:val="585"/>
          <w:jc w:val="center"/>
        </w:trPr>
        <w:tc>
          <w:tcPr>
            <w:tcW w:w="1940" w:type="dxa"/>
            <w:shd w:val="clear" w:color="auto" w:fill="FFFFFF" w:themeFill="background1"/>
            <w:vAlign w:val="center"/>
          </w:tcPr>
          <w:p w14:paraId="232AFF40" w14:textId="77777777" w:rsidR="00B877B5" w:rsidRPr="006145DB" w:rsidRDefault="00B877B5" w:rsidP="00F95A48">
            <w:pPr>
              <w:spacing w:after="0" w:line="240" w:lineRule="auto"/>
              <w:contextualSpacing/>
              <w:rPr>
                <w:rFonts w:cs="Arial"/>
                <w:sz w:val="20"/>
                <w:szCs w:val="20"/>
                <w:lang w:eastAsia="es-CO"/>
              </w:rPr>
            </w:pPr>
            <w:r w:rsidRPr="006145DB">
              <w:rPr>
                <w:rFonts w:cs="Arial"/>
                <w:sz w:val="20"/>
                <w:szCs w:val="20"/>
                <w:lang w:eastAsia="es-CO"/>
              </w:rPr>
              <w:t>Objeto del servicio</w:t>
            </w:r>
          </w:p>
        </w:tc>
        <w:tc>
          <w:tcPr>
            <w:tcW w:w="7455" w:type="dxa"/>
            <w:shd w:val="clear" w:color="auto" w:fill="FFFFFF" w:themeFill="background1"/>
            <w:vAlign w:val="center"/>
          </w:tcPr>
          <w:p w14:paraId="438F0328" w14:textId="77777777" w:rsidR="00B877B5" w:rsidRPr="006145DB" w:rsidRDefault="00B877B5" w:rsidP="005B435E">
            <w:pPr>
              <w:spacing w:after="0" w:line="240" w:lineRule="auto"/>
              <w:jc w:val="both"/>
              <w:rPr>
                <w:rFonts w:cs="Arial"/>
                <w:sz w:val="20"/>
                <w:szCs w:val="20"/>
                <w:lang w:eastAsia="es-CO"/>
              </w:rPr>
            </w:pPr>
            <w:bookmarkStart w:id="369" w:name="_Hlk207274500"/>
            <w:r w:rsidRPr="006145DB">
              <w:rPr>
                <w:rFonts w:cs="Arial"/>
                <w:sz w:val="20"/>
                <w:szCs w:val="20"/>
                <w:lang w:eastAsia="es-CO"/>
              </w:rPr>
              <w:t>Contribuir a la reducción de las formas extremas de exclusión de los hogares residentes en Bogotá D.C identificados por la Secretaría Distrital de Integración Social, mediante el acceso a un conjunto de servicios que incluya una solución habitacional como residencia habitual, la atención para la estabilización, inclusión social, productiva</w:t>
            </w:r>
            <w:bookmarkEnd w:id="369"/>
            <w:r w:rsidRPr="006145DB">
              <w:rPr>
                <w:rFonts w:cs="Arial"/>
                <w:sz w:val="20"/>
                <w:szCs w:val="20"/>
                <w:lang w:eastAsia="es-CO"/>
              </w:rPr>
              <w:t xml:space="preserve"> y participativa de las personas beneficiarias.</w:t>
            </w:r>
          </w:p>
        </w:tc>
      </w:tr>
      <w:tr w:rsidR="00024AA4" w:rsidRPr="006145DB" w14:paraId="6B6AE3AE" w14:textId="77777777" w:rsidTr="00B877B5">
        <w:trPr>
          <w:trHeight w:val="20"/>
          <w:jc w:val="center"/>
        </w:trPr>
        <w:tc>
          <w:tcPr>
            <w:tcW w:w="1940" w:type="dxa"/>
            <w:shd w:val="clear" w:color="auto" w:fill="FFFFFF" w:themeFill="background1"/>
            <w:vAlign w:val="center"/>
          </w:tcPr>
          <w:p w14:paraId="18FFD2A5" w14:textId="77777777" w:rsidR="00B877B5" w:rsidRPr="006145DB" w:rsidRDefault="00B877B5" w:rsidP="00F95A48">
            <w:pPr>
              <w:spacing w:after="0" w:line="240" w:lineRule="auto"/>
              <w:contextualSpacing/>
              <w:rPr>
                <w:rFonts w:cs="Arial"/>
                <w:sz w:val="20"/>
                <w:szCs w:val="20"/>
                <w:lang w:eastAsia="es-CO"/>
              </w:rPr>
            </w:pPr>
            <w:r w:rsidRPr="006145DB">
              <w:rPr>
                <w:rFonts w:cs="Arial"/>
                <w:sz w:val="20"/>
                <w:szCs w:val="20"/>
                <w:lang w:eastAsia="es-CO"/>
              </w:rPr>
              <w:t>Oferta servicio</w:t>
            </w:r>
          </w:p>
        </w:tc>
        <w:tc>
          <w:tcPr>
            <w:tcW w:w="7455" w:type="dxa"/>
            <w:shd w:val="clear" w:color="auto" w:fill="FFFFFF" w:themeFill="background1"/>
            <w:vAlign w:val="center"/>
          </w:tcPr>
          <w:p w14:paraId="2940CA3A" w14:textId="77777777" w:rsidR="00B877B5" w:rsidRPr="006145DB" w:rsidRDefault="00B877B5" w:rsidP="005B435E">
            <w:pPr>
              <w:spacing w:after="0" w:line="240" w:lineRule="auto"/>
              <w:jc w:val="both"/>
              <w:rPr>
                <w:rFonts w:cs="Arial"/>
                <w:sz w:val="20"/>
                <w:szCs w:val="20"/>
                <w:lang w:eastAsia="es-CO"/>
              </w:rPr>
            </w:pPr>
            <w:bookmarkStart w:id="370" w:name="_Hlk207280436"/>
            <w:r w:rsidRPr="006145DB">
              <w:rPr>
                <w:rFonts w:cs="Arial"/>
                <w:sz w:val="20"/>
                <w:szCs w:val="20"/>
                <w:lang w:eastAsia="es-CO"/>
              </w:rPr>
              <w:t>Brindar atención integral a través de la oferta de una residencia habitual y la gestión de caso, garantizando la prestación de los siguientes componentes:</w:t>
            </w:r>
          </w:p>
          <w:p w14:paraId="359AD515" w14:textId="77777777" w:rsidR="00B877B5" w:rsidRPr="006145DB" w:rsidRDefault="00B877B5" w:rsidP="005B435E">
            <w:pPr>
              <w:pStyle w:val="Ttulo1"/>
              <w:rPr>
                <w:sz w:val="20"/>
                <w:szCs w:val="20"/>
                <w:lang w:eastAsia="es-CO"/>
              </w:rPr>
            </w:pPr>
          </w:p>
          <w:p w14:paraId="0FED6172" w14:textId="77777777" w:rsidR="00B877B5" w:rsidRPr="006145DB" w:rsidRDefault="00B877B5">
            <w:pPr>
              <w:pStyle w:val="Prrafodelista"/>
              <w:numPr>
                <w:ilvl w:val="0"/>
                <w:numId w:val="106"/>
              </w:numPr>
              <w:spacing w:after="0" w:line="240" w:lineRule="auto"/>
              <w:jc w:val="both"/>
              <w:rPr>
                <w:rFonts w:cs="Arial"/>
                <w:sz w:val="20"/>
                <w:szCs w:val="20"/>
                <w:lang w:eastAsia="es-CO"/>
              </w:rPr>
            </w:pPr>
            <w:r w:rsidRPr="006145DB">
              <w:rPr>
                <w:rFonts w:cs="Arial"/>
                <w:sz w:val="20"/>
                <w:szCs w:val="20"/>
                <w:lang w:eastAsia="es-CO"/>
              </w:rPr>
              <w:t>Estabilización: asignación de una residencia habitacional por hogar, hasta por doce (12) meses prorrogables según evaluación técnica para mitigar el déficit de vivienda. Incluye la gestión de caso con valoración psicosocial, socio-jurídica y de salud;</w:t>
            </w:r>
            <w:r w:rsidRPr="006145DB">
              <w:rPr>
                <w:rFonts w:cs="Arial"/>
                <w:sz w:val="20"/>
                <w:szCs w:val="20"/>
              </w:rPr>
              <w:t xml:space="preserve"> </w:t>
            </w:r>
            <w:r w:rsidRPr="006145DB">
              <w:rPr>
                <w:rFonts w:cs="Arial"/>
                <w:sz w:val="20"/>
                <w:szCs w:val="20"/>
                <w:lang w:eastAsia="es-CO"/>
              </w:rPr>
              <w:t>caracterización de necesidades alimentarias del hogar, así como vigilancia nutricional de cada integrante del hogar, para definir el tipo de apoyo alimentario que se ajuste a las necesidades de los beneficiarios. La activación de rutas de atención y vinculación a los componentes de Ingreso Mínimo Garantizado.</w:t>
            </w:r>
          </w:p>
          <w:p w14:paraId="20C00B96" w14:textId="77777777" w:rsidR="00B877B5" w:rsidRPr="006145DB" w:rsidRDefault="00B877B5" w:rsidP="005B435E">
            <w:pPr>
              <w:pStyle w:val="Prrafodelista"/>
              <w:spacing w:after="0" w:line="240" w:lineRule="auto"/>
              <w:jc w:val="both"/>
              <w:rPr>
                <w:rFonts w:cs="Arial"/>
                <w:sz w:val="20"/>
                <w:szCs w:val="20"/>
                <w:lang w:eastAsia="es-CO"/>
              </w:rPr>
            </w:pPr>
          </w:p>
          <w:p w14:paraId="028943AD" w14:textId="77777777" w:rsidR="00B877B5" w:rsidRPr="006145DB" w:rsidRDefault="00B877B5">
            <w:pPr>
              <w:pStyle w:val="Prrafodelista"/>
              <w:numPr>
                <w:ilvl w:val="0"/>
                <w:numId w:val="106"/>
              </w:numPr>
              <w:spacing w:after="0" w:line="240" w:lineRule="auto"/>
              <w:jc w:val="both"/>
              <w:rPr>
                <w:rFonts w:cs="Arial"/>
                <w:sz w:val="20"/>
                <w:szCs w:val="20"/>
                <w:lang w:eastAsia="es-CO"/>
              </w:rPr>
            </w:pPr>
            <w:bookmarkStart w:id="371" w:name="_Hlk208565696"/>
            <w:r w:rsidRPr="006145DB">
              <w:rPr>
                <w:rFonts w:cs="Arial"/>
                <w:sz w:val="20"/>
                <w:szCs w:val="20"/>
                <w:lang w:eastAsia="es-CO"/>
              </w:rPr>
              <w:t>Inclusión social: diseño de una ruta integral para cada hogar, orientada a superar barreras de acceso a servicios sociales. Contempla acompañamiento psicosocial, incluye la entrega de apoyo alimentario de acuerdo con sus necesidades, vigilancia nutricional y desarrollo de acciones orientadas a la promoción de prácticas saludables de alimentación, nutrición y actividad física. Esta atención puede prestarse en la Villa o mediante referenciación a la oferta institucional y de otras entidades.</w:t>
            </w:r>
            <w:bookmarkEnd w:id="371"/>
          </w:p>
          <w:p w14:paraId="66F5F094" w14:textId="77777777" w:rsidR="00B877B5" w:rsidRPr="006145DB" w:rsidRDefault="00B877B5" w:rsidP="005B435E">
            <w:pPr>
              <w:pStyle w:val="Prrafodelista"/>
              <w:spacing w:after="0" w:line="240" w:lineRule="auto"/>
              <w:ind w:left="360"/>
              <w:jc w:val="both"/>
              <w:rPr>
                <w:rFonts w:cs="Arial"/>
                <w:sz w:val="20"/>
                <w:szCs w:val="20"/>
                <w:lang w:eastAsia="es-CO"/>
              </w:rPr>
            </w:pPr>
          </w:p>
          <w:p w14:paraId="041B4878" w14:textId="77777777" w:rsidR="00B877B5" w:rsidRPr="006145DB" w:rsidRDefault="00B877B5">
            <w:pPr>
              <w:pStyle w:val="Prrafodelista"/>
              <w:numPr>
                <w:ilvl w:val="0"/>
                <w:numId w:val="106"/>
              </w:numPr>
              <w:spacing w:after="0" w:line="240" w:lineRule="auto"/>
              <w:jc w:val="both"/>
              <w:rPr>
                <w:rFonts w:cs="Arial"/>
                <w:bCs/>
                <w:sz w:val="20"/>
                <w:szCs w:val="20"/>
                <w:lang w:eastAsia="es-CO"/>
              </w:rPr>
            </w:pPr>
            <w:bookmarkStart w:id="372" w:name="_Hlk208565555"/>
            <w:r w:rsidRPr="006145DB">
              <w:rPr>
                <w:rFonts w:cs="Arial"/>
                <w:bCs/>
                <w:sz w:val="20"/>
                <w:szCs w:val="20"/>
                <w:lang w:eastAsia="es-CO"/>
              </w:rPr>
              <w:t>Inclusión productiva: vinculación de las personas miembros del hogar interesados en procesos de empleo o emprendimiento</w:t>
            </w:r>
            <w:bookmarkEnd w:id="372"/>
            <w:r w:rsidRPr="006145DB">
              <w:rPr>
                <w:rFonts w:cs="Arial"/>
                <w:bCs/>
                <w:sz w:val="20"/>
                <w:szCs w:val="20"/>
                <w:lang w:eastAsia="es-CO"/>
              </w:rPr>
              <w:t>, mediante la orientación ocupacional, desarrollo de capacidades y conexión con el mercado.</w:t>
            </w:r>
          </w:p>
          <w:p w14:paraId="25B7E0E3" w14:textId="77777777" w:rsidR="00B877B5" w:rsidRPr="006145DB" w:rsidRDefault="00B877B5" w:rsidP="005B435E">
            <w:pPr>
              <w:pStyle w:val="Prrafodelista"/>
              <w:spacing w:after="0" w:line="240" w:lineRule="auto"/>
              <w:jc w:val="both"/>
              <w:rPr>
                <w:rFonts w:cs="Arial"/>
                <w:bCs/>
                <w:sz w:val="20"/>
                <w:szCs w:val="20"/>
                <w:lang w:eastAsia="es-CO"/>
              </w:rPr>
            </w:pPr>
          </w:p>
          <w:p w14:paraId="1A3B2E46" w14:textId="77777777" w:rsidR="00B877B5" w:rsidRPr="006145DB" w:rsidRDefault="00B877B5">
            <w:pPr>
              <w:pStyle w:val="Prrafodelista"/>
              <w:numPr>
                <w:ilvl w:val="0"/>
                <w:numId w:val="106"/>
              </w:numPr>
              <w:spacing w:after="0" w:line="240" w:lineRule="auto"/>
              <w:jc w:val="both"/>
              <w:rPr>
                <w:rFonts w:cs="Arial"/>
                <w:bCs/>
                <w:sz w:val="20"/>
                <w:szCs w:val="20"/>
                <w:lang w:eastAsia="es-CO"/>
              </w:rPr>
            </w:pPr>
            <w:r w:rsidRPr="006145DB">
              <w:rPr>
                <w:rFonts w:cs="Arial"/>
                <w:bCs/>
                <w:sz w:val="20"/>
                <w:szCs w:val="20"/>
                <w:lang w:eastAsia="es-CO"/>
              </w:rPr>
              <w:t>Inclusión participativa: asesoría y acompañamiento jurídico para garantizar derechos fundamentales, atención a problemáticas legales específicas y promoción de espacios participativos que fortalezcan el tejido social e impulsen la inclusión real.</w:t>
            </w:r>
            <w:bookmarkEnd w:id="370"/>
          </w:p>
        </w:tc>
      </w:tr>
      <w:tr w:rsidR="00024AA4" w:rsidRPr="006145DB" w14:paraId="72FB96E6" w14:textId="77777777" w:rsidTr="00B877B5">
        <w:trPr>
          <w:trHeight w:val="20"/>
          <w:jc w:val="center"/>
        </w:trPr>
        <w:tc>
          <w:tcPr>
            <w:tcW w:w="1940" w:type="dxa"/>
            <w:shd w:val="clear" w:color="auto" w:fill="FFFFFF" w:themeFill="background1"/>
            <w:vAlign w:val="center"/>
          </w:tcPr>
          <w:p w14:paraId="7EAD8983" w14:textId="77777777" w:rsidR="00B877B5" w:rsidRPr="006145DB" w:rsidRDefault="00B877B5" w:rsidP="00F95A48">
            <w:pPr>
              <w:spacing w:after="0" w:line="240" w:lineRule="auto"/>
              <w:contextualSpacing/>
              <w:rPr>
                <w:rFonts w:cs="Arial"/>
                <w:sz w:val="20"/>
                <w:szCs w:val="20"/>
                <w:lang w:eastAsia="es-CO"/>
              </w:rPr>
            </w:pPr>
            <w:r w:rsidRPr="006145DB">
              <w:rPr>
                <w:rFonts w:cs="Arial"/>
                <w:sz w:val="20"/>
                <w:szCs w:val="20"/>
                <w:lang w:eastAsia="es-CO"/>
              </w:rPr>
              <w:t xml:space="preserve">Tipo de Focalización </w:t>
            </w:r>
          </w:p>
        </w:tc>
        <w:tc>
          <w:tcPr>
            <w:tcW w:w="7455" w:type="dxa"/>
            <w:shd w:val="clear" w:color="auto" w:fill="FFFFFF" w:themeFill="background1"/>
            <w:vAlign w:val="center"/>
          </w:tcPr>
          <w:p w14:paraId="628157CE" w14:textId="0E70F7F3" w:rsidR="00B877B5" w:rsidRPr="006145DB" w:rsidRDefault="00B877B5" w:rsidP="005B435E">
            <w:pPr>
              <w:tabs>
                <w:tab w:val="left" w:pos="709"/>
              </w:tabs>
              <w:spacing w:after="0" w:line="240" w:lineRule="auto"/>
              <w:contextualSpacing/>
              <w:jc w:val="both"/>
              <w:rPr>
                <w:rStyle w:val="normaltextrun"/>
                <w:rFonts w:cs="Arial"/>
                <w:sz w:val="20"/>
                <w:szCs w:val="20"/>
                <w:shd w:val="clear" w:color="auto" w:fill="FFFFFF"/>
              </w:rPr>
            </w:pPr>
            <w:r w:rsidRPr="006145DB">
              <w:rPr>
                <w:rStyle w:val="normaltextrun"/>
                <w:rFonts w:cs="Arial"/>
                <w:sz w:val="20"/>
                <w:szCs w:val="20"/>
                <w:shd w:val="clear" w:color="auto" w:fill="FFFFFF"/>
              </w:rPr>
              <w:t>Focalización individual</w:t>
            </w:r>
            <w:r w:rsidR="00F95A48">
              <w:rPr>
                <w:rStyle w:val="normaltextrun"/>
                <w:rFonts w:cs="Arial"/>
                <w:sz w:val="20"/>
                <w:szCs w:val="20"/>
                <w:shd w:val="clear" w:color="auto" w:fill="FFFFFF"/>
              </w:rPr>
              <w:t>.</w:t>
            </w:r>
            <w:r w:rsidRPr="006145DB">
              <w:rPr>
                <w:rStyle w:val="normaltextrun"/>
                <w:rFonts w:cs="Arial"/>
                <w:sz w:val="20"/>
                <w:szCs w:val="20"/>
                <w:shd w:val="clear" w:color="auto" w:fill="FFFFFF"/>
              </w:rPr>
              <w:t xml:space="preserve"> </w:t>
            </w:r>
          </w:p>
          <w:p w14:paraId="1712655C" w14:textId="1EE4F05C" w:rsidR="00B877B5" w:rsidRPr="006145DB" w:rsidRDefault="00B877B5" w:rsidP="005B435E">
            <w:pPr>
              <w:tabs>
                <w:tab w:val="left" w:pos="709"/>
              </w:tabs>
              <w:spacing w:after="0" w:line="240" w:lineRule="auto"/>
              <w:contextualSpacing/>
              <w:jc w:val="both"/>
              <w:rPr>
                <w:rStyle w:val="normaltextrun"/>
                <w:rFonts w:cs="Arial"/>
                <w:sz w:val="20"/>
                <w:szCs w:val="20"/>
                <w:shd w:val="clear" w:color="auto" w:fill="FFFFFF"/>
              </w:rPr>
            </w:pPr>
            <w:r w:rsidRPr="006145DB">
              <w:rPr>
                <w:rStyle w:val="normaltextrun"/>
                <w:rFonts w:cs="Arial"/>
                <w:sz w:val="20"/>
                <w:szCs w:val="20"/>
                <w:shd w:val="clear" w:color="auto" w:fill="FFFFFF"/>
              </w:rPr>
              <w:t>Focalización por categorías (por instrumentos)</w:t>
            </w:r>
            <w:r w:rsidR="00F95A48">
              <w:rPr>
                <w:rStyle w:val="normaltextrun"/>
                <w:rFonts w:cs="Arial"/>
                <w:sz w:val="20"/>
                <w:szCs w:val="20"/>
                <w:shd w:val="clear" w:color="auto" w:fill="FFFFFF"/>
              </w:rPr>
              <w:t>.</w:t>
            </w:r>
          </w:p>
          <w:p w14:paraId="37C74700" w14:textId="4FE5AD0C" w:rsidR="00B877B5" w:rsidRPr="006145DB" w:rsidRDefault="00B877B5" w:rsidP="005B435E">
            <w:pPr>
              <w:tabs>
                <w:tab w:val="left" w:pos="709"/>
              </w:tabs>
              <w:spacing w:after="0" w:line="240" w:lineRule="auto"/>
              <w:contextualSpacing/>
              <w:jc w:val="both"/>
              <w:rPr>
                <w:rStyle w:val="normaltextrun"/>
                <w:rFonts w:cs="Arial"/>
                <w:sz w:val="20"/>
                <w:szCs w:val="20"/>
                <w:shd w:val="clear" w:color="auto" w:fill="FFFFFF"/>
              </w:rPr>
            </w:pPr>
            <w:r w:rsidRPr="006145DB">
              <w:rPr>
                <w:rStyle w:val="normaltextrun"/>
                <w:rFonts w:cs="Arial"/>
                <w:sz w:val="20"/>
                <w:szCs w:val="20"/>
                <w:shd w:val="clear" w:color="auto" w:fill="FFFFFF"/>
              </w:rPr>
              <w:t>Autofocalización (por demanda)</w:t>
            </w:r>
            <w:r w:rsidR="00F95A48">
              <w:rPr>
                <w:rStyle w:val="normaltextrun"/>
                <w:rFonts w:cs="Arial"/>
                <w:sz w:val="20"/>
                <w:szCs w:val="20"/>
                <w:shd w:val="clear" w:color="auto" w:fill="FFFFFF"/>
              </w:rPr>
              <w:t>.</w:t>
            </w:r>
          </w:p>
        </w:tc>
      </w:tr>
      <w:tr w:rsidR="00024AA4" w:rsidRPr="006145DB" w14:paraId="39A22616" w14:textId="77777777" w:rsidTr="00B877B5">
        <w:trPr>
          <w:trHeight w:val="612"/>
          <w:jc w:val="center"/>
        </w:trPr>
        <w:tc>
          <w:tcPr>
            <w:tcW w:w="1940" w:type="dxa"/>
            <w:shd w:val="clear" w:color="auto" w:fill="FFFFFF" w:themeFill="background1"/>
            <w:vAlign w:val="center"/>
          </w:tcPr>
          <w:p w14:paraId="38D8F5D5" w14:textId="77777777" w:rsidR="00B877B5" w:rsidRPr="006145DB" w:rsidRDefault="00B877B5" w:rsidP="005B435E">
            <w:pPr>
              <w:spacing w:after="0" w:line="240" w:lineRule="auto"/>
              <w:contextualSpacing/>
              <w:jc w:val="both"/>
              <w:rPr>
                <w:rFonts w:cs="Arial"/>
                <w:sz w:val="20"/>
                <w:szCs w:val="20"/>
                <w:lang w:eastAsia="es-CO"/>
              </w:rPr>
            </w:pPr>
            <w:r w:rsidRPr="006145DB">
              <w:rPr>
                <w:rFonts w:cs="Arial"/>
                <w:sz w:val="20"/>
                <w:szCs w:val="20"/>
                <w:lang w:eastAsia="es-CO"/>
              </w:rPr>
              <w:t>Población Objetivo</w:t>
            </w:r>
          </w:p>
        </w:tc>
        <w:tc>
          <w:tcPr>
            <w:tcW w:w="7455" w:type="dxa"/>
            <w:shd w:val="clear" w:color="auto" w:fill="FFFFFF" w:themeFill="background1"/>
            <w:vAlign w:val="center"/>
          </w:tcPr>
          <w:p w14:paraId="765BC504" w14:textId="77777777" w:rsidR="00B877B5" w:rsidRPr="006145DB" w:rsidRDefault="00B877B5" w:rsidP="005B435E">
            <w:pPr>
              <w:tabs>
                <w:tab w:val="left" w:pos="709"/>
              </w:tabs>
              <w:spacing w:after="0" w:line="240" w:lineRule="auto"/>
              <w:contextualSpacing/>
              <w:jc w:val="both"/>
              <w:rPr>
                <w:rStyle w:val="normaltextrun"/>
                <w:rFonts w:cs="Arial"/>
                <w:sz w:val="20"/>
                <w:szCs w:val="20"/>
                <w:shd w:val="clear" w:color="auto" w:fill="FFFFFF"/>
              </w:rPr>
            </w:pPr>
            <w:r w:rsidRPr="006145DB">
              <w:rPr>
                <w:rStyle w:val="normaltextrun"/>
                <w:rFonts w:cs="Arial"/>
                <w:sz w:val="20"/>
                <w:szCs w:val="20"/>
                <w:shd w:val="clear" w:color="auto" w:fill="FFFFFF"/>
              </w:rPr>
              <w:t xml:space="preserve">Hogares </w:t>
            </w:r>
            <w:r w:rsidRPr="006145DB">
              <w:rPr>
                <w:rStyle w:val="normaltextrun"/>
                <w:rFonts w:cs="Arial"/>
                <w:sz w:val="20"/>
                <w:szCs w:val="20"/>
              </w:rPr>
              <w:t>que hayan sido</w:t>
            </w:r>
            <w:r w:rsidRPr="006145DB">
              <w:rPr>
                <w:rStyle w:val="normaltextrun"/>
                <w:rFonts w:cs="Arial"/>
                <w:sz w:val="20"/>
                <w:szCs w:val="20"/>
                <w:shd w:val="clear" w:color="auto" w:fill="FFFFFF"/>
              </w:rPr>
              <w:t xml:space="preserve"> identificados por la</w:t>
            </w:r>
            <w:r w:rsidRPr="006145DB">
              <w:rPr>
                <w:rStyle w:val="normaltextrun"/>
                <w:rFonts w:cs="Arial"/>
                <w:sz w:val="20"/>
                <w:szCs w:val="20"/>
              </w:rPr>
              <w:t xml:space="preserve">s áreas técnicas de SDIS </w:t>
            </w:r>
            <w:r w:rsidRPr="006145DB">
              <w:rPr>
                <w:rStyle w:val="normaltextrun"/>
                <w:rFonts w:cs="Arial"/>
                <w:sz w:val="20"/>
                <w:szCs w:val="20"/>
                <w:shd w:val="clear" w:color="auto" w:fill="FFFFFF"/>
              </w:rPr>
              <w:t>en formas extremas de exclusión</w:t>
            </w:r>
            <w:r w:rsidRPr="006145DB">
              <w:rPr>
                <w:rStyle w:val="normaltextrun"/>
                <w:rFonts w:cs="Arial"/>
                <w:sz w:val="20"/>
                <w:szCs w:val="20"/>
              </w:rPr>
              <w:t xml:space="preserve"> y</w:t>
            </w:r>
            <w:r w:rsidRPr="006145DB">
              <w:rPr>
                <w:rStyle w:val="normaltextrun"/>
                <w:rFonts w:cs="Arial"/>
                <w:sz w:val="20"/>
                <w:szCs w:val="20"/>
                <w:shd w:val="clear" w:color="auto" w:fill="FFFFFF"/>
              </w:rPr>
              <w:t xml:space="preserve"> que </w:t>
            </w:r>
            <w:r w:rsidRPr="006145DB">
              <w:rPr>
                <w:rFonts w:cs="Arial"/>
                <w:sz w:val="20"/>
                <w:szCs w:val="20"/>
                <w:lang w:eastAsia="es-CO"/>
              </w:rPr>
              <w:t>tengan residencia habitual en Bogotá D.C superior a un (1) año.</w:t>
            </w:r>
          </w:p>
        </w:tc>
      </w:tr>
      <w:tr w:rsidR="00024AA4" w:rsidRPr="006145DB" w14:paraId="37BA4CC1" w14:textId="77777777" w:rsidTr="00B877B5">
        <w:trPr>
          <w:trHeight w:val="828"/>
          <w:jc w:val="center"/>
        </w:trPr>
        <w:tc>
          <w:tcPr>
            <w:tcW w:w="1940" w:type="dxa"/>
            <w:shd w:val="clear" w:color="auto" w:fill="FFFFFF" w:themeFill="background1"/>
            <w:vAlign w:val="center"/>
          </w:tcPr>
          <w:p w14:paraId="1C9BE8BF" w14:textId="77777777" w:rsidR="00B877B5" w:rsidRPr="006145DB" w:rsidRDefault="00B877B5" w:rsidP="003B12DC">
            <w:pPr>
              <w:spacing w:after="0" w:line="240" w:lineRule="auto"/>
              <w:contextualSpacing/>
              <w:rPr>
                <w:rFonts w:cs="Arial"/>
                <w:sz w:val="20"/>
                <w:szCs w:val="20"/>
                <w:lang w:eastAsia="es-CO"/>
              </w:rPr>
            </w:pPr>
            <w:r w:rsidRPr="006145DB">
              <w:rPr>
                <w:rFonts w:cs="Arial"/>
                <w:sz w:val="20"/>
                <w:szCs w:val="20"/>
                <w:lang w:eastAsia="es-CO"/>
              </w:rPr>
              <w:t>Fuentes de Información de la Población Objetivo</w:t>
            </w:r>
          </w:p>
        </w:tc>
        <w:tc>
          <w:tcPr>
            <w:tcW w:w="7455" w:type="dxa"/>
            <w:shd w:val="clear" w:color="auto" w:fill="FFFFFF" w:themeFill="background1"/>
            <w:vAlign w:val="center"/>
          </w:tcPr>
          <w:p w14:paraId="243C9731" w14:textId="77777777" w:rsidR="00B877B5" w:rsidRPr="006145DB" w:rsidRDefault="00B877B5" w:rsidP="005B435E">
            <w:pPr>
              <w:spacing w:after="0" w:line="240" w:lineRule="auto"/>
              <w:rPr>
                <w:rFonts w:cs="Arial"/>
                <w:sz w:val="20"/>
                <w:szCs w:val="20"/>
              </w:rPr>
            </w:pPr>
          </w:p>
          <w:tbl>
            <w:tblPr>
              <w:tblStyle w:val="Tablaconcuadrcula"/>
              <w:tblW w:w="7201" w:type="dxa"/>
              <w:jc w:val="center"/>
              <w:tblLayout w:type="fixed"/>
              <w:tblLook w:val="04A0" w:firstRow="1" w:lastRow="0" w:firstColumn="1" w:lastColumn="0" w:noHBand="0" w:noVBand="1"/>
            </w:tblPr>
            <w:tblGrid>
              <w:gridCol w:w="2762"/>
              <w:gridCol w:w="1559"/>
              <w:gridCol w:w="1117"/>
              <w:gridCol w:w="1763"/>
            </w:tblGrid>
            <w:tr w:rsidR="00024AA4" w:rsidRPr="006145DB" w14:paraId="6ED4D12F" w14:textId="77777777" w:rsidTr="003B12DC">
              <w:trPr>
                <w:trHeight w:val="372"/>
                <w:jc w:val="center"/>
              </w:trPr>
              <w:tc>
                <w:tcPr>
                  <w:tcW w:w="2762" w:type="dxa"/>
                  <w:shd w:val="clear" w:color="auto" w:fill="FFFFFF" w:themeFill="background1"/>
                  <w:vAlign w:val="center"/>
                </w:tcPr>
                <w:p w14:paraId="4381084B" w14:textId="77777777" w:rsidR="00B877B5" w:rsidRPr="006145DB" w:rsidRDefault="00B877B5" w:rsidP="003B12DC">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559" w:type="dxa"/>
                  <w:shd w:val="clear" w:color="auto" w:fill="FFFFFF" w:themeFill="background1"/>
                  <w:vAlign w:val="center"/>
                </w:tcPr>
                <w:p w14:paraId="482808C0"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17" w:type="dxa"/>
                  <w:shd w:val="clear" w:color="auto" w:fill="FFFFFF" w:themeFill="background1"/>
                  <w:vAlign w:val="center"/>
                </w:tcPr>
                <w:p w14:paraId="42E48FFB"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763" w:type="dxa"/>
                  <w:shd w:val="clear" w:color="auto" w:fill="FFFFFF" w:themeFill="background1"/>
                  <w:vAlign w:val="center"/>
                </w:tcPr>
                <w:p w14:paraId="55746F0B"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024AA4" w:rsidRPr="006145DB" w14:paraId="1C2BD6F2" w14:textId="77777777" w:rsidTr="003B12DC">
              <w:trPr>
                <w:trHeight w:val="679"/>
                <w:jc w:val="center"/>
              </w:trPr>
              <w:tc>
                <w:tcPr>
                  <w:tcW w:w="2762" w:type="dxa"/>
                  <w:vMerge w:val="restart"/>
                  <w:shd w:val="clear" w:color="auto" w:fill="FFFFFF" w:themeFill="background1"/>
                  <w:vAlign w:val="center"/>
                </w:tcPr>
                <w:p w14:paraId="7569F042"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Hogar que vive en residencias tipo “pagadiarios”.</w:t>
                  </w:r>
                </w:p>
              </w:tc>
              <w:tc>
                <w:tcPr>
                  <w:tcW w:w="1559" w:type="dxa"/>
                  <w:shd w:val="clear" w:color="auto" w:fill="FFFFFF" w:themeFill="background1"/>
                  <w:vAlign w:val="center"/>
                </w:tcPr>
                <w:p w14:paraId="7C32FB4D"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17" w:type="dxa"/>
                  <w:shd w:val="clear" w:color="auto" w:fill="FFFFFF" w:themeFill="background1"/>
                  <w:vAlign w:val="center"/>
                </w:tcPr>
                <w:p w14:paraId="4ADFA565"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763" w:type="dxa"/>
                  <w:shd w:val="clear" w:color="auto" w:fill="FFFFFF" w:themeFill="background1"/>
                  <w:vAlign w:val="center"/>
                </w:tcPr>
                <w:p w14:paraId="00D8E73E"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Planeación – SDP</w:t>
                  </w:r>
                </w:p>
              </w:tc>
            </w:tr>
            <w:tr w:rsidR="00024AA4" w:rsidRPr="006145DB" w14:paraId="69F88FBB" w14:textId="77777777" w:rsidTr="003B12DC">
              <w:trPr>
                <w:trHeight w:val="231"/>
                <w:jc w:val="center"/>
              </w:trPr>
              <w:tc>
                <w:tcPr>
                  <w:tcW w:w="2762" w:type="dxa"/>
                  <w:vMerge/>
                  <w:shd w:val="clear" w:color="auto" w:fill="FFFFFF" w:themeFill="background1"/>
                  <w:vAlign w:val="center"/>
                </w:tcPr>
                <w:p w14:paraId="58E1B5D7" w14:textId="77777777" w:rsidR="00B877B5" w:rsidRPr="006145DB" w:rsidRDefault="00B877B5" w:rsidP="005B435E">
                  <w:pPr>
                    <w:tabs>
                      <w:tab w:val="left" w:pos="709"/>
                    </w:tabs>
                    <w:contextualSpacing/>
                    <w:jc w:val="both"/>
                    <w:rPr>
                      <w:rFonts w:cs="Arial"/>
                      <w:bCs/>
                      <w:sz w:val="16"/>
                      <w:szCs w:val="16"/>
                      <w:lang w:eastAsia="es-CO"/>
                    </w:rPr>
                  </w:pPr>
                </w:p>
              </w:tc>
              <w:tc>
                <w:tcPr>
                  <w:tcW w:w="1559" w:type="dxa"/>
                  <w:shd w:val="clear" w:color="auto" w:fill="FFFFFF" w:themeFill="background1"/>
                  <w:vAlign w:val="center"/>
                </w:tcPr>
                <w:p w14:paraId="6609D9B9"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17" w:type="dxa"/>
                  <w:shd w:val="clear" w:color="auto" w:fill="FFFFFF" w:themeFill="background1"/>
                  <w:vAlign w:val="center"/>
                </w:tcPr>
                <w:p w14:paraId="22F283D9"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3" w:type="dxa"/>
                  <w:shd w:val="clear" w:color="auto" w:fill="FFFFFF" w:themeFill="background1"/>
                  <w:vAlign w:val="center"/>
                </w:tcPr>
                <w:p w14:paraId="4CB8D60D"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024AA4" w:rsidRPr="006145DB" w14:paraId="1C35B897" w14:textId="77777777" w:rsidTr="003B12DC">
              <w:trPr>
                <w:trHeight w:val="231"/>
                <w:jc w:val="center"/>
              </w:trPr>
              <w:tc>
                <w:tcPr>
                  <w:tcW w:w="2762" w:type="dxa"/>
                  <w:vMerge/>
                  <w:shd w:val="clear" w:color="auto" w:fill="FFFFFF" w:themeFill="background1"/>
                  <w:vAlign w:val="center"/>
                </w:tcPr>
                <w:p w14:paraId="7FAEDF0F" w14:textId="77777777" w:rsidR="00B877B5" w:rsidRPr="006145DB" w:rsidRDefault="00B877B5" w:rsidP="005B435E">
                  <w:pPr>
                    <w:tabs>
                      <w:tab w:val="left" w:pos="709"/>
                    </w:tabs>
                    <w:contextualSpacing/>
                    <w:jc w:val="both"/>
                    <w:rPr>
                      <w:rFonts w:cs="Arial"/>
                      <w:bCs/>
                      <w:sz w:val="16"/>
                      <w:szCs w:val="16"/>
                      <w:lang w:eastAsia="es-CO"/>
                    </w:rPr>
                  </w:pPr>
                </w:p>
              </w:tc>
              <w:tc>
                <w:tcPr>
                  <w:tcW w:w="1559" w:type="dxa"/>
                  <w:shd w:val="clear" w:color="auto" w:fill="FFFFFF" w:themeFill="background1"/>
                  <w:vAlign w:val="center"/>
                </w:tcPr>
                <w:p w14:paraId="72B03264"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17" w:type="dxa"/>
                  <w:shd w:val="clear" w:color="auto" w:fill="FFFFFF" w:themeFill="background1"/>
                  <w:vAlign w:val="center"/>
                </w:tcPr>
                <w:p w14:paraId="6C8A0E8D"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3" w:type="dxa"/>
                  <w:shd w:val="clear" w:color="auto" w:fill="FFFFFF" w:themeFill="background1"/>
                  <w:vAlign w:val="center"/>
                </w:tcPr>
                <w:p w14:paraId="075D2A8B"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Equipo del Servicio Social.</w:t>
                  </w:r>
                </w:p>
              </w:tc>
            </w:tr>
            <w:tr w:rsidR="00024AA4" w:rsidRPr="006145DB" w14:paraId="5F0C2A3A" w14:textId="77777777" w:rsidTr="003B12DC">
              <w:trPr>
                <w:trHeight w:val="300"/>
                <w:jc w:val="center"/>
              </w:trPr>
              <w:tc>
                <w:tcPr>
                  <w:tcW w:w="2762" w:type="dxa"/>
                  <w:vMerge w:val="restart"/>
                  <w:shd w:val="clear" w:color="auto" w:fill="FFFFFF" w:themeFill="background1"/>
                  <w:vAlign w:val="center"/>
                </w:tcPr>
                <w:p w14:paraId="53F74522"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Hogar migrante internacional</w:t>
                  </w:r>
                </w:p>
              </w:tc>
              <w:tc>
                <w:tcPr>
                  <w:tcW w:w="1559" w:type="dxa"/>
                  <w:shd w:val="clear" w:color="auto" w:fill="FFFFFF" w:themeFill="background1"/>
                  <w:vAlign w:val="center"/>
                </w:tcPr>
                <w:p w14:paraId="5023FFBE"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Registro único para migrantes venezolanos-RUMV</w:t>
                  </w:r>
                </w:p>
              </w:tc>
              <w:tc>
                <w:tcPr>
                  <w:tcW w:w="1117" w:type="dxa"/>
                  <w:shd w:val="clear" w:color="auto" w:fill="FFFFFF" w:themeFill="background1"/>
                  <w:vAlign w:val="center"/>
                </w:tcPr>
                <w:p w14:paraId="1017066D" w14:textId="77777777" w:rsidR="00B877B5" w:rsidRPr="006145DB" w:rsidRDefault="00B877B5"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763" w:type="dxa"/>
                  <w:shd w:val="clear" w:color="auto" w:fill="FFFFFF" w:themeFill="background1"/>
                  <w:vAlign w:val="center"/>
                </w:tcPr>
                <w:p w14:paraId="5E5E3460"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Migración Colombia</w:t>
                  </w:r>
                </w:p>
              </w:tc>
            </w:tr>
            <w:tr w:rsidR="00024AA4" w:rsidRPr="006145DB" w14:paraId="61B9D38A" w14:textId="77777777" w:rsidTr="003B12DC">
              <w:trPr>
                <w:trHeight w:val="300"/>
                <w:jc w:val="center"/>
              </w:trPr>
              <w:tc>
                <w:tcPr>
                  <w:tcW w:w="2762" w:type="dxa"/>
                  <w:vMerge/>
                  <w:shd w:val="clear" w:color="auto" w:fill="FFFFFF" w:themeFill="background1"/>
                  <w:vAlign w:val="center"/>
                </w:tcPr>
                <w:p w14:paraId="70BCEDBA" w14:textId="77777777" w:rsidR="00B877B5" w:rsidRPr="006145DB" w:rsidRDefault="00B877B5" w:rsidP="005B435E">
                  <w:pPr>
                    <w:tabs>
                      <w:tab w:val="left" w:pos="709"/>
                    </w:tabs>
                    <w:contextualSpacing/>
                    <w:rPr>
                      <w:rFonts w:cs="Arial"/>
                      <w:sz w:val="16"/>
                      <w:szCs w:val="16"/>
                      <w:lang w:eastAsia="es-CO"/>
                    </w:rPr>
                  </w:pPr>
                </w:p>
              </w:tc>
              <w:tc>
                <w:tcPr>
                  <w:tcW w:w="1559" w:type="dxa"/>
                  <w:shd w:val="clear" w:color="auto" w:fill="FFFFFF" w:themeFill="background1"/>
                  <w:vAlign w:val="center"/>
                </w:tcPr>
                <w:p w14:paraId="1AF8DFAD" w14:textId="77777777" w:rsidR="00B877B5" w:rsidRPr="006145DB" w:rsidRDefault="00B877B5" w:rsidP="005B435E">
                  <w:pPr>
                    <w:tabs>
                      <w:tab w:val="left" w:pos="709"/>
                    </w:tabs>
                    <w:contextualSpacing/>
                    <w:jc w:val="center"/>
                    <w:rPr>
                      <w:rFonts w:eastAsia="Arial" w:cs="Arial"/>
                      <w:sz w:val="16"/>
                      <w:szCs w:val="16"/>
                    </w:rPr>
                  </w:pPr>
                  <w:r w:rsidRPr="006145DB">
                    <w:rPr>
                      <w:rFonts w:cs="Arial"/>
                      <w:sz w:val="16"/>
                      <w:szCs w:val="16"/>
                      <w:lang w:eastAsia="es-CO"/>
                    </w:rPr>
                    <w:t>Registro Social de Hogares</w:t>
                  </w:r>
                </w:p>
              </w:tc>
              <w:tc>
                <w:tcPr>
                  <w:tcW w:w="1117" w:type="dxa"/>
                  <w:shd w:val="clear" w:color="auto" w:fill="FFFFFF" w:themeFill="background1"/>
                  <w:vAlign w:val="center"/>
                </w:tcPr>
                <w:p w14:paraId="58A9A0ED"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Mensual (mes vencido)</w:t>
                  </w:r>
                </w:p>
              </w:tc>
              <w:tc>
                <w:tcPr>
                  <w:tcW w:w="1763" w:type="dxa"/>
                  <w:shd w:val="clear" w:color="auto" w:fill="FFFFFF" w:themeFill="background1"/>
                  <w:vAlign w:val="center"/>
                </w:tcPr>
                <w:p w14:paraId="7E8F7CF6"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024AA4" w:rsidRPr="006145DB" w14:paraId="126C6A32" w14:textId="77777777" w:rsidTr="003B12DC">
              <w:trPr>
                <w:trHeight w:val="231"/>
                <w:jc w:val="center"/>
              </w:trPr>
              <w:tc>
                <w:tcPr>
                  <w:tcW w:w="2762" w:type="dxa"/>
                  <w:vMerge/>
                  <w:shd w:val="clear" w:color="auto" w:fill="FFFFFF" w:themeFill="background1"/>
                  <w:vAlign w:val="center"/>
                </w:tcPr>
                <w:p w14:paraId="30F53DCF" w14:textId="77777777" w:rsidR="00B877B5" w:rsidRPr="006145DB" w:rsidRDefault="00B877B5" w:rsidP="005B435E">
                  <w:pPr>
                    <w:tabs>
                      <w:tab w:val="left" w:pos="709"/>
                    </w:tabs>
                    <w:contextualSpacing/>
                    <w:rPr>
                      <w:rFonts w:cs="Arial"/>
                      <w:bCs/>
                      <w:sz w:val="16"/>
                      <w:szCs w:val="16"/>
                      <w:lang w:eastAsia="es-CO"/>
                    </w:rPr>
                  </w:pPr>
                </w:p>
              </w:tc>
              <w:tc>
                <w:tcPr>
                  <w:tcW w:w="1559" w:type="dxa"/>
                  <w:shd w:val="clear" w:color="auto" w:fill="FFFFFF" w:themeFill="background1"/>
                  <w:vAlign w:val="center"/>
                </w:tcPr>
                <w:p w14:paraId="4B50FE86"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17" w:type="dxa"/>
                  <w:shd w:val="clear" w:color="auto" w:fill="FFFFFF" w:themeFill="background1"/>
                  <w:vAlign w:val="center"/>
                </w:tcPr>
                <w:p w14:paraId="7D4129B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3" w:type="dxa"/>
                  <w:shd w:val="clear" w:color="auto" w:fill="FFFFFF" w:themeFill="background1"/>
                  <w:vAlign w:val="center"/>
                </w:tcPr>
                <w:p w14:paraId="47EAB69C"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Equipo del Servicio Social.</w:t>
                  </w:r>
                </w:p>
              </w:tc>
            </w:tr>
            <w:tr w:rsidR="00024AA4" w:rsidRPr="006145DB" w14:paraId="26F9C847" w14:textId="77777777" w:rsidTr="003B12DC">
              <w:trPr>
                <w:trHeight w:val="231"/>
                <w:jc w:val="center"/>
              </w:trPr>
              <w:tc>
                <w:tcPr>
                  <w:tcW w:w="2762" w:type="dxa"/>
                  <w:shd w:val="clear" w:color="auto" w:fill="FFFFFF" w:themeFill="background1"/>
                  <w:vAlign w:val="center"/>
                </w:tcPr>
                <w:p w14:paraId="6432CCBD"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Hogar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559" w:type="dxa"/>
                  <w:shd w:val="clear" w:color="auto" w:fill="FFFFFF" w:themeFill="background1"/>
                  <w:vAlign w:val="center"/>
                </w:tcPr>
                <w:p w14:paraId="0BE560EE" w14:textId="65FE8D8E"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 xml:space="preserve">Registro Único de Victimas – RUV de la Unidad Administrativa Especial para la Atención y Reparación Integral de las </w:t>
                  </w:r>
                  <w:r w:rsidR="004D07D8" w:rsidRPr="006145DB">
                    <w:rPr>
                      <w:rFonts w:cs="Arial"/>
                      <w:sz w:val="16"/>
                      <w:szCs w:val="16"/>
                      <w:lang w:eastAsia="es-CO"/>
                    </w:rPr>
                    <w:t>Víctimas</w:t>
                  </w:r>
                </w:p>
              </w:tc>
              <w:tc>
                <w:tcPr>
                  <w:tcW w:w="1117" w:type="dxa"/>
                  <w:shd w:val="clear" w:color="auto" w:fill="FFFFFF" w:themeFill="background1"/>
                  <w:vAlign w:val="center"/>
                </w:tcPr>
                <w:p w14:paraId="79C43E02"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Trimestral</w:t>
                  </w:r>
                </w:p>
              </w:tc>
              <w:tc>
                <w:tcPr>
                  <w:tcW w:w="1763" w:type="dxa"/>
                  <w:shd w:val="clear" w:color="auto" w:fill="FFFFFF" w:themeFill="background1"/>
                  <w:vAlign w:val="center"/>
                </w:tcPr>
                <w:p w14:paraId="788BD1B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Oficina Consejería Distrital de Paz, Víctimas y Reconciliación</w:t>
                  </w:r>
                </w:p>
              </w:tc>
            </w:tr>
            <w:tr w:rsidR="00024AA4" w:rsidRPr="006145DB" w14:paraId="683D194A" w14:textId="77777777" w:rsidTr="003B12DC">
              <w:trPr>
                <w:trHeight w:val="231"/>
                <w:jc w:val="center"/>
              </w:trPr>
              <w:tc>
                <w:tcPr>
                  <w:tcW w:w="2762" w:type="dxa"/>
                  <w:vMerge w:val="restart"/>
                  <w:shd w:val="clear" w:color="auto" w:fill="FFFFFF" w:themeFill="background1"/>
                  <w:vAlign w:val="center"/>
                </w:tcPr>
                <w:p w14:paraId="5785216F"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 xml:space="preserve">Hogar que hace de la calle su lugar de habitación </w:t>
                  </w:r>
                </w:p>
              </w:tc>
              <w:tc>
                <w:tcPr>
                  <w:tcW w:w="1559" w:type="dxa"/>
                  <w:shd w:val="clear" w:color="auto" w:fill="FFFFFF" w:themeFill="background1"/>
                  <w:vAlign w:val="center"/>
                </w:tcPr>
                <w:p w14:paraId="296090C4"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Listado Censal Ciudadanos Habitantes de Calle.</w:t>
                  </w:r>
                </w:p>
              </w:tc>
              <w:tc>
                <w:tcPr>
                  <w:tcW w:w="1117" w:type="dxa"/>
                  <w:shd w:val="clear" w:color="auto" w:fill="FFFFFF" w:themeFill="background1"/>
                  <w:vAlign w:val="center"/>
                </w:tcPr>
                <w:p w14:paraId="789E8930"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763" w:type="dxa"/>
                  <w:shd w:val="clear" w:color="auto" w:fill="FFFFFF" w:themeFill="background1"/>
                  <w:vAlign w:val="center"/>
                </w:tcPr>
                <w:p w14:paraId="7501FC68"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024AA4" w:rsidRPr="006145DB" w14:paraId="107C0187" w14:textId="77777777" w:rsidTr="003B12DC">
              <w:trPr>
                <w:trHeight w:val="231"/>
                <w:jc w:val="center"/>
              </w:trPr>
              <w:tc>
                <w:tcPr>
                  <w:tcW w:w="2762" w:type="dxa"/>
                  <w:vMerge/>
                  <w:shd w:val="clear" w:color="auto" w:fill="FFFFFF" w:themeFill="background1"/>
                  <w:vAlign w:val="center"/>
                </w:tcPr>
                <w:p w14:paraId="0B00214D" w14:textId="77777777" w:rsidR="00B877B5" w:rsidRPr="006145DB" w:rsidRDefault="00B877B5" w:rsidP="005B435E">
                  <w:pPr>
                    <w:tabs>
                      <w:tab w:val="left" w:pos="709"/>
                    </w:tabs>
                    <w:contextualSpacing/>
                    <w:jc w:val="both"/>
                    <w:rPr>
                      <w:rFonts w:cs="Arial"/>
                      <w:sz w:val="16"/>
                      <w:szCs w:val="16"/>
                      <w:lang w:eastAsia="es-CO"/>
                    </w:rPr>
                  </w:pPr>
                </w:p>
              </w:tc>
              <w:tc>
                <w:tcPr>
                  <w:tcW w:w="1559" w:type="dxa"/>
                  <w:shd w:val="clear" w:color="auto" w:fill="FFFFFF" w:themeFill="background1"/>
                  <w:vAlign w:val="center"/>
                </w:tcPr>
                <w:p w14:paraId="1F0A2C4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Censos habitantes de calle</w:t>
                  </w:r>
                </w:p>
              </w:tc>
              <w:tc>
                <w:tcPr>
                  <w:tcW w:w="1117" w:type="dxa"/>
                  <w:shd w:val="clear" w:color="auto" w:fill="FFFFFF" w:themeFill="background1"/>
                  <w:vAlign w:val="center"/>
                </w:tcPr>
                <w:p w14:paraId="6451D7E4"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763" w:type="dxa"/>
                  <w:shd w:val="clear" w:color="auto" w:fill="FFFFFF" w:themeFill="background1"/>
                  <w:vAlign w:val="center"/>
                </w:tcPr>
                <w:p w14:paraId="32D42AD5"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024AA4" w:rsidRPr="006145DB" w14:paraId="5957162E" w14:textId="77777777" w:rsidTr="003B12DC">
              <w:trPr>
                <w:trHeight w:val="231"/>
                <w:jc w:val="center"/>
              </w:trPr>
              <w:tc>
                <w:tcPr>
                  <w:tcW w:w="2762" w:type="dxa"/>
                  <w:vMerge/>
                  <w:shd w:val="clear" w:color="auto" w:fill="FFFFFF" w:themeFill="background1"/>
                  <w:vAlign w:val="center"/>
                </w:tcPr>
                <w:p w14:paraId="00534AD9" w14:textId="77777777" w:rsidR="00B877B5" w:rsidRPr="006145DB" w:rsidRDefault="00B877B5" w:rsidP="005B435E">
                  <w:pPr>
                    <w:tabs>
                      <w:tab w:val="left" w:pos="709"/>
                    </w:tabs>
                    <w:contextualSpacing/>
                    <w:jc w:val="both"/>
                    <w:rPr>
                      <w:rFonts w:cs="Arial"/>
                      <w:sz w:val="16"/>
                      <w:szCs w:val="16"/>
                      <w:lang w:eastAsia="es-CO"/>
                    </w:rPr>
                  </w:pPr>
                </w:p>
              </w:tc>
              <w:tc>
                <w:tcPr>
                  <w:tcW w:w="1559" w:type="dxa"/>
                  <w:shd w:val="clear" w:color="auto" w:fill="FFFFFF" w:themeFill="background1"/>
                  <w:vAlign w:val="center"/>
                </w:tcPr>
                <w:p w14:paraId="166B2028"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Instrumento propio</w:t>
                  </w:r>
                </w:p>
              </w:tc>
              <w:tc>
                <w:tcPr>
                  <w:tcW w:w="1117" w:type="dxa"/>
                  <w:shd w:val="clear" w:color="auto" w:fill="FFFFFF" w:themeFill="background1"/>
                  <w:vAlign w:val="center"/>
                </w:tcPr>
                <w:p w14:paraId="26BD5049"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763" w:type="dxa"/>
                  <w:shd w:val="clear" w:color="auto" w:fill="FFFFFF" w:themeFill="background1"/>
                  <w:vAlign w:val="center"/>
                </w:tcPr>
                <w:p w14:paraId="47BDD9BE" w14:textId="77777777" w:rsidR="00B877B5" w:rsidRPr="006145DB" w:rsidRDefault="00B877B5" w:rsidP="005B435E">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r w:rsidR="00024AA4" w:rsidRPr="006145DB" w14:paraId="7988E492" w14:textId="77777777" w:rsidTr="003B12DC">
              <w:trPr>
                <w:trHeight w:val="231"/>
                <w:jc w:val="center"/>
              </w:trPr>
              <w:tc>
                <w:tcPr>
                  <w:tcW w:w="2762" w:type="dxa"/>
                  <w:vMerge/>
                  <w:shd w:val="clear" w:color="auto" w:fill="FFFFFF" w:themeFill="background1"/>
                  <w:vAlign w:val="center"/>
                </w:tcPr>
                <w:p w14:paraId="7CFAB979" w14:textId="77777777" w:rsidR="00B877B5" w:rsidRPr="006145DB" w:rsidRDefault="00B877B5" w:rsidP="005B435E">
                  <w:pPr>
                    <w:tabs>
                      <w:tab w:val="left" w:pos="709"/>
                    </w:tabs>
                    <w:contextualSpacing/>
                    <w:jc w:val="both"/>
                    <w:rPr>
                      <w:rFonts w:cs="Arial"/>
                      <w:sz w:val="16"/>
                      <w:szCs w:val="16"/>
                      <w:lang w:eastAsia="es-CO"/>
                    </w:rPr>
                  </w:pPr>
                </w:p>
              </w:tc>
              <w:tc>
                <w:tcPr>
                  <w:tcW w:w="1559" w:type="dxa"/>
                  <w:shd w:val="clear" w:color="auto" w:fill="FFFFFF" w:themeFill="background1"/>
                  <w:vAlign w:val="center"/>
                </w:tcPr>
                <w:p w14:paraId="39AA643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17" w:type="dxa"/>
                  <w:shd w:val="clear" w:color="auto" w:fill="FFFFFF" w:themeFill="background1"/>
                  <w:vAlign w:val="center"/>
                </w:tcPr>
                <w:p w14:paraId="58D2BB2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3" w:type="dxa"/>
                  <w:shd w:val="clear" w:color="auto" w:fill="FFFFFF" w:themeFill="background1"/>
                  <w:vAlign w:val="center"/>
                </w:tcPr>
                <w:p w14:paraId="276219EA"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024AA4" w:rsidRPr="006145DB" w14:paraId="10C3AB5D" w14:textId="77777777" w:rsidTr="003B12DC">
              <w:trPr>
                <w:trHeight w:val="231"/>
                <w:jc w:val="center"/>
              </w:trPr>
              <w:tc>
                <w:tcPr>
                  <w:tcW w:w="2762" w:type="dxa"/>
                  <w:vMerge/>
                  <w:tcBorders>
                    <w:bottom w:val="nil"/>
                  </w:tcBorders>
                  <w:shd w:val="clear" w:color="auto" w:fill="FFFFFF" w:themeFill="background1"/>
                  <w:vAlign w:val="center"/>
                </w:tcPr>
                <w:p w14:paraId="13B5A895" w14:textId="77777777" w:rsidR="00B877B5" w:rsidRPr="006145DB" w:rsidRDefault="00B877B5" w:rsidP="005B435E">
                  <w:pPr>
                    <w:tabs>
                      <w:tab w:val="left" w:pos="709"/>
                    </w:tabs>
                    <w:contextualSpacing/>
                    <w:jc w:val="both"/>
                    <w:rPr>
                      <w:rFonts w:cs="Arial"/>
                      <w:sz w:val="16"/>
                      <w:szCs w:val="16"/>
                      <w:lang w:eastAsia="es-CO"/>
                    </w:rPr>
                  </w:pPr>
                </w:p>
              </w:tc>
              <w:tc>
                <w:tcPr>
                  <w:tcW w:w="1559" w:type="dxa"/>
                  <w:tcBorders>
                    <w:bottom w:val="nil"/>
                  </w:tcBorders>
                  <w:shd w:val="clear" w:color="auto" w:fill="FFFFFF" w:themeFill="background1"/>
                  <w:vAlign w:val="center"/>
                </w:tcPr>
                <w:p w14:paraId="3B111334"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17" w:type="dxa"/>
                  <w:tcBorders>
                    <w:bottom w:val="nil"/>
                  </w:tcBorders>
                  <w:shd w:val="clear" w:color="auto" w:fill="FFFFFF" w:themeFill="background1"/>
                  <w:vAlign w:val="center"/>
                </w:tcPr>
                <w:p w14:paraId="191A78C7"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3" w:type="dxa"/>
                  <w:tcBorders>
                    <w:bottom w:val="nil"/>
                  </w:tcBorders>
                  <w:shd w:val="clear" w:color="auto" w:fill="FFFFFF" w:themeFill="background1"/>
                  <w:vAlign w:val="center"/>
                </w:tcPr>
                <w:p w14:paraId="27981754"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Equipo del Servicio Social.</w:t>
                  </w:r>
                </w:p>
              </w:tc>
            </w:tr>
            <w:tr w:rsidR="00024AA4" w:rsidRPr="006145DB" w14:paraId="3C3E7334" w14:textId="77777777" w:rsidTr="003B12DC">
              <w:trPr>
                <w:trHeight w:val="231"/>
                <w:jc w:val="center"/>
              </w:trPr>
              <w:tc>
                <w:tcPr>
                  <w:tcW w:w="2762" w:type="dxa"/>
                  <w:vMerge w:val="restart"/>
                  <w:tcBorders>
                    <w:top w:val="nil"/>
                  </w:tcBorders>
                  <w:shd w:val="clear" w:color="auto" w:fill="FFFFFF" w:themeFill="background1"/>
                  <w:vAlign w:val="center"/>
                </w:tcPr>
                <w:p w14:paraId="3D91CAF4"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sz w:val="16"/>
                      <w:szCs w:val="16"/>
                      <w:lang w:eastAsia="es-CO"/>
                    </w:rPr>
                    <w:t>Hogar en riesgo de habitar calle</w:t>
                  </w:r>
                </w:p>
              </w:tc>
              <w:tc>
                <w:tcPr>
                  <w:tcW w:w="1559" w:type="dxa"/>
                  <w:tcBorders>
                    <w:top w:val="nil"/>
                  </w:tcBorders>
                  <w:shd w:val="clear" w:color="auto" w:fill="FFFFFF" w:themeFill="background1"/>
                  <w:vAlign w:val="center"/>
                </w:tcPr>
                <w:p w14:paraId="1D23C70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Instrumento propio</w:t>
                  </w:r>
                </w:p>
              </w:tc>
              <w:tc>
                <w:tcPr>
                  <w:tcW w:w="1117" w:type="dxa"/>
                  <w:tcBorders>
                    <w:top w:val="nil"/>
                  </w:tcBorders>
                  <w:shd w:val="clear" w:color="auto" w:fill="FFFFFF" w:themeFill="background1"/>
                  <w:vAlign w:val="center"/>
                </w:tcPr>
                <w:p w14:paraId="009685CD"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3" w:type="dxa"/>
                  <w:tcBorders>
                    <w:top w:val="nil"/>
                  </w:tcBorders>
                  <w:shd w:val="clear" w:color="auto" w:fill="FFFFFF" w:themeFill="background1"/>
                  <w:vAlign w:val="center"/>
                </w:tcPr>
                <w:p w14:paraId="2997B66E"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024AA4" w:rsidRPr="006145DB" w14:paraId="37269994" w14:textId="77777777" w:rsidTr="003B12DC">
              <w:trPr>
                <w:trHeight w:val="231"/>
                <w:jc w:val="center"/>
              </w:trPr>
              <w:tc>
                <w:tcPr>
                  <w:tcW w:w="2762" w:type="dxa"/>
                  <w:vMerge/>
                  <w:tcBorders>
                    <w:bottom w:val="single" w:sz="4" w:space="0" w:color="auto"/>
                  </w:tcBorders>
                  <w:shd w:val="clear" w:color="auto" w:fill="FFFFFF" w:themeFill="background1"/>
                  <w:vAlign w:val="center"/>
                </w:tcPr>
                <w:p w14:paraId="42D65DAE" w14:textId="77777777" w:rsidR="00B877B5" w:rsidRPr="006145DB" w:rsidRDefault="00B877B5" w:rsidP="005B435E">
                  <w:pPr>
                    <w:tabs>
                      <w:tab w:val="left" w:pos="709"/>
                    </w:tabs>
                    <w:contextualSpacing/>
                    <w:jc w:val="both"/>
                    <w:rPr>
                      <w:rFonts w:cs="Arial"/>
                      <w:sz w:val="16"/>
                      <w:szCs w:val="16"/>
                      <w:lang w:eastAsia="es-CO"/>
                    </w:rPr>
                  </w:pPr>
                </w:p>
              </w:tc>
              <w:tc>
                <w:tcPr>
                  <w:tcW w:w="1559" w:type="dxa"/>
                  <w:tcBorders>
                    <w:bottom w:val="single" w:sz="4" w:space="0" w:color="auto"/>
                  </w:tcBorders>
                  <w:shd w:val="clear" w:color="auto" w:fill="FFFFFF" w:themeFill="background1"/>
                  <w:vAlign w:val="center"/>
                </w:tcPr>
                <w:p w14:paraId="34D4BED1"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17" w:type="dxa"/>
                  <w:tcBorders>
                    <w:bottom w:val="single" w:sz="4" w:space="0" w:color="auto"/>
                  </w:tcBorders>
                  <w:shd w:val="clear" w:color="auto" w:fill="FFFFFF" w:themeFill="background1"/>
                  <w:vAlign w:val="center"/>
                </w:tcPr>
                <w:p w14:paraId="60A9334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3" w:type="dxa"/>
                  <w:tcBorders>
                    <w:bottom w:val="single" w:sz="4" w:space="0" w:color="auto"/>
                  </w:tcBorders>
                  <w:shd w:val="clear" w:color="auto" w:fill="FFFFFF" w:themeFill="background1"/>
                  <w:vAlign w:val="center"/>
                </w:tcPr>
                <w:p w14:paraId="56207B4A"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Equipo del Servicio Social.</w:t>
                  </w:r>
                </w:p>
              </w:tc>
            </w:tr>
            <w:tr w:rsidR="00024AA4" w:rsidRPr="006145DB" w14:paraId="216640F3" w14:textId="77777777" w:rsidTr="003B12DC">
              <w:trPr>
                <w:trHeight w:val="231"/>
                <w:jc w:val="center"/>
              </w:trPr>
              <w:tc>
                <w:tcPr>
                  <w:tcW w:w="2762" w:type="dxa"/>
                  <w:vMerge w:val="restart"/>
                  <w:shd w:val="clear" w:color="auto" w:fill="FFFFFF" w:themeFill="background1"/>
                  <w:vAlign w:val="center"/>
                </w:tcPr>
                <w:p w14:paraId="5EDE987B" w14:textId="77777777" w:rsidR="00B877B5" w:rsidRPr="006145DB" w:rsidRDefault="00B877B5" w:rsidP="005B435E">
                  <w:pPr>
                    <w:tabs>
                      <w:tab w:val="left" w:pos="709"/>
                    </w:tabs>
                    <w:contextualSpacing/>
                    <w:rPr>
                      <w:rFonts w:cs="Arial"/>
                      <w:sz w:val="16"/>
                      <w:szCs w:val="16"/>
                      <w:lang w:eastAsia="es-CO"/>
                    </w:rPr>
                  </w:pPr>
                  <w:r w:rsidRPr="006145DB">
                    <w:rPr>
                      <w:rFonts w:cs="Arial"/>
                      <w:sz w:val="16"/>
                      <w:szCs w:val="16"/>
                      <w:lang w:eastAsia="es-CO"/>
                    </w:rPr>
                    <w:t xml:space="preserve">Residente en el Distrito Capital </w:t>
                  </w:r>
                  <w:r w:rsidRPr="006145DB">
                    <w:rPr>
                      <w:rStyle w:val="normaltextrun"/>
                      <w:rFonts w:cs="Arial"/>
                      <w:sz w:val="16"/>
                      <w:szCs w:val="16"/>
                    </w:rPr>
                    <w:t xml:space="preserve">que </w:t>
                  </w:r>
                  <w:r w:rsidRPr="006145DB">
                    <w:rPr>
                      <w:rFonts w:cs="Arial"/>
                      <w:sz w:val="16"/>
                      <w:szCs w:val="16"/>
                      <w:lang w:eastAsia="es-CO"/>
                    </w:rPr>
                    <w:t>tenga permanencia ininterrumpida superior a un (1) año.</w:t>
                  </w:r>
                </w:p>
              </w:tc>
              <w:tc>
                <w:tcPr>
                  <w:tcW w:w="1559" w:type="dxa"/>
                  <w:shd w:val="clear" w:color="auto" w:fill="FFFFFF" w:themeFill="background1"/>
                  <w:vAlign w:val="center"/>
                </w:tcPr>
                <w:p w14:paraId="1C8C9F19"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17" w:type="dxa"/>
                  <w:shd w:val="clear" w:color="auto" w:fill="FFFFFF" w:themeFill="background1"/>
                  <w:vAlign w:val="center"/>
                </w:tcPr>
                <w:p w14:paraId="59C03196"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3" w:type="dxa"/>
                  <w:shd w:val="clear" w:color="auto" w:fill="FFFFFF" w:themeFill="background1"/>
                  <w:vAlign w:val="center"/>
                </w:tcPr>
                <w:p w14:paraId="3D3B277A" w14:textId="77777777" w:rsidR="00B877B5" w:rsidRPr="006145DB" w:rsidRDefault="00B877B5" w:rsidP="005B435E">
                  <w:pPr>
                    <w:tabs>
                      <w:tab w:val="left" w:pos="709"/>
                    </w:tabs>
                    <w:contextualSpacing/>
                    <w:jc w:val="center"/>
                    <w:rPr>
                      <w:rFonts w:eastAsia="Arial" w:cs="Arial"/>
                      <w:sz w:val="16"/>
                      <w:szCs w:val="16"/>
                    </w:rPr>
                  </w:pPr>
                  <w:r w:rsidRPr="006145DB">
                    <w:rPr>
                      <w:rFonts w:cs="Arial"/>
                      <w:sz w:val="16"/>
                      <w:szCs w:val="16"/>
                      <w:lang w:eastAsia="es-CO"/>
                    </w:rPr>
                    <w:t>Secretaría Distrital de Integración Social</w:t>
                  </w:r>
                </w:p>
              </w:tc>
            </w:tr>
            <w:tr w:rsidR="00024AA4" w:rsidRPr="006145DB" w14:paraId="0809B9FF" w14:textId="77777777" w:rsidTr="003B12DC">
              <w:trPr>
                <w:trHeight w:val="231"/>
                <w:jc w:val="center"/>
              </w:trPr>
              <w:tc>
                <w:tcPr>
                  <w:tcW w:w="2762" w:type="dxa"/>
                  <w:vMerge/>
                  <w:shd w:val="clear" w:color="auto" w:fill="FFFFFF" w:themeFill="background1"/>
                  <w:vAlign w:val="center"/>
                </w:tcPr>
                <w:p w14:paraId="6AD664A5" w14:textId="77777777" w:rsidR="00B877B5" w:rsidRPr="006145DB" w:rsidRDefault="00B877B5" w:rsidP="005B435E">
                  <w:pPr>
                    <w:tabs>
                      <w:tab w:val="left" w:pos="709"/>
                    </w:tabs>
                    <w:contextualSpacing/>
                    <w:rPr>
                      <w:rFonts w:cs="Arial"/>
                      <w:sz w:val="16"/>
                      <w:szCs w:val="16"/>
                      <w:lang w:eastAsia="es-CO"/>
                    </w:rPr>
                  </w:pPr>
                </w:p>
              </w:tc>
              <w:tc>
                <w:tcPr>
                  <w:tcW w:w="1559" w:type="dxa"/>
                  <w:shd w:val="clear" w:color="auto" w:fill="FFFFFF" w:themeFill="background1"/>
                  <w:vAlign w:val="center"/>
                </w:tcPr>
                <w:p w14:paraId="3DDFFAE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Registro Social de Hogares</w:t>
                  </w:r>
                </w:p>
              </w:tc>
              <w:tc>
                <w:tcPr>
                  <w:tcW w:w="1117" w:type="dxa"/>
                  <w:shd w:val="clear" w:color="auto" w:fill="FFFFFF" w:themeFill="background1"/>
                  <w:vAlign w:val="center"/>
                </w:tcPr>
                <w:p w14:paraId="54A8B480"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763" w:type="dxa"/>
                  <w:shd w:val="clear" w:color="auto" w:fill="FFFFFF" w:themeFill="background1"/>
                  <w:vAlign w:val="center"/>
                </w:tcPr>
                <w:p w14:paraId="67216AC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024AA4" w:rsidRPr="006145DB" w14:paraId="58E2F363" w14:textId="77777777" w:rsidTr="003B12DC">
              <w:trPr>
                <w:trHeight w:val="435"/>
                <w:jc w:val="center"/>
              </w:trPr>
              <w:tc>
                <w:tcPr>
                  <w:tcW w:w="2762" w:type="dxa"/>
                  <w:vMerge/>
                  <w:tcBorders>
                    <w:bottom w:val="nil"/>
                  </w:tcBorders>
                  <w:shd w:val="clear" w:color="auto" w:fill="FFFFFF" w:themeFill="background1"/>
                  <w:vAlign w:val="center"/>
                </w:tcPr>
                <w:p w14:paraId="7831287A" w14:textId="77777777" w:rsidR="00B877B5" w:rsidRPr="006145DB" w:rsidRDefault="00B877B5" w:rsidP="005B435E">
                  <w:pPr>
                    <w:tabs>
                      <w:tab w:val="left" w:pos="709"/>
                    </w:tabs>
                    <w:contextualSpacing/>
                    <w:rPr>
                      <w:rFonts w:cs="Arial"/>
                      <w:bCs/>
                      <w:sz w:val="16"/>
                      <w:szCs w:val="16"/>
                      <w:lang w:eastAsia="es-CO"/>
                    </w:rPr>
                  </w:pPr>
                </w:p>
              </w:tc>
              <w:tc>
                <w:tcPr>
                  <w:tcW w:w="1559" w:type="dxa"/>
                  <w:tcBorders>
                    <w:bottom w:val="nil"/>
                  </w:tcBorders>
                  <w:shd w:val="clear" w:color="auto" w:fill="FFFFFF" w:themeFill="background1"/>
                  <w:vAlign w:val="center"/>
                </w:tcPr>
                <w:p w14:paraId="10EABD0B"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17" w:type="dxa"/>
                  <w:tcBorders>
                    <w:bottom w:val="nil"/>
                  </w:tcBorders>
                  <w:shd w:val="clear" w:color="auto" w:fill="FFFFFF" w:themeFill="background1"/>
                  <w:vAlign w:val="center"/>
                </w:tcPr>
                <w:p w14:paraId="1863180E" w14:textId="77777777" w:rsidR="00B877B5" w:rsidRPr="006145DB" w:rsidRDefault="00B877B5" w:rsidP="005B435E">
                  <w:pPr>
                    <w:jc w:val="center"/>
                    <w:rPr>
                      <w:rFonts w:cs="Arial"/>
                      <w:sz w:val="16"/>
                      <w:szCs w:val="16"/>
                      <w:lang w:eastAsia="es-CO"/>
                    </w:rPr>
                  </w:pPr>
                  <w:r w:rsidRPr="006145DB">
                    <w:rPr>
                      <w:rFonts w:cs="Arial"/>
                      <w:sz w:val="16"/>
                      <w:szCs w:val="16"/>
                      <w:lang w:eastAsia="es-CO"/>
                    </w:rPr>
                    <w:t>Vigente</w:t>
                  </w:r>
                </w:p>
              </w:tc>
              <w:tc>
                <w:tcPr>
                  <w:tcW w:w="1763" w:type="dxa"/>
                  <w:tcBorders>
                    <w:bottom w:val="nil"/>
                  </w:tcBorders>
                  <w:shd w:val="clear" w:color="auto" w:fill="FFFFFF" w:themeFill="background1"/>
                  <w:vAlign w:val="center"/>
                </w:tcPr>
                <w:p w14:paraId="2C9E8862"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Planeación – SDP</w:t>
                  </w:r>
                </w:p>
              </w:tc>
            </w:tr>
          </w:tbl>
          <w:p w14:paraId="15A00A5D" w14:textId="77777777" w:rsidR="00B877B5" w:rsidRPr="006145DB" w:rsidRDefault="00B877B5" w:rsidP="005B435E">
            <w:pPr>
              <w:tabs>
                <w:tab w:val="left" w:pos="709"/>
              </w:tabs>
              <w:spacing w:after="0" w:line="240" w:lineRule="auto"/>
              <w:contextualSpacing/>
              <w:jc w:val="both"/>
              <w:rPr>
                <w:rFonts w:cs="Arial"/>
                <w:bCs/>
                <w:sz w:val="20"/>
                <w:szCs w:val="20"/>
                <w:lang w:eastAsia="es-CO"/>
              </w:rPr>
            </w:pPr>
          </w:p>
        </w:tc>
      </w:tr>
      <w:tr w:rsidR="00024AA4" w:rsidRPr="006145DB" w14:paraId="76F5422F" w14:textId="77777777" w:rsidTr="003B12DC">
        <w:trPr>
          <w:trHeight w:val="742"/>
          <w:jc w:val="center"/>
        </w:trPr>
        <w:tc>
          <w:tcPr>
            <w:tcW w:w="1940" w:type="dxa"/>
            <w:shd w:val="clear" w:color="auto" w:fill="FFFFFF" w:themeFill="background1"/>
            <w:vAlign w:val="center"/>
          </w:tcPr>
          <w:p w14:paraId="011F6015" w14:textId="77777777" w:rsidR="00B877B5" w:rsidRPr="006145DB" w:rsidRDefault="00B877B5" w:rsidP="003B12DC">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455" w:type="dxa"/>
            <w:shd w:val="clear" w:color="auto" w:fill="FFFFFF" w:themeFill="background1"/>
            <w:vAlign w:val="center"/>
          </w:tcPr>
          <w:p w14:paraId="2BB5C28C" w14:textId="77777777" w:rsidR="00B877B5" w:rsidRPr="006145DB" w:rsidRDefault="00B877B5" w:rsidP="005B435E">
            <w:pPr>
              <w:tabs>
                <w:tab w:val="left" w:pos="709"/>
              </w:tabs>
              <w:spacing w:line="240" w:lineRule="auto"/>
              <w:contextualSpacing/>
              <w:jc w:val="both"/>
              <w:rPr>
                <w:rFonts w:cs="Arial"/>
                <w:bCs/>
                <w:sz w:val="20"/>
                <w:szCs w:val="20"/>
                <w:lang w:eastAsia="es-CO"/>
              </w:rPr>
            </w:pPr>
            <w:r w:rsidRPr="006145DB">
              <w:rPr>
                <w:rFonts w:cs="Arial"/>
                <w:bCs/>
                <w:sz w:val="20"/>
                <w:szCs w:val="20"/>
                <w:lang w:eastAsia="es-CO"/>
              </w:rPr>
              <w:t xml:space="preserve">No aplica </w:t>
            </w:r>
          </w:p>
        </w:tc>
      </w:tr>
      <w:tr w:rsidR="00024AA4" w:rsidRPr="006145DB" w14:paraId="3F5A15BC" w14:textId="77777777" w:rsidTr="00B877B5">
        <w:trPr>
          <w:trHeight w:val="2159"/>
          <w:jc w:val="center"/>
        </w:trPr>
        <w:tc>
          <w:tcPr>
            <w:tcW w:w="1940" w:type="dxa"/>
            <w:shd w:val="clear" w:color="auto" w:fill="FFFFFF" w:themeFill="background1"/>
            <w:vAlign w:val="center"/>
          </w:tcPr>
          <w:p w14:paraId="39F8FBCC" w14:textId="77777777" w:rsidR="00B877B5" w:rsidRPr="006145DB" w:rsidRDefault="00B877B5" w:rsidP="003B12DC">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7455" w:type="dxa"/>
            <w:shd w:val="clear" w:color="auto" w:fill="FFFFFF" w:themeFill="background1"/>
            <w:vAlign w:val="center"/>
          </w:tcPr>
          <w:tbl>
            <w:tblPr>
              <w:tblStyle w:val="Tablaconcuadrcula"/>
              <w:tblW w:w="7243" w:type="dxa"/>
              <w:jc w:val="center"/>
              <w:tblLayout w:type="fixed"/>
              <w:tblLook w:val="04A0" w:firstRow="1" w:lastRow="0" w:firstColumn="1" w:lastColumn="0" w:noHBand="0" w:noVBand="1"/>
            </w:tblPr>
            <w:tblGrid>
              <w:gridCol w:w="2977"/>
              <w:gridCol w:w="1344"/>
              <w:gridCol w:w="1155"/>
              <w:gridCol w:w="1767"/>
            </w:tblGrid>
            <w:tr w:rsidR="00024AA4" w:rsidRPr="006145DB" w14:paraId="49712F20" w14:textId="77777777" w:rsidTr="003B12DC">
              <w:trPr>
                <w:trHeight w:val="373"/>
                <w:tblHeader/>
                <w:jc w:val="center"/>
              </w:trPr>
              <w:tc>
                <w:tcPr>
                  <w:tcW w:w="2977" w:type="dxa"/>
                  <w:tcBorders>
                    <w:top w:val="nil"/>
                  </w:tcBorders>
                  <w:shd w:val="clear" w:color="auto" w:fill="FFFFFF" w:themeFill="background1"/>
                  <w:vAlign w:val="center"/>
                </w:tcPr>
                <w:p w14:paraId="1FE0A6F0"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 xml:space="preserve">Criterio de ingreso </w:t>
                  </w:r>
                </w:p>
              </w:tc>
              <w:tc>
                <w:tcPr>
                  <w:tcW w:w="1344" w:type="dxa"/>
                  <w:tcBorders>
                    <w:top w:val="nil"/>
                  </w:tcBorders>
                  <w:shd w:val="clear" w:color="auto" w:fill="FFFFFF" w:themeFill="background1"/>
                  <w:vAlign w:val="center"/>
                </w:tcPr>
                <w:p w14:paraId="0871194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55" w:type="dxa"/>
                  <w:tcBorders>
                    <w:top w:val="nil"/>
                  </w:tcBorders>
                  <w:shd w:val="clear" w:color="auto" w:fill="FFFFFF" w:themeFill="background1"/>
                  <w:vAlign w:val="center"/>
                </w:tcPr>
                <w:p w14:paraId="75E2CB2C" w14:textId="77777777" w:rsidR="00B877B5" w:rsidRPr="006145DB" w:rsidRDefault="00B877B5" w:rsidP="00CD5A69">
                  <w:pPr>
                    <w:tabs>
                      <w:tab w:val="left" w:pos="709"/>
                    </w:tabs>
                    <w:ind w:left="-100"/>
                    <w:contextualSpacing/>
                    <w:jc w:val="center"/>
                    <w:rPr>
                      <w:rFonts w:cs="Arial"/>
                      <w:sz w:val="16"/>
                      <w:szCs w:val="16"/>
                      <w:lang w:eastAsia="es-CO"/>
                    </w:rPr>
                  </w:pPr>
                  <w:r w:rsidRPr="006145DB">
                    <w:rPr>
                      <w:rFonts w:cs="Arial"/>
                      <w:sz w:val="16"/>
                      <w:szCs w:val="16"/>
                      <w:lang w:eastAsia="es-CO"/>
                    </w:rPr>
                    <w:t>Periodicidad</w:t>
                  </w:r>
                </w:p>
              </w:tc>
              <w:tc>
                <w:tcPr>
                  <w:tcW w:w="1767" w:type="dxa"/>
                  <w:tcBorders>
                    <w:top w:val="nil"/>
                  </w:tcBorders>
                  <w:shd w:val="clear" w:color="auto" w:fill="FFFFFF" w:themeFill="background1"/>
                  <w:vAlign w:val="center"/>
                </w:tcPr>
                <w:p w14:paraId="18993ACB"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024AA4" w:rsidRPr="006145DB" w14:paraId="7DDB1164" w14:textId="77777777" w:rsidTr="003B12DC">
              <w:trPr>
                <w:trHeight w:val="541"/>
                <w:jc w:val="center"/>
              </w:trPr>
              <w:tc>
                <w:tcPr>
                  <w:tcW w:w="2977" w:type="dxa"/>
                  <w:vMerge w:val="restart"/>
                  <w:shd w:val="clear" w:color="auto" w:fill="FFFFFF" w:themeFill="background1"/>
                  <w:vAlign w:val="center"/>
                </w:tcPr>
                <w:p w14:paraId="1629AD01"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Hogares que viven en residencia tipo “pagadiarios”.</w:t>
                  </w:r>
                </w:p>
              </w:tc>
              <w:tc>
                <w:tcPr>
                  <w:tcW w:w="1344" w:type="dxa"/>
                  <w:shd w:val="clear" w:color="auto" w:fill="FFFFFF" w:themeFill="background1"/>
                  <w:vAlign w:val="center"/>
                </w:tcPr>
                <w:p w14:paraId="57DEB2B0"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55" w:type="dxa"/>
                  <w:shd w:val="clear" w:color="auto" w:fill="FFFFFF" w:themeFill="background1"/>
                  <w:vAlign w:val="center"/>
                </w:tcPr>
                <w:p w14:paraId="1579F40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767" w:type="dxa"/>
                  <w:shd w:val="clear" w:color="auto" w:fill="FFFFFF" w:themeFill="background1"/>
                  <w:vAlign w:val="center"/>
                </w:tcPr>
                <w:p w14:paraId="0293DEE8"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Planeación – SDP</w:t>
                  </w:r>
                </w:p>
              </w:tc>
            </w:tr>
            <w:tr w:rsidR="00024AA4" w:rsidRPr="006145DB" w14:paraId="1188085F" w14:textId="77777777" w:rsidTr="003B12DC">
              <w:trPr>
                <w:trHeight w:val="232"/>
                <w:jc w:val="center"/>
              </w:trPr>
              <w:tc>
                <w:tcPr>
                  <w:tcW w:w="2977" w:type="dxa"/>
                  <w:vMerge/>
                  <w:shd w:val="clear" w:color="auto" w:fill="FFFFFF" w:themeFill="background1"/>
                  <w:vAlign w:val="center"/>
                </w:tcPr>
                <w:p w14:paraId="5837227D" w14:textId="77777777" w:rsidR="00B877B5" w:rsidRPr="006145DB" w:rsidRDefault="00B877B5" w:rsidP="005B435E">
                  <w:pPr>
                    <w:tabs>
                      <w:tab w:val="left" w:pos="709"/>
                    </w:tabs>
                    <w:contextualSpacing/>
                    <w:rPr>
                      <w:rFonts w:cs="Arial"/>
                      <w:bCs/>
                      <w:sz w:val="16"/>
                      <w:szCs w:val="16"/>
                      <w:lang w:eastAsia="es-CO"/>
                    </w:rPr>
                  </w:pPr>
                </w:p>
              </w:tc>
              <w:tc>
                <w:tcPr>
                  <w:tcW w:w="1344" w:type="dxa"/>
                  <w:shd w:val="clear" w:color="auto" w:fill="FFFFFF" w:themeFill="background1"/>
                  <w:vAlign w:val="center"/>
                </w:tcPr>
                <w:p w14:paraId="5632FB3D"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1155" w:type="dxa"/>
                  <w:shd w:val="clear" w:color="auto" w:fill="FFFFFF" w:themeFill="background1"/>
                  <w:vAlign w:val="center"/>
                </w:tcPr>
                <w:p w14:paraId="7CDD273A"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767" w:type="dxa"/>
                  <w:shd w:val="clear" w:color="auto" w:fill="FFFFFF" w:themeFill="background1"/>
                  <w:vAlign w:val="center"/>
                </w:tcPr>
                <w:p w14:paraId="4B36D4A1"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024AA4" w:rsidRPr="006145DB" w14:paraId="0DA71E3D" w14:textId="77777777" w:rsidTr="003B12DC">
              <w:trPr>
                <w:trHeight w:val="232"/>
                <w:jc w:val="center"/>
              </w:trPr>
              <w:tc>
                <w:tcPr>
                  <w:tcW w:w="2977" w:type="dxa"/>
                  <w:vMerge/>
                  <w:shd w:val="clear" w:color="auto" w:fill="FFFFFF" w:themeFill="background1"/>
                  <w:vAlign w:val="center"/>
                </w:tcPr>
                <w:p w14:paraId="2AB5DCDC" w14:textId="77777777" w:rsidR="00B877B5" w:rsidRPr="006145DB" w:rsidRDefault="00B877B5" w:rsidP="005B435E">
                  <w:pPr>
                    <w:tabs>
                      <w:tab w:val="left" w:pos="709"/>
                    </w:tabs>
                    <w:contextualSpacing/>
                    <w:rPr>
                      <w:rFonts w:cs="Arial"/>
                      <w:bCs/>
                      <w:sz w:val="16"/>
                      <w:szCs w:val="16"/>
                      <w:lang w:eastAsia="es-CO"/>
                    </w:rPr>
                  </w:pPr>
                </w:p>
              </w:tc>
              <w:tc>
                <w:tcPr>
                  <w:tcW w:w="1344" w:type="dxa"/>
                  <w:shd w:val="clear" w:color="auto" w:fill="FFFFFF" w:themeFill="background1"/>
                  <w:vAlign w:val="center"/>
                </w:tcPr>
                <w:p w14:paraId="1DE6AE2E" w14:textId="77777777" w:rsidR="00B877B5" w:rsidRPr="006145DB" w:rsidRDefault="00B877B5" w:rsidP="005B435E">
                  <w:pPr>
                    <w:tabs>
                      <w:tab w:val="left" w:pos="709"/>
                    </w:tabs>
                    <w:contextualSpacing/>
                    <w:jc w:val="center"/>
                    <w:rPr>
                      <w:rFonts w:eastAsia="Arial" w:cs="Arial"/>
                      <w:sz w:val="16"/>
                      <w:szCs w:val="16"/>
                    </w:rPr>
                  </w:pPr>
                  <w:r w:rsidRPr="006145DB">
                    <w:rPr>
                      <w:rFonts w:cs="Arial"/>
                      <w:sz w:val="16"/>
                      <w:szCs w:val="16"/>
                      <w:lang w:eastAsia="es-CO"/>
                    </w:rPr>
                    <w:t>Verificación en campo</w:t>
                  </w:r>
                </w:p>
              </w:tc>
              <w:tc>
                <w:tcPr>
                  <w:tcW w:w="1155" w:type="dxa"/>
                  <w:shd w:val="clear" w:color="auto" w:fill="FFFFFF" w:themeFill="background1"/>
                  <w:vAlign w:val="center"/>
                </w:tcPr>
                <w:p w14:paraId="35B4CE6A" w14:textId="77777777" w:rsidR="00B877B5" w:rsidRPr="006145DB" w:rsidRDefault="00B877B5" w:rsidP="005B435E">
                  <w:pPr>
                    <w:tabs>
                      <w:tab w:val="left" w:pos="709"/>
                    </w:tabs>
                    <w:contextualSpacing/>
                    <w:jc w:val="center"/>
                    <w:rPr>
                      <w:rFonts w:eastAsia="Arial" w:cs="Arial"/>
                      <w:sz w:val="16"/>
                      <w:szCs w:val="16"/>
                    </w:rPr>
                  </w:pPr>
                  <w:r w:rsidRPr="006145DB">
                    <w:rPr>
                      <w:rFonts w:cs="Arial"/>
                      <w:sz w:val="16"/>
                      <w:szCs w:val="16"/>
                      <w:lang w:eastAsia="es-CO"/>
                    </w:rPr>
                    <w:t>Demanda</w:t>
                  </w:r>
                </w:p>
              </w:tc>
              <w:tc>
                <w:tcPr>
                  <w:tcW w:w="1767" w:type="dxa"/>
                  <w:shd w:val="clear" w:color="auto" w:fill="FFFFFF" w:themeFill="background1"/>
                  <w:vAlign w:val="center"/>
                </w:tcPr>
                <w:p w14:paraId="745F78B8" w14:textId="77777777" w:rsidR="00B877B5" w:rsidRPr="006145DB" w:rsidRDefault="00B877B5" w:rsidP="005B435E">
                  <w:pPr>
                    <w:tabs>
                      <w:tab w:val="left" w:pos="709"/>
                    </w:tabs>
                    <w:contextualSpacing/>
                    <w:jc w:val="center"/>
                    <w:rPr>
                      <w:rFonts w:cs="Arial"/>
                      <w:sz w:val="16"/>
                      <w:szCs w:val="16"/>
                      <w:lang w:eastAsia="es-CO"/>
                    </w:rPr>
                  </w:pPr>
                  <w:r w:rsidRPr="006145DB">
                    <w:rPr>
                      <w:rFonts w:eastAsia="Arial" w:cs="Arial"/>
                      <w:sz w:val="16"/>
                      <w:szCs w:val="16"/>
                    </w:rPr>
                    <w:t>Equipo del Servicio Social.</w:t>
                  </w:r>
                </w:p>
              </w:tc>
            </w:tr>
            <w:tr w:rsidR="00024AA4" w:rsidRPr="006145DB" w14:paraId="3694EE1D" w14:textId="77777777" w:rsidTr="003B12DC">
              <w:trPr>
                <w:trHeight w:val="232"/>
                <w:jc w:val="center"/>
              </w:trPr>
              <w:tc>
                <w:tcPr>
                  <w:tcW w:w="2977" w:type="dxa"/>
                  <w:vMerge w:val="restart"/>
                  <w:shd w:val="clear" w:color="auto" w:fill="FFFFFF" w:themeFill="background1"/>
                  <w:vAlign w:val="center"/>
                </w:tcPr>
                <w:p w14:paraId="5F3FB325" w14:textId="77777777" w:rsidR="00B877B5" w:rsidRPr="006145DB" w:rsidRDefault="00B877B5" w:rsidP="005B435E">
                  <w:pPr>
                    <w:tabs>
                      <w:tab w:val="left" w:pos="709"/>
                    </w:tabs>
                    <w:contextualSpacing/>
                    <w:rPr>
                      <w:rFonts w:cs="Arial"/>
                      <w:sz w:val="16"/>
                      <w:szCs w:val="16"/>
                      <w:lang w:eastAsia="es-CO"/>
                    </w:rPr>
                  </w:pPr>
                  <w:r w:rsidRPr="006145DB">
                    <w:rPr>
                      <w:rFonts w:cs="Arial"/>
                      <w:sz w:val="16"/>
                      <w:szCs w:val="16"/>
                      <w:lang w:eastAsia="es-CO"/>
                    </w:rPr>
                    <w:t>Hogar migrante internacional.</w:t>
                  </w:r>
                </w:p>
              </w:tc>
              <w:tc>
                <w:tcPr>
                  <w:tcW w:w="1344" w:type="dxa"/>
                  <w:shd w:val="clear" w:color="auto" w:fill="FFFFFF" w:themeFill="background1"/>
                  <w:vAlign w:val="center"/>
                </w:tcPr>
                <w:p w14:paraId="29C879FE"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Registro único para migrantes venezolanos-RUMV</w:t>
                  </w:r>
                </w:p>
              </w:tc>
              <w:tc>
                <w:tcPr>
                  <w:tcW w:w="1155" w:type="dxa"/>
                  <w:shd w:val="clear" w:color="auto" w:fill="FFFFFF" w:themeFill="background1"/>
                  <w:vAlign w:val="center"/>
                </w:tcPr>
                <w:p w14:paraId="0AFCE02A" w14:textId="77777777" w:rsidR="00B877B5" w:rsidRPr="006145DB" w:rsidRDefault="00B877B5"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767" w:type="dxa"/>
                  <w:shd w:val="clear" w:color="auto" w:fill="FFFFFF" w:themeFill="background1"/>
                  <w:vAlign w:val="center"/>
                </w:tcPr>
                <w:p w14:paraId="22306B66"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Migración Colombia</w:t>
                  </w:r>
                </w:p>
              </w:tc>
            </w:tr>
            <w:tr w:rsidR="00024AA4" w:rsidRPr="006145DB" w14:paraId="17E3E2B6" w14:textId="77777777" w:rsidTr="003B12DC">
              <w:trPr>
                <w:trHeight w:val="232"/>
                <w:jc w:val="center"/>
              </w:trPr>
              <w:tc>
                <w:tcPr>
                  <w:tcW w:w="2977" w:type="dxa"/>
                  <w:vMerge/>
                  <w:shd w:val="clear" w:color="auto" w:fill="FFFFFF" w:themeFill="background1"/>
                  <w:vAlign w:val="center"/>
                </w:tcPr>
                <w:p w14:paraId="0A7FA202" w14:textId="77777777" w:rsidR="00B877B5" w:rsidRPr="006145DB" w:rsidRDefault="00B877B5" w:rsidP="005B435E">
                  <w:pPr>
                    <w:tabs>
                      <w:tab w:val="left" w:pos="709"/>
                    </w:tabs>
                    <w:contextualSpacing/>
                    <w:rPr>
                      <w:rFonts w:cs="Arial"/>
                      <w:sz w:val="16"/>
                      <w:szCs w:val="16"/>
                      <w:lang w:eastAsia="es-CO"/>
                    </w:rPr>
                  </w:pPr>
                </w:p>
              </w:tc>
              <w:tc>
                <w:tcPr>
                  <w:tcW w:w="1344" w:type="dxa"/>
                  <w:shd w:val="clear" w:color="auto" w:fill="FFFFFF" w:themeFill="background1"/>
                  <w:vAlign w:val="center"/>
                </w:tcPr>
                <w:p w14:paraId="5D76E78A" w14:textId="77777777" w:rsidR="00B877B5" w:rsidRPr="006145DB" w:rsidRDefault="00B877B5" w:rsidP="005B435E">
                  <w:pPr>
                    <w:tabs>
                      <w:tab w:val="left" w:pos="709"/>
                    </w:tabs>
                    <w:contextualSpacing/>
                    <w:jc w:val="center"/>
                    <w:rPr>
                      <w:rFonts w:eastAsia="Arial" w:cs="Arial"/>
                      <w:sz w:val="16"/>
                      <w:szCs w:val="16"/>
                    </w:rPr>
                  </w:pPr>
                  <w:r w:rsidRPr="006145DB">
                    <w:rPr>
                      <w:rFonts w:cs="Arial"/>
                      <w:sz w:val="16"/>
                      <w:szCs w:val="16"/>
                      <w:lang w:eastAsia="es-CO"/>
                    </w:rPr>
                    <w:t>Registro social de hogares</w:t>
                  </w:r>
                </w:p>
              </w:tc>
              <w:tc>
                <w:tcPr>
                  <w:tcW w:w="1155" w:type="dxa"/>
                  <w:shd w:val="clear" w:color="auto" w:fill="FFFFFF" w:themeFill="background1"/>
                  <w:vAlign w:val="center"/>
                </w:tcPr>
                <w:p w14:paraId="359D778B"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Mensual (mes vencido)</w:t>
                  </w:r>
                </w:p>
              </w:tc>
              <w:tc>
                <w:tcPr>
                  <w:tcW w:w="1767" w:type="dxa"/>
                  <w:shd w:val="clear" w:color="auto" w:fill="FFFFFF" w:themeFill="background1"/>
                  <w:vAlign w:val="center"/>
                </w:tcPr>
                <w:p w14:paraId="74FFE43D"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024AA4" w:rsidRPr="006145DB" w14:paraId="23D355E2" w14:textId="77777777" w:rsidTr="003B12DC">
              <w:trPr>
                <w:trHeight w:val="232"/>
                <w:jc w:val="center"/>
              </w:trPr>
              <w:tc>
                <w:tcPr>
                  <w:tcW w:w="2977" w:type="dxa"/>
                  <w:vMerge/>
                  <w:shd w:val="clear" w:color="auto" w:fill="FFFFFF" w:themeFill="background1"/>
                  <w:vAlign w:val="center"/>
                </w:tcPr>
                <w:p w14:paraId="1C7D1EFC" w14:textId="77777777" w:rsidR="00B877B5" w:rsidRPr="006145DB" w:rsidRDefault="00B877B5" w:rsidP="005B435E">
                  <w:pPr>
                    <w:tabs>
                      <w:tab w:val="left" w:pos="709"/>
                    </w:tabs>
                    <w:contextualSpacing/>
                    <w:rPr>
                      <w:rFonts w:cs="Arial"/>
                      <w:bCs/>
                      <w:sz w:val="16"/>
                      <w:szCs w:val="16"/>
                      <w:lang w:eastAsia="es-CO"/>
                    </w:rPr>
                  </w:pPr>
                </w:p>
              </w:tc>
              <w:tc>
                <w:tcPr>
                  <w:tcW w:w="1344" w:type="dxa"/>
                  <w:shd w:val="clear" w:color="auto" w:fill="FFFFFF" w:themeFill="background1"/>
                  <w:vAlign w:val="center"/>
                </w:tcPr>
                <w:p w14:paraId="071A6C3D"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55" w:type="dxa"/>
                  <w:shd w:val="clear" w:color="auto" w:fill="FFFFFF" w:themeFill="background1"/>
                  <w:vAlign w:val="center"/>
                </w:tcPr>
                <w:p w14:paraId="1BB7069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7" w:type="dxa"/>
                  <w:shd w:val="clear" w:color="auto" w:fill="FFFFFF" w:themeFill="background1"/>
                  <w:vAlign w:val="center"/>
                </w:tcPr>
                <w:p w14:paraId="5784FC63" w14:textId="77777777" w:rsidR="00B877B5" w:rsidRPr="006145DB" w:rsidRDefault="00B877B5" w:rsidP="005B435E">
                  <w:pPr>
                    <w:tabs>
                      <w:tab w:val="left" w:pos="709"/>
                    </w:tabs>
                    <w:contextualSpacing/>
                    <w:jc w:val="center"/>
                    <w:rPr>
                      <w:rFonts w:cs="Arial"/>
                      <w:sz w:val="16"/>
                      <w:szCs w:val="16"/>
                      <w:lang w:eastAsia="es-CO"/>
                    </w:rPr>
                  </w:pPr>
                  <w:r w:rsidRPr="006145DB">
                    <w:rPr>
                      <w:rFonts w:eastAsia="Arial" w:cs="Arial"/>
                      <w:sz w:val="16"/>
                      <w:szCs w:val="16"/>
                    </w:rPr>
                    <w:t>Equipo del Servicio Social.</w:t>
                  </w:r>
                </w:p>
              </w:tc>
            </w:tr>
            <w:tr w:rsidR="00024AA4" w:rsidRPr="006145DB" w14:paraId="7525D7FE" w14:textId="77777777" w:rsidTr="003B12DC">
              <w:trPr>
                <w:trHeight w:val="232"/>
                <w:jc w:val="center"/>
              </w:trPr>
              <w:tc>
                <w:tcPr>
                  <w:tcW w:w="2977" w:type="dxa"/>
                  <w:shd w:val="clear" w:color="auto" w:fill="FFFFFF" w:themeFill="background1"/>
                  <w:vAlign w:val="center"/>
                </w:tcPr>
                <w:p w14:paraId="7D927280"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Hogar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344" w:type="dxa"/>
                  <w:shd w:val="clear" w:color="auto" w:fill="FFFFFF" w:themeFill="background1"/>
                  <w:vAlign w:val="center"/>
                </w:tcPr>
                <w:p w14:paraId="763F8990"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Registro Único de Victimas – RUV de la Unidad Administrativa Especial para la Atención y Reparación Integral de las Victimas</w:t>
                  </w:r>
                </w:p>
              </w:tc>
              <w:tc>
                <w:tcPr>
                  <w:tcW w:w="1155" w:type="dxa"/>
                  <w:shd w:val="clear" w:color="auto" w:fill="FFFFFF" w:themeFill="background1"/>
                  <w:vAlign w:val="center"/>
                </w:tcPr>
                <w:p w14:paraId="7E8D5D42"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Trimestral</w:t>
                  </w:r>
                </w:p>
              </w:tc>
              <w:tc>
                <w:tcPr>
                  <w:tcW w:w="1767" w:type="dxa"/>
                  <w:shd w:val="clear" w:color="auto" w:fill="FFFFFF" w:themeFill="background1"/>
                  <w:vAlign w:val="center"/>
                </w:tcPr>
                <w:p w14:paraId="103FA83D"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Oficina Consejería Distrital de Paz, Víctimas y Reconciliación</w:t>
                  </w:r>
                </w:p>
              </w:tc>
            </w:tr>
            <w:tr w:rsidR="00024AA4" w:rsidRPr="006145DB" w14:paraId="6BA4BF68" w14:textId="77777777" w:rsidTr="003B12DC">
              <w:trPr>
                <w:trHeight w:val="232"/>
                <w:jc w:val="center"/>
              </w:trPr>
              <w:tc>
                <w:tcPr>
                  <w:tcW w:w="2977" w:type="dxa"/>
                  <w:vMerge w:val="restart"/>
                  <w:shd w:val="clear" w:color="auto" w:fill="FFFFFF" w:themeFill="background1"/>
                  <w:vAlign w:val="center"/>
                </w:tcPr>
                <w:p w14:paraId="47DC0F14" w14:textId="77777777" w:rsidR="00B877B5" w:rsidRPr="006145DB" w:rsidRDefault="00B877B5" w:rsidP="005B435E">
                  <w:pPr>
                    <w:tabs>
                      <w:tab w:val="left" w:pos="709"/>
                    </w:tabs>
                    <w:contextualSpacing/>
                    <w:rPr>
                      <w:rFonts w:cs="Arial"/>
                      <w:sz w:val="16"/>
                      <w:szCs w:val="16"/>
                      <w:lang w:eastAsia="es-CO"/>
                    </w:rPr>
                  </w:pPr>
                  <w:r w:rsidRPr="006145DB">
                    <w:rPr>
                      <w:rFonts w:cs="Arial"/>
                      <w:sz w:val="16"/>
                      <w:szCs w:val="16"/>
                      <w:lang w:eastAsia="es-CO"/>
                    </w:rPr>
                    <w:t xml:space="preserve">Hogar que hace de la calle su lugar de habitación. </w:t>
                  </w:r>
                </w:p>
                <w:p w14:paraId="603B4A01" w14:textId="77777777" w:rsidR="00B877B5" w:rsidRPr="006145DB" w:rsidRDefault="00B877B5" w:rsidP="005B435E">
                  <w:pPr>
                    <w:tabs>
                      <w:tab w:val="left" w:pos="709"/>
                    </w:tabs>
                    <w:contextualSpacing/>
                    <w:rPr>
                      <w:rFonts w:cs="Arial"/>
                      <w:sz w:val="16"/>
                      <w:szCs w:val="16"/>
                      <w:lang w:eastAsia="es-CO"/>
                    </w:rPr>
                  </w:pPr>
                  <w:r w:rsidRPr="006145DB">
                    <w:rPr>
                      <w:rFonts w:cs="Arial"/>
                      <w:sz w:val="16"/>
                      <w:szCs w:val="16"/>
                      <w:lang w:eastAsia="es-CO"/>
                    </w:rPr>
                    <w:t>Verificación en campo.</w:t>
                  </w:r>
                </w:p>
              </w:tc>
              <w:tc>
                <w:tcPr>
                  <w:tcW w:w="1344" w:type="dxa"/>
                  <w:shd w:val="clear" w:color="auto" w:fill="FFFFFF" w:themeFill="background1"/>
                  <w:vAlign w:val="center"/>
                </w:tcPr>
                <w:p w14:paraId="5D92FD1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Listado Censal Ciudadanos Habitantes de Calle.</w:t>
                  </w:r>
                </w:p>
              </w:tc>
              <w:tc>
                <w:tcPr>
                  <w:tcW w:w="1155" w:type="dxa"/>
                  <w:shd w:val="clear" w:color="auto" w:fill="FFFFFF" w:themeFill="background1"/>
                  <w:vAlign w:val="center"/>
                </w:tcPr>
                <w:p w14:paraId="6B04A822"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767" w:type="dxa"/>
                  <w:shd w:val="clear" w:color="auto" w:fill="FFFFFF" w:themeFill="background1"/>
                  <w:vAlign w:val="center"/>
                </w:tcPr>
                <w:p w14:paraId="2CB30A74"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024AA4" w:rsidRPr="006145DB" w14:paraId="5739C8F4" w14:textId="77777777" w:rsidTr="003B12DC">
              <w:trPr>
                <w:trHeight w:val="232"/>
                <w:jc w:val="center"/>
              </w:trPr>
              <w:tc>
                <w:tcPr>
                  <w:tcW w:w="2977" w:type="dxa"/>
                  <w:vMerge/>
                  <w:shd w:val="clear" w:color="auto" w:fill="FFFFFF" w:themeFill="background1"/>
                  <w:vAlign w:val="center"/>
                </w:tcPr>
                <w:p w14:paraId="2A4FEC9F" w14:textId="77777777" w:rsidR="00B877B5" w:rsidRPr="006145DB" w:rsidRDefault="00B877B5" w:rsidP="005B435E">
                  <w:pPr>
                    <w:tabs>
                      <w:tab w:val="left" w:pos="709"/>
                    </w:tabs>
                    <w:contextualSpacing/>
                    <w:rPr>
                      <w:rFonts w:cs="Arial"/>
                      <w:sz w:val="16"/>
                      <w:szCs w:val="16"/>
                      <w:lang w:eastAsia="es-CO"/>
                    </w:rPr>
                  </w:pPr>
                </w:p>
              </w:tc>
              <w:tc>
                <w:tcPr>
                  <w:tcW w:w="1344" w:type="dxa"/>
                  <w:shd w:val="clear" w:color="auto" w:fill="FFFFFF" w:themeFill="background1"/>
                  <w:vAlign w:val="center"/>
                </w:tcPr>
                <w:p w14:paraId="573562B5"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Censos habitantes de calle</w:t>
                  </w:r>
                </w:p>
              </w:tc>
              <w:tc>
                <w:tcPr>
                  <w:tcW w:w="1155" w:type="dxa"/>
                  <w:shd w:val="clear" w:color="auto" w:fill="FFFFFF" w:themeFill="background1"/>
                  <w:vAlign w:val="center"/>
                </w:tcPr>
                <w:p w14:paraId="36189684"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767" w:type="dxa"/>
                  <w:shd w:val="clear" w:color="auto" w:fill="FFFFFF" w:themeFill="background1"/>
                  <w:vAlign w:val="center"/>
                </w:tcPr>
                <w:p w14:paraId="68531AD8"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024AA4" w:rsidRPr="006145DB" w14:paraId="72E388DF" w14:textId="77777777" w:rsidTr="003B12DC">
              <w:trPr>
                <w:trHeight w:val="232"/>
                <w:jc w:val="center"/>
              </w:trPr>
              <w:tc>
                <w:tcPr>
                  <w:tcW w:w="2977" w:type="dxa"/>
                  <w:vMerge/>
                  <w:shd w:val="clear" w:color="auto" w:fill="FFFFFF" w:themeFill="background1"/>
                  <w:vAlign w:val="center"/>
                </w:tcPr>
                <w:p w14:paraId="5EDF157A" w14:textId="77777777" w:rsidR="00B877B5" w:rsidRPr="006145DB" w:rsidRDefault="00B877B5" w:rsidP="005B435E">
                  <w:pPr>
                    <w:tabs>
                      <w:tab w:val="left" w:pos="709"/>
                    </w:tabs>
                    <w:contextualSpacing/>
                    <w:rPr>
                      <w:rFonts w:cs="Arial"/>
                      <w:sz w:val="16"/>
                      <w:szCs w:val="16"/>
                      <w:lang w:eastAsia="es-CO"/>
                    </w:rPr>
                  </w:pPr>
                </w:p>
              </w:tc>
              <w:tc>
                <w:tcPr>
                  <w:tcW w:w="1344" w:type="dxa"/>
                  <w:shd w:val="clear" w:color="auto" w:fill="FFFFFF" w:themeFill="background1"/>
                  <w:vAlign w:val="center"/>
                </w:tcPr>
                <w:p w14:paraId="2F47C52F"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Instrumento propio</w:t>
                  </w:r>
                </w:p>
              </w:tc>
              <w:tc>
                <w:tcPr>
                  <w:tcW w:w="1155" w:type="dxa"/>
                  <w:shd w:val="clear" w:color="auto" w:fill="FFFFFF" w:themeFill="background1"/>
                  <w:vAlign w:val="center"/>
                </w:tcPr>
                <w:p w14:paraId="6F646A12"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Vigente</w:t>
                  </w:r>
                </w:p>
              </w:tc>
              <w:tc>
                <w:tcPr>
                  <w:tcW w:w="1767" w:type="dxa"/>
                  <w:shd w:val="clear" w:color="auto" w:fill="FFFFFF" w:themeFill="background1"/>
                  <w:vAlign w:val="center"/>
                </w:tcPr>
                <w:p w14:paraId="7A46381C" w14:textId="77777777" w:rsidR="00B877B5" w:rsidRPr="006145DB" w:rsidRDefault="00B877B5" w:rsidP="005B435E">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r w:rsidR="00024AA4" w:rsidRPr="006145DB" w14:paraId="22D17D53" w14:textId="77777777" w:rsidTr="003B12DC">
              <w:trPr>
                <w:trHeight w:val="232"/>
                <w:jc w:val="center"/>
              </w:trPr>
              <w:tc>
                <w:tcPr>
                  <w:tcW w:w="2977" w:type="dxa"/>
                  <w:vMerge/>
                  <w:shd w:val="clear" w:color="auto" w:fill="FFFFFF" w:themeFill="background1"/>
                  <w:vAlign w:val="center"/>
                </w:tcPr>
                <w:p w14:paraId="1E06D936" w14:textId="77777777" w:rsidR="00B877B5" w:rsidRPr="006145DB" w:rsidRDefault="00B877B5" w:rsidP="005B435E">
                  <w:pPr>
                    <w:tabs>
                      <w:tab w:val="left" w:pos="709"/>
                    </w:tabs>
                    <w:contextualSpacing/>
                    <w:rPr>
                      <w:rFonts w:cs="Arial"/>
                      <w:sz w:val="16"/>
                      <w:szCs w:val="16"/>
                      <w:lang w:eastAsia="es-CO"/>
                    </w:rPr>
                  </w:pPr>
                </w:p>
              </w:tc>
              <w:tc>
                <w:tcPr>
                  <w:tcW w:w="1344" w:type="dxa"/>
                  <w:shd w:val="clear" w:color="auto" w:fill="FFFFFF" w:themeFill="background1"/>
                  <w:vAlign w:val="center"/>
                </w:tcPr>
                <w:p w14:paraId="07C7AC6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55" w:type="dxa"/>
                  <w:shd w:val="clear" w:color="auto" w:fill="FFFFFF" w:themeFill="background1"/>
                  <w:vAlign w:val="center"/>
                </w:tcPr>
                <w:p w14:paraId="122CF52F"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7" w:type="dxa"/>
                  <w:shd w:val="clear" w:color="auto" w:fill="FFFFFF" w:themeFill="background1"/>
                  <w:vAlign w:val="center"/>
                </w:tcPr>
                <w:p w14:paraId="61C6CDC9"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024AA4" w:rsidRPr="006145DB" w14:paraId="6D88CA3B" w14:textId="77777777" w:rsidTr="003B12DC">
              <w:trPr>
                <w:trHeight w:val="232"/>
                <w:jc w:val="center"/>
              </w:trPr>
              <w:tc>
                <w:tcPr>
                  <w:tcW w:w="2977" w:type="dxa"/>
                  <w:vMerge/>
                  <w:shd w:val="clear" w:color="auto" w:fill="FFFFFF" w:themeFill="background1"/>
                  <w:vAlign w:val="center"/>
                </w:tcPr>
                <w:p w14:paraId="59C1A2CE" w14:textId="77777777" w:rsidR="00B877B5" w:rsidRPr="006145DB" w:rsidRDefault="00B877B5" w:rsidP="005B435E">
                  <w:pPr>
                    <w:tabs>
                      <w:tab w:val="left" w:pos="709"/>
                    </w:tabs>
                    <w:contextualSpacing/>
                    <w:rPr>
                      <w:rFonts w:cs="Arial"/>
                      <w:sz w:val="16"/>
                      <w:szCs w:val="16"/>
                      <w:lang w:eastAsia="es-CO"/>
                    </w:rPr>
                  </w:pPr>
                </w:p>
              </w:tc>
              <w:tc>
                <w:tcPr>
                  <w:tcW w:w="1344" w:type="dxa"/>
                  <w:shd w:val="clear" w:color="auto" w:fill="FFFFFF" w:themeFill="background1"/>
                  <w:vAlign w:val="center"/>
                </w:tcPr>
                <w:p w14:paraId="748FA7E0"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55" w:type="dxa"/>
                  <w:shd w:val="clear" w:color="auto" w:fill="FFFFFF" w:themeFill="background1"/>
                  <w:vAlign w:val="center"/>
                </w:tcPr>
                <w:p w14:paraId="462843EC"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7" w:type="dxa"/>
                  <w:shd w:val="clear" w:color="auto" w:fill="FFFFFF" w:themeFill="background1"/>
                  <w:vAlign w:val="center"/>
                </w:tcPr>
                <w:p w14:paraId="11C27ED7"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Equipo del Servicio Social.</w:t>
                  </w:r>
                </w:p>
              </w:tc>
            </w:tr>
            <w:tr w:rsidR="00024AA4" w:rsidRPr="006145DB" w14:paraId="212A39FC" w14:textId="77777777" w:rsidTr="003B12DC">
              <w:trPr>
                <w:trHeight w:val="313"/>
                <w:jc w:val="center"/>
              </w:trPr>
              <w:tc>
                <w:tcPr>
                  <w:tcW w:w="2977" w:type="dxa"/>
                  <w:vMerge w:val="restart"/>
                  <w:shd w:val="clear" w:color="auto" w:fill="FFFFFF" w:themeFill="background1"/>
                  <w:vAlign w:val="center"/>
                </w:tcPr>
                <w:p w14:paraId="33C32841" w14:textId="77777777" w:rsidR="00B877B5" w:rsidRPr="006145DB" w:rsidRDefault="00B877B5" w:rsidP="005B435E">
                  <w:pPr>
                    <w:tabs>
                      <w:tab w:val="left" w:pos="709"/>
                    </w:tabs>
                    <w:contextualSpacing/>
                    <w:rPr>
                      <w:rFonts w:cs="Arial"/>
                      <w:sz w:val="16"/>
                      <w:szCs w:val="16"/>
                      <w:lang w:eastAsia="es-CO"/>
                    </w:rPr>
                  </w:pPr>
                  <w:r w:rsidRPr="006145DB">
                    <w:rPr>
                      <w:rFonts w:cs="Arial"/>
                      <w:sz w:val="16"/>
                      <w:szCs w:val="16"/>
                      <w:lang w:eastAsia="es-CO"/>
                    </w:rPr>
                    <w:t xml:space="preserve">Hogar en riesgo de habitar </w:t>
                  </w:r>
                </w:p>
                <w:p w14:paraId="60EC11F7" w14:textId="77777777" w:rsidR="00B877B5" w:rsidRPr="006145DB" w:rsidRDefault="00B877B5" w:rsidP="005B435E">
                  <w:pPr>
                    <w:tabs>
                      <w:tab w:val="left" w:pos="709"/>
                    </w:tabs>
                    <w:contextualSpacing/>
                    <w:rPr>
                      <w:rFonts w:cs="Arial"/>
                      <w:sz w:val="16"/>
                      <w:szCs w:val="16"/>
                      <w:lang w:eastAsia="es-CO"/>
                    </w:rPr>
                  </w:pPr>
                  <w:r w:rsidRPr="006145DB">
                    <w:rPr>
                      <w:rFonts w:cs="Arial"/>
                      <w:sz w:val="16"/>
                      <w:szCs w:val="16"/>
                      <w:lang w:eastAsia="es-CO"/>
                    </w:rPr>
                    <w:t>Calle</w:t>
                  </w:r>
                </w:p>
              </w:tc>
              <w:tc>
                <w:tcPr>
                  <w:tcW w:w="1344" w:type="dxa"/>
                  <w:shd w:val="clear" w:color="auto" w:fill="FFFFFF" w:themeFill="background1"/>
                  <w:vAlign w:val="center"/>
                </w:tcPr>
                <w:p w14:paraId="5B7A0E17"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Instrumento propio</w:t>
                  </w:r>
                </w:p>
              </w:tc>
              <w:tc>
                <w:tcPr>
                  <w:tcW w:w="1155" w:type="dxa"/>
                  <w:shd w:val="clear" w:color="auto" w:fill="FFFFFF" w:themeFill="background1"/>
                  <w:vAlign w:val="center"/>
                </w:tcPr>
                <w:p w14:paraId="747B6EA1"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7" w:type="dxa"/>
                  <w:shd w:val="clear" w:color="auto" w:fill="FFFFFF" w:themeFill="background1"/>
                  <w:vAlign w:val="center"/>
                </w:tcPr>
                <w:p w14:paraId="3E50145E" w14:textId="77777777" w:rsidR="00B877B5" w:rsidRPr="006145DB" w:rsidRDefault="00B877B5" w:rsidP="005B435E">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r w:rsidR="00024AA4" w:rsidRPr="006145DB" w14:paraId="30CD34A2" w14:textId="77777777" w:rsidTr="003B12DC">
              <w:trPr>
                <w:trHeight w:val="347"/>
                <w:jc w:val="center"/>
              </w:trPr>
              <w:tc>
                <w:tcPr>
                  <w:tcW w:w="2977" w:type="dxa"/>
                  <w:vMerge/>
                  <w:tcBorders>
                    <w:bottom w:val="single" w:sz="4" w:space="0" w:color="auto"/>
                  </w:tcBorders>
                  <w:shd w:val="clear" w:color="auto" w:fill="FFFFFF" w:themeFill="background1"/>
                  <w:vAlign w:val="center"/>
                </w:tcPr>
                <w:p w14:paraId="6BFF383C" w14:textId="77777777" w:rsidR="00B877B5" w:rsidRPr="006145DB" w:rsidRDefault="00B877B5" w:rsidP="005B435E">
                  <w:pPr>
                    <w:tabs>
                      <w:tab w:val="left" w:pos="709"/>
                    </w:tabs>
                    <w:contextualSpacing/>
                    <w:rPr>
                      <w:rFonts w:cs="Arial"/>
                      <w:sz w:val="16"/>
                      <w:szCs w:val="16"/>
                      <w:lang w:eastAsia="es-CO"/>
                    </w:rPr>
                  </w:pPr>
                </w:p>
              </w:tc>
              <w:tc>
                <w:tcPr>
                  <w:tcW w:w="1344" w:type="dxa"/>
                  <w:tcBorders>
                    <w:bottom w:val="single" w:sz="4" w:space="0" w:color="auto"/>
                  </w:tcBorders>
                  <w:shd w:val="clear" w:color="auto" w:fill="FFFFFF" w:themeFill="background1"/>
                  <w:vAlign w:val="center"/>
                </w:tcPr>
                <w:p w14:paraId="391D3EC6"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55" w:type="dxa"/>
                  <w:tcBorders>
                    <w:bottom w:val="single" w:sz="4" w:space="0" w:color="auto"/>
                  </w:tcBorders>
                  <w:shd w:val="clear" w:color="auto" w:fill="FFFFFF" w:themeFill="background1"/>
                  <w:vAlign w:val="center"/>
                </w:tcPr>
                <w:p w14:paraId="31FDF7D7"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7" w:type="dxa"/>
                  <w:tcBorders>
                    <w:bottom w:val="single" w:sz="4" w:space="0" w:color="auto"/>
                  </w:tcBorders>
                  <w:shd w:val="clear" w:color="auto" w:fill="FFFFFF" w:themeFill="background1"/>
                  <w:vAlign w:val="center"/>
                </w:tcPr>
                <w:p w14:paraId="7719B8A3" w14:textId="77777777" w:rsidR="00B877B5" w:rsidRPr="006145DB" w:rsidRDefault="00B877B5" w:rsidP="005B435E">
                  <w:pPr>
                    <w:tabs>
                      <w:tab w:val="left" w:pos="709"/>
                    </w:tabs>
                    <w:contextualSpacing/>
                    <w:jc w:val="center"/>
                    <w:rPr>
                      <w:rFonts w:eastAsia="Arial" w:cs="Arial"/>
                      <w:sz w:val="16"/>
                      <w:szCs w:val="16"/>
                    </w:rPr>
                  </w:pPr>
                  <w:r w:rsidRPr="006145DB">
                    <w:rPr>
                      <w:rFonts w:eastAsia="Arial" w:cs="Arial"/>
                      <w:sz w:val="16"/>
                      <w:szCs w:val="16"/>
                    </w:rPr>
                    <w:t>Equipo del Servicio Social</w:t>
                  </w:r>
                </w:p>
              </w:tc>
            </w:tr>
            <w:tr w:rsidR="00024AA4" w:rsidRPr="006145DB" w14:paraId="231AE001" w14:textId="77777777" w:rsidTr="003B12DC">
              <w:trPr>
                <w:trHeight w:val="232"/>
                <w:jc w:val="center"/>
              </w:trPr>
              <w:tc>
                <w:tcPr>
                  <w:tcW w:w="2977" w:type="dxa"/>
                  <w:vMerge w:val="restart"/>
                  <w:shd w:val="clear" w:color="auto" w:fill="FFFFFF" w:themeFill="background1"/>
                  <w:vAlign w:val="center"/>
                </w:tcPr>
                <w:p w14:paraId="4B690896"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 xml:space="preserve">Residente en el Distrito Capital </w:t>
                  </w:r>
                  <w:r w:rsidRPr="006145DB">
                    <w:rPr>
                      <w:rStyle w:val="normaltextrun"/>
                      <w:rFonts w:cs="Arial"/>
                      <w:sz w:val="16"/>
                      <w:szCs w:val="16"/>
                    </w:rPr>
                    <w:t xml:space="preserve">que </w:t>
                  </w:r>
                  <w:r w:rsidRPr="006145DB">
                    <w:rPr>
                      <w:rFonts w:cs="Arial"/>
                      <w:sz w:val="16"/>
                      <w:szCs w:val="16"/>
                      <w:lang w:eastAsia="es-CO"/>
                    </w:rPr>
                    <w:t>tenga permanencia ininterrumpida superior a un (1) año.</w:t>
                  </w:r>
                </w:p>
              </w:tc>
              <w:tc>
                <w:tcPr>
                  <w:tcW w:w="1344" w:type="dxa"/>
                  <w:shd w:val="clear" w:color="auto" w:fill="FFFFFF" w:themeFill="background1"/>
                  <w:vAlign w:val="center"/>
                </w:tcPr>
                <w:p w14:paraId="6F1C6B29" w14:textId="06971F61" w:rsidR="00B877B5" w:rsidRPr="006145DB" w:rsidRDefault="003B12DC" w:rsidP="003B12DC">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55" w:type="dxa"/>
                  <w:shd w:val="clear" w:color="auto" w:fill="FFFFFF" w:themeFill="background1"/>
                  <w:vAlign w:val="center"/>
                </w:tcPr>
                <w:p w14:paraId="3047E59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767" w:type="dxa"/>
                  <w:shd w:val="clear" w:color="auto" w:fill="FFFFFF" w:themeFill="background1"/>
                  <w:vAlign w:val="center"/>
                </w:tcPr>
                <w:p w14:paraId="51401964"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024AA4" w:rsidRPr="006145DB" w14:paraId="40B04EE7" w14:textId="77777777" w:rsidTr="003B12DC">
              <w:trPr>
                <w:trHeight w:val="621"/>
                <w:jc w:val="center"/>
              </w:trPr>
              <w:tc>
                <w:tcPr>
                  <w:tcW w:w="2977" w:type="dxa"/>
                  <w:vMerge/>
                  <w:shd w:val="clear" w:color="auto" w:fill="FFFFFF" w:themeFill="background1"/>
                  <w:vAlign w:val="center"/>
                </w:tcPr>
                <w:p w14:paraId="59105590" w14:textId="77777777" w:rsidR="00B877B5" w:rsidRPr="006145DB" w:rsidRDefault="00B877B5" w:rsidP="005B435E">
                  <w:pPr>
                    <w:tabs>
                      <w:tab w:val="left" w:pos="709"/>
                    </w:tabs>
                    <w:contextualSpacing/>
                    <w:rPr>
                      <w:rFonts w:cs="Arial"/>
                      <w:bCs/>
                      <w:sz w:val="16"/>
                      <w:szCs w:val="16"/>
                      <w:lang w:eastAsia="es-CO"/>
                    </w:rPr>
                  </w:pPr>
                </w:p>
              </w:tc>
              <w:tc>
                <w:tcPr>
                  <w:tcW w:w="1344" w:type="dxa"/>
                  <w:shd w:val="clear" w:color="auto" w:fill="FFFFFF" w:themeFill="background1"/>
                  <w:vAlign w:val="center"/>
                </w:tcPr>
                <w:p w14:paraId="62AF4EED"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55" w:type="dxa"/>
                  <w:shd w:val="clear" w:color="auto" w:fill="FFFFFF" w:themeFill="background1"/>
                  <w:vAlign w:val="center"/>
                </w:tcPr>
                <w:p w14:paraId="7A73BD39" w14:textId="77777777" w:rsidR="00B877B5" w:rsidRPr="006145DB" w:rsidRDefault="00B877B5" w:rsidP="005B435E">
                  <w:pPr>
                    <w:jc w:val="center"/>
                    <w:rPr>
                      <w:rFonts w:cs="Arial"/>
                      <w:sz w:val="16"/>
                      <w:szCs w:val="16"/>
                      <w:lang w:eastAsia="es-CO"/>
                    </w:rPr>
                  </w:pPr>
                  <w:r w:rsidRPr="006145DB">
                    <w:rPr>
                      <w:rFonts w:cs="Arial"/>
                      <w:sz w:val="16"/>
                      <w:szCs w:val="16"/>
                      <w:lang w:eastAsia="es-CO"/>
                    </w:rPr>
                    <w:t>Vigente</w:t>
                  </w:r>
                </w:p>
              </w:tc>
              <w:tc>
                <w:tcPr>
                  <w:tcW w:w="1767" w:type="dxa"/>
                  <w:shd w:val="clear" w:color="auto" w:fill="FFFFFF" w:themeFill="background1"/>
                  <w:vAlign w:val="center"/>
                </w:tcPr>
                <w:p w14:paraId="452F3FD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Planeación – SDP</w:t>
                  </w:r>
                </w:p>
              </w:tc>
            </w:tr>
            <w:tr w:rsidR="00024AA4" w:rsidRPr="006145DB" w14:paraId="6E59485E" w14:textId="77777777" w:rsidTr="003B12DC">
              <w:trPr>
                <w:trHeight w:val="232"/>
                <w:jc w:val="center"/>
              </w:trPr>
              <w:tc>
                <w:tcPr>
                  <w:tcW w:w="2977" w:type="dxa"/>
                  <w:vMerge/>
                  <w:tcBorders>
                    <w:bottom w:val="nil"/>
                  </w:tcBorders>
                  <w:shd w:val="clear" w:color="auto" w:fill="FFFFFF" w:themeFill="background1"/>
                  <w:vAlign w:val="center"/>
                </w:tcPr>
                <w:p w14:paraId="46CFD82C" w14:textId="77777777" w:rsidR="00B877B5" w:rsidRPr="006145DB" w:rsidRDefault="00B877B5" w:rsidP="005B435E">
                  <w:pPr>
                    <w:tabs>
                      <w:tab w:val="left" w:pos="709"/>
                    </w:tabs>
                    <w:contextualSpacing/>
                    <w:rPr>
                      <w:rFonts w:cs="Arial"/>
                      <w:bCs/>
                      <w:sz w:val="16"/>
                      <w:szCs w:val="16"/>
                      <w:lang w:eastAsia="es-CO"/>
                    </w:rPr>
                  </w:pPr>
                </w:p>
              </w:tc>
              <w:tc>
                <w:tcPr>
                  <w:tcW w:w="1344" w:type="dxa"/>
                  <w:tcBorders>
                    <w:bottom w:val="nil"/>
                  </w:tcBorders>
                  <w:shd w:val="clear" w:color="auto" w:fill="FFFFFF" w:themeFill="background1"/>
                  <w:vAlign w:val="center"/>
                </w:tcPr>
                <w:p w14:paraId="2EA4EB2C"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55" w:type="dxa"/>
                  <w:tcBorders>
                    <w:bottom w:val="nil"/>
                  </w:tcBorders>
                  <w:shd w:val="clear" w:color="auto" w:fill="FFFFFF" w:themeFill="background1"/>
                  <w:vAlign w:val="center"/>
                </w:tcPr>
                <w:p w14:paraId="07DED300" w14:textId="77777777" w:rsidR="00B877B5" w:rsidRPr="006145DB" w:rsidRDefault="00B877B5" w:rsidP="005B435E">
                  <w:pPr>
                    <w:jc w:val="center"/>
                    <w:rPr>
                      <w:rFonts w:cs="Arial"/>
                      <w:sz w:val="16"/>
                      <w:szCs w:val="16"/>
                      <w:lang w:eastAsia="es-CO"/>
                    </w:rPr>
                  </w:pPr>
                  <w:r w:rsidRPr="006145DB">
                    <w:rPr>
                      <w:rFonts w:cs="Arial"/>
                      <w:sz w:val="16"/>
                      <w:szCs w:val="16"/>
                      <w:lang w:eastAsia="es-CO"/>
                    </w:rPr>
                    <w:t>Demanda</w:t>
                  </w:r>
                </w:p>
              </w:tc>
              <w:tc>
                <w:tcPr>
                  <w:tcW w:w="1767" w:type="dxa"/>
                  <w:tcBorders>
                    <w:bottom w:val="nil"/>
                  </w:tcBorders>
                  <w:shd w:val="clear" w:color="auto" w:fill="FFFFFF" w:themeFill="background1"/>
                  <w:vAlign w:val="center"/>
                </w:tcPr>
                <w:p w14:paraId="0A515C94" w14:textId="77777777" w:rsidR="00B877B5" w:rsidRPr="006145DB" w:rsidRDefault="00B877B5" w:rsidP="005B435E">
                  <w:pPr>
                    <w:tabs>
                      <w:tab w:val="left" w:pos="709"/>
                    </w:tabs>
                    <w:contextualSpacing/>
                    <w:jc w:val="center"/>
                    <w:rPr>
                      <w:rFonts w:cs="Arial"/>
                      <w:sz w:val="16"/>
                      <w:szCs w:val="16"/>
                      <w:lang w:eastAsia="es-CO"/>
                    </w:rPr>
                  </w:pPr>
                  <w:r w:rsidRPr="006145DB">
                    <w:rPr>
                      <w:rFonts w:eastAsia="Arial" w:cs="Arial"/>
                      <w:sz w:val="16"/>
                      <w:szCs w:val="16"/>
                    </w:rPr>
                    <w:t>Equipo del Servicio Social</w:t>
                  </w:r>
                </w:p>
              </w:tc>
            </w:tr>
          </w:tbl>
          <w:p w14:paraId="723A3D99" w14:textId="77777777" w:rsidR="00B877B5" w:rsidRPr="006145DB" w:rsidRDefault="00B877B5" w:rsidP="005B435E">
            <w:pPr>
              <w:pStyle w:val="Textoindependiente"/>
              <w:spacing w:after="0" w:line="240" w:lineRule="auto"/>
              <w:ind w:right="112"/>
              <w:jc w:val="both"/>
              <w:rPr>
                <w:rFonts w:cs="Arial"/>
                <w:bCs/>
                <w:sz w:val="20"/>
                <w:szCs w:val="20"/>
                <w:lang w:eastAsia="es-CO"/>
              </w:rPr>
            </w:pPr>
          </w:p>
        </w:tc>
      </w:tr>
      <w:tr w:rsidR="00024AA4" w:rsidRPr="006145DB" w14:paraId="332F83A6" w14:textId="77777777" w:rsidTr="00B877B5">
        <w:trPr>
          <w:trHeight w:val="716"/>
          <w:jc w:val="center"/>
        </w:trPr>
        <w:tc>
          <w:tcPr>
            <w:tcW w:w="1940" w:type="dxa"/>
            <w:shd w:val="clear" w:color="auto" w:fill="FFFFFF" w:themeFill="background1"/>
            <w:vAlign w:val="center"/>
          </w:tcPr>
          <w:p w14:paraId="7E00B093" w14:textId="77777777" w:rsidR="00B877B5" w:rsidRPr="006145DB" w:rsidRDefault="00B877B5" w:rsidP="003B12DC">
            <w:pPr>
              <w:spacing w:line="240" w:lineRule="auto"/>
              <w:contextualSpacing/>
              <w:rPr>
                <w:rFonts w:cs="Arial"/>
                <w:sz w:val="20"/>
                <w:szCs w:val="20"/>
                <w:lang w:eastAsia="es-CO"/>
              </w:rPr>
            </w:pPr>
            <w:r w:rsidRPr="006145DB">
              <w:rPr>
                <w:rFonts w:cs="Arial"/>
                <w:sz w:val="20"/>
                <w:szCs w:val="20"/>
                <w:lang w:eastAsia="es-CO"/>
              </w:rPr>
              <w:t>Criterios de Egreso y Fuentes de Información</w:t>
            </w:r>
          </w:p>
        </w:tc>
        <w:tc>
          <w:tcPr>
            <w:tcW w:w="7455" w:type="dxa"/>
            <w:shd w:val="clear" w:color="auto" w:fill="FFFFFF" w:themeFill="background1"/>
            <w:vAlign w:val="center"/>
          </w:tcPr>
          <w:p w14:paraId="7B82EB17" w14:textId="77777777" w:rsidR="00B877B5" w:rsidRPr="006145DB" w:rsidRDefault="00B877B5" w:rsidP="005B435E">
            <w:pPr>
              <w:spacing w:after="0" w:line="240" w:lineRule="auto"/>
              <w:rPr>
                <w:rFonts w:cs="Arial"/>
                <w:sz w:val="12"/>
                <w:szCs w:val="12"/>
                <w:highlight w:val="yellow"/>
              </w:rPr>
            </w:pPr>
          </w:p>
          <w:tbl>
            <w:tblPr>
              <w:tblStyle w:val="Tablaconcuadrcula"/>
              <w:tblW w:w="7257" w:type="dxa"/>
              <w:jc w:val="center"/>
              <w:shd w:val="clear" w:color="auto" w:fill="FFFFFF" w:themeFill="background1"/>
              <w:tblLayout w:type="fixed"/>
              <w:tblLook w:val="04A0" w:firstRow="1" w:lastRow="0" w:firstColumn="1" w:lastColumn="0" w:noHBand="0" w:noVBand="1"/>
            </w:tblPr>
            <w:tblGrid>
              <w:gridCol w:w="3342"/>
              <w:gridCol w:w="1404"/>
              <w:gridCol w:w="1134"/>
              <w:gridCol w:w="1377"/>
            </w:tblGrid>
            <w:tr w:rsidR="00024AA4" w:rsidRPr="006145DB" w14:paraId="5261AE54" w14:textId="77777777" w:rsidTr="004A37AB">
              <w:trPr>
                <w:trHeight w:val="380"/>
                <w:jc w:val="center"/>
              </w:trPr>
              <w:tc>
                <w:tcPr>
                  <w:tcW w:w="3342" w:type="dxa"/>
                  <w:shd w:val="clear" w:color="auto" w:fill="FFFFFF" w:themeFill="background1"/>
                  <w:vAlign w:val="center"/>
                </w:tcPr>
                <w:p w14:paraId="6881BC9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404" w:type="dxa"/>
                  <w:shd w:val="clear" w:color="auto" w:fill="FFFFFF" w:themeFill="background1"/>
                  <w:vAlign w:val="center"/>
                </w:tcPr>
                <w:p w14:paraId="542C50E8"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4328B7A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77" w:type="dxa"/>
                  <w:shd w:val="clear" w:color="auto" w:fill="FFFFFF" w:themeFill="background1"/>
                  <w:vAlign w:val="center"/>
                </w:tcPr>
                <w:p w14:paraId="0C19BC8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024AA4" w:rsidRPr="006145DB" w14:paraId="2D48D02F" w14:textId="77777777" w:rsidTr="004A37AB">
              <w:trPr>
                <w:trHeight w:val="243"/>
                <w:jc w:val="center"/>
              </w:trPr>
              <w:tc>
                <w:tcPr>
                  <w:tcW w:w="3342" w:type="dxa"/>
                  <w:shd w:val="clear" w:color="auto" w:fill="FFFFFF" w:themeFill="background1"/>
                  <w:vAlign w:val="center"/>
                </w:tcPr>
                <w:p w14:paraId="0869A3F6"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 xml:space="preserve">Retiro voluntario manifestado libre y expresamente escrito de alguno de los miembros beneficiarios del hogar </w:t>
                  </w:r>
                </w:p>
              </w:tc>
              <w:tc>
                <w:tcPr>
                  <w:tcW w:w="1404" w:type="dxa"/>
                  <w:shd w:val="clear" w:color="auto" w:fill="FFFFFF" w:themeFill="background1"/>
                  <w:vAlign w:val="center"/>
                </w:tcPr>
                <w:p w14:paraId="57C3C6DE"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shd w:val="clear" w:color="auto" w:fill="FFFFFF" w:themeFill="background1"/>
                  <w:vAlign w:val="center"/>
                </w:tcPr>
                <w:p w14:paraId="0CB11CD3"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377" w:type="dxa"/>
                  <w:shd w:val="clear" w:color="auto" w:fill="FFFFFF" w:themeFill="background1"/>
                  <w:vAlign w:val="center"/>
                </w:tcPr>
                <w:p w14:paraId="01AB8CE5" w14:textId="77777777" w:rsidR="00B877B5" w:rsidRPr="006145DB" w:rsidRDefault="00B877B5" w:rsidP="005B435E">
                  <w:pPr>
                    <w:tabs>
                      <w:tab w:val="left" w:pos="709"/>
                    </w:tabs>
                    <w:contextualSpacing/>
                    <w:jc w:val="center"/>
                    <w:rPr>
                      <w:rFonts w:cs="Arial"/>
                      <w:bCs/>
                      <w:sz w:val="16"/>
                      <w:szCs w:val="16"/>
                      <w:lang w:eastAsia="es-CO"/>
                    </w:rPr>
                  </w:pPr>
                  <w:r w:rsidRPr="006145DB">
                    <w:rPr>
                      <w:rFonts w:eastAsia="Arial" w:cs="Arial"/>
                      <w:sz w:val="16"/>
                      <w:szCs w:val="16"/>
                    </w:rPr>
                    <w:t>Equipo del Servicio Social</w:t>
                  </w:r>
                </w:p>
              </w:tc>
            </w:tr>
            <w:tr w:rsidR="00024AA4" w:rsidRPr="006145DB" w14:paraId="2AAE3626" w14:textId="77777777" w:rsidTr="004A37AB">
              <w:trPr>
                <w:trHeight w:val="243"/>
                <w:jc w:val="center"/>
              </w:trPr>
              <w:tc>
                <w:tcPr>
                  <w:tcW w:w="3342" w:type="dxa"/>
                  <w:tcBorders>
                    <w:bottom w:val="nil"/>
                  </w:tcBorders>
                  <w:shd w:val="clear" w:color="auto" w:fill="FFFFFF" w:themeFill="background1"/>
                  <w:vAlign w:val="center"/>
                </w:tcPr>
                <w:p w14:paraId="5D676E3F" w14:textId="77777777" w:rsidR="00B877B5" w:rsidRPr="006145DB" w:rsidRDefault="00B877B5" w:rsidP="005B435E">
                  <w:pPr>
                    <w:tabs>
                      <w:tab w:val="left" w:pos="709"/>
                    </w:tabs>
                    <w:contextualSpacing/>
                    <w:jc w:val="both"/>
                    <w:rPr>
                      <w:rFonts w:cs="Arial"/>
                      <w:sz w:val="16"/>
                      <w:szCs w:val="16"/>
                      <w:highlight w:val="yellow"/>
                      <w:lang w:eastAsia="es-CO"/>
                    </w:rPr>
                  </w:pPr>
                  <w:r w:rsidRPr="006145DB">
                    <w:rPr>
                      <w:rFonts w:cs="Arial"/>
                      <w:sz w:val="16"/>
                      <w:szCs w:val="16"/>
                      <w:lang w:eastAsia="es-CO"/>
                    </w:rPr>
                    <w:t>Incumplimiento por parte de alguno de los miembros del hogar, de lo establecido en el acuerdo de corresponsabilidad, una vez surtido el debido proceso.</w:t>
                  </w:r>
                </w:p>
              </w:tc>
              <w:tc>
                <w:tcPr>
                  <w:tcW w:w="1404" w:type="dxa"/>
                  <w:tcBorders>
                    <w:bottom w:val="nil"/>
                  </w:tcBorders>
                  <w:shd w:val="clear" w:color="auto" w:fill="FFFFFF" w:themeFill="background1"/>
                  <w:vAlign w:val="center"/>
                </w:tcPr>
                <w:p w14:paraId="63FD4931"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Verificación en campo</w:t>
                  </w:r>
                </w:p>
              </w:tc>
              <w:tc>
                <w:tcPr>
                  <w:tcW w:w="1134" w:type="dxa"/>
                  <w:tcBorders>
                    <w:bottom w:val="nil"/>
                  </w:tcBorders>
                  <w:shd w:val="clear" w:color="auto" w:fill="FFFFFF" w:themeFill="background1"/>
                  <w:vAlign w:val="center"/>
                </w:tcPr>
                <w:p w14:paraId="06EDC2A2"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377" w:type="dxa"/>
                  <w:tcBorders>
                    <w:bottom w:val="nil"/>
                  </w:tcBorders>
                  <w:shd w:val="clear" w:color="auto" w:fill="FFFFFF" w:themeFill="background1"/>
                  <w:vAlign w:val="center"/>
                </w:tcPr>
                <w:p w14:paraId="6A506E8E" w14:textId="77777777" w:rsidR="00B877B5" w:rsidRPr="006145DB" w:rsidRDefault="00B877B5" w:rsidP="005B435E">
                  <w:pPr>
                    <w:tabs>
                      <w:tab w:val="left" w:pos="709"/>
                    </w:tabs>
                    <w:contextualSpacing/>
                    <w:jc w:val="center"/>
                    <w:rPr>
                      <w:rFonts w:cs="Arial"/>
                      <w:bCs/>
                      <w:sz w:val="16"/>
                      <w:szCs w:val="16"/>
                      <w:highlight w:val="yellow"/>
                      <w:lang w:eastAsia="es-CO"/>
                    </w:rPr>
                  </w:pPr>
                  <w:r w:rsidRPr="006145DB">
                    <w:rPr>
                      <w:rFonts w:eastAsia="Arial" w:cs="Arial"/>
                      <w:sz w:val="16"/>
                      <w:szCs w:val="16"/>
                    </w:rPr>
                    <w:t>Equipo del Servicio Social</w:t>
                  </w:r>
                </w:p>
              </w:tc>
            </w:tr>
            <w:tr w:rsidR="00024AA4" w:rsidRPr="006145DB" w14:paraId="34DF4272" w14:textId="77777777" w:rsidTr="004A37AB">
              <w:trPr>
                <w:trHeight w:val="243"/>
                <w:jc w:val="center"/>
              </w:trPr>
              <w:tc>
                <w:tcPr>
                  <w:tcW w:w="3342" w:type="dxa"/>
                  <w:tcBorders>
                    <w:top w:val="nil"/>
                    <w:bottom w:val="single" w:sz="4" w:space="0" w:color="auto"/>
                  </w:tcBorders>
                  <w:shd w:val="clear" w:color="auto" w:fill="FFFFFF" w:themeFill="background1"/>
                  <w:vAlign w:val="center"/>
                </w:tcPr>
                <w:p w14:paraId="78600D3E" w14:textId="77777777" w:rsidR="00B877B5" w:rsidRPr="006145DB" w:rsidRDefault="00B877B5" w:rsidP="005B435E">
                  <w:pPr>
                    <w:tabs>
                      <w:tab w:val="left" w:pos="709"/>
                    </w:tabs>
                    <w:contextualSpacing/>
                    <w:jc w:val="both"/>
                    <w:rPr>
                      <w:rFonts w:cs="Arial"/>
                      <w:bCs/>
                      <w:sz w:val="16"/>
                      <w:szCs w:val="16"/>
                      <w:highlight w:val="yellow"/>
                      <w:lang w:eastAsia="es-CO"/>
                    </w:rPr>
                  </w:pPr>
                  <w:r w:rsidRPr="006145DB">
                    <w:rPr>
                      <w:rFonts w:cs="Arial"/>
                      <w:bCs/>
                      <w:sz w:val="16"/>
                      <w:szCs w:val="16"/>
                      <w:lang w:eastAsia="es-CO"/>
                    </w:rPr>
                    <w:t xml:space="preserve">Finalización del tiempo de atención del hogar, o cumplimiento de los objetivos planteados en el plan de atención del servicio </w:t>
                  </w:r>
                </w:p>
              </w:tc>
              <w:tc>
                <w:tcPr>
                  <w:tcW w:w="1404" w:type="dxa"/>
                  <w:tcBorders>
                    <w:top w:val="nil"/>
                    <w:bottom w:val="single" w:sz="4" w:space="0" w:color="auto"/>
                  </w:tcBorders>
                  <w:shd w:val="clear" w:color="auto" w:fill="FFFFFF" w:themeFill="background1"/>
                  <w:vAlign w:val="center"/>
                </w:tcPr>
                <w:p w14:paraId="17E901A1" w14:textId="77777777" w:rsidR="00B877B5" w:rsidRPr="006145DB" w:rsidRDefault="00B877B5" w:rsidP="005B435E">
                  <w:pPr>
                    <w:tabs>
                      <w:tab w:val="left" w:pos="709"/>
                    </w:tabs>
                    <w:contextualSpacing/>
                    <w:jc w:val="center"/>
                    <w:rPr>
                      <w:rFonts w:cs="Arial"/>
                      <w:bCs/>
                      <w:sz w:val="16"/>
                      <w:szCs w:val="16"/>
                      <w:highlight w:val="yellow"/>
                      <w:lang w:eastAsia="es-CO"/>
                    </w:rPr>
                  </w:pPr>
                  <w:r w:rsidRPr="006145DB">
                    <w:rPr>
                      <w:rFonts w:cs="Arial"/>
                      <w:bCs/>
                      <w:sz w:val="16"/>
                      <w:szCs w:val="16"/>
                      <w:lang w:eastAsia="es-CO"/>
                    </w:rPr>
                    <w:t>Verificación en campo</w:t>
                  </w:r>
                </w:p>
              </w:tc>
              <w:tc>
                <w:tcPr>
                  <w:tcW w:w="1134" w:type="dxa"/>
                  <w:tcBorders>
                    <w:top w:val="nil"/>
                    <w:bottom w:val="single" w:sz="4" w:space="0" w:color="auto"/>
                  </w:tcBorders>
                  <w:shd w:val="clear" w:color="auto" w:fill="FFFFFF" w:themeFill="background1"/>
                  <w:vAlign w:val="center"/>
                </w:tcPr>
                <w:p w14:paraId="60F04BF0" w14:textId="77777777" w:rsidR="00B877B5" w:rsidRPr="006145DB" w:rsidRDefault="00B877B5" w:rsidP="005B435E">
                  <w:pPr>
                    <w:tabs>
                      <w:tab w:val="left" w:pos="709"/>
                    </w:tabs>
                    <w:contextualSpacing/>
                    <w:jc w:val="center"/>
                    <w:rPr>
                      <w:rFonts w:cs="Arial"/>
                      <w:bCs/>
                      <w:sz w:val="16"/>
                      <w:szCs w:val="16"/>
                      <w:highlight w:val="yellow"/>
                      <w:lang w:eastAsia="es-CO"/>
                    </w:rPr>
                  </w:pPr>
                  <w:r w:rsidRPr="006145DB">
                    <w:rPr>
                      <w:rFonts w:cs="Arial"/>
                      <w:bCs/>
                      <w:sz w:val="16"/>
                      <w:szCs w:val="16"/>
                      <w:lang w:eastAsia="es-CO"/>
                    </w:rPr>
                    <w:t>Demanda</w:t>
                  </w:r>
                </w:p>
              </w:tc>
              <w:tc>
                <w:tcPr>
                  <w:tcW w:w="1377" w:type="dxa"/>
                  <w:tcBorders>
                    <w:top w:val="nil"/>
                    <w:bottom w:val="single" w:sz="4" w:space="0" w:color="auto"/>
                  </w:tcBorders>
                  <w:shd w:val="clear" w:color="auto" w:fill="FFFFFF" w:themeFill="background1"/>
                  <w:vAlign w:val="center"/>
                </w:tcPr>
                <w:p w14:paraId="7D9E16D7" w14:textId="77777777" w:rsidR="00B877B5" w:rsidRPr="006145DB" w:rsidRDefault="00B877B5" w:rsidP="005B435E">
                  <w:pPr>
                    <w:tabs>
                      <w:tab w:val="left" w:pos="709"/>
                    </w:tabs>
                    <w:contextualSpacing/>
                    <w:jc w:val="center"/>
                    <w:rPr>
                      <w:rFonts w:cs="Arial"/>
                      <w:bCs/>
                      <w:sz w:val="16"/>
                      <w:szCs w:val="16"/>
                      <w:highlight w:val="yellow"/>
                      <w:lang w:eastAsia="es-CO"/>
                    </w:rPr>
                  </w:pPr>
                  <w:r w:rsidRPr="006145DB">
                    <w:rPr>
                      <w:rFonts w:eastAsia="Arial" w:cs="Arial"/>
                      <w:sz w:val="16"/>
                      <w:szCs w:val="16"/>
                    </w:rPr>
                    <w:t>Equipo del Servicio Social</w:t>
                  </w:r>
                </w:p>
              </w:tc>
            </w:tr>
            <w:tr w:rsidR="00024AA4" w:rsidRPr="006145DB" w14:paraId="7698CBC7" w14:textId="77777777" w:rsidTr="004A37AB">
              <w:trPr>
                <w:trHeight w:val="243"/>
                <w:jc w:val="center"/>
              </w:trPr>
              <w:tc>
                <w:tcPr>
                  <w:tcW w:w="3342" w:type="dxa"/>
                  <w:tcBorders>
                    <w:bottom w:val="nil"/>
                  </w:tcBorders>
                  <w:shd w:val="clear" w:color="auto" w:fill="FFFFFF" w:themeFill="background1"/>
                  <w:vAlign w:val="center"/>
                </w:tcPr>
                <w:p w14:paraId="7404F17E"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Egreso del miembro del hogar que se encuentre con orden de captura vigente o casa por cárcel, sin que se afecte al resto del hogar.</w:t>
                  </w:r>
                </w:p>
              </w:tc>
              <w:tc>
                <w:tcPr>
                  <w:tcW w:w="1404" w:type="dxa"/>
                  <w:tcBorders>
                    <w:bottom w:val="nil"/>
                  </w:tcBorders>
                  <w:shd w:val="clear" w:color="auto" w:fill="FFFFFF" w:themeFill="background1"/>
                  <w:vAlign w:val="center"/>
                </w:tcPr>
                <w:p w14:paraId="7CB1660E"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Rama Judicial - Juzgados de Ejecución de Penas y Medidas De Seguridad</w:t>
                  </w:r>
                </w:p>
                <w:p w14:paraId="3CA52DE2"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Registro Social de hogares</w:t>
                  </w:r>
                </w:p>
              </w:tc>
              <w:tc>
                <w:tcPr>
                  <w:tcW w:w="1134" w:type="dxa"/>
                  <w:tcBorders>
                    <w:bottom w:val="nil"/>
                  </w:tcBorders>
                  <w:shd w:val="clear" w:color="auto" w:fill="FFFFFF" w:themeFill="background1"/>
                  <w:vAlign w:val="center"/>
                </w:tcPr>
                <w:p w14:paraId="27DE0840"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Consulta individual a demanda</w:t>
                  </w:r>
                </w:p>
              </w:tc>
              <w:tc>
                <w:tcPr>
                  <w:tcW w:w="1377" w:type="dxa"/>
                  <w:tcBorders>
                    <w:bottom w:val="nil"/>
                  </w:tcBorders>
                  <w:shd w:val="clear" w:color="auto" w:fill="FFFFFF" w:themeFill="background1"/>
                  <w:vAlign w:val="center"/>
                </w:tcPr>
                <w:p w14:paraId="0BEF4E3A"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Ministerio de Justicia y del derecho – Consejo Superior de la Judicatura.</w:t>
                  </w:r>
                </w:p>
              </w:tc>
            </w:tr>
          </w:tbl>
          <w:p w14:paraId="5ECE80C9" w14:textId="77777777" w:rsidR="00B877B5" w:rsidRPr="006145DB" w:rsidRDefault="00B877B5" w:rsidP="005B435E">
            <w:pPr>
              <w:tabs>
                <w:tab w:val="left" w:pos="709"/>
              </w:tabs>
              <w:spacing w:line="240" w:lineRule="auto"/>
              <w:contextualSpacing/>
              <w:jc w:val="both"/>
              <w:rPr>
                <w:rFonts w:cs="Arial"/>
                <w:bCs/>
                <w:sz w:val="20"/>
                <w:szCs w:val="20"/>
                <w:highlight w:val="yellow"/>
                <w:lang w:eastAsia="es-CO"/>
              </w:rPr>
            </w:pPr>
          </w:p>
        </w:tc>
      </w:tr>
      <w:tr w:rsidR="00024AA4" w:rsidRPr="006145DB" w14:paraId="23B37AE6" w14:textId="77777777" w:rsidTr="00B877B5">
        <w:trPr>
          <w:trHeight w:val="1566"/>
          <w:jc w:val="center"/>
        </w:trPr>
        <w:tc>
          <w:tcPr>
            <w:tcW w:w="1940" w:type="dxa"/>
            <w:shd w:val="clear" w:color="auto" w:fill="FFFFFF" w:themeFill="background1"/>
            <w:vAlign w:val="center"/>
          </w:tcPr>
          <w:p w14:paraId="40DA4EF9" w14:textId="77777777" w:rsidR="00B877B5" w:rsidRPr="006145DB" w:rsidRDefault="00B877B5" w:rsidP="005B435E">
            <w:pPr>
              <w:spacing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455" w:type="dxa"/>
            <w:shd w:val="clear" w:color="auto" w:fill="FFFFFF" w:themeFill="background1"/>
            <w:vAlign w:val="center"/>
          </w:tcPr>
          <w:p w14:paraId="12146DDE" w14:textId="77777777" w:rsidR="00B877B5" w:rsidRPr="006145DB" w:rsidRDefault="00B877B5" w:rsidP="005B435E">
            <w:pPr>
              <w:spacing w:after="0" w:line="240" w:lineRule="auto"/>
              <w:rPr>
                <w:rFonts w:cs="Arial"/>
                <w:sz w:val="12"/>
                <w:szCs w:val="12"/>
                <w:lang w:val="es-ES_tradnl"/>
              </w:rPr>
            </w:pPr>
          </w:p>
          <w:tbl>
            <w:tblPr>
              <w:tblStyle w:val="Tablaconcuadrcula"/>
              <w:tblW w:w="7252" w:type="dxa"/>
              <w:jc w:val="center"/>
              <w:shd w:val="clear" w:color="auto" w:fill="FFFFFF" w:themeFill="background1"/>
              <w:tblLayout w:type="fixed"/>
              <w:tblLook w:val="04A0" w:firstRow="1" w:lastRow="0" w:firstColumn="1" w:lastColumn="0" w:noHBand="0" w:noVBand="1"/>
            </w:tblPr>
            <w:tblGrid>
              <w:gridCol w:w="3058"/>
              <w:gridCol w:w="1418"/>
              <w:gridCol w:w="1134"/>
              <w:gridCol w:w="1642"/>
            </w:tblGrid>
            <w:tr w:rsidR="00024AA4" w:rsidRPr="006145DB" w14:paraId="15F24062" w14:textId="77777777" w:rsidTr="004A37AB">
              <w:trPr>
                <w:trHeight w:val="372"/>
                <w:jc w:val="center"/>
              </w:trPr>
              <w:tc>
                <w:tcPr>
                  <w:tcW w:w="3058" w:type="dxa"/>
                  <w:shd w:val="clear" w:color="auto" w:fill="FFFFFF" w:themeFill="background1"/>
                  <w:vAlign w:val="center"/>
                </w:tcPr>
                <w:p w14:paraId="34C79519"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418" w:type="dxa"/>
                  <w:shd w:val="clear" w:color="auto" w:fill="FFFFFF" w:themeFill="background1"/>
                  <w:vAlign w:val="center"/>
                </w:tcPr>
                <w:p w14:paraId="67AFA371"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581E0B34"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42" w:type="dxa"/>
                  <w:shd w:val="clear" w:color="auto" w:fill="FFFFFF" w:themeFill="background1"/>
                  <w:vAlign w:val="center"/>
                </w:tcPr>
                <w:p w14:paraId="13A0ABF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024AA4" w:rsidRPr="006145DB" w14:paraId="129C8680" w14:textId="77777777" w:rsidTr="004A37AB">
              <w:trPr>
                <w:trHeight w:val="300"/>
                <w:jc w:val="center"/>
              </w:trPr>
              <w:tc>
                <w:tcPr>
                  <w:tcW w:w="3058" w:type="dxa"/>
                  <w:shd w:val="clear" w:color="auto" w:fill="FFFFFF" w:themeFill="background1"/>
                  <w:vAlign w:val="center"/>
                </w:tcPr>
                <w:p w14:paraId="099CA9AD"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Servicio Comunidad de cuidado.</w:t>
                  </w:r>
                </w:p>
              </w:tc>
              <w:tc>
                <w:tcPr>
                  <w:tcW w:w="1418" w:type="dxa"/>
                  <w:shd w:val="clear" w:color="auto" w:fill="FFFFFF" w:themeFill="background1"/>
                  <w:vAlign w:val="center"/>
                </w:tcPr>
                <w:p w14:paraId="5A25FC8E"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shd w:val="clear" w:color="auto" w:fill="FFFFFF" w:themeFill="background1"/>
                  <w:vAlign w:val="center"/>
                </w:tcPr>
                <w:p w14:paraId="7E56C1F4"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642" w:type="dxa"/>
                  <w:shd w:val="clear" w:color="auto" w:fill="FFFFFF" w:themeFill="background1"/>
                  <w:vAlign w:val="center"/>
                </w:tcPr>
                <w:p w14:paraId="615B9CD5"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024AA4" w:rsidRPr="006145DB" w14:paraId="78D81F46" w14:textId="77777777" w:rsidTr="004A37AB">
              <w:trPr>
                <w:trHeight w:val="231"/>
                <w:jc w:val="center"/>
              </w:trPr>
              <w:tc>
                <w:tcPr>
                  <w:tcW w:w="3058" w:type="dxa"/>
                  <w:shd w:val="clear" w:color="auto" w:fill="FFFFFF" w:themeFill="background1"/>
                  <w:vAlign w:val="center"/>
                </w:tcPr>
                <w:p w14:paraId="19E09E4A"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Servicio Atención y Desarrollo de Capacidades para Mujeres Habitantes de Calle</w:t>
                  </w:r>
                </w:p>
              </w:tc>
              <w:tc>
                <w:tcPr>
                  <w:tcW w:w="1418" w:type="dxa"/>
                  <w:shd w:val="clear" w:color="auto" w:fill="FFFFFF" w:themeFill="background1"/>
                  <w:vAlign w:val="center"/>
                </w:tcPr>
                <w:p w14:paraId="592542CA"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shd w:val="clear" w:color="auto" w:fill="FFFFFF" w:themeFill="background1"/>
                  <w:vAlign w:val="center"/>
                </w:tcPr>
                <w:p w14:paraId="05802B49"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642" w:type="dxa"/>
                  <w:shd w:val="clear" w:color="auto" w:fill="FFFFFF" w:themeFill="background1"/>
                  <w:vAlign w:val="center"/>
                </w:tcPr>
                <w:p w14:paraId="21093237"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024AA4" w:rsidRPr="006145DB" w14:paraId="3FC8FC37" w14:textId="77777777" w:rsidTr="004A37AB">
              <w:trPr>
                <w:trHeight w:val="231"/>
                <w:jc w:val="center"/>
              </w:trPr>
              <w:tc>
                <w:tcPr>
                  <w:tcW w:w="3058" w:type="dxa"/>
                  <w:shd w:val="clear" w:color="auto" w:fill="FFFFFF" w:themeFill="background1"/>
                  <w:vAlign w:val="center"/>
                </w:tcPr>
                <w:p w14:paraId="1634C295"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Servicio Comunidad de Vida para Población Habitante de Calle.</w:t>
                  </w:r>
                </w:p>
              </w:tc>
              <w:tc>
                <w:tcPr>
                  <w:tcW w:w="1418" w:type="dxa"/>
                  <w:shd w:val="clear" w:color="auto" w:fill="FFFFFF" w:themeFill="background1"/>
                  <w:vAlign w:val="center"/>
                </w:tcPr>
                <w:p w14:paraId="0119953D"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shd w:val="clear" w:color="auto" w:fill="FFFFFF" w:themeFill="background1"/>
                  <w:vAlign w:val="center"/>
                </w:tcPr>
                <w:p w14:paraId="4D7F0719"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642" w:type="dxa"/>
                  <w:shd w:val="clear" w:color="auto" w:fill="FFFFFF" w:themeFill="background1"/>
                  <w:vAlign w:val="center"/>
                </w:tcPr>
                <w:p w14:paraId="1D401DEE"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024AA4" w:rsidRPr="006145DB" w14:paraId="2C843A9F" w14:textId="77777777" w:rsidTr="004A37AB">
              <w:trPr>
                <w:trHeight w:val="231"/>
                <w:jc w:val="center"/>
              </w:trPr>
              <w:tc>
                <w:tcPr>
                  <w:tcW w:w="3058" w:type="dxa"/>
                  <w:shd w:val="clear" w:color="auto" w:fill="FFFFFF" w:themeFill="background1"/>
                  <w:vAlign w:val="center"/>
                </w:tcPr>
                <w:p w14:paraId="1C80B222"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Servicio atención Sociosanitaría para Población Habitante de Calle y en Alto Riesgo de Estarlo</w:t>
                  </w:r>
                </w:p>
              </w:tc>
              <w:tc>
                <w:tcPr>
                  <w:tcW w:w="1418" w:type="dxa"/>
                  <w:shd w:val="clear" w:color="auto" w:fill="FFFFFF" w:themeFill="background1"/>
                  <w:vAlign w:val="center"/>
                </w:tcPr>
                <w:p w14:paraId="103E8843"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shd w:val="clear" w:color="auto" w:fill="FFFFFF" w:themeFill="background1"/>
                  <w:vAlign w:val="center"/>
                </w:tcPr>
                <w:p w14:paraId="49FE37DF"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642" w:type="dxa"/>
                  <w:shd w:val="clear" w:color="auto" w:fill="FFFFFF" w:themeFill="background1"/>
                  <w:vAlign w:val="center"/>
                </w:tcPr>
                <w:p w14:paraId="38B2556E"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024AA4" w:rsidRPr="006145DB" w14:paraId="64B6912B" w14:textId="77777777" w:rsidTr="004A37AB">
              <w:trPr>
                <w:trHeight w:val="231"/>
                <w:jc w:val="center"/>
              </w:trPr>
              <w:tc>
                <w:tcPr>
                  <w:tcW w:w="3058" w:type="dxa"/>
                  <w:shd w:val="clear" w:color="auto" w:fill="FFFFFF" w:themeFill="background1"/>
                  <w:vAlign w:val="center"/>
                </w:tcPr>
                <w:p w14:paraId="67C9C18C"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Servicio Alta Dependencia Física, Mental o Cognitiva para Población Habitante de Calle</w:t>
                  </w:r>
                </w:p>
              </w:tc>
              <w:tc>
                <w:tcPr>
                  <w:tcW w:w="1418" w:type="dxa"/>
                  <w:shd w:val="clear" w:color="auto" w:fill="FFFFFF" w:themeFill="background1"/>
                  <w:vAlign w:val="center"/>
                </w:tcPr>
                <w:p w14:paraId="42130541"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shd w:val="clear" w:color="auto" w:fill="FFFFFF" w:themeFill="background1"/>
                  <w:vAlign w:val="center"/>
                </w:tcPr>
                <w:p w14:paraId="6EBD6FF1"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642" w:type="dxa"/>
                  <w:shd w:val="clear" w:color="auto" w:fill="FFFFFF" w:themeFill="background1"/>
                  <w:vAlign w:val="center"/>
                </w:tcPr>
                <w:p w14:paraId="747C6EE1"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024AA4" w:rsidRPr="006145DB" w14:paraId="1A42746B" w14:textId="77777777" w:rsidTr="004A37AB">
              <w:trPr>
                <w:trHeight w:val="231"/>
                <w:jc w:val="center"/>
              </w:trPr>
              <w:tc>
                <w:tcPr>
                  <w:tcW w:w="3058" w:type="dxa"/>
                  <w:shd w:val="clear" w:color="auto" w:fill="FFFFFF" w:themeFill="background1"/>
                  <w:vAlign w:val="center"/>
                </w:tcPr>
                <w:p w14:paraId="4AEBF9F5"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Servicio Centros Integrarte atención interna.</w:t>
                  </w:r>
                </w:p>
              </w:tc>
              <w:tc>
                <w:tcPr>
                  <w:tcW w:w="1418" w:type="dxa"/>
                  <w:shd w:val="clear" w:color="auto" w:fill="FFFFFF" w:themeFill="background1"/>
                  <w:vAlign w:val="center"/>
                </w:tcPr>
                <w:p w14:paraId="59E115F4"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shd w:val="clear" w:color="auto" w:fill="FFFFFF" w:themeFill="background1"/>
                  <w:vAlign w:val="center"/>
                </w:tcPr>
                <w:p w14:paraId="2B140556"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642" w:type="dxa"/>
                  <w:shd w:val="clear" w:color="auto" w:fill="FFFFFF" w:themeFill="background1"/>
                  <w:vAlign w:val="center"/>
                </w:tcPr>
                <w:p w14:paraId="3A1D89F6"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024AA4" w:rsidRPr="006145DB" w14:paraId="7B1007F7" w14:textId="77777777" w:rsidTr="004A37AB">
              <w:trPr>
                <w:trHeight w:val="231"/>
                <w:jc w:val="center"/>
              </w:trPr>
              <w:tc>
                <w:tcPr>
                  <w:tcW w:w="3058" w:type="dxa"/>
                  <w:shd w:val="clear" w:color="auto" w:fill="FFFFFF" w:themeFill="background1"/>
                  <w:vAlign w:val="center"/>
                </w:tcPr>
                <w:p w14:paraId="0278DC61"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Servicio Atención Sociosanitaria Transitoria</w:t>
                  </w:r>
                </w:p>
              </w:tc>
              <w:tc>
                <w:tcPr>
                  <w:tcW w:w="1418" w:type="dxa"/>
                  <w:shd w:val="clear" w:color="auto" w:fill="FFFFFF" w:themeFill="background1"/>
                  <w:vAlign w:val="center"/>
                </w:tcPr>
                <w:p w14:paraId="71AB2EDB"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shd w:val="clear" w:color="auto" w:fill="FFFFFF" w:themeFill="background1"/>
                  <w:vAlign w:val="center"/>
                </w:tcPr>
                <w:p w14:paraId="4F317B8D"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642" w:type="dxa"/>
                  <w:shd w:val="clear" w:color="auto" w:fill="FFFFFF" w:themeFill="background1"/>
                  <w:vAlign w:val="center"/>
                </w:tcPr>
                <w:p w14:paraId="385DA1AC"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024AA4" w:rsidRPr="006145DB" w14:paraId="0BADE2B7" w14:textId="77777777" w:rsidTr="004A37AB">
              <w:trPr>
                <w:trHeight w:val="231"/>
                <w:jc w:val="center"/>
              </w:trPr>
              <w:tc>
                <w:tcPr>
                  <w:tcW w:w="3058" w:type="dxa"/>
                  <w:shd w:val="clear" w:color="auto" w:fill="FFFFFF" w:themeFill="background1"/>
                  <w:vAlign w:val="center"/>
                </w:tcPr>
                <w:p w14:paraId="310E8FAF" w14:textId="77777777" w:rsidR="00B877B5" w:rsidRPr="006145DB" w:rsidRDefault="00B877B5" w:rsidP="005B435E">
                  <w:pPr>
                    <w:tabs>
                      <w:tab w:val="left" w:pos="709"/>
                    </w:tabs>
                    <w:contextualSpacing/>
                    <w:jc w:val="both"/>
                    <w:rPr>
                      <w:rFonts w:cs="Arial"/>
                      <w:bCs/>
                      <w:sz w:val="16"/>
                      <w:szCs w:val="16"/>
                      <w:lang w:eastAsia="es-CO"/>
                    </w:rPr>
                  </w:pPr>
                  <w:r w:rsidRPr="006145DB">
                    <w:rPr>
                      <w:rFonts w:cs="Arial"/>
                      <w:bCs/>
                      <w:sz w:val="16"/>
                      <w:szCs w:val="16"/>
                      <w:lang w:eastAsia="es-CO"/>
                    </w:rPr>
                    <w:t>Servicios Cuidado Transitorio Día - Noche</w:t>
                  </w:r>
                </w:p>
              </w:tc>
              <w:tc>
                <w:tcPr>
                  <w:tcW w:w="1418" w:type="dxa"/>
                  <w:shd w:val="clear" w:color="auto" w:fill="FFFFFF" w:themeFill="background1"/>
                  <w:vAlign w:val="center"/>
                </w:tcPr>
                <w:p w14:paraId="16AAF748"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shd w:val="clear" w:color="auto" w:fill="FFFFFF" w:themeFill="background1"/>
                  <w:vAlign w:val="center"/>
                </w:tcPr>
                <w:p w14:paraId="37DD3C4E"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642" w:type="dxa"/>
                  <w:shd w:val="clear" w:color="auto" w:fill="FFFFFF" w:themeFill="background1"/>
                  <w:vAlign w:val="center"/>
                </w:tcPr>
                <w:p w14:paraId="3D5F4A30" w14:textId="77777777" w:rsidR="00B877B5" w:rsidRPr="006145DB" w:rsidRDefault="00B877B5"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024AA4" w:rsidRPr="006145DB" w14:paraId="548FE9ED" w14:textId="77777777" w:rsidTr="004A37AB">
              <w:trPr>
                <w:trHeight w:val="231"/>
                <w:jc w:val="center"/>
              </w:trPr>
              <w:tc>
                <w:tcPr>
                  <w:tcW w:w="3058" w:type="dxa"/>
                  <w:vMerge w:val="restart"/>
                  <w:shd w:val="clear" w:color="auto" w:fill="FFFFFF" w:themeFill="background1"/>
                  <w:vAlign w:val="center"/>
                </w:tcPr>
                <w:p w14:paraId="28DF40B4" w14:textId="77777777" w:rsidR="00B877B5" w:rsidRPr="006145DB" w:rsidRDefault="00B877B5" w:rsidP="005B435E">
                  <w:pPr>
                    <w:tabs>
                      <w:tab w:val="left" w:pos="709"/>
                    </w:tabs>
                    <w:contextualSpacing/>
                    <w:jc w:val="both"/>
                    <w:rPr>
                      <w:rFonts w:cs="Arial"/>
                      <w:sz w:val="16"/>
                      <w:szCs w:val="16"/>
                      <w:lang w:eastAsia="es-CO"/>
                    </w:rPr>
                  </w:pPr>
                  <w:r w:rsidRPr="006145DB">
                    <w:rPr>
                      <w:rFonts w:cs="Arial"/>
                      <w:sz w:val="16"/>
                      <w:szCs w:val="16"/>
                      <w:lang w:eastAsia="es-CO"/>
                    </w:rPr>
                    <w:t>Hogares que no estén recibiendo subsidios de vivienda o arrendamiento, por parte de la nación, ente territorial u organismo internacional.</w:t>
                  </w:r>
                </w:p>
              </w:tc>
              <w:tc>
                <w:tcPr>
                  <w:tcW w:w="1418" w:type="dxa"/>
                  <w:shd w:val="clear" w:color="auto" w:fill="FFFFFF" w:themeFill="background1"/>
                  <w:vAlign w:val="center"/>
                </w:tcPr>
                <w:p w14:paraId="17C1F20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Bases de datos – Arriendo Solidario</w:t>
                  </w:r>
                </w:p>
              </w:tc>
              <w:tc>
                <w:tcPr>
                  <w:tcW w:w="1134" w:type="dxa"/>
                  <w:shd w:val="clear" w:color="auto" w:fill="FFFFFF" w:themeFill="background1"/>
                  <w:vAlign w:val="center"/>
                </w:tcPr>
                <w:p w14:paraId="066F2967"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42" w:type="dxa"/>
                  <w:shd w:val="clear" w:color="auto" w:fill="FFFFFF" w:themeFill="background1"/>
                  <w:vAlign w:val="center"/>
                </w:tcPr>
                <w:p w14:paraId="7193F7A2"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bCs/>
                      <w:sz w:val="16"/>
                      <w:szCs w:val="16"/>
                      <w:lang w:eastAsia="es-CO"/>
                    </w:rPr>
                    <w:t>Secretaría Distrital del Hábitat</w:t>
                  </w:r>
                </w:p>
              </w:tc>
            </w:tr>
            <w:tr w:rsidR="00024AA4" w:rsidRPr="006145DB" w14:paraId="51B4D376" w14:textId="77777777" w:rsidTr="004A37AB">
              <w:trPr>
                <w:trHeight w:val="942"/>
                <w:jc w:val="center"/>
              </w:trPr>
              <w:tc>
                <w:tcPr>
                  <w:tcW w:w="3058" w:type="dxa"/>
                  <w:vMerge/>
                  <w:tcBorders>
                    <w:bottom w:val="single" w:sz="4" w:space="0" w:color="auto"/>
                  </w:tcBorders>
                  <w:shd w:val="clear" w:color="auto" w:fill="FFFFFF" w:themeFill="background1"/>
                  <w:vAlign w:val="center"/>
                </w:tcPr>
                <w:p w14:paraId="300E0E7A" w14:textId="77777777" w:rsidR="00B877B5" w:rsidRPr="006145DB" w:rsidRDefault="00B877B5" w:rsidP="005B435E">
                  <w:pPr>
                    <w:tabs>
                      <w:tab w:val="left" w:pos="709"/>
                    </w:tabs>
                    <w:contextualSpacing/>
                    <w:jc w:val="both"/>
                    <w:rPr>
                      <w:rFonts w:cs="Arial"/>
                      <w:sz w:val="16"/>
                      <w:szCs w:val="16"/>
                      <w:lang w:eastAsia="es-CO"/>
                    </w:rPr>
                  </w:pPr>
                </w:p>
              </w:tc>
              <w:tc>
                <w:tcPr>
                  <w:tcW w:w="1418" w:type="dxa"/>
                  <w:tcBorders>
                    <w:bottom w:val="single" w:sz="4" w:space="0" w:color="auto"/>
                  </w:tcBorders>
                  <w:shd w:val="clear" w:color="auto" w:fill="FFFFFF" w:themeFill="background1"/>
                  <w:vAlign w:val="center"/>
                </w:tcPr>
                <w:p w14:paraId="264E2EF2"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Base de datos de subsidios Fonvivienda. Mi casa ya</w:t>
                  </w:r>
                </w:p>
              </w:tc>
              <w:tc>
                <w:tcPr>
                  <w:tcW w:w="1134" w:type="dxa"/>
                  <w:tcBorders>
                    <w:bottom w:val="single" w:sz="4" w:space="0" w:color="auto"/>
                  </w:tcBorders>
                  <w:shd w:val="clear" w:color="auto" w:fill="FFFFFF" w:themeFill="background1"/>
                  <w:vAlign w:val="center"/>
                </w:tcPr>
                <w:p w14:paraId="206BBE7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642" w:type="dxa"/>
                  <w:tcBorders>
                    <w:bottom w:val="single" w:sz="4" w:space="0" w:color="auto"/>
                  </w:tcBorders>
                  <w:shd w:val="clear" w:color="auto" w:fill="FFFFFF" w:themeFill="background1"/>
                  <w:vAlign w:val="center"/>
                </w:tcPr>
                <w:p w14:paraId="60770983"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bCs/>
                      <w:sz w:val="16"/>
                      <w:szCs w:val="16"/>
                      <w:lang w:eastAsia="es-CO"/>
                    </w:rPr>
                    <w:t>Fondo Nacional de Vivienda (FONVIVIENDA)</w:t>
                  </w:r>
                </w:p>
              </w:tc>
            </w:tr>
            <w:tr w:rsidR="00024AA4" w:rsidRPr="006145DB" w14:paraId="4D3D4513" w14:textId="77777777" w:rsidTr="004A37AB">
              <w:trPr>
                <w:trHeight w:val="231"/>
                <w:jc w:val="center"/>
              </w:trPr>
              <w:tc>
                <w:tcPr>
                  <w:tcW w:w="3058" w:type="dxa"/>
                  <w:tcBorders>
                    <w:bottom w:val="nil"/>
                  </w:tcBorders>
                  <w:shd w:val="clear" w:color="auto" w:fill="FFFFFF" w:themeFill="background1"/>
                  <w:vAlign w:val="center"/>
                </w:tcPr>
                <w:p w14:paraId="21212CC9" w14:textId="77777777" w:rsidR="00B877B5" w:rsidRPr="006145DB" w:rsidRDefault="00B877B5" w:rsidP="005B435E">
                  <w:pPr>
                    <w:tabs>
                      <w:tab w:val="left" w:pos="709"/>
                    </w:tabs>
                    <w:contextualSpacing/>
                    <w:jc w:val="both"/>
                    <w:rPr>
                      <w:rFonts w:cs="Arial"/>
                      <w:sz w:val="16"/>
                      <w:szCs w:val="16"/>
                      <w:lang w:eastAsia="es-CO"/>
                    </w:rPr>
                  </w:pPr>
                  <w:r w:rsidRPr="006145DB">
                    <w:rPr>
                      <w:rFonts w:cs="Arial"/>
                      <w:bCs/>
                      <w:sz w:val="16"/>
                      <w:szCs w:val="16"/>
                      <w:lang w:eastAsia="es-CO"/>
                    </w:rPr>
                    <w:t>Egreso del miembro del hogar que se encuentre con orden de captura vigente o casa por cárcel, sin que se afecte al resto del hogar</w:t>
                  </w:r>
                </w:p>
              </w:tc>
              <w:tc>
                <w:tcPr>
                  <w:tcW w:w="1418" w:type="dxa"/>
                  <w:tcBorders>
                    <w:bottom w:val="nil"/>
                  </w:tcBorders>
                  <w:shd w:val="clear" w:color="auto" w:fill="FFFFFF" w:themeFill="background1"/>
                  <w:vAlign w:val="center"/>
                </w:tcPr>
                <w:p w14:paraId="10BFE979"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Rama Judicial - Juzgados de Ejecución de Penas y Medidas De Seguridad</w:t>
                  </w:r>
                </w:p>
              </w:tc>
              <w:tc>
                <w:tcPr>
                  <w:tcW w:w="1134" w:type="dxa"/>
                  <w:tcBorders>
                    <w:bottom w:val="nil"/>
                  </w:tcBorders>
                  <w:shd w:val="clear" w:color="auto" w:fill="FFFFFF" w:themeFill="background1"/>
                  <w:vAlign w:val="center"/>
                </w:tcPr>
                <w:p w14:paraId="2D6C8141"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Consulta Individual a demanda</w:t>
                  </w:r>
                </w:p>
              </w:tc>
              <w:tc>
                <w:tcPr>
                  <w:tcW w:w="1642" w:type="dxa"/>
                  <w:tcBorders>
                    <w:bottom w:val="nil"/>
                  </w:tcBorders>
                  <w:shd w:val="clear" w:color="auto" w:fill="FFFFFF" w:themeFill="background1"/>
                  <w:vAlign w:val="center"/>
                </w:tcPr>
                <w:p w14:paraId="36A75A3A" w14:textId="77777777" w:rsidR="00B877B5" w:rsidRPr="006145DB" w:rsidRDefault="00B877B5" w:rsidP="005B435E">
                  <w:pPr>
                    <w:tabs>
                      <w:tab w:val="left" w:pos="709"/>
                    </w:tabs>
                    <w:contextualSpacing/>
                    <w:jc w:val="center"/>
                    <w:rPr>
                      <w:rFonts w:cs="Arial"/>
                      <w:sz w:val="16"/>
                      <w:szCs w:val="16"/>
                      <w:lang w:eastAsia="es-CO"/>
                    </w:rPr>
                  </w:pPr>
                  <w:r w:rsidRPr="006145DB">
                    <w:rPr>
                      <w:rFonts w:cs="Arial"/>
                      <w:sz w:val="16"/>
                      <w:szCs w:val="16"/>
                      <w:lang w:eastAsia="es-CO"/>
                    </w:rPr>
                    <w:t>Ministerio de Justicia y del derecho – Consejo Superior de la Judicatura.</w:t>
                  </w:r>
                </w:p>
              </w:tc>
            </w:tr>
          </w:tbl>
          <w:p w14:paraId="428FDA38" w14:textId="77777777" w:rsidR="00B877B5" w:rsidRPr="006145DB" w:rsidRDefault="00B877B5" w:rsidP="005B435E">
            <w:pPr>
              <w:tabs>
                <w:tab w:val="left" w:pos="709"/>
              </w:tabs>
              <w:spacing w:line="240" w:lineRule="auto"/>
              <w:contextualSpacing/>
              <w:jc w:val="both"/>
              <w:rPr>
                <w:rFonts w:eastAsia="Calibri" w:cs="Arial"/>
                <w:bCs/>
                <w:sz w:val="20"/>
                <w:szCs w:val="20"/>
                <w:lang w:eastAsia="es-CO"/>
              </w:rPr>
            </w:pPr>
          </w:p>
        </w:tc>
      </w:tr>
      <w:tr w:rsidR="00024AA4" w:rsidRPr="006145DB" w14:paraId="780D0EE7" w14:textId="77777777" w:rsidTr="003B12DC">
        <w:trPr>
          <w:trHeight w:val="7971"/>
          <w:jc w:val="center"/>
        </w:trPr>
        <w:tc>
          <w:tcPr>
            <w:tcW w:w="1940" w:type="dxa"/>
            <w:shd w:val="clear" w:color="auto" w:fill="FFFFFF" w:themeFill="background1"/>
            <w:vAlign w:val="center"/>
          </w:tcPr>
          <w:p w14:paraId="377E9A41" w14:textId="77777777" w:rsidR="00B877B5" w:rsidRPr="006145DB" w:rsidRDefault="00B877B5" w:rsidP="005B435E">
            <w:pPr>
              <w:spacing w:line="240" w:lineRule="auto"/>
              <w:ind w:left="22"/>
              <w:contextualSpacing/>
              <w:jc w:val="both"/>
              <w:rPr>
                <w:rFonts w:cs="Arial"/>
                <w:sz w:val="20"/>
                <w:szCs w:val="20"/>
                <w:lang w:eastAsia="es-CO"/>
              </w:rPr>
            </w:pPr>
            <w:r w:rsidRPr="006145DB">
              <w:rPr>
                <w:rFonts w:cs="Arial"/>
                <w:sz w:val="20"/>
                <w:szCs w:val="20"/>
                <w:lang w:eastAsia="es-CO"/>
              </w:rPr>
              <w:t>Ejecución</w:t>
            </w:r>
          </w:p>
        </w:tc>
        <w:tc>
          <w:tcPr>
            <w:tcW w:w="7455" w:type="dxa"/>
            <w:shd w:val="clear" w:color="auto" w:fill="FFFFFF" w:themeFill="background1"/>
            <w:vAlign w:val="center"/>
          </w:tcPr>
          <w:p w14:paraId="0EF07B25" w14:textId="77777777" w:rsidR="00B877B5" w:rsidRPr="006145DB" w:rsidRDefault="00B877B5" w:rsidP="005B435E">
            <w:pPr>
              <w:pStyle w:val="Textocomentario"/>
              <w:spacing w:after="0"/>
              <w:jc w:val="both"/>
              <w:rPr>
                <w:rFonts w:cs="Arial"/>
                <w:lang w:eastAsia="es-CO"/>
              </w:rPr>
            </w:pPr>
            <w:r w:rsidRPr="006145DB">
              <w:rPr>
                <w:rFonts w:eastAsia="Times New Roman" w:cs="Arial"/>
                <w:lang w:eastAsia="es-CO"/>
              </w:rPr>
              <w:t xml:space="preserve">El servicio está orientado a brindar atención integral a hogares en formas extremas de exclusión, mediante la provisión de </w:t>
            </w:r>
            <w:r w:rsidRPr="006145DB">
              <w:rPr>
                <w:rFonts w:cs="Arial"/>
                <w:lang w:eastAsia="es-CO"/>
              </w:rPr>
              <w:t>una solución habitacional a mediano plazo para mitigar el déficit de vivienda cuantitativo y cualitativo, la atención para la estabilización, inclusión social, productiva y participativa de los beneficiarios</w:t>
            </w:r>
            <w:r w:rsidRPr="006145DB">
              <w:rPr>
                <w:rFonts w:eastAsia="Times New Roman" w:cs="Arial"/>
                <w:lang w:eastAsia="es-CO"/>
              </w:rPr>
              <w:t xml:space="preserve">, </w:t>
            </w:r>
            <w:r w:rsidRPr="006145DB">
              <w:rPr>
                <w:rFonts w:cs="Arial"/>
                <w:lang w:eastAsia="es-CO"/>
              </w:rPr>
              <w:t>hasta por doce (12) meses, prorrogables según evaluación técnica.</w:t>
            </w:r>
          </w:p>
          <w:p w14:paraId="3AB0F184" w14:textId="77777777" w:rsidR="00B877B5" w:rsidRPr="006145DB" w:rsidRDefault="00B877B5" w:rsidP="005B435E">
            <w:pPr>
              <w:pStyle w:val="Textocomentario"/>
              <w:spacing w:after="0"/>
              <w:jc w:val="both"/>
              <w:rPr>
                <w:rFonts w:cs="Arial"/>
                <w:lang w:eastAsia="es-CO"/>
              </w:rPr>
            </w:pPr>
          </w:p>
          <w:p w14:paraId="312E1BD6" w14:textId="77777777" w:rsidR="00B877B5" w:rsidRPr="006145DB" w:rsidRDefault="00B877B5" w:rsidP="005B435E">
            <w:pPr>
              <w:pStyle w:val="Textocomentario"/>
              <w:spacing w:after="0"/>
              <w:jc w:val="both"/>
              <w:rPr>
                <w:rFonts w:eastAsia="Times New Roman" w:cs="Arial"/>
                <w:lang w:eastAsia="es-CO"/>
              </w:rPr>
            </w:pPr>
            <w:r w:rsidRPr="006145DB">
              <w:rPr>
                <w:rFonts w:cs="Arial"/>
                <w:lang w:eastAsia="es-CO"/>
              </w:rPr>
              <w:t>A través de l</w:t>
            </w:r>
            <w:r w:rsidRPr="006145DB">
              <w:rPr>
                <w:rFonts w:eastAsia="Times New Roman" w:cs="Arial"/>
                <w:lang w:eastAsia="es-CO"/>
              </w:rPr>
              <w:t xml:space="preserve">a gestión de caso, se buscará identificar necesidades del hogar eliminando las barreras de acceso a servicios sociales, superando condiciones de inseguridad alimentaria, desescolarización y vinculación a una senda de acumulación de capital humano y a trayectorias de inclusión productiva, entre otros. </w:t>
            </w:r>
          </w:p>
          <w:p w14:paraId="50EEB423" w14:textId="77777777" w:rsidR="00B877B5" w:rsidRPr="006145DB" w:rsidRDefault="00B877B5" w:rsidP="005B435E">
            <w:pPr>
              <w:pStyle w:val="Textocomentario"/>
              <w:spacing w:after="0"/>
              <w:jc w:val="both"/>
              <w:rPr>
                <w:rFonts w:eastAsia="Times New Roman" w:cs="Arial"/>
                <w:bCs/>
                <w:lang w:eastAsia="es-CO"/>
              </w:rPr>
            </w:pPr>
          </w:p>
          <w:p w14:paraId="708182EC" w14:textId="77777777" w:rsidR="00B877B5" w:rsidRPr="006145DB" w:rsidRDefault="00B877B5" w:rsidP="005B435E">
            <w:pPr>
              <w:pStyle w:val="Textocomentario"/>
              <w:spacing w:after="0"/>
              <w:jc w:val="both"/>
              <w:rPr>
                <w:rFonts w:eastAsia="Times New Roman" w:cs="Arial"/>
                <w:bCs/>
                <w:lang w:eastAsia="es-CO"/>
              </w:rPr>
            </w:pPr>
            <w:r w:rsidRPr="006145DB">
              <w:rPr>
                <w:rFonts w:eastAsia="Times New Roman" w:cs="Arial"/>
                <w:bCs/>
                <w:lang w:eastAsia="es-CO"/>
              </w:rPr>
              <w:t>El servicio incluye los siguientes componentes:</w:t>
            </w:r>
          </w:p>
          <w:p w14:paraId="33887A44" w14:textId="77777777" w:rsidR="00B877B5" w:rsidRPr="006145DB" w:rsidRDefault="00B877B5" w:rsidP="005B435E">
            <w:pPr>
              <w:pStyle w:val="Textocomentario"/>
              <w:spacing w:after="0"/>
              <w:jc w:val="both"/>
              <w:rPr>
                <w:rFonts w:eastAsia="Times New Roman" w:cs="Arial"/>
                <w:bCs/>
                <w:lang w:eastAsia="es-CO"/>
              </w:rPr>
            </w:pPr>
          </w:p>
          <w:p w14:paraId="15C75726" w14:textId="2C287A6E" w:rsidR="00B877B5" w:rsidRPr="006145DB" w:rsidRDefault="003B12DC">
            <w:pPr>
              <w:pStyle w:val="Textocomentario"/>
              <w:numPr>
                <w:ilvl w:val="0"/>
                <w:numId w:val="107"/>
              </w:numPr>
              <w:spacing w:after="0"/>
              <w:jc w:val="both"/>
              <w:rPr>
                <w:rFonts w:eastAsia="Times New Roman" w:cs="Arial"/>
                <w:bCs/>
                <w:lang w:eastAsia="es-CO"/>
              </w:rPr>
            </w:pPr>
            <w:r w:rsidRPr="006145DB">
              <w:rPr>
                <w:rFonts w:eastAsia="Times New Roman" w:cs="Arial"/>
                <w:bCs/>
                <w:lang w:eastAsia="es-CO"/>
              </w:rPr>
              <w:t>Estabilización</w:t>
            </w:r>
          </w:p>
          <w:p w14:paraId="605D1B23" w14:textId="77777777" w:rsidR="003B12DC" w:rsidRPr="006145DB" w:rsidRDefault="003B12DC" w:rsidP="003B12DC">
            <w:pPr>
              <w:pStyle w:val="Textocomentario"/>
              <w:spacing w:after="0"/>
              <w:ind w:left="720"/>
              <w:jc w:val="both"/>
              <w:rPr>
                <w:rFonts w:eastAsia="Times New Roman" w:cs="Arial"/>
                <w:bCs/>
                <w:lang w:eastAsia="es-CO"/>
              </w:rPr>
            </w:pPr>
          </w:p>
          <w:p w14:paraId="1B671B7B" w14:textId="77777777" w:rsidR="00B877B5" w:rsidRPr="006145DB" w:rsidRDefault="00B877B5">
            <w:pPr>
              <w:pStyle w:val="Textoindependiente"/>
              <w:numPr>
                <w:ilvl w:val="0"/>
                <w:numId w:val="104"/>
              </w:numPr>
              <w:spacing w:after="0" w:line="240" w:lineRule="auto"/>
              <w:contextualSpacing/>
              <w:jc w:val="both"/>
              <w:rPr>
                <w:rFonts w:cs="Arial"/>
                <w:sz w:val="20"/>
                <w:szCs w:val="20"/>
                <w:lang w:eastAsia="es-CO"/>
              </w:rPr>
            </w:pPr>
            <w:r w:rsidRPr="006145DB">
              <w:rPr>
                <w:rFonts w:cs="Arial"/>
                <w:sz w:val="20"/>
                <w:szCs w:val="20"/>
              </w:rPr>
              <w:t>Alojamiento en módulos habitacionales equipados con baño, cocina, mobiliario básico (camas, refrigerador, estufa, armario) adecuados para hogares conformados por 4 o más miembros, con facilidad que las habitaciones estén interconectadas entre sí (2 o 3) con el fin de no perder la individualidad de los hogares.</w:t>
            </w:r>
          </w:p>
          <w:p w14:paraId="5D960CE2" w14:textId="77777777" w:rsidR="00B877B5" w:rsidRPr="006145DB" w:rsidRDefault="00B877B5" w:rsidP="005B435E">
            <w:pPr>
              <w:pStyle w:val="Textoindependiente"/>
              <w:spacing w:after="0" w:line="240" w:lineRule="auto"/>
              <w:ind w:left="360"/>
              <w:contextualSpacing/>
              <w:jc w:val="both"/>
              <w:rPr>
                <w:rFonts w:cs="Arial"/>
                <w:sz w:val="20"/>
                <w:szCs w:val="20"/>
                <w:lang w:eastAsia="es-CO"/>
              </w:rPr>
            </w:pPr>
          </w:p>
          <w:p w14:paraId="607913B7" w14:textId="77777777" w:rsidR="00B877B5" w:rsidRPr="006145DB" w:rsidRDefault="00B877B5">
            <w:pPr>
              <w:pStyle w:val="Textoindependiente"/>
              <w:numPr>
                <w:ilvl w:val="0"/>
                <w:numId w:val="104"/>
              </w:numPr>
              <w:spacing w:after="0" w:line="240" w:lineRule="auto"/>
              <w:contextualSpacing/>
              <w:jc w:val="both"/>
              <w:rPr>
                <w:rFonts w:cs="Arial"/>
                <w:sz w:val="20"/>
                <w:szCs w:val="20"/>
              </w:rPr>
            </w:pPr>
            <w:r w:rsidRPr="006145DB">
              <w:rPr>
                <w:rFonts w:cs="Arial"/>
                <w:bCs/>
                <w:sz w:val="20"/>
                <w:szCs w:val="20"/>
              </w:rPr>
              <w:t>Valoración psicosocial y socio-jurídica a cargo</w:t>
            </w:r>
            <w:r w:rsidRPr="006145DB">
              <w:rPr>
                <w:rFonts w:cs="Arial"/>
                <w:sz w:val="20"/>
                <w:szCs w:val="20"/>
              </w:rPr>
              <w:t xml:space="preserve"> de un equipo interdisciplinario que realiza una valoración inicial y define las   necesidades individuales y familiares, con enfoque diferencial y de derechos.</w:t>
            </w:r>
          </w:p>
          <w:p w14:paraId="1FF6369D" w14:textId="77777777" w:rsidR="00B877B5" w:rsidRPr="006145DB" w:rsidRDefault="00B877B5" w:rsidP="005B435E">
            <w:pPr>
              <w:pStyle w:val="Textoindependiente"/>
              <w:spacing w:after="0" w:line="240" w:lineRule="auto"/>
              <w:ind w:left="360"/>
              <w:contextualSpacing/>
              <w:jc w:val="both"/>
              <w:rPr>
                <w:rFonts w:cs="Arial"/>
                <w:sz w:val="20"/>
                <w:szCs w:val="20"/>
              </w:rPr>
            </w:pPr>
          </w:p>
          <w:p w14:paraId="4399E46D" w14:textId="77777777" w:rsidR="00B877B5" w:rsidRPr="006145DB" w:rsidRDefault="00B877B5">
            <w:pPr>
              <w:pStyle w:val="Textoindependiente"/>
              <w:numPr>
                <w:ilvl w:val="0"/>
                <w:numId w:val="104"/>
              </w:numPr>
              <w:spacing w:after="0" w:line="240" w:lineRule="auto"/>
              <w:contextualSpacing/>
              <w:jc w:val="both"/>
              <w:rPr>
                <w:rFonts w:cs="Arial"/>
                <w:sz w:val="20"/>
                <w:szCs w:val="20"/>
              </w:rPr>
            </w:pPr>
            <w:r w:rsidRPr="006145DB">
              <w:rPr>
                <w:rFonts w:cs="Arial"/>
                <w:sz w:val="20"/>
                <w:szCs w:val="20"/>
              </w:rPr>
              <w:t>Valoración de salud inmediata en el servicio, afiliación y derivación a servicios de atención en salud dependiendo del caso.</w:t>
            </w:r>
          </w:p>
          <w:p w14:paraId="01DCF6B4" w14:textId="77777777" w:rsidR="00B877B5" w:rsidRPr="006145DB" w:rsidRDefault="00B877B5" w:rsidP="005B435E">
            <w:pPr>
              <w:pStyle w:val="Textoindependiente"/>
              <w:spacing w:after="0" w:line="240" w:lineRule="auto"/>
              <w:ind w:left="720"/>
              <w:jc w:val="both"/>
              <w:rPr>
                <w:rFonts w:cs="Arial"/>
                <w:sz w:val="20"/>
                <w:szCs w:val="20"/>
              </w:rPr>
            </w:pPr>
          </w:p>
          <w:p w14:paraId="14F10759" w14:textId="77777777" w:rsidR="00B877B5" w:rsidRPr="006145DB" w:rsidRDefault="00B877B5">
            <w:pPr>
              <w:pStyle w:val="Textoindependiente"/>
              <w:numPr>
                <w:ilvl w:val="0"/>
                <w:numId w:val="104"/>
              </w:numPr>
              <w:spacing w:after="0" w:line="240" w:lineRule="auto"/>
              <w:contextualSpacing/>
              <w:jc w:val="both"/>
              <w:rPr>
                <w:rFonts w:cs="Arial"/>
                <w:sz w:val="20"/>
                <w:szCs w:val="20"/>
              </w:rPr>
            </w:pPr>
            <w:r w:rsidRPr="006145DB">
              <w:rPr>
                <w:rFonts w:cs="Arial"/>
                <w:sz w:val="20"/>
                <w:szCs w:val="20"/>
              </w:rPr>
              <w:t>Componente de alimentación y nutrición: Consiste en la entrega de apoyo alimentario de acuerdo con la caracterización de necesidades alimentarias del hogar, así como vigilancia nutricional de cada integrante del hogar, para definir el tipo de apoyo alimentario que se ajuste a las necesidades de los beneficiarios.</w:t>
            </w:r>
          </w:p>
          <w:p w14:paraId="7DB39E66" w14:textId="77777777" w:rsidR="00B877B5" w:rsidRPr="006145DB" w:rsidRDefault="00B877B5" w:rsidP="005B435E">
            <w:pPr>
              <w:pStyle w:val="Textoindependiente"/>
              <w:spacing w:after="0" w:line="240" w:lineRule="auto"/>
              <w:jc w:val="both"/>
              <w:rPr>
                <w:rFonts w:cs="Arial"/>
                <w:sz w:val="20"/>
                <w:szCs w:val="20"/>
              </w:rPr>
            </w:pPr>
          </w:p>
          <w:p w14:paraId="6ED0A151" w14:textId="77777777" w:rsidR="00B877B5" w:rsidRPr="006145DB" w:rsidRDefault="00B877B5">
            <w:pPr>
              <w:pStyle w:val="Textoindependiente"/>
              <w:numPr>
                <w:ilvl w:val="0"/>
                <w:numId w:val="104"/>
              </w:numPr>
              <w:spacing w:after="0" w:line="240" w:lineRule="auto"/>
              <w:contextualSpacing/>
              <w:jc w:val="both"/>
              <w:rPr>
                <w:rFonts w:cs="Arial"/>
                <w:sz w:val="20"/>
                <w:szCs w:val="20"/>
              </w:rPr>
            </w:pPr>
            <w:r w:rsidRPr="006145DB">
              <w:rPr>
                <w:rFonts w:cs="Arial"/>
                <w:sz w:val="20"/>
                <w:szCs w:val="20"/>
              </w:rPr>
              <w:t>Activación de rutas: De acuerdo con las necesidades de cada hogar, se hará vinculación inmediata, priorizando los niños, niñas, adolescentes y jóvenes a los servicios de Centro Amar y Centro Abrazar de la Secretaría Distrital de Integración Social, personas gestantes en Creciendo Juntos y personas mayores en Centro día a tu casa o Bogotá te acompaña en la vejez, entre otros.</w:t>
            </w:r>
          </w:p>
          <w:p w14:paraId="54C9A0C7" w14:textId="77777777" w:rsidR="00B877B5" w:rsidRPr="006145DB" w:rsidRDefault="00B877B5" w:rsidP="005B435E">
            <w:pPr>
              <w:pStyle w:val="Textoindependiente"/>
              <w:spacing w:after="0" w:line="240" w:lineRule="auto"/>
              <w:jc w:val="both"/>
              <w:rPr>
                <w:rFonts w:cs="Arial"/>
                <w:sz w:val="20"/>
                <w:szCs w:val="20"/>
              </w:rPr>
            </w:pPr>
          </w:p>
          <w:p w14:paraId="5629D1FA" w14:textId="77777777" w:rsidR="00B877B5" w:rsidRPr="006145DB" w:rsidRDefault="00B877B5">
            <w:pPr>
              <w:pStyle w:val="Textoindependiente"/>
              <w:numPr>
                <w:ilvl w:val="0"/>
                <w:numId w:val="104"/>
              </w:numPr>
              <w:spacing w:after="0" w:line="240" w:lineRule="auto"/>
              <w:contextualSpacing/>
              <w:jc w:val="both"/>
              <w:rPr>
                <w:rFonts w:cs="Arial"/>
                <w:sz w:val="20"/>
                <w:szCs w:val="20"/>
              </w:rPr>
            </w:pPr>
            <w:r w:rsidRPr="006145DB">
              <w:rPr>
                <w:rFonts w:cs="Arial"/>
                <w:sz w:val="20"/>
                <w:szCs w:val="20"/>
              </w:rPr>
              <w:t xml:space="preserve">Transferencias monetarias: Se activará la entrega de transferencias monetarias de acuerdo con los componentes de Ingreso Mínimo Garantizado que le apliquen al hogar y sus integrantes. </w:t>
            </w:r>
          </w:p>
          <w:p w14:paraId="1D693BF0" w14:textId="77777777" w:rsidR="00B877B5" w:rsidRPr="006145DB" w:rsidRDefault="00B877B5" w:rsidP="005B435E">
            <w:pPr>
              <w:pStyle w:val="Textoindependiente"/>
              <w:spacing w:after="0" w:line="240" w:lineRule="auto"/>
              <w:jc w:val="both"/>
              <w:rPr>
                <w:rFonts w:cs="Arial"/>
                <w:sz w:val="20"/>
                <w:szCs w:val="20"/>
              </w:rPr>
            </w:pPr>
          </w:p>
          <w:p w14:paraId="692D310A" w14:textId="77777777" w:rsidR="00B877B5" w:rsidRPr="006145DB" w:rsidRDefault="00B877B5">
            <w:pPr>
              <w:pStyle w:val="Textoindependiente"/>
              <w:numPr>
                <w:ilvl w:val="0"/>
                <w:numId w:val="107"/>
              </w:numPr>
              <w:spacing w:after="0" w:line="240" w:lineRule="auto"/>
              <w:contextualSpacing/>
              <w:jc w:val="both"/>
              <w:rPr>
                <w:rFonts w:cs="Arial"/>
                <w:sz w:val="20"/>
                <w:szCs w:val="20"/>
              </w:rPr>
            </w:pPr>
            <w:r w:rsidRPr="006145DB">
              <w:rPr>
                <w:rFonts w:cs="Arial"/>
                <w:sz w:val="20"/>
                <w:szCs w:val="20"/>
              </w:rPr>
              <w:t>Inclusión Social</w:t>
            </w:r>
          </w:p>
          <w:p w14:paraId="05BF3815" w14:textId="77777777" w:rsidR="00B877B5" w:rsidRPr="006145DB" w:rsidRDefault="00B877B5" w:rsidP="005B435E">
            <w:pPr>
              <w:pStyle w:val="Textoindependiente"/>
              <w:spacing w:after="0" w:line="240" w:lineRule="auto"/>
              <w:ind w:left="360"/>
              <w:jc w:val="both"/>
              <w:rPr>
                <w:ins w:id="373" w:author="Greys Baryudy Cortes Daza" w:date="2025-09-18T16:41:00Z"/>
                <w:rFonts w:cs="Arial"/>
                <w:bCs/>
                <w:sz w:val="20"/>
                <w:szCs w:val="20"/>
                <w:lang w:eastAsia="es-CO"/>
              </w:rPr>
            </w:pPr>
          </w:p>
          <w:p w14:paraId="13D7433E" w14:textId="77777777" w:rsidR="00B877B5" w:rsidRPr="006145DB" w:rsidRDefault="00B877B5" w:rsidP="005B435E">
            <w:pPr>
              <w:pStyle w:val="Textoindependiente"/>
              <w:spacing w:after="0" w:line="240" w:lineRule="auto"/>
              <w:jc w:val="both"/>
              <w:rPr>
                <w:rFonts w:cs="Arial"/>
                <w:b/>
                <w:bCs/>
                <w:sz w:val="20"/>
                <w:szCs w:val="20"/>
              </w:rPr>
            </w:pPr>
            <w:r w:rsidRPr="006145DB">
              <w:rPr>
                <w:rFonts w:cs="Arial"/>
                <w:bCs/>
                <w:sz w:val="20"/>
                <w:szCs w:val="20"/>
                <w:lang w:eastAsia="es-CO"/>
              </w:rPr>
              <w:t>Facilitar el acceso y la eliminación de barreras frente a los principales servicios de inclusión social, mediante una ruta integral diseñada para cada hogar.</w:t>
            </w:r>
          </w:p>
          <w:p w14:paraId="443B4B2F" w14:textId="77777777" w:rsidR="00B877B5" w:rsidRPr="006145DB" w:rsidRDefault="00B877B5" w:rsidP="005B435E">
            <w:pPr>
              <w:pStyle w:val="Prrafodelista"/>
              <w:spacing w:after="0" w:line="240" w:lineRule="auto"/>
              <w:rPr>
                <w:rFonts w:cs="Arial"/>
                <w:sz w:val="20"/>
                <w:szCs w:val="20"/>
              </w:rPr>
            </w:pPr>
          </w:p>
          <w:p w14:paraId="31C0239D" w14:textId="77777777" w:rsidR="00B877B5" w:rsidRPr="006145DB" w:rsidRDefault="00B877B5">
            <w:pPr>
              <w:pStyle w:val="Textoindependiente"/>
              <w:numPr>
                <w:ilvl w:val="0"/>
                <w:numId w:val="108"/>
              </w:numPr>
              <w:spacing w:after="0" w:line="240" w:lineRule="auto"/>
              <w:ind w:left="360"/>
              <w:contextualSpacing/>
              <w:jc w:val="both"/>
              <w:rPr>
                <w:rFonts w:cs="Arial"/>
                <w:sz w:val="20"/>
                <w:szCs w:val="20"/>
              </w:rPr>
            </w:pPr>
            <w:r w:rsidRPr="006145DB">
              <w:rPr>
                <w:rFonts w:cs="Arial"/>
                <w:sz w:val="20"/>
                <w:szCs w:val="20"/>
              </w:rPr>
              <w:t>Implementación del componente de alimentación y nutrición, el cual incluye la entrega de apoyo alimentario de acuerdo con sus necesidades, vigilancia nutricional y desarrollo de acciones orientadas a la promoción de prácticas saludables de alimentación, nutrición y actividad física.</w:t>
            </w:r>
          </w:p>
          <w:p w14:paraId="33231A33" w14:textId="77777777" w:rsidR="00B877B5" w:rsidRPr="006145DB" w:rsidRDefault="00B877B5" w:rsidP="005B435E">
            <w:pPr>
              <w:pStyle w:val="Textoindependiente"/>
              <w:spacing w:after="0" w:line="240" w:lineRule="auto"/>
              <w:ind w:left="360"/>
              <w:jc w:val="both"/>
              <w:rPr>
                <w:rFonts w:cs="Arial"/>
                <w:sz w:val="20"/>
                <w:szCs w:val="20"/>
              </w:rPr>
            </w:pPr>
          </w:p>
          <w:p w14:paraId="64B0DA09" w14:textId="77777777" w:rsidR="00B877B5" w:rsidRPr="006145DB" w:rsidRDefault="00B877B5">
            <w:pPr>
              <w:pStyle w:val="Textoindependiente"/>
              <w:numPr>
                <w:ilvl w:val="0"/>
                <w:numId w:val="108"/>
              </w:numPr>
              <w:spacing w:after="0" w:line="240" w:lineRule="auto"/>
              <w:ind w:left="360"/>
              <w:contextualSpacing/>
              <w:jc w:val="both"/>
              <w:rPr>
                <w:rFonts w:cs="Arial"/>
                <w:sz w:val="20"/>
                <w:szCs w:val="20"/>
              </w:rPr>
            </w:pPr>
            <w:r w:rsidRPr="006145DB">
              <w:rPr>
                <w:rFonts w:cs="Arial"/>
                <w:sz w:val="20"/>
                <w:szCs w:val="20"/>
              </w:rPr>
              <w:t xml:space="preserve">Acompañamiento psico-social: A cargo de equipo interdisciplinario de la Villa que establece un plan de trabajo con cada integrante de los hogares y hace el seguimiento integral de acuerdo con sus necesidades. </w:t>
            </w:r>
          </w:p>
          <w:p w14:paraId="6FA97E5B" w14:textId="77777777" w:rsidR="00B877B5" w:rsidRPr="006145DB" w:rsidRDefault="00B877B5" w:rsidP="005B435E">
            <w:pPr>
              <w:pStyle w:val="Prrafodelista"/>
              <w:spacing w:after="0" w:line="240" w:lineRule="auto"/>
              <w:ind w:left="360"/>
              <w:rPr>
                <w:rFonts w:cs="Arial"/>
                <w:sz w:val="20"/>
                <w:szCs w:val="20"/>
              </w:rPr>
            </w:pPr>
          </w:p>
          <w:p w14:paraId="54616943" w14:textId="77777777" w:rsidR="00B877B5" w:rsidRPr="006145DB" w:rsidRDefault="00B877B5">
            <w:pPr>
              <w:pStyle w:val="Textoindependiente"/>
              <w:numPr>
                <w:ilvl w:val="0"/>
                <w:numId w:val="108"/>
              </w:numPr>
              <w:spacing w:after="0" w:line="240" w:lineRule="auto"/>
              <w:ind w:left="360"/>
              <w:contextualSpacing/>
              <w:jc w:val="both"/>
              <w:rPr>
                <w:rFonts w:cs="Arial"/>
                <w:sz w:val="20"/>
                <w:szCs w:val="20"/>
              </w:rPr>
            </w:pPr>
            <w:r w:rsidRPr="006145DB">
              <w:rPr>
                <w:rFonts w:cs="Arial"/>
                <w:sz w:val="20"/>
                <w:szCs w:val="20"/>
              </w:rPr>
              <w:t xml:space="preserve">Acompañamiento en salud: atención periódica dentro de las instalaciones de la Villa con equipos extramurales de salud y según el caso, apoyo en gestión y derivación a servicios de atención en salud. </w:t>
            </w:r>
          </w:p>
          <w:p w14:paraId="38100116" w14:textId="77777777" w:rsidR="00B877B5" w:rsidRPr="006145DB" w:rsidRDefault="00B877B5" w:rsidP="005B435E">
            <w:pPr>
              <w:pStyle w:val="Prrafodelista"/>
              <w:spacing w:after="0" w:line="240" w:lineRule="auto"/>
              <w:ind w:left="360"/>
              <w:rPr>
                <w:rFonts w:cs="Arial"/>
                <w:sz w:val="20"/>
                <w:szCs w:val="20"/>
              </w:rPr>
            </w:pPr>
          </w:p>
          <w:p w14:paraId="59068959" w14:textId="77777777" w:rsidR="00B877B5" w:rsidRPr="006145DB" w:rsidRDefault="00B877B5">
            <w:pPr>
              <w:pStyle w:val="Textoindependiente"/>
              <w:numPr>
                <w:ilvl w:val="0"/>
                <w:numId w:val="108"/>
              </w:numPr>
              <w:spacing w:after="0" w:line="240" w:lineRule="auto"/>
              <w:ind w:left="360"/>
              <w:contextualSpacing/>
              <w:jc w:val="both"/>
              <w:rPr>
                <w:rFonts w:cs="Arial"/>
                <w:sz w:val="20"/>
                <w:szCs w:val="20"/>
              </w:rPr>
            </w:pPr>
            <w:r w:rsidRPr="006145DB">
              <w:rPr>
                <w:rFonts w:cs="Arial"/>
                <w:sz w:val="20"/>
                <w:szCs w:val="20"/>
              </w:rPr>
              <w:t xml:space="preserve">Inclusión en rutas de escolarización y formación: Vinculación a jardines SDIS y colegios distritales, o educación flexible según ciclo de vida. </w:t>
            </w:r>
          </w:p>
          <w:p w14:paraId="6AD00BCC" w14:textId="77777777" w:rsidR="00B877B5" w:rsidRPr="006145DB" w:rsidRDefault="00B877B5" w:rsidP="005B435E">
            <w:pPr>
              <w:pStyle w:val="Textoindependiente"/>
              <w:spacing w:after="0" w:line="240" w:lineRule="auto"/>
              <w:ind w:left="360"/>
              <w:jc w:val="both"/>
              <w:rPr>
                <w:rFonts w:cs="Arial"/>
                <w:sz w:val="20"/>
                <w:szCs w:val="20"/>
              </w:rPr>
            </w:pPr>
          </w:p>
          <w:p w14:paraId="4A618399" w14:textId="77777777" w:rsidR="00B877B5" w:rsidRPr="006145DB" w:rsidRDefault="00B877B5">
            <w:pPr>
              <w:pStyle w:val="Textoindependiente"/>
              <w:numPr>
                <w:ilvl w:val="0"/>
                <w:numId w:val="108"/>
              </w:numPr>
              <w:spacing w:after="0" w:line="240" w:lineRule="auto"/>
              <w:ind w:left="360"/>
              <w:contextualSpacing/>
              <w:jc w:val="both"/>
              <w:rPr>
                <w:rFonts w:cs="Arial"/>
                <w:sz w:val="20"/>
                <w:szCs w:val="20"/>
              </w:rPr>
            </w:pPr>
            <w:r w:rsidRPr="006145DB">
              <w:rPr>
                <w:rFonts w:cs="Arial"/>
                <w:sz w:val="20"/>
                <w:szCs w:val="20"/>
              </w:rPr>
              <w:t>Fortalecimiento de capacidades de personas mayores: Vinculación a Centros Día cercanos a las Villa o actividades de Centro Día al Barrio en las instalaciones de la Villa para personas mayores en actividades físicas, recreativas y lúdicas. Además, se dispondrá de la prestación del servicio Centro Día a tu casa, para el acompañamiento interdisciplinario de las personas mayores y sus cuidadores.</w:t>
            </w:r>
          </w:p>
          <w:p w14:paraId="1A027367" w14:textId="77777777" w:rsidR="00B877B5" w:rsidRPr="006145DB" w:rsidRDefault="00B877B5" w:rsidP="005B435E">
            <w:pPr>
              <w:pStyle w:val="Textoindependiente"/>
              <w:spacing w:after="0" w:line="240" w:lineRule="auto"/>
              <w:jc w:val="both"/>
              <w:rPr>
                <w:rFonts w:cs="Arial"/>
                <w:sz w:val="20"/>
                <w:szCs w:val="20"/>
              </w:rPr>
            </w:pPr>
          </w:p>
          <w:p w14:paraId="6B1202B1" w14:textId="77777777" w:rsidR="00B877B5" w:rsidRPr="006145DB" w:rsidRDefault="00B877B5">
            <w:pPr>
              <w:pStyle w:val="Textoindependiente"/>
              <w:numPr>
                <w:ilvl w:val="0"/>
                <w:numId w:val="107"/>
              </w:numPr>
              <w:spacing w:after="0" w:line="240" w:lineRule="auto"/>
              <w:contextualSpacing/>
              <w:jc w:val="both"/>
              <w:rPr>
                <w:rFonts w:cs="Arial"/>
                <w:sz w:val="20"/>
                <w:szCs w:val="20"/>
              </w:rPr>
            </w:pPr>
            <w:r w:rsidRPr="006145DB">
              <w:rPr>
                <w:rFonts w:cs="Arial"/>
                <w:sz w:val="20"/>
                <w:szCs w:val="20"/>
              </w:rPr>
              <w:t xml:space="preserve">Inclusión Productiva </w:t>
            </w:r>
          </w:p>
          <w:p w14:paraId="2CFE3D0F" w14:textId="77777777" w:rsidR="00B877B5" w:rsidRPr="006145DB" w:rsidRDefault="00B877B5" w:rsidP="005B435E">
            <w:pPr>
              <w:pStyle w:val="Textoindependiente"/>
              <w:spacing w:after="0" w:line="240" w:lineRule="auto"/>
              <w:ind w:left="720"/>
              <w:contextualSpacing/>
              <w:jc w:val="both"/>
              <w:rPr>
                <w:rFonts w:cs="Arial"/>
                <w:b/>
                <w:bCs/>
                <w:sz w:val="20"/>
                <w:szCs w:val="20"/>
              </w:rPr>
            </w:pPr>
          </w:p>
          <w:p w14:paraId="30792C8F" w14:textId="77777777" w:rsidR="00B877B5" w:rsidRPr="006145DB" w:rsidRDefault="00B877B5" w:rsidP="005B435E">
            <w:pPr>
              <w:pStyle w:val="Textoindependiente"/>
              <w:spacing w:after="0" w:line="240" w:lineRule="auto"/>
              <w:jc w:val="both"/>
              <w:rPr>
                <w:rFonts w:cs="Arial"/>
                <w:sz w:val="20"/>
                <w:szCs w:val="20"/>
                <w:lang w:eastAsia="es-CO"/>
              </w:rPr>
            </w:pPr>
            <w:r w:rsidRPr="006145DB">
              <w:rPr>
                <w:rFonts w:cs="Arial"/>
                <w:sz w:val="20"/>
                <w:szCs w:val="20"/>
                <w:lang w:eastAsia="es-CO"/>
              </w:rPr>
              <w:t>Orientación y vinculación voluntaria a programas de inclusión productiva de la Secretaría Distrital de Integración Social como Jóvenes con Oportunidades, las escuelas de emprendimiento o la oferta de los Centros de Desarrollo Comunitario o referenciación y derivación a las ofertas de entidades como Secretaría Distrital de Desarrollo Económico, Secretaría Distrital de Educación, Agencia Distrital Para la Educación - ATENEA, y alianzas con el sector privado.</w:t>
            </w:r>
          </w:p>
          <w:p w14:paraId="33AF480F" w14:textId="77777777" w:rsidR="00B877B5" w:rsidRPr="006145DB" w:rsidRDefault="00B877B5" w:rsidP="005B435E">
            <w:pPr>
              <w:pStyle w:val="Textoindependiente"/>
              <w:spacing w:after="0" w:line="240" w:lineRule="auto"/>
              <w:jc w:val="both"/>
              <w:rPr>
                <w:rFonts w:cs="Arial"/>
                <w:bCs/>
                <w:sz w:val="20"/>
                <w:szCs w:val="20"/>
                <w:lang w:eastAsia="es-CO"/>
              </w:rPr>
            </w:pPr>
          </w:p>
          <w:p w14:paraId="666C46AE" w14:textId="77777777" w:rsidR="00B877B5" w:rsidRPr="006145DB" w:rsidRDefault="00B877B5"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Estas rutas se ofrecerán tanto para empleo como emprendimiento en las cuales se brindarán los siguientes componentes: </w:t>
            </w:r>
          </w:p>
          <w:p w14:paraId="62E07C3E" w14:textId="77777777" w:rsidR="00B877B5" w:rsidRPr="006145DB" w:rsidRDefault="00B877B5" w:rsidP="005B435E">
            <w:pPr>
              <w:pStyle w:val="Textoindependiente"/>
              <w:spacing w:after="0" w:line="240" w:lineRule="auto"/>
              <w:ind w:left="360"/>
              <w:jc w:val="both"/>
              <w:rPr>
                <w:rFonts w:cs="Arial"/>
                <w:bCs/>
                <w:sz w:val="20"/>
                <w:szCs w:val="20"/>
                <w:lang w:eastAsia="es-CO"/>
              </w:rPr>
            </w:pPr>
          </w:p>
          <w:p w14:paraId="590B3A1A" w14:textId="77777777" w:rsidR="00B877B5" w:rsidRPr="006145DB" w:rsidRDefault="00B877B5">
            <w:pPr>
              <w:pStyle w:val="Textoindependiente"/>
              <w:numPr>
                <w:ilvl w:val="0"/>
                <w:numId w:val="110"/>
              </w:numPr>
              <w:spacing w:after="0" w:line="240" w:lineRule="auto"/>
              <w:contextualSpacing/>
              <w:jc w:val="both"/>
              <w:rPr>
                <w:rFonts w:cs="Arial"/>
                <w:sz w:val="20"/>
                <w:szCs w:val="20"/>
              </w:rPr>
            </w:pPr>
            <w:r w:rsidRPr="006145DB">
              <w:rPr>
                <w:rFonts w:cs="Arial"/>
                <w:sz w:val="20"/>
                <w:szCs w:val="20"/>
              </w:rPr>
              <w:t xml:space="preserve">Orientación socio-ocupacional: a cargo de un equipo interdisciplinario para definir un plan de trabajo con miembros del hogar según intereses y capacidades y orientarlos a rutas de empleo o de emprendimiento según corresponda. </w:t>
            </w:r>
          </w:p>
          <w:p w14:paraId="1EC0E0A6" w14:textId="77777777" w:rsidR="00B877B5" w:rsidRPr="006145DB" w:rsidRDefault="00B877B5" w:rsidP="005B435E">
            <w:pPr>
              <w:pStyle w:val="Textoindependiente"/>
              <w:spacing w:after="0" w:line="240" w:lineRule="auto"/>
              <w:ind w:left="1080"/>
              <w:jc w:val="both"/>
              <w:rPr>
                <w:rFonts w:cs="Arial"/>
                <w:sz w:val="20"/>
                <w:szCs w:val="20"/>
              </w:rPr>
            </w:pPr>
          </w:p>
          <w:p w14:paraId="6876F4AD" w14:textId="77777777" w:rsidR="00B877B5" w:rsidRPr="006145DB" w:rsidRDefault="00B877B5">
            <w:pPr>
              <w:pStyle w:val="Textoindependiente"/>
              <w:numPr>
                <w:ilvl w:val="0"/>
                <w:numId w:val="110"/>
              </w:numPr>
              <w:spacing w:after="0" w:line="240" w:lineRule="auto"/>
              <w:contextualSpacing/>
              <w:jc w:val="both"/>
              <w:rPr>
                <w:rFonts w:cs="Arial"/>
                <w:sz w:val="20"/>
                <w:szCs w:val="20"/>
              </w:rPr>
            </w:pPr>
            <w:r w:rsidRPr="006145DB">
              <w:rPr>
                <w:rFonts w:cs="Arial"/>
                <w:sz w:val="20"/>
                <w:szCs w:val="20"/>
              </w:rPr>
              <w:t xml:space="preserve">Desarrollo de capacidades: </w:t>
            </w:r>
          </w:p>
          <w:p w14:paraId="36958FC7" w14:textId="77777777" w:rsidR="00B877B5" w:rsidRPr="006145DB" w:rsidRDefault="00B877B5" w:rsidP="005B435E">
            <w:pPr>
              <w:pStyle w:val="Textoindependiente"/>
              <w:spacing w:after="0" w:line="240" w:lineRule="auto"/>
              <w:ind w:left="360"/>
              <w:jc w:val="both"/>
              <w:rPr>
                <w:rFonts w:cs="Arial"/>
                <w:sz w:val="20"/>
                <w:szCs w:val="20"/>
              </w:rPr>
            </w:pPr>
          </w:p>
          <w:p w14:paraId="22B99398" w14:textId="77777777" w:rsidR="00B877B5" w:rsidRPr="006145DB" w:rsidRDefault="00B877B5">
            <w:pPr>
              <w:pStyle w:val="Textoindependiente"/>
              <w:numPr>
                <w:ilvl w:val="0"/>
                <w:numId w:val="111"/>
              </w:numPr>
              <w:spacing w:after="0" w:line="240" w:lineRule="auto"/>
              <w:contextualSpacing/>
              <w:jc w:val="both"/>
              <w:rPr>
                <w:rFonts w:cs="Arial"/>
                <w:sz w:val="20"/>
                <w:szCs w:val="20"/>
              </w:rPr>
            </w:pPr>
            <w:r w:rsidRPr="006145DB">
              <w:rPr>
                <w:rFonts w:cs="Arial"/>
                <w:sz w:val="20"/>
                <w:szCs w:val="20"/>
              </w:rPr>
              <w:t xml:space="preserve">Fortalecimiento de habilidades blandas: formación básica de habilidades blandas en instalaciones de la Villa o con proximidad a la misma. </w:t>
            </w:r>
          </w:p>
          <w:p w14:paraId="446000F1" w14:textId="77777777" w:rsidR="00B877B5" w:rsidRPr="006145DB" w:rsidRDefault="00B877B5">
            <w:pPr>
              <w:pStyle w:val="Textoindependiente"/>
              <w:numPr>
                <w:ilvl w:val="0"/>
                <w:numId w:val="111"/>
              </w:numPr>
              <w:spacing w:after="0" w:line="240" w:lineRule="auto"/>
              <w:contextualSpacing/>
              <w:jc w:val="both"/>
              <w:rPr>
                <w:rFonts w:cs="Arial"/>
                <w:sz w:val="20"/>
                <w:szCs w:val="20"/>
              </w:rPr>
            </w:pPr>
            <w:r w:rsidRPr="006145DB">
              <w:rPr>
                <w:rFonts w:cs="Arial"/>
                <w:sz w:val="20"/>
                <w:szCs w:val="20"/>
              </w:rPr>
              <w:t xml:space="preserve">Fortalecimiento de habilidades técnicas: sujeto a la ruta de empleo o emprendimiento a la que se vinculen los integrantes del hogar, se ofrecerán formaciones en alianza con actores públicos o privados. </w:t>
            </w:r>
          </w:p>
          <w:p w14:paraId="3210E568" w14:textId="77777777" w:rsidR="00B877B5" w:rsidRPr="006145DB" w:rsidRDefault="00B877B5">
            <w:pPr>
              <w:pStyle w:val="Textoindependiente"/>
              <w:numPr>
                <w:ilvl w:val="0"/>
                <w:numId w:val="111"/>
              </w:numPr>
              <w:spacing w:after="0" w:line="240" w:lineRule="auto"/>
              <w:contextualSpacing/>
              <w:jc w:val="both"/>
              <w:rPr>
                <w:rFonts w:cs="Arial"/>
                <w:sz w:val="20"/>
                <w:szCs w:val="20"/>
              </w:rPr>
            </w:pPr>
            <w:r w:rsidRPr="006145DB">
              <w:rPr>
                <w:rFonts w:cs="Arial"/>
                <w:sz w:val="20"/>
                <w:szCs w:val="20"/>
              </w:rPr>
              <w:t xml:space="preserve">Educación financiera: fortalecimiento en el buen manejo de recursos, especialmente para quienes estén recibiendo trasferencias monetarias (IMG) para consolidar planes de ahorro según sus proyectos de vida. </w:t>
            </w:r>
          </w:p>
          <w:p w14:paraId="4D3DA80A" w14:textId="77777777" w:rsidR="00B877B5" w:rsidRPr="006145DB" w:rsidRDefault="00B877B5" w:rsidP="005B435E">
            <w:pPr>
              <w:pStyle w:val="Textoindependiente"/>
              <w:spacing w:after="0" w:line="240" w:lineRule="auto"/>
              <w:ind w:left="1800"/>
              <w:jc w:val="both"/>
              <w:rPr>
                <w:rFonts w:cs="Arial"/>
                <w:sz w:val="20"/>
                <w:szCs w:val="20"/>
              </w:rPr>
            </w:pPr>
          </w:p>
          <w:p w14:paraId="516458A1" w14:textId="77777777" w:rsidR="00B877B5" w:rsidRPr="006145DB" w:rsidRDefault="00B877B5">
            <w:pPr>
              <w:pStyle w:val="Textoindependiente"/>
              <w:numPr>
                <w:ilvl w:val="0"/>
                <w:numId w:val="110"/>
              </w:numPr>
              <w:spacing w:after="0" w:line="240" w:lineRule="auto"/>
              <w:contextualSpacing/>
              <w:jc w:val="both"/>
              <w:rPr>
                <w:rFonts w:cs="Arial"/>
                <w:sz w:val="20"/>
                <w:szCs w:val="20"/>
              </w:rPr>
            </w:pPr>
            <w:r w:rsidRPr="006145DB">
              <w:rPr>
                <w:rFonts w:cs="Arial"/>
                <w:sz w:val="20"/>
                <w:szCs w:val="20"/>
              </w:rPr>
              <w:t xml:space="preserve">Conexión con mercado: acompañamiento en la identificación de vacantes laborales, en el caso de la ruta de empleo, o de oportunidades en ferias comerciales, redes de emprendimiento o proveeduría inclusiva, para el caso de la ruta de emprendimiento. </w:t>
            </w:r>
          </w:p>
          <w:p w14:paraId="11A8FFE4" w14:textId="77777777" w:rsidR="00B877B5" w:rsidRPr="006145DB" w:rsidRDefault="00B877B5" w:rsidP="005B435E">
            <w:pPr>
              <w:pStyle w:val="Textoindependiente"/>
              <w:spacing w:after="0" w:line="240" w:lineRule="auto"/>
              <w:ind w:left="360"/>
              <w:contextualSpacing/>
              <w:jc w:val="both"/>
              <w:rPr>
                <w:rFonts w:cs="Arial"/>
                <w:sz w:val="20"/>
                <w:szCs w:val="20"/>
              </w:rPr>
            </w:pPr>
          </w:p>
          <w:p w14:paraId="1B6D9AC8" w14:textId="77777777" w:rsidR="00B877B5" w:rsidRPr="006145DB" w:rsidRDefault="00B877B5">
            <w:pPr>
              <w:pStyle w:val="Textoindependiente"/>
              <w:numPr>
                <w:ilvl w:val="0"/>
                <w:numId w:val="107"/>
              </w:numPr>
              <w:spacing w:after="0" w:line="240" w:lineRule="auto"/>
              <w:contextualSpacing/>
              <w:jc w:val="both"/>
              <w:rPr>
                <w:rFonts w:cs="Arial"/>
                <w:sz w:val="20"/>
                <w:szCs w:val="20"/>
              </w:rPr>
            </w:pPr>
            <w:r w:rsidRPr="006145DB">
              <w:rPr>
                <w:rFonts w:cs="Arial"/>
                <w:sz w:val="20"/>
                <w:szCs w:val="20"/>
              </w:rPr>
              <w:t xml:space="preserve">Inclusión Participativa: </w:t>
            </w:r>
          </w:p>
          <w:p w14:paraId="2BFC4BF1" w14:textId="77777777" w:rsidR="00B877B5" w:rsidRPr="006145DB" w:rsidRDefault="00B877B5" w:rsidP="005B435E">
            <w:pPr>
              <w:pStyle w:val="Textoindependiente"/>
              <w:spacing w:after="0" w:line="240" w:lineRule="auto"/>
              <w:jc w:val="both"/>
              <w:rPr>
                <w:rFonts w:cs="Arial"/>
                <w:sz w:val="20"/>
                <w:szCs w:val="20"/>
                <w:lang w:eastAsia="es-CO"/>
              </w:rPr>
            </w:pPr>
            <w:r w:rsidRPr="006145DB">
              <w:rPr>
                <w:rFonts w:cs="Arial"/>
                <w:sz w:val="20"/>
                <w:szCs w:val="20"/>
                <w:lang w:eastAsia="es-CO"/>
              </w:rPr>
              <w:t>Este componente brinda asistencia y orientación jurídica a las personas integrantes de los hogares, para garantizar sus derechos fundamentales y hacer el acompañamiento conforme a las problemáticas que atraviesen y requieran de asistencia legal, así como generación de espacios participativos para promover el fortalecimiento del tejido social y promover la inclusión real.</w:t>
            </w:r>
          </w:p>
          <w:p w14:paraId="08FA3711" w14:textId="77777777" w:rsidR="00B877B5" w:rsidRPr="006145DB" w:rsidRDefault="00B877B5" w:rsidP="005B435E">
            <w:pPr>
              <w:pStyle w:val="Textoindependiente"/>
              <w:spacing w:after="0" w:line="240" w:lineRule="auto"/>
              <w:jc w:val="both"/>
              <w:rPr>
                <w:rFonts w:cs="Arial"/>
                <w:b/>
                <w:bCs/>
                <w:sz w:val="20"/>
                <w:szCs w:val="20"/>
              </w:rPr>
            </w:pPr>
          </w:p>
          <w:p w14:paraId="021F4AD7" w14:textId="77777777" w:rsidR="00B877B5" w:rsidRPr="006145DB" w:rsidRDefault="00B877B5">
            <w:pPr>
              <w:pStyle w:val="Textoindependiente"/>
              <w:numPr>
                <w:ilvl w:val="0"/>
                <w:numId w:val="109"/>
              </w:numPr>
              <w:spacing w:after="0" w:line="240" w:lineRule="auto"/>
              <w:contextualSpacing/>
              <w:jc w:val="both"/>
              <w:rPr>
                <w:rFonts w:cs="Arial"/>
                <w:sz w:val="20"/>
                <w:szCs w:val="20"/>
              </w:rPr>
            </w:pPr>
            <w:r w:rsidRPr="006145DB">
              <w:rPr>
                <w:rFonts w:cs="Arial"/>
                <w:sz w:val="20"/>
                <w:szCs w:val="20"/>
                <w:lang w:eastAsia="es-CO"/>
              </w:rPr>
              <w:t xml:space="preserve">Orientación psico-jurídica y apoyo en trámites legales: A cargo de un equipo interdisciplinario, gestión de documentos y permisos para solventar la situación legal de los miembros de los hogares por medio de articulación con Migración Colombia, Registraduría, u organizaciones internacionales. </w:t>
            </w:r>
          </w:p>
          <w:p w14:paraId="0586CE69" w14:textId="77777777" w:rsidR="00B877B5" w:rsidRPr="006145DB" w:rsidRDefault="00B877B5" w:rsidP="005B435E">
            <w:pPr>
              <w:pStyle w:val="Textoindependiente"/>
              <w:spacing w:after="0" w:line="240" w:lineRule="auto"/>
              <w:ind w:left="360"/>
              <w:contextualSpacing/>
              <w:jc w:val="both"/>
              <w:rPr>
                <w:rFonts w:cs="Arial"/>
                <w:sz w:val="20"/>
                <w:szCs w:val="20"/>
              </w:rPr>
            </w:pPr>
          </w:p>
          <w:p w14:paraId="1FA93D62" w14:textId="77777777" w:rsidR="00B877B5" w:rsidRPr="006145DB" w:rsidRDefault="00B877B5">
            <w:pPr>
              <w:pStyle w:val="Textoindependiente"/>
              <w:numPr>
                <w:ilvl w:val="0"/>
                <w:numId w:val="109"/>
              </w:numPr>
              <w:spacing w:after="0" w:line="240" w:lineRule="auto"/>
              <w:contextualSpacing/>
              <w:jc w:val="both"/>
              <w:rPr>
                <w:rFonts w:cs="Arial"/>
                <w:sz w:val="20"/>
                <w:szCs w:val="20"/>
              </w:rPr>
            </w:pPr>
            <w:r w:rsidRPr="006145DB">
              <w:rPr>
                <w:rFonts w:cs="Arial"/>
                <w:bCs/>
                <w:sz w:val="20"/>
                <w:szCs w:val="20"/>
                <w:lang w:eastAsia="es-CO"/>
              </w:rPr>
              <w:t xml:space="preserve">Fortalecimiento de redes de apoyo: Contacto con redes de apoyo o familiares y recuperación o fortalecimiento de vínculos relacionales. </w:t>
            </w:r>
          </w:p>
          <w:p w14:paraId="3AA49BA7" w14:textId="77777777" w:rsidR="00B877B5" w:rsidRPr="006145DB" w:rsidRDefault="00B877B5" w:rsidP="005B435E">
            <w:pPr>
              <w:pStyle w:val="Textoindependiente"/>
              <w:spacing w:after="0" w:line="240" w:lineRule="auto"/>
              <w:jc w:val="both"/>
              <w:rPr>
                <w:rFonts w:cs="Arial"/>
                <w:sz w:val="20"/>
                <w:szCs w:val="20"/>
              </w:rPr>
            </w:pPr>
          </w:p>
          <w:p w14:paraId="57F43610" w14:textId="77777777" w:rsidR="00B877B5" w:rsidRPr="006145DB" w:rsidRDefault="00B877B5">
            <w:pPr>
              <w:pStyle w:val="Textoindependiente"/>
              <w:numPr>
                <w:ilvl w:val="0"/>
                <w:numId w:val="109"/>
              </w:numPr>
              <w:spacing w:after="0" w:line="240" w:lineRule="auto"/>
              <w:contextualSpacing/>
              <w:jc w:val="both"/>
              <w:rPr>
                <w:rFonts w:cs="Arial"/>
                <w:sz w:val="20"/>
                <w:szCs w:val="20"/>
              </w:rPr>
            </w:pPr>
            <w:r w:rsidRPr="006145DB">
              <w:rPr>
                <w:rFonts w:cs="Arial"/>
                <w:bCs/>
                <w:sz w:val="20"/>
                <w:szCs w:val="20"/>
                <w:lang w:eastAsia="es-CO"/>
              </w:rPr>
              <w:t xml:space="preserve">Fortalecimiento de espacios participativos: Vinculación a espacios participativos, desde los colectivos de la Villa, espacios de participación en servicios de la SDIS, o espacios de participación a nivel barrial y/o distrital. </w:t>
            </w:r>
          </w:p>
          <w:p w14:paraId="4ECAE49F" w14:textId="77777777" w:rsidR="00B877B5" w:rsidRPr="006145DB" w:rsidRDefault="00B877B5" w:rsidP="005B435E">
            <w:pPr>
              <w:pStyle w:val="Textoindependiente"/>
              <w:spacing w:after="0" w:line="240" w:lineRule="auto"/>
              <w:ind w:left="360"/>
              <w:contextualSpacing/>
              <w:jc w:val="both"/>
              <w:rPr>
                <w:rFonts w:cs="Arial"/>
                <w:sz w:val="20"/>
                <w:szCs w:val="20"/>
              </w:rPr>
            </w:pPr>
          </w:p>
          <w:p w14:paraId="58B17550" w14:textId="77777777" w:rsidR="00B877B5" w:rsidRPr="006145DB" w:rsidRDefault="00B877B5">
            <w:pPr>
              <w:pStyle w:val="Textoindependiente"/>
              <w:numPr>
                <w:ilvl w:val="0"/>
                <w:numId w:val="109"/>
              </w:numPr>
              <w:spacing w:after="0" w:line="240" w:lineRule="auto"/>
              <w:contextualSpacing/>
              <w:jc w:val="both"/>
              <w:rPr>
                <w:rFonts w:cs="Arial"/>
                <w:bCs/>
                <w:sz w:val="20"/>
                <w:szCs w:val="20"/>
                <w:lang w:eastAsia="es-CO"/>
              </w:rPr>
            </w:pPr>
            <w:r w:rsidRPr="006145DB">
              <w:rPr>
                <w:rFonts w:cs="Arial"/>
                <w:bCs/>
                <w:sz w:val="20"/>
                <w:szCs w:val="20"/>
                <w:lang w:eastAsia="es-CO"/>
              </w:rPr>
              <w:t>Acceso a equipamiento para lavado autónomo de ropa.</w:t>
            </w:r>
          </w:p>
          <w:p w14:paraId="2AEE57D4" w14:textId="77777777" w:rsidR="00B877B5" w:rsidRPr="006145DB" w:rsidRDefault="00B877B5" w:rsidP="005B435E">
            <w:pPr>
              <w:pStyle w:val="Textoindependiente"/>
              <w:spacing w:after="0" w:line="240" w:lineRule="auto"/>
              <w:ind w:left="360"/>
              <w:contextualSpacing/>
              <w:jc w:val="both"/>
              <w:rPr>
                <w:rFonts w:cs="Arial"/>
                <w:bCs/>
                <w:sz w:val="20"/>
                <w:szCs w:val="20"/>
                <w:lang w:eastAsia="es-CO"/>
              </w:rPr>
            </w:pPr>
          </w:p>
          <w:p w14:paraId="14AC2AB9" w14:textId="77777777" w:rsidR="00B877B5" w:rsidRPr="006145DB" w:rsidRDefault="00B877B5" w:rsidP="005B435E">
            <w:pPr>
              <w:pStyle w:val="Textoindependiente"/>
              <w:spacing w:after="0" w:line="240" w:lineRule="auto"/>
              <w:jc w:val="both"/>
              <w:rPr>
                <w:rFonts w:eastAsia="Times New Roman" w:cs="Arial"/>
                <w:sz w:val="20"/>
                <w:szCs w:val="20"/>
                <w:lang w:eastAsia="es-CO"/>
              </w:rPr>
            </w:pPr>
            <w:r w:rsidRPr="006145DB">
              <w:rPr>
                <w:rFonts w:eastAsia="Times New Roman" w:cs="Arial"/>
                <w:sz w:val="20"/>
                <w:szCs w:val="20"/>
                <w:lang w:eastAsia="es-CO"/>
              </w:rPr>
              <w:t>Adicionalmente contará con salones multifuncionales, parques infantiles, consultorios médicos, comedor y oficinas administrativas.</w:t>
            </w:r>
          </w:p>
          <w:p w14:paraId="2BEFB25B" w14:textId="77777777" w:rsidR="00B877B5" w:rsidRPr="006145DB" w:rsidRDefault="00B877B5" w:rsidP="005B435E">
            <w:pPr>
              <w:pStyle w:val="Textoindependiente"/>
              <w:spacing w:after="0" w:line="240" w:lineRule="auto"/>
              <w:jc w:val="both"/>
              <w:rPr>
                <w:rFonts w:cs="Arial"/>
                <w:sz w:val="20"/>
                <w:szCs w:val="20"/>
              </w:rPr>
            </w:pPr>
          </w:p>
          <w:p w14:paraId="259A1AE9" w14:textId="3E1C90BC" w:rsidR="00B877B5" w:rsidRPr="006145DB" w:rsidRDefault="00B877B5" w:rsidP="005B435E">
            <w:pPr>
              <w:pStyle w:val="Textoindependiente"/>
              <w:spacing w:after="0" w:line="240" w:lineRule="auto"/>
              <w:jc w:val="both"/>
              <w:rPr>
                <w:rFonts w:cs="Arial"/>
                <w:sz w:val="20"/>
                <w:szCs w:val="20"/>
              </w:rPr>
            </w:pPr>
            <w:r w:rsidRPr="006145DB">
              <w:rPr>
                <w:rFonts w:cs="Arial"/>
                <w:sz w:val="20"/>
                <w:szCs w:val="20"/>
              </w:rPr>
              <w:t xml:space="preserve">De manera complementaria se promoverán actividades de corresponsabilidad y participación activa de las personas beneficiarias en el funcionamiento de las Villas, mediante la conformación de colectivos de convivencia, cuidado y preservación de zonas comunes y </w:t>
            </w:r>
            <w:r w:rsidR="004D07D8" w:rsidRPr="006145DB">
              <w:rPr>
                <w:rFonts w:cs="Arial"/>
                <w:sz w:val="20"/>
                <w:szCs w:val="20"/>
              </w:rPr>
              <w:t>colectivas</w:t>
            </w:r>
            <w:r w:rsidRPr="006145DB">
              <w:rPr>
                <w:rFonts w:cs="Arial"/>
                <w:sz w:val="20"/>
                <w:szCs w:val="20"/>
              </w:rPr>
              <w:t xml:space="preserve"> de apoyo a la operación de la unidad operativa.</w:t>
            </w:r>
          </w:p>
          <w:p w14:paraId="24072BEC" w14:textId="77777777" w:rsidR="00B877B5" w:rsidRPr="006145DB" w:rsidRDefault="00B877B5" w:rsidP="005B435E">
            <w:pPr>
              <w:pStyle w:val="Textoindependiente"/>
              <w:spacing w:after="0" w:line="240" w:lineRule="auto"/>
              <w:jc w:val="both"/>
              <w:rPr>
                <w:rFonts w:cs="Arial"/>
                <w:sz w:val="20"/>
                <w:szCs w:val="20"/>
              </w:rPr>
            </w:pPr>
          </w:p>
          <w:p w14:paraId="422CB6F4" w14:textId="77777777" w:rsidR="00B877B5" w:rsidRPr="006145DB" w:rsidRDefault="00B877B5" w:rsidP="005B435E">
            <w:pPr>
              <w:pStyle w:val="Textoindependiente"/>
              <w:spacing w:after="0" w:line="240" w:lineRule="auto"/>
              <w:jc w:val="both"/>
              <w:rPr>
                <w:rFonts w:cs="Arial"/>
                <w:sz w:val="20"/>
                <w:szCs w:val="20"/>
              </w:rPr>
            </w:pPr>
            <w:r w:rsidRPr="006145DB">
              <w:rPr>
                <w:rFonts w:cs="Arial"/>
                <w:sz w:val="20"/>
                <w:szCs w:val="20"/>
              </w:rPr>
              <w:t xml:space="preserve">Posterior al egreso del hogar del servicio, se establece un periodo de seguimiento de seis (6) meses, orientado a minimizar el riesgo de retorno a la situación de extrema exclusión. </w:t>
            </w:r>
          </w:p>
          <w:p w14:paraId="48738DA6" w14:textId="77777777" w:rsidR="00B877B5" w:rsidRPr="006145DB" w:rsidRDefault="00B877B5" w:rsidP="005B435E">
            <w:pPr>
              <w:pStyle w:val="Textoindependiente"/>
              <w:spacing w:after="0" w:line="240" w:lineRule="auto"/>
              <w:jc w:val="both"/>
              <w:rPr>
                <w:rFonts w:cs="Arial"/>
                <w:sz w:val="20"/>
                <w:szCs w:val="20"/>
                <w:lang w:eastAsia="es-CO"/>
              </w:rPr>
            </w:pPr>
          </w:p>
          <w:p w14:paraId="140DFF6F" w14:textId="77777777" w:rsidR="00B877B5" w:rsidRPr="006145DB" w:rsidRDefault="00B877B5" w:rsidP="003B12DC">
            <w:pPr>
              <w:pStyle w:val="Textoindependiente"/>
              <w:spacing w:after="0" w:line="240" w:lineRule="auto"/>
              <w:jc w:val="both"/>
              <w:rPr>
                <w:rFonts w:cs="Arial"/>
                <w:sz w:val="20"/>
                <w:szCs w:val="20"/>
              </w:rPr>
            </w:pPr>
            <w:r w:rsidRPr="006145DB">
              <w:rPr>
                <w:rFonts w:cs="Arial"/>
                <w:sz w:val="20"/>
                <w:szCs w:val="20"/>
                <w:lang w:eastAsia="es-CO"/>
              </w:rPr>
              <w:t>En caso de interrupción parcial o total en la prestación del servicio, se implementará el plan operativo de continuidad correspondiente.</w:t>
            </w:r>
          </w:p>
        </w:tc>
      </w:tr>
      <w:tr w:rsidR="00024AA4" w:rsidRPr="006145DB" w14:paraId="73606486" w14:textId="77777777" w:rsidTr="00B877B5">
        <w:trPr>
          <w:trHeight w:val="983"/>
          <w:jc w:val="center"/>
        </w:trPr>
        <w:tc>
          <w:tcPr>
            <w:tcW w:w="1940" w:type="dxa"/>
            <w:shd w:val="clear" w:color="auto" w:fill="FFFFFF" w:themeFill="background1"/>
            <w:vAlign w:val="center"/>
          </w:tcPr>
          <w:p w14:paraId="28019BFF" w14:textId="77777777" w:rsidR="00B877B5" w:rsidRPr="006145DB" w:rsidRDefault="00B877B5" w:rsidP="005B435E">
            <w:pPr>
              <w:spacing w:line="240" w:lineRule="auto"/>
              <w:contextualSpacing/>
              <w:jc w:val="both"/>
              <w:rPr>
                <w:rFonts w:cs="Arial"/>
                <w:sz w:val="20"/>
                <w:szCs w:val="20"/>
                <w:lang w:eastAsia="es-CO"/>
              </w:rPr>
            </w:pPr>
            <w:r w:rsidRPr="006145DB">
              <w:rPr>
                <w:rFonts w:cs="Arial"/>
                <w:sz w:val="20"/>
                <w:szCs w:val="20"/>
                <w:lang w:eastAsia="es-CO"/>
              </w:rPr>
              <w:t>Condiciones transversales de calidad</w:t>
            </w:r>
          </w:p>
        </w:tc>
        <w:tc>
          <w:tcPr>
            <w:tcW w:w="7455" w:type="dxa"/>
            <w:shd w:val="clear" w:color="auto" w:fill="FFFFFF" w:themeFill="background1"/>
            <w:vAlign w:val="center"/>
          </w:tcPr>
          <w:p w14:paraId="60CA44A6" w14:textId="77777777" w:rsidR="00B877B5" w:rsidRPr="006145DB" w:rsidRDefault="00B877B5" w:rsidP="005B435E">
            <w:pPr>
              <w:pStyle w:val="Textoindependiente"/>
              <w:spacing w:after="0" w:line="240" w:lineRule="auto"/>
              <w:jc w:val="both"/>
              <w:rPr>
                <w:rFonts w:cs="Arial"/>
                <w:bCs/>
                <w:sz w:val="20"/>
                <w:szCs w:val="20"/>
                <w:lang w:val="es-CO" w:eastAsia="es-CO"/>
              </w:rPr>
            </w:pPr>
            <w:r w:rsidRPr="006145DB">
              <w:rPr>
                <w:rFonts w:cs="Arial"/>
                <w:bCs/>
                <w:sz w:val="20"/>
                <w:szCs w:val="20"/>
                <w:lang w:val="es-CO" w:eastAsia="es-CO"/>
              </w:rPr>
              <w:t>Para el servicio aplican las siguientes categorías:</w:t>
            </w:r>
          </w:p>
          <w:p w14:paraId="4AB88B4A" w14:textId="77777777" w:rsidR="00B877B5" w:rsidRPr="006145DB" w:rsidRDefault="00B877B5" w:rsidP="005B435E">
            <w:pPr>
              <w:pStyle w:val="Textoindependiente"/>
              <w:spacing w:after="0" w:line="240" w:lineRule="auto"/>
              <w:jc w:val="both"/>
              <w:rPr>
                <w:rFonts w:cs="Arial"/>
                <w:bCs/>
                <w:sz w:val="20"/>
                <w:szCs w:val="20"/>
                <w:lang w:val="es-CO" w:eastAsia="es-CO"/>
              </w:rPr>
            </w:pPr>
          </w:p>
          <w:p w14:paraId="24C480CF" w14:textId="77777777" w:rsidR="00B877B5" w:rsidRPr="006145DB" w:rsidRDefault="00B877B5">
            <w:pPr>
              <w:pStyle w:val="Textoindependiente"/>
              <w:numPr>
                <w:ilvl w:val="0"/>
                <w:numId w:val="105"/>
              </w:numPr>
              <w:spacing w:after="0" w:line="240" w:lineRule="auto"/>
              <w:ind w:left="356"/>
              <w:contextualSpacing/>
              <w:jc w:val="both"/>
              <w:rPr>
                <w:rFonts w:cs="Arial"/>
                <w:bCs/>
                <w:sz w:val="20"/>
                <w:szCs w:val="20"/>
                <w:lang w:eastAsia="es-CO"/>
              </w:rPr>
            </w:pPr>
            <w:r w:rsidRPr="006145DB">
              <w:rPr>
                <w:rFonts w:cs="Arial"/>
                <w:bCs/>
                <w:sz w:val="20"/>
                <w:szCs w:val="20"/>
                <w:lang w:eastAsia="es-CO"/>
              </w:rPr>
              <w:t xml:space="preserve">Talento Humano </w:t>
            </w:r>
          </w:p>
          <w:p w14:paraId="218E4065" w14:textId="77777777" w:rsidR="00B877B5" w:rsidRPr="006145DB" w:rsidRDefault="00B877B5">
            <w:pPr>
              <w:pStyle w:val="Textoindependiente"/>
              <w:numPr>
                <w:ilvl w:val="0"/>
                <w:numId w:val="105"/>
              </w:numPr>
              <w:spacing w:after="0" w:line="240" w:lineRule="auto"/>
              <w:ind w:left="356"/>
              <w:contextualSpacing/>
              <w:jc w:val="both"/>
              <w:rPr>
                <w:rFonts w:cs="Arial"/>
                <w:bCs/>
                <w:sz w:val="20"/>
                <w:szCs w:val="20"/>
                <w:lang w:eastAsia="es-CO"/>
              </w:rPr>
            </w:pPr>
            <w:r w:rsidRPr="006145DB">
              <w:rPr>
                <w:rFonts w:cs="Arial"/>
                <w:bCs/>
                <w:sz w:val="20"/>
                <w:szCs w:val="20"/>
                <w:lang w:eastAsia="es-CO"/>
              </w:rPr>
              <w:t xml:space="preserve">Nutrición  </w:t>
            </w:r>
          </w:p>
          <w:p w14:paraId="69492932" w14:textId="77777777" w:rsidR="00B877B5" w:rsidRPr="006145DB" w:rsidRDefault="00B877B5">
            <w:pPr>
              <w:pStyle w:val="Textoindependiente"/>
              <w:numPr>
                <w:ilvl w:val="0"/>
                <w:numId w:val="105"/>
              </w:numPr>
              <w:spacing w:after="0" w:line="240" w:lineRule="auto"/>
              <w:ind w:left="356"/>
              <w:contextualSpacing/>
              <w:jc w:val="both"/>
              <w:rPr>
                <w:rFonts w:cs="Arial"/>
                <w:bCs/>
                <w:sz w:val="20"/>
                <w:szCs w:val="20"/>
                <w:lang w:eastAsia="es-CO"/>
              </w:rPr>
            </w:pPr>
            <w:r w:rsidRPr="006145DB">
              <w:rPr>
                <w:rFonts w:cs="Arial"/>
                <w:bCs/>
                <w:sz w:val="20"/>
                <w:szCs w:val="20"/>
                <w:lang w:eastAsia="es-CO"/>
              </w:rPr>
              <w:t xml:space="preserve">Salubridad  </w:t>
            </w:r>
          </w:p>
          <w:p w14:paraId="36BE6072" w14:textId="77777777" w:rsidR="00B877B5" w:rsidRPr="006145DB" w:rsidRDefault="00B877B5">
            <w:pPr>
              <w:pStyle w:val="Textoindependiente"/>
              <w:numPr>
                <w:ilvl w:val="0"/>
                <w:numId w:val="105"/>
              </w:numPr>
              <w:spacing w:after="0" w:line="240" w:lineRule="auto"/>
              <w:ind w:left="356"/>
              <w:contextualSpacing/>
              <w:jc w:val="both"/>
              <w:rPr>
                <w:rFonts w:cs="Arial"/>
                <w:bCs/>
                <w:sz w:val="20"/>
                <w:szCs w:val="20"/>
                <w:lang w:eastAsia="es-CO"/>
              </w:rPr>
            </w:pPr>
            <w:r w:rsidRPr="006145DB">
              <w:rPr>
                <w:rFonts w:cs="Arial"/>
                <w:bCs/>
                <w:sz w:val="20"/>
                <w:szCs w:val="20"/>
                <w:lang w:eastAsia="es-CO"/>
              </w:rPr>
              <w:t>Gestión Administrativa</w:t>
            </w:r>
          </w:p>
          <w:p w14:paraId="4086C3DD" w14:textId="77777777" w:rsidR="00B877B5" w:rsidRPr="006145DB" w:rsidRDefault="00B877B5">
            <w:pPr>
              <w:pStyle w:val="Textoindependiente"/>
              <w:numPr>
                <w:ilvl w:val="0"/>
                <w:numId w:val="105"/>
              </w:numPr>
              <w:spacing w:after="0" w:line="240" w:lineRule="auto"/>
              <w:ind w:left="356"/>
              <w:contextualSpacing/>
              <w:jc w:val="both"/>
              <w:rPr>
                <w:rFonts w:cs="Arial"/>
                <w:bCs/>
                <w:sz w:val="20"/>
                <w:szCs w:val="20"/>
                <w:lang w:eastAsia="es-CO"/>
              </w:rPr>
            </w:pPr>
            <w:r w:rsidRPr="006145DB">
              <w:rPr>
                <w:rFonts w:cs="Arial"/>
                <w:bCs/>
                <w:sz w:val="20"/>
                <w:szCs w:val="20"/>
                <w:lang w:eastAsia="es-CO"/>
              </w:rPr>
              <w:t>Ambientes Adecuados y Seguros</w:t>
            </w:r>
          </w:p>
          <w:p w14:paraId="0D14D5F2" w14:textId="77777777" w:rsidR="00B877B5" w:rsidRPr="006145DB" w:rsidRDefault="00B877B5">
            <w:pPr>
              <w:pStyle w:val="Textoindependiente"/>
              <w:numPr>
                <w:ilvl w:val="0"/>
                <w:numId w:val="105"/>
              </w:numPr>
              <w:spacing w:after="0" w:line="240" w:lineRule="auto"/>
              <w:ind w:left="356"/>
              <w:contextualSpacing/>
              <w:jc w:val="both"/>
              <w:rPr>
                <w:rFonts w:cs="Arial"/>
                <w:bCs/>
                <w:sz w:val="20"/>
                <w:szCs w:val="20"/>
                <w:lang w:eastAsia="es-CO"/>
              </w:rPr>
            </w:pPr>
            <w:r w:rsidRPr="006145DB">
              <w:rPr>
                <w:rFonts w:cs="Arial"/>
                <w:bCs/>
                <w:sz w:val="20"/>
                <w:szCs w:val="20"/>
                <w:lang w:eastAsia="es-CO"/>
              </w:rPr>
              <w:t>Atención Social</w:t>
            </w:r>
          </w:p>
        </w:tc>
      </w:tr>
    </w:tbl>
    <w:p w14:paraId="53FD710C" w14:textId="77777777" w:rsidR="00B877B5" w:rsidRPr="006145DB" w:rsidRDefault="00B877B5" w:rsidP="005B435E">
      <w:pPr>
        <w:spacing w:after="0" w:line="240" w:lineRule="auto"/>
        <w:jc w:val="both"/>
        <w:rPr>
          <w:rFonts w:cs="Arial"/>
          <w:bCs/>
          <w:sz w:val="16"/>
          <w:szCs w:val="16"/>
          <w:lang w:eastAsia="es-CO"/>
        </w:rPr>
      </w:pPr>
      <w:r w:rsidRPr="006145DB">
        <w:rPr>
          <w:rFonts w:cs="Arial"/>
          <w:bCs/>
          <w:sz w:val="16"/>
          <w:szCs w:val="16"/>
          <w:lang w:eastAsia="es-CO"/>
        </w:rPr>
        <w:t>Nota: La presente ficha técnica del servicio Hospedaje de mediano plazo “Villas para la inclusión se publica en el Portafolio de servicios, modalidades, estrategias y transferencias monetarias de la Secretaría Distrital de Integración Social, en el marco de lo dispuesto por la Resolución 218 de 2023. Sin embargo, se aclara que el servicio iniciará su implementación una vez se hayan surtido los procesos contractuales necesarios para la operación de este.</w:t>
      </w:r>
    </w:p>
    <w:p w14:paraId="42782444" w14:textId="4768012A" w:rsidR="00CE7DA2" w:rsidRPr="006145DB" w:rsidRDefault="003F75F5" w:rsidP="005B435E">
      <w:pPr>
        <w:pStyle w:val="Ttulo1"/>
        <w:ind w:left="3120"/>
      </w:pPr>
      <w:bookmarkStart w:id="374" w:name="_Toc213273502"/>
      <w:bookmarkStart w:id="375" w:name="_Toc213276129"/>
      <w:bookmarkStart w:id="376" w:name="_Toc216902463"/>
      <w:r w:rsidRPr="006145DB">
        <w:t xml:space="preserve">7.8.6 Servicio Internet </w:t>
      </w:r>
      <w:r w:rsidR="003B12DC" w:rsidRPr="006145DB">
        <w:t>social</w:t>
      </w:r>
      <w:bookmarkEnd w:id="374"/>
      <w:bookmarkEnd w:id="375"/>
      <w:bookmarkEnd w:id="376"/>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3B12DC" w:rsidRPr="006145DB" w14:paraId="027747A4" w14:textId="77777777" w:rsidTr="00D81AA7">
        <w:trPr>
          <w:trHeight w:val="233"/>
          <w:jc w:val="center"/>
        </w:trPr>
        <w:tc>
          <w:tcPr>
            <w:tcW w:w="1940" w:type="dxa"/>
            <w:vAlign w:val="center"/>
          </w:tcPr>
          <w:p w14:paraId="11AB1768" w14:textId="77777777" w:rsidR="003F75F5" w:rsidRPr="006145DB" w:rsidRDefault="003F75F5" w:rsidP="005B435E">
            <w:pPr>
              <w:spacing w:after="0" w:line="240" w:lineRule="auto"/>
              <w:contextualSpacing/>
              <w:rPr>
                <w:rFonts w:cs="Arial"/>
                <w:bCs/>
                <w:sz w:val="20"/>
                <w:szCs w:val="20"/>
                <w:lang w:eastAsia="es-CO"/>
              </w:rPr>
            </w:pPr>
            <w:r w:rsidRPr="006145DB">
              <w:rPr>
                <w:rFonts w:cs="Arial"/>
                <w:bCs/>
                <w:sz w:val="20"/>
                <w:szCs w:val="20"/>
                <w:lang w:eastAsia="es-CO"/>
              </w:rPr>
              <w:t>Nombre del servicio</w:t>
            </w:r>
          </w:p>
        </w:tc>
        <w:tc>
          <w:tcPr>
            <w:tcW w:w="7455" w:type="dxa"/>
            <w:vAlign w:val="center"/>
          </w:tcPr>
          <w:p w14:paraId="6BADB7F6" w14:textId="2B680955" w:rsidR="003F75F5" w:rsidRPr="006145DB" w:rsidRDefault="003B12DC" w:rsidP="003B12DC">
            <w:pPr>
              <w:pStyle w:val="Textoindependiente"/>
              <w:spacing w:after="0" w:line="240" w:lineRule="auto"/>
              <w:jc w:val="both"/>
              <w:rPr>
                <w:rFonts w:cs="Arial"/>
                <w:bCs/>
                <w:sz w:val="20"/>
                <w:szCs w:val="20"/>
                <w:lang w:eastAsia="es-CO"/>
              </w:rPr>
            </w:pPr>
            <w:r w:rsidRPr="006145DB">
              <w:rPr>
                <w:rFonts w:cs="Arial"/>
                <w:bCs/>
                <w:sz w:val="20"/>
                <w:szCs w:val="20"/>
                <w:lang w:eastAsia="es-CO"/>
              </w:rPr>
              <w:t>Internet s</w:t>
            </w:r>
            <w:r w:rsidR="003F75F5" w:rsidRPr="006145DB">
              <w:rPr>
                <w:rFonts w:cs="Arial"/>
                <w:bCs/>
                <w:sz w:val="20"/>
                <w:szCs w:val="20"/>
                <w:lang w:eastAsia="es-CO"/>
              </w:rPr>
              <w:t>ocial</w:t>
            </w:r>
            <w:r w:rsidR="00533392">
              <w:rPr>
                <w:rFonts w:cs="Arial"/>
                <w:bCs/>
                <w:sz w:val="20"/>
                <w:szCs w:val="20"/>
                <w:lang w:eastAsia="es-CO"/>
              </w:rPr>
              <w:t>.</w:t>
            </w:r>
          </w:p>
        </w:tc>
      </w:tr>
      <w:tr w:rsidR="003F75F5" w:rsidRPr="006145DB" w14:paraId="6AF0AEEE" w14:textId="77777777" w:rsidTr="001A551D">
        <w:trPr>
          <w:trHeight w:val="300"/>
          <w:jc w:val="center"/>
        </w:trPr>
        <w:tc>
          <w:tcPr>
            <w:tcW w:w="1940" w:type="dxa"/>
            <w:vAlign w:val="center"/>
          </w:tcPr>
          <w:p w14:paraId="7CF1B984" w14:textId="6364477E" w:rsidR="003F75F5" w:rsidRPr="006145DB" w:rsidRDefault="003B12DC" w:rsidP="00533392">
            <w:pPr>
              <w:spacing w:after="0" w:line="240" w:lineRule="auto"/>
              <w:contextualSpacing/>
              <w:rPr>
                <w:rFonts w:cs="Arial"/>
                <w:bCs/>
                <w:sz w:val="20"/>
                <w:szCs w:val="20"/>
                <w:lang w:eastAsia="es-CO"/>
              </w:rPr>
            </w:pPr>
            <w:r w:rsidRPr="006145DB">
              <w:rPr>
                <w:rFonts w:cs="Arial"/>
                <w:bCs/>
                <w:sz w:val="20"/>
                <w:szCs w:val="20"/>
                <w:lang w:eastAsia="es-CO"/>
              </w:rPr>
              <w:t>Objeto del servicio</w:t>
            </w:r>
          </w:p>
        </w:tc>
        <w:tc>
          <w:tcPr>
            <w:tcW w:w="7455" w:type="dxa"/>
            <w:vAlign w:val="center"/>
          </w:tcPr>
          <w:p w14:paraId="60670326" w14:textId="77777777" w:rsidR="003F75F5" w:rsidRPr="006145DB" w:rsidRDefault="003F75F5" w:rsidP="003B12DC">
            <w:pPr>
              <w:spacing w:after="0" w:line="240" w:lineRule="auto"/>
              <w:contextualSpacing/>
              <w:jc w:val="both"/>
              <w:rPr>
                <w:rFonts w:cs="Arial"/>
                <w:bCs/>
                <w:sz w:val="20"/>
                <w:szCs w:val="20"/>
                <w:lang w:eastAsia="es-CO"/>
              </w:rPr>
            </w:pPr>
            <w:r w:rsidRPr="006145DB">
              <w:rPr>
                <w:rFonts w:cs="Arial"/>
                <w:bCs/>
                <w:sz w:val="20"/>
                <w:szCs w:val="20"/>
                <w:lang w:eastAsia="es-CO"/>
              </w:rPr>
              <w:t>Contribuir a la reducción del gasto en ciudad de los hogares, de la pobreza digital y el mejoramiento de la calidad de vida de los hogares beneficiarios, proporcionando acceso gratuito a Internet fijo residencial que permita una conectividad digital de calidad para el acceso efectivo a servicios digitales que fortalezcan la educación, la empleabilidad y el desarrollo económico de los hogares.</w:t>
            </w:r>
          </w:p>
        </w:tc>
      </w:tr>
      <w:tr w:rsidR="003F75F5" w:rsidRPr="006145DB" w14:paraId="7AF046B3" w14:textId="77777777" w:rsidTr="001A551D">
        <w:trPr>
          <w:trHeight w:val="300"/>
          <w:jc w:val="center"/>
        </w:trPr>
        <w:tc>
          <w:tcPr>
            <w:tcW w:w="1940" w:type="dxa"/>
            <w:vAlign w:val="center"/>
          </w:tcPr>
          <w:p w14:paraId="2C0EE7A5" w14:textId="5100E73A" w:rsidR="003F75F5" w:rsidRPr="006145DB" w:rsidRDefault="003F75F5" w:rsidP="00533392">
            <w:pPr>
              <w:spacing w:after="0" w:line="240" w:lineRule="auto"/>
              <w:contextualSpacing/>
              <w:rPr>
                <w:rFonts w:cs="Arial"/>
                <w:bCs/>
                <w:sz w:val="20"/>
                <w:szCs w:val="20"/>
                <w:lang w:eastAsia="es-CO"/>
              </w:rPr>
            </w:pPr>
            <w:r w:rsidRPr="006145DB">
              <w:rPr>
                <w:rFonts w:cs="Arial"/>
                <w:bCs/>
                <w:sz w:val="20"/>
                <w:szCs w:val="20"/>
                <w:lang w:eastAsia="es-CO"/>
              </w:rPr>
              <w:t>Oferta servicio</w:t>
            </w:r>
          </w:p>
        </w:tc>
        <w:tc>
          <w:tcPr>
            <w:tcW w:w="7455" w:type="dxa"/>
            <w:vAlign w:val="center"/>
          </w:tcPr>
          <w:p w14:paraId="52D971D1" w14:textId="69F2446F" w:rsidR="003F75F5" w:rsidRPr="006145DB" w:rsidRDefault="00DE303B" w:rsidP="003B12DC">
            <w:pPr>
              <w:pStyle w:val="Textoindependiente"/>
              <w:spacing w:after="0" w:line="240" w:lineRule="auto"/>
              <w:jc w:val="both"/>
              <w:rPr>
                <w:rFonts w:cs="Arial"/>
                <w:bCs/>
                <w:sz w:val="20"/>
                <w:szCs w:val="20"/>
                <w:lang w:eastAsia="es-CO"/>
              </w:rPr>
            </w:pPr>
            <w:r w:rsidRPr="006145DB">
              <w:rPr>
                <w:rFonts w:cs="Arial"/>
                <w:bCs/>
                <w:sz w:val="20"/>
                <w:szCs w:val="20"/>
                <w:lang w:eastAsia="es-CO"/>
              </w:rPr>
              <w:t>Garantizar,</w:t>
            </w:r>
            <w:r w:rsidR="003F75F5" w:rsidRPr="006145DB">
              <w:rPr>
                <w:rFonts w:cs="Arial"/>
                <w:bCs/>
                <w:sz w:val="20"/>
                <w:szCs w:val="20"/>
                <w:lang w:eastAsia="es-CO"/>
              </w:rPr>
              <w:t xml:space="preserve"> el servicio mensual de internet fijo residencial de manera gratuita, con una velocidad de navegación de 25 megas por hogar.</w:t>
            </w:r>
          </w:p>
        </w:tc>
      </w:tr>
      <w:tr w:rsidR="003F75F5" w:rsidRPr="006145DB" w14:paraId="50A8DD37" w14:textId="77777777" w:rsidTr="001A551D">
        <w:trPr>
          <w:trHeight w:val="300"/>
          <w:jc w:val="center"/>
        </w:trPr>
        <w:tc>
          <w:tcPr>
            <w:tcW w:w="1940" w:type="dxa"/>
            <w:vAlign w:val="center"/>
          </w:tcPr>
          <w:p w14:paraId="6ED530D1" w14:textId="77777777" w:rsidR="003F75F5" w:rsidRPr="006145DB" w:rsidRDefault="003F75F5" w:rsidP="00533392">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vAlign w:val="center"/>
          </w:tcPr>
          <w:p w14:paraId="03BEC26F" w14:textId="77777777" w:rsidR="003F75F5" w:rsidRPr="006145DB" w:rsidRDefault="003F75F5" w:rsidP="003B12DC">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geográfica</w:t>
            </w:r>
          </w:p>
          <w:p w14:paraId="4835BD38" w14:textId="77777777" w:rsidR="003F75F5" w:rsidRPr="006145DB" w:rsidRDefault="003F75F5" w:rsidP="003B12DC">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Focalización individual</w:t>
            </w:r>
          </w:p>
        </w:tc>
      </w:tr>
      <w:tr w:rsidR="003F75F5" w:rsidRPr="006145DB" w14:paraId="672DCC8C" w14:textId="77777777" w:rsidTr="001A551D">
        <w:trPr>
          <w:trHeight w:val="300"/>
          <w:jc w:val="center"/>
        </w:trPr>
        <w:tc>
          <w:tcPr>
            <w:tcW w:w="1940" w:type="dxa"/>
            <w:vAlign w:val="center"/>
          </w:tcPr>
          <w:p w14:paraId="793B78F1" w14:textId="77777777" w:rsidR="003F75F5" w:rsidRPr="006145DB" w:rsidRDefault="003F75F5" w:rsidP="00533392">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vAlign w:val="center"/>
          </w:tcPr>
          <w:p w14:paraId="799BC051" w14:textId="77777777" w:rsidR="003F75F5" w:rsidRPr="006145DB" w:rsidRDefault="003F75F5" w:rsidP="003B12DC">
            <w:pPr>
              <w:pStyle w:val="Textoindependiente"/>
              <w:spacing w:after="0" w:line="240" w:lineRule="auto"/>
              <w:jc w:val="both"/>
              <w:rPr>
                <w:rFonts w:cs="Arial"/>
                <w:bCs/>
                <w:sz w:val="20"/>
                <w:szCs w:val="20"/>
                <w:lang w:eastAsia="es-CO"/>
              </w:rPr>
            </w:pPr>
            <w:bookmarkStart w:id="377" w:name="_Hlk213227789"/>
            <w:r w:rsidRPr="006145DB">
              <w:rPr>
                <w:rFonts w:cs="Arial"/>
                <w:bCs/>
                <w:sz w:val="20"/>
                <w:szCs w:val="20"/>
                <w:lang w:eastAsia="es-CO"/>
              </w:rPr>
              <w:t>Hogares con clasificación A1 hasta C9 de SISBEN IV, pertenecientes a los estratos 1 y 2 en la ciudad de Bogotá, que residan en zonas vulnerables, con mayores rezagos en conectividad y acceso a servicios digitales y con cobertura de conexión de fibra óptica</w:t>
            </w:r>
            <w:bookmarkEnd w:id="377"/>
            <w:r w:rsidRPr="006145DB">
              <w:rPr>
                <w:rFonts w:cs="Arial"/>
                <w:bCs/>
                <w:sz w:val="20"/>
                <w:szCs w:val="20"/>
                <w:lang w:eastAsia="es-CO"/>
              </w:rPr>
              <w:t>.</w:t>
            </w:r>
          </w:p>
        </w:tc>
      </w:tr>
      <w:tr w:rsidR="003F75F5" w:rsidRPr="006145DB" w14:paraId="09C35814" w14:textId="77777777" w:rsidTr="001A551D">
        <w:trPr>
          <w:trHeight w:val="300"/>
          <w:jc w:val="center"/>
        </w:trPr>
        <w:tc>
          <w:tcPr>
            <w:tcW w:w="1940" w:type="dxa"/>
            <w:vAlign w:val="center"/>
          </w:tcPr>
          <w:p w14:paraId="630D1111" w14:textId="77777777" w:rsidR="003F75F5" w:rsidRPr="006145DB" w:rsidRDefault="003F75F5" w:rsidP="00533392">
            <w:pPr>
              <w:spacing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455" w:type="dxa"/>
            <w:vAlign w:val="center"/>
          </w:tcPr>
          <w:tbl>
            <w:tblPr>
              <w:tblStyle w:val="Tablaconcuadrcula"/>
              <w:tblW w:w="7201" w:type="dxa"/>
              <w:tblLayout w:type="fixed"/>
              <w:tblLook w:val="04A0" w:firstRow="1" w:lastRow="0" w:firstColumn="1" w:lastColumn="0" w:noHBand="0" w:noVBand="1"/>
            </w:tblPr>
            <w:tblGrid>
              <w:gridCol w:w="3039"/>
              <w:gridCol w:w="1705"/>
              <w:gridCol w:w="1134"/>
              <w:gridCol w:w="1323"/>
            </w:tblGrid>
            <w:tr w:rsidR="003B12DC" w:rsidRPr="006145DB" w14:paraId="3FAB3C74" w14:textId="77777777" w:rsidTr="004A37AB">
              <w:trPr>
                <w:trHeight w:val="372"/>
              </w:trPr>
              <w:tc>
                <w:tcPr>
                  <w:tcW w:w="3039" w:type="dxa"/>
                  <w:tcBorders>
                    <w:top w:val="nil"/>
                  </w:tcBorders>
                  <w:vAlign w:val="center"/>
                </w:tcPr>
                <w:p w14:paraId="5411612F"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705" w:type="dxa"/>
                  <w:tcBorders>
                    <w:top w:val="nil"/>
                  </w:tcBorders>
                  <w:vAlign w:val="center"/>
                </w:tcPr>
                <w:p w14:paraId="39CA1EB1"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1A08453E"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23" w:type="dxa"/>
                  <w:tcBorders>
                    <w:top w:val="nil"/>
                  </w:tcBorders>
                  <w:vAlign w:val="center"/>
                </w:tcPr>
                <w:p w14:paraId="4A55264D"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B12DC" w:rsidRPr="006145DB" w14:paraId="5B86EF5B" w14:textId="77777777" w:rsidTr="004A37AB">
              <w:trPr>
                <w:trHeight w:val="221"/>
              </w:trPr>
              <w:tc>
                <w:tcPr>
                  <w:tcW w:w="3039" w:type="dxa"/>
                  <w:vAlign w:val="center"/>
                </w:tcPr>
                <w:p w14:paraId="273AF7DF" w14:textId="77777777"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Hogares con clasificación A1 hasta C9 de SISBEN IV en Bogotá</w:t>
                  </w:r>
                </w:p>
              </w:tc>
              <w:tc>
                <w:tcPr>
                  <w:tcW w:w="1705" w:type="dxa"/>
                  <w:vAlign w:val="center"/>
                </w:tcPr>
                <w:p w14:paraId="1C43F5AA"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SISBEN IV de Bogotá</w:t>
                  </w:r>
                </w:p>
              </w:tc>
              <w:tc>
                <w:tcPr>
                  <w:tcW w:w="1134" w:type="dxa"/>
                  <w:vAlign w:val="center"/>
                </w:tcPr>
                <w:p w14:paraId="76343174"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323" w:type="dxa"/>
                  <w:vAlign w:val="center"/>
                </w:tcPr>
                <w:p w14:paraId="4B5A1FE8"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Secretaría Distrital de Planeación</w:t>
                  </w:r>
                </w:p>
              </w:tc>
            </w:tr>
            <w:tr w:rsidR="003B12DC" w:rsidRPr="006145DB" w14:paraId="4484CB01" w14:textId="77777777" w:rsidTr="004A37AB">
              <w:trPr>
                <w:trHeight w:val="513"/>
              </w:trPr>
              <w:tc>
                <w:tcPr>
                  <w:tcW w:w="3039" w:type="dxa"/>
                  <w:vMerge w:val="restart"/>
                  <w:vAlign w:val="center"/>
                </w:tcPr>
                <w:p w14:paraId="62995B5C" w14:textId="77777777" w:rsidR="003F75F5" w:rsidRPr="006145DB" w:rsidRDefault="003F75F5" w:rsidP="005B435E">
                  <w:pPr>
                    <w:tabs>
                      <w:tab w:val="left" w:pos="709"/>
                    </w:tabs>
                    <w:contextualSpacing/>
                    <w:jc w:val="both"/>
                    <w:rPr>
                      <w:rFonts w:cs="Arial"/>
                      <w:sz w:val="16"/>
                      <w:szCs w:val="16"/>
                      <w:lang w:eastAsia="es-CO"/>
                    </w:rPr>
                  </w:pPr>
                  <w:bookmarkStart w:id="378" w:name="_Hlk209517007"/>
                  <w:r w:rsidRPr="006145DB">
                    <w:rPr>
                      <w:rFonts w:cs="Arial"/>
                      <w:sz w:val="16"/>
                      <w:szCs w:val="16"/>
                      <w:lang w:eastAsia="es-CO"/>
                    </w:rPr>
                    <w:t>Hogares pertenecientes a los estratos 1 y 2 en la ciudad de Bogotá</w:t>
                  </w:r>
                </w:p>
              </w:tc>
              <w:tc>
                <w:tcPr>
                  <w:tcW w:w="1705" w:type="dxa"/>
                  <w:vAlign w:val="center"/>
                </w:tcPr>
                <w:p w14:paraId="3052C871"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Encuesta Multipropósito Bogotá</w:t>
                  </w:r>
                </w:p>
              </w:tc>
              <w:tc>
                <w:tcPr>
                  <w:tcW w:w="1134" w:type="dxa"/>
                  <w:vAlign w:val="center"/>
                </w:tcPr>
                <w:p w14:paraId="72E05FBA"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2021</w:t>
                  </w:r>
                </w:p>
              </w:tc>
              <w:tc>
                <w:tcPr>
                  <w:tcW w:w="1323" w:type="dxa"/>
                  <w:vAlign w:val="center"/>
                </w:tcPr>
                <w:p w14:paraId="24C56A1E"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Departamento Administrativo Nacional de Estadística</w:t>
                  </w:r>
                </w:p>
              </w:tc>
            </w:tr>
            <w:tr w:rsidR="003B12DC" w:rsidRPr="006145DB" w14:paraId="22905FA0" w14:textId="77777777" w:rsidTr="004A37AB">
              <w:trPr>
                <w:trHeight w:val="231"/>
              </w:trPr>
              <w:tc>
                <w:tcPr>
                  <w:tcW w:w="3039" w:type="dxa"/>
                  <w:vMerge/>
                  <w:vAlign w:val="center"/>
                </w:tcPr>
                <w:p w14:paraId="356CB17E" w14:textId="77777777" w:rsidR="003F75F5" w:rsidRPr="006145DB" w:rsidRDefault="003F75F5" w:rsidP="005B435E">
                  <w:pPr>
                    <w:tabs>
                      <w:tab w:val="left" w:pos="709"/>
                    </w:tabs>
                    <w:contextualSpacing/>
                    <w:jc w:val="both"/>
                    <w:rPr>
                      <w:rFonts w:cs="Arial"/>
                      <w:sz w:val="16"/>
                      <w:szCs w:val="16"/>
                      <w:lang w:eastAsia="es-CO"/>
                    </w:rPr>
                  </w:pPr>
                </w:p>
              </w:tc>
              <w:tc>
                <w:tcPr>
                  <w:tcW w:w="1705" w:type="dxa"/>
                  <w:vAlign w:val="center"/>
                </w:tcPr>
                <w:p w14:paraId="25E1F73B"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Base de barrios ubicados en zonas de Bogotá corazón productivo</w:t>
                  </w:r>
                </w:p>
              </w:tc>
              <w:tc>
                <w:tcPr>
                  <w:tcW w:w="1134" w:type="dxa"/>
                  <w:vAlign w:val="center"/>
                </w:tcPr>
                <w:p w14:paraId="68D65EB5"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2024</w:t>
                  </w:r>
                </w:p>
              </w:tc>
              <w:tc>
                <w:tcPr>
                  <w:tcW w:w="1323" w:type="dxa"/>
                  <w:vAlign w:val="center"/>
                </w:tcPr>
                <w:p w14:paraId="02FC4283"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Secretaría Distrital de Desarrollo Económico</w:t>
                  </w:r>
                </w:p>
              </w:tc>
            </w:tr>
            <w:tr w:rsidR="003B12DC" w:rsidRPr="006145DB" w14:paraId="5A5F9450" w14:textId="77777777" w:rsidTr="004A37AB">
              <w:trPr>
                <w:trHeight w:val="231"/>
              </w:trPr>
              <w:tc>
                <w:tcPr>
                  <w:tcW w:w="3039" w:type="dxa"/>
                  <w:vMerge/>
                  <w:vAlign w:val="center"/>
                </w:tcPr>
                <w:p w14:paraId="17B15446" w14:textId="77777777" w:rsidR="003F75F5" w:rsidRPr="006145DB" w:rsidRDefault="003F75F5" w:rsidP="005B435E">
                  <w:pPr>
                    <w:tabs>
                      <w:tab w:val="left" w:pos="709"/>
                    </w:tabs>
                    <w:contextualSpacing/>
                    <w:jc w:val="both"/>
                    <w:rPr>
                      <w:rFonts w:cs="Arial"/>
                      <w:sz w:val="16"/>
                      <w:szCs w:val="16"/>
                      <w:lang w:eastAsia="es-CO"/>
                    </w:rPr>
                  </w:pPr>
                </w:p>
              </w:tc>
              <w:tc>
                <w:tcPr>
                  <w:tcW w:w="1705" w:type="dxa"/>
                  <w:vAlign w:val="center"/>
                </w:tcPr>
                <w:p w14:paraId="08FAAF11"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Registro Social de Hogares</w:t>
                  </w:r>
                </w:p>
              </w:tc>
              <w:tc>
                <w:tcPr>
                  <w:tcW w:w="1134" w:type="dxa"/>
                  <w:vAlign w:val="center"/>
                </w:tcPr>
                <w:p w14:paraId="141AC40B"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323" w:type="dxa"/>
                  <w:vAlign w:val="center"/>
                </w:tcPr>
                <w:p w14:paraId="61DF9B8E"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Secretaría Distrital de Planeación</w:t>
                  </w:r>
                </w:p>
              </w:tc>
            </w:tr>
            <w:tr w:rsidR="003B12DC" w:rsidRPr="006145DB" w14:paraId="2CB4461A" w14:textId="77777777" w:rsidTr="004A37AB">
              <w:trPr>
                <w:trHeight w:val="231"/>
              </w:trPr>
              <w:tc>
                <w:tcPr>
                  <w:tcW w:w="3039" w:type="dxa"/>
                  <w:vMerge/>
                  <w:vAlign w:val="center"/>
                </w:tcPr>
                <w:p w14:paraId="1FC9B953" w14:textId="77777777" w:rsidR="003F75F5" w:rsidRPr="006145DB" w:rsidRDefault="003F75F5" w:rsidP="005B435E">
                  <w:pPr>
                    <w:tabs>
                      <w:tab w:val="left" w:pos="709"/>
                    </w:tabs>
                    <w:contextualSpacing/>
                    <w:jc w:val="both"/>
                    <w:rPr>
                      <w:rFonts w:cs="Arial"/>
                      <w:sz w:val="16"/>
                      <w:szCs w:val="16"/>
                      <w:lang w:eastAsia="es-CO"/>
                    </w:rPr>
                  </w:pPr>
                </w:p>
              </w:tc>
              <w:tc>
                <w:tcPr>
                  <w:tcW w:w="1705" w:type="dxa"/>
                  <w:vAlign w:val="center"/>
                </w:tcPr>
                <w:p w14:paraId="18D76D16"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SISBEN IV de Bogotá</w:t>
                  </w:r>
                </w:p>
              </w:tc>
              <w:tc>
                <w:tcPr>
                  <w:tcW w:w="1134" w:type="dxa"/>
                  <w:vAlign w:val="center"/>
                </w:tcPr>
                <w:p w14:paraId="1B80A6DB"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323" w:type="dxa"/>
                  <w:vAlign w:val="center"/>
                </w:tcPr>
                <w:p w14:paraId="318DEC70"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Secretaría Distrital de Planeación</w:t>
                  </w:r>
                </w:p>
              </w:tc>
            </w:tr>
            <w:tr w:rsidR="003B12DC" w:rsidRPr="006145DB" w14:paraId="0A4B687D" w14:textId="77777777" w:rsidTr="004A37AB">
              <w:trPr>
                <w:trHeight w:val="231"/>
              </w:trPr>
              <w:tc>
                <w:tcPr>
                  <w:tcW w:w="3039" w:type="dxa"/>
                  <w:vMerge/>
                  <w:tcBorders>
                    <w:bottom w:val="single" w:sz="4" w:space="0" w:color="auto"/>
                  </w:tcBorders>
                  <w:vAlign w:val="center"/>
                </w:tcPr>
                <w:p w14:paraId="1AF21CE1" w14:textId="77777777" w:rsidR="003F75F5" w:rsidRPr="006145DB" w:rsidRDefault="003F75F5" w:rsidP="005B435E">
                  <w:pPr>
                    <w:tabs>
                      <w:tab w:val="left" w:pos="709"/>
                    </w:tabs>
                    <w:contextualSpacing/>
                    <w:jc w:val="both"/>
                    <w:rPr>
                      <w:rFonts w:cs="Arial"/>
                      <w:sz w:val="16"/>
                      <w:szCs w:val="16"/>
                      <w:lang w:eastAsia="es-CO"/>
                    </w:rPr>
                  </w:pPr>
                </w:p>
              </w:tc>
              <w:tc>
                <w:tcPr>
                  <w:tcW w:w="1705" w:type="dxa"/>
                  <w:tcBorders>
                    <w:bottom w:val="single" w:sz="4" w:space="0" w:color="auto"/>
                  </w:tcBorders>
                  <w:vAlign w:val="center"/>
                </w:tcPr>
                <w:p w14:paraId="554A9783"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29A36A23"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23" w:type="dxa"/>
                  <w:tcBorders>
                    <w:bottom w:val="single" w:sz="4" w:space="0" w:color="auto"/>
                  </w:tcBorders>
                  <w:vAlign w:val="center"/>
                </w:tcPr>
                <w:p w14:paraId="7D2B899E"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3B12DC" w:rsidRPr="006145DB" w14:paraId="1E1FBD27" w14:textId="77777777" w:rsidTr="004A37AB">
              <w:trPr>
                <w:trHeight w:val="231"/>
              </w:trPr>
              <w:tc>
                <w:tcPr>
                  <w:tcW w:w="3039" w:type="dxa"/>
                  <w:vMerge w:val="restart"/>
                  <w:vAlign w:val="center"/>
                </w:tcPr>
                <w:p w14:paraId="09F44114" w14:textId="77777777"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Hogares focalizados geográficamente por la Secretaría Distrital de Integración Social.</w:t>
                  </w:r>
                </w:p>
              </w:tc>
              <w:tc>
                <w:tcPr>
                  <w:tcW w:w="1705" w:type="dxa"/>
                  <w:vAlign w:val="center"/>
                </w:tcPr>
                <w:p w14:paraId="7A71628C"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Índice de Localización de Servicios e Integración Social (ILSIS)</w:t>
                  </w:r>
                </w:p>
              </w:tc>
              <w:tc>
                <w:tcPr>
                  <w:tcW w:w="1134" w:type="dxa"/>
                  <w:vAlign w:val="center"/>
                </w:tcPr>
                <w:p w14:paraId="6ADE7D3B"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23" w:type="dxa"/>
                  <w:vAlign w:val="center"/>
                </w:tcPr>
                <w:p w14:paraId="747741AF"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3B12DC" w:rsidRPr="006145DB" w14:paraId="72D56499" w14:textId="77777777" w:rsidTr="004A37AB">
              <w:trPr>
                <w:trHeight w:val="231"/>
              </w:trPr>
              <w:tc>
                <w:tcPr>
                  <w:tcW w:w="3039" w:type="dxa"/>
                  <w:vMerge/>
                  <w:vAlign w:val="center"/>
                </w:tcPr>
                <w:p w14:paraId="42A84E45" w14:textId="77777777" w:rsidR="003F75F5" w:rsidRPr="006145DB" w:rsidRDefault="003F75F5" w:rsidP="005B435E">
                  <w:pPr>
                    <w:tabs>
                      <w:tab w:val="left" w:pos="709"/>
                    </w:tabs>
                    <w:contextualSpacing/>
                    <w:jc w:val="both"/>
                    <w:rPr>
                      <w:rFonts w:cs="Arial"/>
                      <w:bCs/>
                      <w:sz w:val="16"/>
                      <w:szCs w:val="16"/>
                      <w:lang w:eastAsia="es-CO"/>
                    </w:rPr>
                  </w:pPr>
                </w:p>
              </w:tc>
              <w:tc>
                <w:tcPr>
                  <w:tcW w:w="1705" w:type="dxa"/>
                  <w:vAlign w:val="center"/>
                </w:tcPr>
                <w:p w14:paraId="4DCF8362"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Análisis de cobertura de conexión a fibra óptica</w:t>
                  </w:r>
                </w:p>
              </w:tc>
              <w:tc>
                <w:tcPr>
                  <w:tcW w:w="1134" w:type="dxa"/>
                  <w:vAlign w:val="center"/>
                </w:tcPr>
                <w:p w14:paraId="2CF02A08"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23" w:type="dxa"/>
                  <w:vAlign w:val="center"/>
                </w:tcPr>
                <w:p w14:paraId="1489502C"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Operador del servicio de internet</w:t>
                  </w:r>
                </w:p>
              </w:tc>
            </w:tr>
            <w:tr w:rsidR="003B12DC" w:rsidRPr="006145DB" w14:paraId="6B4295B9" w14:textId="77777777" w:rsidTr="004A37AB">
              <w:trPr>
                <w:trHeight w:val="231"/>
              </w:trPr>
              <w:tc>
                <w:tcPr>
                  <w:tcW w:w="3039" w:type="dxa"/>
                  <w:vMerge/>
                  <w:tcBorders>
                    <w:bottom w:val="nil"/>
                  </w:tcBorders>
                  <w:vAlign w:val="center"/>
                </w:tcPr>
                <w:p w14:paraId="7F813FC2" w14:textId="77777777" w:rsidR="003F75F5" w:rsidRPr="006145DB" w:rsidRDefault="003F75F5" w:rsidP="005B435E">
                  <w:pPr>
                    <w:tabs>
                      <w:tab w:val="left" w:pos="709"/>
                    </w:tabs>
                    <w:contextualSpacing/>
                    <w:jc w:val="both"/>
                    <w:rPr>
                      <w:rFonts w:cs="Arial"/>
                      <w:sz w:val="16"/>
                      <w:szCs w:val="16"/>
                      <w:lang w:eastAsia="es-CO"/>
                    </w:rPr>
                  </w:pPr>
                </w:p>
              </w:tc>
              <w:tc>
                <w:tcPr>
                  <w:tcW w:w="1705" w:type="dxa"/>
                  <w:tcBorders>
                    <w:bottom w:val="nil"/>
                  </w:tcBorders>
                  <w:vAlign w:val="center"/>
                </w:tcPr>
                <w:p w14:paraId="1C77F130"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Verificación de conexión de hogares</w:t>
                  </w:r>
                </w:p>
              </w:tc>
              <w:tc>
                <w:tcPr>
                  <w:tcW w:w="1134" w:type="dxa"/>
                  <w:tcBorders>
                    <w:bottom w:val="nil"/>
                  </w:tcBorders>
                  <w:vAlign w:val="center"/>
                </w:tcPr>
                <w:p w14:paraId="406C6DB8"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23" w:type="dxa"/>
                  <w:tcBorders>
                    <w:bottom w:val="nil"/>
                  </w:tcBorders>
                  <w:vAlign w:val="center"/>
                </w:tcPr>
                <w:p w14:paraId="1AB9F6ED" w14:textId="77777777" w:rsidR="003F75F5" w:rsidRPr="006145DB" w:rsidRDefault="003F75F5" w:rsidP="003B12DC">
                  <w:pPr>
                    <w:tabs>
                      <w:tab w:val="left" w:pos="709"/>
                    </w:tabs>
                    <w:contextualSpacing/>
                    <w:jc w:val="center"/>
                    <w:rPr>
                      <w:rFonts w:cs="Arial"/>
                      <w:sz w:val="16"/>
                      <w:szCs w:val="16"/>
                      <w:lang w:eastAsia="es-CO"/>
                    </w:rPr>
                  </w:pPr>
                  <w:r w:rsidRPr="006145DB">
                    <w:rPr>
                      <w:rFonts w:cs="Arial"/>
                      <w:sz w:val="16"/>
                      <w:szCs w:val="16"/>
                      <w:lang w:eastAsia="es-CO"/>
                    </w:rPr>
                    <w:t>Operador del servicio de internet</w:t>
                  </w:r>
                </w:p>
              </w:tc>
            </w:tr>
            <w:bookmarkEnd w:id="378"/>
          </w:tbl>
          <w:p w14:paraId="7476B9D0" w14:textId="77777777" w:rsidR="003F75F5" w:rsidRPr="006145DB" w:rsidRDefault="003F75F5" w:rsidP="005B435E">
            <w:pPr>
              <w:tabs>
                <w:tab w:val="left" w:pos="709"/>
              </w:tabs>
              <w:spacing w:line="240" w:lineRule="auto"/>
              <w:contextualSpacing/>
              <w:jc w:val="both"/>
              <w:rPr>
                <w:rFonts w:cs="Arial"/>
                <w:bCs/>
                <w:sz w:val="20"/>
                <w:szCs w:val="20"/>
                <w:lang w:eastAsia="es-CO"/>
              </w:rPr>
            </w:pPr>
          </w:p>
        </w:tc>
      </w:tr>
      <w:tr w:rsidR="003F75F5" w:rsidRPr="006145DB" w14:paraId="270453F9" w14:textId="77777777" w:rsidTr="001A551D">
        <w:trPr>
          <w:trHeight w:val="300"/>
          <w:jc w:val="center"/>
        </w:trPr>
        <w:tc>
          <w:tcPr>
            <w:tcW w:w="1940" w:type="dxa"/>
            <w:vAlign w:val="center"/>
          </w:tcPr>
          <w:p w14:paraId="26169FF4" w14:textId="77777777" w:rsidR="003F75F5" w:rsidRPr="006145DB" w:rsidRDefault="003F75F5" w:rsidP="003B12DC">
            <w:pPr>
              <w:spacing w:after="0" w:line="240" w:lineRule="auto"/>
              <w:jc w:val="both"/>
              <w:rPr>
                <w:rFonts w:cs="Arial"/>
                <w:bCs/>
                <w:sz w:val="20"/>
                <w:szCs w:val="20"/>
                <w:lang w:eastAsia="es-CO"/>
              </w:rPr>
            </w:pPr>
            <w:r w:rsidRPr="006145DB">
              <w:rPr>
                <w:rFonts w:cs="Arial"/>
                <w:bCs/>
                <w:sz w:val="20"/>
                <w:szCs w:val="20"/>
                <w:lang w:eastAsia="es-CO"/>
              </w:rPr>
              <w:t>Criterios de Priorización y Fuentes de Información</w:t>
            </w:r>
          </w:p>
        </w:tc>
        <w:tc>
          <w:tcPr>
            <w:tcW w:w="7455" w:type="dxa"/>
            <w:vAlign w:val="center"/>
          </w:tcPr>
          <w:p w14:paraId="4D031F51" w14:textId="77777777" w:rsidR="003F75F5" w:rsidRPr="006145DB" w:rsidRDefault="003F75F5" w:rsidP="003B12DC">
            <w:pPr>
              <w:spacing w:after="0" w:line="240" w:lineRule="auto"/>
              <w:rPr>
                <w:rFonts w:cs="Arial"/>
                <w:sz w:val="20"/>
                <w:szCs w:val="20"/>
                <w:lang w:val="es-ES_tradnl"/>
              </w:rPr>
            </w:pPr>
          </w:p>
          <w:tbl>
            <w:tblPr>
              <w:tblStyle w:val="Tablaconcuadrcula"/>
              <w:tblW w:w="7252" w:type="dxa"/>
              <w:tblLayout w:type="fixed"/>
              <w:tblLook w:val="04A0" w:firstRow="1" w:lastRow="0" w:firstColumn="1" w:lastColumn="0" w:noHBand="0" w:noVBand="1"/>
            </w:tblPr>
            <w:tblGrid>
              <w:gridCol w:w="3039"/>
              <w:gridCol w:w="1705"/>
              <w:gridCol w:w="1134"/>
              <w:gridCol w:w="1374"/>
            </w:tblGrid>
            <w:tr w:rsidR="003B12DC" w:rsidRPr="006145DB" w14:paraId="2FCDFE8F" w14:textId="77777777" w:rsidTr="004A37AB">
              <w:trPr>
                <w:trHeight w:val="379"/>
              </w:trPr>
              <w:tc>
                <w:tcPr>
                  <w:tcW w:w="3039" w:type="dxa"/>
                  <w:tcBorders>
                    <w:bottom w:val="single" w:sz="4" w:space="0" w:color="auto"/>
                  </w:tcBorders>
                  <w:vAlign w:val="center"/>
                </w:tcPr>
                <w:p w14:paraId="0BD551CD" w14:textId="77777777" w:rsidR="003F75F5" w:rsidRPr="006145DB" w:rsidRDefault="003F75F5" w:rsidP="005B435E">
                  <w:pPr>
                    <w:tabs>
                      <w:tab w:val="left" w:pos="709"/>
                    </w:tabs>
                    <w:contextualSpacing/>
                    <w:jc w:val="center"/>
                    <w:rPr>
                      <w:rFonts w:cs="Arial"/>
                      <w:sz w:val="16"/>
                      <w:szCs w:val="16"/>
                      <w:lang w:eastAsia="es-CO"/>
                    </w:rPr>
                  </w:pPr>
                  <w:bookmarkStart w:id="379" w:name="_Hlk209517505"/>
                  <w:r w:rsidRPr="006145DB">
                    <w:rPr>
                      <w:rFonts w:cs="Arial"/>
                      <w:sz w:val="16"/>
                      <w:szCs w:val="16"/>
                      <w:lang w:eastAsia="es-CO"/>
                    </w:rPr>
                    <w:t>Criterios de Priorización</w:t>
                  </w:r>
                </w:p>
              </w:tc>
              <w:tc>
                <w:tcPr>
                  <w:tcW w:w="1705" w:type="dxa"/>
                  <w:tcBorders>
                    <w:bottom w:val="single" w:sz="4" w:space="0" w:color="auto"/>
                  </w:tcBorders>
                  <w:vAlign w:val="center"/>
                </w:tcPr>
                <w:p w14:paraId="11AFE41E"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bottom w:val="single" w:sz="4" w:space="0" w:color="auto"/>
                  </w:tcBorders>
                  <w:vAlign w:val="center"/>
                </w:tcPr>
                <w:p w14:paraId="23CF00AF"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74" w:type="dxa"/>
                  <w:tcBorders>
                    <w:bottom w:val="single" w:sz="4" w:space="0" w:color="auto"/>
                  </w:tcBorders>
                  <w:vAlign w:val="center"/>
                </w:tcPr>
                <w:p w14:paraId="5759EC60"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B12DC" w:rsidRPr="006145DB" w14:paraId="743BFD1F" w14:textId="77777777" w:rsidTr="004A37AB">
              <w:trPr>
                <w:trHeight w:val="225"/>
              </w:trPr>
              <w:tc>
                <w:tcPr>
                  <w:tcW w:w="3039" w:type="dxa"/>
                  <w:tcBorders>
                    <w:bottom w:val="nil"/>
                  </w:tcBorders>
                  <w:vAlign w:val="center"/>
                </w:tcPr>
                <w:p w14:paraId="0CAB8C11" w14:textId="77777777"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residentes en Bogotá, priorizados de acuerdo con el puntaje ILSIS de la UPZ de residencia (0 a 100) </w:t>
                  </w:r>
                </w:p>
              </w:tc>
              <w:tc>
                <w:tcPr>
                  <w:tcW w:w="1705" w:type="dxa"/>
                  <w:tcBorders>
                    <w:bottom w:val="nil"/>
                  </w:tcBorders>
                  <w:vAlign w:val="center"/>
                </w:tcPr>
                <w:p w14:paraId="2C293308"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Índice de Localización de Servicios e Integración Social (ILSIS)</w:t>
                  </w:r>
                </w:p>
              </w:tc>
              <w:tc>
                <w:tcPr>
                  <w:tcW w:w="1134" w:type="dxa"/>
                  <w:tcBorders>
                    <w:bottom w:val="nil"/>
                  </w:tcBorders>
                  <w:vAlign w:val="center"/>
                </w:tcPr>
                <w:p w14:paraId="43977EFE"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74" w:type="dxa"/>
                  <w:tcBorders>
                    <w:bottom w:val="nil"/>
                  </w:tcBorders>
                  <w:vAlign w:val="center"/>
                </w:tcPr>
                <w:p w14:paraId="25EF9BE2"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3B12DC" w:rsidRPr="006145DB" w14:paraId="6DCD7193" w14:textId="77777777" w:rsidTr="004A37AB">
              <w:trPr>
                <w:trHeight w:val="235"/>
              </w:trPr>
              <w:tc>
                <w:tcPr>
                  <w:tcW w:w="3039" w:type="dxa"/>
                  <w:tcBorders>
                    <w:top w:val="nil"/>
                  </w:tcBorders>
                  <w:vAlign w:val="center"/>
                </w:tcPr>
                <w:p w14:paraId="3C6A8E2A" w14:textId="77777777" w:rsidR="003F75F5" w:rsidRPr="006145DB" w:rsidRDefault="003F75F5" w:rsidP="005B435E">
                  <w:pPr>
                    <w:tabs>
                      <w:tab w:val="left" w:pos="709"/>
                    </w:tabs>
                    <w:contextualSpacing/>
                    <w:jc w:val="both"/>
                    <w:rPr>
                      <w:rFonts w:cs="Arial"/>
                      <w:sz w:val="16"/>
                      <w:szCs w:val="16"/>
                      <w:lang w:eastAsia="es-CO"/>
                    </w:rPr>
                  </w:pPr>
                  <w:bookmarkStart w:id="380" w:name="_Hlk209517092"/>
                  <w:r w:rsidRPr="006145DB">
                    <w:rPr>
                      <w:rFonts w:cs="Arial"/>
                      <w:sz w:val="16"/>
                      <w:szCs w:val="16"/>
                      <w:lang w:eastAsia="es-CO"/>
                    </w:rPr>
                    <w:t>Hogares con al menos un(a) adolescente matriculado(a) en secundaria o media, en colegios públicos o privados en Bogotá</w:t>
                  </w:r>
                </w:p>
              </w:tc>
              <w:tc>
                <w:tcPr>
                  <w:tcW w:w="1705" w:type="dxa"/>
                  <w:tcBorders>
                    <w:top w:val="nil"/>
                  </w:tcBorders>
                  <w:vAlign w:val="center"/>
                </w:tcPr>
                <w:p w14:paraId="5EDCBD7E"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Sistema de Matrícula Estudiantil Colegios Públicos y Privados - SIMAT</w:t>
                  </w:r>
                </w:p>
              </w:tc>
              <w:tc>
                <w:tcPr>
                  <w:tcW w:w="1134" w:type="dxa"/>
                  <w:tcBorders>
                    <w:top w:val="nil"/>
                  </w:tcBorders>
                  <w:vAlign w:val="center"/>
                </w:tcPr>
                <w:p w14:paraId="555E7B9D"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74" w:type="dxa"/>
                  <w:tcBorders>
                    <w:top w:val="nil"/>
                  </w:tcBorders>
                  <w:vAlign w:val="center"/>
                </w:tcPr>
                <w:p w14:paraId="24B92502"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Educación</w:t>
                  </w:r>
                </w:p>
              </w:tc>
            </w:tr>
            <w:tr w:rsidR="003B12DC" w:rsidRPr="006145DB" w14:paraId="02363EAC" w14:textId="77777777" w:rsidTr="004A37AB">
              <w:trPr>
                <w:trHeight w:val="235"/>
              </w:trPr>
              <w:tc>
                <w:tcPr>
                  <w:tcW w:w="3039" w:type="dxa"/>
                  <w:vAlign w:val="center"/>
                </w:tcPr>
                <w:p w14:paraId="59E1E43B" w14:textId="73C8C4F2"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Hogares con al menos un(a) joven beneficiario(a) del serv</w:t>
                  </w:r>
                  <w:r w:rsidR="008438BD" w:rsidRPr="006145DB">
                    <w:rPr>
                      <w:rFonts w:cs="Arial"/>
                      <w:sz w:val="16"/>
                      <w:szCs w:val="16"/>
                      <w:lang w:eastAsia="es-CO"/>
                    </w:rPr>
                    <w:t xml:space="preserve">icio Jóvenes con oportunidades </w:t>
                  </w:r>
                </w:p>
              </w:tc>
              <w:tc>
                <w:tcPr>
                  <w:tcW w:w="1705" w:type="dxa"/>
                  <w:vAlign w:val="center"/>
                </w:tcPr>
                <w:p w14:paraId="49FD8293" w14:textId="77777777" w:rsidR="003F75F5" w:rsidRPr="006145DB" w:rsidRDefault="003F75F5" w:rsidP="005B435E">
                  <w:pPr>
                    <w:tabs>
                      <w:tab w:val="left" w:pos="709"/>
                    </w:tabs>
                    <w:jc w:val="center"/>
                    <w:rPr>
                      <w:rFonts w:cs="Arial"/>
                      <w:sz w:val="16"/>
                      <w:szCs w:val="16"/>
                      <w:lang w:eastAsia="es-CO"/>
                    </w:rPr>
                  </w:pPr>
                  <w:r w:rsidRPr="006145DB">
                    <w:rPr>
                      <w:rFonts w:cs="Arial"/>
                      <w:sz w:val="16"/>
                      <w:szCs w:val="16"/>
                      <w:lang w:eastAsia="es-CO"/>
                    </w:rPr>
                    <w:t>SIRBE</w:t>
                  </w:r>
                </w:p>
              </w:tc>
              <w:tc>
                <w:tcPr>
                  <w:tcW w:w="1134" w:type="dxa"/>
                  <w:vAlign w:val="center"/>
                </w:tcPr>
                <w:p w14:paraId="1D8724C2"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74" w:type="dxa"/>
                  <w:vAlign w:val="center"/>
                </w:tcPr>
                <w:p w14:paraId="6499FAC5" w14:textId="2BBF00DC" w:rsidR="003F75F5" w:rsidRPr="006145DB" w:rsidRDefault="008438BD" w:rsidP="005B435E">
                  <w:pPr>
                    <w:tabs>
                      <w:tab w:val="left" w:pos="709"/>
                    </w:tabs>
                    <w:contextualSpacing/>
                    <w:jc w:val="center"/>
                    <w:rPr>
                      <w:rFonts w:cs="Arial"/>
                      <w:sz w:val="16"/>
                      <w:szCs w:val="16"/>
                      <w:lang w:eastAsia="es-CO"/>
                    </w:rPr>
                  </w:pPr>
                  <w:r w:rsidRPr="006145DB">
                    <w:rPr>
                      <w:rFonts w:cs="Arial"/>
                      <w:sz w:val="16"/>
                      <w:szCs w:val="16"/>
                      <w:lang w:eastAsia="es-CO"/>
                    </w:rPr>
                    <w:t>Secretarí</w:t>
                  </w:r>
                  <w:r w:rsidR="003F75F5" w:rsidRPr="006145DB">
                    <w:rPr>
                      <w:rFonts w:cs="Arial"/>
                      <w:sz w:val="16"/>
                      <w:szCs w:val="16"/>
                      <w:lang w:eastAsia="es-CO"/>
                    </w:rPr>
                    <w:t>a</w:t>
                  </w:r>
                  <w:r w:rsidRPr="006145DB">
                    <w:rPr>
                      <w:rFonts w:cs="Arial"/>
                      <w:sz w:val="16"/>
                      <w:szCs w:val="16"/>
                      <w:lang w:eastAsia="es-CO"/>
                    </w:rPr>
                    <w:t xml:space="preserve"> Distrital de Integración Social</w:t>
                  </w:r>
                </w:p>
              </w:tc>
            </w:tr>
            <w:bookmarkEnd w:id="380"/>
            <w:tr w:rsidR="008438BD" w:rsidRPr="006145DB" w14:paraId="6DEBBB0C" w14:textId="77777777" w:rsidTr="004A37AB">
              <w:trPr>
                <w:trHeight w:val="375"/>
              </w:trPr>
              <w:tc>
                <w:tcPr>
                  <w:tcW w:w="3039" w:type="dxa"/>
                  <w:vAlign w:val="center"/>
                </w:tcPr>
                <w:p w14:paraId="760EFD8F" w14:textId="77777777" w:rsidR="008438BD" w:rsidRPr="006145DB" w:rsidRDefault="008438BD" w:rsidP="008438BD">
                  <w:pPr>
                    <w:tabs>
                      <w:tab w:val="left" w:pos="709"/>
                    </w:tabs>
                    <w:contextualSpacing/>
                    <w:jc w:val="both"/>
                    <w:rPr>
                      <w:rFonts w:cs="Arial"/>
                      <w:sz w:val="16"/>
                      <w:szCs w:val="16"/>
                      <w:lang w:eastAsia="es-CO"/>
                    </w:rPr>
                  </w:pPr>
                  <w:r w:rsidRPr="006145DB">
                    <w:rPr>
                      <w:rFonts w:cs="Arial"/>
                      <w:sz w:val="16"/>
                      <w:szCs w:val="16"/>
                      <w:lang w:eastAsia="es-CO"/>
                    </w:rPr>
                    <w:t>Hogares con al menos un(a) joven beneficiario(a) del servicio Casas de la juventud</w:t>
                  </w:r>
                </w:p>
              </w:tc>
              <w:tc>
                <w:tcPr>
                  <w:tcW w:w="1705" w:type="dxa"/>
                  <w:vAlign w:val="center"/>
                </w:tcPr>
                <w:p w14:paraId="3822562E" w14:textId="77777777" w:rsidR="008438BD" w:rsidRPr="006145DB" w:rsidRDefault="008438BD" w:rsidP="008438BD">
                  <w:pPr>
                    <w:tabs>
                      <w:tab w:val="left" w:pos="709"/>
                    </w:tabs>
                    <w:jc w:val="center"/>
                    <w:rPr>
                      <w:rFonts w:cs="Arial"/>
                      <w:sz w:val="16"/>
                      <w:szCs w:val="16"/>
                      <w:lang w:eastAsia="es-CO"/>
                    </w:rPr>
                  </w:pPr>
                  <w:r w:rsidRPr="006145DB">
                    <w:rPr>
                      <w:rFonts w:cs="Arial"/>
                      <w:sz w:val="16"/>
                      <w:szCs w:val="16"/>
                      <w:lang w:eastAsia="es-CO"/>
                    </w:rPr>
                    <w:t>SIRBE</w:t>
                  </w:r>
                </w:p>
              </w:tc>
              <w:tc>
                <w:tcPr>
                  <w:tcW w:w="1134" w:type="dxa"/>
                  <w:vAlign w:val="center"/>
                </w:tcPr>
                <w:p w14:paraId="1850FD9A" w14:textId="77777777" w:rsidR="008438BD"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74" w:type="dxa"/>
                  <w:vAlign w:val="center"/>
                </w:tcPr>
                <w:p w14:paraId="761DBD15" w14:textId="22887D65" w:rsidR="008438BD"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8438BD" w:rsidRPr="006145DB" w14:paraId="56D2C435" w14:textId="77777777" w:rsidTr="004A37AB">
              <w:trPr>
                <w:trHeight w:val="375"/>
              </w:trPr>
              <w:tc>
                <w:tcPr>
                  <w:tcW w:w="3039" w:type="dxa"/>
                  <w:vAlign w:val="center"/>
                </w:tcPr>
                <w:p w14:paraId="0773B546" w14:textId="77777777" w:rsidR="008438BD" w:rsidRPr="006145DB" w:rsidRDefault="008438BD" w:rsidP="008438BD">
                  <w:pPr>
                    <w:tabs>
                      <w:tab w:val="left" w:pos="709"/>
                    </w:tabs>
                    <w:contextualSpacing/>
                    <w:jc w:val="both"/>
                    <w:rPr>
                      <w:rFonts w:cs="Arial"/>
                      <w:sz w:val="16"/>
                      <w:szCs w:val="16"/>
                      <w:lang w:eastAsia="es-CO"/>
                    </w:rPr>
                  </w:pPr>
                  <w:r w:rsidRPr="006145DB">
                    <w:rPr>
                      <w:rFonts w:cs="Arial"/>
                      <w:sz w:val="16"/>
                      <w:szCs w:val="16"/>
                      <w:lang w:eastAsia="es-CO"/>
                    </w:rPr>
                    <w:t>Hogares con al menos un(a) integrante beneficiario(a) del servicio Centro de desarrollo comunitario</w:t>
                  </w:r>
                </w:p>
              </w:tc>
              <w:tc>
                <w:tcPr>
                  <w:tcW w:w="1705" w:type="dxa"/>
                  <w:vAlign w:val="center"/>
                </w:tcPr>
                <w:p w14:paraId="7CFDDFEB" w14:textId="77777777" w:rsidR="008438BD" w:rsidRPr="006145DB" w:rsidRDefault="008438BD" w:rsidP="008438BD">
                  <w:pPr>
                    <w:tabs>
                      <w:tab w:val="left" w:pos="709"/>
                    </w:tabs>
                    <w:jc w:val="center"/>
                    <w:rPr>
                      <w:rFonts w:cs="Arial"/>
                      <w:sz w:val="16"/>
                      <w:szCs w:val="16"/>
                      <w:lang w:eastAsia="es-CO"/>
                    </w:rPr>
                  </w:pPr>
                  <w:r w:rsidRPr="006145DB">
                    <w:rPr>
                      <w:rFonts w:cs="Arial"/>
                      <w:sz w:val="16"/>
                      <w:szCs w:val="16"/>
                      <w:lang w:eastAsia="es-CO"/>
                    </w:rPr>
                    <w:t>SIRBE</w:t>
                  </w:r>
                </w:p>
              </w:tc>
              <w:tc>
                <w:tcPr>
                  <w:tcW w:w="1134" w:type="dxa"/>
                  <w:vAlign w:val="center"/>
                </w:tcPr>
                <w:p w14:paraId="328441FE" w14:textId="77777777" w:rsidR="008438BD"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74" w:type="dxa"/>
                  <w:vAlign w:val="center"/>
                </w:tcPr>
                <w:p w14:paraId="16E47E6C" w14:textId="3A6CE609" w:rsidR="008438BD"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8438BD" w:rsidRPr="006145DB" w14:paraId="1E95B850" w14:textId="77777777" w:rsidTr="004A37AB">
              <w:trPr>
                <w:trHeight w:val="300"/>
              </w:trPr>
              <w:tc>
                <w:tcPr>
                  <w:tcW w:w="3039" w:type="dxa"/>
                  <w:tcBorders>
                    <w:bottom w:val="single" w:sz="4" w:space="0" w:color="auto"/>
                  </w:tcBorders>
                  <w:vAlign w:val="center"/>
                </w:tcPr>
                <w:p w14:paraId="6EBE1053" w14:textId="77777777" w:rsidR="008438BD" w:rsidRPr="006145DB" w:rsidRDefault="008438BD" w:rsidP="008438BD">
                  <w:pPr>
                    <w:tabs>
                      <w:tab w:val="left" w:pos="709"/>
                    </w:tabs>
                    <w:contextualSpacing/>
                    <w:jc w:val="both"/>
                    <w:rPr>
                      <w:rFonts w:cs="Arial"/>
                      <w:sz w:val="16"/>
                      <w:szCs w:val="16"/>
                      <w:lang w:eastAsia="es-CO"/>
                    </w:rPr>
                  </w:pPr>
                  <w:r w:rsidRPr="006145DB">
                    <w:rPr>
                      <w:rFonts w:cs="Arial"/>
                      <w:sz w:val="16"/>
                      <w:szCs w:val="16"/>
                      <w:lang w:eastAsia="es-CO"/>
                    </w:rPr>
                    <w:t>Hogares con al menos un(a) integrante beneficiario(a) del servicio de las casas LGBTI</w:t>
                  </w:r>
                </w:p>
              </w:tc>
              <w:tc>
                <w:tcPr>
                  <w:tcW w:w="1705" w:type="dxa"/>
                  <w:tcBorders>
                    <w:bottom w:val="single" w:sz="4" w:space="0" w:color="auto"/>
                  </w:tcBorders>
                  <w:vAlign w:val="center"/>
                </w:tcPr>
                <w:p w14:paraId="0C852FA6" w14:textId="77777777" w:rsidR="008438BD" w:rsidRPr="006145DB" w:rsidRDefault="008438BD" w:rsidP="008438BD">
                  <w:pPr>
                    <w:tabs>
                      <w:tab w:val="left" w:pos="709"/>
                    </w:tabs>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6C81B191" w14:textId="77777777" w:rsidR="008438BD"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74" w:type="dxa"/>
                  <w:tcBorders>
                    <w:bottom w:val="single" w:sz="4" w:space="0" w:color="auto"/>
                  </w:tcBorders>
                  <w:vAlign w:val="center"/>
                </w:tcPr>
                <w:p w14:paraId="468605B5" w14:textId="68CCAFD8" w:rsidR="008438BD"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8438BD" w:rsidRPr="006145DB" w14:paraId="66F1A863" w14:textId="77777777" w:rsidTr="004A37AB">
              <w:trPr>
                <w:trHeight w:val="300"/>
              </w:trPr>
              <w:tc>
                <w:tcPr>
                  <w:tcW w:w="3039" w:type="dxa"/>
                  <w:tcBorders>
                    <w:bottom w:val="nil"/>
                  </w:tcBorders>
                  <w:vAlign w:val="center"/>
                </w:tcPr>
                <w:p w14:paraId="70CC9A72" w14:textId="77777777" w:rsidR="008438BD" w:rsidRPr="006145DB" w:rsidRDefault="008438BD" w:rsidP="008438BD">
                  <w:pPr>
                    <w:tabs>
                      <w:tab w:val="left" w:pos="709"/>
                    </w:tabs>
                    <w:contextualSpacing/>
                    <w:jc w:val="both"/>
                    <w:rPr>
                      <w:rFonts w:cs="Arial"/>
                      <w:sz w:val="16"/>
                      <w:szCs w:val="16"/>
                      <w:lang w:eastAsia="es-CO"/>
                    </w:rPr>
                  </w:pPr>
                  <w:r w:rsidRPr="006145DB">
                    <w:rPr>
                      <w:rFonts w:cs="Arial"/>
                      <w:sz w:val="16"/>
                      <w:szCs w:val="16"/>
                      <w:lang w:eastAsia="es-CO"/>
                    </w:rPr>
                    <w:t>Hogares con al menos un(a) integrante beneficiario(a) del servicio Centro Distrital de Referenciación y Apoyo Integral para la Inclusión Social - CADIS+</w:t>
                  </w:r>
                </w:p>
              </w:tc>
              <w:tc>
                <w:tcPr>
                  <w:tcW w:w="1705" w:type="dxa"/>
                  <w:tcBorders>
                    <w:bottom w:val="nil"/>
                  </w:tcBorders>
                  <w:vAlign w:val="center"/>
                </w:tcPr>
                <w:p w14:paraId="744DE8E5" w14:textId="77777777" w:rsidR="008438BD" w:rsidRPr="006145DB" w:rsidRDefault="008438BD" w:rsidP="008438BD">
                  <w:pPr>
                    <w:tabs>
                      <w:tab w:val="left" w:pos="709"/>
                    </w:tabs>
                    <w:jc w:val="center"/>
                    <w:rPr>
                      <w:rFonts w:cs="Arial"/>
                      <w:sz w:val="16"/>
                      <w:szCs w:val="16"/>
                      <w:lang w:eastAsia="es-CO"/>
                    </w:rPr>
                  </w:pPr>
                  <w:r w:rsidRPr="006145DB">
                    <w:rPr>
                      <w:rFonts w:cs="Arial"/>
                      <w:sz w:val="16"/>
                      <w:szCs w:val="16"/>
                      <w:lang w:eastAsia="es-CO"/>
                    </w:rPr>
                    <w:t>SIRBE</w:t>
                  </w:r>
                </w:p>
              </w:tc>
              <w:tc>
                <w:tcPr>
                  <w:tcW w:w="1134" w:type="dxa"/>
                  <w:tcBorders>
                    <w:bottom w:val="nil"/>
                  </w:tcBorders>
                  <w:vAlign w:val="center"/>
                </w:tcPr>
                <w:p w14:paraId="6BEC7F2B" w14:textId="77777777" w:rsidR="008438BD"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74" w:type="dxa"/>
                  <w:tcBorders>
                    <w:bottom w:val="nil"/>
                  </w:tcBorders>
                  <w:vAlign w:val="center"/>
                </w:tcPr>
                <w:p w14:paraId="6AD776B3" w14:textId="2A59495E" w:rsidR="008438BD"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bookmarkEnd w:id="379"/>
          </w:tbl>
          <w:p w14:paraId="5FD5C570" w14:textId="77777777" w:rsidR="003F75F5" w:rsidRPr="006145DB" w:rsidRDefault="003F75F5" w:rsidP="005B435E">
            <w:pPr>
              <w:tabs>
                <w:tab w:val="left" w:pos="709"/>
              </w:tabs>
              <w:spacing w:line="240" w:lineRule="auto"/>
              <w:contextualSpacing/>
              <w:jc w:val="both"/>
              <w:rPr>
                <w:rFonts w:cs="Arial"/>
                <w:bCs/>
                <w:sz w:val="20"/>
                <w:szCs w:val="20"/>
                <w:lang w:eastAsia="es-CO"/>
              </w:rPr>
            </w:pPr>
          </w:p>
        </w:tc>
      </w:tr>
      <w:tr w:rsidR="003F75F5" w:rsidRPr="006145DB" w14:paraId="3D84D50E" w14:textId="77777777" w:rsidTr="008438BD">
        <w:trPr>
          <w:trHeight w:val="986"/>
          <w:jc w:val="center"/>
        </w:trPr>
        <w:tc>
          <w:tcPr>
            <w:tcW w:w="1940" w:type="dxa"/>
            <w:vAlign w:val="center"/>
          </w:tcPr>
          <w:p w14:paraId="2BFDC787" w14:textId="28793340" w:rsidR="003F75F5" w:rsidRPr="006145DB" w:rsidRDefault="003F75F5" w:rsidP="008438BD">
            <w:pPr>
              <w:spacing w:after="0" w:line="240" w:lineRule="auto"/>
              <w:contextualSpacing/>
              <w:rPr>
                <w:rFonts w:cs="Arial"/>
                <w:bCs/>
                <w:sz w:val="20"/>
                <w:szCs w:val="20"/>
                <w:lang w:eastAsia="es-CO"/>
              </w:rPr>
            </w:pPr>
            <w:r w:rsidRPr="006145DB">
              <w:rPr>
                <w:rFonts w:cs="Arial"/>
                <w:bCs/>
                <w:sz w:val="20"/>
                <w:szCs w:val="20"/>
                <w:lang w:eastAsia="es-CO"/>
              </w:rPr>
              <w:t>Criterios de I</w:t>
            </w:r>
            <w:r w:rsidR="008438BD" w:rsidRPr="006145DB">
              <w:rPr>
                <w:rFonts w:cs="Arial"/>
                <w:bCs/>
                <w:sz w:val="20"/>
                <w:szCs w:val="20"/>
                <w:lang w:eastAsia="es-CO"/>
              </w:rPr>
              <w:t>ngreso y Fuentes de Información</w:t>
            </w:r>
          </w:p>
        </w:tc>
        <w:tc>
          <w:tcPr>
            <w:tcW w:w="7455" w:type="dxa"/>
            <w:vAlign w:val="center"/>
          </w:tcPr>
          <w:tbl>
            <w:tblPr>
              <w:tblStyle w:val="Tablaconcuadrcula"/>
              <w:tblW w:w="724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036"/>
              <w:gridCol w:w="1705"/>
              <w:gridCol w:w="1134"/>
              <w:gridCol w:w="1370"/>
            </w:tblGrid>
            <w:tr w:rsidR="008438BD" w:rsidRPr="006145DB" w14:paraId="0C0548AE" w14:textId="77777777" w:rsidTr="004A37AB">
              <w:trPr>
                <w:trHeight w:val="300"/>
              </w:trPr>
              <w:tc>
                <w:tcPr>
                  <w:tcW w:w="3036" w:type="dxa"/>
                  <w:tcBorders>
                    <w:bottom w:val="single" w:sz="4" w:space="0" w:color="auto"/>
                  </w:tcBorders>
                  <w:tcMar>
                    <w:left w:w="105" w:type="dxa"/>
                    <w:right w:w="105" w:type="dxa"/>
                  </w:tcMar>
                  <w:vAlign w:val="center"/>
                </w:tcPr>
                <w:p w14:paraId="3DEFB76E"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705" w:type="dxa"/>
                  <w:tcBorders>
                    <w:bottom w:val="single" w:sz="4" w:space="0" w:color="auto"/>
                  </w:tcBorders>
                  <w:tcMar>
                    <w:left w:w="105" w:type="dxa"/>
                    <w:right w:w="105" w:type="dxa"/>
                  </w:tcMar>
                  <w:vAlign w:val="center"/>
                </w:tcPr>
                <w:p w14:paraId="305CCB42"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bottom w:val="single" w:sz="4" w:space="0" w:color="auto"/>
                  </w:tcBorders>
                  <w:tcMar>
                    <w:left w:w="105" w:type="dxa"/>
                    <w:right w:w="105" w:type="dxa"/>
                  </w:tcMar>
                  <w:vAlign w:val="center"/>
                </w:tcPr>
                <w:p w14:paraId="72EE63B6"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70" w:type="dxa"/>
                  <w:tcBorders>
                    <w:bottom w:val="single" w:sz="4" w:space="0" w:color="auto"/>
                  </w:tcBorders>
                  <w:tcMar>
                    <w:left w:w="105" w:type="dxa"/>
                    <w:right w:w="105" w:type="dxa"/>
                  </w:tcMar>
                  <w:vAlign w:val="center"/>
                </w:tcPr>
                <w:p w14:paraId="3E743AEC"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438BD" w:rsidRPr="006145DB" w14:paraId="47D77863" w14:textId="77777777" w:rsidTr="004A37AB">
              <w:trPr>
                <w:trHeight w:val="300"/>
              </w:trPr>
              <w:tc>
                <w:tcPr>
                  <w:tcW w:w="3036" w:type="dxa"/>
                  <w:tcBorders>
                    <w:top w:val="single" w:sz="4" w:space="0" w:color="auto"/>
                    <w:bottom w:val="nil"/>
                  </w:tcBorders>
                  <w:tcMar>
                    <w:left w:w="105" w:type="dxa"/>
                    <w:right w:w="105" w:type="dxa"/>
                  </w:tcMar>
                  <w:vAlign w:val="center"/>
                </w:tcPr>
                <w:p w14:paraId="41C1DFA0" w14:textId="77777777"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que aceptan el servicio de Internet Social </w:t>
                  </w:r>
                </w:p>
              </w:tc>
              <w:tc>
                <w:tcPr>
                  <w:tcW w:w="1705" w:type="dxa"/>
                  <w:tcBorders>
                    <w:top w:val="single" w:sz="4" w:space="0" w:color="auto"/>
                    <w:bottom w:val="nil"/>
                  </w:tcBorders>
                  <w:tcMar>
                    <w:left w:w="105" w:type="dxa"/>
                    <w:right w:w="105" w:type="dxa"/>
                  </w:tcMar>
                  <w:vAlign w:val="center"/>
                </w:tcPr>
                <w:p w14:paraId="1457C10B" w14:textId="376738E9" w:rsidR="003F75F5"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Contrato hogar de conectividad</w:t>
                  </w:r>
                </w:p>
              </w:tc>
              <w:tc>
                <w:tcPr>
                  <w:tcW w:w="1134" w:type="dxa"/>
                  <w:tcBorders>
                    <w:top w:val="single" w:sz="4" w:space="0" w:color="auto"/>
                    <w:bottom w:val="nil"/>
                  </w:tcBorders>
                  <w:tcMar>
                    <w:left w:w="105" w:type="dxa"/>
                    <w:right w:w="105" w:type="dxa"/>
                  </w:tcMar>
                  <w:vAlign w:val="center"/>
                </w:tcPr>
                <w:p w14:paraId="5067E337" w14:textId="0DFF2328" w:rsidR="003F75F5" w:rsidRPr="006145DB" w:rsidRDefault="008438BD" w:rsidP="008438BD">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70" w:type="dxa"/>
                  <w:tcBorders>
                    <w:top w:val="single" w:sz="4" w:space="0" w:color="auto"/>
                    <w:bottom w:val="nil"/>
                  </w:tcBorders>
                  <w:tcMar>
                    <w:left w:w="105" w:type="dxa"/>
                    <w:right w:w="105" w:type="dxa"/>
                  </w:tcMar>
                  <w:vAlign w:val="center"/>
                </w:tcPr>
                <w:p w14:paraId="3C84A5C0"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Operador del servicio de internet</w:t>
                  </w:r>
                </w:p>
              </w:tc>
            </w:tr>
          </w:tbl>
          <w:p w14:paraId="14A5F3C0" w14:textId="77777777" w:rsidR="003F75F5" w:rsidRPr="006145DB" w:rsidRDefault="003F75F5" w:rsidP="005B435E">
            <w:pPr>
              <w:spacing w:line="240" w:lineRule="auto"/>
              <w:rPr>
                <w:rFonts w:cs="Arial"/>
                <w:sz w:val="20"/>
                <w:szCs w:val="20"/>
                <w:lang w:eastAsia="es-CO"/>
              </w:rPr>
            </w:pPr>
          </w:p>
        </w:tc>
      </w:tr>
      <w:tr w:rsidR="003F75F5" w:rsidRPr="006145DB" w14:paraId="71B007B0" w14:textId="77777777" w:rsidTr="001A551D">
        <w:trPr>
          <w:trHeight w:val="300"/>
          <w:jc w:val="center"/>
        </w:trPr>
        <w:tc>
          <w:tcPr>
            <w:tcW w:w="1940" w:type="dxa"/>
            <w:vAlign w:val="center"/>
          </w:tcPr>
          <w:p w14:paraId="2BEE5ECB" w14:textId="77777777" w:rsidR="003F75F5" w:rsidRPr="006145DB" w:rsidRDefault="003F75F5" w:rsidP="005B435E">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55" w:type="dxa"/>
            <w:vAlign w:val="center"/>
          </w:tcPr>
          <w:p w14:paraId="72B74A04" w14:textId="77777777" w:rsidR="003F75F5" w:rsidRPr="006145DB" w:rsidRDefault="003F75F5" w:rsidP="008438BD">
            <w:pPr>
              <w:spacing w:after="0" w:line="240" w:lineRule="auto"/>
              <w:rPr>
                <w:rFonts w:cs="Arial"/>
                <w:sz w:val="12"/>
                <w:szCs w:val="20"/>
              </w:rPr>
            </w:pPr>
          </w:p>
          <w:tbl>
            <w:tblPr>
              <w:tblStyle w:val="Tablaconcuadrcula"/>
              <w:tblW w:w="7257" w:type="dxa"/>
              <w:tblLayout w:type="fixed"/>
              <w:tblLook w:val="04A0" w:firstRow="1" w:lastRow="0" w:firstColumn="1" w:lastColumn="0" w:noHBand="0" w:noVBand="1"/>
            </w:tblPr>
            <w:tblGrid>
              <w:gridCol w:w="3039"/>
              <w:gridCol w:w="1705"/>
              <w:gridCol w:w="1134"/>
              <w:gridCol w:w="1379"/>
            </w:tblGrid>
            <w:tr w:rsidR="008438BD" w:rsidRPr="006145DB" w14:paraId="3C0AAB15" w14:textId="77777777" w:rsidTr="004A37AB">
              <w:trPr>
                <w:trHeight w:val="300"/>
              </w:trPr>
              <w:tc>
                <w:tcPr>
                  <w:tcW w:w="3039" w:type="dxa"/>
                  <w:vAlign w:val="center"/>
                </w:tcPr>
                <w:p w14:paraId="7C9F6519" w14:textId="77777777" w:rsidR="003F75F5" w:rsidRPr="006145DB" w:rsidRDefault="003F75F5" w:rsidP="005B435E">
                  <w:pPr>
                    <w:tabs>
                      <w:tab w:val="left" w:pos="709"/>
                    </w:tabs>
                    <w:contextualSpacing/>
                    <w:jc w:val="center"/>
                    <w:rPr>
                      <w:rFonts w:cs="Arial"/>
                      <w:sz w:val="16"/>
                      <w:szCs w:val="16"/>
                      <w:lang w:eastAsia="es-CO"/>
                    </w:rPr>
                  </w:pPr>
                  <w:bookmarkStart w:id="381" w:name="_Hlk209517603"/>
                  <w:r w:rsidRPr="006145DB">
                    <w:rPr>
                      <w:rFonts w:cs="Arial"/>
                      <w:sz w:val="16"/>
                      <w:szCs w:val="16"/>
                      <w:lang w:eastAsia="es-CO"/>
                    </w:rPr>
                    <w:t>Criterios de Egreso</w:t>
                  </w:r>
                </w:p>
              </w:tc>
              <w:tc>
                <w:tcPr>
                  <w:tcW w:w="1705" w:type="dxa"/>
                  <w:vAlign w:val="center"/>
                </w:tcPr>
                <w:p w14:paraId="09F674C9"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4EEAEA82"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79" w:type="dxa"/>
                  <w:vAlign w:val="center"/>
                </w:tcPr>
                <w:p w14:paraId="25334C81"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8438BD" w:rsidRPr="006145DB" w14:paraId="04236A4E" w14:textId="77777777" w:rsidTr="004A37AB">
              <w:trPr>
                <w:trHeight w:val="300"/>
              </w:trPr>
              <w:tc>
                <w:tcPr>
                  <w:tcW w:w="3039" w:type="dxa"/>
                  <w:vAlign w:val="center"/>
                </w:tcPr>
                <w:p w14:paraId="005223A4" w14:textId="77777777"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Retiro voluntario manifestado libre y expresamente por escrito.</w:t>
                  </w:r>
                </w:p>
              </w:tc>
              <w:tc>
                <w:tcPr>
                  <w:tcW w:w="1705" w:type="dxa"/>
                  <w:vAlign w:val="center"/>
                </w:tcPr>
                <w:p w14:paraId="6A2E0A57"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Solicitud Ciudadana</w:t>
                  </w:r>
                </w:p>
              </w:tc>
              <w:tc>
                <w:tcPr>
                  <w:tcW w:w="1134" w:type="dxa"/>
                  <w:vAlign w:val="center"/>
                </w:tcPr>
                <w:p w14:paraId="034F9B8E"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79" w:type="dxa"/>
                  <w:vAlign w:val="center"/>
                </w:tcPr>
                <w:p w14:paraId="200F4053"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Operador del servicio de internet</w:t>
                  </w:r>
                </w:p>
              </w:tc>
            </w:tr>
            <w:tr w:rsidR="008438BD" w:rsidRPr="006145DB" w14:paraId="6626F602" w14:textId="77777777" w:rsidTr="004A37AB">
              <w:trPr>
                <w:trHeight w:val="300"/>
              </w:trPr>
              <w:tc>
                <w:tcPr>
                  <w:tcW w:w="3039" w:type="dxa"/>
                  <w:vAlign w:val="center"/>
                </w:tcPr>
                <w:p w14:paraId="5DB1D4A7" w14:textId="77777777"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Finalización del tiempo establecido para el servicio</w:t>
                  </w:r>
                </w:p>
              </w:tc>
              <w:tc>
                <w:tcPr>
                  <w:tcW w:w="1705" w:type="dxa"/>
                  <w:vAlign w:val="center"/>
                </w:tcPr>
                <w:p w14:paraId="0A37EBDB"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Contrato hogar de conectividad</w:t>
                  </w:r>
                </w:p>
              </w:tc>
              <w:tc>
                <w:tcPr>
                  <w:tcW w:w="1134" w:type="dxa"/>
                  <w:vAlign w:val="center"/>
                </w:tcPr>
                <w:p w14:paraId="1E5FD43A"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79" w:type="dxa"/>
                  <w:vAlign w:val="center"/>
                </w:tcPr>
                <w:p w14:paraId="5D5D7A3A"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Operador del servicio de internet</w:t>
                  </w:r>
                </w:p>
              </w:tc>
            </w:tr>
            <w:tr w:rsidR="008438BD" w:rsidRPr="006145DB" w14:paraId="06C12260" w14:textId="77777777" w:rsidTr="004A37AB">
              <w:trPr>
                <w:trHeight w:val="300"/>
              </w:trPr>
              <w:tc>
                <w:tcPr>
                  <w:tcW w:w="3039" w:type="dxa"/>
                  <w:vMerge w:val="restart"/>
                  <w:vAlign w:val="center"/>
                </w:tcPr>
                <w:p w14:paraId="7FB89CFD" w14:textId="77777777"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que contraten un servicio de internet con otro operador </w:t>
                  </w:r>
                </w:p>
              </w:tc>
              <w:tc>
                <w:tcPr>
                  <w:tcW w:w="1705" w:type="dxa"/>
                  <w:vAlign w:val="center"/>
                </w:tcPr>
                <w:p w14:paraId="686B962F"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Verificación de conexión de hogares</w:t>
                  </w:r>
                </w:p>
              </w:tc>
              <w:tc>
                <w:tcPr>
                  <w:tcW w:w="1134" w:type="dxa"/>
                  <w:vAlign w:val="center"/>
                </w:tcPr>
                <w:p w14:paraId="026D8815"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79" w:type="dxa"/>
                  <w:vAlign w:val="center"/>
                </w:tcPr>
                <w:p w14:paraId="3F0A3C89"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Operador del servicio de internet</w:t>
                  </w:r>
                </w:p>
              </w:tc>
            </w:tr>
            <w:tr w:rsidR="008438BD" w:rsidRPr="006145DB" w14:paraId="1EB0D0BF" w14:textId="77777777" w:rsidTr="004A37AB">
              <w:trPr>
                <w:trHeight w:val="300"/>
              </w:trPr>
              <w:tc>
                <w:tcPr>
                  <w:tcW w:w="3039" w:type="dxa"/>
                  <w:vMerge/>
                  <w:tcBorders>
                    <w:bottom w:val="single" w:sz="4" w:space="0" w:color="auto"/>
                  </w:tcBorders>
                  <w:vAlign w:val="center"/>
                </w:tcPr>
                <w:p w14:paraId="3A5075BF" w14:textId="77777777" w:rsidR="003F75F5" w:rsidRPr="006145DB" w:rsidRDefault="003F75F5" w:rsidP="005B435E">
                  <w:pPr>
                    <w:tabs>
                      <w:tab w:val="left" w:pos="709"/>
                    </w:tabs>
                    <w:contextualSpacing/>
                    <w:jc w:val="both"/>
                    <w:rPr>
                      <w:rFonts w:cs="Arial"/>
                      <w:bCs/>
                      <w:sz w:val="16"/>
                      <w:szCs w:val="16"/>
                      <w:lang w:eastAsia="es-CO"/>
                    </w:rPr>
                  </w:pPr>
                </w:p>
              </w:tc>
              <w:tc>
                <w:tcPr>
                  <w:tcW w:w="1705" w:type="dxa"/>
                  <w:tcBorders>
                    <w:bottom w:val="single" w:sz="4" w:space="0" w:color="auto"/>
                  </w:tcBorders>
                  <w:vAlign w:val="center"/>
                </w:tcPr>
                <w:p w14:paraId="3BC1F50E" w14:textId="77777777" w:rsidR="003F75F5" w:rsidRPr="006145DB" w:rsidRDefault="003F75F5" w:rsidP="005B435E">
                  <w:pPr>
                    <w:tabs>
                      <w:tab w:val="left" w:pos="709"/>
                    </w:tabs>
                    <w:contextualSpacing/>
                    <w:jc w:val="center"/>
                    <w:rPr>
                      <w:rFonts w:cs="Arial"/>
                      <w:bCs/>
                      <w:sz w:val="16"/>
                      <w:szCs w:val="16"/>
                      <w:lang w:eastAsia="es-CO"/>
                    </w:rPr>
                  </w:pPr>
                  <w:r w:rsidRPr="006145DB">
                    <w:rPr>
                      <w:rFonts w:cs="Arial"/>
                      <w:bCs/>
                      <w:sz w:val="16"/>
                      <w:szCs w:val="16"/>
                      <w:lang w:eastAsia="es-CO"/>
                    </w:rPr>
                    <w:t>Declaración Juramentada</w:t>
                  </w:r>
                </w:p>
              </w:tc>
              <w:tc>
                <w:tcPr>
                  <w:tcW w:w="1134" w:type="dxa"/>
                  <w:tcBorders>
                    <w:bottom w:val="single" w:sz="4" w:space="0" w:color="auto"/>
                  </w:tcBorders>
                  <w:vAlign w:val="center"/>
                </w:tcPr>
                <w:p w14:paraId="1AE2FDAB" w14:textId="77777777" w:rsidR="003F75F5" w:rsidRPr="006145DB" w:rsidRDefault="003F75F5"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379" w:type="dxa"/>
                  <w:tcBorders>
                    <w:bottom w:val="single" w:sz="4" w:space="0" w:color="auto"/>
                  </w:tcBorders>
                  <w:vAlign w:val="center"/>
                </w:tcPr>
                <w:p w14:paraId="112A4BF6" w14:textId="77777777" w:rsidR="003F75F5" w:rsidRPr="006145DB" w:rsidRDefault="003F75F5" w:rsidP="005B435E">
                  <w:pPr>
                    <w:tabs>
                      <w:tab w:val="left" w:pos="709"/>
                    </w:tabs>
                    <w:contextualSpacing/>
                    <w:jc w:val="center"/>
                    <w:rPr>
                      <w:rFonts w:cs="Arial"/>
                      <w:bCs/>
                      <w:sz w:val="16"/>
                      <w:szCs w:val="16"/>
                      <w:lang w:eastAsia="es-CO"/>
                    </w:rPr>
                  </w:pPr>
                  <w:r w:rsidRPr="006145DB">
                    <w:rPr>
                      <w:rFonts w:cs="Arial"/>
                      <w:bCs/>
                      <w:sz w:val="16"/>
                      <w:szCs w:val="16"/>
                      <w:lang w:eastAsia="es-CO"/>
                    </w:rPr>
                    <w:t>Operador del servicio de internet</w:t>
                  </w:r>
                </w:p>
              </w:tc>
            </w:tr>
            <w:tr w:rsidR="008438BD" w:rsidRPr="006145DB" w14:paraId="68F74133" w14:textId="77777777" w:rsidTr="004A37AB">
              <w:trPr>
                <w:trHeight w:val="300"/>
              </w:trPr>
              <w:tc>
                <w:tcPr>
                  <w:tcW w:w="3039" w:type="dxa"/>
                  <w:tcBorders>
                    <w:bottom w:val="nil"/>
                  </w:tcBorders>
                  <w:vAlign w:val="center"/>
                </w:tcPr>
                <w:p w14:paraId="0044E198" w14:textId="77777777" w:rsidR="003F75F5" w:rsidRPr="006145DB" w:rsidRDefault="003F75F5" w:rsidP="005B435E">
                  <w:pPr>
                    <w:tabs>
                      <w:tab w:val="left" w:pos="709"/>
                    </w:tabs>
                    <w:contextualSpacing/>
                    <w:jc w:val="both"/>
                    <w:rPr>
                      <w:rFonts w:cs="Arial"/>
                      <w:sz w:val="16"/>
                      <w:szCs w:val="16"/>
                      <w:lang w:eastAsia="es-CO"/>
                    </w:rPr>
                  </w:pPr>
                  <w:r w:rsidRPr="006145DB">
                    <w:rPr>
                      <w:rFonts w:cs="Arial"/>
                      <w:sz w:val="16"/>
                      <w:szCs w:val="16"/>
                      <w:lang w:eastAsia="es-CO"/>
                    </w:rPr>
                    <w:t>Traslado de lugar de residencia del hogar a una UPZ no priorizada o que no tenga cobertura de conexión a fibra óptica para la prestación del servicio</w:t>
                  </w:r>
                </w:p>
              </w:tc>
              <w:tc>
                <w:tcPr>
                  <w:tcW w:w="1705" w:type="dxa"/>
                  <w:tcBorders>
                    <w:bottom w:val="nil"/>
                  </w:tcBorders>
                  <w:vAlign w:val="center"/>
                </w:tcPr>
                <w:p w14:paraId="289DCD41" w14:textId="79F4B82D" w:rsidR="003F75F5" w:rsidRPr="006145DB" w:rsidRDefault="003F75F5" w:rsidP="008438BD">
                  <w:pPr>
                    <w:tabs>
                      <w:tab w:val="left" w:pos="709"/>
                    </w:tabs>
                    <w:contextualSpacing/>
                    <w:jc w:val="center"/>
                    <w:rPr>
                      <w:rFonts w:cs="Arial"/>
                      <w:sz w:val="16"/>
                      <w:szCs w:val="16"/>
                      <w:lang w:eastAsia="es-CO"/>
                    </w:rPr>
                  </w:pPr>
                  <w:r w:rsidRPr="006145DB">
                    <w:rPr>
                      <w:rFonts w:cs="Arial"/>
                      <w:sz w:val="16"/>
                      <w:szCs w:val="16"/>
                      <w:lang w:eastAsia="es-CO"/>
                    </w:rPr>
                    <w:t xml:space="preserve">Análisis de cobertura de conexión a </w:t>
                  </w:r>
                  <w:r w:rsidR="008438BD" w:rsidRPr="006145DB">
                    <w:rPr>
                      <w:rFonts w:cs="Arial"/>
                      <w:sz w:val="16"/>
                      <w:szCs w:val="16"/>
                      <w:lang w:eastAsia="es-CO"/>
                    </w:rPr>
                    <w:t>fibra óptica</w:t>
                  </w:r>
                </w:p>
              </w:tc>
              <w:tc>
                <w:tcPr>
                  <w:tcW w:w="1134" w:type="dxa"/>
                  <w:tcBorders>
                    <w:bottom w:val="nil"/>
                  </w:tcBorders>
                  <w:vAlign w:val="center"/>
                </w:tcPr>
                <w:p w14:paraId="48D80CDB"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79" w:type="dxa"/>
                  <w:tcBorders>
                    <w:bottom w:val="nil"/>
                  </w:tcBorders>
                  <w:vAlign w:val="center"/>
                </w:tcPr>
                <w:p w14:paraId="23720A06" w14:textId="77777777" w:rsidR="003F75F5" w:rsidRPr="006145DB" w:rsidRDefault="003F75F5" w:rsidP="005B435E">
                  <w:pPr>
                    <w:tabs>
                      <w:tab w:val="left" w:pos="709"/>
                    </w:tabs>
                    <w:contextualSpacing/>
                    <w:jc w:val="center"/>
                    <w:rPr>
                      <w:rFonts w:cs="Arial"/>
                      <w:sz w:val="16"/>
                      <w:szCs w:val="16"/>
                      <w:lang w:eastAsia="es-CO"/>
                    </w:rPr>
                  </w:pPr>
                  <w:r w:rsidRPr="006145DB">
                    <w:rPr>
                      <w:rFonts w:cs="Arial"/>
                      <w:sz w:val="16"/>
                      <w:szCs w:val="16"/>
                      <w:lang w:eastAsia="es-CO"/>
                    </w:rPr>
                    <w:t>Operador del servicio de internet</w:t>
                  </w:r>
                </w:p>
              </w:tc>
            </w:tr>
            <w:bookmarkEnd w:id="381"/>
          </w:tbl>
          <w:p w14:paraId="708D2421" w14:textId="77777777" w:rsidR="003F75F5" w:rsidRPr="006145DB" w:rsidRDefault="003F75F5" w:rsidP="005B435E">
            <w:pPr>
              <w:tabs>
                <w:tab w:val="left" w:pos="709"/>
              </w:tabs>
              <w:spacing w:line="240" w:lineRule="auto"/>
              <w:contextualSpacing/>
              <w:jc w:val="both"/>
              <w:rPr>
                <w:rFonts w:cs="Arial"/>
                <w:bCs/>
                <w:sz w:val="20"/>
                <w:szCs w:val="20"/>
                <w:lang w:eastAsia="es-CO"/>
              </w:rPr>
            </w:pPr>
          </w:p>
        </w:tc>
      </w:tr>
      <w:tr w:rsidR="003F75F5" w:rsidRPr="006145DB" w14:paraId="2A163060" w14:textId="77777777" w:rsidTr="001A551D">
        <w:trPr>
          <w:trHeight w:val="300"/>
          <w:jc w:val="center"/>
        </w:trPr>
        <w:tc>
          <w:tcPr>
            <w:tcW w:w="1940" w:type="dxa"/>
            <w:vAlign w:val="center"/>
          </w:tcPr>
          <w:p w14:paraId="0923D4F7" w14:textId="77777777" w:rsidR="003F75F5" w:rsidRPr="006145DB" w:rsidRDefault="003F75F5" w:rsidP="005B435E">
            <w:pPr>
              <w:spacing w:after="0" w:line="240" w:lineRule="auto"/>
              <w:ind w:left="22"/>
              <w:contextualSpacing/>
              <w:jc w:val="both"/>
              <w:rPr>
                <w:rFonts w:cs="Arial"/>
                <w:sz w:val="20"/>
                <w:szCs w:val="20"/>
                <w:lang w:eastAsia="es-CO"/>
              </w:rPr>
            </w:pPr>
            <w:r w:rsidRPr="006145DB">
              <w:rPr>
                <w:rFonts w:cs="Arial"/>
                <w:sz w:val="20"/>
                <w:szCs w:val="20"/>
                <w:lang w:eastAsia="es-CO"/>
              </w:rPr>
              <w:t>Restricciones y fuentes de información</w:t>
            </w:r>
          </w:p>
        </w:tc>
        <w:tc>
          <w:tcPr>
            <w:tcW w:w="7455" w:type="dxa"/>
            <w:vAlign w:val="center"/>
          </w:tcPr>
          <w:p w14:paraId="3EADBC1B" w14:textId="3C4A80D2" w:rsidR="003F75F5" w:rsidRPr="006145DB" w:rsidRDefault="003F75F5" w:rsidP="005B435E">
            <w:pPr>
              <w:tabs>
                <w:tab w:val="left" w:pos="709"/>
              </w:tabs>
              <w:spacing w:after="0" w:line="240" w:lineRule="auto"/>
              <w:ind w:left="22"/>
              <w:contextualSpacing/>
              <w:jc w:val="both"/>
              <w:rPr>
                <w:rFonts w:cs="Arial"/>
                <w:sz w:val="20"/>
                <w:szCs w:val="20"/>
                <w:lang w:eastAsia="es-CO"/>
              </w:rPr>
            </w:pPr>
            <w:r w:rsidRPr="006145DB">
              <w:rPr>
                <w:rFonts w:cs="Arial"/>
                <w:sz w:val="20"/>
                <w:szCs w:val="20"/>
                <w:lang w:eastAsia="es-CO"/>
              </w:rPr>
              <w:t>No Aplica</w:t>
            </w:r>
            <w:r w:rsidR="008438BD" w:rsidRPr="006145DB">
              <w:rPr>
                <w:rFonts w:cs="Arial"/>
                <w:sz w:val="20"/>
                <w:szCs w:val="20"/>
                <w:lang w:eastAsia="es-CO"/>
              </w:rPr>
              <w:t>.</w:t>
            </w:r>
          </w:p>
        </w:tc>
      </w:tr>
      <w:tr w:rsidR="003F75F5" w:rsidRPr="006145DB" w14:paraId="3EC153FD" w14:textId="77777777" w:rsidTr="001A551D">
        <w:trPr>
          <w:trHeight w:val="300"/>
          <w:jc w:val="center"/>
        </w:trPr>
        <w:tc>
          <w:tcPr>
            <w:tcW w:w="1940" w:type="dxa"/>
            <w:vAlign w:val="center"/>
          </w:tcPr>
          <w:p w14:paraId="304AA12D" w14:textId="77777777" w:rsidR="003F75F5" w:rsidRPr="006145DB" w:rsidRDefault="003F75F5" w:rsidP="005B435E">
            <w:pPr>
              <w:spacing w:line="240" w:lineRule="auto"/>
              <w:contextualSpacing/>
              <w:jc w:val="both"/>
              <w:rPr>
                <w:rFonts w:cs="Arial"/>
                <w:bCs/>
                <w:sz w:val="20"/>
                <w:szCs w:val="20"/>
                <w:lang w:eastAsia="es-CO"/>
              </w:rPr>
            </w:pPr>
            <w:r w:rsidRPr="006145DB">
              <w:rPr>
                <w:rFonts w:cs="Arial"/>
                <w:bCs/>
                <w:sz w:val="20"/>
                <w:szCs w:val="20"/>
                <w:lang w:eastAsia="es-CO"/>
              </w:rPr>
              <w:t>Ejecución</w:t>
            </w:r>
          </w:p>
        </w:tc>
        <w:tc>
          <w:tcPr>
            <w:tcW w:w="7455" w:type="dxa"/>
            <w:vAlign w:val="center"/>
          </w:tcPr>
          <w:p w14:paraId="7B269064" w14:textId="15832E4A" w:rsidR="003F75F5" w:rsidRPr="006145DB" w:rsidRDefault="003F75F5"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El servicio se implementa con el objetivo de reducir el gasto en ciudad, garantizando la prestación gratuita del servicio de Internet fijo residencial a los hogares focalizados y priorizados por la Secretaría Distrital de Integración Social (SDIS).</w:t>
            </w:r>
          </w:p>
          <w:p w14:paraId="113CD67A" w14:textId="77777777" w:rsidR="008438BD" w:rsidRPr="006145DB" w:rsidRDefault="008438BD" w:rsidP="008438BD">
            <w:pPr>
              <w:pStyle w:val="Ttulo1"/>
              <w:rPr>
                <w:sz w:val="20"/>
                <w:lang w:eastAsia="es-CO"/>
              </w:rPr>
            </w:pPr>
          </w:p>
          <w:p w14:paraId="117E53F4" w14:textId="77777777" w:rsidR="003F75F5" w:rsidRPr="006145DB" w:rsidRDefault="003F75F5"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La implementación del servicio se desarrollará bajo un esquema de trabajo articulado con el operador del servicio de Internet, y conforme a las condiciones técnicas y operativas que se establezcan. A continuación, se describen los principales componentes de su ejecución:</w:t>
            </w:r>
          </w:p>
          <w:p w14:paraId="3737BE93" w14:textId="77777777" w:rsidR="003F75F5" w:rsidRPr="006145DB" w:rsidRDefault="003F75F5">
            <w:pPr>
              <w:pStyle w:val="Prrafodelista"/>
              <w:numPr>
                <w:ilvl w:val="0"/>
                <w:numId w:val="138"/>
              </w:numPr>
              <w:tabs>
                <w:tab w:val="left" w:pos="709"/>
              </w:tabs>
              <w:spacing w:after="0" w:line="240" w:lineRule="auto"/>
              <w:jc w:val="both"/>
              <w:rPr>
                <w:rFonts w:cs="Arial"/>
                <w:bCs/>
                <w:sz w:val="20"/>
                <w:szCs w:val="20"/>
                <w:lang w:eastAsia="es-CO"/>
              </w:rPr>
            </w:pPr>
            <w:r w:rsidRPr="006145DB">
              <w:rPr>
                <w:rFonts w:cs="Arial"/>
                <w:bCs/>
                <w:sz w:val="20"/>
                <w:szCs w:val="20"/>
                <w:lang w:eastAsia="es-CO"/>
              </w:rPr>
              <w:t>Instalación y prestación del servicio por parte del operador del servicio de Internet:</w:t>
            </w:r>
          </w:p>
          <w:p w14:paraId="65076BAA" w14:textId="77777777" w:rsidR="003F75F5" w:rsidRPr="006145DB" w:rsidRDefault="003F75F5">
            <w:pPr>
              <w:pStyle w:val="Prrafodelista"/>
              <w:numPr>
                <w:ilvl w:val="0"/>
                <w:numId w:val="139"/>
              </w:numPr>
              <w:tabs>
                <w:tab w:val="left" w:pos="709"/>
              </w:tabs>
              <w:spacing w:after="0" w:line="240" w:lineRule="auto"/>
              <w:jc w:val="both"/>
              <w:rPr>
                <w:rFonts w:cs="Arial"/>
                <w:bCs/>
                <w:sz w:val="20"/>
                <w:szCs w:val="20"/>
                <w:lang w:eastAsia="es-CO"/>
              </w:rPr>
            </w:pPr>
            <w:r w:rsidRPr="006145DB">
              <w:rPr>
                <w:rFonts w:cs="Arial"/>
                <w:bCs/>
                <w:sz w:val="20"/>
                <w:szCs w:val="20"/>
                <w:lang w:eastAsia="es-CO"/>
              </w:rPr>
              <w:t>Verificación de la cobertura y calidad del servicio en los hogares focalizados y priorizados por la Secretaría Distrital de Integración Social (SDIS), conforme las condiciones técnicas que se establezcan.</w:t>
            </w:r>
          </w:p>
          <w:p w14:paraId="68BA3D62" w14:textId="77777777" w:rsidR="003F75F5" w:rsidRPr="006145DB" w:rsidRDefault="003F75F5">
            <w:pPr>
              <w:pStyle w:val="Prrafodelista"/>
              <w:numPr>
                <w:ilvl w:val="0"/>
                <w:numId w:val="139"/>
              </w:numPr>
              <w:tabs>
                <w:tab w:val="left" w:pos="709"/>
              </w:tabs>
              <w:spacing w:after="0" w:line="240" w:lineRule="auto"/>
              <w:jc w:val="both"/>
              <w:rPr>
                <w:rFonts w:cs="Arial"/>
                <w:bCs/>
                <w:sz w:val="20"/>
                <w:szCs w:val="20"/>
                <w:lang w:eastAsia="es-CO"/>
              </w:rPr>
            </w:pPr>
            <w:bookmarkStart w:id="382" w:name="_Hlk213231459"/>
            <w:r w:rsidRPr="006145DB">
              <w:rPr>
                <w:rFonts w:cs="Arial"/>
                <w:bCs/>
                <w:sz w:val="20"/>
                <w:szCs w:val="20"/>
                <w:lang w:eastAsia="es-CO"/>
              </w:rPr>
              <w:t>Verificación de la conexión de los hogares incluyendo la validación de no haber contado con servicio de Internet fijo en los últimos seis (6) meses.</w:t>
            </w:r>
          </w:p>
          <w:bookmarkEnd w:id="382"/>
          <w:p w14:paraId="4BD1D6A1" w14:textId="77777777" w:rsidR="003F75F5" w:rsidRPr="006145DB" w:rsidRDefault="003F75F5">
            <w:pPr>
              <w:pStyle w:val="Prrafodelista"/>
              <w:numPr>
                <w:ilvl w:val="0"/>
                <w:numId w:val="139"/>
              </w:numPr>
              <w:tabs>
                <w:tab w:val="left" w:pos="709"/>
              </w:tabs>
              <w:spacing w:after="0" w:line="240" w:lineRule="auto"/>
              <w:jc w:val="both"/>
              <w:rPr>
                <w:rFonts w:cs="Arial"/>
                <w:bCs/>
                <w:sz w:val="20"/>
                <w:szCs w:val="20"/>
                <w:lang w:eastAsia="es-CO"/>
              </w:rPr>
            </w:pPr>
            <w:r w:rsidRPr="006145DB">
              <w:rPr>
                <w:rFonts w:cs="Arial"/>
                <w:bCs/>
                <w:sz w:val="20"/>
                <w:szCs w:val="20"/>
                <w:lang w:eastAsia="es-CO"/>
              </w:rPr>
              <w:t>Instalación efectiva del servicio de Internet fijo residencial en los hogares beneficiarios, garantizando el suministro de los equipos necesarios para su funcionamiento (router o modem, entre otros).</w:t>
            </w:r>
          </w:p>
          <w:p w14:paraId="4C23CC42" w14:textId="2F01B9EF" w:rsidR="003F75F5" w:rsidRPr="006145DB" w:rsidRDefault="003F75F5">
            <w:pPr>
              <w:pStyle w:val="Prrafodelista"/>
              <w:numPr>
                <w:ilvl w:val="0"/>
                <w:numId w:val="139"/>
              </w:numPr>
              <w:tabs>
                <w:tab w:val="left" w:pos="709"/>
              </w:tabs>
              <w:spacing w:after="0" w:line="240" w:lineRule="auto"/>
              <w:jc w:val="both"/>
              <w:rPr>
                <w:rFonts w:cs="Arial"/>
                <w:bCs/>
                <w:sz w:val="20"/>
                <w:szCs w:val="20"/>
                <w:lang w:eastAsia="es-CO"/>
              </w:rPr>
            </w:pPr>
            <w:r w:rsidRPr="006145DB">
              <w:rPr>
                <w:rFonts w:cs="Arial"/>
                <w:bCs/>
                <w:sz w:val="20"/>
                <w:szCs w:val="20"/>
                <w:lang w:eastAsia="es-CO"/>
              </w:rPr>
              <w:t>Prestación continua del servicio durante el plazo convenido con el operador del servicio de Internet, a menos que el hogar beneficiario incurra en criterios de egreso</w:t>
            </w:r>
            <w:r w:rsidR="008438BD" w:rsidRPr="006145DB">
              <w:rPr>
                <w:rFonts w:cs="Arial"/>
                <w:bCs/>
                <w:sz w:val="20"/>
                <w:szCs w:val="20"/>
                <w:lang w:eastAsia="es-CO"/>
              </w:rPr>
              <w:t>.</w:t>
            </w:r>
          </w:p>
          <w:p w14:paraId="145FDDCA" w14:textId="77777777" w:rsidR="003F75F5" w:rsidRPr="006145DB" w:rsidRDefault="003F75F5" w:rsidP="008438BD">
            <w:pPr>
              <w:pStyle w:val="Textoindependiente"/>
              <w:spacing w:after="0" w:line="240" w:lineRule="auto"/>
              <w:jc w:val="both"/>
              <w:rPr>
                <w:rFonts w:cs="Arial"/>
                <w:sz w:val="20"/>
                <w:szCs w:val="20"/>
                <w:lang w:val="es-CO" w:eastAsia="es-CO"/>
              </w:rPr>
            </w:pPr>
          </w:p>
          <w:p w14:paraId="3CCC51BE" w14:textId="77777777" w:rsidR="003F75F5" w:rsidRDefault="003F75F5">
            <w:pPr>
              <w:pStyle w:val="Prrafodelista"/>
              <w:numPr>
                <w:ilvl w:val="0"/>
                <w:numId w:val="138"/>
              </w:numPr>
              <w:tabs>
                <w:tab w:val="left" w:pos="709"/>
              </w:tabs>
              <w:spacing w:after="0" w:line="240" w:lineRule="auto"/>
              <w:jc w:val="both"/>
              <w:rPr>
                <w:rFonts w:cs="Arial"/>
                <w:bCs/>
                <w:sz w:val="20"/>
                <w:szCs w:val="20"/>
                <w:lang w:eastAsia="es-CO"/>
              </w:rPr>
            </w:pPr>
            <w:r w:rsidRPr="006145DB">
              <w:rPr>
                <w:rFonts w:cs="Arial"/>
                <w:bCs/>
                <w:sz w:val="20"/>
                <w:szCs w:val="20"/>
                <w:lang w:eastAsia="es-CO"/>
              </w:rPr>
              <w:t>Soporte tecnológico y plataformas digitales por parte del operador del servicio de Internet:</w:t>
            </w:r>
          </w:p>
          <w:p w14:paraId="6969D527" w14:textId="77777777" w:rsidR="00BF6D13" w:rsidRPr="006145DB" w:rsidRDefault="00BF6D13" w:rsidP="00BF6D13">
            <w:pPr>
              <w:pStyle w:val="Prrafodelista"/>
              <w:tabs>
                <w:tab w:val="left" w:pos="709"/>
              </w:tabs>
              <w:spacing w:after="0" w:line="240" w:lineRule="auto"/>
              <w:ind w:left="360"/>
              <w:jc w:val="both"/>
              <w:rPr>
                <w:rFonts w:cs="Arial"/>
                <w:bCs/>
                <w:sz w:val="20"/>
                <w:szCs w:val="20"/>
                <w:lang w:eastAsia="es-CO"/>
              </w:rPr>
            </w:pPr>
          </w:p>
          <w:p w14:paraId="20475F6E" w14:textId="77777777" w:rsidR="003F75F5" w:rsidRPr="006145DB" w:rsidRDefault="003F75F5">
            <w:pPr>
              <w:pStyle w:val="Prrafodelista"/>
              <w:numPr>
                <w:ilvl w:val="0"/>
                <w:numId w:val="140"/>
              </w:numPr>
              <w:tabs>
                <w:tab w:val="left" w:pos="709"/>
              </w:tabs>
              <w:spacing w:after="0" w:line="240" w:lineRule="auto"/>
              <w:jc w:val="both"/>
              <w:rPr>
                <w:rFonts w:cs="Arial"/>
                <w:bCs/>
                <w:sz w:val="20"/>
                <w:szCs w:val="20"/>
                <w:lang w:eastAsia="es-CO"/>
              </w:rPr>
            </w:pPr>
            <w:r w:rsidRPr="006145DB">
              <w:rPr>
                <w:rFonts w:cs="Arial"/>
                <w:bCs/>
                <w:sz w:val="20"/>
                <w:szCs w:val="20"/>
                <w:lang w:eastAsia="es-CO"/>
              </w:rPr>
              <w:t>Implementación de los desarrollos informáticos requeridos en las plataformas del operador del servicio.</w:t>
            </w:r>
          </w:p>
          <w:p w14:paraId="6D24CFE2" w14:textId="77777777" w:rsidR="003F75F5" w:rsidRPr="006145DB" w:rsidRDefault="003F75F5">
            <w:pPr>
              <w:pStyle w:val="Prrafodelista"/>
              <w:numPr>
                <w:ilvl w:val="0"/>
                <w:numId w:val="140"/>
              </w:numPr>
              <w:tabs>
                <w:tab w:val="left" w:pos="709"/>
              </w:tabs>
              <w:spacing w:after="0" w:line="240" w:lineRule="auto"/>
              <w:jc w:val="both"/>
              <w:rPr>
                <w:rFonts w:cs="Arial"/>
                <w:bCs/>
                <w:sz w:val="20"/>
                <w:szCs w:val="20"/>
                <w:lang w:eastAsia="es-CO"/>
              </w:rPr>
            </w:pPr>
            <w:r w:rsidRPr="006145DB">
              <w:rPr>
                <w:rFonts w:cs="Arial"/>
                <w:bCs/>
                <w:sz w:val="20"/>
                <w:szCs w:val="20"/>
                <w:lang w:eastAsia="es-CO"/>
              </w:rPr>
              <w:t>Diseño, desarrollo e implementación del portal web establecido con el operador del servicio de Internet, con integración a los canales digitales y plataformas definidos por Secretaría Distrital de Integración Social (SDIS).</w:t>
            </w:r>
          </w:p>
          <w:p w14:paraId="3847F189" w14:textId="77777777" w:rsidR="003F75F5" w:rsidRPr="006145DB" w:rsidRDefault="003F75F5">
            <w:pPr>
              <w:pStyle w:val="Prrafodelista"/>
              <w:numPr>
                <w:ilvl w:val="0"/>
                <w:numId w:val="140"/>
              </w:numPr>
              <w:tabs>
                <w:tab w:val="left" w:pos="709"/>
              </w:tabs>
              <w:spacing w:after="0" w:line="240" w:lineRule="auto"/>
              <w:jc w:val="both"/>
              <w:rPr>
                <w:rFonts w:cs="Arial"/>
                <w:bCs/>
                <w:sz w:val="20"/>
                <w:szCs w:val="20"/>
                <w:lang w:eastAsia="es-CO"/>
              </w:rPr>
            </w:pPr>
            <w:r w:rsidRPr="006145DB">
              <w:rPr>
                <w:rFonts w:cs="Arial"/>
                <w:bCs/>
                <w:sz w:val="20"/>
                <w:szCs w:val="20"/>
                <w:lang w:eastAsia="es-CO"/>
              </w:rPr>
              <w:t>Habilitación del acceso de los hogares beneficiarios a la plataforma educativa EDTECH, con contenidos previamente acordados con Secretaría Distrital de Integración Social (SDIS).</w:t>
            </w:r>
          </w:p>
          <w:p w14:paraId="3B09E5EB" w14:textId="77777777" w:rsidR="003F75F5" w:rsidRPr="006145DB" w:rsidRDefault="003F75F5">
            <w:pPr>
              <w:pStyle w:val="Prrafodelista"/>
              <w:numPr>
                <w:ilvl w:val="0"/>
                <w:numId w:val="140"/>
              </w:numPr>
              <w:tabs>
                <w:tab w:val="left" w:pos="709"/>
              </w:tabs>
              <w:spacing w:after="0" w:line="240" w:lineRule="auto"/>
              <w:jc w:val="both"/>
              <w:rPr>
                <w:rFonts w:cs="Arial"/>
                <w:bCs/>
                <w:sz w:val="20"/>
                <w:szCs w:val="20"/>
                <w:lang w:eastAsia="es-CO"/>
              </w:rPr>
            </w:pPr>
            <w:r w:rsidRPr="006145DB">
              <w:rPr>
                <w:rFonts w:cs="Arial"/>
                <w:bCs/>
                <w:sz w:val="20"/>
                <w:szCs w:val="20"/>
                <w:lang w:eastAsia="es-CO"/>
              </w:rPr>
              <w:t>Implementación y uso de software especializado para la activación, monitoreo, trazabilidad y gestión eficiente del servicio, permitiendo el seguimiento técnico y la generación de reportes periódicos.</w:t>
            </w:r>
          </w:p>
          <w:p w14:paraId="05C63759" w14:textId="77777777" w:rsidR="003F75F5" w:rsidRPr="006145DB" w:rsidRDefault="003F75F5" w:rsidP="008438BD">
            <w:pPr>
              <w:pStyle w:val="Textoindependiente"/>
              <w:spacing w:after="0" w:line="240" w:lineRule="auto"/>
              <w:ind w:left="1440"/>
              <w:jc w:val="both"/>
              <w:rPr>
                <w:rFonts w:cs="Arial"/>
                <w:sz w:val="20"/>
                <w:szCs w:val="20"/>
                <w:lang w:val="es-CO" w:eastAsia="es-CO"/>
              </w:rPr>
            </w:pPr>
          </w:p>
          <w:p w14:paraId="2046160B" w14:textId="77777777" w:rsidR="003F75F5" w:rsidRPr="006145DB" w:rsidRDefault="003F75F5">
            <w:pPr>
              <w:pStyle w:val="Prrafodelista"/>
              <w:numPr>
                <w:ilvl w:val="0"/>
                <w:numId w:val="138"/>
              </w:numPr>
              <w:tabs>
                <w:tab w:val="left" w:pos="709"/>
              </w:tabs>
              <w:spacing w:after="0" w:line="240" w:lineRule="auto"/>
              <w:jc w:val="both"/>
              <w:rPr>
                <w:rFonts w:cs="Arial"/>
                <w:bCs/>
                <w:sz w:val="20"/>
                <w:szCs w:val="20"/>
                <w:lang w:eastAsia="es-CO"/>
              </w:rPr>
            </w:pPr>
            <w:r w:rsidRPr="006145DB">
              <w:rPr>
                <w:rFonts w:cs="Arial"/>
                <w:bCs/>
                <w:sz w:val="20"/>
                <w:szCs w:val="20"/>
                <w:lang w:eastAsia="es-CO"/>
              </w:rPr>
              <w:t>Gestión de información y comunicación con los beneficiarios por parte del operador del servicio de Internet:</w:t>
            </w:r>
          </w:p>
          <w:p w14:paraId="3BC86D20" w14:textId="77777777" w:rsidR="003F75F5" w:rsidRPr="006145DB" w:rsidRDefault="003F75F5" w:rsidP="008438BD">
            <w:pPr>
              <w:pStyle w:val="Textoindependiente"/>
              <w:spacing w:after="0" w:line="240" w:lineRule="auto"/>
              <w:ind w:left="720"/>
              <w:jc w:val="both"/>
              <w:rPr>
                <w:rFonts w:cs="Arial"/>
                <w:sz w:val="20"/>
                <w:szCs w:val="20"/>
                <w:lang w:val="es-CO" w:eastAsia="es-CO"/>
              </w:rPr>
            </w:pPr>
          </w:p>
          <w:p w14:paraId="130F4942" w14:textId="77777777" w:rsidR="003F75F5" w:rsidRPr="006145DB" w:rsidRDefault="003F75F5">
            <w:pPr>
              <w:pStyle w:val="Prrafodelista"/>
              <w:numPr>
                <w:ilvl w:val="0"/>
                <w:numId w:val="141"/>
              </w:numPr>
              <w:tabs>
                <w:tab w:val="left" w:pos="709"/>
              </w:tabs>
              <w:spacing w:after="0" w:line="240" w:lineRule="auto"/>
              <w:jc w:val="both"/>
              <w:rPr>
                <w:rFonts w:cs="Arial"/>
                <w:bCs/>
                <w:sz w:val="20"/>
                <w:szCs w:val="20"/>
                <w:lang w:eastAsia="es-CO"/>
              </w:rPr>
            </w:pPr>
            <w:r w:rsidRPr="006145DB">
              <w:rPr>
                <w:rFonts w:cs="Arial"/>
                <w:bCs/>
                <w:sz w:val="20"/>
                <w:szCs w:val="20"/>
                <w:lang w:eastAsia="es-CO"/>
              </w:rPr>
              <w:t>Consolidación de un sistema de información actualizado de los hogares beneficiarios del servicio, con trazabilidad completa desde la instalación hasta la prestación del servicio.</w:t>
            </w:r>
          </w:p>
          <w:p w14:paraId="4C7A1A47" w14:textId="77777777" w:rsidR="003F75F5" w:rsidRPr="006145DB" w:rsidRDefault="003F75F5">
            <w:pPr>
              <w:pStyle w:val="Prrafodelista"/>
              <w:numPr>
                <w:ilvl w:val="0"/>
                <w:numId w:val="141"/>
              </w:numPr>
              <w:tabs>
                <w:tab w:val="left" w:pos="709"/>
              </w:tabs>
              <w:spacing w:after="0" w:line="240" w:lineRule="auto"/>
              <w:jc w:val="both"/>
              <w:rPr>
                <w:rFonts w:cs="Arial"/>
                <w:bCs/>
                <w:sz w:val="20"/>
                <w:szCs w:val="20"/>
                <w:lang w:eastAsia="es-CO"/>
              </w:rPr>
            </w:pPr>
            <w:r w:rsidRPr="006145DB">
              <w:rPr>
                <w:rFonts w:cs="Arial"/>
                <w:bCs/>
                <w:sz w:val="20"/>
                <w:szCs w:val="20"/>
                <w:lang w:eastAsia="es-CO"/>
              </w:rPr>
              <w:t xml:space="preserve">Comunicación efectiva con los hogares beneficiarios, informando sobre: </w:t>
            </w:r>
          </w:p>
          <w:p w14:paraId="4763EEF0" w14:textId="77777777" w:rsidR="005C09A1" w:rsidRPr="006145DB" w:rsidRDefault="003F75F5">
            <w:pPr>
              <w:pStyle w:val="Prrafodelista"/>
              <w:numPr>
                <w:ilvl w:val="0"/>
                <w:numId w:val="142"/>
              </w:numPr>
              <w:tabs>
                <w:tab w:val="left" w:pos="709"/>
              </w:tabs>
              <w:spacing w:after="0" w:line="240" w:lineRule="auto"/>
              <w:jc w:val="both"/>
              <w:rPr>
                <w:rFonts w:cs="Arial"/>
                <w:bCs/>
                <w:sz w:val="20"/>
                <w:szCs w:val="20"/>
                <w:lang w:eastAsia="es-CO"/>
              </w:rPr>
            </w:pPr>
            <w:r w:rsidRPr="006145DB">
              <w:rPr>
                <w:rFonts w:cs="Arial"/>
                <w:bCs/>
                <w:sz w:val="20"/>
                <w:szCs w:val="20"/>
                <w:lang w:eastAsia="es-CO"/>
              </w:rPr>
              <w:t>las características del servicio de Internet fijo residencial instalado;</w:t>
            </w:r>
          </w:p>
          <w:p w14:paraId="3140330D" w14:textId="77777777" w:rsidR="005C09A1" w:rsidRPr="006145DB" w:rsidRDefault="003F75F5">
            <w:pPr>
              <w:pStyle w:val="Prrafodelista"/>
              <w:numPr>
                <w:ilvl w:val="0"/>
                <w:numId w:val="142"/>
              </w:numPr>
              <w:tabs>
                <w:tab w:val="left" w:pos="709"/>
              </w:tabs>
              <w:spacing w:after="0" w:line="240" w:lineRule="auto"/>
              <w:jc w:val="both"/>
              <w:rPr>
                <w:rFonts w:cs="Arial"/>
                <w:bCs/>
                <w:sz w:val="20"/>
                <w:szCs w:val="20"/>
                <w:lang w:eastAsia="es-CO"/>
              </w:rPr>
            </w:pPr>
            <w:r w:rsidRPr="006145DB">
              <w:rPr>
                <w:rFonts w:cs="Arial"/>
                <w:bCs/>
                <w:sz w:val="20"/>
                <w:szCs w:val="20"/>
                <w:lang w:eastAsia="es-CO"/>
              </w:rPr>
              <w:t>los canales de atención disponibles;</w:t>
            </w:r>
          </w:p>
          <w:p w14:paraId="313B0E44" w14:textId="77777777" w:rsidR="005C09A1" w:rsidRPr="006145DB" w:rsidRDefault="003F75F5">
            <w:pPr>
              <w:pStyle w:val="Prrafodelista"/>
              <w:numPr>
                <w:ilvl w:val="0"/>
                <w:numId w:val="142"/>
              </w:numPr>
              <w:tabs>
                <w:tab w:val="left" w:pos="709"/>
              </w:tabs>
              <w:spacing w:after="0" w:line="240" w:lineRule="auto"/>
              <w:jc w:val="both"/>
              <w:rPr>
                <w:rFonts w:cs="Arial"/>
                <w:bCs/>
                <w:sz w:val="20"/>
                <w:szCs w:val="20"/>
                <w:lang w:eastAsia="es-CO"/>
              </w:rPr>
            </w:pPr>
            <w:r w:rsidRPr="006145DB">
              <w:rPr>
                <w:rFonts w:cs="Arial"/>
                <w:bCs/>
                <w:sz w:val="20"/>
                <w:szCs w:val="20"/>
                <w:lang w:eastAsia="es-CO"/>
              </w:rPr>
              <w:t>las condiciones aplicables en caso de daños atribuibles al usuario,</w:t>
            </w:r>
          </w:p>
          <w:p w14:paraId="09488920" w14:textId="6440BBC3" w:rsidR="003F75F5" w:rsidRPr="006145DB" w:rsidRDefault="003F75F5">
            <w:pPr>
              <w:pStyle w:val="Prrafodelista"/>
              <w:numPr>
                <w:ilvl w:val="0"/>
                <w:numId w:val="142"/>
              </w:numPr>
              <w:tabs>
                <w:tab w:val="left" w:pos="709"/>
              </w:tabs>
              <w:spacing w:after="0" w:line="240" w:lineRule="auto"/>
              <w:jc w:val="both"/>
              <w:rPr>
                <w:rFonts w:cs="Arial"/>
                <w:bCs/>
                <w:sz w:val="20"/>
                <w:szCs w:val="20"/>
                <w:lang w:eastAsia="es-CO"/>
              </w:rPr>
            </w:pPr>
            <w:r w:rsidRPr="006145DB">
              <w:rPr>
                <w:rFonts w:cs="Arial"/>
                <w:bCs/>
                <w:sz w:val="20"/>
                <w:szCs w:val="20"/>
                <w:lang w:eastAsia="es-CO"/>
              </w:rPr>
              <w:t>informe de fallos reportados durante la prestación del servicio de internet</w:t>
            </w:r>
            <w:r w:rsidR="00257B44" w:rsidRPr="006145DB">
              <w:rPr>
                <w:rFonts w:cs="Arial"/>
                <w:bCs/>
                <w:sz w:val="20"/>
                <w:szCs w:val="20"/>
                <w:lang w:eastAsia="es-CO"/>
              </w:rPr>
              <w:t xml:space="preserve"> </w:t>
            </w:r>
            <w:r w:rsidRPr="006145DB">
              <w:rPr>
                <w:rFonts w:cs="Arial"/>
                <w:bCs/>
                <w:sz w:val="20"/>
                <w:szCs w:val="20"/>
                <w:lang w:eastAsia="es-CO"/>
              </w:rPr>
              <w:t>fijo residencial por los hogares beneficiarios, especificando tipo de fallo, tiempo sin prestación del servicio y tiempo de solución</w:t>
            </w:r>
            <w:r w:rsidR="008438BD" w:rsidRPr="006145DB">
              <w:rPr>
                <w:rFonts w:cs="Arial"/>
                <w:bCs/>
                <w:sz w:val="20"/>
                <w:szCs w:val="20"/>
                <w:lang w:eastAsia="es-CO"/>
              </w:rPr>
              <w:t>.</w:t>
            </w:r>
          </w:p>
        </w:tc>
      </w:tr>
      <w:tr w:rsidR="003F75F5" w:rsidRPr="006145DB" w14:paraId="50187C92" w14:textId="77777777" w:rsidTr="001A551D">
        <w:trPr>
          <w:trHeight w:val="300"/>
          <w:jc w:val="center"/>
        </w:trPr>
        <w:tc>
          <w:tcPr>
            <w:tcW w:w="1940" w:type="dxa"/>
            <w:vAlign w:val="center"/>
          </w:tcPr>
          <w:p w14:paraId="19BFE6B2" w14:textId="77777777" w:rsidR="003F75F5" w:rsidRPr="006145DB" w:rsidRDefault="003F75F5" w:rsidP="005B435E">
            <w:pPr>
              <w:spacing w:after="0" w:line="240" w:lineRule="auto"/>
              <w:ind w:left="22"/>
              <w:contextualSpacing/>
              <w:jc w:val="both"/>
              <w:rPr>
                <w:rFonts w:cs="Arial"/>
                <w:sz w:val="20"/>
                <w:szCs w:val="20"/>
                <w:lang w:eastAsia="es-CO"/>
              </w:rPr>
            </w:pPr>
            <w:r w:rsidRPr="006145DB">
              <w:rPr>
                <w:rFonts w:cs="Arial"/>
                <w:sz w:val="20"/>
                <w:szCs w:val="20"/>
                <w:lang w:eastAsia="es-CO"/>
              </w:rPr>
              <w:t>Condiciones transversales de calidad</w:t>
            </w:r>
          </w:p>
        </w:tc>
        <w:tc>
          <w:tcPr>
            <w:tcW w:w="7455" w:type="dxa"/>
            <w:vAlign w:val="center"/>
          </w:tcPr>
          <w:p w14:paraId="526F6657" w14:textId="2A69A1D4" w:rsidR="003F75F5" w:rsidRDefault="003F75F5" w:rsidP="005B435E">
            <w:pPr>
              <w:pStyle w:val="Textoindependiente"/>
              <w:spacing w:after="0" w:line="240" w:lineRule="auto"/>
              <w:ind w:left="22"/>
              <w:jc w:val="both"/>
              <w:rPr>
                <w:rFonts w:cs="Arial"/>
                <w:sz w:val="20"/>
                <w:szCs w:val="20"/>
                <w:lang w:eastAsia="es-CO"/>
              </w:rPr>
            </w:pPr>
            <w:r w:rsidRPr="006145DB">
              <w:rPr>
                <w:rFonts w:cs="Arial"/>
                <w:sz w:val="20"/>
                <w:szCs w:val="20"/>
                <w:lang w:eastAsia="es-CO"/>
              </w:rPr>
              <w:t xml:space="preserve">Para el servicio aplican las siguientes categorías: </w:t>
            </w:r>
          </w:p>
          <w:p w14:paraId="0BEFDF1F" w14:textId="77777777" w:rsidR="00BF6D13" w:rsidRPr="006145DB" w:rsidRDefault="00BF6D13" w:rsidP="005B435E">
            <w:pPr>
              <w:pStyle w:val="Textoindependiente"/>
              <w:spacing w:after="0" w:line="240" w:lineRule="auto"/>
              <w:ind w:left="22"/>
              <w:jc w:val="both"/>
              <w:rPr>
                <w:rFonts w:cs="Arial"/>
                <w:sz w:val="20"/>
                <w:szCs w:val="20"/>
                <w:lang w:eastAsia="es-CO"/>
              </w:rPr>
            </w:pPr>
          </w:p>
          <w:p w14:paraId="16B5F4BF" w14:textId="77777777" w:rsidR="003F75F5" w:rsidRPr="006145DB" w:rsidRDefault="003F75F5">
            <w:pPr>
              <w:pStyle w:val="Textoindependiente"/>
              <w:numPr>
                <w:ilvl w:val="0"/>
                <w:numId w:val="118"/>
              </w:numPr>
              <w:spacing w:after="0" w:line="240" w:lineRule="auto"/>
              <w:ind w:left="357"/>
              <w:contextualSpacing/>
              <w:jc w:val="both"/>
              <w:rPr>
                <w:rFonts w:cs="Arial"/>
                <w:sz w:val="20"/>
                <w:szCs w:val="20"/>
                <w:lang w:eastAsia="es-CO"/>
              </w:rPr>
            </w:pPr>
            <w:r w:rsidRPr="006145DB">
              <w:rPr>
                <w:rFonts w:cs="Arial"/>
                <w:sz w:val="20"/>
                <w:szCs w:val="20"/>
                <w:lang w:eastAsia="es-CO"/>
              </w:rPr>
              <w:t>Gestión Administrativa</w:t>
            </w:r>
          </w:p>
          <w:p w14:paraId="5D7AEE65" w14:textId="77777777" w:rsidR="003F75F5" w:rsidRPr="006145DB" w:rsidRDefault="003F75F5">
            <w:pPr>
              <w:pStyle w:val="Textoindependiente"/>
              <w:numPr>
                <w:ilvl w:val="0"/>
                <w:numId w:val="118"/>
              </w:numPr>
              <w:spacing w:after="0" w:line="240" w:lineRule="auto"/>
              <w:ind w:left="357"/>
              <w:contextualSpacing/>
              <w:jc w:val="both"/>
              <w:rPr>
                <w:rFonts w:cs="Arial"/>
                <w:sz w:val="20"/>
                <w:szCs w:val="20"/>
                <w:lang w:eastAsia="es-CO"/>
              </w:rPr>
            </w:pPr>
            <w:r w:rsidRPr="006145DB">
              <w:rPr>
                <w:rFonts w:cs="Arial"/>
                <w:sz w:val="20"/>
                <w:szCs w:val="20"/>
                <w:lang w:eastAsia="es-CO"/>
              </w:rPr>
              <w:t>Talento humano</w:t>
            </w:r>
          </w:p>
        </w:tc>
      </w:tr>
    </w:tbl>
    <w:p w14:paraId="0AD26C1A" w14:textId="77777777" w:rsidR="003F75F5" w:rsidRPr="006145DB" w:rsidRDefault="003F75F5" w:rsidP="005B435E">
      <w:pPr>
        <w:pStyle w:val="commentcontentpara"/>
        <w:spacing w:before="0" w:beforeAutospacing="0" w:after="0" w:afterAutospacing="0"/>
        <w:rPr>
          <w:rFonts w:ascii="Arial" w:hAnsi="Arial" w:cs="Arial"/>
          <w:sz w:val="22"/>
          <w:szCs w:val="22"/>
        </w:rPr>
      </w:pPr>
    </w:p>
    <w:p w14:paraId="1D4A46AF" w14:textId="64C1A420" w:rsidR="0058282A" w:rsidRPr="006145DB" w:rsidRDefault="00192CE7">
      <w:pPr>
        <w:pStyle w:val="Ttulo1"/>
        <w:numPr>
          <w:ilvl w:val="1"/>
          <w:numId w:val="72"/>
        </w:numPr>
        <w:tabs>
          <w:tab w:val="left" w:pos="633"/>
          <w:tab w:val="left" w:pos="1843"/>
        </w:tabs>
        <w:ind w:left="426" w:hanging="426"/>
      </w:pPr>
      <w:bookmarkStart w:id="383" w:name="_Toc210213233"/>
      <w:bookmarkStart w:id="384" w:name="_Toc213273503"/>
      <w:bookmarkStart w:id="385" w:name="_Toc213276130"/>
      <w:bookmarkStart w:id="386" w:name="_Toc216902464"/>
      <w:r w:rsidRPr="006145DB">
        <w:t xml:space="preserve">Servicios para la </w:t>
      </w:r>
      <w:bookmarkEnd w:id="383"/>
      <w:r w:rsidR="0096209F" w:rsidRPr="006145DB">
        <w:t>mitigación de la inseguridad alimentaria y Nutricional</w:t>
      </w:r>
      <w:bookmarkEnd w:id="384"/>
      <w:bookmarkEnd w:id="385"/>
      <w:bookmarkEnd w:id="386"/>
    </w:p>
    <w:p w14:paraId="2AFF1D2A" w14:textId="0C4F6315" w:rsidR="00BF6D13" w:rsidRDefault="00BF6D13">
      <w:pPr>
        <w:rPr>
          <w:rFonts w:cs="Arial"/>
        </w:rPr>
      </w:pPr>
      <w:r>
        <w:rPr>
          <w:rFonts w:cs="Arial"/>
        </w:rPr>
        <w:br w:type="page"/>
      </w:r>
    </w:p>
    <w:p w14:paraId="1110DF03" w14:textId="244708AD" w:rsidR="00AF0466" w:rsidRPr="006145DB" w:rsidRDefault="008438BD">
      <w:pPr>
        <w:pStyle w:val="Ttulo1"/>
        <w:numPr>
          <w:ilvl w:val="2"/>
          <w:numId w:val="72"/>
        </w:numPr>
        <w:ind w:left="720"/>
        <w:jc w:val="center"/>
      </w:pPr>
      <w:bookmarkStart w:id="387" w:name="_Toc210213234"/>
      <w:bookmarkStart w:id="388" w:name="_Toc213273504"/>
      <w:bookmarkStart w:id="389" w:name="_Toc213276131"/>
      <w:bookmarkStart w:id="390" w:name="_Toc216902465"/>
      <w:r w:rsidRPr="006145DB">
        <w:t>Servicio Comedores c</w:t>
      </w:r>
      <w:r w:rsidR="005B72A7" w:rsidRPr="006145DB">
        <w:t>omunitarios</w:t>
      </w:r>
      <w:bookmarkEnd w:id="387"/>
      <w:bookmarkEnd w:id="388"/>
      <w:bookmarkEnd w:id="389"/>
      <w:bookmarkEnd w:id="390"/>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7415"/>
      </w:tblGrid>
      <w:tr w:rsidR="008438BD" w:rsidRPr="006145DB" w14:paraId="71521DA1" w14:textId="77777777" w:rsidTr="00BF6D13">
        <w:trPr>
          <w:trHeight w:val="348"/>
          <w:jc w:val="center"/>
        </w:trPr>
        <w:tc>
          <w:tcPr>
            <w:tcW w:w="1980" w:type="dxa"/>
            <w:vAlign w:val="center"/>
          </w:tcPr>
          <w:p w14:paraId="4E1C8D2C" w14:textId="77777777" w:rsidR="0096209F" w:rsidRPr="006145DB" w:rsidRDefault="0096209F" w:rsidP="005B435E">
            <w:pPr>
              <w:spacing w:after="0" w:line="240" w:lineRule="auto"/>
              <w:contextualSpacing/>
              <w:rPr>
                <w:rFonts w:cs="Arial"/>
                <w:bCs/>
                <w:sz w:val="20"/>
                <w:szCs w:val="20"/>
                <w:lang w:eastAsia="es-CO"/>
              </w:rPr>
            </w:pPr>
            <w:r w:rsidRPr="006145DB">
              <w:rPr>
                <w:rFonts w:cs="Arial"/>
                <w:bCs/>
                <w:sz w:val="20"/>
                <w:szCs w:val="20"/>
                <w:lang w:eastAsia="es-CO"/>
              </w:rPr>
              <w:t>Nombre del servicio</w:t>
            </w:r>
          </w:p>
        </w:tc>
        <w:tc>
          <w:tcPr>
            <w:tcW w:w="7415" w:type="dxa"/>
            <w:vAlign w:val="center"/>
          </w:tcPr>
          <w:p w14:paraId="3860B6D0" w14:textId="0FC8E514" w:rsidR="0096209F" w:rsidRPr="006145DB" w:rsidRDefault="008438BD" w:rsidP="005B435E">
            <w:pPr>
              <w:pStyle w:val="Textoindependiente"/>
              <w:spacing w:after="0" w:line="240" w:lineRule="auto"/>
              <w:rPr>
                <w:rFonts w:cs="Arial"/>
                <w:bCs/>
                <w:sz w:val="20"/>
                <w:szCs w:val="20"/>
                <w:lang w:eastAsia="es-CO"/>
              </w:rPr>
            </w:pPr>
            <w:r w:rsidRPr="006145DB">
              <w:rPr>
                <w:rFonts w:cs="Arial"/>
                <w:bCs/>
                <w:sz w:val="20"/>
                <w:szCs w:val="20"/>
                <w:lang w:eastAsia="es-CO"/>
              </w:rPr>
              <w:t>Comedores c</w:t>
            </w:r>
            <w:r w:rsidR="0096209F" w:rsidRPr="006145DB">
              <w:rPr>
                <w:rFonts w:cs="Arial"/>
                <w:bCs/>
                <w:sz w:val="20"/>
                <w:szCs w:val="20"/>
                <w:lang w:eastAsia="es-CO"/>
              </w:rPr>
              <w:t>omunitarios.</w:t>
            </w:r>
          </w:p>
        </w:tc>
      </w:tr>
      <w:tr w:rsidR="008438BD" w:rsidRPr="006145DB" w14:paraId="76CE88FB" w14:textId="77777777" w:rsidTr="008438BD">
        <w:trPr>
          <w:trHeight w:val="473"/>
          <w:jc w:val="center"/>
        </w:trPr>
        <w:tc>
          <w:tcPr>
            <w:tcW w:w="1980" w:type="dxa"/>
            <w:vAlign w:val="center"/>
          </w:tcPr>
          <w:p w14:paraId="35208A3D" w14:textId="771864EC" w:rsidR="0096209F" w:rsidRPr="006145DB" w:rsidRDefault="0096209F" w:rsidP="00BF6D13">
            <w:pPr>
              <w:spacing w:after="0" w:line="240" w:lineRule="auto"/>
              <w:contextualSpacing/>
              <w:rPr>
                <w:rFonts w:cs="Arial"/>
                <w:bCs/>
                <w:sz w:val="20"/>
                <w:szCs w:val="20"/>
                <w:lang w:eastAsia="es-CO"/>
              </w:rPr>
            </w:pPr>
            <w:r w:rsidRPr="006145DB">
              <w:rPr>
                <w:rFonts w:cs="Arial"/>
                <w:bCs/>
                <w:sz w:val="20"/>
                <w:szCs w:val="20"/>
                <w:lang w:eastAsia="es-CO"/>
              </w:rPr>
              <w:t>Objeto del servicio</w:t>
            </w:r>
          </w:p>
        </w:tc>
        <w:tc>
          <w:tcPr>
            <w:tcW w:w="7415" w:type="dxa"/>
            <w:vAlign w:val="center"/>
          </w:tcPr>
          <w:p w14:paraId="7A38F9A8" w14:textId="23A4D0A6"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Contribuir al acceso a los alimentos a través de la entrega de un apoyo alimentario con un aporte nutricional definido por la Secretaría Distrital de Integración Social, para prevenir y mitigar la inseguridad alimentaria y promover adecuadas condiciones de nutrición de la población beneficiaria del servicio.</w:t>
            </w:r>
          </w:p>
        </w:tc>
      </w:tr>
      <w:tr w:rsidR="008438BD" w:rsidRPr="006145DB" w14:paraId="4ACA8BE9" w14:textId="77777777" w:rsidTr="008438BD">
        <w:trPr>
          <w:trHeight w:val="20"/>
          <w:jc w:val="center"/>
        </w:trPr>
        <w:tc>
          <w:tcPr>
            <w:tcW w:w="1980" w:type="dxa"/>
            <w:vAlign w:val="center"/>
          </w:tcPr>
          <w:p w14:paraId="37F094A6" w14:textId="7DE4B06F" w:rsidR="0096209F" w:rsidRPr="006145DB" w:rsidRDefault="008438BD" w:rsidP="00BF6D13">
            <w:pPr>
              <w:spacing w:after="0" w:line="240" w:lineRule="auto"/>
              <w:contextualSpacing/>
              <w:rPr>
                <w:rFonts w:cs="Arial"/>
                <w:bCs/>
                <w:sz w:val="20"/>
                <w:szCs w:val="20"/>
                <w:lang w:eastAsia="es-CO"/>
              </w:rPr>
            </w:pPr>
            <w:r w:rsidRPr="006145DB">
              <w:rPr>
                <w:rFonts w:cs="Arial"/>
                <w:bCs/>
                <w:sz w:val="20"/>
                <w:szCs w:val="20"/>
                <w:lang w:eastAsia="es-CO"/>
              </w:rPr>
              <w:t>Oferta servicio</w:t>
            </w:r>
          </w:p>
        </w:tc>
        <w:tc>
          <w:tcPr>
            <w:tcW w:w="7415" w:type="dxa"/>
            <w:vAlign w:val="center"/>
          </w:tcPr>
          <w:p w14:paraId="02F34C80" w14:textId="77777777"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Espacio físico, social y comunitario en el que se garantiza el acceso a los alimentos a través de la entrega de una ración servida caliente con un aporte nutricional equivalente al 40% de las recomendaciones de ingesta diaria de energía y nutrientes para la población colombiana estimada por grupo de edad, complementada con vigilancia del estado nutricional y acciones que promueven en las y los beneficiarios la toma de decisiones conscientes e informadas sobre sus prácticas alimentarias.</w:t>
            </w:r>
          </w:p>
        </w:tc>
      </w:tr>
      <w:tr w:rsidR="0096209F" w:rsidRPr="006145DB" w14:paraId="0ACC58AD" w14:textId="77777777" w:rsidTr="008438BD">
        <w:trPr>
          <w:trHeight w:val="20"/>
          <w:jc w:val="center"/>
        </w:trPr>
        <w:tc>
          <w:tcPr>
            <w:tcW w:w="1980" w:type="dxa"/>
            <w:vAlign w:val="center"/>
          </w:tcPr>
          <w:p w14:paraId="57665970" w14:textId="77777777" w:rsidR="0096209F" w:rsidRPr="006145DB" w:rsidRDefault="0096209F" w:rsidP="00BF6D13">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15" w:type="dxa"/>
            <w:vAlign w:val="center"/>
          </w:tcPr>
          <w:p w14:paraId="747FBF7E" w14:textId="79BFD7B2" w:rsidR="0096209F" w:rsidRPr="006145DB" w:rsidRDefault="0096209F" w:rsidP="005B435E">
            <w:pPr>
              <w:widowControl w:val="0"/>
              <w:spacing w:after="0" w:line="240" w:lineRule="auto"/>
              <w:ind w:right="113"/>
              <w:contextualSpacing/>
              <w:jc w:val="both"/>
              <w:rPr>
                <w:rFonts w:cs="Arial"/>
                <w:bCs/>
                <w:sz w:val="20"/>
                <w:szCs w:val="20"/>
                <w:lang w:eastAsia="es-CO"/>
              </w:rPr>
            </w:pPr>
            <w:r w:rsidRPr="006145DB">
              <w:rPr>
                <w:rFonts w:cs="Arial"/>
                <w:bCs/>
                <w:sz w:val="20"/>
                <w:szCs w:val="20"/>
                <w:lang w:eastAsia="es-CO"/>
              </w:rPr>
              <w:t>Focalización por demanda</w:t>
            </w:r>
            <w:r w:rsidR="00BF6D13">
              <w:rPr>
                <w:rFonts w:cs="Arial"/>
                <w:bCs/>
                <w:sz w:val="20"/>
                <w:szCs w:val="20"/>
                <w:lang w:eastAsia="es-CO"/>
              </w:rPr>
              <w:t>.</w:t>
            </w:r>
            <w:r w:rsidRPr="006145DB">
              <w:rPr>
                <w:rFonts w:cs="Arial"/>
                <w:bCs/>
                <w:sz w:val="20"/>
                <w:szCs w:val="20"/>
                <w:lang w:eastAsia="es-CO"/>
              </w:rPr>
              <w:t xml:space="preserve"> </w:t>
            </w:r>
          </w:p>
          <w:p w14:paraId="7812F84B" w14:textId="4FC2C82A" w:rsidR="0096209F" w:rsidRPr="006145DB" w:rsidRDefault="0096209F" w:rsidP="005B435E">
            <w:pPr>
              <w:widowControl w:val="0"/>
              <w:spacing w:after="0" w:line="240" w:lineRule="auto"/>
              <w:ind w:right="113"/>
              <w:contextualSpacing/>
              <w:jc w:val="both"/>
              <w:rPr>
                <w:rFonts w:cs="Arial"/>
                <w:bCs/>
                <w:sz w:val="20"/>
                <w:szCs w:val="20"/>
                <w:lang w:eastAsia="es-CO"/>
              </w:rPr>
            </w:pPr>
            <w:r w:rsidRPr="006145DB">
              <w:rPr>
                <w:rFonts w:cs="Arial"/>
                <w:bCs/>
                <w:sz w:val="20"/>
                <w:szCs w:val="20"/>
                <w:lang w:eastAsia="es-CO"/>
              </w:rPr>
              <w:t>Focalización por instrumentos</w:t>
            </w:r>
            <w:r w:rsidR="00BF6D13">
              <w:rPr>
                <w:rFonts w:cs="Arial"/>
                <w:bCs/>
                <w:sz w:val="20"/>
                <w:szCs w:val="20"/>
                <w:lang w:eastAsia="es-CO"/>
              </w:rPr>
              <w:t>.</w:t>
            </w:r>
          </w:p>
        </w:tc>
      </w:tr>
      <w:tr w:rsidR="0096209F" w:rsidRPr="006145DB" w14:paraId="7B0423DB" w14:textId="77777777" w:rsidTr="008438BD">
        <w:trPr>
          <w:trHeight w:val="612"/>
          <w:jc w:val="center"/>
        </w:trPr>
        <w:tc>
          <w:tcPr>
            <w:tcW w:w="1980" w:type="dxa"/>
            <w:vAlign w:val="center"/>
          </w:tcPr>
          <w:p w14:paraId="5C728909" w14:textId="77777777" w:rsidR="0096209F" w:rsidRPr="006145DB" w:rsidRDefault="0096209F" w:rsidP="00BF6D13">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15" w:type="dxa"/>
            <w:vAlign w:val="center"/>
          </w:tcPr>
          <w:p w14:paraId="6B140B58" w14:textId="77777777" w:rsidR="0096209F" w:rsidRPr="006145DB" w:rsidRDefault="0096209F" w:rsidP="008438BD">
            <w:pPr>
              <w:spacing w:after="0" w:line="240" w:lineRule="auto"/>
              <w:jc w:val="both"/>
              <w:rPr>
                <w:rFonts w:cs="Arial"/>
                <w:bCs/>
                <w:sz w:val="20"/>
                <w:szCs w:val="20"/>
                <w:lang w:eastAsia="es-CO"/>
              </w:rPr>
            </w:pPr>
            <w:r w:rsidRPr="006145DB">
              <w:rPr>
                <w:rFonts w:cs="Arial"/>
                <w:bCs/>
                <w:sz w:val="20"/>
                <w:szCs w:val="20"/>
                <w:lang w:eastAsia="es-CO"/>
              </w:rPr>
              <w:t xml:space="preserve">Personas mayores de un (1) año en formas extremas de exclusión o situaciones de pobreza extrema, pobreza moderada o vulnerabilidad por inseguridad alimentaria residentes en Bogotá D.C. </w:t>
            </w:r>
          </w:p>
        </w:tc>
      </w:tr>
      <w:tr w:rsidR="0096209F" w:rsidRPr="006145DB" w14:paraId="2F0B8CA1" w14:textId="77777777" w:rsidTr="008438BD">
        <w:trPr>
          <w:trHeight w:val="828"/>
          <w:jc w:val="center"/>
        </w:trPr>
        <w:tc>
          <w:tcPr>
            <w:tcW w:w="1980" w:type="dxa"/>
            <w:vAlign w:val="center"/>
          </w:tcPr>
          <w:p w14:paraId="68E0702F" w14:textId="77777777" w:rsidR="0096209F" w:rsidRPr="006145DB" w:rsidRDefault="0096209F" w:rsidP="00BF6D13">
            <w:pPr>
              <w:spacing w:after="0" w:line="240" w:lineRule="auto"/>
              <w:ind w:left="22"/>
              <w:contextualSpacing/>
              <w:rPr>
                <w:rFonts w:cs="Arial"/>
                <w:bCs/>
                <w:sz w:val="20"/>
                <w:szCs w:val="20"/>
                <w:lang w:eastAsia="es-CO"/>
              </w:rPr>
            </w:pPr>
            <w:r w:rsidRPr="006145DB">
              <w:rPr>
                <w:rFonts w:cs="Arial"/>
                <w:sz w:val="20"/>
                <w:szCs w:val="20"/>
                <w:lang w:eastAsia="es-CO"/>
              </w:rPr>
              <w:t>Fuentes de Información de la Población Objetivo</w:t>
            </w:r>
          </w:p>
        </w:tc>
        <w:tc>
          <w:tcPr>
            <w:tcW w:w="7415" w:type="dxa"/>
            <w:vAlign w:val="center"/>
          </w:tcPr>
          <w:tbl>
            <w:tblPr>
              <w:tblW w:w="7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82"/>
              <w:gridCol w:w="1464"/>
              <w:gridCol w:w="1134"/>
              <w:gridCol w:w="1355"/>
            </w:tblGrid>
            <w:tr w:rsidR="008438BD" w:rsidRPr="006145DB" w14:paraId="61B5AFBF" w14:textId="77777777" w:rsidTr="00052D74">
              <w:trPr>
                <w:trHeight w:val="300"/>
              </w:trPr>
              <w:tc>
                <w:tcPr>
                  <w:tcW w:w="3282" w:type="dxa"/>
                  <w:tcBorders>
                    <w:top w:val="nil"/>
                    <w:left w:val="single" w:sz="4" w:space="0" w:color="auto"/>
                    <w:bottom w:val="single" w:sz="4" w:space="0" w:color="auto"/>
                    <w:right w:val="single" w:sz="4" w:space="0" w:color="auto"/>
                  </w:tcBorders>
                  <w:vAlign w:val="center"/>
                  <w:hideMark/>
                </w:tcPr>
                <w:p w14:paraId="016018B7"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Categoría de Población Objetivo </w:t>
                  </w:r>
                </w:p>
              </w:tc>
              <w:tc>
                <w:tcPr>
                  <w:tcW w:w="1464" w:type="dxa"/>
                  <w:tcBorders>
                    <w:top w:val="nil"/>
                    <w:left w:val="single" w:sz="4" w:space="0" w:color="auto"/>
                    <w:bottom w:val="single" w:sz="4" w:space="0" w:color="auto"/>
                    <w:right w:val="single" w:sz="4" w:space="0" w:color="auto"/>
                  </w:tcBorders>
                  <w:vAlign w:val="center"/>
                  <w:hideMark/>
                </w:tcPr>
                <w:p w14:paraId="5EA0E6CA"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Fuente de Información </w:t>
                  </w:r>
                </w:p>
              </w:tc>
              <w:tc>
                <w:tcPr>
                  <w:tcW w:w="1134" w:type="dxa"/>
                  <w:tcBorders>
                    <w:top w:val="nil"/>
                    <w:left w:val="single" w:sz="4" w:space="0" w:color="auto"/>
                    <w:bottom w:val="single" w:sz="4" w:space="0" w:color="auto"/>
                    <w:right w:val="single" w:sz="4" w:space="0" w:color="auto"/>
                  </w:tcBorders>
                  <w:vAlign w:val="center"/>
                  <w:hideMark/>
                </w:tcPr>
                <w:p w14:paraId="5DC2CA12"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Periodicidad </w:t>
                  </w:r>
                </w:p>
              </w:tc>
              <w:tc>
                <w:tcPr>
                  <w:tcW w:w="1355" w:type="dxa"/>
                  <w:tcBorders>
                    <w:top w:val="nil"/>
                    <w:left w:val="single" w:sz="4" w:space="0" w:color="auto"/>
                    <w:bottom w:val="single" w:sz="4" w:space="0" w:color="auto"/>
                    <w:right w:val="single" w:sz="4" w:space="0" w:color="auto"/>
                  </w:tcBorders>
                  <w:vAlign w:val="center"/>
                  <w:hideMark/>
                </w:tcPr>
                <w:p w14:paraId="14CEEF0E"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 </w:t>
                  </w:r>
                </w:p>
              </w:tc>
            </w:tr>
            <w:tr w:rsidR="008438BD" w:rsidRPr="006145DB" w14:paraId="4DD6E11C" w14:textId="77777777" w:rsidTr="00052D74">
              <w:trPr>
                <w:trHeight w:val="300"/>
              </w:trPr>
              <w:tc>
                <w:tcPr>
                  <w:tcW w:w="3282" w:type="dxa"/>
                  <w:vMerge w:val="restart"/>
                  <w:tcBorders>
                    <w:top w:val="single" w:sz="4" w:space="0" w:color="auto"/>
                    <w:left w:val="single" w:sz="4" w:space="0" w:color="auto"/>
                    <w:bottom w:val="single" w:sz="4" w:space="0" w:color="auto"/>
                    <w:right w:val="single" w:sz="4" w:space="0" w:color="auto"/>
                  </w:tcBorders>
                  <w:vAlign w:val="center"/>
                  <w:hideMark/>
                </w:tcPr>
                <w:p w14:paraId="12240D0E" w14:textId="77777777" w:rsidR="0096209F" w:rsidRPr="006145DB" w:rsidRDefault="0096209F" w:rsidP="005B435E">
                  <w:pPr>
                    <w:tabs>
                      <w:tab w:val="left" w:pos="709"/>
                    </w:tabs>
                    <w:spacing w:after="0" w:line="240" w:lineRule="auto"/>
                    <w:contextualSpacing/>
                    <w:jc w:val="both"/>
                    <w:rPr>
                      <w:rFonts w:cs="Arial"/>
                      <w:lang w:eastAsia="es-CO"/>
                    </w:rPr>
                  </w:pPr>
                  <w:r w:rsidRPr="006145DB">
                    <w:rPr>
                      <w:rFonts w:cs="Arial"/>
                      <w:sz w:val="16"/>
                      <w:szCs w:val="16"/>
                      <w:lang w:eastAsia="es-CO"/>
                    </w:rPr>
                    <w:t>Persona mayor de un (1) año</w:t>
                  </w:r>
                  <w:r w:rsidRPr="006145DB">
                    <w:rPr>
                      <w:rFonts w:cs="Arial"/>
                      <w:lang w:eastAsia="es-CO"/>
                    </w:rPr>
                    <w:t xml:space="preserve"> </w:t>
                  </w:r>
                </w:p>
              </w:tc>
              <w:tc>
                <w:tcPr>
                  <w:tcW w:w="1464" w:type="dxa"/>
                  <w:tcBorders>
                    <w:top w:val="single" w:sz="4" w:space="0" w:color="auto"/>
                    <w:left w:val="single" w:sz="4" w:space="0" w:color="auto"/>
                    <w:bottom w:val="single" w:sz="4" w:space="0" w:color="auto"/>
                    <w:right w:val="single" w:sz="4" w:space="0" w:color="auto"/>
                  </w:tcBorders>
                  <w:vAlign w:val="center"/>
                  <w:hideMark/>
                </w:tcPr>
                <w:p w14:paraId="0C157D53"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F758536"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4A843AF7" w14:textId="0EDD56B2"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176A863A" w14:textId="77777777" w:rsidTr="00052D74">
              <w:trPr>
                <w:trHeight w:val="300"/>
              </w:trPr>
              <w:tc>
                <w:tcPr>
                  <w:tcW w:w="3282" w:type="dxa"/>
                  <w:vMerge/>
                  <w:vAlign w:val="center"/>
                  <w:hideMark/>
                </w:tcPr>
                <w:p w14:paraId="4786BEAC" w14:textId="77777777" w:rsidR="0096209F" w:rsidRPr="006145DB" w:rsidRDefault="0096209F" w:rsidP="005B435E">
                  <w:pPr>
                    <w:tabs>
                      <w:tab w:val="left" w:pos="709"/>
                    </w:tabs>
                    <w:spacing w:after="0" w:line="240" w:lineRule="auto"/>
                    <w:contextualSpacing/>
                    <w:jc w:val="both"/>
                    <w:rPr>
                      <w:rFonts w:cs="Arial"/>
                      <w:lang w:eastAsia="es-CO"/>
                    </w:rPr>
                  </w:pPr>
                </w:p>
              </w:tc>
              <w:tc>
                <w:tcPr>
                  <w:tcW w:w="1464" w:type="dxa"/>
                  <w:tcBorders>
                    <w:top w:val="single" w:sz="4" w:space="0" w:color="auto"/>
                    <w:left w:val="single" w:sz="4" w:space="0" w:color="auto"/>
                    <w:bottom w:val="single" w:sz="4" w:space="0" w:color="auto"/>
                    <w:right w:val="single" w:sz="4" w:space="0" w:color="auto"/>
                  </w:tcBorders>
                  <w:vAlign w:val="center"/>
                  <w:hideMark/>
                </w:tcPr>
                <w:p w14:paraId="174D9B9D"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7578252"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132F44AE" w14:textId="5C53A57B"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4C73736D" w14:textId="77777777" w:rsidTr="00052D74">
              <w:trPr>
                <w:trHeight w:val="300"/>
              </w:trPr>
              <w:tc>
                <w:tcPr>
                  <w:tcW w:w="3282" w:type="dxa"/>
                  <w:vMerge/>
                  <w:vAlign w:val="center"/>
                  <w:hideMark/>
                </w:tcPr>
                <w:p w14:paraId="6CAC2FB1" w14:textId="77777777" w:rsidR="0096209F" w:rsidRPr="006145DB" w:rsidRDefault="0096209F" w:rsidP="005B435E">
                  <w:pPr>
                    <w:tabs>
                      <w:tab w:val="left" w:pos="709"/>
                    </w:tabs>
                    <w:spacing w:after="0" w:line="240" w:lineRule="auto"/>
                    <w:contextualSpacing/>
                    <w:jc w:val="both"/>
                    <w:rPr>
                      <w:rFonts w:cs="Arial"/>
                      <w:lang w:eastAsia="es-CO"/>
                    </w:rPr>
                  </w:pPr>
                </w:p>
              </w:tc>
              <w:tc>
                <w:tcPr>
                  <w:tcW w:w="1464" w:type="dxa"/>
                  <w:tcBorders>
                    <w:top w:val="single" w:sz="4" w:space="0" w:color="auto"/>
                    <w:left w:val="single" w:sz="4" w:space="0" w:color="auto"/>
                    <w:bottom w:val="single" w:sz="4" w:space="0" w:color="auto"/>
                    <w:right w:val="single" w:sz="4" w:space="0" w:color="auto"/>
                  </w:tcBorders>
                  <w:vAlign w:val="center"/>
                  <w:hideMark/>
                </w:tcPr>
                <w:p w14:paraId="24AE843A"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6136056"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355" w:type="dxa"/>
                  <w:tcBorders>
                    <w:top w:val="single" w:sz="4" w:space="0" w:color="auto"/>
                    <w:left w:val="single" w:sz="4" w:space="0" w:color="auto"/>
                    <w:bottom w:val="single" w:sz="4" w:space="0" w:color="auto"/>
                    <w:right w:val="single" w:sz="4" w:space="0" w:color="auto"/>
                  </w:tcBorders>
                  <w:vAlign w:val="center"/>
                  <w:hideMark/>
                </w:tcPr>
                <w:p w14:paraId="4063B715"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Secretaria Distrital de Integración Social.</w:t>
                  </w:r>
                </w:p>
              </w:tc>
            </w:tr>
            <w:tr w:rsidR="008438BD" w:rsidRPr="006145DB" w14:paraId="1237E4E5" w14:textId="77777777" w:rsidTr="00052D74">
              <w:trPr>
                <w:trHeight w:val="525"/>
              </w:trPr>
              <w:tc>
                <w:tcPr>
                  <w:tcW w:w="3282" w:type="dxa"/>
                  <w:vMerge w:val="restart"/>
                  <w:tcBorders>
                    <w:top w:val="single" w:sz="4" w:space="0" w:color="auto"/>
                    <w:left w:val="single" w:sz="4" w:space="0" w:color="auto"/>
                    <w:bottom w:val="single" w:sz="4" w:space="0" w:color="auto"/>
                    <w:right w:val="single" w:sz="4" w:space="0" w:color="auto"/>
                  </w:tcBorders>
                  <w:vAlign w:val="center"/>
                  <w:hideMark/>
                </w:tcPr>
                <w:p w14:paraId="041FEB6D" w14:textId="5A9D7718" w:rsidR="0096209F" w:rsidRPr="006145DB" w:rsidRDefault="0096209F" w:rsidP="005B435E">
                  <w:pPr>
                    <w:tabs>
                      <w:tab w:val="left" w:pos="709"/>
                    </w:tabs>
                    <w:spacing w:after="0" w:line="240" w:lineRule="auto"/>
                    <w:contextualSpacing/>
                    <w:jc w:val="both"/>
                    <w:rPr>
                      <w:rFonts w:cs="Arial"/>
                      <w:lang w:eastAsia="es-CO"/>
                    </w:rPr>
                  </w:pPr>
                  <w:r w:rsidRPr="006145DB">
                    <w:rPr>
                      <w:rFonts w:cs="Arial"/>
                      <w:sz w:val="16"/>
                      <w:szCs w:val="16"/>
                      <w:lang w:eastAsia="es-CO"/>
                    </w:rPr>
                    <w:t>Persona habitante de calle.</w:t>
                  </w:r>
                  <w:r w:rsidRPr="006145DB">
                    <w:rPr>
                      <w:rFonts w:cs="Arial"/>
                      <w:lang w:eastAsia="es-CO"/>
                    </w:rPr>
                    <w:t xml:space="preserve"> </w:t>
                  </w:r>
                </w:p>
              </w:tc>
              <w:tc>
                <w:tcPr>
                  <w:tcW w:w="1464" w:type="dxa"/>
                  <w:tcBorders>
                    <w:top w:val="single" w:sz="4" w:space="0" w:color="auto"/>
                    <w:left w:val="single" w:sz="4" w:space="0" w:color="auto"/>
                    <w:bottom w:val="single" w:sz="4" w:space="0" w:color="auto"/>
                    <w:right w:val="single" w:sz="4" w:space="0" w:color="auto"/>
                  </w:tcBorders>
                  <w:vAlign w:val="center"/>
                  <w:hideMark/>
                </w:tcPr>
                <w:p w14:paraId="57976B5E"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Listado Censal Ciudadanos Habitantes de Calle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6FEECE2"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w:t>
                  </w:r>
                </w:p>
              </w:tc>
              <w:tc>
                <w:tcPr>
                  <w:tcW w:w="1355" w:type="dxa"/>
                  <w:tcBorders>
                    <w:top w:val="single" w:sz="4" w:space="0" w:color="auto"/>
                    <w:left w:val="single" w:sz="4" w:space="0" w:color="auto"/>
                    <w:bottom w:val="single" w:sz="4" w:space="0" w:color="auto"/>
                    <w:right w:val="single" w:sz="4" w:space="0" w:color="auto"/>
                  </w:tcBorders>
                  <w:vAlign w:val="center"/>
                  <w:hideMark/>
                </w:tcPr>
                <w:p w14:paraId="5CD27DFB"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Salud</w:t>
                  </w:r>
                </w:p>
              </w:tc>
            </w:tr>
            <w:tr w:rsidR="008438BD" w:rsidRPr="006145DB" w14:paraId="6FA5BF7A" w14:textId="77777777" w:rsidTr="00052D74">
              <w:trPr>
                <w:trHeight w:val="300"/>
              </w:trPr>
              <w:tc>
                <w:tcPr>
                  <w:tcW w:w="3282" w:type="dxa"/>
                  <w:vMerge/>
                  <w:vAlign w:val="center"/>
                  <w:hideMark/>
                </w:tcPr>
                <w:p w14:paraId="0554EF73" w14:textId="77777777" w:rsidR="0096209F" w:rsidRPr="006145DB" w:rsidRDefault="0096209F" w:rsidP="005B435E">
                  <w:pPr>
                    <w:pStyle w:val="paragraph"/>
                    <w:spacing w:before="0" w:beforeAutospacing="0" w:after="0" w:afterAutospacing="0"/>
                    <w:jc w:val="both"/>
                    <w:textAlignment w:val="baseline"/>
                    <w:rPr>
                      <w:rStyle w:val="normaltextrun"/>
                      <w:rFonts w:ascii="Arial" w:eastAsia="Arial" w:hAnsi="Arial" w:cs="Arial"/>
                      <w:sz w:val="16"/>
                      <w:szCs w:val="16"/>
                    </w:rPr>
                  </w:pPr>
                </w:p>
              </w:tc>
              <w:tc>
                <w:tcPr>
                  <w:tcW w:w="1464" w:type="dxa"/>
                  <w:tcBorders>
                    <w:top w:val="single" w:sz="4" w:space="0" w:color="auto"/>
                    <w:left w:val="single" w:sz="4" w:space="0" w:color="auto"/>
                    <w:bottom w:val="single" w:sz="4" w:space="0" w:color="auto"/>
                    <w:right w:val="single" w:sz="4" w:space="0" w:color="auto"/>
                  </w:tcBorders>
                  <w:vAlign w:val="center"/>
                  <w:hideMark/>
                </w:tcPr>
                <w:p w14:paraId="2672C27B"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Censo habitante de calle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B9BA8E6"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Vigente</w:t>
                  </w:r>
                </w:p>
              </w:tc>
              <w:tc>
                <w:tcPr>
                  <w:tcW w:w="1355" w:type="dxa"/>
                  <w:tcBorders>
                    <w:top w:val="single" w:sz="4" w:space="0" w:color="auto"/>
                    <w:left w:val="single" w:sz="4" w:space="0" w:color="auto"/>
                    <w:bottom w:val="single" w:sz="4" w:space="0" w:color="auto"/>
                    <w:right w:val="single" w:sz="4" w:space="0" w:color="auto"/>
                  </w:tcBorders>
                  <w:vAlign w:val="center"/>
                  <w:hideMark/>
                </w:tcPr>
                <w:p w14:paraId="3DAB4C95"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Secretaria Distrital de Integración Social</w:t>
                  </w:r>
                </w:p>
              </w:tc>
            </w:tr>
            <w:tr w:rsidR="008438BD" w:rsidRPr="006145DB" w14:paraId="2766191B" w14:textId="77777777" w:rsidTr="00052D74">
              <w:trPr>
                <w:trHeight w:val="300"/>
              </w:trPr>
              <w:tc>
                <w:tcPr>
                  <w:tcW w:w="3282" w:type="dxa"/>
                  <w:vMerge/>
                  <w:vAlign w:val="center"/>
                  <w:hideMark/>
                </w:tcPr>
                <w:p w14:paraId="44AF92DF" w14:textId="77777777" w:rsidR="0096209F" w:rsidRPr="006145DB" w:rsidRDefault="0096209F" w:rsidP="005B435E">
                  <w:pPr>
                    <w:spacing w:line="240" w:lineRule="auto"/>
                    <w:jc w:val="both"/>
                    <w:rPr>
                      <w:rStyle w:val="normaltextrun"/>
                      <w:rFonts w:eastAsia="Arial" w:cs="Arial"/>
                      <w:sz w:val="16"/>
                      <w:szCs w:val="16"/>
                    </w:rPr>
                  </w:pPr>
                </w:p>
              </w:tc>
              <w:tc>
                <w:tcPr>
                  <w:tcW w:w="1464" w:type="dxa"/>
                  <w:tcBorders>
                    <w:top w:val="single" w:sz="4" w:space="0" w:color="auto"/>
                    <w:left w:val="single" w:sz="4" w:space="0" w:color="auto"/>
                    <w:bottom w:val="single" w:sz="4" w:space="0" w:color="auto"/>
                    <w:right w:val="single" w:sz="4" w:space="0" w:color="auto"/>
                  </w:tcBorders>
                  <w:vAlign w:val="center"/>
                  <w:hideMark/>
                </w:tcPr>
                <w:p w14:paraId="1EA2500D"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3E5D0CC"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355" w:type="dxa"/>
                  <w:tcBorders>
                    <w:top w:val="single" w:sz="4" w:space="0" w:color="auto"/>
                    <w:left w:val="single" w:sz="4" w:space="0" w:color="auto"/>
                    <w:bottom w:val="single" w:sz="4" w:space="0" w:color="auto"/>
                    <w:right w:val="single" w:sz="4" w:space="0" w:color="auto"/>
                  </w:tcBorders>
                  <w:vAlign w:val="center"/>
                  <w:hideMark/>
                </w:tcPr>
                <w:p w14:paraId="3288064A"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Secretaria Distrital de Integración Social</w:t>
                  </w:r>
                </w:p>
              </w:tc>
            </w:tr>
            <w:tr w:rsidR="008438BD" w:rsidRPr="006145DB" w14:paraId="7A3EA84A" w14:textId="77777777" w:rsidTr="00052D74">
              <w:trPr>
                <w:trHeight w:val="300"/>
              </w:trPr>
              <w:tc>
                <w:tcPr>
                  <w:tcW w:w="3282" w:type="dxa"/>
                  <w:vMerge w:val="restart"/>
                  <w:tcBorders>
                    <w:top w:val="single" w:sz="4" w:space="0" w:color="auto"/>
                    <w:left w:val="single" w:sz="4" w:space="0" w:color="auto"/>
                    <w:bottom w:val="single" w:sz="4" w:space="0" w:color="auto"/>
                    <w:right w:val="single" w:sz="4" w:space="0" w:color="auto"/>
                  </w:tcBorders>
                  <w:vAlign w:val="center"/>
                  <w:hideMark/>
                </w:tcPr>
                <w:p w14:paraId="12DDDA95" w14:textId="65EEC0F7" w:rsidR="0096209F" w:rsidRPr="006145DB" w:rsidRDefault="0096209F" w:rsidP="006A1309">
                  <w:pPr>
                    <w:pStyle w:val="paragraph"/>
                    <w:spacing w:before="0" w:beforeAutospacing="0" w:after="0" w:afterAutospacing="0"/>
                    <w:ind w:left="27" w:right="177"/>
                    <w:jc w:val="both"/>
                    <w:textAlignment w:val="baseline"/>
                    <w:rPr>
                      <w:rStyle w:val="normaltextrun"/>
                      <w:rFonts w:ascii="Arial" w:eastAsia="Arial" w:hAnsi="Arial" w:cs="Arial"/>
                      <w:sz w:val="16"/>
                      <w:szCs w:val="16"/>
                      <w:lang w:val="es-ES"/>
                    </w:rPr>
                  </w:pPr>
                  <w:r w:rsidRPr="006145DB">
                    <w:rPr>
                      <w:rStyle w:val="eop"/>
                      <w:rFonts w:ascii="Arial" w:eastAsia="Arial" w:hAnsi="Arial" w:cs="Arial"/>
                      <w:sz w:val="16"/>
                      <w:szCs w:val="16"/>
                    </w:rPr>
                    <w:t>Persona que vive en residencias tipo paga diarios</w:t>
                  </w:r>
                  <w:r w:rsidR="008438BD" w:rsidRPr="006145DB">
                    <w:rPr>
                      <w:rStyle w:val="eop"/>
                      <w:rFonts w:ascii="Arial" w:eastAsia="Arial" w:hAnsi="Arial" w:cs="Arial"/>
                      <w:sz w:val="16"/>
                      <w:szCs w:val="16"/>
                    </w:rPr>
                    <w:t>.</w:t>
                  </w:r>
                </w:p>
              </w:tc>
              <w:tc>
                <w:tcPr>
                  <w:tcW w:w="1464" w:type="dxa"/>
                  <w:tcBorders>
                    <w:top w:val="single" w:sz="4" w:space="0" w:color="auto"/>
                    <w:left w:val="single" w:sz="4" w:space="0" w:color="auto"/>
                    <w:bottom w:val="single" w:sz="4" w:space="0" w:color="auto"/>
                    <w:right w:val="single" w:sz="4" w:space="0" w:color="auto"/>
                  </w:tcBorders>
                  <w:vAlign w:val="center"/>
                  <w:hideMark/>
                </w:tcPr>
                <w:p w14:paraId="64173B53"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Base de personas residentes en paga diarios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A4BDE01"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Vigente</w:t>
                  </w:r>
                </w:p>
              </w:tc>
              <w:tc>
                <w:tcPr>
                  <w:tcW w:w="1355" w:type="dxa"/>
                  <w:tcBorders>
                    <w:top w:val="single" w:sz="4" w:space="0" w:color="auto"/>
                    <w:left w:val="single" w:sz="4" w:space="0" w:color="auto"/>
                    <w:bottom w:val="single" w:sz="4" w:space="0" w:color="auto"/>
                    <w:right w:val="single" w:sz="4" w:space="0" w:color="auto"/>
                  </w:tcBorders>
                  <w:vAlign w:val="center"/>
                  <w:hideMark/>
                </w:tcPr>
                <w:p w14:paraId="7B90BA0E" w14:textId="10005014"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Integración Social y Secretaría Distrital Planeación</w:t>
                  </w:r>
                </w:p>
              </w:tc>
            </w:tr>
            <w:tr w:rsidR="008438BD" w:rsidRPr="006145DB" w14:paraId="7F6993D3" w14:textId="77777777" w:rsidTr="00052D74">
              <w:trPr>
                <w:trHeight w:val="300"/>
              </w:trPr>
              <w:tc>
                <w:tcPr>
                  <w:tcW w:w="3282" w:type="dxa"/>
                  <w:vMerge/>
                  <w:vAlign w:val="center"/>
                  <w:hideMark/>
                </w:tcPr>
                <w:p w14:paraId="50CB0CCD" w14:textId="77777777" w:rsidR="0096209F" w:rsidRPr="006145DB" w:rsidRDefault="0096209F" w:rsidP="006A1309">
                  <w:pPr>
                    <w:spacing w:line="240" w:lineRule="auto"/>
                    <w:ind w:left="27" w:right="177"/>
                    <w:jc w:val="both"/>
                    <w:rPr>
                      <w:rStyle w:val="normaltextrun"/>
                      <w:rFonts w:eastAsia="Arial" w:cs="Arial"/>
                      <w:sz w:val="16"/>
                      <w:szCs w:val="16"/>
                    </w:rPr>
                  </w:pPr>
                </w:p>
              </w:tc>
              <w:tc>
                <w:tcPr>
                  <w:tcW w:w="1464" w:type="dxa"/>
                  <w:tcBorders>
                    <w:top w:val="single" w:sz="4" w:space="0" w:color="auto"/>
                    <w:left w:val="single" w:sz="4" w:space="0" w:color="auto"/>
                    <w:bottom w:val="single" w:sz="4" w:space="0" w:color="auto"/>
                    <w:right w:val="single" w:sz="4" w:space="0" w:color="auto"/>
                  </w:tcBorders>
                  <w:vAlign w:val="center"/>
                  <w:hideMark/>
                </w:tcPr>
                <w:p w14:paraId="18B7004C"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F9325B2"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355" w:type="dxa"/>
                  <w:tcBorders>
                    <w:top w:val="single" w:sz="4" w:space="0" w:color="auto"/>
                    <w:left w:val="single" w:sz="4" w:space="0" w:color="auto"/>
                    <w:bottom w:val="single" w:sz="4" w:space="0" w:color="auto"/>
                    <w:right w:val="single" w:sz="4" w:space="0" w:color="auto"/>
                  </w:tcBorders>
                  <w:vAlign w:val="center"/>
                  <w:hideMark/>
                </w:tcPr>
                <w:p w14:paraId="0B19FF73"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Secretaria Distrital de Integración Social</w:t>
                  </w:r>
                </w:p>
              </w:tc>
            </w:tr>
            <w:tr w:rsidR="008438BD" w:rsidRPr="006145DB" w14:paraId="365DE46B" w14:textId="77777777" w:rsidTr="00052D74">
              <w:trPr>
                <w:trHeight w:val="300"/>
              </w:trPr>
              <w:tc>
                <w:tcPr>
                  <w:tcW w:w="3282" w:type="dxa"/>
                  <w:tcBorders>
                    <w:top w:val="single" w:sz="4" w:space="0" w:color="auto"/>
                    <w:left w:val="single" w:sz="4" w:space="0" w:color="auto"/>
                    <w:bottom w:val="single" w:sz="4" w:space="0" w:color="auto"/>
                    <w:right w:val="single" w:sz="4" w:space="0" w:color="auto"/>
                  </w:tcBorders>
                  <w:vAlign w:val="center"/>
                  <w:hideMark/>
                </w:tcPr>
                <w:p w14:paraId="1058F693" w14:textId="77777777" w:rsidR="0096209F" w:rsidRPr="006145DB" w:rsidRDefault="0096209F" w:rsidP="006A1309">
                  <w:pPr>
                    <w:pStyle w:val="paragraph"/>
                    <w:spacing w:before="0" w:beforeAutospacing="0" w:after="0" w:afterAutospacing="0"/>
                    <w:ind w:left="27" w:right="177"/>
                    <w:jc w:val="both"/>
                    <w:textAlignment w:val="baseline"/>
                    <w:rPr>
                      <w:rFonts w:ascii="Arial" w:eastAsia="Arial" w:hAnsi="Arial" w:cs="Arial"/>
                      <w:sz w:val="16"/>
                      <w:szCs w:val="16"/>
                    </w:rPr>
                  </w:pPr>
                  <w:r w:rsidRPr="006145DB">
                    <w:rPr>
                      <w:rStyle w:val="normaltextrun"/>
                      <w:rFonts w:ascii="Arial" w:eastAsia="Arial" w:hAnsi="Arial" w:cs="Arial"/>
                      <w:sz w:val="16"/>
                      <w:szCs w:val="16"/>
                      <w:lang w:val="es-ES"/>
                    </w:rPr>
                    <w:t xml:space="preserve">Persona en situación de pobreza extrema con </w:t>
                  </w:r>
                  <w:r w:rsidRPr="006145DB">
                    <w:rPr>
                      <w:rFonts w:ascii="Arial" w:hAnsi="Arial" w:cs="Arial"/>
                      <w:sz w:val="16"/>
                      <w:szCs w:val="16"/>
                    </w:rPr>
                    <w:t>clasificación A1 hasta A5.</w:t>
                  </w:r>
                  <w:r w:rsidRPr="006145DB">
                    <w:rPr>
                      <w:rStyle w:val="eop"/>
                      <w:rFonts w:ascii="Arial" w:eastAsia="Arial" w:hAnsi="Arial" w:cs="Arial"/>
                      <w:sz w:val="16"/>
                      <w:szCs w:val="16"/>
                    </w:rPr>
                    <w:t> </w:t>
                  </w:r>
                </w:p>
              </w:tc>
              <w:tc>
                <w:tcPr>
                  <w:tcW w:w="1464" w:type="dxa"/>
                  <w:tcBorders>
                    <w:top w:val="single" w:sz="4" w:space="0" w:color="auto"/>
                    <w:left w:val="single" w:sz="4" w:space="0" w:color="auto"/>
                    <w:bottom w:val="single" w:sz="4" w:space="0" w:color="auto"/>
                    <w:right w:val="single" w:sz="4" w:space="0" w:color="auto"/>
                  </w:tcBorders>
                  <w:vAlign w:val="center"/>
                  <w:hideMark/>
                </w:tcPr>
                <w:p w14:paraId="3FF80EB0"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A585300"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1974F168" w14:textId="770CD46C"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71EF2D6C" w14:textId="77777777" w:rsidTr="00052D74">
              <w:trPr>
                <w:trHeight w:val="300"/>
              </w:trPr>
              <w:tc>
                <w:tcPr>
                  <w:tcW w:w="3282" w:type="dxa"/>
                  <w:tcBorders>
                    <w:top w:val="single" w:sz="4" w:space="0" w:color="auto"/>
                    <w:left w:val="single" w:sz="4" w:space="0" w:color="auto"/>
                    <w:bottom w:val="single" w:sz="4" w:space="0" w:color="auto"/>
                    <w:right w:val="single" w:sz="4" w:space="0" w:color="auto"/>
                  </w:tcBorders>
                  <w:vAlign w:val="center"/>
                  <w:hideMark/>
                </w:tcPr>
                <w:p w14:paraId="4B10BB35" w14:textId="77777777" w:rsidR="0096209F" w:rsidRPr="006145DB" w:rsidRDefault="0096209F" w:rsidP="006A1309">
                  <w:pPr>
                    <w:pStyle w:val="paragraph"/>
                    <w:spacing w:before="0" w:beforeAutospacing="0" w:after="0" w:afterAutospacing="0"/>
                    <w:ind w:left="27" w:right="177"/>
                    <w:jc w:val="both"/>
                    <w:textAlignment w:val="baseline"/>
                    <w:rPr>
                      <w:rFonts w:ascii="Arial" w:eastAsia="Arial" w:hAnsi="Arial" w:cs="Arial"/>
                      <w:sz w:val="16"/>
                      <w:szCs w:val="16"/>
                    </w:rPr>
                  </w:pPr>
                  <w:r w:rsidRPr="006145DB">
                    <w:rPr>
                      <w:rStyle w:val="normaltextrun"/>
                      <w:rFonts w:ascii="Arial" w:eastAsia="Arial" w:hAnsi="Arial" w:cs="Arial"/>
                      <w:sz w:val="16"/>
                      <w:szCs w:val="16"/>
                      <w:lang w:val="es-ES"/>
                    </w:rPr>
                    <w:t>Persona en situación de pobreza moderada con</w:t>
                  </w:r>
                  <w:r w:rsidRPr="006145DB">
                    <w:rPr>
                      <w:rFonts w:ascii="Arial" w:hAnsi="Arial" w:cs="Arial"/>
                      <w:sz w:val="16"/>
                      <w:szCs w:val="16"/>
                    </w:rPr>
                    <w:t xml:space="preserve"> clasificación B1 hasta B7.</w:t>
                  </w:r>
                </w:p>
              </w:tc>
              <w:tc>
                <w:tcPr>
                  <w:tcW w:w="1464" w:type="dxa"/>
                  <w:tcBorders>
                    <w:top w:val="single" w:sz="4" w:space="0" w:color="auto"/>
                    <w:left w:val="single" w:sz="4" w:space="0" w:color="auto"/>
                    <w:bottom w:val="single" w:sz="4" w:space="0" w:color="auto"/>
                    <w:right w:val="single" w:sz="4" w:space="0" w:color="auto"/>
                  </w:tcBorders>
                  <w:vAlign w:val="center"/>
                  <w:hideMark/>
                </w:tcPr>
                <w:p w14:paraId="5BEAAE07"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5233136"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4223C952" w14:textId="423E262D"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0678925E" w14:textId="77777777" w:rsidTr="00052D74">
              <w:trPr>
                <w:trHeight w:val="300"/>
              </w:trPr>
              <w:tc>
                <w:tcPr>
                  <w:tcW w:w="3282" w:type="dxa"/>
                  <w:tcBorders>
                    <w:top w:val="single" w:sz="4" w:space="0" w:color="auto"/>
                    <w:left w:val="single" w:sz="4" w:space="0" w:color="auto"/>
                    <w:bottom w:val="single" w:sz="4" w:space="0" w:color="auto"/>
                    <w:right w:val="single" w:sz="4" w:space="0" w:color="auto"/>
                  </w:tcBorders>
                  <w:vAlign w:val="center"/>
                  <w:hideMark/>
                </w:tcPr>
                <w:p w14:paraId="7FAE71E1" w14:textId="77777777" w:rsidR="0096209F" w:rsidRPr="006145DB" w:rsidRDefault="0096209F" w:rsidP="006A1309">
                  <w:pPr>
                    <w:pStyle w:val="paragraph"/>
                    <w:spacing w:before="0" w:beforeAutospacing="0" w:after="0" w:afterAutospacing="0"/>
                    <w:ind w:left="27" w:right="177"/>
                    <w:jc w:val="both"/>
                    <w:textAlignment w:val="baseline"/>
                    <w:rPr>
                      <w:rFonts w:ascii="Arial" w:eastAsia="Arial" w:hAnsi="Arial" w:cs="Arial"/>
                      <w:sz w:val="16"/>
                      <w:szCs w:val="16"/>
                    </w:rPr>
                  </w:pPr>
                  <w:r w:rsidRPr="006145DB">
                    <w:rPr>
                      <w:rStyle w:val="normaltextrun"/>
                      <w:rFonts w:ascii="Arial" w:eastAsia="Arial" w:hAnsi="Arial" w:cs="Arial"/>
                      <w:sz w:val="16"/>
                      <w:szCs w:val="16"/>
                      <w:lang w:val="es-ES"/>
                    </w:rPr>
                    <w:t>Persona en situación de vulnerabilidad por inseguridad alimentaria con</w:t>
                  </w:r>
                  <w:r w:rsidRPr="006145DB">
                    <w:rPr>
                      <w:rStyle w:val="eop"/>
                      <w:rFonts w:ascii="Arial" w:eastAsia="Arial" w:hAnsi="Arial" w:cs="Arial"/>
                      <w:sz w:val="16"/>
                      <w:szCs w:val="16"/>
                      <w:lang w:val="es-ES"/>
                    </w:rPr>
                    <w:t xml:space="preserve"> </w:t>
                  </w:r>
                  <w:r w:rsidRPr="006145DB">
                    <w:rPr>
                      <w:rFonts w:ascii="Arial" w:hAnsi="Arial" w:cs="Arial"/>
                      <w:sz w:val="16"/>
                      <w:szCs w:val="16"/>
                    </w:rPr>
                    <w:t>clasificación C1 hasta C9.</w:t>
                  </w:r>
                </w:p>
              </w:tc>
              <w:tc>
                <w:tcPr>
                  <w:tcW w:w="1464" w:type="dxa"/>
                  <w:tcBorders>
                    <w:top w:val="single" w:sz="4" w:space="0" w:color="auto"/>
                    <w:left w:val="single" w:sz="4" w:space="0" w:color="auto"/>
                    <w:bottom w:val="single" w:sz="4" w:space="0" w:color="auto"/>
                    <w:right w:val="single" w:sz="4" w:space="0" w:color="auto"/>
                  </w:tcBorders>
                  <w:vAlign w:val="center"/>
                  <w:hideMark/>
                </w:tcPr>
                <w:p w14:paraId="6253C96F" w14:textId="654B5866"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3639B8A"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5F52CC68" w14:textId="168B28E8"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1A894087" w14:textId="77777777" w:rsidTr="00052D74">
              <w:trPr>
                <w:trHeight w:val="300"/>
              </w:trPr>
              <w:tc>
                <w:tcPr>
                  <w:tcW w:w="3282" w:type="dxa"/>
                  <w:vMerge w:val="restart"/>
                  <w:tcBorders>
                    <w:top w:val="single" w:sz="4" w:space="0" w:color="auto"/>
                    <w:left w:val="single" w:sz="4" w:space="0" w:color="auto"/>
                    <w:bottom w:val="single" w:sz="4" w:space="0" w:color="auto"/>
                    <w:right w:val="single" w:sz="4" w:space="0" w:color="auto"/>
                  </w:tcBorders>
                  <w:vAlign w:val="center"/>
                  <w:hideMark/>
                </w:tcPr>
                <w:p w14:paraId="5A93D8CB" w14:textId="77777777" w:rsidR="0096209F" w:rsidRPr="006145DB" w:rsidRDefault="0096209F" w:rsidP="006A1309">
                  <w:pPr>
                    <w:pStyle w:val="paragraph"/>
                    <w:spacing w:before="0" w:beforeAutospacing="0" w:after="0" w:afterAutospacing="0"/>
                    <w:ind w:left="27" w:right="177"/>
                    <w:jc w:val="both"/>
                    <w:textAlignment w:val="baseline"/>
                    <w:rPr>
                      <w:rFonts w:ascii="Arial" w:hAnsi="Arial" w:cs="Arial"/>
                      <w:sz w:val="16"/>
                      <w:szCs w:val="16"/>
                    </w:rPr>
                  </w:pPr>
                  <w:r w:rsidRPr="006145DB">
                    <w:rPr>
                      <w:rStyle w:val="normaltextrun"/>
                      <w:rFonts w:ascii="Arial" w:eastAsia="Arial" w:hAnsi="Arial" w:cs="Arial"/>
                      <w:sz w:val="16"/>
                      <w:szCs w:val="16"/>
                      <w:lang w:val="es-ES"/>
                    </w:rPr>
                    <w:t>Niñas, niños y adolescentes en edades comprendidas entre 1 año y 17 años, sin clasificación en Sisbén IV de Bogotá, pertenecientes a hogares en situación de pobreza extrema con clasificación A1 a A5.</w:t>
                  </w:r>
                </w:p>
              </w:tc>
              <w:tc>
                <w:tcPr>
                  <w:tcW w:w="1464" w:type="dxa"/>
                  <w:tcBorders>
                    <w:top w:val="single" w:sz="4" w:space="0" w:color="auto"/>
                    <w:left w:val="single" w:sz="4" w:space="0" w:color="auto"/>
                    <w:bottom w:val="single" w:sz="4" w:space="0" w:color="auto"/>
                    <w:right w:val="single" w:sz="4" w:space="0" w:color="auto"/>
                  </w:tcBorders>
                  <w:vAlign w:val="center"/>
                  <w:hideMark/>
                </w:tcPr>
                <w:p w14:paraId="74F0C9DF" w14:textId="73AD1CAD"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47D5FF4"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68D6FBDD" w14:textId="5332153A"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3E3B46EA" w14:textId="77777777" w:rsidTr="00052D74">
              <w:trPr>
                <w:trHeight w:val="300"/>
              </w:trPr>
              <w:tc>
                <w:tcPr>
                  <w:tcW w:w="3282" w:type="dxa"/>
                  <w:vMerge/>
                  <w:vAlign w:val="center"/>
                  <w:hideMark/>
                </w:tcPr>
                <w:p w14:paraId="1E7D3C75" w14:textId="77777777" w:rsidR="0096209F" w:rsidRPr="006145DB" w:rsidRDefault="0096209F" w:rsidP="006A1309">
                  <w:pPr>
                    <w:spacing w:line="240" w:lineRule="auto"/>
                    <w:ind w:left="27" w:right="177"/>
                    <w:jc w:val="both"/>
                    <w:rPr>
                      <w:rFonts w:cs="Arial"/>
                      <w:sz w:val="16"/>
                      <w:szCs w:val="16"/>
                      <w:lang w:eastAsia="es-CO"/>
                    </w:rPr>
                  </w:pPr>
                </w:p>
              </w:tc>
              <w:tc>
                <w:tcPr>
                  <w:tcW w:w="1464" w:type="dxa"/>
                  <w:tcBorders>
                    <w:top w:val="single" w:sz="4" w:space="0" w:color="auto"/>
                    <w:left w:val="single" w:sz="4" w:space="0" w:color="auto"/>
                    <w:bottom w:val="single" w:sz="4" w:space="0" w:color="auto"/>
                    <w:right w:val="single" w:sz="4" w:space="0" w:color="auto"/>
                  </w:tcBorders>
                  <w:vAlign w:val="center"/>
                  <w:hideMark/>
                </w:tcPr>
                <w:p w14:paraId="45851DEF"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Registro Social de Hogares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EDA33F7"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Mensual (Mes Vencido)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340851EA"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Secretaría Distrital de Planeación </w:t>
                  </w:r>
                </w:p>
              </w:tc>
            </w:tr>
            <w:tr w:rsidR="008438BD" w:rsidRPr="006145DB" w14:paraId="767BEC35" w14:textId="77777777" w:rsidTr="00052D74">
              <w:trPr>
                <w:trHeight w:val="300"/>
              </w:trPr>
              <w:tc>
                <w:tcPr>
                  <w:tcW w:w="3282" w:type="dxa"/>
                  <w:vMerge w:val="restart"/>
                  <w:tcBorders>
                    <w:top w:val="single" w:sz="4" w:space="0" w:color="auto"/>
                    <w:left w:val="single" w:sz="4" w:space="0" w:color="auto"/>
                    <w:bottom w:val="single" w:sz="4" w:space="0" w:color="auto"/>
                    <w:right w:val="single" w:sz="4" w:space="0" w:color="auto"/>
                  </w:tcBorders>
                  <w:vAlign w:val="center"/>
                  <w:hideMark/>
                </w:tcPr>
                <w:p w14:paraId="031C4EBC" w14:textId="77777777" w:rsidR="0096209F" w:rsidRPr="006145DB" w:rsidRDefault="0096209F" w:rsidP="006A1309">
                  <w:pPr>
                    <w:pStyle w:val="paragraph"/>
                    <w:spacing w:before="0" w:beforeAutospacing="0" w:after="0" w:afterAutospacing="0"/>
                    <w:ind w:left="27" w:right="177"/>
                    <w:jc w:val="both"/>
                    <w:textAlignment w:val="baseline"/>
                    <w:rPr>
                      <w:rFonts w:ascii="Arial" w:hAnsi="Arial" w:cs="Arial"/>
                      <w:sz w:val="16"/>
                      <w:szCs w:val="16"/>
                    </w:rPr>
                  </w:pPr>
                  <w:r w:rsidRPr="006145DB">
                    <w:rPr>
                      <w:rStyle w:val="normaltextrun"/>
                      <w:rFonts w:ascii="Arial" w:eastAsia="Arial" w:hAnsi="Arial" w:cs="Arial"/>
                      <w:sz w:val="16"/>
                      <w:szCs w:val="16"/>
                      <w:lang w:val="es-ES"/>
                    </w:rPr>
                    <w:t>Niñas, niños y adolescentes en edades comprendidas entre 1 año y 17 años, sin clasificación en Sisbén IV de Bogotá, pertenecientes a hogares en situación de pobreza moderada con clasificación B1 a B7.</w:t>
                  </w:r>
                </w:p>
              </w:tc>
              <w:tc>
                <w:tcPr>
                  <w:tcW w:w="1464" w:type="dxa"/>
                  <w:tcBorders>
                    <w:top w:val="single" w:sz="4" w:space="0" w:color="auto"/>
                    <w:left w:val="single" w:sz="4" w:space="0" w:color="auto"/>
                    <w:bottom w:val="single" w:sz="4" w:space="0" w:color="auto"/>
                    <w:right w:val="single" w:sz="4" w:space="0" w:color="auto"/>
                  </w:tcBorders>
                  <w:vAlign w:val="center"/>
                  <w:hideMark/>
                </w:tcPr>
                <w:p w14:paraId="70053FF6"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SISBÉN IV de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473AD05"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34C14B8B"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Secretaría Distrital de Planeación </w:t>
                  </w:r>
                </w:p>
              </w:tc>
            </w:tr>
            <w:tr w:rsidR="008438BD" w:rsidRPr="006145DB" w14:paraId="7C243A4D" w14:textId="77777777" w:rsidTr="00052D74">
              <w:trPr>
                <w:trHeight w:val="300"/>
              </w:trPr>
              <w:tc>
                <w:tcPr>
                  <w:tcW w:w="3282" w:type="dxa"/>
                  <w:vMerge/>
                  <w:vAlign w:val="center"/>
                  <w:hideMark/>
                </w:tcPr>
                <w:p w14:paraId="0B21AFDC" w14:textId="77777777" w:rsidR="0096209F" w:rsidRPr="006145DB" w:rsidRDefault="0096209F" w:rsidP="005B435E">
                  <w:pPr>
                    <w:spacing w:line="240" w:lineRule="auto"/>
                    <w:jc w:val="both"/>
                    <w:rPr>
                      <w:rFonts w:cs="Arial"/>
                      <w:sz w:val="16"/>
                      <w:szCs w:val="16"/>
                      <w:lang w:eastAsia="es-CO"/>
                    </w:rPr>
                  </w:pPr>
                </w:p>
              </w:tc>
              <w:tc>
                <w:tcPr>
                  <w:tcW w:w="1464" w:type="dxa"/>
                  <w:tcBorders>
                    <w:top w:val="single" w:sz="4" w:space="0" w:color="auto"/>
                    <w:left w:val="single" w:sz="4" w:space="0" w:color="auto"/>
                    <w:bottom w:val="single" w:sz="4" w:space="0" w:color="auto"/>
                    <w:right w:val="single" w:sz="4" w:space="0" w:color="auto"/>
                  </w:tcBorders>
                  <w:vAlign w:val="center"/>
                  <w:hideMark/>
                </w:tcPr>
                <w:p w14:paraId="26642F1D"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C703B1B"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Mensual (Mes Vencido)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28987744"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Secretaría Distrital de Planeación </w:t>
                  </w:r>
                </w:p>
              </w:tc>
            </w:tr>
            <w:tr w:rsidR="008438BD" w:rsidRPr="006145DB" w14:paraId="119136BA" w14:textId="77777777" w:rsidTr="00052D74">
              <w:trPr>
                <w:trHeight w:val="300"/>
              </w:trPr>
              <w:tc>
                <w:tcPr>
                  <w:tcW w:w="3282" w:type="dxa"/>
                  <w:vMerge w:val="restart"/>
                  <w:tcBorders>
                    <w:top w:val="single" w:sz="4" w:space="0" w:color="auto"/>
                    <w:left w:val="single" w:sz="4" w:space="0" w:color="auto"/>
                    <w:bottom w:val="single" w:sz="4" w:space="0" w:color="auto"/>
                    <w:right w:val="single" w:sz="4" w:space="0" w:color="auto"/>
                  </w:tcBorders>
                  <w:vAlign w:val="center"/>
                  <w:hideMark/>
                </w:tcPr>
                <w:p w14:paraId="14DD8A92" w14:textId="77777777" w:rsidR="0096209F" w:rsidRPr="006145DB" w:rsidRDefault="0096209F" w:rsidP="005B435E">
                  <w:pPr>
                    <w:pStyle w:val="paragraph"/>
                    <w:spacing w:before="0" w:beforeAutospacing="0" w:after="0" w:afterAutospacing="0"/>
                    <w:jc w:val="both"/>
                    <w:textAlignment w:val="baseline"/>
                    <w:rPr>
                      <w:rFonts w:ascii="Arial" w:hAnsi="Arial" w:cs="Arial"/>
                      <w:sz w:val="16"/>
                      <w:szCs w:val="16"/>
                    </w:rPr>
                  </w:pPr>
                  <w:r w:rsidRPr="006145DB">
                    <w:rPr>
                      <w:rStyle w:val="normaltextrun"/>
                      <w:rFonts w:ascii="Arial" w:eastAsia="Arial" w:hAnsi="Arial" w:cs="Arial"/>
                      <w:sz w:val="16"/>
                      <w:szCs w:val="16"/>
                      <w:lang w:val="es-ES"/>
                    </w:rPr>
                    <w:t>Niñas, niños y adolescentes en edades comprendidas entre 1 año y 17 años, sin clasificación en Sisbén IV de Bogotá, pertenecientes a hogares en situación de vulnerabilidad por inseguridad alimentaria con clasificación con C1 a C9.</w:t>
                  </w:r>
                </w:p>
              </w:tc>
              <w:tc>
                <w:tcPr>
                  <w:tcW w:w="1464" w:type="dxa"/>
                  <w:tcBorders>
                    <w:top w:val="single" w:sz="4" w:space="0" w:color="auto"/>
                    <w:left w:val="single" w:sz="4" w:space="0" w:color="auto"/>
                    <w:bottom w:val="single" w:sz="4" w:space="0" w:color="auto"/>
                    <w:right w:val="single" w:sz="4" w:space="0" w:color="auto"/>
                  </w:tcBorders>
                  <w:vAlign w:val="center"/>
                  <w:hideMark/>
                </w:tcPr>
                <w:p w14:paraId="1219BA6A"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SISBÉN IV de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01130E7"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2E8DD0D5"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Secretaría Distrital de Planeación </w:t>
                  </w:r>
                </w:p>
              </w:tc>
            </w:tr>
            <w:tr w:rsidR="008438BD" w:rsidRPr="006145DB" w14:paraId="1B51B816" w14:textId="77777777" w:rsidTr="00052D74">
              <w:trPr>
                <w:trHeight w:val="300"/>
              </w:trPr>
              <w:tc>
                <w:tcPr>
                  <w:tcW w:w="3282" w:type="dxa"/>
                  <w:vMerge/>
                  <w:vAlign w:val="center"/>
                  <w:hideMark/>
                </w:tcPr>
                <w:p w14:paraId="0AED394B" w14:textId="77777777" w:rsidR="0096209F" w:rsidRPr="006145DB" w:rsidRDefault="0096209F" w:rsidP="005B435E">
                  <w:pPr>
                    <w:spacing w:line="240" w:lineRule="auto"/>
                    <w:jc w:val="both"/>
                    <w:rPr>
                      <w:rFonts w:cs="Arial"/>
                      <w:sz w:val="16"/>
                      <w:szCs w:val="16"/>
                      <w:lang w:eastAsia="es-CO"/>
                    </w:rPr>
                  </w:pPr>
                </w:p>
              </w:tc>
              <w:tc>
                <w:tcPr>
                  <w:tcW w:w="1464" w:type="dxa"/>
                  <w:tcBorders>
                    <w:top w:val="single" w:sz="4" w:space="0" w:color="auto"/>
                    <w:left w:val="single" w:sz="4" w:space="0" w:color="auto"/>
                    <w:bottom w:val="single" w:sz="4" w:space="0" w:color="auto"/>
                    <w:right w:val="single" w:sz="4" w:space="0" w:color="auto"/>
                  </w:tcBorders>
                  <w:vAlign w:val="center"/>
                  <w:hideMark/>
                </w:tcPr>
                <w:p w14:paraId="49BB9CCE"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Registro Social de Hogares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D7B6B45"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Mensual (Mes Vencido)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42CF0724"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 xml:space="preserve">Secretaría Distrital de Planeación </w:t>
                  </w:r>
                </w:p>
              </w:tc>
            </w:tr>
            <w:tr w:rsidR="008438BD" w:rsidRPr="006145DB" w14:paraId="520443D4" w14:textId="77777777" w:rsidTr="00052D74">
              <w:trPr>
                <w:trHeight w:val="1000"/>
              </w:trPr>
              <w:tc>
                <w:tcPr>
                  <w:tcW w:w="3282" w:type="dxa"/>
                  <w:tcBorders>
                    <w:top w:val="single" w:sz="4" w:space="0" w:color="auto"/>
                    <w:left w:val="single" w:sz="4" w:space="0" w:color="auto"/>
                    <w:bottom w:val="single" w:sz="4" w:space="0" w:color="auto"/>
                    <w:right w:val="single" w:sz="4" w:space="0" w:color="auto"/>
                  </w:tcBorders>
                  <w:vAlign w:val="center"/>
                  <w:hideMark/>
                </w:tcPr>
                <w:p w14:paraId="290FECD3" w14:textId="77777777" w:rsidR="0096209F" w:rsidRPr="006145DB" w:rsidRDefault="0096209F" w:rsidP="005B435E">
                  <w:pPr>
                    <w:pStyle w:val="paragraph"/>
                    <w:spacing w:before="0" w:beforeAutospacing="0" w:after="0" w:afterAutospacing="0"/>
                    <w:jc w:val="both"/>
                    <w:textAlignment w:val="baseline"/>
                    <w:rPr>
                      <w:rStyle w:val="normaltextrun"/>
                      <w:rFonts w:ascii="Arial" w:hAnsi="Arial" w:cs="Arial"/>
                      <w:sz w:val="16"/>
                      <w:szCs w:val="16"/>
                    </w:rPr>
                  </w:pPr>
                  <w:r w:rsidRPr="006145DB">
                    <w:rPr>
                      <w:rFonts w:ascii="Arial" w:hAnsi="Arial"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464" w:type="dxa"/>
                  <w:tcBorders>
                    <w:top w:val="single" w:sz="4" w:space="0" w:color="auto"/>
                    <w:left w:val="single" w:sz="4" w:space="0" w:color="auto"/>
                    <w:bottom w:val="single" w:sz="4" w:space="0" w:color="auto"/>
                    <w:right w:val="single" w:sz="4" w:space="0" w:color="auto"/>
                  </w:tcBorders>
                  <w:vAlign w:val="center"/>
                  <w:hideMark/>
                </w:tcPr>
                <w:p w14:paraId="62FD2368"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Censos oficiales de comunidades étnicas: Indígena Cabildos reconocidos en la ciudad de Bogotá y Rrom - Gitano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44434EF"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2021 entrega única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67AF7ABB"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Ministerio del Interior </w:t>
                  </w:r>
                </w:p>
              </w:tc>
            </w:tr>
            <w:tr w:rsidR="008438BD" w:rsidRPr="006145DB" w14:paraId="22A46DC3" w14:textId="77777777" w:rsidTr="00052D74">
              <w:trPr>
                <w:trHeight w:val="977"/>
              </w:trPr>
              <w:tc>
                <w:tcPr>
                  <w:tcW w:w="3282" w:type="dxa"/>
                  <w:tcBorders>
                    <w:top w:val="single" w:sz="4" w:space="0" w:color="auto"/>
                    <w:left w:val="single" w:sz="4" w:space="0" w:color="auto"/>
                    <w:bottom w:val="single" w:sz="4" w:space="0" w:color="auto"/>
                    <w:right w:val="single" w:sz="4" w:space="0" w:color="auto"/>
                  </w:tcBorders>
                  <w:vAlign w:val="center"/>
                  <w:hideMark/>
                </w:tcPr>
                <w:p w14:paraId="08AB0B70" w14:textId="77777777" w:rsidR="0096209F" w:rsidRPr="006145DB" w:rsidRDefault="0096209F" w:rsidP="005B435E">
                  <w:pPr>
                    <w:pStyle w:val="paragraph"/>
                    <w:spacing w:before="0" w:beforeAutospacing="0" w:after="0" w:afterAutospacing="0"/>
                    <w:jc w:val="both"/>
                    <w:textAlignment w:val="baseline"/>
                    <w:rPr>
                      <w:rStyle w:val="normaltextrun"/>
                      <w:rFonts w:ascii="Arial" w:eastAsia="Arial" w:hAnsi="Arial" w:cs="Arial"/>
                      <w:sz w:val="16"/>
                      <w:szCs w:val="16"/>
                      <w:lang w:val="es-ES"/>
                    </w:rPr>
                  </w:pPr>
                  <w:r w:rsidRPr="006145DB">
                    <w:rPr>
                      <w:rFonts w:ascii="Arial" w:hAnsi="Arial"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p>
              </w:tc>
              <w:tc>
                <w:tcPr>
                  <w:tcW w:w="1464" w:type="dxa"/>
                  <w:tcBorders>
                    <w:top w:val="single" w:sz="4" w:space="0" w:color="auto"/>
                    <w:left w:val="single" w:sz="4" w:space="0" w:color="auto"/>
                    <w:bottom w:val="single" w:sz="4" w:space="0" w:color="auto"/>
                    <w:right w:val="single" w:sz="4" w:space="0" w:color="auto"/>
                  </w:tcBorders>
                  <w:vAlign w:val="center"/>
                  <w:hideMark/>
                </w:tcPr>
                <w:p w14:paraId="24E27EFD"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Listados enviados por las instancias de representación y participación de cabildos o pueblos indígenas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02E6556"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No Disponible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2EF25B47"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Dirección de Asuntos Étnicos de la Secretaría Distrital de Gobierno </w:t>
                  </w:r>
                </w:p>
              </w:tc>
            </w:tr>
            <w:tr w:rsidR="008438BD" w:rsidRPr="006145DB" w14:paraId="7A817186" w14:textId="77777777" w:rsidTr="00052D74">
              <w:trPr>
                <w:trHeight w:val="300"/>
              </w:trPr>
              <w:tc>
                <w:tcPr>
                  <w:tcW w:w="3282" w:type="dxa"/>
                  <w:tcBorders>
                    <w:top w:val="single" w:sz="4" w:space="0" w:color="auto"/>
                    <w:left w:val="single" w:sz="4" w:space="0" w:color="auto"/>
                    <w:bottom w:val="single" w:sz="4" w:space="0" w:color="auto"/>
                    <w:right w:val="single" w:sz="4" w:space="0" w:color="auto"/>
                  </w:tcBorders>
                  <w:vAlign w:val="center"/>
                  <w:hideMark/>
                </w:tcPr>
                <w:p w14:paraId="1913A9CF" w14:textId="77777777" w:rsidR="0096209F" w:rsidRPr="006145DB" w:rsidRDefault="0096209F" w:rsidP="005B435E">
                  <w:pPr>
                    <w:pStyle w:val="paragraph"/>
                    <w:spacing w:before="0" w:beforeAutospacing="0" w:after="0" w:afterAutospacing="0"/>
                    <w:jc w:val="both"/>
                    <w:textAlignment w:val="baseline"/>
                    <w:rPr>
                      <w:rStyle w:val="normaltextrun"/>
                      <w:rFonts w:ascii="Arial" w:eastAsia="Arial" w:hAnsi="Arial" w:cs="Arial"/>
                      <w:sz w:val="16"/>
                      <w:szCs w:val="16"/>
                      <w:lang w:val="es-ES"/>
                    </w:rPr>
                  </w:pPr>
                  <w:r w:rsidRPr="006145DB">
                    <w:rPr>
                      <w:rFonts w:ascii="Arial" w:hAnsi="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 </w:t>
                  </w:r>
                </w:p>
              </w:tc>
              <w:tc>
                <w:tcPr>
                  <w:tcW w:w="1464" w:type="dxa"/>
                  <w:tcBorders>
                    <w:top w:val="single" w:sz="4" w:space="0" w:color="auto"/>
                    <w:left w:val="single" w:sz="4" w:space="0" w:color="auto"/>
                    <w:bottom w:val="single" w:sz="4" w:space="0" w:color="auto"/>
                    <w:right w:val="single" w:sz="4" w:space="0" w:color="auto"/>
                  </w:tcBorders>
                  <w:vAlign w:val="center"/>
                  <w:hideMark/>
                </w:tcPr>
                <w:p w14:paraId="2266271E"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Listados enviados por las instancias de representación y participación de comunidad Rrom o Gitana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3F77739"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No Disponible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07A5B0EF" w14:textId="77777777" w:rsidR="0096209F" w:rsidRPr="006145DB" w:rsidRDefault="0096209F" w:rsidP="005B435E">
                  <w:pPr>
                    <w:tabs>
                      <w:tab w:val="left" w:pos="709"/>
                    </w:tabs>
                    <w:spacing w:after="0" w:line="240" w:lineRule="auto"/>
                    <w:contextualSpacing/>
                    <w:jc w:val="center"/>
                    <w:rPr>
                      <w:rFonts w:cs="Arial"/>
                      <w:lang w:eastAsia="es-CO"/>
                    </w:rPr>
                  </w:pPr>
                  <w:r w:rsidRPr="006145DB">
                    <w:rPr>
                      <w:rFonts w:cs="Arial"/>
                      <w:sz w:val="16"/>
                      <w:szCs w:val="16"/>
                      <w:lang w:eastAsia="es-CO"/>
                    </w:rPr>
                    <w:t>Dirección de Asuntos Étnicos de la Secretaría Distrital de Gobierno </w:t>
                  </w:r>
                </w:p>
              </w:tc>
            </w:tr>
            <w:tr w:rsidR="008438BD" w:rsidRPr="006145DB" w14:paraId="7E77D0F3" w14:textId="77777777" w:rsidTr="00052D74">
              <w:trPr>
                <w:trHeight w:val="300"/>
              </w:trPr>
              <w:tc>
                <w:tcPr>
                  <w:tcW w:w="3282" w:type="dxa"/>
                  <w:vMerge w:val="restart"/>
                  <w:tcBorders>
                    <w:top w:val="single" w:sz="4" w:space="0" w:color="auto"/>
                    <w:left w:val="single" w:sz="4" w:space="0" w:color="auto"/>
                    <w:right w:val="single" w:sz="4" w:space="0" w:color="auto"/>
                  </w:tcBorders>
                  <w:vAlign w:val="center"/>
                </w:tcPr>
                <w:p w14:paraId="52ED246E" w14:textId="77777777" w:rsidR="0096209F" w:rsidRPr="006145DB" w:rsidRDefault="0096209F" w:rsidP="005B435E">
                  <w:pPr>
                    <w:pStyle w:val="paragraph"/>
                    <w:spacing w:before="0" w:beforeAutospacing="0" w:after="0" w:afterAutospacing="0"/>
                    <w:jc w:val="both"/>
                    <w:textAlignment w:val="baseline"/>
                    <w:rPr>
                      <w:rFonts w:ascii="Arial" w:hAnsi="Arial" w:cs="Arial"/>
                      <w:sz w:val="16"/>
                      <w:szCs w:val="16"/>
                    </w:rPr>
                  </w:pPr>
                  <w:r w:rsidRPr="006145DB">
                    <w:rPr>
                      <w:rFonts w:ascii="Arial" w:hAnsi="Arial" w:cs="Arial"/>
                      <w:sz w:val="16"/>
                      <w:szCs w:val="16"/>
                    </w:rPr>
                    <w:t>Residente en Bogotá D.C</w:t>
                  </w:r>
                </w:p>
              </w:tc>
              <w:tc>
                <w:tcPr>
                  <w:tcW w:w="1464" w:type="dxa"/>
                  <w:tcBorders>
                    <w:top w:val="single" w:sz="4" w:space="0" w:color="auto"/>
                    <w:left w:val="single" w:sz="4" w:space="0" w:color="auto"/>
                    <w:bottom w:val="single" w:sz="4" w:space="0" w:color="auto"/>
                    <w:right w:val="single" w:sz="4" w:space="0" w:color="auto"/>
                  </w:tcBorders>
                  <w:vAlign w:val="center"/>
                </w:tcPr>
                <w:p w14:paraId="6E9B6873"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 xml:space="preserve">Registro Social de Hogares </w:t>
                  </w:r>
                </w:p>
              </w:tc>
              <w:tc>
                <w:tcPr>
                  <w:tcW w:w="1134" w:type="dxa"/>
                  <w:tcBorders>
                    <w:top w:val="single" w:sz="4" w:space="0" w:color="auto"/>
                    <w:left w:val="single" w:sz="4" w:space="0" w:color="auto"/>
                    <w:bottom w:val="single" w:sz="4" w:space="0" w:color="auto"/>
                    <w:right w:val="single" w:sz="4" w:space="0" w:color="auto"/>
                  </w:tcBorders>
                  <w:vAlign w:val="center"/>
                </w:tcPr>
                <w:p w14:paraId="5B02F179"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Mensual (Mes Vencido)</w:t>
                  </w:r>
                </w:p>
              </w:tc>
              <w:tc>
                <w:tcPr>
                  <w:tcW w:w="1355" w:type="dxa"/>
                  <w:tcBorders>
                    <w:top w:val="single" w:sz="4" w:space="0" w:color="auto"/>
                    <w:left w:val="single" w:sz="4" w:space="0" w:color="auto"/>
                    <w:bottom w:val="single" w:sz="4" w:space="0" w:color="auto"/>
                    <w:right w:val="single" w:sz="4" w:space="0" w:color="auto"/>
                  </w:tcBorders>
                  <w:vAlign w:val="center"/>
                </w:tcPr>
                <w:p w14:paraId="1AF685CD"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 xml:space="preserve">Secretaría Distrital de Planeación </w:t>
                  </w:r>
                </w:p>
              </w:tc>
            </w:tr>
            <w:tr w:rsidR="008438BD" w:rsidRPr="006145DB" w14:paraId="07166E45" w14:textId="77777777" w:rsidTr="00052D74">
              <w:trPr>
                <w:trHeight w:val="300"/>
              </w:trPr>
              <w:tc>
                <w:tcPr>
                  <w:tcW w:w="3282" w:type="dxa"/>
                  <w:vMerge/>
                  <w:tcBorders>
                    <w:left w:val="single" w:sz="4" w:space="0" w:color="auto"/>
                    <w:right w:val="single" w:sz="4" w:space="0" w:color="auto"/>
                  </w:tcBorders>
                  <w:vAlign w:val="center"/>
                </w:tcPr>
                <w:p w14:paraId="5598056B" w14:textId="77777777" w:rsidR="0096209F" w:rsidRPr="006145DB" w:rsidRDefault="0096209F" w:rsidP="005B435E">
                  <w:pPr>
                    <w:pStyle w:val="paragraph"/>
                    <w:spacing w:before="0" w:beforeAutospacing="0" w:after="0" w:afterAutospacing="0"/>
                    <w:jc w:val="both"/>
                    <w:textAlignment w:val="baseline"/>
                    <w:rPr>
                      <w:rFonts w:ascii="Arial" w:hAnsi="Arial" w:cs="Arial"/>
                      <w:sz w:val="16"/>
                      <w:szCs w:val="16"/>
                    </w:rPr>
                  </w:pPr>
                </w:p>
              </w:tc>
              <w:tc>
                <w:tcPr>
                  <w:tcW w:w="1464" w:type="dxa"/>
                  <w:tcBorders>
                    <w:top w:val="single" w:sz="4" w:space="0" w:color="auto"/>
                    <w:left w:val="single" w:sz="4" w:space="0" w:color="auto"/>
                    <w:bottom w:val="single" w:sz="4" w:space="0" w:color="auto"/>
                    <w:right w:val="single" w:sz="4" w:space="0" w:color="auto"/>
                  </w:tcBorders>
                  <w:vAlign w:val="center"/>
                </w:tcPr>
                <w:p w14:paraId="4414BF8D"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tcPr>
                <w:p w14:paraId="6B054A5A"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Mensual (Mes Vencido)</w:t>
                  </w:r>
                </w:p>
              </w:tc>
              <w:tc>
                <w:tcPr>
                  <w:tcW w:w="1355" w:type="dxa"/>
                  <w:tcBorders>
                    <w:top w:val="single" w:sz="4" w:space="0" w:color="auto"/>
                    <w:left w:val="single" w:sz="4" w:space="0" w:color="auto"/>
                    <w:bottom w:val="single" w:sz="4" w:space="0" w:color="auto"/>
                    <w:right w:val="single" w:sz="4" w:space="0" w:color="auto"/>
                  </w:tcBorders>
                  <w:vAlign w:val="center"/>
                </w:tcPr>
                <w:p w14:paraId="45025F7F"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 xml:space="preserve">Secretaría Distrital de Planeación </w:t>
                  </w:r>
                </w:p>
              </w:tc>
            </w:tr>
            <w:tr w:rsidR="008438BD" w:rsidRPr="006145DB" w14:paraId="1025E926" w14:textId="77777777" w:rsidTr="00052D74">
              <w:trPr>
                <w:trHeight w:val="300"/>
              </w:trPr>
              <w:tc>
                <w:tcPr>
                  <w:tcW w:w="3282" w:type="dxa"/>
                  <w:vMerge/>
                  <w:tcBorders>
                    <w:left w:val="single" w:sz="4" w:space="0" w:color="auto"/>
                    <w:bottom w:val="nil"/>
                    <w:right w:val="single" w:sz="4" w:space="0" w:color="auto"/>
                  </w:tcBorders>
                  <w:vAlign w:val="center"/>
                </w:tcPr>
                <w:p w14:paraId="02910C76" w14:textId="77777777" w:rsidR="0096209F" w:rsidRPr="006145DB" w:rsidRDefault="0096209F" w:rsidP="005B435E">
                  <w:pPr>
                    <w:pStyle w:val="paragraph"/>
                    <w:spacing w:before="0" w:beforeAutospacing="0" w:after="0" w:afterAutospacing="0"/>
                    <w:jc w:val="both"/>
                    <w:textAlignment w:val="baseline"/>
                    <w:rPr>
                      <w:rFonts w:ascii="Arial" w:hAnsi="Arial" w:cs="Arial"/>
                      <w:sz w:val="16"/>
                      <w:szCs w:val="16"/>
                    </w:rPr>
                  </w:pPr>
                </w:p>
              </w:tc>
              <w:tc>
                <w:tcPr>
                  <w:tcW w:w="1464" w:type="dxa"/>
                  <w:tcBorders>
                    <w:top w:val="single" w:sz="4" w:space="0" w:color="auto"/>
                    <w:left w:val="single" w:sz="4" w:space="0" w:color="auto"/>
                    <w:bottom w:val="nil"/>
                    <w:right w:val="single" w:sz="4" w:space="0" w:color="auto"/>
                  </w:tcBorders>
                  <w:vAlign w:val="center"/>
                </w:tcPr>
                <w:p w14:paraId="1197B19C"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 xml:space="preserve">SIRBE </w:t>
                  </w:r>
                </w:p>
              </w:tc>
              <w:tc>
                <w:tcPr>
                  <w:tcW w:w="1134" w:type="dxa"/>
                  <w:tcBorders>
                    <w:top w:val="single" w:sz="4" w:space="0" w:color="auto"/>
                    <w:left w:val="single" w:sz="4" w:space="0" w:color="auto"/>
                    <w:bottom w:val="nil"/>
                    <w:right w:val="single" w:sz="4" w:space="0" w:color="auto"/>
                  </w:tcBorders>
                  <w:vAlign w:val="center"/>
                </w:tcPr>
                <w:p w14:paraId="03855DA2"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Demanda</w:t>
                  </w:r>
                </w:p>
              </w:tc>
              <w:tc>
                <w:tcPr>
                  <w:tcW w:w="1355" w:type="dxa"/>
                  <w:tcBorders>
                    <w:top w:val="single" w:sz="4" w:space="0" w:color="auto"/>
                    <w:left w:val="single" w:sz="4" w:space="0" w:color="auto"/>
                    <w:bottom w:val="nil"/>
                    <w:right w:val="single" w:sz="4" w:space="0" w:color="auto"/>
                  </w:tcBorders>
                  <w:vAlign w:val="center"/>
                </w:tcPr>
                <w:p w14:paraId="2E65BD8F" w14:textId="77777777" w:rsidR="0096209F" w:rsidRPr="006145DB" w:rsidRDefault="0096209F" w:rsidP="005B435E">
                  <w:pPr>
                    <w:pStyle w:val="paragraph"/>
                    <w:spacing w:before="0" w:beforeAutospacing="0" w:after="0" w:afterAutospacing="0"/>
                    <w:jc w:val="center"/>
                    <w:textAlignment w:val="baseline"/>
                    <w:rPr>
                      <w:rFonts w:ascii="Arial" w:hAnsi="Arial" w:cs="Arial"/>
                      <w:sz w:val="16"/>
                      <w:szCs w:val="16"/>
                    </w:rPr>
                  </w:pPr>
                  <w:r w:rsidRPr="006145DB">
                    <w:rPr>
                      <w:rFonts w:ascii="Arial" w:hAnsi="Arial" w:cs="Arial"/>
                      <w:sz w:val="16"/>
                      <w:szCs w:val="16"/>
                    </w:rPr>
                    <w:t>Secretaría Distrital de Integración Social</w:t>
                  </w:r>
                </w:p>
              </w:tc>
            </w:tr>
          </w:tbl>
          <w:p w14:paraId="196E1440" w14:textId="77777777" w:rsidR="0096209F" w:rsidRPr="006145DB" w:rsidRDefault="0096209F" w:rsidP="005B435E">
            <w:pPr>
              <w:tabs>
                <w:tab w:val="left" w:pos="709"/>
              </w:tabs>
              <w:spacing w:line="240" w:lineRule="auto"/>
              <w:contextualSpacing/>
              <w:jc w:val="both"/>
              <w:rPr>
                <w:rFonts w:cs="Arial"/>
                <w:bCs/>
                <w:sz w:val="20"/>
                <w:szCs w:val="20"/>
                <w:lang w:eastAsia="es-CO"/>
              </w:rPr>
            </w:pPr>
          </w:p>
        </w:tc>
      </w:tr>
      <w:tr w:rsidR="0096209F" w:rsidRPr="006145DB" w14:paraId="5D52230A" w14:textId="77777777" w:rsidTr="008438BD">
        <w:trPr>
          <w:trHeight w:val="422"/>
          <w:jc w:val="center"/>
        </w:trPr>
        <w:tc>
          <w:tcPr>
            <w:tcW w:w="1980" w:type="dxa"/>
            <w:vAlign w:val="center"/>
          </w:tcPr>
          <w:p w14:paraId="691ECADC" w14:textId="77777777" w:rsidR="0096209F" w:rsidRPr="006145DB" w:rsidRDefault="0096209F" w:rsidP="005B435E">
            <w:pPr>
              <w:spacing w:after="0" w:line="240" w:lineRule="auto"/>
              <w:ind w:left="22"/>
              <w:contextualSpacing/>
              <w:jc w:val="both"/>
              <w:rPr>
                <w:rFonts w:cs="Arial"/>
                <w:bCs/>
                <w:sz w:val="20"/>
                <w:szCs w:val="20"/>
                <w:lang w:eastAsia="es-CO"/>
              </w:rPr>
            </w:pPr>
            <w:r w:rsidRPr="006145DB">
              <w:rPr>
                <w:rFonts w:cs="Arial"/>
                <w:sz w:val="20"/>
                <w:szCs w:val="20"/>
                <w:lang w:eastAsia="es-CO"/>
              </w:rPr>
              <w:t>Criterios de Priorización y Fuentes de Información</w:t>
            </w:r>
          </w:p>
        </w:tc>
        <w:tc>
          <w:tcPr>
            <w:tcW w:w="7415" w:type="dxa"/>
            <w:vAlign w:val="center"/>
          </w:tcPr>
          <w:tbl>
            <w:tblPr>
              <w:tblW w:w="72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312"/>
              <w:gridCol w:w="1559"/>
              <w:gridCol w:w="992"/>
              <w:gridCol w:w="1373"/>
            </w:tblGrid>
            <w:tr w:rsidR="008438BD" w:rsidRPr="006145DB" w14:paraId="38375ED1" w14:textId="77777777" w:rsidTr="00052D74">
              <w:trPr>
                <w:trHeight w:val="300"/>
                <w:jc w:val="center"/>
              </w:trPr>
              <w:tc>
                <w:tcPr>
                  <w:tcW w:w="3312" w:type="dxa"/>
                  <w:tcBorders>
                    <w:top w:val="nil"/>
                    <w:left w:val="single" w:sz="4" w:space="0" w:color="auto"/>
                    <w:bottom w:val="single" w:sz="4" w:space="0" w:color="auto"/>
                    <w:right w:val="single" w:sz="4" w:space="0" w:color="auto"/>
                  </w:tcBorders>
                  <w:vAlign w:val="center"/>
                  <w:hideMark/>
                </w:tcPr>
                <w:p w14:paraId="47DD8F8E" w14:textId="77777777" w:rsidR="0096209F" w:rsidRPr="006145DB"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Criterios de priorización</w:t>
                  </w:r>
                </w:p>
              </w:tc>
              <w:tc>
                <w:tcPr>
                  <w:tcW w:w="1559" w:type="dxa"/>
                  <w:tcBorders>
                    <w:top w:val="nil"/>
                    <w:left w:val="single" w:sz="4" w:space="0" w:color="auto"/>
                    <w:bottom w:val="single" w:sz="4" w:space="0" w:color="auto"/>
                    <w:right w:val="single" w:sz="4" w:space="0" w:color="auto"/>
                  </w:tcBorders>
                  <w:vAlign w:val="center"/>
                  <w:hideMark/>
                </w:tcPr>
                <w:p w14:paraId="19D91C38" w14:textId="77777777" w:rsidR="0096209F" w:rsidRPr="006145DB"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Fuente de Información</w:t>
                  </w:r>
                  <w:r w:rsidRPr="006145DB">
                    <w:rPr>
                      <w:rStyle w:val="eop"/>
                      <w:rFonts w:ascii="Arial" w:eastAsia="Arial" w:hAnsi="Arial" w:cs="Arial"/>
                      <w:sz w:val="16"/>
                      <w:szCs w:val="16"/>
                    </w:rPr>
                    <w:t> </w:t>
                  </w:r>
                </w:p>
              </w:tc>
              <w:tc>
                <w:tcPr>
                  <w:tcW w:w="992" w:type="dxa"/>
                  <w:tcBorders>
                    <w:top w:val="nil"/>
                    <w:left w:val="single" w:sz="4" w:space="0" w:color="auto"/>
                    <w:bottom w:val="single" w:sz="4" w:space="0" w:color="auto"/>
                    <w:right w:val="single" w:sz="4" w:space="0" w:color="auto"/>
                  </w:tcBorders>
                  <w:vAlign w:val="center"/>
                  <w:hideMark/>
                </w:tcPr>
                <w:p w14:paraId="391C5DD2" w14:textId="77777777" w:rsidR="0096209F" w:rsidRPr="006145DB"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Periodicidad</w:t>
                  </w:r>
                  <w:r w:rsidRPr="006145DB">
                    <w:rPr>
                      <w:rStyle w:val="eop"/>
                      <w:rFonts w:ascii="Arial" w:eastAsia="Arial" w:hAnsi="Arial" w:cs="Arial"/>
                      <w:sz w:val="16"/>
                      <w:szCs w:val="16"/>
                    </w:rPr>
                    <w:t> </w:t>
                  </w:r>
                </w:p>
              </w:tc>
              <w:tc>
                <w:tcPr>
                  <w:tcW w:w="1373" w:type="dxa"/>
                  <w:tcBorders>
                    <w:top w:val="nil"/>
                    <w:left w:val="single" w:sz="4" w:space="0" w:color="auto"/>
                    <w:bottom w:val="single" w:sz="4" w:space="0" w:color="auto"/>
                    <w:right w:val="single" w:sz="4" w:space="0" w:color="auto"/>
                  </w:tcBorders>
                  <w:vAlign w:val="center"/>
                  <w:hideMark/>
                </w:tcPr>
                <w:p w14:paraId="10481417" w14:textId="77777777" w:rsidR="0096209F" w:rsidRPr="006145DB"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Administrador</w:t>
                  </w:r>
                  <w:r w:rsidRPr="006145DB">
                    <w:rPr>
                      <w:rStyle w:val="eop"/>
                      <w:rFonts w:ascii="Arial" w:eastAsia="Arial" w:hAnsi="Arial" w:cs="Arial"/>
                      <w:sz w:val="16"/>
                      <w:szCs w:val="16"/>
                    </w:rPr>
                    <w:t> </w:t>
                  </w:r>
                </w:p>
              </w:tc>
            </w:tr>
            <w:tr w:rsidR="008438BD" w:rsidRPr="006145DB" w14:paraId="0B6EEFF4" w14:textId="77777777" w:rsidTr="00052D74">
              <w:trPr>
                <w:trHeight w:val="549"/>
                <w:jc w:val="center"/>
              </w:trPr>
              <w:tc>
                <w:tcPr>
                  <w:tcW w:w="3312" w:type="dxa"/>
                  <w:vMerge w:val="restart"/>
                  <w:tcBorders>
                    <w:top w:val="single" w:sz="4" w:space="0" w:color="auto"/>
                    <w:left w:val="single" w:sz="4" w:space="0" w:color="auto"/>
                    <w:bottom w:val="single" w:sz="4" w:space="0" w:color="auto"/>
                    <w:right w:val="single" w:sz="4" w:space="0" w:color="auto"/>
                  </w:tcBorders>
                  <w:vAlign w:val="center"/>
                  <w:hideMark/>
                </w:tcPr>
                <w:p w14:paraId="3F3D5510" w14:textId="31E11ED8" w:rsidR="0096209F" w:rsidRPr="006145DB" w:rsidRDefault="0096209F" w:rsidP="00DC0537">
                  <w:pPr>
                    <w:tabs>
                      <w:tab w:val="left" w:pos="709"/>
                    </w:tabs>
                    <w:spacing w:after="0" w:line="240" w:lineRule="auto"/>
                    <w:ind w:right="40"/>
                    <w:contextualSpacing/>
                    <w:jc w:val="both"/>
                    <w:rPr>
                      <w:rFonts w:cs="Arial"/>
                      <w:sz w:val="16"/>
                      <w:szCs w:val="16"/>
                      <w:lang w:eastAsia="es-CO"/>
                    </w:rPr>
                  </w:pPr>
                  <w:r w:rsidRPr="006145DB">
                    <w:rPr>
                      <w:rFonts w:cs="Arial"/>
                      <w:sz w:val="16"/>
                      <w:szCs w:val="16"/>
                      <w:lang w:eastAsia="es-CO"/>
                    </w:rPr>
                    <w:t xml:space="preserve">Persona habitante de calle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EF51830"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Listado Censal Ciudadanos Habitantes de Calle</w:t>
                  </w:r>
                </w:p>
              </w:tc>
              <w:tc>
                <w:tcPr>
                  <w:tcW w:w="992" w:type="dxa"/>
                  <w:tcBorders>
                    <w:top w:val="single" w:sz="4" w:space="0" w:color="auto"/>
                    <w:left w:val="single" w:sz="4" w:space="0" w:color="auto"/>
                    <w:bottom w:val="single" w:sz="4" w:space="0" w:color="auto"/>
                    <w:right w:val="single" w:sz="4" w:space="0" w:color="auto"/>
                  </w:tcBorders>
                  <w:vAlign w:val="center"/>
                  <w:hideMark/>
                </w:tcPr>
                <w:p w14:paraId="0BADA6F5" w14:textId="7CD37C62"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w:t>
                  </w:r>
                </w:p>
              </w:tc>
              <w:tc>
                <w:tcPr>
                  <w:tcW w:w="1373" w:type="dxa"/>
                  <w:tcBorders>
                    <w:top w:val="single" w:sz="4" w:space="0" w:color="auto"/>
                    <w:left w:val="single" w:sz="4" w:space="0" w:color="auto"/>
                    <w:bottom w:val="single" w:sz="4" w:space="0" w:color="auto"/>
                    <w:right w:val="single" w:sz="4" w:space="0" w:color="auto"/>
                  </w:tcBorders>
                  <w:vAlign w:val="center"/>
                  <w:hideMark/>
                </w:tcPr>
                <w:p w14:paraId="1FEABD5A"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Salud</w:t>
                  </w:r>
                </w:p>
              </w:tc>
            </w:tr>
            <w:tr w:rsidR="008438BD" w:rsidRPr="006145DB" w14:paraId="1BCEC64D" w14:textId="77777777" w:rsidTr="00052D74">
              <w:trPr>
                <w:trHeight w:val="300"/>
                <w:jc w:val="center"/>
              </w:trPr>
              <w:tc>
                <w:tcPr>
                  <w:tcW w:w="3312" w:type="dxa"/>
                  <w:vMerge/>
                  <w:tcBorders>
                    <w:left w:val="single" w:sz="4" w:space="0" w:color="auto"/>
                    <w:bottom w:val="single" w:sz="4" w:space="0" w:color="auto"/>
                  </w:tcBorders>
                  <w:vAlign w:val="center"/>
                  <w:hideMark/>
                </w:tcPr>
                <w:p w14:paraId="39F81758" w14:textId="77777777" w:rsidR="0096209F" w:rsidRPr="006145DB" w:rsidRDefault="0096209F" w:rsidP="00DC0537">
                  <w:pPr>
                    <w:tabs>
                      <w:tab w:val="left" w:pos="709"/>
                    </w:tabs>
                    <w:spacing w:after="0" w:line="240" w:lineRule="auto"/>
                    <w:ind w:right="40"/>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7DA44B2E"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Censo habitante de calle</w:t>
                  </w:r>
                </w:p>
              </w:tc>
              <w:tc>
                <w:tcPr>
                  <w:tcW w:w="992" w:type="dxa"/>
                  <w:tcBorders>
                    <w:top w:val="single" w:sz="4" w:space="0" w:color="auto"/>
                    <w:left w:val="single" w:sz="4" w:space="0" w:color="auto"/>
                    <w:bottom w:val="single" w:sz="4" w:space="0" w:color="auto"/>
                    <w:right w:val="single" w:sz="4" w:space="0" w:color="auto"/>
                  </w:tcBorders>
                  <w:vAlign w:val="center"/>
                  <w:hideMark/>
                </w:tcPr>
                <w:p w14:paraId="22E5171A" w14:textId="5857A373"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Vigente</w:t>
                  </w:r>
                </w:p>
              </w:tc>
              <w:tc>
                <w:tcPr>
                  <w:tcW w:w="1373" w:type="dxa"/>
                  <w:tcBorders>
                    <w:top w:val="single" w:sz="4" w:space="0" w:color="auto"/>
                    <w:left w:val="single" w:sz="4" w:space="0" w:color="auto"/>
                    <w:bottom w:val="single" w:sz="4" w:space="0" w:color="auto"/>
                    <w:right w:val="single" w:sz="4" w:space="0" w:color="auto"/>
                  </w:tcBorders>
                  <w:vAlign w:val="center"/>
                  <w:hideMark/>
                </w:tcPr>
                <w:p w14:paraId="49B40FCB" w14:textId="72DC1748" w:rsidR="0096209F" w:rsidRPr="006145DB" w:rsidRDefault="00DC0537"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w:t>
                  </w:r>
                  <w:r w:rsidR="0096209F" w:rsidRPr="006145DB">
                    <w:rPr>
                      <w:rFonts w:cs="Arial"/>
                      <w:sz w:val="16"/>
                      <w:szCs w:val="16"/>
                      <w:lang w:eastAsia="es-CO"/>
                    </w:rPr>
                    <w:t>a Distrital de Integración Social</w:t>
                  </w:r>
                </w:p>
              </w:tc>
            </w:tr>
            <w:tr w:rsidR="008438BD" w:rsidRPr="006145DB" w14:paraId="3858D3C0" w14:textId="77777777" w:rsidTr="00052D74">
              <w:trPr>
                <w:trHeight w:val="693"/>
                <w:jc w:val="center"/>
              </w:trPr>
              <w:tc>
                <w:tcPr>
                  <w:tcW w:w="3312" w:type="dxa"/>
                  <w:vMerge/>
                  <w:tcBorders>
                    <w:left w:val="single" w:sz="4" w:space="0" w:color="auto"/>
                    <w:bottom w:val="single" w:sz="4" w:space="0" w:color="auto"/>
                  </w:tcBorders>
                  <w:vAlign w:val="center"/>
                  <w:hideMark/>
                </w:tcPr>
                <w:p w14:paraId="669A2C7F" w14:textId="77777777" w:rsidR="0096209F" w:rsidRPr="006145DB" w:rsidRDefault="0096209F" w:rsidP="00DC0537">
                  <w:pPr>
                    <w:tabs>
                      <w:tab w:val="left" w:pos="709"/>
                    </w:tabs>
                    <w:spacing w:after="0" w:line="240" w:lineRule="auto"/>
                    <w:ind w:right="40"/>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43A9EAA4"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992" w:type="dxa"/>
                  <w:tcBorders>
                    <w:top w:val="single" w:sz="4" w:space="0" w:color="auto"/>
                    <w:left w:val="single" w:sz="4" w:space="0" w:color="auto"/>
                    <w:bottom w:val="single" w:sz="4" w:space="0" w:color="auto"/>
                    <w:right w:val="single" w:sz="4" w:space="0" w:color="auto"/>
                  </w:tcBorders>
                  <w:vAlign w:val="center"/>
                  <w:hideMark/>
                </w:tcPr>
                <w:p w14:paraId="689B5BA2" w14:textId="352669B1"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373" w:type="dxa"/>
                  <w:tcBorders>
                    <w:top w:val="single" w:sz="4" w:space="0" w:color="auto"/>
                    <w:left w:val="single" w:sz="4" w:space="0" w:color="auto"/>
                    <w:bottom w:val="single" w:sz="4" w:space="0" w:color="auto"/>
                    <w:right w:val="single" w:sz="4" w:space="0" w:color="auto"/>
                  </w:tcBorders>
                  <w:vAlign w:val="center"/>
                  <w:hideMark/>
                </w:tcPr>
                <w:p w14:paraId="2B174FB0" w14:textId="1463CA22" w:rsidR="0096209F" w:rsidRPr="006145DB" w:rsidRDefault="00DC0537"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Integración Social</w:t>
                  </w:r>
                </w:p>
              </w:tc>
            </w:tr>
            <w:tr w:rsidR="008438BD" w:rsidRPr="006145DB" w14:paraId="5668027C" w14:textId="77777777" w:rsidTr="00052D74">
              <w:trPr>
                <w:trHeight w:val="300"/>
                <w:jc w:val="center"/>
              </w:trPr>
              <w:tc>
                <w:tcPr>
                  <w:tcW w:w="3312" w:type="dxa"/>
                  <w:vMerge w:val="restart"/>
                  <w:tcBorders>
                    <w:top w:val="single" w:sz="4" w:space="0" w:color="auto"/>
                    <w:left w:val="single" w:sz="4" w:space="0" w:color="auto"/>
                    <w:bottom w:val="single" w:sz="4" w:space="0" w:color="auto"/>
                    <w:right w:val="single" w:sz="4" w:space="0" w:color="auto"/>
                  </w:tcBorders>
                  <w:vAlign w:val="center"/>
                  <w:hideMark/>
                </w:tcPr>
                <w:p w14:paraId="42C04B29" w14:textId="24690163" w:rsidR="0096209F" w:rsidRPr="006145DB" w:rsidRDefault="0096209F" w:rsidP="00DC0537">
                  <w:pPr>
                    <w:tabs>
                      <w:tab w:val="left" w:pos="709"/>
                    </w:tabs>
                    <w:spacing w:after="0" w:line="240" w:lineRule="auto"/>
                    <w:ind w:right="40"/>
                    <w:contextualSpacing/>
                    <w:jc w:val="both"/>
                    <w:rPr>
                      <w:rFonts w:cs="Arial"/>
                      <w:sz w:val="16"/>
                      <w:szCs w:val="16"/>
                      <w:lang w:eastAsia="es-CO"/>
                    </w:rPr>
                  </w:pPr>
                  <w:r w:rsidRPr="006145DB">
                    <w:rPr>
                      <w:rFonts w:cs="Arial"/>
                      <w:sz w:val="16"/>
                      <w:szCs w:val="16"/>
                      <w:lang w:eastAsia="es-CO"/>
                    </w:rPr>
                    <w:t>Persona que vive en residencias tipo paga diarios</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61038A3"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Base de personas residentes en paga diarios</w:t>
                  </w:r>
                </w:p>
              </w:tc>
              <w:tc>
                <w:tcPr>
                  <w:tcW w:w="992" w:type="dxa"/>
                  <w:tcBorders>
                    <w:top w:val="single" w:sz="4" w:space="0" w:color="auto"/>
                    <w:left w:val="single" w:sz="4" w:space="0" w:color="auto"/>
                    <w:bottom w:val="single" w:sz="4" w:space="0" w:color="auto"/>
                    <w:right w:val="single" w:sz="4" w:space="0" w:color="auto"/>
                  </w:tcBorders>
                  <w:vAlign w:val="center"/>
                  <w:hideMark/>
                </w:tcPr>
                <w:p w14:paraId="1759AFC4"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Vigente</w:t>
                  </w:r>
                </w:p>
              </w:tc>
              <w:tc>
                <w:tcPr>
                  <w:tcW w:w="1373" w:type="dxa"/>
                  <w:tcBorders>
                    <w:top w:val="single" w:sz="4" w:space="0" w:color="auto"/>
                    <w:left w:val="single" w:sz="4" w:space="0" w:color="auto"/>
                    <w:bottom w:val="single" w:sz="4" w:space="0" w:color="auto"/>
                    <w:right w:val="single" w:sz="4" w:space="0" w:color="auto"/>
                  </w:tcBorders>
                  <w:vAlign w:val="center"/>
                  <w:hideMark/>
                </w:tcPr>
                <w:p w14:paraId="66B8B0EB"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Integración Social y Secretaría Distrital Planeación</w:t>
                  </w:r>
                </w:p>
              </w:tc>
            </w:tr>
            <w:tr w:rsidR="008438BD" w:rsidRPr="006145DB" w14:paraId="7094012F" w14:textId="77777777" w:rsidTr="00052D74">
              <w:trPr>
                <w:trHeight w:val="300"/>
                <w:jc w:val="center"/>
              </w:trPr>
              <w:tc>
                <w:tcPr>
                  <w:tcW w:w="3312" w:type="dxa"/>
                  <w:vMerge/>
                  <w:tcBorders>
                    <w:left w:val="single" w:sz="4" w:space="0" w:color="auto"/>
                  </w:tcBorders>
                  <w:vAlign w:val="center"/>
                  <w:hideMark/>
                </w:tcPr>
                <w:p w14:paraId="6F342417" w14:textId="77777777" w:rsidR="0096209F" w:rsidRPr="006145DB" w:rsidRDefault="0096209F" w:rsidP="00DC0537">
                  <w:pPr>
                    <w:tabs>
                      <w:tab w:val="left" w:pos="709"/>
                    </w:tabs>
                    <w:spacing w:after="0" w:line="240" w:lineRule="auto"/>
                    <w:ind w:right="40"/>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3E59666A" w14:textId="77777777" w:rsidR="0096209F" w:rsidRPr="006145DB" w:rsidRDefault="0096209F" w:rsidP="008438BD">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SIRBE</w:t>
                  </w:r>
                </w:p>
              </w:tc>
              <w:tc>
                <w:tcPr>
                  <w:tcW w:w="992" w:type="dxa"/>
                  <w:tcBorders>
                    <w:top w:val="single" w:sz="4" w:space="0" w:color="auto"/>
                    <w:left w:val="single" w:sz="4" w:space="0" w:color="auto"/>
                    <w:bottom w:val="single" w:sz="4" w:space="0" w:color="auto"/>
                    <w:right w:val="single" w:sz="4" w:space="0" w:color="auto"/>
                  </w:tcBorders>
                  <w:vAlign w:val="center"/>
                  <w:hideMark/>
                </w:tcPr>
                <w:p w14:paraId="06BAC541" w14:textId="77777777" w:rsidR="0096209F" w:rsidRPr="006145DB" w:rsidRDefault="0096209F" w:rsidP="008438BD">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373" w:type="dxa"/>
                  <w:tcBorders>
                    <w:top w:val="single" w:sz="4" w:space="0" w:color="auto"/>
                    <w:left w:val="single" w:sz="4" w:space="0" w:color="auto"/>
                    <w:bottom w:val="single" w:sz="4" w:space="0" w:color="auto"/>
                    <w:right w:val="single" w:sz="4" w:space="0" w:color="auto"/>
                  </w:tcBorders>
                  <w:vAlign w:val="center"/>
                  <w:hideMark/>
                </w:tcPr>
                <w:p w14:paraId="462E12CC" w14:textId="7A382490" w:rsidR="0096209F" w:rsidRPr="006145DB" w:rsidRDefault="00DC0537" w:rsidP="008438BD">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hAnsi="Arial" w:cs="Arial"/>
                      <w:sz w:val="16"/>
                      <w:szCs w:val="16"/>
                    </w:rPr>
                    <w:t>Secretaría Distrital de Integración Social</w:t>
                  </w:r>
                </w:p>
              </w:tc>
            </w:tr>
            <w:tr w:rsidR="008438BD" w:rsidRPr="006145DB" w14:paraId="7750B8D3" w14:textId="77777777" w:rsidTr="00052D74">
              <w:trPr>
                <w:trHeight w:val="300"/>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8FE698C" w14:textId="77777777" w:rsidR="0096209F" w:rsidRPr="006145DB" w:rsidRDefault="0096209F" w:rsidP="00DC0537">
                  <w:pPr>
                    <w:tabs>
                      <w:tab w:val="left" w:pos="709"/>
                    </w:tabs>
                    <w:spacing w:after="0" w:line="240" w:lineRule="auto"/>
                    <w:ind w:right="40"/>
                    <w:contextualSpacing/>
                    <w:jc w:val="both"/>
                    <w:rPr>
                      <w:rFonts w:cs="Arial"/>
                      <w:sz w:val="16"/>
                      <w:szCs w:val="16"/>
                      <w:lang w:eastAsia="es-CO"/>
                    </w:rPr>
                  </w:pPr>
                  <w:r w:rsidRPr="006145DB">
                    <w:rPr>
                      <w:rFonts w:cs="Arial"/>
                      <w:sz w:val="16"/>
                      <w:szCs w:val="16"/>
                      <w:lang w:eastAsia="es-CO"/>
                    </w:rPr>
                    <w:t>Persona en situación de pobreza extrema con clasificación A1 hasta A5.</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3241B44" w14:textId="1DB168E5"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992" w:type="dxa"/>
                  <w:tcBorders>
                    <w:top w:val="single" w:sz="4" w:space="0" w:color="auto"/>
                    <w:left w:val="single" w:sz="4" w:space="0" w:color="auto"/>
                    <w:bottom w:val="single" w:sz="4" w:space="0" w:color="auto"/>
                    <w:right w:val="single" w:sz="4" w:space="0" w:color="auto"/>
                  </w:tcBorders>
                  <w:vAlign w:val="center"/>
                  <w:hideMark/>
                </w:tcPr>
                <w:p w14:paraId="2B36DFD6"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7335F04D" w14:textId="3A11D882"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746A39CF" w14:textId="77777777" w:rsidTr="00052D74">
              <w:trPr>
                <w:trHeight w:val="300"/>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ECF646B" w14:textId="77777777" w:rsidR="0096209F" w:rsidRPr="006145DB" w:rsidRDefault="0096209F" w:rsidP="00DC0537">
                  <w:pPr>
                    <w:tabs>
                      <w:tab w:val="left" w:pos="709"/>
                    </w:tabs>
                    <w:spacing w:after="0" w:line="240" w:lineRule="auto"/>
                    <w:ind w:right="40"/>
                    <w:contextualSpacing/>
                    <w:jc w:val="both"/>
                    <w:rPr>
                      <w:rFonts w:cs="Arial"/>
                      <w:sz w:val="16"/>
                      <w:szCs w:val="16"/>
                      <w:lang w:eastAsia="es-CO"/>
                    </w:rPr>
                  </w:pPr>
                  <w:r w:rsidRPr="006145DB">
                    <w:rPr>
                      <w:rFonts w:cs="Arial"/>
                      <w:sz w:val="16"/>
                      <w:szCs w:val="16"/>
                      <w:lang w:eastAsia="es-CO"/>
                    </w:rPr>
                    <w:t>Persona en situación de pobreza moderada con clasificación B1 hasta B7.</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54C611F" w14:textId="59ABB95C"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992" w:type="dxa"/>
                  <w:tcBorders>
                    <w:top w:val="single" w:sz="4" w:space="0" w:color="auto"/>
                    <w:left w:val="single" w:sz="4" w:space="0" w:color="auto"/>
                    <w:bottom w:val="single" w:sz="4" w:space="0" w:color="auto"/>
                    <w:right w:val="single" w:sz="4" w:space="0" w:color="auto"/>
                  </w:tcBorders>
                  <w:vAlign w:val="center"/>
                  <w:hideMark/>
                </w:tcPr>
                <w:p w14:paraId="7E36ACA9"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128ADDC3" w14:textId="2BF2D8DD"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6F751BC8" w14:textId="77777777" w:rsidTr="00052D74">
              <w:trPr>
                <w:trHeight w:val="300"/>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A38AE57" w14:textId="77777777" w:rsidR="0096209F" w:rsidRPr="006145DB" w:rsidRDefault="0096209F" w:rsidP="00DC0537">
                  <w:pPr>
                    <w:tabs>
                      <w:tab w:val="left" w:pos="709"/>
                    </w:tabs>
                    <w:spacing w:after="0" w:line="240" w:lineRule="auto"/>
                    <w:ind w:right="40"/>
                    <w:contextualSpacing/>
                    <w:jc w:val="both"/>
                    <w:rPr>
                      <w:rFonts w:cs="Arial"/>
                      <w:sz w:val="16"/>
                      <w:szCs w:val="16"/>
                      <w:lang w:eastAsia="es-CO"/>
                    </w:rPr>
                  </w:pPr>
                  <w:r w:rsidRPr="006145DB">
                    <w:rPr>
                      <w:rFonts w:cs="Arial"/>
                      <w:sz w:val="16"/>
                      <w:szCs w:val="16"/>
                      <w:lang w:eastAsia="es-CO"/>
                    </w:rPr>
                    <w:t>Persona en situación de vulnerabilidad por inseguridad alimentaria con clasificación C1 hasta C9.</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B85080F" w14:textId="1E7652FB"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992" w:type="dxa"/>
                  <w:tcBorders>
                    <w:top w:val="single" w:sz="4" w:space="0" w:color="auto"/>
                    <w:left w:val="single" w:sz="4" w:space="0" w:color="auto"/>
                    <w:bottom w:val="single" w:sz="4" w:space="0" w:color="auto"/>
                    <w:right w:val="single" w:sz="4" w:space="0" w:color="auto"/>
                  </w:tcBorders>
                  <w:vAlign w:val="center"/>
                  <w:hideMark/>
                </w:tcPr>
                <w:p w14:paraId="19931A18" w14:textId="77777777"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3B5CBAC0" w14:textId="3C5A1F9B" w:rsidR="0096209F" w:rsidRPr="006145DB" w:rsidRDefault="0096209F" w:rsidP="008438BD">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4E3F4DFD" w14:textId="77777777" w:rsidTr="00052D74">
              <w:trPr>
                <w:trHeight w:val="300"/>
                <w:jc w:val="center"/>
              </w:trPr>
              <w:tc>
                <w:tcPr>
                  <w:tcW w:w="3312" w:type="dxa"/>
                  <w:vMerge w:val="restart"/>
                  <w:tcBorders>
                    <w:top w:val="single" w:sz="4" w:space="0" w:color="auto"/>
                    <w:left w:val="single" w:sz="4" w:space="0" w:color="auto"/>
                    <w:bottom w:val="single" w:sz="4" w:space="0" w:color="auto"/>
                    <w:right w:val="single" w:sz="4" w:space="0" w:color="auto"/>
                  </w:tcBorders>
                  <w:vAlign w:val="center"/>
                  <w:hideMark/>
                </w:tcPr>
                <w:p w14:paraId="7AB7C528" w14:textId="77777777" w:rsidR="0096209F" w:rsidRPr="006145DB" w:rsidRDefault="0096209F" w:rsidP="00DC0537">
                  <w:pPr>
                    <w:tabs>
                      <w:tab w:val="left" w:pos="709"/>
                    </w:tabs>
                    <w:spacing w:after="0" w:line="240" w:lineRule="auto"/>
                    <w:ind w:right="40"/>
                    <w:contextualSpacing/>
                    <w:jc w:val="both"/>
                    <w:rPr>
                      <w:rFonts w:cs="Arial"/>
                      <w:sz w:val="16"/>
                      <w:szCs w:val="16"/>
                      <w:lang w:eastAsia="es-CO"/>
                    </w:rPr>
                  </w:pPr>
                  <w:r w:rsidRPr="006145DB">
                    <w:rPr>
                      <w:rFonts w:cs="Arial"/>
                      <w:sz w:val="16"/>
                      <w:szCs w:val="16"/>
                      <w:lang w:eastAsia="es-CO"/>
                    </w:rPr>
                    <w:t>Niñas, niños y adolescentes en edades comprendidas entre 1 año y 17 años, sin clasificación en Sisbén IV de Bogotá, pertenecientes a hogares en situación de pobreza extrema con clasificación A1 a A5.</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7139952"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SISBÉN IV de Bogotá </w:t>
                  </w:r>
                </w:p>
              </w:tc>
              <w:tc>
                <w:tcPr>
                  <w:tcW w:w="992" w:type="dxa"/>
                  <w:tcBorders>
                    <w:top w:val="single" w:sz="4" w:space="0" w:color="auto"/>
                    <w:left w:val="single" w:sz="4" w:space="0" w:color="auto"/>
                    <w:bottom w:val="single" w:sz="4" w:space="0" w:color="auto"/>
                    <w:right w:val="single" w:sz="4" w:space="0" w:color="auto"/>
                  </w:tcBorders>
                  <w:vAlign w:val="center"/>
                  <w:hideMark/>
                </w:tcPr>
                <w:p w14:paraId="45EDE07D"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51CA056F"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Secretaría Distrital de Planeación </w:t>
                  </w:r>
                </w:p>
              </w:tc>
            </w:tr>
            <w:tr w:rsidR="008438BD" w:rsidRPr="006145DB" w14:paraId="03921CDD" w14:textId="77777777" w:rsidTr="00052D74">
              <w:trPr>
                <w:trHeight w:val="300"/>
                <w:jc w:val="center"/>
              </w:trPr>
              <w:tc>
                <w:tcPr>
                  <w:tcW w:w="3312" w:type="dxa"/>
                  <w:vMerge/>
                  <w:tcBorders>
                    <w:left w:val="single" w:sz="4" w:space="0" w:color="auto"/>
                  </w:tcBorders>
                  <w:vAlign w:val="center"/>
                  <w:hideMark/>
                </w:tcPr>
                <w:p w14:paraId="6D9FB481" w14:textId="77777777" w:rsidR="0096209F" w:rsidRPr="006145DB" w:rsidRDefault="0096209F" w:rsidP="00DC0537">
                  <w:pPr>
                    <w:tabs>
                      <w:tab w:val="left" w:pos="709"/>
                    </w:tabs>
                    <w:spacing w:after="0" w:line="240" w:lineRule="auto"/>
                    <w:ind w:right="40"/>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22DCB1A6"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Registro Social de Hogares </w:t>
                  </w:r>
                </w:p>
              </w:tc>
              <w:tc>
                <w:tcPr>
                  <w:tcW w:w="992" w:type="dxa"/>
                  <w:tcBorders>
                    <w:top w:val="single" w:sz="4" w:space="0" w:color="auto"/>
                    <w:left w:val="single" w:sz="4" w:space="0" w:color="auto"/>
                    <w:bottom w:val="single" w:sz="4" w:space="0" w:color="auto"/>
                    <w:right w:val="single" w:sz="4" w:space="0" w:color="auto"/>
                  </w:tcBorders>
                  <w:vAlign w:val="center"/>
                  <w:hideMark/>
                </w:tcPr>
                <w:p w14:paraId="0797FFA8"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Mensual (Mes Vencido)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6D37750B"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Secretaría Distrital de Planeación </w:t>
                  </w:r>
                </w:p>
              </w:tc>
            </w:tr>
            <w:tr w:rsidR="008438BD" w:rsidRPr="006145DB" w14:paraId="179E79A7" w14:textId="77777777" w:rsidTr="00052D74">
              <w:trPr>
                <w:trHeight w:val="300"/>
                <w:jc w:val="center"/>
              </w:trPr>
              <w:tc>
                <w:tcPr>
                  <w:tcW w:w="3312" w:type="dxa"/>
                  <w:vMerge w:val="restart"/>
                  <w:tcBorders>
                    <w:top w:val="single" w:sz="4" w:space="0" w:color="auto"/>
                    <w:left w:val="single" w:sz="4" w:space="0" w:color="auto"/>
                    <w:bottom w:val="single" w:sz="4" w:space="0" w:color="auto"/>
                    <w:right w:val="single" w:sz="4" w:space="0" w:color="auto"/>
                  </w:tcBorders>
                  <w:vAlign w:val="center"/>
                  <w:hideMark/>
                </w:tcPr>
                <w:p w14:paraId="1769F320"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Niñas, niños y adolescentes en edades comprendidas entre 1 año y 17 años, sin clasificación en Sisbén IV de Bogotá, pertenecientes a hogares en situación de pobreza moderada con clasificación B1 a B7.</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6A0C5E0"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SISBÉN IV de Bogotá </w:t>
                  </w:r>
                </w:p>
              </w:tc>
              <w:tc>
                <w:tcPr>
                  <w:tcW w:w="992" w:type="dxa"/>
                  <w:tcBorders>
                    <w:top w:val="single" w:sz="4" w:space="0" w:color="auto"/>
                    <w:left w:val="single" w:sz="4" w:space="0" w:color="auto"/>
                    <w:bottom w:val="single" w:sz="4" w:space="0" w:color="auto"/>
                    <w:right w:val="single" w:sz="4" w:space="0" w:color="auto"/>
                  </w:tcBorders>
                  <w:vAlign w:val="center"/>
                  <w:hideMark/>
                </w:tcPr>
                <w:p w14:paraId="70D40581"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10E40B9E"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Secretaría Distrital de Planeación </w:t>
                  </w:r>
                </w:p>
              </w:tc>
            </w:tr>
            <w:tr w:rsidR="008438BD" w:rsidRPr="006145DB" w14:paraId="5D0D1F45" w14:textId="77777777" w:rsidTr="00052D74">
              <w:trPr>
                <w:trHeight w:val="300"/>
                <w:jc w:val="center"/>
              </w:trPr>
              <w:tc>
                <w:tcPr>
                  <w:tcW w:w="3312" w:type="dxa"/>
                  <w:vMerge/>
                  <w:tcBorders>
                    <w:left w:val="single" w:sz="4" w:space="0" w:color="auto"/>
                  </w:tcBorders>
                  <w:vAlign w:val="center"/>
                  <w:hideMark/>
                </w:tcPr>
                <w:p w14:paraId="35ADB98F"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64B47E23"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Registro Social de Hogares </w:t>
                  </w:r>
                </w:p>
              </w:tc>
              <w:tc>
                <w:tcPr>
                  <w:tcW w:w="992" w:type="dxa"/>
                  <w:tcBorders>
                    <w:top w:val="single" w:sz="4" w:space="0" w:color="auto"/>
                    <w:left w:val="single" w:sz="4" w:space="0" w:color="auto"/>
                    <w:bottom w:val="single" w:sz="4" w:space="0" w:color="auto"/>
                    <w:right w:val="single" w:sz="4" w:space="0" w:color="auto"/>
                  </w:tcBorders>
                  <w:vAlign w:val="center"/>
                  <w:hideMark/>
                </w:tcPr>
                <w:p w14:paraId="7B57E0B9"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Mensual (Mes Vencido)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75551B81"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Secretaría Distrital de Planeación </w:t>
                  </w:r>
                </w:p>
              </w:tc>
            </w:tr>
            <w:tr w:rsidR="008438BD" w:rsidRPr="006145DB" w14:paraId="6AA0F219" w14:textId="77777777" w:rsidTr="00052D74">
              <w:trPr>
                <w:trHeight w:val="300"/>
                <w:jc w:val="center"/>
              </w:trPr>
              <w:tc>
                <w:tcPr>
                  <w:tcW w:w="3312" w:type="dxa"/>
                  <w:vMerge w:val="restart"/>
                  <w:tcBorders>
                    <w:top w:val="single" w:sz="4" w:space="0" w:color="auto"/>
                    <w:left w:val="single" w:sz="4" w:space="0" w:color="auto"/>
                    <w:bottom w:val="single" w:sz="4" w:space="0" w:color="auto"/>
                    <w:right w:val="single" w:sz="4" w:space="0" w:color="auto"/>
                  </w:tcBorders>
                  <w:vAlign w:val="center"/>
                  <w:hideMark/>
                </w:tcPr>
                <w:p w14:paraId="5B757A33"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Niñas, niños y adolescentes en edades comprendidas entre 1 año y 17 años, sin clasificación en Sisbén IV de Bogotá, pertenecientes a hogares en situación de vulnerabilidad por inseguridad alimentaria con clasificación C1 a C9.</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4DDD217"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SISBÉN IV de Bogotá </w:t>
                  </w:r>
                </w:p>
              </w:tc>
              <w:tc>
                <w:tcPr>
                  <w:tcW w:w="992" w:type="dxa"/>
                  <w:tcBorders>
                    <w:top w:val="single" w:sz="4" w:space="0" w:color="auto"/>
                    <w:left w:val="single" w:sz="4" w:space="0" w:color="auto"/>
                    <w:bottom w:val="single" w:sz="4" w:space="0" w:color="auto"/>
                    <w:right w:val="single" w:sz="4" w:space="0" w:color="auto"/>
                  </w:tcBorders>
                  <w:vAlign w:val="center"/>
                  <w:hideMark/>
                </w:tcPr>
                <w:p w14:paraId="0CD194D9"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5F48102A"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Secretaría Distrital de Planeación </w:t>
                  </w:r>
                </w:p>
              </w:tc>
            </w:tr>
            <w:tr w:rsidR="008438BD" w:rsidRPr="006145DB" w14:paraId="6860DBE4" w14:textId="77777777" w:rsidTr="00052D74">
              <w:trPr>
                <w:trHeight w:val="300"/>
                <w:jc w:val="center"/>
              </w:trPr>
              <w:tc>
                <w:tcPr>
                  <w:tcW w:w="3312" w:type="dxa"/>
                  <w:vMerge/>
                  <w:tcBorders>
                    <w:left w:val="single" w:sz="4" w:space="0" w:color="auto"/>
                  </w:tcBorders>
                  <w:vAlign w:val="center"/>
                  <w:hideMark/>
                </w:tcPr>
                <w:p w14:paraId="3B7496ED"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02CEE6E1"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Registro Social de Hogares </w:t>
                  </w:r>
                </w:p>
              </w:tc>
              <w:tc>
                <w:tcPr>
                  <w:tcW w:w="992" w:type="dxa"/>
                  <w:tcBorders>
                    <w:top w:val="single" w:sz="4" w:space="0" w:color="auto"/>
                    <w:left w:val="single" w:sz="4" w:space="0" w:color="auto"/>
                    <w:bottom w:val="single" w:sz="4" w:space="0" w:color="auto"/>
                    <w:right w:val="single" w:sz="4" w:space="0" w:color="auto"/>
                  </w:tcBorders>
                  <w:vAlign w:val="center"/>
                  <w:hideMark/>
                </w:tcPr>
                <w:p w14:paraId="567C04FA"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Mensual (Mes Vencido)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6ED7D059"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Secretaría Distrital de Planeación </w:t>
                  </w:r>
                </w:p>
              </w:tc>
            </w:tr>
            <w:tr w:rsidR="008438BD" w:rsidRPr="006145DB" w14:paraId="0063B87F" w14:textId="77777777" w:rsidTr="00052D74">
              <w:trPr>
                <w:trHeight w:val="300"/>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6E0B9E1"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647D6D6"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Censos oficiales de comunidades étnicas: Indígena Cabildos reconocidos en la ciudad de Bogotá y Rrom - Gitano</w:t>
                  </w:r>
                </w:p>
              </w:tc>
              <w:tc>
                <w:tcPr>
                  <w:tcW w:w="992" w:type="dxa"/>
                  <w:tcBorders>
                    <w:top w:val="single" w:sz="4" w:space="0" w:color="auto"/>
                    <w:left w:val="single" w:sz="4" w:space="0" w:color="auto"/>
                    <w:bottom w:val="single" w:sz="4" w:space="0" w:color="auto"/>
                    <w:right w:val="single" w:sz="4" w:space="0" w:color="auto"/>
                  </w:tcBorders>
                  <w:vAlign w:val="center"/>
                  <w:hideMark/>
                </w:tcPr>
                <w:p w14:paraId="1D09B160"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2021 entrega única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17E67D5B"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Ministerio del Interior </w:t>
                  </w:r>
                </w:p>
              </w:tc>
            </w:tr>
            <w:tr w:rsidR="008438BD" w:rsidRPr="006145DB" w14:paraId="03F3DB74" w14:textId="77777777" w:rsidTr="00052D74">
              <w:trPr>
                <w:trHeight w:val="300"/>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CA9889A"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Persona Indígena, registrada en los listados oficiales avalados por entidad gubernamental competente o listados enviados por las instancias de representación y participación de comunidades étnicas a la entidad distrital competente.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EEA32B8"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6145DB">
                    <w:rPr>
                      <w:rFonts w:ascii="Arial" w:eastAsiaTheme="minorHAnsi" w:hAnsi="Arial" w:cs="Arial"/>
                      <w:sz w:val="16"/>
                      <w:szCs w:val="16"/>
                      <w:lang w:val="es-ES"/>
                    </w:rPr>
                    <w:t>Listados enviados por las instancias de representación y participación de cabildos o pueblos indígenas en Bogotá. </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A89C97"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No Disponible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348C4305"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Dirección de Asuntos Étnicos de la Secretaría Distrital de Gobierno </w:t>
                  </w:r>
                </w:p>
              </w:tc>
            </w:tr>
            <w:tr w:rsidR="008438BD" w:rsidRPr="006145DB" w14:paraId="5C1409E2" w14:textId="77777777" w:rsidTr="00052D74">
              <w:trPr>
                <w:trHeight w:val="300"/>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D36B34E" w14:textId="18BA14AB"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 xml:space="preserve">Persona Rrom o Gitana registrada en los listados oficiales avalados por entidad gubernamental competente o listados enviados por las instancias de representación y participación de comunidades étnicas a </w:t>
                  </w:r>
                  <w:r w:rsidR="00DC0537" w:rsidRPr="006145DB">
                    <w:rPr>
                      <w:rFonts w:cs="Arial"/>
                      <w:sz w:val="16"/>
                      <w:szCs w:val="16"/>
                      <w:lang w:eastAsia="es-CO"/>
                    </w:rPr>
                    <w:t>la entidad distrital competente.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68979B8"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6145DB">
                    <w:rPr>
                      <w:rFonts w:ascii="Arial" w:eastAsiaTheme="minorHAnsi" w:hAnsi="Arial" w:cs="Arial"/>
                      <w:sz w:val="16"/>
                      <w:szCs w:val="16"/>
                      <w:lang w:val="es-ES"/>
                    </w:rPr>
                    <w:t>Listados enviados por las instancias de representación y participación de comunidad Rrom o Gitana en Bogotá. </w:t>
                  </w:r>
                </w:p>
              </w:tc>
              <w:tc>
                <w:tcPr>
                  <w:tcW w:w="992" w:type="dxa"/>
                  <w:tcBorders>
                    <w:top w:val="single" w:sz="4" w:space="0" w:color="auto"/>
                    <w:left w:val="single" w:sz="4" w:space="0" w:color="auto"/>
                    <w:bottom w:val="single" w:sz="4" w:space="0" w:color="auto"/>
                    <w:right w:val="single" w:sz="4" w:space="0" w:color="auto"/>
                  </w:tcBorders>
                  <w:vAlign w:val="center"/>
                  <w:hideMark/>
                </w:tcPr>
                <w:p w14:paraId="130F8580"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No Disponible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55814A81"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Dirección de Asuntos Étnicos de la Secretaría Distrital de Gobierno </w:t>
                  </w:r>
                </w:p>
              </w:tc>
            </w:tr>
            <w:tr w:rsidR="008438BD" w:rsidRPr="006145DB" w14:paraId="2A31D329" w14:textId="77777777" w:rsidTr="00052D74">
              <w:trPr>
                <w:trHeight w:val="300"/>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7CC06D6" w14:textId="164BF5E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 xml:space="preserve">Persona Afrocolombiana, registrada en los listados oficiales avalados por entidad gubernamental competente o listados enviados por las instancias de representación y participación de comunidades étnicas a </w:t>
                  </w:r>
                  <w:r w:rsidR="00DC0537" w:rsidRPr="006145DB">
                    <w:rPr>
                      <w:rFonts w:cs="Arial"/>
                      <w:sz w:val="16"/>
                      <w:szCs w:val="16"/>
                      <w:lang w:eastAsia="es-CO"/>
                    </w:rPr>
                    <w:t>la entidad distrital competente.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92EEA27"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6145DB">
                    <w:rPr>
                      <w:rFonts w:ascii="Arial" w:eastAsiaTheme="minorHAnsi" w:hAnsi="Arial" w:cs="Arial"/>
                      <w:sz w:val="16"/>
                      <w:szCs w:val="16"/>
                      <w:lang w:val="es-ES"/>
                    </w:rPr>
                    <w:t>Listados enviados por las instancias de representación y participación de comunidades Negras, Afrocolombianas en Bogotá </w:t>
                  </w:r>
                </w:p>
              </w:tc>
              <w:tc>
                <w:tcPr>
                  <w:tcW w:w="992" w:type="dxa"/>
                  <w:tcBorders>
                    <w:top w:val="single" w:sz="4" w:space="0" w:color="auto"/>
                    <w:left w:val="single" w:sz="4" w:space="0" w:color="auto"/>
                    <w:bottom w:val="single" w:sz="4" w:space="0" w:color="auto"/>
                    <w:right w:val="single" w:sz="4" w:space="0" w:color="auto"/>
                  </w:tcBorders>
                  <w:vAlign w:val="center"/>
                  <w:hideMark/>
                </w:tcPr>
                <w:p w14:paraId="57D9ACAA"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No Disponible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54C1CF12"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Dirección de Asuntos Étnicos de la Secretaría Distrital de Gobierno </w:t>
                  </w:r>
                </w:p>
              </w:tc>
            </w:tr>
            <w:tr w:rsidR="008438BD" w:rsidRPr="006145DB" w14:paraId="54585D1B" w14:textId="77777777" w:rsidTr="00052D74">
              <w:trPr>
                <w:trHeight w:val="300"/>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47E9BC4"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Persona Raizal registrada en los listados oficiales avalados por entidad gubernamental competente o listados enviados por las instancias de representación y participación de comunidades étnicas a la entidad distrital competente.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82AA02C"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6145DB">
                    <w:rPr>
                      <w:rFonts w:ascii="Arial" w:eastAsiaTheme="minorHAnsi" w:hAnsi="Arial" w:cs="Arial"/>
                      <w:sz w:val="16"/>
                      <w:szCs w:val="16"/>
                      <w:lang w:val="es-ES"/>
                    </w:rPr>
                    <w:t>Listados enviados por las instancias de representación y participación de comunidades Raizales en Bogotá. </w:t>
                  </w:r>
                </w:p>
              </w:tc>
              <w:tc>
                <w:tcPr>
                  <w:tcW w:w="992" w:type="dxa"/>
                  <w:tcBorders>
                    <w:top w:val="single" w:sz="4" w:space="0" w:color="auto"/>
                    <w:left w:val="single" w:sz="4" w:space="0" w:color="auto"/>
                    <w:bottom w:val="single" w:sz="4" w:space="0" w:color="auto"/>
                    <w:right w:val="single" w:sz="4" w:space="0" w:color="auto"/>
                  </w:tcBorders>
                  <w:vAlign w:val="center"/>
                  <w:hideMark/>
                </w:tcPr>
                <w:p w14:paraId="364F7607"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No Disponible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216FAD4E"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Dirección de Asuntos Étnicos de la Secretaría Distrital de Gobierno </w:t>
                  </w:r>
                </w:p>
              </w:tc>
            </w:tr>
            <w:tr w:rsidR="008438BD" w:rsidRPr="006145DB" w14:paraId="493FA63E" w14:textId="77777777" w:rsidTr="00052D74">
              <w:trPr>
                <w:trHeight w:val="300"/>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CF8B17E"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Persona Palenquera registrada en los listados oficiales avalados por entidad gubernamental competente o listados enviados por las instancias de representación y participación de comunidades étnicas a la entidad distrital competente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BBE2310"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Listados enviados por las instancias de representación y participación de comunidades Palenqueras en Bogotá. </w:t>
                  </w:r>
                </w:p>
              </w:tc>
              <w:tc>
                <w:tcPr>
                  <w:tcW w:w="992" w:type="dxa"/>
                  <w:tcBorders>
                    <w:top w:val="single" w:sz="4" w:space="0" w:color="auto"/>
                    <w:left w:val="single" w:sz="4" w:space="0" w:color="auto"/>
                    <w:bottom w:val="single" w:sz="4" w:space="0" w:color="auto"/>
                    <w:right w:val="single" w:sz="4" w:space="0" w:color="auto"/>
                  </w:tcBorders>
                  <w:vAlign w:val="center"/>
                  <w:hideMark/>
                </w:tcPr>
                <w:p w14:paraId="5853F30E"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No Disponible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27A03C8D"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Dirección de Asuntos Étnicos de la Secretaría Distrital de Gobierno </w:t>
                  </w:r>
                </w:p>
              </w:tc>
            </w:tr>
            <w:tr w:rsidR="008438BD" w:rsidRPr="006145DB" w14:paraId="018085CD" w14:textId="77777777" w:rsidTr="00052D74">
              <w:trPr>
                <w:trHeight w:val="300"/>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9D97B21"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7557C54"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Registro Único de Victimas – RUV de la Unidad Administrativa Especial para la Atención y Reparación Integral de las Víctimas</w:t>
                  </w:r>
                </w:p>
              </w:tc>
              <w:tc>
                <w:tcPr>
                  <w:tcW w:w="992" w:type="dxa"/>
                  <w:tcBorders>
                    <w:top w:val="single" w:sz="4" w:space="0" w:color="auto"/>
                    <w:left w:val="single" w:sz="4" w:space="0" w:color="auto"/>
                    <w:bottom w:val="single" w:sz="4" w:space="0" w:color="auto"/>
                    <w:right w:val="single" w:sz="4" w:space="0" w:color="auto"/>
                  </w:tcBorders>
                  <w:vAlign w:val="center"/>
                  <w:hideMark/>
                </w:tcPr>
                <w:p w14:paraId="458F661A"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Trimestral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294CC724"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Oficina Consejería Distrital de Paz, Víctimas y Reconciliación</w:t>
                  </w:r>
                </w:p>
              </w:tc>
            </w:tr>
            <w:tr w:rsidR="008438BD" w:rsidRPr="006145DB" w14:paraId="697B20FA" w14:textId="77777777" w:rsidTr="00052D74">
              <w:trPr>
                <w:trHeight w:val="300"/>
                <w:jc w:val="center"/>
              </w:trPr>
              <w:tc>
                <w:tcPr>
                  <w:tcW w:w="3312" w:type="dxa"/>
                  <w:vMerge w:val="restart"/>
                  <w:tcBorders>
                    <w:top w:val="single" w:sz="4" w:space="0" w:color="auto"/>
                    <w:left w:val="single" w:sz="4" w:space="0" w:color="auto"/>
                    <w:bottom w:val="single" w:sz="4" w:space="0" w:color="auto"/>
                    <w:right w:val="single" w:sz="4" w:space="0" w:color="auto"/>
                  </w:tcBorders>
                  <w:vAlign w:val="center"/>
                  <w:hideMark/>
                </w:tcPr>
                <w:p w14:paraId="3A99B528" w14:textId="77777777" w:rsidR="0096209F" w:rsidRPr="006145DB" w:rsidRDefault="0096209F" w:rsidP="00DC0537">
                  <w:pPr>
                    <w:tabs>
                      <w:tab w:val="left" w:pos="709"/>
                    </w:tabs>
                    <w:spacing w:after="0" w:line="240" w:lineRule="auto"/>
                    <w:ind w:right="153"/>
                    <w:contextualSpacing/>
                    <w:jc w:val="both"/>
                    <w:rPr>
                      <w:rFonts w:cs="Arial"/>
                      <w:sz w:val="16"/>
                      <w:szCs w:val="16"/>
                      <w:lang w:eastAsia="es-CO"/>
                    </w:rPr>
                  </w:pPr>
                  <w:r w:rsidRPr="006145DB">
                    <w:rPr>
                      <w:rFonts w:cs="Arial"/>
                      <w:sz w:val="16"/>
                      <w:szCs w:val="16"/>
                      <w:lang w:eastAsia="es-CO"/>
                    </w:rPr>
                    <w:t>Persona con discapacidad.</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5C79567"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992" w:type="dxa"/>
                  <w:tcBorders>
                    <w:top w:val="single" w:sz="4" w:space="0" w:color="auto"/>
                    <w:left w:val="single" w:sz="4" w:space="0" w:color="auto"/>
                    <w:bottom w:val="single" w:sz="4" w:space="0" w:color="auto"/>
                    <w:right w:val="single" w:sz="4" w:space="0" w:color="auto"/>
                  </w:tcBorders>
                  <w:vAlign w:val="center"/>
                  <w:hideMark/>
                </w:tcPr>
                <w:p w14:paraId="44BB5580"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61CBFB78" w14:textId="6329EF1A"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4E24271F" w14:textId="77777777" w:rsidTr="00052D74">
              <w:trPr>
                <w:trHeight w:val="300"/>
                <w:jc w:val="center"/>
              </w:trPr>
              <w:tc>
                <w:tcPr>
                  <w:tcW w:w="3312" w:type="dxa"/>
                  <w:vMerge/>
                  <w:tcBorders>
                    <w:left w:val="single" w:sz="4" w:space="0" w:color="auto"/>
                  </w:tcBorders>
                  <w:vAlign w:val="center"/>
                  <w:hideMark/>
                </w:tcPr>
                <w:p w14:paraId="33AD16B9" w14:textId="77777777" w:rsidR="0096209F" w:rsidRPr="006145DB" w:rsidRDefault="0096209F" w:rsidP="005B435E">
                  <w:pPr>
                    <w:tabs>
                      <w:tab w:val="left" w:pos="709"/>
                    </w:tabs>
                    <w:spacing w:after="0" w:line="240" w:lineRule="auto"/>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124D935F" w14:textId="5AC69E46"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SIRBE</w:t>
                  </w:r>
                </w:p>
              </w:tc>
              <w:tc>
                <w:tcPr>
                  <w:tcW w:w="992" w:type="dxa"/>
                  <w:tcBorders>
                    <w:top w:val="single" w:sz="4" w:space="0" w:color="auto"/>
                    <w:left w:val="single" w:sz="4" w:space="0" w:color="auto"/>
                    <w:bottom w:val="single" w:sz="4" w:space="0" w:color="auto"/>
                    <w:right w:val="single" w:sz="4" w:space="0" w:color="auto"/>
                  </w:tcBorders>
                  <w:vAlign w:val="center"/>
                  <w:hideMark/>
                </w:tcPr>
                <w:p w14:paraId="451B6706"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373" w:type="dxa"/>
                  <w:tcBorders>
                    <w:top w:val="single" w:sz="4" w:space="0" w:color="auto"/>
                    <w:left w:val="single" w:sz="4" w:space="0" w:color="auto"/>
                    <w:bottom w:val="single" w:sz="4" w:space="0" w:color="auto"/>
                    <w:right w:val="single" w:sz="4" w:space="0" w:color="auto"/>
                  </w:tcBorders>
                  <w:vAlign w:val="center"/>
                  <w:hideMark/>
                </w:tcPr>
                <w:p w14:paraId="474C1DE8"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Integración Social</w:t>
                  </w:r>
                </w:p>
              </w:tc>
            </w:tr>
            <w:tr w:rsidR="008438BD" w:rsidRPr="006145DB" w14:paraId="7179F3F2" w14:textId="77777777" w:rsidTr="00052D74">
              <w:trPr>
                <w:trHeight w:val="300"/>
                <w:jc w:val="center"/>
              </w:trPr>
              <w:tc>
                <w:tcPr>
                  <w:tcW w:w="3312" w:type="dxa"/>
                  <w:vMerge w:val="restart"/>
                  <w:tcBorders>
                    <w:top w:val="single" w:sz="4" w:space="0" w:color="auto"/>
                    <w:left w:val="single" w:sz="4" w:space="0" w:color="auto"/>
                    <w:bottom w:val="single" w:sz="4" w:space="0" w:color="auto"/>
                    <w:right w:val="single" w:sz="4" w:space="0" w:color="auto"/>
                  </w:tcBorders>
                  <w:vAlign w:val="center"/>
                  <w:hideMark/>
                </w:tcPr>
                <w:p w14:paraId="4DFF3735" w14:textId="33367BB3"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Niñas, niños y adolescentes de 1 a 17 años 11 meses.</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2F5B801"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992" w:type="dxa"/>
                  <w:tcBorders>
                    <w:top w:val="single" w:sz="4" w:space="0" w:color="auto"/>
                    <w:left w:val="single" w:sz="4" w:space="0" w:color="auto"/>
                    <w:bottom w:val="single" w:sz="4" w:space="0" w:color="auto"/>
                    <w:right w:val="single" w:sz="4" w:space="0" w:color="auto"/>
                  </w:tcBorders>
                  <w:vAlign w:val="center"/>
                  <w:hideMark/>
                </w:tcPr>
                <w:p w14:paraId="37A0F0B4"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343F0A46" w14:textId="10B2B781"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4D72919F" w14:textId="77777777" w:rsidTr="00052D74">
              <w:trPr>
                <w:trHeight w:val="300"/>
                <w:jc w:val="center"/>
              </w:trPr>
              <w:tc>
                <w:tcPr>
                  <w:tcW w:w="3312" w:type="dxa"/>
                  <w:vMerge/>
                  <w:tcBorders>
                    <w:left w:val="single" w:sz="4" w:space="0" w:color="auto"/>
                  </w:tcBorders>
                  <w:vAlign w:val="center"/>
                  <w:hideMark/>
                </w:tcPr>
                <w:p w14:paraId="6E9086EB" w14:textId="77777777" w:rsidR="0096209F" w:rsidRPr="006145DB" w:rsidRDefault="0096209F" w:rsidP="005B435E">
                  <w:pPr>
                    <w:tabs>
                      <w:tab w:val="left" w:pos="709"/>
                    </w:tabs>
                    <w:spacing w:after="0" w:line="240" w:lineRule="auto"/>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3994D6E3"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Registro Social de Hogares </w:t>
                  </w:r>
                </w:p>
              </w:tc>
              <w:tc>
                <w:tcPr>
                  <w:tcW w:w="992" w:type="dxa"/>
                  <w:tcBorders>
                    <w:top w:val="single" w:sz="4" w:space="0" w:color="auto"/>
                    <w:left w:val="single" w:sz="4" w:space="0" w:color="auto"/>
                    <w:bottom w:val="single" w:sz="4" w:space="0" w:color="auto"/>
                    <w:right w:val="single" w:sz="4" w:space="0" w:color="auto"/>
                  </w:tcBorders>
                  <w:vAlign w:val="center"/>
                  <w:hideMark/>
                </w:tcPr>
                <w:p w14:paraId="1E04A380"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33012198"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Secretaría Distrital de Planeación </w:t>
                  </w:r>
                </w:p>
              </w:tc>
            </w:tr>
            <w:tr w:rsidR="008438BD" w:rsidRPr="006145DB" w14:paraId="0773AA2B" w14:textId="77777777" w:rsidTr="00052D74">
              <w:trPr>
                <w:trHeight w:val="300"/>
                <w:jc w:val="center"/>
              </w:trPr>
              <w:tc>
                <w:tcPr>
                  <w:tcW w:w="3312" w:type="dxa"/>
                  <w:vMerge/>
                  <w:tcBorders>
                    <w:left w:val="single" w:sz="4" w:space="0" w:color="auto"/>
                  </w:tcBorders>
                  <w:vAlign w:val="center"/>
                  <w:hideMark/>
                </w:tcPr>
                <w:p w14:paraId="3F494C97" w14:textId="77777777" w:rsidR="0096209F" w:rsidRPr="006145DB" w:rsidRDefault="0096209F" w:rsidP="005B435E">
                  <w:pPr>
                    <w:tabs>
                      <w:tab w:val="left" w:pos="709"/>
                    </w:tabs>
                    <w:spacing w:after="0" w:line="240" w:lineRule="auto"/>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7A0C0FCC"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SIRBE </w:t>
                  </w:r>
                </w:p>
              </w:tc>
              <w:tc>
                <w:tcPr>
                  <w:tcW w:w="992" w:type="dxa"/>
                  <w:tcBorders>
                    <w:top w:val="single" w:sz="4" w:space="0" w:color="auto"/>
                    <w:left w:val="single" w:sz="4" w:space="0" w:color="auto"/>
                    <w:bottom w:val="single" w:sz="4" w:space="0" w:color="auto"/>
                    <w:right w:val="single" w:sz="4" w:space="0" w:color="auto"/>
                  </w:tcBorders>
                  <w:vAlign w:val="center"/>
                  <w:hideMark/>
                </w:tcPr>
                <w:p w14:paraId="3BC7083C"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Demanda </w:t>
                  </w:r>
                </w:p>
              </w:tc>
              <w:tc>
                <w:tcPr>
                  <w:tcW w:w="1373" w:type="dxa"/>
                  <w:tcBorders>
                    <w:top w:val="single" w:sz="4" w:space="0" w:color="auto"/>
                    <w:left w:val="single" w:sz="4" w:space="0" w:color="auto"/>
                    <w:bottom w:val="single" w:sz="4" w:space="0" w:color="auto"/>
                    <w:right w:val="single" w:sz="4" w:space="0" w:color="auto"/>
                  </w:tcBorders>
                  <w:vAlign w:val="center"/>
                  <w:hideMark/>
                </w:tcPr>
                <w:p w14:paraId="5D93BAD7" w14:textId="7126CF9D" w:rsidR="0096209F" w:rsidRPr="006145DB" w:rsidRDefault="00DC0537"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w:t>
                  </w:r>
                  <w:r w:rsidR="0096209F" w:rsidRPr="006145DB">
                    <w:rPr>
                      <w:rFonts w:ascii="Arial" w:eastAsiaTheme="minorHAnsi" w:hAnsi="Arial" w:cs="Arial"/>
                      <w:sz w:val="16"/>
                      <w:szCs w:val="16"/>
                      <w:lang w:val="es-ES"/>
                    </w:rPr>
                    <w:t>a Distrital de Integración Social. </w:t>
                  </w:r>
                </w:p>
              </w:tc>
            </w:tr>
            <w:tr w:rsidR="008438BD" w:rsidRPr="006145DB" w14:paraId="09742548" w14:textId="77777777" w:rsidTr="00052D74">
              <w:trPr>
                <w:trHeight w:val="300"/>
                <w:jc w:val="center"/>
              </w:trPr>
              <w:tc>
                <w:tcPr>
                  <w:tcW w:w="3312" w:type="dxa"/>
                  <w:vMerge w:val="restart"/>
                  <w:tcBorders>
                    <w:top w:val="single" w:sz="4" w:space="0" w:color="auto"/>
                    <w:left w:val="single" w:sz="4" w:space="0" w:color="auto"/>
                    <w:bottom w:val="single" w:sz="4" w:space="0" w:color="auto"/>
                    <w:right w:val="single" w:sz="4" w:space="0" w:color="auto"/>
                  </w:tcBorders>
                  <w:vAlign w:val="center"/>
                  <w:hideMark/>
                </w:tcPr>
                <w:p w14:paraId="7B53E1D9"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Persona mayor de 60 años.</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C0C44CE" w14:textId="77777777" w:rsidR="0096209F" w:rsidRPr="006145DB" w:rsidRDefault="0096209F" w:rsidP="00DC0537">
                  <w:pPr>
                    <w:tabs>
                      <w:tab w:val="left" w:pos="709"/>
                    </w:tabs>
                    <w:spacing w:after="0" w:line="240" w:lineRule="auto"/>
                    <w:ind w:left="102" w:right="40"/>
                    <w:contextualSpacing/>
                    <w:jc w:val="center"/>
                    <w:rPr>
                      <w:rFonts w:cs="Arial"/>
                      <w:sz w:val="16"/>
                      <w:szCs w:val="16"/>
                      <w:lang w:eastAsia="es-CO"/>
                    </w:rPr>
                  </w:pPr>
                  <w:r w:rsidRPr="006145DB">
                    <w:rPr>
                      <w:rFonts w:cs="Arial"/>
                      <w:sz w:val="16"/>
                      <w:szCs w:val="16"/>
                      <w:lang w:eastAsia="es-CO"/>
                    </w:rPr>
                    <w:t>SISBÉN IV de Bogotá</w:t>
                  </w:r>
                </w:p>
              </w:tc>
              <w:tc>
                <w:tcPr>
                  <w:tcW w:w="992" w:type="dxa"/>
                  <w:tcBorders>
                    <w:top w:val="single" w:sz="4" w:space="0" w:color="auto"/>
                    <w:left w:val="single" w:sz="4" w:space="0" w:color="auto"/>
                    <w:bottom w:val="single" w:sz="4" w:space="0" w:color="auto"/>
                    <w:right w:val="single" w:sz="4" w:space="0" w:color="auto"/>
                  </w:tcBorders>
                  <w:vAlign w:val="center"/>
                  <w:hideMark/>
                </w:tcPr>
                <w:p w14:paraId="5DB88028"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0A1958E6" w14:textId="5DD3EC6C"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8438BD" w:rsidRPr="006145DB" w14:paraId="3B061A9B" w14:textId="77777777" w:rsidTr="00052D74">
              <w:trPr>
                <w:trHeight w:val="300"/>
                <w:jc w:val="center"/>
              </w:trPr>
              <w:tc>
                <w:tcPr>
                  <w:tcW w:w="3312" w:type="dxa"/>
                  <w:vMerge/>
                  <w:tcBorders>
                    <w:left w:val="single" w:sz="4" w:space="0" w:color="auto"/>
                  </w:tcBorders>
                  <w:vAlign w:val="center"/>
                  <w:hideMark/>
                </w:tcPr>
                <w:p w14:paraId="47C6F7B3" w14:textId="77777777" w:rsidR="0096209F" w:rsidRPr="006145DB" w:rsidRDefault="0096209F" w:rsidP="005B435E">
                  <w:pPr>
                    <w:tabs>
                      <w:tab w:val="left" w:pos="709"/>
                    </w:tabs>
                    <w:spacing w:after="0" w:line="240" w:lineRule="auto"/>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37195EE0" w14:textId="2621C24E"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Registro Social de Hogares</w:t>
                  </w:r>
                </w:p>
              </w:tc>
              <w:tc>
                <w:tcPr>
                  <w:tcW w:w="992" w:type="dxa"/>
                  <w:tcBorders>
                    <w:top w:val="single" w:sz="4" w:space="0" w:color="auto"/>
                    <w:left w:val="single" w:sz="4" w:space="0" w:color="auto"/>
                    <w:bottom w:val="single" w:sz="4" w:space="0" w:color="auto"/>
                    <w:right w:val="single" w:sz="4" w:space="0" w:color="auto"/>
                  </w:tcBorders>
                  <w:vAlign w:val="center"/>
                  <w:hideMark/>
                </w:tcPr>
                <w:p w14:paraId="635990D6" w14:textId="77777777"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373" w:type="dxa"/>
                  <w:tcBorders>
                    <w:top w:val="single" w:sz="4" w:space="0" w:color="auto"/>
                    <w:left w:val="single" w:sz="4" w:space="0" w:color="auto"/>
                    <w:bottom w:val="single" w:sz="4" w:space="0" w:color="auto"/>
                    <w:right w:val="single" w:sz="4" w:space="0" w:color="auto"/>
                  </w:tcBorders>
                  <w:vAlign w:val="center"/>
                  <w:hideMark/>
                </w:tcPr>
                <w:p w14:paraId="7E165D4C" w14:textId="7827E05B"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8438BD" w:rsidRPr="006145DB" w14:paraId="73D78315" w14:textId="77777777" w:rsidTr="00052D74">
              <w:trPr>
                <w:trHeight w:val="300"/>
                <w:jc w:val="center"/>
              </w:trPr>
              <w:tc>
                <w:tcPr>
                  <w:tcW w:w="3312" w:type="dxa"/>
                  <w:vMerge/>
                  <w:tcBorders>
                    <w:left w:val="single" w:sz="4" w:space="0" w:color="auto"/>
                    <w:bottom w:val="single" w:sz="4" w:space="0" w:color="auto"/>
                  </w:tcBorders>
                  <w:vAlign w:val="center"/>
                  <w:hideMark/>
                </w:tcPr>
                <w:p w14:paraId="743778A8" w14:textId="77777777" w:rsidR="0096209F" w:rsidRPr="006145DB" w:rsidRDefault="0096209F" w:rsidP="005B435E">
                  <w:pPr>
                    <w:tabs>
                      <w:tab w:val="left" w:pos="709"/>
                    </w:tabs>
                    <w:spacing w:after="0" w:line="240" w:lineRule="auto"/>
                    <w:contextualSpacing/>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0F1CC8C2" w14:textId="2CD701D7"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SIRBE</w:t>
                  </w:r>
                </w:p>
              </w:tc>
              <w:tc>
                <w:tcPr>
                  <w:tcW w:w="992" w:type="dxa"/>
                  <w:tcBorders>
                    <w:top w:val="single" w:sz="4" w:space="0" w:color="auto"/>
                    <w:left w:val="single" w:sz="4" w:space="0" w:color="auto"/>
                    <w:bottom w:val="single" w:sz="4" w:space="0" w:color="auto"/>
                    <w:right w:val="single" w:sz="4" w:space="0" w:color="auto"/>
                  </w:tcBorders>
                  <w:vAlign w:val="center"/>
                  <w:hideMark/>
                </w:tcPr>
                <w:p w14:paraId="5E4E7A8A" w14:textId="4F6E5578"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373" w:type="dxa"/>
                  <w:tcBorders>
                    <w:top w:val="single" w:sz="4" w:space="0" w:color="auto"/>
                    <w:left w:val="single" w:sz="4" w:space="0" w:color="auto"/>
                    <w:bottom w:val="single" w:sz="4" w:space="0" w:color="auto"/>
                    <w:right w:val="single" w:sz="4" w:space="0" w:color="auto"/>
                  </w:tcBorders>
                  <w:vAlign w:val="center"/>
                  <w:hideMark/>
                </w:tcPr>
                <w:p w14:paraId="03BFE597" w14:textId="56D1B78E"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Secretaria Distrital de Integración Social.</w:t>
                  </w:r>
                </w:p>
              </w:tc>
            </w:tr>
            <w:tr w:rsidR="008438BD" w:rsidRPr="006145DB" w14:paraId="1A96F995" w14:textId="77777777" w:rsidTr="00052D74">
              <w:trPr>
                <w:trHeight w:val="300"/>
                <w:jc w:val="center"/>
              </w:trPr>
              <w:tc>
                <w:tcPr>
                  <w:tcW w:w="3312" w:type="dxa"/>
                  <w:tcBorders>
                    <w:top w:val="single" w:sz="4" w:space="0" w:color="auto"/>
                    <w:left w:val="single" w:sz="4" w:space="0" w:color="auto"/>
                    <w:bottom w:val="nil"/>
                    <w:right w:val="single" w:sz="4" w:space="0" w:color="auto"/>
                  </w:tcBorders>
                  <w:vAlign w:val="center"/>
                  <w:hideMark/>
                </w:tcPr>
                <w:p w14:paraId="2DCCA36F"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Persona gestante.</w:t>
                  </w:r>
                </w:p>
              </w:tc>
              <w:tc>
                <w:tcPr>
                  <w:tcW w:w="1559" w:type="dxa"/>
                  <w:tcBorders>
                    <w:top w:val="single" w:sz="4" w:space="0" w:color="auto"/>
                    <w:left w:val="single" w:sz="4" w:space="0" w:color="auto"/>
                    <w:bottom w:val="nil"/>
                    <w:right w:val="single" w:sz="4" w:space="0" w:color="auto"/>
                  </w:tcBorders>
                  <w:vAlign w:val="center"/>
                  <w:hideMark/>
                </w:tcPr>
                <w:p w14:paraId="1EA694E5" w14:textId="467BB00E"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992" w:type="dxa"/>
                  <w:tcBorders>
                    <w:top w:val="single" w:sz="4" w:space="0" w:color="auto"/>
                    <w:left w:val="single" w:sz="4" w:space="0" w:color="auto"/>
                    <w:bottom w:val="nil"/>
                    <w:right w:val="single" w:sz="4" w:space="0" w:color="auto"/>
                  </w:tcBorders>
                  <w:vAlign w:val="center"/>
                  <w:hideMark/>
                </w:tcPr>
                <w:p w14:paraId="77AAD82D" w14:textId="121DF164"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373" w:type="dxa"/>
                  <w:tcBorders>
                    <w:top w:val="single" w:sz="4" w:space="0" w:color="auto"/>
                    <w:left w:val="single" w:sz="4" w:space="0" w:color="auto"/>
                    <w:bottom w:val="nil"/>
                    <w:right w:val="single" w:sz="4" w:space="0" w:color="auto"/>
                  </w:tcBorders>
                  <w:vAlign w:val="center"/>
                  <w:hideMark/>
                </w:tcPr>
                <w:p w14:paraId="70341F05" w14:textId="21C236D0"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Secretaria Distrital de Integración Social</w:t>
                  </w:r>
                </w:p>
              </w:tc>
            </w:tr>
          </w:tbl>
          <w:p w14:paraId="46B65E72" w14:textId="77777777" w:rsidR="0096209F" w:rsidRPr="006145DB" w:rsidRDefault="0096209F" w:rsidP="005B435E">
            <w:pPr>
              <w:tabs>
                <w:tab w:val="left" w:pos="709"/>
              </w:tabs>
              <w:spacing w:line="240" w:lineRule="auto"/>
              <w:contextualSpacing/>
              <w:jc w:val="both"/>
              <w:rPr>
                <w:rFonts w:cs="Arial"/>
                <w:bCs/>
                <w:sz w:val="20"/>
                <w:szCs w:val="20"/>
                <w:lang w:eastAsia="es-CO"/>
              </w:rPr>
            </w:pPr>
          </w:p>
        </w:tc>
      </w:tr>
      <w:tr w:rsidR="0096209F" w:rsidRPr="006145DB" w14:paraId="0A3D873D" w14:textId="77777777" w:rsidTr="008438BD">
        <w:trPr>
          <w:trHeight w:val="873"/>
          <w:jc w:val="center"/>
        </w:trPr>
        <w:tc>
          <w:tcPr>
            <w:tcW w:w="1980" w:type="dxa"/>
            <w:vAlign w:val="center"/>
          </w:tcPr>
          <w:p w14:paraId="3317187E" w14:textId="77777777" w:rsidR="0096209F" w:rsidRPr="006145DB" w:rsidRDefault="0096209F" w:rsidP="00DC0537">
            <w:pPr>
              <w:spacing w:after="0" w:line="240" w:lineRule="auto"/>
              <w:ind w:left="22"/>
              <w:contextualSpacing/>
              <w:rPr>
                <w:rFonts w:cs="Arial"/>
                <w:bCs/>
                <w:sz w:val="20"/>
                <w:szCs w:val="20"/>
                <w:lang w:eastAsia="es-CO"/>
              </w:rPr>
            </w:pPr>
            <w:r w:rsidRPr="006145DB">
              <w:rPr>
                <w:rFonts w:cs="Arial"/>
                <w:sz w:val="20"/>
                <w:szCs w:val="20"/>
                <w:lang w:eastAsia="es-CO"/>
              </w:rPr>
              <w:t>Criterios de Ingreso y Fuentes de Información</w:t>
            </w:r>
          </w:p>
        </w:tc>
        <w:tc>
          <w:tcPr>
            <w:tcW w:w="7415" w:type="dxa"/>
            <w:vAlign w:val="center"/>
          </w:tcPr>
          <w:tbl>
            <w:tblPr>
              <w:tblW w:w="7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147"/>
              <w:gridCol w:w="1418"/>
              <w:gridCol w:w="1134"/>
              <w:gridCol w:w="1559"/>
            </w:tblGrid>
            <w:tr w:rsidR="00DC0537" w:rsidRPr="006145DB" w14:paraId="53050454" w14:textId="77777777" w:rsidTr="00DC0537">
              <w:trPr>
                <w:trHeight w:val="300"/>
              </w:trPr>
              <w:tc>
                <w:tcPr>
                  <w:tcW w:w="3147" w:type="dxa"/>
                  <w:tcBorders>
                    <w:top w:val="nil"/>
                    <w:left w:val="single" w:sz="4" w:space="0" w:color="auto"/>
                    <w:bottom w:val="single" w:sz="4" w:space="0" w:color="auto"/>
                    <w:right w:val="single" w:sz="4" w:space="0" w:color="auto"/>
                  </w:tcBorders>
                  <w:vAlign w:val="center"/>
                  <w:hideMark/>
                </w:tcPr>
                <w:p w14:paraId="38CF132E"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Criterio de ingreso</w:t>
                  </w:r>
                </w:p>
              </w:tc>
              <w:tc>
                <w:tcPr>
                  <w:tcW w:w="1418" w:type="dxa"/>
                  <w:tcBorders>
                    <w:top w:val="nil"/>
                    <w:left w:val="single" w:sz="4" w:space="0" w:color="auto"/>
                    <w:bottom w:val="single" w:sz="4" w:space="0" w:color="auto"/>
                    <w:right w:val="single" w:sz="4" w:space="0" w:color="auto"/>
                  </w:tcBorders>
                  <w:vAlign w:val="center"/>
                  <w:hideMark/>
                </w:tcPr>
                <w:p w14:paraId="7B1F9BA8"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Fuente de Información </w:t>
                  </w:r>
                </w:p>
              </w:tc>
              <w:tc>
                <w:tcPr>
                  <w:tcW w:w="1134" w:type="dxa"/>
                  <w:tcBorders>
                    <w:top w:val="nil"/>
                    <w:left w:val="single" w:sz="4" w:space="0" w:color="auto"/>
                    <w:bottom w:val="single" w:sz="4" w:space="0" w:color="auto"/>
                    <w:right w:val="single" w:sz="4" w:space="0" w:color="auto"/>
                  </w:tcBorders>
                  <w:vAlign w:val="center"/>
                  <w:hideMark/>
                </w:tcPr>
                <w:p w14:paraId="06A374F8"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Periodicidad </w:t>
                  </w:r>
                </w:p>
              </w:tc>
              <w:tc>
                <w:tcPr>
                  <w:tcW w:w="1559" w:type="dxa"/>
                  <w:tcBorders>
                    <w:top w:val="nil"/>
                    <w:left w:val="single" w:sz="4" w:space="0" w:color="auto"/>
                    <w:bottom w:val="single" w:sz="4" w:space="0" w:color="auto"/>
                    <w:right w:val="single" w:sz="4" w:space="0" w:color="auto"/>
                  </w:tcBorders>
                  <w:vAlign w:val="center"/>
                  <w:hideMark/>
                </w:tcPr>
                <w:p w14:paraId="47CB082A" w14:textId="665844C1"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w:t>
                  </w:r>
                </w:p>
              </w:tc>
            </w:tr>
            <w:tr w:rsidR="00DC0537" w:rsidRPr="006145DB" w14:paraId="1B5B5565" w14:textId="77777777" w:rsidTr="00DC0537">
              <w:trPr>
                <w:trHeight w:val="300"/>
              </w:trPr>
              <w:tc>
                <w:tcPr>
                  <w:tcW w:w="3147" w:type="dxa"/>
                  <w:vMerge w:val="restart"/>
                  <w:tcBorders>
                    <w:top w:val="single" w:sz="4" w:space="0" w:color="auto"/>
                    <w:left w:val="single" w:sz="4" w:space="0" w:color="auto"/>
                    <w:bottom w:val="single" w:sz="4" w:space="0" w:color="auto"/>
                    <w:right w:val="single" w:sz="4" w:space="0" w:color="auto"/>
                  </w:tcBorders>
                  <w:vAlign w:val="center"/>
                  <w:hideMark/>
                </w:tcPr>
                <w:p w14:paraId="0283F8E4"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 xml:space="preserve">Persona mayor de un (1) año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BEFE54C"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D3C5D5E"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FD6B7F0" w14:textId="63527D9F"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DC0537" w:rsidRPr="006145DB" w14:paraId="0A6A06AA" w14:textId="77777777" w:rsidTr="00DC0537">
              <w:trPr>
                <w:trHeight w:val="300"/>
              </w:trPr>
              <w:tc>
                <w:tcPr>
                  <w:tcW w:w="3147" w:type="dxa"/>
                  <w:vMerge/>
                  <w:vAlign w:val="center"/>
                  <w:hideMark/>
                </w:tcPr>
                <w:p w14:paraId="19E7CA0D"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6C3F1DB3"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C635915"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A5D5A9D" w14:textId="6EAA30F9"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DC0537" w:rsidRPr="006145DB" w14:paraId="028F54A2" w14:textId="77777777" w:rsidTr="00DC0537">
              <w:trPr>
                <w:trHeight w:val="300"/>
              </w:trPr>
              <w:tc>
                <w:tcPr>
                  <w:tcW w:w="3147" w:type="dxa"/>
                  <w:vMerge w:val="restart"/>
                  <w:tcBorders>
                    <w:top w:val="single" w:sz="4" w:space="0" w:color="auto"/>
                    <w:left w:val="single" w:sz="4" w:space="0" w:color="auto"/>
                    <w:bottom w:val="single" w:sz="4" w:space="0" w:color="auto"/>
                    <w:right w:val="single" w:sz="4" w:space="0" w:color="auto"/>
                  </w:tcBorders>
                  <w:vAlign w:val="center"/>
                  <w:hideMark/>
                </w:tcPr>
                <w:p w14:paraId="208E6221"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Persona habitante de calle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1575293"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Listado Censal Ciudadanos Habitantes de Calle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E0788EC"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21CB66D" w14:textId="1225B619"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Salud</w:t>
                  </w:r>
                </w:p>
              </w:tc>
            </w:tr>
            <w:tr w:rsidR="00DC0537" w:rsidRPr="006145DB" w14:paraId="6FD1D903" w14:textId="77777777" w:rsidTr="00DC0537">
              <w:trPr>
                <w:trHeight w:val="300"/>
              </w:trPr>
              <w:tc>
                <w:tcPr>
                  <w:tcW w:w="3147" w:type="dxa"/>
                  <w:vMerge/>
                  <w:vAlign w:val="center"/>
                  <w:hideMark/>
                </w:tcPr>
                <w:p w14:paraId="4FAE86F2"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757BBF50"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Censo habitante de calle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7676942"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Vigente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53DD2EE" w14:textId="77777777"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Secretaria Distrital de Integración Social</w:t>
                  </w:r>
                </w:p>
              </w:tc>
            </w:tr>
            <w:tr w:rsidR="00DC0537" w:rsidRPr="006145DB" w14:paraId="2FDA2E31" w14:textId="77777777" w:rsidTr="00DC0537">
              <w:trPr>
                <w:trHeight w:val="300"/>
              </w:trPr>
              <w:tc>
                <w:tcPr>
                  <w:tcW w:w="3147" w:type="dxa"/>
                  <w:vMerge/>
                  <w:vAlign w:val="center"/>
                  <w:hideMark/>
                </w:tcPr>
                <w:p w14:paraId="607F3F26"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0CA686C6"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B8D17F8"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EDD6E38" w14:textId="77777777"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Secretaria Distrital de Integración Social</w:t>
                  </w:r>
                </w:p>
              </w:tc>
            </w:tr>
            <w:tr w:rsidR="00DC0537" w:rsidRPr="006145DB" w14:paraId="2FADE014" w14:textId="77777777" w:rsidTr="00DC0537">
              <w:trPr>
                <w:trHeight w:val="300"/>
              </w:trPr>
              <w:tc>
                <w:tcPr>
                  <w:tcW w:w="3147" w:type="dxa"/>
                  <w:vMerge w:val="restart"/>
                  <w:tcBorders>
                    <w:top w:val="single" w:sz="4" w:space="0" w:color="auto"/>
                    <w:left w:val="single" w:sz="4" w:space="0" w:color="auto"/>
                    <w:bottom w:val="single" w:sz="4" w:space="0" w:color="auto"/>
                    <w:right w:val="single" w:sz="4" w:space="0" w:color="auto"/>
                  </w:tcBorders>
                  <w:vAlign w:val="center"/>
                  <w:hideMark/>
                </w:tcPr>
                <w:p w14:paraId="602ACB17" w14:textId="6B0D87BA"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Persona que vive en residencias tipo paga diarios</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4BE2185"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Base de personas residentes en paga diarios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D18E84B"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Vigente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F94848C" w14:textId="4BC79773"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Integración Social y Secretaría Distrital Planeación</w:t>
                  </w:r>
                </w:p>
              </w:tc>
            </w:tr>
            <w:tr w:rsidR="00DC0537" w:rsidRPr="006145DB" w14:paraId="408E98E6" w14:textId="77777777" w:rsidTr="00DC0537">
              <w:trPr>
                <w:trHeight w:val="300"/>
              </w:trPr>
              <w:tc>
                <w:tcPr>
                  <w:tcW w:w="3147" w:type="dxa"/>
                  <w:vMerge/>
                  <w:vAlign w:val="center"/>
                  <w:hideMark/>
                </w:tcPr>
                <w:p w14:paraId="3C7A246D"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34D4362D"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C2F2840"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827F92A"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Secretaria Distrital de Integración Social</w:t>
                  </w:r>
                </w:p>
              </w:tc>
            </w:tr>
            <w:tr w:rsidR="00DC0537" w:rsidRPr="006145DB" w14:paraId="6A24CBB8"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398C84D3"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Persona en situación de pobreza extrema, con clasificación A1 hasta A5.</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ED06140"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B2FC2D7"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252B634" w14:textId="430A03B9"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6D12A423"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20A8422A"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Persona en situación de pobreza moderada con clasificación B1 hasta B7.</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1FF0372"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F342379"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E41CAEC" w14:textId="723DAE1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072BAA00"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7F2FBBD6"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Persona en situación de vulnerabilidad por inseguridad alimentaria con clasificación C1 hasta C9.</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545FAF3" w14:textId="77777777"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8B92002"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10DBD81" w14:textId="434C990C"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3A4980D7" w14:textId="77777777" w:rsidTr="00DC0537">
              <w:trPr>
                <w:trHeight w:val="300"/>
              </w:trPr>
              <w:tc>
                <w:tcPr>
                  <w:tcW w:w="3147" w:type="dxa"/>
                  <w:vMerge w:val="restart"/>
                  <w:tcBorders>
                    <w:top w:val="single" w:sz="4" w:space="0" w:color="auto"/>
                    <w:left w:val="single" w:sz="4" w:space="0" w:color="auto"/>
                    <w:bottom w:val="single" w:sz="4" w:space="0" w:color="auto"/>
                    <w:right w:val="single" w:sz="4" w:space="0" w:color="auto"/>
                  </w:tcBorders>
                  <w:vAlign w:val="center"/>
                  <w:hideMark/>
                </w:tcPr>
                <w:p w14:paraId="312574F4"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Niñas, niños y adolescentes en edades comprendidas entre 1 año y 17 años, sin clasificación en Sisbén IV de Bogotá, pertenecientes a hogares en situación de pobreza extrema con clasificación A1 a A5</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5048767" w14:textId="7751588C"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9CB3294"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36023C8" w14:textId="6C984264"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1F3E7BFD" w14:textId="77777777" w:rsidTr="00DC0537">
              <w:trPr>
                <w:trHeight w:val="300"/>
              </w:trPr>
              <w:tc>
                <w:tcPr>
                  <w:tcW w:w="3147" w:type="dxa"/>
                  <w:vMerge/>
                  <w:vAlign w:val="center"/>
                  <w:hideMark/>
                </w:tcPr>
                <w:p w14:paraId="30E09DBF"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34107E41" w14:textId="06BEE98D"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7C86398" w14:textId="65126EE8"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DA1B235" w14:textId="2837D8C9"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5B3C079D" w14:textId="77777777" w:rsidTr="00DC0537">
              <w:trPr>
                <w:trHeight w:val="300"/>
              </w:trPr>
              <w:tc>
                <w:tcPr>
                  <w:tcW w:w="3147" w:type="dxa"/>
                  <w:vMerge w:val="restart"/>
                  <w:tcBorders>
                    <w:top w:val="single" w:sz="4" w:space="0" w:color="auto"/>
                    <w:left w:val="single" w:sz="4" w:space="0" w:color="auto"/>
                    <w:bottom w:val="single" w:sz="4" w:space="0" w:color="auto"/>
                    <w:right w:val="single" w:sz="4" w:space="0" w:color="auto"/>
                  </w:tcBorders>
                  <w:vAlign w:val="center"/>
                  <w:hideMark/>
                </w:tcPr>
                <w:p w14:paraId="3B275F7E"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Niñas, niños y adolescentes en edades comprendidas entre 1 año y 17 años, sin clasificación en Sisbén IV de Bogotá, pertenecientes a hogares en situación de pobreza moderada con clasificación B1 a B7.</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08742A8" w14:textId="0F35AC53"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01517BA"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43BF53E" w14:textId="01846493"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3B1B163F" w14:textId="77777777" w:rsidTr="00DC0537">
              <w:trPr>
                <w:trHeight w:val="300"/>
              </w:trPr>
              <w:tc>
                <w:tcPr>
                  <w:tcW w:w="3147" w:type="dxa"/>
                  <w:vMerge/>
                  <w:vAlign w:val="center"/>
                  <w:hideMark/>
                </w:tcPr>
                <w:p w14:paraId="28FD05CD"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0DD4554E" w14:textId="1920B12A"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5D93DEC" w14:textId="163956E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A293D23" w14:textId="4F130ECD"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3F5CDD8B" w14:textId="77777777" w:rsidTr="00DC0537">
              <w:trPr>
                <w:trHeight w:val="300"/>
              </w:trPr>
              <w:tc>
                <w:tcPr>
                  <w:tcW w:w="3147" w:type="dxa"/>
                  <w:vMerge w:val="restart"/>
                  <w:tcBorders>
                    <w:top w:val="single" w:sz="4" w:space="0" w:color="auto"/>
                    <w:left w:val="single" w:sz="4" w:space="0" w:color="auto"/>
                    <w:bottom w:val="single" w:sz="4" w:space="0" w:color="auto"/>
                    <w:right w:val="single" w:sz="4" w:space="0" w:color="auto"/>
                  </w:tcBorders>
                  <w:vAlign w:val="center"/>
                  <w:hideMark/>
                </w:tcPr>
                <w:p w14:paraId="19314103"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Niñas, niños y adolescentes en edades comprendidas entre 1 año y 17 años, sin clasificación en Sisbén IV de Bogotá, pertenecientes a hogares en situación de vulnerabilidad por inseguridad alimentaria con clasificación C1 a C9</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197C691" w14:textId="30C789B3"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6A95E2E"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A8EB25A" w14:textId="292BBF8B"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666C0287" w14:textId="77777777" w:rsidTr="00DC0537">
              <w:trPr>
                <w:trHeight w:val="300"/>
              </w:trPr>
              <w:tc>
                <w:tcPr>
                  <w:tcW w:w="3147" w:type="dxa"/>
                  <w:vMerge/>
                  <w:vAlign w:val="center"/>
                  <w:hideMark/>
                </w:tcPr>
                <w:p w14:paraId="68ABF5D6" w14:textId="77777777" w:rsidR="0096209F" w:rsidRPr="006145DB" w:rsidRDefault="0096209F" w:rsidP="005B435E">
                  <w:pPr>
                    <w:tabs>
                      <w:tab w:val="left" w:pos="709"/>
                    </w:tabs>
                    <w:spacing w:after="0" w:line="240" w:lineRule="auto"/>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2802F281" w14:textId="71FA7130" w:rsidR="0096209F" w:rsidRPr="006145DB"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41DF796" w14:textId="2FD5447C"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CAFFC39" w14:textId="0E5FFA1C"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5EF73029"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58A9DD7E"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7A30C8F" w14:textId="77777777" w:rsidR="0096209F" w:rsidRPr="006145DB" w:rsidRDefault="0096209F" w:rsidP="005B435E">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Censos oficiales de comunidades étnicas: Indígena Cabildos reconocidos en la ciudad de Bogotá y Rrom - Gitano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5257F00"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2021 entrega única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A85ED8D" w14:textId="130ACA02"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Ministerio del Interior</w:t>
                  </w:r>
                </w:p>
              </w:tc>
            </w:tr>
            <w:tr w:rsidR="00DC0537" w:rsidRPr="006145DB" w14:paraId="7B8149BB"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4BFF6AFD"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Persona Indígena, registrada en los listados oficiales avalados por entidad gubernamental competente o listados enviados por las instancias de representación y participación de comunidades étnicas a la entidad distrital competente.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0B83A70" w14:textId="77777777" w:rsidR="0096209F" w:rsidRPr="006145DB" w:rsidRDefault="0096209F" w:rsidP="005B435E">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Listados enviados por las instancias de representación y participación de cabildos o pueblos indígenas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6A69BF3"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No Disponible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0B99B22" w14:textId="1FF46D4B"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Dirección de Asuntos Étnicos de la Secretaría Distrital de Gobierno</w:t>
                  </w:r>
                </w:p>
              </w:tc>
            </w:tr>
            <w:tr w:rsidR="00DC0537" w:rsidRPr="006145DB" w14:paraId="1DC2D672"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29F677BB"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Persona Rrom o Gitana registrada en los listados oficiales avalados por entidad gubernamental competente o listados enviados por las instancias de representación y participación de comunidades étnicas a la entidad distrital competente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F5C10E1" w14:textId="77777777" w:rsidR="0096209F" w:rsidRPr="006145DB" w:rsidRDefault="0096209F" w:rsidP="005B435E">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Listados enviados por las instancias de representación y participación de comunidad Rrom o Gitana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A0080AC"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No Disponible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05526EB" w14:textId="7F11A36B"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Dirección de Asuntos Étnicos de la Secretaría Distrital de Gobierno</w:t>
                  </w:r>
                </w:p>
              </w:tc>
            </w:tr>
            <w:tr w:rsidR="00DC0537" w:rsidRPr="006145DB" w14:paraId="5CA7ADF1"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56A99B6B"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 xml:space="preserve">Suscripción del acuerdo de corresponsabilidad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3BC4711" w14:textId="77777777" w:rsidR="0096209F" w:rsidRPr="006145DB" w:rsidRDefault="0096209F" w:rsidP="005B435E">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Verificación en campo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8FF1FEF"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E78D59C"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Equipo local del proyecto Subdirección Local</w:t>
                  </w:r>
                </w:p>
              </w:tc>
            </w:tr>
            <w:tr w:rsidR="00DC0537" w:rsidRPr="006145DB" w14:paraId="43096C44" w14:textId="77777777" w:rsidTr="00DC0537">
              <w:trPr>
                <w:trHeight w:val="300"/>
              </w:trPr>
              <w:tc>
                <w:tcPr>
                  <w:tcW w:w="3147" w:type="dxa"/>
                  <w:tcBorders>
                    <w:top w:val="single" w:sz="4" w:space="0" w:color="auto"/>
                    <w:left w:val="single" w:sz="4" w:space="0" w:color="auto"/>
                    <w:bottom w:val="nil"/>
                    <w:right w:val="single" w:sz="4" w:space="0" w:color="auto"/>
                  </w:tcBorders>
                  <w:vAlign w:val="center"/>
                  <w:hideMark/>
                </w:tcPr>
                <w:p w14:paraId="27C8E273" w14:textId="77777777" w:rsidR="0096209F" w:rsidRPr="006145DB" w:rsidRDefault="0096209F" w:rsidP="00DC0537">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 xml:space="preserve">No encontrarse en alguno de los criterios de egreso o en restricciones para el ingreso al servicio </w:t>
                  </w:r>
                </w:p>
              </w:tc>
              <w:tc>
                <w:tcPr>
                  <w:tcW w:w="1418" w:type="dxa"/>
                  <w:tcBorders>
                    <w:top w:val="single" w:sz="4" w:space="0" w:color="auto"/>
                    <w:left w:val="single" w:sz="4" w:space="0" w:color="auto"/>
                    <w:bottom w:val="nil"/>
                    <w:right w:val="single" w:sz="4" w:space="0" w:color="auto"/>
                  </w:tcBorders>
                  <w:vAlign w:val="center"/>
                  <w:hideMark/>
                </w:tcPr>
                <w:p w14:paraId="60A41ED5" w14:textId="77777777" w:rsidR="0096209F" w:rsidRPr="006145DB" w:rsidRDefault="0096209F" w:rsidP="005B435E">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Verificación en campo</w:t>
                  </w:r>
                </w:p>
              </w:tc>
              <w:tc>
                <w:tcPr>
                  <w:tcW w:w="1134" w:type="dxa"/>
                  <w:tcBorders>
                    <w:top w:val="single" w:sz="4" w:space="0" w:color="auto"/>
                    <w:left w:val="single" w:sz="4" w:space="0" w:color="auto"/>
                    <w:bottom w:val="nil"/>
                    <w:right w:val="single" w:sz="4" w:space="0" w:color="auto"/>
                  </w:tcBorders>
                  <w:vAlign w:val="center"/>
                  <w:hideMark/>
                </w:tcPr>
                <w:p w14:paraId="133FAF0B" w14:textId="77777777" w:rsidR="0096209F" w:rsidRPr="006145DB" w:rsidRDefault="0096209F" w:rsidP="005B435E">
                  <w:pPr>
                    <w:pStyle w:val="paragraph"/>
                    <w:tabs>
                      <w:tab w:val="left" w:pos="709"/>
                    </w:tabs>
                    <w:spacing w:after="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559" w:type="dxa"/>
                  <w:tcBorders>
                    <w:top w:val="single" w:sz="4" w:space="0" w:color="auto"/>
                    <w:left w:val="single" w:sz="4" w:space="0" w:color="auto"/>
                    <w:bottom w:val="nil"/>
                    <w:right w:val="single" w:sz="4" w:space="0" w:color="auto"/>
                  </w:tcBorders>
                  <w:vAlign w:val="center"/>
                  <w:hideMark/>
                </w:tcPr>
                <w:p w14:paraId="0D2AEE6C" w14:textId="77777777" w:rsidR="0096209F" w:rsidRPr="006145DB" w:rsidRDefault="0096209F" w:rsidP="005B435E">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Equipo local del proyecto Subdirección Local</w:t>
                  </w:r>
                </w:p>
              </w:tc>
            </w:tr>
          </w:tbl>
          <w:p w14:paraId="5B8B4E09" w14:textId="77777777" w:rsidR="0096209F" w:rsidRPr="006145DB" w:rsidRDefault="0096209F" w:rsidP="005B435E">
            <w:pPr>
              <w:pStyle w:val="Textoindependiente"/>
              <w:spacing w:line="240" w:lineRule="auto"/>
              <w:ind w:right="112"/>
              <w:jc w:val="both"/>
              <w:rPr>
                <w:rFonts w:cs="Arial"/>
                <w:bCs/>
                <w:lang w:eastAsia="es-CO"/>
              </w:rPr>
            </w:pPr>
          </w:p>
        </w:tc>
      </w:tr>
      <w:tr w:rsidR="0096209F" w:rsidRPr="006145DB" w14:paraId="139FF302" w14:textId="77777777" w:rsidTr="008438BD">
        <w:trPr>
          <w:trHeight w:val="20"/>
          <w:jc w:val="center"/>
        </w:trPr>
        <w:tc>
          <w:tcPr>
            <w:tcW w:w="1980" w:type="dxa"/>
            <w:vAlign w:val="center"/>
          </w:tcPr>
          <w:p w14:paraId="7579EC13" w14:textId="77777777" w:rsidR="0096209F" w:rsidRPr="006145DB" w:rsidRDefault="0096209F" w:rsidP="00092DFA">
            <w:pPr>
              <w:spacing w:after="0" w:line="240" w:lineRule="auto"/>
              <w:ind w:left="22"/>
              <w:contextualSpacing/>
              <w:rPr>
                <w:rFonts w:cs="Arial"/>
                <w:bCs/>
                <w:sz w:val="20"/>
                <w:szCs w:val="20"/>
                <w:lang w:eastAsia="es-CO"/>
              </w:rPr>
            </w:pPr>
            <w:r w:rsidRPr="006145DB">
              <w:rPr>
                <w:rFonts w:cs="Arial"/>
                <w:sz w:val="20"/>
                <w:szCs w:val="20"/>
                <w:lang w:eastAsia="es-CO"/>
              </w:rPr>
              <w:t>Criterios de Egreso y Fuentes de Información</w:t>
            </w:r>
          </w:p>
        </w:tc>
        <w:tc>
          <w:tcPr>
            <w:tcW w:w="7415" w:type="dxa"/>
            <w:vAlign w:val="center"/>
          </w:tcPr>
          <w:tbl>
            <w:tblPr>
              <w:tblW w:w="724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137"/>
              <w:gridCol w:w="1428"/>
              <w:gridCol w:w="1134"/>
              <w:gridCol w:w="1546"/>
            </w:tblGrid>
            <w:tr w:rsidR="00DC0537" w:rsidRPr="006145DB" w14:paraId="63C42DA0" w14:textId="77777777" w:rsidTr="00092DFA">
              <w:trPr>
                <w:trHeight w:val="300"/>
              </w:trPr>
              <w:tc>
                <w:tcPr>
                  <w:tcW w:w="3137" w:type="dxa"/>
                  <w:tcBorders>
                    <w:top w:val="nil"/>
                    <w:left w:val="single" w:sz="6" w:space="0" w:color="auto"/>
                    <w:bottom w:val="single" w:sz="6" w:space="0" w:color="auto"/>
                    <w:right w:val="single" w:sz="6" w:space="0" w:color="auto"/>
                  </w:tcBorders>
                  <w:vAlign w:val="center"/>
                  <w:hideMark/>
                </w:tcPr>
                <w:p w14:paraId="1C1EF415" w14:textId="77777777" w:rsidR="0096209F" w:rsidRPr="006145DB"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Criterios de Egreso</w:t>
                  </w:r>
                </w:p>
              </w:tc>
              <w:tc>
                <w:tcPr>
                  <w:tcW w:w="1428" w:type="dxa"/>
                  <w:tcBorders>
                    <w:top w:val="nil"/>
                    <w:left w:val="single" w:sz="6" w:space="0" w:color="auto"/>
                    <w:bottom w:val="single" w:sz="6" w:space="0" w:color="auto"/>
                    <w:right w:val="single" w:sz="6" w:space="0" w:color="auto"/>
                  </w:tcBorders>
                  <w:vAlign w:val="center"/>
                  <w:hideMark/>
                </w:tcPr>
                <w:p w14:paraId="6A867A54" w14:textId="77777777" w:rsidR="0096209F" w:rsidRPr="006145DB"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Fuente de Información</w:t>
                  </w:r>
                  <w:r w:rsidRPr="006145DB">
                    <w:rPr>
                      <w:rStyle w:val="eop"/>
                      <w:rFonts w:ascii="Arial" w:eastAsia="Arial" w:hAnsi="Arial" w:cs="Arial"/>
                      <w:sz w:val="16"/>
                      <w:szCs w:val="16"/>
                    </w:rPr>
                    <w:t> </w:t>
                  </w:r>
                </w:p>
              </w:tc>
              <w:tc>
                <w:tcPr>
                  <w:tcW w:w="1134" w:type="dxa"/>
                  <w:tcBorders>
                    <w:top w:val="nil"/>
                    <w:left w:val="single" w:sz="6" w:space="0" w:color="auto"/>
                    <w:bottom w:val="single" w:sz="6" w:space="0" w:color="auto"/>
                    <w:right w:val="single" w:sz="6" w:space="0" w:color="auto"/>
                  </w:tcBorders>
                  <w:vAlign w:val="center"/>
                  <w:hideMark/>
                </w:tcPr>
                <w:p w14:paraId="440FEB44" w14:textId="77777777" w:rsidR="0096209F" w:rsidRPr="006145DB"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Periodicidad</w:t>
                  </w:r>
                  <w:r w:rsidRPr="006145DB">
                    <w:rPr>
                      <w:rStyle w:val="eop"/>
                      <w:rFonts w:ascii="Arial" w:eastAsia="Arial" w:hAnsi="Arial" w:cs="Arial"/>
                      <w:sz w:val="16"/>
                      <w:szCs w:val="16"/>
                    </w:rPr>
                    <w:t> </w:t>
                  </w:r>
                </w:p>
              </w:tc>
              <w:tc>
                <w:tcPr>
                  <w:tcW w:w="1546" w:type="dxa"/>
                  <w:tcBorders>
                    <w:top w:val="nil"/>
                    <w:left w:val="single" w:sz="6" w:space="0" w:color="auto"/>
                    <w:bottom w:val="single" w:sz="6" w:space="0" w:color="auto"/>
                    <w:right w:val="single" w:sz="6" w:space="0" w:color="auto"/>
                  </w:tcBorders>
                  <w:vAlign w:val="center"/>
                  <w:hideMark/>
                </w:tcPr>
                <w:p w14:paraId="31C1681F" w14:textId="77777777" w:rsidR="0096209F" w:rsidRPr="006145DB"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Administrador</w:t>
                  </w:r>
                  <w:r w:rsidRPr="006145DB">
                    <w:rPr>
                      <w:rStyle w:val="eop"/>
                      <w:rFonts w:ascii="Arial" w:eastAsia="Arial" w:hAnsi="Arial" w:cs="Arial"/>
                      <w:sz w:val="16"/>
                      <w:szCs w:val="16"/>
                    </w:rPr>
                    <w:t> </w:t>
                  </w:r>
                </w:p>
              </w:tc>
            </w:tr>
            <w:tr w:rsidR="00DC0537" w:rsidRPr="006145DB" w14:paraId="126A6DC7" w14:textId="77777777" w:rsidTr="00092DFA">
              <w:trPr>
                <w:trHeight w:val="300"/>
              </w:trPr>
              <w:tc>
                <w:tcPr>
                  <w:tcW w:w="3137" w:type="dxa"/>
                  <w:tcBorders>
                    <w:top w:val="single" w:sz="6" w:space="0" w:color="auto"/>
                    <w:left w:val="single" w:sz="6" w:space="0" w:color="auto"/>
                    <w:bottom w:val="single" w:sz="4" w:space="0" w:color="auto"/>
                    <w:right w:val="single" w:sz="6" w:space="0" w:color="auto"/>
                  </w:tcBorders>
                  <w:vAlign w:val="center"/>
                  <w:hideMark/>
                </w:tcPr>
                <w:p w14:paraId="78172E16"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 xml:space="preserve">Persona que superó el nivel C09 en Sisbén IV en la ciudad de Bogotá D.C después de trascurrido un (1) año en atención del servicio. </w:t>
                  </w:r>
                </w:p>
              </w:tc>
              <w:tc>
                <w:tcPr>
                  <w:tcW w:w="1428" w:type="dxa"/>
                  <w:tcBorders>
                    <w:top w:val="single" w:sz="6" w:space="0" w:color="auto"/>
                    <w:left w:val="single" w:sz="6" w:space="0" w:color="auto"/>
                    <w:bottom w:val="single" w:sz="4" w:space="0" w:color="auto"/>
                    <w:right w:val="single" w:sz="6" w:space="0" w:color="auto"/>
                  </w:tcBorders>
                  <w:vAlign w:val="center"/>
                  <w:hideMark/>
                </w:tcPr>
                <w:p w14:paraId="2C4FEF77"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SISBÉN IV de Bogotá</w:t>
                  </w:r>
                </w:p>
              </w:tc>
              <w:tc>
                <w:tcPr>
                  <w:tcW w:w="1134" w:type="dxa"/>
                  <w:tcBorders>
                    <w:top w:val="single" w:sz="6" w:space="0" w:color="auto"/>
                    <w:left w:val="single" w:sz="6" w:space="0" w:color="auto"/>
                    <w:bottom w:val="single" w:sz="4" w:space="0" w:color="auto"/>
                    <w:right w:val="single" w:sz="6" w:space="0" w:color="auto"/>
                  </w:tcBorders>
                  <w:vAlign w:val="center"/>
                  <w:hideMark/>
                </w:tcPr>
                <w:p w14:paraId="11A26A3F"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 xml:space="preserve">Mensual (Mes Vencido) </w:t>
                  </w:r>
                </w:p>
              </w:tc>
              <w:tc>
                <w:tcPr>
                  <w:tcW w:w="1546" w:type="dxa"/>
                  <w:tcBorders>
                    <w:top w:val="single" w:sz="6" w:space="0" w:color="auto"/>
                    <w:left w:val="single" w:sz="6" w:space="0" w:color="auto"/>
                    <w:bottom w:val="single" w:sz="4" w:space="0" w:color="auto"/>
                    <w:right w:val="single" w:sz="6" w:space="0" w:color="auto"/>
                  </w:tcBorders>
                  <w:vAlign w:val="center"/>
                  <w:hideMark/>
                </w:tcPr>
                <w:p w14:paraId="1ED2A757" w14:textId="77777777" w:rsidR="0096209F" w:rsidRPr="006145DB"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1FEF9956" w14:textId="77777777" w:rsidTr="00092DFA">
              <w:trPr>
                <w:trHeight w:val="300"/>
              </w:trPr>
              <w:tc>
                <w:tcPr>
                  <w:tcW w:w="3137" w:type="dxa"/>
                  <w:tcBorders>
                    <w:top w:val="single" w:sz="4" w:space="0" w:color="auto"/>
                    <w:left w:val="single" w:sz="4" w:space="0" w:color="auto"/>
                    <w:bottom w:val="single" w:sz="4" w:space="0" w:color="auto"/>
                    <w:right w:val="single" w:sz="4" w:space="0" w:color="auto"/>
                  </w:tcBorders>
                  <w:vAlign w:val="center"/>
                </w:tcPr>
                <w:p w14:paraId="1802357A"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Persona que se encuentre en un estado diferente a válido en la metodología Sisbén IV en la ciudad de Bogotá D. C después de trascurrido un (1) año en atención del servicio.</w:t>
                  </w:r>
                </w:p>
              </w:tc>
              <w:tc>
                <w:tcPr>
                  <w:tcW w:w="1428" w:type="dxa"/>
                  <w:tcBorders>
                    <w:top w:val="single" w:sz="4" w:space="0" w:color="auto"/>
                    <w:left w:val="single" w:sz="4" w:space="0" w:color="auto"/>
                    <w:bottom w:val="single" w:sz="4" w:space="0" w:color="auto"/>
                    <w:right w:val="single" w:sz="4" w:space="0" w:color="auto"/>
                  </w:tcBorders>
                  <w:vAlign w:val="center"/>
                </w:tcPr>
                <w:p w14:paraId="27CA360E"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6145DB">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tcPr>
                <w:p w14:paraId="13887B6C" w14:textId="7F6EE028"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6145DB">
                    <w:rPr>
                      <w:rFonts w:ascii="Arial" w:eastAsiaTheme="minorHAnsi" w:hAnsi="Arial" w:cs="Arial"/>
                      <w:sz w:val="16"/>
                      <w:szCs w:val="16"/>
                      <w:lang w:val="es-ES"/>
                    </w:rPr>
                    <w:t>Mensual (Mes Vencido)</w:t>
                  </w:r>
                </w:p>
              </w:tc>
              <w:tc>
                <w:tcPr>
                  <w:tcW w:w="1546" w:type="dxa"/>
                  <w:tcBorders>
                    <w:top w:val="single" w:sz="4" w:space="0" w:color="auto"/>
                    <w:left w:val="single" w:sz="4" w:space="0" w:color="auto"/>
                    <w:bottom w:val="single" w:sz="4" w:space="0" w:color="auto"/>
                    <w:right w:val="single" w:sz="4" w:space="0" w:color="auto"/>
                  </w:tcBorders>
                  <w:vAlign w:val="center"/>
                </w:tcPr>
                <w:p w14:paraId="75F3AAE2" w14:textId="5B9A63C1"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6145DB">
                    <w:rPr>
                      <w:rFonts w:ascii="Arial" w:eastAsiaTheme="minorHAnsi" w:hAnsi="Arial" w:cs="Arial"/>
                      <w:sz w:val="16"/>
                      <w:szCs w:val="16"/>
                      <w:lang w:val="es-ES"/>
                    </w:rPr>
                    <w:t>Secretaría Distrital de Planeación</w:t>
                  </w:r>
                </w:p>
              </w:tc>
            </w:tr>
            <w:tr w:rsidR="00DC0537" w:rsidRPr="006145DB" w14:paraId="6B0C05A7" w14:textId="77777777" w:rsidTr="00092DFA">
              <w:trPr>
                <w:trHeight w:val="300"/>
              </w:trPr>
              <w:tc>
                <w:tcPr>
                  <w:tcW w:w="3137" w:type="dxa"/>
                  <w:tcBorders>
                    <w:top w:val="single" w:sz="4" w:space="0" w:color="auto"/>
                    <w:left w:val="single" w:sz="4" w:space="0" w:color="auto"/>
                    <w:bottom w:val="single" w:sz="4" w:space="0" w:color="auto"/>
                    <w:right w:val="single" w:sz="4" w:space="0" w:color="auto"/>
                  </w:tcBorders>
                  <w:vAlign w:val="center"/>
                  <w:hideMark/>
                </w:tcPr>
                <w:p w14:paraId="45DA4E2F"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Retiro voluntario manifestado libre y expresamente por escrito.</w:t>
                  </w:r>
                </w:p>
              </w:tc>
              <w:tc>
                <w:tcPr>
                  <w:tcW w:w="1428" w:type="dxa"/>
                  <w:tcBorders>
                    <w:top w:val="single" w:sz="4" w:space="0" w:color="auto"/>
                    <w:left w:val="single" w:sz="4" w:space="0" w:color="auto"/>
                    <w:bottom w:val="single" w:sz="4" w:space="0" w:color="auto"/>
                    <w:right w:val="single" w:sz="4" w:space="0" w:color="auto"/>
                  </w:tcBorders>
                  <w:vAlign w:val="center"/>
                  <w:hideMark/>
                </w:tcPr>
                <w:p w14:paraId="62F64806" w14:textId="4CF1D262"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Verificación en campo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D35FE0D" w14:textId="7420C953"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546" w:type="dxa"/>
                  <w:tcBorders>
                    <w:top w:val="single" w:sz="4" w:space="0" w:color="auto"/>
                    <w:left w:val="single" w:sz="4" w:space="0" w:color="auto"/>
                    <w:bottom w:val="single" w:sz="4" w:space="0" w:color="auto"/>
                    <w:right w:val="single" w:sz="4" w:space="0" w:color="auto"/>
                  </w:tcBorders>
                  <w:vAlign w:val="center"/>
                  <w:hideMark/>
                </w:tcPr>
                <w:p w14:paraId="3B5FF378"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Equipo local del proyecto Subdirección Local</w:t>
                  </w:r>
                </w:p>
              </w:tc>
            </w:tr>
            <w:tr w:rsidR="00DC0537" w:rsidRPr="006145DB" w14:paraId="6C0EF89D" w14:textId="77777777" w:rsidTr="00092DFA">
              <w:trPr>
                <w:trHeight w:val="300"/>
              </w:trPr>
              <w:tc>
                <w:tcPr>
                  <w:tcW w:w="3137" w:type="dxa"/>
                  <w:vMerge w:val="restart"/>
                  <w:tcBorders>
                    <w:top w:val="single" w:sz="4" w:space="0" w:color="auto"/>
                    <w:left w:val="single" w:sz="6" w:space="0" w:color="auto"/>
                    <w:bottom w:val="nil"/>
                    <w:right w:val="single" w:sz="6" w:space="0" w:color="auto"/>
                  </w:tcBorders>
                  <w:vAlign w:val="center"/>
                  <w:hideMark/>
                </w:tcPr>
                <w:p w14:paraId="4741C750"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Fallecimiento</w:t>
                  </w:r>
                </w:p>
              </w:tc>
              <w:tc>
                <w:tcPr>
                  <w:tcW w:w="1428" w:type="dxa"/>
                  <w:tcBorders>
                    <w:top w:val="single" w:sz="4" w:space="0" w:color="auto"/>
                    <w:left w:val="single" w:sz="6" w:space="0" w:color="auto"/>
                    <w:bottom w:val="single" w:sz="6" w:space="0" w:color="auto"/>
                    <w:right w:val="single" w:sz="6" w:space="0" w:color="auto"/>
                  </w:tcBorders>
                  <w:vAlign w:val="center"/>
                  <w:hideMark/>
                </w:tcPr>
                <w:p w14:paraId="4188146A"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Fallecidos (Inhumados)</w:t>
                  </w:r>
                </w:p>
              </w:tc>
              <w:tc>
                <w:tcPr>
                  <w:tcW w:w="1134" w:type="dxa"/>
                  <w:tcBorders>
                    <w:top w:val="single" w:sz="4" w:space="0" w:color="auto"/>
                    <w:left w:val="single" w:sz="6" w:space="0" w:color="auto"/>
                    <w:bottom w:val="single" w:sz="6" w:space="0" w:color="auto"/>
                    <w:right w:val="single" w:sz="6" w:space="0" w:color="auto"/>
                  </w:tcBorders>
                  <w:vAlign w:val="center"/>
                  <w:hideMark/>
                </w:tcPr>
                <w:p w14:paraId="1C8403DF" w14:textId="28D8592F"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546" w:type="dxa"/>
                  <w:tcBorders>
                    <w:top w:val="single" w:sz="4" w:space="0" w:color="auto"/>
                    <w:left w:val="single" w:sz="6" w:space="0" w:color="auto"/>
                    <w:bottom w:val="single" w:sz="6" w:space="0" w:color="auto"/>
                    <w:right w:val="single" w:sz="6" w:space="0" w:color="auto"/>
                  </w:tcBorders>
                  <w:vAlign w:val="center"/>
                  <w:hideMark/>
                </w:tcPr>
                <w:p w14:paraId="0F9541EE"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Salud</w:t>
                  </w:r>
                </w:p>
              </w:tc>
            </w:tr>
            <w:tr w:rsidR="00DC0537" w:rsidRPr="006145DB" w14:paraId="258CBB4C" w14:textId="77777777" w:rsidTr="00092DFA">
              <w:trPr>
                <w:trHeight w:val="435"/>
              </w:trPr>
              <w:tc>
                <w:tcPr>
                  <w:tcW w:w="3137" w:type="dxa"/>
                  <w:vMerge/>
                  <w:vAlign w:val="center"/>
                  <w:hideMark/>
                </w:tcPr>
                <w:p w14:paraId="15647EDF"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p>
              </w:tc>
              <w:tc>
                <w:tcPr>
                  <w:tcW w:w="1428" w:type="dxa"/>
                  <w:tcBorders>
                    <w:top w:val="single" w:sz="6" w:space="0" w:color="auto"/>
                    <w:left w:val="single" w:sz="6" w:space="0" w:color="auto"/>
                    <w:bottom w:val="single" w:sz="6" w:space="0" w:color="auto"/>
                    <w:right w:val="single" w:sz="6" w:space="0" w:color="auto"/>
                  </w:tcBorders>
                  <w:vAlign w:val="center"/>
                  <w:hideMark/>
                </w:tcPr>
                <w:p w14:paraId="4B63F0C6"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Verificación en campo</w:t>
                  </w:r>
                </w:p>
              </w:tc>
              <w:tc>
                <w:tcPr>
                  <w:tcW w:w="1134" w:type="dxa"/>
                  <w:tcBorders>
                    <w:top w:val="single" w:sz="6" w:space="0" w:color="auto"/>
                    <w:left w:val="single" w:sz="6" w:space="0" w:color="auto"/>
                    <w:bottom w:val="single" w:sz="6" w:space="0" w:color="auto"/>
                    <w:right w:val="single" w:sz="6" w:space="0" w:color="auto"/>
                  </w:tcBorders>
                  <w:vAlign w:val="center"/>
                  <w:hideMark/>
                </w:tcPr>
                <w:p w14:paraId="5418CBDF"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546" w:type="dxa"/>
                  <w:tcBorders>
                    <w:top w:val="single" w:sz="6" w:space="0" w:color="auto"/>
                    <w:left w:val="single" w:sz="6" w:space="0" w:color="auto"/>
                    <w:bottom w:val="single" w:sz="6" w:space="0" w:color="auto"/>
                    <w:right w:val="single" w:sz="6" w:space="0" w:color="auto"/>
                  </w:tcBorders>
                  <w:vAlign w:val="center"/>
                  <w:hideMark/>
                </w:tcPr>
                <w:p w14:paraId="56521216" w14:textId="0EE2266F"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Equipo local del proyecto Subdirección Local</w:t>
                  </w:r>
                </w:p>
              </w:tc>
            </w:tr>
            <w:tr w:rsidR="00DC0537" w:rsidRPr="006145DB" w14:paraId="4EA205C0" w14:textId="77777777" w:rsidTr="00092DFA">
              <w:trPr>
                <w:trHeight w:val="600"/>
              </w:trPr>
              <w:tc>
                <w:tcPr>
                  <w:tcW w:w="3137" w:type="dxa"/>
                  <w:vMerge/>
                  <w:vAlign w:val="center"/>
                  <w:hideMark/>
                </w:tcPr>
                <w:p w14:paraId="22FA1C44"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p>
              </w:tc>
              <w:tc>
                <w:tcPr>
                  <w:tcW w:w="1428" w:type="dxa"/>
                  <w:tcBorders>
                    <w:top w:val="single" w:sz="6" w:space="0" w:color="auto"/>
                    <w:left w:val="single" w:sz="6" w:space="0" w:color="auto"/>
                    <w:bottom w:val="single" w:sz="6" w:space="0" w:color="auto"/>
                    <w:right w:val="single" w:sz="6" w:space="0" w:color="auto"/>
                  </w:tcBorders>
                  <w:vAlign w:val="center"/>
                  <w:hideMark/>
                </w:tcPr>
                <w:p w14:paraId="701B2562"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Fe de supervivencia (ANI RCD)</w:t>
                  </w:r>
                </w:p>
              </w:tc>
              <w:tc>
                <w:tcPr>
                  <w:tcW w:w="1134" w:type="dxa"/>
                  <w:tcBorders>
                    <w:top w:val="single" w:sz="6" w:space="0" w:color="auto"/>
                    <w:left w:val="single" w:sz="6" w:space="0" w:color="auto"/>
                    <w:bottom w:val="single" w:sz="6" w:space="0" w:color="auto"/>
                    <w:right w:val="single" w:sz="6" w:space="0" w:color="auto"/>
                  </w:tcBorders>
                  <w:vAlign w:val="center"/>
                  <w:hideMark/>
                </w:tcPr>
                <w:p w14:paraId="5C7601C8" w14:textId="14E9394F"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46" w:type="dxa"/>
                  <w:tcBorders>
                    <w:top w:val="single" w:sz="6" w:space="0" w:color="auto"/>
                    <w:left w:val="single" w:sz="6" w:space="0" w:color="auto"/>
                    <w:bottom w:val="single" w:sz="6" w:space="0" w:color="auto"/>
                    <w:right w:val="single" w:sz="6" w:space="0" w:color="auto"/>
                  </w:tcBorders>
                  <w:vAlign w:val="center"/>
                  <w:hideMark/>
                </w:tcPr>
                <w:p w14:paraId="362F4620" w14:textId="52483C0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Ministerio de Salud y Protección Social</w:t>
                  </w:r>
                </w:p>
              </w:tc>
            </w:tr>
            <w:tr w:rsidR="00DC0537" w:rsidRPr="006145DB" w14:paraId="607B8A4B" w14:textId="77777777" w:rsidTr="00092DFA">
              <w:trPr>
                <w:trHeight w:val="600"/>
              </w:trPr>
              <w:tc>
                <w:tcPr>
                  <w:tcW w:w="3137" w:type="dxa"/>
                  <w:vMerge/>
                  <w:vAlign w:val="center"/>
                  <w:hideMark/>
                </w:tcPr>
                <w:p w14:paraId="38C38592"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p>
              </w:tc>
              <w:tc>
                <w:tcPr>
                  <w:tcW w:w="1428" w:type="dxa"/>
                  <w:tcBorders>
                    <w:top w:val="single" w:sz="6" w:space="0" w:color="auto"/>
                    <w:left w:val="single" w:sz="6" w:space="0" w:color="auto"/>
                    <w:bottom w:val="single" w:sz="6" w:space="0" w:color="auto"/>
                    <w:right w:val="single" w:sz="6" w:space="0" w:color="auto"/>
                  </w:tcBorders>
                  <w:vAlign w:val="center"/>
                  <w:hideMark/>
                </w:tcPr>
                <w:p w14:paraId="3FE7FE51" w14:textId="3833B874"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Registro Social de Hogares</w:t>
                  </w:r>
                </w:p>
              </w:tc>
              <w:tc>
                <w:tcPr>
                  <w:tcW w:w="1134" w:type="dxa"/>
                  <w:tcBorders>
                    <w:top w:val="single" w:sz="6" w:space="0" w:color="auto"/>
                    <w:left w:val="single" w:sz="6" w:space="0" w:color="auto"/>
                    <w:bottom w:val="single" w:sz="6" w:space="0" w:color="auto"/>
                    <w:right w:val="single" w:sz="6" w:space="0" w:color="auto"/>
                  </w:tcBorders>
                  <w:vAlign w:val="center"/>
                  <w:hideMark/>
                </w:tcPr>
                <w:p w14:paraId="42143FD1" w14:textId="333800CD"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546" w:type="dxa"/>
                  <w:tcBorders>
                    <w:top w:val="single" w:sz="6" w:space="0" w:color="auto"/>
                    <w:left w:val="single" w:sz="6" w:space="0" w:color="auto"/>
                    <w:bottom w:val="single" w:sz="6" w:space="0" w:color="auto"/>
                    <w:right w:val="single" w:sz="6" w:space="0" w:color="auto"/>
                  </w:tcBorders>
                  <w:vAlign w:val="center"/>
                  <w:hideMark/>
                </w:tcPr>
                <w:p w14:paraId="1DE11F54" w14:textId="068376F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DC0537" w:rsidRPr="006145DB" w14:paraId="7DD3E547" w14:textId="77777777" w:rsidTr="00092DFA">
              <w:trPr>
                <w:trHeight w:val="816"/>
              </w:trPr>
              <w:tc>
                <w:tcPr>
                  <w:tcW w:w="3137" w:type="dxa"/>
                  <w:tcBorders>
                    <w:top w:val="single" w:sz="6" w:space="0" w:color="auto"/>
                    <w:left w:val="single" w:sz="6" w:space="0" w:color="auto"/>
                    <w:bottom w:val="single" w:sz="6" w:space="0" w:color="auto"/>
                    <w:right w:val="single" w:sz="6" w:space="0" w:color="auto"/>
                  </w:tcBorders>
                  <w:vAlign w:val="center"/>
                  <w:hideMark/>
                </w:tcPr>
                <w:p w14:paraId="7E754299"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Incumplimiento de lo establecido en el Acuerdo de Corresponsabilidad, en lo referente a los compromisos generales de convivencia y asistencia, así como aquellos compromisos cuyo incumplimiento genera egreso automático, una vez se haya surtido el debido proceso.</w:t>
                  </w:r>
                </w:p>
              </w:tc>
              <w:tc>
                <w:tcPr>
                  <w:tcW w:w="1428" w:type="dxa"/>
                  <w:tcBorders>
                    <w:top w:val="single" w:sz="6" w:space="0" w:color="auto"/>
                    <w:left w:val="single" w:sz="6" w:space="0" w:color="auto"/>
                    <w:bottom w:val="single" w:sz="6" w:space="0" w:color="auto"/>
                    <w:right w:val="single" w:sz="6" w:space="0" w:color="auto"/>
                  </w:tcBorders>
                  <w:vAlign w:val="center"/>
                  <w:hideMark/>
                </w:tcPr>
                <w:p w14:paraId="7388E23D"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top w:val="single" w:sz="6" w:space="0" w:color="auto"/>
                    <w:left w:val="single" w:sz="6" w:space="0" w:color="auto"/>
                    <w:bottom w:val="single" w:sz="6" w:space="0" w:color="auto"/>
                    <w:right w:val="single" w:sz="6" w:space="0" w:color="auto"/>
                  </w:tcBorders>
                  <w:vAlign w:val="center"/>
                  <w:hideMark/>
                </w:tcPr>
                <w:p w14:paraId="655C2556" w14:textId="7C77A7EF"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546" w:type="dxa"/>
                  <w:tcBorders>
                    <w:top w:val="single" w:sz="6" w:space="0" w:color="auto"/>
                    <w:left w:val="single" w:sz="6" w:space="0" w:color="auto"/>
                    <w:bottom w:val="single" w:sz="6" w:space="0" w:color="auto"/>
                    <w:right w:val="single" w:sz="6" w:space="0" w:color="auto"/>
                  </w:tcBorders>
                  <w:vAlign w:val="center"/>
                  <w:hideMark/>
                </w:tcPr>
                <w:p w14:paraId="1B1132BB"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Equipo local del proyecto Subdirección Local</w:t>
                  </w:r>
                </w:p>
              </w:tc>
            </w:tr>
            <w:tr w:rsidR="00DC0537" w:rsidRPr="006145DB" w14:paraId="452D7214" w14:textId="77777777" w:rsidTr="00092DFA">
              <w:trPr>
                <w:trHeight w:val="300"/>
              </w:trPr>
              <w:tc>
                <w:tcPr>
                  <w:tcW w:w="3137" w:type="dxa"/>
                  <w:vMerge w:val="restart"/>
                  <w:tcBorders>
                    <w:top w:val="single" w:sz="6" w:space="0" w:color="auto"/>
                    <w:left w:val="single" w:sz="6" w:space="0" w:color="auto"/>
                    <w:bottom w:val="nil"/>
                    <w:right w:val="single" w:sz="6" w:space="0" w:color="auto"/>
                  </w:tcBorders>
                  <w:vAlign w:val="center"/>
                  <w:hideMark/>
                </w:tcPr>
                <w:p w14:paraId="450FE195"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Traslado o cambio de residencia fuera de Bogotá </w:t>
                  </w:r>
                </w:p>
              </w:tc>
              <w:tc>
                <w:tcPr>
                  <w:tcW w:w="1428" w:type="dxa"/>
                  <w:tcBorders>
                    <w:top w:val="single" w:sz="6" w:space="0" w:color="auto"/>
                    <w:left w:val="single" w:sz="6" w:space="0" w:color="auto"/>
                    <w:bottom w:val="single" w:sz="6" w:space="0" w:color="auto"/>
                    <w:right w:val="single" w:sz="6" w:space="0" w:color="auto"/>
                  </w:tcBorders>
                  <w:vAlign w:val="center"/>
                  <w:hideMark/>
                </w:tcPr>
                <w:p w14:paraId="0D4DF6A9"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Registro Social de Hogares</w:t>
                  </w:r>
                </w:p>
              </w:tc>
              <w:tc>
                <w:tcPr>
                  <w:tcW w:w="1134" w:type="dxa"/>
                  <w:tcBorders>
                    <w:top w:val="single" w:sz="6" w:space="0" w:color="auto"/>
                    <w:left w:val="single" w:sz="6" w:space="0" w:color="auto"/>
                    <w:bottom w:val="single" w:sz="6" w:space="0" w:color="auto"/>
                    <w:right w:val="single" w:sz="6" w:space="0" w:color="auto"/>
                  </w:tcBorders>
                  <w:vAlign w:val="center"/>
                  <w:hideMark/>
                </w:tcPr>
                <w:p w14:paraId="02FC6998"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546" w:type="dxa"/>
                  <w:tcBorders>
                    <w:top w:val="single" w:sz="6" w:space="0" w:color="auto"/>
                    <w:left w:val="single" w:sz="6" w:space="0" w:color="auto"/>
                    <w:bottom w:val="single" w:sz="6" w:space="0" w:color="auto"/>
                    <w:right w:val="single" w:sz="6" w:space="0" w:color="auto"/>
                  </w:tcBorders>
                  <w:vAlign w:val="center"/>
                  <w:hideMark/>
                </w:tcPr>
                <w:p w14:paraId="286BA88A" w14:textId="15728399"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Planeación</w:t>
                  </w:r>
                </w:p>
              </w:tc>
            </w:tr>
            <w:tr w:rsidR="00DC0537" w:rsidRPr="006145DB" w14:paraId="2B34766A" w14:textId="77777777" w:rsidTr="00092DFA">
              <w:trPr>
                <w:trHeight w:val="300"/>
              </w:trPr>
              <w:tc>
                <w:tcPr>
                  <w:tcW w:w="3137" w:type="dxa"/>
                  <w:vMerge/>
                  <w:vAlign w:val="center"/>
                  <w:hideMark/>
                </w:tcPr>
                <w:p w14:paraId="7B7E3FBB"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p>
              </w:tc>
              <w:tc>
                <w:tcPr>
                  <w:tcW w:w="1428" w:type="dxa"/>
                  <w:tcBorders>
                    <w:top w:val="single" w:sz="6" w:space="0" w:color="auto"/>
                    <w:left w:val="single" w:sz="6" w:space="0" w:color="auto"/>
                    <w:bottom w:val="single" w:sz="4" w:space="0" w:color="auto"/>
                    <w:right w:val="single" w:sz="6" w:space="0" w:color="auto"/>
                  </w:tcBorders>
                  <w:vAlign w:val="center"/>
                  <w:hideMark/>
                </w:tcPr>
                <w:p w14:paraId="355FDA4D" w14:textId="77777777"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SISBÉN IV de Bogotá</w:t>
                  </w:r>
                </w:p>
              </w:tc>
              <w:tc>
                <w:tcPr>
                  <w:tcW w:w="1134" w:type="dxa"/>
                  <w:tcBorders>
                    <w:top w:val="single" w:sz="6" w:space="0" w:color="auto"/>
                    <w:left w:val="single" w:sz="6" w:space="0" w:color="auto"/>
                    <w:bottom w:val="single" w:sz="4" w:space="0" w:color="auto"/>
                    <w:right w:val="single" w:sz="6" w:space="0" w:color="auto"/>
                  </w:tcBorders>
                  <w:vAlign w:val="center"/>
                </w:tcPr>
                <w:p w14:paraId="62EB69DF" w14:textId="5B99A49A"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Mensual (Mes Vencido)</w:t>
                  </w:r>
                </w:p>
              </w:tc>
              <w:tc>
                <w:tcPr>
                  <w:tcW w:w="1546" w:type="dxa"/>
                  <w:tcBorders>
                    <w:top w:val="single" w:sz="6" w:space="0" w:color="auto"/>
                    <w:left w:val="single" w:sz="6" w:space="0" w:color="auto"/>
                    <w:bottom w:val="single" w:sz="4" w:space="0" w:color="auto"/>
                    <w:right w:val="single" w:sz="6" w:space="0" w:color="auto"/>
                  </w:tcBorders>
                  <w:vAlign w:val="center"/>
                  <w:hideMark/>
                </w:tcPr>
                <w:p w14:paraId="7C498306" w14:textId="6049E053"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Secretaría Distrital de Planeación</w:t>
                  </w:r>
                </w:p>
              </w:tc>
            </w:tr>
            <w:tr w:rsidR="00DC0537" w:rsidRPr="006145DB" w14:paraId="43BF612C" w14:textId="77777777" w:rsidTr="00092DFA">
              <w:trPr>
                <w:trHeight w:val="300"/>
              </w:trPr>
              <w:tc>
                <w:tcPr>
                  <w:tcW w:w="3137" w:type="dxa"/>
                  <w:vMerge/>
                  <w:tcBorders>
                    <w:bottom w:val="single" w:sz="4" w:space="0" w:color="auto"/>
                  </w:tcBorders>
                  <w:vAlign w:val="center"/>
                  <w:hideMark/>
                </w:tcPr>
                <w:p w14:paraId="16AF9674"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p>
              </w:tc>
              <w:tc>
                <w:tcPr>
                  <w:tcW w:w="1428" w:type="dxa"/>
                  <w:tcBorders>
                    <w:top w:val="single" w:sz="6" w:space="0" w:color="auto"/>
                    <w:left w:val="single" w:sz="6" w:space="0" w:color="auto"/>
                    <w:bottom w:val="single" w:sz="4" w:space="0" w:color="auto"/>
                    <w:right w:val="single" w:sz="6" w:space="0" w:color="auto"/>
                  </w:tcBorders>
                  <w:vAlign w:val="center"/>
                  <w:hideMark/>
                </w:tcPr>
                <w:p w14:paraId="692BA0BA"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Verificación en campo</w:t>
                  </w:r>
                </w:p>
              </w:tc>
              <w:tc>
                <w:tcPr>
                  <w:tcW w:w="1134" w:type="dxa"/>
                  <w:tcBorders>
                    <w:top w:val="single" w:sz="6" w:space="0" w:color="auto"/>
                    <w:left w:val="single" w:sz="6" w:space="0" w:color="auto"/>
                    <w:bottom w:val="single" w:sz="4" w:space="0" w:color="auto"/>
                    <w:right w:val="single" w:sz="6" w:space="0" w:color="auto"/>
                  </w:tcBorders>
                  <w:vAlign w:val="center"/>
                  <w:hideMark/>
                </w:tcPr>
                <w:p w14:paraId="49C1EF70" w14:textId="0D2FC438"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546" w:type="dxa"/>
                  <w:tcBorders>
                    <w:top w:val="single" w:sz="6" w:space="0" w:color="auto"/>
                    <w:left w:val="single" w:sz="6" w:space="0" w:color="auto"/>
                    <w:bottom w:val="single" w:sz="4" w:space="0" w:color="auto"/>
                    <w:right w:val="single" w:sz="6" w:space="0" w:color="auto"/>
                  </w:tcBorders>
                  <w:vAlign w:val="center"/>
                  <w:hideMark/>
                </w:tcPr>
                <w:p w14:paraId="300B7CCC" w14:textId="77777777" w:rsidR="0096209F" w:rsidRPr="006145DB"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6145DB">
                    <w:rPr>
                      <w:rFonts w:ascii="Arial" w:eastAsiaTheme="minorHAnsi" w:hAnsi="Arial" w:cs="Arial"/>
                      <w:sz w:val="16"/>
                      <w:szCs w:val="16"/>
                      <w:lang w:val="es-ES"/>
                    </w:rPr>
                    <w:t>Equipo local del proyecto Subdirección Local</w:t>
                  </w:r>
                </w:p>
              </w:tc>
            </w:tr>
            <w:tr w:rsidR="00DC0537" w:rsidRPr="006145DB" w14:paraId="726F0169" w14:textId="77777777" w:rsidTr="00092DFA">
              <w:trPr>
                <w:trHeight w:val="300"/>
              </w:trPr>
              <w:tc>
                <w:tcPr>
                  <w:tcW w:w="3137" w:type="dxa"/>
                  <w:tcBorders>
                    <w:top w:val="single" w:sz="4" w:space="0" w:color="auto"/>
                    <w:left w:val="single" w:sz="4" w:space="0" w:color="auto"/>
                    <w:bottom w:val="nil"/>
                    <w:right w:val="single" w:sz="4" w:space="0" w:color="auto"/>
                  </w:tcBorders>
                  <w:vAlign w:val="center"/>
                  <w:hideMark/>
                </w:tcPr>
                <w:p w14:paraId="1FFF9E44" w14:textId="77777777" w:rsidR="0096209F" w:rsidRPr="006145DB" w:rsidRDefault="0096209F" w:rsidP="00BC7B6B">
                  <w:pPr>
                    <w:tabs>
                      <w:tab w:val="left" w:pos="709"/>
                    </w:tabs>
                    <w:spacing w:after="0" w:line="240" w:lineRule="auto"/>
                    <w:ind w:left="29" w:right="142"/>
                    <w:contextualSpacing/>
                    <w:jc w:val="both"/>
                    <w:rPr>
                      <w:rFonts w:cs="Arial"/>
                      <w:sz w:val="16"/>
                      <w:szCs w:val="16"/>
                      <w:lang w:eastAsia="es-CO"/>
                    </w:rPr>
                  </w:pPr>
                  <w:r w:rsidRPr="006145DB">
                    <w:rPr>
                      <w:rFonts w:cs="Arial"/>
                      <w:sz w:val="16"/>
                      <w:szCs w:val="16"/>
                      <w:lang w:eastAsia="es-CO"/>
                    </w:rPr>
                    <w:t>Traslado o cambio de localidad de residencia que impida asistir al Comedor Comunitario donde recibe la atención</w:t>
                  </w:r>
                </w:p>
              </w:tc>
              <w:tc>
                <w:tcPr>
                  <w:tcW w:w="1428" w:type="dxa"/>
                  <w:tcBorders>
                    <w:top w:val="single" w:sz="4" w:space="0" w:color="auto"/>
                    <w:left w:val="single" w:sz="4" w:space="0" w:color="auto"/>
                    <w:bottom w:val="nil"/>
                    <w:right w:val="single" w:sz="4" w:space="0" w:color="auto"/>
                  </w:tcBorders>
                  <w:vAlign w:val="center"/>
                  <w:hideMark/>
                </w:tcPr>
                <w:p w14:paraId="2C6762E8" w14:textId="77777777"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Verificación en campo</w:t>
                  </w:r>
                </w:p>
              </w:tc>
              <w:tc>
                <w:tcPr>
                  <w:tcW w:w="1134" w:type="dxa"/>
                  <w:tcBorders>
                    <w:top w:val="single" w:sz="4" w:space="0" w:color="auto"/>
                    <w:left w:val="single" w:sz="4" w:space="0" w:color="auto"/>
                    <w:bottom w:val="nil"/>
                    <w:right w:val="single" w:sz="4" w:space="0" w:color="auto"/>
                  </w:tcBorders>
                  <w:vAlign w:val="center"/>
                  <w:hideMark/>
                </w:tcPr>
                <w:p w14:paraId="154A2DB5" w14:textId="7C8759AE"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Demanda</w:t>
                  </w:r>
                </w:p>
              </w:tc>
              <w:tc>
                <w:tcPr>
                  <w:tcW w:w="1546" w:type="dxa"/>
                  <w:tcBorders>
                    <w:top w:val="single" w:sz="4" w:space="0" w:color="auto"/>
                    <w:left w:val="single" w:sz="4" w:space="0" w:color="auto"/>
                    <w:bottom w:val="nil"/>
                    <w:right w:val="single" w:sz="4" w:space="0" w:color="auto"/>
                  </w:tcBorders>
                  <w:vAlign w:val="center"/>
                  <w:hideMark/>
                </w:tcPr>
                <w:p w14:paraId="59C840E9" w14:textId="6F885108" w:rsidR="0096209F" w:rsidRPr="006145DB"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6145DB">
                    <w:rPr>
                      <w:rFonts w:ascii="Arial" w:eastAsiaTheme="minorHAnsi" w:hAnsi="Arial" w:cs="Arial"/>
                      <w:sz w:val="16"/>
                      <w:szCs w:val="16"/>
                      <w:lang w:val="es-ES"/>
                    </w:rPr>
                    <w:t>Equipo local del proyecto Subdirección Local</w:t>
                  </w:r>
                </w:p>
              </w:tc>
            </w:tr>
            <w:tr w:rsidR="00DC0537" w:rsidRPr="006145DB" w14:paraId="48A1C4D7" w14:textId="77777777" w:rsidTr="00092DFA">
              <w:trPr>
                <w:trHeight w:val="300"/>
              </w:trPr>
              <w:tc>
                <w:tcPr>
                  <w:tcW w:w="3137" w:type="dxa"/>
                  <w:tcBorders>
                    <w:top w:val="nil"/>
                    <w:left w:val="single" w:sz="4" w:space="0" w:color="auto"/>
                    <w:bottom w:val="single" w:sz="4" w:space="0" w:color="auto"/>
                    <w:right w:val="single" w:sz="4" w:space="0" w:color="auto"/>
                  </w:tcBorders>
                  <w:vAlign w:val="center"/>
                  <w:hideMark/>
                </w:tcPr>
                <w:p w14:paraId="27960006"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 xml:space="preserve">Novedad en el estado del documento de identidad reportado en las bases de datos Registraduría Nacional del Estado Civil, con estados diferentes a Vigente. </w:t>
                  </w:r>
                </w:p>
              </w:tc>
              <w:tc>
                <w:tcPr>
                  <w:tcW w:w="1428" w:type="dxa"/>
                  <w:tcBorders>
                    <w:top w:val="nil"/>
                    <w:left w:val="single" w:sz="4" w:space="0" w:color="auto"/>
                    <w:bottom w:val="single" w:sz="4" w:space="0" w:color="auto"/>
                    <w:right w:val="single" w:sz="4" w:space="0" w:color="auto"/>
                  </w:tcBorders>
                  <w:vAlign w:val="center"/>
                  <w:hideMark/>
                </w:tcPr>
                <w:p w14:paraId="408BA8CB"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PISIS - RNEC</w:t>
                  </w:r>
                </w:p>
              </w:tc>
              <w:tc>
                <w:tcPr>
                  <w:tcW w:w="1134" w:type="dxa"/>
                  <w:tcBorders>
                    <w:top w:val="nil"/>
                    <w:left w:val="single" w:sz="4" w:space="0" w:color="auto"/>
                    <w:bottom w:val="single" w:sz="4" w:space="0" w:color="auto"/>
                    <w:right w:val="single" w:sz="4" w:space="0" w:color="auto"/>
                  </w:tcBorders>
                  <w:vAlign w:val="center"/>
                  <w:hideMark/>
                </w:tcPr>
                <w:p w14:paraId="48D73994"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Mensual (mes vencido) </w:t>
                  </w:r>
                </w:p>
              </w:tc>
              <w:tc>
                <w:tcPr>
                  <w:tcW w:w="1546" w:type="dxa"/>
                  <w:tcBorders>
                    <w:top w:val="nil"/>
                    <w:left w:val="single" w:sz="4" w:space="0" w:color="auto"/>
                    <w:bottom w:val="single" w:sz="4" w:space="0" w:color="auto"/>
                    <w:right w:val="single" w:sz="4" w:space="0" w:color="auto"/>
                  </w:tcBorders>
                  <w:vAlign w:val="center"/>
                  <w:hideMark/>
                </w:tcPr>
                <w:p w14:paraId="03C8C7B3"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Ministerio de Salud y protección Social - Registraduría Nacional del Estado Civil</w:t>
                  </w:r>
                </w:p>
              </w:tc>
            </w:tr>
            <w:tr w:rsidR="00DC0537" w:rsidRPr="006145DB" w14:paraId="4DE94674" w14:textId="77777777" w:rsidTr="00092DFA">
              <w:trPr>
                <w:trHeight w:val="300"/>
              </w:trPr>
              <w:tc>
                <w:tcPr>
                  <w:tcW w:w="3137" w:type="dxa"/>
                  <w:tcBorders>
                    <w:top w:val="single" w:sz="4" w:space="0" w:color="auto"/>
                    <w:left w:val="single" w:sz="4" w:space="0" w:color="auto"/>
                    <w:bottom w:val="nil"/>
                    <w:right w:val="single" w:sz="4" w:space="0" w:color="auto"/>
                  </w:tcBorders>
                  <w:vAlign w:val="center"/>
                  <w:hideMark/>
                </w:tcPr>
                <w:p w14:paraId="01094965"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 xml:space="preserve">Persona con orden de captura vigente o pena privativa de la libertad </w:t>
                  </w:r>
                </w:p>
              </w:tc>
              <w:tc>
                <w:tcPr>
                  <w:tcW w:w="1428" w:type="dxa"/>
                  <w:tcBorders>
                    <w:top w:val="single" w:sz="4" w:space="0" w:color="auto"/>
                    <w:left w:val="single" w:sz="4" w:space="0" w:color="auto"/>
                    <w:bottom w:val="nil"/>
                    <w:right w:val="single" w:sz="4" w:space="0" w:color="auto"/>
                  </w:tcBorders>
                  <w:vAlign w:val="center"/>
                  <w:hideMark/>
                </w:tcPr>
                <w:p w14:paraId="5C5160A3"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Rama Judicial - Juzgados de Ejecución de Penas Y Medidas De Seguridad (JEMPS). </w:t>
                  </w:r>
                </w:p>
              </w:tc>
              <w:tc>
                <w:tcPr>
                  <w:tcW w:w="1134" w:type="dxa"/>
                  <w:tcBorders>
                    <w:top w:val="single" w:sz="4" w:space="0" w:color="auto"/>
                    <w:left w:val="single" w:sz="4" w:space="0" w:color="auto"/>
                    <w:bottom w:val="nil"/>
                    <w:right w:val="single" w:sz="4" w:space="0" w:color="auto"/>
                  </w:tcBorders>
                  <w:vAlign w:val="center"/>
                  <w:hideMark/>
                </w:tcPr>
                <w:p w14:paraId="38F528DB"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Consulta individual a demanda</w:t>
                  </w:r>
                </w:p>
              </w:tc>
              <w:tc>
                <w:tcPr>
                  <w:tcW w:w="1546" w:type="dxa"/>
                  <w:tcBorders>
                    <w:top w:val="single" w:sz="4" w:space="0" w:color="auto"/>
                    <w:left w:val="single" w:sz="4" w:space="0" w:color="auto"/>
                    <w:bottom w:val="nil"/>
                    <w:right w:val="single" w:sz="4" w:space="0" w:color="auto"/>
                  </w:tcBorders>
                  <w:vAlign w:val="center"/>
                  <w:hideMark/>
                </w:tcPr>
                <w:p w14:paraId="302D1E1F" w14:textId="77777777" w:rsidR="0096209F" w:rsidRPr="006145DB" w:rsidRDefault="0096209F" w:rsidP="00DC0537">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Ministerio de Justicia y del derecho – Consejo Superior de la Judicatura.</w:t>
                  </w:r>
                </w:p>
              </w:tc>
            </w:tr>
          </w:tbl>
          <w:p w14:paraId="0940BD04" w14:textId="77777777" w:rsidR="0096209F" w:rsidRPr="006145DB" w:rsidRDefault="0096209F" w:rsidP="005B435E">
            <w:pPr>
              <w:tabs>
                <w:tab w:val="left" w:pos="709"/>
              </w:tabs>
              <w:spacing w:line="240" w:lineRule="auto"/>
              <w:contextualSpacing/>
              <w:jc w:val="both"/>
              <w:rPr>
                <w:rFonts w:cs="Arial"/>
                <w:bCs/>
                <w:sz w:val="20"/>
                <w:szCs w:val="20"/>
                <w:lang w:eastAsia="es-CO"/>
              </w:rPr>
            </w:pPr>
          </w:p>
        </w:tc>
      </w:tr>
      <w:tr w:rsidR="0096209F" w:rsidRPr="006145DB" w14:paraId="79AED9A8" w14:textId="77777777" w:rsidTr="006174F7">
        <w:trPr>
          <w:trHeight w:val="458"/>
          <w:jc w:val="center"/>
        </w:trPr>
        <w:tc>
          <w:tcPr>
            <w:tcW w:w="1980" w:type="dxa"/>
            <w:vAlign w:val="center"/>
          </w:tcPr>
          <w:p w14:paraId="7A3A622C" w14:textId="77777777" w:rsidR="0096209F" w:rsidRPr="006145DB" w:rsidRDefault="0096209F" w:rsidP="00092DFA">
            <w:pPr>
              <w:spacing w:after="0" w:line="240" w:lineRule="auto"/>
              <w:ind w:left="22"/>
              <w:contextualSpacing/>
              <w:rPr>
                <w:rFonts w:cs="Arial"/>
                <w:sz w:val="20"/>
                <w:szCs w:val="20"/>
                <w:lang w:eastAsia="es-CO"/>
              </w:rPr>
            </w:pPr>
            <w:r w:rsidRPr="006145DB">
              <w:rPr>
                <w:rFonts w:cs="Arial"/>
                <w:sz w:val="20"/>
                <w:szCs w:val="20"/>
                <w:lang w:eastAsia="es-CO"/>
              </w:rPr>
              <w:t>Restricciones y fuentes de información</w:t>
            </w:r>
          </w:p>
        </w:tc>
        <w:tc>
          <w:tcPr>
            <w:tcW w:w="7415" w:type="dxa"/>
            <w:vAlign w:val="center"/>
          </w:tcPr>
          <w:tbl>
            <w:tblPr>
              <w:tblW w:w="7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140"/>
              <w:gridCol w:w="1425"/>
              <w:gridCol w:w="1134"/>
              <w:gridCol w:w="1552"/>
            </w:tblGrid>
            <w:tr w:rsidR="00BC7B6B" w:rsidRPr="006145DB" w14:paraId="05D222AC" w14:textId="77777777" w:rsidTr="00092DFA">
              <w:trPr>
                <w:trHeight w:val="300"/>
              </w:trPr>
              <w:tc>
                <w:tcPr>
                  <w:tcW w:w="3140" w:type="dxa"/>
                  <w:tcBorders>
                    <w:top w:val="nil"/>
                    <w:left w:val="single" w:sz="4" w:space="0" w:color="auto"/>
                    <w:bottom w:val="single" w:sz="4" w:space="0" w:color="auto"/>
                    <w:right w:val="single" w:sz="4" w:space="0" w:color="auto"/>
                  </w:tcBorders>
                  <w:vAlign w:val="center"/>
                  <w:hideMark/>
                </w:tcPr>
                <w:p w14:paraId="0AF8C17E"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Restricciones</w:t>
                  </w:r>
                </w:p>
              </w:tc>
              <w:tc>
                <w:tcPr>
                  <w:tcW w:w="1425" w:type="dxa"/>
                  <w:tcBorders>
                    <w:top w:val="nil"/>
                    <w:left w:val="single" w:sz="4" w:space="0" w:color="auto"/>
                    <w:bottom w:val="single" w:sz="4" w:space="0" w:color="auto"/>
                    <w:right w:val="single" w:sz="4" w:space="0" w:color="auto"/>
                  </w:tcBorders>
                  <w:vAlign w:val="center"/>
                  <w:hideMark/>
                </w:tcPr>
                <w:p w14:paraId="0423C85B"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Fuente de Información </w:t>
                  </w:r>
                </w:p>
              </w:tc>
              <w:tc>
                <w:tcPr>
                  <w:tcW w:w="1134" w:type="dxa"/>
                  <w:tcBorders>
                    <w:top w:val="nil"/>
                    <w:left w:val="single" w:sz="4" w:space="0" w:color="auto"/>
                    <w:bottom w:val="single" w:sz="4" w:space="0" w:color="auto"/>
                    <w:right w:val="single" w:sz="4" w:space="0" w:color="auto"/>
                  </w:tcBorders>
                  <w:vAlign w:val="center"/>
                  <w:hideMark/>
                </w:tcPr>
                <w:p w14:paraId="6BCA0CC5"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Periodicidad </w:t>
                  </w:r>
                </w:p>
              </w:tc>
              <w:tc>
                <w:tcPr>
                  <w:tcW w:w="1552" w:type="dxa"/>
                  <w:tcBorders>
                    <w:top w:val="nil"/>
                    <w:left w:val="single" w:sz="4" w:space="0" w:color="auto"/>
                    <w:bottom w:val="single" w:sz="4" w:space="0" w:color="auto"/>
                    <w:right w:val="single" w:sz="4" w:space="0" w:color="auto"/>
                  </w:tcBorders>
                  <w:vAlign w:val="center"/>
                  <w:hideMark/>
                </w:tcPr>
                <w:p w14:paraId="4158C6DF" w14:textId="77777777" w:rsidR="0096209F" w:rsidRPr="006145DB" w:rsidRDefault="0096209F" w:rsidP="005B435E">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Administrador </w:t>
                  </w:r>
                </w:p>
              </w:tc>
            </w:tr>
            <w:tr w:rsidR="00BC7B6B" w:rsidRPr="006145DB" w14:paraId="7230AD08"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6988C2CD"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Novedad en el estado del documento de identidad reportado en las bases de datos Registraduría Nacional del Estado Civil, con estados diferentes a Vigente.</w:t>
                  </w:r>
                </w:p>
              </w:tc>
              <w:tc>
                <w:tcPr>
                  <w:tcW w:w="1425" w:type="dxa"/>
                  <w:tcBorders>
                    <w:top w:val="single" w:sz="4" w:space="0" w:color="auto"/>
                    <w:left w:val="single" w:sz="4" w:space="0" w:color="auto"/>
                    <w:bottom w:val="single" w:sz="4" w:space="0" w:color="auto"/>
                    <w:right w:val="single" w:sz="4" w:space="0" w:color="auto"/>
                  </w:tcBorders>
                  <w:vAlign w:val="center"/>
                  <w:hideMark/>
                </w:tcPr>
                <w:p w14:paraId="3EA613A8" w14:textId="70D1DB89" w:rsidR="0096209F" w:rsidRPr="006145DB" w:rsidRDefault="0096209F"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PISIS - RNEC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44CDE10" w14:textId="3DE01194" w:rsidR="0096209F" w:rsidRPr="006145DB" w:rsidRDefault="0096209F"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Mensual (mes vencido)</w:t>
                  </w:r>
                </w:p>
              </w:tc>
              <w:tc>
                <w:tcPr>
                  <w:tcW w:w="1552" w:type="dxa"/>
                  <w:tcBorders>
                    <w:top w:val="single" w:sz="4" w:space="0" w:color="auto"/>
                    <w:left w:val="single" w:sz="4" w:space="0" w:color="auto"/>
                    <w:bottom w:val="single" w:sz="4" w:space="0" w:color="auto"/>
                    <w:right w:val="single" w:sz="4" w:space="0" w:color="auto"/>
                  </w:tcBorders>
                  <w:vAlign w:val="center"/>
                  <w:hideMark/>
                </w:tcPr>
                <w:p w14:paraId="13EFD0F9" w14:textId="580F2984" w:rsidR="0096209F" w:rsidRPr="006145DB" w:rsidRDefault="0096209F"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Ministerio de Salud y protección Social - Registraduría Nacional del Estado Civil</w:t>
                  </w:r>
                </w:p>
              </w:tc>
            </w:tr>
            <w:tr w:rsidR="00BC7B6B" w:rsidRPr="006145DB" w14:paraId="3D884B34"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506AFE2C" w14:textId="77777777" w:rsidR="0096209F" w:rsidRPr="006145DB" w:rsidRDefault="0096209F" w:rsidP="005B435E">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Servicio Comunidad de Cuidado.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33A5B7F9" w14:textId="58B8831F" w:rsidR="0096209F" w:rsidRPr="006145DB" w:rsidRDefault="0096209F"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78FAB10" w14:textId="398B11C1" w:rsidR="0096209F" w:rsidRPr="006145DB" w:rsidRDefault="0096209F"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5DA27C52" w14:textId="6886E296" w:rsidR="0096209F"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w:t>
                  </w:r>
                  <w:r w:rsidR="0096209F" w:rsidRPr="006145DB">
                    <w:rPr>
                      <w:rFonts w:cs="Arial"/>
                      <w:sz w:val="16"/>
                      <w:szCs w:val="16"/>
                      <w:lang w:eastAsia="es-CO"/>
                    </w:rPr>
                    <w:t>a Distrital de Integración Social</w:t>
                  </w:r>
                </w:p>
              </w:tc>
            </w:tr>
            <w:tr w:rsidR="00BC7B6B" w:rsidRPr="006145DB" w14:paraId="2AD876B4"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30B9D592" w14:textId="77777777" w:rsidR="00BC7B6B" w:rsidRPr="006145DB" w:rsidRDefault="00BC7B6B" w:rsidP="00BC7B6B">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Servicio Centros Proteger.</w:t>
                  </w:r>
                </w:p>
              </w:tc>
              <w:tc>
                <w:tcPr>
                  <w:tcW w:w="1425" w:type="dxa"/>
                  <w:tcBorders>
                    <w:top w:val="single" w:sz="4" w:space="0" w:color="auto"/>
                    <w:left w:val="single" w:sz="4" w:space="0" w:color="auto"/>
                    <w:bottom w:val="single" w:sz="4" w:space="0" w:color="auto"/>
                    <w:right w:val="single" w:sz="4" w:space="0" w:color="auto"/>
                  </w:tcBorders>
                  <w:vAlign w:val="center"/>
                  <w:hideMark/>
                </w:tcPr>
                <w:p w14:paraId="6443070C" w14:textId="36CC1BA1"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A723C5C" w14:textId="4F4CCE59"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0B828FEF" w14:textId="28278DCB"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Integración Social</w:t>
                  </w:r>
                </w:p>
              </w:tc>
            </w:tr>
            <w:tr w:rsidR="00BC7B6B" w:rsidRPr="006145DB" w14:paraId="5F82DC09"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4D4E97AE" w14:textId="77777777" w:rsidR="00BC7B6B" w:rsidRPr="006145DB" w:rsidRDefault="00BC7B6B" w:rsidP="00BC7B6B">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Servicio Prevención del Riesgo de Habitar Calle.</w:t>
                  </w:r>
                </w:p>
              </w:tc>
              <w:tc>
                <w:tcPr>
                  <w:tcW w:w="1425" w:type="dxa"/>
                  <w:tcBorders>
                    <w:top w:val="single" w:sz="4" w:space="0" w:color="auto"/>
                    <w:left w:val="single" w:sz="4" w:space="0" w:color="auto"/>
                    <w:bottom w:val="single" w:sz="4" w:space="0" w:color="auto"/>
                    <w:right w:val="single" w:sz="4" w:space="0" w:color="auto"/>
                  </w:tcBorders>
                  <w:vAlign w:val="center"/>
                  <w:hideMark/>
                </w:tcPr>
                <w:p w14:paraId="5B1DC234" w14:textId="7FDB5A7F"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FB0367C" w14:textId="1D2BC7D4"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4626F49C" w14:textId="4E71C984"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Integración Social</w:t>
                  </w:r>
                </w:p>
              </w:tc>
            </w:tr>
            <w:tr w:rsidR="00BC7B6B" w:rsidRPr="006145DB" w14:paraId="0FC7885F"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3A403D88" w14:textId="77777777" w:rsidR="00BC7B6B" w:rsidRPr="006145DB" w:rsidRDefault="00BC7B6B" w:rsidP="00BC7B6B">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Servicio Atención y Desarrollo de Capacidades para Mujeres Habitantes de Calle.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4D855256" w14:textId="492A6A5F"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EB49579" w14:textId="7B3FA5AF"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40D6E978" w14:textId="5D73CDBF"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Integración Social</w:t>
                  </w:r>
                </w:p>
              </w:tc>
            </w:tr>
            <w:tr w:rsidR="00BC7B6B" w:rsidRPr="006145DB" w14:paraId="65F6D867"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74C76DF0" w14:textId="77777777" w:rsidR="00BC7B6B" w:rsidRPr="006145DB" w:rsidRDefault="00BC7B6B" w:rsidP="00BC7B6B">
                  <w:pPr>
                    <w:tabs>
                      <w:tab w:val="left" w:pos="709"/>
                    </w:tabs>
                    <w:spacing w:after="0" w:line="240" w:lineRule="auto"/>
                    <w:contextualSpacing/>
                    <w:jc w:val="both"/>
                    <w:rPr>
                      <w:rFonts w:cs="Arial"/>
                      <w:sz w:val="16"/>
                      <w:szCs w:val="16"/>
                      <w:lang w:eastAsia="es-CO"/>
                    </w:rPr>
                  </w:pPr>
                  <w:r w:rsidRPr="006145DB">
                    <w:rPr>
                      <w:rFonts w:cs="Arial"/>
                      <w:sz w:val="16"/>
                      <w:szCs w:val="16"/>
                      <w:lang w:eastAsia="es-CO"/>
                    </w:rPr>
                    <w:t>Servicio Comunidad de Vida para Población Habitante de Calle.</w:t>
                  </w:r>
                </w:p>
              </w:tc>
              <w:tc>
                <w:tcPr>
                  <w:tcW w:w="1425" w:type="dxa"/>
                  <w:tcBorders>
                    <w:top w:val="single" w:sz="4" w:space="0" w:color="auto"/>
                    <w:left w:val="single" w:sz="4" w:space="0" w:color="auto"/>
                    <w:bottom w:val="single" w:sz="4" w:space="0" w:color="auto"/>
                    <w:right w:val="single" w:sz="4" w:space="0" w:color="auto"/>
                  </w:tcBorders>
                  <w:vAlign w:val="center"/>
                  <w:hideMark/>
                </w:tcPr>
                <w:p w14:paraId="21D190B1" w14:textId="28593E14"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FA89D8E" w14:textId="02AF4974"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02B146D4" w14:textId="71EE71EA" w:rsidR="00BC7B6B" w:rsidRPr="006145DB" w:rsidRDefault="00BC7B6B" w:rsidP="00BC7B6B">
                  <w:pPr>
                    <w:tabs>
                      <w:tab w:val="left" w:pos="709"/>
                    </w:tabs>
                    <w:spacing w:after="0" w:line="240" w:lineRule="auto"/>
                    <w:contextualSpacing/>
                    <w:jc w:val="center"/>
                    <w:rPr>
                      <w:rFonts w:cs="Arial"/>
                      <w:sz w:val="16"/>
                      <w:szCs w:val="16"/>
                      <w:lang w:eastAsia="es-CO"/>
                    </w:rPr>
                  </w:pPr>
                  <w:r w:rsidRPr="006145DB">
                    <w:rPr>
                      <w:rFonts w:cs="Arial"/>
                      <w:sz w:val="16"/>
                      <w:szCs w:val="16"/>
                      <w:lang w:eastAsia="es-CO"/>
                    </w:rPr>
                    <w:t>Secretaría Distrital de Integración Social</w:t>
                  </w:r>
                </w:p>
              </w:tc>
            </w:tr>
            <w:tr w:rsidR="00BC7B6B" w:rsidRPr="006145DB" w14:paraId="0542EB7F"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49D8D9C3" w14:textId="77777777" w:rsidR="00BC7B6B" w:rsidRPr="006145DB" w:rsidRDefault="00BC7B6B" w:rsidP="00BC7B6B">
                  <w:pPr>
                    <w:pStyle w:val="paragraph"/>
                    <w:spacing w:before="0" w:beforeAutospacing="0" w:after="0" w:afterAutospacing="0"/>
                    <w:jc w:val="both"/>
                    <w:textAlignment w:val="baseline"/>
                    <w:rPr>
                      <w:rFonts w:ascii="Arial" w:eastAsia="Arial" w:hAnsi="Arial" w:cs="Arial"/>
                      <w:sz w:val="16"/>
                      <w:szCs w:val="16"/>
                    </w:rPr>
                  </w:pPr>
                  <w:r w:rsidRPr="006145DB">
                    <w:rPr>
                      <w:rStyle w:val="normaltextrun"/>
                      <w:rFonts w:ascii="Arial" w:eastAsia="Arial" w:hAnsi="Arial" w:cs="Arial"/>
                      <w:sz w:val="16"/>
                      <w:szCs w:val="16"/>
                    </w:rPr>
                    <w:t>Servicio Atención para Población Habitante de Calle con Alta Dependencia Física, Mental o Cognitiva.</w:t>
                  </w:r>
                  <w:r w:rsidRPr="006145DB">
                    <w:rPr>
                      <w:rStyle w:val="eop"/>
                      <w:rFonts w:ascii="Arial" w:eastAsia="Arial" w:hAnsi="Arial" w:cs="Arial"/>
                      <w:sz w:val="16"/>
                      <w:szCs w:val="16"/>
                    </w:rPr>
                    <w:t>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1F26DF5D" w14:textId="69649DAC" w:rsidR="00BC7B6B" w:rsidRPr="006145DB" w:rsidRDefault="00BC7B6B" w:rsidP="00BC7B6B">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153BE3D" w14:textId="5401BB88" w:rsidR="00BC7B6B" w:rsidRPr="006145DB" w:rsidRDefault="00BC7B6B" w:rsidP="00BC7B6B">
                  <w:pPr>
                    <w:pStyle w:val="paragraph"/>
                    <w:spacing w:before="0" w:beforeAutospacing="0" w:after="0" w:afterAutospacing="0"/>
                    <w:jc w:val="center"/>
                    <w:textAlignment w:val="baseline"/>
                    <w:rPr>
                      <w:rFonts w:ascii="Arial" w:eastAsia="Arial" w:hAnsi="Arial" w:cs="Arial"/>
                      <w:sz w:val="16"/>
                      <w:szCs w:val="16"/>
                    </w:rPr>
                  </w:pPr>
                  <w:r w:rsidRPr="006145DB">
                    <w:rPr>
                      <w:rStyle w:val="normaltextrun"/>
                      <w:rFonts w:ascii="Arial" w:eastAsia="Arial" w:hAnsi="Arial" w:cs="Arial"/>
                      <w:sz w:val="16"/>
                      <w:szCs w:val="16"/>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74B600A0" w14:textId="6698BEB2" w:rsidR="00BC7B6B" w:rsidRPr="006145DB" w:rsidRDefault="00BC7B6B" w:rsidP="00BC7B6B">
                  <w:pPr>
                    <w:pStyle w:val="paragraph"/>
                    <w:spacing w:before="0" w:beforeAutospacing="0" w:after="0" w:afterAutospacing="0"/>
                    <w:jc w:val="center"/>
                    <w:textAlignment w:val="baseline"/>
                    <w:rPr>
                      <w:rFonts w:ascii="Arial" w:eastAsia="Arial" w:hAnsi="Arial" w:cs="Arial"/>
                      <w:sz w:val="16"/>
                      <w:szCs w:val="16"/>
                    </w:rPr>
                  </w:pPr>
                  <w:r w:rsidRPr="006145DB">
                    <w:rPr>
                      <w:rFonts w:ascii="Arial" w:hAnsi="Arial" w:cs="Arial"/>
                      <w:sz w:val="16"/>
                      <w:szCs w:val="16"/>
                    </w:rPr>
                    <w:t>Secretaría Distrital de Integración Social</w:t>
                  </w:r>
                </w:p>
              </w:tc>
            </w:tr>
            <w:tr w:rsidR="00BC7B6B" w:rsidRPr="006145DB" w14:paraId="6CD47CA9"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735113DE" w14:textId="77777777" w:rsidR="00BC7B6B" w:rsidRPr="006145DB"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6145DB">
                    <w:rPr>
                      <w:rStyle w:val="normaltextrun"/>
                      <w:rFonts w:ascii="Arial" w:eastAsia="Arial" w:hAnsi="Arial" w:cs="Arial"/>
                      <w:sz w:val="16"/>
                      <w:szCs w:val="16"/>
                    </w:rPr>
                    <w:t xml:space="preserve">Servicio Centro Amar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0874165A" w14:textId="61842765"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88A20FB" w14:textId="25E8497A"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1620366C" w14:textId="6D5EC255"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Fonts w:ascii="Arial" w:hAnsi="Arial" w:cs="Arial"/>
                      <w:sz w:val="16"/>
                      <w:szCs w:val="16"/>
                    </w:rPr>
                    <w:t>Secretaría Distrital de Integración Social</w:t>
                  </w:r>
                </w:p>
              </w:tc>
            </w:tr>
            <w:tr w:rsidR="00BC7B6B" w:rsidRPr="006145DB" w14:paraId="18C4684B"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2EBF5EC6" w14:textId="77777777" w:rsidR="00BC7B6B" w:rsidRPr="006145DB"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6145DB">
                    <w:rPr>
                      <w:rStyle w:val="normaltextrun"/>
                      <w:rFonts w:ascii="Arial" w:eastAsia="Arial" w:hAnsi="Arial" w:cs="Arial"/>
                      <w:sz w:val="16"/>
                      <w:szCs w:val="16"/>
                    </w:rPr>
                    <w:t>Servicio Centro Abrazar.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7EA3A3AC" w14:textId="5B57837E"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6CB0434" w14:textId="475C5F20"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156D2F83" w14:textId="53B9C4C2"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Fonts w:ascii="Arial" w:hAnsi="Arial" w:cs="Arial"/>
                      <w:sz w:val="16"/>
                      <w:szCs w:val="16"/>
                    </w:rPr>
                    <w:t>Secretaría Distrital de Integración Social</w:t>
                  </w:r>
                </w:p>
              </w:tc>
            </w:tr>
            <w:tr w:rsidR="00BC7B6B" w:rsidRPr="006145DB" w14:paraId="6D5D9176"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41E1C576" w14:textId="77777777" w:rsidR="00BC7B6B" w:rsidRPr="006145DB"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6145DB">
                    <w:rPr>
                      <w:rStyle w:val="normaltextrun"/>
                      <w:rFonts w:ascii="Arial" w:eastAsia="Arial" w:hAnsi="Arial" w:cs="Arial"/>
                      <w:sz w:val="16"/>
                      <w:szCs w:val="16"/>
                    </w:rPr>
                    <w:t>Servicio Centros Integrarte Atención Interna.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0D610CE6" w14:textId="3DBA2D1C"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F387C8A" w14:textId="2A6166E3"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150EA1B0" w14:textId="51B6ABEA"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Fonts w:ascii="Arial" w:hAnsi="Arial" w:cs="Arial"/>
                      <w:sz w:val="16"/>
                      <w:szCs w:val="16"/>
                    </w:rPr>
                    <w:t>Secretaría Distrital de Integración Social</w:t>
                  </w:r>
                </w:p>
              </w:tc>
            </w:tr>
            <w:tr w:rsidR="00BC7B6B" w:rsidRPr="006145DB" w14:paraId="5AAC27D4"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39A2425F" w14:textId="77777777" w:rsidR="00BC7B6B" w:rsidRPr="006145DB"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6145DB">
                    <w:rPr>
                      <w:rStyle w:val="normaltextrun"/>
                      <w:rFonts w:ascii="Arial" w:eastAsia="Arial" w:hAnsi="Arial" w:cs="Arial"/>
                      <w:sz w:val="16"/>
                      <w:szCs w:val="16"/>
                    </w:rPr>
                    <w:t>Servicio Centros Integrarte Atención Externa.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20D8FC92" w14:textId="75B4D287"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F5E4082" w14:textId="34FD6A7F"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1DDDA268" w14:textId="34106394"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Fonts w:ascii="Arial" w:hAnsi="Arial" w:cs="Arial"/>
                      <w:sz w:val="16"/>
                      <w:szCs w:val="16"/>
                    </w:rPr>
                    <w:t>Secretaría Distrital de Integración Social</w:t>
                  </w:r>
                </w:p>
              </w:tc>
            </w:tr>
            <w:tr w:rsidR="00BC7B6B" w:rsidRPr="006145DB" w14:paraId="31D9E245"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1980C4C3" w14:textId="77777777" w:rsidR="00BC7B6B" w:rsidRPr="006145DB"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6145DB">
                    <w:rPr>
                      <w:rStyle w:val="normaltextrun"/>
                      <w:rFonts w:ascii="Arial" w:eastAsia="Arial" w:hAnsi="Arial" w:cs="Arial"/>
                      <w:sz w:val="16"/>
                      <w:szCs w:val="16"/>
                    </w:rPr>
                    <w:t>Servicio Centros Crecer.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7C093105" w14:textId="78EB61E0"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7AA9843" w14:textId="7916C31C"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Style w:val="normaltextrun"/>
                      <w:rFonts w:ascii="Arial" w:eastAsia="Arial" w:hAnsi="Arial" w:cs="Arial"/>
                      <w:sz w:val="16"/>
                      <w:szCs w:val="16"/>
                    </w:rPr>
                    <w:t>Demanda</w:t>
                  </w:r>
                </w:p>
              </w:tc>
              <w:tc>
                <w:tcPr>
                  <w:tcW w:w="1552" w:type="dxa"/>
                  <w:tcBorders>
                    <w:top w:val="single" w:sz="4" w:space="0" w:color="auto"/>
                    <w:left w:val="single" w:sz="4" w:space="0" w:color="auto"/>
                    <w:bottom w:val="single" w:sz="4" w:space="0" w:color="auto"/>
                    <w:right w:val="single" w:sz="4" w:space="0" w:color="auto"/>
                  </w:tcBorders>
                  <w:vAlign w:val="center"/>
                  <w:hideMark/>
                </w:tcPr>
                <w:p w14:paraId="369FF72A" w14:textId="0185EA5B"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Fonts w:ascii="Arial" w:hAnsi="Arial" w:cs="Arial"/>
                      <w:sz w:val="16"/>
                      <w:szCs w:val="16"/>
                    </w:rPr>
                    <w:t>Secretaría Distrital de Integración Social</w:t>
                  </w:r>
                </w:p>
              </w:tc>
            </w:tr>
            <w:tr w:rsidR="00BC7B6B" w:rsidRPr="006145DB" w14:paraId="62367370" w14:textId="77777777" w:rsidTr="00092DFA">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0ECA4D02" w14:textId="77777777" w:rsidR="00BC7B6B" w:rsidRPr="006145DB" w:rsidRDefault="00BC7B6B" w:rsidP="00BC7B6B">
                  <w:pPr>
                    <w:pStyle w:val="paragraph"/>
                    <w:spacing w:before="0" w:beforeAutospacing="0" w:after="0" w:afterAutospacing="0"/>
                    <w:jc w:val="both"/>
                    <w:textAlignment w:val="baseline"/>
                    <w:rPr>
                      <w:rStyle w:val="normaltextrun"/>
                      <w:rFonts w:ascii="Arial" w:eastAsia="Arial" w:hAnsi="Arial" w:cs="Arial"/>
                      <w:sz w:val="16"/>
                      <w:szCs w:val="16"/>
                    </w:rPr>
                  </w:pPr>
                  <w:r w:rsidRPr="006145DB">
                    <w:rPr>
                      <w:rStyle w:val="normaltextrun"/>
                      <w:rFonts w:ascii="Arial" w:eastAsia="Arial" w:hAnsi="Arial" w:cs="Arial"/>
                      <w:sz w:val="16"/>
                      <w:szCs w:val="16"/>
                    </w:rPr>
                    <w:t>Servicio Compromiso por una Alimentación Incluyente.</w:t>
                  </w:r>
                </w:p>
              </w:tc>
              <w:tc>
                <w:tcPr>
                  <w:tcW w:w="1425" w:type="dxa"/>
                  <w:tcBorders>
                    <w:top w:val="single" w:sz="4" w:space="0" w:color="auto"/>
                    <w:left w:val="single" w:sz="4" w:space="0" w:color="auto"/>
                    <w:bottom w:val="single" w:sz="4" w:space="0" w:color="auto"/>
                    <w:right w:val="single" w:sz="4" w:space="0" w:color="auto"/>
                  </w:tcBorders>
                  <w:vAlign w:val="center"/>
                  <w:hideMark/>
                </w:tcPr>
                <w:p w14:paraId="01F8F456" w14:textId="77777777" w:rsidR="00BC7B6B" w:rsidRPr="006145DB"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6145DB">
                    <w:rPr>
                      <w:rStyle w:val="normaltextrun"/>
                      <w:rFonts w:ascii="Arial" w:eastAsia="Arial" w:hAnsi="Arial" w:cs="Arial"/>
                      <w:sz w:val="16"/>
                      <w:szCs w:val="16"/>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6C239F8" w14:textId="77777777" w:rsidR="00BC7B6B" w:rsidRPr="006145DB"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6145DB">
                    <w:rPr>
                      <w:rStyle w:val="normaltextrun"/>
                      <w:rFonts w:ascii="Arial" w:eastAsia="Arial" w:hAnsi="Arial" w:cs="Arial"/>
                      <w:sz w:val="16"/>
                      <w:szCs w:val="16"/>
                    </w:rPr>
                    <w:t>Demanda </w:t>
                  </w:r>
                </w:p>
              </w:tc>
              <w:tc>
                <w:tcPr>
                  <w:tcW w:w="1552" w:type="dxa"/>
                  <w:tcBorders>
                    <w:top w:val="single" w:sz="4" w:space="0" w:color="auto"/>
                    <w:left w:val="single" w:sz="4" w:space="0" w:color="auto"/>
                    <w:bottom w:val="single" w:sz="4" w:space="0" w:color="auto"/>
                    <w:right w:val="single" w:sz="4" w:space="0" w:color="auto"/>
                  </w:tcBorders>
                  <w:vAlign w:val="center"/>
                  <w:hideMark/>
                </w:tcPr>
                <w:p w14:paraId="2436B7D0" w14:textId="005DA877" w:rsidR="00BC7B6B" w:rsidRPr="006145DB"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6145DB">
                    <w:rPr>
                      <w:rFonts w:ascii="Arial" w:hAnsi="Arial" w:cs="Arial"/>
                      <w:sz w:val="16"/>
                      <w:szCs w:val="16"/>
                    </w:rPr>
                    <w:t>Secretaría Distrital de Integración Social</w:t>
                  </w:r>
                </w:p>
              </w:tc>
            </w:tr>
          </w:tbl>
          <w:p w14:paraId="5DF77776" w14:textId="77777777" w:rsidR="0096209F" w:rsidRPr="006145DB" w:rsidRDefault="0096209F" w:rsidP="005B435E">
            <w:pPr>
              <w:spacing w:line="240" w:lineRule="auto"/>
              <w:rPr>
                <w:rFonts w:eastAsia="Calibri" w:cs="Arial"/>
                <w:bCs/>
                <w:sz w:val="20"/>
                <w:szCs w:val="20"/>
                <w:lang w:eastAsia="es-CO"/>
              </w:rPr>
            </w:pPr>
          </w:p>
        </w:tc>
      </w:tr>
      <w:tr w:rsidR="0096209F" w:rsidRPr="006145DB" w14:paraId="415559F2" w14:textId="77777777" w:rsidTr="008438BD">
        <w:trPr>
          <w:trHeight w:val="983"/>
          <w:jc w:val="center"/>
        </w:trPr>
        <w:tc>
          <w:tcPr>
            <w:tcW w:w="1980" w:type="dxa"/>
            <w:vAlign w:val="center"/>
          </w:tcPr>
          <w:p w14:paraId="43E10289" w14:textId="77777777" w:rsidR="0096209F" w:rsidRPr="006145DB" w:rsidRDefault="0096209F" w:rsidP="00BC7B6B">
            <w:pPr>
              <w:spacing w:line="240" w:lineRule="auto"/>
              <w:contextualSpacing/>
              <w:rPr>
                <w:rFonts w:cs="Arial"/>
                <w:bCs/>
                <w:sz w:val="20"/>
                <w:szCs w:val="20"/>
                <w:lang w:eastAsia="es-CO"/>
              </w:rPr>
            </w:pPr>
            <w:r w:rsidRPr="006145DB">
              <w:rPr>
                <w:rFonts w:cs="Arial"/>
                <w:bCs/>
                <w:sz w:val="20"/>
                <w:szCs w:val="20"/>
                <w:lang w:eastAsia="es-CO"/>
              </w:rPr>
              <w:t>Ejecución</w:t>
            </w:r>
          </w:p>
        </w:tc>
        <w:tc>
          <w:tcPr>
            <w:tcW w:w="7415" w:type="dxa"/>
            <w:vAlign w:val="center"/>
          </w:tcPr>
          <w:p w14:paraId="2A2B0907" w14:textId="77777777"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 xml:space="preserve">Los Comedores Comunitarios son un espacio físico, social y comunitario en el que se suministra un apoyo alimentario a las y los beneficiarios del servicio, garantizando condiciones de calidad e inocuidad. El servicio opera de lunes a sábado, excluyendo días festivos y el sábado de Semana Santa, en el horario establecido por la Secretaría Distrital de Integración Social. </w:t>
            </w:r>
          </w:p>
          <w:p w14:paraId="4CA455FA" w14:textId="77777777" w:rsidR="00552E84" w:rsidRPr="006145DB" w:rsidRDefault="00552E84" w:rsidP="005B435E">
            <w:pPr>
              <w:pStyle w:val="Ttulo1"/>
              <w:rPr>
                <w:sz w:val="20"/>
                <w:lang w:eastAsia="es-CO"/>
              </w:rPr>
            </w:pPr>
          </w:p>
          <w:p w14:paraId="5006216A" w14:textId="77777777"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 xml:space="preserve">El apoyo alimentario se suministra en forma de ración servida caliente, proporciona un aporte nutricional equivalente al 40% de las recomendaciones de ingesta diaria de energía y nutrientes, estimada por grupo de edad, para colectivos sanos, a partir de la Resolución 3803 del 2016, expedida por el Ministerio de Salud y Protección Social, por la cual se establecen las Recomendaciones de Ingesta de Energía y Nutrientes (RIEN) para la población colombiana. </w:t>
            </w:r>
          </w:p>
          <w:p w14:paraId="5EAD76B8" w14:textId="77777777" w:rsidR="00552E84" w:rsidRPr="006145DB" w:rsidRDefault="00552E84" w:rsidP="005B435E">
            <w:pPr>
              <w:pStyle w:val="Ttulo1"/>
              <w:rPr>
                <w:sz w:val="20"/>
                <w:lang w:eastAsia="es-CO"/>
              </w:rPr>
            </w:pPr>
          </w:p>
          <w:p w14:paraId="163CD17A" w14:textId="77777777"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 xml:space="preserve">Se implementan acciones de vigilancia del estado nutricional de las y los beneficiarios, orientadas a la prevención, detección oportuna, abordaje y orientación a los casos identificados de malnutrición. Para ello, se realiza toma de peso y talla a las y los beneficiarios conforme lo establecido por la Entidad. </w:t>
            </w:r>
          </w:p>
          <w:p w14:paraId="6E18F499" w14:textId="77777777" w:rsidR="00552E84" w:rsidRPr="006145DB" w:rsidRDefault="00552E84" w:rsidP="005B435E">
            <w:pPr>
              <w:pStyle w:val="Ttulo1"/>
              <w:rPr>
                <w:sz w:val="20"/>
                <w:szCs w:val="20"/>
                <w:lang w:eastAsia="es-CO"/>
              </w:rPr>
            </w:pPr>
          </w:p>
          <w:p w14:paraId="363CF35D" w14:textId="77777777"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 xml:space="preserve">Desde el componente de Bien-estar alimentario se desarrollan sesiones grupales orientadas por un equipo multidisciplinario itinerante, que abordan las temáticas acordadas con las y los beneficiarios de cada comedor comunitario, por medio de una propuesta metodológica de Información, Educación y Comunicación para promover la toma de decisiones conscientes e informadas sobre sus prácticas alimentarias y de cuidado, reconociendo las problemáticas e intereses de la población beneficiaria. </w:t>
            </w:r>
          </w:p>
          <w:p w14:paraId="43D56F12" w14:textId="77777777" w:rsidR="00552E84" w:rsidRPr="006145DB" w:rsidRDefault="00552E84" w:rsidP="005B435E">
            <w:pPr>
              <w:pStyle w:val="Ttulo1"/>
              <w:rPr>
                <w:sz w:val="20"/>
                <w:szCs w:val="20"/>
                <w:lang w:eastAsia="es-CO"/>
              </w:rPr>
            </w:pPr>
          </w:p>
          <w:p w14:paraId="5B50F98C" w14:textId="77777777"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 xml:space="preserve">Adicionalmente, en las unidades operativas, y en articulación con las demás dependencias de la Secretaría Distrital de Integración Social, se brinda orientación a las y los beneficiarios sobre la disponibilidad de la oferta institucional, con el fin de promover alternativas de atención existentes para las y los beneficiarios y sus familias. </w:t>
            </w:r>
          </w:p>
          <w:p w14:paraId="3C69542D" w14:textId="2668F5A7"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 xml:space="preserve">En caso de interrupción parcial o total durante la prestación del Servicio Comedores Comunitarios, por causas ajenas a la ejecución contractual se implementará el plan operativo de continuidad correspondiente. </w:t>
            </w:r>
          </w:p>
          <w:p w14:paraId="2F43A337" w14:textId="77777777" w:rsidR="00552E84" w:rsidRPr="006145DB" w:rsidRDefault="00552E84" w:rsidP="005B435E">
            <w:pPr>
              <w:pStyle w:val="Ttulo1"/>
              <w:rPr>
                <w:sz w:val="20"/>
                <w:szCs w:val="20"/>
                <w:lang w:eastAsia="es-CO"/>
              </w:rPr>
            </w:pPr>
          </w:p>
          <w:p w14:paraId="35B023AC" w14:textId="55F801C6" w:rsidR="0096209F" w:rsidRPr="006145DB" w:rsidRDefault="0096209F" w:rsidP="005B435E">
            <w:pPr>
              <w:spacing w:after="0" w:line="240" w:lineRule="auto"/>
              <w:contextualSpacing/>
              <w:jc w:val="both"/>
              <w:rPr>
                <w:rFonts w:eastAsia="Arial" w:cs="Arial"/>
              </w:rPr>
            </w:pPr>
            <w:r w:rsidRPr="006145DB">
              <w:rPr>
                <w:rFonts w:cs="Arial"/>
                <w:bCs/>
                <w:sz w:val="20"/>
                <w:szCs w:val="20"/>
                <w:lang w:eastAsia="es-CO"/>
              </w:rPr>
              <w:t>Sin perjuicio de lo anterior y teniendo en cuenta que la operación del servicio es tercerizada, la Entidad ejecutará los controles establecidos en la matriz de riesgo contractual, la cual incluye la tipificación del riesgo (descripción y consecuencia); la evaluación del riesgo (probabilidad, impacto, categoría); la asignación del riesgo; el tratamiento del riesgo; el efecto del riesgo; y el monitoreo y su periodicidad. Lo anterior con el objetivo de mitigar de manera coordinada los efectos adversos que se puedan presentar en la operación del servicio.</w:t>
            </w:r>
          </w:p>
        </w:tc>
      </w:tr>
      <w:tr w:rsidR="0096209F" w:rsidRPr="006145DB" w14:paraId="5ED2F065" w14:textId="77777777" w:rsidTr="008438BD">
        <w:trPr>
          <w:trHeight w:val="983"/>
          <w:jc w:val="center"/>
        </w:trPr>
        <w:tc>
          <w:tcPr>
            <w:tcW w:w="1980" w:type="dxa"/>
            <w:vAlign w:val="center"/>
          </w:tcPr>
          <w:p w14:paraId="0268784D" w14:textId="77777777" w:rsidR="0096209F" w:rsidRPr="006145DB" w:rsidRDefault="0096209F" w:rsidP="005B435E">
            <w:pPr>
              <w:spacing w:after="0" w:line="240" w:lineRule="auto"/>
              <w:ind w:left="22"/>
              <w:contextualSpacing/>
              <w:jc w:val="both"/>
              <w:rPr>
                <w:rFonts w:cs="Arial"/>
                <w:lang w:eastAsia="es-CO"/>
              </w:rPr>
            </w:pPr>
            <w:r w:rsidRPr="006145DB">
              <w:rPr>
                <w:rFonts w:cs="Arial"/>
                <w:sz w:val="20"/>
                <w:szCs w:val="20"/>
                <w:lang w:eastAsia="es-CO"/>
              </w:rPr>
              <w:t>Condiciones transversales de calidad</w:t>
            </w:r>
          </w:p>
        </w:tc>
        <w:tc>
          <w:tcPr>
            <w:tcW w:w="7415" w:type="dxa"/>
            <w:vAlign w:val="center"/>
          </w:tcPr>
          <w:p w14:paraId="11008761" w14:textId="6D905ACB" w:rsidR="0096209F" w:rsidRPr="006145DB" w:rsidRDefault="0096209F" w:rsidP="005B435E">
            <w:pPr>
              <w:spacing w:after="0" w:line="240" w:lineRule="auto"/>
              <w:contextualSpacing/>
              <w:jc w:val="both"/>
              <w:rPr>
                <w:rFonts w:cs="Arial"/>
                <w:bCs/>
                <w:sz w:val="20"/>
                <w:szCs w:val="20"/>
                <w:lang w:eastAsia="es-CO"/>
              </w:rPr>
            </w:pPr>
            <w:r w:rsidRPr="006145DB">
              <w:rPr>
                <w:rFonts w:cs="Arial"/>
                <w:bCs/>
                <w:sz w:val="20"/>
                <w:szCs w:val="20"/>
                <w:lang w:eastAsia="es-CO"/>
              </w:rPr>
              <w:t>Para el servicio aplican las siguientes categorías:</w:t>
            </w:r>
          </w:p>
          <w:p w14:paraId="14DB4850" w14:textId="77777777" w:rsidR="00BC7B6B" w:rsidRPr="006145DB" w:rsidRDefault="00BC7B6B" w:rsidP="00BC7B6B">
            <w:pPr>
              <w:pStyle w:val="Ttulo1"/>
              <w:rPr>
                <w:sz w:val="20"/>
                <w:lang w:eastAsia="es-CO"/>
              </w:rPr>
            </w:pPr>
          </w:p>
          <w:p w14:paraId="5C565EDE" w14:textId="77777777" w:rsidR="0096209F" w:rsidRPr="006145DB" w:rsidRDefault="0096209F">
            <w:pPr>
              <w:pStyle w:val="Prrafodelista"/>
              <w:numPr>
                <w:ilvl w:val="0"/>
                <w:numId w:val="143"/>
              </w:numPr>
              <w:spacing w:after="0" w:line="240" w:lineRule="auto"/>
              <w:jc w:val="both"/>
              <w:rPr>
                <w:rFonts w:cs="Arial"/>
                <w:bCs/>
                <w:sz w:val="20"/>
                <w:szCs w:val="20"/>
                <w:lang w:eastAsia="es-CO"/>
              </w:rPr>
            </w:pPr>
            <w:r w:rsidRPr="006145DB">
              <w:rPr>
                <w:rFonts w:cs="Arial"/>
                <w:bCs/>
                <w:sz w:val="20"/>
                <w:szCs w:val="20"/>
                <w:lang w:eastAsia="es-CO"/>
              </w:rPr>
              <w:t xml:space="preserve">Ambientes adecuados y seguros </w:t>
            </w:r>
          </w:p>
          <w:p w14:paraId="78824130" w14:textId="77777777" w:rsidR="0096209F" w:rsidRPr="006145DB" w:rsidRDefault="0096209F">
            <w:pPr>
              <w:pStyle w:val="Prrafodelista"/>
              <w:numPr>
                <w:ilvl w:val="0"/>
                <w:numId w:val="143"/>
              </w:numPr>
              <w:spacing w:after="0" w:line="240" w:lineRule="auto"/>
              <w:jc w:val="both"/>
              <w:rPr>
                <w:rFonts w:cs="Arial"/>
                <w:bCs/>
                <w:sz w:val="20"/>
                <w:szCs w:val="20"/>
                <w:lang w:eastAsia="es-CO"/>
              </w:rPr>
            </w:pPr>
            <w:r w:rsidRPr="006145DB">
              <w:rPr>
                <w:rFonts w:cs="Arial"/>
                <w:bCs/>
                <w:sz w:val="20"/>
                <w:szCs w:val="20"/>
                <w:lang w:eastAsia="es-CO"/>
              </w:rPr>
              <w:t xml:space="preserve">Nutrición </w:t>
            </w:r>
          </w:p>
          <w:p w14:paraId="380BC6C6" w14:textId="77777777" w:rsidR="0096209F" w:rsidRPr="006145DB" w:rsidRDefault="0096209F">
            <w:pPr>
              <w:pStyle w:val="Prrafodelista"/>
              <w:numPr>
                <w:ilvl w:val="0"/>
                <w:numId w:val="143"/>
              </w:numPr>
              <w:spacing w:after="0" w:line="240" w:lineRule="auto"/>
              <w:jc w:val="both"/>
              <w:rPr>
                <w:rFonts w:cs="Arial"/>
                <w:bCs/>
                <w:sz w:val="20"/>
                <w:szCs w:val="20"/>
                <w:lang w:eastAsia="es-CO"/>
              </w:rPr>
            </w:pPr>
            <w:r w:rsidRPr="006145DB">
              <w:rPr>
                <w:rFonts w:cs="Arial"/>
                <w:bCs/>
                <w:sz w:val="20"/>
                <w:szCs w:val="20"/>
                <w:lang w:eastAsia="es-CO"/>
              </w:rPr>
              <w:t xml:space="preserve">Salubridad </w:t>
            </w:r>
          </w:p>
          <w:p w14:paraId="36D568FB" w14:textId="77777777" w:rsidR="0096209F" w:rsidRPr="006145DB" w:rsidRDefault="0096209F">
            <w:pPr>
              <w:pStyle w:val="Prrafodelista"/>
              <w:numPr>
                <w:ilvl w:val="0"/>
                <w:numId w:val="143"/>
              </w:numPr>
              <w:spacing w:after="0" w:line="240" w:lineRule="auto"/>
              <w:jc w:val="both"/>
              <w:rPr>
                <w:rFonts w:cs="Arial"/>
                <w:bCs/>
                <w:sz w:val="20"/>
                <w:szCs w:val="20"/>
                <w:lang w:eastAsia="es-CO"/>
              </w:rPr>
            </w:pPr>
            <w:r w:rsidRPr="006145DB">
              <w:rPr>
                <w:rFonts w:cs="Arial"/>
                <w:bCs/>
                <w:sz w:val="20"/>
                <w:szCs w:val="20"/>
                <w:lang w:eastAsia="es-CO"/>
              </w:rPr>
              <w:t>Atención social</w:t>
            </w:r>
          </w:p>
          <w:p w14:paraId="342930DD" w14:textId="77777777" w:rsidR="0096209F" w:rsidRPr="006145DB" w:rsidRDefault="0096209F">
            <w:pPr>
              <w:pStyle w:val="Prrafodelista"/>
              <w:numPr>
                <w:ilvl w:val="0"/>
                <w:numId w:val="143"/>
              </w:numPr>
              <w:spacing w:after="0" w:line="240" w:lineRule="auto"/>
              <w:jc w:val="both"/>
              <w:rPr>
                <w:rFonts w:cs="Arial"/>
                <w:bCs/>
                <w:sz w:val="20"/>
                <w:szCs w:val="20"/>
                <w:lang w:eastAsia="es-CO"/>
              </w:rPr>
            </w:pPr>
            <w:r w:rsidRPr="006145DB">
              <w:rPr>
                <w:rFonts w:cs="Arial"/>
                <w:bCs/>
                <w:sz w:val="20"/>
                <w:szCs w:val="20"/>
                <w:lang w:eastAsia="es-CO"/>
              </w:rPr>
              <w:t>Talento humano</w:t>
            </w:r>
          </w:p>
          <w:p w14:paraId="773C493F" w14:textId="17C4A23A" w:rsidR="0096209F" w:rsidRPr="006145DB" w:rsidRDefault="0096209F">
            <w:pPr>
              <w:pStyle w:val="Prrafodelista"/>
              <w:numPr>
                <w:ilvl w:val="0"/>
                <w:numId w:val="143"/>
              </w:numPr>
              <w:spacing w:after="0" w:line="240" w:lineRule="auto"/>
              <w:jc w:val="both"/>
              <w:rPr>
                <w:rFonts w:cs="Arial"/>
                <w:lang w:eastAsia="es-CO"/>
              </w:rPr>
            </w:pPr>
            <w:r w:rsidRPr="006145DB">
              <w:rPr>
                <w:rFonts w:cs="Arial"/>
                <w:bCs/>
                <w:sz w:val="20"/>
                <w:szCs w:val="20"/>
                <w:lang w:eastAsia="es-CO"/>
              </w:rPr>
              <w:t>Gestión Administrativa</w:t>
            </w:r>
          </w:p>
        </w:tc>
      </w:tr>
    </w:tbl>
    <w:p w14:paraId="5EDC1204" w14:textId="3E68CAF8" w:rsidR="001B2AD0" w:rsidRPr="006145DB" w:rsidRDefault="00C561D9">
      <w:pPr>
        <w:pStyle w:val="Ttulo1"/>
        <w:numPr>
          <w:ilvl w:val="2"/>
          <w:numId w:val="72"/>
        </w:numPr>
        <w:tabs>
          <w:tab w:val="left" w:pos="851"/>
        </w:tabs>
        <w:ind w:left="709" w:hanging="579"/>
        <w:jc w:val="center"/>
      </w:pPr>
      <w:r w:rsidRPr="006145DB">
        <w:t xml:space="preserve"> </w:t>
      </w:r>
      <w:bookmarkStart w:id="391" w:name="_Toc210213235"/>
      <w:bookmarkStart w:id="392" w:name="_Toc213273505"/>
      <w:bookmarkStart w:id="393" w:name="_Toc213276132"/>
      <w:bookmarkStart w:id="394" w:name="_Toc216902466"/>
      <w:r w:rsidR="002E0BE8" w:rsidRPr="006145DB">
        <w:t xml:space="preserve">Servicio </w:t>
      </w:r>
      <w:r w:rsidR="00BE20BC" w:rsidRPr="006145DB">
        <w:t xml:space="preserve">Compromiso por una </w:t>
      </w:r>
      <w:r w:rsidR="00BC7B6B" w:rsidRPr="006145DB">
        <w:t>alimentación incluyente</w:t>
      </w:r>
      <w:bookmarkEnd w:id="391"/>
      <w:bookmarkEnd w:id="392"/>
      <w:bookmarkEnd w:id="393"/>
      <w:bookmarkEnd w:id="394"/>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4"/>
        <w:gridCol w:w="7529"/>
      </w:tblGrid>
      <w:tr w:rsidR="006E2540" w:rsidRPr="006145DB" w14:paraId="44E66444" w14:textId="77777777" w:rsidTr="00DC2E09">
        <w:trPr>
          <w:trHeight w:val="481"/>
          <w:jc w:val="center"/>
        </w:trPr>
        <w:tc>
          <w:tcPr>
            <w:tcW w:w="1980" w:type="dxa"/>
            <w:vAlign w:val="center"/>
          </w:tcPr>
          <w:p w14:paraId="1B6DB28B" w14:textId="191A8EA7" w:rsidR="006E2540" w:rsidRPr="006145DB" w:rsidRDefault="006E2540" w:rsidP="005B435E">
            <w:pPr>
              <w:spacing w:after="0" w:line="240" w:lineRule="auto"/>
              <w:ind w:left="29"/>
              <w:contextualSpacing/>
              <w:rPr>
                <w:rFonts w:cs="Arial"/>
                <w:sz w:val="20"/>
                <w:szCs w:val="20"/>
                <w:lang w:eastAsia="es-CO"/>
              </w:rPr>
            </w:pPr>
            <w:r w:rsidRPr="006145DB">
              <w:rPr>
                <w:rFonts w:cs="Arial"/>
                <w:sz w:val="20"/>
                <w:szCs w:val="20"/>
                <w:lang w:eastAsia="es-CO"/>
              </w:rPr>
              <w:t>Nombre del servicio social</w:t>
            </w:r>
          </w:p>
        </w:tc>
        <w:tc>
          <w:tcPr>
            <w:tcW w:w="7513" w:type="dxa"/>
            <w:vAlign w:val="center"/>
          </w:tcPr>
          <w:p w14:paraId="5A673844" w14:textId="213E2EA5" w:rsidR="006E2540" w:rsidRPr="006145DB" w:rsidRDefault="006E2540" w:rsidP="005B435E">
            <w:pPr>
              <w:spacing w:after="0" w:line="240" w:lineRule="auto"/>
              <w:jc w:val="both"/>
              <w:rPr>
                <w:rFonts w:cs="Arial"/>
                <w:bCs/>
                <w:sz w:val="20"/>
                <w:szCs w:val="20"/>
                <w:lang w:eastAsia="es-CO"/>
              </w:rPr>
            </w:pPr>
            <w:r w:rsidRPr="006145DB">
              <w:rPr>
                <w:rFonts w:eastAsia="Arial" w:cs="Arial"/>
                <w:sz w:val="20"/>
                <w:szCs w:val="20"/>
              </w:rPr>
              <w:t xml:space="preserve">Compromiso por una </w:t>
            </w:r>
            <w:r w:rsidR="00BC7B6B" w:rsidRPr="006145DB">
              <w:rPr>
                <w:rFonts w:eastAsia="Arial" w:cs="Arial"/>
                <w:sz w:val="20"/>
                <w:szCs w:val="20"/>
              </w:rPr>
              <w:t>alimentación incluyente.</w:t>
            </w:r>
          </w:p>
        </w:tc>
      </w:tr>
      <w:tr w:rsidR="006E2540" w:rsidRPr="006145DB" w14:paraId="3415F4FB" w14:textId="77777777" w:rsidTr="00DC2E09">
        <w:trPr>
          <w:trHeight w:val="300"/>
          <w:jc w:val="center"/>
        </w:trPr>
        <w:tc>
          <w:tcPr>
            <w:tcW w:w="1980" w:type="dxa"/>
            <w:vAlign w:val="center"/>
          </w:tcPr>
          <w:p w14:paraId="55A15D31" w14:textId="77777777" w:rsidR="006E2540" w:rsidRPr="006145DB" w:rsidRDefault="006E2540" w:rsidP="005B435E">
            <w:pPr>
              <w:spacing w:after="0" w:line="240" w:lineRule="auto"/>
              <w:ind w:left="29"/>
              <w:contextualSpacing/>
              <w:rPr>
                <w:rFonts w:cs="Arial"/>
                <w:sz w:val="20"/>
                <w:szCs w:val="20"/>
                <w:lang w:eastAsia="es-CO"/>
              </w:rPr>
            </w:pPr>
            <w:r w:rsidRPr="006145DB">
              <w:rPr>
                <w:rFonts w:cs="Arial"/>
                <w:sz w:val="20"/>
                <w:szCs w:val="20"/>
                <w:lang w:eastAsia="es-CO"/>
              </w:rPr>
              <w:t>Objeto del Servicio Social</w:t>
            </w:r>
          </w:p>
        </w:tc>
        <w:tc>
          <w:tcPr>
            <w:tcW w:w="7513" w:type="dxa"/>
            <w:vAlign w:val="center"/>
          </w:tcPr>
          <w:p w14:paraId="2A810E7F" w14:textId="77777777" w:rsidR="006E2540" w:rsidRPr="006145DB" w:rsidRDefault="006E2540" w:rsidP="005B435E">
            <w:pPr>
              <w:spacing w:after="0" w:line="240" w:lineRule="auto"/>
              <w:jc w:val="both"/>
              <w:rPr>
                <w:rFonts w:eastAsia="Arial" w:cs="Arial"/>
                <w:sz w:val="20"/>
                <w:szCs w:val="20"/>
              </w:rPr>
            </w:pPr>
            <w:r w:rsidRPr="006145DB">
              <w:rPr>
                <w:rFonts w:eastAsia="Arial" w:cs="Arial"/>
                <w:sz w:val="20"/>
                <w:szCs w:val="20"/>
                <w:lang w:val="es"/>
              </w:rPr>
              <w:t xml:space="preserve">Contribuir a la reducción de inseguridad alimentaria de la población focalizada por la Secretaría Distrital de Integración Social – SDIS, a través de acciones de inclusión, promoción en hábitos y estilos de vida saludable, vigilancia del estado nutricional y entrega de apoyo alimentario. </w:t>
            </w:r>
          </w:p>
        </w:tc>
      </w:tr>
      <w:tr w:rsidR="006E2540" w:rsidRPr="006145DB" w14:paraId="6D17597B" w14:textId="77777777" w:rsidTr="00DC2E09">
        <w:trPr>
          <w:trHeight w:val="300"/>
          <w:jc w:val="center"/>
        </w:trPr>
        <w:tc>
          <w:tcPr>
            <w:tcW w:w="1980" w:type="dxa"/>
            <w:vAlign w:val="center"/>
          </w:tcPr>
          <w:p w14:paraId="1DAD468A" w14:textId="41793336" w:rsidR="006E2540" w:rsidRPr="006145DB" w:rsidRDefault="006E2540" w:rsidP="005B435E">
            <w:pPr>
              <w:spacing w:after="0" w:line="240" w:lineRule="auto"/>
              <w:ind w:left="29"/>
              <w:contextualSpacing/>
              <w:rPr>
                <w:rFonts w:cs="Arial"/>
                <w:sz w:val="20"/>
                <w:szCs w:val="20"/>
                <w:lang w:eastAsia="es-CO"/>
              </w:rPr>
            </w:pPr>
            <w:r w:rsidRPr="006145DB">
              <w:rPr>
                <w:rFonts w:cs="Arial"/>
                <w:sz w:val="20"/>
                <w:szCs w:val="20"/>
                <w:lang w:eastAsia="es-CO"/>
              </w:rPr>
              <w:t xml:space="preserve">Oferta del servicio social </w:t>
            </w:r>
          </w:p>
        </w:tc>
        <w:tc>
          <w:tcPr>
            <w:tcW w:w="7513" w:type="dxa"/>
            <w:vAlign w:val="center"/>
          </w:tcPr>
          <w:p w14:paraId="1B77DB60" w14:textId="77777777" w:rsidR="006E2540" w:rsidRPr="006145DB" w:rsidRDefault="006E2540" w:rsidP="005B435E">
            <w:pPr>
              <w:pStyle w:val="NormalWeb"/>
              <w:spacing w:before="0" w:beforeAutospacing="0" w:after="0" w:afterAutospacing="0"/>
              <w:jc w:val="both"/>
              <w:rPr>
                <w:rFonts w:ascii="Arial" w:hAnsi="Arial" w:cs="Arial"/>
                <w:sz w:val="20"/>
                <w:szCs w:val="20"/>
                <w:lang w:val="es-CO"/>
              </w:rPr>
            </w:pPr>
            <w:r w:rsidRPr="006145DB">
              <w:rPr>
                <w:rFonts w:ascii="Arial" w:hAnsi="Arial" w:cs="Arial"/>
                <w:sz w:val="20"/>
                <w:szCs w:val="20"/>
                <w:lang w:val="es-CO"/>
              </w:rPr>
              <w:t xml:space="preserve">La atención en el servicio se ofrece mediante la entrega mensual de un apoyo alimentario a hogares pertenecientes a pueblos étnicos y hogares que habitan en la ruralidad, residentes en Bogotá tanto en lo urbano como en lo rural. Existen dos tipos de apoyo alimentario: </w:t>
            </w:r>
          </w:p>
          <w:p w14:paraId="6C4274DC" w14:textId="77777777" w:rsidR="00C561D9" w:rsidRPr="006145DB" w:rsidRDefault="00C561D9" w:rsidP="005B435E">
            <w:pPr>
              <w:pStyle w:val="NormalWeb"/>
              <w:spacing w:before="0" w:beforeAutospacing="0" w:after="0" w:afterAutospacing="0"/>
              <w:jc w:val="both"/>
              <w:rPr>
                <w:rFonts w:ascii="Arial" w:hAnsi="Arial" w:cs="Arial"/>
                <w:sz w:val="20"/>
                <w:szCs w:val="20"/>
                <w:lang w:val="es-CO"/>
              </w:rPr>
            </w:pPr>
          </w:p>
          <w:p w14:paraId="63472BB6" w14:textId="77777777" w:rsidR="000335C6" w:rsidRPr="006145DB" w:rsidRDefault="006E2540" w:rsidP="005B435E">
            <w:pPr>
              <w:pStyle w:val="Textoindependiente"/>
              <w:spacing w:after="0" w:line="240" w:lineRule="auto"/>
              <w:jc w:val="both"/>
              <w:rPr>
                <w:rFonts w:eastAsiaTheme="minorEastAsia" w:cs="Arial"/>
                <w:sz w:val="20"/>
                <w:szCs w:val="20"/>
              </w:rPr>
            </w:pPr>
            <w:r w:rsidRPr="006145DB">
              <w:rPr>
                <w:rStyle w:val="Textoennegrita"/>
                <w:rFonts w:cs="Arial"/>
                <w:b w:val="0"/>
                <w:bCs w:val="0"/>
                <w:sz w:val="20"/>
                <w:szCs w:val="20"/>
              </w:rPr>
              <w:t>Canastas alimentarias</w:t>
            </w:r>
            <w:r w:rsidRPr="006145DB">
              <w:rPr>
                <w:rFonts w:cs="Arial"/>
                <w:b/>
                <w:bCs/>
                <w:sz w:val="20"/>
                <w:szCs w:val="20"/>
              </w:rPr>
              <w:t>:</w:t>
            </w:r>
            <w:r w:rsidRPr="006145DB">
              <w:rPr>
                <w:rFonts w:cs="Arial"/>
                <w:sz w:val="20"/>
                <w:szCs w:val="20"/>
              </w:rPr>
              <w:t xml:space="preserve"> </w:t>
            </w:r>
            <w:r w:rsidRPr="006145DB">
              <w:rPr>
                <w:rFonts w:eastAsiaTheme="minorEastAsia" w:cs="Arial"/>
                <w:sz w:val="20"/>
                <w:szCs w:val="20"/>
              </w:rPr>
              <w:t xml:space="preserve">están conformadas por alimentos perecederos y no perecederos acordes con una minuta nutricional prestablecida, que da respuesta a las dinámicas culturales y sociales de la población atendida. Los tipos de canastas son: afro, indígena y rural, según la oferta institucional existente. </w:t>
            </w:r>
          </w:p>
          <w:p w14:paraId="407B3D4C" w14:textId="77777777" w:rsidR="008C7CF7" w:rsidRPr="006145DB" w:rsidRDefault="008C7CF7" w:rsidP="005B435E">
            <w:pPr>
              <w:pStyle w:val="Textoindependiente"/>
              <w:spacing w:after="0" w:line="240" w:lineRule="auto"/>
              <w:jc w:val="both"/>
              <w:rPr>
                <w:rFonts w:eastAsiaTheme="minorEastAsia" w:cs="Arial"/>
                <w:sz w:val="20"/>
                <w:szCs w:val="20"/>
              </w:rPr>
            </w:pPr>
          </w:p>
          <w:p w14:paraId="6DBFAB31" w14:textId="3C64D61C" w:rsidR="006E2540" w:rsidRPr="006145DB" w:rsidRDefault="006E2540" w:rsidP="005B435E">
            <w:pPr>
              <w:pStyle w:val="Textoindependiente"/>
              <w:spacing w:after="0" w:line="240" w:lineRule="auto"/>
              <w:jc w:val="both"/>
              <w:rPr>
                <w:rFonts w:eastAsia="Arial" w:cs="Arial"/>
                <w:sz w:val="20"/>
                <w:szCs w:val="20"/>
              </w:rPr>
            </w:pPr>
            <w:r w:rsidRPr="006145DB">
              <w:rPr>
                <w:rStyle w:val="Textoennegrita"/>
                <w:rFonts w:cs="Arial"/>
                <w:b w:val="0"/>
                <w:bCs w:val="0"/>
                <w:sz w:val="20"/>
                <w:szCs w:val="20"/>
              </w:rPr>
              <w:t>Bono de alimentos para hogares con pertenencia étnica</w:t>
            </w:r>
            <w:r w:rsidRPr="006145DB">
              <w:rPr>
                <w:rFonts w:cs="Arial"/>
                <w:sz w:val="20"/>
                <w:szCs w:val="20"/>
              </w:rPr>
              <w:t xml:space="preserve">: Este beneficio está dirigido a hogares con pertenencia étnica indígena y Rrom/Gitano, hace entrega de un bono de alimentos canjeable en los puntos autorizados por la Entidad. El valor del bono se establece según el número de integrantes del hogar. </w:t>
            </w:r>
          </w:p>
        </w:tc>
      </w:tr>
      <w:tr w:rsidR="006E2540" w:rsidRPr="006145DB" w14:paraId="58052039" w14:textId="77777777" w:rsidTr="00DC2E09">
        <w:trPr>
          <w:trHeight w:val="300"/>
          <w:jc w:val="center"/>
        </w:trPr>
        <w:tc>
          <w:tcPr>
            <w:tcW w:w="1980" w:type="dxa"/>
            <w:vAlign w:val="center"/>
          </w:tcPr>
          <w:p w14:paraId="33D0A611" w14:textId="77777777" w:rsidR="006E2540" w:rsidRPr="006145DB" w:rsidRDefault="006E2540" w:rsidP="005B435E">
            <w:pPr>
              <w:spacing w:after="0" w:line="240" w:lineRule="auto"/>
              <w:ind w:left="29"/>
              <w:contextualSpacing/>
              <w:rPr>
                <w:rFonts w:cs="Arial"/>
                <w:sz w:val="20"/>
                <w:szCs w:val="20"/>
                <w:lang w:eastAsia="es-CO"/>
              </w:rPr>
            </w:pPr>
            <w:r w:rsidRPr="006145DB">
              <w:rPr>
                <w:rFonts w:cs="Arial"/>
                <w:sz w:val="20"/>
                <w:szCs w:val="20"/>
                <w:lang w:eastAsia="es-CO"/>
              </w:rPr>
              <w:t xml:space="preserve">Tipo de Focalización </w:t>
            </w:r>
          </w:p>
        </w:tc>
        <w:tc>
          <w:tcPr>
            <w:tcW w:w="7513" w:type="dxa"/>
            <w:vAlign w:val="center"/>
          </w:tcPr>
          <w:p w14:paraId="667FA0AE" w14:textId="77777777" w:rsidR="006E2540" w:rsidRPr="006145DB" w:rsidRDefault="006E2540" w:rsidP="005B435E">
            <w:pPr>
              <w:spacing w:after="0" w:line="240" w:lineRule="auto"/>
              <w:jc w:val="both"/>
              <w:rPr>
                <w:rFonts w:cs="Arial"/>
                <w:sz w:val="20"/>
                <w:szCs w:val="20"/>
                <w:lang w:eastAsia="es-CO"/>
              </w:rPr>
            </w:pPr>
            <w:r w:rsidRPr="006145DB">
              <w:rPr>
                <w:rFonts w:cs="Arial"/>
                <w:sz w:val="20"/>
                <w:szCs w:val="20"/>
                <w:lang w:eastAsia="es-CO"/>
              </w:rPr>
              <w:t>Focalización por instrumentos.</w:t>
            </w:r>
          </w:p>
          <w:p w14:paraId="4944307E" w14:textId="77777777" w:rsidR="006E2540" w:rsidRPr="006145DB" w:rsidRDefault="006E2540" w:rsidP="005B435E">
            <w:pPr>
              <w:tabs>
                <w:tab w:val="left" w:pos="397"/>
                <w:tab w:val="left" w:pos="709"/>
              </w:tabs>
              <w:spacing w:after="0" w:line="240" w:lineRule="auto"/>
              <w:contextualSpacing/>
              <w:jc w:val="both"/>
              <w:rPr>
                <w:rFonts w:cs="Arial"/>
                <w:bCs/>
                <w:sz w:val="20"/>
                <w:szCs w:val="20"/>
                <w:lang w:eastAsia="es-CO"/>
              </w:rPr>
            </w:pPr>
            <w:r w:rsidRPr="006145DB">
              <w:rPr>
                <w:rFonts w:cs="Arial"/>
                <w:sz w:val="20"/>
                <w:szCs w:val="20"/>
                <w:lang w:eastAsia="es-CO"/>
              </w:rPr>
              <w:t>Focalización por demanda.</w:t>
            </w:r>
          </w:p>
        </w:tc>
      </w:tr>
      <w:tr w:rsidR="006E2540" w:rsidRPr="006145DB" w14:paraId="71711ED8" w14:textId="77777777" w:rsidTr="00DC2E09">
        <w:trPr>
          <w:trHeight w:val="300"/>
          <w:jc w:val="center"/>
        </w:trPr>
        <w:tc>
          <w:tcPr>
            <w:tcW w:w="1980" w:type="dxa"/>
            <w:vAlign w:val="center"/>
          </w:tcPr>
          <w:p w14:paraId="57B20B5D" w14:textId="77777777" w:rsidR="006E2540" w:rsidRPr="006145DB" w:rsidRDefault="006E2540" w:rsidP="005B435E">
            <w:pPr>
              <w:spacing w:after="0" w:line="240" w:lineRule="auto"/>
              <w:ind w:left="29"/>
              <w:contextualSpacing/>
              <w:rPr>
                <w:rFonts w:cs="Arial"/>
                <w:sz w:val="20"/>
                <w:szCs w:val="20"/>
                <w:lang w:eastAsia="es-CO"/>
              </w:rPr>
            </w:pPr>
            <w:r w:rsidRPr="006145DB">
              <w:rPr>
                <w:rFonts w:cs="Arial"/>
                <w:sz w:val="20"/>
                <w:szCs w:val="20"/>
                <w:lang w:eastAsia="es-CO"/>
              </w:rPr>
              <w:t>Población Objetivo</w:t>
            </w:r>
          </w:p>
        </w:tc>
        <w:tc>
          <w:tcPr>
            <w:tcW w:w="7513" w:type="dxa"/>
            <w:vAlign w:val="center"/>
          </w:tcPr>
          <w:p w14:paraId="646AD4C3" w14:textId="77777777" w:rsidR="006E2540" w:rsidRPr="006145DB" w:rsidRDefault="006E2540" w:rsidP="005B435E">
            <w:pPr>
              <w:tabs>
                <w:tab w:val="left" w:pos="709"/>
              </w:tabs>
              <w:spacing w:after="0" w:line="240" w:lineRule="auto"/>
              <w:contextualSpacing/>
              <w:jc w:val="both"/>
              <w:rPr>
                <w:rFonts w:cs="Arial"/>
                <w:bCs/>
                <w:sz w:val="20"/>
                <w:szCs w:val="20"/>
                <w:lang w:eastAsia="es-CO"/>
              </w:rPr>
            </w:pPr>
            <w:r w:rsidRPr="006145DB">
              <w:rPr>
                <w:rFonts w:cs="Arial"/>
                <w:sz w:val="20"/>
                <w:szCs w:val="20"/>
              </w:rPr>
              <w:t>Hogares que habitan en la ruralidad u hogares con pertenencia étnica en inseguridad alimentaria severa o moderada de acuerdo con el resultado de la Escala Latinoamericana y Caribeña de Seguridad Alimentaria (ELCSA), que residen en la ciudad de Bogotá D.C. y que se encuentren registrados en el aplicativo de focalización.</w:t>
            </w:r>
          </w:p>
        </w:tc>
      </w:tr>
      <w:tr w:rsidR="006E2540" w:rsidRPr="006145DB" w14:paraId="4140E6C7" w14:textId="77777777" w:rsidTr="00DC2E09">
        <w:trPr>
          <w:trHeight w:val="300"/>
          <w:jc w:val="center"/>
        </w:trPr>
        <w:tc>
          <w:tcPr>
            <w:tcW w:w="1980" w:type="dxa"/>
            <w:vAlign w:val="center"/>
          </w:tcPr>
          <w:p w14:paraId="1BB934CA" w14:textId="77777777" w:rsidR="006E2540" w:rsidRPr="006145DB" w:rsidRDefault="006E2540" w:rsidP="005B435E">
            <w:pPr>
              <w:spacing w:after="0" w:line="240" w:lineRule="auto"/>
              <w:ind w:left="29"/>
              <w:contextualSpacing/>
              <w:rPr>
                <w:rFonts w:cs="Arial"/>
                <w:sz w:val="20"/>
                <w:szCs w:val="20"/>
                <w:lang w:eastAsia="es-CO"/>
              </w:rPr>
            </w:pPr>
            <w:r w:rsidRPr="006145DB">
              <w:rPr>
                <w:rFonts w:cs="Arial"/>
                <w:sz w:val="20"/>
                <w:szCs w:val="20"/>
                <w:lang w:eastAsia="es-CO"/>
              </w:rPr>
              <w:t>Fuentes de Información Población Objetivo</w:t>
            </w:r>
          </w:p>
        </w:tc>
        <w:tc>
          <w:tcPr>
            <w:tcW w:w="7513" w:type="dxa"/>
          </w:tcPr>
          <w:p w14:paraId="2B2AE7A6" w14:textId="77777777" w:rsidR="006E2540" w:rsidRPr="006145DB" w:rsidRDefault="006E2540" w:rsidP="005B435E">
            <w:pPr>
              <w:tabs>
                <w:tab w:val="left" w:pos="709"/>
              </w:tabs>
              <w:spacing w:after="0" w:line="240" w:lineRule="auto"/>
              <w:contextualSpacing/>
              <w:jc w:val="both"/>
              <w:rPr>
                <w:rFonts w:cs="Arial"/>
                <w:bCs/>
                <w:sz w:val="16"/>
                <w:szCs w:val="16"/>
                <w:lang w:eastAsia="es-CO"/>
              </w:rPr>
            </w:pPr>
          </w:p>
          <w:tbl>
            <w:tblPr>
              <w:tblStyle w:val="Tablaconcuadrcula"/>
              <w:tblW w:w="5000" w:type="pct"/>
              <w:tblLook w:val="06A0" w:firstRow="1" w:lastRow="0" w:firstColumn="1" w:lastColumn="0" w:noHBand="1" w:noVBand="1"/>
            </w:tblPr>
            <w:tblGrid>
              <w:gridCol w:w="3147"/>
              <w:gridCol w:w="1848"/>
              <w:gridCol w:w="1103"/>
              <w:gridCol w:w="1205"/>
            </w:tblGrid>
            <w:tr w:rsidR="002068E2" w:rsidRPr="006145DB" w14:paraId="01499F35" w14:textId="77777777" w:rsidTr="00C13F5C">
              <w:trPr>
                <w:trHeight w:val="300"/>
              </w:trPr>
              <w:tc>
                <w:tcPr>
                  <w:tcW w:w="2155" w:type="pct"/>
                  <w:vAlign w:val="center"/>
                </w:tcPr>
                <w:p w14:paraId="2805A2F9"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Categoría población objetivo</w:t>
                  </w:r>
                </w:p>
              </w:tc>
              <w:tc>
                <w:tcPr>
                  <w:tcW w:w="1265" w:type="pct"/>
                  <w:vAlign w:val="center"/>
                </w:tcPr>
                <w:p w14:paraId="7B49F1DC"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Fuente de Información</w:t>
                  </w:r>
                </w:p>
              </w:tc>
              <w:tc>
                <w:tcPr>
                  <w:tcW w:w="755" w:type="pct"/>
                  <w:vAlign w:val="center"/>
                </w:tcPr>
                <w:p w14:paraId="5ED08918"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Periodicidad</w:t>
                  </w:r>
                </w:p>
              </w:tc>
              <w:tc>
                <w:tcPr>
                  <w:tcW w:w="826" w:type="pct"/>
                  <w:vAlign w:val="center"/>
                </w:tcPr>
                <w:p w14:paraId="01284772"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Administrador</w:t>
                  </w:r>
                </w:p>
              </w:tc>
            </w:tr>
            <w:tr w:rsidR="002068E2" w:rsidRPr="006145DB" w14:paraId="3C3F9FBB" w14:textId="77777777" w:rsidTr="00C13F5C">
              <w:trPr>
                <w:trHeight w:val="300"/>
              </w:trPr>
              <w:tc>
                <w:tcPr>
                  <w:tcW w:w="2155" w:type="pct"/>
                  <w:vAlign w:val="center"/>
                </w:tcPr>
                <w:p w14:paraId="006D6FFA"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265" w:type="pct"/>
                  <w:vAlign w:val="center"/>
                </w:tcPr>
                <w:p w14:paraId="016D7FE2"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Censos oficiales de comunidades étnicas: Indígena Cabildos reconocidos en la ciudad de Bogotá y Rrom - Gitano</w:t>
                  </w:r>
                </w:p>
              </w:tc>
              <w:tc>
                <w:tcPr>
                  <w:tcW w:w="755" w:type="pct"/>
                  <w:vAlign w:val="center"/>
                </w:tcPr>
                <w:p w14:paraId="60CFB2D3"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2021 entrega única </w:t>
                  </w:r>
                </w:p>
              </w:tc>
              <w:tc>
                <w:tcPr>
                  <w:tcW w:w="826" w:type="pct"/>
                  <w:vAlign w:val="center"/>
                </w:tcPr>
                <w:p w14:paraId="1B0C26F7"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Ministerio del Interior </w:t>
                  </w:r>
                </w:p>
              </w:tc>
            </w:tr>
            <w:tr w:rsidR="002068E2" w:rsidRPr="006145DB" w14:paraId="54B501C9" w14:textId="77777777" w:rsidTr="00C13F5C">
              <w:trPr>
                <w:trHeight w:val="300"/>
              </w:trPr>
              <w:tc>
                <w:tcPr>
                  <w:tcW w:w="2155" w:type="pct"/>
                  <w:tcBorders>
                    <w:bottom w:val="single" w:sz="4" w:space="0" w:color="auto"/>
                  </w:tcBorders>
                  <w:vAlign w:val="center"/>
                </w:tcPr>
                <w:p w14:paraId="6FDFA624"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 </w:t>
                  </w:r>
                </w:p>
              </w:tc>
              <w:tc>
                <w:tcPr>
                  <w:tcW w:w="1265" w:type="pct"/>
                  <w:tcBorders>
                    <w:bottom w:val="single" w:sz="4" w:space="0" w:color="auto"/>
                  </w:tcBorders>
                  <w:vAlign w:val="center"/>
                </w:tcPr>
                <w:p w14:paraId="71F5B1C7"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comunidades Negras, Afrocolombianas en Bogotá </w:t>
                  </w:r>
                </w:p>
              </w:tc>
              <w:tc>
                <w:tcPr>
                  <w:tcW w:w="755" w:type="pct"/>
                  <w:tcBorders>
                    <w:bottom w:val="single" w:sz="4" w:space="0" w:color="auto"/>
                  </w:tcBorders>
                  <w:vAlign w:val="center"/>
                </w:tcPr>
                <w:p w14:paraId="79B2257D"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826" w:type="pct"/>
                  <w:tcBorders>
                    <w:bottom w:val="single" w:sz="4" w:space="0" w:color="auto"/>
                  </w:tcBorders>
                  <w:vAlign w:val="center"/>
                </w:tcPr>
                <w:p w14:paraId="4255128A"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2068E2" w:rsidRPr="006145DB" w14:paraId="1C2600BC" w14:textId="77777777" w:rsidTr="00C13F5C">
              <w:trPr>
                <w:trHeight w:val="300"/>
              </w:trPr>
              <w:tc>
                <w:tcPr>
                  <w:tcW w:w="2155" w:type="pct"/>
                  <w:tcBorders>
                    <w:top w:val="single" w:sz="4" w:space="0" w:color="auto"/>
                  </w:tcBorders>
                  <w:vAlign w:val="center"/>
                </w:tcPr>
                <w:p w14:paraId="3F126B10"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 </w:t>
                  </w:r>
                </w:p>
              </w:tc>
              <w:tc>
                <w:tcPr>
                  <w:tcW w:w="1265" w:type="pct"/>
                  <w:tcBorders>
                    <w:top w:val="single" w:sz="4" w:space="0" w:color="auto"/>
                  </w:tcBorders>
                  <w:vAlign w:val="center"/>
                </w:tcPr>
                <w:p w14:paraId="40A225FF"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comunidades Raizales en Bogotá. </w:t>
                  </w:r>
                </w:p>
              </w:tc>
              <w:tc>
                <w:tcPr>
                  <w:tcW w:w="755" w:type="pct"/>
                  <w:tcBorders>
                    <w:top w:val="single" w:sz="4" w:space="0" w:color="auto"/>
                  </w:tcBorders>
                  <w:vAlign w:val="center"/>
                </w:tcPr>
                <w:p w14:paraId="279871AB"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826" w:type="pct"/>
                  <w:tcBorders>
                    <w:top w:val="single" w:sz="4" w:space="0" w:color="auto"/>
                  </w:tcBorders>
                  <w:vAlign w:val="center"/>
                </w:tcPr>
                <w:p w14:paraId="1E4D7248"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2068E2" w:rsidRPr="006145DB" w14:paraId="127BEBA4" w14:textId="77777777" w:rsidTr="00C13F5C">
              <w:trPr>
                <w:trHeight w:val="300"/>
              </w:trPr>
              <w:tc>
                <w:tcPr>
                  <w:tcW w:w="2155" w:type="pct"/>
                  <w:vAlign w:val="center"/>
                </w:tcPr>
                <w:p w14:paraId="78F6F832"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 </w:t>
                  </w:r>
                </w:p>
              </w:tc>
              <w:tc>
                <w:tcPr>
                  <w:tcW w:w="1265" w:type="pct"/>
                  <w:vAlign w:val="center"/>
                </w:tcPr>
                <w:p w14:paraId="359C9671"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comunidades Palenqueras en Bogotá. </w:t>
                  </w:r>
                </w:p>
              </w:tc>
              <w:tc>
                <w:tcPr>
                  <w:tcW w:w="755" w:type="pct"/>
                  <w:vAlign w:val="center"/>
                </w:tcPr>
                <w:p w14:paraId="534445B1"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826" w:type="pct"/>
                  <w:vAlign w:val="center"/>
                </w:tcPr>
                <w:p w14:paraId="7D326C91"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2068E2" w:rsidRPr="006145DB" w14:paraId="0C1062B6" w14:textId="77777777" w:rsidTr="00C13F5C">
              <w:trPr>
                <w:trHeight w:val="300"/>
              </w:trPr>
              <w:tc>
                <w:tcPr>
                  <w:tcW w:w="2155" w:type="pct"/>
                  <w:vAlign w:val="center"/>
                </w:tcPr>
                <w:p w14:paraId="370BBAE3"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p>
              </w:tc>
              <w:tc>
                <w:tcPr>
                  <w:tcW w:w="1265" w:type="pct"/>
                  <w:vAlign w:val="center"/>
                </w:tcPr>
                <w:p w14:paraId="580D54CE"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cabildos o pueblos indígenas en Bogotá. </w:t>
                  </w:r>
                </w:p>
              </w:tc>
              <w:tc>
                <w:tcPr>
                  <w:tcW w:w="755" w:type="pct"/>
                  <w:vAlign w:val="center"/>
                </w:tcPr>
                <w:p w14:paraId="127B4179"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826" w:type="pct"/>
                  <w:vAlign w:val="center"/>
                </w:tcPr>
                <w:p w14:paraId="1D8B823F"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2068E2" w:rsidRPr="006145DB" w14:paraId="23772F92" w14:textId="77777777" w:rsidTr="00C13F5C">
              <w:trPr>
                <w:trHeight w:val="300"/>
              </w:trPr>
              <w:tc>
                <w:tcPr>
                  <w:tcW w:w="2155" w:type="pct"/>
                  <w:vAlign w:val="center"/>
                </w:tcPr>
                <w:p w14:paraId="6BA79FF4"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 </w:t>
                  </w:r>
                </w:p>
              </w:tc>
              <w:tc>
                <w:tcPr>
                  <w:tcW w:w="1265" w:type="pct"/>
                  <w:vAlign w:val="center"/>
                </w:tcPr>
                <w:p w14:paraId="18B04A8E"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comunidad Rrom o Gitana en Bogotá. </w:t>
                  </w:r>
                </w:p>
              </w:tc>
              <w:tc>
                <w:tcPr>
                  <w:tcW w:w="755" w:type="pct"/>
                  <w:vAlign w:val="center"/>
                </w:tcPr>
                <w:p w14:paraId="3E28E741"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826" w:type="pct"/>
                  <w:vAlign w:val="center"/>
                </w:tcPr>
                <w:p w14:paraId="423C6EE5"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2068E2" w:rsidRPr="006145DB" w14:paraId="07D62AE7" w14:textId="77777777" w:rsidTr="00C13F5C">
              <w:trPr>
                <w:trHeight w:val="300"/>
              </w:trPr>
              <w:tc>
                <w:tcPr>
                  <w:tcW w:w="2155" w:type="pct"/>
                  <w:vAlign w:val="center"/>
                </w:tcPr>
                <w:p w14:paraId="2E68A87E" w14:textId="77777777" w:rsidR="006E2540" w:rsidRPr="006145DB" w:rsidRDefault="006E2540" w:rsidP="005B435E">
                  <w:pPr>
                    <w:tabs>
                      <w:tab w:val="left" w:pos="709"/>
                    </w:tabs>
                    <w:jc w:val="both"/>
                    <w:rPr>
                      <w:rFonts w:eastAsiaTheme="minorEastAsia" w:cs="Arial"/>
                      <w:sz w:val="16"/>
                      <w:szCs w:val="16"/>
                    </w:rPr>
                  </w:pPr>
                  <w:r w:rsidRPr="006145DB">
                    <w:rPr>
                      <w:rFonts w:eastAsiaTheme="minorEastAsia" w:cs="Arial"/>
                      <w:sz w:val="16"/>
                      <w:szCs w:val="16"/>
                    </w:rPr>
                    <w:t xml:space="preserve">Hogares que habitan en la ruralidad </w:t>
                  </w:r>
                </w:p>
              </w:tc>
              <w:tc>
                <w:tcPr>
                  <w:tcW w:w="1265" w:type="pct"/>
                  <w:vAlign w:val="center"/>
                </w:tcPr>
                <w:p w14:paraId="0014A2F3"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 xml:space="preserve">SIRBE </w:t>
                  </w:r>
                </w:p>
              </w:tc>
              <w:tc>
                <w:tcPr>
                  <w:tcW w:w="755" w:type="pct"/>
                  <w:vAlign w:val="center"/>
                </w:tcPr>
                <w:p w14:paraId="32BBE818"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Demanda</w:t>
                  </w:r>
                </w:p>
              </w:tc>
              <w:tc>
                <w:tcPr>
                  <w:tcW w:w="826" w:type="pct"/>
                  <w:vAlign w:val="center"/>
                </w:tcPr>
                <w:p w14:paraId="6DC3B3D0" w14:textId="3DE25C6B" w:rsidR="006E2540" w:rsidRPr="006145DB" w:rsidRDefault="004C3E9E" w:rsidP="005B435E">
                  <w:pPr>
                    <w:tabs>
                      <w:tab w:val="left" w:pos="709"/>
                    </w:tabs>
                    <w:jc w:val="center"/>
                    <w:rPr>
                      <w:rFonts w:eastAsiaTheme="minorEastAsia"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2068E2" w:rsidRPr="006145DB" w14:paraId="0C792206" w14:textId="77777777" w:rsidTr="00C13F5C">
              <w:trPr>
                <w:trHeight w:val="300"/>
              </w:trPr>
              <w:tc>
                <w:tcPr>
                  <w:tcW w:w="2155" w:type="pct"/>
                  <w:vAlign w:val="center"/>
                </w:tcPr>
                <w:p w14:paraId="3E38889B" w14:textId="77777777" w:rsidR="006E2540" w:rsidRPr="006145DB" w:rsidRDefault="006E2540" w:rsidP="005B435E">
                  <w:pPr>
                    <w:tabs>
                      <w:tab w:val="left" w:pos="709"/>
                    </w:tabs>
                    <w:jc w:val="both"/>
                    <w:rPr>
                      <w:rFonts w:eastAsiaTheme="minorEastAsia" w:cs="Arial"/>
                      <w:sz w:val="16"/>
                      <w:szCs w:val="16"/>
                    </w:rPr>
                  </w:pPr>
                  <w:r w:rsidRPr="006145DB">
                    <w:rPr>
                      <w:rFonts w:eastAsiaTheme="minorEastAsia" w:cs="Arial"/>
                      <w:sz w:val="16"/>
                      <w:szCs w:val="16"/>
                    </w:rPr>
                    <w:t>Hogares en inseguridad alimentaria severa de acuerdo con el resultado de la Escala Latinoamericana y Caribeña de Seguridad Alimentaria (ELCSA)</w:t>
                  </w:r>
                </w:p>
              </w:tc>
              <w:tc>
                <w:tcPr>
                  <w:tcW w:w="1265" w:type="pct"/>
                  <w:vAlign w:val="center"/>
                </w:tcPr>
                <w:p w14:paraId="19DD6DFD"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 xml:space="preserve">SIRBE </w:t>
                  </w:r>
                </w:p>
              </w:tc>
              <w:tc>
                <w:tcPr>
                  <w:tcW w:w="755" w:type="pct"/>
                  <w:vAlign w:val="center"/>
                </w:tcPr>
                <w:p w14:paraId="5ED147EB"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Demanda</w:t>
                  </w:r>
                </w:p>
              </w:tc>
              <w:tc>
                <w:tcPr>
                  <w:tcW w:w="826" w:type="pct"/>
                  <w:vAlign w:val="center"/>
                </w:tcPr>
                <w:p w14:paraId="1DC0E760" w14:textId="18F4D57A" w:rsidR="006E2540" w:rsidRPr="006145DB" w:rsidRDefault="004C3E9E" w:rsidP="005B435E">
                  <w:pPr>
                    <w:tabs>
                      <w:tab w:val="left" w:pos="709"/>
                    </w:tabs>
                    <w:jc w:val="center"/>
                    <w:rPr>
                      <w:rFonts w:eastAsiaTheme="minorEastAsia"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2068E2" w:rsidRPr="006145DB" w14:paraId="59B64088" w14:textId="77777777" w:rsidTr="00C13F5C">
              <w:trPr>
                <w:trHeight w:val="300"/>
              </w:trPr>
              <w:tc>
                <w:tcPr>
                  <w:tcW w:w="2155" w:type="pct"/>
                  <w:vAlign w:val="center"/>
                </w:tcPr>
                <w:p w14:paraId="1E1AF2FC" w14:textId="77777777" w:rsidR="006E2540" w:rsidRPr="006145DB" w:rsidRDefault="006E2540" w:rsidP="005B435E">
                  <w:pPr>
                    <w:tabs>
                      <w:tab w:val="left" w:pos="709"/>
                    </w:tabs>
                    <w:jc w:val="both"/>
                    <w:rPr>
                      <w:rFonts w:eastAsiaTheme="minorEastAsia" w:cs="Arial"/>
                      <w:sz w:val="16"/>
                      <w:szCs w:val="16"/>
                    </w:rPr>
                  </w:pPr>
                  <w:r w:rsidRPr="006145DB">
                    <w:rPr>
                      <w:rFonts w:eastAsiaTheme="minorEastAsia" w:cs="Arial"/>
                      <w:sz w:val="16"/>
                      <w:szCs w:val="16"/>
                    </w:rPr>
                    <w:t>Hogares en inseguridad alimentaria moderada de acuerdo con el resultado de la Escala Latinoamericana y Caribeña de Seguridad Alimentaria (ELCSA)</w:t>
                  </w:r>
                </w:p>
              </w:tc>
              <w:tc>
                <w:tcPr>
                  <w:tcW w:w="1265" w:type="pct"/>
                  <w:vAlign w:val="center"/>
                </w:tcPr>
                <w:p w14:paraId="0AE866DF"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 xml:space="preserve">SIRBE </w:t>
                  </w:r>
                </w:p>
              </w:tc>
              <w:tc>
                <w:tcPr>
                  <w:tcW w:w="755" w:type="pct"/>
                  <w:vAlign w:val="center"/>
                </w:tcPr>
                <w:p w14:paraId="10BF2AC4"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Demanda</w:t>
                  </w:r>
                </w:p>
              </w:tc>
              <w:tc>
                <w:tcPr>
                  <w:tcW w:w="826" w:type="pct"/>
                  <w:vAlign w:val="center"/>
                </w:tcPr>
                <w:p w14:paraId="10D86C0F" w14:textId="57B9DB46" w:rsidR="006E2540" w:rsidRPr="006145DB" w:rsidRDefault="004C3E9E" w:rsidP="005B435E">
                  <w:pPr>
                    <w:tabs>
                      <w:tab w:val="left" w:pos="709"/>
                    </w:tabs>
                    <w:jc w:val="center"/>
                    <w:rPr>
                      <w:rFonts w:eastAsiaTheme="minorEastAsia"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2068E2" w:rsidRPr="006145DB" w14:paraId="3D70DD6E" w14:textId="77777777" w:rsidTr="00C13F5C">
              <w:trPr>
                <w:trHeight w:val="300"/>
              </w:trPr>
              <w:tc>
                <w:tcPr>
                  <w:tcW w:w="2155" w:type="pct"/>
                  <w:tcBorders>
                    <w:bottom w:val="single" w:sz="4" w:space="0" w:color="auto"/>
                  </w:tcBorders>
                  <w:vAlign w:val="center"/>
                </w:tcPr>
                <w:p w14:paraId="3FD68D61" w14:textId="77777777" w:rsidR="006E2540" w:rsidRPr="006145DB" w:rsidRDefault="006E2540" w:rsidP="005B435E">
                  <w:pPr>
                    <w:tabs>
                      <w:tab w:val="left" w:pos="709"/>
                    </w:tabs>
                    <w:jc w:val="both"/>
                    <w:rPr>
                      <w:rFonts w:eastAsiaTheme="minorEastAsia" w:cs="Arial"/>
                      <w:sz w:val="16"/>
                      <w:szCs w:val="16"/>
                    </w:rPr>
                  </w:pPr>
                  <w:r w:rsidRPr="006145DB">
                    <w:rPr>
                      <w:rFonts w:eastAsiaTheme="minorEastAsia" w:cs="Arial"/>
                      <w:sz w:val="16"/>
                      <w:szCs w:val="16"/>
                    </w:rPr>
                    <w:t>Residente en el Distrito Capital</w:t>
                  </w:r>
                </w:p>
              </w:tc>
              <w:tc>
                <w:tcPr>
                  <w:tcW w:w="1265" w:type="pct"/>
                  <w:tcBorders>
                    <w:bottom w:val="single" w:sz="4" w:space="0" w:color="auto"/>
                  </w:tcBorders>
                  <w:vAlign w:val="center"/>
                </w:tcPr>
                <w:p w14:paraId="24FA9244"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 xml:space="preserve">SIRBE </w:t>
                  </w:r>
                </w:p>
              </w:tc>
              <w:tc>
                <w:tcPr>
                  <w:tcW w:w="755" w:type="pct"/>
                  <w:tcBorders>
                    <w:bottom w:val="single" w:sz="4" w:space="0" w:color="auto"/>
                  </w:tcBorders>
                  <w:vAlign w:val="center"/>
                </w:tcPr>
                <w:p w14:paraId="3BC9EDE1"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Demanda</w:t>
                  </w:r>
                </w:p>
              </w:tc>
              <w:tc>
                <w:tcPr>
                  <w:tcW w:w="826" w:type="pct"/>
                  <w:tcBorders>
                    <w:bottom w:val="single" w:sz="4" w:space="0" w:color="auto"/>
                  </w:tcBorders>
                  <w:vAlign w:val="center"/>
                </w:tcPr>
                <w:p w14:paraId="4CB7ACE6" w14:textId="683F9DE8" w:rsidR="006E2540" w:rsidRPr="006145DB" w:rsidRDefault="004C3E9E" w:rsidP="005B435E">
                  <w:pPr>
                    <w:tabs>
                      <w:tab w:val="left" w:pos="709"/>
                    </w:tabs>
                    <w:jc w:val="center"/>
                    <w:rPr>
                      <w:rFonts w:eastAsiaTheme="minorEastAsia"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2068E2" w:rsidRPr="006145DB" w14:paraId="68EF6D0D" w14:textId="77777777" w:rsidTr="00C13F5C">
              <w:trPr>
                <w:trHeight w:val="78"/>
              </w:trPr>
              <w:tc>
                <w:tcPr>
                  <w:tcW w:w="2155" w:type="pct"/>
                  <w:tcBorders>
                    <w:left w:val="nil"/>
                    <w:bottom w:val="nil"/>
                    <w:right w:val="nil"/>
                  </w:tcBorders>
                  <w:vAlign w:val="center"/>
                </w:tcPr>
                <w:p w14:paraId="3178D3AE" w14:textId="77777777" w:rsidR="002068E2" w:rsidRPr="006145DB" w:rsidRDefault="002068E2" w:rsidP="005B435E">
                  <w:pPr>
                    <w:tabs>
                      <w:tab w:val="left" w:pos="709"/>
                    </w:tabs>
                    <w:jc w:val="both"/>
                    <w:rPr>
                      <w:rFonts w:eastAsiaTheme="minorEastAsia" w:cs="Arial"/>
                      <w:sz w:val="16"/>
                      <w:szCs w:val="16"/>
                    </w:rPr>
                  </w:pPr>
                </w:p>
              </w:tc>
              <w:tc>
                <w:tcPr>
                  <w:tcW w:w="1265" w:type="pct"/>
                  <w:tcBorders>
                    <w:left w:val="nil"/>
                    <w:bottom w:val="nil"/>
                    <w:right w:val="nil"/>
                  </w:tcBorders>
                  <w:vAlign w:val="center"/>
                </w:tcPr>
                <w:p w14:paraId="035D7E53" w14:textId="77777777" w:rsidR="002068E2" w:rsidRPr="006145DB" w:rsidRDefault="002068E2" w:rsidP="005B435E">
                  <w:pPr>
                    <w:tabs>
                      <w:tab w:val="left" w:pos="709"/>
                    </w:tabs>
                    <w:jc w:val="center"/>
                    <w:rPr>
                      <w:rFonts w:eastAsiaTheme="minorEastAsia" w:cs="Arial"/>
                      <w:sz w:val="16"/>
                      <w:szCs w:val="16"/>
                    </w:rPr>
                  </w:pPr>
                </w:p>
              </w:tc>
              <w:tc>
                <w:tcPr>
                  <w:tcW w:w="755" w:type="pct"/>
                  <w:tcBorders>
                    <w:left w:val="nil"/>
                    <w:bottom w:val="nil"/>
                    <w:right w:val="nil"/>
                  </w:tcBorders>
                  <w:vAlign w:val="center"/>
                </w:tcPr>
                <w:p w14:paraId="34C3EDE6" w14:textId="77777777" w:rsidR="002068E2" w:rsidRPr="006145DB" w:rsidRDefault="002068E2" w:rsidP="005B435E">
                  <w:pPr>
                    <w:tabs>
                      <w:tab w:val="left" w:pos="709"/>
                    </w:tabs>
                    <w:jc w:val="center"/>
                    <w:rPr>
                      <w:rFonts w:eastAsiaTheme="minorEastAsia" w:cs="Arial"/>
                      <w:sz w:val="16"/>
                      <w:szCs w:val="16"/>
                    </w:rPr>
                  </w:pPr>
                </w:p>
              </w:tc>
              <w:tc>
                <w:tcPr>
                  <w:tcW w:w="826" w:type="pct"/>
                  <w:tcBorders>
                    <w:left w:val="nil"/>
                    <w:bottom w:val="nil"/>
                    <w:right w:val="nil"/>
                  </w:tcBorders>
                  <w:vAlign w:val="center"/>
                </w:tcPr>
                <w:p w14:paraId="5B8A6FCA" w14:textId="77777777" w:rsidR="002068E2" w:rsidRPr="006145DB" w:rsidRDefault="002068E2" w:rsidP="005B435E">
                  <w:pPr>
                    <w:tabs>
                      <w:tab w:val="left" w:pos="709"/>
                    </w:tabs>
                    <w:jc w:val="center"/>
                    <w:rPr>
                      <w:rFonts w:eastAsiaTheme="minorEastAsia" w:cs="Arial"/>
                      <w:sz w:val="16"/>
                      <w:szCs w:val="16"/>
                    </w:rPr>
                  </w:pPr>
                </w:p>
              </w:tc>
            </w:tr>
          </w:tbl>
          <w:p w14:paraId="2DEB91B0" w14:textId="77777777" w:rsidR="006E2540" w:rsidRPr="006145DB" w:rsidRDefault="006E2540" w:rsidP="005B435E">
            <w:pPr>
              <w:tabs>
                <w:tab w:val="left" w:pos="709"/>
              </w:tabs>
              <w:spacing w:after="0" w:line="240" w:lineRule="auto"/>
              <w:contextualSpacing/>
              <w:jc w:val="both"/>
              <w:rPr>
                <w:rFonts w:cs="Arial"/>
                <w:bCs/>
                <w:sz w:val="20"/>
                <w:szCs w:val="20"/>
                <w:lang w:eastAsia="es-CO"/>
              </w:rPr>
            </w:pPr>
          </w:p>
        </w:tc>
      </w:tr>
      <w:tr w:rsidR="006E2540" w:rsidRPr="006145DB" w14:paraId="44F37F23" w14:textId="77777777" w:rsidTr="00CF1275">
        <w:trPr>
          <w:trHeight w:val="5845"/>
          <w:jc w:val="center"/>
        </w:trPr>
        <w:tc>
          <w:tcPr>
            <w:tcW w:w="1980" w:type="dxa"/>
            <w:vAlign w:val="center"/>
          </w:tcPr>
          <w:p w14:paraId="71E231F6" w14:textId="77777777" w:rsidR="006E2540" w:rsidRPr="006145DB" w:rsidRDefault="006E2540" w:rsidP="005B435E">
            <w:pPr>
              <w:pStyle w:val="Prrafodelista"/>
              <w:spacing w:after="0" w:line="240" w:lineRule="auto"/>
              <w:ind w:left="29"/>
              <w:rPr>
                <w:rFonts w:cs="Arial"/>
                <w:bCs/>
                <w:sz w:val="20"/>
                <w:szCs w:val="20"/>
                <w:lang w:eastAsia="es-CO"/>
              </w:rPr>
            </w:pPr>
            <w:r w:rsidRPr="006145DB">
              <w:rPr>
                <w:rFonts w:cs="Arial"/>
                <w:bCs/>
                <w:sz w:val="20"/>
                <w:szCs w:val="20"/>
                <w:lang w:eastAsia="es-CO"/>
              </w:rPr>
              <w:t>Criterios de Priorización y Fuentes de Información</w:t>
            </w:r>
          </w:p>
        </w:tc>
        <w:tc>
          <w:tcPr>
            <w:tcW w:w="7513" w:type="dxa"/>
          </w:tcPr>
          <w:tbl>
            <w:tblPr>
              <w:tblW w:w="7297" w:type="dxa"/>
              <w:tblBorders>
                <w:top w:val="outset" w:sz="6" w:space="0" w:color="auto"/>
                <w:left w:val="outset" w:sz="6" w:space="0" w:color="auto"/>
                <w:bottom w:val="outset" w:sz="6" w:space="0" w:color="auto"/>
                <w:right w:val="outset" w:sz="6" w:space="0" w:color="auto"/>
              </w:tblBorders>
              <w:tblCellMar>
                <w:left w:w="85" w:type="dxa"/>
                <w:right w:w="85" w:type="dxa"/>
              </w:tblCellMar>
              <w:tblLook w:val="04A0" w:firstRow="1" w:lastRow="0" w:firstColumn="1" w:lastColumn="0" w:noHBand="0" w:noVBand="1"/>
            </w:tblPr>
            <w:tblGrid>
              <w:gridCol w:w="3122"/>
              <w:gridCol w:w="1832"/>
              <w:gridCol w:w="1051"/>
              <w:gridCol w:w="1292"/>
            </w:tblGrid>
            <w:tr w:rsidR="002068E2" w:rsidRPr="006145DB" w14:paraId="049B5C1A" w14:textId="77777777" w:rsidTr="00092DFA">
              <w:trPr>
                <w:trHeight w:val="300"/>
              </w:trPr>
              <w:tc>
                <w:tcPr>
                  <w:tcW w:w="2140" w:type="pct"/>
                  <w:tcBorders>
                    <w:top w:val="nil"/>
                    <w:left w:val="single" w:sz="6" w:space="0" w:color="auto"/>
                    <w:bottom w:val="single" w:sz="6" w:space="0" w:color="auto"/>
                    <w:right w:val="single" w:sz="6" w:space="0" w:color="auto"/>
                  </w:tcBorders>
                  <w:vAlign w:val="center"/>
                  <w:hideMark/>
                </w:tcPr>
                <w:p w14:paraId="5AC2358F" w14:textId="77777777" w:rsidR="006E2540" w:rsidRPr="006145DB" w:rsidRDefault="006E2540" w:rsidP="005B435E">
                  <w:pPr>
                    <w:pStyle w:val="paragraph"/>
                    <w:spacing w:before="0" w:beforeAutospacing="0" w:after="0" w:afterAutospacing="0"/>
                    <w:jc w:val="center"/>
                    <w:textAlignment w:val="baseline"/>
                    <w:rPr>
                      <w:rFonts w:ascii="Arial" w:eastAsia="Arial" w:hAnsi="Arial" w:cs="Arial"/>
                      <w:sz w:val="16"/>
                      <w:szCs w:val="16"/>
                    </w:rPr>
                  </w:pPr>
                  <w:r w:rsidRPr="006145DB">
                    <w:rPr>
                      <w:rFonts w:ascii="Arial" w:eastAsiaTheme="minorEastAsia" w:hAnsi="Arial" w:cs="Arial"/>
                      <w:sz w:val="16"/>
                      <w:szCs w:val="16"/>
                      <w:lang w:eastAsia="en-US"/>
                    </w:rPr>
                    <w:t>Criterios de priorización</w:t>
                  </w:r>
                </w:p>
              </w:tc>
              <w:tc>
                <w:tcPr>
                  <w:tcW w:w="1255" w:type="pct"/>
                  <w:tcBorders>
                    <w:top w:val="nil"/>
                    <w:left w:val="single" w:sz="6" w:space="0" w:color="auto"/>
                    <w:bottom w:val="single" w:sz="6" w:space="0" w:color="auto"/>
                    <w:right w:val="single" w:sz="6" w:space="0" w:color="auto"/>
                  </w:tcBorders>
                  <w:vAlign w:val="center"/>
                  <w:hideMark/>
                </w:tcPr>
                <w:p w14:paraId="678DA808" w14:textId="77777777" w:rsidR="006E2540" w:rsidRPr="006145DB" w:rsidRDefault="006E2540" w:rsidP="005B435E">
                  <w:pPr>
                    <w:pStyle w:val="paragraph"/>
                    <w:spacing w:before="0" w:beforeAutospacing="0" w:after="0" w:afterAutospacing="0"/>
                    <w:jc w:val="center"/>
                    <w:textAlignment w:val="baseline"/>
                    <w:rPr>
                      <w:rFonts w:ascii="Arial" w:eastAsia="Arial" w:hAnsi="Arial" w:cs="Arial"/>
                      <w:sz w:val="16"/>
                      <w:szCs w:val="16"/>
                    </w:rPr>
                  </w:pPr>
                  <w:r w:rsidRPr="006145DB">
                    <w:rPr>
                      <w:rFonts w:ascii="Arial" w:eastAsiaTheme="minorEastAsia" w:hAnsi="Arial" w:cs="Arial"/>
                      <w:sz w:val="16"/>
                      <w:szCs w:val="16"/>
                      <w:lang w:eastAsia="en-US"/>
                    </w:rPr>
                    <w:t>Fuente de Información</w:t>
                  </w:r>
                </w:p>
              </w:tc>
              <w:tc>
                <w:tcPr>
                  <w:tcW w:w="720" w:type="pct"/>
                  <w:tcBorders>
                    <w:top w:val="nil"/>
                    <w:left w:val="single" w:sz="6" w:space="0" w:color="auto"/>
                    <w:bottom w:val="single" w:sz="6" w:space="0" w:color="auto"/>
                    <w:right w:val="single" w:sz="6" w:space="0" w:color="auto"/>
                  </w:tcBorders>
                  <w:vAlign w:val="center"/>
                  <w:hideMark/>
                </w:tcPr>
                <w:p w14:paraId="40742920" w14:textId="77777777" w:rsidR="006E2540" w:rsidRPr="006145DB" w:rsidRDefault="006E2540" w:rsidP="005B435E">
                  <w:pPr>
                    <w:pStyle w:val="paragraph"/>
                    <w:spacing w:before="0" w:beforeAutospacing="0" w:after="0" w:afterAutospacing="0"/>
                    <w:jc w:val="center"/>
                    <w:textAlignment w:val="baseline"/>
                    <w:rPr>
                      <w:rFonts w:ascii="Arial" w:eastAsia="Arial" w:hAnsi="Arial" w:cs="Arial"/>
                      <w:sz w:val="16"/>
                      <w:szCs w:val="16"/>
                    </w:rPr>
                  </w:pPr>
                  <w:r w:rsidRPr="006145DB">
                    <w:rPr>
                      <w:rFonts w:ascii="Arial" w:eastAsiaTheme="minorEastAsia" w:hAnsi="Arial" w:cs="Arial"/>
                      <w:sz w:val="16"/>
                      <w:szCs w:val="16"/>
                      <w:lang w:eastAsia="en-US"/>
                    </w:rPr>
                    <w:t>Periodicidad</w:t>
                  </w:r>
                </w:p>
              </w:tc>
              <w:tc>
                <w:tcPr>
                  <w:tcW w:w="885" w:type="pct"/>
                  <w:tcBorders>
                    <w:top w:val="nil"/>
                    <w:left w:val="single" w:sz="6" w:space="0" w:color="auto"/>
                    <w:bottom w:val="single" w:sz="6" w:space="0" w:color="auto"/>
                    <w:right w:val="single" w:sz="6" w:space="0" w:color="auto"/>
                  </w:tcBorders>
                  <w:vAlign w:val="center"/>
                  <w:hideMark/>
                </w:tcPr>
                <w:p w14:paraId="435A91E2" w14:textId="77777777" w:rsidR="006E2540" w:rsidRPr="006145DB" w:rsidRDefault="006E2540" w:rsidP="005B435E">
                  <w:pPr>
                    <w:pStyle w:val="paragraph"/>
                    <w:spacing w:before="0" w:beforeAutospacing="0" w:after="0" w:afterAutospacing="0"/>
                    <w:jc w:val="center"/>
                    <w:textAlignment w:val="baseline"/>
                    <w:rPr>
                      <w:rFonts w:ascii="Arial" w:eastAsia="Arial" w:hAnsi="Arial" w:cs="Arial"/>
                      <w:sz w:val="16"/>
                      <w:szCs w:val="16"/>
                    </w:rPr>
                  </w:pPr>
                  <w:r w:rsidRPr="006145DB">
                    <w:rPr>
                      <w:rFonts w:ascii="Arial" w:eastAsiaTheme="minorEastAsia" w:hAnsi="Arial" w:cs="Arial"/>
                      <w:sz w:val="16"/>
                      <w:szCs w:val="16"/>
                      <w:lang w:eastAsia="en-US"/>
                    </w:rPr>
                    <w:t>Administrador</w:t>
                  </w:r>
                </w:p>
              </w:tc>
            </w:tr>
            <w:tr w:rsidR="002068E2" w:rsidRPr="006145DB" w14:paraId="2D048D29" w14:textId="77777777" w:rsidTr="00092DFA">
              <w:trPr>
                <w:trHeight w:val="1567"/>
              </w:trPr>
              <w:tc>
                <w:tcPr>
                  <w:tcW w:w="2140" w:type="pct"/>
                  <w:tcBorders>
                    <w:top w:val="single" w:sz="6" w:space="0" w:color="auto"/>
                    <w:left w:val="single" w:sz="6" w:space="0" w:color="auto"/>
                    <w:bottom w:val="single" w:sz="6" w:space="0" w:color="auto"/>
                    <w:right w:val="single" w:sz="6" w:space="0" w:color="auto"/>
                  </w:tcBorders>
                  <w:vAlign w:val="center"/>
                </w:tcPr>
                <w:p w14:paraId="5729127B" w14:textId="77777777" w:rsidR="006E2540" w:rsidRPr="006145DB" w:rsidRDefault="006E2540" w:rsidP="005B435E">
                  <w:pPr>
                    <w:tabs>
                      <w:tab w:val="left" w:pos="709"/>
                    </w:tabs>
                    <w:spacing w:after="0" w:line="240" w:lineRule="auto"/>
                    <w:jc w:val="both"/>
                    <w:rPr>
                      <w:rFonts w:eastAsiaTheme="minorEastAsia" w:cs="Arial"/>
                      <w:b/>
                      <w:bCs/>
                      <w:sz w:val="16"/>
                      <w:szCs w:val="16"/>
                      <w:lang w:val="es-CO"/>
                    </w:rPr>
                  </w:pPr>
                  <w:r w:rsidRPr="006145DB">
                    <w:rPr>
                      <w:rFonts w:cs="Arial"/>
                      <w:sz w:val="16"/>
                      <w:szCs w:val="16"/>
                      <w:lang w:val="es-CO"/>
                    </w:rPr>
                    <w:t>Hogares con personas víctimas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255" w:type="pct"/>
                  <w:tcBorders>
                    <w:top w:val="single" w:sz="6" w:space="0" w:color="auto"/>
                    <w:left w:val="single" w:sz="6" w:space="0" w:color="auto"/>
                    <w:bottom w:val="single" w:sz="6" w:space="0" w:color="auto"/>
                    <w:right w:val="single" w:sz="6" w:space="0" w:color="auto"/>
                  </w:tcBorders>
                  <w:vAlign w:val="center"/>
                </w:tcPr>
                <w:p w14:paraId="5DB6EBFF" w14:textId="77777777" w:rsidR="006E2540" w:rsidRPr="006145DB" w:rsidRDefault="006E2540" w:rsidP="005B435E">
                  <w:pPr>
                    <w:pStyle w:val="NormalWeb"/>
                    <w:shd w:val="clear" w:color="auto" w:fill="FFFFFF"/>
                    <w:spacing w:before="0" w:beforeAutospacing="0" w:after="0" w:afterAutospacing="0"/>
                    <w:jc w:val="center"/>
                    <w:rPr>
                      <w:rFonts w:ascii="Arial" w:hAnsi="Arial" w:cs="Arial"/>
                      <w:sz w:val="16"/>
                      <w:szCs w:val="16"/>
                      <w:lang w:val="es-CO" w:eastAsia="es-MX"/>
                    </w:rPr>
                  </w:pPr>
                  <w:r w:rsidRPr="006145DB">
                    <w:rPr>
                      <w:rFonts w:ascii="Arial" w:hAnsi="Arial" w:cs="Arial"/>
                      <w:sz w:val="16"/>
                      <w:szCs w:val="16"/>
                      <w:lang w:val="es-CO"/>
                    </w:rPr>
                    <w:t>Registro Único de Victimas – RUV de la Unidad Administrativa Especial para la Atención y Reparación Integral de las Víctimas</w:t>
                  </w:r>
                </w:p>
              </w:tc>
              <w:tc>
                <w:tcPr>
                  <w:tcW w:w="720" w:type="pct"/>
                  <w:tcBorders>
                    <w:top w:val="single" w:sz="6" w:space="0" w:color="auto"/>
                    <w:left w:val="single" w:sz="6" w:space="0" w:color="auto"/>
                    <w:bottom w:val="single" w:sz="6" w:space="0" w:color="auto"/>
                    <w:right w:val="single" w:sz="6" w:space="0" w:color="auto"/>
                  </w:tcBorders>
                  <w:vAlign w:val="center"/>
                </w:tcPr>
                <w:p w14:paraId="4D888461" w14:textId="77777777" w:rsidR="006E2540" w:rsidRPr="006145DB" w:rsidRDefault="006E2540" w:rsidP="005B435E">
                  <w:pPr>
                    <w:pStyle w:val="NormalWeb"/>
                    <w:shd w:val="clear" w:color="auto" w:fill="FFFFFF"/>
                    <w:spacing w:before="0" w:beforeAutospacing="0" w:after="0" w:afterAutospacing="0"/>
                    <w:jc w:val="center"/>
                    <w:rPr>
                      <w:rFonts w:ascii="Arial" w:hAnsi="Arial" w:cs="Arial"/>
                      <w:sz w:val="16"/>
                      <w:szCs w:val="16"/>
                      <w:lang w:eastAsia="es-MX"/>
                    </w:rPr>
                  </w:pPr>
                  <w:r w:rsidRPr="006145DB">
                    <w:rPr>
                      <w:rFonts w:ascii="Arial" w:hAnsi="Arial" w:cs="Arial"/>
                      <w:sz w:val="16"/>
                      <w:szCs w:val="16"/>
                    </w:rPr>
                    <w:t>Trimestral</w:t>
                  </w:r>
                </w:p>
              </w:tc>
              <w:tc>
                <w:tcPr>
                  <w:tcW w:w="885" w:type="pct"/>
                  <w:tcBorders>
                    <w:top w:val="single" w:sz="6" w:space="0" w:color="auto"/>
                    <w:left w:val="single" w:sz="6" w:space="0" w:color="auto"/>
                    <w:bottom w:val="single" w:sz="6" w:space="0" w:color="auto"/>
                    <w:right w:val="single" w:sz="6" w:space="0" w:color="auto"/>
                  </w:tcBorders>
                  <w:vAlign w:val="center"/>
                </w:tcPr>
                <w:p w14:paraId="094B68EA" w14:textId="77777777" w:rsidR="006E2540" w:rsidRPr="006145DB" w:rsidRDefault="006E2540" w:rsidP="005B435E">
                  <w:pPr>
                    <w:pStyle w:val="NormalWeb"/>
                    <w:shd w:val="clear" w:color="auto" w:fill="FFFFFF"/>
                    <w:spacing w:before="0" w:beforeAutospacing="0" w:after="0" w:afterAutospacing="0"/>
                    <w:jc w:val="center"/>
                    <w:rPr>
                      <w:rFonts w:ascii="Arial" w:hAnsi="Arial" w:cs="Arial"/>
                      <w:sz w:val="16"/>
                      <w:szCs w:val="16"/>
                      <w:lang w:val="es-CO" w:eastAsia="es-MX"/>
                    </w:rPr>
                  </w:pPr>
                  <w:r w:rsidRPr="006145DB">
                    <w:rPr>
                      <w:rFonts w:ascii="Arial" w:hAnsi="Arial" w:cs="Arial"/>
                      <w:sz w:val="16"/>
                      <w:szCs w:val="16"/>
                      <w:lang w:val="es-CO"/>
                    </w:rPr>
                    <w:t>Oficina Consejería Distrital de Paz, Víctimas y Reconciliación</w:t>
                  </w:r>
                </w:p>
              </w:tc>
            </w:tr>
            <w:tr w:rsidR="002068E2" w:rsidRPr="006145DB" w14:paraId="659D6DF5" w14:textId="77777777" w:rsidTr="00092DFA">
              <w:trPr>
                <w:trHeight w:val="851"/>
              </w:trPr>
              <w:tc>
                <w:tcPr>
                  <w:tcW w:w="2140" w:type="pct"/>
                  <w:tcBorders>
                    <w:top w:val="single" w:sz="6" w:space="0" w:color="auto"/>
                    <w:left w:val="single" w:sz="6" w:space="0" w:color="auto"/>
                    <w:bottom w:val="single" w:sz="6" w:space="0" w:color="auto"/>
                    <w:right w:val="single" w:sz="6" w:space="0" w:color="auto"/>
                  </w:tcBorders>
                  <w:vAlign w:val="center"/>
                </w:tcPr>
                <w:p w14:paraId="22A8218F" w14:textId="36A695F6" w:rsidR="006E2540" w:rsidRPr="006145DB" w:rsidRDefault="006E2540" w:rsidP="005B435E">
                  <w:pPr>
                    <w:pStyle w:val="Textoindependiente"/>
                    <w:spacing w:after="0" w:line="240" w:lineRule="auto"/>
                    <w:jc w:val="both"/>
                    <w:rPr>
                      <w:rFonts w:eastAsia="Times New Roman" w:cs="Arial"/>
                      <w:sz w:val="16"/>
                      <w:szCs w:val="16"/>
                      <w:lang w:val="es-CO" w:eastAsia="es-CO"/>
                    </w:rPr>
                  </w:pPr>
                  <w:r w:rsidRPr="006145DB">
                    <w:rPr>
                      <w:rFonts w:eastAsia="Times New Roman" w:cs="Arial"/>
                      <w:sz w:val="16"/>
                      <w:szCs w:val="16"/>
                      <w:lang w:val="es-CO" w:eastAsia="es-CO"/>
                    </w:rPr>
                    <w:t>Hogares en situación de inseguridad alimentaria severa de acuerdo con la Escala Latinoamericana y Caribeña de Seguridad Alimentaria (ELCSA)</w:t>
                  </w:r>
                  <w:r w:rsidR="001C78A0" w:rsidRPr="006145DB">
                    <w:rPr>
                      <w:rFonts w:eastAsia="Times New Roman" w:cs="Arial"/>
                      <w:sz w:val="16"/>
                      <w:szCs w:val="16"/>
                      <w:lang w:val="es-CO" w:eastAsia="es-CO"/>
                    </w:rPr>
                    <w:t>.</w:t>
                  </w:r>
                </w:p>
              </w:tc>
              <w:tc>
                <w:tcPr>
                  <w:tcW w:w="1255" w:type="pct"/>
                  <w:tcBorders>
                    <w:top w:val="single" w:sz="6" w:space="0" w:color="auto"/>
                    <w:left w:val="single" w:sz="6" w:space="0" w:color="auto"/>
                    <w:bottom w:val="single" w:sz="6" w:space="0" w:color="auto"/>
                    <w:right w:val="single" w:sz="6" w:space="0" w:color="auto"/>
                  </w:tcBorders>
                  <w:vAlign w:val="center"/>
                </w:tcPr>
                <w:p w14:paraId="271C1F40" w14:textId="77777777" w:rsidR="006E2540" w:rsidRPr="006145DB" w:rsidRDefault="006E2540" w:rsidP="005B435E">
                  <w:pPr>
                    <w:pStyle w:val="NormalWeb"/>
                    <w:shd w:val="clear" w:color="auto" w:fill="FFFFFF"/>
                    <w:spacing w:before="0" w:beforeAutospacing="0" w:after="0" w:afterAutospacing="0"/>
                    <w:jc w:val="center"/>
                    <w:rPr>
                      <w:rFonts w:ascii="Arial" w:hAnsi="Arial" w:cs="Arial"/>
                      <w:sz w:val="16"/>
                      <w:szCs w:val="16"/>
                    </w:rPr>
                  </w:pPr>
                  <w:r w:rsidRPr="006145DB">
                    <w:rPr>
                      <w:rFonts w:ascii="Arial" w:eastAsiaTheme="minorEastAsia" w:hAnsi="Arial" w:cs="Arial"/>
                      <w:sz w:val="16"/>
                      <w:szCs w:val="16"/>
                    </w:rPr>
                    <w:t>SIRBE</w:t>
                  </w:r>
                </w:p>
              </w:tc>
              <w:tc>
                <w:tcPr>
                  <w:tcW w:w="720" w:type="pct"/>
                  <w:tcBorders>
                    <w:top w:val="single" w:sz="6" w:space="0" w:color="auto"/>
                    <w:left w:val="single" w:sz="6" w:space="0" w:color="auto"/>
                    <w:bottom w:val="single" w:sz="6" w:space="0" w:color="auto"/>
                    <w:right w:val="single" w:sz="6" w:space="0" w:color="auto"/>
                  </w:tcBorders>
                  <w:vAlign w:val="center"/>
                </w:tcPr>
                <w:p w14:paraId="7CE7ABD8" w14:textId="77777777" w:rsidR="006E2540" w:rsidRPr="006145DB" w:rsidRDefault="006E2540" w:rsidP="005B435E">
                  <w:pPr>
                    <w:pStyle w:val="NormalWeb"/>
                    <w:shd w:val="clear" w:color="auto" w:fill="FFFFFF"/>
                    <w:spacing w:before="0" w:beforeAutospacing="0" w:after="0" w:afterAutospacing="0"/>
                    <w:jc w:val="center"/>
                    <w:rPr>
                      <w:rFonts w:ascii="Arial" w:hAnsi="Arial" w:cs="Arial"/>
                      <w:sz w:val="16"/>
                      <w:szCs w:val="16"/>
                    </w:rPr>
                  </w:pPr>
                  <w:r w:rsidRPr="006145DB">
                    <w:rPr>
                      <w:rFonts w:ascii="Arial" w:eastAsiaTheme="minorEastAsia" w:hAnsi="Arial" w:cs="Arial"/>
                      <w:sz w:val="16"/>
                      <w:szCs w:val="16"/>
                    </w:rPr>
                    <w:t>Demanda</w:t>
                  </w:r>
                </w:p>
              </w:tc>
              <w:tc>
                <w:tcPr>
                  <w:tcW w:w="885" w:type="pct"/>
                  <w:tcBorders>
                    <w:top w:val="single" w:sz="6" w:space="0" w:color="auto"/>
                    <w:left w:val="single" w:sz="6" w:space="0" w:color="auto"/>
                    <w:bottom w:val="single" w:sz="6" w:space="0" w:color="auto"/>
                    <w:right w:val="single" w:sz="6" w:space="0" w:color="auto"/>
                  </w:tcBorders>
                  <w:vAlign w:val="center"/>
                </w:tcPr>
                <w:p w14:paraId="5EB87640" w14:textId="77777777" w:rsidR="006E2540" w:rsidRPr="006145DB" w:rsidRDefault="006E2540" w:rsidP="005B435E">
                  <w:pPr>
                    <w:pStyle w:val="NormalWeb"/>
                    <w:shd w:val="clear" w:color="auto" w:fill="FFFFFF"/>
                    <w:spacing w:before="0" w:beforeAutospacing="0" w:after="0" w:afterAutospacing="0"/>
                    <w:jc w:val="center"/>
                    <w:rPr>
                      <w:rFonts w:ascii="Arial" w:hAnsi="Arial" w:cs="Arial"/>
                      <w:sz w:val="16"/>
                      <w:szCs w:val="16"/>
                      <w:lang w:val="es-CO"/>
                    </w:rPr>
                  </w:pPr>
                  <w:r w:rsidRPr="006145DB">
                    <w:rPr>
                      <w:rFonts w:ascii="Arial" w:eastAsiaTheme="minorEastAsia" w:hAnsi="Arial" w:cs="Arial"/>
                      <w:sz w:val="16"/>
                      <w:szCs w:val="16"/>
                      <w:lang w:val="es-CO"/>
                    </w:rPr>
                    <w:t>Secretaría Distrital de Integración Social</w:t>
                  </w:r>
                </w:p>
              </w:tc>
            </w:tr>
            <w:tr w:rsidR="002068E2" w:rsidRPr="006145DB" w14:paraId="1348BEC1" w14:textId="77777777" w:rsidTr="00092DFA">
              <w:trPr>
                <w:trHeight w:val="389"/>
              </w:trPr>
              <w:tc>
                <w:tcPr>
                  <w:tcW w:w="2140" w:type="pct"/>
                  <w:tcBorders>
                    <w:top w:val="single" w:sz="6" w:space="0" w:color="auto"/>
                    <w:left w:val="single" w:sz="6" w:space="0" w:color="auto"/>
                    <w:bottom w:val="single" w:sz="6" w:space="0" w:color="auto"/>
                    <w:right w:val="single" w:sz="6" w:space="0" w:color="auto"/>
                  </w:tcBorders>
                  <w:vAlign w:val="center"/>
                </w:tcPr>
                <w:p w14:paraId="639041BE" w14:textId="6C25E5EB" w:rsidR="006E2540" w:rsidRPr="006145DB" w:rsidRDefault="006E2540" w:rsidP="005B435E">
                  <w:pPr>
                    <w:pStyle w:val="Textoindependiente"/>
                    <w:spacing w:after="0" w:line="240" w:lineRule="auto"/>
                    <w:jc w:val="both"/>
                    <w:rPr>
                      <w:rFonts w:eastAsia="Times New Roman" w:cs="Arial"/>
                      <w:sz w:val="16"/>
                      <w:szCs w:val="16"/>
                      <w:lang w:val="es-CO" w:eastAsia="es-CO"/>
                    </w:rPr>
                  </w:pPr>
                  <w:r w:rsidRPr="006145DB">
                    <w:rPr>
                      <w:rFonts w:eastAsiaTheme="minorEastAsia" w:cs="Arial"/>
                      <w:sz w:val="16"/>
                      <w:szCs w:val="16"/>
                    </w:rPr>
                    <w:t>Hogares con personas mayores de 60 años</w:t>
                  </w:r>
                  <w:r w:rsidR="001C78A0" w:rsidRPr="006145DB">
                    <w:rPr>
                      <w:rFonts w:eastAsiaTheme="minorEastAsia" w:cs="Arial"/>
                      <w:sz w:val="16"/>
                      <w:szCs w:val="16"/>
                    </w:rPr>
                    <w:t>.</w:t>
                  </w:r>
                </w:p>
              </w:tc>
              <w:tc>
                <w:tcPr>
                  <w:tcW w:w="1255" w:type="pct"/>
                  <w:tcBorders>
                    <w:top w:val="single" w:sz="6" w:space="0" w:color="auto"/>
                    <w:left w:val="single" w:sz="6" w:space="0" w:color="auto"/>
                    <w:bottom w:val="single" w:sz="6" w:space="0" w:color="auto"/>
                    <w:right w:val="single" w:sz="6" w:space="0" w:color="auto"/>
                  </w:tcBorders>
                  <w:vAlign w:val="center"/>
                </w:tcPr>
                <w:p w14:paraId="30370BE3" w14:textId="77777777" w:rsidR="006E2540" w:rsidRPr="006145DB" w:rsidRDefault="006E2540" w:rsidP="005B435E">
                  <w:pPr>
                    <w:pStyle w:val="NormalWeb"/>
                    <w:shd w:val="clear" w:color="auto" w:fill="FFFFFF"/>
                    <w:spacing w:before="0" w:beforeAutospacing="0" w:after="0" w:afterAutospacing="0"/>
                    <w:jc w:val="center"/>
                    <w:rPr>
                      <w:rFonts w:ascii="Arial" w:eastAsiaTheme="minorEastAsia" w:hAnsi="Arial" w:cs="Arial"/>
                      <w:sz w:val="16"/>
                      <w:szCs w:val="16"/>
                    </w:rPr>
                  </w:pPr>
                  <w:r w:rsidRPr="006145DB">
                    <w:rPr>
                      <w:rFonts w:ascii="Arial" w:eastAsiaTheme="minorEastAsia" w:hAnsi="Arial" w:cs="Arial"/>
                      <w:sz w:val="16"/>
                      <w:szCs w:val="16"/>
                    </w:rPr>
                    <w:t>SIRBE</w:t>
                  </w:r>
                </w:p>
              </w:tc>
              <w:tc>
                <w:tcPr>
                  <w:tcW w:w="720" w:type="pct"/>
                  <w:tcBorders>
                    <w:top w:val="single" w:sz="6" w:space="0" w:color="auto"/>
                    <w:left w:val="single" w:sz="6" w:space="0" w:color="auto"/>
                    <w:bottom w:val="single" w:sz="6" w:space="0" w:color="auto"/>
                    <w:right w:val="single" w:sz="6" w:space="0" w:color="auto"/>
                  </w:tcBorders>
                  <w:vAlign w:val="center"/>
                </w:tcPr>
                <w:p w14:paraId="4ACFD297" w14:textId="77777777" w:rsidR="006E2540" w:rsidRPr="006145DB" w:rsidRDefault="006E2540" w:rsidP="005B435E">
                  <w:pPr>
                    <w:pStyle w:val="NormalWeb"/>
                    <w:shd w:val="clear" w:color="auto" w:fill="FFFFFF"/>
                    <w:spacing w:before="0" w:beforeAutospacing="0" w:after="0" w:afterAutospacing="0"/>
                    <w:jc w:val="center"/>
                    <w:rPr>
                      <w:rFonts w:ascii="Arial" w:eastAsiaTheme="minorEastAsia" w:hAnsi="Arial" w:cs="Arial"/>
                      <w:sz w:val="16"/>
                      <w:szCs w:val="16"/>
                    </w:rPr>
                  </w:pPr>
                  <w:r w:rsidRPr="006145DB">
                    <w:rPr>
                      <w:rFonts w:ascii="Arial" w:eastAsiaTheme="minorEastAsia" w:hAnsi="Arial" w:cs="Arial"/>
                      <w:sz w:val="16"/>
                      <w:szCs w:val="16"/>
                    </w:rPr>
                    <w:t>Demanda</w:t>
                  </w:r>
                </w:p>
              </w:tc>
              <w:tc>
                <w:tcPr>
                  <w:tcW w:w="885" w:type="pct"/>
                  <w:tcBorders>
                    <w:top w:val="single" w:sz="6" w:space="0" w:color="auto"/>
                    <w:left w:val="single" w:sz="6" w:space="0" w:color="auto"/>
                    <w:bottom w:val="single" w:sz="6" w:space="0" w:color="auto"/>
                    <w:right w:val="single" w:sz="6" w:space="0" w:color="auto"/>
                  </w:tcBorders>
                  <w:vAlign w:val="center"/>
                </w:tcPr>
                <w:p w14:paraId="21CEBD81" w14:textId="02C3C9E2" w:rsidR="006E2540" w:rsidRPr="006145DB" w:rsidRDefault="004C3E9E" w:rsidP="005B435E">
                  <w:pPr>
                    <w:pStyle w:val="NormalWeb"/>
                    <w:shd w:val="clear" w:color="auto" w:fill="FFFFFF" w:themeFill="background1"/>
                    <w:spacing w:before="0" w:beforeAutospacing="0" w:after="0" w:afterAutospacing="0"/>
                    <w:jc w:val="center"/>
                    <w:rPr>
                      <w:rFonts w:ascii="Arial" w:eastAsiaTheme="minorEastAsia" w:hAnsi="Arial" w:cs="Arial"/>
                      <w:sz w:val="16"/>
                      <w:szCs w:val="16"/>
                      <w:lang w:val="es-CO"/>
                    </w:rPr>
                  </w:pPr>
                  <w:r w:rsidRPr="006145DB">
                    <w:rPr>
                      <w:rFonts w:ascii="Arial" w:eastAsiaTheme="minorEastAsia" w:hAnsi="Arial" w:cs="Arial"/>
                      <w:sz w:val="16"/>
                      <w:szCs w:val="16"/>
                      <w:lang w:val="es-CO"/>
                    </w:rPr>
                    <w:t>Secretaría</w:t>
                  </w:r>
                  <w:r w:rsidR="006E2540" w:rsidRPr="006145DB">
                    <w:rPr>
                      <w:rFonts w:ascii="Arial" w:eastAsiaTheme="minorEastAsia" w:hAnsi="Arial" w:cs="Arial"/>
                      <w:sz w:val="16"/>
                      <w:szCs w:val="16"/>
                      <w:lang w:val="es-CO"/>
                    </w:rPr>
                    <w:t xml:space="preserve"> Distrital de Integración Social</w:t>
                  </w:r>
                </w:p>
              </w:tc>
            </w:tr>
            <w:tr w:rsidR="002068E2" w:rsidRPr="006145DB" w14:paraId="5986CECD" w14:textId="77777777" w:rsidTr="00092DFA">
              <w:trPr>
                <w:trHeight w:val="389"/>
              </w:trPr>
              <w:tc>
                <w:tcPr>
                  <w:tcW w:w="2140" w:type="pct"/>
                  <w:tcBorders>
                    <w:top w:val="single" w:sz="6" w:space="0" w:color="auto"/>
                    <w:left w:val="single" w:sz="6" w:space="0" w:color="auto"/>
                    <w:bottom w:val="single" w:sz="6" w:space="0" w:color="auto"/>
                    <w:right w:val="single" w:sz="6" w:space="0" w:color="auto"/>
                  </w:tcBorders>
                  <w:vAlign w:val="center"/>
                </w:tcPr>
                <w:p w14:paraId="68CAB120" w14:textId="2FD3D1D7" w:rsidR="006E2540" w:rsidRPr="006145DB" w:rsidRDefault="006E2540" w:rsidP="005B435E">
                  <w:pPr>
                    <w:pStyle w:val="Textoindependiente"/>
                    <w:spacing w:after="0" w:line="240" w:lineRule="auto"/>
                    <w:jc w:val="both"/>
                    <w:rPr>
                      <w:rFonts w:eastAsiaTheme="minorEastAsia" w:cs="Arial"/>
                      <w:sz w:val="16"/>
                      <w:szCs w:val="16"/>
                    </w:rPr>
                  </w:pPr>
                  <w:r w:rsidRPr="006145DB">
                    <w:rPr>
                      <w:rFonts w:eastAsiaTheme="minorEastAsia" w:cs="Arial"/>
                      <w:sz w:val="16"/>
                      <w:szCs w:val="16"/>
                    </w:rPr>
                    <w:t>Hogares con personas con discapacidad</w:t>
                  </w:r>
                  <w:r w:rsidR="001C78A0" w:rsidRPr="006145DB">
                    <w:rPr>
                      <w:rFonts w:eastAsiaTheme="minorEastAsia" w:cs="Arial"/>
                      <w:sz w:val="16"/>
                      <w:szCs w:val="16"/>
                    </w:rPr>
                    <w:t>.</w:t>
                  </w:r>
                </w:p>
              </w:tc>
              <w:tc>
                <w:tcPr>
                  <w:tcW w:w="1255" w:type="pct"/>
                  <w:tcBorders>
                    <w:top w:val="single" w:sz="6" w:space="0" w:color="auto"/>
                    <w:left w:val="single" w:sz="6" w:space="0" w:color="auto"/>
                    <w:bottom w:val="single" w:sz="6" w:space="0" w:color="auto"/>
                    <w:right w:val="single" w:sz="6" w:space="0" w:color="auto"/>
                  </w:tcBorders>
                  <w:vAlign w:val="center"/>
                </w:tcPr>
                <w:p w14:paraId="42FA0F9C" w14:textId="77777777" w:rsidR="006E2540" w:rsidRPr="006145DB" w:rsidRDefault="006E2540" w:rsidP="005B435E">
                  <w:pPr>
                    <w:pStyle w:val="NormalWeb"/>
                    <w:shd w:val="clear" w:color="auto" w:fill="FFFFFF"/>
                    <w:spacing w:before="0" w:beforeAutospacing="0" w:after="0" w:afterAutospacing="0"/>
                    <w:jc w:val="center"/>
                    <w:rPr>
                      <w:rFonts w:ascii="Arial" w:eastAsiaTheme="minorEastAsia" w:hAnsi="Arial" w:cs="Arial"/>
                      <w:sz w:val="16"/>
                      <w:szCs w:val="16"/>
                    </w:rPr>
                  </w:pPr>
                  <w:r w:rsidRPr="006145DB">
                    <w:rPr>
                      <w:rFonts w:ascii="Arial" w:eastAsiaTheme="minorEastAsia" w:hAnsi="Arial" w:cs="Arial"/>
                      <w:sz w:val="16"/>
                      <w:szCs w:val="16"/>
                    </w:rPr>
                    <w:t>SIRBE</w:t>
                  </w:r>
                </w:p>
              </w:tc>
              <w:tc>
                <w:tcPr>
                  <w:tcW w:w="720" w:type="pct"/>
                  <w:tcBorders>
                    <w:top w:val="single" w:sz="6" w:space="0" w:color="auto"/>
                    <w:left w:val="single" w:sz="6" w:space="0" w:color="auto"/>
                    <w:bottom w:val="single" w:sz="6" w:space="0" w:color="auto"/>
                    <w:right w:val="single" w:sz="6" w:space="0" w:color="auto"/>
                  </w:tcBorders>
                  <w:vAlign w:val="center"/>
                </w:tcPr>
                <w:p w14:paraId="0E35BE99" w14:textId="77777777" w:rsidR="006E2540" w:rsidRPr="006145DB" w:rsidRDefault="006E2540" w:rsidP="005B435E">
                  <w:pPr>
                    <w:pStyle w:val="NormalWeb"/>
                    <w:shd w:val="clear" w:color="auto" w:fill="FFFFFF"/>
                    <w:spacing w:before="0" w:beforeAutospacing="0" w:after="0" w:afterAutospacing="0"/>
                    <w:jc w:val="center"/>
                    <w:rPr>
                      <w:rFonts w:ascii="Arial" w:eastAsiaTheme="minorEastAsia" w:hAnsi="Arial" w:cs="Arial"/>
                      <w:sz w:val="16"/>
                      <w:szCs w:val="16"/>
                    </w:rPr>
                  </w:pPr>
                  <w:r w:rsidRPr="006145DB">
                    <w:rPr>
                      <w:rFonts w:ascii="Arial" w:eastAsiaTheme="minorEastAsia" w:hAnsi="Arial" w:cs="Arial"/>
                      <w:sz w:val="16"/>
                      <w:szCs w:val="16"/>
                    </w:rPr>
                    <w:t>Demanda</w:t>
                  </w:r>
                </w:p>
              </w:tc>
              <w:tc>
                <w:tcPr>
                  <w:tcW w:w="885" w:type="pct"/>
                  <w:tcBorders>
                    <w:top w:val="single" w:sz="6" w:space="0" w:color="auto"/>
                    <w:left w:val="single" w:sz="6" w:space="0" w:color="auto"/>
                    <w:bottom w:val="single" w:sz="6" w:space="0" w:color="auto"/>
                    <w:right w:val="single" w:sz="6" w:space="0" w:color="auto"/>
                  </w:tcBorders>
                  <w:vAlign w:val="center"/>
                </w:tcPr>
                <w:p w14:paraId="3EDDAEC7" w14:textId="77777777" w:rsidR="006E2540" w:rsidRPr="006145DB" w:rsidRDefault="006E2540" w:rsidP="005B435E">
                  <w:pPr>
                    <w:pStyle w:val="NormalWeb"/>
                    <w:shd w:val="clear" w:color="auto" w:fill="FFFFFF"/>
                    <w:spacing w:before="0" w:beforeAutospacing="0" w:after="0" w:afterAutospacing="0"/>
                    <w:jc w:val="center"/>
                    <w:rPr>
                      <w:rFonts w:ascii="Arial" w:eastAsiaTheme="minorEastAsia" w:hAnsi="Arial" w:cs="Arial"/>
                      <w:sz w:val="16"/>
                      <w:szCs w:val="16"/>
                      <w:lang w:val="es-CO"/>
                    </w:rPr>
                  </w:pPr>
                  <w:r w:rsidRPr="006145DB">
                    <w:rPr>
                      <w:rFonts w:ascii="Arial" w:eastAsiaTheme="minorEastAsia" w:hAnsi="Arial" w:cs="Arial"/>
                      <w:sz w:val="16"/>
                      <w:szCs w:val="16"/>
                      <w:lang w:val="es-CO"/>
                    </w:rPr>
                    <w:t>Secretaría Distrital de Integración Social</w:t>
                  </w:r>
                </w:p>
              </w:tc>
            </w:tr>
            <w:tr w:rsidR="002068E2" w:rsidRPr="006145DB" w14:paraId="2B5E985D" w14:textId="77777777" w:rsidTr="00092DFA">
              <w:trPr>
                <w:trHeight w:val="300"/>
              </w:trPr>
              <w:tc>
                <w:tcPr>
                  <w:tcW w:w="2140" w:type="pct"/>
                  <w:tcBorders>
                    <w:top w:val="single" w:sz="6" w:space="0" w:color="auto"/>
                    <w:left w:val="single" w:sz="6" w:space="0" w:color="auto"/>
                    <w:bottom w:val="single" w:sz="6" w:space="0" w:color="auto"/>
                    <w:right w:val="single" w:sz="6" w:space="0" w:color="auto"/>
                  </w:tcBorders>
                  <w:vAlign w:val="center"/>
                  <w:hideMark/>
                </w:tcPr>
                <w:p w14:paraId="23B86564" w14:textId="04F246C9" w:rsidR="006E2540" w:rsidRPr="006145DB" w:rsidRDefault="006E2540" w:rsidP="005B435E">
                  <w:pPr>
                    <w:pStyle w:val="paragraph"/>
                    <w:spacing w:before="0" w:beforeAutospacing="0" w:after="0" w:afterAutospacing="0"/>
                    <w:ind w:left="35" w:right="117"/>
                    <w:jc w:val="both"/>
                    <w:textAlignment w:val="baseline"/>
                    <w:rPr>
                      <w:rFonts w:ascii="Arial" w:eastAsiaTheme="minorEastAsia" w:hAnsi="Arial" w:cs="Arial"/>
                      <w:sz w:val="16"/>
                      <w:szCs w:val="16"/>
                      <w:lang w:val="es-ES" w:eastAsia="en-US"/>
                    </w:rPr>
                  </w:pPr>
                  <w:r w:rsidRPr="006145DB">
                    <w:rPr>
                      <w:rFonts w:ascii="Arial" w:eastAsiaTheme="minorEastAsia" w:hAnsi="Arial" w:cs="Arial"/>
                      <w:sz w:val="16"/>
                      <w:szCs w:val="16"/>
                      <w:lang w:val="es-ES" w:eastAsia="en-US"/>
                    </w:rPr>
                    <w:t>Hogares con niñas y niños menores de 5 años 11 meses</w:t>
                  </w:r>
                  <w:r w:rsidR="001C78A0" w:rsidRPr="006145DB">
                    <w:rPr>
                      <w:rFonts w:ascii="Arial" w:eastAsiaTheme="minorEastAsia" w:hAnsi="Arial" w:cs="Arial"/>
                      <w:sz w:val="16"/>
                      <w:szCs w:val="16"/>
                      <w:lang w:val="es-ES" w:eastAsia="en-US"/>
                    </w:rPr>
                    <w:t>.</w:t>
                  </w:r>
                </w:p>
              </w:tc>
              <w:tc>
                <w:tcPr>
                  <w:tcW w:w="1255" w:type="pct"/>
                  <w:tcBorders>
                    <w:top w:val="single" w:sz="6" w:space="0" w:color="auto"/>
                    <w:left w:val="single" w:sz="6" w:space="0" w:color="auto"/>
                    <w:bottom w:val="single" w:sz="6" w:space="0" w:color="auto"/>
                    <w:right w:val="single" w:sz="6" w:space="0" w:color="auto"/>
                  </w:tcBorders>
                  <w:vAlign w:val="center"/>
                  <w:hideMark/>
                </w:tcPr>
                <w:p w14:paraId="74167BC6" w14:textId="77777777" w:rsidR="006E2540" w:rsidRPr="006145DB" w:rsidRDefault="006E2540" w:rsidP="005B435E">
                  <w:pPr>
                    <w:pStyle w:val="paragraph"/>
                    <w:spacing w:before="0" w:beforeAutospacing="0" w:after="0" w:afterAutospacing="0"/>
                    <w:jc w:val="center"/>
                    <w:textAlignment w:val="baseline"/>
                    <w:rPr>
                      <w:rFonts w:ascii="Arial" w:eastAsiaTheme="minorEastAsia" w:hAnsi="Arial" w:cs="Arial"/>
                      <w:sz w:val="16"/>
                      <w:szCs w:val="16"/>
                      <w:lang w:eastAsia="en-US"/>
                    </w:rPr>
                  </w:pPr>
                  <w:r w:rsidRPr="006145DB">
                    <w:rPr>
                      <w:rFonts w:ascii="Arial" w:eastAsiaTheme="minorEastAsia" w:hAnsi="Arial" w:cs="Arial"/>
                      <w:sz w:val="16"/>
                      <w:szCs w:val="16"/>
                      <w:lang w:eastAsia="en-US"/>
                    </w:rPr>
                    <w:t>SIRBE</w:t>
                  </w:r>
                </w:p>
              </w:tc>
              <w:tc>
                <w:tcPr>
                  <w:tcW w:w="720" w:type="pct"/>
                  <w:tcBorders>
                    <w:top w:val="single" w:sz="6" w:space="0" w:color="auto"/>
                    <w:left w:val="single" w:sz="6" w:space="0" w:color="auto"/>
                    <w:bottom w:val="single" w:sz="6" w:space="0" w:color="auto"/>
                    <w:right w:val="single" w:sz="6" w:space="0" w:color="auto"/>
                  </w:tcBorders>
                  <w:vAlign w:val="center"/>
                  <w:hideMark/>
                </w:tcPr>
                <w:p w14:paraId="1D9761F4" w14:textId="77777777" w:rsidR="006E2540" w:rsidRPr="006145DB" w:rsidRDefault="006E2540" w:rsidP="005B435E">
                  <w:pPr>
                    <w:pStyle w:val="paragraph"/>
                    <w:spacing w:before="0" w:beforeAutospacing="0" w:after="0" w:afterAutospacing="0"/>
                    <w:jc w:val="center"/>
                    <w:textAlignment w:val="baseline"/>
                    <w:rPr>
                      <w:rFonts w:ascii="Arial" w:eastAsiaTheme="minorEastAsia" w:hAnsi="Arial" w:cs="Arial"/>
                      <w:sz w:val="16"/>
                      <w:szCs w:val="16"/>
                      <w:lang w:eastAsia="en-US"/>
                    </w:rPr>
                  </w:pPr>
                  <w:r w:rsidRPr="006145DB">
                    <w:rPr>
                      <w:rFonts w:ascii="Arial" w:eastAsiaTheme="minorEastAsia" w:hAnsi="Arial" w:cs="Arial"/>
                      <w:sz w:val="16"/>
                      <w:szCs w:val="16"/>
                      <w:lang w:eastAsia="en-US"/>
                    </w:rPr>
                    <w:t>Demanda</w:t>
                  </w:r>
                </w:p>
              </w:tc>
              <w:tc>
                <w:tcPr>
                  <w:tcW w:w="885" w:type="pct"/>
                  <w:tcBorders>
                    <w:top w:val="single" w:sz="6" w:space="0" w:color="auto"/>
                    <w:left w:val="single" w:sz="6" w:space="0" w:color="auto"/>
                    <w:bottom w:val="single" w:sz="6" w:space="0" w:color="auto"/>
                    <w:right w:val="single" w:sz="6" w:space="0" w:color="auto"/>
                  </w:tcBorders>
                  <w:vAlign w:val="center"/>
                  <w:hideMark/>
                </w:tcPr>
                <w:p w14:paraId="53958D67" w14:textId="12BCFCED" w:rsidR="006E2540" w:rsidRPr="006145DB" w:rsidRDefault="004C3E9E" w:rsidP="005B435E">
                  <w:pPr>
                    <w:pStyle w:val="paragraph"/>
                    <w:spacing w:before="0" w:beforeAutospacing="0" w:after="0" w:afterAutospacing="0"/>
                    <w:ind w:left="60" w:right="161"/>
                    <w:jc w:val="center"/>
                    <w:textAlignment w:val="baseline"/>
                    <w:rPr>
                      <w:rFonts w:ascii="Arial" w:eastAsiaTheme="minorEastAsia" w:hAnsi="Arial" w:cs="Arial"/>
                      <w:sz w:val="16"/>
                      <w:szCs w:val="16"/>
                      <w:lang w:eastAsia="en-US"/>
                    </w:rPr>
                  </w:pPr>
                  <w:r w:rsidRPr="006145DB">
                    <w:rPr>
                      <w:rFonts w:ascii="Arial" w:eastAsiaTheme="minorEastAsia" w:hAnsi="Arial" w:cs="Arial"/>
                      <w:sz w:val="16"/>
                      <w:szCs w:val="16"/>
                      <w:lang w:eastAsia="en-US"/>
                    </w:rPr>
                    <w:t>Secretaría</w:t>
                  </w:r>
                  <w:r w:rsidR="006E2540" w:rsidRPr="006145DB">
                    <w:rPr>
                      <w:rFonts w:ascii="Arial" w:eastAsiaTheme="minorEastAsia" w:hAnsi="Arial" w:cs="Arial"/>
                      <w:sz w:val="16"/>
                      <w:szCs w:val="16"/>
                      <w:lang w:eastAsia="en-US"/>
                    </w:rPr>
                    <w:t xml:space="preserve"> Distrital de Integración Social</w:t>
                  </w:r>
                </w:p>
              </w:tc>
            </w:tr>
            <w:tr w:rsidR="002068E2" w:rsidRPr="006145DB" w14:paraId="24361D82" w14:textId="77777777" w:rsidTr="00092DFA">
              <w:trPr>
                <w:trHeight w:val="300"/>
              </w:trPr>
              <w:tc>
                <w:tcPr>
                  <w:tcW w:w="2140" w:type="pct"/>
                  <w:tcBorders>
                    <w:top w:val="single" w:sz="6" w:space="0" w:color="auto"/>
                    <w:left w:val="single" w:sz="6" w:space="0" w:color="auto"/>
                    <w:bottom w:val="single" w:sz="6" w:space="0" w:color="auto"/>
                    <w:right w:val="single" w:sz="6" w:space="0" w:color="auto"/>
                  </w:tcBorders>
                  <w:vAlign w:val="center"/>
                  <w:hideMark/>
                </w:tcPr>
                <w:p w14:paraId="6707E97F" w14:textId="5D923B66" w:rsidR="006E2540" w:rsidRPr="006145DB" w:rsidRDefault="006E2540" w:rsidP="005B435E">
                  <w:pPr>
                    <w:pStyle w:val="paragraph"/>
                    <w:spacing w:before="0" w:beforeAutospacing="0" w:after="0" w:afterAutospacing="0"/>
                    <w:ind w:left="35" w:right="117"/>
                    <w:jc w:val="both"/>
                    <w:textAlignment w:val="baseline"/>
                    <w:rPr>
                      <w:rFonts w:ascii="Arial" w:eastAsia="Arial" w:hAnsi="Arial" w:cs="Arial"/>
                      <w:sz w:val="16"/>
                      <w:szCs w:val="16"/>
                    </w:rPr>
                  </w:pPr>
                  <w:r w:rsidRPr="006145DB">
                    <w:rPr>
                      <w:rFonts w:ascii="Arial" w:eastAsiaTheme="minorEastAsia" w:hAnsi="Arial" w:cs="Arial"/>
                      <w:sz w:val="16"/>
                      <w:szCs w:val="16"/>
                      <w:lang w:val="es-ES" w:eastAsia="en-US"/>
                    </w:rPr>
                    <w:t>Hogares con niñas, niños y adolescentes de 6 a 17 años 11 meses</w:t>
                  </w:r>
                  <w:r w:rsidR="001C78A0" w:rsidRPr="006145DB">
                    <w:rPr>
                      <w:rFonts w:ascii="Arial" w:eastAsiaTheme="minorEastAsia" w:hAnsi="Arial" w:cs="Arial"/>
                      <w:sz w:val="16"/>
                      <w:szCs w:val="16"/>
                      <w:lang w:val="es-ES" w:eastAsia="en-US"/>
                    </w:rPr>
                    <w:t>.</w:t>
                  </w:r>
                </w:p>
              </w:tc>
              <w:tc>
                <w:tcPr>
                  <w:tcW w:w="1255" w:type="pct"/>
                  <w:tcBorders>
                    <w:top w:val="single" w:sz="6" w:space="0" w:color="auto"/>
                    <w:left w:val="single" w:sz="6" w:space="0" w:color="auto"/>
                    <w:bottom w:val="single" w:sz="6" w:space="0" w:color="auto"/>
                    <w:right w:val="single" w:sz="6" w:space="0" w:color="auto"/>
                  </w:tcBorders>
                  <w:vAlign w:val="center"/>
                  <w:hideMark/>
                </w:tcPr>
                <w:p w14:paraId="35959271" w14:textId="77777777" w:rsidR="006E2540" w:rsidRPr="006145DB" w:rsidRDefault="006E2540" w:rsidP="005B435E">
                  <w:pPr>
                    <w:pStyle w:val="paragraph"/>
                    <w:spacing w:before="0" w:beforeAutospacing="0" w:after="0" w:afterAutospacing="0"/>
                    <w:jc w:val="center"/>
                    <w:textAlignment w:val="baseline"/>
                    <w:rPr>
                      <w:rFonts w:ascii="Arial" w:eastAsia="Arial" w:hAnsi="Arial" w:cs="Arial"/>
                      <w:sz w:val="16"/>
                      <w:szCs w:val="16"/>
                    </w:rPr>
                  </w:pPr>
                  <w:r w:rsidRPr="006145DB">
                    <w:rPr>
                      <w:rFonts w:ascii="Arial" w:eastAsiaTheme="minorEastAsia" w:hAnsi="Arial" w:cs="Arial"/>
                      <w:sz w:val="16"/>
                      <w:szCs w:val="16"/>
                      <w:lang w:eastAsia="en-US"/>
                    </w:rPr>
                    <w:t>SIRBE</w:t>
                  </w:r>
                </w:p>
              </w:tc>
              <w:tc>
                <w:tcPr>
                  <w:tcW w:w="720" w:type="pct"/>
                  <w:tcBorders>
                    <w:top w:val="single" w:sz="6" w:space="0" w:color="auto"/>
                    <w:left w:val="single" w:sz="6" w:space="0" w:color="auto"/>
                    <w:bottom w:val="single" w:sz="6" w:space="0" w:color="auto"/>
                    <w:right w:val="single" w:sz="6" w:space="0" w:color="auto"/>
                  </w:tcBorders>
                  <w:vAlign w:val="center"/>
                  <w:hideMark/>
                </w:tcPr>
                <w:p w14:paraId="461FC2B5" w14:textId="77777777" w:rsidR="006E2540" w:rsidRPr="006145DB" w:rsidRDefault="006E2540" w:rsidP="005B435E">
                  <w:pPr>
                    <w:pStyle w:val="paragraph"/>
                    <w:spacing w:before="0" w:beforeAutospacing="0" w:after="0" w:afterAutospacing="0"/>
                    <w:jc w:val="center"/>
                    <w:textAlignment w:val="baseline"/>
                    <w:rPr>
                      <w:rFonts w:ascii="Arial" w:eastAsia="Arial" w:hAnsi="Arial" w:cs="Arial"/>
                      <w:sz w:val="16"/>
                      <w:szCs w:val="16"/>
                    </w:rPr>
                  </w:pPr>
                  <w:r w:rsidRPr="006145DB">
                    <w:rPr>
                      <w:rFonts w:ascii="Arial" w:eastAsiaTheme="minorEastAsia" w:hAnsi="Arial" w:cs="Arial"/>
                      <w:sz w:val="16"/>
                      <w:szCs w:val="16"/>
                      <w:lang w:eastAsia="en-US"/>
                    </w:rPr>
                    <w:t>Demanda</w:t>
                  </w:r>
                </w:p>
              </w:tc>
              <w:tc>
                <w:tcPr>
                  <w:tcW w:w="885" w:type="pct"/>
                  <w:tcBorders>
                    <w:top w:val="single" w:sz="6" w:space="0" w:color="auto"/>
                    <w:left w:val="single" w:sz="6" w:space="0" w:color="auto"/>
                    <w:bottom w:val="single" w:sz="6" w:space="0" w:color="auto"/>
                    <w:right w:val="single" w:sz="6" w:space="0" w:color="auto"/>
                  </w:tcBorders>
                  <w:vAlign w:val="center"/>
                  <w:hideMark/>
                </w:tcPr>
                <w:p w14:paraId="4B7D626F" w14:textId="77777777" w:rsidR="006E2540" w:rsidRPr="006145DB" w:rsidRDefault="006E2540" w:rsidP="005B435E">
                  <w:pPr>
                    <w:pStyle w:val="paragraph"/>
                    <w:spacing w:before="0" w:beforeAutospacing="0" w:after="0" w:afterAutospacing="0"/>
                    <w:ind w:left="60" w:right="161"/>
                    <w:jc w:val="center"/>
                    <w:textAlignment w:val="baseline"/>
                    <w:rPr>
                      <w:rFonts w:ascii="Arial" w:eastAsia="Arial" w:hAnsi="Arial" w:cs="Arial"/>
                      <w:sz w:val="16"/>
                      <w:szCs w:val="16"/>
                    </w:rPr>
                  </w:pPr>
                  <w:r w:rsidRPr="006145DB">
                    <w:rPr>
                      <w:rFonts w:ascii="Arial" w:eastAsiaTheme="minorEastAsia" w:hAnsi="Arial" w:cs="Arial"/>
                      <w:sz w:val="16"/>
                      <w:szCs w:val="16"/>
                      <w:lang w:eastAsia="en-US"/>
                    </w:rPr>
                    <w:t>Secretaría Distrital de Integración Social</w:t>
                  </w:r>
                </w:p>
              </w:tc>
            </w:tr>
            <w:tr w:rsidR="002068E2" w:rsidRPr="006145DB" w14:paraId="1544EC78" w14:textId="77777777" w:rsidTr="00092DFA">
              <w:trPr>
                <w:trHeight w:val="95"/>
              </w:trPr>
              <w:tc>
                <w:tcPr>
                  <w:tcW w:w="2140" w:type="pct"/>
                  <w:tcBorders>
                    <w:top w:val="single" w:sz="6" w:space="0" w:color="auto"/>
                    <w:left w:val="nil"/>
                    <w:bottom w:val="nil"/>
                    <w:right w:val="nil"/>
                  </w:tcBorders>
                  <w:vAlign w:val="center"/>
                </w:tcPr>
                <w:p w14:paraId="2D7F1737" w14:textId="77777777" w:rsidR="002068E2" w:rsidRPr="006145DB" w:rsidRDefault="002068E2" w:rsidP="005B435E">
                  <w:pPr>
                    <w:pStyle w:val="paragraph"/>
                    <w:spacing w:before="0" w:beforeAutospacing="0" w:after="0" w:afterAutospacing="0"/>
                    <w:ind w:left="35" w:right="117"/>
                    <w:jc w:val="both"/>
                    <w:textAlignment w:val="baseline"/>
                    <w:rPr>
                      <w:rFonts w:ascii="Arial" w:eastAsiaTheme="minorEastAsia" w:hAnsi="Arial" w:cs="Arial"/>
                      <w:sz w:val="16"/>
                      <w:szCs w:val="16"/>
                      <w:lang w:val="es-ES" w:eastAsia="en-US"/>
                    </w:rPr>
                  </w:pPr>
                </w:p>
              </w:tc>
              <w:tc>
                <w:tcPr>
                  <w:tcW w:w="1255" w:type="pct"/>
                  <w:tcBorders>
                    <w:top w:val="single" w:sz="6" w:space="0" w:color="auto"/>
                    <w:left w:val="nil"/>
                    <w:bottom w:val="nil"/>
                    <w:right w:val="nil"/>
                  </w:tcBorders>
                  <w:vAlign w:val="center"/>
                </w:tcPr>
                <w:p w14:paraId="7FAA5C30" w14:textId="77777777" w:rsidR="002068E2" w:rsidRPr="006145DB" w:rsidRDefault="002068E2" w:rsidP="005B435E">
                  <w:pPr>
                    <w:pStyle w:val="paragraph"/>
                    <w:spacing w:before="0" w:beforeAutospacing="0" w:after="0" w:afterAutospacing="0"/>
                    <w:jc w:val="center"/>
                    <w:textAlignment w:val="baseline"/>
                    <w:rPr>
                      <w:rFonts w:ascii="Arial" w:eastAsiaTheme="minorEastAsia" w:hAnsi="Arial" w:cs="Arial"/>
                      <w:sz w:val="16"/>
                      <w:szCs w:val="16"/>
                      <w:lang w:eastAsia="en-US"/>
                    </w:rPr>
                  </w:pPr>
                </w:p>
              </w:tc>
              <w:tc>
                <w:tcPr>
                  <w:tcW w:w="720" w:type="pct"/>
                  <w:tcBorders>
                    <w:top w:val="single" w:sz="6" w:space="0" w:color="auto"/>
                    <w:left w:val="nil"/>
                    <w:bottom w:val="nil"/>
                    <w:right w:val="nil"/>
                  </w:tcBorders>
                  <w:vAlign w:val="center"/>
                </w:tcPr>
                <w:p w14:paraId="459F9B04" w14:textId="77777777" w:rsidR="002068E2" w:rsidRPr="006145DB" w:rsidRDefault="002068E2" w:rsidP="005B435E">
                  <w:pPr>
                    <w:pStyle w:val="paragraph"/>
                    <w:spacing w:before="0" w:beforeAutospacing="0" w:after="0" w:afterAutospacing="0"/>
                    <w:jc w:val="center"/>
                    <w:textAlignment w:val="baseline"/>
                    <w:rPr>
                      <w:rFonts w:ascii="Arial" w:eastAsiaTheme="minorEastAsia" w:hAnsi="Arial" w:cs="Arial"/>
                      <w:sz w:val="16"/>
                      <w:szCs w:val="16"/>
                      <w:lang w:eastAsia="en-US"/>
                    </w:rPr>
                  </w:pPr>
                </w:p>
              </w:tc>
              <w:tc>
                <w:tcPr>
                  <w:tcW w:w="885" w:type="pct"/>
                  <w:tcBorders>
                    <w:top w:val="single" w:sz="6" w:space="0" w:color="auto"/>
                    <w:left w:val="nil"/>
                    <w:bottom w:val="nil"/>
                    <w:right w:val="nil"/>
                  </w:tcBorders>
                  <w:vAlign w:val="center"/>
                </w:tcPr>
                <w:p w14:paraId="170AD2C7" w14:textId="77777777" w:rsidR="002068E2" w:rsidRPr="006145DB" w:rsidRDefault="002068E2" w:rsidP="005B435E">
                  <w:pPr>
                    <w:pStyle w:val="paragraph"/>
                    <w:spacing w:before="0" w:beforeAutospacing="0" w:after="0" w:afterAutospacing="0"/>
                    <w:ind w:left="60" w:right="161"/>
                    <w:jc w:val="center"/>
                    <w:textAlignment w:val="baseline"/>
                    <w:rPr>
                      <w:rFonts w:ascii="Arial" w:eastAsiaTheme="minorEastAsia" w:hAnsi="Arial" w:cs="Arial"/>
                      <w:sz w:val="16"/>
                      <w:szCs w:val="16"/>
                      <w:lang w:eastAsia="en-US"/>
                    </w:rPr>
                  </w:pPr>
                </w:p>
              </w:tc>
            </w:tr>
          </w:tbl>
          <w:p w14:paraId="4B16CE41" w14:textId="77777777" w:rsidR="006E2540" w:rsidRPr="006145DB" w:rsidRDefault="006E2540" w:rsidP="005B435E">
            <w:pPr>
              <w:tabs>
                <w:tab w:val="left" w:pos="709"/>
              </w:tabs>
              <w:spacing w:after="0" w:line="240" w:lineRule="auto"/>
              <w:contextualSpacing/>
              <w:jc w:val="both"/>
              <w:rPr>
                <w:rFonts w:cs="Arial"/>
                <w:bCs/>
                <w:sz w:val="20"/>
                <w:szCs w:val="20"/>
                <w:lang w:eastAsia="es-CO"/>
              </w:rPr>
            </w:pPr>
          </w:p>
        </w:tc>
      </w:tr>
      <w:tr w:rsidR="006E2540" w:rsidRPr="006145DB" w14:paraId="55E687A3" w14:textId="77777777" w:rsidTr="00DC2E09">
        <w:trPr>
          <w:trHeight w:val="2585"/>
          <w:jc w:val="center"/>
        </w:trPr>
        <w:tc>
          <w:tcPr>
            <w:tcW w:w="1980" w:type="dxa"/>
            <w:vAlign w:val="center"/>
          </w:tcPr>
          <w:p w14:paraId="4C612E4B" w14:textId="77777777" w:rsidR="006E2540" w:rsidRPr="006145DB" w:rsidRDefault="006E2540" w:rsidP="005B435E">
            <w:pPr>
              <w:pStyle w:val="Prrafodelista"/>
              <w:spacing w:after="0" w:line="240" w:lineRule="auto"/>
              <w:ind w:left="29"/>
              <w:rPr>
                <w:rFonts w:cs="Arial"/>
                <w:bCs/>
                <w:sz w:val="20"/>
                <w:szCs w:val="20"/>
                <w:lang w:eastAsia="es-CO"/>
              </w:rPr>
            </w:pPr>
            <w:r w:rsidRPr="006145DB">
              <w:rPr>
                <w:rFonts w:cs="Arial"/>
                <w:bCs/>
                <w:sz w:val="20"/>
                <w:szCs w:val="20"/>
                <w:lang w:eastAsia="es-CO"/>
              </w:rPr>
              <w:t>Criterios de Ingreso y Fuentes de Información</w:t>
            </w:r>
          </w:p>
        </w:tc>
        <w:tc>
          <w:tcPr>
            <w:tcW w:w="7513" w:type="dxa"/>
          </w:tcPr>
          <w:tbl>
            <w:tblPr>
              <w:tblStyle w:val="Tablaconcuadrcula"/>
              <w:tblW w:w="0" w:type="auto"/>
              <w:tblLook w:val="06A0" w:firstRow="1" w:lastRow="0" w:firstColumn="1" w:lastColumn="0" w:noHBand="1" w:noVBand="1"/>
            </w:tblPr>
            <w:tblGrid>
              <w:gridCol w:w="3077"/>
              <w:gridCol w:w="1833"/>
              <w:gridCol w:w="1097"/>
              <w:gridCol w:w="1306"/>
            </w:tblGrid>
            <w:tr w:rsidR="000517AC" w:rsidRPr="006145DB" w14:paraId="43D509BB" w14:textId="77777777" w:rsidTr="00BC7B6B">
              <w:trPr>
                <w:trHeight w:val="171"/>
              </w:trPr>
              <w:tc>
                <w:tcPr>
                  <w:tcW w:w="3145" w:type="dxa"/>
                  <w:tcBorders>
                    <w:top w:val="nil"/>
                    <w:left w:val="nil"/>
                    <w:right w:val="nil"/>
                  </w:tcBorders>
                  <w:vAlign w:val="center"/>
                </w:tcPr>
                <w:p w14:paraId="5E78CEF9" w14:textId="77777777" w:rsidR="000517AC" w:rsidRPr="006145DB" w:rsidRDefault="000517AC" w:rsidP="005B435E">
                  <w:pPr>
                    <w:tabs>
                      <w:tab w:val="left" w:pos="709"/>
                    </w:tabs>
                    <w:jc w:val="center"/>
                    <w:rPr>
                      <w:rFonts w:eastAsiaTheme="minorEastAsia" w:cs="Arial"/>
                      <w:sz w:val="16"/>
                      <w:szCs w:val="16"/>
                    </w:rPr>
                  </w:pPr>
                </w:p>
              </w:tc>
              <w:tc>
                <w:tcPr>
                  <w:tcW w:w="1850" w:type="dxa"/>
                  <w:tcBorders>
                    <w:top w:val="nil"/>
                    <w:left w:val="nil"/>
                    <w:right w:val="nil"/>
                  </w:tcBorders>
                  <w:vAlign w:val="center"/>
                </w:tcPr>
                <w:p w14:paraId="5BA904F1" w14:textId="77777777" w:rsidR="000517AC" w:rsidRPr="006145DB" w:rsidRDefault="000517AC" w:rsidP="005B435E">
                  <w:pPr>
                    <w:tabs>
                      <w:tab w:val="left" w:pos="709"/>
                    </w:tabs>
                    <w:jc w:val="center"/>
                    <w:rPr>
                      <w:rFonts w:eastAsiaTheme="minorEastAsia" w:cs="Arial"/>
                      <w:sz w:val="16"/>
                      <w:szCs w:val="16"/>
                    </w:rPr>
                  </w:pPr>
                </w:p>
              </w:tc>
              <w:tc>
                <w:tcPr>
                  <w:tcW w:w="992" w:type="dxa"/>
                  <w:tcBorders>
                    <w:top w:val="nil"/>
                    <w:left w:val="nil"/>
                    <w:right w:val="nil"/>
                  </w:tcBorders>
                  <w:vAlign w:val="center"/>
                </w:tcPr>
                <w:p w14:paraId="7E2F6D42" w14:textId="77777777" w:rsidR="000517AC" w:rsidRPr="006145DB" w:rsidRDefault="000517AC" w:rsidP="005B435E">
                  <w:pPr>
                    <w:tabs>
                      <w:tab w:val="left" w:pos="709"/>
                    </w:tabs>
                    <w:jc w:val="center"/>
                    <w:rPr>
                      <w:rFonts w:eastAsiaTheme="minorEastAsia" w:cs="Arial"/>
                      <w:sz w:val="16"/>
                      <w:szCs w:val="16"/>
                    </w:rPr>
                  </w:pPr>
                </w:p>
              </w:tc>
              <w:tc>
                <w:tcPr>
                  <w:tcW w:w="1310" w:type="dxa"/>
                  <w:tcBorders>
                    <w:top w:val="nil"/>
                    <w:left w:val="nil"/>
                    <w:right w:val="nil"/>
                  </w:tcBorders>
                  <w:vAlign w:val="center"/>
                </w:tcPr>
                <w:p w14:paraId="7C7F89C3" w14:textId="77777777" w:rsidR="000517AC" w:rsidRPr="006145DB" w:rsidRDefault="000517AC" w:rsidP="005B435E">
                  <w:pPr>
                    <w:tabs>
                      <w:tab w:val="left" w:pos="709"/>
                    </w:tabs>
                    <w:jc w:val="center"/>
                    <w:rPr>
                      <w:rFonts w:eastAsiaTheme="minorEastAsia" w:cs="Arial"/>
                      <w:sz w:val="16"/>
                      <w:szCs w:val="16"/>
                    </w:rPr>
                  </w:pPr>
                </w:p>
              </w:tc>
            </w:tr>
            <w:tr w:rsidR="000517AC" w:rsidRPr="006145DB" w14:paraId="21225DC7" w14:textId="77777777" w:rsidTr="00BC7B6B">
              <w:trPr>
                <w:trHeight w:val="300"/>
              </w:trPr>
              <w:tc>
                <w:tcPr>
                  <w:tcW w:w="3145" w:type="dxa"/>
                  <w:vAlign w:val="center"/>
                </w:tcPr>
                <w:p w14:paraId="0D66EEB9"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Categoría de Criterios de ingreso</w:t>
                  </w:r>
                </w:p>
              </w:tc>
              <w:tc>
                <w:tcPr>
                  <w:tcW w:w="1850" w:type="dxa"/>
                  <w:vAlign w:val="center"/>
                </w:tcPr>
                <w:p w14:paraId="40E0E17C"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Fuente de Información</w:t>
                  </w:r>
                </w:p>
              </w:tc>
              <w:tc>
                <w:tcPr>
                  <w:tcW w:w="992" w:type="dxa"/>
                  <w:vAlign w:val="center"/>
                </w:tcPr>
                <w:p w14:paraId="0E372752"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Periodicidad</w:t>
                  </w:r>
                </w:p>
              </w:tc>
              <w:tc>
                <w:tcPr>
                  <w:tcW w:w="1310" w:type="dxa"/>
                  <w:vAlign w:val="center"/>
                </w:tcPr>
                <w:p w14:paraId="74EC1D06"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Administrador</w:t>
                  </w:r>
                </w:p>
              </w:tc>
            </w:tr>
            <w:tr w:rsidR="000517AC" w:rsidRPr="006145DB" w14:paraId="74C59FB7" w14:textId="77777777" w:rsidTr="00BC7B6B">
              <w:trPr>
                <w:trHeight w:val="300"/>
              </w:trPr>
              <w:tc>
                <w:tcPr>
                  <w:tcW w:w="3145" w:type="dxa"/>
                  <w:vAlign w:val="center"/>
                </w:tcPr>
                <w:p w14:paraId="3E7452AA"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850" w:type="dxa"/>
                  <w:vAlign w:val="center"/>
                </w:tcPr>
                <w:p w14:paraId="0F942684"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Censos oficiales de comunidades étnicas: Indígena Cabildos reconocidos en la ciudad de Bogotá y Rrom - Gitano</w:t>
                  </w:r>
                </w:p>
              </w:tc>
              <w:tc>
                <w:tcPr>
                  <w:tcW w:w="992" w:type="dxa"/>
                  <w:vAlign w:val="center"/>
                </w:tcPr>
                <w:p w14:paraId="419658DD"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2021 entrega única </w:t>
                  </w:r>
                </w:p>
              </w:tc>
              <w:tc>
                <w:tcPr>
                  <w:tcW w:w="1310" w:type="dxa"/>
                  <w:vAlign w:val="center"/>
                </w:tcPr>
                <w:p w14:paraId="3FDBF7FE"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Ministerio del Interior </w:t>
                  </w:r>
                </w:p>
              </w:tc>
            </w:tr>
            <w:tr w:rsidR="000517AC" w:rsidRPr="006145DB" w14:paraId="5E22EBFE" w14:textId="77777777" w:rsidTr="00BC7B6B">
              <w:trPr>
                <w:trHeight w:val="300"/>
              </w:trPr>
              <w:tc>
                <w:tcPr>
                  <w:tcW w:w="3145" w:type="dxa"/>
                  <w:vAlign w:val="center"/>
                </w:tcPr>
                <w:p w14:paraId="5C8D2484" w14:textId="0A0983D5"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1C78A0" w:rsidRPr="006145DB">
                    <w:rPr>
                      <w:rFonts w:cs="Arial"/>
                      <w:sz w:val="16"/>
                      <w:szCs w:val="16"/>
                    </w:rPr>
                    <w:t>.</w:t>
                  </w:r>
                </w:p>
              </w:tc>
              <w:tc>
                <w:tcPr>
                  <w:tcW w:w="1850" w:type="dxa"/>
                  <w:vAlign w:val="center"/>
                </w:tcPr>
                <w:p w14:paraId="2DBED1AB"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comunidades Negras, Afrocolombianas en Bogotá </w:t>
                  </w:r>
                </w:p>
              </w:tc>
              <w:tc>
                <w:tcPr>
                  <w:tcW w:w="992" w:type="dxa"/>
                  <w:vAlign w:val="center"/>
                </w:tcPr>
                <w:p w14:paraId="0C7E4E50"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1310" w:type="dxa"/>
                  <w:vAlign w:val="center"/>
                </w:tcPr>
                <w:p w14:paraId="648F0796"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0517AC" w:rsidRPr="006145DB" w14:paraId="287C21AB" w14:textId="77777777" w:rsidTr="00BC7B6B">
              <w:trPr>
                <w:trHeight w:val="300"/>
              </w:trPr>
              <w:tc>
                <w:tcPr>
                  <w:tcW w:w="3145" w:type="dxa"/>
                  <w:tcBorders>
                    <w:bottom w:val="single" w:sz="4" w:space="0" w:color="auto"/>
                  </w:tcBorders>
                  <w:vAlign w:val="center"/>
                </w:tcPr>
                <w:p w14:paraId="7CC45BB1"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 </w:t>
                  </w:r>
                </w:p>
              </w:tc>
              <w:tc>
                <w:tcPr>
                  <w:tcW w:w="1850" w:type="dxa"/>
                  <w:tcBorders>
                    <w:bottom w:val="single" w:sz="4" w:space="0" w:color="auto"/>
                  </w:tcBorders>
                  <w:vAlign w:val="center"/>
                </w:tcPr>
                <w:p w14:paraId="13FE8F23"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comunidades Raizales en Bogotá. </w:t>
                  </w:r>
                </w:p>
              </w:tc>
              <w:tc>
                <w:tcPr>
                  <w:tcW w:w="992" w:type="dxa"/>
                  <w:tcBorders>
                    <w:bottom w:val="single" w:sz="4" w:space="0" w:color="auto"/>
                  </w:tcBorders>
                  <w:vAlign w:val="center"/>
                </w:tcPr>
                <w:p w14:paraId="27C5F2AE"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1310" w:type="dxa"/>
                  <w:tcBorders>
                    <w:bottom w:val="single" w:sz="4" w:space="0" w:color="auto"/>
                  </w:tcBorders>
                  <w:vAlign w:val="center"/>
                </w:tcPr>
                <w:p w14:paraId="6FFBC331"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0517AC" w:rsidRPr="006145DB" w14:paraId="6E0C86F3" w14:textId="77777777" w:rsidTr="00336EC2">
              <w:trPr>
                <w:trHeight w:val="300"/>
              </w:trPr>
              <w:tc>
                <w:tcPr>
                  <w:tcW w:w="3145" w:type="dxa"/>
                  <w:tcBorders>
                    <w:top w:val="single" w:sz="4" w:space="0" w:color="auto"/>
                    <w:bottom w:val="single" w:sz="4" w:space="0" w:color="auto"/>
                  </w:tcBorders>
                  <w:vAlign w:val="center"/>
                </w:tcPr>
                <w:p w14:paraId="3D246221"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850" w:type="dxa"/>
                  <w:tcBorders>
                    <w:top w:val="single" w:sz="4" w:space="0" w:color="auto"/>
                    <w:bottom w:val="single" w:sz="4" w:space="0" w:color="auto"/>
                  </w:tcBorders>
                  <w:vAlign w:val="center"/>
                </w:tcPr>
                <w:p w14:paraId="37D570FE"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comunidades Palenqueras en Bogotá. </w:t>
                  </w:r>
                </w:p>
              </w:tc>
              <w:tc>
                <w:tcPr>
                  <w:tcW w:w="992" w:type="dxa"/>
                  <w:tcBorders>
                    <w:top w:val="single" w:sz="4" w:space="0" w:color="auto"/>
                    <w:bottom w:val="single" w:sz="4" w:space="0" w:color="auto"/>
                  </w:tcBorders>
                  <w:vAlign w:val="center"/>
                </w:tcPr>
                <w:p w14:paraId="125C946C"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1310" w:type="dxa"/>
                  <w:tcBorders>
                    <w:top w:val="single" w:sz="4" w:space="0" w:color="auto"/>
                    <w:bottom w:val="single" w:sz="4" w:space="0" w:color="auto"/>
                  </w:tcBorders>
                  <w:vAlign w:val="center"/>
                </w:tcPr>
                <w:p w14:paraId="04B6A60A"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0517AC" w:rsidRPr="006145DB" w14:paraId="4839B877" w14:textId="77777777" w:rsidTr="00336EC2">
              <w:trPr>
                <w:trHeight w:val="300"/>
              </w:trPr>
              <w:tc>
                <w:tcPr>
                  <w:tcW w:w="3145" w:type="dxa"/>
                  <w:tcBorders>
                    <w:top w:val="single" w:sz="4" w:space="0" w:color="auto"/>
                  </w:tcBorders>
                  <w:vAlign w:val="center"/>
                </w:tcPr>
                <w:p w14:paraId="71A216C1" w14:textId="77777777"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p>
              </w:tc>
              <w:tc>
                <w:tcPr>
                  <w:tcW w:w="1850" w:type="dxa"/>
                  <w:tcBorders>
                    <w:top w:val="single" w:sz="4" w:space="0" w:color="auto"/>
                  </w:tcBorders>
                  <w:vAlign w:val="center"/>
                </w:tcPr>
                <w:p w14:paraId="724FDB54"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cabildos o pueblos indígenas en Bogotá. </w:t>
                  </w:r>
                </w:p>
              </w:tc>
              <w:tc>
                <w:tcPr>
                  <w:tcW w:w="992" w:type="dxa"/>
                  <w:tcBorders>
                    <w:top w:val="single" w:sz="4" w:space="0" w:color="auto"/>
                  </w:tcBorders>
                  <w:vAlign w:val="center"/>
                </w:tcPr>
                <w:p w14:paraId="7C9E1109"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1310" w:type="dxa"/>
                  <w:tcBorders>
                    <w:top w:val="single" w:sz="4" w:space="0" w:color="auto"/>
                  </w:tcBorders>
                  <w:vAlign w:val="center"/>
                </w:tcPr>
                <w:p w14:paraId="57007949"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0517AC" w:rsidRPr="006145DB" w14:paraId="0B21A1CA" w14:textId="77777777" w:rsidTr="00BC7B6B">
              <w:trPr>
                <w:trHeight w:val="300"/>
              </w:trPr>
              <w:tc>
                <w:tcPr>
                  <w:tcW w:w="3145" w:type="dxa"/>
                  <w:tcBorders>
                    <w:bottom w:val="single" w:sz="4" w:space="0" w:color="auto"/>
                  </w:tcBorders>
                  <w:vAlign w:val="center"/>
                </w:tcPr>
                <w:p w14:paraId="696689FD" w14:textId="6BED1BD9" w:rsidR="006E2540" w:rsidRPr="006145DB" w:rsidRDefault="006E2540" w:rsidP="005B435E">
                  <w:pPr>
                    <w:tabs>
                      <w:tab w:val="left" w:pos="709"/>
                    </w:tabs>
                    <w:jc w:val="both"/>
                    <w:rPr>
                      <w:rFonts w:eastAsiaTheme="minorEastAsia" w:cs="Arial"/>
                      <w:sz w:val="16"/>
                      <w:szCs w:val="16"/>
                    </w:rPr>
                  </w:pPr>
                  <w:r w:rsidRPr="006145DB">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F0594E" w:rsidRPr="006145DB">
                    <w:rPr>
                      <w:rFonts w:cs="Arial"/>
                      <w:sz w:val="16"/>
                      <w:szCs w:val="16"/>
                    </w:rPr>
                    <w:t>.</w:t>
                  </w:r>
                </w:p>
              </w:tc>
              <w:tc>
                <w:tcPr>
                  <w:tcW w:w="1850" w:type="dxa"/>
                  <w:tcBorders>
                    <w:bottom w:val="single" w:sz="4" w:space="0" w:color="auto"/>
                  </w:tcBorders>
                  <w:vAlign w:val="center"/>
                </w:tcPr>
                <w:p w14:paraId="1DC8AA2B"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Listados enviados por las instancias de representación y participación de comunidad Rrom o Gitana en Bogotá. </w:t>
                  </w:r>
                </w:p>
              </w:tc>
              <w:tc>
                <w:tcPr>
                  <w:tcW w:w="992" w:type="dxa"/>
                  <w:tcBorders>
                    <w:bottom w:val="single" w:sz="4" w:space="0" w:color="auto"/>
                  </w:tcBorders>
                  <w:vAlign w:val="center"/>
                </w:tcPr>
                <w:p w14:paraId="363505BE"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No Disponible </w:t>
                  </w:r>
                </w:p>
              </w:tc>
              <w:tc>
                <w:tcPr>
                  <w:tcW w:w="1310" w:type="dxa"/>
                  <w:tcBorders>
                    <w:bottom w:val="single" w:sz="4" w:space="0" w:color="auto"/>
                  </w:tcBorders>
                  <w:vAlign w:val="center"/>
                </w:tcPr>
                <w:p w14:paraId="2B2A26DC" w14:textId="77777777" w:rsidR="006E2540" w:rsidRPr="006145DB" w:rsidRDefault="006E2540" w:rsidP="005B435E">
                  <w:pPr>
                    <w:tabs>
                      <w:tab w:val="left" w:pos="709"/>
                    </w:tabs>
                    <w:jc w:val="center"/>
                    <w:rPr>
                      <w:rFonts w:eastAsiaTheme="minorEastAsia" w:cs="Arial"/>
                      <w:sz w:val="16"/>
                      <w:szCs w:val="16"/>
                    </w:rPr>
                  </w:pPr>
                  <w:r w:rsidRPr="006145DB">
                    <w:rPr>
                      <w:rFonts w:cs="Arial"/>
                      <w:sz w:val="16"/>
                      <w:szCs w:val="16"/>
                    </w:rPr>
                    <w:t>Dirección de Asuntos Étnicos de la Secretaría Distrital de Gobierno </w:t>
                  </w:r>
                </w:p>
              </w:tc>
            </w:tr>
            <w:tr w:rsidR="000517AC" w:rsidRPr="006145DB" w14:paraId="19231F29" w14:textId="77777777" w:rsidTr="00BC7B6B">
              <w:trPr>
                <w:trHeight w:val="300"/>
              </w:trPr>
              <w:tc>
                <w:tcPr>
                  <w:tcW w:w="3145" w:type="dxa"/>
                  <w:tcBorders>
                    <w:bottom w:val="single" w:sz="4" w:space="0" w:color="auto"/>
                  </w:tcBorders>
                  <w:vAlign w:val="center"/>
                </w:tcPr>
                <w:p w14:paraId="24486A06" w14:textId="51076C6B" w:rsidR="006E2540" w:rsidRPr="006145DB" w:rsidRDefault="006E2540" w:rsidP="005B435E">
                  <w:pPr>
                    <w:tabs>
                      <w:tab w:val="left" w:pos="709"/>
                    </w:tabs>
                    <w:jc w:val="both"/>
                    <w:rPr>
                      <w:rFonts w:eastAsiaTheme="minorEastAsia" w:cs="Arial"/>
                      <w:sz w:val="16"/>
                      <w:szCs w:val="16"/>
                    </w:rPr>
                  </w:pPr>
                  <w:r w:rsidRPr="006145DB">
                    <w:rPr>
                      <w:rFonts w:eastAsiaTheme="minorEastAsia" w:cs="Arial"/>
                      <w:sz w:val="16"/>
                      <w:szCs w:val="16"/>
                    </w:rPr>
                    <w:t>Hogares que habitan en la ruralidad</w:t>
                  </w:r>
                  <w:r w:rsidR="00F0594E" w:rsidRPr="006145DB">
                    <w:rPr>
                      <w:rFonts w:eastAsiaTheme="minorEastAsia" w:cs="Arial"/>
                      <w:sz w:val="16"/>
                      <w:szCs w:val="16"/>
                    </w:rPr>
                    <w:t>.</w:t>
                  </w:r>
                </w:p>
              </w:tc>
              <w:tc>
                <w:tcPr>
                  <w:tcW w:w="1850" w:type="dxa"/>
                  <w:tcBorders>
                    <w:bottom w:val="single" w:sz="4" w:space="0" w:color="auto"/>
                  </w:tcBorders>
                  <w:vAlign w:val="center"/>
                </w:tcPr>
                <w:p w14:paraId="09181F08"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 xml:space="preserve">SIRBE </w:t>
                  </w:r>
                </w:p>
              </w:tc>
              <w:tc>
                <w:tcPr>
                  <w:tcW w:w="992" w:type="dxa"/>
                  <w:tcBorders>
                    <w:bottom w:val="single" w:sz="4" w:space="0" w:color="auto"/>
                  </w:tcBorders>
                  <w:vAlign w:val="center"/>
                </w:tcPr>
                <w:p w14:paraId="7D6B27E1"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Demanda</w:t>
                  </w:r>
                </w:p>
              </w:tc>
              <w:tc>
                <w:tcPr>
                  <w:tcW w:w="1310" w:type="dxa"/>
                  <w:tcBorders>
                    <w:bottom w:val="single" w:sz="4" w:space="0" w:color="auto"/>
                  </w:tcBorders>
                  <w:vAlign w:val="center"/>
                </w:tcPr>
                <w:p w14:paraId="12E5E8DD" w14:textId="65278599" w:rsidR="006E2540" w:rsidRPr="006145DB" w:rsidRDefault="004C3E9E" w:rsidP="005B435E">
                  <w:pPr>
                    <w:tabs>
                      <w:tab w:val="left" w:pos="709"/>
                    </w:tabs>
                    <w:jc w:val="center"/>
                    <w:rPr>
                      <w:rFonts w:eastAsiaTheme="minorEastAsia"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0517AC" w:rsidRPr="006145DB" w14:paraId="3A593DB0" w14:textId="77777777" w:rsidTr="00BC7B6B">
              <w:trPr>
                <w:trHeight w:val="300"/>
              </w:trPr>
              <w:tc>
                <w:tcPr>
                  <w:tcW w:w="3145" w:type="dxa"/>
                  <w:tcBorders>
                    <w:top w:val="single" w:sz="4" w:space="0" w:color="auto"/>
                  </w:tcBorders>
                  <w:vAlign w:val="center"/>
                </w:tcPr>
                <w:p w14:paraId="736F1633" w14:textId="1459BD38" w:rsidR="006E2540" w:rsidRPr="006145DB" w:rsidRDefault="006E2540" w:rsidP="005B435E">
                  <w:pPr>
                    <w:tabs>
                      <w:tab w:val="left" w:pos="709"/>
                    </w:tabs>
                    <w:jc w:val="both"/>
                    <w:rPr>
                      <w:rFonts w:eastAsiaTheme="minorEastAsia" w:cs="Arial"/>
                      <w:sz w:val="16"/>
                      <w:szCs w:val="16"/>
                    </w:rPr>
                  </w:pPr>
                  <w:r w:rsidRPr="006145DB">
                    <w:rPr>
                      <w:rFonts w:eastAsiaTheme="minorEastAsia" w:cs="Arial"/>
                      <w:sz w:val="16"/>
                      <w:szCs w:val="16"/>
                    </w:rPr>
                    <w:t>Hogares en inseguridad alimentaria severa de acuerdo con el resultado de la Escala Latinoamericana y Caribeña de Seguridad Alimentaria (ELCSA)</w:t>
                  </w:r>
                  <w:r w:rsidR="00F0594E" w:rsidRPr="006145DB">
                    <w:rPr>
                      <w:rFonts w:eastAsiaTheme="minorEastAsia" w:cs="Arial"/>
                      <w:sz w:val="16"/>
                      <w:szCs w:val="16"/>
                    </w:rPr>
                    <w:t>.</w:t>
                  </w:r>
                </w:p>
              </w:tc>
              <w:tc>
                <w:tcPr>
                  <w:tcW w:w="1850" w:type="dxa"/>
                  <w:tcBorders>
                    <w:top w:val="single" w:sz="4" w:space="0" w:color="auto"/>
                  </w:tcBorders>
                  <w:vAlign w:val="center"/>
                </w:tcPr>
                <w:p w14:paraId="07B3861C"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 xml:space="preserve">SIRBE </w:t>
                  </w:r>
                </w:p>
              </w:tc>
              <w:tc>
                <w:tcPr>
                  <w:tcW w:w="992" w:type="dxa"/>
                  <w:tcBorders>
                    <w:top w:val="single" w:sz="4" w:space="0" w:color="auto"/>
                  </w:tcBorders>
                  <w:vAlign w:val="center"/>
                </w:tcPr>
                <w:p w14:paraId="0D2CA316"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Demanda</w:t>
                  </w:r>
                </w:p>
              </w:tc>
              <w:tc>
                <w:tcPr>
                  <w:tcW w:w="1310" w:type="dxa"/>
                  <w:tcBorders>
                    <w:top w:val="single" w:sz="4" w:space="0" w:color="auto"/>
                  </w:tcBorders>
                  <w:vAlign w:val="center"/>
                </w:tcPr>
                <w:p w14:paraId="04793E57" w14:textId="1C8825C5" w:rsidR="006E2540" w:rsidRPr="006145DB" w:rsidRDefault="004C3E9E" w:rsidP="005B435E">
                  <w:pPr>
                    <w:tabs>
                      <w:tab w:val="left" w:pos="709"/>
                    </w:tabs>
                    <w:jc w:val="center"/>
                    <w:rPr>
                      <w:rFonts w:eastAsiaTheme="minorEastAsia"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0517AC" w:rsidRPr="006145DB" w14:paraId="7FC5AA2E" w14:textId="77777777" w:rsidTr="00BC7B6B">
              <w:trPr>
                <w:trHeight w:val="300"/>
              </w:trPr>
              <w:tc>
                <w:tcPr>
                  <w:tcW w:w="3145" w:type="dxa"/>
                  <w:vAlign w:val="center"/>
                </w:tcPr>
                <w:p w14:paraId="0CA0579E" w14:textId="4AFE2EE4" w:rsidR="006E2540" w:rsidRPr="006145DB" w:rsidRDefault="006E2540" w:rsidP="005B435E">
                  <w:pPr>
                    <w:tabs>
                      <w:tab w:val="left" w:pos="709"/>
                    </w:tabs>
                    <w:jc w:val="both"/>
                    <w:rPr>
                      <w:rFonts w:eastAsiaTheme="minorEastAsia" w:cs="Arial"/>
                      <w:sz w:val="16"/>
                      <w:szCs w:val="16"/>
                    </w:rPr>
                  </w:pPr>
                  <w:r w:rsidRPr="006145DB">
                    <w:rPr>
                      <w:rFonts w:eastAsiaTheme="minorEastAsia" w:cs="Arial"/>
                      <w:sz w:val="16"/>
                      <w:szCs w:val="16"/>
                    </w:rPr>
                    <w:t>Hogares en inseguridad alimentaria moderada de acuerdo con el resultado de la Escala Latinoamericana y Caribeña de Seguridad Alimentaria (ELCSA)</w:t>
                  </w:r>
                  <w:r w:rsidR="00F0594E" w:rsidRPr="006145DB">
                    <w:rPr>
                      <w:rFonts w:eastAsiaTheme="minorEastAsia" w:cs="Arial"/>
                      <w:sz w:val="16"/>
                      <w:szCs w:val="16"/>
                    </w:rPr>
                    <w:t>.</w:t>
                  </w:r>
                </w:p>
              </w:tc>
              <w:tc>
                <w:tcPr>
                  <w:tcW w:w="1850" w:type="dxa"/>
                  <w:vAlign w:val="center"/>
                </w:tcPr>
                <w:p w14:paraId="7E4DF13B"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 xml:space="preserve">SIRBE </w:t>
                  </w:r>
                </w:p>
              </w:tc>
              <w:tc>
                <w:tcPr>
                  <w:tcW w:w="992" w:type="dxa"/>
                  <w:vAlign w:val="center"/>
                </w:tcPr>
                <w:p w14:paraId="0F2C646A"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Demanda</w:t>
                  </w:r>
                </w:p>
              </w:tc>
              <w:tc>
                <w:tcPr>
                  <w:tcW w:w="1310" w:type="dxa"/>
                  <w:vAlign w:val="center"/>
                </w:tcPr>
                <w:p w14:paraId="3514F347" w14:textId="439573B8" w:rsidR="006E2540" w:rsidRPr="006145DB" w:rsidRDefault="004C3E9E" w:rsidP="005B435E">
                  <w:pPr>
                    <w:tabs>
                      <w:tab w:val="left" w:pos="709"/>
                    </w:tabs>
                    <w:jc w:val="center"/>
                    <w:rPr>
                      <w:rFonts w:eastAsiaTheme="minorEastAsia"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0517AC" w:rsidRPr="006145DB" w14:paraId="5A400549" w14:textId="77777777" w:rsidTr="00BC7B6B">
              <w:trPr>
                <w:trHeight w:val="300"/>
              </w:trPr>
              <w:tc>
                <w:tcPr>
                  <w:tcW w:w="3145" w:type="dxa"/>
                  <w:tcBorders>
                    <w:bottom w:val="single" w:sz="4" w:space="0" w:color="auto"/>
                  </w:tcBorders>
                  <w:vAlign w:val="center"/>
                </w:tcPr>
                <w:p w14:paraId="5D1E9A2D" w14:textId="543D33EF" w:rsidR="006E2540" w:rsidRPr="006145DB" w:rsidRDefault="006E2540" w:rsidP="005B435E">
                  <w:pPr>
                    <w:tabs>
                      <w:tab w:val="left" w:pos="709"/>
                    </w:tabs>
                    <w:jc w:val="both"/>
                    <w:rPr>
                      <w:rFonts w:eastAsiaTheme="minorEastAsia" w:cs="Arial"/>
                      <w:sz w:val="16"/>
                      <w:szCs w:val="16"/>
                    </w:rPr>
                  </w:pPr>
                  <w:r w:rsidRPr="006145DB">
                    <w:rPr>
                      <w:rFonts w:eastAsiaTheme="minorEastAsia" w:cs="Arial"/>
                      <w:sz w:val="16"/>
                      <w:szCs w:val="16"/>
                    </w:rPr>
                    <w:t>Residente en el Distrito Capital</w:t>
                  </w:r>
                  <w:r w:rsidR="00F0594E" w:rsidRPr="006145DB">
                    <w:rPr>
                      <w:rFonts w:eastAsiaTheme="minorEastAsia" w:cs="Arial"/>
                      <w:sz w:val="16"/>
                      <w:szCs w:val="16"/>
                    </w:rPr>
                    <w:t>.</w:t>
                  </w:r>
                </w:p>
              </w:tc>
              <w:tc>
                <w:tcPr>
                  <w:tcW w:w="1850" w:type="dxa"/>
                  <w:tcBorders>
                    <w:bottom w:val="single" w:sz="4" w:space="0" w:color="auto"/>
                  </w:tcBorders>
                  <w:vAlign w:val="center"/>
                </w:tcPr>
                <w:p w14:paraId="7A0D86BD"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 xml:space="preserve">SIRBE </w:t>
                  </w:r>
                </w:p>
              </w:tc>
              <w:tc>
                <w:tcPr>
                  <w:tcW w:w="992" w:type="dxa"/>
                  <w:tcBorders>
                    <w:bottom w:val="single" w:sz="4" w:space="0" w:color="auto"/>
                  </w:tcBorders>
                  <w:vAlign w:val="center"/>
                </w:tcPr>
                <w:p w14:paraId="73F6EB0E" w14:textId="77777777" w:rsidR="006E2540" w:rsidRPr="006145DB" w:rsidRDefault="006E2540" w:rsidP="005B435E">
                  <w:pPr>
                    <w:tabs>
                      <w:tab w:val="left" w:pos="709"/>
                    </w:tabs>
                    <w:jc w:val="center"/>
                    <w:rPr>
                      <w:rFonts w:eastAsiaTheme="minorEastAsia" w:cs="Arial"/>
                      <w:sz w:val="16"/>
                      <w:szCs w:val="16"/>
                    </w:rPr>
                  </w:pPr>
                  <w:r w:rsidRPr="006145DB">
                    <w:rPr>
                      <w:rFonts w:eastAsiaTheme="minorEastAsia" w:cs="Arial"/>
                      <w:sz w:val="16"/>
                      <w:szCs w:val="16"/>
                    </w:rPr>
                    <w:t>Demanda</w:t>
                  </w:r>
                </w:p>
              </w:tc>
              <w:tc>
                <w:tcPr>
                  <w:tcW w:w="1310" w:type="dxa"/>
                  <w:tcBorders>
                    <w:bottom w:val="single" w:sz="4" w:space="0" w:color="auto"/>
                  </w:tcBorders>
                  <w:vAlign w:val="center"/>
                </w:tcPr>
                <w:p w14:paraId="62A47597" w14:textId="2C618F25" w:rsidR="006E2540" w:rsidRPr="006145DB" w:rsidRDefault="004C3E9E" w:rsidP="005B435E">
                  <w:pPr>
                    <w:tabs>
                      <w:tab w:val="left" w:pos="709"/>
                    </w:tabs>
                    <w:jc w:val="center"/>
                    <w:rPr>
                      <w:rFonts w:eastAsiaTheme="minorEastAsia"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3A73E1" w:rsidRPr="006145DB" w14:paraId="4117F96D" w14:textId="77777777" w:rsidTr="00BC7B6B">
              <w:trPr>
                <w:trHeight w:val="70"/>
              </w:trPr>
              <w:tc>
                <w:tcPr>
                  <w:tcW w:w="3145" w:type="dxa"/>
                  <w:tcBorders>
                    <w:left w:val="nil"/>
                    <w:bottom w:val="nil"/>
                    <w:right w:val="nil"/>
                  </w:tcBorders>
                  <w:vAlign w:val="center"/>
                </w:tcPr>
                <w:p w14:paraId="3CE882D6" w14:textId="77777777" w:rsidR="003A73E1" w:rsidRPr="006145DB" w:rsidRDefault="003A73E1" w:rsidP="005B435E">
                  <w:pPr>
                    <w:tabs>
                      <w:tab w:val="left" w:pos="709"/>
                    </w:tabs>
                    <w:jc w:val="both"/>
                    <w:rPr>
                      <w:rFonts w:eastAsiaTheme="minorEastAsia" w:cs="Arial"/>
                      <w:sz w:val="16"/>
                      <w:szCs w:val="16"/>
                    </w:rPr>
                  </w:pPr>
                </w:p>
              </w:tc>
              <w:tc>
                <w:tcPr>
                  <w:tcW w:w="1850" w:type="dxa"/>
                  <w:tcBorders>
                    <w:left w:val="nil"/>
                    <w:bottom w:val="nil"/>
                    <w:right w:val="nil"/>
                  </w:tcBorders>
                  <w:vAlign w:val="center"/>
                </w:tcPr>
                <w:p w14:paraId="3EF02355" w14:textId="77777777" w:rsidR="003A73E1" w:rsidRPr="006145DB" w:rsidRDefault="003A73E1" w:rsidP="005B435E">
                  <w:pPr>
                    <w:tabs>
                      <w:tab w:val="left" w:pos="709"/>
                    </w:tabs>
                    <w:jc w:val="center"/>
                    <w:rPr>
                      <w:rFonts w:eastAsiaTheme="minorEastAsia" w:cs="Arial"/>
                      <w:sz w:val="16"/>
                      <w:szCs w:val="16"/>
                    </w:rPr>
                  </w:pPr>
                </w:p>
              </w:tc>
              <w:tc>
                <w:tcPr>
                  <w:tcW w:w="992" w:type="dxa"/>
                  <w:tcBorders>
                    <w:left w:val="nil"/>
                    <w:bottom w:val="nil"/>
                    <w:right w:val="nil"/>
                  </w:tcBorders>
                  <w:vAlign w:val="center"/>
                </w:tcPr>
                <w:p w14:paraId="1D885AAF" w14:textId="77777777" w:rsidR="003A73E1" w:rsidRPr="006145DB" w:rsidRDefault="003A73E1" w:rsidP="005B435E">
                  <w:pPr>
                    <w:tabs>
                      <w:tab w:val="left" w:pos="709"/>
                    </w:tabs>
                    <w:jc w:val="center"/>
                    <w:rPr>
                      <w:rFonts w:eastAsiaTheme="minorEastAsia" w:cs="Arial"/>
                      <w:sz w:val="16"/>
                      <w:szCs w:val="16"/>
                    </w:rPr>
                  </w:pPr>
                </w:p>
              </w:tc>
              <w:tc>
                <w:tcPr>
                  <w:tcW w:w="1310" w:type="dxa"/>
                  <w:tcBorders>
                    <w:left w:val="nil"/>
                    <w:bottom w:val="nil"/>
                    <w:right w:val="nil"/>
                  </w:tcBorders>
                  <w:vAlign w:val="center"/>
                </w:tcPr>
                <w:p w14:paraId="130BA725" w14:textId="77777777" w:rsidR="003A73E1" w:rsidRPr="006145DB" w:rsidRDefault="003A73E1" w:rsidP="005B435E">
                  <w:pPr>
                    <w:tabs>
                      <w:tab w:val="left" w:pos="709"/>
                    </w:tabs>
                    <w:jc w:val="center"/>
                    <w:rPr>
                      <w:rFonts w:eastAsiaTheme="minorEastAsia" w:cs="Arial"/>
                      <w:sz w:val="16"/>
                      <w:szCs w:val="16"/>
                    </w:rPr>
                  </w:pPr>
                </w:p>
              </w:tc>
            </w:tr>
          </w:tbl>
          <w:p w14:paraId="65179CC8" w14:textId="77777777" w:rsidR="006E2540" w:rsidRPr="006145DB" w:rsidRDefault="006E2540" w:rsidP="005B435E">
            <w:pPr>
              <w:pStyle w:val="Textoindependiente"/>
              <w:spacing w:after="0" w:line="240" w:lineRule="auto"/>
              <w:ind w:right="112"/>
              <w:jc w:val="both"/>
              <w:rPr>
                <w:rFonts w:cs="Arial"/>
                <w:bCs/>
                <w:lang w:val="es-CO" w:eastAsia="es-CO"/>
              </w:rPr>
            </w:pPr>
          </w:p>
        </w:tc>
      </w:tr>
      <w:tr w:rsidR="006E2540" w:rsidRPr="006145DB" w14:paraId="56AC706D" w14:textId="77777777" w:rsidTr="00DC2E09">
        <w:trPr>
          <w:jc w:val="center"/>
        </w:trPr>
        <w:tc>
          <w:tcPr>
            <w:tcW w:w="1980" w:type="dxa"/>
            <w:vAlign w:val="center"/>
          </w:tcPr>
          <w:p w14:paraId="07EE5009" w14:textId="77777777" w:rsidR="006E2540" w:rsidRPr="006145DB" w:rsidRDefault="006E2540" w:rsidP="005B435E">
            <w:pPr>
              <w:spacing w:after="0" w:line="240" w:lineRule="auto"/>
              <w:ind w:left="29"/>
              <w:contextualSpacing/>
              <w:rPr>
                <w:rFonts w:cs="Arial"/>
                <w:bCs/>
                <w:sz w:val="20"/>
                <w:szCs w:val="20"/>
                <w:lang w:eastAsia="es-CO"/>
              </w:rPr>
            </w:pPr>
            <w:r w:rsidRPr="006145DB">
              <w:rPr>
                <w:rFonts w:cs="Arial"/>
                <w:bCs/>
                <w:sz w:val="20"/>
                <w:szCs w:val="20"/>
                <w:lang w:eastAsia="es-CO"/>
              </w:rPr>
              <w:t>Criterios de Egreso y Fuentes de Información</w:t>
            </w:r>
          </w:p>
        </w:tc>
        <w:tc>
          <w:tcPr>
            <w:tcW w:w="7513" w:type="dxa"/>
          </w:tcPr>
          <w:p w14:paraId="5C811840" w14:textId="77777777" w:rsidR="006E2540" w:rsidRPr="006145DB" w:rsidRDefault="006E2540" w:rsidP="005B435E">
            <w:pPr>
              <w:tabs>
                <w:tab w:val="left" w:pos="709"/>
              </w:tabs>
              <w:spacing w:after="0" w:line="240" w:lineRule="auto"/>
              <w:contextualSpacing/>
              <w:jc w:val="both"/>
              <w:rPr>
                <w:rFonts w:cs="Arial"/>
                <w:bCs/>
                <w:sz w:val="16"/>
                <w:szCs w:val="16"/>
                <w:lang w:eastAsia="es-CO"/>
              </w:rPr>
            </w:pPr>
          </w:p>
          <w:tbl>
            <w:tblPr>
              <w:tblStyle w:val="Tablaconcuadrcula"/>
              <w:tblW w:w="5000" w:type="pct"/>
              <w:tblLook w:val="06A0" w:firstRow="1" w:lastRow="0" w:firstColumn="1" w:lastColumn="0" w:noHBand="1" w:noVBand="1"/>
            </w:tblPr>
            <w:tblGrid>
              <w:gridCol w:w="3313"/>
              <w:gridCol w:w="1205"/>
              <w:gridCol w:w="1097"/>
              <w:gridCol w:w="1688"/>
            </w:tblGrid>
            <w:tr w:rsidR="003A73E1" w:rsidRPr="006145DB" w14:paraId="62DA2771" w14:textId="77777777" w:rsidTr="0084303F">
              <w:trPr>
                <w:trHeight w:val="300"/>
              </w:trPr>
              <w:tc>
                <w:tcPr>
                  <w:tcW w:w="2268" w:type="pct"/>
                  <w:vAlign w:val="center"/>
                </w:tcPr>
                <w:p w14:paraId="5F8C24D1"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Criterios de Egreso</w:t>
                  </w:r>
                </w:p>
              </w:tc>
              <w:tc>
                <w:tcPr>
                  <w:tcW w:w="825" w:type="pct"/>
                  <w:vAlign w:val="center"/>
                </w:tcPr>
                <w:p w14:paraId="1E6D5067"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Fuente de Información</w:t>
                  </w:r>
                </w:p>
              </w:tc>
              <w:tc>
                <w:tcPr>
                  <w:tcW w:w="751" w:type="pct"/>
                  <w:vAlign w:val="center"/>
                </w:tcPr>
                <w:p w14:paraId="62B2372A"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Periodicidad</w:t>
                  </w:r>
                </w:p>
              </w:tc>
              <w:tc>
                <w:tcPr>
                  <w:tcW w:w="1156" w:type="pct"/>
                  <w:vAlign w:val="center"/>
                </w:tcPr>
                <w:p w14:paraId="69FB257D"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Administrador</w:t>
                  </w:r>
                </w:p>
              </w:tc>
            </w:tr>
            <w:tr w:rsidR="003A73E1" w:rsidRPr="006145DB" w14:paraId="464085F5" w14:textId="77777777" w:rsidTr="0084303F">
              <w:trPr>
                <w:trHeight w:val="655"/>
              </w:trPr>
              <w:tc>
                <w:tcPr>
                  <w:tcW w:w="2268" w:type="pct"/>
                  <w:vAlign w:val="center"/>
                </w:tcPr>
                <w:p w14:paraId="6627FDA1" w14:textId="77777777" w:rsidR="006E2540" w:rsidRPr="006145DB" w:rsidRDefault="006E2540" w:rsidP="005B435E">
                  <w:pPr>
                    <w:tabs>
                      <w:tab w:val="left" w:pos="709"/>
                    </w:tabs>
                    <w:jc w:val="both"/>
                    <w:rPr>
                      <w:rFonts w:eastAsia="Arial" w:cs="Arial"/>
                      <w:sz w:val="16"/>
                      <w:szCs w:val="16"/>
                    </w:rPr>
                  </w:pPr>
                  <w:r w:rsidRPr="006145DB">
                    <w:rPr>
                      <w:rFonts w:eastAsiaTheme="minorEastAsia" w:cs="Arial"/>
                      <w:sz w:val="16"/>
                      <w:szCs w:val="16"/>
                    </w:rPr>
                    <w:t>Retiro voluntario manifestado libre y expresamente por escrito.</w:t>
                  </w:r>
                </w:p>
              </w:tc>
              <w:tc>
                <w:tcPr>
                  <w:tcW w:w="825" w:type="pct"/>
                  <w:vAlign w:val="center"/>
                </w:tcPr>
                <w:p w14:paraId="2739F2B0"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Solicitud Ciudadana</w:t>
                  </w:r>
                </w:p>
              </w:tc>
              <w:tc>
                <w:tcPr>
                  <w:tcW w:w="751" w:type="pct"/>
                  <w:vAlign w:val="center"/>
                </w:tcPr>
                <w:p w14:paraId="752024AC"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Demanda</w:t>
                  </w:r>
                </w:p>
              </w:tc>
              <w:tc>
                <w:tcPr>
                  <w:tcW w:w="1156" w:type="pct"/>
                  <w:vAlign w:val="center"/>
                </w:tcPr>
                <w:p w14:paraId="6D2BD969" w14:textId="77777777" w:rsidR="006E2540" w:rsidRPr="006145DB" w:rsidRDefault="006E2540" w:rsidP="005B435E">
                  <w:pPr>
                    <w:tabs>
                      <w:tab w:val="left" w:pos="709"/>
                    </w:tabs>
                    <w:jc w:val="center"/>
                    <w:rPr>
                      <w:rFonts w:eastAsia="Arial" w:cs="Arial"/>
                      <w:sz w:val="16"/>
                      <w:szCs w:val="16"/>
                    </w:rPr>
                  </w:pPr>
                  <w:r w:rsidRPr="006145DB">
                    <w:rPr>
                      <w:rFonts w:eastAsia="Arial" w:cs="Arial"/>
                      <w:sz w:val="16"/>
                      <w:szCs w:val="16"/>
                    </w:rPr>
                    <w:t>Equipo servicio social Subdirección Local</w:t>
                  </w:r>
                </w:p>
              </w:tc>
            </w:tr>
            <w:tr w:rsidR="003A73E1" w:rsidRPr="006145DB" w14:paraId="218AB55E" w14:textId="77777777" w:rsidTr="0084303F">
              <w:trPr>
                <w:trHeight w:val="300"/>
              </w:trPr>
              <w:tc>
                <w:tcPr>
                  <w:tcW w:w="2268" w:type="pct"/>
                  <w:vAlign w:val="center"/>
                </w:tcPr>
                <w:p w14:paraId="345FE8BD" w14:textId="3050C80A" w:rsidR="006E2540" w:rsidRPr="006145DB" w:rsidRDefault="006E2540" w:rsidP="005B435E">
                  <w:pPr>
                    <w:tabs>
                      <w:tab w:val="left" w:pos="709"/>
                    </w:tabs>
                    <w:jc w:val="both"/>
                    <w:rPr>
                      <w:rFonts w:eastAsia="Arial" w:cs="Arial"/>
                      <w:sz w:val="16"/>
                      <w:szCs w:val="16"/>
                    </w:rPr>
                  </w:pPr>
                  <w:bookmarkStart w:id="395" w:name="_Hlk181011879"/>
                  <w:r w:rsidRPr="006145DB">
                    <w:rPr>
                      <w:rFonts w:eastAsiaTheme="minorEastAsia" w:cs="Arial"/>
                      <w:sz w:val="16"/>
                      <w:szCs w:val="16"/>
                    </w:rPr>
                    <w:t>Fallecimiento</w:t>
                  </w:r>
                  <w:bookmarkEnd w:id="395"/>
                  <w:r w:rsidR="00F0594E" w:rsidRPr="006145DB">
                    <w:rPr>
                      <w:rFonts w:eastAsiaTheme="minorEastAsia" w:cs="Arial"/>
                      <w:sz w:val="16"/>
                      <w:szCs w:val="16"/>
                    </w:rPr>
                    <w:t>.</w:t>
                  </w:r>
                </w:p>
              </w:tc>
              <w:tc>
                <w:tcPr>
                  <w:tcW w:w="825" w:type="pct"/>
                  <w:vAlign w:val="center"/>
                </w:tcPr>
                <w:p w14:paraId="5E70613E"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Fallecidos (Inhumados)</w:t>
                  </w:r>
                </w:p>
              </w:tc>
              <w:tc>
                <w:tcPr>
                  <w:tcW w:w="751" w:type="pct"/>
                  <w:vAlign w:val="center"/>
                </w:tcPr>
                <w:p w14:paraId="184F6569"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Mensual</w:t>
                  </w:r>
                </w:p>
                <w:p w14:paraId="38F23779"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(mes vencido)</w:t>
                  </w:r>
                </w:p>
              </w:tc>
              <w:tc>
                <w:tcPr>
                  <w:tcW w:w="1156" w:type="pct"/>
                  <w:vAlign w:val="center"/>
                </w:tcPr>
                <w:p w14:paraId="3F46FDFD"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Secretaría Distrital de Salud</w:t>
                  </w:r>
                </w:p>
              </w:tc>
            </w:tr>
            <w:tr w:rsidR="003A73E1" w:rsidRPr="006145DB" w14:paraId="720AF0FE" w14:textId="77777777" w:rsidTr="0084303F">
              <w:trPr>
                <w:trHeight w:val="300"/>
              </w:trPr>
              <w:tc>
                <w:tcPr>
                  <w:tcW w:w="2268" w:type="pct"/>
                  <w:vAlign w:val="center"/>
                </w:tcPr>
                <w:p w14:paraId="615CA48C" w14:textId="77777777" w:rsidR="006E2540" w:rsidRPr="006145DB" w:rsidRDefault="006E2540" w:rsidP="005B435E">
                  <w:pPr>
                    <w:pStyle w:val="NormalWeb"/>
                    <w:shd w:val="clear" w:color="auto" w:fill="FFFFFF" w:themeFill="background1"/>
                    <w:spacing w:before="0" w:beforeAutospacing="0" w:after="0" w:afterAutospacing="0"/>
                    <w:jc w:val="both"/>
                    <w:rPr>
                      <w:rFonts w:ascii="Arial" w:hAnsi="Arial" w:cs="Arial"/>
                      <w:sz w:val="16"/>
                      <w:szCs w:val="16"/>
                      <w:lang w:val="es-CO" w:eastAsia="es-MX"/>
                    </w:rPr>
                  </w:pPr>
                  <w:r w:rsidRPr="006145DB">
                    <w:rPr>
                      <w:rFonts w:ascii="Arial" w:eastAsiaTheme="minorEastAsia" w:hAnsi="Arial" w:cs="Arial"/>
                      <w:sz w:val="16"/>
                      <w:szCs w:val="16"/>
                      <w:lang w:val="es-CO"/>
                    </w:rPr>
                    <w:t>Incumplimiento de lo establecido en el documento acta de compromiso, firmado para el ingreso al servicio social.</w:t>
                  </w:r>
                </w:p>
              </w:tc>
              <w:tc>
                <w:tcPr>
                  <w:tcW w:w="825" w:type="pct"/>
                  <w:vAlign w:val="center"/>
                </w:tcPr>
                <w:p w14:paraId="3A21810D" w14:textId="77777777" w:rsidR="006E2540" w:rsidRPr="006145DB" w:rsidRDefault="006E2540" w:rsidP="005B435E">
                  <w:pPr>
                    <w:jc w:val="center"/>
                    <w:rPr>
                      <w:rFonts w:cs="Arial"/>
                      <w:sz w:val="16"/>
                      <w:szCs w:val="16"/>
                    </w:rPr>
                  </w:pPr>
                  <w:r w:rsidRPr="006145DB">
                    <w:rPr>
                      <w:rFonts w:eastAsia="Arial" w:cs="Arial"/>
                      <w:sz w:val="16"/>
                      <w:szCs w:val="16"/>
                      <w:lang w:val="es"/>
                    </w:rPr>
                    <w:t>Verificación en campo</w:t>
                  </w:r>
                </w:p>
              </w:tc>
              <w:tc>
                <w:tcPr>
                  <w:tcW w:w="751" w:type="pct"/>
                  <w:vAlign w:val="center"/>
                </w:tcPr>
                <w:p w14:paraId="3260A2AB" w14:textId="77777777" w:rsidR="006E2540" w:rsidRPr="006145DB" w:rsidRDefault="006E2540" w:rsidP="005B435E">
                  <w:pPr>
                    <w:jc w:val="center"/>
                    <w:rPr>
                      <w:rFonts w:cs="Arial"/>
                      <w:sz w:val="16"/>
                      <w:szCs w:val="16"/>
                    </w:rPr>
                  </w:pPr>
                  <w:r w:rsidRPr="006145DB">
                    <w:rPr>
                      <w:rFonts w:eastAsia="Arial" w:cs="Arial"/>
                      <w:sz w:val="16"/>
                      <w:szCs w:val="16"/>
                      <w:lang w:val="es"/>
                    </w:rPr>
                    <w:t>Demanda</w:t>
                  </w:r>
                </w:p>
              </w:tc>
              <w:tc>
                <w:tcPr>
                  <w:tcW w:w="1156" w:type="pct"/>
                  <w:vAlign w:val="center"/>
                </w:tcPr>
                <w:p w14:paraId="404D56E2" w14:textId="77777777" w:rsidR="006E2540" w:rsidRPr="006145DB" w:rsidRDefault="006E2540" w:rsidP="005B435E">
                  <w:pPr>
                    <w:jc w:val="center"/>
                    <w:rPr>
                      <w:rFonts w:cs="Arial"/>
                      <w:sz w:val="16"/>
                      <w:szCs w:val="16"/>
                    </w:rPr>
                  </w:pPr>
                  <w:r w:rsidRPr="006145DB">
                    <w:rPr>
                      <w:rFonts w:eastAsia="Arial" w:cs="Arial"/>
                      <w:sz w:val="16"/>
                      <w:szCs w:val="16"/>
                    </w:rPr>
                    <w:t>Equipo servicio social Subdirección Local</w:t>
                  </w:r>
                </w:p>
              </w:tc>
            </w:tr>
            <w:tr w:rsidR="003A73E1" w:rsidRPr="006145DB" w14:paraId="2E8F614B" w14:textId="77777777" w:rsidTr="0084303F">
              <w:trPr>
                <w:trHeight w:val="300"/>
              </w:trPr>
              <w:tc>
                <w:tcPr>
                  <w:tcW w:w="2268" w:type="pct"/>
                  <w:vAlign w:val="center"/>
                </w:tcPr>
                <w:p w14:paraId="28CC38C3" w14:textId="23F0ECEB" w:rsidR="006E2540" w:rsidRPr="006145DB" w:rsidRDefault="006E2540" w:rsidP="005B435E">
                  <w:pPr>
                    <w:jc w:val="both"/>
                    <w:rPr>
                      <w:rFonts w:eastAsiaTheme="minorEastAsia" w:cs="Arial"/>
                      <w:sz w:val="16"/>
                      <w:szCs w:val="16"/>
                    </w:rPr>
                  </w:pPr>
                  <w:r w:rsidRPr="006145DB">
                    <w:rPr>
                      <w:rFonts w:eastAsiaTheme="minorEastAsia" w:cs="Arial"/>
                      <w:sz w:val="16"/>
                      <w:szCs w:val="16"/>
                    </w:rPr>
                    <w:t>Cambio de residencia a otra localidad</w:t>
                  </w:r>
                  <w:r w:rsidR="00CF1275" w:rsidRPr="006145DB">
                    <w:rPr>
                      <w:rFonts w:eastAsiaTheme="minorEastAsia" w:cs="Arial"/>
                      <w:sz w:val="16"/>
                      <w:szCs w:val="16"/>
                    </w:rPr>
                    <w:t>.</w:t>
                  </w:r>
                </w:p>
              </w:tc>
              <w:tc>
                <w:tcPr>
                  <w:tcW w:w="825" w:type="pct"/>
                  <w:vAlign w:val="center"/>
                </w:tcPr>
                <w:p w14:paraId="3DAA4750" w14:textId="77777777" w:rsidR="006E2540" w:rsidRPr="006145DB" w:rsidRDefault="006E2540" w:rsidP="005B435E">
                  <w:pPr>
                    <w:jc w:val="center"/>
                    <w:rPr>
                      <w:rFonts w:cs="Arial"/>
                      <w:sz w:val="16"/>
                      <w:szCs w:val="16"/>
                    </w:rPr>
                  </w:pPr>
                  <w:r w:rsidRPr="006145DB">
                    <w:rPr>
                      <w:rFonts w:eastAsia="Arial" w:cs="Arial"/>
                      <w:sz w:val="16"/>
                      <w:szCs w:val="16"/>
                      <w:lang w:val="es"/>
                    </w:rPr>
                    <w:t>Verificación en campo</w:t>
                  </w:r>
                </w:p>
              </w:tc>
              <w:tc>
                <w:tcPr>
                  <w:tcW w:w="751" w:type="pct"/>
                  <w:vAlign w:val="center"/>
                </w:tcPr>
                <w:p w14:paraId="487EA3ED" w14:textId="77777777" w:rsidR="006E2540" w:rsidRPr="006145DB" w:rsidRDefault="006E2540" w:rsidP="005B435E">
                  <w:pPr>
                    <w:jc w:val="center"/>
                    <w:rPr>
                      <w:rFonts w:cs="Arial"/>
                      <w:sz w:val="16"/>
                      <w:szCs w:val="16"/>
                    </w:rPr>
                  </w:pPr>
                  <w:r w:rsidRPr="006145DB">
                    <w:rPr>
                      <w:rFonts w:eastAsia="Arial" w:cs="Arial"/>
                      <w:sz w:val="16"/>
                      <w:szCs w:val="16"/>
                      <w:lang w:val="es"/>
                    </w:rPr>
                    <w:t>Demanda</w:t>
                  </w:r>
                </w:p>
              </w:tc>
              <w:tc>
                <w:tcPr>
                  <w:tcW w:w="1156" w:type="pct"/>
                  <w:vAlign w:val="center"/>
                </w:tcPr>
                <w:p w14:paraId="3D638919" w14:textId="77777777" w:rsidR="006E2540" w:rsidRPr="006145DB" w:rsidRDefault="006E2540" w:rsidP="005B435E">
                  <w:pPr>
                    <w:jc w:val="center"/>
                    <w:rPr>
                      <w:rFonts w:cs="Arial"/>
                      <w:sz w:val="16"/>
                      <w:szCs w:val="16"/>
                    </w:rPr>
                  </w:pPr>
                  <w:r w:rsidRPr="006145DB">
                    <w:rPr>
                      <w:rFonts w:eastAsia="Arial" w:cs="Arial"/>
                      <w:sz w:val="16"/>
                      <w:szCs w:val="16"/>
                    </w:rPr>
                    <w:t>Equipo servicio social Subdirección Local</w:t>
                  </w:r>
                </w:p>
              </w:tc>
            </w:tr>
            <w:tr w:rsidR="003A73E1" w:rsidRPr="006145DB" w14:paraId="5D701B4E" w14:textId="77777777" w:rsidTr="0084303F">
              <w:trPr>
                <w:trHeight w:val="300"/>
              </w:trPr>
              <w:tc>
                <w:tcPr>
                  <w:tcW w:w="2268" w:type="pct"/>
                  <w:tcBorders>
                    <w:bottom w:val="single" w:sz="4" w:space="0" w:color="auto"/>
                  </w:tcBorders>
                  <w:vAlign w:val="center"/>
                </w:tcPr>
                <w:p w14:paraId="4E488A55" w14:textId="74B80DA7" w:rsidR="006E2540" w:rsidRPr="006145DB" w:rsidRDefault="006E2540" w:rsidP="005B435E">
                  <w:pPr>
                    <w:jc w:val="both"/>
                    <w:rPr>
                      <w:rFonts w:eastAsiaTheme="minorEastAsia" w:cs="Arial"/>
                      <w:sz w:val="16"/>
                      <w:szCs w:val="16"/>
                    </w:rPr>
                  </w:pPr>
                  <w:r w:rsidRPr="006145DB">
                    <w:rPr>
                      <w:rFonts w:eastAsiaTheme="minorEastAsia" w:cs="Arial"/>
                      <w:sz w:val="16"/>
                      <w:szCs w:val="16"/>
                    </w:rPr>
                    <w:t>Traslado o cambio de residencia fuera de Bogotá D.C</w:t>
                  </w:r>
                  <w:r w:rsidR="00F0594E" w:rsidRPr="006145DB">
                    <w:rPr>
                      <w:rFonts w:eastAsiaTheme="minorEastAsia" w:cs="Arial"/>
                      <w:sz w:val="16"/>
                      <w:szCs w:val="16"/>
                    </w:rPr>
                    <w:t>.</w:t>
                  </w:r>
                </w:p>
              </w:tc>
              <w:tc>
                <w:tcPr>
                  <w:tcW w:w="825" w:type="pct"/>
                  <w:tcBorders>
                    <w:bottom w:val="single" w:sz="4" w:space="0" w:color="auto"/>
                  </w:tcBorders>
                  <w:vAlign w:val="center"/>
                </w:tcPr>
                <w:p w14:paraId="4FEFCBF9" w14:textId="77777777" w:rsidR="006E2540" w:rsidRPr="006145DB" w:rsidRDefault="006E2540" w:rsidP="005B435E">
                  <w:pPr>
                    <w:jc w:val="center"/>
                    <w:rPr>
                      <w:rFonts w:cs="Arial"/>
                      <w:sz w:val="16"/>
                      <w:szCs w:val="16"/>
                    </w:rPr>
                  </w:pPr>
                  <w:r w:rsidRPr="006145DB">
                    <w:rPr>
                      <w:rFonts w:eastAsia="Arial" w:cs="Arial"/>
                      <w:sz w:val="16"/>
                      <w:szCs w:val="16"/>
                      <w:lang w:val="es"/>
                    </w:rPr>
                    <w:t>Verificación en campo</w:t>
                  </w:r>
                </w:p>
              </w:tc>
              <w:tc>
                <w:tcPr>
                  <w:tcW w:w="751" w:type="pct"/>
                  <w:tcBorders>
                    <w:bottom w:val="single" w:sz="4" w:space="0" w:color="auto"/>
                  </w:tcBorders>
                  <w:vAlign w:val="center"/>
                </w:tcPr>
                <w:p w14:paraId="3D70FB48" w14:textId="77777777" w:rsidR="006E2540" w:rsidRPr="006145DB" w:rsidRDefault="006E2540" w:rsidP="005B435E">
                  <w:pPr>
                    <w:jc w:val="center"/>
                    <w:rPr>
                      <w:rFonts w:cs="Arial"/>
                      <w:sz w:val="16"/>
                      <w:szCs w:val="16"/>
                    </w:rPr>
                  </w:pPr>
                  <w:r w:rsidRPr="006145DB">
                    <w:rPr>
                      <w:rFonts w:eastAsia="Arial" w:cs="Arial"/>
                      <w:sz w:val="16"/>
                      <w:szCs w:val="16"/>
                      <w:lang w:val="es"/>
                    </w:rPr>
                    <w:t>Demanda</w:t>
                  </w:r>
                </w:p>
              </w:tc>
              <w:tc>
                <w:tcPr>
                  <w:tcW w:w="1156" w:type="pct"/>
                  <w:tcBorders>
                    <w:bottom w:val="single" w:sz="4" w:space="0" w:color="auto"/>
                  </w:tcBorders>
                  <w:vAlign w:val="center"/>
                </w:tcPr>
                <w:p w14:paraId="3264BB3F" w14:textId="77777777" w:rsidR="006E2540" w:rsidRPr="006145DB" w:rsidRDefault="006E2540" w:rsidP="005B435E">
                  <w:pPr>
                    <w:jc w:val="center"/>
                    <w:rPr>
                      <w:rFonts w:cs="Arial"/>
                      <w:sz w:val="16"/>
                      <w:szCs w:val="16"/>
                    </w:rPr>
                  </w:pPr>
                  <w:r w:rsidRPr="006145DB">
                    <w:rPr>
                      <w:rFonts w:eastAsia="Arial" w:cs="Arial"/>
                      <w:sz w:val="16"/>
                      <w:szCs w:val="16"/>
                    </w:rPr>
                    <w:t>Equipo servicio social Subdirección Local</w:t>
                  </w:r>
                </w:p>
              </w:tc>
            </w:tr>
            <w:tr w:rsidR="003A73E1" w:rsidRPr="006145DB" w14:paraId="6CE3E22F" w14:textId="77777777" w:rsidTr="0084303F">
              <w:trPr>
                <w:trHeight w:val="300"/>
              </w:trPr>
              <w:tc>
                <w:tcPr>
                  <w:tcW w:w="2268" w:type="pct"/>
                  <w:tcBorders>
                    <w:bottom w:val="nil"/>
                  </w:tcBorders>
                  <w:vAlign w:val="center"/>
                </w:tcPr>
                <w:p w14:paraId="30D45AC0" w14:textId="7591C824" w:rsidR="006E2540" w:rsidRPr="006145DB" w:rsidRDefault="006E2540" w:rsidP="005B435E">
                  <w:pPr>
                    <w:jc w:val="both"/>
                    <w:rPr>
                      <w:rFonts w:eastAsiaTheme="minorEastAsia" w:cs="Arial"/>
                      <w:sz w:val="16"/>
                      <w:szCs w:val="16"/>
                    </w:rPr>
                  </w:pPr>
                  <w:r w:rsidRPr="006145DB">
                    <w:rPr>
                      <w:rFonts w:eastAsiaTheme="minorEastAsia" w:cs="Arial"/>
                      <w:sz w:val="16"/>
                      <w:szCs w:val="16"/>
                    </w:rPr>
                    <w:t>Por transformación del servicio social que implique la finalización de la oferta</w:t>
                  </w:r>
                  <w:r w:rsidR="00F0594E" w:rsidRPr="006145DB">
                    <w:rPr>
                      <w:rFonts w:eastAsiaTheme="minorEastAsia" w:cs="Arial"/>
                      <w:sz w:val="16"/>
                      <w:szCs w:val="16"/>
                    </w:rPr>
                    <w:t>.</w:t>
                  </w:r>
                </w:p>
              </w:tc>
              <w:tc>
                <w:tcPr>
                  <w:tcW w:w="825" w:type="pct"/>
                  <w:tcBorders>
                    <w:bottom w:val="nil"/>
                  </w:tcBorders>
                  <w:vAlign w:val="center"/>
                </w:tcPr>
                <w:p w14:paraId="5DAA424D" w14:textId="77777777" w:rsidR="006E2540" w:rsidRPr="006145DB" w:rsidRDefault="006E2540" w:rsidP="005B435E">
                  <w:pPr>
                    <w:jc w:val="center"/>
                    <w:rPr>
                      <w:rFonts w:eastAsia="Arial" w:cs="Arial"/>
                      <w:sz w:val="16"/>
                      <w:szCs w:val="16"/>
                      <w:lang w:val="es"/>
                    </w:rPr>
                  </w:pPr>
                  <w:r w:rsidRPr="006145DB">
                    <w:rPr>
                      <w:rFonts w:eastAsiaTheme="minorEastAsia" w:cs="Arial"/>
                      <w:sz w:val="16"/>
                      <w:szCs w:val="16"/>
                    </w:rPr>
                    <w:t>SIRBE</w:t>
                  </w:r>
                </w:p>
              </w:tc>
              <w:tc>
                <w:tcPr>
                  <w:tcW w:w="751" w:type="pct"/>
                  <w:tcBorders>
                    <w:bottom w:val="nil"/>
                  </w:tcBorders>
                  <w:vAlign w:val="center"/>
                </w:tcPr>
                <w:p w14:paraId="67BE79E8" w14:textId="77777777" w:rsidR="006E2540" w:rsidRPr="006145DB" w:rsidRDefault="006E2540" w:rsidP="005B435E">
                  <w:pPr>
                    <w:jc w:val="center"/>
                    <w:rPr>
                      <w:rFonts w:eastAsia="Arial" w:cs="Arial"/>
                      <w:sz w:val="16"/>
                      <w:szCs w:val="16"/>
                      <w:lang w:val="es"/>
                    </w:rPr>
                  </w:pPr>
                  <w:r w:rsidRPr="006145DB">
                    <w:rPr>
                      <w:rFonts w:eastAsiaTheme="minorEastAsia" w:cs="Arial"/>
                      <w:sz w:val="16"/>
                      <w:szCs w:val="16"/>
                    </w:rPr>
                    <w:t>Demanda</w:t>
                  </w:r>
                </w:p>
              </w:tc>
              <w:tc>
                <w:tcPr>
                  <w:tcW w:w="1156" w:type="pct"/>
                  <w:tcBorders>
                    <w:bottom w:val="nil"/>
                  </w:tcBorders>
                  <w:vAlign w:val="center"/>
                </w:tcPr>
                <w:p w14:paraId="1157B5BE"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Secretaría Distrital de Integración Social</w:t>
                  </w:r>
                </w:p>
              </w:tc>
            </w:tr>
          </w:tbl>
          <w:p w14:paraId="421910F5" w14:textId="77777777" w:rsidR="006E2540" w:rsidRPr="006145DB" w:rsidRDefault="006E2540" w:rsidP="005B435E">
            <w:pPr>
              <w:tabs>
                <w:tab w:val="left" w:pos="709"/>
              </w:tabs>
              <w:spacing w:after="0" w:line="240" w:lineRule="auto"/>
              <w:contextualSpacing/>
              <w:jc w:val="both"/>
              <w:rPr>
                <w:rFonts w:cs="Arial"/>
                <w:bCs/>
                <w:sz w:val="20"/>
                <w:szCs w:val="20"/>
                <w:lang w:eastAsia="es-CO"/>
              </w:rPr>
            </w:pPr>
          </w:p>
        </w:tc>
      </w:tr>
      <w:tr w:rsidR="006E2540" w:rsidRPr="006145DB" w14:paraId="4017D97C" w14:textId="77777777" w:rsidTr="00DC2E09">
        <w:trPr>
          <w:jc w:val="center"/>
        </w:trPr>
        <w:tc>
          <w:tcPr>
            <w:tcW w:w="1980" w:type="dxa"/>
            <w:vAlign w:val="center"/>
          </w:tcPr>
          <w:p w14:paraId="3061F53E" w14:textId="77777777" w:rsidR="006E2540" w:rsidRPr="006145DB" w:rsidRDefault="006E2540" w:rsidP="005B435E">
            <w:pPr>
              <w:spacing w:after="0" w:line="240" w:lineRule="auto"/>
              <w:ind w:left="29"/>
              <w:contextualSpacing/>
              <w:rPr>
                <w:rFonts w:cs="Arial"/>
                <w:bCs/>
                <w:sz w:val="20"/>
                <w:szCs w:val="20"/>
                <w:lang w:eastAsia="es-CO"/>
              </w:rPr>
            </w:pPr>
            <w:r w:rsidRPr="006145DB">
              <w:rPr>
                <w:rFonts w:cs="Arial"/>
                <w:bCs/>
                <w:sz w:val="20"/>
                <w:szCs w:val="20"/>
                <w:lang w:eastAsia="es-CO"/>
              </w:rPr>
              <w:t>Restricciones y fuentes de información</w:t>
            </w:r>
          </w:p>
        </w:tc>
        <w:tc>
          <w:tcPr>
            <w:tcW w:w="7513" w:type="dxa"/>
          </w:tcPr>
          <w:p w14:paraId="390A17BA" w14:textId="77777777" w:rsidR="006E2540" w:rsidRPr="006145DB" w:rsidRDefault="006E2540" w:rsidP="005B435E">
            <w:pPr>
              <w:tabs>
                <w:tab w:val="left" w:pos="709"/>
              </w:tabs>
              <w:spacing w:after="0" w:line="240" w:lineRule="auto"/>
              <w:contextualSpacing/>
              <w:jc w:val="both"/>
              <w:rPr>
                <w:rFonts w:eastAsia="Calibri" w:cs="Arial"/>
                <w:sz w:val="16"/>
                <w:szCs w:val="16"/>
                <w:lang w:eastAsia="es-CO"/>
              </w:rPr>
            </w:pPr>
          </w:p>
          <w:tbl>
            <w:tblPr>
              <w:tblStyle w:val="Tablaconcuadrcula"/>
              <w:tblW w:w="7297" w:type="dxa"/>
              <w:tblLook w:val="06A0" w:firstRow="1" w:lastRow="0" w:firstColumn="1" w:lastColumn="0" w:noHBand="1" w:noVBand="1"/>
            </w:tblPr>
            <w:tblGrid>
              <w:gridCol w:w="3312"/>
              <w:gridCol w:w="1135"/>
              <w:gridCol w:w="1134"/>
              <w:gridCol w:w="1716"/>
            </w:tblGrid>
            <w:tr w:rsidR="00500021" w:rsidRPr="006145DB" w14:paraId="28B34722" w14:textId="77777777" w:rsidTr="0084303F">
              <w:trPr>
                <w:trHeight w:val="300"/>
              </w:trPr>
              <w:tc>
                <w:tcPr>
                  <w:tcW w:w="2269" w:type="pct"/>
                  <w:vAlign w:val="center"/>
                </w:tcPr>
                <w:p w14:paraId="533D09FE"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Restricciones</w:t>
                  </w:r>
                </w:p>
              </w:tc>
              <w:tc>
                <w:tcPr>
                  <w:tcW w:w="778" w:type="pct"/>
                  <w:vAlign w:val="center"/>
                </w:tcPr>
                <w:p w14:paraId="67B543CA"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Fuente de Información</w:t>
                  </w:r>
                </w:p>
              </w:tc>
              <w:tc>
                <w:tcPr>
                  <w:tcW w:w="777" w:type="pct"/>
                  <w:vAlign w:val="center"/>
                </w:tcPr>
                <w:p w14:paraId="2FF69984"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Periodicidad</w:t>
                  </w:r>
                </w:p>
              </w:tc>
              <w:tc>
                <w:tcPr>
                  <w:tcW w:w="1176" w:type="pct"/>
                  <w:vAlign w:val="center"/>
                </w:tcPr>
                <w:p w14:paraId="226C1D78"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Administrador</w:t>
                  </w:r>
                </w:p>
              </w:tc>
            </w:tr>
            <w:tr w:rsidR="00500021" w:rsidRPr="006145DB" w14:paraId="30B26A14" w14:textId="77777777" w:rsidTr="0084303F">
              <w:trPr>
                <w:trHeight w:val="300"/>
              </w:trPr>
              <w:tc>
                <w:tcPr>
                  <w:tcW w:w="2269" w:type="pct"/>
                  <w:vAlign w:val="center"/>
                </w:tcPr>
                <w:p w14:paraId="00BCA238" w14:textId="58753DBA" w:rsidR="006E2540" w:rsidRPr="006145DB" w:rsidRDefault="006E2540" w:rsidP="005B435E">
                  <w:pPr>
                    <w:tabs>
                      <w:tab w:val="left" w:pos="709"/>
                    </w:tabs>
                    <w:jc w:val="both"/>
                    <w:rPr>
                      <w:rFonts w:eastAsia="Arial" w:cs="Arial"/>
                      <w:sz w:val="16"/>
                      <w:szCs w:val="16"/>
                    </w:rPr>
                  </w:pPr>
                  <w:r w:rsidRPr="006145DB">
                    <w:rPr>
                      <w:rFonts w:eastAsiaTheme="minorEastAsia" w:cs="Arial"/>
                      <w:sz w:val="16"/>
                      <w:szCs w:val="16"/>
                    </w:rPr>
                    <w:t>Servicio comunidad de cuidado</w:t>
                  </w:r>
                  <w:r w:rsidR="00D87362" w:rsidRPr="006145DB">
                    <w:rPr>
                      <w:rFonts w:eastAsiaTheme="minorEastAsia" w:cs="Arial"/>
                      <w:sz w:val="16"/>
                      <w:szCs w:val="16"/>
                    </w:rPr>
                    <w:t>.</w:t>
                  </w:r>
                </w:p>
              </w:tc>
              <w:tc>
                <w:tcPr>
                  <w:tcW w:w="778" w:type="pct"/>
                  <w:vAlign w:val="center"/>
                </w:tcPr>
                <w:p w14:paraId="5FA80107"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SIRBE</w:t>
                  </w:r>
                </w:p>
              </w:tc>
              <w:tc>
                <w:tcPr>
                  <w:tcW w:w="777" w:type="pct"/>
                  <w:vAlign w:val="center"/>
                </w:tcPr>
                <w:p w14:paraId="4B3C5CB5" w14:textId="77777777" w:rsidR="006E2540" w:rsidRPr="006145DB" w:rsidRDefault="006E2540" w:rsidP="005B435E">
                  <w:pPr>
                    <w:tabs>
                      <w:tab w:val="left" w:pos="709"/>
                    </w:tabs>
                    <w:jc w:val="center"/>
                    <w:rPr>
                      <w:rFonts w:eastAsia="Arial" w:cs="Arial"/>
                      <w:sz w:val="16"/>
                      <w:szCs w:val="16"/>
                    </w:rPr>
                  </w:pPr>
                  <w:r w:rsidRPr="006145DB">
                    <w:rPr>
                      <w:rFonts w:eastAsiaTheme="minorEastAsia" w:cs="Arial"/>
                      <w:sz w:val="16"/>
                      <w:szCs w:val="16"/>
                    </w:rPr>
                    <w:t>Demanda</w:t>
                  </w:r>
                </w:p>
              </w:tc>
              <w:tc>
                <w:tcPr>
                  <w:tcW w:w="1176" w:type="pct"/>
                  <w:vAlign w:val="center"/>
                </w:tcPr>
                <w:p w14:paraId="65BD7806" w14:textId="388C7AE3" w:rsidR="006E2540" w:rsidRPr="006145DB" w:rsidRDefault="004C3E9E" w:rsidP="005B435E">
                  <w:pPr>
                    <w:tabs>
                      <w:tab w:val="left" w:pos="709"/>
                    </w:tabs>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2BC61A17" w14:textId="77777777" w:rsidTr="0084303F">
              <w:trPr>
                <w:trHeight w:val="300"/>
              </w:trPr>
              <w:tc>
                <w:tcPr>
                  <w:tcW w:w="2269" w:type="pct"/>
                  <w:tcBorders>
                    <w:bottom w:val="single" w:sz="4" w:space="0" w:color="auto"/>
                  </w:tcBorders>
                  <w:vAlign w:val="center"/>
                </w:tcPr>
                <w:p w14:paraId="479C4A52" w14:textId="24CDEE66" w:rsidR="006E2540" w:rsidRPr="006145DB" w:rsidRDefault="006E2540" w:rsidP="005B435E">
                  <w:pPr>
                    <w:jc w:val="both"/>
                    <w:rPr>
                      <w:rFonts w:eastAsia="Arial" w:cs="Arial"/>
                      <w:sz w:val="16"/>
                      <w:szCs w:val="16"/>
                    </w:rPr>
                  </w:pPr>
                  <w:r w:rsidRPr="006145DB">
                    <w:rPr>
                      <w:rFonts w:eastAsiaTheme="minorEastAsia" w:cs="Arial"/>
                      <w:sz w:val="16"/>
                      <w:szCs w:val="16"/>
                    </w:rPr>
                    <w:t>Servicio Centros proteger</w:t>
                  </w:r>
                  <w:r w:rsidR="00D87362" w:rsidRPr="006145DB">
                    <w:rPr>
                      <w:rFonts w:eastAsiaTheme="minorEastAsia" w:cs="Arial"/>
                      <w:sz w:val="16"/>
                      <w:szCs w:val="16"/>
                    </w:rPr>
                    <w:t>.</w:t>
                  </w:r>
                </w:p>
              </w:tc>
              <w:tc>
                <w:tcPr>
                  <w:tcW w:w="778" w:type="pct"/>
                  <w:tcBorders>
                    <w:bottom w:val="single" w:sz="4" w:space="0" w:color="auto"/>
                  </w:tcBorders>
                  <w:vAlign w:val="center"/>
                </w:tcPr>
                <w:p w14:paraId="51DC0973"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77" w:type="pct"/>
                  <w:tcBorders>
                    <w:bottom w:val="single" w:sz="4" w:space="0" w:color="auto"/>
                  </w:tcBorders>
                  <w:vAlign w:val="center"/>
                </w:tcPr>
                <w:p w14:paraId="01635C92"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76" w:type="pct"/>
                  <w:tcBorders>
                    <w:bottom w:val="single" w:sz="4" w:space="0" w:color="auto"/>
                  </w:tcBorders>
                  <w:vAlign w:val="center"/>
                </w:tcPr>
                <w:p w14:paraId="5BE2EDB5" w14:textId="0F2997C6"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52C5A5D3" w14:textId="77777777" w:rsidTr="0084303F">
              <w:trPr>
                <w:trHeight w:val="300"/>
              </w:trPr>
              <w:tc>
                <w:tcPr>
                  <w:tcW w:w="2269" w:type="pct"/>
                  <w:tcBorders>
                    <w:top w:val="single" w:sz="4" w:space="0" w:color="auto"/>
                    <w:bottom w:val="single" w:sz="4" w:space="0" w:color="auto"/>
                  </w:tcBorders>
                  <w:vAlign w:val="center"/>
                </w:tcPr>
                <w:p w14:paraId="69E3A16B" w14:textId="77777777" w:rsidR="006E2540" w:rsidRPr="006145DB" w:rsidRDefault="006E2540" w:rsidP="005B435E">
                  <w:pPr>
                    <w:jc w:val="both"/>
                    <w:rPr>
                      <w:rFonts w:eastAsia="Arial" w:cs="Arial"/>
                      <w:sz w:val="16"/>
                      <w:szCs w:val="16"/>
                    </w:rPr>
                  </w:pPr>
                  <w:r w:rsidRPr="006145DB">
                    <w:rPr>
                      <w:rFonts w:eastAsia="Arial" w:cs="Arial"/>
                      <w:sz w:val="16"/>
                      <w:szCs w:val="16"/>
                    </w:rPr>
                    <w:t>Servicio Prevención del Riesgo de Habitar Calle.</w:t>
                  </w:r>
                </w:p>
              </w:tc>
              <w:tc>
                <w:tcPr>
                  <w:tcW w:w="778" w:type="pct"/>
                  <w:tcBorders>
                    <w:top w:val="single" w:sz="4" w:space="0" w:color="auto"/>
                    <w:bottom w:val="single" w:sz="4" w:space="0" w:color="auto"/>
                  </w:tcBorders>
                  <w:vAlign w:val="center"/>
                </w:tcPr>
                <w:p w14:paraId="5CB4877F"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77" w:type="pct"/>
                  <w:tcBorders>
                    <w:top w:val="single" w:sz="4" w:space="0" w:color="auto"/>
                    <w:bottom w:val="single" w:sz="4" w:space="0" w:color="auto"/>
                  </w:tcBorders>
                  <w:vAlign w:val="center"/>
                </w:tcPr>
                <w:p w14:paraId="14BEF61F"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76" w:type="pct"/>
                  <w:tcBorders>
                    <w:top w:val="single" w:sz="4" w:space="0" w:color="auto"/>
                    <w:bottom w:val="single" w:sz="4" w:space="0" w:color="auto"/>
                  </w:tcBorders>
                  <w:vAlign w:val="center"/>
                </w:tcPr>
                <w:p w14:paraId="7CF4B4B6" w14:textId="0AC8B049"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4BD403E7" w14:textId="77777777" w:rsidTr="0084303F">
              <w:trPr>
                <w:trHeight w:val="300"/>
              </w:trPr>
              <w:tc>
                <w:tcPr>
                  <w:tcW w:w="2269" w:type="pct"/>
                  <w:tcBorders>
                    <w:top w:val="single" w:sz="4" w:space="0" w:color="auto"/>
                  </w:tcBorders>
                  <w:vAlign w:val="center"/>
                </w:tcPr>
                <w:p w14:paraId="0377654D" w14:textId="77777777" w:rsidR="006E2540" w:rsidRPr="006145DB" w:rsidRDefault="006E2540" w:rsidP="005B435E">
                  <w:pPr>
                    <w:jc w:val="both"/>
                    <w:rPr>
                      <w:rFonts w:eastAsia="Arial" w:cs="Arial"/>
                      <w:sz w:val="16"/>
                      <w:szCs w:val="16"/>
                    </w:rPr>
                  </w:pPr>
                  <w:r w:rsidRPr="006145DB">
                    <w:rPr>
                      <w:rFonts w:eastAsia="Arial" w:cs="Arial"/>
                      <w:sz w:val="16"/>
                      <w:szCs w:val="16"/>
                    </w:rPr>
                    <w:t>Servicio Atención y Desarrollo de Capacidades para Mujeres Habitantes de Calle.</w:t>
                  </w:r>
                </w:p>
              </w:tc>
              <w:tc>
                <w:tcPr>
                  <w:tcW w:w="778" w:type="pct"/>
                  <w:tcBorders>
                    <w:top w:val="single" w:sz="4" w:space="0" w:color="auto"/>
                  </w:tcBorders>
                  <w:vAlign w:val="center"/>
                </w:tcPr>
                <w:p w14:paraId="1675DFB1"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77" w:type="pct"/>
                  <w:tcBorders>
                    <w:top w:val="single" w:sz="4" w:space="0" w:color="auto"/>
                  </w:tcBorders>
                  <w:vAlign w:val="center"/>
                </w:tcPr>
                <w:p w14:paraId="43133CED"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76" w:type="pct"/>
                  <w:tcBorders>
                    <w:top w:val="single" w:sz="4" w:space="0" w:color="auto"/>
                  </w:tcBorders>
                  <w:vAlign w:val="center"/>
                </w:tcPr>
                <w:p w14:paraId="54152FB5" w14:textId="69772D09"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22E4ECA7" w14:textId="77777777" w:rsidTr="0084303F">
              <w:trPr>
                <w:trHeight w:val="300"/>
              </w:trPr>
              <w:tc>
                <w:tcPr>
                  <w:tcW w:w="2269" w:type="pct"/>
                  <w:vAlign w:val="center"/>
                </w:tcPr>
                <w:p w14:paraId="1FA683E5" w14:textId="77777777" w:rsidR="006E2540" w:rsidRPr="006145DB" w:rsidRDefault="006E2540" w:rsidP="005B435E">
                  <w:pPr>
                    <w:jc w:val="both"/>
                    <w:rPr>
                      <w:rFonts w:eastAsia="Arial" w:cs="Arial"/>
                      <w:sz w:val="16"/>
                      <w:szCs w:val="16"/>
                    </w:rPr>
                  </w:pPr>
                  <w:r w:rsidRPr="006145DB">
                    <w:rPr>
                      <w:rFonts w:eastAsia="Arial" w:cs="Arial"/>
                      <w:sz w:val="16"/>
                      <w:szCs w:val="16"/>
                    </w:rPr>
                    <w:t>Servicio Comunidad de Vida para Población Habitante de Calle.</w:t>
                  </w:r>
                </w:p>
              </w:tc>
              <w:tc>
                <w:tcPr>
                  <w:tcW w:w="778" w:type="pct"/>
                  <w:vAlign w:val="center"/>
                </w:tcPr>
                <w:p w14:paraId="521EACE6"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77" w:type="pct"/>
                  <w:vAlign w:val="center"/>
                </w:tcPr>
                <w:p w14:paraId="7DDBE30B"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76" w:type="pct"/>
                  <w:vAlign w:val="center"/>
                </w:tcPr>
                <w:p w14:paraId="77A227FC" w14:textId="6B965D50"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41C2D99D" w14:textId="77777777" w:rsidTr="0084303F">
              <w:trPr>
                <w:trHeight w:val="300"/>
              </w:trPr>
              <w:tc>
                <w:tcPr>
                  <w:tcW w:w="2269" w:type="pct"/>
                  <w:vAlign w:val="center"/>
                </w:tcPr>
                <w:p w14:paraId="4357911E" w14:textId="684313A6" w:rsidR="006E2540" w:rsidRPr="006145DB" w:rsidRDefault="006E2540" w:rsidP="005B435E">
                  <w:pPr>
                    <w:jc w:val="both"/>
                    <w:rPr>
                      <w:rFonts w:eastAsia="Arial" w:cs="Arial"/>
                      <w:sz w:val="16"/>
                      <w:szCs w:val="16"/>
                    </w:rPr>
                  </w:pPr>
                  <w:r w:rsidRPr="006145DB">
                    <w:rPr>
                      <w:rFonts w:eastAsia="Arial" w:cs="Arial"/>
                      <w:sz w:val="16"/>
                      <w:szCs w:val="16"/>
                    </w:rPr>
                    <w:t>Servicio atención Sociosanitaria para Población Habitante de Calle y en Alto Riesgo de Estarlo</w:t>
                  </w:r>
                  <w:r w:rsidR="00EA1B4E" w:rsidRPr="006145DB">
                    <w:rPr>
                      <w:rFonts w:eastAsia="Arial" w:cs="Arial"/>
                      <w:sz w:val="16"/>
                      <w:szCs w:val="16"/>
                    </w:rPr>
                    <w:t>.</w:t>
                  </w:r>
                </w:p>
              </w:tc>
              <w:tc>
                <w:tcPr>
                  <w:tcW w:w="778" w:type="pct"/>
                  <w:vAlign w:val="center"/>
                </w:tcPr>
                <w:p w14:paraId="11670C8F"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77" w:type="pct"/>
                  <w:vAlign w:val="center"/>
                </w:tcPr>
                <w:p w14:paraId="3AFF3B52" w14:textId="2E36AA62"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76" w:type="pct"/>
                  <w:vAlign w:val="center"/>
                </w:tcPr>
                <w:p w14:paraId="720B9793" w14:textId="191EA7EB"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30C9E0E1" w14:textId="77777777" w:rsidTr="0084303F">
              <w:trPr>
                <w:trHeight w:val="300"/>
              </w:trPr>
              <w:tc>
                <w:tcPr>
                  <w:tcW w:w="2269" w:type="pct"/>
                  <w:vAlign w:val="center"/>
                </w:tcPr>
                <w:p w14:paraId="6B233592" w14:textId="47822E9D" w:rsidR="006E2540" w:rsidRPr="006145DB" w:rsidRDefault="006E2540" w:rsidP="005B435E">
                  <w:pPr>
                    <w:jc w:val="both"/>
                    <w:rPr>
                      <w:rFonts w:eastAsia="Arial" w:cs="Arial"/>
                      <w:sz w:val="16"/>
                      <w:szCs w:val="16"/>
                    </w:rPr>
                  </w:pPr>
                  <w:r w:rsidRPr="006145DB">
                    <w:rPr>
                      <w:rFonts w:eastAsia="Arial" w:cs="Arial"/>
                      <w:sz w:val="16"/>
                      <w:szCs w:val="16"/>
                    </w:rPr>
                    <w:t>Servicio Alta Dependencia Física, Mental o Cognitiva para Población Habitante de Calle</w:t>
                  </w:r>
                  <w:r w:rsidR="00EA1B4E" w:rsidRPr="006145DB">
                    <w:rPr>
                      <w:rFonts w:eastAsia="Arial" w:cs="Arial"/>
                      <w:sz w:val="16"/>
                      <w:szCs w:val="16"/>
                    </w:rPr>
                    <w:t>.</w:t>
                  </w:r>
                </w:p>
              </w:tc>
              <w:tc>
                <w:tcPr>
                  <w:tcW w:w="778" w:type="pct"/>
                  <w:vAlign w:val="center"/>
                </w:tcPr>
                <w:p w14:paraId="40CB2490"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77" w:type="pct"/>
                  <w:vAlign w:val="center"/>
                </w:tcPr>
                <w:p w14:paraId="4C469256"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76" w:type="pct"/>
                  <w:vAlign w:val="center"/>
                </w:tcPr>
                <w:p w14:paraId="4A68C7E8" w14:textId="34ED19F1"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059CCB00" w14:textId="77777777" w:rsidTr="0084303F">
              <w:trPr>
                <w:trHeight w:val="300"/>
              </w:trPr>
              <w:tc>
                <w:tcPr>
                  <w:tcW w:w="2269" w:type="pct"/>
                  <w:vAlign w:val="center"/>
                </w:tcPr>
                <w:p w14:paraId="4BC4EA29" w14:textId="77777777" w:rsidR="006E2540" w:rsidRPr="006145DB" w:rsidRDefault="006E2540" w:rsidP="005B435E">
                  <w:pPr>
                    <w:jc w:val="both"/>
                    <w:rPr>
                      <w:rFonts w:eastAsia="Arial" w:cs="Arial"/>
                      <w:sz w:val="16"/>
                      <w:szCs w:val="16"/>
                    </w:rPr>
                  </w:pPr>
                  <w:r w:rsidRPr="006145DB">
                    <w:rPr>
                      <w:rFonts w:eastAsiaTheme="minorEastAsia" w:cs="Arial"/>
                      <w:sz w:val="16"/>
                      <w:szCs w:val="16"/>
                    </w:rPr>
                    <w:t>Servicio centros integrarte atención interna.</w:t>
                  </w:r>
                </w:p>
              </w:tc>
              <w:tc>
                <w:tcPr>
                  <w:tcW w:w="778" w:type="pct"/>
                  <w:vAlign w:val="center"/>
                </w:tcPr>
                <w:p w14:paraId="5C57F93D"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77" w:type="pct"/>
                  <w:vAlign w:val="center"/>
                </w:tcPr>
                <w:p w14:paraId="36018AE7"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76" w:type="pct"/>
                  <w:vAlign w:val="center"/>
                </w:tcPr>
                <w:p w14:paraId="743A8F6A" w14:textId="7ECD3559"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1FA3CA88" w14:textId="77777777" w:rsidTr="0084303F">
              <w:trPr>
                <w:trHeight w:val="300"/>
              </w:trPr>
              <w:tc>
                <w:tcPr>
                  <w:tcW w:w="2269" w:type="pct"/>
                  <w:vAlign w:val="center"/>
                </w:tcPr>
                <w:p w14:paraId="6B246B48" w14:textId="77777777" w:rsidR="006E2540" w:rsidRPr="006145DB" w:rsidRDefault="006E2540" w:rsidP="005B435E">
                  <w:pPr>
                    <w:jc w:val="both"/>
                    <w:rPr>
                      <w:rFonts w:eastAsia="Arial" w:cs="Arial"/>
                      <w:sz w:val="16"/>
                      <w:szCs w:val="16"/>
                    </w:rPr>
                  </w:pPr>
                  <w:r w:rsidRPr="006145DB">
                    <w:rPr>
                      <w:rFonts w:eastAsiaTheme="minorEastAsia" w:cs="Arial"/>
                      <w:sz w:val="16"/>
                      <w:szCs w:val="16"/>
                    </w:rPr>
                    <w:t>Servicio centro Proteger Renacer.</w:t>
                  </w:r>
                </w:p>
              </w:tc>
              <w:tc>
                <w:tcPr>
                  <w:tcW w:w="778" w:type="pct"/>
                  <w:vAlign w:val="center"/>
                </w:tcPr>
                <w:p w14:paraId="6F349068"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77" w:type="pct"/>
                  <w:vAlign w:val="center"/>
                </w:tcPr>
                <w:p w14:paraId="4E94CB4F"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76" w:type="pct"/>
                  <w:vAlign w:val="center"/>
                </w:tcPr>
                <w:p w14:paraId="3D487456" w14:textId="77E856B4"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3268169C" w14:textId="77777777" w:rsidTr="0084303F">
              <w:trPr>
                <w:trHeight w:val="405"/>
              </w:trPr>
              <w:tc>
                <w:tcPr>
                  <w:tcW w:w="2269" w:type="pct"/>
                  <w:tcBorders>
                    <w:bottom w:val="single" w:sz="4" w:space="0" w:color="auto"/>
                  </w:tcBorders>
                  <w:vAlign w:val="center"/>
                </w:tcPr>
                <w:p w14:paraId="699D7B3A" w14:textId="77777777" w:rsidR="006E2540" w:rsidRPr="006145DB" w:rsidRDefault="006E2540" w:rsidP="005B435E">
                  <w:pPr>
                    <w:jc w:val="both"/>
                    <w:rPr>
                      <w:rFonts w:eastAsia="Arial" w:cs="Arial"/>
                      <w:sz w:val="16"/>
                      <w:szCs w:val="16"/>
                    </w:rPr>
                  </w:pPr>
                  <w:r w:rsidRPr="006145DB">
                    <w:rPr>
                      <w:rFonts w:eastAsiaTheme="minorEastAsia" w:cs="Arial"/>
                      <w:sz w:val="16"/>
                      <w:szCs w:val="16"/>
                    </w:rPr>
                    <w:t>Servicio Comedores Comunitarios.</w:t>
                  </w:r>
                </w:p>
              </w:tc>
              <w:tc>
                <w:tcPr>
                  <w:tcW w:w="778" w:type="pct"/>
                  <w:tcBorders>
                    <w:bottom w:val="single" w:sz="4" w:space="0" w:color="auto"/>
                  </w:tcBorders>
                  <w:vAlign w:val="center"/>
                </w:tcPr>
                <w:p w14:paraId="598D4645"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SIRBE</w:t>
                  </w:r>
                </w:p>
              </w:tc>
              <w:tc>
                <w:tcPr>
                  <w:tcW w:w="777" w:type="pct"/>
                  <w:tcBorders>
                    <w:bottom w:val="single" w:sz="4" w:space="0" w:color="auto"/>
                  </w:tcBorders>
                  <w:vAlign w:val="center"/>
                </w:tcPr>
                <w:p w14:paraId="1BCDBBFB" w14:textId="77777777" w:rsidR="006E2540" w:rsidRPr="006145DB" w:rsidRDefault="006E2540" w:rsidP="005B435E">
                  <w:pPr>
                    <w:jc w:val="center"/>
                    <w:rPr>
                      <w:rFonts w:eastAsia="Arial" w:cs="Arial"/>
                      <w:sz w:val="16"/>
                      <w:szCs w:val="16"/>
                    </w:rPr>
                  </w:pPr>
                  <w:r w:rsidRPr="006145DB">
                    <w:rPr>
                      <w:rFonts w:eastAsiaTheme="minorEastAsia" w:cs="Arial"/>
                      <w:sz w:val="16"/>
                      <w:szCs w:val="16"/>
                    </w:rPr>
                    <w:t>Demanda</w:t>
                  </w:r>
                </w:p>
              </w:tc>
              <w:tc>
                <w:tcPr>
                  <w:tcW w:w="1176" w:type="pct"/>
                  <w:tcBorders>
                    <w:bottom w:val="single" w:sz="4" w:space="0" w:color="auto"/>
                  </w:tcBorders>
                  <w:vAlign w:val="center"/>
                </w:tcPr>
                <w:p w14:paraId="3EB149C6" w14:textId="3C74CBF7" w:rsidR="006E2540" w:rsidRPr="006145DB" w:rsidRDefault="004C3E9E" w:rsidP="005B435E">
                  <w:pPr>
                    <w:jc w:val="center"/>
                    <w:rPr>
                      <w:rFonts w:eastAsia="Arial" w:cs="Arial"/>
                      <w:sz w:val="16"/>
                      <w:szCs w:val="16"/>
                    </w:rPr>
                  </w:pPr>
                  <w:r w:rsidRPr="006145DB">
                    <w:rPr>
                      <w:rFonts w:eastAsiaTheme="minorEastAsia" w:cs="Arial"/>
                      <w:sz w:val="16"/>
                      <w:szCs w:val="16"/>
                    </w:rPr>
                    <w:t>Secretaría</w:t>
                  </w:r>
                  <w:r w:rsidR="006E2540" w:rsidRPr="006145DB">
                    <w:rPr>
                      <w:rFonts w:eastAsiaTheme="minorEastAsia" w:cs="Arial"/>
                      <w:sz w:val="16"/>
                      <w:szCs w:val="16"/>
                    </w:rPr>
                    <w:t xml:space="preserve"> Distrital de Integración Social</w:t>
                  </w:r>
                </w:p>
              </w:tc>
            </w:tr>
            <w:tr w:rsidR="00500021" w:rsidRPr="006145DB" w14:paraId="4FC2634A" w14:textId="77777777" w:rsidTr="0084303F">
              <w:trPr>
                <w:trHeight w:val="70"/>
              </w:trPr>
              <w:tc>
                <w:tcPr>
                  <w:tcW w:w="2269" w:type="pct"/>
                  <w:tcBorders>
                    <w:left w:val="nil"/>
                    <w:bottom w:val="nil"/>
                    <w:right w:val="nil"/>
                  </w:tcBorders>
                  <w:vAlign w:val="center"/>
                </w:tcPr>
                <w:p w14:paraId="22959BEB" w14:textId="77777777" w:rsidR="00500021" w:rsidRPr="006145DB" w:rsidRDefault="00500021" w:rsidP="005B435E">
                  <w:pPr>
                    <w:jc w:val="both"/>
                    <w:rPr>
                      <w:rFonts w:eastAsiaTheme="minorEastAsia" w:cs="Arial"/>
                      <w:sz w:val="16"/>
                      <w:szCs w:val="16"/>
                    </w:rPr>
                  </w:pPr>
                </w:p>
              </w:tc>
              <w:tc>
                <w:tcPr>
                  <w:tcW w:w="778" w:type="pct"/>
                  <w:tcBorders>
                    <w:left w:val="nil"/>
                    <w:bottom w:val="nil"/>
                    <w:right w:val="nil"/>
                  </w:tcBorders>
                  <w:vAlign w:val="center"/>
                </w:tcPr>
                <w:p w14:paraId="608B50EC" w14:textId="77777777" w:rsidR="00500021" w:rsidRPr="006145DB" w:rsidRDefault="00500021" w:rsidP="005B435E">
                  <w:pPr>
                    <w:jc w:val="center"/>
                    <w:rPr>
                      <w:rFonts w:eastAsiaTheme="minorEastAsia" w:cs="Arial"/>
                      <w:sz w:val="16"/>
                      <w:szCs w:val="16"/>
                    </w:rPr>
                  </w:pPr>
                </w:p>
              </w:tc>
              <w:tc>
                <w:tcPr>
                  <w:tcW w:w="777" w:type="pct"/>
                  <w:tcBorders>
                    <w:left w:val="nil"/>
                    <w:bottom w:val="nil"/>
                    <w:right w:val="nil"/>
                  </w:tcBorders>
                  <w:vAlign w:val="center"/>
                </w:tcPr>
                <w:p w14:paraId="5BAC63AC" w14:textId="77777777" w:rsidR="00500021" w:rsidRPr="006145DB" w:rsidRDefault="00500021" w:rsidP="005B435E">
                  <w:pPr>
                    <w:jc w:val="center"/>
                    <w:rPr>
                      <w:rFonts w:eastAsiaTheme="minorEastAsia" w:cs="Arial"/>
                      <w:sz w:val="16"/>
                      <w:szCs w:val="16"/>
                    </w:rPr>
                  </w:pPr>
                </w:p>
              </w:tc>
              <w:tc>
                <w:tcPr>
                  <w:tcW w:w="1176" w:type="pct"/>
                  <w:tcBorders>
                    <w:left w:val="nil"/>
                    <w:bottom w:val="nil"/>
                    <w:right w:val="nil"/>
                  </w:tcBorders>
                  <w:vAlign w:val="center"/>
                </w:tcPr>
                <w:p w14:paraId="7F789393" w14:textId="77777777" w:rsidR="00500021" w:rsidRPr="006145DB" w:rsidRDefault="00500021" w:rsidP="005B435E">
                  <w:pPr>
                    <w:jc w:val="center"/>
                    <w:rPr>
                      <w:rFonts w:eastAsiaTheme="minorEastAsia" w:cs="Arial"/>
                      <w:sz w:val="16"/>
                      <w:szCs w:val="16"/>
                    </w:rPr>
                  </w:pPr>
                </w:p>
              </w:tc>
            </w:tr>
          </w:tbl>
          <w:p w14:paraId="2AE8CD47" w14:textId="77777777" w:rsidR="006E2540" w:rsidRPr="006145DB" w:rsidRDefault="006E2540" w:rsidP="005B435E">
            <w:pPr>
              <w:tabs>
                <w:tab w:val="left" w:pos="709"/>
              </w:tabs>
              <w:spacing w:after="0" w:line="240" w:lineRule="auto"/>
              <w:contextualSpacing/>
              <w:jc w:val="both"/>
              <w:rPr>
                <w:rFonts w:eastAsia="Calibri" w:cs="Arial"/>
                <w:bCs/>
                <w:sz w:val="20"/>
                <w:szCs w:val="20"/>
                <w:lang w:eastAsia="es-CO"/>
              </w:rPr>
            </w:pPr>
          </w:p>
        </w:tc>
      </w:tr>
      <w:tr w:rsidR="006E2540" w:rsidRPr="006145DB" w14:paraId="209F04E9" w14:textId="77777777" w:rsidTr="00DC2E09">
        <w:trPr>
          <w:trHeight w:val="2910"/>
          <w:jc w:val="center"/>
        </w:trPr>
        <w:tc>
          <w:tcPr>
            <w:tcW w:w="1980" w:type="dxa"/>
            <w:vAlign w:val="center"/>
          </w:tcPr>
          <w:p w14:paraId="6DFF48D4" w14:textId="77777777" w:rsidR="006E2540" w:rsidRPr="006145DB" w:rsidRDefault="006E2540" w:rsidP="005B435E">
            <w:pPr>
              <w:spacing w:after="0" w:line="240" w:lineRule="auto"/>
              <w:ind w:left="29"/>
              <w:contextualSpacing/>
              <w:rPr>
                <w:rFonts w:cs="Arial"/>
                <w:bCs/>
                <w:sz w:val="20"/>
                <w:szCs w:val="20"/>
                <w:lang w:eastAsia="es-CO"/>
              </w:rPr>
            </w:pPr>
            <w:r w:rsidRPr="006145DB">
              <w:rPr>
                <w:rFonts w:cs="Arial"/>
                <w:bCs/>
                <w:sz w:val="20"/>
                <w:szCs w:val="20"/>
                <w:lang w:eastAsia="es-CO"/>
              </w:rPr>
              <w:t>Ejecución</w:t>
            </w:r>
          </w:p>
        </w:tc>
        <w:tc>
          <w:tcPr>
            <w:tcW w:w="7513" w:type="dxa"/>
          </w:tcPr>
          <w:p w14:paraId="7599E499" w14:textId="332616D4" w:rsidR="006E2540" w:rsidRPr="006145DB" w:rsidRDefault="006E2540" w:rsidP="005B435E">
            <w:pPr>
              <w:spacing w:after="0" w:line="240" w:lineRule="auto"/>
              <w:jc w:val="both"/>
              <w:rPr>
                <w:rFonts w:eastAsia="Arial" w:cs="Arial"/>
                <w:sz w:val="20"/>
                <w:szCs w:val="20"/>
              </w:rPr>
            </w:pPr>
            <w:bookmarkStart w:id="396" w:name="_Hlk181011718"/>
            <w:r w:rsidRPr="006145DB">
              <w:rPr>
                <w:rFonts w:eastAsia="Arial" w:cs="Arial"/>
                <w:sz w:val="20"/>
                <w:szCs w:val="20"/>
              </w:rPr>
              <w:t>El servicio "Compromiso por una alimentación incluyente" ofrece dos tipos de apoyo alimentario, organizados según las características de los beneficiarios. A continuación, se detallan las especificaciones:</w:t>
            </w:r>
          </w:p>
          <w:p w14:paraId="785949CF" w14:textId="77777777" w:rsidR="00500021" w:rsidRPr="006145DB" w:rsidRDefault="00500021" w:rsidP="005B435E">
            <w:pPr>
              <w:pStyle w:val="Ttulo1"/>
              <w:rPr>
                <w:sz w:val="20"/>
                <w:szCs w:val="20"/>
              </w:rPr>
            </w:pPr>
          </w:p>
          <w:p w14:paraId="5AF8947D" w14:textId="2F215FB9" w:rsidR="006E2540" w:rsidRPr="006145DB" w:rsidRDefault="006E2540" w:rsidP="005B435E">
            <w:pPr>
              <w:pStyle w:val="Textoindependiente"/>
              <w:spacing w:after="0" w:line="240" w:lineRule="auto"/>
              <w:jc w:val="both"/>
              <w:rPr>
                <w:rFonts w:eastAsia="Arial" w:cs="Arial"/>
                <w:sz w:val="20"/>
                <w:szCs w:val="20"/>
              </w:rPr>
            </w:pPr>
            <w:r w:rsidRPr="006145DB">
              <w:rPr>
                <w:rFonts w:eastAsia="Arial" w:cs="Arial"/>
                <w:sz w:val="20"/>
                <w:szCs w:val="20"/>
              </w:rPr>
              <w:t>Canastas alimentarias:</w:t>
            </w:r>
          </w:p>
          <w:p w14:paraId="609B5CD3" w14:textId="77777777" w:rsidR="00500021" w:rsidRPr="006145DB" w:rsidRDefault="00500021" w:rsidP="005B435E">
            <w:pPr>
              <w:spacing w:after="0" w:line="240" w:lineRule="auto"/>
              <w:jc w:val="both"/>
              <w:rPr>
                <w:rFonts w:eastAsia="Arial" w:cs="Arial"/>
                <w:sz w:val="20"/>
                <w:szCs w:val="20"/>
              </w:rPr>
            </w:pPr>
          </w:p>
          <w:p w14:paraId="47180F43" w14:textId="7F345E89" w:rsidR="00500021" w:rsidRPr="006145DB" w:rsidRDefault="006E2540" w:rsidP="005B435E">
            <w:pPr>
              <w:spacing w:after="0" w:line="240" w:lineRule="auto"/>
              <w:jc w:val="both"/>
              <w:rPr>
                <w:rFonts w:eastAsia="Arial" w:cs="Arial"/>
                <w:sz w:val="20"/>
                <w:szCs w:val="20"/>
              </w:rPr>
            </w:pPr>
            <w:r w:rsidRPr="006145DB">
              <w:rPr>
                <w:rFonts w:eastAsia="Arial" w:cs="Arial"/>
                <w:sz w:val="20"/>
                <w:szCs w:val="20"/>
              </w:rPr>
              <w:t xml:space="preserve">Se entregan de manera presencial, los participantes son informados por las Subdirecciones locales para la Integración Social de la SDIS, la fecha, hora y punto de entrega. Las canastas alimentarias se clasifican según el número de integrantes del hogar. </w:t>
            </w:r>
          </w:p>
          <w:p w14:paraId="1DA0B7FB" w14:textId="2BA9C7E6" w:rsidR="00500021" w:rsidRPr="006145DB" w:rsidRDefault="006E2540" w:rsidP="005B435E">
            <w:pPr>
              <w:spacing w:after="0" w:line="240" w:lineRule="auto"/>
              <w:jc w:val="both"/>
              <w:rPr>
                <w:rFonts w:eastAsia="Arial" w:cs="Arial"/>
                <w:sz w:val="20"/>
                <w:szCs w:val="20"/>
              </w:rPr>
            </w:pPr>
            <w:r w:rsidRPr="006145DB">
              <w:rPr>
                <w:rFonts w:eastAsia="Arial" w:cs="Arial"/>
                <w:sz w:val="20"/>
                <w:szCs w:val="20"/>
              </w:rPr>
              <w:t>A través del servicio se realiza vigilancia nutricional de manera presencial, con la toma de medidas antropométricas de talla y peso, la cual se realiza semestralmente a la población en atención en el servicio en los casos requeridos y promoción de hábitos y estilos de vida saludable. Para el caso de la canasta indígena la vigilancia nutricional se realiza al 60% de la población, promoción de hábitos y estilos de vida saludable e inclusión social.</w:t>
            </w:r>
          </w:p>
          <w:p w14:paraId="6A46F0A8" w14:textId="77777777" w:rsidR="00500021" w:rsidRPr="006145DB" w:rsidRDefault="00500021" w:rsidP="005B435E">
            <w:pPr>
              <w:pStyle w:val="NormalWeb"/>
              <w:spacing w:before="0" w:beforeAutospacing="0" w:after="0" w:afterAutospacing="0"/>
              <w:jc w:val="both"/>
              <w:rPr>
                <w:rFonts w:ascii="Arial" w:eastAsiaTheme="minorHAnsi" w:hAnsi="Arial" w:cs="Arial"/>
                <w:sz w:val="20"/>
                <w:szCs w:val="20"/>
                <w:lang w:val="es-MX"/>
              </w:rPr>
            </w:pPr>
          </w:p>
          <w:p w14:paraId="52FF3852" w14:textId="39BEDD92" w:rsidR="006E2540" w:rsidRPr="006145DB" w:rsidRDefault="006E2540" w:rsidP="005B435E">
            <w:pPr>
              <w:pStyle w:val="NormalWeb"/>
              <w:spacing w:before="0" w:beforeAutospacing="0" w:after="0" w:afterAutospacing="0"/>
              <w:jc w:val="both"/>
              <w:rPr>
                <w:rFonts w:ascii="Arial" w:eastAsiaTheme="minorHAnsi" w:hAnsi="Arial" w:cs="Arial"/>
                <w:sz w:val="20"/>
                <w:szCs w:val="20"/>
                <w:lang w:val="es-MX"/>
              </w:rPr>
            </w:pPr>
            <w:r w:rsidRPr="006145DB">
              <w:rPr>
                <w:rFonts w:ascii="Arial" w:eastAsiaTheme="minorHAnsi" w:hAnsi="Arial" w:cs="Arial"/>
                <w:sz w:val="20"/>
                <w:szCs w:val="20"/>
                <w:lang w:val="es-MX"/>
              </w:rPr>
              <w:t xml:space="preserve">Bono de alimentos para hogares con pertenencia étnica: </w:t>
            </w:r>
          </w:p>
          <w:p w14:paraId="5E8E5A20" w14:textId="77777777" w:rsidR="00500021" w:rsidRPr="006145DB" w:rsidRDefault="00500021" w:rsidP="005B435E">
            <w:pPr>
              <w:pStyle w:val="NormalWeb"/>
              <w:spacing w:before="0" w:beforeAutospacing="0" w:after="0" w:afterAutospacing="0"/>
              <w:jc w:val="both"/>
              <w:rPr>
                <w:rFonts w:ascii="Arial" w:eastAsiaTheme="minorHAnsi" w:hAnsi="Arial" w:cs="Arial"/>
                <w:sz w:val="20"/>
                <w:szCs w:val="20"/>
                <w:lang w:val="es-MX"/>
              </w:rPr>
            </w:pPr>
          </w:p>
          <w:p w14:paraId="24207FC0" w14:textId="1957F63E" w:rsidR="006E2540" w:rsidRPr="006145DB" w:rsidRDefault="006E2540" w:rsidP="005B435E">
            <w:pPr>
              <w:pStyle w:val="NormalWeb"/>
              <w:spacing w:before="0" w:beforeAutospacing="0" w:after="0" w:afterAutospacing="0"/>
              <w:jc w:val="both"/>
              <w:rPr>
                <w:rFonts w:ascii="Arial" w:eastAsiaTheme="minorHAnsi" w:hAnsi="Arial" w:cs="Arial"/>
                <w:sz w:val="20"/>
                <w:szCs w:val="20"/>
                <w:lang w:val="es-MX"/>
              </w:rPr>
            </w:pPr>
            <w:r w:rsidRPr="006145DB">
              <w:rPr>
                <w:rFonts w:ascii="Arial" w:eastAsiaTheme="minorHAnsi" w:hAnsi="Arial" w:cs="Arial"/>
                <w:sz w:val="20"/>
                <w:szCs w:val="20"/>
                <w:lang w:val="es-MX"/>
              </w:rPr>
              <w:t xml:space="preserve">Permite el acceso físico a los alimentos mediante la entrega de un bono de alimentos canjeable de manera presencial en los puntos de distribución autorizados por la Entidad. Este bono se otorga mensualmente y su valor es determinado por la SDIS de acuerdo con el número de integrantes del hogar. </w:t>
            </w:r>
          </w:p>
          <w:p w14:paraId="0E2D0087" w14:textId="77777777" w:rsidR="00970BE7" w:rsidRPr="006145DB" w:rsidRDefault="00970BE7" w:rsidP="005B435E">
            <w:pPr>
              <w:pStyle w:val="NormalWeb"/>
              <w:spacing w:before="0" w:beforeAutospacing="0" w:after="0" w:afterAutospacing="0"/>
              <w:jc w:val="both"/>
              <w:rPr>
                <w:rFonts w:ascii="Arial" w:eastAsiaTheme="minorHAnsi" w:hAnsi="Arial" w:cs="Arial"/>
                <w:sz w:val="20"/>
                <w:szCs w:val="20"/>
                <w:lang w:val="es-MX"/>
              </w:rPr>
            </w:pPr>
          </w:p>
          <w:p w14:paraId="0DD1BA0D" w14:textId="3E8B519F" w:rsidR="006E2540" w:rsidRPr="006145DB" w:rsidRDefault="006E2540" w:rsidP="005B435E">
            <w:pPr>
              <w:pStyle w:val="NormalWeb"/>
              <w:spacing w:before="0" w:beforeAutospacing="0" w:after="0" w:afterAutospacing="0"/>
              <w:jc w:val="both"/>
              <w:rPr>
                <w:rFonts w:ascii="Arial" w:eastAsiaTheme="minorEastAsia" w:hAnsi="Arial" w:cs="Arial"/>
                <w:sz w:val="20"/>
                <w:szCs w:val="20"/>
                <w:lang w:val="es-MX"/>
              </w:rPr>
            </w:pPr>
            <w:r w:rsidRPr="006145DB">
              <w:rPr>
                <w:rFonts w:ascii="Arial" w:eastAsiaTheme="minorEastAsia" w:hAnsi="Arial" w:cs="Arial"/>
                <w:sz w:val="20"/>
                <w:szCs w:val="20"/>
                <w:lang w:val="es-MX"/>
              </w:rPr>
              <w:t>La Subdirección de Abastecimiento, a través de las Subdirecciones Locales para la Integración Social informará a los beneficiarios la fecha y el lugar de canje. La atención incluirá vigilancia nutricional para el 100% de los beneficiarios, mediante la toma semestral de medidas antropométricas, además de actividades de promoción de prácticas saludables en alimentación, nutrición y actividad física.</w:t>
            </w:r>
          </w:p>
          <w:p w14:paraId="23206EF5" w14:textId="77777777" w:rsidR="00500021" w:rsidRPr="006145DB" w:rsidRDefault="00500021" w:rsidP="005B435E">
            <w:pPr>
              <w:pStyle w:val="NormalWeb"/>
              <w:spacing w:before="0" w:beforeAutospacing="0" w:after="0" w:afterAutospacing="0"/>
              <w:jc w:val="both"/>
              <w:rPr>
                <w:rFonts w:ascii="Arial" w:eastAsiaTheme="minorEastAsia" w:hAnsi="Arial" w:cs="Arial"/>
                <w:sz w:val="20"/>
                <w:szCs w:val="20"/>
                <w:lang w:val="es-MX"/>
              </w:rPr>
            </w:pPr>
          </w:p>
          <w:p w14:paraId="41DB3B45" w14:textId="490A16FB" w:rsidR="006E2540" w:rsidRPr="006145DB" w:rsidRDefault="006E2540" w:rsidP="005B435E">
            <w:pPr>
              <w:pStyle w:val="NormalWeb"/>
              <w:spacing w:before="0" w:beforeAutospacing="0" w:after="0" w:afterAutospacing="0"/>
              <w:jc w:val="both"/>
              <w:rPr>
                <w:rFonts w:ascii="Arial" w:eastAsiaTheme="minorEastAsia" w:hAnsi="Arial" w:cs="Arial"/>
                <w:sz w:val="20"/>
                <w:szCs w:val="20"/>
                <w:lang w:val="es-MX"/>
              </w:rPr>
            </w:pPr>
            <w:r w:rsidRPr="006145DB">
              <w:rPr>
                <w:rFonts w:ascii="Arial" w:eastAsiaTheme="minorEastAsia" w:hAnsi="Arial" w:cs="Arial"/>
                <w:sz w:val="20"/>
                <w:szCs w:val="20"/>
                <w:lang w:val="es-MX"/>
              </w:rPr>
              <w:t xml:space="preserve">El egreso de beneficiarios de bonos de alimentos para hogares con pertenencia étnica será tramitado por cumplimiento de criterios de egreso y no procederá el reemplazo de cupos. Una vez la totalidad de los beneficiarios actuales haya egresado del apoyo alimentario, éste apoyo alimentario será suprimido del servicio. </w:t>
            </w:r>
          </w:p>
          <w:p w14:paraId="4D252A89" w14:textId="77777777" w:rsidR="00500021" w:rsidRPr="006145DB" w:rsidRDefault="00500021" w:rsidP="005B435E">
            <w:pPr>
              <w:pStyle w:val="NormalWeb"/>
              <w:spacing w:before="0" w:beforeAutospacing="0" w:after="0" w:afterAutospacing="0"/>
              <w:jc w:val="both"/>
              <w:rPr>
                <w:rFonts w:ascii="Arial" w:eastAsiaTheme="minorEastAsia" w:hAnsi="Arial" w:cs="Arial"/>
                <w:sz w:val="20"/>
                <w:szCs w:val="20"/>
                <w:lang w:val="es-MX"/>
              </w:rPr>
            </w:pPr>
          </w:p>
          <w:p w14:paraId="127DA8E6" w14:textId="77777777" w:rsidR="006E2540" w:rsidRPr="006145DB" w:rsidRDefault="006E2540" w:rsidP="005B435E">
            <w:pPr>
              <w:spacing w:after="0" w:line="240" w:lineRule="auto"/>
              <w:jc w:val="both"/>
              <w:rPr>
                <w:rFonts w:cs="Arial"/>
                <w:sz w:val="20"/>
                <w:szCs w:val="20"/>
                <w:lang w:val="es-MX"/>
              </w:rPr>
            </w:pPr>
            <w:r w:rsidRPr="006145DB">
              <w:rPr>
                <w:rFonts w:cs="Arial"/>
                <w:sz w:val="20"/>
                <w:szCs w:val="20"/>
                <w:lang w:val="es-MX"/>
              </w:rPr>
              <w:t xml:space="preserve">En caso de interrupción parcial o total durante la prestación del servicio social Compromiso por una Alimentación Incluyente, por causas ajenas a la ejecución contractual se implementará el plan operativo de continuidad correspondiente. </w:t>
            </w:r>
          </w:p>
          <w:p w14:paraId="44F6D108" w14:textId="77777777" w:rsidR="00500021" w:rsidRPr="006145DB" w:rsidRDefault="00500021" w:rsidP="005B435E">
            <w:pPr>
              <w:pStyle w:val="Ttulo1"/>
              <w:rPr>
                <w:sz w:val="20"/>
                <w:szCs w:val="20"/>
                <w:lang w:val="es-MX"/>
              </w:rPr>
            </w:pPr>
          </w:p>
          <w:p w14:paraId="79C5496E" w14:textId="332616D4" w:rsidR="006E2540" w:rsidRPr="006145DB" w:rsidRDefault="006E2540" w:rsidP="005B435E">
            <w:pPr>
              <w:spacing w:after="0" w:line="240" w:lineRule="auto"/>
              <w:jc w:val="both"/>
              <w:rPr>
                <w:rFonts w:cs="Arial"/>
                <w:sz w:val="20"/>
                <w:szCs w:val="20"/>
                <w:lang w:val="es-MX"/>
              </w:rPr>
            </w:pPr>
            <w:r w:rsidRPr="006145DB">
              <w:rPr>
                <w:rFonts w:cs="Arial"/>
                <w:sz w:val="20"/>
                <w:szCs w:val="20"/>
                <w:lang w:val="es-MX"/>
              </w:rPr>
              <w:t>Sin perjuicio de lo anterior y teniendo en cuenta que la operación del servicio es tercerizada, la Entidad ejecutará los controles establecidos en la matriz de riesgo contractual la cual incluye la tipificación del riesgo (descripción y consecuencia); la evaluación del riesgo (probabilidad, impacto, categoría); la asignación del riesgo; el tratamiento del riesgo; el efecto del riesgo; y el monitoreo y su periodicidad. Lo anterior con el objetivo de mitigar de manera coordinada los efectos adversos que se puedan presentar en la operación del servicio.</w:t>
            </w:r>
            <w:bookmarkEnd w:id="396"/>
          </w:p>
        </w:tc>
      </w:tr>
      <w:tr w:rsidR="006E2540" w:rsidRPr="006145DB" w14:paraId="2721D1B4" w14:textId="77777777" w:rsidTr="00DC2E09">
        <w:trPr>
          <w:trHeight w:val="983"/>
          <w:jc w:val="center"/>
        </w:trPr>
        <w:tc>
          <w:tcPr>
            <w:tcW w:w="1980" w:type="dxa"/>
            <w:vAlign w:val="center"/>
          </w:tcPr>
          <w:p w14:paraId="0F8C338B" w14:textId="77777777" w:rsidR="006E2540" w:rsidRPr="006145DB" w:rsidRDefault="006E2540" w:rsidP="005B435E">
            <w:pPr>
              <w:spacing w:after="0" w:line="240" w:lineRule="auto"/>
              <w:ind w:left="29"/>
              <w:contextualSpacing/>
              <w:rPr>
                <w:rFonts w:cs="Arial"/>
                <w:bCs/>
                <w:sz w:val="20"/>
                <w:szCs w:val="20"/>
                <w:lang w:eastAsia="es-CO"/>
              </w:rPr>
            </w:pPr>
            <w:r w:rsidRPr="006145DB">
              <w:rPr>
                <w:rFonts w:cs="Arial"/>
                <w:bCs/>
                <w:sz w:val="20"/>
                <w:szCs w:val="20"/>
                <w:lang w:eastAsia="es-CO"/>
              </w:rPr>
              <w:t>Estándares transversales de calidad</w:t>
            </w:r>
          </w:p>
        </w:tc>
        <w:tc>
          <w:tcPr>
            <w:tcW w:w="7513" w:type="dxa"/>
          </w:tcPr>
          <w:p w14:paraId="32FD2573" w14:textId="7FD88B5C" w:rsidR="006E2540" w:rsidRPr="006145DB" w:rsidRDefault="006E2540" w:rsidP="005B435E">
            <w:pPr>
              <w:spacing w:after="0" w:line="240" w:lineRule="auto"/>
              <w:jc w:val="both"/>
              <w:rPr>
                <w:rStyle w:val="normaltextrun"/>
                <w:rFonts w:eastAsia="Arial" w:cs="Arial"/>
                <w:sz w:val="20"/>
                <w:szCs w:val="20"/>
              </w:rPr>
            </w:pPr>
            <w:bookmarkStart w:id="397" w:name="_Hlk181011940"/>
            <w:r w:rsidRPr="006145DB">
              <w:rPr>
                <w:rStyle w:val="normaltextrun"/>
                <w:rFonts w:eastAsia="Arial" w:cs="Arial"/>
                <w:sz w:val="20"/>
                <w:szCs w:val="20"/>
              </w:rPr>
              <w:t xml:space="preserve">La operación del servicio Compromiso por una Alimentación Incluyente es tercerizada, en este sentido, el anexo técnico define los requisitos específicos para asegurar la prestación del servicio con calidad. </w:t>
            </w:r>
          </w:p>
          <w:p w14:paraId="7490C993" w14:textId="641A5FB2" w:rsidR="006E2540" w:rsidRPr="006145DB" w:rsidRDefault="006E2540" w:rsidP="005B435E">
            <w:pPr>
              <w:spacing w:after="0" w:line="240" w:lineRule="auto"/>
              <w:jc w:val="both"/>
              <w:rPr>
                <w:rFonts w:eastAsia="Arial" w:cs="Arial"/>
                <w:sz w:val="20"/>
                <w:szCs w:val="20"/>
              </w:rPr>
            </w:pPr>
            <w:r w:rsidRPr="006145DB">
              <w:rPr>
                <w:rStyle w:val="normaltextrun"/>
                <w:rFonts w:eastAsia="Arial" w:cs="Arial"/>
                <w:sz w:val="20"/>
                <w:szCs w:val="20"/>
              </w:rPr>
              <w:t>A través del esquema de supervisión, que adelanta directamente la Subdirección de Abastecimiento, se realiza el seguimiento y control a la implementación del anexo técnico. </w:t>
            </w:r>
            <w:r w:rsidRPr="006145DB">
              <w:rPr>
                <w:rStyle w:val="eop"/>
                <w:rFonts w:eastAsia="Arial" w:cs="Arial"/>
                <w:sz w:val="20"/>
                <w:szCs w:val="20"/>
              </w:rPr>
              <w:t> </w:t>
            </w:r>
          </w:p>
          <w:bookmarkEnd w:id="397"/>
          <w:p w14:paraId="6CB4F950" w14:textId="77777777" w:rsidR="0012347D" w:rsidRPr="006145DB" w:rsidRDefault="0012347D" w:rsidP="005B435E">
            <w:pPr>
              <w:spacing w:after="0" w:line="240" w:lineRule="auto"/>
              <w:jc w:val="both"/>
              <w:rPr>
                <w:rStyle w:val="eop"/>
                <w:rFonts w:eastAsia="Arial" w:cs="Arial"/>
                <w:sz w:val="20"/>
                <w:szCs w:val="20"/>
              </w:rPr>
            </w:pPr>
          </w:p>
          <w:p w14:paraId="0B7BC22A" w14:textId="44EA5468" w:rsidR="006E2540" w:rsidRPr="006145DB" w:rsidRDefault="006E2540" w:rsidP="005B435E">
            <w:pPr>
              <w:spacing w:after="0" w:line="240" w:lineRule="auto"/>
              <w:jc w:val="both"/>
              <w:rPr>
                <w:rStyle w:val="eop"/>
                <w:rFonts w:eastAsia="Arial" w:cs="Arial"/>
                <w:sz w:val="20"/>
                <w:szCs w:val="20"/>
              </w:rPr>
            </w:pPr>
            <w:r w:rsidRPr="006145DB">
              <w:rPr>
                <w:rStyle w:val="eop"/>
                <w:rFonts w:eastAsia="Arial" w:cs="Arial"/>
                <w:sz w:val="20"/>
                <w:szCs w:val="20"/>
              </w:rPr>
              <w:t xml:space="preserve">No obstante, se acogen las siguientes categorías asociadas a las condiciones de calidad transversales de la Entidad: </w:t>
            </w:r>
          </w:p>
          <w:p w14:paraId="6691FD6C" w14:textId="77777777" w:rsidR="002C082D" w:rsidRPr="006145DB" w:rsidRDefault="002C082D" w:rsidP="005B435E">
            <w:pPr>
              <w:pStyle w:val="Ttulo1"/>
              <w:rPr>
                <w:sz w:val="20"/>
                <w:szCs w:val="20"/>
              </w:rPr>
            </w:pPr>
          </w:p>
          <w:p w14:paraId="25D47EBB" w14:textId="77777777" w:rsidR="006E2540" w:rsidRPr="006145DB" w:rsidRDefault="006E2540">
            <w:pPr>
              <w:pStyle w:val="Textoindependiente"/>
              <w:numPr>
                <w:ilvl w:val="0"/>
                <w:numId w:val="23"/>
              </w:numPr>
              <w:spacing w:after="0" w:line="240" w:lineRule="auto"/>
              <w:contextualSpacing/>
              <w:jc w:val="both"/>
              <w:rPr>
                <w:rFonts w:eastAsia="Arial" w:cs="Arial"/>
                <w:sz w:val="20"/>
                <w:szCs w:val="20"/>
                <w:lang w:val="es-CO"/>
              </w:rPr>
            </w:pPr>
            <w:r w:rsidRPr="006145DB">
              <w:rPr>
                <w:rFonts w:eastAsia="Arial" w:cs="Arial"/>
                <w:sz w:val="20"/>
                <w:szCs w:val="20"/>
                <w:lang w:val="es-CO"/>
              </w:rPr>
              <w:t>Talento Humano</w:t>
            </w:r>
          </w:p>
          <w:p w14:paraId="640E8B9F" w14:textId="77777777" w:rsidR="006E2540" w:rsidRPr="006145DB" w:rsidRDefault="006E2540">
            <w:pPr>
              <w:pStyle w:val="Textoindependiente"/>
              <w:numPr>
                <w:ilvl w:val="0"/>
                <w:numId w:val="23"/>
              </w:numPr>
              <w:spacing w:after="0" w:line="240" w:lineRule="auto"/>
              <w:contextualSpacing/>
              <w:jc w:val="both"/>
              <w:rPr>
                <w:rFonts w:eastAsia="Arial" w:cs="Arial"/>
                <w:sz w:val="20"/>
                <w:szCs w:val="20"/>
                <w:lang w:val="es-CO"/>
              </w:rPr>
            </w:pPr>
            <w:r w:rsidRPr="006145DB">
              <w:rPr>
                <w:rFonts w:eastAsia="Arial" w:cs="Arial"/>
                <w:sz w:val="20"/>
                <w:szCs w:val="20"/>
                <w:lang w:val="es-CO"/>
              </w:rPr>
              <w:t xml:space="preserve">Nutrición </w:t>
            </w:r>
          </w:p>
          <w:p w14:paraId="1D0F3BBD" w14:textId="77777777" w:rsidR="006E2540" w:rsidRPr="006145DB" w:rsidRDefault="006E2540">
            <w:pPr>
              <w:pStyle w:val="Textoindependiente"/>
              <w:numPr>
                <w:ilvl w:val="0"/>
                <w:numId w:val="23"/>
              </w:numPr>
              <w:spacing w:after="0" w:line="240" w:lineRule="auto"/>
              <w:contextualSpacing/>
              <w:jc w:val="both"/>
              <w:rPr>
                <w:rFonts w:eastAsia="Arial" w:cs="Arial"/>
                <w:sz w:val="20"/>
                <w:szCs w:val="20"/>
                <w:lang w:val="es-CO"/>
              </w:rPr>
            </w:pPr>
            <w:r w:rsidRPr="006145DB">
              <w:rPr>
                <w:rFonts w:eastAsia="Arial" w:cs="Arial"/>
                <w:sz w:val="20"/>
                <w:szCs w:val="20"/>
                <w:lang w:val="es-CO"/>
              </w:rPr>
              <w:t xml:space="preserve">Salubridad </w:t>
            </w:r>
          </w:p>
          <w:p w14:paraId="6C73877E" w14:textId="77777777" w:rsidR="006E2540" w:rsidRPr="006145DB" w:rsidRDefault="006E2540">
            <w:pPr>
              <w:pStyle w:val="Textoindependiente"/>
              <w:numPr>
                <w:ilvl w:val="0"/>
                <w:numId w:val="23"/>
              </w:numPr>
              <w:spacing w:after="0" w:line="240" w:lineRule="auto"/>
              <w:contextualSpacing/>
              <w:jc w:val="both"/>
              <w:rPr>
                <w:rFonts w:eastAsia="Arial" w:cs="Arial"/>
                <w:lang w:val="es-CO"/>
              </w:rPr>
            </w:pPr>
            <w:r w:rsidRPr="006145DB">
              <w:rPr>
                <w:rFonts w:eastAsia="Arial" w:cs="Arial"/>
                <w:sz w:val="20"/>
                <w:szCs w:val="20"/>
              </w:rPr>
              <w:t>Gestión Administrativa</w:t>
            </w:r>
          </w:p>
        </w:tc>
      </w:tr>
    </w:tbl>
    <w:p w14:paraId="525096BC" w14:textId="77777777" w:rsidR="006E2540" w:rsidRPr="006145DB" w:rsidRDefault="006E2540" w:rsidP="005B435E">
      <w:pPr>
        <w:spacing w:after="0" w:line="240" w:lineRule="auto"/>
        <w:rPr>
          <w:rFonts w:cs="Arial"/>
        </w:rPr>
      </w:pPr>
    </w:p>
    <w:p w14:paraId="1DA91F06" w14:textId="290E6C06" w:rsidR="008B2148" w:rsidRPr="006145DB" w:rsidRDefault="00184D1B">
      <w:pPr>
        <w:pStyle w:val="Ttulo1"/>
        <w:numPr>
          <w:ilvl w:val="1"/>
          <w:numId w:val="72"/>
        </w:numPr>
        <w:tabs>
          <w:tab w:val="left" w:pos="633"/>
          <w:tab w:val="left" w:pos="1843"/>
        </w:tabs>
        <w:ind w:left="426" w:hanging="426"/>
      </w:pPr>
      <w:bookmarkStart w:id="398" w:name="_Toc210213236"/>
      <w:bookmarkStart w:id="399" w:name="_Toc213273506"/>
      <w:bookmarkStart w:id="400" w:name="_Toc213276133"/>
      <w:bookmarkStart w:id="401" w:name="_Toc216902467"/>
      <w:r w:rsidRPr="006145DB">
        <w:t>Transferencias monetarias</w:t>
      </w:r>
      <w:bookmarkEnd w:id="398"/>
      <w:bookmarkEnd w:id="399"/>
      <w:bookmarkEnd w:id="400"/>
      <w:bookmarkEnd w:id="401"/>
    </w:p>
    <w:p w14:paraId="1E032A3F" w14:textId="77777777" w:rsidR="008B2148" w:rsidRPr="006145DB" w:rsidRDefault="008B2148" w:rsidP="005B435E">
      <w:pPr>
        <w:spacing w:after="0" w:line="240" w:lineRule="auto"/>
        <w:rPr>
          <w:rFonts w:cs="Arial"/>
        </w:rPr>
      </w:pPr>
    </w:p>
    <w:p w14:paraId="55D343C5" w14:textId="2272F6DA" w:rsidR="00374320" w:rsidRPr="006145DB" w:rsidRDefault="00374320">
      <w:pPr>
        <w:pStyle w:val="Ttulo1"/>
        <w:numPr>
          <w:ilvl w:val="2"/>
          <w:numId w:val="72"/>
        </w:numPr>
        <w:tabs>
          <w:tab w:val="left" w:pos="993"/>
        </w:tabs>
        <w:ind w:left="567" w:hanging="579"/>
        <w:jc w:val="center"/>
      </w:pPr>
      <w:bookmarkStart w:id="402" w:name="_Toc210213237"/>
      <w:bookmarkStart w:id="403" w:name="_Toc213273507"/>
      <w:bookmarkStart w:id="404" w:name="_Toc213276134"/>
      <w:bookmarkStart w:id="405" w:name="_Toc216902468"/>
      <w:r w:rsidRPr="006145DB">
        <w:t>Tr</w:t>
      </w:r>
      <w:r w:rsidR="00AC31AA" w:rsidRPr="006145DB">
        <w:t>ansferencias para personas con d</w:t>
      </w:r>
      <w:r w:rsidRPr="006145DB">
        <w:t>iscapacidad</w:t>
      </w:r>
      <w:bookmarkEnd w:id="402"/>
      <w:bookmarkEnd w:id="403"/>
      <w:bookmarkEnd w:id="404"/>
      <w:bookmarkEnd w:id="405"/>
    </w:p>
    <w:tbl>
      <w:tblPr>
        <w:tblStyle w:val="Tablaconcuadrcula3"/>
        <w:tblW w:w="5077" w:type="pct"/>
        <w:tblLook w:val="04A0" w:firstRow="1" w:lastRow="0" w:firstColumn="1" w:lastColumn="0" w:noHBand="0" w:noVBand="1"/>
      </w:tblPr>
      <w:tblGrid>
        <w:gridCol w:w="1837"/>
        <w:gridCol w:w="7703"/>
      </w:tblGrid>
      <w:tr w:rsidR="00DC2E09" w:rsidRPr="006145DB" w14:paraId="6466C908" w14:textId="77777777" w:rsidTr="00DC2E09">
        <w:trPr>
          <w:trHeight w:val="585"/>
        </w:trPr>
        <w:tc>
          <w:tcPr>
            <w:tcW w:w="963" w:type="pct"/>
            <w:vAlign w:val="center"/>
            <w:hideMark/>
          </w:tcPr>
          <w:p w14:paraId="24DBB8CE" w14:textId="77777777" w:rsidR="00374320" w:rsidRPr="006145DB" w:rsidRDefault="00374320" w:rsidP="005B435E">
            <w:pPr>
              <w:rPr>
                <w:rFonts w:cs="Arial"/>
                <w:sz w:val="20"/>
                <w:szCs w:val="20"/>
                <w:lang w:eastAsia="es-CO"/>
              </w:rPr>
            </w:pPr>
            <w:r w:rsidRPr="006145DB">
              <w:rPr>
                <w:rFonts w:cs="Arial"/>
                <w:sz w:val="20"/>
                <w:szCs w:val="20"/>
                <w:lang w:eastAsia="es-CO"/>
              </w:rPr>
              <w:t>Objeto del Servicio Social</w:t>
            </w:r>
          </w:p>
        </w:tc>
        <w:tc>
          <w:tcPr>
            <w:tcW w:w="4037" w:type="pct"/>
            <w:hideMark/>
          </w:tcPr>
          <w:p w14:paraId="1C4D8151" w14:textId="77777777" w:rsidR="00374320" w:rsidRPr="006145DB" w:rsidRDefault="00374320" w:rsidP="005B435E">
            <w:pPr>
              <w:tabs>
                <w:tab w:val="left" w:pos="397"/>
              </w:tabs>
              <w:jc w:val="both"/>
              <w:rPr>
                <w:rFonts w:cs="Arial"/>
                <w:sz w:val="20"/>
                <w:szCs w:val="20"/>
                <w:lang w:eastAsia="es-CO"/>
              </w:rPr>
            </w:pPr>
            <w:r w:rsidRPr="006145DB">
              <w:rPr>
                <w:rFonts w:cs="Arial"/>
                <w:sz w:val="20"/>
                <w:szCs w:val="20"/>
                <w:lang w:eastAsia="es-CO"/>
              </w:rPr>
              <w:t>Contribuir con una transferencia dirigida a las personas con discapacidad que se encuentran en pobreza extrema, pobreza moderada o vulnerabilidad por inseguridad alimentaria.</w:t>
            </w:r>
          </w:p>
        </w:tc>
      </w:tr>
      <w:tr w:rsidR="00DC2E09" w:rsidRPr="006145DB" w14:paraId="6B35D979" w14:textId="77777777" w:rsidTr="00DC2E09">
        <w:trPr>
          <w:trHeight w:val="20"/>
        </w:trPr>
        <w:tc>
          <w:tcPr>
            <w:tcW w:w="963" w:type="pct"/>
            <w:vAlign w:val="center"/>
            <w:hideMark/>
          </w:tcPr>
          <w:p w14:paraId="563B121E" w14:textId="77777777" w:rsidR="00374320" w:rsidRPr="006145DB" w:rsidRDefault="00374320" w:rsidP="005B435E">
            <w:pPr>
              <w:rPr>
                <w:rFonts w:cs="Arial"/>
                <w:sz w:val="20"/>
                <w:szCs w:val="20"/>
                <w:lang w:eastAsia="es-CO"/>
              </w:rPr>
            </w:pPr>
            <w:r w:rsidRPr="006145DB">
              <w:rPr>
                <w:rFonts w:cs="Arial"/>
                <w:sz w:val="20"/>
                <w:szCs w:val="20"/>
                <w:lang w:eastAsia="es-CO"/>
              </w:rPr>
              <w:t>Oferta del Servicio Social</w:t>
            </w:r>
          </w:p>
        </w:tc>
        <w:tc>
          <w:tcPr>
            <w:tcW w:w="4037" w:type="pct"/>
            <w:hideMark/>
          </w:tcPr>
          <w:p w14:paraId="3332FD6A" w14:textId="77777777" w:rsidR="00374320" w:rsidRDefault="00374320" w:rsidP="005B435E">
            <w:pPr>
              <w:jc w:val="both"/>
              <w:rPr>
                <w:rFonts w:cs="Arial"/>
                <w:sz w:val="20"/>
                <w:szCs w:val="20"/>
              </w:rPr>
            </w:pPr>
            <w:r w:rsidRPr="006145DB">
              <w:rPr>
                <w:rFonts w:cs="Arial"/>
                <w:sz w:val="20"/>
                <w:szCs w:val="20"/>
              </w:rPr>
              <w:t>El servicio social consiste en la entrega de una transferencia para personas con discapacidad, a través de bonos canjeables por alimentos o trasferencias monetarias no condicionadas. La persona beneficiaria podrá escoger el canal de recepción del beneficio:</w:t>
            </w:r>
          </w:p>
          <w:p w14:paraId="2C83013C" w14:textId="77777777" w:rsidR="000667CE" w:rsidRPr="000667CE" w:rsidRDefault="000667CE" w:rsidP="000667CE">
            <w:pPr>
              <w:pStyle w:val="Ttulo1"/>
              <w:outlineLvl w:val="0"/>
              <w:rPr>
                <w:sz w:val="20"/>
                <w:szCs w:val="20"/>
              </w:rPr>
            </w:pPr>
          </w:p>
          <w:p w14:paraId="4630904B" w14:textId="77777777" w:rsidR="00374320" w:rsidRPr="006145DB" w:rsidRDefault="00374320">
            <w:pPr>
              <w:numPr>
                <w:ilvl w:val="0"/>
                <w:numId w:val="4"/>
              </w:numPr>
              <w:contextualSpacing/>
              <w:jc w:val="both"/>
              <w:rPr>
                <w:rFonts w:cs="Arial"/>
                <w:sz w:val="20"/>
                <w:szCs w:val="20"/>
              </w:rPr>
            </w:pPr>
            <w:r w:rsidRPr="006145DB">
              <w:rPr>
                <w:rFonts w:cs="Arial"/>
                <w:sz w:val="20"/>
                <w:szCs w:val="20"/>
              </w:rPr>
              <w:t>Transferencias monetarias no condicionadas: corresponde a la dispersión de un valor en dinero establecido por la entidad, con una frecuencia de entrega mensual.</w:t>
            </w:r>
          </w:p>
          <w:p w14:paraId="501C5D58" w14:textId="77777777" w:rsidR="00374320" w:rsidRPr="006145DB" w:rsidRDefault="00374320">
            <w:pPr>
              <w:numPr>
                <w:ilvl w:val="0"/>
                <w:numId w:val="4"/>
              </w:numPr>
              <w:jc w:val="both"/>
              <w:rPr>
                <w:rFonts w:cs="Arial"/>
                <w:sz w:val="20"/>
                <w:szCs w:val="20"/>
              </w:rPr>
            </w:pPr>
            <w:r w:rsidRPr="006145DB">
              <w:rPr>
                <w:rFonts w:cs="Arial"/>
                <w:sz w:val="20"/>
                <w:szCs w:val="20"/>
              </w:rPr>
              <w:t>Bonos canjeables por alimentos: beneficio económico, por el valor establecido por la entidad, determinado al canje por alimentos en los puntos autorizados por la entidad, con una frecuencia de entrega mensual.</w:t>
            </w:r>
          </w:p>
        </w:tc>
      </w:tr>
      <w:tr w:rsidR="00DC2E09" w:rsidRPr="006145DB" w14:paraId="1513D390" w14:textId="77777777" w:rsidTr="00DC2E09">
        <w:trPr>
          <w:trHeight w:val="20"/>
        </w:trPr>
        <w:tc>
          <w:tcPr>
            <w:tcW w:w="963" w:type="pct"/>
            <w:vAlign w:val="center"/>
            <w:hideMark/>
          </w:tcPr>
          <w:p w14:paraId="0BE4F55D" w14:textId="77777777" w:rsidR="00374320" w:rsidRPr="006145DB" w:rsidRDefault="00374320" w:rsidP="005B435E">
            <w:pPr>
              <w:rPr>
                <w:rFonts w:eastAsia="Times New Roman" w:cs="Arial"/>
                <w:sz w:val="20"/>
                <w:szCs w:val="20"/>
                <w:lang w:eastAsia="es-CO"/>
              </w:rPr>
            </w:pPr>
            <w:r w:rsidRPr="006145DB">
              <w:rPr>
                <w:rFonts w:cs="Arial"/>
                <w:sz w:val="20"/>
                <w:szCs w:val="20"/>
                <w:lang w:eastAsia="es-CO"/>
              </w:rPr>
              <w:t xml:space="preserve">Tipo de Focalización </w:t>
            </w:r>
          </w:p>
        </w:tc>
        <w:tc>
          <w:tcPr>
            <w:tcW w:w="4037" w:type="pct"/>
            <w:hideMark/>
          </w:tcPr>
          <w:p w14:paraId="69A5B4BE" w14:textId="77777777" w:rsidR="00374320" w:rsidRPr="006145DB" w:rsidRDefault="00374320" w:rsidP="005B435E">
            <w:pPr>
              <w:jc w:val="both"/>
              <w:rPr>
                <w:rFonts w:cs="Arial"/>
                <w:sz w:val="20"/>
                <w:szCs w:val="20"/>
              </w:rPr>
            </w:pPr>
            <w:r w:rsidRPr="006145DB">
              <w:rPr>
                <w:rFonts w:cs="Arial"/>
                <w:sz w:val="20"/>
                <w:szCs w:val="20"/>
              </w:rPr>
              <w:t>Categórico para el grupo poblacional para personas con discapacidad, combinado con un instrumento de focalización individual y por hogares- proxy mean test. (Por Instrumentos).</w:t>
            </w:r>
          </w:p>
        </w:tc>
      </w:tr>
      <w:tr w:rsidR="00DC2E09" w:rsidRPr="006145DB" w14:paraId="29BF7394" w14:textId="77777777" w:rsidTr="00DC2E09">
        <w:trPr>
          <w:trHeight w:val="728"/>
        </w:trPr>
        <w:tc>
          <w:tcPr>
            <w:tcW w:w="963" w:type="pct"/>
            <w:vAlign w:val="center"/>
            <w:hideMark/>
          </w:tcPr>
          <w:p w14:paraId="34A7FC6D" w14:textId="77777777" w:rsidR="00374320" w:rsidRPr="006145DB" w:rsidRDefault="00374320" w:rsidP="005B435E">
            <w:pPr>
              <w:rPr>
                <w:rFonts w:cs="Arial"/>
                <w:sz w:val="20"/>
                <w:szCs w:val="20"/>
                <w:lang w:eastAsia="es-CO"/>
              </w:rPr>
            </w:pPr>
            <w:r w:rsidRPr="006145DB">
              <w:rPr>
                <w:rFonts w:cs="Arial"/>
                <w:sz w:val="20"/>
                <w:szCs w:val="20"/>
                <w:lang w:eastAsia="es-CO"/>
              </w:rPr>
              <w:t>Población Objetivo</w:t>
            </w:r>
          </w:p>
        </w:tc>
        <w:tc>
          <w:tcPr>
            <w:tcW w:w="4037" w:type="pct"/>
            <w:hideMark/>
          </w:tcPr>
          <w:p w14:paraId="2B8BB585" w14:textId="6FF57663" w:rsidR="00374320" w:rsidRPr="006145DB" w:rsidRDefault="00374320" w:rsidP="005B435E">
            <w:pPr>
              <w:jc w:val="both"/>
              <w:rPr>
                <w:rFonts w:eastAsia="Arial" w:cs="Arial"/>
                <w:sz w:val="20"/>
                <w:szCs w:val="20"/>
                <w:lang w:eastAsia="es-MX"/>
              </w:rPr>
            </w:pPr>
            <w:r w:rsidRPr="006145DB">
              <w:rPr>
                <w:rFonts w:eastAsia="Arial" w:cs="Arial"/>
                <w:sz w:val="20"/>
                <w:szCs w:val="20"/>
              </w:rPr>
              <w:t>Personas con discapacidad, residentes en el Distrito Capital, en situación de pobreza extrema, pobreza moderada y vulnerabilidad por inseguridad alimentar</w:t>
            </w:r>
            <w:r w:rsidR="00AC31AA" w:rsidRPr="006145DB">
              <w:rPr>
                <w:rFonts w:eastAsia="Arial" w:cs="Arial"/>
                <w:sz w:val="20"/>
                <w:szCs w:val="20"/>
              </w:rPr>
              <w:t>ia hasta los 59 años y 11 meses.</w:t>
            </w:r>
          </w:p>
        </w:tc>
      </w:tr>
      <w:tr w:rsidR="00DC2E09" w:rsidRPr="006145DB" w14:paraId="1C0570C6" w14:textId="77777777" w:rsidTr="00DC2E09">
        <w:trPr>
          <w:trHeight w:val="728"/>
        </w:trPr>
        <w:tc>
          <w:tcPr>
            <w:tcW w:w="963" w:type="pct"/>
            <w:vAlign w:val="center"/>
          </w:tcPr>
          <w:p w14:paraId="30C1BA73" w14:textId="77777777" w:rsidR="00374320" w:rsidRPr="006145DB" w:rsidRDefault="00374320" w:rsidP="005B435E">
            <w:pPr>
              <w:rPr>
                <w:rFonts w:cs="Arial"/>
                <w:sz w:val="20"/>
                <w:szCs w:val="20"/>
                <w:lang w:eastAsia="es-CO"/>
              </w:rPr>
            </w:pPr>
            <w:r w:rsidRPr="006145DB">
              <w:rPr>
                <w:rFonts w:cs="Arial"/>
                <w:sz w:val="20"/>
                <w:szCs w:val="20"/>
                <w:lang w:eastAsia="es-CO"/>
              </w:rPr>
              <w:t>Fuentes de Información Población Objetivo</w:t>
            </w:r>
          </w:p>
        </w:tc>
        <w:tc>
          <w:tcPr>
            <w:tcW w:w="4037" w:type="pct"/>
          </w:tcPr>
          <w:tbl>
            <w:tblPr>
              <w:tblStyle w:val="Tablaconcuadrcula"/>
              <w:tblW w:w="5000" w:type="pct"/>
              <w:tblLook w:val="04A0" w:firstRow="1" w:lastRow="0" w:firstColumn="1" w:lastColumn="0" w:noHBand="0" w:noVBand="1"/>
            </w:tblPr>
            <w:tblGrid>
              <w:gridCol w:w="3109"/>
              <w:gridCol w:w="1604"/>
              <w:gridCol w:w="1134"/>
              <w:gridCol w:w="1640"/>
            </w:tblGrid>
            <w:tr w:rsidR="00374320" w:rsidRPr="006145DB" w14:paraId="0967CF0F" w14:textId="77777777" w:rsidTr="002D2953">
              <w:trPr>
                <w:trHeight w:val="148"/>
              </w:trPr>
              <w:tc>
                <w:tcPr>
                  <w:tcW w:w="2076" w:type="pct"/>
                  <w:tcBorders>
                    <w:top w:val="nil"/>
                    <w:left w:val="nil"/>
                    <w:bottom w:val="single" w:sz="4" w:space="0" w:color="auto"/>
                    <w:right w:val="nil"/>
                  </w:tcBorders>
                  <w:vAlign w:val="center"/>
                </w:tcPr>
                <w:p w14:paraId="131AA4C6" w14:textId="77777777" w:rsidR="00374320" w:rsidRPr="006145DB" w:rsidRDefault="00374320" w:rsidP="005B435E">
                  <w:pPr>
                    <w:tabs>
                      <w:tab w:val="left" w:pos="709"/>
                    </w:tabs>
                    <w:contextualSpacing/>
                    <w:jc w:val="center"/>
                    <w:rPr>
                      <w:rFonts w:eastAsia="Arial" w:cs="Arial"/>
                      <w:sz w:val="16"/>
                      <w:szCs w:val="16"/>
                    </w:rPr>
                  </w:pPr>
                </w:p>
              </w:tc>
              <w:tc>
                <w:tcPr>
                  <w:tcW w:w="1071" w:type="pct"/>
                  <w:tcBorders>
                    <w:top w:val="nil"/>
                    <w:left w:val="nil"/>
                    <w:bottom w:val="single" w:sz="4" w:space="0" w:color="auto"/>
                    <w:right w:val="nil"/>
                  </w:tcBorders>
                  <w:vAlign w:val="center"/>
                </w:tcPr>
                <w:p w14:paraId="002FEEFD" w14:textId="77777777" w:rsidR="00374320" w:rsidRPr="006145DB" w:rsidRDefault="00374320" w:rsidP="005B435E">
                  <w:pPr>
                    <w:tabs>
                      <w:tab w:val="left" w:pos="709"/>
                    </w:tabs>
                    <w:contextualSpacing/>
                    <w:jc w:val="center"/>
                    <w:rPr>
                      <w:rFonts w:eastAsia="Arial" w:cs="Arial"/>
                      <w:sz w:val="16"/>
                      <w:szCs w:val="16"/>
                    </w:rPr>
                  </w:pPr>
                </w:p>
              </w:tc>
              <w:tc>
                <w:tcPr>
                  <w:tcW w:w="757" w:type="pct"/>
                  <w:tcBorders>
                    <w:top w:val="nil"/>
                    <w:left w:val="nil"/>
                    <w:bottom w:val="single" w:sz="4" w:space="0" w:color="auto"/>
                    <w:right w:val="nil"/>
                  </w:tcBorders>
                  <w:vAlign w:val="center"/>
                </w:tcPr>
                <w:p w14:paraId="49F01615" w14:textId="77777777" w:rsidR="00374320" w:rsidRPr="006145DB" w:rsidRDefault="00374320" w:rsidP="005B435E">
                  <w:pPr>
                    <w:tabs>
                      <w:tab w:val="left" w:pos="709"/>
                    </w:tabs>
                    <w:contextualSpacing/>
                    <w:jc w:val="center"/>
                    <w:rPr>
                      <w:rFonts w:eastAsia="Arial" w:cs="Arial"/>
                      <w:sz w:val="16"/>
                      <w:szCs w:val="16"/>
                    </w:rPr>
                  </w:pPr>
                </w:p>
              </w:tc>
              <w:tc>
                <w:tcPr>
                  <w:tcW w:w="1095" w:type="pct"/>
                  <w:tcBorders>
                    <w:top w:val="nil"/>
                    <w:left w:val="nil"/>
                    <w:bottom w:val="single" w:sz="4" w:space="0" w:color="auto"/>
                    <w:right w:val="nil"/>
                  </w:tcBorders>
                  <w:vAlign w:val="center"/>
                </w:tcPr>
                <w:p w14:paraId="1A8C09FC" w14:textId="77777777" w:rsidR="00374320" w:rsidRPr="006145DB" w:rsidRDefault="00374320" w:rsidP="005B435E">
                  <w:pPr>
                    <w:tabs>
                      <w:tab w:val="left" w:pos="709"/>
                    </w:tabs>
                    <w:contextualSpacing/>
                    <w:jc w:val="center"/>
                    <w:rPr>
                      <w:rFonts w:eastAsia="Arial" w:cs="Arial"/>
                      <w:sz w:val="16"/>
                      <w:szCs w:val="16"/>
                    </w:rPr>
                  </w:pPr>
                </w:p>
              </w:tc>
            </w:tr>
            <w:tr w:rsidR="00374320" w:rsidRPr="006145DB" w14:paraId="564A3AAF" w14:textId="77777777" w:rsidTr="002D2953">
              <w:trPr>
                <w:trHeight w:val="300"/>
              </w:trPr>
              <w:tc>
                <w:tcPr>
                  <w:tcW w:w="2076" w:type="pct"/>
                  <w:tcBorders>
                    <w:top w:val="single" w:sz="4" w:space="0" w:color="auto"/>
                  </w:tcBorders>
                  <w:vAlign w:val="center"/>
                </w:tcPr>
                <w:p w14:paraId="6E7F2300"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Categoría de Población Objetivo</w:t>
                  </w:r>
                </w:p>
              </w:tc>
              <w:tc>
                <w:tcPr>
                  <w:tcW w:w="1071" w:type="pct"/>
                  <w:tcBorders>
                    <w:top w:val="single" w:sz="4" w:space="0" w:color="auto"/>
                  </w:tcBorders>
                  <w:vAlign w:val="center"/>
                </w:tcPr>
                <w:p w14:paraId="1E6EABD1"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Fuente de Información</w:t>
                  </w:r>
                </w:p>
              </w:tc>
              <w:tc>
                <w:tcPr>
                  <w:tcW w:w="757" w:type="pct"/>
                  <w:tcBorders>
                    <w:top w:val="single" w:sz="4" w:space="0" w:color="auto"/>
                  </w:tcBorders>
                  <w:vAlign w:val="center"/>
                </w:tcPr>
                <w:p w14:paraId="16C22B4C"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Periodicidad</w:t>
                  </w:r>
                </w:p>
              </w:tc>
              <w:tc>
                <w:tcPr>
                  <w:tcW w:w="1095" w:type="pct"/>
                  <w:tcBorders>
                    <w:top w:val="single" w:sz="4" w:space="0" w:color="auto"/>
                  </w:tcBorders>
                  <w:vAlign w:val="center"/>
                </w:tcPr>
                <w:p w14:paraId="3203C931"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Administrador</w:t>
                  </w:r>
                </w:p>
              </w:tc>
            </w:tr>
            <w:tr w:rsidR="00374320" w:rsidRPr="006145DB" w14:paraId="3B8181D2" w14:textId="77777777" w:rsidTr="002D2953">
              <w:trPr>
                <w:trHeight w:val="300"/>
              </w:trPr>
              <w:tc>
                <w:tcPr>
                  <w:tcW w:w="2076" w:type="pct"/>
                  <w:vAlign w:val="center"/>
                </w:tcPr>
                <w:p w14:paraId="78BA3C43"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Persona con discapacidad certificada por la Secretaría Distrital de Salud o quien haga sus veces.</w:t>
                  </w:r>
                </w:p>
              </w:tc>
              <w:tc>
                <w:tcPr>
                  <w:tcW w:w="1071" w:type="pct"/>
                  <w:vAlign w:val="center"/>
                </w:tcPr>
                <w:p w14:paraId="1BA6DDBD"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SIRBE</w:t>
                  </w:r>
                </w:p>
              </w:tc>
              <w:tc>
                <w:tcPr>
                  <w:tcW w:w="757" w:type="pct"/>
                  <w:vAlign w:val="center"/>
                </w:tcPr>
                <w:p w14:paraId="6B9557D3"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095" w:type="pct"/>
                  <w:vAlign w:val="center"/>
                </w:tcPr>
                <w:p w14:paraId="5B573462"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374320" w:rsidRPr="006145DB" w14:paraId="6F48C30F" w14:textId="77777777" w:rsidTr="002D2953">
              <w:trPr>
                <w:trHeight w:val="300"/>
              </w:trPr>
              <w:tc>
                <w:tcPr>
                  <w:tcW w:w="2076" w:type="pct"/>
                  <w:vMerge w:val="restart"/>
                  <w:vAlign w:val="center"/>
                </w:tcPr>
                <w:p w14:paraId="725E368B" w14:textId="31ADBF3D"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Residentes en el Distrito Capital</w:t>
                  </w:r>
                  <w:r w:rsidR="000667CE">
                    <w:rPr>
                      <w:rFonts w:eastAsia="Arial" w:cs="Arial"/>
                      <w:sz w:val="16"/>
                      <w:szCs w:val="16"/>
                    </w:rPr>
                    <w:t>.</w:t>
                  </w:r>
                </w:p>
              </w:tc>
              <w:tc>
                <w:tcPr>
                  <w:tcW w:w="1071" w:type="pct"/>
                  <w:vAlign w:val="center"/>
                </w:tcPr>
                <w:p w14:paraId="235F69DC"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SISBÉN IV Bogotá</w:t>
                  </w:r>
                </w:p>
              </w:tc>
              <w:tc>
                <w:tcPr>
                  <w:tcW w:w="757" w:type="pct"/>
                  <w:vAlign w:val="center"/>
                </w:tcPr>
                <w:p w14:paraId="1E6CDE09"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 xml:space="preserve">Mensual </w:t>
                  </w:r>
                  <w:r w:rsidRPr="006145DB">
                    <w:rPr>
                      <w:rFonts w:eastAsia="Arial" w:cs="Arial"/>
                      <w:sz w:val="16"/>
                      <w:szCs w:val="16"/>
                    </w:rPr>
                    <w:t>(Mes Vencido)</w:t>
                  </w:r>
                </w:p>
              </w:tc>
              <w:tc>
                <w:tcPr>
                  <w:tcW w:w="1095" w:type="pct"/>
                  <w:vAlign w:val="center"/>
                </w:tcPr>
                <w:p w14:paraId="518ED330"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374320" w:rsidRPr="006145DB" w14:paraId="59EA5042" w14:textId="77777777" w:rsidTr="002D2953">
              <w:trPr>
                <w:trHeight w:val="300"/>
              </w:trPr>
              <w:tc>
                <w:tcPr>
                  <w:tcW w:w="2076" w:type="pct"/>
                  <w:vMerge/>
                  <w:vAlign w:val="center"/>
                </w:tcPr>
                <w:p w14:paraId="5570027F" w14:textId="77777777" w:rsidR="00374320" w:rsidRPr="006145DB" w:rsidRDefault="00374320" w:rsidP="005B435E">
                  <w:pPr>
                    <w:tabs>
                      <w:tab w:val="left" w:pos="709"/>
                    </w:tabs>
                    <w:contextualSpacing/>
                    <w:jc w:val="both"/>
                    <w:rPr>
                      <w:rFonts w:eastAsia="Arial" w:cs="Arial"/>
                      <w:sz w:val="16"/>
                      <w:szCs w:val="16"/>
                    </w:rPr>
                  </w:pPr>
                </w:p>
              </w:tc>
              <w:tc>
                <w:tcPr>
                  <w:tcW w:w="1071" w:type="pct"/>
                  <w:vAlign w:val="center"/>
                </w:tcPr>
                <w:p w14:paraId="451C9947"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Base Maestra</w:t>
                  </w:r>
                </w:p>
              </w:tc>
              <w:tc>
                <w:tcPr>
                  <w:tcW w:w="757" w:type="pct"/>
                  <w:vAlign w:val="center"/>
                </w:tcPr>
                <w:p w14:paraId="75311C25" w14:textId="77777777" w:rsidR="00374320" w:rsidRPr="006145DB" w:rsidRDefault="00374320" w:rsidP="005B435E">
                  <w:pPr>
                    <w:jc w:val="center"/>
                    <w:rPr>
                      <w:rFonts w:eastAsia="Arial" w:cs="Arial"/>
                      <w:sz w:val="16"/>
                      <w:szCs w:val="16"/>
                      <w:lang w:eastAsia="es-MX"/>
                    </w:rPr>
                  </w:pPr>
                  <w:r w:rsidRPr="006145DB">
                    <w:rPr>
                      <w:rStyle w:val="normaltextrun"/>
                      <w:rFonts w:cs="Arial"/>
                      <w:sz w:val="16"/>
                      <w:szCs w:val="16"/>
                      <w:shd w:val="clear" w:color="auto" w:fill="FFFFFF"/>
                    </w:rPr>
                    <w:t>Semestral</w:t>
                  </w:r>
                </w:p>
              </w:tc>
              <w:tc>
                <w:tcPr>
                  <w:tcW w:w="1095" w:type="pct"/>
                  <w:vAlign w:val="center"/>
                </w:tcPr>
                <w:p w14:paraId="7811B219" w14:textId="77777777" w:rsidR="00374320" w:rsidRPr="006145DB" w:rsidRDefault="00374320"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Secretaría Distrital de Planeación – SDP</w:t>
                  </w:r>
                </w:p>
              </w:tc>
            </w:tr>
            <w:tr w:rsidR="00374320" w:rsidRPr="006145DB" w14:paraId="6A849634" w14:textId="77777777" w:rsidTr="002D2953">
              <w:trPr>
                <w:trHeight w:val="300"/>
              </w:trPr>
              <w:tc>
                <w:tcPr>
                  <w:tcW w:w="2076" w:type="pct"/>
                  <w:tcBorders>
                    <w:bottom w:val="single" w:sz="4" w:space="0" w:color="auto"/>
                  </w:tcBorders>
                  <w:vAlign w:val="center"/>
                </w:tcPr>
                <w:p w14:paraId="0D15D277" w14:textId="718E5010"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Residentes en el Distrito Capital</w:t>
                  </w:r>
                  <w:r w:rsidR="000667CE">
                    <w:rPr>
                      <w:rFonts w:eastAsia="Arial" w:cs="Arial"/>
                      <w:sz w:val="16"/>
                      <w:szCs w:val="16"/>
                    </w:rPr>
                    <w:t>.</w:t>
                  </w:r>
                </w:p>
              </w:tc>
              <w:tc>
                <w:tcPr>
                  <w:tcW w:w="1071" w:type="pct"/>
                  <w:tcBorders>
                    <w:bottom w:val="single" w:sz="4" w:space="0" w:color="auto"/>
                  </w:tcBorders>
                  <w:vAlign w:val="center"/>
                </w:tcPr>
                <w:p w14:paraId="1937D495"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SIRBE</w:t>
                  </w:r>
                </w:p>
              </w:tc>
              <w:tc>
                <w:tcPr>
                  <w:tcW w:w="757" w:type="pct"/>
                  <w:tcBorders>
                    <w:bottom w:val="single" w:sz="4" w:space="0" w:color="auto"/>
                  </w:tcBorders>
                  <w:vAlign w:val="center"/>
                </w:tcPr>
                <w:p w14:paraId="0DE31832"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Demanda</w:t>
                  </w:r>
                </w:p>
              </w:tc>
              <w:tc>
                <w:tcPr>
                  <w:tcW w:w="1095" w:type="pct"/>
                  <w:tcBorders>
                    <w:bottom w:val="single" w:sz="4" w:space="0" w:color="auto"/>
                  </w:tcBorders>
                  <w:vAlign w:val="center"/>
                </w:tcPr>
                <w:p w14:paraId="5C23F541"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374320" w:rsidRPr="006145DB" w14:paraId="5F37BAF6" w14:textId="77777777" w:rsidTr="002D2953">
              <w:trPr>
                <w:trHeight w:val="300"/>
              </w:trPr>
              <w:tc>
                <w:tcPr>
                  <w:tcW w:w="2076" w:type="pct"/>
                  <w:vMerge w:val="restart"/>
                  <w:tcBorders>
                    <w:bottom w:val="single" w:sz="4" w:space="0" w:color="auto"/>
                  </w:tcBorders>
                  <w:vAlign w:val="center"/>
                </w:tcPr>
                <w:p w14:paraId="7B832FB0" w14:textId="7BA26BE5"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Situación de pobreza extrema</w:t>
                  </w:r>
                  <w:r w:rsidR="000667CE">
                    <w:rPr>
                      <w:rFonts w:eastAsia="Arial" w:cs="Arial"/>
                      <w:sz w:val="16"/>
                      <w:szCs w:val="16"/>
                    </w:rPr>
                    <w:t>.</w:t>
                  </w:r>
                </w:p>
              </w:tc>
              <w:tc>
                <w:tcPr>
                  <w:tcW w:w="1071" w:type="pct"/>
                  <w:tcBorders>
                    <w:bottom w:val="single" w:sz="4" w:space="0" w:color="auto"/>
                  </w:tcBorders>
                  <w:vAlign w:val="center"/>
                </w:tcPr>
                <w:p w14:paraId="72C97B3B"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SISBÉN IV Bogotá. Clasificación A1 hasta A5.</w:t>
                  </w:r>
                </w:p>
              </w:tc>
              <w:tc>
                <w:tcPr>
                  <w:tcW w:w="757" w:type="pct"/>
                  <w:tcBorders>
                    <w:bottom w:val="single" w:sz="4" w:space="0" w:color="auto"/>
                  </w:tcBorders>
                  <w:vAlign w:val="center"/>
                </w:tcPr>
                <w:p w14:paraId="36896FDC"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 xml:space="preserve">Mensual </w:t>
                  </w:r>
                  <w:r w:rsidRPr="006145DB">
                    <w:rPr>
                      <w:rFonts w:eastAsia="Arial" w:cs="Arial"/>
                      <w:sz w:val="16"/>
                      <w:szCs w:val="16"/>
                    </w:rPr>
                    <w:t>(Mes Vencido)</w:t>
                  </w:r>
                </w:p>
              </w:tc>
              <w:tc>
                <w:tcPr>
                  <w:tcW w:w="1095" w:type="pct"/>
                  <w:tcBorders>
                    <w:bottom w:val="single" w:sz="4" w:space="0" w:color="auto"/>
                  </w:tcBorders>
                  <w:vAlign w:val="center"/>
                </w:tcPr>
                <w:p w14:paraId="51951447"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374320" w:rsidRPr="006145DB" w14:paraId="08BBED50" w14:textId="77777777" w:rsidTr="002D2953">
              <w:trPr>
                <w:trHeight w:val="300"/>
              </w:trPr>
              <w:tc>
                <w:tcPr>
                  <w:tcW w:w="2076" w:type="pct"/>
                  <w:vMerge/>
                  <w:tcBorders>
                    <w:top w:val="single" w:sz="4" w:space="0" w:color="auto"/>
                  </w:tcBorders>
                  <w:vAlign w:val="center"/>
                </w:tcPr>
                <w:p w14:paraId="780C6108" w14:textId="77777777" w:rsidR="00374320" w:rsidRPr="006145DB" w:rsidRDefault="00374320" w:rsidP="005B435E">
                  <w:pPr>
                    <w:tabs>
                      <w:tab w:val="left" w:pos="709"/>
                    </w:tabs>
                    <w:contextualSpacing/>
                    <w:jc w:val="both"/>
                    <w:rPr>
                      <w:rFonts w:eastAsia="Arial" w:cs="Arial"/>
                      <w:sz w:val="16"/>
                      <w:szCs w:val="16"/>
                    </w:rPr>
                  </w:pPr>
                </w:p>
              </w:tc>
              <w:tc>
                <w:tcPr>
                  <w:tcW w:w="1071" w:type="pct"/>
                  <w:tcBorders>
                    <w:top w:val="single" w:sz="4" w:space="0" w:color="auto"/>
                  </w:tcBorders>
                  <w:vAlign w:val="center"/>
                </w:tcPr>
                <w:p w14:paraId="0DF35ECE"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Base Maestra</w:t>
                  </w:r>
                </w:p>
              </w:tc>
              <w:tc>
                <w:tcPr>
                  <w:tcW w:w="757" w:type="pct"/>
                  <w:tcBorders>
                    <w:top w:val="single" w:sz="4" w:space="0" w:color="auto"/>
                  </w:tcBorders>
                  <w:vAlign w:val="center"/>
                </w:tcPr>
                <w:p w14:paraId="4C88B1B8" w14:textId="77777777" w:rsidR="00374320" w:rsidRPr="006145DB" w:rsidRDefault="00374320" w:rsidP="005B435E">
                  <w:pPr>
                    <w:jc w:val="center"/>
                    <w:rPr>
                      <w:rFonts w:eastAsia="Arial" w:cs="Arial"/>
                      <w:sz w:val="16"/>
                      <w:szCs w:val="16"/>
                      <w:lang w:eastAsia="es-MX"/>
                    </w:rPr>
                  </w:pPr>
                  <w:r w:rsidRPr="006145DB">
                    <w:rPr>
                      <w:rStyle w:val="normaltextrun"/>
                      <w:rFonts w:cs="Arial"/>
                      <w:sz w:val="16"/>
                      <w:szCs w:val="16"/>
                      <w:shd w:val="clear" w:color="auto" w:fill="FFFFFF"/>
                    </w:rPr>
                    <w:t>Semestral</w:t>
                  </w:r>
                </w:p>
              </w:tc>
              <w:tc>
                <w:tcPr>
                  <w:tcW w:w="1095" w:type="pct"/>
                  <w:tcBorders>
                    <w:top w:val="single" w:sz="4" w:space="0" w:color="auto"/>
                  </w:tcBorders>
                  <w:vAlign w:val="center"/>
                </w:tcPr>
                <w:p w14:paraId="3316B21E" w14:textId="77777777" w:rsidR="00374320" w:rsidRPr="006145DB" w:rsidRDefault="00374320"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Secretaría Distrital de Planeación – SDP</w:t>
                  </w:r>
                </w:p>
              </w:tc>
            </w:tr>
            <w:tr w:rsidR="00374320" w:rsidRPr="006145DB" w14:paraId="7CA48ABB" w14:textId="77777777" w:rsidTr="002D2953">
              <w:trPr>
                <w:trHeight w:val="300"/>
              </w:trPr>
              <w:tc>
                <w:tcPr>
                  <w:tcW w:w="2076" w:type="pct"/>
                  <w:vMerge w:val="restart"/>
                  <w:vAlign w:val="center"/>
                </w:tcPr>
                <w:p w14:paraId="2C8BC352" w14:textId="21123A96"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Situación de pobreza moderada</w:t>
                  </w:r>
                  <w:r w:rsidR="000667CE">
                    <w:rPr>
                      <w:rFonts w:eastAsia="Arial" w:cs="Arial"/>
                      <w:sz w:val="16"/>
                      <w:szCs w:val="16"/>
                    </w:rPr>
                    <w:t>.</w:t>
                  </w:r>
                </w:p>
              </w:tc>
              <w:tc>
                <w:tcPr>
                  <w:tcW w:w="1071" w:type="pct"/>
                  <w:vAlign w:val="center"/>
                </w:tcPr>
                <w:p w14:paraId="08D0EF8B"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SISBÉN IV Bogotá, clasificación B1 hasta B7.</w:t>
                  </w:r>
                </w:p>
              </w:tc>
              <w:tc>
                <w:tcPr>
                  <w:tcW w:w="757" w:type="pct"/>
                  <w:vAlign w:val="center"/>
                </w:tcPr>
                <w:p w14:paraId="5282574D"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 xml:space="preserve">Mensual </w:t>
                  </w:r>
                  <w:r w:rsidRPr="006145DB">
                    <w:rPr>
                      <w:rFonts w:eastAsia="Arial" w:cs="Arial"/>
                      <w:sz w:val="16"/>
                      <w:szCs w:val="16"/>
                    </w:rPr>
                    <w:t>(Mes Vencido)</w:t>
                  </w:r>
                </w:p>
              </w:tc>
              <w:tc>
                <w:tcPr>
                  <w:tcW w:w="1095" w:type="pct"/>
                  <w:vAlign w:val="center"/>
                </w:tcPr>
                <w:p w14:paraId="6D5BFA77"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374320" w:rsidRPr="006145DB" w14:paraId="5B80B1CD" w14:textId="77777777" w:rsidTr="002D2953">
              <w:trPr>
                <w:trHeight w:val="300"/>
              </w:trPr>
              <w:tc>
                <w:tcPr>
                  <w:tcW w:w="2076" w:type="pct"/>
                  <w:vMerge/>
                  <w:vAlign w:val="center"/>
                </w:tcPr>
                <w:p w14:paraId="4F6B3087" w14:textId="77777777" w:rsidR="00374320" w:rsidRPr="006145DB" w:rsidRDefault="00374320" w:rsidP="005B435E">
                  <w:pPr>
                    <w:tabs>
                      <w:tab w:val="left" w:pos="709"/>
                    </w:tabs>
                    <w:contextualSpacing/>
                    <w:jc w:val="both"/>
                    <w:rPr>
                      <w:rFonts w:eastAsia="Arial" w:cs="Arial"/>
                      <w:sz w:val="16"/>
                      <w:szCs w:val="16"/>
                    </w:rPr>
                  </w:pPr>
                </w:p>
              </w:tc>
              <w:tc>
                <w:tcPr>
                  <w:tcW w:w="1071" w:type="pct"/>
                  <w:vAlign w:val="center"/>
                </w:tcPr>
                <w:p w14:paraId="5E3189FA"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Base Maestra</w:t>
                  </w:r>
                </w:p>
              </w:tc>
              <w:tc>
                <w:tcPr>
                  <w:tcW w:w="757" w:type="pct"/>
                  <w:vAlign w:val="center"/>
                </w:tcPr>
                <w:p w14:paraId="2D871AFB" w14:textId="77777777" w:rsidR="00374320" w:rsidRPr="006145DB" w:rsidRDefault="00374320" w:rsidP="005B435E">
                  <w:pPr>
                    <w:jc w:val="center"/>
                    <w:rPr>
                      <w:rFonts w:eastAsia="Arial" w:cs="Arial"/>
                      <w:sz w:val="16"/>
                      <w:szCs w:val="16"/>
                      <w:lang w:eastAsia="es-MX"/>
                    </w:rPr>
                  </w:pPr>
                  <w:r w:rsidRPr="006145DB">
                    <w:rPr>
                      <w:rStyle w:val="normaltextrun"/>
                      <w:rFonts w:cs="Arial"/>
                      <w:sz w:val="16"/>
                      <w:szCs w:val="16"/>
                      <w:shd w:val="clear" w:color="auto" w:fill="FFFFFF"/>
                    </w:rPr>
                    <w:t>Semestral</w:t>
                  </w:r>
                </w:p>
              </w:tc>
              <w:tc>
                <w:tcPr>
                  <w:tcW w:w="1095" w:type="pct"/>
                  <w:vAlign w:val="center"/>
                </w:tcPr>
                <w:p w14:paraId="3322DCE3" w14:textId="77777777" w:rsidR="00374320" w:rsidRPr="006145DB" w:rsidRDefault="00374320"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Secretaría Distrital de Planeación – SDP</w:t>
                  </w:r>
                </w:p>
              </w:tc>
            </w:tr>
            <w:tr w:rsidR="006D6292" w:rsidRPr="006145DB" w14:paraId="5919E4BD" w14:textId="77777777" w:rsidTr="002D2953">
              <w:trPr>
                <w:trHeight w:val="300"/>
              </w:trPr>
              <w:tc>
                <w:tcPr>
                  <w:tcW w:w="2076" w:type="pct"/>
                  <w:vMerge w:val="restart"/>
                  <w:vAlign w:val="center"/>
                </w:tcPr>
                <w:p w14:paraId="7331EE4B" w14:textId="535E52D9" w:rsidR="006D6292" w:rsidRPr="006145DB" w:rsidRDefault="006D6292" w:rsidP="005B435E">
                  <w:pPr>
                    <w:tabs>
                      <w:tab w:val="left" w:pos="709"/>
                    </w:tabs>
                    <w:contextualSpacing/>
                    <w:jc w:val="both"/>
                    <w:rPr>
                      <w:rFonts w:eastAsia="Arial" w:cs="Arial"/>
                      <w:sz w:val="16"/>
                      <w:szCs w:val="16"/>
                    </w:rPr>
                  </w:pPr>
                  <w:r w:rsidRPr="006145DB">
                    <w:rPr>
                      <w:rFonts w:eastAsia="Arial" w:cs="Arial"/>
                      <w:sz w:val="16"/>
                      <w:szCs w:val="16"/>
                    </w:rPr>
                    <w:t>Situación de vulnerabilidad por inseguridad alimentaria</w:t>
                  </w:r>
                  <w:r w:rsidR="000667CE">
                    <w:rPr>
                      <w:rFonts w:eastAsia="Arial" w:cs="Arial"/>
                      <w:sz w:val="16"/>
                      <w:szCs w:val="16"/>
                    </w:rPr>
                    <w:t>.</w:t>
                  </w:r>
                </w:p>
              </w:tc>
              <w:tc>
                <w:tcPr>
                  <w:tcW w:w="1071" w:type="pct"/>
                  <w:tcBorders>
                    <w:bottom w:val="single" w:sz="4" w:space="0" w:color="auto"/>
                  </w:tcBorders>
                  <w:vAlign w:val="center"/>
                </w:tcPr>
                <w:p w14:paraId="5D8FB7DE" w14:textId="77777777" w:rsidR="006D6292" w:rsidRPr="006145DB" w:rsidRDefault="006D6292" w:rsidP="005B435E">
                  <w:pPr>
                    <w:tabs>
                      <w:tab w:val="left" w:pos="709"/>
                    </w:tabs>
                    <w:contextualSpacing/>
                    <w:jc w:val="center"/>
                    <w:rPr>
                      <w:rFonts w:eastAsia="Arial" w:cs="Arial"/>
                      <w:sz w:val="16"/>
                      <w:szCs w:val="16"/>
                    </w:rPr>
                  </w:pPr>
                  <w:r w:rsidRPr="006145DB">
                    <w:rPr>
                      <w:rFonts w:eastAsia="Arial" w:cs="Arial"/>
                      <w:sz w:val="16"/>
                      <w:szCs w:val="16"/>
                    </w:rPr>
                    <w:t>SISBEN IV Bogotá. Clasificación C1 hasta C9.</w:t>
                  </w:r>
                </w:p>
              </w:tc>
              <w:tc>
                <w:tcPr>
                  <w:tcW w:w="757" w:type="pct"/>
                  <w:tcBorders>
                    <w:bottom w:val="single" w:sz="4" w:space="0" w:color="auto"/>
                  </w:tcBorders>
                  <w:vAlign w:val="center"/>
                </w:tcPr>
                <w:p w14:paraId="6D8DACF7" w14:textId="77777777" w:rsidR="006D6292" w:rsidRPr="006145DB" w:rsidRDefault="006D6292" w:rsidP="005B435E">
                  <w:pPr>
                    <w:jc w:val="center"/>
                    <w:rPr>
                      <w:rFonts w:eastAsia="Arial" w:cs="Arial"/>
                      <w:sz w:val="16"/>
                      <w:szCs w:val="16"/>
                      <w:lang w:eastAsia="es-MX"/>
                    </w:rPr>
                  </w:pPr>
                  <w:r w:rsidRPr="006145DB">
                    <w:rPr>
                      <w:rFonts w:eastAsia="Arial" w:cs="Arial"/>
                      <w:sz w:val="16"/>
                      <w:szCs w:val="16"/>
                      <w:lang w:eastAsia="es-MX"/>
                    </w:rPr>
                    <w:t xml:space="preserve">Mensual </w:t>
                  </w:r>
                  <w:r w:rsidRPr="006145DB">
                    <w:rPr>
                      <w:rFonts w:eastAsia="Arial" w:cs="Arial"/>
                      <w:sz w:val="16"/>
                      <w:szCs w:val="16"/>
                    </w:rPr>
                    <w:t>(Mes Vencido)</w:t>
                  </w:r>
                </w:p>
              </w:tc>
              <w:tc>
                <w:tcPr>
                  <w:tcW w:w="1095" w:type="pct"/>
                  <w:tcBorders>
                    <w:bottom w:val="single" w:sz="4" w:space="0" w:color="auto"/>
                  </w:tcBorders>
                  <w:vAlign w:val="center"/>
                </w:tcPr>
                <w:p w14:paraId="6F318074" w14:textId="77777777" w:rsidR="006D6292" w:rsidRPr="006145DB" w:rsidRDefault="006D6292" w:rsidP="005B435E">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6D6292" w:rsidRPr="006145DB" w14:paraId="1FC454DA" w14:textId="77777777" w:rsidTr="002D2953">
              <w:trPr>
                <w:trHeight w:val="300"/>
              </w:trPr>
              <w:tc>
                <w:tcPr>
                  <w:tcW w:w="2076" w:type="pct"/>
                  <w:vMerge/>
                  <w:tcBorders>
                    <w:bottom w:val="single" w:sz="4" w:space="0" w:color="auto"/>
                  </w:tcBorders>
                  <w:vAlign w:val="center"/>
                </w:tcPr>
                <w:p w14:paraId="51691794" w14:textId="77777777" w:rsidR="006D6292" w:rsidRPr="006145DB" w:rsidRDefault="006D6292" w:rsidP="005B435E">
                  <w:pPr>
                    <w:tabs>
                      <w:tab w:val="left" w:pos="709"/>
                    </w:tabs>
                    <w:contextualSpacing/>
                    <w:jc w:val="both"/>
                    <w:rPr>
                      <w:rFonts w:eastAsia="Arial" w:cs="Arial"/>
                      <w:sz w:val="16"/>
                      <w:szCs w:val="16"/>
                    </w:rPr>
                  </w:pPr>
                </w:p>
              </w:tc>
              <w:tc>
                <w:tcPr>
                  <w:tcW w:w="1071" w:type="pct"/>
                  <w:tcBorders>
                    <w:bottom w:val="single" w:sz="4" w:space="0" w:color="auto"/>
                  </w:tcBorders>
                  <w:vAlign w:val="center"/>
                </w:tcPr>
                <w:p w14:paraId="47BA5857" w14:textId="77777777" w:rsidR="006D6292" w:rsidRPr="006145DB" w:rsidRDefault="006D6292" w:rsidP="005B435E">
                  <w:pPr>
                    <w:tabs>
                      <w:tab w:val="left" w:pos="709"/>
                    </w:tabs>
                    <w:contextualSpacing/>
                    <w:jc w:val="center"/>
                    <w:rPr>
                      <w:rFonts w:eastAsia="Arial" w:cs="Arial"/>
                      <w:sz w:val="16"/>
                      <w:szCs w:val="16"/>
                    </w:rPr>
                  </w:pPr>
                  <w:r w:rsidRPr="006145DB">
                    <w:rPr>
                      <w:rFonts w:eastAsia="Arial" w:cs="Arial"/>
                      <w:sz w:val="16"/>
                      <w:szCs w:val="16"/>
                    </w:rPr>
                    <w:t>Base Maestra</w:t>
                  </w:r>
                </w:p>
              </w:tc>
              <w:tc>
                <w:tcPr>
                  <w:tcW w:w="757" w:type="pct"/>
                  <w:tcBorders>
                    <w:bottom w:val="single" w:sz="4" w:space="0" w:color="auto"/>
                  </w:tcBorders>
                  <w:vAlign w:val="center"/>
                </w:tcPr>
                <w:p w14:paraId="52DBD7B2" w14:textId="77777777" w:rsidR="006D6292" w:rsidRPr="006145DB" w:rsidRDefault="006D6292" w:rsidP="005B435E">
                  <w:pPr>
                    <w:jc w:val="center"/>
                    <w:rPr>
                      <w:rFonts w:eastAsia="Arial" w:cs="Arial"/>
                      <w:sz w:val="16"/>
                      <w:szCs w:val="16"/>
                      <w:lang w:eastAsia="es-MX"/>
                    </w:rPr>
                  </w:pPr>
                  <w:r w:rsidRPr="006145DB">
                    <w:rPr>
                      <w:rStyle w:val="normaltextrun"/>
                      <w:rFonts w:cs="Arial"/>
                      <w:sz w:val="16"/>
                      <w:szCs w:val="16"/>
                      <w:shd w:val="clear" w:color="auto" w:fill="FFFFFF"/>
                    </w:rPr>
                    <w:t>Semestral</w:t>
                  </w:r>
                </w:p>
              </w:tc>
              <w:tc>
                <w:tcPr>
                  <w:tcW w:w="1095" w:type="pct"/>
                  <w:tcBorders>
                    <w:bottom w:val="single" w:sz="4" w:space="0" w:color="auto"/>
                  </w:tcBorders>
                  <w:vAlign w:val="center"/>
                </w:tcPr>
                <w:p w14:paraId="56EEBC8D" w14:textId="77777777" w:rsidR="006D6292" w:rsidRPr="006145DB" w:rsidRDefault="006D6292"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Secretaría Distrital de Planeación – SDP</w:t>
                  </w:r>
                </w:p>
              </w:tc>
            </w:tr>
            <w:tr w:rsidR="00374320" w:rsidRPr="006145DB" w14:paraId="50A195AD" w14:textId="77777777" w:rsidTr="002D2953">
              <w:trPr>
                <w:trHeight w:val="300"/>
              </w:trPr>
              <w:tc>
                <w:tcPr>
                  <w:tcW w:w="2076" w:type="pct"/>
                  <w:tcBorders>
                    <w:bottom w:val="single" w:sz="4" w:space="0" w:color="auto"/>
                  </w:tcBorders>
                  <w:vAlign w:val="center"/>
                </w:tcPr>
                <w:p w14:paraId="49F7EAB0" w14:textId="77777777" w:rsidR="00374320" w:rsidRPr="006145DB" w:rsidRDefault="00374320" w:rsidP="005B435E">
                  <w:pPr>
                    <w:tabs>
                      <w:tab w:val="left" w:pos="709"/>
                    </w:tabs>
                    <w:contextualSpacing/>
                    <w:jc w:val="both"/>
                    <w:rPr>
                      <w:rFonts w:eastAsia="Arial" w:cs="Arial"/>
                      <w:sz w:val="16"/>
                      <w:szCs w:val="16"/>
                    </w:rPr>
                  </w:pPr>
                  <w:r w:rsidRPr="006145DB">
                    <w:rPr>
                      <w:rFonts w:cs="Arial"/>
                      <w:sz w:val="16"/>
                      <w:szCs w:val="16"/>
                      <w:shd w:val="clear" w:color="auto" w:fill="FFFFFF"/>
                    </w:rPr>
                    <w:t>Persona Indígena</w:t>
                  </w:r>
                  <w:r w:rsidRPr="006145DB">
                    <w:rPr>
                      <w:rFonts w:cs="Arial"/>
                      <w:sz w:val="16"/>
                      <w:szCs w:val="16"/>
                    </w:rPr>
                    <w:t xml:space="preserve"> o Rrom</w:t>
                  </w:r>
                  <w:r w:rsidRPr="006145DB">
                    <w:rPr>
                      <w:rFonts w:cs="Arial"/>
                      <w:sz w:val="16"/>
                      <w:szCs w:val="16"/>
                      <w:shd w:val="clear" w:color="auto" w:fill="FFFFFF"/>
                    </w:rPr>
                    <w:t xml:space="preserve"> Gitana, registrada en los listados oficiales avalados por entidad gubernamental competente o listados enviados por las instancias de representación y participación de comunidades étnicas a la entidad distrital competente.</w:t>
                  </w:r>
                </w:p>
              </w:tc>
              <w:tc>
                <w:tcPr>
                  <w:tcW w:w="1071" w:type="pct"/>
                  <w:tcBorders>
                    <w:bottom w:val="single" w:sz="4" w:space="0" w:color="auto"/>
                  </w:tcBorders>
                  <w:vAlign w:val="center"/>
                </w:tcPr>
                <w:p w14:paraId="46F34451"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Censos oficiales de comunidades étnicas: Indígena Cabildos reconocidos en la ciudad de Bogotá</w:t>
                  </w:r>
                  <w:r w:rsidRPr="006145DB">
                    <w:rPr>
                      <w:rFonts w:cs="Arial"/>
                      <w:sz w:val="16"/>
                      <w:szCs w:val="16"/>
                    </w:rPr>
                    <w:t xml:space="preserve"> y Rrom</w:t>
                  </w:r>
                  <w:r w:rsidRPr="006145DB">
                    <w:rPr>
                      <w:rFonts w:cs="Arial"/>
                      <w:sz w:val="16"/>
                      <w:szCs w:val="16"/>
                      <w:shd w:val="clear" w:color="auto" w:fill="FFFFFF"/>
                    </w:rPr>
                    <w:t xml:space="preserve"> Gitano</w:t>
                  </w:r>
                </w:p>
              </w:tc>
              <w:tc>
                <w:tcPr>
                  <w:tcW w:w="757" w:type="pct"/>
                  <w:tcBorders>
                    <w:bottom w:val="single" w:sz="4" w:space="0" w:color="auto"/>
                  </w:tcBorders>
                  <w:vAlign w:val="center"/>
                </w:tcPr>
                <w:p w14:paraId="7D90C438"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2021</w:t>
                  </w:r>
                  <w:r w:rsidRPr="006145DB">
                    <w:rPr>
                      <w:rFonts w:cs="Arial"/>
                      <w:sz w:val="16"/>
                      <w:szCs w:val="16"/>
                    </w:rPr>
                    <w:br/>
                  </w:r>
                  <w:r w:rsidRPr="006145DB">
                    <w:rPr>
                      <w:rFonts w:eastAsia="Arial" w:cs="Arial"/>
                      <w:sz w:val="16"/>
                      <w:szCs w:val="16"/>
                      <w:lang w:eastAsia="es-MX"/>
                    </w:rPr>
                    <w:t>Entrega única</w:t>
                  </w:r>
                </w:p>
              </w:tc>
              <w:tc>
                <w:tcPr>
                  <w:tcW w:w="1095" w:type="pct"/>
                  <w:tcBorders>
                    <w:bottom w:val="single" w:sz="4" w:space="0" w:color="auto"/>
                  </w:tcBorders>
                  <w:vAlign w:val="center"/>
                </w:tcPr>
                <w:p w14:paraId="35C48EA8"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Ministerio del Interior</w:t>
                  </w:r>
                </w:p>
              </w:tc>
            </w:tr>
            <w:tr w:rsidR="00374320" w:rsidRPr="006145DB" w14:paraId="4A66E7F0" w14:textId="77777777" w:rsidTr="002D2953">
              <w:trPr>
                <w:trHeight w:val="300"/>
              </w:trPr>
              <w:tc>
                <w:tcPr>
                  <w:tcW w:w="2076" w:type="pct"/>
                  <w:tcBorders>
                    <w:top w:val="single" w:sz="4" w:space="0" w:color="auto"/>
                  </w:tcBorders>
                  <w:vAlign w:val="center"/>
                </w:tcPr>
                <w:p w14:paraId="61F7F519" w14:textId="77777777" w:rsidR="00374320" w:rsidRPr="006145DB" w:rsidRDefault="00374320" w:rsidP="005B435E">
                  <w:pPr>
                    <w:tabs>
                      <w:tab w:val="left" w:pos="709"/>
                    </w:tabs>
                    <w:contextualSpacing/>
                    <w:jc w:val="both"/>
                    <w:rPr>
                      <w:rFonts w:eastAsia="Arial" w:cs="Arial"/>
                      <w:sz w:val="16"/>
                      <w:szCs w:val="16"/>
                    </w:rPr>
                  </w:pPr>
                  <w:r w:rsidRPr="006145DB">
                    <w:rPr>
                      <w:rFonts w:cs="Arial"/>
                      <w:sz w:val="16"/>
                      <w:szCs w:val="16"/>
                      <w:shd w:val="clear" w:color="auto" w:fill="FFFFFF"/>
                    </w:rPr>
                    <w:t>Persona Indígena, registrada en los listados oficiales avalados por entidad gubernamental competente o listados enviados por las instancias de representación y participación de comunidades étnicas a la entidad distrital competente.</w:t>
                  </w:r>
                </w:p>
              </w:tc>
              <w:tc>
                <w:tcPr>
                  <w:tcW w:w="1071" w:type="pct"/>
                  <w:tcBorders>
                    <w:top w:val="single" w:sz="4" w:space="0" w:color="auto"/>
                  </w:tcBorders>
                  <w:vAlign w:val="center"/>
                </w:tcPr>
                <w:p w14:paraId="0082A577" w14:textId="77777777" w:rsidR="00374320" w:rsidRPr="006145DB" w:rsidRDefault="00374320" w:rsidP="00AC31AA">
                  <w:pPr>
                    <w:jc w:val="center"/>
                    <w:textAlignment w:val="baseline"/>
                    <w:rPr>
                      <w:rFonts w:eastAsia="Arial" w:cs="Arial"/>
                      <w:sz w:val="16"/>
                      <w:szCs w:val="16"/>
                    </w:rPr>
                  </w:pPr>
                  <w:r w:rsidRPr="006145DB">
                    <w:rPr>
                      <w:rFonts w:eastAsia="Arial" w:cs="Arial"/>
                      <w:sz w:val="16"/>
                      <w:szCs w:val="16"/>
                    </w:rPr>
                    <w:t>Listados enviados por las instancias de representación y participación de cabildos indígenas en Bogotá.</w:t>
                  </w:r>
                </w:p>
              </w:tc>
              <w:tc>
                <w:tcPr>
                  <w:tcW w:w="757" w:type="pct"/>
                  <w:tcBorders>
                    <w:top w:val="single" w:sz="4" w:space="0" w:color="auto"/>
                  </w:tcBorders>
                  <w:vAlign w:val="center"/>
                </w:tcPr>
                <w:p w14:paraId="2F12707E" w14:textId="07A9DE2D" w:rsidR="00374320" w:rsidRPr="006145DB" w:rsidRDefault="00374320" w:rsidP="00AC31AA">
                  <w:pPr>
                    <w:jc w:val="center"/>
                    <w:rPr>
                      <w:rFonts w:eastAsia="Arial" w:cs="Arial"/>
                      <w:sz w:val="16"/>
                      <w:szCs w:val="16"/>
                      <w:lang w:eastAsia="es-MX"/>
                    </w:rPr>
                  </w:pPr>
                  <w:r w:rsidRPr="006145DB">
                    <w:rPr>
                      <w:rFonts w:eastAsia="Arial" w:cs="Arial"/>
                      <w:sz w:val="16"/>
                      <w:szCs w:val="16"/>
                      <w:lang w:eastAsia="es-MX"/>
                    </w:rPr>
                    <w:t>No Disponible</w:t>
                  </w:r>
                </w:p>
              </w:tc>
              <w:tc>
                <w:tcPr>
                  <w:tcW w:w="1095" w:type="pct"/>
                  <w:tcBorders>
                    <w:top w:val="single" w:sz="4" w:space="0" w:color="auto"/>
                  </w:tcBorders>
                  <w:vAlign w:val="center"/>
                </w:tcPr>
                <w:p w14:paraId="71725655" w14:textId="77777777" w:rsidR="00374320" w:rsidRPr="006145DB" w:rsidRDefault="00374320" w:rsidP="00AC31AA">
                  <w:pPr>
                    <w:tabs>
                      <w:tab w:val="left" w:pos="709"/>
                    </w:tabs>
                    <w:contextualSpacing/>
                    <w:jc w:val="center"/>
                    <w:rPr>
                      <w:rFonts w:eastAsia="Arial" w:cs="Arial"/>
                      <w:sz w:val="16"/>
                      <w:szCs w:val="16"/>
                    </w:rPr>
                  </w:pPr>
                  <w:r w:rsidRPr="006145DB">
                    <w:rPr>
                      <w:rFonts w:eastAsia="Aptos" w:cs="Arial"/>
                      <w:sz w:val="16"/>
                      <w:szCs w:val="16"/>
                    </w:rPr>
                    <w:t>Dirección de Asuntos Étnicos Secretaría Distrital de Gobierno</w:t>
                  </w:r>
                </w:p>
              </w:tc>
            </w:tr>
            <w:tr w:rsidR="00374320" w:rsidRPr="006145DB" w14:paraId="1D9F5868" w14:textId="77777777" w:rsidTr="002D2953">
              <w:trPr>
                <w:trHeight w:val="300"/>
              </w:trPr>
              <w:tc>
                <w:tcPr>
                  <w:tcW w:w="2076" w:type="pct"/>
                  <w:vAlign w:val="center"/>
                </w:tcPr>
                <w:p w14:paraId="68DCB761" w14:textId="77777777" w:rsidR="00374320" w:rsidRPr="006145DB" w:rsidRDefault="00374320" w:rsidP="005B435E">
                  <w:pPr>
                    <w:tabs>
                      <w:tab w:val="left" w:pos="709"/>
                    </w:tabs>
                    <w:contextualSpacing/>
                    <w:jc w:val="both"/>
                    <w:rPr>
                      <w:rFonts w:eastAsia="Arial" w:cs="Arial"/>
                      <w:sz w:val="16"/>
                      <w:szCs w:val="16"/>
                    </w:rPr>
                  </w:pPr>
                  <w:r w:rsidRPr="006145DB">
                    <w:rPr>
                      <w:rFonts w:cs="Arial"/>
                      <w:sz w:val="16"/>
                      <w:szCs w:val="16"/>
                      <w:shd w:val="clear" w:color="auto" w:fill="FFFFFF"/>
                    </w:rPr>
                    <w:t>Persona Afrocolombiana, registrada en los listados oficiales avalados por entidad gubernamental competente o listados enviados por las instancias de representación y participación de comunidades étnicas a la entidad distrital competente.</w:t>
                  </w:r>
                </w:p>
              </w:tc>
              <w:tc>
                <w:tcPr>
                  <w:tcW w:w="1071" w:type="pct"/>
                  <w:vAlign w:val="center"/>
                </w:tcPr>
                <w:p w14:paraId="7673F23B" w14:textId="77777777" w:rsidR="00374320" w:rsidRPr="006145DB" w:rsidRDefault="00374320" w:rsidP="00AC31AA">
                  <w:pPr>
                    <w:jc w:val="center"/>
                    <w:textAlignment w:val="baseline"/>
                    <w:rPr>
                      <w:rFonts w:eastAsia="Arial" w:cs="Arial"/>
                      <w:sz w:val="16"/>
                      <w:szCs w:val="16"/>
                    </w:rPr>
                  </w:pPr>
                  <w:r w:rsidRPr="006145DB">
                    <w:rPr>
                      <w:rFonts w:cs="Arial"/>
                      <w:sz w:val="16"/>
                      <w:szCs w:val="16"/>
                      <w:shd w:val="clear" w:color="auto" w:fill="FFFFFF"/>
                    </w:rPr>
                    <w:t>Listados enviados por las instancias de representación y participación de comunidades Negras, Afrocolombianas en Bogotá.</w:t>
                  </w:r>
                </w:p>
              </w:tc>
              <w:tc>
                <w:tcPr>
                  <w:tcW w:w="757" w:type="pct"/>
                  <w:vAlign w:val="center"/>
                </w:tcPr>
                <w:p w14:paraId="5920B426" w14:textId="77777777" w:rsidR="00374320" w:rsidRPr="006145DB" w:rsidRDefault="00374320" w:rsidP="00AC31AA">
                  <w:pPr>
                    <w:jc w:val="center"/>
                    <w:rPr>
                      <w:rFonts w:eastAsia="Arial" w:cs="Arial"/>
                      <w:sz w:val="16"/>
                      <w:szCs w:val="16"/>
                      <w:lang w:eastAsia="es-MX"/>
                    </w:rPr>
                  </w:pPr>
                  <w:r w:rsidRPr="006145DB">
                    <w:rPr>
                      <w:rFonts w:cs="Arial"/>
                      <w:sz w:val="16"/>
                      <w:szCs w:val="16"/>
                      <w:shd w:val="clear" w:color="auto" w:fill="FFFFFF"/>
                    </w:rPr>
                    <w:t>No disponible</w:t>
                  </w:r>
                </w:p>
              </w:tc>
              <w:tc>
                <w:tcPr>
                  <w:tcW w:w="1095" w:type="pct"/>
                  <w:vAlign w:val="center"/>
                </w:tcPr>
                <w:p w14:paraId="56ABF33D" w14:textId="77777777" w:rsidR="00374320" w:rsidRPr="006145DB" w:rsidRDefault="00374320" w:rsidP="00AC31AA">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65F086C5" w14:textId="77777777" w:rsidTr="002D2953">
              <w:trPr>
                <w:trHeight w:val="300"/>
              </w:trPr>
              <w:tc>
                <w:tcPr>
                  <w:tcW w:w="2076" w:type="pct"/>
                  <w:vAlign w:val="center"/>
                </w:tcPr>
                <w:p w14:paraId="050F612E" w14:textId="77777777" w:rsidR="00374320" w:rsidRPr="006145DB" w:rsidRDefault="00374320" w:rsidP="005B435E">
                  <w:pPr>
                    <w:shd w:val="clear" w:color="auto" w:fill="FFFFFF" w:themeFill="background1"/>
                    <w:jc w:val="both"/>
                    <w:textAlignment w:val="baseline"/>
                    <w:rPr>
                      <w:rFonts w:cs="Arial"/>
                      <w:sz w:val="16"/>
                      <w:szCs w:val="16"/>
                      <w:lang w:eastAsia="es-CO"/>
                    </w:rPr>
                  </w:pPr>
                  <w:r w:rsidRPr="006145DB">
                    <w:rPr>
                      <w:rFonts w:cs="Arial"/>
                      <w:sz w:val="16"/>
                      <w:szCs w:val="16"/>
                    </w:rPr>
                    <w:t>Persona Rom o Gitana registrada en los listados oficiales avalados por entidad gubernamental competente o listados enviados por las instancias de representación y participación de comunidades étnicas a la entidad distrital competente.</w:t>
                  </w:r>
                </w:p>
              </w:tc>
              <w:tc>
                <w:tcPr>
                  <w:tcW w:w="1071" w:type="pct"/>
                  <w:vAlign w:val="center"/>
                </w:tcPr>
                <w:p w14:paraId="3A0FDB8E" w14:textId="77777777" w:rsidR="00374320" w:rsidRPr="006145DB" w:rsidRDefault="00374320" w:rsidP="00AC31AA">
                  <w:pPr>
                    <w:jc w:val="center"/>
                    <w:textAlignment w:val="baseline"/>
                    <w:rPr>
                      <w:rFonts w:eastAsia="Arial" w:cs="Arial"/>
                      <w:sz w:val="16"/>
                      <w:szCs w:val="16"/>
                    </w:rPr>
                  </w:pPr>
                  <w:r w:rsidRPr="006145DB">
                    <w:rPr>
                      <w:rFonts w:cs="Arial"/>
                      <w:sz w:val="16"/>
                      <w:szCs w:val="16"/>
                      <w:shd w:val="clear" w:color="auto" w:fill="FFFFFF"/>
                    </w:rPr>
                    <w:t>Listados enviados por las instancias de representación y participación de comunidad Rom o Gitana en Bogotá.</w:t>
                  </w:r>
                </w:p>
              </w:tc>
              <w:tc>
                <w:tcPr>
                  <w:tcW w:w="757" w:type="pct"/>
                  <w:vAlign w:val="center"/>
                </w:tcPr>
                <w:p w14:paraId="0D66B91F" w14:textId="77777777" w:rsidR="00374320" w:rsidRPr="006145DB" w:rsidRDefault="00374320" w:rsidP="00AC31AA">
                  <w:pPr>
                    <w:jc w:val="center"/>
                    <w:rPr>
                      <w:rFonts w:eastAsia="Arial" w:cs="Arial"/>
                      <w:sz w:val="16"/>
                      <w:szCs w:val="16"/>
                      <w:lang w:eastAsia="es-MX"/>
                    </w:rPr>
                  </w:pPr>
                  <w:r w:rsidRPr="006145DB">
                    <w:rPr>
                      <w:rFonts w:cs="Arial"/>
                      <w:sz w:val="16"/>
                      <w:szCs w:val="16"/>
                      <w:shd w:val="clear" w:color="auto" w:fill="FFFFFF"/>
                    </w:rPr>
                    <w:t>No disponible</w:t>
                  </w:r>
                </w:p>
              </w:tc>
              <w:tc>
                <w:tcPr>
                  <w:tcW w:w="1095" w:type="pct"/>
                  <w:vAlign w:val="center"/>
                </w:tcPr>
                <w:p w14:paraId="38D88845" w14:textId="77777777" w:rsidR="00374320" w:rsidRPr="006145DB" w:rsidRDefault="00374320" w:rsidP="00AC31AA">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5268A46D" w14:textId="77777777" w:rsidTr="002D2953">
              <w:trPr>
                <w:trHeight w:val="300"/>
              </w:trPr>
              <w:tc>
                <w:tcPr>
                  <w:tcW w:w="2076" w:type="pct"/>
                  <w:tcBorders>
                    <w:bottom w:val="single" w:sz="4" w:space="0" w:color="auto"/>
                  </w:tcBorders>
                  <w:vAlign w:val="center"/>
                </w:tcPr>
                <w:p w14:paraId="576F2D40" w14:textId="77777777" w:rsidR="00374320" w:rsidRPr="006145DB" w:rsidRDefault="00374320" w:rsidP="005B435E">
                  <w:pPr>
                    <w:shd w:val="clear" w:color="auto" w:fill="FFFFFF" w:themeFill="background1"/>
                    <w:jc w:val="both"/>
                    <w:textAlignment w:val="baseline"/>
                    <w:rPr>
                      <w:rFonts w:cs="Arial"/>
                      <w:sz w:val="16"/>
                      <w:szCs w:val="16"/>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071" w:type="pct"/>
                  <w:tcBorders>
                    <w:bottom w:val="single" w:sz="4" w:space="0" w:color="auto"/>
                  </w:tcBorders>
                  <w:vAlign w:val="center"/>
                </w:tcPr>
                <w:p w14:paraId="5F27C97D" w14:textId="77777777" w:rsidR="00374320" w:rsidRPr="006145DB" w:rsidRDefault="00374320" w:rsidP="00AC31AA">
                  <w:pPr>
                    <w:jc w:val="center"/>
                    <w:textAlignment w:val="baseline"/>
                    <w:rPr>
                      <w:rFonts w:cs="Arial"/>
                      <w:sz w:val="16"/>
                      <w:szCs w:val="16"/>
                    </w:rPr>
                  </w:pPr>
                  <w:r w:rsidRPr="006145DB">
                    <w:rPr>
                      <w:rFonts w:cs="Arial"/>
                      <w:sz w:val="16"/>
                      <w:szCs w:val="16"/>
                    </w:rPr>
                    <w:t>Listados enviados por las instancias de representación y participación de comunidades Palenqueras en Bogotá</w:t>
                  </w:r>
                </w:p>
              </w:tc>
              <w:tc>
                <w:tcPr>
                  <w:tcW w:w="757" w:type="pct"/>
                  <w:tcBorders>
                    <w:bottom w:val="single" w:sz="4" w:space="0" w:color="auto"/>
                  </w:tcBorders>
                  <w:vAlign w:val="center"/>
                </w:tcPr>
                <w:p w14:paraId="1469A711" w14:textId="77777777" w:rsidR="00374320" w:rsidRPr="006145DB" w:rsidRDefault="00374320" w:rsidP="00AC31AA">
                  <w:pPr>
                    <w:jc w:val="center"/>
                    <w:rPr>
                      <w:rFonts w:cs="Arial"/>
                      <w:sz w:val="16"/>
                      <w:szCs w:val="16"/>
                    </w:rPr>
                  </w:pPr>
                  <w:r w:rsidRPr="006145DB">
                    <w:rPr>
                      <w:rFonts w:cs="Arial"/>
                      <w:sz w:val="16"/>
                      <w:szCs w:val="16"/>
                    </w:rPr>
                    <w:t>No disponible</w:t>
                  </w:r>
                </w:p>
              </w:tc>
              <w:tc>
                <w:tcPr>
                  <w:tcW w:w="1095" w:type="pct"/>
                  <w:tcBorders>
                    <w:bottom w:val="single" w:sz="4" w:space="0" w:color="auto"/>
                  </w:tcBorders>
                  <w:vAlign w:val="center"/>
                </w:tcPr>
                <w:p w14:paraId="343AE4CF" w14:textId="77777777" w:rsidR="00374320" w:rsidRPr="006145DB" w:rsidRDefault="00374320" w:rsidP="00AC31AA">
                  <w:pPr>
                    <w:tabs>
                      <w:tab w:val="left" w:pos="709"/>
                    </w:tabs>
                    <w:contextualSpacing/>
                    <w:jc w:val="center"/>
                    <w:rPr>
                      <w:rFonts w:cs="Arial"/>
                      <w:sz w:val="16"/>
                      <w:szCs w:val="16"/>
                    </w:rPr>
                  </w:pPr>
                  <w:r w:rsidRPr="006145DB">
                    <w:rPr>
                      <w:rFonts w:cs="Arial"/>
                      <w:sz w:val="16"/>
                      <w:szCs w:val="16"/>
                    </w:rPr>
                    <w:t>Dirección de Asuntos Étnicos Secretaría Distrital de Gobierno</w:t>
                  </w:r>
                </w:p>
              </w:tc>
            </w:tr>
            <w:tr w:rsidR="00374320" w:rsidRPr="006145DB" w14:paraId="20AC1682" w14:textId="77777777" w:rsidTr="002D2953">
              <w:trPr>
                <w:trHeight w:val="300"/>
              </w:trPr>
              <w:tc>
                <w:tcPr>
                  <w:tcW w:w="2076" w:type="pct"/>
                  <w:tcBorders>
                    <w:bottom w:val="single" w:sz="4" w:space="0" w:color="auto"/>
                  </w:tcBorders>
                  <w:vAlign w:val="center"/>
                </w:tcPr>
                <w:p w14:paraId="1378D187" w14:textId="77777777" w:rsidR="00374320" w:rsidRPr="006145DB" w:rsidRDefault="00374320" w:rsidP="005B435E">
                  <w:pPr>
                    <w:shd w:val="clear" w:color="auto" w:fill="FFFFFF" w:themeFill="background1"/>
                    <w:jc w:val="both"/>
                    <w:textAlignment w:val="baseline"/>
                    <w:rPr>
                      <w:rFonts w:cs="Arial"/>
                      <w:sz w:val="16"/>
                      <w:szCs w:val="16"/>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071" w:type="pct"/>
                  <w:tcBorders>
                    <w:bottom w:val="single" w:sz="4" w:space="0" w:color="auto"/>
                  </w:tcBorders>
                  <w:vAlign w:val="center"/>
                </w:tcPr>
                <w:p w14:paraId="1D0AD90C" w14:textId="77777777" w:rsidR="00374320" w:rsidRPr="006145DB" w:rsidRDefault="00374320" w:rsidP="00AC31AA">
                  <w:pPr>
                    <w:jc w:val="center"/>
                    <w:textAlignment w:val="baseline"/>
                    <w:rPr>
                      <w:rFonts w:cs="Arial"/>
                      <w:sz w:val="16"/>
                      <w:szCs w:val="16"/>
                    </w:rPr>
                  </w:pPr>
                  <w:r w:rsidRPr="006145DB">
                    <w:rPr>
                      <w:rFonts w:cs="Arial"/>
                      <w:sz w:val="16"/>
                      <w:szCs w:val="16"/>
                    </w:rPr>
                    <w:t>Listados enviados por las instancias de representación y participación de comunidades Raizales en Bogotá</w:t>
                  </w:r>
                </w:p>
              </w:tc>
              <w:tc>
                <w:tcPr>
                  <w:tcW w:w="757" w:type="pct"/>
                  <w:tcBorders>
                    <w:bottom w:val="single" w:sz="4" w:space="0" w:color="auto"/>
                  </w:tcBorders>
                  <w:vAlign w:val="center"/>
                </w:tcPr>
                <w:p w14:paraId="44357342" w14:textId="77777777" w:rsidR="00374320" w:rsidRPr="006145DB" w:rsidRDefault="00374320" w:rsidP="00AC31AA">
                  <w:pPr>
                    <w:jc w:val="center"/>
                    <w:rPr>
                      <w:rFonts w:cs="Arial"/>
                      <w:sz w:val="16"/>
                      <w:szCs w:val="16"/>
                    </w:rPr>
                  </w:pPr>
                  <w:r w:rsidRPr="006145DB">
                    <w:rPr>
                      <w:rFonts w:cs="Arial"/>
                      <w:sz w:val="16"/>
                      <w:szCs w:val="16"/>
                    </w:rPr>
                    <w:t>No disponible</w:t>
                  </w:r>
                </w:p>
              </w:tc>
              <w:tc>
                <w:tcPr>
                  <w:tcW w:w="1095" w:type="pct"/>
                  <w:tcBorders>
                    <w:bottom w:val="single" w:sz="4" w:space="0" w:color="auto"/>
                  </w:tcBorders>
                  <w:vAlign w:val="center"/>
                </w:tcPr>
                <w:p w14:paraId="519372E8" w14:textId="77777777" w:rsidR="00374320" w:rsidRPr="006145DB" w:rsidRDefault="00374320" w:rsidP="00AC31AA">
                  <w:pPr>
                    <w:tabs>
                      <w:tab w:val="left" w:pos="709"/>
                    </w:tabs>
                    <w:contextualSpacing/>
                    <w:jc w:val="center"/>
                    <w:rPr>
                      <w:rFonts w:cs="Arial"/>
                      <w:sz w:val="16"/>
                      <w:szCs w:val="16"/>
                    </w:rPr>
                  </w:pPr>
                  <w:r w:rsidRPr="006145DB">
                    <w:rPr>
                      <w:rFonts w:cs="Arial"/>
                      <w:sz w:val="16"/>
                      <w:szCs w:val="16"/>
                    </w:rPr>
                    <w:t>Dirección de Asuntos Étnicos Secretaría Distrital de Gobierno</w:t>
                  </w:r>
                </w:p>
              </w:tc>
            </w:tr>
            <w:tr w:rsidR="00374320" w:rsidRPr="006145DB" w14:paraId="235A6BD1" w14:textId="77777777" w:rsidTr="002D2953">
              <w:trPr>
                <w:trHeight w:val="300"/>
              </w:trPr>
              <w:tc>
                <w:tcPr>
                  <w:tcW w:w="2076" w:type="pct"/>
                  <w:vMerge w:val="restart"/>
                  <w:tcBorders>
                    <w:top w:val="single" w:sz="4" w:space="0" w:color="auto"/>
                  </w:tcBorders>
                  <w:vAlign w:val="center"/>
                </w:tcPr>
                <w:p w14:paraId="04E8461B"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Persona que vive en soluciones habitacionales temporales “paga diarios”.</w:t>
                  </w:r>
                </w:p>
              </w:tc>
              <w:tc>
                <w:tcPr>
                  <w:tcW w:w="1071" w:type="pct"/>
                  <w:tcBorders>
                    <w:top w:val="single" w:sz="4" w:space="0" w:color="auto"/>
                  </w:tcBorders>
                  <w:vAlign w:val="center"/>
                </w:tcPr>
                <w:p w14:paraId="5DD63B38" w14:textId="77777777" w:rsidR="00374320" w:rsidRPr="006145DB" w:rsidRDefault="00374320" w:rsidP="00AC31AA">
                  <w:pPr>
                    <w:jc w:val="center"/>
                    <w:textAlignment w:val="baseline"/>
                    <w:rPr>
                      <w:rFonts w:eastAsia="Arial" w:cs="Arial"/>
                      <w:sz w:val="16"/>
                      <w:szCs w:val="16"/>
                    </w:rPr>
                  </w:pPr>
                  <w:r w:rsidRPr="006145DB">
                    <w:rPr>
                      <w:rFonts w:eastAsia="Arial" w:cs="Arial"/>
                      <w:sz w:val="16"/>
                      <w:szCs w:val="16"/>
                    </w:rPr>
                    <w:t>Instrumento de Focalización de Personas Usuarias de Soluciones Habitacionales Temporales (paga diarios)</w:t>
                  </w:r>
                </w:p>
              </w:tc>
              <w:tc>
                <w:tcPr>
                  <w:tcW w:w="757" w:type="pct"/>
                  <w:tcBorders>
                    <w:top w:val="single" w:sz="4" w:space="0" w:color="auto"/>
                  </w:tcBorders>
                  <w:vAlign w:val="center"/>
                </w:tcPr>
                <w:p w14:paraId="7EAAC322" w14:textId="77777777" w:rsidR="00374320" w:rsidRPr="006145DB" w:rsidRDefault="00374320" w:rsidP="00AC31AA">
                  <w:pPr>
                    <w:jc w:val="center"/>
                    <w:rPr>
                      <w:rFonts w:eastAsia="Arial" w:cs="Arial"/>
                      <w:sz w:val="16"/>
                      <w:szCs w:val="16"/>
                      <w:lang w:eastAsia="es-MX"/>
                    </w:rPr>
                  </w:pPr>
                  <w:r w:rsidRPr="006145DB">
                    <w:rPr>
                      <w:rFonts w:eastAsia="Arial" w:cs="Arial"/>
                      <w:sz w:val="16"/>
                      <w:szCs w:val="16"/>
                      <w:lang w:eastAsia="es-MX"/>
                    </w:rPr>
                    <w:t>Entrega Única 2023</w:t>
                  </w:r>
                </w:p>
              </w:tc>
              <w:tc>
                <w:tcPr>
                  <w:tcW w:w="1095" w:type="pct"/>
                  <w:tcBorders>
                    <w:top w:val="single" w:sz="4" w:space="0" w:color="auto"/>
                  </w:tcBorders>
                  <w:vAlign w:val="center"/>
                </w:tcPr>
                <w:p w14:paraId="780CEFDA" w14:textId="77777777" w:rsidR="00374320" w:rsidRPr="006145DB" w:rsidRDefault="00374320" w:rsidP="00AC31AA">
                  <w:pPr>
                    <w:tabs>
                      <w:tab w:val="left" w:pos="709"/>
                    </w:tabs>
                    <w:contextualSpacing/>
                    <w:jc w:val="center"/>
                    <w:rPr>
                      <w:rFonts w:eastAsia="Arial" w:cs="Arial"/>
                      <w:sz w:val="16"/>
                      <w:szCs w:val="16"/>
                    </w:rPr>
                  </w:pPr>
                  <w:r w:rsidRPr="006145DB">
                    <w:rPr>
                      <w:rFonts w:eastAsia="Arial" w:cs="Arial"/>
                      <w:sz w:val="16"/>
                      <w:szCs w:val="16"/>
                    </w:rPr>
                    <w:t>Secretaría Distrital Planeación - SDP</w:t>
                  </w:r>
                </w:p>
              </w:tc>
            </w:tr>
            <w:tr w:rsidR="00374320" w:rsidRPr="006145DB" w14:paraId="3FD9E802" w14:textId="77777777" w:rsidTr="002D2953">
              <w:trPr>
                <w:trHeight w:val="300"/>
              </w:trPr>
              <w:tc>
                <w:tcPr>
                  <w:tcW w:w="2076" w:type="pct"/>
                  <w:vMerge/>
                  <w:tcBorders>
                    <w:bottom w:val="single" w:sz="4" w:space="0" w:color="auto"/>
                  </w:tcBorders>
                  <w:vAlign w:val="center"/>
                </w:tcPr>
                <w:p w14:paraId="5EE700DF" w14:textId="77777777" w:rsidR="00374320" w:rsidRPr="006145DB" w:rsidRDefault="00374320" w:rsidP="005B435E">
                  <w:pPr>
                    <w:tabs>
                      <w:tab w:val="left" w:pos="709"/>
                    </w:tabs>
                    <w:contextualSpacing/>
                    <w:jc w:val="both"/>
                    <w:rPr>
                      <w:rFonts w:eastAsia="Arial" w:cs="Arial"/>
                      <w:sz w:val="16"/>
                      <w:szCs w:val="16"/>
                    </w:rPr>
                  </w:pPr>
                </w:p>
              </w:tc>
              <w:tc>
                <w:tcPr>
                  <w:tcW w:w="1071" w:type="pct"/>
                  <w:tcBorders>
                    <w:bottom w:val="single" w:sz="4" w:space="0" w:color="auto"/>
                  </w:tcBorders>
                  <w:vAlign w:val="center"/>
                </w:tcPr>
                <w:p w14:paraId="5F1963F2" w14:textId="77777777" w:rsidR="00374320" w:rsidRPr="006145DB" w:rsidRDefault="00374320" w:rsidP="00AC31AA">
                  <w:pPr>
                    <w:jc w:val="center"/>
                    <w:textAlignment w:val="baseline"/>
                    <w:rPr>
                      <w:rFonts w:eastAsia="Arial" w:cs="Arial"/>
                      <w:sz w:val="16"/>
                      <w:szCs w:val="16"/>
                    </w:rPr>
                  </w:pPr>
                  <w:r w:rsidRPr="006145DB">
                    <w:rPr>
                      <w:rFonts w:eastAsia="Arial" w:cs="Arial"/>
                      <w:sz w:val="16"/>
                      <w:szCs w:val="16"/>
                    </w:rPr>
                    <w:t>Base de personas residentes en paga diarios</w:t>
                  </w:r>
                </w:p>
              </w:tc>
              <w:tc>
                <w:tcPr>
                  <w:tcW w:w="757" w:type="pct"/>
                  <w:tcBorders>
                    <w:bottom w:val="single" w:sz="4" w:space="0" w:color="auto"/>
                  </w:tcBorders>
                  <w:vAlign w:val="center"/>
                </w:tcPr>
                <w:p w14:paraId="6C1C1B32" w14:textId="77777777" w:rsidR="00374320" w:rsidRPr="006145DB" w:rsidRDefault="00374320" w:rsidP="00AC31AA">
                  <w:pPr>
                    <w:jc w:val="center"/>
                    <w:rPr>
                      <w:rFonts w:eastAsia="Arial" w:cs="Arial"/>
                      <w:sz w:val="16"/>
                      <w:szCs w:val="16"/>
                      <w:lang w:eastAsia="es-MX"/>
                    </w:rPr>
                  </w:pPr>
                  <w:r w:rsidRPr="006145DB">
                    <w:rPr>
                      <w:rFonts w:eastAsia="Arial" w:cs="Arial"/>
                      <w:sz w:val="16"/>
                      <w:szCs w:val="16"/>
                      <w:lang w:eastAsia="es-MX"/>
                    </w:rPr>
                    <w:t>2024</w:t>
                  </w:r>
                </w:p>
              </w:tc>
              <w:tc>
                <w:tcPr>
                  <w:tcW w:w="1095" w:type="pct"/>
                  <w:tcBorders>
                    <w:bottom w:val="single" w:sz="4" w:space="0" w:color="auto"/>
                  </w:tcBorders>
                  <w:vAlign w:val="center"/>
                </w:tcPr>
                <w:p w14:paraId="0D4C36AB" w14:textId="77777777" w:rsidR="00374320" w:rsidRPr="006145DB" w:rsidRDefault="00374320" w:rsidP="00AC31AA">
                  <w:pPr>
                    <w:tabs>
                      <w:tab w:val="left" w:pos="709"/>
                    </w:tabs>
                    <w:contextualSpacing/>
                    <w:jc w:val="center"/>
                    <w:rPr>
                      <w:rFonts w:eastAsia="Arial" w:cs="Arial"/>
                      <w:sz w:val="16"/>
                      <w:szCs w:val="16"/>
                    </w:rPr>
                  </w:pPr>
                  <w:r w:rsidRPr="006145DB">
                    <w:rPr>
                      <w:rFonts w:eastAsia="Arial" w:cs="Arial"/>
                      <w:sz w:val="16"/>
                      <w:szCs w:val="16"/>
                    </w:rPr>
                    <w:t>Secretaría Distrital de Integración Social y Secretaría Distrital Planeación - SDP</w:t>
                  </w:r>
                </w:p>
              </w:tc>
            </w:tr>
            <w:tr w:rsidR="00374320" w:rsidRPr="006145DB" w14:paraId="636987A0" w14:textId="77777777" w:rsidTr="002D2953">
              <w:trPr>
                <w:trHeight w:val="300"/>
              </w:trPr>
              <w:tc>
                <w:tcPr>
                  <w:tcW w:w="2076" w:type="pct"/>
                  <w:tcBorders>
                    <w:bottom w:val="single" w:sz="4" w:space="0" w:color="auto"/>
                  </w:tcBorders>
                  <w:vAlign w:val="center"/>
                </w:tcPr>
                <w:p w14:paraId="25A65CCF"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Persona con discapacidad hasta los 59 años y 11 meses</w:t>
                  </w:r>
                </w:p>
              </w:tc>
              <w:tc>
                <w:tcPr>
                  <w:tcW w:w="1071" w:type="pct"/>
                  <w:tcBorders>
                    <w:bottom w:val="single" w:sz="4" w:space="0" w:color="auto"/>
                  </w:tcBorders>
                  <w:vAlign w:val="center"/>
                </w:tcPr>
                <w:p w14:paraId="7A4340FF" w14:textId="77777777" w:rsidR="00374320" w:rsidRPr="006145DB" w:rsidRDefault="00374320" w:rsidP="00AC31AA">
                  <w:pPr>
                    <w:jc w:val="center"/>
                    <w:textAlignment w:val="baseline"/>
                    <w:rPr>
                      <w:rFonts w:eastAsia="Arial" w:cs="Arial"/>
                      <w:sz w:val="16"/>
                      <w:szCs w:val="16"/>
                    </w:rPr>
                  </w:pPr>
                  <w:r w:rsidRPr="006145DB">
                    <w:rPr>
                      <w:rFonts w:eastAsia="Arial" w:cs="Arial"/>
                      <w:sz w:val="16"/>
                      <w:szCs w:val="16"/>
                    </w:rPr>
                    <w:t>SIRBE</w:t>
                  </w:r>
                </w:p>
              </w:tc>
              <w:tc>
                <w:tcPr>
                  <w:tcW w:w="757" w:type="pct"/>
                  <w:tcBorders>
                    <w:bottom w:val="single" w:sz="4" w:space="0" w:color="auto"/>
                  </w:tcBorders>
                  <w:vAlign w:val="center"/>
                </w:tcPr>
                <w:p w14:paraId="012161A3" w14:textId="77777777" w:rsidR="00374320" w:rsidRPr="006145DB" w:rsidRDefault="00374320" w:rsidP="00AC31AA">
                  <w:pPr>
                    <w:jc w:val="center"/>
                    <w:rPr>
                      <w:rFonts w:eastAsia="Arial" w:cs="Arial"/>
                      <w:sz w:val="16"/>
                      <w:szCs w:val="16"/>
                      <w:lang w:eastAsia="es-MX"/>
                    </w:rPr>
                  </w:pPr>
                  <w:r w:rsidRPr="006145DB">
                    <w:rPr>
                      <w:rFonts w:eastAsia="Arial" w:cs="Arial"/>
                      <w:sz w:val="16"/>
                      <w:szCs w:val="16"/>
                      <w:lang w:eastAsia="es-MX"/>
                    </w:rPr>
                    <w:t>Demanda</w:t>
                  </w:r>
                </w:p>
              </w:tc>
              <w:tc>
                <w:tcPr>
                  <w:tcW w:w="1095" w:type="pct"/>
                  <w:tcBorders>
                    <w:bottom w:val="single" w:sz="4" w:space="0" w:color="auto"/>
                  </w:tcBorders>
                  <w:vAlign w:val="center"/>
                </w:tcPr>
                <w:p w14:paraId="78AB6C60" w14:textId="77777777" w:rsidR="00374320" w:rsidRPr="006145DB" w:rsidRDefault="00374320" w:rsidP="00AC31AA">
                  <w:pPr>
                    <w:tabs>
                      <w:tab w:val="left" w:pos="709"/>
                    </w:tabs>
                    <w:contextualSpacing/>
                    <w:jc w:val="center"/>
                    <w:rPr>
                      <w:rFonts w:eastAsia="Arial" w:cs="Arial"/>
                      <w:sz w:val="16"/>
                      <w:szCs w:val="16"/>
                      <w:lang w:val="es-CO"/>
                    </w:rPr>
                  </w:pPr>
                  <w:r w:rsidRPr="006145DB">
                    <w:rPr>
                      <w:rFonts w:eastAsia="Arial" w:cs="Arial"/>
                      <w:sz w:val="16"/>
                      <w:szCs w:val="16"/>
                      <w:lang w:val="es-CO"/>
                    </w:rPr>
                    <w:t>Secretaría Distrital de Integración Social.</w:t>
                  </w:r>
                </w:p>
              </w:tc>
            </w:tr>
            <w:tr w:rsidR="00374320" w:rsidRPr="006145DB" w14:paraId="2248ABA2" w14:textId="77777777" w:rsidTr="002D2953">
              <w:trPr>
                <w:trHeight w:val="70"/>
              </w:trPr>
              <w:tc>
                <w:tcPr>
                  <w:tcW w:w="2076" w:type="pct"/>
                  <w:tcBorders>
                    <w:top w:val="single" w:sz="4" w:space="0" w:color="auto"/>
                    <w:left w:val="nil"/>
                    <w:bottom w:val="nil"/>
                    <w:right w:val="nil"/>
                  </w:tcBorders>
                  <w:vAlign w:val="center"/>
                </w:tcPr>
                <w:p w14:paraId="6284E7F4" w14:textId="77777777" w:rsidR="00374320" w:rsidRPr="006145DB" w:rsidRDefault="00374320" w:rsidP="005B435E">
                  <w:pPr>
                    <w:tabs>
                      <w:tab w:val="left" w:pos="709"/>
                    </w:tabs>
                    <w:contextualSpacing/>
                    <w:jc w:val="both"/>
                    <w:rPr>
                      <w:rFonts w:eastAsia="Arial" w:cs="Arial"/>
                      <w:sz w:val="16"/>
                      <w:szCs w:val="16"/>
                    </w:rPr>
                  </w:pPr>
                </w:p>
              </w:tc>
              <w:tc>
                <w:tcPr>
                  <w:tcW w:w="1071" w:type="pct"/>
                  <w:tcBorders>
                    <w:top w:val="single" w:sz="4" w:space="0" w:color="auto"/>
                    <w:left w:val="nil"/>
                    <w:bottom w:val="nil"/>
                    <w:right w:val="nil"/>
                  </w:tcBorders>
                  <w:vAlign w:val="center"/>
                </w:tcPr>
                <w:p w14:paraId="1FC36BE3" w14:textId="77777777" w:rsidR="00374320" w:rsidRPr="006145DB" w:rsidRDefault="00374320" w:rsidP="005B435E">
                  <w:pPr>
                    <w:jc w:val="center"/>
                    <w:textAlignment w:val="baseline"/>
                    <w:rPr>
                      <w:rFonts w:eastAsia="Arial" w:cs="Arial"/>
                      <w:sz w:val="16"/>
                      <w:szCs w:val="16"/>
                    </w:rPr>
                  </w:pPr>
                </w:p>
              </w:tc>
              <w:tc>
                <w:tcPr>
                  <w:tcW w:w="757" w:type="pct"/>
                  <w:tcBorders>
                    <w:top w:val="single" w:sz="4" w:space="0" w:color="auto"/>
                    <w:left w:val="nil"/>
                    <w:bottom w:val="nil"/>
                    <w:right w:val="nil"/>
                  </w:tcBorders>
                  <w:vAlign w:val="center"/>
                </w:tcPr>
                <w:p w14:paraId="270E9AB0" w14:textId="77777777" w:rsidR="00374320" w:rsidRPr="006145DB" w:rsidRDefault="00374320" w:rsidP="005B435E">
                  <w:pPr>
                    <w:jc w:val="center"/>
                    <w:rPr>
                      <w:rFonts w:eastAsia="Arial" w:cs="Arial"/>
                      <w:sz w:val="16"/>
                      <w:szCs w:val="16"/>
                      <w:lang w:eastAsia="es-MX"/>
                    </w:rPr>
                  </w:pPr>
                </w:p>
              </w:tc>
              <w:tc>
                <w:tcPr>
                  <w:tcW w:w="1095" w:type="pct"/>
                  <w:tcBorders>
                    <w:top w:val="single" w:sz="4" w:space="0" w:color="auto"/>
                    <w:left w:val="nil"/>
                    <w:bottom w:val="nil"/>
                    <w:right w:val="nil"/>
                  </w:tcBorders>
                  <w:vAlign w:val="center"/>
                </w:tcPr>
                <w:p w14:paraId="765126C1" w14:textId="77777777" w:rsidR="00374320" w:rsidRPr="006145DB" w:rsidRDefault="00374320" w:rsidP="005B435E">
                  <w:pPr>
                    <w:tabs>
                      <w:tab w:val="left" w:pos="709"/>
                    </w:tabs>
                    <w:contextualSpacing/>
                    <w:jc w:val="center"/>
                    <w:rPr>
                      <w:rFonts w:eastAsia="Arial" w:cs="Arial"/>
                      <w:sz w:val="16"/>
                      <w:szCs w:val="16"/>
                      <w:lang w:val="es-CO"/>
                    </w:rPr>
                  </w:pPr>
                </w:p>
              </w:tc>
            </w:tr>
          </w:tbl>
          <w:p w14:paraId="58ED2085" w14:textId="77777777" w:rsidR="00374320" w:rsidRPr="006145DB" w:rsidRDefault="00374320" w:rsidP="005B435E">
            <w:pPr>
              <w:jc w:val="both"/>
              <w:rPr>
                <w:rFonts w:eastAsia="Arial" w:cs="Arial"/>
                <w:sz w:val="20"/>
                <w:szCs w:val="20"/>
              </w:rPr>
            </w:pPr>
          </w:p>
        </w:tc>
      </w:tr>
      <w:tr w:rsidR="00DC2E09" w:rsidRPr="006145DB" w14:paraId="6F7D5883" w14:textId="77777777" w:rsidTr="00DC2E09">
        <w:trPr>
          <w:trHeight w:val="709"/>
        </w:trPr>
        <w:tc>
          <w:tcPr>
            <w:tcW w:w="963" w:type="pct"/>
            <w:vAlign w:val="center"/>
            <w:hideMark/>
          </w:tcPr>
          <w:p w14:paraId="17C42955" w14:textId="77777777" w:rsidR="00374320" w:rsidRPr="006145DB" w:rsidRDefault="00374320" w:rsidP="005B435E">
            <w:pPr>
              <w:rPr>
                <w:rFonts w:eastAsia="Times New Roman" w:cs="Arial"/>
                <w:sz w:val="20"/>
                <w:szCs w:val="20"/>
                <w:lang w:eastAsia="es-CO"/>
              </w:rPr>
            </w:pPr>
            <w:r w:rsidRPr="006145DB">
              <w:rPr>
                <w:rFonts w:cs="Arial"/>
                <w:sz w:val="20"/>
                <w:szCs w:val="20"/>
                <w:lang w:eastAsia="es-CO"/>
              </w:rPr>
              <w:t>Criterios de priorización y fuentes de información</w:t>
            </w:r>
          </w:p>
        </w:tc>
        <w:tc>
          <w:tcPr>
            <w:tcW w:w="4037" w:type="pct"/>
            <w:hideMark/>
          </w:tcPr>
          <w:tbl>
            <w:tblPr>
              <w:tblStyle w:val="Tablaconcuadrcula"/>
              <w:tblW w:w="0" w:type="auto"/>
              <w:tblLook w:val="04A0" w:firstRow="1" w:lastRow="0" w:firstColumn="1" w:lastColumn="0" w:noHBand="0" w:noVBand="1"/>
            </w:tblPr>
            <w:tblGrid>
              <w:gridCol w:w="3055"/>
              <w:gridCol w:w="1658"/>
              <w:gridCol w:w="1134"/>
              <w:gridCol w:w="1640"/>
            </w:tblGrid>
            <w:tr w:rsidR="00374320" w:rsidRPr="006145DB" w14:paraId="141505EB" w14:textId="77777777" w:rsidTr="002D2953">
              <w:trPr>
                <w:trHeight w:val="80"/>
              </w:trPr>
              <w:tc>
                <w:tcPr>
                  <w:tcW w:w="3055" w:type="dxa"/>
                  <w:tcBorders>
                    <w:top w:val="nil"/>
                    <w:left w:val="nil"/>
                    <w:bottom w:val="single" w:sz="4" w:space="0" w:color="auto"/>
                    <w:right w:val="nil"/>
                  </w:tcBorders>
                  <w:vAlign w:val="center"/>
                </w:tcPr>
                <w:p w14:paraId="5B726DB4" w14:textId="77777777" w:rsidR="00374320" w:rsidRPr="006145DB" w:rsidRDefault="00374320" w:rsidP="005B435E">
                  <w:pPr>
                    <w:tabs>
                      <w:tab w:val="left" w:pos="709"/>
                    </w:tabs>
                    <w:contextualSpacing/>
                    <w:jc w:val="center"/>
                    <w:rPr>
                      <w:rFonts w:eastAsia="Arial" w:cs="Arial"/>
                      <w:sz w:val="16"/>
                      <w:szCs w:val="16"/>
                    </w:rPr>
                  </w:pPr>
                </w:p>
              </w:tc>
              <w:tc>
                <w:tcPr>
                  <w:tcW w:w="1658" w:type="dxa"/>
                  <w:tcBorders>
                    <w:top w:val="nil"/>
                    <w:left w:val="nil"/>
                    <w:bottom w:val="single" w:sz="4" w:space="0" w:color="auto"/>
                    <w:right w:val="nil"/>
                  </w:tcBorders>
                  <w:vAlign w:val="center"/>
                </w:tcPr>
                <w:p w14:paraId="4FE78BB3" w14:textId="77777777" w:rsidR="00374320" w:rsidRPr="006145DB" w:rsidRDefault="00374320" w:rsidP="005B435E">
                  <w:pPr>
                    <w:tabs>
                      <w:tab w:val="left" w:pos="709"/>
                    </w:tabs>
                    <w:contextualSpacing/>
                    <w:jc w:val="center"/>
                    <w:rPr>
                      <w:rFonts w:eastAsia="Arial" w:cs="Arial"/>
                      <w:sz w:val="16"/>
                      <w:szCs w:val="16"/>
                    </w:rPr>
                  </w:pPr>
                </w:p>
              </w:tc>
              <w:tc>
                <w:tcPr>
                  <w:tcW w:w="1134" w:type="dxa"/>
                  <w:tcBorders>
                    <w:top w:val="nil"/>
                    <w:left w:val="nil"/>
                    <w:bottom w:val="single" w:sz="4" w:space="0" w:color="auto"/>
                    <w:right w:val="nil"/>
                  </w:tcBorders>
                  <w:vAlign w:val="center"/>
                </w:tcPr>
                <w:p w14:paraId="00E72ECB" w14:textId="77777777" w:rsidR="00374320" w:rsidRPr="006145DB" w:rsidRDefault="00374320" w:rsidP="005B435E">
                  <w:pPr>
                    <w:tabs>
                      <w:tab w:val="left" w:pos="709"/>
                    </w:tabs>
                    <w:contextualSpacing/>
                    <w:jc w:val="center"/>
                    <w:rPr>
                      <w:rFonts w:eastAsia="Arial" w:cs="Arial"/>
                      <w:sz w:val="16"/>
                      <w:szCs w:val="16"/>
                    </w:rPr>
                  </w:pPr>
                </w:p>
              </w:tc>
              <w:tc>
                <w:tcPr>
                  <w:tcW w:w="1640" w:type="dxa"/>
                  <w:tcBorders>
                    <w:top w:val="nil"/>
                    <w:left w:val="nil"/>
                    <w:bottom w:val="single" w:sz="4" w:space="0" w:color="auto"/>
                    <w:right w:val="nil"/>
                  </w:tcBorders>
                  <w:vAlign w:val="center"/>
                </w:tcPr>
                <w:p w14:paraId="3FFAD047" w14:textId="77777777" w:rsidR="00374320" w:rsidRPr="006145DB" w:rsidRDefault="00374320" w:rsidP="005B435E">
                  <w:pPr>
                    <w:tabs>
                      <w:tab w:val="left" w:pos="709"/>
                    </w:tabs>
                    <w:contextualSpacing/>
                    <w:jc w:val="center"/>
                    <w:rPr>
                      <w:rFonts w:eastAsia="Arial" w:cs="Arial"/>
                      <w:sz w:val="16"/>
                      <w:szCs w:val="16"/>
                    </w:rPr>
                  </w:pPr>
                </w:p>
              </w:tc>
            </w:tr>
            <w:tr w:rsidR="00374320" w:rsidRPr="006145DB" w14:paraId="25F45813" w14:textId="77777777" w:rsidTr="002D2953">
              <w:trPr>
                <w:trHeight w:val="379"/>
              </w:trPr>
              <w:tc>
                <w:tcPr>
                  <w:tcW w:w="3055" w:type="dxa"/>
                  <w:tcBorders>
                    <w:top w:val="single" w:sz="4" w:space="0" w:color="auto"/>
                    <w:bottom w:val="single" w:sz="4" w:space="0" w:color="auto"/>
                  </w:tcBorders>
                  <w:vAlign w:val="center"/>
                </w:tcPr>
                <w:p w14:paraId="0590CA50"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Criterios de Priorización</w:t>
                  </w:r>
                </w:p>
              </w:tc>
              <w:tc>
                <w:tcPr>
                  <w:tcW w:w="1658" w:type="dxa"/>
                  <w:tcBorders>
                    <w:top w:val="single" w:sz="4" w:space="0" w:color="auto"/>
                    <w:bottom w:val="single" w:sz="4" w:space="0" w:color="auto"/>
                  </w:tcBorders>
                  <w:vAlign w:val="center"/>
                </w:tcPr>
                <w:p w14:paraId="1EAE0C8C"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Fuente de Información</w:t>
                  </w:r>
                </w:p>
              </w:tc>
              <w:tc>
                <w:tcPr>
                  <w:tcW w:w="1134" w:type="dxa"/>
                  <w:tcBorders>
                    <w:top w:val="single" w:sz="4" w:space="0" w:color="auto"/>
                    <w:bottom w:val="single" w:sz="4" w:space="0" w:color="auto"/>
                  </w:tcBorders>
                  <w:vAlign w:val="center"/>
                </w:tcPr>
                <w:p w14:paraId="16241427"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Periodicidad</w:t>
                  </w:r>
                </w:p>
              </w:tc>
              <w:tc>
                <w:tcPr>
                  <w:tcW w:w="1640" w:type="dxa"/>
                  <w:tcBorders>
                    <w:top w:val="single" w:sz="4" w:space="0" w:color="auto"/>
                    <w:bottom w:val="single" w:sz="4" w:space="0" w:color="auto"/>
                  </w:tcBorders>
                  <w:vAlign w:val="center"/>
                </w:tcPr>
                <w:p w14:paraId="0125E5FA"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Administrador</w:t>
                  </w:r>
                </w:p>
              </w:tc>
            </w:tr>
            <w:tr w:rsidR="00374320" w:rsidRPr="006145DB" w14:paraId="5E5D2479" w14:textId="77777777" w:rsidTr="002D2953">
              <w:trPr>
                <w:trHeight w:val="1543"/>
              </w:trPr>
              <w:tc>
                <w:tcPr>
                  <w:tcW w:w="3055" w:type="dxa"/>
                  <w:tcBorders>
                    <w:top w:val="single" w:sz="4" w:space="0" w:color="auto"/>
                  </w:tcBorders>
                  <w:vAlign w:val="center"/>
                </w:tcPr>
                <w:p w14:paraId="29E3A9D8" w14:textId="77777777" w:rsidR="00374320" w:rsidRPr="006145DB" w:rsidRDefault="00374320" w:rsidP="005B435E">
                  <w:pPr>
                    <w:jc w:val="both"/>
                    <w:rPr>
                      <w:rFonts w:eastAsia="Arial" w:cs="Arial"/>
                      <w:sz w:val="16"/>
                      <w:szCs w:val="16"/>
                      <w:lang w:val="es-CO"/>
                    </w:rPr>
                  </w:pPr>
                  <w:r w:rsidRPr="006145DB">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658" w:type="dxa"/>
                  <w:tcBorders>
                    <w:top w:val="single" w:sz="4" w:space="0" w:color="auto"/>
                  </w:tcBorders>
                  <w:vAlign w:val="center"/>
                </w:tcPr>
                <w:p w14:paraId="1DF799C0"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Registro Único de Victimas – RUV de la Unidad Administrativa Especial para la Atención y Reparación Integral de las Víctimas</w:t>
                  </w:r>
                </w:p>
              </w:tc>
              <w:tc>
                <w:tcPr>
                  <w:tcW w:w="1134" w:type="dxa"/>
                  <w:tcBorders>
                    <w:top w:val="single" w:sz="4" w:space="0" w:color="auto"/>
                  </w:tcBorders>
                  <w:vAlign w:val="center"/>
                </w:tcPr>
                <w:p w14:paraId="3ED22784"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lang w:eastAsia="es-CO"/>
                    </w:rPr>
                    <w:t>Trimestral</w:t>
                  </w:r>
                </w:p>
              </w:tc>
              <w:tc>
                <w:tcPr>
                  <w:tcW w:w="1640" w:type="dxa"/>
                  <w:tcBorders>
                    <w:top w:val="single" w:sz="4" w:space="0" w:color="auto"/>
                  </w:tcBorders>
                  <w:vAlign w:val="center"/>
                </w:tcPr>
                <w:p w14:paraId="1F42BD19"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lang w:eastAsia="es-CO"/>
                    </w:rPr>
                    <w:t>Oficina Consejería Distrital de Paz, Víctimas y Reconciliación</w:t>
                  </w:r>
                </w:p>
              </w:tc>
            </w:tr>
            <w:tr w:rsidR="00374320" w:rsidRPr="006145DB" w14:paraId="4B869642" w14:textId="77777777" w:rsidTr="002D2953">
              <w:trPr>
                <w:trHeight w:val="235"/>
              </w:trPr>
              <w:tc>
                <w:tcPr>
                  <w:tcW w:w="3055" w:type="dxa"/>
                  <w:vAlign w:val="center"/>
                </w:tcPr>
                <w:p w14:paraId="364D1F3B"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Persona con discapacidad que requiera apoyos extensos y generalizados, validados por la SDIS.</w:t>
                  </w:r>
                </w:p>
              </w:tc>
              <w:tc>
                <w:tcPr>
                  <w:tcW w:w="1658" w:type="dxa"/>
                  <w:vAlign w:val="center"/>
                </w:tcPr>
                <w:p w14:paraId="47B3FC24"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5EDCC585"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lang w:eastAsia="es-CO"/>
                    </w:rPr>
                    <w:t>Demanda</w:t>
                  </w:r>
                </w:p>
              </w:tc>
              <w:tc>
                <w:tcPr>
                  <w:tcW w:w="1640" w:type="dxa"/>
                  <w:vAlign w:val="center"/>
                </w:tcPr>
                <w:p w14:paraId="5692745A"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lang w:eastAsia="es-CO"/>
                    </w:rPr>
                    <w:t>Secretaría Distrital de Integración Social</w:t>
                  </w:r>
                </w:p>
              </w:tc>
            </w:tr>
            <w:tr w:rsidR="00374320" w:rsidRPr="006145DB" w14:paraId="40C2B538" w14:textId="77777777" w:rsidTr="002D2953">
              <w:trPr>
                <w:trHeight w:val="303"/>
              </w:trPr>
              <w:tc>
                <w:tcPr>
                  <w:tcW w:w="3055" w:type="dxa"/>
                  <w:vMerge w:val="restart"/>
                  <w:vAlign w:val="center"/>
                </w:tcPr>
                <w:p w14:paraId="053F3B98"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Persona que vive en soluciones habitacionales temporales “paga diarios”.</w:t>
                  </w:r>
                </w:p>
              </w:tc>
              <w:tc>
                <w:tcPr>
                  <w:tcW w:w="1658" w:type="dxa"/>
                  <w:vAlign w:val="center"/>
                </w:tcPr>
                <w:p w14:paraId="65DDF2FC" w14:textId="77777777" w:rsidR="00374320" w:rsidRPr="006145DB" w:rsidRDefault="00374320" w:rsidP="005B435E">
                  <w:pPr>
                    <w:jc w:val="center"/>
                    <w:rPr>
                      <w:rFonts w:eastAsia="Arial" w:cs="Arial"/>
                      <w:sz w:val="16"/>
                      <w:szCs w:val="16"/>
                    </w:rPr>
                  </w:pPr>
                  <w:r w:rsidRPr="006145DB">
                    <w:rPr>
                      <w:rFonts w:eastAsia="Arial" w:cs="Arial"/>
                      <w:sz w:val="16"/>
                      <w:szCs w:val="16"/>
                    </w:rPr>
                    <w:t>Instrumento de Focalización de Personas Usuarias de Soluciones Habitacionales Temporales (paga diarios)</w:t>
                  </w:r>
                </w:p>
              </w:tc>
              <w:tc>
                <w:tcPr>
                  <w:tcW w:w="1134" w:type="dxa"/>
                  <w:vAlign w:val="center"/>
                </w:tcPr>
                <w:p w14:paraId="0EBF934E"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Entrega Única 2023</w:t>
                  </w:r>
                </w:p>
              </w:tc>
              <w:tc>
                <w:tcPr>
                  <w:tcW w:w="1640" w:type="dxa"/>
                  <w:vAlign w:val="center"/>
                </w:tcPr>
                <w:p w14:paraId="6682BE12"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Planeación - SDP</w:t>
                  </w:r>
                </w:p>
              </w:tc>
            </w:tr>
            <w:tr w:rsidR="00374320" w:rsidRPr="006145DB" w14:paraId="55AA3C4D" w14:textId="77777777" w:rsidTr="002D2953">
              <w:trPr>
                <w:trHeight w:val="569"/>
              </w:trPr>
              <w:tc>
                <w:tcPr>
                  <w:tcW w:w="3055" w:type="dxa"/>
                  <w:vMerge/>
                  <w:vAlign w:val="center"/>
                </w:tcPr>
                <w:p w14:paraId="08AF08C7" w14:textId="77777777" w:rsidR="00374320" w:rsidRPr="006145DB" w:rsidRDefault="00374320" w:rsidP="005B435E">
                  <w:pPr>
                    <w:tabs>
                      <w:tab w:val="left" w:pos="709"/>
                    </w:tabs>
                    <w:contextualSpacing/>
                    <w:jc w:val="both"/>
                    <w:rPr>
                      <w:rFonts w:eastAsia="Arial" w:cs="Arial"/>
                      <w:sz w:val="16"/>
                      <w:szCs w:val="16"/>
                    </w:rPr>
                  </w:pPr>
                </w:p>
              </w:tc>
              <w:tc>
                <w:tcPr>
                  <w:tcW w:w="1658" w:type="dxa"/>
                  <w:vAlign w:val="center"/>
                </w:tcPr>
                <w:p w14:paraId="3DF06F31" w14:textId="77777777" w:rsidR="00374320" w:rsidRPr="006145DB" w:rsidRDefault="00374320" w:rsidP="005B435E">
                  <w:pPr>
                    <w:jc w:val="center"/>
                    <w:rPr>
                      <w:rFonts w:eastAsia="Arial" w:cs="Arial"/>
                      <w:sz w:val="16"/>
                      <w:szCs w:val="16"/>
                    </w:rPr>
                  </w:pPr>
                  <w:r w:rsidRPr="006145DB">
                    <w:rPr>
                      <w:rFonts w:eastAsia="Arial" w:cs="Arial"/>
                      <w:sz w:val="16"/>
                      <w:szCs w:val="16"/>
                    </w:rPr>
                    <w:t>Base de personas residentes en paga diarios</w:t>
                  </w:r>
                </w:p>
              </w:tc>
              <w:tc>
                <w:tcPr>
                  <w:tcW w:w="1134" w:type="dxa"/>
                  <w:vAlign w:val="center"/>
                </w:tcPr>
                <w:p w14:paraId="4BE68DC8"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2024</w:t>
                  </w:r>
                </w:p>
              </w:tc>
              <w:tc>
                <w:tcPr>
                  <w:tcW w:w="1640" w:type="dxa"/>
                  <w:vAlign w:val="center"/>
                </w:tcPr>
                <w:p w14:paraId="66DA0978"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 Secretaría Distrital Planeación - SDP</w:t>
                  </w:r>
                </w:p>
              </w:tc>
            </w:tr>
            <w:tr w:rsidR="00374320" w:rsidRPr="006145DB" w14:paraId="00867D5F" w14:textId="77777777" w:rsidTr="002D2953">
              <w:trPr>
                <w:trHeight w:val="235"/>
              </w:trPr>
              <w:tc>
                <w:tcPr>
                  <w:tcW w:w="3055" w:type="dxa"/>
                  <w:vMerge w:val="restart"/>
                  <w:vAlign w:val="center"/>
                </w:tcPr>
                <w:p w14:paraId="7ED82B8A"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Situación de pobreza extrema.</w:t>
                  </w:r>
                </w:p>
              </w:tc>
              <w:tc>
                <w:tcPr>
                  <w:tcW w:w="1658" w:type="dxa"/>
                  <w:vAlign w:val="center"/>
                </w:tcPr>
                <w:p w14:paraId="460B379B"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SISBEN IV Bogotá. Clasificación A1 hasta A5.</w:t>
                  </w:r>
                </w:p>
              </w:tc>
              <w:tc>
                <w:tcPr>
                  <w:tcW w:w="1134" w:type="dxa"/>
                  <w:vAlign w:val="center"/>
                </w:tcPr>
                <w:p w14:paraId="3761137F"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 xml:space="preserve">Mensual </w:t>
                  </w:r>
                  <w:r w:rsidRPr="006145DB">
                    <w:rPr>
                      <w:rFonts w:eastAsia="Arial" w:cs="Arial"/>
                      <w:sz w:val="16"/>
                      <w:szCs w:val="16"/>
                    </w:rPr>
                    <w:t>(Mes Vencido)</w:t>
                  </w:r>
                </w:p>
              </w:tc>
              <w:tc>
                <w:tcPr>
                  <w:tcW w:w="1640" w:type="dxa"/>
                  <w:vAlign w:val="center"/>
                </w:tcPr>
                <w:p w14:paraId="2235AEFA"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374320" w:rsidRPr="006145DB" w14:paraId="6B387C34" w14:textId="77777777" w:rsidTr="002D2953">
              <w:trPr>
                <w:trHeight w:val="235"/>
              </w:trPr>
              <w:tc>
                <w:tcPr>
                  <w:tcW w:w="3055" w:type="dxa"/>
                  <w:vMerge/>
                  <w:vAlign w:val="center"/>
                </w:tcPr>
                <w:p w14:paraId="4284631A" w14:textId="77777777" w:rsidR="00374320" w:rsidRPr="006145DB" w:rsidRDefault="00374320" w:rsidP="005B435E">
                  <w:pPr>
                    <w:tabs>
                      <w:tab w:val="left" w:pos="709"/>
                    </w:tabs>
                    <w:contextualSpacing/>
                    <w:jc w:val="both"/>
                    <w:rPr>
                      <w:rFonts w:eastAsia="Arial" w:cs="Arial"/>
                      <w:sz w:val="16"/>
                      <w:szCs w:val="16"/>
                    </w:rPr>
                  </w:pPr>
                </w:p>
              </w:tc>
              <w:tc>
                <w:tcPr>
                  <w:tcW w:w="1658" w:type="dxa"/>
                  <w:vAlign w:val="center"/>
                </w:tcPr>
                <w:p w14:paraId="6BDAC21F"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 xml:space="preserve">Base Maestra </w:t>
                  </w:r>
                </w:p>
              </w:tc>
              <w:tc>
                <w:tcPr>
                  <w:tcW w:w="1134" w:type="dxa"/>
                  <w:vAlign w:val="center"/>
                </w:tcPr>
                <w:p w14:paraId="42561739" w14:textId="77777777" w:rsidR="00374320" w:rsidRPr="006145DB" w:rsidRDefault="00374320" w:rsidP="005B435E">
                  <w:pPr>
                    <w:jc w:val="center"/>
                    <w:rPr>
                      <w:rFonts w:eastAsia="Arial" w:cs="Arial"/>
                      <w:sz w:val="16"/>
                      <w:szCs w:val="16"/>
                      <w:lang w:eastAsia="es-MX"/>
                    </w:rPr>
                  </w:pPr>
                  <w:r w:rsidRPr="006145DB">
                    <w:rPr>
                      <w:rStyle w:val="normaltextrun"/>
                      <w:rFonts w:cs="Arial"/>
                      <w:sz w:val="16"/>
                      <w:szCs w:val="16"/>
                      <w:shd w:val="clear" w:color="auto" w:fill="FFFFFF"/>
                    </w:rPr>
                    <w:t>Semestral</w:t>
                  </w:r>
                  <w:r w:rsidRPr="006145DB">
                    <w:rPr>
                      <w:rStyle w:val="eop"/>
                      <w:rFonts w:cs="Arial"/>
                      <w:sz w:val="16"/>
                      <w:szCs w:val="16"/>
                      <w:shd w:val="clear" w:color="auto" w:fill="FFFFFF"/>
                    </w:rPr>
                    <w:t> </w:t>
                  </w:r>
                </w:p>
              </w:tc>
              <w:tc>
                <w:tcPr>
                  <w:tcW w:w="1640" w:type="dxa"/>
                  <w:vAlign w:val="center"/>
                </w:tcPr>
                <w:p w14:paraId="7BC5B833" w14:textId="77777777" w:rsidR="00374320" w:rsidRPr="006145DB" w:rsidRDefault="00374320"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Secretaría Distrital de Planeación – SDP</w:t>
                  </w:r>
                  <w:r w:rsidRPr="006145DB">
                    <w:rPr>
                      <w:rStyle w:val="eop"/>
                      <w:rFonts w:cs="Arial"/>
                      <w:sz w:val="16"/>
                      <w:szCs w:val="16"/>
                      <w:shd w:val="clear" w:color="auto" w:fill="FFFFFF"/>
                    </w:rPr>
                    <w:t> </w:t>
                  </w:r>
                </w:p>
              </w:tc>
            </w:tr>
            <w:tr w:rsidR="00374320" w:rsidRPr="006145DB" w14:paraId="552487BE" w14:textId="77777777" w:rsidTr="002D2953">
              <w:trPr>
                <w:trHeight w:val="235"/>
              </w:trPr>
              <w:tc>
                <w:tcPr>
                  <w:tcW w:w="3055" w:type="dxa"/>
                  <w:vMerge w:val="restart"/>
                  <w:vAlign w:val="center"/>
                </w:tcPr>
                <w:p w14:paraId="7101C482"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Situación de pobreza moderada.</w:t>
                  </w:r>
                </w:p>
              </w:tc>
              <w:tc>
                <w:tcPr>
                  <w:tcW w:w="1658" w:type="dxa"/>
                  <w:vAlign w:val="center"/>
                </w:tcPr>
                <w:p w14:paraId="6BDCA589"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SISBÉN IV Bogotá, clasificación B1 hasta B7.</w:t>
                  </w:r>
                </w:p>
              </w:tc>
              <w:tc>
                <w:tcPr>
                  <w:tcW w:w="1134" w:type="dxa"/>
                  <w:vAlign w:val="center"/>
                </w:tcPr>
                <w:p w14:paraId="0AC771C8"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 xml:space="preserve">Mensual </w:t>
                  </w:r>
                  <w:r w:rsidRPr="006145DB">
                    <w:rPr>
                      <w:rFonts w:eastAsia="Arial" w:cs="Arial"/>
                      <w:sz w:val="16"/>
                      <w:szCs w:val="16"/>
                    </w:rPr>
                    <w:t>(Mes Vencido)</w:t>
                  </w:r>
                </w:p>
              </w:tc>
              <w:tc>
                <w:tcPr>
                  <w:tcW w:w="1640" w:type="dxa"/>
                  <w:vAlign w:val="center"/>
                </w:tcPr>
                <w:p w14:paraId="2064C69F"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374320" w:rsidRPr="006145DB" w14:paraId="7D55D85D" w14:textId="77777777" w:rsidTr="002D2953">
              <w:trPr>
                <w:trHeight w:val="235"/>
              </w:trPr>
              <w:tc>
                <w:tcPr>
                  <w:tcW w:w="3055" w:type="dxa"/>
                  <w:vMerge/>
                  <w:vAlign w:val="center"/>
                </w:tcPr>
                <w:p w14:paraId="757876E3" w14:textId="77777777" w:rsidR="00374320" w:rsidRPr="006145DB" w:rsidRDefault="00374320" w:rsidP="005B435E">
                  <w:pPr>
                    <w:tabs>
                      <w:tab w:val="left" w:pos="709"/>
                    </w:tabs>
                    <w:contextualSpacing/>
                    <w:jc w:val="both"/>
                    <w:rPr>
                      <w:rFonts w:eastAsia="Arial" w:cs="Arial"/>
                      <w:sz w:val="16"/>
                      <w:szCs w:val="16"/>
                      <w:highlight w:val="yellow"/>
                    </w:rPr>
                  </w:pPr>
                </w:p>
              </w:tc>
              <w:tc>
                <w:tcPr>
                  <w:tcW w:w="1658" w:type="dxa"/>
                  <w:vAlign w:val="center"/>
                </w:tcPr>
                <w:p w14:paraId="2975CDC4"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Base Maestra</w:t>
                  </w:r>
                </w:p>
              </w:tc>
              <w:tc>
                <w:tcPr>
                  <w:tcW w:w="1134" w:type="dxa"/>
                  <w:vAlign w:val="center"/>
                </w:tcPr>
                <w:p w14:paraId="27638FE0" w14:textId="77777777" w:rsidR="00374320" w:rsidRPr="006145DB" w:rsidRDefault="00374320" w:rsidP="005B435E">
                  <w:pPr>
                    <w:jc w:val="center"/>
                    <w:rPr>
                      <w:rFonts w:eastAsia="Arial" w:cs="Arial"/>
                      <w:sz w:val="16"/>
                      <w:szCs w:val="16"/>
                      <w:lang w:eastAsia="es-MX"/>
                    </w:rPr>
                  </w:pPr>
                  <w:r w:rsidRPr="006145DB">
                    <w:rPr>
                      <w:rStyle w:val="normaltextrun"/>
                      <w:rFonts w:cs="Arial"/>
                      <w:sz w:val="16"/>
                      <w:szCs w:val="16"/>
                      <w:shd w:val="clear" w:color="auto" w:fill="FFFFFF"/>
                    </w:rPr>
                    <w:t>Semestral</w:t>
                  </w:r>
                </w:p>
              </w:tc>
              <w:tc>
                <w:tcPr>
                  <w:tcW w:w="1640" w:type="dxa"/>
                  <w:vAlign w:val="center"/>
                </w:tcPr>
                <w:p w14:paraId="31935CA4" w14:textId="77777777" w:rsidR="00374320" w:rsidRPr="006145DB" w:rsidRDefault="00374320"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Secretaría Distrital de Planeación – SDP</w:t>
                  </w:r>
                </w:p>
              </w:tc>
            </w:tr>
            <w:tr w:rsidR="00374320" w:rsidRPr="006145DB" w14:paraId="6DA3285F" w14:textId="77777777" w:rsidTr="002D2953">
              <w:trPr>
                <w:trHeight w:val="235"/>
              </w:trPr>
              <w:tc>
                <w:tcPr>
                  <w:tcW w:w="3055" w:type="dxa"/>
                  <w:vMerge w:val="restart"/>
                  <w:vAlign w:val="center"/>
                </w:tcPr>
                <w:p w14:paraId="615A715A"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Situación de vulnerabilidad por inseguridad alimentaria.</w:t>
                  </w:r>
                </w:p>
              </w:tc>
              <w:tc>
                <w:tcPr>
                  <w:tcW w:w="1658" w:type="dxa"/>
                  <w:vAlign w:val="center"/>
                </w:tcPr>
                <w:p w14:paraId="65BB766A"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SISBEN IV Bogotá. Clasificación C1 hasta C9.</w:t>
                  </w:r>
                </w:p>
              </w:tc>
              <w:tc>
                <w:tcPr>
                  <w:tcW w:w="1134" w:type="dxa"/>
                  <w:vAlign w:val="center"/>
                </w:tcPr>
                <w:p w14:paraId="63BAAFD9"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 xml:space="preserve">Mensual </w:t>
                  </w:r>
                  <w:r w:rsidRPr="006145DB">
                    <w:rPr>
                      <w:rFonts w:eastAsia="Arial" w:cs="Arial"/>
                      <w:sz w:val="16"/>
                      <w:szCs w:val="16"/>
                    </w:rPr>
                    <w:t>(Mes Vencido)</w:t>
                  </w:r>
                </w:p>
              </w:tc>
              <w:tc>
                <w:tcPr>
                  <w:tcW w:w="1640" w:type="dxa"/>
                  <w:vAlign w:val="center"/>
                </w:tcPr>
                <w:p w14:paraId="0BF914E4"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Planeación - SDP</w:t>
                  </w:r>
                </w:p>
              </w:tc>
            </w:tr>
            <w:tr w:rsidR="00374320" w:rsidRPr="006145DB" w14:paraId="353F7AD7" w14:textId="77777777" w:rsidTr="002D2953">
              <w:trPr>
                <w:trHeight w:val="235"/>
              </w:trPr>
              <w:tc>
                <w:tcPr>
                  <w:tcW w:w="3055" w:type="dxa"/>
                  <w:vMerge/>
                  <w:vAlign w:val="center"/>
                </w:tcPr>
                <w:p w14:paraId="2750B189" w14:textId="77777777" w:rsidR="00374320" w:rsidRPr="006145DB" w:rsidRDefault="00374320" w:rsidP="005B435E">
                  <w:pPr>
                    <w:tabs>
                      <w:tab w:val="left" w:pos="709"/>
                    </w:tabs>
                    <w:contextualSpacing/>
                    <w:jc w:val="both"/>
                    <w:rPr>
                      <w:rFonts w:eastAsia="Arial" w:cs="Arial"/>
                      <w:sz w:val="16"/>
                      <w:szCs w:val="16"/>
                      <w:highlight w:val="yellow"/>
                    </w:rPr>
                  </w:pPr>
                </w:p>
              </w:tc>
              <w:tc>
                <w:tcPr>
                  <w:tcW w:w="1658" w:type="dxa"/>
                  <w:vAlign w:val="center"/>
                </w:tcPr>
                <w:p w14:paraId="5DB79355"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Base Maestra</w:t>
                  </w:r>
                </w:p>
              </w:tc>
              <w:tc>
                <w:tcPr>
                  <w:tcW w:w="1134" w:type="dxa"/>
                  <w:vAlign w:val="center"/>
                </w:tcPr>
                <w:p w14:paraId="669C176B" w14:textId="77777777" w:rsidR="00374320" w:rsidRPr="006145DB" w:rsidRDefault="00374320" w:rsidP="005B435E">
                  <w:pPr>
                    <w:jc w:val="center"/>
                    <w:rPr>
                      <w:rFonts w:eastAsia="Arial" w:cs="Arial"/>
                      <w:sz w:val="16"/>
                      <w:szCs w:val="16"/>
                      <w:lang w:eastAsia="es-MX"/>
                    </w:rPr>
                  </w:pPr>
                  <w:r w:rsidRPr="006145DB">
                    <w:rPr>
                      <w:rStyle w:val="normaltextrun"/>
                      <w:rFonts w:cs="Arial"/>
                      <w:sz w:val="16"/>
                      <w:szCs w:val="16"/>
                      <w:shd w:val="clear" w:color="auto" w:fill="FFFFFF"/>
                    </w:rPr>
                    <w:t>Semestral</w:t>
                  </w:r>
                </w:p>
              </w:tc>
              <w:tc>
                <w:tcPr>
                  <w:tcW w:w="1640" w:type="dxa"/>
                  <w:vAlign w:val="center"/>
                </w:tcPr>
                <w:p w14:paraId="0D3B4129" w14:textId="77777777" w:rsidR="00374320" w:rsidRPr="006145DB" w:rsidRDefault="00374320"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Secretaría Distrital de Planeación – SDP</w:t>
                  </w:r>
                </w:p>
              </w:tc>
            </w:tr>
            <w:tr w:rsidR="00374320" w:rsidRPr="006145DB" w14:paraId="4E087620" w14:textId="77777777" w:rsidTr="002D2953">
              <w:trPr>
                <w:trHeight w:val="235"/>
              </w:trPr>
              <w:tc>
                <w:tcPr>
                  <w:tcW w:w="3055" w:type="dxa"/>
                  <w:tcBorders>
                    <w:bottom w:val="single" w:sz="4" w:space="0" w:color="auto"/>
                  </w:tcBorders>
                  <w:vAlign w:val="center"/>
                </w:tcPr>
                <w:p w14:paraId="5F5865BE" w14:textId="77777777" w:rsidR="00374320" w:rsidRPr="006145DB" w:rsidRDefault="00374320" w:rsidP="005B435E">
                  <w:pPr>
                    <w:tabs>
                      <w:tab w:val="left" w:pos="709"/>
                    </w:tabs>
                    <w:contextualSpacing/>
                    <w:jc w:val="both"/>
                    <w:rPr>
                      <w:rFonts w:eastAsia="Arial" w:cs="Arial"/>
                      <w:sz w:val="16"/>
                      <w:szCs w:val="16"/>
                    </w:rPr>
                  </w:pPr>
                  <w:r w:rsidRPr="006145DB">
                    <w:rPr>
                      <w:rFonts w:cs="Arial"/>
                      <w:sz w:val="16"/>
                      <w:szCs w:val="16"/>
                      <w:shd w:val="clear" w:color="auto" w:fill="FFFFFF"/>
                    </w:rPr>
                    <w:t>Persona Indígena</w:t>
                  </w:r>
                  <w:r w:rsidRPr="006145DB">
                    <w:rPr>
                      <w:rFonts w:cs="Arial"/>
                      <w:sz w:val="16"/>
                      <w:szCs w:val="16"/>
                    </w:rPr>
                    <w:t xml:space="preserve"> o Rrom</w:t>
                  </w:r>
                  <w:r w:rsidRPr="006145DB">
                    <w:rPr>
                      <w:rFonts w:cs="Arial"/>
                      <w:sz w:val="16"/>
                      <w:szCs w:val="16"/>
                      <w:shd w:val="clear" w:color="auto" w:fill="FFFFFF"/>
                    </w:rPr>
                    <w:t xml:space="preserve"> Gitana, registrada en los listados oficiales avalados por entidad gubernamental competente o listados enviados por las instancias de representación y participación de comunidades étnicas a la entidad distrital competente.</w:t>
                  </w:r>
                </w:p>
              </w:tc>
              <w:tc>
                <w:tcPr>
                  <w:tcW w:w="1658" w:type="dxa"/>
                  <w:tcBorders>
                    <w:bottom w:val="single" w:sz="4" w:space="0" w:color="auto"/>
                  </w:tcBorders>
                  <w:vAlign w:val="center"/>
                </w:tcPr>
                <w:p w14:paraId="5D44097B"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Censos oficiales de comunidades étnicas: Indígena Cabildos reconocidos en la ciudad de Bogotá</w:t>
                  </w:r>
                  <w:r w:rsidRPr="006145DB">
                    <w:rPr>
                      <w:rFonts w:cs="Arial"/>
                      <w:sz w:val="16"/>
                      <w:szCs w:val="16"/>
                    </w:rPr>
                    <w:t xml:space="preserve"> y Rrom</w:t>
                  </w:r>
                  <w:r w:rsidRPr="006145DB">
                    <w:rPr>
                      <w:rFonts w:cs="Arial"/>
                      <w:sz w:val="16"/>
                      <w:szCs w:val="16"/>
                      <w:shd w:val="clear" w:color="auto" w:fill="FFFFFF"/>
                    </w:rPr>
                    <w:t xml:space="preserve"> Gitano</w:t>
                  </w:r>
                </w:p>
              </w:tc>
              <w:tc>
                <w:tcPr>
                  <w:tcW w:w="1134" w:type="dxa"/>
                  <w:tcBorders>
                    <w:bottom w:val="single" w:sz="4" w:space="0" w:color="auto"/>
                  </w:tcBorders>
                  <w:vAlign w:val="center"/>
                </w:tcPr>
                <w:p w14:paraId="162C9D43" w14:textId="77777777" w:rsidR="00374320" w:rsidRPr="006145DB" w:rsidRDefault="00374320" w:rsidP="005B435E">
                  <w:pPr>
                    <w:jc w:val="center"/>
                    <w:rPr>
                      <w:rFonts w:eastAsia="Arial" w:cs="Arial"/>
                      <w:sz w:val="16"/>
                      <w:szCs w:val="16"/>
                      <w:lang w:eastAsia="es-MX"/>
                    </w:rPr>
                  </w:pPr>
                  <w:r w:rsidRPr="006145DB">
                    <w:rPr>
                      <w:rFonts w:eastAsia="Arial" w:cs="Arial"/>
                      <w:sz w:val="16"/>
                      <w:szCs w:val="16"/>
                      <w:lang w:eastAsia="es-MX"/>
                    </w:rPr>
                    <w:t>2021</w:t>
                  </w:r>
                  <w:r w:rsidRPr="006145DB">
                    <w:rPr>
                      <w:rFonts w:cs="Arial"/>
                      <w:sz w:val="16"/>
                      <w:szCs w:val="16"/>
                    </w:rPr>
                    <w:br/>
                  </w:r>
                  <w:r w:rsidRPr="006145DB">
                    <w:rPr>
                      <w:rFonts w:eastAsia="Arial" w:cs="Arial"/>
                      <w:sz w:val="16"/>
                      <w:szCs w:val="16"/>
                      <w:lang w:eastAsia="es-MX"/>
                    </w:rPr>
                    <w:t>Entrega única</w:t>
                  </w:r>
                </w:p>
              </w:tc>
              <w:tc>
                <w:tcPr>
                  <w:tcW w:w="1640" w:type="dxa"/>
                  <w:tcBorders>
                    <w:bottom w:val="single" w:sz="4" w:space="0" w:color="auto"/>
                  </w:tcBorders>
                  <w:vAlign w:val="center"/>
                </w:tcPr>
                <w:p w14:paraId="4899C431"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Ministerio del Interior</w:t>
                  </w:r>
                </w:p>
              </w:tc>
            </w:tr>
            <w:tr w:rsidR="00374320" w:rsidRPr="006145DB" w14:paraId="371FFD40" w14:textId="77777777" w:rsidTr="002D2953">
              <w:trPr>
                <w:trHeight w:val="300"/>
              </w:trPr>
              <w:tc>
                <w:tcPr>
                  <w:tcW w:w="3055" w:type="dxa"/>
                  <w:tcBorders>
                    <w:bottom w:val="single" w:sz="4" w:space="0" w:color="auto"/>
                  </w:tcBorders>
                  <w:vAlign w:val="center"/>
                </w:tcPr>
                <w:p w14:paraId="35A879CD" w14:textId="77777777" w:rsidR="00374320" w:rsidRPr="006145DB" w:rsidRDefault="00374320" w:rsidP="005B435E">
                  <w:pPr>
                    <w:tabs>
                      <w:tab w:val="left" w:pos="709"/>
                    </w:tabs>
                    <w:contextualSpacing/>
                    <w:jc w:val="both"/>
                    <w:rPr>
                      <w:rFonts w:cs="Arial"/>
                      <w:sz w:val="16"/>
                      <w:szCs w:val="16"/>
                      <w:shd w:val="clear" w:color="auto" w:fill="FFFFFF"/>
                    </w:rPr>
                  </w:pPr>
                  <w:r w:rsidRPr="006145DB">
                    <w:rPr>
                      <w:rFonts w:cs="Arial"/>
                      <w:sz w:val="16"/>
                      <w:szCs w:val="16"/>
                      <w:shd w:val="clear" w:color="auto" w:fill="FFFFFF"/>
                    </w:rPr>
                    <w:t>Persona Indígena, registrada en los listados oficiales avalados por entidad gubernamental competente o listados enviados por las instancias de representación y participación de comunidades étnicas a la entidad distrital competente.</w:t>
                  </w:r>
                </w:p>
              </w:tc>
              <w:tc>
                <w:tcPr>
                  <w:tcW w:w="1658" w:type="dxa"/>
                  <w:tcBorders>
                    <w:bottom w:val="single" w:sz="4" w:space="0" w:color="auto"/>
                  </w:tcBorders>
                  <w:vAlign w:val="center"/>
                </w:tcPr>
                <w:p w14:paraId="1B556E97" w14:textId="77777777" w:rsidR="00374320" w:rsidRPr="006145DB" w:rsidRDefault="00374320" w:rsidP="005B435E">
                  <w:pPr>
                    <w:jc w:val="center"/>
                    <w:textAlignment w:val="baseline"/>
                    <w:rPr>
                      <w:rFonts w:cs="Arial"/>
                      <w:sz w:val="16"/>
                      <w:szCs w:val="16"/>
                      <w:shd w:val="clear" w:color="auto" w:fill="FFFFFF"/>
                    </w:rPr>
                  </w:pPr>
                  <w:r w:rsidRPr="006145DB">
                    <w:rPr>
                      <w:rFonts w:eastAsia="Arial" w:cs="Arial"/>
                      <w:sz w:val="16"/>
                      <w:szCs w:val="16"/>
                    </w:rPr>
                    <w:t>Listados enviados por las instancias de representación y participación de cabildos indígenas en Bogotá.</w:t>
                  </w:r>
                </w:p>
              </w:tc>
              <w:tc>
                <w:tcPr>
                  <w:tcW w:w="1134" w:type="dxa"/>
                  <w:tcBorders>
                    <w:bottom w:val="single" w:sz="4" w:space="0" w:color="auto"/>
                  </w:tcBorders>
                  <w:vAlign w:val="center"/>
                </w:tcPr>
                <w:p w14:paraId="3780446A" w14:textId="2CDEA8F0" w:rsidR="00374320" w:rsidRPr="006145DB" w:rsidRDefault="00374320" w:rsidP="002D2953">
                  <w:pPr>
                    <w:jc w:val="center"/>
                    <w:rPr>
                      <w:rFonts w:eastAsia="Arial" w:cs="Arial"/>
                      <w:sz w:val="16"/>
                      <w:szCs w:val="16"/>
                      <w:lang w:eastAsia="es-MX"/>
                    </w:rPr>
                  </w:pPr>
                  <w:r w:rsidRPr="006145DB">
                    <w:rPr>
                      <w:rFonts w:eastAsia="Arial" w:cs="Arial"/>
                      <w:sz w:val="16"/>
                      <w:szCs w:val="16"/>
                      <w:lang w:eastAsia="es-MX"/>
                    </w:rPr>
                    <w:t>No Disponible</w:t>
                  </w:r>
                </w:p>
              </w:tc>
              <w:tc>
                <w:tcPr>
                  <w:tcW w:w="1640" w:type="dxa"/>
                  <w:tcBorders>
                    <w:bottom w:val="single" w:sz="4" w:space="0" w:color="auto"/>
                  </w:tcBorders>
                  <w:vAlign w:val="center"/>
                </w:tcPr>
                <w:p w14:paraId="4ECD5AC4" w14:textId="77777777" w:rsidR="00374320" w:rsidRPr="006145DB" w:rsidRDefault="00374320" w:rsidP="005B435E">
                  <w:pPr>
                    <w:tabs>
                      <w:tab w:val="left" w:pos="709"/>
                    </w:tabs>
                    <w:contextualSpacing/>
                    <w:jc w:val="center"/>
                    <w:rPr>
                      <w:rFonts w:eastAsia="Arial" w:cs="Arial"/>
                      <w:sz w:val="16"/>
                      <w:szCs w:val="16"/>
                    </w:rPr>
                  </w:pPr>
                  <w:r w:rsidRPr="006145DB">
                    <w:rPr>
                      <w:rFonts w:eastAsia="Aptos" w:cs="Arial"/>
                      <w:sz w:val="16"/>
                      <w:szCs w:val="16"/>
                    </w:rPr>
                    <w:t>Dirección de Asuntos Étnicos Secretaría Distrital de Gobierno</w:t>
                  </w:r>
                </w:p>
              </w:tc>
            </w:tr>
            <w:tr w:rsidR="00374320" w:rsidRPr="006145DB" w14:paraId="1C130454" w14:textId="77777777" w:rsidTr="002D2953">
              <w:trPr>
                <w:trHeight w:val="300"/>
              </w:trPr>
              <w:tc>
                <w:tcPr>
                  <w:tcW w:w="3055" w:type="dxa"/>
                  <w:tcBorders>
                    <w:top w:val="single" w:sz="4" w:space="0" w:color="auto"/>
                    <w:bottom w:val="nil"/>
                  </w:tcBorders>
                  <w:vAlign w:val="center"/>
                </w:tcPr>
                <w:p w14:paraId="6143573D" w14:textId="77777777" w:rsidR="00374320" w:rsidRPr="006145DB" w:rsidRDefault="00374320" w:rsidP="005B435E">
                  <w:pPr>
                    <w:tabs>
                      <w:tab w:val="left" w:pos="709"/>
                    </w:tabs>
                    <w:contextualSpacing/>
                    <w:jc w:val="both"/>
                    <w:rPr>
                      <w:rFonts w:cs="Arial"/>
                      <w:sz w:val="16"/>
                      <w:szCs w:val="16"/>
                      <w:shd w:val="clear" w:color="auto" w:fill="FFFFFF"/>
                    </w:rPr>
                  </w:pPr>
                  <w:r w:rsidRPr="006145DB">
                    <w:rPr>
                      <w:rFonts w:cs="Arial"/>
                      <w:sz w:val="16"/>
                      <w:szCs w:val="16"/>
                      <w:shd w:val="clear" w:color="auto" w:fill="FFFFFF"/>
                    </w:rPr>
                    <w:t>Persona Afrocolombiana, registrada en los listados oficiales avalados por entidad gubernamental competente o listados enviados por las instancias de representación y participación de comunidades étnicas a la entidad distrital competente.</w:t>
                  </w:r>
                </w:p>
              </w:tc>
              <w:tc>
                <w:tcPr>
                  <w:tcW w:w="1658" w:type="dxa"/>
                  <w:tcBorders>
                    <w:top w:val="single" w:sz="4" w:space="0" w:color="auto"/>
                    <w:bottom w:val="nil"/>
                  </w:tcBorders>
                  <w:vAlign w:val="center"/>
                </w:tcPr>
                <w:p w14:paraId="6F76BAF0" w14:textId="77777777" w:rsidR="00374320" w:rsidRPr="006145DB" w:rsidRDefault="00374320" w:rsidP="005B435E">
                  <w:pPr>
                    <w:jc w:val="center"/>
                    <w:textAlignment w:val="baseline"/>
                    <w:rPr>
                      <w:rFonts w:eastAsia="Arial" w:cs="Arial"/>
                      <w:sz w:val="16"/>
                      <w:szCs w:val="16"/>
                    </w:rPr>
                  </w:pPr>
                  <w:r w:rsidRPr="006145DB">
                    <w:rPr>
                      <w:rFonts w:cs="Arial"/>
                      <w:sz w:val="16"/>
                      <w:szCs w:val="16"/>
                      <w:shd w:val="clear" w:color="auto" w:fill="FFFFFF"/>
                    </w:rPr>
                    <w:t>Listados enviados por las instancias de representación y participación de comunidades Negras, Afrocolombianas en Bogotá.</w:t>
                  </w:r>
                </w:p>
              </w:tc>
              <w:tc>
                <w:tcPr>
                  <w:tcW w:w="1134" w:type="dxa"/>
                  <w:tcBorders>
                    <w:top w:val="single" w:sz="4" w:space="0" w:color="auto"/>
                    <w:bottom w:val="nil"/>
                  </w:tcBorders>
                  <w:vAlign w:val="center"/>
                </w:tcPr>
                <w:p w14:paraId="38EE8C17" w14:textId="77777777" w:rsidR="00374320" w:rsidRPr="006145DB" w:rsidRDefault="00374320" w:rsidP="005B435E">
                  <w:pPr>
                    <w:jc w:val="center"/>
                    <w:rPr>
                      <w:rFonts w:eastAsia="Arial" w:cs="Arial"/>
                      <w:sz w:val="16"/>
                      <w:szCs w:val="16"/>
                      <w:lang w:eastAsia="es-MX"/>
                    </w:rPr>
                  </w:pPr>
                  <w:r w:rsidRPr="006145DB">
                    <w:rPr>
                      <w:rFonts w:cs="Arial"/>
                      <w:sz w:val="16"/>
                      <w:szCs w:val="16"/>
                      <w:shd w:val="clear" w:color="auto" w:fill="FFFFFF"/>
                    </w:rPr>
                    <w:t>No disponible</w:t>
                  </w:r>
                </w:p>
              </w:tc>
              <w:tc>
                <w:tcPr>
                  <w:tcW w:w="1640" w:type="dxa"/>
                  <w:tcBorders>
                    <w:top w:val="single" w:sz="4" w:space="0" w:color="auto"/>
                    <w:bottom w:val="nil"/>
                  </w:tcBorders>
                  <w:vAlign w:val="center"/>
                </w:tcPr>
                <w:p w14:paraId="32810E6C"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61305FFE" w14:textId="77777777" w:rsidTr="002D2953">
              <w:trPr>
                <w:trHeight w:val="235"/>
              </w:trPr>
              <w:tc>
                <w:tcPr>
                  <w:tcW w:w="3055" w:type="dxa"/>
                  <w:tcBorders>
                    <w:top w:val="nil"/>
                    <w:bottom w:val="single" w:sz="4" w:space="0" w:color="auto"/>
                  </w:tcBorders>
                  <w:vAlign w:val="center"/>
                </w:tcPr>
                <w:p w14:paraId="2099BBBF" w14:textId="77777777" w:rsidR="00374320" w:rsidRPr="006145DB" w:rsidRDefault="00374320" w:rsidP="005B435E">
                  <w:pPr>
                    <w:shd w:val="clear" w:color="auto" w:fill="FFFFFF" w:themeFill="background1"/>
                    <w:jc w:val="both"/>
                    <w:textAlignment w:val="baseline"/>
                    <w:rPr>
                      <w:rFonts w:cs="Arial"/>
                      <w:sz w:val="16"/>
                      <w:szCs w:val="16"/>
                      <w:lang w:eastAsia="es-CO"/>
                    </w:rPr>
                  </w:pPr>
                  <w:r w:rsidRPr="006145DB">
                    <w:rPr>
                      <w:rFonts w:cs="Arial"/>
                      <w:sz w:val="16"/>
                      <w:szCs w:val="16"/>
                    </w:rPr>
                    <w:t>Persona Rom o Gitana registrada en los listados oficiales avalados por entidad gubernamental competente o listados enviados por las instancias de representación y participación de comunidades étnicas a la entidad distrital competente.</w:t>
                  </w:r>
                </w:p>
              </w:tc>
              <w:tc>
                <w:tcPr>
                  <w:tcW w:w="1658" w:type="dxa"/>
                  <w:tcBorders>
                    <w:top w:val="nil"/>
                    <w:bottom w:val="single" w:sz="4" w:space="0" w:color="auto"/>
                  </w:tcBorders>
                  <w:vAlign w:val="center"/>
                </w:tcPr>
                <w:p w14:paraId="44C44ED3" w14:textId="77777777" w:rsidR="00374320" w:rsidRPr="006145DB" w:rsidRDefault="00374320" w:rsidP="005B435E">
                  <w:pPr>
                    <w:jc w:val="center"/>
                    <w:textAlignment w:val="baseline"/>
                    <w:rPr>
                      <w:rFonts w:cs="Arial"/>
                      <w:sz w:val="16"/>
                      <w:szCs w:val="16"/>
                      <w:shd w:val="clear" w:color="auto" w:fill="FFFFFF"/>
                    </w:rPr>
                  </w:pPr>
                  <w:r w:rsidRPr="006145DB">
                    <w:rPr>
                      <w:rFonts w:cs="Arial"/>
                      <w:sz w:val="16"/>
                      <w:szCs w:val="16"/>
                      <w:shd w:val="clear" w:color="auto" w:fill="FFFFFF"/>
                    </w:rPr>
                    <w:t>Listados enviados por las instancias de representación y participación de comunidad Rom o Gitana en Bogotá.</w:t>
                  </w:r>
                </w:p>
              </w:tc>
              <w:tc>
                <w:tcPr>
                  <w:tcW w:w="1134" w:type="dxa"/>
                  <w:tcBorders>
                    <w:top w:val="nil"/>
                    <w:bottom w:val="single" w:sz="4" w:space="0" w:color="auto"/>
                  </w:tcBorders>
                  <w:vAlign w:val="center"/>
                </w:tcPr>
                <w:p w14:paraId="3A10D696" w14:textId="77777777" w:rsidR="00374320" w:rsidRPr="006145DB" w:rsidRDefault="00374320" w:rsidP="005B435E">
                  <w:pPr>
                    <w:shd w:val="clear" w:color="auto" w:fill="FFFFFF" w:themeFill="background1"/>
                    <w:jc w:val="center"/>
                    <w:textAlignment w:val="baseline"/>
                    <w:rPr>
                      <w:rFonts w:cs="Arial"/>
                      <w:sz w:val="16"/>
                      <w:szCs w:val="16"/>
                    </w:rPr>
                  </w:pPr>
                  <w:r w:rsidRPr="006145DB">
                    <w:rPr>
                      <w:rFonts w:cs="Arial"/>
                      <w:sz w:val="16"/>
                      <w:szCs w:val="16"/>
                      <w:shd w:val="clear" w:color="auto" w:fill="FFFFFF"/>
                    </w:rPr>
                    <w:t>No disponible</w:t>
                  </w:r>
                </w:p>
              </w:tc>
              <w:tc>
                <w:tcPr>
                  <w:tcW w:w="1640" w:type="dxa"/>
                  <w:tcBorders>
                    <w:top w:val="nil"/>
                    <w:bottom w:val="single" w:sz="4" w:space="0" w:color="auto"/>
                  </w:tcBorders>
                  <w:vAlign w:val="center"/>
                </w:tcPr>
                <w:p w14:paraId="3304FB7B"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64ACB32D" w14:textId="77777777" w:rsidTr="002D2953">
              <w:trPr>
                <w:trHeight w:val="235"/>
              </w:trPr>
              <w:tc>
                <w:tcPr>
                  <w:tcW w:w="3055" w:type="dxa"/>
                  <w:tcBorders>
                    <w:bottom w:val="single" w:sz="4" w:space="0" w:color="auto"/>
                  </w:tcBorders>
                  <w:vAlign w:val="center"/>
                </w:tcPr>
                <w:p w14:paraId="17DF89F6" w14:textId="77777777" w:rsidR="00374320" w:rsidRPr="006145DB" w:rsidRDefault="00374320" w:rsidP="005B435E">
                  <w:pPr>
                    <w:shd w:val="clear" w:color="auto" w:fill="FFFFFF" w:themeFill="background1"/>
                    <w:jc w:val="both"/>
                    <w:textAlignment w:val="baseline"/>
                    <w:rPr>
                      <w:rFonts w:cs="Arial"/>
                      <w:sz w:val="16"/>
                      <w:szCs w:val="16"/>
                      <w:lang w:eastAsia="es-CO"/>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658" w:type="dxa"/>
                  <w:tcBorders>
                    <w:bottom w:val="single" w:sz="4" w:space="0" w:color="auto"/>
                  </w:tcBorders>
                  <w:vAlign w:val="center"/>
                </w:tcPr>
                <w:p w14:paraId="75BC716A" w14:textId="77777777" w:rsidR="00374320" w:rsidRPr="006145DB" w:rsidRDefault="00374320" w:rsidP="005B435E">
                  <w:pPr>
                    <w:jc w:val="center"/>
                    <w:textAlignment w:val="baseline"/>
                    <w:rPr>
                      <w:rFonts w:cs="Arial"/>
                      <w:sz w:val="16"/>
                      <w:szCs w:val="16"/>
                      <w:shd w:val="clear" w:color="auto" w:fill="FFFFFF"/>
                    </w:rPr>
                  </w:pPr>
                  <w:r w:rsidRPr="006145DB">
                    <w:rPr>
                      <w:rFonts w:cs="Arial"/>
                      <w:sz w:val="16"/>
                      <w:szCs w:val="16"/>
                      <w:shd w:val="clear" w:color="auto" w:fill="FFFFFF"/>
                    </w:rPr>
                    <w:t>Listados enviados por las instancias de representación y participación de comunidades Palenqueras en Bogotá</w:t>
                  </w:r>
                </w:p>
              </w:tc>
              <w:tc>
                <w:tcPr>
                  <w:tcW w:w="1134" w:type="dxa"/>
                  <w:tcBorders>
                    <w:bottom w:val="single" w:sz="4" w:space="0" w:color="auto"/>
                  </w:tcBorders>
                  <w:vAlign w:val="center"/>
                </w:tcPr>
                <w:p w14:paraId="5957E18C" w14:textId="77777777" w:rsidR="00374320" w:rsidRPr="006145DB" w:rsidRDefault="00374320" w:rsidP="005B435E">
                  <w:pPr>
                    <w:shd w:val="clear" w:color="auto" w:fill="FFFFFF" w:themeFill="background1"/>
                    <w:jc w:val="center"/>
                    <w:textAlignment w:val="baseline"/>
                    <w:rPr>
                      <w:rFonts w:cs="Arial"/>
                      <w:sz w:val="16"/>
                      <w:szCs w:val="16"/>
                    </w:rPr>
                  </w:pPr>
                  <w:r w:rsidRPr="006145DB">
                    <w:rPr>
                      <w:rFonts w:cs="Arial"/>
                      <w:sz w:val="16"/>
                      <w:szCs w:val="16"/>
                      <w:shd w:val="clear" w:color="auto" w:fill="FFFFFF"/>
                    </w:rPr>
                    <w:t>No disponible</w:t>
                  </w:r>
                </w:p>
              </w:tc>
              <w:tc>
                <w:tcPr>
                  <w:tcW w:w="1640" w:type="dxa"/>
                  <w:tcBorders>
                    <w:bottom w:val="single" w:sz="4" w:space="0" w:color="auto"/>
                  </w:tcBorders>
                  <w:vAlign w:val="center"/>
                </w:tcPr>
                <w:p w14:paraId="1B74A362"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5DB9B70C" w14:textId="77777777" w:rsidTr="002D2953">
              <w:trPr>
                <w:trHeight w:val="235"/>
              </w:trPr>
              <w:tc>
                <w:tcPr>
                  <w:tcW w:w="3055" w:type="dxa"/>
                  <w:tcBorders>
                    <w:top w:val="single" w:sz="4" w:space="0" w:color="auto"/>
                    <w:bottom w:val="single" w:sz="4" w:space="0" w:color="auto"/>
                  </w:tcBorders>
                  <w:vAlign w:val="center"/>
                </w:tcPr>
                <w:p w14:paraId="5062B79D" w14:textId="77777777" w:rsidR="00374320" w:rsidRPr="006145DB" w:rsidRDefault="00374320" w:rsidP="005B435E">
                  <w:pPr>
                    <w:shd w:val="clear" w:color="auto" w:fill="FFFFFF" w:themeFill="background1"/>
                    <w:jc w:val="both"/>
                    <w:textAlignment w:val="baseline"/>
                    <w:rPr>
                      <w:rFonts w:cs="Arial"/>
                      <w:sz w:val="16"/>
                      <w:szCs w:val="16"/>
                      <w:lang w:eastAsia="es-CO"/>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658" w:type="dxa"/>
                  <w:tcBorders>
                    <w:top w:val="single" w:sz="4" w:space="0" w:color="auto"/>
                    <w:bottom w:val="single" w:sz="4" w:space="0" w:color="auto"/>
                  </w:tcBorders>
                  <w:vAlign w:val="center"/>
                </w:tcPr>
                <w:p w14:paraId="762ADBF2" w14:textId="77777777" w:rsidR="00374320" w:rsidRPr="006145DB" w:rsidRDefault="00374320" w:rsidP="005B435E">
                  <w:pPr>
                    <w:jc w:val="center"/>
                    <w:textAlignment w:val="baseline"/>
                    <w:rPr>
                      <w:rFonts w:cs="Arial"/>
                      <w:sz w:val="16"/>
                      <w:szCs w:val="16"/>
                      <w:shd w:val="clear" w:color="auto" w:fill="FFFFFF"/>
                    </w:rPr>
                  </w:pPr>
                  <w:r w:rsidRPr="006145DB">
                    <w:rPr>
                      <w:rFonts w:cs="Arial"/>
                      <w:sz w:val="16"/>
                      <w:szCs w:val="16"/>
                      <w:shd w:val="clear" w:color="auto" w:fill="FFFFFF"/>
                    </w:rPr>
                    <w:t>Listados enviados por las instancias de representación y participación de comunidades Raizales en Bogotá</w:t>
                  </w:r>
                </w:p>
              </w:tc>
              <w:tc>
                <w:tcPr>
                  <w:tcW w:w="1134" w:type="dxa"/>
                  <w:tcBorders>
                    <w:top w:val="single" w:sz="4" w:space="0" w:color="auto"/>
                    <w:bottom w:val="single" w:sz="4" w:space="0" w:color="auto"/>
                  </w:tcBorders>
                  <w:vAlign w:val="center"/>
                </w:tcPr>
                <w:p w14:paraId="6544D1EA" w14:textId="77777777" w:rsidR="00374320" w:rsidRPr="006145DB" w:rsidRDefault="00374320" w:rsidP="005B435E">
                  <w:pPr>
                    <w:shd w:val="clear" w:color="auto" w:fill="FFFFFF" w:themeFill="background1"/>
                    <w:jc w:val="center"/>
                    <w:textAlignment w:val="baseline"/>
                    <w:rPr>
                      <w:rFonts w:cs="Arial"/>
                      <w:sz w:val="16"/>
                      <w:szCs w:val="16"/>
                      <w:shd w:val="clear" w:color="auto" w:fill="FFFFFF"/>
                    </w:rPr>
                  </w:pPr>
                  <w:r w:rsidRPr="006145DB">
                    <w:rPr>
                      <w:rFonts w:cs="Arial"/>
                      <w:sz w:val="16"/>
                      <w:szCs w:val="16"/>
                      <w:shd w:val="clear" w:color="auto" w:fill="FFFFFF"/>
                    </w:rPr>
                    <w:t>No disponible</w:t>
                  </w:r>
                </w:p>
              </w:tc>
              <w:tc>
                <w:tcPr>
                  <w:tcW w:w="1640" w:type="dxa"/>
                  <w:tcBorders>
                    <w:top w:val="single" w:sz="4" w:space="0" w:color="auto"/>
                    <w:bottom w:val="single" w:sz="4" w:space="0" w:color="auto"/>
                  </w:tcBorders>
                  <w:vAlign w:val="center"/>
                </w:tcPr>
                <w:p w14:paraId="1C35F9B8"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0CD5B241" w14:textId="77777777" w:rsidTr="002D2953">
              <w:trPr>
                <w:trHeight w:val="70"/>
              </w:trPr>
              <w:tc>
                <w:tcPr>
                  <w:tcW w:w="3055" w:type="dxa"/>
                  <w:tcBorders>
                    <w:top w:val="single" w:sz="4" w:space="0" w:color="auto"/>
                    <w:left w:val="nil"/>
                    <w:bottom w:val="nil"/>
                    <w:right w:val="nil"/>
                  </w:tcBorders>
                  <w:vAlign w:val="center"/>
                </w:tcPr>
                <w:p w14:paraId="38B031D5" w14:textId="77777777" w:rsidR="00374320" w:rsidRPr="006145DB" w:rsidRDefault="00374320" w:rsidP="005B435E">
                  <w:pPr>
                    <w:shd w:val="clear" w:color="auto" w:fill="FFFFFF" w:themeFill="background1"/>
                    <w:jc w:val="both"/>
                    <w:textAlignment w:val="baseline"/>
                    <w:rPr>
                      <w:rFonts w:cs="Arial"/>
                      <w:sz w:val="16"/>
                      <w:szCs w:val="16"/>
                    </w:rPr>
                  </w:pPr>
                </w:p>
              </w:tc>
              <w:tc>
                <w:tcPr>
                  <w:tcW w:w="1658" w:type="dxa"/>
                  <w:tcBorders>
                    <w:top w:val="single" w:sz="4" w:space="0" w:color="auto"/>
                    <w:left w:val="nil"/>
                    <w:bottom w:val="nil"/>
                    <w:right w:val="nil"/>
                  </w:tcBorders>
                  <w:vAlign w:val="center"/>
                </w:tcPr>
                <w:p w14:paraId="5A74967D" w14:textId="77777777" w:rsidR="00374320" w:rsidRPr="006145DB" w:rsidRDefault="00374320" w:rsidP="005B435E">
                  <w:pPr>
                    <w:jc w:val="center"/>
                    <w:textAlignment w:val="baseline"/>
                    <w:rPr>
                      <w:rFonts w:cs="Arial"/>
                      <w:sz w:val="16"/>
                      <w:szCs w:val="16"/>
                      <w:shd w:val="clear" w:color="auto" w:fill="FFFFFF"/>
                    </w:rPr>
                  </w:pPr>
                </w:p>
              </w:tc>
              <w:tc>
                <w:tcPr>
                  <w:tcW w:w="1134" w:type="dxa"/>
                  <w:tcBorders>
                    <w:top w:val="single" w:sz="4" w:space="0" w:color="auto"/>
                    <w:left w:val="nil"/>
                    <w:bottom w:val="nil"/>
                    <w:right w:val="nil"/>
                  </w:tcBorders>
                  <w:vAlign w:val="center"/>
                </w:tcPr>
                <w:p w14:paraId="45BE18A5" w14:textId="77777777" w:rsidR="00374320" w:rsidRPr="006145DB" w:rsidRDefault="00374320" w:rsidP="005B435E">
                  <w:pPr>
                    <w:shd w:val="clear" w:color="auto" w:fill="FFFFFF" w:themeFill="background1"/>
                    <w:jc w:val="center"/>
                    <w:textAlignment w:val="baseline"/>
                    <w:rPr>
                      <w:rFonts w:cs="Arial"/>
                      <w:sz w:val="16"/>
                      <w:szCs w:val="16"/>
                      <w:shd w:val="clear" w:color="auto" w:fill="FFFFFF"/>
                    </w:rPr>
                  </w:pPr>
                </w:p>
              </w:tc>
              <w:tc>
                <w:tcPr>
                  <w:tcW w:w="1640" w:type="dxa"/>
                  <w:tcBorders>
                    <w:top w:val="single" w:sz="4" w:space="0" w:color="auto"/>
                    <w:left w:val="nil"/>
                    <w:bottom w:val="nil"/>
                    <w:right w:val="nil"/>
                  </w:tcBorders>
                  <w:vAlign w:val="center"/>
                </w:tcPr>
                <w:p w14:paraId="28C4469D" w14:textId="77777777" w:rsidR="00374320" w:rsidRPr="006145DB" w:rsidRDefault="00374320" w:rsidP="005B435E">
                  <w:pPr>
                    <w:tabs>
                      <w:tab w:val="left" w:pos="709"/>
                    </w:tabs>
                    <w:contextualSpacing/>
                    <w:jc w:val="center"/>
                    <w:rPr>
                      <w:rFonts w:cs="Arial"/>
                      <w:sz w:val="16"/>
                      <w:szCs w:val="16"/>
                      <w:shd w:val="clear" w:color="auto" w:fill="FFFFFF"/>
                    </w:rPr>
                  </w:pPr>
                </w:p>
              </w:tc>
            </w:tr>
          </w:tbl>
          <w:p w14:paraId="7D242A72" w14:textId="77777777" w:rsidR="00374320" w:rsidRPr="006145DB" w:rsidRDefault="00374320" w:rsidP="005B435E">
            <w:pPr>
              <w:jc w:val="both"/>
              <w:rPr>
                <w:rFonts w:eastAsia="Arial" w:cs="Arial"/>
                <w:sz w:val="20"/>
                <w:szCs w:val="20"/>
              </w:rPr>
            </w:pPr>
          </w:p>
        </w:tc>
      </w:tr>
      <w:tr w:rsidR="00DC2E09" w:rsidRPr="006145DB" w14:paraId="30ED1E52" w14:textId="77777777" w:rsidTr="00DC2E09">
        <w:trPr>
          <w:trHeight w:val="661"/>
        </w:trPr>
        <w:tc>
          <w:tcPr>
            <w:tcW w:w="963" w:type="pct"/>
            <w:vAlign w:val="center"/>
            <w:hideMark/>
          </w:tcPr>
          <w:p w14:paraId="36B99898" w14:textId="77777777" w:rsidR="00374320" w:rsidRPr="006145DB" w:rsidRDefault="00374320" w:rsidP="005B435E">
            <w:pPr>
              <w:rPr>
                <w:rFonts w:eastAsia="Times New Roman" w:cs="Arial"/>
                <w:sz w:val="20"/>
                <w:szCs w:val="20"/>
                <w:lang w:eastAsia="es-CO"/>
              </w:rPr>
            </w:pPr>
            <w:r w:rsidRPr="006145DB">
              <w:rPr>
                <w:rFonts w:cs="Arial"/>
                <w:sz w:val="20"/>
                <w:szCs w:val="20"/>
                <w:lang w:eastAsia="es-CO"/>
              </w:rPr>
              <w:t>Criterios de Ingreso y fuentes de información</w:t>
            </w:r>
          </w:p>
        </w:tc>
        <w:tc>
          <w:tcPr>
            <w:tcW w:w="4037" w:type="pct"/>
          </w:tcPr>
          <w:tbl>
            <w:tblPr>
              <w:tblStyle w:val="Tablaconcuadrcula4"/>
              <w:tblW w:w="0" w:type="auto"/>
              <w:tblLook w:val="04A0" w:firstRow="1" w:lastRow="0" w:firstColumn="1" w:lastColumn="0" w:noHBand="0" w:noVBand="1"/>
            </w:tblPr>
            <w:tblGrid>
              <w:gridCol w:w="3012"/>
              <w:gridCol w:w="1701"/>
              <w:gridCol w:w="1134"/>
              <w:gridCol w:w="1639"/>
            </w:tblGrid>
            <w:tr w:rsidR="00374320" w:rsidRPr="006145DB" w14:paraId="675712CD" w14:textId="77777777" w:rsidTr="002D2953">
              <w:trPr>
                <w:trHeight w:val="116"/>
              </w:trPr>
              <w:tc>
                <w:tcPr>
                  <w:tcW w:w="3012" w:type="dxa"/>
                  <w:tcBorders>
                    <w:top w:val="nil"/>
                    <w:left w:val="nil"/>
                    <w:bottom w:val="single" w:sz="4" w:space="0" w:color="auto"/>
                    <w:right w:val="nil"/>
                  </w:tcBorders>
                  <w:vAlign w:val="center"/>
                </w:tcPr>
                <w:p w14:paraId="091FD491" w14:textId="77777777" w:rsidR="00374320" w:rsidRPr="006145DB" w:rsidRDefault="00374320" w:rsidP="005B435E">
                  <w:pPr>
                    <w:tabs>
                      <w:tab w:val="left" w:pos="709"/>
                    </w:tabs>
                    <w:contextualSpacing/>
                    <w:jc w:val="center"/>
                    <w:rPr>
                      <w:rFonts w:cs="Arial"/>
                      <w:sz w:val="16"/>
                      <w:szCs w:val="16"/>
                      <w:lang w:eastAsia="es-CO"/>
                    </w:rPr>
                  </w:pPr>
                </w:p>
              </w:tc>
              <w:tc>
                <w:tcPr>
                  <w:tcW w:w="1701" w:type="dxa"/>
                  <w:tcBorders>
                    <w:top w:val="nil"/>
                    <w:left w:val="nil"/>
                    <w:bottom w:val="single" w:sz="4" w:space="0" w:color="auto"/>
                    <w:right w:val="nil"/>
                  </w:tcBorders>
                  <w:vAlign w:val="center"/>
                </w:tcPr>
                <w:p w14:paraId="252A6DE2" w14:textId="77777777" w:rsidR="00374320" w:rsidRPr="006145DB" w:rsidRDefault="00374320"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67C63B36" w14:textId="77777777" w:rsidR="00374320" w:rsidRPr="006145DB" w:rsidRDefault="00374320" w:rsidP="005B435E">
                  <w:pPr>
                    <w:tabs>
                      <w:tab w:val="left" w:pos="709"/>
                    </w:tabs>
                    <w:contextualSpacing/>
                    <w:jc w:val="center"/>
                    <w:rPr>
                      <w:rFonts w:cs="Arial"/>
                      <w:sz w:val="16"/>
                      <w:szCs w:val="16"/>
                      <w:lang w:eastAsia="es-CO"/>
                    </w:rPr>
                  </w:pPr>
                </w:p>
              </w:tc>
              <w:tc>
                <w:tcPr>
                  <w:tcW w:w="1639" w:type="dxa"/>
                  <w:tcBorders>
                    <w:top w:val="nil"/>
                    <w:left w:val="nil"/>
                    <w:bottom w:val="single" w:sz="4" w:space="0" w:color="auto"/>
                    <w:right w:val="nil"/>
                  </w:tcBorders>
                  <w:vAlign w:val="center"/>
                </w:tcPr>
                <w:p w14:paraId="3ADA64BA" w14:textId="77777777" w:rsidR="00374320" w:rsidRPr="006145DB" w:rsidRDefault="00374320" w:rsidP="005B435E">
                  <w:pPr>
                    <w:tabs>
                      <w:tab w:val="left" w:pos="709"/>
                    </w:tabs>
                    <w:contextualSpacing/>
                    <w:jc w:val="center"/>
                    <w:rPr>
                      <w:rFonts w:cs="Arial"/>
                      <w:sz w:val="16"/>
                      <w:szCs w:val="16"/>
                      <w:lang w:eastAsia="es-CO"/>
                    </w:rPr>
                  </w:pPr>
                </w:p>
              </w:tc>
            </w:tr>
            <w:tr w:rsidR="00374320" w:rsidRPr="006145DB" w14:paraId="19ED4C7A" w14:textId="77777777" w:rsidTr="002D2953">
              <w:trPr>
                <w:trHeight w:val="389"/>
              </w:trPr>
              <w:tc>
                <w:tcPr>
                  <w:tcW w:w="3012" w:type="dxa"/>
                  <w:tcBorders>
                    <w:top w:val="single" w:sz="4" w:space="0" w:color="auto"/>
                  </w:tcBorders>
                  <w:vAlign w:val="center"/>
                </w:tcPr>
                <w:p w14:paraId="12793D82"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701" w:type="dxa"/>
                  <w:tcBorders>
                    <w:top w:val="single" w:sz="4" w:space="0" w:color="auto"/>
                  </w:tcBorders>
                  <w:vAlign w:val="center"/>
                </w:tcPr>
                <w:p w14:paraId="50396171"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tcBorders>
                  <w:vAlign w:val="center"/>
                </w:tcPr>
                <w:p w14:paraId="445C1540"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39" w:type="dxa"/>
                  <w:tcBorders>
                    <w:top w:val="single" w:sz="4" w:space="0" w:color="auto"/>
                  </w:tcBorders>
                  <w:vAlign w:val="center"/>
                </w:tcPr>
                <w:p w14:paraId="1BA812FE"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74320" w:rsidRPr="006145DB" w14:paraId="6CDB7E58" w14:textId="77777777" w:rsidTr="002D2953">
              <w:trPr>
                <w:trHeight w:val="231"/>
              </w:trPr>
              <w:tc>
                <w:tcPr>
                  <w:tcW w:w="3012" w:type="dxa"/>
                  <w:vAlign w:val="center"/>
                </w:tcPr>
                <w:p w14:paraId="3F9BB29F" w14:textId="77777777" w:rsidR="00374320" w:rsidRPr="006145DB" w:rsidRDefault="00374320" w:rsidP="005B435E">
                  <w:pPr>
                    <w:tabs>
                      <w:tab w:val="left" w:pos="709"/>
                    </w:tabs>
                    <w:contextualSpacing/>
                    <w:jc w:val="both"/>
                    <w:rPr>
                      <w:rFonts w:eastAsia="Arial" w:cs="Arial"/>
                      <w:sz w:val="16"/>
                      <w:szCs w:val="16"/>
                      <w:lang w:eastAsia="es-CO"/>
                    </w:rPr>
                  </w:pPr>
                  <w:r w:rsidRPr="006145DB">
                    <w:rPr>
                      <w:rFonts w:eastAsia="Arial" w:cs="Arial"/>
                      <w:sz w:val="16"/>
                      <w:szCs w:val="16"/>
                    </w:rPr>
                    <w:t>Persona con discapacidad certificada por la Secretaría Distrital de Salud o quien haga sus veces.</w:t>
                  </w:r>
                </w:p>
              </w:tc>
              <w:tc>
                <w:tcPr>
                  <w:tcW w:w="1701" w:type="dxa"/>
                  <w:vAlign w:val="center"/>
                </w:tcPr>
                <w:p w14:paraId="5320507B" w14:textId="77777777" w:rsidR="00374320" w:rsidRPr="006145DB" w:rsidRDefault="00374320" w:rsidP="005B435E">
                  <w:pPr>
                    <w:tabs>
                      <w:tab w:val="left" w:pos="709"/>
                    </w:tabs>
                    <w:contextualSpacing/>
                    <w:jc w:val="center"/>
                    <w:rPr>
                      <w:rFonts w:eastAsia="Arial" w:cs="Arial"/>
                      <w:sz w:val="16"/>
                      <w:szCs w:val="16"/>
                      <w:lang w:eastAsia="es-CO"/>
                    </w:rPr>
                  </w:pPr>
                  <w:r w:rsidRPr="006145DB">
                    <w:rPr>
                      <w:rFonts w:eastAsia="Arial" w:cs="Arial"/>
                      <w:sz w:val="16"/>
                      <w:szCs w:val="16"/>
                    </w:rPr>
                    <w:t>SIRBE</w:t>
                  </w:r>
                </w:p>
              </w:tc>
              <w:tc>
                <w:tcPr>
                  <w:tcW w:w="1134" w:type="dxa"/>
                  <w:vAlign w:val="center"/>
                </w:tcPr>
                <w:p w14:paraId="19BC6CE8"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639" w:type="dxa"/>
                  <w:vAlign w:val="center"/>
                </w:tcPr>
                <w:p w14:paraId="6CAABB2C"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r w:rsidR="00374320" w:rsidRPr="006145DB" w14:paraId="1949AD0E" w14:textId="77777777" w:rsidTr="002D2953">
              <w:trPr>
                <w:trHeight w:val="300"/>
              </w:trPr>
              <w:tc>
                <w:tcPr>
                  <w:tcW w:w="3012" w:type="dxa"/>
                  <w:vMerge w:val="restart"/>
                  <w:vAlign w:val="center"/>
                </w:tcPr>
                <w:p w14:paraId="3B8ADD72" w14:textId="67AF2849" w:rsidR="00374320" w:rsidRPr="006145DB" w:rsidRDefault="00374320" w:rsidP="005B435E">
                  <w:pPr>
                    <w:jc w:val="both"/>
                    <w:rPr>
                      <w:rFonts w:eastAsia="Arial" w:cs="Arial"/>
                      <w:sz w:val="16"/>
                      <w:szCs w:val="16"/>
                    </w:rPr>
                  </w:pPr>
                  <w:r w:rsidRPr="006145DB">
                    <w:rPr>
                      <w:rFonts w:eastAsia="Arial" w:cs="Arial"/>
                      <w:sz w:val="16"/>
                      <w:szCs w:val="16"/>
                    </w:rPr>
                    <w:t>Persona con discapacidad en situación de pobreza extrema, pobreza moderada y/o vulnerabilidad, medido por la metodología SISBEN IV desde la clasificación A1 hasta C9 en la ciudad de Bogotá</w:t>
                  </w:r>
                  <w:r w:rsidR="009505BF" w:rsidRPr="006145DB">
                    <w:rPr>
                      <w:rFonts w:eastAsia="Arial" w:cs="Arial"/>
                      <w:sz w:val="16"/>
                      <w:szCs w:val="16"/>
                    </w:rPr>
                    <w:t>.</w:t>
                  </w:r>
                </w:p>
              </w:tc>
              <w:tc>
                <w:tcPr>
                  <w:tcW w:w="1701" w:type="dxa"/>
                  <w:tcBorders>
                    <w:bottom w:val="single" w:sz="4" w:space="0" w:color="auto"/>
                  </w:tcBorders>
                  <w:vAlign w:val="center"/>
                </w:tcPr>
                <w:p w14:paraId="595E3268"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SISBEN IV Bogotá</w:t>
                  </w:r>
                </w:p>
              </w:tc>
              <w:tc>
                <w:tcPr>
                  <w:tcW w:w="1134" w:type="dxa"/>
                  <w:tcBorders>
                    <w:bottom w:val="single" w:sz="4" w:space="0" w:color="auto"/>
                  </w:tcBorders>
                  <w:vAlign w:val="center"/>
                </w:tcPr>
                <w:p w14:paraId="0DC0B160"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Mensual (Mes Vencido)</w:t>
                  </w:r>
                </w:p>
              </w:tc>
              <w:tc>
                <w:tcPr>
                  <w:tcW w:w="1639" w:type="dxa"/>
                  <w:tcBorders>
                    <w:bottom w:val="single" w:sz="4" w:space="0" w:color="auto"/>
                  </w:tcBorders>
                  <w:vAlign w:val="center"/>
                </w:tcPr>
                <w:p w14:paraId="34617170"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374320" w:rsidRPr="006145DB" w14:paraId="2310D905" w14:textId="77777777" w:rsidTr="002D2953">
              <w:trPr>
                <w:trHeight w:val="300"/>
              </w:trPr>
              <w:tc>
                <w:tcPr>
                  <w:tcW w:w="3012" w:type="dxa"/>
                  <w:vMerge/>
                  <w:vAlign w:val="center"/>
                </w:tcPr>
                <w:p w14:paraId="3A80C3FC" w14:textId="77777777" w:rsidR="00374320" w:rsidRPr="006145DB" w:rsidRDefault="00374320" w:rsidP="005B435E">
                  <w:pPr>
                    <w:jc w:val="both"/>
                    <w:rPr>
                      <w:rFonts w:eastAsia="Arial" w:cs="Arial"/>
                      <w:sz w:val="16"/>
                      <w:szCs w:val="16"/>
                    </w:rPr>
                  </w:pPr>
                </w:p>
              </w:tc>
              <w:tc>
                <w:tcPr>
                  <w:tcW w:w="1701" w:type="dxa"/>
                  <w:tcBorders>
                    <w:bottom w:val="single" w:sz="4" w:space="0" w:color="auto"/>
                  </w:tcBorders>
                  <w:vAlign w:val="center"/>
                </w:tcPr>
                <w:p w14:paraId="78EB627A"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Base Maestra</w:t>
                  </w:r>
                </w:p>
              </w:tc>
              <w:tc>
                <w:tcPr>
                  <w:tcW w:w="1134" w:type="dxa"/>
                  <w:tcBorders>
                    <w:bottom w:val="single" w:sz="4" w:space="0" w:color="auto"/>
                  </w:tcBorders>
                  <w:vAlign w:val="center"/>
                </w:tcPr>
                <w:p w14:paraId="792DCA8B" w14:textId="77777777" w:rsidR="00374320" w:rsidRPr="006145DB" w:rsidRDefault="00374320"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Semestral</w:t>
                  </w:r>
                </w:p>
              </w:tc>
              <w:tc>
                <w:tcPr>
                  <w:tcW w:w="1639" w:type="dxa"/>
                  <w:tcBorders>
                    <w:bottom w:val="single" w:sz="4" w:space="0" w:color="auto"/>
                  </w:tcBorders>
                  <w:vAlign w:val="center"/>
                </w:tcPr>
                <w:p w14:paraId="6CC029CF" w14:textId="77777777" w:rsidR="00374320" w:rsidRPr="006145DB" w:rsidRDefault="00374320" w:rsidP="005B435E">
                  <w:pPr>
                    <w:tabs>
                      <w:tab w:val="left" w:pos="709"/>
                    </w:tabs>
                    <w:contextualSpacing/>
                    <w:jc w:val="center"/>
                    <w:rPr>
                      <w:rFonts w:eastAsia="Arial" w:cs="Arial"/>
                      <w:sz w:val="16"/>
                      <w:szCs w:val="16"/>
                    </w:rPr>
                  </w:pPr>
                  <w:r w:rsidRPr="006145DB">
                    <w:rPr>
                      <w:rStyle w:val="normaltextrun"/>
                      <w:rFonts w:cs="Arial"/>
                      <w:sz w:val="16"/>
                      <w:szCs w:val="16"/>
                      <w:shd w:val="clear" w:color="auto" w:fill="FFFFFF"/>
                    </w:rPr>
                    <w:t>Secretaría Distrital de Planeación – SDP</w:t>
                  </w:r>
                </w:p>
              </w:tc>
            </w:tr>
            <w:tr w:rsidR="00374320" w:rsidRPr="006145DB" w14:paraId="231ECF70" w14:textId="77777777" w:rsidTr="002D2953">
              <w:trPr>
                <w:trHeight w:val="300"/>
              </w:trPr>
              <w:tc>
                <w:tcPr>
                  <w:tcW w:w="3012" w:type="dxa"/>
                  <w:tcBorders>
                    <w:bottom w:val="single" w:sz="4" w:space="0" w:color="auto"/>
                  </w:tcBorders>
                  <w:vAlign w:val="center"/>
                </w:tcPr>
                <w:p w14:paraId="5862612B" w14:textId="77777777" w:rsidR="00374320" w:rsidRPr="006145DB" w:rsidRDefault="00374320" w:rsidP="005B435E">
                  <w:pPr>
                    <w:jc w:val="both"/>
                    <w:rPr>
                      <w:rFonts w:eastAsia="Arial" w:cs="Arial"/>
                      <w:sz w:val="16"/>
                      <w:szCs w:val="16"/>
                    </w:rPr>
                  </w:pPr>
                  <w:r w:rsidRPr="006145DB">
                    <w:rPr>
                      <w:rFonts w:eastAsia="Arial" w:cs="Arial"/>
                      <w:sz w:val="16"/>
                      <w:szCs w:val="16"/>
                    </w:rPr>
                    <w:t>Persona con discapacidad que resida en la ciudad de Bogotá.</w:t>
                  </w:r>
                </w:p>
              </w:tc>
              <w:tc>
                <w:tcPr>
                  <w:tcW w:w="1701" w:type="dxa"/>
                  <w:tcBorders>
                    <w:bottom w:val="single" w:sz="4" w:space="0" w:color="auto"/>
                  </w:tcBorders>
                  <w:vAlign w:val="center"/>
                </w:tcPr>
                <w:p w14:paraId="51368BFB" w14:textId="77777777" w:rsidR="00374320" w:rsidRPr="006145DB" w:rsidRDefault="00374320" w:rsidP="005B435E">
                  <w:pPr>
                    <w:tabs>
                      <w:tab w:val="left" w:pos="709"/>
                    </w:tabs>
                    <w:contextualSpacing/>
                    <w:jc w:val="center"/>
                    <w:rPr>
                      <w:rFonts w:eastAsia="Arial" w:cs="Arial"/>
                      <w:sz w:val="16"/>
                      <w:szCs w:val="16"/>
                      <w:lang w:eastAsia="es-CO"/>
                    </w:rPr>
                  </w:pPr>
                  <w:r w:rsidRPr="006145DB">
                    <w:rPr>
                      <w:rFonts w:eastAsia="Arial" w:cs="Arial"/>
                      <w:sz w:val="16"/>
                      <w:szCs w:val="16"/>
                    </w:rPr>
                    <w:t>SIRBE</w:t>
                  </w:r>
                </w:p>
              </w:tc>
              <w:tc>
                <w:tcPr>
                  <w:tcW w:w="1134" w:type="dxa"/>
                  <w:tcBorders>
                    <w:bottom w:val="single" w:sz="4" w:space="0" w:color="auto"/>
                  </w:tcBorders>
                  <w:vAlign w:val="center"/>
                </w:tcPr>
                <w:p w14:paraId="34A50276"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639" w:type="dxa"/>
                  <w:tcBorders>
                    <w:bottom w:val="single" w:sz="4" w:space="0" w:color="auto"/>
                  </w:tcBorders>
                  <w:vAlign w:val="center"/>
                </w:tcPr>
                <w:p w14:paraId="395C4062"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r w:rsidR="00374320" w:rsidRPr="006145DB" w14:paraId="26D4C107" w14:textId="77777777" w:rsidTr="002D2953">
              <w:trPr>
                <w:trHeight w:val="300"/>
              </w:trPr>
              <w:tc>
                <w:tcPr>
                  <w:tcW w:w="3012" w:type="dxa"/>
                  <w:vMerge w:val="restart"/>
                  <w:tcBorders>
                    <w:top w:val="single" w:sz="4" w:space="0" w:color="auto"/>
                  </w:tcBorders>
                  <w:vAlign w:val="center"/>
                </w:tcPr>
                <w:p w14:paraId="7008BB60"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Persona que vive en soluciones habitacionales temporales “paga diarios”.</w:t>
                  </w:r>
                </w:p>
              </w:tc>
              <w:tc>
                <w:tcPr>
                  <w:tcW w:w="1701" w:type="dxa"/>
                  <w:tcBorders>
                    <w:top w:val="single" w:sz="4" w:space="0" w:color="auto"/>
                  </w:tcBorders>
                  <w:vAlign w:val="center"/>
                </w:tcPr>
                <w:p w14:paraId="1A093ADA"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Instrumento de Focalización de Personas Usuarias de Soluciones Habitacionales Temporales (paga diarios)</w:t>
                  </w:r>
                </w:p>
              </w:tc>
              <w:tc>
                <w:tcPr>
                  <w:tcW w:w="1134" w:type="dxa"/>
                  <w:tcBorders>
                    <w:top w:val="single" w:sz="4" w:space="0" w:color="auto"/>
                  </w:tcBorders>
                  <w:vAlign w:val="center"/>
                </w:tcPr>
                <w:p w14:paraId="6F23831A"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Entrega Única 2023</w:t>
                  </w:r>
                </w:p>
              </w:tc>
              <w:tc>
                <w:tcPr>
                  <w:tcW w:w="1639" w:type="dxa"/>
                  <w:tcBorders>
                    <w:top w:val="single" w:sz="4" w:space="0" w:color="auto"/>
                  </w:tcBorders>
                  <w:vAlign w:val="center"/>
                </w:tcPr>
                <w:p w14:paraId="40696858"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Planeación - SDP</w:t>
                  </w:r>
                </w:p>
              </w:tc>
            </w:tr>
            <w:tr w:rsidR="00374320" w:rsidRPr="006145DB" w14:paraId="6AADAA99" w14:textId="77777777" w:rsidTr="002D2953">
              <w:trPr>
                <w:trHeight w:val="300"/>
              </w:trPr>
              <w:tc>
                <w:tcPr>
                  <w:tcW w:w="3012" w:type="dxa"/>
                  <w:vMerge/>
                  <w:tcBorders>
                    <w:bottom w:val="single" w:sz="4" w:space="0" w:color="auto"/>
                  </w:tcBorders>
                  <w:vAlign w:val="center"/>
                </w:tcPr>
                <w:p w14:paraId="4AFDE0D7" w14:textId="77777777" w:rsidR="00374320" w:rsidRPr="006145DB" w:rsidRDefault="00374320" w:rsidP="005B435E">
                  <w:pPr>
                    <w:tabs>
                      <w:tab w:val="left" w:pos="709"/>
                    </w:tabs>
                    <w:contextualSpacing/>
                    <w:jc w:val="both"/>
                    <w:rPr>
                      <w:rFonts w:eastAsia="Arial" w:cs="Arial"/>
                      <w:sz w:val="16"/>
                      <w:szCs w:val="16"/>
                    </w:rPr>
                  </w:pPr>
                </w:p>
              </w:tc>
              <w:tc>
                <w:tcPr>
                  <w:tcW w:w="1701" w:type="dxa"/>
                  <w:tcBorders>
                    <w:top w:val="single" w:sz="4" w:space="0" w:color="auto"/>
                    <w:bottom w:val="single" w:sz="4" w:space="0" w:color="auto"/>
                  </w:tcBorders>
                  <w:vAlign w:val="center"/>
                </w:tcPr>
                <w:p w14:paraId="08A773E5"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pagadiarios</w:t>
                  </w:r>
                </w:p>
              </w:tc>
              <w:tc>
                <w:tcPr>
                  <w:tcW w:w="1134" w:type="dxa"/>
                  <w:tcBorders>
                    <w:top w:val="single" w:sz="4" w:space="0" w:color="auto"/>
                    <w:bottom w:val="single" w:sz="4" w:space="0" w:color="auto"/>
                  </w:tcBorders>
                  <w:vAlign w:val="center"/>
                </w:tcPr>
                <w:p w14:paraId="1B15DF3A"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2024</w:t>
                  </w:r>
                </w:p>
              </w:tc>
              <w:tc>
                <w:tcPr>
                  <w:tcW w:w="1639" w:type="dxa"/>
                  <w:tcBorders>
                    <w:top w:val="single" w:sz="4" w:space="0" w:color="auto"/>
                    <w:bottom w:val="single" w:sz="4" w:space="0" w:color="auto"/>
                  </w:tcBorders>
                  <w:vAlign w:val="center"/>
                </w:tcPr>
                <w:p w14:paraId="31216F0A"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y Secretaría Distrital Planeación - SDP</w:t>
                  </w:r>
                </w:p>
              </w:tc>
            </w:tr>
            <w:tr w:rsidR="00374320" w:rsidRPr="006145DB" w14:paraId="0C0EF45E" w14:textId="77777777" w:rsidTr="002D2953">
              <w:trPr>
                <w:trHeight w:val="300"/>
              </w:trPr>
              <w:tc>
                <w:tcPr>
                  <w:tcW w:w="3012" w:type="dxa"/>
                  <w:tcBorders>
                    <w:top w:val="single" w:sz="4" w:space="0" w:color="auto"/>
                    <w:bottom w:val="single" w:sz="4" w:space="0" w:color="auto"/>
                  </w:tcBorders>
                  <w:vAlign w:val="center"/>
                </w:tcPr>
                <w:p w14:paraId="237692DD" w14:textId="77777777" w:rsidR="00374320" w:rsidRPr="006145DB" w:rsidRDefault="00374320" w:rsidP="005B435E">
                  <w:pPr>
                    <w:jc w:val="both"/>
                    <w:rPr>
                      <w:rFonts w:eastAsia="Arial" w:cs="Arial"/>
                      <w:sz w:val="16"/>
                      <w:szCs w:val="16"/>
                    </w:rPr>
                  </w:pPr>
                  <w:r w:rsidRPr="006145DB">
                    <w:rPr>
                      <w:rFonts w:cs="Arial"/>
                      <w:sz w:val="16"/>
                      <w:szCs w:val="16"/>
                      <w:shd w:val="clear" w:color="auto" w:fill="FFFFFF"/>
                    </w:rPr>
                    <w:t>Persona Indígena</w:t>
                  </w:r>
                  <w:r w:rsidRPr="006145DB">
                    <w:rPr>
                      <w:rFonts w:cs="Arial"/>
                      <w:sz w:val="16"/>
                      <w:szCs w:val="16"/>
                    </w:rPr>
                    <w:t xml:space="preserve"> o Rrom</w:t>
                  </w:r>
                  <w:r w:rsidRPr="006145DB">
                    <w:rPr>
                      <w:rFonts w:cs="Arial"/>
                      <w:sz w:val="16"/>
                      <w:szCs w:val="16"/>
                      <w:shd w:val="clear" w:color="auto" w:fill="FFFFFF"/>
                    </w:rPr>
                    <w:t xml:space="preserve"> Gitana, registrada en los listados oficiales avalados por entidad gubernamental competente o listados enviados por las instancias de representación y participación de comunidades étnicas a la entidad distrital competente.</w:t>
                  </w:r>
                </w:p>
              </w:tc>
              <w:tc>
                <w:tcPr>
                  <w:tcW w:w="1701" w:type="dxa"/>
                  <w:tcBorders>
                    <w:top w:val="single" w:sz="4" w:space="0" w:color="auto"/>
                    <w:bottom w:val="single" w:sz="4" w:space="0" w:color="auto"/>
                  </w:tcBorders>
                  <w:vAlign w:val="center"/>
                </w:tcPr>
                <w:p w14:paraId="16ECF59D"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Censos oficiales de comunidades étnicas: Indígena Cabildos reconocidos en la ciudad de Bogotá</w:t>
                  </w:r>
                  <w:r w:rsidRPr="006145DB">
                    <w:rPr>
                      <w:rFonts w:cs="Arial"/>
                      <w:sz w:val="16"/>
                      <w:szCs w:val="16"/>
                    </w:rPr>
                    <w:t xml:space="preserve"> y Rrom</w:t>
                  </w:r>
                  <w:r w:rsidRPr="006145DB">
                    <w:rPr>
                      <w:rFonts w:cs="Arial"/>
                      <w:sz w:val="16"/>
                      <w:szCs w:val="16"/>
                      <w:shd w:val="clear" w:color="auto" w:fill="FFFFFF"/>
                    </w:rPr>
                    <w:t xml:space="preserve"> Gitano</w:t>
                  </w:r>
                </w:p>
              </w:tc>
              <w:tc>
                <w:tcPr>
                  <w:tcW w:w="1134" w:type="dxa"/>
                  <w:tcBorders>
                    <w:top w:val="single" w:sz="4" w:space="0" w:color="auto"/>
                    <w:bottom w:val="single" w:sz="4" w:space="0" w:color="auto"/>
                  </w:tcBorders>
                  <w:vAlign w:val="center"/>
                </w:tcPr>
                <w:p w14:paraId="1B974CE6"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2021</w:t>
                  </w:r>
                  <w:r w:rsidRPr="006145DB">
                    <w:rPr>
                      <w:rFonts w:cs="Arial"/>
                      <w:sz w:val="16"/>
                      <w:szCs w:val="16"/>
                    </w:rPr>
                    <w:br/>
                  </w:r>
                  <w:r w:rsidRPr="006145DB">
                    <w:rPr>
                      <w:rFonts w:eastAsia="Arial" w:cs="Arial"/>
                      <w:sz w:val="16"/>
                      <w:szCs w:val="16"/>
                    </w:rPr>
                    <w:t>Entrega única</w:t>
                  </w:r>
                </w:p>
              </w:tc>
              <w:tc>
                <w:tcPr>
                  <w:tcW w:w="1639" w:type="dxa"/>
                  <w:tcBorders>
                    <w:top w:val="single" w:sz="4" w:space="0" w:color="auto"/>
                    <w:bottom w:val="single" w:sz="4" w:space="0" w:color="auto"/>
                  </w:tcBorders>
                  <w:vAlign w:val="center"/>
                </w:tcPr>
                <w:p w14:paraId="166DC443"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Ministerio del Interior</w:t>
                  </w:r>
                </w:p>
              </w:tc>
            </w:tr>
            <w:tr w:rsidR="00374320" w:rsidRPr="006145DB" w14:paraId="0B6FF20F" w14:textId="77777777" w:rsidTr="002D2953">
              <w:trPr>
                <w:trHeight w:val="300"/>
              </w:trPr>
              <w:tc>
                <w:tcPr>
                  <w:tcW w:w="3012" w:type="dxa"/>
                  <w:tcBorders>
                    <w:bottom w:val="single" w:sz="4" w:space="0" w:color="auto"/>
                  </w:tcBorders>
                  <w:vAlign w:val="center"/>
                </w:tcPr>
                <w:p w14:paraId="34C16C34" w14:textId="77777777" w:rsidR="00374320" w:rsidRPr="006145DB" w:rsidRDefault="00374320" w:rsidP="005B435E">
                  <w:pPr>
                    <w:jc w:val="both"/>
                    <w:rPr>
                      <w:rFonts w:cs="Arial"/>
                      <w:sz w:val="16"/>
                      <w:szCs w:val="16"/>
                      <w:shd w:val="clear" w:color="auto" w:fill="FFFFFF"/>
                    </w:rPr>
                  </w:pPr>
                  <w:r w:rsidRPr="006145DB">
                    <w:rPr>
                      <w:rFonts w:cs="Arial"/>
                      <w:sz w:val="16"/>
                      <w:szCs w:val="16"/>
                      <w:shd w:val="clear" w:color="auto" w:fill="FFFFFF"/>
                    </w:rPr>
                    <w:t>Persona Indígena, registrada en los listados oficiales avalados por entidad gubernamental competente o listados enviados por las instancias de representación y participación de comunidades étnicas a la entidad distrital competente.</w:t>
                  </w:r>
                </w:p>
              </w:tc>
              <w:tc>
                <w:tcPr>
                  <w:tcW w:w="1701" w:type="dxa"/>
                  <w:tcBorders>
                    <w:bottom w:val="single" w:sz="4" w:space="0" w:color="auto"/>
                  </w:tcBorders>
                  <w:vAlign w:val="center"/>
                </w:tcPr>
                <w:p w14:paraId="7B60C740" w14:textId="77777777" w:rsidR="00374320" w:rsidRPr="006145DB" w:rsidRDefault="00374320" w:rsidP="005B435E">
                  <w:pPr>
                    <w:jc w:val="center"/>
                    <w:textAlignment w:val="baseline"/>
                    <w:rPr>
                      <w:rFonts w:eastAsia="Arial" w:cs="Arial"/>
                      <w:sz w:val="16"/>
                      <w:szCs w:val="16"/>
                    </w:rPr>
                  </w:pPr>
                  <w:r w:rsidRPr="006145DB">
                    <w:rPr>
                      <w:rFonts w:eastAsia="Arial" w:cs="Arial"/>
                      <w:sz w:val="16"/>
                      <w:szCs w:val="16"/>
                    </w:rPr>
                    <w:t>Listados enviados por las instancias de representación y participación de cabildos indígenas en Bogotá.</w:t>
                  </w:r>
                </w:p>
              </w:tc>
              <w:tc>
                <w:tcPr>
                  <w:tcW w:w="1134" w:type="dxa"/>
                  <w:tcBorders>
                    <w:bottom w:val="single" w:sz="4" w:space="0" w:color="auto"/>
                  </w:tcBorders>
                  <w:vAlign w:val="center"/>
                </w:tcPr>
                <w:p w14:paraId="4AC8E393" w14:textId="61150DE5"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No Disponible</w:t>
                  </w:r>
                </w:p>
              </w:tc>
              <w:tc>
                <w:tcPr>
                  <w:tcW w:w="1639" w:type="dxa"/>
                  <w:tcBorders>
                    <w:bottom w:val="single" w:sz="4" w:space="0" w:color="auto"/>
                  </w:tcBorders>
                  <w:vAlign w:val="center"/>
                </w:tcPr>
                <w:p w14:paraId="17CF6C06" w14:textId="77777777" w:rsidR="00374320" w:rsidRPr="006145DB" w:rsidRDefault="00374320" w:rsidP="005B435E">
                  <w:pPr>
                    <w:tabs>
                      <w:tab w:val="left" w:pos="709"/>
                    </w:tabs>
                    <w:contextualSpacing/>
                    <w:jc w:val="center"/>
                    <w:rPr>
                      <w:rFonts w:eastAsia="Arial" w:cs="Arial"/>
                      <w:sz w:val="16"/>
                      <w:szCs w:val="16"/>
                    </w:rPr>
                  </w:pPr>
                  <w:r w:rsidRPr="006145DB">
                    <w:rPr>
                      <w:rFonts w:eastAsia="Aptos" w:cs="Arial"/>
                      <w:sz w:val="16"/>
                      <w:szCs w:val="16"/>
                    </w:rPr>
                    <w:t>Dirección de Asuntos Étnicos Secretaría Distrital de Gobierno</w:t>
                  </w:r>
                </w:p>
              </w:tc>
            </w:tr>
            <w:tr w:rsidR="00374320" w:rsidRPr="006145DB" w14:paraId="24612F14" w14:textId="77777777" w:rsidTr="002D2953">
              <w:trPr>
                <w:trHeight w:val="300"/>
              </w:trPr>
              <w:tc>
                <w:tcPr>
                  <w:tcW w:w="3012" w:type="dxa"/>
                  <w:tcBorders>
                    <w:top w:val="single" w:sz="4" w:space="0" w:color="auto"/>
                    <w:bottom w:val="single" w:sz="4" w:space="0" w:color="auto"/>
                  </w:tcBorders>
                  <w:vAlign w:val="center"/>
                </w:tcPr>
                <w:p w14:paraId="60A5CEB0" w14:textId="77777777" w:rsidR="00374320" w:rsidRPr="006145DB" w:rsidRDefault="00374320" w:rsidP="005B435E">
                  <w:pPr>
                    <w:jc w:val="both"/>
                    <w:rPr>
                      <w:rFonts w:cs="Arial"/>
                      <w:sz w:val="16"/>
                      <w:szCs w:val="16"/>
                      <w:shd w:val="clear" w:color="auto" w:fill="FFFFFF"/>
                    </w:rPr>
                  </w:pPr>
                  <w:r w:rsidRPr="006145DB">
                    <w:rPr>
                      <w:rFonts w:cs="Arial"/>
                      <w:sz w:val="16"/>
                      <w:szCs w:val="16"/>
                      <w:shd w:val="clear" w:color="auto" w:fill="FFFFFF"/>
                    </w:rPr>
                    <w:t>Persona Afrocolombiana, registrada en los listados oficiales avalados por entidad gubernamental competente o listados enviados por las instancias de representación y participación de comunidades étnicas a la entidad distrital competente.</w:t>
                  </w:r>
                </w:p>
              </w:tc>
              <w:tc>
                <w:tcPr>
                  <w:tcW w:w="1701" w:type="dxa"/>
                  <w:tcBorders>
                    <w:top w:val="single" w:sz="4" w:space="0" w:color="auto"/>
                    <w:bottom w:val="single" w:sz="4" w:space="0" w:color="auto"/>
                  </w:tcBorders>
                  <w:vAlign w:val="center"/>
                </w:tcPr>
                <w:p w14:paraId="53F71A57" w14:textId="77777777" w:rsidR="00374320" w:rsidRPr="006145DB" w:rsidRDefault="00374320" w:rsidP="005B435E">
                  <w:pPr>
                    <w:jc w:val="center"/>
                    <w:textAlignment w:val="baseline"/>
                    <w:rPr>
                      <w:rFonts w:eastAsia="Arial" w:cs="Arial"/>
                      <w:sz w:val="16"/>
                      <w:szCs w:val="16"/>
                    </w:rPr>
                  </w:pPr>
                  <w:r w:rsidRPr="006145DB">
                    <w:rPr>
                      <w:rFonts w:cs="Arial"/>
                      <w:sz w:val="16"/>
                      <w:szCs w:val="16"/>
                      <w:shd w:val="clear" w:color="auto" w:fill="FFFFFF"/>
                    </w:rPr>
                    <w:t>Listados enviados por las instancias de representación y participación de comunidades Negras, Afrocolombianas en Bogotá.</w:t>
                  </w:r>
                </w:p>
              </w:tc>
              <w:tc>
                <w:tcPr>
                  <w:tcW w:w="1134" w:type="dxa"/>
                  <w:tcBorders>
                    <w:top w:val="single" w:sz="4" w:space="0" w:color="auto"/>
                    <w:bottom w:val="single" w:sz="4" w:space="0" w:color="auto"/>
                  </w:tcBorders>
                  <w:vAlign w:val="center"/>
                </w:tcPr>
                <w:p w14:paraId="49BA64BB"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No disponible</w:t>
                  </w:r>
                </w:p>
              </w:tc>
              <w:tc>
                <w:tcPr>
                  <w:tcW w:w="1639" w:type="dxa"/>
                  <w:tcBorders>
                    <w:top w:val="single" w:sz="4" w:space="0" w:color="auto"/>
                    <w:bottom w:val="single" w:sz="4" w:space="0" w:color="auto"/>
                  </w:tcBorders>
                  <w:vAlign w:val="center"/>
                </w:tcPr>
                <w:p w14:paraId="0EB72DB5"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32152A12" w14:textId="77777777" w:rsidTr="002D2953">
              <w:trPr>
                <w:trHeight w:val="242"/>
              </w:trPr>
              <w:tc>
                <w:tcPr>
                  <w:tcW w:w="3012" w:type="dxa"/>
                  <w:tcBorders>
                    <w:top w:val="single" w:sz="4" w:space="0" w:color="auto"/>
                    <w:bottom w:val="single" w:sz="4" w:space="0" w:color="auto"/>
                  </w:tcBorders>
                  <w:vAlign w:val="center"/>
                </w:tcPr>
                <w:p w14:paraId="3F57E031" w14:textId="77777777" w:rsidR="00374320" w:rsidRPr="006145DB" w:rsidRDefault="00374320" w:rsidP="005B435E">
                  <w:pPr>
                    <w:shd w:val="clear" w:color="auto" w:fill="FFFFFF" w:themeFill="background1"/>
                    <w:jc w:val="both"/>
                    <w:textAlignment w:val="baseline"/>
                    <w:rPr>
                      <w:rFonts w:cs="Arial"/>
                      <w:sz w:val="16"/>
                      <w:szCs w:val="16"/>
                      <w:lang w:eastAsia="es-CO"/>
                    </w:rPr>
                  </w:pPr>
                  <w:r w:rsidRPr="006145DB">
                    <w:rPr>
                      <w:rFonts w:cs="Arial"/>
                      <w:sz w:val="16"/>
                      <w:szCs w:val="16"/>
                    </w:rPr>
                    <w:t>Persona Rom o Gitana registrada en los listados oficiales avalados por entidad gubernamental competente o listados enviados por las instancias de representación y participación de comunidades étnicas a la entidad distrital competente.</w:t>
                  </w:r>
                </w:p>
              </w:tc>
              <w:tc>
                <w:tcPr>
                  <w:tcW w:w="1701" w:type="dxa"/>
                  <w:tcBorders>
                    <w:top w:val="single" w:sz="4" w:space="0" w:color="auto"/>
                    <w:bottom w:val="single" w:sz="4" w:space="0" w:color="auto"/>
                  </w:tcBorders>
                  <w:vAlign w:val="center"/>
                </w:tcPr>
                <w:p w14:paraId="29408E0C" w14:textId="77777777" w:rsidR="00374320" w:rsidRPr="006145DB" w:rsidRDefault="00374320" w:rsidP="005B435E">
                  <w:pPr>
                    <w:jc w:val="center"/>
                    <w:textAlignment w:val="baseline"/>
                    <w:rPr>
                      <w:rFonts w:cs="Arial"/>
                      <w:sz w:val="16"/>
                      <w:szCs w:val="16"/>
                      <w:shd w:val="clear" w:color="auto" w:fill="FFFFFF"/>
                    </w:rPr>
                  </w:pPr>
                  <w:r w:rsidRPr="006145DB">
                    <w:rPr>
                      <w:rFonts w:cs="Arial"/>
                      <w:sz w:val="16"/>
                      <w:szCs w:val="16"/>
                      <w:shd w:val="clear" w:color="auto" w:fill="FFFFFF"/>
                    </w:rPr>
                    <w:t>Listados enviados por las instancias de representación y participación de comunidad Rom o Gitana en Bogotá.</w:t>
                  </w:r>
                </w:p>
              </w:tc>
              <w:tc>
                <w:tcPr>
                  <w:tcW w:w="1134" w:type="dxa"/>
                  <w:tcBorders>
                    <w:top w:val="single" w:sz="4" w:space="0" w:color="auto"/>
                    <w:bottom w:val="single" w:sz="4" w:space="0" w:color="auto"/>
                  </w:tcBorders>
                  <w:vAlign w:val="center"/>
                </w:tcPr>
                <w:p w14:paraId="2C961876" w14:textId="77777777" w:rsidR="00374320" w:rsidRPr="006145DB" w:rsidRDefault="00374320" w:rsidP="005B435E">
                  <w:pPr>
                    <w:shd w:val="clear" w:color="auto" w:fill="FFFFFF" w:themeFill="background1"/>
                    <w:jc w:val="center"/>
                    <w:textAlignment w:val="baseline"/>
                    <w:rPr>
                      <w:rFonts w:cs="Arial"/>
                      <w:sz w:val="16"/>
                      <w:szCs w:val="16"/>
                    </w:rPr>
                  </w:pPr>
                  <w:r w:rsidRPr="006145DB">
                    <w:rPr>
                      <w:rFonts w:cs="Arial"/>
                      <w:sz w:val="16"/>
                      <w:szCs w:val="16"/>
                      <w:shd w:val="clear" w:color="auto" w:fill="FFFFFF"/>
                    </w:rPr>
                    <w:t>No disponible</w:t>
                  </w:r>
                </w:p>
              </w:tc>
              <w:tc>
                <w:tcPr>
                  <w:tcW w:w="1639" w:type="dxa"/>
                  <w:tcBorders>
                    <w:top w:val="single" w:sz="4" w:space="0" w:color="auto"/>
                    <w:bottom w:val="single" w:sz="4" w:space="0" w:color="auto"/>
                  </w:tcBorders>
                  <w:vAlign w:val="center"/>
                </w:tcPr>
                <w:p w14:paraId="15351FE4"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23AE7A34" w14:textId="77777777" w:rsidTr="002D2953">
              <w:trPr>
                <w:trHeight w:val="242"/>
              </w:trPr>
              <w:tc>
                <w:tcPr>
                  <w:tcW w:w="3012" w:type="dxa"/>
                  <w:tcBorders>
                    <w:bottom w:val="single" w:sz="4" w:space="0" w:color="auto"/>
                  </w:tcBorders>
                  <w:vAlign w:val="center"/>
                </w:tcPr>
                <w:p w14:paraId="70FBCFE0" w14:textId="77777777" w:rsidR="00374320" w:rsidRPr="006145DB" w:rsidRDefault="00374320" w:rsidP="005B435E">
                  <w:pPr>
                    <w:shd w:val="clear" w:color="auto" w:fill="FFFFFF" w:themeFill="background1"/>
                    <w:jc w:val="both"/>
                    <w:textAlignment w:val="baseline"/>
                    <w:rPr>
                      <w:rFonts w:cs="Arial"/>
                      <w:sz w:val="16"/>
                      <w:szCs w:val="16"/>
                      <w:lang w:eastAsia="es-CO"/>
                    </w:rPr>
                  </w:pPr>
                  <w:r w:rsidRPr="006145DB">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701" w:type="dxa"/>
                  <w:tcBorders>
                    <w:bottom w:val="single" w:sz="4" w:space="0" w:color="auto"/>
                  </w:tcBorders>
                  <w:vAlign w:val="center"/>
                </w:tcPr>
                <w:p w14:paraId="0762AE54" w14:textId="77777777" w:rsidR="00374320" w:rsidRPr="006145DB" w:rsidRDefault="00374320" w:rsidP="005B435E">
                  <w:pPr>
                    <w:jc w:val="center"/>
                    <w:textAlignment w:val="baseline"/>
                    <w:rPr>
                      <w:rFonts w:cs="Arial"/>
                      <w:sz w:val="16"/>
                      <w:szCs w:val="16"/>
                      <w:shd w:val="clear" w:color="auto" w:fill="FFFFFF"/>
                    </w:rPr>
                  </w:pPr>
                  <w:r w:rsidRPr="006145DB">
                    <w:rPr>
                      <w:rFonts w:cs="Arial"/>
                      <w:sz w:val="16"/>
                      <w:szCs w:val="16"/>
                      <w:shd w:val="clear" w:color="auto" w:fill="FFFFFF"/>
                    </w:rPr>
                    <w:t>Listados enviados por las instancias de representación y participación de comunidades Palenqueras en Bogotá</w:t>
                  </w:r>
                </w:p>
              </w:tc>
              <w:tc>
                <w:tcPr>
                  <w:tcW w:w="1134" w:type="dxa"/>
                  <w:tcBorders>
                    <w:bottom w:val="single" w:sz="4" w:space="0" w:color="auto"/>
                  </w:tcBorders>
                  <w:vAlign w:val="center"/>
                </w:tcPr>
                <w:p w14:paraId="6FC679FF" w14:textId="77777777" w:rsidR="00374320" w:rsidRPr="006145DB" w:rsidRDefault="00374320" w:rsidP="005B435E">
                  <w:pPr>
                    <w:shd w:val="clear" w:color="auto" w:fill="FFFFFF" w:themeFill="background1"/>
                    <w:jc w:val="center"/>
                    <w:textAlignment w:val="baseline"/>
                    <w:rPr>
                      <w:rFonts w:cs="Arial"/>
                      <w:sz w:val="16"/>
                      <w:szCs w:val="16"/>
                    </w:rPr>
                  </w:pPr>
                  <w:r w:rsidRPr="006145DB">
                    <w:rPr>
                      <w:rFonts w:cs="Arial"/>
                      <w:sz w:val="16"/>
                      <w:szCs w:val="16"/>
                      <w:shd w:val="clear" w:color="auto" w:fill="FFFFFF"/>
                    </w:rPr>
                    <w:t>No disponible</w:t>
                  </w:r>
                </w:p>
              </w:tc>
              <w:tc>
                <w:tcPr>
                  <w:tcW w:w="1639" w:type="dxa"/>
                  <w:tcBorders>
                    <w:bottom w:val="single" w:sz="4" w:space="0" w:color="auto"/>
                  </w:tcBorders>
                  <w:vAlign w:val="center"/>
                </w:tcPr>
                <w:p w14:paraId="2C430F4B"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7DE4F518" w14:textId="77777777" w:rsidTr="002D2953">
              <w:trPr>
                <w:trHeight w:val="242"/>
              </w:trPr>
              <w:tc>
                <w:tcPr>
                  <w:tcW w:w="3012" w:type="dxa"/>
                  <w:tcBorders>
                    <w:bottom w:val="single" w:sz="4" w:space="0" w:color="auto"/>
                  </w:tcBorders>
                  <w:vAlign w:val="center"/>
                </w:tcPr>
                <w:p w14:paraId="7792DB14" w14:textId="77777777" w:rsidR="00374320" w:rsidRPr="006145DB" w:rsidRDefault="00374320" w:rsidP="005B435E">
                  <w:pPr>
                    <w:shd w:val="clear" w:color="auto" w:fill="FFFFFF" w:themeFill="background1"/>
                    <w:jc w:val="both"/>
                    <w:textAlignment w:val="baseline"/>
                    <w:rPr>
                      <w:rFonts w:cs="Arial"/>
                      <w:sz w:val="16"/>
                      <w:szCs w:val="16"/>
                      <w:lang w:eastAsia="es-CO"/>
                    </w:rPr>
                  </w:pPr>
                  <w:r w:rsidRPr="006145DB">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701" w:type="dxa"/>
                  <w:tcBorders>
                    <w:bottom w:val="single" w:sz="4" w:space="0" w:color="auto"/>
                  </w:tcBorders>
                  <w:vAlign w:val="center"/>
                </w:tcPr>
                <w:p w14:paraId="57EB8553" w14:textId="77777777" w:rsidR="00374320" w:rsidRPr="006145DB" w:rsidRDefault="00374320" w:rsidP="005B435E">
                  <w:pPr>
                    <w:jc w:val="center"/>
                    <w:textAlignment w:val="baseline"/>
                    <w:rPr>
                      <w:rFonts w:cs="Arial"/>
                      <w:sz w:val="16"/>
                      <w:szCs w:val="16"/>
                      <w:shd w:val="clear" w:color="auto" w:fill="FFFFFF"/>
                    </w:rPr>
                  </w:pPr>
                  <w:r w:rsidRPr="006145DB">
                    <w:rPr>
                      <w:rFonts w:cs="Arial"/>
                      <w:sz w:val="16"/>
                      <w:szCs w:val="16"/>
                      <w:shd w:val="clear" w:color="auto" w:fill="FFFFFF"/>
                    </w:rPr>
                    <w:t>Listados enviados por las instancias de representación y participación de comunidades Raizales en Bogotá</w:t>
                  </w:r>
                </w:p>
              </w:tc>
              <w:tc>
                <w:tcPr>
                  <w:tcW w:w="1134" w:type="dxa"/>
                  <w:tcBorders>
                    <w:bottom w:val="single" w:sz="4" w:space="0" w:color="auto"/>
                  </w:tcBorders>
                  <w:vAlign w:val="center"/>
                </w:tcPr>
                <w:p w14:paraId="0166B31F" w14:textId="77777777" w:rsidR="00374320" w:rsidRPr="006145DB" w:rsidRDefault="00374320" w:rsidP="005B435E">
                  <w:pPr>
                    <w:shd w:val="clear" w:color="auto" w:fill="FFFFFF" w:themeFill="background1"/>
                    <w:jc w:val="center"/>
                    <w:textAlignment w:val="baseline"/>
                    <w:rPr>
                      <w:rFonts w:cs="Arial"/>
                      <w:sz w:val="16"/>
                      <w:szCs w:val="16"/>
                      <w:shd w:val="clear" w:color="auto" w:fill="FFFFFF"/>
                    </w:rPr>
                  </w:pPr>
                  <w:r w:rsidRPr="006145DB">
                    <w:rPr>
                      <w:rFonts w:cs="Arial"/>
                      <w:sz w:val="16"/>
                      <w:szCs w:val="16"/>
                      <w:shd w:val="clear" w:color="auto" w:fill="FFFFFF"/>
                    </w:rPr>
                    <w:t>No disponible</w:t>
                  </w:r>
                </w:p>
              </w:tc>
              <w:tc>
                <w:tcPr>
                  <w:tcW w:w="1639" w:type="dxa"/>
                  <w:tcBorders>
                    <w:bottom w:val="single" w:sz="4" w:space="0" w:color="auto"/>
                  </w:tcBorders>
                  <w:vAlign w:val="center"/>
                </w:tcPr>
                <w:p w14:paraId="5BF26A4D" w14:textId="77777777" w:rsidR="00374320" w:rsidRPr="006145DB" w:rsidRDefault="00374320" w:rsidP="005B435E">
                  <w:pPr>
                    <w:tabs>
                      <w:tab w:val="left" w:pos="709"/>
                    </w:tabs>
                    <w:contextualSpacing/>
                    <w:jc w:val="center"/>
                    <w:rPr>
                      <w:rFonts w:eastAsia="Arial" w:cs="Arial"/>
                      <w:sz w:val="16"/>
                      <w:szCs w:val="16"/>
                    </w:rPr>
                  </w:pPr>
                  <w:r w:rsidRPr="006145DB">
                    <w:rPr>
                      <w:rFonts w:cs="Arial"/>
                      <w:sz w:val="16"/>
                      <w:szCs w:val="16"/>
                      <w:shd w:val="clear" w:color="auto" w:fill="FFFFFF"/>
                    </w:rPr>
                    <w:t>Dirección de Asuntos Étnicos Secretaría Distrital de Gobierno</w:t>
                  </w:r>
                </w:p>
              </w:tc>
            </w:tr>
            <w:tr w:rsidR="00374320" w:rsidRPr="006145DB" w14:paraId="3153CF24" w14:textId="77777777" w:rsidTr="002D2953">
              <w:trPr>
                <w:trHeight w:val="70"/>
              </w:trPr>
              <w:tc>
                <w:tcPr>
                  <w:tcW w:w="3012" w:type="dxa"/>
                  <w:tcBorders>
                    <w:top w:val="single" w:sz="4" w:space="0" w:color="auto"/>
                    <w:left w:val="nil"/>
                    <w:bottom w:val="nil"/>
                    <w:right w:val="nil"/>
                  </w:tcBorders>
                  <w:vAlign w:val="center"/>
                </w:tcPr>
                <w:p w14:paraId="539B9F51" w14:textId="77777777" w:rsidR="00374320" w:rsidRPr="006145DB" w:rsidRDefault="00374320" w:rsidP="005B435E">
                  <w:pPr>
                    <w:shd w:val="clear" w:color="auto" w:fill="FFFFFF" w:themeFill="background1"/>
                    <w:jc w:val="both"/>
                    <w:textAlignment w:val="baseline"/>
                    <w:rPr>
                      <w:rFonts w:cs="Arial"/>
                      <w:sz w:val="16"/>
                      <w:szCs w:val="16"/>
                    </w:rPr>
                  </w:pPr>
                </w:p>
              </w:tc>
              <w:tc>
                <w:tcPr>
                  <w:tcW w:w="1701" w:type="dxa"/>
                  <w:tcBorders>
                    <w:top w:val="single" w:sz="4" w:space="0" w:color="auto"/>
                    <w:left w:val="nil"/>
                    <w:bottom w:val="nil"/>
                    <w:right w:val="nil"/>
                  </w:tcBorders>
                  <w:vAlign w:val="center"/>
                </w:tcPr>
                <w:p w14:paraId="143BBB2C" w14:textId="77777777" w:rsidR="00374320" w:rsidRPr="006145DB" w:rsidRDefault="00374320" w:rsidP="005B435E">
                  <w:pPr>
                    <w:jc w:val="center"/>
                    <w:textAlignment w:val="baseline"/>
                    <w:rPr>
                      <w:rFonts w:cs="Arial"/>
                      <w:sz w:val="16"/>
                      <w:szCs w:val="16"/>
                      <w:shd w:val="clear" w:color="auto" w:fill="FFFFFF"/>
                    </w:rPr>
                  </w:pPr>
                </w:p>
              </w:tc>
              <w:tc>
                <w:tcPr>
                  <w:tcW w:w="1134" w:type="dxa"/>
                  <w:tcBorders>
                    <w:top w:val="single" w:sz="4" w:space="0" w:color="auto"/>
                    <w:left w:val="nil"/>
                    <w:bottom w:val="nil"/>
                    <w:right w:val="nil"/>
                  </w:tcBorders>
                  <w:vAlign w:val="center"/>
                </w:tcPr>
                <w:p w14:paraId="52884B2B" w14:textId="77777777" w:rsidR="00374320" w:rsidRPr="006145DB" w:rsidRDefault="00374320" w:rsidP="005B435E">
                  <w:pPr>
                    <w:shd w:val="clear" w:color="auto" w:fill="FFFFFF" w:themeFill="background1"/>
                    <w:jc w:val="center"/>
                    <w:textAlignment w:val="baseline"/>
                    <w:rPr>
                      <w:rFonts w:cs="Arial"/>
                      <w:sz w:val="16"/>
                      <w:szCs w:val="16"/>
                      <w:shd w:val="clear" w:color="auto" w:fill="FFFFFF"/>
                    </w:rPr>
                  </w:pPr>
                </w:p>
              </w:tc>
              <w:tc>
                <w:tcPr>
                  <w:tcW w:w="1639" w:type="dxa"/>
                  <w:tcBorders>
                    <w:top w:val="single" w:sz="4" w:space="0" w:color="auto"/>
                    <w:left w:val="nil"/>
                    <w:bottom w:val="nil"/>
                    <w:right w:val="nil"/>
                  </w:tcBorders>
                  <w:vAlign w:val="center"/>
                </w:tcPr>
                <w:p w14:paraId="51B895B3" w14:textId="77777777" w:rsidR="00374320" w:rsidRPr="006145DB" w:rsidRDefault="00374320" w:rsidP="005B435E">
                  <w:pPr>
                    <w:tabs>
                      <w:tab w:val="left" w:pos="709"/>
                    </w:tabs>
                    <w:contextualSpacing/>
                    <w:jc w:val="center"/>
                    <w:rPr>
                      <w:rFonts w:cs="Arial"/>
                      <w:sz w:val="16"/>
                      <w:szCs w:val="16"/>
                      <w:shd w:val="clear" w:color="auto" w:fill="FFFFFF"/>
                    </w:rPr>
                  </w:pPr>
                </w:p>
              </w:tc>
            </w:tr>
          </w:tbl>
          <w:p w14:paraId="773E6D1E" w14:textId="77777777" w:rsidR="00374320" w:rsidRPr="006145DB" w:rsidRDefault="00374320" w:rsidP="005B435E">
            <w:pPr>
              <w:jc w:val="both"/>
              <w:rPr>
                <w:rFonts w:cs="Arial"/>
                <w:sz w:val="20"/>
                <w:szCs w:val="20"/>
              </w:rPr>
            </w:pPr>
          </w:p>
        </w:tc>
      </w:tr>
      <w:tr w:rsidR="00DC2E09" w:rsidRPr="006145DB" w14:paraId="750FC624" w14:textId="77777777" w:rsidTr="00DC2E09">
        <w:trPr>
          <w:trHeight w:val="1167"/>
        </w:trPr>
        <w:tc>
          <w:tcPr>
            <w:tcW w:w="963" w:type="pct"/>
            <w:vAlign w:val="center"/>
            <w:hideMark/>
          </w:tcPr>
          <w:p w14:paraId="13B10489" w14:textId="77777777" w:rsidR="00374320" w:rsidRPr="006145DB" w:rsidRDefault="00374320" w:rsidP="005B435E">
            <w:pPr>
              <w:rPr>
                <w:rFonts w:cs="Arial"/>
                <w:sz w:val="20"/>
                <w:szCs w:val="20"/>
                <w:lang w:eastAsia="es-CO"/>
              </w:rPr>
            </w:pPr>
            <w:r w:rsidRPr="006145DB">
              <w:rPr>
                <w:rFonts w:cs="Arial"/>
                <w:sz w:val="20"/>
                <w:szCs w:val="20"/>
                <w:lang w:eastAsia="es-CO"/>
              </w:rPr>
              <w:t xml:space="preserve">Criterios de Egreso y Fuentes de Información </w:t>
            </w:r>
          </w:p>
        </w:tc>
        <w:tc>
          <w:tcPr>
            <w:tcW w:w="4037" w:type="pct"/>
          </w:tcPr>
          <w:tbl>
            <w:tblPr>
              <w:tblStyle w:val="Tablaconcuadrcula3"/>
              <w:tblW w:w="7486" w:type="dxa"/>
              <w:tblLook w:val="04A0" w:firstRow="1" w:lastRow="0" w:firstColumn="1" w:lastColumn="0" w:noHBand="0" w:noVBand="1"/>
            </w:tblPr>
            <w:tblGrid>
              <w:gridCol w:w="3012"/>
              <w:gridCol w:w="1701"/>
              <w:gridCol w:w="1134"/>
              <w:gridCol w:w="1639"/>
            </w:tblGrid>
            <w:tr w:rsidR="00374320" w:rsidRPr="006145DB" w14:paraId="4C98556B" w14:textId="77777777" w:rsidTr="002D2953">
              <w:trPr>
                <w:trHeight w:val="80"/>
              </w:trPr>
              <w:tc>
                <w:tcPr>
                  <w:tcW w:w="3012" w:type="dxa"/>
                  <w:tcBorders>
                    <w:top w:val="nil"/>
                    <w:left w:val="nil"/>
                    <w:bottom w:val="single" w:sz="4" w:space="0" w:color="auto"/>
                    <w:right w:val="nil"/>
                  </w:tcBorders>
                  <w:vAlign w:val="center"/>
                </w:tcPr>
                <w:p w14:paraId="0907BFF5" w14:textId="77777777" w:rsidR="00374320" w:rsidRPr="006145DB" w:rsidRDefault="00374320" w:rsidP="005B435E">
                  <w:pPr>
                    <w:tabs>
                      <w:tab w:val="left" w:pos="709"/>
                    </w:tabs>
                    <w:contextualSpacing/>
                    <w:jc w:val="center"/>
                    <w:rPr>
                      <w:rFonts w:cs="Arial"/>
                      <w:sz w:val="10"/>
                      <w:szCs w:val="10"/>
                      <w:lang w:eastAsia="es-CO"/>
                    </w:rPr>
                  </w:pPr>
                </w:p>
              </w:tc>
              <w:tc>
                <w:tcPr>
                  <w:tcW w:w="1701" w:type="dxa"/>
                  <w:tcBorders>
                    <w:top w:val="nil"/>
                    <w:left w:val="nil"/>
                    <w:bottom w:val="single" w:sz="4" w:space="0" w:color="auto"/>
                    <w:right w:val="nil"/>
                  </w:tcBorders>
                  <w:vAlign w:val="center"/>
                </w:tcPr>
                <w:p w14:paraId="095BD8B9" w14:textId="77777777" w:rsidR="00374320" w:rsidRPr="006145DB" w:rsidRDefault="00374320" w:rsidP="005B435E">
                  <w:pPr>
                    <w:tabs>
                      <w:tab w:val="left" w:pos="709"/>
                    </w:tabs>
                    <w:contextualSpacing/>
                    <w:jc w:val="center"/>
                    <w:rPr>
                      <w:rFonts w:cs="Arial"/>
                      <w:sz w:val="10"/>
                      <w:szCs w:val="10"/>
                      <w:lang w:eastAsia="es-CO"/>
                    </w:rPr>
                  </w:pPr>
                </w:p>
              </w:tc>
              <w:tc>
                <w:tcPr>
                  <w:tcW w:w="1134" w:type="dxa"/>
                  <w:tcBorders>
                    <w:top w:val="nil"/>
                    <w:left w:val="nil"/>
                    <w:bottom w:val="single" w:sz="4" w:space="0" w:color="auto"/>
                    <w:right w:val="nil"/>
                  </w:tcBorders>
                  <w:vAlign w:val="center"/>
                </w:tcPr>
                <w:p w14:paraId="2395E5F5" w14:textId="77777777" w:rsidR="00374320" w:rsidRPr="006145DB" w:rsidRDefault="00374320" w:rsidP="005B435E">
                  <w:pPr>
                    <w:tabs>
                      <w:tab w:val="left" w:pos="709"/>
                    </w:tabs>
                    <w:contextualSpacing/>
                    <w:jc w:val="center"/>
                    <w:rPr>
                      <w:rFonts w:cs="Arial"/>
                      <w:sz w:val="10"/>
                      <w:szCs w:val="10"/>
                      <w:lang w:eastAsia="es-CO"/>
                    </w:rPr>
                  </w:pPr>
                </w:p>
              </w:tc>
              <w:tc>
                <w:tcPr>
                  <w:tcW w:w="1639" w:type="dxa"/>
                  <w:tcBorders>
                    <w:top w:val="nil"/>
                    <w:left w:val="nil"/>
                    <w:bottom w:val="single" w:sz="4" w:space="0" w:color="auto"/>
                    <w:right w:val="nil"/>
                  </w:tcBorders>
                  <w:vAlign w:val="center"/>
                </w:tcPr>
                <w:p w14:paraId="48A3BD0C" w14:textId="77777777" w:rsidR="00374320" w:rsidRPr="006145DB" w:rsidRDefault="00374320" w:rsidP="005B435E">
                  <w:pPr>
                    <w:tabs>
                      <w:tab w:val="left" w:pos="709"/>
                    </w:tabs>
                    <w:contextualSpacing/>
                    <w:jc w:val="center"/>
                    <w:rPr>
                      <w:rFonts w:cs="Arial"/>
                      <w:sz w:val="10"/>
                      <w:szCs w:val="10"/>
                      <w:lang w:eastAsia="es-CO"/>
                    </w:rPr>
                  </w:pPr>
                </w:p>
              </w:tc>
            </w:tr>
            <w:tr w:rsidR="00374320" w:rsidRPr="006145DB" w14:paraId="61586C74" w14:textId="77777777" w:rsidTr="002D2953">
              <w:trPr>
                <w:trHeight w:val="380"/>
              </w:trPr>
              <w:tc>
                <w:tcPr>
                  <w:tcW w:w="3012" w:type="dxa"/>
                  <w:tcBorders>
                    <w:top w:val="single" w:sz="4" w:space="0" w:color="auto"/>
                  </w:tcBorders>
                  <w:vAlign w:val="center"/>
                </w:tcPr>
                <w:p w14:paraId="0B11BE78"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701" w:type="dxa"/>
                  <w:tcBorders>
                    <w:top w:val="single" w:sz="4" w:space="0" w:color="auto"/>
                  </w:tcBorders>
                  <w:vAlign w:val="center"/>
                </w:tcPr>
                <w:p w14:paraId="42C4B7D8"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tcBorders>
                  <w:vAlign w:val="center"/>
                </w:tcPr>
                <w:p w14:paraId="0FCDA06E"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39" w:type="dxa"/>
                  <w:tcBorders>
                    <w:top w:val="single" w:sz="4" w:space="0" w:color="auto"/>
                  </w:tcBorders>
                  <w:vAlign w:val="center"/>
                </w:tcPr>
                <w:p w14:paraId="5E904FF6"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74320" w:rsidRPr="006145DB" w14:paraId="0B370B45" w14:textId="77777777" w:rsidTr="002D2953">
              <w:trPr>
                <w:trHeight w:val="243"/>
              </w:trPr>
              <w:tc>
                <w:tcPr>
                  <w:tcW w:w="3012" w:type="dxa"/>
                  <w:vMerge w:val="restart"/>
                  <w:vAlign w:val="center"/>
                </w:tcPr>
                <w:p w14:paraId="1845810C" w14:textId="77777777" w:rsidR="00374320" w:rsidRPr="006145DB" w:rsidRDefault="00374320" w:rsidP="005B435E">
                  <w:pPr>
                    <w:jc w:val="both"/>
                    <w:rPr>
                      <w:rFonts w:eastAsia="Arial" w:cs="Arial"/>
                      <w:sz w:val="16"/>
                      <w:szCs w:val="16"/>
                    </w:rPr>
                  </w:pPr>
                  <w:r w:rsidRPr="006145DB">
                    <w:rPr>
                      <w:rFonts w:eastAsia="Arial" w:cs="Arial"/>
                      <w:sz w:val="16"/>
                      <w:szCs w:val="16"/>
                    </w:rPr>
                    <w:t>Persona con discapacidad que supere el puntaje C9 en la metodología SISBEN IV de la ciudad de Bogotá.</w:t>
                  </w:r>
                </w:p>
              </w:tc>
              <w:tc>
                <w:tcPr>
                  <w:tcW w:w="1701" w:type="dxa"/>
                  <w:vAlign w:val="center"/>
                </w:tcPr>
                <w:p w14:paraId="3D747A35"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SISBEN IV Bogotá</w:t>
                  </w:r>
                  <w:r w:rsidRPr="006145DB">
                    <w:rPr>
                      <w:rFonts w:eastAsia="Arial" w:cs="Arial"/>
                      <w:sz w:val="16"/>
                      <w:szCs w:val="16"/>
                    </w:rPr>
                    <w:t>.</w:t>
                  </w:r>
                </w:p>
              </w:tc>
              <w:tc>
                <w:tcPr>
                  <w:tcW w:w="1134" w:type="dxa"/>
                  <w:vAlign w:val="center"/>
                </w:tcPr>
                <w:p w14:paraId="38811CB8"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639" w:type="dxa"/>
                  <w:vAlign w:val="center"/>
                </w:tcPr>
                <w:p w14:paraId="4C379409"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374320" w:rsidRPr="006145DB" w14:paraId="4133AED6" w14:textId="77777777" w:rsidTr="002D2953">
              <w:trPr>
                <w:trHeight w:val="300"/>
              </w:trPr>
              <w:tc>
                <w:tcPr>
                  <w:tcW w:w="3012" w:type="dxa"/>
                  <w:vMerge/>
                  <w:vAlign w:val="center"/>
                </w:tcPr>
                <w:p w14:paraId="59B7FC0E" w14:textId="77777777" w:rsidR="00374320" w:rsidRPr="006145DB" w:rsidRDefault="00374320" w:rsidP="005B435E">
                  <w:pPr>
                    <w:jc w:val="both"/>
                    <w:rPr>
                      <w:rFonts w:eastAsia="Arial" w:cs="Arial"/>
                      <w:sz w:val="16"/>
                      <w:szCs w:val="16"/>
                    </w:rPr>
                  </w:pPr>
                </w:p>
              </w:tc>
              <w:tc>
                <w:tcPr>
                  <w:tcW w:w="1701" w:type="dxa"/>
                  <w:tcBorders>
                    <w:bottom w:val="single" w:sz="4" w:space="0" w:color="auto"/>
                  </w:tcBorders>
                  <w:vAlign w:val="center"/>
                </w:tcPr>
                <w:p w14:paraId="024D8273" w14:textId="77777777" w:rsidR="00374320" w:rsidRPr="006145DB" w:rsidRDefault="00374320" w:rsidP="005B435E">
                  <w:pPr>
                    <w:jc w:val="center"/>
                    <w:rPr>
                      <w:rFonts w:eastAsia="Times New Roman" w:cs="Arial"/>
                      <w:sz w:val="16"/>
                      <w:szCs w:val="16"/>
                      <w:lang w:eastAsia="es-CO"/>
                    </w:rPr>
                  </w:pPr>
                  <w:r w:rsidRPr="006145DB">
                    <w:rPr>
                      <w:rFonts w:eastAsia="Arial" w:cs="Arial"/>
                      <w:sz w:val="16"/>
                      <w:szCs w:val="16"/>
                    </w:rPr>
                    <w:t>Base Maestra</w:t>
                  </w:r>
                </w:p>
              </w:tc>
              <w:tc>
                <w:tcPr>
                  <w:tcW w:w="1134" w:type="dxa"/>
                  <w:tcBorders>
                    <w:bottom w:val="single" w:sz="4" w:space="0" w:color="auto"/>
                  </w:tcBorders>
                  <w:vAlign w:val="center"/>
                </w:tcPr>
                <w:p w14:paraId="729235B0" w14:textId="77777777" w:rsidR="00374320" w:rsidRPr="006145DB" w:rsidRDefault="00374320" w:rsidP="005B435E">
                  <w:pPr>
                    <w:tabs>
                      <w:tab w:val="left" w:pos="709"/>
                    </w:tabs>
                    <w:contextualSpacing/>
                    <w:jc w:val="center"/>
                    <w:rPr>
                      <w:rFonts w:cs="Arial"/>
                      <w:sz w:val="16"/>
                      <w:szCs w:val="16"/>
                      <w:lang w:eastAsia="es-CO"/>
                    </w:rPr>
                  </w:pPr>
                  <w:r w:rsidRPr="006145DB">
                    <w:rPr>
                      <w:rStyle w:val="normaltextrun"/>
                      <w:rFonts w:cs="Arial"/>
                      <w:sz w:val="16"/>
                      <w:szCs w:val="16"/>
                      <w:shd w:val="clear" w:color="auto" w:fill="FFFFFF"/>
                    </w:rPr>
                    <w:t>Semestral</w:t>
                  </w:r>
                </w:p>
              </w:tc>
              <w:tc>
                <w:tcPr>
                  <w:tcW w:w="1639" w:type="dxa"/>
                  <w:tcBorders>
                    <w:bottom w:val="single" w:sz="4" w:space="0" w:color="auto"/>
                  </w:tcBorders>
                  <w:vAlign w:val="center"/>
                </w:tcPr>
                <w:p w14:paraId="6E229ED1" w14:textId="77777777" w:rsidR="00374320" w:rsidRPr="006145DB" w:rsidRDefault="00374320" w:rsidP="005B435E">
                  <w:pPr>
                    <w:tabs>
                      <w:tab w:val="left" w:pos="709"/>
                    </w:tabs>
                    <w:contextualSpacing/>
                    <w:jc w:val="center"/>
                    <w:rPr>
                      <w:rFonts w:cs="Arial"/>
                      <w:sz w:val="16"/>
                      <w:szCs w:val="16"/>
                      <w:lang w:eastAsia="es-CO"/>
                    </w:rPr>
                  </w:pPr>
                  <w:r w:rsidRPr="006145DB">
                    <w:rPr>
                      <w:rStyle w:val="normaltextrun"/>
                      <w:rFonts w:cs="Arial"/>
                      <w:sz w:val="16"/>
                      <w:szCs w:val="16"/>
                      <w:shd w:val="clear" w:color="auto" w:fill="FFFFFF"/>
                    </w:rPr>
                    <w:t>Secretaría Distrital de Planeación – SDP</w:t>
                  </w:r>
                </w:p>
              </w:tc>
            </w:tr>
            <w:tr w:rsidR="00374320" w:rsidRPr="006145DB" w14:paraId="0E88EA4F" w14:textId="77777777" w:rsidTr="002D2953">
              <w:trPr>
                <w:trHeight w:val="300"/>
              </w:trPr>
              <w:tc>
                <w:tcPr>
                  <w:tcW w:w="3012" w:type="dxa"/>
                  <w:tcBorders>
                    <w:bottom w:val="single" w:sz="4" w:space="0" w:color="auto"/>
                  </w:tcBorders>
                  <w:vAlign w:val="center"/>
                </w:tcPr>
                <w:p w14:paraId="76C72BC5" w14:textId="77777777" w:rsidR="00374320" w:rsidRPr="006145DB" w:rsidRDefault="00374320" w:rsidP="005B435E">
                  <w:pPr>
                    <w:jc w:val="both"/>
                    <w:rPr>
                      <w:rFonts w:eastAsia="Arial" w:cs="Arial"/>
                      <w:sz w:val="16"/>
                      <w:szCs w:val="16"/>
                    </w:rPr>
                  </w:pPr>
                  <w:r w:rsidRPr="006145DB">
                    <w:rPr>
                      <w:rFonts w:eastAsia="Arial" w:cs="Arial"/>
                      <w:sz w:val="16"/>
                      <w:szCs w:val="16"/>
                    </w:rPr>
                    <w:t>Persona con discapacidad que no realice el canje del beneficio por alimentos durante dos meses en un periodo de seis meses, sin causa medica justificada, soportada por la EPS tratante o por fuerza mayor debidamente soportada, previo estudio de caso.</w:t>
                  </w:r>
                </w:p>
              </w:tc>
              <w:tc>
                <w:tcPr>
                  <w:tcW w:w="1701" w:type="dxa"/>
                  <w:tcBorders>
                    <w:bottom w:val="single" w:sz="4" w:space="0" w:color="auto"/>
                  </w:tcBorders>
                  <w:vAlign w:val="center"/>
                </w:tcPr>
                <w:p w14:paraId="51E71136" w14:textId="77777777" w:rsidR="00374320" w:rsidRPr="006145DB" w:rsidRDefault="00374320" w:rsidP="005B435E">
                  <w:pPr>
                    <w:jc w:val="center"/>
                    <w:rPr>
                      <w:rFonts w:eastAsia="Times New Roman" w:cs="Arial"/>
                      <w:sz w:val="16"/>
                      <w:szCs w:val="16"/>
                      <w:lang w:eastAsia="es-CO"/>
                    </w:rPr>
                  </w:pPr>
                  <w:r w:rsidRPr="006145DB">
                    <w:rPr>
                      <w:rFonts w:eastAsia="Times New Roman" w:cs="Arial"/>
                      <w:sz w:val="16"/>
                      <w:szCs w:val="16"/>
                      <w:lang w:eastAsia="es-CO"/>
                    </w:rPr>
                    <w:t>Verificación en campo</w:t>
                  </w:r>
                </w:p>
              </w:tc>
              <w:tc>
                <w:tcPr>
                  <w:tcW w:w="1134" w:type="dxa"/>
                  <w:tcBorders>
                    <w:bottom w:val="single" w:sz="4" w:space="0" w:color="auto"/>
                  </w:tcBorders>
                  <w:vAlign w:val="center"/>
                </w:tcPr>
                <w:p w14:paraId="288C2D25"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39" w:type="dxa"/>
                  <w:tcBorders>
                    <w:bottom w:val="single" w:sz="4" w:space="0" w:color="auto"/>
                  </w:tcBorders>
                  <w:vAlign w:val="center"/>
                </w:tcPr>
                <w:p w14:paraId="24ACA6D4"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discapacidad / Subdirección local</w:t>
                  </w:r>
                </w:p>
              </w:tc>
            </w:tr>
            <w:tr w:rsidR="00374320" w:rsidRPr="006145DB" w14:paraId="5A552CEE" w14:textId="77777777" w:rsidTr="002D2953">
              <w:trPr>
                <w:trHeight w:val="300"/>
              </w:trPr>
              <w:tc>
                <w:tcPr>
                  <w:tcW w:w="3012" w:type="dxa"/>
                  <w:tcBorders>
                    <w:bottom w:val="single" w:sz="4" w:space="0" w:color="auto"/>
                  </w:tcBorders>
                  <w:vAlign w:val="center"/>
                </w:tcPr>
                <w:p w14:paraId="3591A3A1" w14:textId="77777777" w:rsidR="00374320" w:rsidRPr="006145DB" w:rsidRDefault="00374320" w:rsidP="005B435E">
                  <w:pPr>
                    <w:jc w:val="both"/>
                    <w:rPr>
                      <w:rFonts w:eastAsia="Arial" w:cs="Arial"/>
                      <w:sz w:val="16"/>
                      <w:szCs w:val="16"/>
                    </w:rPr>
                  </w:pPr>
                  <w:r w:rsidRPr="006145DB">
                    <w:rPr>
                      <w:rFonts w:eastAsia="Arial" w:cs="Arial"/>
                      <w:sz w:val="16"/>
                      <w:szCs w:val="16"/>
                    </w:rPr>
                    <w:t>Retiro voluntario manifestado libre y expresamente por escrito.</w:t>
                  </w:r>
                </w:p>
              </w:tc>
              <w:tc>
                <w:tcPr>
                  <w:tcW w:w="1701" w:type="dxa"/>
                  <w:tcBorders>
                    <w:bottom w:val="single" w:sz="4" w:space="0" w:color="auto"/>
                  </w:tcBorders>
                  <w:vAlign w:val="center"/>
                </w:tcPr>
                <w:p w14:paraId="2F3F238B" w14:textId="77777777" w:rsidR="00374320" w:rsidRPr="006145DB" w:rsidRDefault="00374320" w:rsidP="005B435E">
                  <w:pPr>
                    <w:jc w:val="center"/>
                    <w:rPr>
                      <w:rFonts w:eastAsia="Times New Roman" w:cs="Arial"/>
                      <w:sz w:val="16"/>
                      <w:szCs w:val="16"/>
                      <w:lang w:eastAsia="es-CO"/>
                    </w:rPr>
                  </w:pPr>
                  <w:r w:rsidRPr="006145DB">
                    <w:rPr>
                      <w:rFonts w:eastAsia="Times New Roman" w:cs="Arial"/>
                      <w:sz w:val="16"/>
                      <w:szCs w:val="16"/>
                      <w:lang w:eastAsia="es-CO"/>
                    </w:rPr>
                    <w:t>Verificación en campo</w:t>
                  </w:r>
                </w:p>
              </w:tc>
              <w:tc>
                <w:tcPr>
                  <w:tcW w:w="1134" w:type="dxa"/>
                  <w:tcBorders>
                    <w:bottom w:val="single" w:sz="4" w:space="0" w:color="auto"/>
                  </w:tcBorders>
                  <w:vAlign w:val="center"/>
                </w:tcPr>
                <w:p w14:paraId="24434CFC"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39" w:type="dxa"/>
                  <w:tcBorders>
                    <w:bottom w:val="single" w:sz="4" w:space="0" w:color="auto"/>
                  </w:tcBorders>
                  <w:vAlign w:val="center"/>
                </w:tcPr>
                <w:p w14:paraId="44ED2FF2"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discapacidad / Subdirección local</w:t>
                  </w:r>
                </w:p>
              </w:tc>
            </w:tr>
            <w:tr w:rsidR="00374320" w:rsidRPr="006145DB" w14:paraId="45D67F74" w14:textId="77777777" w:rsidTr="002D2953">
              <w:trPr>
                <w:trHeight w:val="300"/>
              </w:trPr>
              <w:tc>
                <w:tcPr>
                  <w:tcW w:w="3012" w:type="dxa"/>
                  <w:tcBorders>
                    <w:top w:val="single" w:sz="4" w:space="0" w:color="auto"/>
                    <w:left w:val="single" w:sz="4" w:space="0" w:color="auto"/>
                    <w:bottom w:val="single" w:sz="4" w:space="0" w:color="auto"/>
                    <w:right w:val="single" w:sz="4" w:space="0" w:color="auto"/>
                  </w:tcBorders>
                  <w:vAlign w:val="center"/>
                </w:tcPr>
                <w:p w14:paraId="10A99462" w14:textId="77777777" w:rsidR="00374320" w:rsidRPr="006145DB" w:rsidRDefault="00374320" w:rsidP="005B435E">
                  <w:pPr>
                    <w:jc w:val="both"/>
                    <w:rPr>
                      <w:rFonts w:eastAsia="Arial" w:cs="Arial"/>
                      <w:sz w:val="16"/>
                      <w:szCs w:val="16"/>
                    </w:rPr>
                  </w:pPr>
                  <w:r w:rsidRPr="006145DB">
                    <w:rPr>
                      <w:rFonts w:eastAsia="Arial" w:cs="Arial"/>
                      <w:sz w:val="16"/>
                      <w:szCs w:val="16"/>
                    </w:rPr>
                    <w:t>Inconsistencia en la información aportada y que derive en el incumplimiento de criterios de ingreso</w:t>
                  </w:r>
                </w:p>
              </w:tc>
              <w:tc>
                <w:tcPr>
                  <w:tcW w:w="1701" w:type="dxa"/>
                  <w:tcBorders>
                    <w:top w:val="single" w:sz="4" w:space="0" w:color="auto"/>
                    <w:left w:val="single" w:sz="4" w:space="0" w:color="auto"/>
                    <w:bottom w:val="single" w:sz="4" w:space="0" w:color="auto"/>
                    <w:right w:val="single" w:sz="4" w:space="0" w:color="auto"/>
                  </w:tcBorders>
                  <w:vAlign w:val="center"/>
                </w:tcPr>
                <w:p w14:paraId="54AE38FC"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top w:val="single" w:sz="4" w:space="0" w:color="auto"/>
                    <w:left w:val="single" w:sz="4" w:space="0" w:color="auto"/>
                    <w:bottom w:val="single" w:sz="4" w:space="0" w:color="auto"/>
                    <w:right w:val="single" w:sz="4" w:space="0" w:color="auto"/>
                  </w:tcBorders>
                  <w:vAlign w:val="center"/>
                </w:tcPr>
                <w:p w14:paraId="3ACCFD07"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39" w:type="dxa"/>
                  <w:tcBorders>
                    <w:top w:val="single" w:sz="4" w:space="0" w:color="auto"/>
                    <w:left w:val="single" w:sz="4" w:space="0" w:color="auto"/>
                    <w:bottom w:val="single" w:sz="4" w:space="0" w:color="auto"/>
                    <w:right w:val="single" w:sz="4" w:space="0" w:color="auto"/>
                  </w:tcBorders>
                  <w:vAlign w:val="center"/>
                </w:tcPr>
                <w:p w14:paraId="6513DB72"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discapacidad / Subdirección local</w:t>
                  </w:r>
                </w:p>
              </w:tc>
            </w:tr>
            <w:tr w:rsidR="00374320" w:rsidRPr="006145DB" w14:paraId="6138C1AF" w14:textId="77777777" w:rsidTr="002D2953">
              <w:trPr>
                <w:trHeight w:val="237"/>
              </w:trPr>
              <w:tc>
                <w:tcPr>
                  <w:tcW w:w="3012" w:type="dxa"/>
                  <w:tcBorders>
                    <w:top w:val="single" w:sz="4" w:space="0" w:color="auto"/>
                  </w:tcBorders>
                  <w:vAlign w:val="center"/>
                </w:tcPr>
                <w:p w14:paraId="50E45337" w14:textId="77777777" w:rsidR="00374320" w:rsidRPr="006145DB" w:rsidRDefault="00374320" w:rsidP="005B435E">
                  <w:pPr>
                    <w:tabs>
                      <w:tab w:val="left" w:pos="709"/>
                    </w:tabs>
                    <w:contextualSpacing/>
                    <w:jc w:val="both"/>
                    <w:rPr>
                      <w:rFonts w:eastAsia="Arial" w:cs="Arial"/>
                      <w:sz w:val="16"/>
                      <w:szCs w:val="16"/>
                    </w:rPr>
                  </w:pPr>
                  <w:r w:rsidRPr="006145DB">
                    <w:rPr>
                      <w:rFonts w:eastAsia="Arial" w:cs="Arial"/>
                      <w:sz w:val="16"/>
                      <w:szCs w:val="16"/>
                    </w:rPr>
                    <w:t>Novedad en el estado del documento reportada en las bases de datos Registraduría Nacional del Estado Civil, con estados diferentes a Vigente.</w:t>
                  </w:r>
                </w:p>
              </w:tc>
              <w:tc>
                <w:tcPr>
                  <w:tcW w:w="1701" w:type="dxa"/>
                  <w:tcBorders>
                    <w:top w:val="single" w:sz="4" w:space="0" w:color="auto"/>
                  </w:tcBorders>
                  <w:vAlign w:val="center"/>
                </w:tcPr>
                <w:p w14:paraId="62594928"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rPr>
                    <w:t>PISIS - RNEC</w:t>
                  </w:r>
                </w:p>
              </w:tc>
              <w:tc>
                <w:tcPr>
                  <w:tcW w:w="1134" w:type="dxa"/>
                  <w:tcBorders>
                    <w:top w:val="single" w:sz="4" w:space="0" w:color="auto"/>
                  </w:tcBorders>
                  <w:vAlign w:val="center"/>
                </w:tcPr>
                <w:p w14:paraId="16587E1E"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639" w:type="dxa"/>
                  <w:tcBorders>
                    <w:top w:val="single" w:sz="4" w:space="0" w:color="auto"/>
                  </w:tcBorders>
                  <w:vAlign w:val="center"/>
                </w:tcPr>
                <w:p w14:paraId="5BEAFEAB"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Ministerio de Salud y protección Social - Registraduría Nacional del Estado Civil</w:t>
                  </w:r>
                </w:p>
              </w:tc>
            </w:tr>
            <w:tr w:rsidR="00374320" w:rsidRPr="006145DB" w14:paraId="7C453676" w14:textId="77777777" w:rsidTr="002D2953">
              <w:trPr>
                <w:trHeight w:val="70"/>
              </w:trPr>
              <w:tc>
                <w:tcPr>
                  <w:tcW w:w="3012" w:type="dxa"/>
                  <w:tcBorders>
                    <w:bottom w:val="single" w:sz="4" w:space="0" w:color="auto"/>
                  </w:tcBorders>
                  <w:vAlign w:val="center"/>
                </w:tcPr>
                <w:p w14:paraId="596B2F10" w14:textId="77777777" w:rsidR="00374320" w:rsidRPr="006145DB" w:rsidRDefault="00374320" w:rsidP="005B435E">
                  <w:pPr>
                    <w:jc w:val="both"/>
                    <w:rPr>
                      <w:rFonts w:eastAsia="Arial" w:cs="Arial"/>
                      <w:sz w:val="16"/>
                      <w:szCs w:val="16"/>
                    </w:rPr>
                  </w:pPr>
                  <w:r w:rsidRPr="006145DB">
                    <w:rPr>
                      <w:rFonts w:eastAsia="Arial" w:cs="Arial"/>
                      <w:sz w:val="16"/>
                      <w:szCs w:val="16"/>
                    </w:rPr>
                    <w:t xml:space="preserve">Fallecimiento. </w:t>
                  </w:r>
                </w:p>
              </w:tc>
              <w:tc>
                <w:tcPr>
                  <w:tcW w:w="1701" w:type="dxa"/>
                  <w:tcBorders>
                    <w:bottom w:val="single" w:sz="4" w:space="0" w:color="auto"/>
                  </w:tcBorders>
                  <w:vAlign w:val="center"/>
                </w:tcPr>
                <w:p w14:paraId="7FF96681"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Fallecidos (Inhumados)</w:t>
                  </w:r>
                </w:p>
              </w:tc>
              <w:tc>
                <w:tcPr>
                  <w:tcW w:w="1134" w:type="dxa"/>
                  <w:tcBorders>
                    <w:bottom w:val="single" w:sz="4" w:space="0" w:color="auto"/>
                  </w:tcBorders>
                  <w:vAlign w:val="center"/>
                </w:tcPr>
                <w:p w14:paraId="1DDE6012"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639" w:type="dxa"/>
                  <w:tcBorders>
                    <w:bottom w:val="single" w:sz="4" w:space="0" w:color="auto"/>
                  </w:tcBorders>
                  <w:vAlign w:val="center"/>
                </w:tcPr>
                <w:p w14:paraId="77185A18"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w:t>
                  </w:r>
                </w:p>
              </w:tc>
            </w:tr>
            <w:tr w:rsidR="00374320" w:rsidRPr="006145DB" w14:paraId="007606B8" w14:textId="77777777" w:rsidTr="002D2953">
              <w:trPr>
                <w:trHeight w:val="237"/>
              </w:trPr>
              <w:tc>
                <w:tcPr>
                  <w:tcW w:w="3012" w:type="dxa"/>
                  <w:vMerge w:val="restart"/>
                  <w:vAlign w:val="center"/>
                </w:tcPr>
                <w:p w14:paraId="064754DE" w14:textId="77777777" w:rsidR="00374320" w:rsidRPr="006145DB" w:rsidRDefault="00374320" w:rsidP="005B435E">
                  <w:pPr>
                    <w:jc w:val="both"/>
                    <w:rPr>
                      <w:rFonts w:eastAsia="Arial" w:cs="Arial"/>
                      <w:sz w:val="16"/>
                      <w:szCs w:val="16"/>
                    </w:rPr>
                  </w:pPr>
                  <w:r w:rsidRPr="006145DB">
                    <w:rPr>
                      <w:rFonts w:eastAsia="Arial" w:cs="Arial"/>
                      <w:sz w:val="16"/>
                      <w:szCs w:val="16"/>
                    </w:rPr>
                    <w:t>Traslado o cambio de residencia fuera de Bogotá D.C.</w:t>
                  </w:r>
                </w:p>
              </w:tc>
              <w:tc>
                <w:tcPr>
                  <w:tcW w:w="1701" w:type="dxa"/>
                  <w:tcBorders>
                    <w:bottom w:val="single" w:sz="4" w:space="0" w:color="auto"/>
                  </w:tcBorders>
                  <w:vAlign w:val="center"/>
                </w:tcPr>
                <w:p w14:paraId="798F6FD5"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SISBEN IV Bogotá,</w:t>
                  </w:r>
                </w:p>
              </w:tc>
              <w:tc>
                <w:tcPr>
                  <w:tcW w:w="1134" w:type="dxa"/>
                  <w:tcBorders>
                    <w:bottom w:val="single" w:sz="4" w:space="0" w:color="auto"/>
                  </w:tcBorders>
                  <w:vAlign w:val="center"/>
                </w:tcPr>
                <w:p w14:paraId="0EC23E82"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Mensual (Mes Vencido)</w:t>
                  </w:r>
                </w:p>
              </w:tc>
              <w:tc>
                <w:tcPr>
                  <w:tcW w:w="1639" w:type="dxa"/>
                  <w:tcBorders>
                    <w:bottom w:val="single" w:sz="4" w:space="0" w:color="auto"/>
                  </w:tcBorders>
                  <w:vAlign w:val="center"/>
                </w:tcPr>
                <w:p w14:paraId="4CE4CC14"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Secretaría Distrital de Planeación - SDP</w:t>
                  </w:r>
                </w:p>
              </w:tc>
            </w:tr>
            <w:tr w:rsidR="00374320" w:rsidRPr="006145DB" w14:paraId="3BDE6749" w14:textId="77777777" w:rsidTr="002D2953">
              <w:trPr>
                <w:trHeight w:val="300"/>
              </w:trPr>
              <w:tc>
                <w:tcPr>
                  <w:tcW w:w="3012" w:type="dxa"/>
                  <w:vMerge/>
                  <w:tcBorders>
                    <w:bottom w:val="nil"/>
                  </w:tcBorders>
                  <w:vAlign w:val="center"/>
                </w:tcPr>
                <w:p w14:paraId="4AEC6017" w14:textId="77777777" w:rsidR="00374320" w:rsidRPr="006145DB" w:rsidRDefault="00374320" w:rsidP="005B435E">
                  <w:pPr>
                    <w:jc w:val="both"/>
                    <w:rPr>
                      <w:rFonts w:cs="Arial"/>
                      <w:sz w:val="16"/>
                      <w:szCs w:val="16"/>
                      <w:lang w:eastAsia="es-CO"/>
                    </w:rPr>
                  </w:pPr>
                </w:p>
              </w:tc>
              <w:tc>
                <w:tcPr>
                  <w:tcW w:w="1701" w:type="dxa"/>
                  <w:tcBorders>
                    <w:bottom w:val="nil"/>
                  </w:tcBorders>
                  <w:vAlign w:val="center"/>
                </w:tcPr>
                <w:p w14:paraId="692F2261"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Base Maestra</w:t>
                  </w:r>
                </w:p>
              </w:tc>
              <w:tc>
                <w:tcPr>
                  <w:tcW w:w="1134" w:type="dxa"/>
                  <w:tcBorders>
                    <w:bottom w:val="nil"/>
                  </w:tcBorders>
                  <w:vAlign w:val="center"/>
                </w:tcPr>
                <w:p w14:paraId="5046C83E" w14:textId="77777777" w:rsidR="00374320" w:rsidRPr="006145DB" w:rsidRDefault="00374320" w:rsidP="005B435E">
                  <w:pPr>
                    <w:tabs>
                      <w:tab w:val="left" w:pos="709"/>
                    </w:tabs>
                    <w:contextualSpacing/>
                    <w:jc w:val="center"/>
                    <w:rPr>
                      <w:rFonts w:cs="Arial"/>
                      <w:sz w:val="16"/>
                      <w:szCs w:val="16"/>
                      <w:lang w:eastAsia="es-CO"/>
                    </w:rPr>
                  </w:pPr>
                  <w:r w:rsidRPr="006145DB">
                    <w:rPr>
                      <w:rStyle w:val="normaltextrun"/>
                      <w:rFonts w:cs="Arial"/>
                      <w:sz w:val="16"/>
                      <w:szCs w:val="16"/>
                      <w:shd w:val="clear" w:color="auto" w:fill="FFFFFF"/>
                    </w:rPr>
                    <w:t>Semestral</w:t>
                  </w:r>
                </w:p>
              </w:tc>
              <w:tc>
                <w:tcPr>
                  <w:tcW w:w="1639" w:type="dxa"/>
                  <w:tcBorders>
                    <w:bottom w:val="nil"/>
                  </w:tcBorders>
                  <w:vAlign w:val="center"/>
                </w:tcPr>
                <w:p w14:paraId="467CC6AB" w14:textId="77777777" w:rsidR="00374320" w:rsidRPr="006145DB" w:rsidRDefault="00374320" w:rsidP="005B435E">
                  <w:pPr>
                    <w:tabs>
                      <w:tab w:val="left" w:pos="709"/>
                    </w:tabs>
                    <w:contextualSpacing/>
                    <w:jc w:val="center"/>
                    <w:rPr>
                      <w:rFonts w:cs="Arial"/>
                      <w:sz w:val="16"/>
                      <w:szCs w:val="16"/>
                      <w:lang w:eastAsia="es-CO"/>
                    </w:rPr>
                  </w:pPr>
                  <w:r w:rsidRPr="006145DB">
                    <w:rPr>
                      <w:rStyle w:val="normaltextrun"/>
                      <w:rFonts w:cs="Arial"/>
                      <w:sz w:val="16"/>
                      <w:szCs w:val="16"/>
                      <w:shd w:val="clear" w:color="auto" w:fill="FFFFFF"/>
                    </w:rPr>
                    <w:t>Secretaría Distrital de Planeación – SDP</w:t>
                  </w:r>
                </w:p>
              </w:tc>
            </w:tr>
            <w:tr w:rsidR="00374320" w:rsidRPr="006145DB" w14:paraId="32368197" w14:textId="77777777" w:rsidTr="002D2953">
              <w:trPr>
                <w:trHeight w:val="300"/>
              </w:trPr>
              <w:tc>
                <w:tcPr>
                  <w:tcW w:w="3012" w:type="dxa"/>
                  <w:tcBorders>
                    <w:top w:val="nil"/>
                    <w:bottom w:val="single" w:sz="4" w:space="0" w:color="auto"/>
                  </w:tcBorders>
                  <w:vAlign w:val="center"/>
                </w:tcPr>
                <w:p w14:paraId="5E2D3B34" w14:textId="77777777" w:rsidR="00374320" w:rsidRPr="006145DB" w:rsidRDefault="00374320" w:rsidP="005B435E">
                  <w:pPr>
                    <w:jc w:val="both"/>
                    <w:rPr>
                      <w:rFonts w:cs="Arial"/>
                      <w:sz w:val="16"/>
                      <w:szCs w:val="16"/>
                      <w:lang w:eastAsia="es-CO"/>
                    </w:rPr>
                  </w:pPr>
                  <w:r w:rsidRPr="006145DB">
                    <w:rPr>
                      <w:rFonts w:cs="Arial"/>
                      <w:sz w:val="16"/>
                      <w:szCs w:val="16"/>
                      <w:lang w:eastAsia="es-CO"/>
                    </w:rPr>
                    <w:t>No atender las comunicaciones, citaciones y/o visitas domiciliarias del servicio. En caso de no atender por fuerza mayor se deberá allegar el soporte.</w:t>
                  </w:r>
                </w:p>
              </w:tc>
              <w:tc>
                <w:tcPr>
                  <w:tcW w:w="1701" w:type="dxa"/>
                  <w:tcBorders>
                    <w:top w:val="nil"/>
                    <w:bottom w:val="single" w:sz="4" w:space="0" w:color="auto"/>
                  </w:tcBorders>
                  <w:vAlign w:val="center"/>
                </w:tcPr>
                <w:p w14:paraId="08451203"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Verificación en campo.</w:t>
                  </w:r>
                </w:p>
              </w:tc>
              <w:tc>
                <w:tcPr>
                  <w:tcW w:w="1134" w:type="dxa"/>
                  <w:tcBorders>
                    <w:top w:val="nil"/>
                    <w:bottom w:val="single" w:sz="4" w:space="0" w:color="auto"/>
                  </w:tcBorders>
                  <w:vAlign w:val="center"/>
                </w:tcPr>
                <w:p w14:paraId="5CD0A194"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39" w:type="dxa"/>
                  <w:tcBorders>
                    <w:top w:val="nil"/>
                    <w:bottom w:val="single" w:sz="4" w:space="0" w:color="auto"/>
                  </w:tcBorders>
                  <w:vAlign w:val="center"/>
                </w:tcPr>
                <w:p w14:paraId="4AD39636"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discapacidad / Subdirección local</w:t>
                  </w:r>
                </w:p>
              </w:tc>
            </w:tr>
            <w:tr w:rsidR="00374320" w:rsidRPr="006145DB" w14:paraId="2912B992" w14:textId="77777777" w:rsidTr="002D2953">
              <w:trPr>
                <w:trHeight w:val="300"/>
              </w:trPr>
              <w:tc>
                <w:tcPr>
                  <w:tcW w:w="3012" w:type="dxa"/>
                  <w:tcBorders>
                    <w:bottom w:val="single" w:sz="4" w:space="0" w:color="auto"/>
                  </w:tcBorders>
                  <w:vAlign w:val="center"/>
                </w:tcPr>
                <w:p w14:paraId="70164DE0" w14:textId="77777777" w:rsidR="00374320" w:rsidRPr="006145DB" w:rsidRDefault="00374320" w:rsidP="005B435E">
                  <w:pPr>
                    <w:jc w:val="both"/>
                    <w:rPr>
                      <w:rFonts w:eastAsia="Times New Roman" w:cs="Arial"/>
                      <w:b/>
                      <w:bCs/>
                      <w:sz w:val="16"/>
                      <w:szCs w:val="16"/>
                      <w:lang w:val="es-CO" w:eastAsia="es-CO"/>
                    </w:rPr>
                  </w:pPr>
                  <w:r w:rsidRPr="006145DB">
                    <w:rPr>
                      <w:rFonts w:eastAsia="Arial" w:cs="Arial"/>
                      <w:sz w:val="16"/>
                      <w:szCs w:val="16"/>
                      <w:lang w:val="es-CO"/>
                    </w:rPr>
                    <w:t>Faltas reiteradas de acuerdos de convivencia, con debidos soportes previo estudio de caso.</w:t>
                  </w:r>
                </w:p>
              </w:tc>
              <w:tc>
                <w:tcPr>
                  <w:tcW w:w="1701" w:type="dxa"/>
                  <w:tcBorders>
                    <w:bottom w:val="single" w:sz="4" w:space="0" w:color="auto"/>
                  </w:tcBorders>
                  <w:vAlign w:val="center"/>
                </w:tcPr>
                <w:p w14:paraId="22B68A48" w14:textId="77777777" w:rsidR="00374320" w:rsidRPr="006145DB" w:rsidRDefault="00374320" w:rsidP="005B435E">
                  <w:pPr>
                    <w:tabs>
                      <w:tab w:val="left" w:pos="709"/>
                    </w:tabs>
                    <w:contextualSpacing/>
                    <w:jc w:val="center"/>
                    <w:rPr>
                      <w:rFonts w:cs="Arial"/>
                      <w:sz w:val="16"/>
                      <w:szCs w:val="16"/>
                      <w:lang w:eastAsia="es-CO"/>
                    </w:rPr>
                  </w:pPr>
                  <w:r w:rsidRPr="006145DB">
                    <w:rPr>
                      <w:rFonts w:eastAsia="Times New Roman" w:cs="Arial"/>
                      <w:sz w:val="16"/>
                      <w:szCs w:val="16"/>
                      <w:lang w:eastAsia="es-CO"/>
                    </w:rPr>
                    <w:t>Verificación en campo</w:t>
                  </w:r>
                </w:p>
              </w:tc>
              <w:tc>
                <w:tcPr>
                  <w:tcW w:w="1134" w:type="dxa"/>
                  <w:tcBorders>
                    <w:bottom w:val="single" w:sz="4" w:space="0" w:color="auto"/>
                  </w:tcBorders>
                  <w:vAlign w:val="center"/>
                </w:tcPr>
                <w:p w14:paraId="4FE3A207"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39" w:type="dxa"/>
                  <w:tcBorders>
                    <w:bottom w:val="single" w:sz="4" w:space="0" w:color="auto"/>
                  </w:tcBorders>
                  <w:vAlign w:val="center"/>
                </w:tcPr>
                <w:p w14:paraId="6ACBD762"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Subdirección para la discapacidad / Subdirección local</w:t>
                  </w:r>
                </w:p>
              </w:tc>
            </w:tr>
            <w:tr w:rsidR="00374320" w:rsidRPr="006145DB" w14:paraId="5175B89A" w14:textId="77777777" w:rsidTr="002D2953">
              <w:trPr>
                <w:trHeight w:val="70"/>
              </w:trPr>
              <w:tc>
                <w:tcPr>
                  <w:tcW w:w="3012" w:type="dxa"/>
                  <w:tcBorders>
                    <w:top w:val="single" w:sz="4" w:space="0" w:color="auto"/>
                    <w:left w:val="nil"/>
                    <w:bottom w:val="nil"/>
                    <w:right w:val="nil"/>
                  </w:tcBorders>
                  <w:vAlign w:val="center"/>
                </w:tcPr>
                <w:p w14:paraId="4E65F054" w14:textId="77777777" w:rsidR="00374320" w:rsidRPr="006145DB" w:rsidRDefault="00374320" w:rsidP="005B435E">
                  <w:pPr>
                    <w:jc w:val="both"/>
                    <w:rPr>
                      <w:rFonts w:eastAsia="Arial" w:cs="Arial"/>
                      <w:sz w:val="10"/>
                      <w:szCs w:val="10"/>
                      <w:lang w:val="es-CO"/>
                    </w:rPr>
                  </w:pPr>
                </w:p>
              </w:tc>
              <w:tc>
                <w:tcPr>
                  <w:tcW w:w="1701" w:type="dxa"/>
                  <w:tcBorders>
                    <w:top w:val="single" w:sz="4" w:space="0" w:color="auto"/>
                    <w:left w:val="nil"/>
                    <w:bottom w:val="nil"/>
                    <w:right w:val="nil"/>
                  </w:tcBorders>
                  <w:vAlign w:val="center"/>
                </w:tcPr>
                <w:p w14:paraId="37C19BA3" w14:textId="77777777" w:rsidR="00374320" w:rsidRPr="006145DB" w:rsidRDefault="00374320" w:rsidP="005B435E">
                  <w:pPr>
                    <w:tabs>
                      <w:tab w:val="left" w:pos="709"/>
                    </w:tabs>
                    <w:contextualSpacing/>
                    <w:jc w:val="center"/>
                    <w:rPr>
                      <w:rFonts w:eastAsia="Times New Roman" w:cs="Arial"/>
                      <w:sz w:val="10"/>
                      <w:szCs w:val="10"/>
                      <w:lang w:eastAsia="es-CO"/>
                    </w:rPr>
                  </w:pPr>
                </w:p>
              </w:tc>
              <w:tc>
                <w:tcPr>
                  <w:tcW w:w="1134" w:type="dxa"/>
                  <w:tcBorders>
                    <w:top w:val="single" w:sz="4" w:space="0" w:color="auto"/>
                    <w:left w:val="nil"/>
                    <w:bottom w:val="nil"/>
                    <w:right w:val="nil"/>
                  </w:tcBorders>
                  <w:vAlign w:val="center"/>
                </w:tcPr>
                <w:p w14:paraId="197C7CE1" w14:textId="77777777" w:rsidR="00374320" w:rsidRPr="006145DB" w:rsidRDefault="00374320" w:rsidP="005B435E">
                  <w:pPr>
                    <w:tabs>
                      <w:tab w:val="left" w:pos="709"/>
                    </w:tabs>
                    <w:contextualSpacing/>
                    <w:jc w:val="center"/>
                    <w:rPr>
                      <w:rFonts w:cs="Arial"/>
                      <w:sz w:val="10"/>
                      <w:szCs w:val="10"/>
                      <w:lang w:eastAsia="es-CO"/>
                    </w:rPr>
                  </w:pPr>
                </w:p>
              </w:tc>
              <w:tc>
                <w:tcPr>
                  <w:tcW w:w="1639" w:type="dxa"/>
                  <w:tcBorders>
                    <w:top w:val="single" w:sz="4" w:space="0" w:color="auto"/>
                    <w:left w:val="nil"/>
                    <w:bottom w:val="nil"/>
                    <w:right w:val="nil"/>
                  </w:tcBorders>
                  <w:vAlign w:val="center"/>
                </w:tcPr>
                <w:p w14:paraId="57CF9436" w14:textId="77777777" w:rsidR="00374320" w:rsidRPr="006145DB" w:rsidRDefault="00374320" w:rsidP="005B435E">
                  <w:pPr>
                    <w:tabs>
                      <w:tab w:val="left" w:pos="709"/>
                    </w:tabs>
                    <w:contextualSpacing/>
                    <w:jc w:val="center"/>
                    <w:rPr>
                      <w:rFonts w:cs="Arial"/>
                      <w:sz w:val="10"/>
                      <w:szCs w:val="10"/>
                      <w:lang w:eastAsia="es-CO"/>
                    </w:rPr>
                  </w:pPr>
                </w:p>
              </w:tc>
            </w:tr>
          </w:tbl>
          <w:p w14:paraId="2C37D5BF" w14:textId="77777777" w:rsidR="00374320" w:rsidRPr="006145DB" w:rsidRDefault="00374320" w:rsidP="005B435E">
            <w:pPr>
              <w:jc w:val="both"/>
              <w:rPr>
                <w:rFonts w:cs="Arial"/>
                <w:sz w:val="20"/>
                <w:szCs w:val="20"/>
              </w:rPr>
            </w:pPr>
          </w:p>
        </w:tc>
      </w:tr>
      <w:tr w:rsidR="00DC2E09" w:rsidRPr="006145DB" w14:paraId="19E71688" w14:textId="77777777" w:rsidTr="004A15D6">
        <w:trPr>
          <w:trHeight w:val="2406"/>
        </w:trPr>
        <w:tc>
          <w:tcPr>
            <w:tcW w:w="963" w:type="pct"/>
            <w:vAlign w:val="center"/>
            <w:hideMark/>
          </w:tcPr>
          <w:p w14:paraId="79315766" w14:textId="77777777" w:rsidR="00374320" w:rsidRPr="006145DB" w:rsidRDefault="00374320" w:rsidP="005B435E">
            <w:pPr>
              <w:rPr>
                <w:rFonts w:cs="Arial"/>
                <w:sz w:val="20"/>
                <w:szCs w:val="20"/>
                <w:lang w:eastAsia="es-CO"/>
              </w:rPr>
            </w:pPr>
            <w:r w:rsidRPr="006145DB">
              <w:rPr>
                <w:rFonts w:cs="Arial"/>
                <w:sz w:val="20"/>
                <w:szCs w:val="20"/>
                <w:lang w:eastAsia="es-CO"/>
              </w:rPr>
              <w:t>Restricciones y fuentes de información</w:t>
            </w:r>
          </w:p>
        </w:tc>
        <w:tc>
          <w:tcPr>
            <w:tcW w:w="4037" w:type="pct"/>
            <w:hideMark/>
          </w:tcPr>
          <w:tbl>
            <w:tblPr>
              <w:tblStyle w:val="Tablaconcuadrcula"/>
              <w:tblW w:w="7486" w:type="dxa"/>
              <w:tblBorders>
                <w:top w:val="none" w:sz="0" w:space="0" w:color="auto"/>
              </w:tblBorders>
              <w:tblLook w:val="04A0" w:firstRow="1" w:lastRow="0" w:firstColumn="1" w:lastColumn="0" w:noHBand="0" w:noVBand="1"/>
            </w:tblPr>
            <w:tblGrid>
              <w:gridCol w:w="3012"/>
              <w:gridCol w:w="1701"/>
              <w:gridCol w:w="1134"/>
              <w:gridCol w:w="1639"/>
            </w:tblGrid>
            <w:tr w:rsidR="00374320" w:rsidRPr="006145DB" w14:paraId="38EBB759" w14:textId="77777777" w:rsidTr="005E7C72">
              <w:trPr>
                <w:trHeight w:val="100"/>
              </w:trPr>
              <w:tc>
                <w:tcPr>
                  <w:tcW w:w="3012" w:type="dxa"/>
                  <w:tcBorders>
                    <w:top w:val="nil"/>
                    <w:left w:val="nil"/>
                    <w:bottom w:val="single" w:sz="4" w:space="0" w:color="auto"/>
                    <w:right w:val="nil"/>
                  </w:tcBorders>
                  <w:vAlign w:val="center"/>
                </w:tcPr>
                <w:p w14:paraId="74F2DBDD" w14:textId="77777777" w:rsidR="00374320" w:rsidRPr="006145DB" w:rsidRDefault="00374320" w:rsidP="005B435E">
                  <w:pPr>
                    <w:tabs>
                      <w:tab w:val="left" w:pos="709"/>
                    </w:tabs>
                    <w:contextualSpacing/>
                    <w:jc w:val="center"/>
                    <w:rPr>
                      <w:rFonts w:cs="Arial"/>
                      <w:sz w:val="10"/>
                      <w:szCs w:val="10"/>
                      <w:lang w:eastAsia="es-CO"/>
                    </w:rPr>
                  </w:pPr>
                </w:p>
              </w:tc>
              <w:tc>
                <w:tcPr>
                  <w:tcW w:w="1701" w:type="dxa"/>
                  <w:tcBorders>
                    <w:top w:val="nil"/>
                    <w:left w:val="nil"/>
                    <w:bottom w:val="single" w:sz="4" w:space="0" w:color="auto"/>
                    <w:right w:val="nil"/>
                  </w:tcBorders>
                  <w:vAlign w:val="center"/>
                </w:tcPr>
                <w:p w14:paraId="23E99836" w14:textId="77777777" w:rsidR="00374320" w:rsidRPr="006145DB" w:rsidRDefault="00374320" w:rsidP="005B435E">
                  <w:pPr>
                    <w:tabs>
                      <w:tab w:val="left" w:pos="709"/>
                    </w:tabs>
                    <w:contextualSpacing/>
                    <w:jc w:val="center"/>
                    <w:rPr>
                      <w:rFonts w:cs="Arial"/>
                      <w:sz w:val="10"/>
                      <w:szCs w:val="10"/>
                      <w:lang w:eastAsia="es-CO"/>
                    </w:rPr>
                  </w:pPr>
                </w:p>
              </w:tc>
              <w:tc>
                <w:tcPr>
                  <w:tcW w:w="1134" w:type="dxa"/>
                  <w:tcBorders>
                    <w:top w:val="nil"/>
                    <w:left w:val="nil"/>
                    <w:bottom w:val="single" w:sz="4" w:space="0" w:color="auto"/>
                    <w:right w:val="nil"/>
                  </w:tcBorders>
                  <w:vAlign w:val="center"/>
                </w:tcPr>
                <w:p w14:paraId="53810AE2" w14:textId="77777777" w:rsidR="00374320" w:rsidRPr="006145DB" w:rsidRDefault="00374320" w:rsidP="005B435E">
                  <w:pPr>
                    <w:tabs>
                      <w:tab w:val="left" w:pos="709"/>
                    </w:tabs>
                    <w:contextualSpacing/>
                    <w:jc w:val="center"/>
                    <w:rPr>
                      <w:rFonts w:cs="Arial"/>
                      <w:sz w:val="10"/>
                      <w:szCs w:val="10"/>
                      <w:lang w:eastAsia="es-CO"/>
                    </w:rPr>
                  </w:pPr>
                </w:p>
              </w:tc>
              <w:tc>
                <w:tcPr>
                  <w:tcW w:w="1639" w:type="dxa"/>
                  <w:tcBorders>
                    <w:top w:val="nil"/>
                    <w:left w:val="nil"/>
                    <w:bottom w:val="single" w:sz="4" w:space="0" w:color="auto"/>
                    <w:right w:val="nil"/>
                  </w:tcBorders>
                  <w:vAlign w:val="center"/>
                </w:tcPr>
                <w:p w14:paraId="188B73F2" w14:textId="77777777" w:rsidR="00374320" w:rsidRPr="006145DB" w:rsidRDefault="00374320" w:rsidP="005B435E">
                  <w:pPr>
                    <w:tabs>
                      <w:tab w:val="left" w:pos="709"/>
                    </w:tabs>
                    <w:contextualSpacing/>
                    <w:jc w:val="center"/>
                    <w:rPr>
                      <w:rFonts w:cs="Arial"/>
                      <w:sz w:val="10"/>
                      <w:szCs w:val="10"/>
                      <w:lang w:eastAsia="es-CO"/>
                    </w:rPr>
                  </w:pPr>
                </w:p>
              </w:tc>
            </w:tr>
            <w:tr w:rsidR="00374320" w:rsidRPr="006145DB" w14:paraId="65D81660" w14:textId="77777777" w:rsidTr="005E7C72">
              <w:trPr>
                <w:trHeight w:val="372"/>
              </w:trPr>
              <w:tc>
                <w:tcPr>
                  <w:tcW w:w="3012" w:type="dxa"/>
                  <w:tcBorders>
                    <w:top w:val="single" w:sz="4" w:space="0" w:color="auto"/>
                  </w:tcBorders>
                  <w:vAlign w:val="center"/>
                </w:tcPr>
                <w:p w14:paraId="45E5A028"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701" w:type="dxa"/>
                  <w:tcBorders>
                    <w:top w:val="single" w:sz="4" w:space="0" w:color="auto"/>
                  </w:tcBorders>
                  <w:vAlign w:val="center"/>
                </w:tcPr>
                <w:p w14:paraId="153DFBAC"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single" w:sz="4" w:space="0" w:color="auto"/>
                  </w:tcBorders>
                  <w:vAlign w:val="center"/>
                </w:tcPr>
                <w:p w14:paraId="05ECA07F"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639" w:type="dxa"/>
                  <w:tcBorders>
                    <w:top w:val="single" w:sz="4" w:space="0" w:color="auto"/>
                  </w:tcBorders>
                  <w:vAlign w:val="center"/>
                </w:tcPr>
                <w:p w14:paraId="61D5E5A7"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74320" w:rsidRPr="006145DB" w14:paraId="1D957F39" w14:textId="77777777" w:rsidTr="005E7C72">
              <w:trPr>
                <w:trHeight w:val="221"/>
              </w:trPr>
              <w:tc>
                <w:tcPr>
                  <w:tcW w:w="3012" w:type="dxa"/>
                  <w:tcBorders>
                    <w:bottom w:val="single" w:sz="4" w:space="0" w:color="auto"/>
                  </w:tcBorders>
                  <w:vAlign w:val="center"/>
                </w:tcPr>
                <w:p w14:paraId="2DDF517E" w14:textId="77777777" w:rsidR="00374320" w:rsidRPr="006145DB" w:rsidRDefault="00374320" w:rsidP="005B435E">
                  <w:pPr>
                    <w:jc w:val="both"/>
                    <w:rPr>
                      <w:rFonts w:eastAsia="Arial" w:cs="Arial"/>
                      <w:sz w:val="16"/>
                      <w:szCs w:val="16"/>
                    </w:rPr>
                  </w:pPr>
                  <w:r w:rsidRPr="006145DB">
                    <w:rPr>
                      <w:rFonts w:eastAsia="Arial" w:cs="Arial"/>
                      <w:sz w:val="16"/>
                      <w:szCs w:val="16"/>
                      <w:lang w:val="es-CO"/>
                    </w:rPr>
                    <w:t>Hasta tres personas con discapacidad beneficiarias por hogar.</w:t>
                  </w:r>
                </w:p>
              </w:tc>
              <w:tc>
                <w:tcPr>
                  <w:tcW w:w="1701" w:type="dxa"/>
                  <w:tcBorders>
                    <w:bottom w:val="single" w:sz="4" w:space="0" w:color="auto"/>
                  </w:tcBorders>
                  <w:vAlign w:val="center"/>
                </w:tcPr>
                <w:p w14:paraId="6B4628D6"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SIRBE cabezote, (estados y actuaciones)</w:t>
                  </w:r>
                </w:p>
              </w:tc>
              <w:tc>
                <w:tcPr>
                  <w:tcW w:w="1134" w:type="dxa"/>
                  <w:tcBorders>
                    <w:bottom w:val="single" w:sz="4" w:space="0" w:color="auto"/>
                  </w:tcBorders>
                  <w:vAlign w:val="center"/>
                </w:tcPr>
                <w:p w14:paraId="7D998051"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Demanda</w:t>
                  </w:r>
                </w:p>
              </w:tc>
              <w:tc>
                <w:tcPr>
                  <w:tcW w:w="1639" w:type="dxa"/>
                  <w:tcBorders>
                    <w:bottom w:val="single" w:sz="4" w:space="0" w:color="auto"/>
                  </w:tcBorders>
                  <w:vAlign w:val="center"/>
                </w:tcPr>
                <w:p w14:paraId="04DC96E5"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r w:rsidR="00374320" w:rsidRPr="006145DB" w14:paraId="459B3B5C" w14:textId="77777777" w:rsidTr="005E7C72">
              <w:trPr>
                <w:trHeight w:val="231"/>
              </w:trPr>
              <w:tc>
                <w:tcPr>
                  <w:tcW w:w="3012" w:type="dxa"/>
                  <w:tcBorders>
                    <w:top w:val="single" w:sz="4" w:space="0" w:color="auto"/>
                    <w:bottom w:val="single" w:sz="4" w:space="0" w:color="auto"/>
                  </w:tcBorders>
                  <w:vAlign w:val="center"/>
                </w:tcPr>
                <w:p w14:paraId="0B3E71BF" w14:textId="77777777" w:rsidR="00374320" w:rsidRPr="006145DB" w:rsidRDefault="00374320" w:rsidP="005B435E">
                  <w:pPr>
                    <w:jc w:val="both"/>
                    <w:rPr>
                      <w:rFonts w:eastAsia="Arial" w:cs="Arial"/>
                      <w:sz w:val="16"/>
                      <w:szCs w:val="16"/>
                      <w:lang w:val="es-CO"/>
                    </w:rPr>
                  </w:pPr>
                  <w:r w:rsidRPr="006145DB">
                    <w:rPr>
                      <w:rFonts w:eastAsia="Arial" w:cs="Arial"/>
                      <w:sz w:val="16"/>
                      <w:szCs w:val="16"/>
                    </w:rPr>
                    <w:t>Servicio Centros Integrarte Atención Interna.</w:t>
                  </w:r>
                </w:p>
              </w:tc>
              <w:tc>
                <w:tcPr>
                  <w:tcW w:w="1701" w:type="dxa"/>
                  <w:tcBorders>
                    <w:top w:val="single" w:sz="4" w:space="0" w:color="auto"/>
                    <w:bottom w:val="single" w:sz="4" w:space="0" w:color="auto"/>
                  </w:tcBorders>
                  <w:vAlign w:val="center"/>
                </w:tcPr>
                <w:p w14:paraId="759E5D29"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bottom w:val="single" w:sz="4" w:space="0" w:color="auto"/>
                  </w:tcBorders>
                  <w:vAlign w:val="center"/>
                </w:tcPr>
                <w:p w14:paraId="5768F79D"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39" w:type="dxa"/>
                  <w:tcBorders>
                    <w:top w:val="single" w:sz="4" w:space="0" w:color="auto"/>
                    <w:bottom w:val="single" w:sz="4" w:space="0" w:color="auto"/>
                  </w:tcBorders>
                  <w:vAlign w:val="center"/>
                </w:tcPr>
                <w:p w14:paraId="70F0167A" w14:textId="77777777" w:rsidR="00374320" w:rsidRPr="006145DB" w:rsidRDefault="00374320" w:rsidP="005B435E">
                  <w:pPr>
                    <w:tabs>
                      <w:tab w:val="left" w:pos="709"/>
                    </w:tabs>
                    <w:contextualSpacing/>
                    <w:jc w:val="center"/>
                    <w:rPr>
                      <w:rFonts w:cs="Arial"/>
                      <w:sz w:val="16"/>
                      <w:szCs w:val="16"/>
                      <w:lang w:eastAsia="es-CO"/>
                    </w:rPr>
                  </w:pPr>
                  <w:r w:rsidRPr="006145DB">
                    <w:rPr>
                      <w:rFonts w:eastAsia="Arial" w:cs="Arial"/>
                      <w:sz w:val="16"/>
                      <w:szCs w:val="16"/>
                    </w:rPr>
                    <w:t>Secretaría Distrital de Integración Social</w:t>
                  </w:r>
                </w:p>
              </w:tc>
            </w:tr>
            <w:tr w:rsidR="00374320" w:rsidRPr="006145DB" w14:paraId="11443886" w14:textId="77777777" w:rsidTr="005E7C72">
              <w:trPr>
                <w:trHeight w:val="231"/>
              </w:trPr>
              <w:tc>
                <w:tcPr>
                  <w:tcW w:w="3012" w:type="dxa"/>
                  <w:tcBorders>
                    <w:top w:val="single" w:sz="4" w:space="0" w:color="auto"/>
                    <w:bottom w:val="single" w:sz="4" w:space="0" w:color="auto"/>
                  </w:tcBorders>
                  <w:vAlign w:val="center"/>
                </w:tcPr>
                <w:p w14:paraId="6F4107C5" w14:textId="77777777" w:rsidR="00374320" w:rsidRPr="006145DB" w:rsidRDefault="00374320" w:rsidP="005B435E">
                  <w:pPr>
                    <w:jc w:val="both"/>
                    <w:rPr>
                      <w:rFonts w:eastAsia="Arial" w:cs="Arial"/>
                      <w:sz w:val="16"/>
                      <w:szCs w:val="16"/>
                    </w:rPr>
                  </w:pPr>
                  <w:r w:rsidRPr="006145DB">
                    <w:rPr>
                      <w:rFonts w:eastAsia="Arial" w:cs="Arial"/>
                      <w:sz w:val="16"/>
                      <w:szCs w:val="16"/>
                    </w:rPr>
                    <w:t>Servicio Centros Proteger.</w:t>
                  </w:r>
                </w:p>
              </w:tc>
              <w:tc>
                <w:tcPr>
                  <w:tcW w:w="1701" w:type="dxa"/>
                  <w:tcBorders>
                    <w:top w:val="single" w:sz="4" w:space="0" w:color="auto"/>
                    <w:bottom w:val="single" w:sz="4" w:space="0" w:color="auto"/>
                  </w:tcBorders>
                  <w:vAlign w:val="center"/>
                </w:tcPr>
                <w:p w14:paraId="2CD3F81E"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top w:val="single" w:sz="4" w:space="0" w:color="auto"/>
                    <w:bottom w:val="single" w:sz="4" w:space="0" w:color="auto"/>
                  </w:tcBorders>
                  <w:vAlign w:val="center"/>
                </w:tcPr>
                <w:p w14:paraId="5AE271EF" w14:textId="77777777" w:rsidR="00374320" w:rsidRPr="006145DB" w:rsidRDefault="00374320"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639" w:type="dxa"/>
                  <w:tcBorders>
                    <w:top w:val="single" w:sz="4" w:space="0" w:color="auto"/>
                    <w:bottom w:val="single" w:sz="4" w:space="0" w:color="auto"/>
                  </w:tcBorders>
                  <w:vAlign w:val="center"/>
                </w:tcPr>
                <w:p w14:paraId="3C39D243" w14:textId="77777777" w:rsidR="00374320" w:rsidRPr="006145DB" w:rsidRDefault="00374320" w:rsidP="005B435E">
                  <w:pPr>
                    <w:tabs>
                      <w:tab w:val="left" w:pos="709"/>
                    </w:tabs>
                    <w:contextualSpacing/>
                    <w:jc w:val="center"/>
                    <w:rPr>
                      <w:rFonts w:eastAsia="Arial" w:cs="Arial"/>
                      <w:sz w:val="16"/>
                      <w:szCs w:val="16"/>
                    </w:rPr>
                  </w:pPr>
                  <w:r w:rsidRPr="006145DB">
                    <w:rPr>
                      <w:rFonts w:eastAsia="Arial" w:cs="Arial"/>
                      <w:sz w:val="16"/>
                      <w:szCs w:val="16"/>
                    </w:rPr>
                    <w:t>Secretaría Distrital de Integración Social</w:t>
                  </w:r>
                </w:p>
              </w:tc>
            </w:tr>
            <w:tr w:rsidR="00374320" w:rsidRPr="006145DB" w14:paraId="0581CAF2" w14:textId="77777777" w:rsidTr="005E7C72">
              <w:trPr>
                <w:trHeight w:val="231"/>
              </w:trPr>
              <w:tc>
                <w:tcPr>
                  <w:tcW w:w="3012" w:type="dxa"/>
                  <w:tcBorders>
                    <w:top w:val="single" w:sz="4" w:space="0" w:color="auto"/>
                    <w:left w:val="nil"/>
                    <w:bottom w:val="nil"/>
                    <w:right w:val="nil"/>
                  </w:tcBorders>
                  <w:vAlign w:val="center"/>
                </w:tcPr>
                <w:p w14:paraId="01391A8A" w14:textId="77777777" w:rsidR="00374320" w:rsidRPr="006145DB" w:rsidRDefault="00374320" w:rsidP="005B435E">
                  <w:pPr>
                    <w:jc w:val="both"/>
                    <w:rPr>
                      <w:rFonts w:eastAsia="Arial" w:cs="Arial"/>
                      <w:sz w:val="16"/>
                      <w:szCs w:val="16"/>
                    </w:rPr>
                  </w:pPr>
                </w:p>
              </w:tc>
              <w:tc>
                <w:tcPr>
                  <w:tcW w:w="1701" w:type="dxa"/>
                  <w:tcBorders>
                    <w:top w:val="single" w:sz="4" w:space="0" w:color="auto"/>
                    <w:left w:val="nil"/>
                    <w:bottom w:val="nil"/>
                    <w:right w:val="nil"/>
                  </w:tcBorders>
                  <w:vAlign w:val="center"/>
                </w:tcPr>
                <w:p w14:paraId="06BBD9E8" w14:textId="77777777" w:rsidR="00374320" w:rsidRPr="006145DB" w:rsidRDefault="00374320" w:rsidP="005B435E">
                  <w:pPr>
                    <w:tabs>
                      <w:tab w:val="left" w:pos="709"/>
                    </w:tabs>
                    <w:contextualSpacing/>
                    <w:jc w:val="center"/>
                    <w:rPr>
                      <w:rFonts w:cs="Arial"/>
                      <w:sz w:val="16"/>
                      <w:szCs w:val="16"/>
                      <w:lang w:eastAsia="es-CO"/>
                    </w:rPr>
                  </w:pPr>
                </w:p>
              </w:tc>
              <w:tc>
                <w:tcPr>
                  <w:tcW w:w="1134" w:type="dxa"/>
                  <w:tcBorders>
                    <w:top w:val="single" w:sz="4" w:space="0" w:color="auto"/>
                    <w:left w:val="nil"/>
                    <w:bottom w:val="nil"/>
                    <w:right w:val="nil"/>
                  </w:tcBorders>
                  <w:vAlign w:val="center"/>
                </w:tcPr>
                <w:p w14:paraId="6FA34E7B" w14:textId="77777777" w:rsidR="00374320" w:rsidRPr="006145DB" w:rsidRDefault="00374320" w:rsidP="005B435E">
                  <w:pPr>
                    <w:tabs>
                      <w:tab w:val="left" w:pos="709"/>
                    </w:tabs>
                    <w:contextualSpacing/>
                    <w:jc w:val="center"/>
                    <w:rPr>
                      <w:rFonts w:cs="Arial"/>
                      <w:sz w:val="16"/>
                      <w:szCs w:val="16"/>
                      <w:lang w:eastAsia="es-CO"/>
                    </w:rPr>
                  </w:pPr>
                </w:p>
              </w:tc>
              <w:tc>
                <w:tcPr>
                  <w:tcW w:w="1639" w:type="dxa"/>
                  <w:tcBorders>
                    <w:top w:val="single" w:sz="4" w:space="0" w:color="auto"/>
                    <w:left w:val="nil"/>
                    <w:bottom w:val="nil"/>
                    <w:right w:val="nil"/>
                  </w:tcBorders>
                  <w:vAlign w:val="center"/>
                </w:tcPr>
                <w:p w14:paraId="6706A8AC" w14:textId="77777777" w:rsidR="00374320" w:rsidRPr="006145DB" w:rsidRDefault="00374320" w:rsidP="005B435E">
                  <w:pPr>
                    <w:tabs>
                      <w:tab w:val="left" w:pos="709"/>
                    </w:tabs>
                    <w:contextualSpacing/>
                    <w:jc w:val="center"/>
                    <w:rPr>
                      <w:rFonts w:eastAsia="Arial" w:cs="Arial"/>
                      <w:sz w:val="16"/>
                      <w:szCs w:val="16"/>
                    </w:rPr>
                  </w:pPr>
                </w:p>
              </w:tc>
            </w:tr>
          </w:tbl>
          <w:p w14:paraId="5F534E13" w14:textId="77777777" w:rsidR="00374320" w:rsidRPr="006145DB" w:rsidRDefault="00374320" w:rsidP="005B435E">
            <w:pPr>
              <w:jc w:val="both"/>
              <w:rPr>
                <w:rFonts w:cs="Arial"/>
                <w:sz w:val="20"/>
                <w:szCs w:val="20"/>
              </w:rPr>
            </w:pPr>
          </w:p>
        </w:tc>
      </w:tr>
      <w:tr w:rsidR="00DC2E09" w:rsidRPr="006145DB" w14:paraId="5DA5D030" w14:textId="77777777" w:rsidTr="00DC2E09">
        <w:trPr>
          <w:trHeight w:val="458"/>
        </w:trPr>
        <w:tc>
          <w:tcPr>
            <w:tcW w:w="963" w:type="pct"/>
            <w:vAlign w:val="center"/>
            <w:hideMark/>
          </w:tcPr>
          <w:p w14:paraId="51581AE6" w14:textId="77777777" w:rsidR="00374320" w:rsidRPr="006145DB" w:rsidRDefault="00374320" w:rsidP="005B435E">
            <w:pPr>
              <w:rPr>
                <w:rFonts w:cs="Arial"/>
                <w:sz w:val="20"/>
                <w:szCs w:val="20"/>
                <w:lang w:eastAsia="es-CO"/>
              </w:rPr>
            </w:pPr>
            <w:r w:rsidRPr="006145DB">
              <w:rPr>
                <w:rFonts w:cs="Arial"/>
                <w:sz w:val="20"/>
                <w:szCs w:val="20"/>
                <w:lang w:eastAsia="es-CO"/>
              </w:rPr>
              <w:t xml:space="preserve">Ejecución </w:t>
            </w:r>
          </w:p>
        </w:tc>
        <w:tc>
          <w:tcPr>
            <w:tcW w:w="4037" w:type="pct"/>
          </w:tcPr>
          <w:p w14:paraId="3C0CCBF0" w14:textId="77777777" w:rsidR="00374320" w:rsidRPr="006145DB" w:rsidRDefault="00374320" w:rsidP="005B435E">
            <w:pPr>
              <w:jc w:val="both"/>
              <w:rPr>
                <w:rFonts w:eastAsia="Arial" w:cs="Arial"/>
                <w:sz w:val="20"/>
                <w:szCs w:val="20"/>
                <w:lang w:val="es-CO"/>
              </w:rPr>
            </w:pPr>
            <w:r w:rsidRPr="006145DB">
              <w:rPr>
                <w:rFonts w:eastAsia="Arial" w:cs="Arial"/>
                <w:sz w:val="20"/>
                <w:szCs w:val="20"/>
                <w:lang w:val="es-CO"/>
              </w:rPr>
              <w:t xml:space="preserve">El servicio proporciona una transferencia a personas con discapacidad en situación de pobreza extrema, pobreza moderada y vulnerabilidad por inseguridad alimentaria. Las personas beneficiarias pueden optar, por decisión propia, recibir el apoyo a través de uno de los canales de atención disponibles (Bonos canjeables por alimentos o Transferencias monetarias no condicionadas), con un límite de hasta tres personas beneficiarias por núcleo familiar. </w:t>
            </w:r>
          </w:p>
          <w:p w14:paraId="51F87C9F" w14:textId="77777777" w:rsidR="00374320" w:rsidRPr="006145DB" w:rsidRDefault="00374320" w:rsidP="005B435E">
            <w:pPr>
              <w:jc w:val="both"/>
              <w:rPr>
                <w:rFonts w:eastAsia="Arial" w:cs="Arial"/>
                <w:sz w:val="20"/>
                <w:szCs w:val="20"/>
                <w:lang w:val="es-CO"/>
              </w:rPr>
            </w:pPr>
          </w:p>
          <w:p w14:paraId="44D1AFB6" w14:textId="77777777" w:rsidR="00374320" w:rsidRPr="006145DB" w:rsidRDefault="00374320" w:rsidP="005B435E">
            <w:pPr>
              <w:jc w:val="both"/>
              <w:rPr>
                <w:rFonts w:eastAsia="Arial" w:cs="Arial"/>
                <w:sz w:val="20"/>
                <w:szCs w:val="20"/>
                <w:lang w:val="es-CO"/>
              </w:rPr>
            </w:pPr>
            <w:r w:rsidRPr="006145DB">
              <w:rPr>
                <w:rFonts w:eastAsia="Arial" w:cs="Arial"/>
                <w:sz w:val="20"/>
                <w:szCs w:val="20"/>
                <w:lang w:val="es-CO"/>
              </w:rPr>
              <w:t xml:space="preserve">La elección por cuenta propia del canal garantiza una mayor autonomía e independencia de la población con discapacidad, acorde a las necesidades de cada persona.  </w:t>
            </w:r>
          </w:p>
          <w:p w14:paraId="3B4EABB0" w14:textId="77777777" w:rsidR="00374320" w:rsidRPr="006145DB" w:rsidRDefault="00374320" w:rsidP="005B435E">
            <w:pPr>
              <w:jc w:val="both"/>
              <w:rPr>
                <w:rFonts w:eastAsia="Arial" w:cs="Arial"/>
                <w:sz w:val="20"/>
                <w:szCs w:val="20"/>
                <w:lang w:val="es-CO"/>
              </w:rPr>
            </w:pPr>
          </w:p>
          <w:p w14:paraId="541D5F38" w14:textId="77777777" w:rsidR="00374320" w:rsidRPr="006145DB" w:rsidRDefault="00374320" w:rsidP="005B435E">
            <w:pPr>
              <w:jc w:val="both"/>
              <w:rPr>
                <w:rFonts w:eastAsia="Arial" w:cs="Arial"/>
                <w:sz w:val="20"/>
                <w:szCs w:val="20"/>
                <w:lang w:val="es-CO"/>
              </w:rPr>
            </w:pPr>
            <w:r w:rsidRPr="006145DB">
              <w:rPr>
                <w:rFonts w:eastAsia="Arial" w:cs="Arial"/>
                <w:sz w:val="20"/>
                <w:szCs w:val="20"/>
                <w:lang w:val="es-CO"/>
              </w:rPr>
              <w:t xml:space="preserve">La operación de cada canal se ejecutará de la siguiente manera: </w:t>
            </w:r>
          </w:p>
          <w:p w14:paraId="05DAD0D9" w14:textId="77777777" w:rsidR="00374320" w:rsidRPr="006145DB" w:rsidRDefault="00374320" w:rsidP="005B435E">
            <w:pPr>
              <w:jc w:val="both"/>
              <w:rPr>
                <w:rFonts w:eastAsia="Arial" w:cs="Arial"/>
                <w:sz w:val="20"/>
                <w:szCs w:val="20"/>
                <w:lang w:val="es-CO"/>
              </w:rPr>
            </w:pPr>
          </w:p>
          <w:p w14:paraId="368ABEB8" w14:textId="77777777" w:rsidR="00374320" w:rsidRPr="006145DB" w:rsidRDefault="00374320">
            <w:pPr>
              <w:numPr>
                <w:ilvl w:val="0"/>
                <w:numId w:val="13"/>
              </w:numPr>
              <w:contextualSpacing/>
              <w:jc w:val="both"/>
              <w:rPr>
                <w:rFonts w:eastAsia="Arial" w:cs="Arial"/>
                <w:sz w:val="20"/>
                <w:szCs w:val="20"/>
                <w:lang w:val="es-CO"/>
              </w:rPr>
            </w:pPr>
            <w:r w:rsidRPr="006145DB">
              <w:rPr>
                <w:rFonts w:eastAsia="Arial" w:cs="Arial"/>
                <w:sz w:val="20"/>
                <w:szCs w:val="20"/>
                <w:lang w:val="es-CO"/>
              </w:rPr>
              <w:t xml:space="preserve">Al elegir el canal de bono canjeable por alimentos, la persona con discapacidad recibe de manera mensual, dicho apoyo. </w:t>
            </w:r>
            <w:bookmarkStart w:id="406" w:name="_Int_VlhJtajh"/>
            <w:r w:rsidRPr="006145DB">
              <w:rPr>
                <w:rFonts w:eastAsia="Arial" w:cs="Arial"/>
                <w:sz w:val="20"/>
                <w:szCs w:val="20"/>
                <w:lang w:val="es-CO"/>
              </w:rPr>
              <w:t>Para la entrega, se les informa de la fecha y lugar, de manera anticipada, por medio de las Subdirecciones locales para la Integración Social de la SDIS.</w:t>
            </w:r>
            <w:bookmarkEnd w:id="406"/>
          </w:p>
          <w:p w14:paraId="03C360EE" w14:textId="77777777" w:rsidR="00374320" w:rsidRPr="006145DB" w:rsidRDefault="00374320">
            <w:pPr>
              <w:numPr>
                <w:ilvl w:val="0"/>
                <w:numId w:val="13"/>
              </w:numPr>
              <w:contextualSpacing/>
              <w:jc w:val="both"/>
              <w:rPr>
                <w:rFonts w:eastAsia="Arial" w:cs="Arial"/>
                <w:sz w:val="20"/>
                <w:szCs w:val="20"/>
                <w:lang w:val="es-CO"/>
              </w:rPr>
            </w:pPr>
            <w:r w:rsidRPr="006145DB">
              <w:rPr>
                <w:rFonts w:eastAsia="Arial" w:cs="Arial"/>
                <w:sz w:val="20"/>
                <w:szCs w:val="20"/>
                <w:lang w:val="es-CO"/>
              </w:rPr>
              <w:t>Si la persona con discapacidad elige, la Transferencia monetarias no condicionada, se le realizará la dispersión del dinero de manera mensual. La Subdirección para la Discapacidad consolidará los listados para la dispersión teniendo en cuenta la población en atención en el servicio, con cortes mensuales. Estos listados son enviados a la Dirección de Transferencias, quien se encarga de la dispersión a través de los mecanismos disponibles.</w:t>
            </w:r>
          </w:p>
          <w:p w14:paraId="796A33E5" w14:textId="77777777" w:rsidR="00374320" w:rsidRPr="006145DB" w:rsidRDefault="00374320" w:rsidP="005B435E">
            <w:pPr>
              <w:jc w:val="both"/>
              <w:rPr>
                <w:rFonts w:eastAsia="Arial" w:cs="Arial"/>
                <w:sz w:val="20"/>
                <w:szCs w:val="20"/>
                <w:lang w:val="es-CO"/>
              </w:rPr>
            </w:pPr>
          </w:p>
          <w:p w14:paraId="7A55C330" w14:textId="77777777" w:rsidR="00374320" w:rsidRPr="006145DB" w:rsidRDefault="00374320" w:rsidP="005B435E">
            <w:pPr>
              <w:jc w:val="both"/>
              <w:rPr>
                <w:rFonts w:eastAsia="Arial" w:cs="Arial"/>
                <w:sz w:val="20"/>
                <w:szCs w:val="20"/>
                <w:lang w:val="es-CO"/>
              </w:rPr>
            </w:pPr>
            <w:r w:rsidRPr="006145DB">
              <w:rPr>
                <w:rFonts w:eastAsia="Arial" w:cs="Arial"/>
                <w:sz w:val="20"/>
                <w:szCs w:val="20"/>
                <w:lang w:val="es-CO"/>
              </w:rPr>
              <w:t xml:space="preserve">El servicio verificará si la población en atención cumple con los criterios de egreso mediante el cruce de bases de datos, de manera mensual. </w:t>
            </w:r>
            <w:r w:rsidRPr="006145DB">
              <w:rPr>
                <w:rFonts w:cs="Arial"/>
                <w:sz w:val="20"/>
                <w:szCs w:val="20"/>
                <w:lang w:eastAsia="es-CO"/>
              </w:rPr>
              <w:t>La suspensión se aplica ante un posible cumplimiento de egreso, en caso de no contar con respuesta por parte del beneficiario se procederá con el egreso.</w:t>
            </w:r>
          </w:p>
          <w:p w14:paraId="472DF0F6" w14:textId="77777777" w:rsidR="00374320" w:rsidRPr="006145DB" w:rsidRDefault="00374320" w:rsidP="005B435E">
            <w:pPr>
              <w:tabs>
                <w:tab w:val="left" w:pos="709"/>
              </w:tabs>
              <w:contextualSpacing/>
              <w:jc w:val="both"/>
              <w:rPr>
                <w:rFonts w:cs="Arial"/>
                <w:sz w:val="20"/>
                <w:szCs w:val="20"/>
                <w:lang w:eastAsia="es-CO"/>
              </w:rPr>
            </w:pPr>
          </w:p>
          <w:p w14:paraId="4881F631" w14:textId="77777777" w:rsidR="00374320" w:rsidRPr="006145DB" w:rsidRDefault="00374320" w:rsidP="005B435E">
            <w:pPr>
              <w:jc w:val="both"/>
              <w:rPr>
                <w:rFonts w:eastAsia="Arial" w:cs="Arial"/>
                <w:sz w:val="20"/>
                <w:szCs w:val="20"/>
                <w:lang w:val="es-CO"/>
              </w:rPr>
            </w:pPr>
            <w:r w:rsidRPr="006145DB">
              <w:rPr>
                <w:rFonts w:eastAsia="Arial" w:cs="Arial"/>
                <w:sz w:val="20"/>
                <w:szCs w:val="20"/>
                <w:lang w:val="es-CO"/>
              </w:rPr>
              <w:t>El acceso al servicio está sujeto a la disponibilidad de cupos y presupuesto a nivel distrital, así como a la verificación de la población objetivo y el cumplimiento de los criterios de ingreso.</w:t>
            </w:r>
          </w:p>
          <w:p w14:paraId="5C12F09E" w14:textId="77777777" w:rsidR="00374320" w:rsidRPr="006145DB" w:rsidRDefault="00374320" w:rsidP="005B435E">
            <w:pPr>
              <w:jc w:val="both"/>
              <w:rPr>
                <w:rFonts w:cs="Arial"/>
                <w:lang w:val="es-CO"/>
              </w:rPr>
            </w:pPr>
            <w:r w:rsidRPr="006145DB">
              <w:rPr>
                <w:rFonts w:eastAsia="Arial" w:cs="Arial"/>
                <w:sz w:val="20"/>
                <w:szCs w:val="20"/>
                <w:lang w:val="es-CO"/>
              </w:rPr>
              <w:t>En caso de interrupción parcial o total en la prestación del servicio social Trasferencias de implementar el plan operativo de continuidad correspondiente.</w:t>
            </w:r>
          </w:p>
        </w:tc>
      </w:tr>
      <w:tr w:rsidR="00DC2E09" w:rsidRPr="006145DB" w14:paraId="5E9270A3" w14:textId="77777777" w:rsidTr="00DC2E09">
        <w:trPr>
          <w:trHeight w:val="1094"/>
        </w:trPr>
        <w:tc>
          <w:tcPr>
            <w:tcW w:w="963" w:type="pct"/>
            <w:vAlign w:val="center"/>
          </w:tcPr>
          <w:p w14:paraId="3D30A5C4" w14:textId="77777777" w:rsidR="00374320" w:rsidRPr="006145DB" w:rsidRDefault="00374320" w:rsidP="005B435E">
            <w:pPr>
              <w:rPr>
                <w:rFonts w:cs="Arial"/>
                <w:sz w:val="20"/>
                <w:szCs w:val="20"/>
                <w:lang w:eastAsia="es-CO"/>
              </w:rPr>
            </w:pPr>
            <w:r w:rsidRPr="006145DB">
              <w:rPr>
                <w:rFonts w:cs="Arial"/>
                <w:sz w:val="20"/>
                <w:szCs w:val="20"/>
                <w:lang w:eastAsia="es-CO"/>
              </w:rPr>
              <w:t>Estándares transversales de calidad</w:t>
            </w:r>
          </w:p>
        </w:tc>
        <w:tc>
          <w:tcPr>
            <w:tcW w:w="4037" w:type="pct"/>
            <w:vAlign w:val="center"/>
          </w:tcPr>
          <w:p w14:paraId="0E54325D" w14:textId="77777777" w:rsidR="00374320" w:rsidRDefault="00374320" w:rsidP="005B435E">
            <w:pPr>
              <w:jc w:val="both"/>
              <w:rPr>
                <w:rFonts w:eastAsia="Arial" w:cs="Arial"/>
                <w:sz w:val="20"/>
                <w:szCs w:val="20"/>
                <w:lang w:val="es-CO"/>
              </w:rPr>
            </w:pPr>
            <w:r w:rsidRPr="006145DB">
              <w:rPr>
                <w:rFonts w:eastAsia="Arial" w:cs="Arial"/>
                <w:sz w:val="20"/>
                <w:szCs w:val="20"/>
                <w:lang w:val="es-CO"/>
              </w:rPr>
              <w:t>Para el servicio social aplican las siguientes categorías:</w:t>
            </w:r>
          </w:p>
          <w:p w14:paraId="29D3FCE7" w14:textId="77777777" w:rsidR="002E2371" w:rsidRPr="002E2371" w:rsidRDefault="002E2371" w:rsidP="002E2371">
            <w:pPr>
              <w:pStyle w:val="Ttulo1"/>
              <w:outlineLvl w:val="0"/>
              <w:rPr>
                <w:sz w:val="20"/>
                <w:szCs w:val="20"/>
                <w:lang w:val="es-CO"/>
              </w:rPr>
            </w:pPr>
          </w:p>
          <w:p w14:paraId="4F1CCB50" w14:textId="77777777" w:rsidR="00374320" w:rsidRPr="006145DB" w:rsidRDefault="00374320">
            <w:pPr>
              <w:pStyle w:val="Prrafodelista"/>
              <w:numPr>
                <w:ilvl w:val="0"/>
                <w:numId w:val="32"/>
              </w:numPr>
              <w:jc w:val="both"/>
              <w:rPr>
                <w:rFonts w:eastAsia="Arial" w:cs="Arial"/>
                <w:sz w:val="20"/>
                <w:szCs w:val="20"/>
                <w:lang w:val="es-CO"/>
              </w:rPr>
            </w:pPr>
            <w:r w:rsidRPr="006145DB">
              <w:rPr>
                <w:rFonts w:eastAsia="Arial" w:cs="Arial"/>
                <w:sz w:val="20"/>
                <w:szCs w:val="20"/>
                <w:lang w:val="es-CO"/>
              </w:rPr>
              <w:t>Talento humano</w:t>
            </w:r>
          </w:p>
          <w:p w14:paraId="1EB09860" w14:textId="77777777" w:rsidR="00374320" w:rsidRPr="006145DB" w:rsidRDefault="00374320">
            <w:pPr>
              <w:pStyle w:val="Prrafodelista"/>
              <w:numPr>
                <w:ilvl w:val="0"/>
                <w:numId w:val="32"/>
              </w:numPr>
              <w:jc w:val="both"/>
              <w:rPr>
                <w:rFonts w:eastAsia="Arial" w:cs="Arial"/>
                <w:sz w:val="20"/>
                <w:szCs w:val="20"/>
                <w:lang w:val="es-CO"/>
              </w:rPr>
            </w:pPr>
            <w:r w:rsidRPr="006145DB">
              <w:rPr>
                <w:rFonts w:eastAsia="Arial" w:cs="Arial"/>
                <w:sz w:val="20"/>
                <w:szCs w:val="20"/>
                <w:lang w:val="es-CO"/>
              </w:rPr>
              <w:t>Atención social</w:t>
            </w:r>
          </w:p>
          <w:p w14:paraId="77D26C52" w14:textId="77777777" w:rsidR="00374320" w:rsidRPr="006145DB" w:rsidRDefault="00374320">
            <w:pPr>
              <w:pStyle w:val="Prrafodelista"/>
              <w:numPr>
                <w:ilvl w:val="0"/>
                <w:numId w:val="32"/>
              </w:numPr>
              <w:jc w:val="both"/>
              <w:rPr>
                <w:rFonts w:eastAsia="Arial" w:cs="Arial"/>
                <w:sz w:val="20"/>
                <w:szCs w:val="20"/>
                <w:lang w:val="es-CO"/>
              </w:rPr>
            </w:pPr>
            <w:r w:rsidRPr="006145DB">
              <w:rPr>
                <w:rFonts w:eastAsia="Arial" w:cs="Arial"/>
                <w:sz w:val="20"/>
                <w:szCs w:val="20"/>
                <w:lang w:val="es-CO"/>
              </w:rPr>
              <w:t>Gestión administrativa</w:t>
            </w:r>
          </w:p>
        </w:tc>
      </w:tr>
    </w:tbl>
    <w:p w14:paraId="32F7F7F4" w14:textId="77777777" w:rsidR="00374320" w:rsidRPr="006145DB" w:rsidRDefault="00374320" w:rsidP="005B435E">
      <w:pPr>
        <w:spacing w:after="0" w:line="240" w:lineRule="auto"/>
        <w:rPr>
          <w:rFonts w:cs="Arial"/>
        </w:rPr>
      </w:pPr>
    </w:p>
    <w:p w14:paraId="07911BFE" w14:textId="67B52F34" w:rsidR="008D3832" w:rsidRPr="006145DB" w:rsidRDefault="0012347D">
      <w:pPr>
        <w:pStyle w:val="Ttulo1"/>
        <w:numPr>
          <w:ilvl w:val="2"/>
          <w:numId w:val="72"/>
        </w:numPr>
        <w:tabs>
          <w:tab w:val="left" w:pos="851"/>
        </w:tabs>
        <w:ind w:left="709" w:hanging="579"/>
        <w:jc w:val="center"/>
      </w:pPr>
      <w:r w:rsidRPr="006145DB">
        <w:t xml:space="preserve"> </w:t>
      </w:r>
      <w:bookmarkStart w:id="407" w:name="_Toc210213238"/>
      <w:bookmarkStart w:id="408" w:name="_Toc213273508"/>
      <w:bookmarkStart w:id="409" w:name="_Toc213276135"/>
      <w:bookmarkStart w:id="410" w:name="_Toc216902469"/>
      <w:r w:rsidR="00F373C1" w:rsidRPr="006145DB">
        <w:t>T</w:t>
      </w:r>
      <w:r w:rsidR="00184D1B" w:rsidRPr="006145DB">
        <w:t>ransferencias m</w:t>
      </w:r>
      <w:r w:rsidR="00F373C1" w:rsidRPr="006145DB">
        <w:t>onetarias no condicionadas</w:t>
      </w:r>
      <w:bookmarkEnd w:id="407"/>
      <w:bookmarkEnd w:id="408"/>
      <w:bookmarkEnd w:id="409"/>
      <w:bookmarkEnd w:id="410"/>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838"/>
        <w:gridCol w:w="7655"/>
      </w:tblGrid>
      <w:tr w:rsidR="00FE16D3" w:rsidRPr="006145DB" w14:paraId="1398BF49" w14:textId="77777777" w:rsidTr="00D16352">
        <w:trPr>
          <w:trHeight w:val="395"/>
          <w:jc w:val="center"/>
        </w:trPr>
        <w:tc>
          <w:tcPr>
            <w:tcW w:w="1838" w:type="dxa"/>
            <w:shd w:val="clear" w:color="auto" w:fill="FFFFFF" w:themeFill="background1"/>
            <w:vAlign w:val="center"/>
          </w:tcPr>
          <w:p w14:paraId="000B0BAC" w14:textId="7AF59E09" w:rsidR="00FE16D3" w:rsidRPr="006145DB" w:rsidRDefault="00FE16D3" w:rsidP="005B435E">
            <w:pPr>
              <w:spacing w:after="0" w:line="240" w:lineRule="auto"/>
              <w:ind w:left="22"/>
              <w:contextualSpacing/>
              <w:rPr>
                <w:rFonts w:cs="Arial"/>
                <w:sz w:val="20"/>
                <w:szCs w:val="20"/>
                <w:lang w:eastAsia="es-CO"/>
              </w:rPr>
            </w:pPr>
            <w:r w:rsidRPr="006145DB">
              <w:rPr>
                <w:rFonts w:cs="Arial"/>
                <w:sz w:val="20"/>
                <w:szCs w:val="20"/>
                <w:lang w:eastAsia="es-CO"/>
              </w:rPr>
              <w:t>Nombre de la transferencia</w:t>
            </w:r>
          </w:p>
        </w:tc>
        <w:tc>
          <w:tcPr>
            <w:tcW w:w="7655" w:type="dxa"/>
            <w:shd w:val="clear" w:color="auto" w:fill="FFFFFF" w:themeFill="background1"/>
            <w:vAlign w:val="center"/>
          </w:tcPr>
          <w:p w14:paraId="42CB7D75" w14:textId="4499F718" w:rsidR="00FE16D3" w:rsidRPr="006145DB" w:rsidRDefault="00FE16D3" w:rsidP="005B435E">
            <w:pPr>
              <w:pStyle w:val="Textoindependiente"/>
              <w:spacing w:after="0" w:line="240" w:lineRule="auto"/>
              <w:jc w:val="both"/>
              <w:rPr>
                <w:rFonts w:eastAsia="Lucida Sans Unicode" w:cs="Arial"/>
                <w:sz w:val="20"/>
                <w:szCs w:val="20"/>
              </w:rPr>
            </w:pPr>
            <w:r w:rsidRPr="006145DB">
              <w:rPr>
                <w:rFonts w:cs="Arial"/>
                <w:sz w:val="20"/>
                <w:szCs w:val="20"/>
                <w:lang w:eastAsia="es-CO"/>
              </w:rPr>
              <w:t>Transferencias monetarias no condicionadas</w:t>
            </w:r>
            <w:r w:rsidR="002E2371">
              <w:rPr>
                <w:rFonts w:cs="Arial"/>
                <w:sz w:val="20"/>
                <w:szCs w:val="20"/>
                <w:lang w:eastAsia="es-CO"/>
              </w:rPr>
              <w:t>.</w:t>
            </w:r>
          </w:p>
        </w:tc>
      </w:tr>
      <w:tr w:rsidR="00FE16D3" w:rsidRPr="006145DB" w14:paraId="72FDDEB1" w14:textId="77777777" w:rsidTr="00D16352">
        <w:trPr>
          <w:trHeight w:val="771"/>
          <w:jc w:val="center"/>
        </w:trPr>
        <w:tc>
          <w:tcPr>
            <w:tcW w:w="1838" w:type="dxa"/>
            <w:shd w:val="clear" w:color="auto" w:fill="FFFFFF" w:themeFill="background1"/>
            <w:vAlign w:val="center"/>
          </w:tcPr>
          <w:p w14:paraId="239ECBC7" w14:textId="0BB17C81" w:rsidR="00FE16D3" w:rsidRPr="006145DB" w:rsidRDefault="00FE16D3" w:rsidP="005B435E">
            <w:pPr>
              <w:spacing w:after="0" w:line="240" w:lineRule="auto"/>
              <w:contextualSpacing/>
              <w:rPr>
                <w:rFonts w:cs="Arial"/>
                <w:sz w:val="20"/>
                <w:szCs w:val="20"/>
                <w:lang w:eastAsia="es-CO"/>
              </w:rPr>
            </w:pPr>
            <w:r w:rsidRPr="006145DB">
              <w:rPr>
                <w:rFonts w:cs="Arial"/>
                <w:sz w:val="20"/>
                <w:szCs w:val="20"/>
                <w:lang w:eastAsia="es-CO"/>
              </w:rPr>
              <w:t>Objeto de la transferencia</w:t>
            </w:r>
          </w:p>
        </w:tc>
        <w:tc>
          <w:tcPr>
            <w:tcW w:w="7655" w:type="dxa"/>
            <w:shd w:val="clear" w:color="auto" w:fill="FFFFFF" w:themeFill="background1"/>
            <w:vAlign w:val="center"/>
          </w:tcPr>
          <w:p w14:paraId="1DFC4C0A" w14:textId="77777777" w:rsidR="00FE16D3" w:rsidRPr="006145DB" w:rsidRDefault="00FE16D3" w:rsidP="005B435E">
            <w:pPr>
              <w:pStyle w:val="Textoindependiente"/>
              <w:spacing w:after="0" w:line="240" w:lineRule="auto"/>
              <w:jc w:val="both"/>
              <w:rPr>
                <w:rFonts w:cs="Arial"/>
                <w:sz w:val="20"/>
                <w:szCs w:val="20"/>
                <w:lang w:eastAsia="es-CO"/>
              </w:rPr>
            </w:pPr>
            <w:r w:rsidRPr="006145DB">
              <w:rPr>
                <w:rFonts w:cs="Arial"/>
                <w:bCs/>
                <w:sz w:val="20"/>
                <w:szCs w:val="20"/>
                <w:lang w:eastAsia="es-CO"/>
              </w:rPr>
              <w:t>Garantizar, progresivamente, un ingreso mínimo a hogares en situación de pobreza extrema, residentes en la ciudad de Bogotá, para aportar a la superación de los índices de pobreza y de feminización de la pobreza en el Distrito Capital.</w:t>
            </w:r>
          </w:p>
        </w:tc>
      </w:tr>
      <w:tr w:rsidR="00FE16D3" w:rsidRPr="006145DB" w14:paraId="71243EDE" w14:textId="77777777" w:rsidTr="00362252">
        <w:trPr>
          <w:trHeight w:val="20"/>
          <w:jc w:val="center"/>
        </w:trPr>
        <w:tc>
          <w:tcPr>
            <w:tcW w:w="1838" w:type="dxa"/>
            <w:shd w:val="clear" w:color="auto" w:fill="FFFFFF" w:themeFill="background1"/>
            <w:vAlign w:val="center"/>
          </w:tcPr>
          <w:p w14:paraId="110B1111" w14:textId="5D679178" w:rsidR="00FE16D3" w:rsidRPr="006145DB" w:rsidRDefault="00FE16D3" w:rsidP="005B435E">
            <w:pPr>
              <w:spacing w:after="0" w:line="240" w:lineRule="auto"/>
              <w:contextualSpacing/>
              <w:rPr>
                <w:rFonts w:cs="Arial"/>
                <w:sz w:val="20"/>
                <w:szCs w:val="20"/>
                <w:lang w:eastAsia="es-CO"/>
              </w:rPr>
            </w:pPr>
            <w:r w:rsidRPr="006145DB">
              <w:rPr>
                <w:rFonts w:cs="Arial"/>
                <w:sz w:val="20"/>
                <w:szCs w:val="20"/>
                <w:lang w:eastAsia="es-CO"/>
              </w:rPr>
              <w:t>Oferta de la transferencia</w:t>
            </w:r>
          </w:p>
        </w:tc>
        <w:tc>
          <w:tcPr>
            <w:tcW w:w="7655" w:type="dxa"/>
            <w:shd w:val="clear" w:color="auto" w:fill="FFFFFF" w:themeFill="background1"/>
            <w:vAlign w:val="center"/>
          </w:tcPr>
          <w:p w14:paraId="709A7916" w14:textId="77777777" w:rsidR="00FE16D3" w:rsidRPr="006145DB" w:rsidRDefault="00FE16D3" w:rsidP="005B435E">
            <w:pPr>
              <w:pStyle w:val="Textoindependiente"/>
              <w:spacing w:after="0" w:line="240" w:lineRule="auto"/>
              <w:jc w:val="both"/>
              <w:rPr>
                <w:rFonts w:cs="Arial"/>
                <w:sz w:val="20"/>
                <w:szCs w:val="20"/>
              </w:rPr>
            </w:pPr>
            <w:r w:rsidRPr="006145DB">
              <w:rPr>
                <w:rFonts w:eastAsia="Lucida Sans Unicode" w:cs="Arial"/>
                <w:sz w:val="20"/>
                <w:szCs w:val="20"/>
              </w:rPr>
              <w:t>Entrega mensual de transferencias monetarias no condicionadas, a hogares en situación de pobreza extrema, para cubrir un porcentaje de la brecha de pobreza de cada hogar, sin que exista una retribución o condición por parte del hogar para la recepción del beneficio.</w:t>
            </w:r>
          </w:p>
        </w:tc>
      </w:tr>
      <w:tr w:rsidR="00FE16D3" w:rsidRPr="006145DB" w14:paraId="2534FBF9" w14:textId="77777777" w:rsidTr="00362252">
        <w:trPr>
          <w:trHeight w:val="20"/>
          <w:jc w:val="center"/>
        </w:trPr>
        <w:tc>
          <w:tcPr>
            <w:tcW w:w="1838" w:type="dxa"/>
            <w:shd w:val="clear" w:color="auto" w:fill="FFFFFF" w:themeFill="background1"/>
            <w:vAlign w:val="center"/>
          </w:tcPr>
          <w:p w14:paraId="168CD0D9" w14:textId="77777777" w:rsidR="00FE16D3" w:rsidRPr="006145DB" w:rsidRDefault="00FE16D3" w:rsidP="005B435E">
            <w:pPr>
              <w:spacing w:after="0" w:line="240" w:lineRule="auto"/>
              <w:contextualSpacing/>
              <w:rPr>
                <w:rFonts w:cs="Arial"/>
                <w:sz w:val="20"/>
                <w:szCs w:val="20"/>
                <w:lang w:eastAsia="es-CO"/>
              </w:rPr>
            </w:pPr>
            <w:r w:rsidRPr="006145DB">
              <w:rPr>
                <w:rFonts w:cs="Arial"/>
                <w:sz w:val="20"/>
                <w:szCs w:val="20"/>
                <w:lang w:eastAsia="es-CO"/>
              </w:rPr>
              <w:t>Tipo de Focalización</w:t>
            </w:r>
          </w:p>
        </w:tc>
        <w:tc>
          <w:tcPr>
            <w:tcW w:w="7655" w:type="dxa"/>
            <w:shd w:val="clear" w:color="auto" w:fill="FFFFFF" w:themeFill="background1"/>
            <w:vAlign w:val="center"/>
          </w:tcPr>
          <w:p w14:paraId="3334D499" w14:textId="77777777" w:rsidR="00FE16D3" w:rsidRPr="006145DB" w:rsidRDefault="00FE16D3" w:rsidP="005B435E">
            <w:pPr>
              <w:tabs>
                <w:tab w:val="left" w:pos="397"/>
                <w:tab w:val="left" w:pos="709"/>
              </w:tabs>
              <w:spacing w:after="0" w:line="240" w:lineRule="auto"/>
              <w:contextualSpacing/>
              <w:jc w:val="both"/>
              <w:rPr>
                <w:rFonts w:cs="Arial"/>
                <w:sz w:val="20"/>
                <w:szCs w:val="20"/>
                <w:lang w:eastAsia="es-CO"/>
              </w:rPr>
            </w:pPr>
            <w:r w:rsidRPr="006145DB">
              <w:rPr>
                <w:rFonts w:cs="Arial"/>
                <w:sz w:val="20"/>
                <w:szCs w:val="20"/>
                <w:lang w:eastAsia="es-CO"/>
              </w:rPr>
              <w:t>Instrumento de focalización individual y por hogares - proxy mean test (por instrumentos).</w:t>
            </w:r>
          </w:p>
          <w:p w14:paraId="0CCCBB2A" w14:textId="77777777" w:rsidR="00FE16D3" w:rsidRPr="006145DB" w:rsidRDefault="00FE16D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Focalización por abordaje territorial.</w:t>
            </w:r>
          </w:p>
        </w:tc>
      </w:tr>
      <w:tr w:rsidR="00FE16D3" w:rsidRPr="006145DB" w14:paraId="1E8846E0" w14:textId="77777777" w:rsidTr="00362252">
        <w:trPr>
          <w:trHeight w:val="612"/>
          <w:jc w:val="center"/>
        </w:trPr>
        <w:tc>
          <w:tcPr>
            <w:tcW w:w="1838" w:type="dxa"/>
            <w:shd w:val="clear" w:color="auto" w:fill="FFFFFF" w:themeFill="background1"/>
            <w:vAlign w:val="center"/>
          </w:tcPr>
          <w:p w14:paraId="7CB33E65" w14:textId="77777777" w:rsidR="00FE16D3" w:rsidRPr="006145DB" w:rsidRDefault="00FE16D3" w:rsidP="005B435E">
            <w:pPr>
              <w:spacing w:after="0" w:line="240" w:lineRule="auto"/>
              <w:contextualSpacing/>
              <w:rPr>
                <w:rFonts w:cs="Arial"/>
                <w:sz w:val="20"/>
                <w:szCs w:val="20"/>
                <w:lang w:eastAsia="es-CO"/>
              </w:rPr>
            </w:pPr>
            <w:r w:rsidRPr="006145DB">
              <w:rPr>
                <w:rFonts w:cs="Arial"/>
                <w:sz w:val="20"/>
                <w:szCs w:val="20"/>
                <w:lang w:eastAsia="es-CO"/>
              </w:rPr>
              <w:t>Población Objetivo</w:t>
            </w:r>
          </w:p>
        </w:tc>
        <w:tc>
          <w:tcPr>
            <w:tcW w:w="7655" w:type="dxa"/>
            <w:shd w:val="clear" w:color="auto" w:fill="FFFFFF" w:themeFill="background1"/>
            <w:vAlign w:val="center"/>
          </w:tcPr>
          <w:p w14:paraId="036D98B7" w14:textId="77777777" w:rsidR="00FE16D3" w:rsidRPr="006145DB" w:rsidRDefault="00FE16D3" w:rsidP="005B435E">
            <w:pPr>
              <w:pStyle w:val="Textoindependiente"/>
              <w:spacing w:after="0" w:line="240" w:lineRule="auto"/>
              <w:jc w:val="both"/>
              <w:rPr>
                <w:rFonts w:cs="Arial"/>
                <w:sz w:val="20"/>
                <w:szCs w:val="20"/>
                <w:lang w:eastAsia="es-CO"/>
              </w:rPr>
            </w:pPr>
            <w:r w:rsidRPr="006145DB">
              <w:rPr>
                <w:rFonts w:cs="Arial"/>
                <w:sz w:val="20"/>
                <w:szCs w:val="20"/>
                <w:lang w:eastAsia="es-CO"/>
              </w:rPr>
              <w:t>Hogares en situación de pobreza extrema residentes en Bogotá D.C.</w:t>
            </w:r>
          </w:p>
        </w:tc>
      </w:tr>
      <w:tr w:rsidR="00FE16D3" w:rsidRPr="006145DB" w14:paraId="238BA785" w14:textId="77777777" w:rsidTr="00AC31AA">
        <w:trPr>
          <w:trHeight w:val="2443"/>
          <w:jc w:val="center"/>
        </w:trPr>
        <w:tc>
          <w:tcPr>
            <w:tcW w:w="1838" w:type="dxa"/>
            <w:shd w:val="clear" w:color="auto" w:fill="FFFFFF" w:themeFill="background1"/>
            <w:vAlign w:val="center"/>
          </w:tcPr>
          <w:p w14:paraId="6D13C129" w14:textId="77777777" w:rsidR="00FE16D3" w:rsidRPr="006145DB" w:rsidRDefault="00FE16D3" w:rsidP="005B435E">
            <w:pPr>
              <w:spacing w:after="0" w:line="240" w:lineRule="auto"/>
              <w:contextualSpacing/>
              <w:rPr>
                <w:rFonts w:cs="Arial"/>
                <w:sz w:val="20"/>
                <w:szCs w:val="20"/>
                <w:lang w:eastAsia="es-CO"/>
              </w:rPr>
            </w:pPr>
            <w:r w:rsidRPr="006145DB">
              <w:rPr>
                <w:rFonts w:cs="Arial"/>
                <w:sz w:val="20"/>
                <w:szCs w:val="20"/>
                <w:lang w:eastAsia="es-CO"/>
              </w:rPr>
              <w:t>Fuentes de Información de la Población Objetivo</w:t>
            </w:r>
          </w:p>
        </w:tc>
        <w:tc>
          <w:tcPr>
            <w:tcW w:w="7655" w:type="dxa"/>
            <w:shd w:val="clear" w:color="auto" w:fill="FFFFFF" w:themeFill="background1"/>
            <w:vAlign w:val="center"/>
          </w:tcPr>
          <w:tbl>
            <w:tblPr>
              <w:tblStyle w:val="Tablaconcuadrcula"/>
              <w:tblW w:w="7400" w:type="dxa"/>
              <w:tblLayout w:type="fixed"/>
              <w:tblLook w:val="04A0" w:firstRow="1" w:lastRow="0" w:firstColumn="1" w:lastColumn="0" w:noHBand="0" w:noVBand="1"/>
            </w:tblPr>
            <w:tblGrid>
              <w:gridCol w:w="3856"/>
              <w:gridCol w:w="1135"/>
              <w:gridCol w:w="1133"/>
              <w:gridCol w:w="1276"/>
            </w:tblGrid>
            <w:tr w:rsidR="00E41CDB" w:rsidRPr="006145DB" w14:paraId="41B4DC3C" w14:textId="77777777" w:rsidTr="005E7C72">
              <w:trPr>
                <w:trHeight w:val="372"/>
              </w:trPr>
              <w:tc>
                <w:tcPr>
                  <w:tcW w:w="3856" w:type="dxa"/>
                  <w:vAlign w:val="center"/>
                </w:tcPr>
                <w:p w14:paraId="29E62E2B"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5" w:type="dxa"/>
                  <w:vAlign w:val="center"/>
                </w:tcPr>
                <w:p w14:paraId="7E85ED3A"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3" w:type="dxa"/>
                  <w:vAlign w:val="center"/>
                </w:tcPr>
                <w:p w14:paraId="72EAC074"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tcBorders>
                    <w:right w:val="single" w:sz="4" w:space="0" w:color="auto"/>
                  </w:tcBorders>
                  <w:vAlign w:val="center"/>
                </w:tcPr>
                <w:p w14:paraId="32E6220B"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E41CDB" w:rsidRPr="006145DB" w14:paraId="73FF2520" w14:textId="77777777" w:rsidTr="005E7C72">
              <w:trPr>
                <w:trHeight w:val="221"/>
              </w:trPr>
              <w:tc>
                <w:tcPr>
                  <w:tcW w:w="3856" w:type="dxa"/>
                  <w:vAlign w:val="center"/>
                </w:tcPr>
                <w:p w14:paraId="5271B446" w14:textId="77777777" w:rsidR="00FE16D3" w:rsidRPr="006145DB" w:rsidRDefault="00FE16D3" w:rsidP="005B435E">
                  <w:pPr>
                    <w:tabs>
                      <w:tab w:val="left" w:pos="709"/>
                    </w:tabs>
                    <w:contextualSpacing/>
                    <w:jc w:val="both"/>
                    <w:rPr>
                      <w:rFonts w:cs="Arial"/>
                      <w:bCs/>
                      <w:sz w:val="16"/>
                      <w:szCs w:val="16"/>
                      <w:lang w:eastAsia="es-CO"/>
                    </w:rPr>
                  </w:pPr>
                  <w:r w:rsidRPr="006145DB">
                    <w:rPr>
                      <w:rFonts w:cs="Arial"/>
                      <w:bCs/>
                      <w:sz w:val="16"/>
                      <w:szCs w:val="16"/>
                      <w:lang w:eastAsia="es-CO"/>
                    </w:rPr>
                    <w:t>Hogares en situación de pobreza extrema que se encuentren en el grupo A del SISBÉN IV de Bogotá D.C</w:t>
                  </w:r>
                </w:p>
              </w:tc>
              <w:tc>
                <w:tcPr>
                  <w:tcW w:w="1135" w:type="dxa"/>
                  <w:vAlign w:val="center"/>
                </w:tcPr>
                <w:p w14:paraId="6F1DD065"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sz w:val="16"/>
                      <w:szCs w:val="16"/>
                    </w:rPr>
                    <w:t>Base Maestra</w:t>
                  </w:r>
                </w:p>
              </w:tc>
              <w:tc>
                <w:tcPr>
                  <w:tcW w:w="1133" w:type="dxa"/>
                  <w:vAlign w:val="center"/>
                </w:tcPr>
                <w:p w14:paraId="65D0B344"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sz w:val="16"/>
                      <w:szCs w:val="16"/>
                    </w:rPr>
                    <w:t>Trimestral</w:t>
                  </w:r>
                </w:p>
              </w:tc>
              <w:tc>
                <w:tcPr>
                  <w:tcW w:w="1276" w:type="dxa"/>
                  <w:tcBorders>
                    <w:right w:val="single" w:sz="4" w:space="0" w:color="auto"/>
                  </w:tcBorders>
                  <w:vAlign w:val="center"/>
                </w:tcPr>
                <w:p w14:paraId="127A2C38"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sz w:val="16"/>
                      <w:szCs w:val="16"/>
                    </w:rPr>
                    <w:t>Secretaría Distrital de Planeación – SDP</w:t>
                  </w:r>
                </w:p>
              </w:tc>
            </w:tr>
            <w:tr w:rsidR="00E41CDB" w:rsidRPr="006145DB" w14:paraId="355E3603" w14:textId="77777777" w:rsidTr="005E7C72">
              <w:trPr>
                <w:trHeight w:val="690"/>
              </w:trPr>
              <w:tc>
                <w:tcPr>
                  <w:tcW w:w="3856" w:type="dxa"/>
                  <w:vAlign w:val="center"/>
                </w:tcPr>
                <w:p w14:paraId="1E403317" w14:textId="77777777" w:rsidR="00FE16D3" w:rsidRPr="006145DB" w:rsidRDefault="00FE16D3" w:rsidP="005B435E">
                  <w:pPr>
                    <w:tabs>
                      <w:tab w:val="left" w:pos="709"/>
                    </w:tabs>
                    <w:contextualSpacing/>
                    <w:jc w:val="both"/>
                    <w:rPr>
                      <w:rFonts w:cs="Arial"/>
                      <w:sz w:val="16"/>
                      <w:szCs w:val="16"/>
                      <w:lang w:eastAsia="es-CO"/>
                    </w:rPr>
                  </w:pPr>
                  <w:r w:rsidRPr="006145DB">
                    <w:rPr>
                      <w:rFonts w:cs="Arial"/>
                      <w:sz w:val="16"/>
                      <w:szCs w:val="16"/>
                      <w:lang w:eastAsia="es-CO"/>
                    </w:rPr>
                    <w:t>Hogares que viven en residencias tipo paga diarios, que están registrados en la Base de personas residentes en paga diarios y que forman parte de los grupos priorizados, teniendo en cuenta que el gasto per cápita en alimentos del hogar no supere la línea de pobreza.</w:t>
                  </w:r>
                </w:p>
              </w:tc>
              <w:tc>
                <w:tcPr>
                  <w:tcW w:w="1135" w:type="dxa"/>
                  <w:vAlign w:val="center"/>
                </w:tcPr>
                <w:p w14:paraId="1FF4B394"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Base de personas residentes en paga diarios</w:t>
                  </w:r>
                </w:p>
              </w:tc>
              <w:tc>
                <w:tcPr>
                  <w:tcW w:w="1133" w:type="dxa"/>
                  <w:vAlign w:val="center"/>
                </w:tcPr>
                <w:p w14:paraId="0999ED6A"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Vigente</w:t>
                  </w:r>
                </w:p>
              </w:tc>
              <w:tc>
                <w:tcPr>
                  <w:tcW w:w="1276" w:type="dxa"/>
                  <w:tcBorders>
                    <w:right w:val="single" w:sz="4" w:space="0" w:color="auto"/>
                  </w:tcBorders>
                  <w:vAlign w:val="center"/>
                </w:tcPr>
                <w:p w14:paraId="7135BB45" w14:textId="68007143"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Planeación – SDP</w:t>
                  </w:r>
                </w:p>
              </w:tc>
            </w:tr>
          </w:tbl>
          <w:p w14:paraId="7A4AD2F3" w14:textId="77777777" w:rsidR="00FE16D3" w:rsidRPr="006145DB" w:rsidRDefault="00FE16D3" w:rsidP="005B435E">
            <w:pPr>
              <w:tabs>
                <w:tab w:val="left" w:pos="709"/>
              </w:tabs>
              <w:spacing w:line="240" w:lineRule="auto"/>
              <w:contextualSpacing/>
              <w:jc w:val="both"/>
              <w:rPr>
                <w:rFonts w:cs="Arial"/>
                <w:sz w:val="20"/>
                <w:szCs w:val="20"/>
                <w:lang w:eastAsia="es-CO"/>
              </w:rPr>
            </w:pPr>
          </w:p>
        </w:tc>
      </w:tr>
      <w:tr w:rsidR="00FE16D3" w:rsidRPr="006145DB" w14:paraId="54437AB4" w14:textId="77777777" w:rsidTr="00362252">
        <w:trPr>
          <w:trHeight w:val="422"/>
          <w:jc w:val="center"/>
        </w:trPr>
        <w:tc>
          <w:tcPr>
            <w:tcW w:w="1838" w:type="dxa"/>
            <w:shd w:val="clear" w:color="auto" w:fill="FFFFFF" w:themeFill="background1"/>
            <w:vAlign w:val="center"/>
          </w:tcPr>
          <w:p w14:paraId="3FA65AE1" w14:textId="77777777" w:rsidR="00FE16D3" w:rsidRPr="006145DB" w:rsidRDefault="00FE16D3" w:rsidP="005B435E">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655" w:type="dxa"/>
            <w:shd w:val="clear" w:color="auto" w:fill="FFFFFF" w:themeFill="background1"/>
            <w:vAlign w:val="center"/>
          </w:tcPr>
          <w:p w14:paraId="6BF9411A" w14:textId="2B7D0D01" w:rsidR="00FE16D3" w:rsidRPr="006145DB" w:rsidRDefault="00FE16D3"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No aplica</w:t>
            </w:r>
            <w:r w:rsidR="00E41CDB" w:rsidRPr="006145DB">
              <w:rPr>
                <w:rFonts w:cs="Arial"/>
                <w:sz w:val="20"/>
                <w:szCs w:val="20"/>
                <w:lang w:eastAsia="es-CO"/>
              </w:rPr>
              <w:t>.</w:t>
            </w:r>
          </w:p>
        </w:tc>
      </w:tr>
      <w:tr w:rsidR="00FE16D3" w:rsidRPr="006145DB" w14:paraId="04ED89B0" w14:textId="77777777" w:rsidTr="00362252">
        <w:trPr>
          <w:trHeight w:val="2654"/>
          <w:jc w:val="center"/>
        </w:trPr>
        <w:tc>
          <w:tcPr>
            <w:tcW w:w="1838" w:type="dxa"/>
            <w:shd w:val="clear" w:color="auto" w:fill="FFFFFF" w:themeFill="background1"/>
            <w:vAlign w:val="center"/>
          </w:tcPr>
          <w:p w14:paraId="3BC739C3" w14:textId="77777777" w:rsidR="00FE16D3" w:rsidRPr="006145DB" w:rsidRDefault="00FE16D3" w:rsidP="005B435E">
            <w:pPr>
              <w:spacing w:after="0" w:line="240" w:lineRule="auto"/>
              <w:rPr>
                <w:rFonts w:cs="Arial"/>
                <w:sz w:val="20"/>
                <w:szCs w:val="20"/>
                <w:lang w:eastAsia="es-CO"/>
              </w:rPr>
            </w:pPr>
            <w:r w:rsidRPr="006145DB">
              <w:rPr>
                <w:rFonts w:cs="Arial"/>
                <w:sz w:val="20"/>
                <w:szCs w:val="20"/>
                <w:lang w:eastAsia="es-CO"/>
              </w:rPr>
              <w:t>Criterios de Ingreso y Fuentes de Información</w:t>
            </w:r>
          </w:p>
        </w:tc>
        <w:tc>
          <w:tcPr>
            <w:tcW w:w="7655" w:type="dxa"/>
            <w:shd w:val="clear" w:color="auto" w:fill="FFFFFF" w:themeFill="background1"/>
            <w:vAlign w:val="center"/>
          </w:tcPr>
          <w:tbl>
            <w:tblPr>
              <w:tblStyle w:val="Tablaconcuadrcula"/>
              <w:tblW w:w="7400" w:type="dxa"/>
              <w:tblLayout w:type="fixed"/>
              <w:tblLook w:val="04A0" w:firstRow="1" w:lastRow="0" w:firstColumn="1" w:lastColumn="0" w:noHBand="0" w:noVBand="1"/>
            </w:tblPr>
            <w:tblGrid>
              <w:gridCol w:w="3715"/>
              <w:gridCol w:w="1275"/>
              <w:gridCol w:w="1134"/>
              <w:gridCol w:w="1276"/>
            </w:tblGrid>
            <w:tr w:rsidR="00E41CDB" w:rsidRPr="006145DB" w14:paraId="3A9E5CFE" w14:textId="77777777" w:rsidTr="00AC31AA">
              <w:trPr>
                <w:trHeight w:val="389"/>
              </w:trPr>
              <w:tc>
                <w:tcPr>
                  <w:tcW w:w="3715" w:type="dxa"/>
                  <w:vAlign w:val="center"/>
                </w:tcPr>
                <w:p w14:paraId="64FFB6AB"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275" w:type="dxa"/>
                  <w:vAlign w:val="center"/>
                </w:tcPr>
                <w:p w14:paraId="410FAD3D"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1175E550"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tcBorders>
                    <w:right w:val="single" w:sz="4" w:space="0" w:color="auto"/>
                  </w:tcBorders>
                  <w:vAlign w:val="center"/>
                </w:tcPr>
                <w:p w14:paraId="72EAF3F8"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E41CDB" w:rsidRPr="006145DB" w14:paraId="26A5D4B8" w14:textId="77777777" w:rsidTr="00AC31AA">
              <w:trPr>
                <w:trHeight w:val="231"/>
              </w:trPr>
              <w:tc>
                <w:tcPr>
                  <w:tcW w:w="3715" w:type="dxa"/>
                  <w:vAlign w:val="center"/>
                </w:tcPr>
                <w:p w14:paraId="68624554" w14:textId="77777777" w:rsidR="00FE16D3" w:rsidRPr="006145DB" w:rsidRDefault="00FE16D3" w:rsidP="005B435E">
                  <w:pPr>
                    <w:tabs>
                      <w:tab w:val="left" w:pos="709"/>
                    </w:tabs>
                    <w:contextualSpacing/>
                    <w:jc w:val="both"/>
                    <w:rPr>
                      <w:rFonts w:cs="Arial"/>
                      <w:bCs/>
                      <w:sz w:val="16"/>
                      <w:szCs w:val="16"/>
                      <w:lang w:eastAsia="es-CO"/>
                    </w:rPr>
                  </w:pPr>
                  <w:r w:rsidRPr="006145DB">
                    <w:rPr>
                      <w:rFonts w:cs="Arial"/>
                      <w:bCs/>
                      <w:sz w:val="16"/>
                      <w:szCs w:val="16"/>
                      <w:lang w:eastAsia="es-CO"/>
                    </w:rPr>
                    <w:t>Hogares clasificados en el grupo A del SISBEN IV de Bogotá D.C</w:t>
                  </w:r>
                </w:p>
              </w:tc>
              <w:tc>
                <w:tcPr>
                  <w:tcW w:w="1275" w:type="dxa"/>
                  <w:vAlign w:val="center"/>
                </w:tcPr>
                <w:p w14:paraId="1D0A852E"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Base Maestra</w:t>
                  </w:r>
                </w:p>
              </w:tc>
              <w:tc>
                <w:tcPr>
                  <w:tcW w:w="1134" w:type="dxa"/>
                  <w:vAlign w:val="center"/>
                </w:tcPr>
                <w:p w14:paraId="37A3EB23" w14:textId="59D4157F"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Trimestral</w:t>
                  </w:r>
                </w:p>
              </w:tc>
              <w:tc>
                <w:tcPr>
                  <w:tcW w:w="1276" w:type="dxa"/>
                  <w:tcBorders>
                    <w:right w:val="single" w:sz="4" w:space="0" w:color="auto"/>
                  </w:tcBorders>
                  <w:vAlign w:val="center"/>
                </w:tcPr>
                <w:p w14:paraId="268064C0"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 SDP</w:t>
                  </w:r>
                </w:p>
              </w:tc>
            </w:tr>
            <w:tr w:rsidR="00E41CDB" w:rsidRPr="006145DB" w14:paraId="1400425C" w14:textId="77777777" w:rsidTr="00AC31AA">
              <w:trPr>
                <w:trHeight w:val="242"/>
              </w:trPr>
              <w:tc>
                <w:tcPr>
                  <w:tcW w:w="3715" w:type="dxa"/>
                  <w:vAlign w:val="center"/>
                </w:tcPr>
                <w:p w14:paraId="42DE6ECF" w14:textId="77777777" w:rsidR="00FE16D3" w:rsidRPr="006145DB" w:rsidRDefault="00FE16D3" w:rsidP="005B435E">
                  <w:pPr>
                    <w:tabs>
                      <w:tab w:val="left" w:pos="709"/>
                    </w:tabs>
                    <w:contextualSpacing/>
                    <w:jc w:val="both"/>
                    <w:rPr>
                      <w:rFonts w:cs="Arial"/>
                      <w:sz w:val="16"/>
                      <w:szCs w:val="16"/>
                      <w:lang w:eastAsia="es-CO"/>
                    </w:rPr>
                  </w:pPr>
                  <w:r w:rsidRPr="006145DB">
                    <w:rPr>
                      <w:rFonts w:cs="Arial"/>
                      <w:sz w:val="16"/>
                      <w:szCs w:val="16"/>
                      <w:lang w:eastAsia="es-CO"/>
                    </w:rPr>
                    <w:t>Hogares que viven en residencias tipo paga diarios, que están registrados en la Base de personas residentes en paga diarios y que forman parte de los grupos priorizados, teniendo en cuenta que el gasto per cápita en alimentos del hogar no supere la línea de pobreza.</w:t>
                  </w:r>
                </w:p>
              </w:tc>
              <w:tc>
                <w:tcPr>
                  <w:tcW w:w="1275" w:type="dxa"/>
                  <w:vAlign w:val="center"/>
                </w:tcPr>
                <w:p w14:paraId="6A4DDE7A"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Base de personas residentes en paga diarios</w:t>
                  </w:r>
                </w:p>
              </w:tc>
              <w:tc>
                <w:tcPr>
                  <w:tcW w:w="1134" w:type="dxa"/>
                  <w:vAlign w:val="center"/>
                </w:tcPr>
                <w:p w14:paraId="485CE202"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Vigente</w:t>
                  </w:r>
                </w:p>
              </w:tc>
              <w:tc>
                <w:tcPr>
                  <w:tcW w:w="1276" w:type="dxa"/>
                  <w:tcBorders>
                    <w:right w:val="single" w:sz="4" w:space="0" w:color="auto"/>
                  </w:tcBorders>
                  <w:vAlign w:val="center"/>
                </w:tcPr>
                <w:p w14:paraId="66EFAE58"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Planeación – SDP</w:t>
                  </w:r>
                </w:p>
              </w:tc>
            </w:tr>
          </w:tbl>
          <w:p w14:paraId="68FE7579" w14:textId="77777777" w:rsidR="00FE16D3" w:rsidRPr="006145DB" w:rsidRDefault="00FE16D3" w:rsidP="005B435E">
            <w:pPr>
              <w:pStyle w:val="Textoindependiente"/>
              <w:spacing w:line="240" w:lineRule="auto"/>
              <w:ind w:right="112"/>
              <w:jc w:val="both"/>
              <w:rPr>
                <w:rFonts w:cs="Arial"/>
                <w:sz w:val="20"/>
                <w:szCs w:val="20"/>
                <w:lang w:eastAsia="es-CO"/>
              </w:rPr>
            </w:pPr>
          </w:p>
        </w:tc>
      </w:tr>
      <w:tr w:rsidR="00FE16D3" w:rsidRPr="006145DB" w14:paraId="6A49BFA8" w14:textId="77777777" w:rsidTr="00362252">
        <w:trPr>
          <w:trHeight w:val="20"/>
          <w:jc w:val="center"/>
        </w:trPr>
        <w:tc>
          <w:tcPr>
            <w:tcW w:w="1838" w:type="dxa"/>
            <w:shd w:val="clear" w:color="auto" w:fill="FFFFFF" w:themeFill="background1"/>
            <w:vAlign w:val="center"/>
          </w:tcPr>
          <w:p w14:paraId="1BB9EE76" w14:textId="77777777" w:rsidR="00FE16D3" w:rsidRPr="006145DB" w:rsidRDefault="00FE16D3" w:rsidP="005B435E">
            <w:pPr>
              <w:spacing w:line="240" w:lineRule="auto"/>
              <w:contextualSpacing/>
              <w:rPr>
                <w:rFonts w:cs="Arial"/>
                <w:sz w:val="20"/>
                <w:szCs w:val="20"/>
                <w:lang w:eastAsia="es-CO"/>
              </w:rPr>
            </w:pPr>
            <w:r w:rsidRPr="006145DB">
              <w:rPr>
                <w:rFonts w:cs="Arial"/>
                <w:sz w:val="20"/>
                <w:szCs w:val="20"/>
                <w:lang w:eastAsia="es-CO"/>
              </w:rPr>
              <w:t>Criterios de Egreso y Fuentes de Información</w:t>
            </w:r>
          </w:p>
        </w:tc>
        <w:tc>
          <w:tcPr>
            <w:tcW w:w="7655" w:type="dxa"/>
            <w:shd w:val="clear" w:color="auto" w:fill="FFFFFF" w:themeFill="background1"/>
            <w:vAlign w:val="center"/>
          </w:tcPr>
          <w:tbl>
            <w:tblPr>
              <w:tblStyle w:val="Tablaconcuadrcula"/>
              <w:tblW w:w="7400" w:type="dxa"/>
              <w:tblBorders>
                <w:top w:val="none" w:sz="0" w:space="0" w:color="auto"/>
                <w:bottom w:val="none" w:sz="0" w:space="0" w:color="auto"/>
                <w:right w:val="none" w:sz="0" w:space="0" w:color="auto"/>
              </w:tblBorders>
              <w:tblLayout w:type="fixed"/>
              <w:tblLook w:val="04A0" w:firstRow="1" w:lastRow="0" w:firstColumn="1" w:lastColumn="0" w:noHBand="0" w:noVBand="1"/>
            </w:tblPr>
            <w:tblGrid>
              <w:gridCol w:w="3715"/>
              <w:gridCol w:w="1276"/>
              <w:gridCol w:w="1134"/>
              <w:gridCol w:w="1275"/>
            </w:tblGrid>
            <w:tr w:rsidR="00E41CDB" w:rsidRPr="006145DB" w14:paraId="5E08C5F2" w14:textId="77777777" w:rsidTr="005E7C72">
              <w:trPr>
                <w:trHeight w:val="419"/>
              </w:trPr>
              <w:tc>
                <w:tcPr>
                  <w:tcW w:w="3715" w:type="dxa"/>
                  <w:vAlign w:val="center"/>
                </w:tcPr>
                <w:p w14:paraId="46FDF8B6"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76" w:type="dxa"/>
                  <w:vAlign w:val="center"/>
                </w:tcPr>
                <w:p w14:paraId="183B41C6"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345712BC"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5" w:type="dxa"/>
                  <w:tcBorders>
                    <w:top w:val="nil"/>
                    <w:bottom w:val="single" w:sz="4" w:space="0" w:color="auto"/>
                    <w:right w:val="single" w:sz="4" w:space="0" w:color="auto"/>
                  </w:tcBorders>
                  <w:vAlign w:val="center"/>
                </w:tcPr>
                <w:p w14:paraId="0B768CEB"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E41CDB" w:rsidRPr="006145DB" w14:paraId="39364519" w14:textId="77777777" w:rsidTr="005E7C72">
              <w:trPr>
                <w:trHeight w:val="243"/>
              </w:trPr>
              <w:tc>
                <w:tcPr>
                  <w:tcW w:w="3715" w:type="dxa"/>
                  <w:vAlign w:val="center"/>
                </w:tcPr>
                <w:p w14:paraId="119EC60F" w14:textId="77777777" w:rsidR="00FE16D3" w:rsidRPr="006145DB" w:rsidRDefault="00FE16D3" w:rsidP="005B435E">
                  <w:pPr>
                    <w:tabs>
                      <w:tab w:val="left" w:pos="709"/>
                    </w:tabs>
                    <w:contextualSpacing/>
                    <w:jc w:val="both"/>
                    <w:rPr>
                      <w:rFonts w:cs="Arial"/>
                      <w:bCs/>
                      <w:sz w:val="16"/>
                      <w:szCs w:val="16"/>
                      <w:lang w:eastAsia="es-CO"/>
                    </w:rPr>
                  </w:pPr>
                  <w:r w:rsidRPr="006145DB">
                    <w:rPr>
                      <w:rFonts w:cs="Arial"/>
                      <w:bCs/>
                      <w:sz w:val="16"/>
                      <w:szCs w:val="16"/>
                      <w:lang w:eastAsia="es-CO"/>
                    </w:rPr>
                    <w:t>Retiro voluntario manifestado libre y expresamente por escrito.</w:t>
                  </w:r>
                </w:p>
              </w:tc>
              <w:tc>
                <w:tcPr>
                  <w:tcW w:w="1276" w:type="dxa"/>
                  <w:vAlign w:val="center"/>
                </w:tcPr>
                <w:p w14:paraId="1320EB91"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Solicitud ciudadana</w:t>
                  </w:r>
                </w:p>
              </w:tc>
              <w:tc>
                <w:tcPr>
                  <w:tcW w:w="1134" w:type="dxa"/>
                  <w:vAlign w:val="center"/>
                </w:tcPr>
                <w:p w14:paraId="70F9E367"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1275" w:type="dxa"/>
                  <w:tcBorders>
                    <w:top w:val="single" w:sz="4" w:space="0" w:color="auto"/>
                    <w:bottom w:val="single" w:sz="4" w:space="0" w:color="auto"/>
                    <w:right w:val="single" w:sz="4" w:space="0" w:color="auto"/>
                  </w:tcBorders>
                  <w:vAlign w:val="center"/>
                </w:tcPr>
                <w:p w14:paraId="3D95DC6E"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E41CDB" w:rsidRPr="006145DB" w14:paraId="72846634" w14:textId="77777777" w:rsidTr="005E7C72">
              <w:trPr>
                <w:trHeight w:val="243"/>
              </w:trPr>
              <w:tc>
                <w:tcPr>
                  <w:tcW w:w="3715" w:type="dxa"/>
                  <w:vMerge w:val="restart"/>
                  <w:vAlign w:val="center"/>
                </w:tcPr>
                <w:p w14:paraId="40B9759A" w14:textId="77777777" w:rsidR="00FE16D3" w:rsidRPr="006145DB" w:rsidRDefault="00FE16D3" w:rsidP="005B435E">
                  <w:pPr>
                    <w:tabs>
                      <w:tab w:val="left" w:pos="709"/>
                    </w:tabs>
                    <w:contextualSpacing/>
                    <w:jc w:val="both"/>
                    <w:rPr>
                      <w:rFonts w:cs="Arial"/>
                      <w:sz w:val="16"/>
                      <w:szCs w:val="16"/>
                      <w:lang w:eastAsia="es-CO"/>
                    </w:rPr>
                  </w:pPr>
                  <w:r w:rsidRPr="006145DB">
                    <w:rPr>
                      <w:rFonts w:cs="Arial"/>
                      <w:sz w:val="16"/>
                      <w:szCs w:val="16"/>
                      <w:lang w:eastAsia="es-CO"/>
                    </w:rPr>
                    <w:t>Hogares que dejen de cumplir con las condiciones de la población objetivo y criterios de ingreso</w:t>
                  </w:r>
                </w:p>
              </w:tc>
              <w:tc>
                <w:tcPr>
                  <w:tcW w:w="1276" w:type="dxa"/>
                  <w:vAlign w:val="center"/>
                </w:tcPr>
                <w:p w14:paraId="25E1662B"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53195590"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Trimestral</w:t>
                  </w:r>
                </w:p>
              </w:tc>
              <w:tc>
                <w:tcPr>
                  <w:tcW w:w="1275" w:type="dxa"/>
                  <w:tcBorders>
                    <w:top w:val="single" w:sz="4" w:space="0" w:color="auto"/>
                    <w:bottom w:val="single" w:sz="4" w:space="0" w:color="auto"/>
                    <w:right w:val="single" w:sz="4" w:space="0" w:color="auto"/>
                  </w:tcBorders>
                  <w:vAlign w:val="center"/>
                </w:tcPr>
                <w:p w14:paraId="0DF45C44"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-SDP</w:t>
                  </w:r>
                </w:p>
              </w:tc>
            </w:tr>
            <w:tr w:rsidR="00E41CDB" w:rsidRPr="006145DB" w14:paraId="5F70CE28" w14:textId="77777777" w:rsidTr="005E7C72">
              <w:trPr>
                <w:trHeight w:val="243"/>
              </w:trPr>
              <w:tc>
                <w:tcPr>
                  <w:tcW w:w="3715" w:type="dxa"/>
                  <w:vMerge/>
                  <w:vAlign w:val="center"/>
                </w:tcPr>
                <w:p w14:paraId="5C51E05C" w14:textId="77777777" w:rsidR="00FE16D3" w:rsidRPr="006145DB" w:rsidRDefault="00FE16D3" w:rsidP="005B435E">
                  <w:pPr>
                    <w:tabs>
                      <w:tab w:val="left" w:pos="709"/>
                    </w:tabs>
                    <w:contextualSpacing/>
                    <w:jc w:val="both"/>
                    <w:rPr>
                      <w:rFonts w:cs="Arial"/>
                      <w:sz w:val="16"/>
                      <w:szCs w:val="16"/>
                      <w:lang w:eastAsia="es-CO"/>
                    </w:rPr>
                  </w:pPr>
                </w:p>
              </w:tc>
              <w:tc>
                <w:tcPr>
                  <w:tcW w:w="1276" w:type="dxa"/>
                  <w:vAlign w:val="center"/>
                </w:tcPr>
                <w:p w14:paraId="4C1912D8" w14:textId="7777777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 diarios</w:t>
                  </w:r>
                </w:p>
              </w:tc>
              <w:tc>
                <w:tcPr>
                  <w:tcW w:w="1134" w:type="dxa"/>
                  <w:vAlign w:val="center"/>
                </w:tcPr>
                <w:p w14:paraId="78F4D81C"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Vigente</w:t>
                  </w:r>
                </w:p>
              </w:tc>
              <w:tc>
                <w:tcPr>
                  <w:tcW w:w="1275" w:type="dxa"/>
                  <w:tcBorders>
                    <w:top w:val="single" w:sz="4" w:space="0" w:color="auto"/>
                    <w:bottom w:val="single" w:sz="4" w:space="0" w:color="auto"/>
                    <w:right w:val="single" w:sz="4" w:space="0" w:color="auto"/>
                  </w:tcBorders>
                  <w:vAlign w:val="center"/>
                </w:tcPr>
                <w:p w14:paraId="64139CBC" w14:textId="1A43B2C7" w:rsidR="00FE16D3" w:rsidRPr="006145DB" w:rsidRDefault="00FE16D3"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Planeación – SDP</w:t>
                  </w:r>
                </w:p>
              </w:tc>
            </w:tr>
            <w:tr w:rsidR="00E41CDB" w:rsidRPr="006145DB" w14:paraId="4F10976E" w14:textId="77777777" w:rsidTr="005E7C72">
              <w:trPr>
                <w:trHeight w:val="259"/>
              </w:trPr>
              <w:tc>
                <w:tcPr>
                  <w:tcW w:w="3715" w:type="dxa"/>
                  <w:vMerge w:val="restart"/>
                  <w:vAlign w:val="center"/>
                </w:tcPr>
                <w:p w14:paraId="2ACFF477" w14:textId="77777777" w:rsidR="00FE16D3" w:rsidRPr="006145DB" w:rsidRDefault="00FE16D3" w:rsidP="005B435E">
                  <w:pPr>
                    <w:tabs>
                      <w:tab w:val="left" w:pos="709"/>
                    </w:tabs>
                    <w:contextualSpacing/>
                    <w:jc w:val="both"/>
                    <w:rPr>
                      <w:rFonts w:cs="Arial"/>
                      <w:bCs/>
                      <w:sz w:val="16"/>
                      <w:szCs w:val="16"/>
                      <w:lang w:eastAsia="es-CO"/>
                    </w:rPr>
                  </w:pPr>
                  <w:r w:rsidRPr="006145DB">
                    <w:rPr>
                      <w:rFonts w:cs="Arial"/>
                      <w:bCs/>
                      <w:sz w:val="16"/>
                      <w:szCs w:val="16"/>
                      <w:lang w:eastAsia="es-CO"/>
                    </w:rPr>
                    <w:t>Por traslado o cambio de residencia fuera de Bogotá D.C.</w:t>
                  </w:r>
                </w:p>
              </w:tc>
              <w:tc>
                <w:tcPr>
                  <w:tcW w:w="1276" w:type="dxa"/>
                  <w:vAlign w:val="center"/>
                </w:tcPr>
                <w:p w14:paraId="06E23A1F"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SISBEN IV</w:t>
                  </w:r>
                </w:p>
              </w:tc>
              <w:tc>
                <w:tcPr>
                  <w:tcW w:w="1134" w:type="dxa"/>
                  <w:vAlign w:val="center"/>
                </w:tcPr>
                <w:p w14:paraId="2FDC7647"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275" w:type="dxa"/>
                  <w:tcBorders>
                    <w:top w:val="single" w:sz="4" w:space="0" w:color="auto"/>
                    <w:bottom w:val="single" w:sz="4" w:space="0" w:color="auto"/>
                    <w:right w:val="single" w:sz="4" w:space="0" w:color="auto"/>
                  </w:tcBorders>
                  <w:vAlign w:val="center"/>
                </w:tcPr>
                <w:p w14:paraId="37B2526B"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-SDP</w:t>
                  </w:r>
                </w:p>
              </w:tc>
            </w:tr>
            <w:tr w:rsidR="00E41CDB" w:rsidRPr="006145DB" w14:paraId="16E34812" w14:textId="77777777" w:rsidTr="005E7C72">
              <w:trPr>
                <w:trHeight w:val="237"/>
              </w:trPr>
              <w:tc>
                <w:tcPr>
                  <w:tcW w:w="3715" w:type="dxa"/>
                  <w:vMerge/>
                  <w:vAlign w:val="center"/>
                </w:tcPr>
                <w:p w14:paraId="4A8E3884" w14:textId="77777777" w:rsidR="00FE16D3" w:rsidRPr="006145DB" w:rsidRDefault="00FE16D3" w:rsidP="005B435E">
                  <w:pPr>
                    <w:tabs>
                      <w:tab w:val="left" w:pos="709"/>
                    </w:tabs>
                    <w:contextualSpacing/>
                    <w:jc w:val="both"/>
                    <w:rPr>
                      <w:rFonts w:cs="Arial"/>
                      <w:bCs/>
                      <w:sz w:val="16"/>
                      <w:szCs w:val="16"/>
                      <w:lang w:eastAsia="es-CO"/>
                    </w:rPr>
                  </w:pPr>
                </w:p>
              </w:tc>
              <w:tc>
                <w:tcPr>
                  <w:tcW w:w="1276" w:type="dxa"/>
                  <w:vAlign w:val="center"/>
                </w:tcPr>
                <w:p w14:paraId="4D1B0CD3"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Base Maestra</w:t>
                  </w:r>
                </w:p>
              </w:tc>
              <w:tc>
                <w:tcPr>
                  <w:tcW w:w="1134" w:type="dxa"/>
                  <w:vAlign w:val="center"/>
                </w:tcPr>
                <w:p w14:paraId="21C7D192" w14:textId="322E2D86"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Trimestral</w:t>
                  </w:r>
                </w:p>
              </w:tc>
              <w:tc>
                <w:tcPr>
                  <w:tcW w:w="1275" w:type="dxa"/>
                  <w:tcBorders>
                    <w:top w:val="single" w:sz="4" w:space="0" w:color="auto"/>
                    <w:bottom w:val="single" w:sz="4" w:space="0" w:color="auto"/>
                    <w:right w:val="single" w:sz="4" w:space="0" w:color="auto"/>
                  </w:tcBorders>
                  <w:vAlign w:val="center"/>
                </w:tcPr>
                <w:p w14:paraId="09BF9C7E"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 SDP</w:t>
                  </w:r>
                </w:p>
              </w:tc>
            </w:tr>
            <w:tr w:rsidR="00E41CDB" w:rsidRPr="006145DB" w14:paraId="478425BE" w14:textId="77777777" w:rsidTr="005E7C72">
              <w:trPr>
                <w:trHeight w:val="237"/>
              </w:trPr>
              <w:tc>
                <w:tcPr>
                  <w:tcW w:w="3715" w:type="dxa"/>
                  <w:vAlign w:val="center"/>
                </w:tcPr>
                <w:p w14:paraId="28509A28" w14:textId="77777777" w:rsidR="00FE16D3" w:rsidRPr="006145DB" w:rsidRDefault="00FE16D3" w:rsidP="005B435E">
                  <w:pPr>
                    <w:tabs>
                      <w:tab w:val="left" w:pos="709"/>
                    </w:tabs>
                    <w:contextualSpacing/>
                    <w:jc w:val="both"/>
                    <w:rPr>
                      <w:rFonts w:cs="Arial"/>
                      <w:sz w:val="16"/>
                      <w:szCs w:val="16"/>
                      <w:lang w:eastAsia="es-CO"/>
                    </w:rPr>
                  </w:pPr>
                  <w:r w:rsidRPr="006145DB">
                    <w:rPr>
                      <w:rFonts w:cs="Arial"/>
                      <w:sz w:val="16"/>
                      <w:szCs w:val="16"/>
                      <w:lang w:eastAsia="es-CO"/>
                    </w:rPr>
                    <w:t>Hogares que cumplan con los criterios establecidos para ser beneficiarios de la línea de atención “Valoración del Cuidado” del programa Renta ciudadana del Departamento para la Prosperidad Social del gobierno nacional.</w:t>
                  </w:r>
                </w:p>
              </w:tc>
              <w:tc>
                <w:tcPr>
                  <w:tcW w:w="1276" w:type="dxa"/>
                  <w:vAlign w:val="center"/>
                </w:tcPr>
                <w:p w14:paraId="3736AC2D"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Base Maestra</w:t>
                  </w:r>
                </w:p>
              </w:tc>
              <w:tc>
                <w:tcPr>
                  <w:tcW w:w="1134" w:type="dxa"/>
                  <w:vAlign w:val="center"/>
                </w:tcPr>
                <w:p w14:paraId="4778044D"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1275" w:type="dxa"/>
                  <w:tcBorders>
                    <w:top w:val="single" w:sz="4" w:space="0" w:color="auto"/>
                    <w:bottom w:val="nil"/>
                    <w:right w:val="single" w:sz="4" w:space="0" w:color="auto"/>
                  </w:tcBorders>
                  <w:vAlign w:val="center"/>
                </w:tcPr>
                <w:p w14:paraId="6249E286" w14:textId="77777777" w:rsidR="00FE16D3" w:rsidRPr="006145DB" w:rsidRDefault="00FE16D3"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 SDP</w:t>
                  </w:r>
                </w:p>
              </w:tc>
            </w:tr>
          </w:tbl>
          <w:p w14:paraId="33A8B58D" w14:textId="77777777" w:rsidR="00FE16D3" w:rsidRPr="006145DB" w:rsidRDefault="00FE16D3" w:rsidP="005B435E">
            <w:pPr>
              <w:tabs>
                <w:tab w:val="left" w:pos="709"/>
              </w:tabs>
              <w:spacing w:line="240" w:lineRule="auto"/>
              <w:contextualSpacing/>
              <w:jc w:val="both"/>
              <w:rPr>
                <w:rFonts w:cs="Arial"/>
                <w:sz w:val="20"/>
                <w:szCs w:val="20"/>
                <w:lang w:eastAsia="es-CO"/>
              </w:rPr>
            </w:pPr>
          </w:p>
        </w:tc>
      </w:tr>
      <w:tr w:rsidR="00FE16D3" w:rsidRPr="006145DB" w14:paraId="640971A5" w14:textId="77777777" w:rsidTr="00362252">
        <w:trPr>
          <w:trHeight w:val="711"/>
          <w:jc w:val="center"/>
        </w:trPr>
        <w:tc>
          <w:tcPr>
            <w:tcW w:w="1838" w:type="dxa"/>
            <w:shd w:val="clear" w:color="auto" w:fill="FFFFFF" w:themeFill="background1"/>
            <w:vAlign w:val="center"/>
          </w:tcPr>
          <w:p w14:paraId="2A4A7D47" w14:textId="77777777" w:rsidR="00FE16D3" w:rsidRPr="006145DB" w:rsidRDefault="00FE16D3" w:rsidP="005B435E">
            <w:pPr>
              <w:spacing w:line="240" w:lineRule="auto"/>
              <w:contextualSpacing/>
              <w:rPr>
                <w:rFonts w:cs="Arial"/>
                <w:sz w:val="20"/>
                <w:szCs w:val="20"/>
                <w:lang w:eastAsia="es-CO"/>
              </w:rPr>
            </w:pPr>
            <w:r w:rsidRPr="006145DB">
              <w:rPr>
                <w:rFonts w:cs="Arial"/>
                <w:sz w:val="20"/>
                <w:szCs w:val="20"/>
                <w:lang w:eastAsia="es-CO"/>
              </w:rPr>
              <w:t>Restricciones y fuentes de información</w:t>
            </w:r>
          </w:p>
        </w:tc>
        <w:tc>
          <w:tcPr>
            <w:tcW w:w="7655" w:type="dxa"/>
            <w:shd w:val="clear" w:color="auto" w:fill="FFFFFF" w:themeFill="background1"/>
            <w:vAlign w:val="center"/>
          </w:tcPr>
          <w:p w14:paraId="06B4E031" w14:textId="565E7857" w:rsidR="00FE16D3" w:rsidRPr="006145DB" w:rsidRDefault="00FE16D3" w:rsidP="005B435E">
            <w:pPr>
              <w:tabs>
                <w:tab w:val="left" w:pos="709"/>
              </w:tabs>
              <w:spacing w:line="240" w:lineRule="auto"/>
              <w:contextualSpacing/>
              <w:jc w:val="both"/>
              <w:rPr>
                <w:rFonts w:eastAsia="Calibri" w:cs="Arial"/>
                <w:sz w:val="20"/>
                <w:szCs w:val="20"/>
                <w:lang w:eastAsia="es-CO"/>
              </w:rPr>
            </w:pPr>
            <w:r w:rsidRPr="006145DB">
              <w:rPr>
                <w:rFonts w:eastAsia="Calibri" w:cs="Arial"/>
                <w:sz w:val="20"/>
                <w:szCs w:val="20"/>
                <w:lang w:eastAsia="es-CO"/>
              </w:rPr>
              <w:t>No aplica</w:t>
            </w:r>
            <w:r w:rsidR="00E41CDB" w:rsidRPr="006145DB">
              <w:rPr>
                <w:rFonts w:eastAsia="Calibri" w:cs="Arial"/>
                <w:sz w:val="20"/>
                <w:szCs w:val="20"/>
                <w:lang w:eastAsia="es-CO"/>
              </w:rPr>
              <w:t>.</w:t>
            </w:r>
          </w:p>
        </w:tc>
      </w:tr>
      <w:tr w:rsidR="00FE16D3" w:rsidRPr="006145DB" w14:paraId="7F9DD1F3" w14:textId="77777777" w:rsidTr="00E41CDB">
        <w:trPr>
          <w:trHeight w:val="3293"/>
          <w:jc w:val="center"/>
        </w:trPr>
        <w:tc>
          <w:tcPr>
            <w:tcW w:w="1838" w:type="dxa"/>
            <w:shd w:val="clear" w:color="auto" w:fill="FFFFFF" w:themeFill="background1"/>
            <w:vAlign w:val="center"/>
          </w:tcPr>
          <w:p w14:paraId="5959A979" w14:textId="77777777" w:rsidR="00FE16D3" w:rsidRPr="006145DB" w:rsidRDefault="00FE16D3" w:rsidP="005B435E">
            <w:pPr>
              <w:spacing w:line="240" w:lineRule="auto"/>
              <w:contextualSpacing/>
              <w:rPr>
                <w:rFonts w:cs="Arial"/>
                <w:sz w:val="20"/>
                <w:szCs w:val="20"/>
                <w:lang w:eastAsia="es-CO"/>
              </w:rPr>
            </w:pPr>
            <w:r w:rsidRPr="006145DB">
              <w:rPr>
                <w:rFonts w:cs="Arial"/>
                <w:sz w:val="20"/>
                <w:szCs w:val="20"/>
                <w:lang w:eastAsia="es-CO"/>
              </w:rPr>
              <w:t>Ejecución</w:t>
            </w:r>
          </w:p>
        </w:tc>
        <w:tc>
          <w:tcPr>
            <w:tcW w:w="7655" w:type="dxa"/>
            <w:shd w:val="clear" w:color="auto" w:fill="FFFFFF" w:themeFill="background1"/>
            <w:vAlign w:val="center"/>
          </w:tcPr>
          <w:p w14:paraId="7E076D38" w14:textId="246F4BA6" w:rsidR="00FE16D3" w:rsidRPr="006145DB" w:rsidRDefault="00FE16D3"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El Comité Coordinador de la Estrategia de Ingreso Mínimo Garantizado (IMG), establecido en el artículo 8 del Decreto Distrital 482 de 2023, es la máxima instancia de decisión de la estrategia, y está integrado por los/las secretarios(as) Distritales de Planeación, Hacienda, Integración Social, Gobierno, Mujer, un/a delegado/a del Despacho del/a alcalde(sa) Mayor de Bogotá y dos invitados permanentes: el/la </w:t>
            </w:r>
            <w:r w:rsidR="00E41CDB" w:rsidRPr="006145DB">
              <w:rPr>
                <w:rFonts w:cs="Arial"/>
                <w:sz w:val="20"/>
                <w:szCs w:val="20"/>
                <w:lang w:eastAsia="es-CO"/>
              </w:rPr>
              <w:t>consejera</w:t>
            </w:r>
            <w:r w:rsidRPr="006145DB">
              <w:rPr>
                <w:rFonts w:cs="Arial"/>
                <w:sz w:val="20"/>
                <w:szCs w:val="20"/>
                <w:lang w:eastAsia="es-CO"/>
              </w:rPr>
              <w:t xml:space="preserve"> (o) de Paz, Víctimas y Reconciliación y el/la </w:t>
            </w:r>
            <w:r w:rsidR="00E41CDB" w:rsidRPr="006145DB">
              <w:rPr>
                <w:rFonts w:cs="Arial"/>
                <w:sz w:val="20"/>
                <w:szCs w:val="20"/>
                <w:lang w:eastAsia="es-CO"/>
              </w:rPr>
              <w:t>s</w:t>
            </w:r>
            <w:r w:rsidRPr="006145DB">
              <w:rPr>
                <w:rFonts w:cs="Arial"/>
                <w:sz w:val="20"/>
                <w:szCs w:val="20"/>
                <w:lang w:eastAsia="es-CO"/>
              </w:rPr>
              <w:t>ecretaria (o) de Hábitat. Este comité define los montos que los beneficiarios de la estrategia reciben, el porcentaje de brecha de pobreza que las transferencias monetarias no condicionadas cubren, los criterios e instrumentos de focalización y los umbrales aplicables a éstos.</w:t>
            </w:r>
          </w:p>
          <w:p w14:paraId="4804E193" w14:textId="77777777" w:rsidR="00E41CDB" w:rsidRPr="006145DB" w:rsidRDefault="00E41CDB" w:rsidP="005B435E">
            <w:pPr>
              <w:tabs>
                <w:tab w:val="left" w:pos="709"/>
              </w:tabs>
              <w:spacing w:after="0" w:line="240" w:lineRule="auto"/>
              <w:contextualSpacing/>
              <w:jc w:val="both"/>
              <w:rPr>
                <w:rFonts w:cs="Arial"/>
                <w:bCs/>
                <w:sz w:val="20"/>
                <w:szCs w:val="20"/>
                <w:lang w:eastAsia="es-CO"/>
              </w:rPr>
            </w:pPr>
          </w:p>
          <w:p w14:paraId="4296227E" w14:textId="5CB5DDA5" w:rsidR="00FE16D3" w:rsidRPr="006145DB" w:rsidRDefault="00FE16D3" w:rsidP="005B435E">
            <w:pPr>
              <w:tabs>
                <w:tab w:val="left" w:pos="709"/>
              </w:tabs>
              <w:spacing w:line="240" w:lineRule="auto"/>
              <w:contextualSpacing/>
              <w:jc w:val="both"/>
              <w:rPr>
                <w:rFonts w:cs="Arial"/>
                <w:bCs/>
                <w:sz w:val="20"/>
                <w:szCs w:val="20"/>
                <w:lang w:eastAsia="es-CO"/>
              </w:rPr>
            </w:pPr>
            <w:r w:rsidRPr="006145DB">
              <w:rPr>
                <w:rFonts w:cs="Arial"/>
                <w:bCs/>
                <w:sz w:val="20"/>
                <w:szCs w:val="20"/>
                <w:lang w:eastAsia="es-CO"/>
              </w:rPr>
              <w:t>Teniendo en cuenta para ello las recomendaciones técnicas de la Secretaría Distrital de Planeación, como rectora de la estrategia, o de cualquiera de las Secretarías que lo componen. Las decisiones del Comité Coordinador, en este sentido, son implementadas por la Secretaría Distrital de Integración Social en la etapa de selección de los beneficiarios de las transferencias monetarias no condicionadas.</w:t>
            </w:r>
          </w:p>
          <w:p w14:paraId="66B9EE04" w14:textId="77777777" w:rsidR="00FE16D3" w:rsidRPr="006145DB" w:rsidRDefault="00FE16D3" w:rsidP="005B435E">
            <w:pPr>
              <w:tabs>
                <w:tab w:val="left" w:pos="709"/>
              </w:tabs>
              <w:spacing w:line="240" w:lineRule="auto"/>
              <w:contextualSpacing/>
              <w:jc w:val="both"/>
              <w:rPr>
                <w:rFonts w:cs="Arial"/>
                <w:sz w:val="20"/>
                <w:szCs w:val="20"/>
                <w:lang w:eastAsia="es-CO"/>
              </w:rPr>
            </w:pPr>
          </w:p>
          <w:p w14:paraId="45AEFF62" w14:textId="5BDDCACC" w:rsidR="00FE16D3" w:rsidRPr="006145DB" w:rsidRDefault="00FE16D3"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Las transferencias monetarias no condicionadas son entregadas de manera mensual a los hogares residentes en la ciudad de Bogotá que se encuentran en situación de pobreza extrema y que cumplan con las categorías establecidas en la población objetivo y con los criterios de ingreso.  </w:t>
            </w:r>
          </w:p>
          <w:p w14:paraId="65882D90" w14:textId="77777777" w:rsidR="00FE16D3" w:rsidRPr="006145DB" w:rsidRDefault="00FE16D3" w:rsidP="005B435E">
            <w:pPr>
              <w:tabs>
                <w:tab w:val="left" w:pos="709"/>
              </w:tabs>
              <w:spacing w:line="240" w:lineRule="auto"/>
              <w:contextualSpacing/>
              <w:jc w:val="both"/>
              <w:rPr>
                <w:rFonts w:cs="Arial"/>
                <w:sz w:val="20"/>
                <w:szCs w:val="20"/>
                <w:lang w:eastAsia="es-CO"/>
              </w:rPr>
            </w:pPr>
          </w:p>
          <w:p w14:paraId="3448DAC9" w14:textId="77777777" w:rsidR="00FE16D3" w:rsidRPr="006145DB" w:rsidRDefault="00FE16D3"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De acuerdo con lo establecido por el Comité Coordinador de la estrategia, los instrumentos para realizar la focalización de los hogares beneficiarios son la Base Maestra consolidada por la Secretaría Distrital de Planeación, que incluye todos los hogares potencialmente beneficiarios de recibir una transferencia monetaria no condicionada de IMG y la Base de personas residentes en paga diarios consolidada por la misma secretaría.</w:t>
            </w:r>
          </w:p>
          <w:p w14:paraId="532A14D9" w14:textId="77777777" w:rsidR="00FE16D3" w:rsidRPr="006145DB" w:rsidRDefault="00FE16D3" w:rsidP="005B435E">
            <w:pPr>
              <w:tabs>
                <w:tab w:val="left" w:pos="709"/>
              </w:tabs>
              <w:spacing w:line="240" w:lineRule="auto"/>
              <w:contextualSpacing/>
              <w:jc w:val="both"/>
              <w:rPr>
                <w:rFonts w:cs="Arial"/>
                <w:sz w:val="20"/>
                <w:szCs w:val="20"/>
                <w:lang w:eastAsia="es-CO"/>
              </w:rPr>
            </w:pPr>
            <w:r w:rsidRPr="006145DB">
              <w:rPr>
                <w:rFonts w:cs="Arial"/>
                <w:sz w:val="20"/>
                <w:szCs w:val="20"/>
                <w:lang w:eastAsia="es-CO"/>
              </w:rPr>
              <w:t>Una vez son recibidos los instrumentos para realizar la focalización de los hogares beneficiarios, desde la Secretaría Distrital de Integración Social – SDIS a través de la Subdirección para la Administración de la Información de Transferencias, se hacen las verificaciones necesarias para garantizar la consistencia de la información. De existir inconsistencias en la información de SISBEN IV, Registraduría Nacional del Estado Civil - RNEC, Operadores Financieros, Base de Paga diarios y/o programas de oferta sectorial o subsidios de la nación se informa a las entidades o dependencias generadoras de la información para la subsanación o aclaración de los comentarios.  </w:t>
            </w:r>
          </w:p>
          <w:p w14:paraId="106EAC7D" w14:textId="77777777" w:rsidR="00FE16D3" w:rsidRPr="006145DB" w:rsidRDefault="00FE16D3" w:rsidP="005B435E">
            <w:pPr>
              <w:tabs>
                <w:tab w:val="left" w:pos="709"/>
              </w:tabs>
              <w:spacing w:line="240" w:lineRule="auto"/>
              <w:contextualSpacing/>
              <w:jc w:val="both"/>
              <w:rPr>
                <w:rFonts w:cs="Arial"/>
                <w:sz w:val="20"/>
                <w:szCs w:val="20"/>
                <w:lang w:eastAsia="es-CO"/>
              </w:rPr>
            </w:pPr>
          </w:p>
          <w:p w14:paraId="1327719A" w14:textId="05ECFD9A" w:rsidR="00FE16D3" w:rsidRPr="006145DB" w:rsidRDefault="00FE16D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En cuanto las inconsistencias sean subsanadas, la Subdirección para la Administración de la Información de Transferencias verifica los criterios de ingreso y de egreso. Igualmente se definen los diferentes componentes que puede recibir el hogar a partir de la identificación de los grupos poblacionales existentes en el mismo y/o su clasificación SISBEN IV de la siguiente manera:</w:t>
            </w:r>
          </w:p>
          <w:p w14:paraId="2FD86357" w14:textId="77777777" w:rsidR="00E41CDB" w:rsidRPr="006145DB" w:rsidRDefault="00E41CDB" w:rsidP="005B435E">
            <w:pPr>
              <w:pStyle w:val="Ttulo1"/>
              <w:rPr>
                <w:sz w:val="20"/>
                <w:szCs w:val="20"/>
                <w:lang w:eastAsia="es-CO"/>
              </w:rPr>
            </w:pPr>
          </w:p>
          <w:p w14:paraId="3DE891F6" w14:textId="4EDDA069" w:rsidR="00FE16D3" w:rsidRPr="006145DB" w:rsidRDefault="00FE16D3">
            <w:pPr>
              <w:pStyle w:val="Prrafodelista"/>
              <w:numPr>
                <w:ilvl w:val="0"/>
                <w:numId w:val="92"/>
              </w:numPr>
              <w:tabs>
                <w:tab w:val="left" w:pos="461"/>
              </w:tabs>
              <w:spacing w:after="0" w:line="240" w:lineRule="auto"/>
              <w:ind w:left="319"/>
              <w:jc w:val="both"/>
              <w:rPr>
                <w:rFonts w:cs="Arial"/>
                <w:bCs/>
                <w:sz w:val="20"/>
                <w:szCs w:val="20"/>
                <w:lang w:eastAsia="es-CO"/>
              </w:rPr>
            </w:pPr>
            <w:r w:rsidRPr="006145DB">
              <w:rPr>
                <w:rFonts w:cs="Arial"/>
                <w:bCs/>
                <w:sz w:val="20"/>
                <w:szCs w:val="20"/>
                <w:lang w:eastAsia="es-CO"/>
              </w:rPr>
              <w:t>Hogares en grupo A del SISBEN IV de Bogotá D.C</w:t>
            </w:r>
          </w:p>
          <w:p w14:paraId="5900ED6D" w14:textId="4F531BFD" w:rsidR="00FE16D3" w:rsidRPr="006145DB" w:rsidRDefault="00FE16D3">
            <w:pPr>
              <w:pStyle w:val="Prrafodelista"/>
              <w:numPr>
                <w:ilvl w:val="0"/>
                <w:numId w:val="92"/>
              </w:numPr>
              <w:tabs>
                <w:tab w:val="left" w:pos="461"/>
              </w:tabs>
              <w:spacing w:after="0" w:line="240" w:lineRule="auto"/>
              <w:ind w:left="319"/>
              <w:jc w:val="both"/>
              <w:rPr>
                <w:rFonts w:cs="Arial"/>
                <w:bCs/>
                <w:sz w:val="20"/>
                <w:szCs w:val="20"/>
                <w:lang w:eastAsia="es-CO"/>
              </w:rPr>
            </w:pPr>
            <w:r w:rsidRPr="006145DB">
              <w:rPr>
                <w:rFonts w:cs="Arial"/>
                <w:bCs/>
                <w:sz w:val="20"/>
                <w:szCs w:val="20"/>
                <w:lang w:eastAsia="es-CO"/>
              </w:rPr>
              <w:t>Hogares que viven en residencias tipo paga diarios, que están registrados en la Base de personas residentes en paga diarios y que forman parte de los grupos priorizados, teniendo en cuenta que el gasto per cápita en alimentos del hogar no supere la línea de pobreza.</w:t>
            </w:r>
          </w:p>
          <w:p w14:paraId="4FD8091C" w14:textId="77777777" w:rsidR="00FE16D3" w:rsidRPr="006145DB" w:rsidRDefault="00FE16D3" w:rsidP="005B435E">
            <w:pPr>
              <w:pStyle w:val="Prrafodelista"/>
              <w:spacing w:after="0" w:line="240" w:lineRule="auto"/>
              <w:jc w:val="both"/>
              <w:rPr>
                <w:rFonts w:cs="Arial"/>
                <w:bCs/>
                <w:sz w:val="20"/>
                <w:szCs w:val="20"/>
                <w:lang w:eastAsia="es-CO"/>
              </w:rPr>
            </w:pPr>
          </w:p>
          <w:p w14:paraId="13A16284" w14:textId="50FCBB14" w:rsidR="00FE16D3" w:rsidRPr="006145DB" w:rsidRDefault="00FE16D3" w:rsidP="005B435E">
            <w:pPr>
              <w:tabs>
                <w:tab w:val="left" w:pos="709"/>
              </w:tabs>
              <w:spacing w:after="0" w:line="240" w:lineRule="auto"/>
              <w:jc w:val="both"/>
              <w:rPr>
                <w:rFonts w:cs="Arial"/>
                <w:sz w:val="20"/>
                <w:szCs w:val="20"/>
                <w:lang w:eastAsia="es-CO"/>
              </w:rPr>
            </w:pPr>
            <w:r w:rsidRPr="006145DB">
              <w:rPr>
                <w:rFonts w:cs="Arial"/>
                <w:sz w:val="20"/>
                <w:szCs w:val="20"/>
                <w:lang w:eastAsia="es-CO"/>
              </w:rPr>
              <w:t>Una vez identificados los hogares que serán beneficiarios de la transferencia monetaria, se procede a la definición del titular encargado de recibir dicho apoyo económico, dando prioridad a las mujeres. Es requisito que los/as titulares no presenten inconsistencias en la información registrada en la Registraduría Nacional del Estado Civil - RNEC, lo cual implica que su documento de identidad debe estar vigente. Asimismo, no deben existir inconsistencias en la información registrad</w:t>
            </w:r>
            <w:r w:rsidR="004D07D8" w:rsidRPr="006145DB">
              <w:rPr>
                <w:rFonts w:cs="Arial"/>
                <w:sz w:val="20"/>
                <w:szCs w:val="20"/>
                <w:lang w:eastAsia="es-CO"/>
              </w:rPr>
              <w:t>a en la base de datos del SISBEN</w:t>
            </w:r>
            <w:r w:rsidRPr="006145DB">
              <w:rPr>
                <w:rFonts w:cs="Arial"/>
                <w:sz w:val="20"/>
                <w:szCs w:val="20"/>
                <w:lang w:eastAsia="es-CO"/>
              </w:rPr>
              <w:t xml:space="preserve"> IV ni ningún otro tipo de barrera que dificulte o imposibilite el pago efectivo de la transferencia.</w:t>
            </w:r>
          </w:p>
          <w:p w14:paraId="0EAED0A9" w14:textId="77777777" w:rsidR="00E41CDB" w:rsidRPr="006145DB" w:rsidRDefault="00E41CDB" w:rsidP="005B435E">
            <w:pPr>
              <w:tabs>
                <w:tab w:val="left" w:pos="709"/>
              </w:tabs>
              <w:spacing w:after="0" w:line="240" w:lineRule="auto"/>
              <w:jc w:val="both"/>
              <w:rPr>
                <w:rFonts w:cs="Arial"/>
                <w:sz w:val="20"/>
                <w:szCs w:val="20"/>
                <w:lang w:eastAsia="es-CO"/>
              </w:rPr>
            </w:pPr>
          </w:p>
          <w:p w14:paraId="75390EC2" w14:textId="25B793D3" w:rsidR="00FE16D3" w:rsidRPr="006145DB" w:rsidRDefault="00FE16D3" w:rsidP="005B435E">
            <w:pPr>
              <w:tabs>
                <w:tab w:val="left" w:pos="709"/>
              </w:tabs>
              <w:spacing w:after="0" w:line="240" w:lineRule="auto"/>
              <w:jc w:val="both"/>
              <w:rPr>
                <w:rFonts w:cs="Arial"/>
                <w:sz w:val="20"/>
                <w:szCs w:val="20"/>
                <w:lang w:eastAsia="es-CO"/>
              </w:rPr>
            </w:pPr>
            <w:r w:rsidRPr="006145DB">
              <w:rPr>
                <w:rFonts w:cs="Arial"/>
                <w:sz w:val="20"/>
                <w:szCs w:val="20"/>
                <w:lang w:eastAsia="es-CO"/>
              </w:rPr>
              <w:t>En la siguiente etapa se realiza la aplicación de los principios establecidos por el Comité Coordinador para determinar los montos, que serán diferenciados de acuerdo con el nivel de gasto en alimentos del hogar que habita en Paga diarios o la clasificación SISBEN IV registrada en el momento de generar los pagos.</w:t>
            </w:r>
          </w:p>
          <w:p w14:paraId="62AE2673" w14:textId="77777777" w:rsidR="00E41CDB" w:rsidRPr="006145DB" w:rsidRDefault="00E41CDB" w:rsidP="005B435E">
            <w:pPr>
              <w:tabs>
                <w:tab w:val="left" w:pos="709"/>
              </w:tabs>
              <w:spacing w:after="0" w:line="240" w:lineRule="auto"/>
              <w:jc w:val="both"/>
              <w:rPr>
                <w:rFonts w:cs="Arial"/>
                <w:sz w:val="20"/>
                <w:szCs w:val="20"/>
                <w:lang w:eastAsia="es-CO"/>
              </w:rPr>
            </w:pPr>
          </w:p>
          <w:p w14:paraId="53CA468C" w14:textId="6387900D" w:rsidR="00FE16D3" w:rsidRPr="006145DB" w:rsidRDefault="00FE16D3" w:rsidP="005B435E">
            <w:pPr>
              <w:tabs>
                <w:tab w:val="left" w:pos="709"/>
              </w:tabs>
              <w:spacing w:after="0" w:line="240" w:lineRule="auto"/>
              <w:jc w:val="both"/>
              <w:rPr>
                <w:rFonts w:cs="Arial"/>
                <w:sz w:val="20"/>
                <w:szCs w:val="20"/>
                <w:lang w:eastAsia="es-CO"/>
              </w:rPr>
            </w:pPr>
            <w:r w:rsidRPr="006145DB">
              <w:rPr>
                <w:rFonts w:cs="Arial"/>
                <w:sz w:val="20"/>
                <w:szCs w:val="20"/>
                <w:lang w:eastAsia="es-CO"/>
              </w:rPr>
              <w:t xml:space="preserve">Posteriormente, con la asignación del monto a cada hogar beneficiario, se realiza la consolidación de los listados de dispersión por operador financiero, en caso de que aplique, por fuente de financiamiento, y la generación de las órdenes de pago por la Dirección de Transferencias, que a continuación son tramitadas ante la Secretaría Distrital de Hacienda para el pago de transferencias monetarias a los hogares beneficiarios. </w:t>
            </w:r>
          </w:p>
          <w:p w14:paraId="575DE381" w14:textId="77777777" w:rsidR="00E41CDB" w:rsidRPr="006145DB" w:rsidRDefault="00E41CDB" w:rsidP="005B435E">
            <w:pPr>
              <w:tabs>
                <w:tab w:val="left" w:pos="709"/>
              </w:tabs>
              <w:spacing w:after="0" w:line="240" w:lineRule="auto"/>
              <w:jc w:val="both"/>
              <w:rPr>
                <w:rFonts w:cs="Arial"/>
                <w:sz w:val="20"/>
                <w:szCs w:val="20"/>
                <w:lang w:eastAsia="es-CO"/>
              </w:rPr>
            </w:pPr>
          </w:p>
          <w:p w14:paraId="53D350EF" w14:textId="4E0600EA" w:rsidR="00FE16D3" w:rsidRPr="006145DB" w:rsidRDefault="00FE16D3" w:rsidP="005B435E">
            <w:pPr>
              <w:tabs>
                <w:tab w:val="left" w:pos="709"/>
              </w:tabs>
              <w:spacing w:after="0" w:line="240" w:lineRule="auto"/>
              <w:jc w:val="both"/>
              <w:rPr>
                <w:rFonts w:cs="Arial"/>
                <w:sz w:val="20"/>
                <w:szCs w:val="20"/>
                <w:lang w:eastAsia="es-CO"/>
              </w:rPr>
            </w:pPr>
            <w:r w:rsidRPr="006145DB">
              <w:rPr>
                <w:rFonts w:cs="Arial"/>
                <w:sz w:val="20"/>
                <w:szCs w:val="20"/>
                <w:lang w:eastAsia="es-CO"/>
              </w:rPr>
              <w:t xml:space="preserve">Luego de realizar las transferencias a los beneficiarios, éstos son notificados vía mensaje de texto del abono exitoso de los recursos en sus respectivas cuentas. Es necesario señalar que, en caso de que el titular del pago tenga inconvenientes con el producto financiero al que se le realizó el abono, de forma excepcional, se realizará el pago de la transferencia monetaria por medio de otro producto financiero disponible, mientras se soluciona la situación o se bancariza con otro operador financiero. </w:t>
            </w:r>
          </w:p>
          <w:p w14:paraId="0A25658C" w14:textId="77777777" w:rsidR="00E41CDB" w:rsidRPr="006145DB" w:rsidRDefault="00E41CDB" w:rsidP="005B435E">
            <w:pPr>
              <w:tabs>
                <w:tab w:val="left" w:pos="709"/>
              </w:tabs>
              <w:spacing w:after="0" w:line="240" w:lineRule="auto"/>
              <w:jc w:val="both"/>
              <w:rPr>
                <w:rFonts w:cs="Arial"/>
                <w:sz w:val="20"/>
                <w:szCs w:val="20"/>
                <w:lang w:eastAsia="es-CO"/>
              </w:rPr>
            </w:pPr>
          </w:p>
          <w:p w14:paraId="267B28E2" w14:textId="47079D2B" w:rsidR="00FE16D3" w:rsidRPr="006145DB" w:rsidRDefault="00FE16D3" w:rsidP="005B435E">
            <w:pPr>
              <w:tabs>
                <w:tab w:val="left" w:pos="709"/>
              </w:tabs>
              <w:spacing w:after="0" w:line="240" w:lineRule="auto"/>
              <w:jc w:val="both"/>
              <w:rPr>
                <w:rFonts w:cs="Arial"/>
                <w:sz w:val="20"/>
                <w:szCs w:val="20"/>
                <w:lang w:eastAsia="es-CO"/>
              </w:rPr>
            </w:pPr>
            <w:r w:rsidRPr="006145DB">
              <w:rPr>
                <w:rFonts w:cs="Arial"/>
                <w:sz w:val="20"/>
                <w:szCs w:val="20"/>
                <w:lang w:eastAsia="es-CO"/>
              </w:rPr>
              <w:t xml:space="preserve">Es importante mencionar, que las transferencias pueden resultar exitosas o no exitosas; lo segundo, en caso de que el ciudadano no haya recibido su transferencia monetaria. Por lo tanto, según el mecanismo de pago utilizado para la dispersión se generará un reporte, donde se evidencia el estado del pago de cada listado de dispersión, estos informes son remitidos a la Secretaría Distrital de Integración Social, para que consolide la información y se contabilicen los recursos dispersados y devueltos. </w:t>
            </w:r>
          </w:p>
          <w:p w14:paraId="1468F366" w14:textId="77777777" w:rsidR="00E41CDB" w:rsidRPr="006145DB" w:rsidRDefault="00E41CDB" w:rsidP="005B435E">
            <w:pPr>
              <w:tabs>
                <w:tab w:val="left" w:pos="709"/>
              </w:tabs>
              <w:spacing w:after="0" w:line="240" w:lineRule="auto"/>
              <w:jc w:val="both"/>
              <w:rPr>
                <w:rFonts w:cs="Arial"/>
                <w:sz w:val="20"/>
                <w:szCs w:val="20"/>
                <w:lang w:eastAsia="es-CO"/>
              </w:rPr>
            </w:pPr>
          </w:p>
          <w:p w14:paraId="62FB8FD6" w14:textId="52655489" w:rsidR="00FE16D3" w:rsidRPr="006145DB" w:rsidRDefault="00FE16D3" w:rsidP="005B435E">
            <w:pPr>
              <w:tabs>
                <w:tab w:val="left" w:pos="709"/>
              </w:tabs>
              <w:spacing w:after="0" w:line="240" w:lineRule="auto"/>
              <w:jc w:val="both"/>
              <w:rPr>
                <w:rFonts w:cs="Arial"/>
                <w:sz w:val="20"/>
                <w:szCs w:val="20"/>
                <w:lang w:eastAsia="es-CO"/>
              </w:rPr>
            </w:pPr>
            <w:r w:rsidRPr="006145DB">
              <w:rPr>
                <w:rFonts w:cs="Arial"/>
                <w:sz w:val="20"/>
                <w:szCs w:val="20"/>
                <w:lang w:eastAsia="es-CO"/>
              </w:rPr>
              <w:t xml:space="preserve">En cuanto la información sobre los pagos exitosos y rechazados sea remitida por parte de la Secretaría Distrital de Hacienda, la Dirección de Transferencias de la Secretaría Distrital de Integración Social centralizará la información y actualizará el Sistema de Información SIGLO con el fin de que la información de pagos, rechazos y motivos de no atención a los hogares pueda ser consultada por los contratistas de la entidad que tengan autorización para realizar dichas consultas. </w:t>
            </w:r>
          </w:p>
          <w:p w14:paraId="3A3FB8F6" w14:textId="77777777" w:rsidR="00E41CDB" w:rsidRPr="006145DB" w:rsidRDefault="00E41CDB" w:rsidP="005B435E">
            <w:pPr>
              <w:tabs>
                <w:tab w:val="left" w:pos="709"/>
              </w:tabs>
              <w:spacing w:after="0" w:line="240" w:lineRule="auto"/>
              <w:jc w:val="both"/>
              <w:rPr>
                <w:rFonts w:cs="Arial"/>
                <w:bCs/>
                <w:sz w:val="20"/>
                <w:szCs w:val="20"/>
                <w:lang w:eastAsia="es-CO"/>
              </w:rPr>
            </w:pPr>
          </w:p>
          <w:p w14:paraId="49CE04E0" w14:textId="4E5BFE83" w:rsidR="00FE16D3" w:rsidRPr="006145DB" w:rsidRDefault="00FE16D3" w:rsidP="005B435E">
            <w:pPr>
              <w:tabs>
                <w:tab w:val="left" w:pos="709"/>
              </w:tabs>
              <w:spacing w:after="0" w:line="240" w:lineRule="auto"/>
              <w:jc w:val="both"/>
              <w:rPr>
                <w:rFonts w:cs="Arial"/>
                <w:bCs/>
                <w:sz w:val="20"/>
                <w:szCs w:val="20"/>
                <w:lang w:eastAsia="es-CO"/>
              </w:rPr>
            </w:pPr>
            <w:r w:rsidRPr="006145DB">
              <w:rPr>
                <w:rFonts w:cs="Arial"/>
                <w:bCs/>
                <w:sz w:val="20"/>
                <w:szCs w:val="20"/>
                <w:lang w:eastAsia="es-CO"/>
              </w:rPr>
              <w:t>En caso de interrupción parcial o total en la prestación de las transferencias monetarias no condicionadas de la Estrategia Ingreso Mínimo Garantizado se implementará el plan operativo de continuidad correspondiente.</w:t>
            </w:r>
          </w:p>
        </w:tc>
      </w:tr>
      <w:tr w:rsidR="00FE16D3" w:rsidRPr="006145DB" w14:paraId="20786085" w14:textId="77777777" w:rsidTr="00362252">
        <w:trPr>
          <w:trHeight w:val="661"/>
          <w:jc w:val="center"/>
        </w:trPr>
        <w:tc>
          <w:tcPr>
            <w:tcW w:w="1838" w:type="dxa"/>
            <w:shd w:val="clear" w:color="auto" w:fill="FFFFFF" w:themeFill="background1"/>
            <w:vAlign w:val="center"/>
          </w:tcPr>
          <w:p w14:paraId="648C498B" w14:textId="77777777" w:rsidR="00FE16D3" w:rsidRPr="006145DB" w:rsidRDefault="00FE16D3" w:rsidP="005B435E">
            <w:pPr>
              <w:spacing w:line="240" w:lineRule="auto"/>
              <w:contextualSpacing/>
              <w:rPr>
                <w:rFonts w:cs="Arial"/>
                <w:sz w:val="20"/>
                <w:szCs w:val="20"/>
                <w:lang w:eastAsia="es-CO"/>
              </w:rPr>
            </w:pPr>
            <w:r w:rsidRPr="006145DB">
              <w:rPr>
                <w:rFonts w:cs="Arial"/>
                <w:sz w:val="20"/>
                <w:szCs w:val="20"/>
                <w:lang w:eastAsia="es-CO"/>
              </w:rPr>
              <w:t>Condiciones transversales de calidad</w:t>
            </w:r>
          </w:p>
        </w:tc>
        <w:tc>
          <w:tcPr>
            <w:tcW w:w="7655" w:type="dxa"/>
            <w:shd w:val="clear" w:color="auto" w:fill="FFFFFF" w:themeFill="background1"/>
            <w:vAlign w:val="center"/>
          </w:tcPr>
          <w:p w14:paraId="7139FBA7" w14:textId="502729FF" w:rsidR="00FE16D3" w:rsidRPr="006145DB" w:rsidRDefault="00FE16D3"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Para la transferencia aplican las siguientes categorías: </w:t>
            </w:r>
          </w:p>
          <w:p w14:paraId="3823AD0E" w14:textId="77777777" w:rsidR="00E41CDB" w:rsidRPr="006145DB" w:rsidRDefault="00E41CDB" w:rsidP="005B435E">
            <w:pPr>
              <w:pStyle w:val="Ttulo1"/>
              <w:rPr>
                <w:sz w:val="20"/>
                <w:szCs w:val="20"/>
                <w:lang w:eastAsia="es-CO"/>
              </w:rPr>
            </w:pPr>
          </w:p>
          <w:p w14:paraId="58782D2D" w14:textId="77777777" w:rsidR="00FE16D3" w:rsidRPr="006145DB" w:rsidRDefault="00FE16D3">
            <w:pPr>
              <w:pStyle w:val="Prrafodelista"/>
              <w:numPr>
                <w:ilvl w:val="0"/>
                <w:numId w:val="86"/>
              </w:numPr>
              <w:tabs>
                <w:tab w:val="left" w:pos="360"/>
              </w:tabs>
              <w:spacing w:after="0" w:line="240" w:lineRule="auto"/>
              <w:ind w:left="319"/>
              <w:jc w:val="both"/>
              <w:rPr>
                <w:rFonts w:cs="Arial"/>
                <w:sz w:val="20"/>
                <w:szCs w:val="20"/>
                <w:lang w:eastAsia="es-CO"/>
              </w:rPr>
            </w:pPr>
            <w:r w:rsidRPr="006145DB">
              <w:rPr>
                <w:rFonts w:cs="Arial"/>
                <w:sz w:val="20"/>
                <w:szCs w:val="20"/>
                <w:lang w:eastAsia="es-CO"/>
              </w:rPr>
              <w:t>Gestión Administrativa</w:t>
            </w:r>
          </w:p>
          <w:p w14:paraId="156A0CC3" w14:textId="77777777" w:rsidR="00FE16D3" w:rsidRPr="006145DB" w:rsidRDefault="00FE16D3">
            <w:pPr>
              <w:pStyle w:val="Textoindependiente"/>
              <w:numPr>
                <w:ilvl w:val="0"/>
                <w:numId w:val="86"/>
              </w:numPr>
              <w:tabs>
                <w:tab w:val="left" w:pos="360"/>
              </w:tabs>
              <w:spacing w:after="0" w:line="240" w:lineRule="auto"/>
              <w:ind w:left="319"/>
              <w:contextualSpacing/>
              <w:jc w:val="both"/>
              <w:rPr>
                <w:rFonts w:cs="Arial"/>
                <w:sz w:val="20"/>
                <w:szCs w:val="20"/>
                <w:lang w:eastAsia="es-CO"/>
              </w:rPr>
            </w:pPr>
            <w:r w:rsidRPr="006145DB">
              <w:rPr>
                <w:rFonts w:cs="Arial"/>
                <w:sz w:val="20"/>
                <w:szCs w:val="20"/>
                <w:lang w:eastAsia="es-CO"/>
              </w:rPr>
              <w:t>Talento Humano</w:t>
            </w:r>
          </w:p>
        </w:tc>
      </w:tr>
    </w:tbl>
    <w:p w14:paraId="00A90077" w14:textId="26CC35A1" w:rsidR="00D87362" w:rsidRPr="006145DB" w:rsidRDefault="00D87362" w:rsidP="005B435E">
      <w:pPr>
        <w:pStyle w:val="Ttulo1"/>
      </w:pPr>
    </w:p>
    <w:p w14:paraId="4F3A8CE4" w14:textId="330F21F6" w:rsidR="009F0BEA" w:rsidRPr="006145DB" w:rsidRDefault="005F1FF3">
      <w:pPr>
        <w:pStyle w:val="Ttulo1"/>
        <w:numPr>
          <w:ilvl w:val="2"/>
          <w:numId w:val="72"/>
        </w:numPr>
        <w:tabs>
          <w:tab w:val="left" w:pos="851"/>
        </w:tabs>
        <w:ind w:left="709" w:hanging="579"/>
        <w:jc w:val="center"/>
      </w:pPr>
      <w:r w:rsidRPr="006145DB">
        <w:t xml:space="preserve"> </w:t>
      </w:r>
      <w:bookmarkStart w:id="411" w:name="_Toc210213239"/>
      <w:bookmarkStart w:id="412" w:name="_Toc213273509"/>
      <w:bookmarkStart w:id="413" w:name="_Toc213276136"/>
      <w:bookmarkStart w:id="414" w:name="_Toc216902470"/>
      <w:r w:rsidR="005B299F" w:rsidRPr="006145DB">
        <w:t xml:space="preserve">Transferencias </w:t>
      </w:r>
      <w:r w:rsidR="00AC31AA" w:rsidRPr="006145DB">
        <w:t>monetarias para persona mayor</w:t>
      </w:r>
      <w:bookmarkEnd w:id="411"/>
      <w:bookmarkEnd w:id="412"/>
      <w:bookmarkEnd w:id="413"/>
      <w:bookmarkEnd w:id="414"/>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0D653F" w:rsidRPr="006145DB" w14:paraId="07E7C25C" w14:textId="77777777" w:rsidTr="005408D8">
        <w:trPr>
          <w:trHeight w:val="355"/>
          <w:jc w:val="center"/>
        </w:trPr>
        <w:tc>
          <w:tcPr>
            <w:tcW w:w="1940" w:type="dxa"/>
            <w:vAlign w:val="center"/>
          </w:tcPr>
          <w:p w14:paraId="4CEE10E3" w14:textId="12AA9C58" w:rsidR="000D653F" w:rsidRPr="006145DB" w:rsidRDefault="000D653F" w:rsidP="005B435E">
            <w:pPr>
              <w:spacing w:after="0" w:line="240" w:lineRule="auto"/>
              <w:ind w:left="22"/>
              <w:contextualSpacing/>
              <w:rPr>
                <w:rFonts w:eastAsia="Arial" w:cs="Arial"/>
                <w:sz w:val="20"/>
                <w:szCs w:val="20"/>
                <w:lang w:eastAsia="es-CO"/>
              </w:rPr>
            </w:pPr>
            <w:r w:rsidRPr="006145DB">
              <w:rPr>
                <w:rFonts w:eastAsia="Arial" w:cs="Arial"/>
                <w:sz w:val="20"/>
                <w:szCs w:val="20"/>
                <w:lang w:eastAsia="es-CO"/>
              </w:rPr>
              <w:t>Nombre de la transferencia</w:t>
            </w:r>
          </w:p>
        </w:tc>
        <w:tc>
          <w:tcPr>
            <w:tcW w:w="7455" w:type="dxa"/>
            <w:vAlign w:val="center"/>
          </w:tcPr>
          <w:p w14:paraId="640AA84F" w14:textId="42D29B2E" w:rsidR="000D653F" w:rsidRPr="006145DB" w:rsidRDefault="000D653F" w:rsidP="005B435E">
            <w:pPr>
              <w:pStyle w:val="Textoindependiente"/>
              <w:spacing w:after="0" w:line="240" w:lineRule="auto"/>
              <w:jc w:val="both"/>
              <w:rPr>
                <w:rFonts w:eastAsia="Arial" w:cs="Arial"/>
                <w:sz w:val="20"/>
                <w:szCs w:val="20"/>
              </w:rPr>
            </w:pPr>
            <w:r w:rsidRPr="006145DB">
              <w:rPr>
                <w:rFonts w:eastAsia="Arial" w:cs="Arial"/>
                <w:sz w:val="20"/>
                <w:szCs w:val="20"/>
                <w:lang w:eastAsia="es-CO"/>
              </w:rPr>
              <w:t xml:space="preserve">Transferencias </w:t>
            </w:r>
            <w:r w:rsidR="00AC31AA" w:rsidRPr="006145DB">
              <w:rPr>
                <w:rFonts w:eastAsia="Arial" w:cs="Arial"/>
                <w:sz w:val="20"/>
                <w:szCs w:val="20"/>
                <w:lang w:eastAsia="es-CO"/>
              </w:rPr>
              <w:t>monetarias para persona mayor.</w:t>
            </w:r>
          </w:p>
        </w:tc>
      </w:tr>
      <w:tr w:rsidR="000D653F" w:rsidRPr="006145DB" w14:paraId="5E8A4160" w14:textId="77777777" w:rsidTr="00B877B5">
        <w:trPr>
          <w:trHeight w:val="585"/>
          <w:jc w:val="center"/>
        </w:trPr>
        <w:tc>
          <w:tcPr>
            <w:tcW w:w="1940" w:type="dxa"/>
            <w:vAlign w:val="center"/>
          </w:tcPr>
          <w:p w14:paraId="47AAB0DC" w14:textId="11369A21" w:rsidR="000D653F" w:rsidRPr="006145DB" w:rsidRDefault="000D653F" w:rsidP="005B435E">
            <w:pPr>
              <w:spacing w:after="0" w:line="240" w:lineRule="auto"/>
              <w:contextualSpacing/>
              <w:rPr>
                <w:rFonts w:eastAsia="Arial" w:cs="Arial"/>
                <w:sz w:val="20"/>
                <w:szCs w:val="20"/>
                <w:lang w:eastAsia="es-CO"/>
              </w:rPr>
            </w:pPr>
            <w:r w:rsidRPr="006145DB">
              <w:rPr>
                <w:rFonts w:eastAsia="Arial" w:cs="Arial"/>
                <w:sz w:val="20"/>
                <w:szCs w:val="20"/>
                <w:lang w:eastAsia="es-CO"/>
              </w:rPr>
              <w:t>Objeto de la transferencia</w:t>
            </w:r>
          </w:p>
        </w:tc>
        <w:tc>
          <w:tcPr>
            <w:tcW w:w="7455" w:type="dxa"/>
            <w:vAlign w:val="center"/>
          </w:tcPr>
          <w:p w14:paraId="7A4FB2C6" w14:textId="77777777" w:rsidR="000D653F" w:rsidRPr="006145DB" w:rsidRDefault="000D653F" w:rsidP="005B435E">
            <w:pPr>
              <w:spacing w:after="0" w:line="240" w:lineRule="auto"/>
              <w:contextualSpacing/>
              <w:jc w:val="both"/>
              <w:rPr>
                <w:rFonts w:eastAsia="Arial" w:cs="Arial"/>
                <w:sz w:val="20"/>
                <w:szCs w:val="20"/>
                <w:lang w:eastAsia="es-CO"/>
              </w:rPr>
            </w:pPr>
            <w:r w:rsidRPr="006145DB">
              <w:rPr>
                <w:rFonts w:eastAsia="Arial" w:cs="Arial"/>
                <w:sz w:val="20"/>
                <w:szCs w:val="20"/>
                <w:lang w:eastAsia="es-CO"/>
              </w:rPr>
              <w:t>Garantizar un ingreso a las personas mayores a través de una transferencia monetaria, que aporte para la superación de los índices de pobreza extrema, moderada, de vulnerabilidad por inseguridad alimentaria severa y moderada de esta población en el Distrito Capital.</w:t>
            </w:r>
          </w:p>
        </w:tc>
      </w:tr>
      <w:tr w:rsidR="000D653F" w:rsidRPr="006145DB" w14:paraId="3AF2C7EB" w14:textId="77777777" w:rsidTr="00B877B5">
        <w:trPr>
          <w:trHeight w:val="20"/>
          <w:jc w:val="center"/>
        </w:trPr>
        <w:tc>
          <w:tcPr>
            <w:tcW w:w="1940" w:type="dxa"/>
            <w:vAlign w:val="center"/>
          </w:tcPr>
          <w:p w14:paraId="232B8608" w14:textId="47F86904" w:rsidR="000D653F" w:rsidRPr="006145DB" w:rsidRDefault="000D653F" w:rsidP="005B435E">
            <w:pPr>
              <w:spacing w:after="0" w:line="240" w:lineRule="auto"/>
              <w:contextualSpacing/>
              <w:rPr>
                <w:rFonts w:eastAsia="Arial" w:cs="Arial"/>
                <w:sz w:val="20"/>
                <w:szCs w:val="20"/>
                <w:lang w:eastAsia="es-CO"/>
              </w:rPr>
            </w:pPr>
            <w:r w:rsidRPr="006145DB">
              <w:rPr>
                <w:rFonts w:eastAsia="Arial" w:cs="Arial"/>
                <w:sz w:val="20"/>
                <w:szCs w:val="20"/>
                <w:lang w:eastAsia="es-CO"/>
              </w:rPr>
              <w:t>Oferta de la transferencia</w:t>
            </w:r>
          </w:p>
        </w:tc>
        <w:tc>
          <w:tcPr>
            <w:tcW w:w="7455" w:type="dxa"/>
            <w:vAlign w:val="center"/>
          </w:tcPr>
          <w:p w14:paraId="57C1A564" w14:textId="77777777" w:rsidR="000D653F" w:rsidRPr="006145DB" w:rsidRDefault="000D653F" w:rsidP="005B435E">
            <w:pPr>
              <w:tabs>
                <w:tab w:val="left" w:pos="709"/>
              </w:tabs>
              <w:spacing w:after="0" w:line="240" w:lineRule="auto"/>
              <w:contextualSpacing/>
              <w:jc w:val="both"/>
              <w:rPr>
                <w:rFonts w:eastAsia="Arial" w:cs="Arial"/>
                <w:sz w:val="20"/>
                <w:szCs w:val="20"/>
              </w:rPr>
            </w:pPr>
            <w:r w:rsidRPr="006145DB">
              <w:rPr>
                <w:rFonts w:eastAsia="Arial" w:cs="Arial"/>
                <w:sz w:val="20"/>
                <w:szCs w:val="20"/>
              </w:rPr>
              <w:t>Entrega mensual de una transferencia monetaria a las personas mayores residentes en Bogotá D.C, que se encuentran en situación de pobreza extrema, moderada o vulnerabilidad por inseguridad alimentaria severa y moderada, para mejorar sus condiciones de vida, sin que exista una retribución por parte de la persona mayor o condición para la persona mayor, frente a la recepción del beneficio.</w:t>
            </w:r>
          </w:p>
        </w:tc>
      </w:tr>
      <w:tr w:rsidR="000D653F" w:rsidRPr="006145DB" w14:paraId="589A88F4" w14:textId="77777777" w:rsidTr="00B877B5">
        <w:trPr>
          <w:trHeight w:val="20"/>
          <w:jc w:val="center"/>
        </w:trPr>
        <w:tc>
          <w:tcPr>
            <w:tcW w:w="1940" w:type="dxa"/>
            <w:vAlign w:val="center"/>
          </w:tcPr>
          <w:p w14:paraId="0EEC4D01" w14:textId="14F28570" w:rsidR="000D653F" w:rsidRPr="006145DB" w:rsidRDefault="000D653F" w:rsidP="005B435E">
            <w:pPr>
              <w:spacing w:after="0" w:line="240" w:lineRule="auto"/>
              <w:contextualSpacing/>
              <w:rPr>
                <w:rFonts w:eastAsia="Arial" w:cs="Arial"/>
                <w:sz w:val="20"/>
                <w:szCs w:val="20"/>
                <w:lang w:eastAsia="es-CO"/>
              </w:rPr>
            </w:pPr>
            <w:r w:rsidRPr="006145DB">
              <w:rPr>
                <w:rFonts w:eastAsia="Arial" w:cs="Arial"/>
                <w:sz w:val="20"/>
                <w:szCs w:val="20"/>
                <w:lang w:eastAsia="es-CO"/>
              </w:rPr>
              <w:t>Tipo de Focalización</w:t>
            </w:r>
          </w:p>
        </w:tc>
        <w:tc>
          <w:tcPr>
            <w:tcW w:w="7455" w:type="dxa"/>
            <w:vAlign w:val="center"/>
          </w:tcPr>
          <w:p w14:paraId="75F0D977" w14:textId="1FE19466" w:rsidR="000D653F" w:rsidRPr="006145DB" w:rsidRDefault="000D653F" w:rsidP="005B435E">
            <w:pPr>
              <w:tabs>
                <w:tab w:val="left" w:pos="397"/>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Categórico para el grupo poblacional personas mayores, combinado con un instrumento de focalización individual y por hogares proxy mean test. (Por Instrumentos).</w:t>
            </w:r>
          </w:p>
          <w:p w14:paraId="33D39F7F"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Focalización por abordaje territorial.</w:t>
            </w:r>
          </w:p>
        </w:tc>
      </w:tr>
      <w:tr w:rsidR="000D653F" w:rsidRPr="006145DB" w14:paraId="42A698A6" w14:textId="77777777" w:rsidTr="00B877B5">
        <w:trPr>
          <w:trHeight w:val="612"/>
          <w:jc w:val="center"/>
        </w:trPr>
        <w:tc>
          <w:tcPr>
            <w:tcW w:w="1940" w:type="dxa"/>
            <w:vAlign w:val="center"/>
          </w:tcPr>
          <w:p w14:paraId="3B84CCDC" w14:textId="77777777" w:rsidR="000D653F" w:rsidRPr="006145DB" w:rsidRDefault="000D653F" w:rsidP="005B435E">
            <w:pPr>
              <w:spacing w:after="0" w:line="240" w:lineRule="auto"/>
              <w:contextualSpacing/>
              <w:rPr>
                <w:rFonts w:eastAsia="Arial" w:cs="Arial"/>
                <w:sz w:val="20"/>
                <w:szCs w:val="20"/>
                <w:lang w:eastAsia="es-CO"/>
              </w:rPr>
            </w:pPr>
            <w:r w:rsidRPr="006145DB">
              <w:rPr>
                <w:rFonts w:eastAsia="Arial" w:cs="Arial"/>
                <w:sz w:val="20"/>
                <w:szCs w:val="20"/>
                <w:lang w:eastAsia="es-CO"/>
              </w:rPr>
              <w:t>Población Objetivo</w:t>
            </w:r>
          </w:p>
        </w:tc>
        <w:tc>
          <w:tcPr>
            <w:tcW w:w="7455" w:type="dxa"/>
            <w:vAlign w:val="center"/>
          </w:tcPr>
          <w:p w14:paraId="70B3F40D" w14:textId="77777777" w:rsidR="000D653F" w:rsidRPr="006145DB" w:rsidRDefault="000D653F" w:rsidP="005B435E">
            <w:pPr>
              <w:tabs>
                <w:tab w:val="left" w:pos="709"/>
              </w:tabs>
              <w:spacing w:after="0" w:line="240" w:lineRule="auto"/>
              <w:contextualSpacing/>
              <w:jc w:val="both"/>
              <w:rPr>
                <w:rFonts w:eastAsia="Arial" w:cs="Arial"/>
                <w:sz w:val="20"/>
                <w:szCs w:val="20"/>
                <w:lang w:val="es-CO" w:eastAsia="es-CO"/>
              </w:rPr>
            </w:pPr>
            <w:r w:rsidRPr="006145DB">
              <w:rPr>
                <w:rFonts w:eastAsia="Arial" w:cs="Arial"/>
                <w:sz w:val="20"/>
                <w:szCs w:val="20"/>
                <w:lang w:eastAsia="es-CO"/>
              </w:rPr>
              <w:t>Personas residentes en Bogotá D.C que tienen 60 años o más, de acuerdo con la última actualización de la Base Maestra, y que se encuentran en situación de pobreza extrema, moderada o</w:t>
            </w:r>
            <w:r w:rsidRPr="006145DB">
              <w:rPr>
                <w:rFonts w:eastAsia="Arial" w:cs="Arial"/>
                <w:sz w:val="20"/>
                <w:szCs w:val="20"/>
              </w:rPr>
              <w:t xml:space="preserve"> vulnerabilidad por inseguridad alimentaria severa y moderada</w:t>
            </w:r>
            <w:r w:rsidRPr="006145DB">
              <w:rPr>
                <w:rFonts w:eastAsia="Arial" w:cs="Arial"/>
                <w:sz w:val="20"/>
                <w:szCs w:val="20"/>
                <w:lang w:eastAsia="es-CO"/>
              </w:rPr>
              <w:t xml:space="preserve"> o personas registradas en la Base del servicio de apoyos económicos para persona mayor Tipo A, B, B desplazado y C, que tengan como mínimo tres años menos de la edad para adquirir el derecho a pensión por vejez: mujer 54 años y hombre 59 años.</w:t>
            </w:r>
          </w:p>
        </w:tc>
      </w:tr>
      <w:tr w:rsidR="000D653F" w:rsidRPr="006145DB" w14:paraId="09CB8920" w14:textId="77777777" w:rsidTr="008A2B10">
        <w:trPr>
          <w:trHeight w:val="317"/>
          <w:jc w:val="center"/>
        </w:trPr>
        <w:tc>
          <w:tcPr>
            <w:tcW w:w="1940" w:type="dxa"/>
            <w:vAlign w:val="center"/>
          </w:tcPr>
          <w:p w14:paraId="0C3AF0F3" w14:textId="77777777" w:rsidR="000D653F" w:rsidRPr="006145DB" w:rsidRDefault="000D653F" w:rsidP="005B435E">
            <w:pPr>
              <w:spacing w:after="0" w:line="240" w:lineRule="auto"/>
              <w:contextualSpacing/>
              <w:rPr>
                <w:rFonts w:eastAsia="Arial" w:cs="Arial"/>
                <w:sz w:val="20"/>
                <w:szCs w:val="20"/>
                <w:lang w:eastAsia="es-CO"/>
              </w:rPr>
            </w:pPr>
            <w:r w:rsidRPr="006145DB">
              <w:rPr>
                <w:rFonts w:eastAsia="Arial" w:cs="Arial"/>
                <w:sz w:val="20"/>
                <w:szCs w:val="20"/>
                <w:lang w:eastAsia="es-CO"/>
              </w:rPr>
              <w:t>Fuentes de Información de la Población Objetivo</w:t>
            </w:r>
          </w:p>
        </w:tc>
        <w:tc>
          <w:tcPr>
            <w:tcW w:w="7455" w:type="dxa"/>
            <w:vAlign w:val="center"/>
          </w:tcPr>
          <w:p w14:paraId="4C3A492F" w14:textId="77777777" w:rsidR="000D653F" w:rsidRPr="006145DB" w:rsidRDefault="000D653F" w:rsidP="005B435E">
            <w:pPr>
              <w:spacing w:after="0" w:line="240" w:lineRule="auto"/>
              <w:rPr>
                <w:rFonts w:eastAsia="Arial" w:cs="Arial"/>
                <w:sz w:val="16"/>
                <w:szCs w:val="16"/>
              </w:rPr>
            </w:pPr>
          </w:p>
          <w:tbl>
            <w:tblPr>
              <w:tblStyle w:val="Tablaconcuadrcula"/>
              <w:tblW w:w="7296" w:type="dxa"/>
              <w:tblLayout w:type="fixed"/>
              <w:tblLook w:val="04A0" w:firstRow="1" w:lastRow="0" w:firstColumn="1" w:lastColumn="0" w:noHBand="0" w:noVBand="1"/>
            </w:tblPr>
            <w:tblGrid>
              <w:gridCol w:w="2760"/>
              <w:gridCol w:w="1986"/>
              <w:gridCol w:w="1276"/>
              <w:gridCol w:w="1274"/>
            </w:tblGrid>
            <w:tr w:rsidR="00D87362" w:rsidRPr="006145DB" w14:paraId="5A3FBB63" w14:textId="77777777" w:rsidTr="00141562">
              <w:trPr>
                <w:trHeight w:val="372"/>
              </w:trPr>
              <w:tc>
                <w:tcPr>
                  <w:tcW w:w="2760" w:type="dxa"/>
                  <w:vAlign w:val="center"/>
                </w:tcPr>
                <w:p w14:paraId="73165EA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Categoría de Población Objetivo</w:t>
                  </w:r>
                </w:p>
              </w:tc>
              <w:tc>
                <w:tcPr>
                  <w:tcW w:w="1986" w:type="dxa"/>
                  <w:vAlign w:val="center"/>
                </w:tcPr>
                <w:p w14:paraId="3C3ADB1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Fuente de Información</w:t>
                  </w:r>
                </w:p>
              </w:tc>
              <w:tc>
                <w:tcPr>
                  <w:tcW w:w="1276" w:type="dxa"/>
                  <w:vAlign w:val="center"/>
                </w:tcPr>
                <w:p w14:paraId="38F36C0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Periodicidad</w:t>
                  </w:r>
                </w:p>
              </w:tc>
              <w:tc>
                <w:tcPr>
                  <w:tcW w:w="1274" w:type="dxa"/>
                  <w:vAlign w:val="center"/>
                </w:tcPr>
                <w:p w14:paraId="6D831EC1"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Administrador</w:t>
                  </w:r>
                </w:p>
              </w:tc>
            </w:tr>
            <w:tr w:rsidR="00D87362" w:rsidRPr="006145DB" w14:paraId="495AE3DD" w14:textId="77777777" w:rsidTr="00141562">
              <w:trPr>
                <w:trHeight w:val="221"/>
              </w:trPr>
              <w:tc>
                <w:tcPr>
                  <w:tcW w:w="2760" w:type="dxa"/>
                  <w:vAlign w:val="center"/>
                </w:tcPr>
                <w:p w14:paraId="5A04A6BF"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residente en Bogotá D.C</w:t>
                  </w:r>
                </w:p>
              </w:tc>
              <w:tc>
                <w:tcPr>
                  <w:tcW w:w="1986" w:type="dxa"/>
                  <w:vAlign w:val="center"/>
                </w:tcPr>
                <w:p w14:paraId="7F7DC8C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vAlign w:val="center"/>
                </w:tcPr>
                <w:p w14:paraId="178D2B0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74" w:type="dxa"/>
                  <w:vAlign w:val="center"/>
                </w:tcPr>
                <w:p w14:paraId="1DB87B3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D87362" w:rsidRPr="006145DB" w14:paraId="001B99D0" w14:textId="77777777" w:rsidTr="00141562">
              <w:trPr>
                <w:trHeight w:val="231"/>
              </w:trPr>
              <w:tc>
                <w:tcPr>
                  <w:tcW w:w="2760" w:type="dxa"/>
                  <w:vMerge w:val="restart"/>
                  <w:vAlign w:val="center"/>
                </w:tcPr>
                <w:p w14:paraId="3EE45FB0"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de 60 años o más, de acuerdo con la última actualización de la Base Maestra, que se encuentra en situación de pobreza extrema, con clasificación SISBEN IV de Bogotá D.C desde A1 hasta A5</w:t>
                  </w:r>
                </w:p>
              </w:tc>
              <w:tc>
                <w:tcPr>
                  <w:tcW w:w="1986" w:type="dxa"/>
                  <w:vAlign w:val="center"/>
                </w:tcPr>
                <w:p w14:paraId="5A37CAF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A, B y B desplazado</w:t>
                  </w:r>
                </w:p>
              </w:tc>
              <w:tc>
                <w:tcPr>
                  <w:tcW w:w="1276" w:type="dxa"/>
                  <w:vAlign w:val="center"/>
                </w:tcPr>
                <w:p w14:paraId="2971378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Entregas con corte al 31 de agosto y al 31 de octubre de 2024</w:t>
                  </w:r>
                </w:p>
              </w:tc>
              <w:tc>
                <w:tcPr>
                  <w:tcW w:w="1274" w:type="dxa"/>
                  <w:vAlign w:val="center"/>
                </w:tcPr>
                <w:p w14:paraId="776BDD7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Subdirección para la vejez</w:t>
                  </w:r>
                </w:p>
              </w:tc>
            </w:tr>
            <w:tr w:rsidR="00D87362" w:rsidRPr="006145DB" w14:paraId="24954FBF" w14:textId="77777777" w:rsidTr="00141562">
              <w:trPr>
                <w:trHeight w:val="231"/>
              </w:trPr>
              <w:tc>
                <w:tcPr>
                  <w:tcW w:w="2760" w:type="dxa"/>
                  <w:vMerge/>
                  <w:vAlign w:val="center"/>
                </w:tcPr>
                <w:p w14:paraId="3DE87EFA" w14:textId="77777777" w:rsidR="000D653F" w:rsidRPr="006145DB" w:rsidRDefault="000D653F" w:rsidP="005B435E">
                  <w:pPr>
                    <w:tabs>
                      <w:tab w:val="left" w:pos="709"/>
                    </w:tabs>
                    <w:contextualSpacing/>
                    <w:jc w:val="both"/>
                    <w:rPr>
                      <w:rFonts w:cs="Arial"/>
                      <w:bCs/>
                      <w:sz w:val="16"/>
                      <w:szCs w:val="16"/>
                      <w:lang w:eastAsia="es-CO"/>
                    </w:rPr>
                  </w:pPr>
                </w:p>
              </w:tc>
              <w:tc>
                <w:tcPr>
                  <w:tcW w:w="1986" w:type="dxa"/>
                  <w:vAlign w:val="center"/>
                </w:tcPr>
                <w:p w14:paraId="1B5C226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C</w:t>
                  </w:r>
                </w:p>
              </w:tc>
              <w:tc>
                <w:tcPr>
                  <w:tcW w:w="1276" w:type="dxa"/>
                  <w:vAlign w:val="center"/>
                </w:tcPr>
                <w:p w14:paraId="38A17D2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 con corte al 31 de julio de 2025</w:t>
                  </w:r>
                </w:p>
              </w:tc>
              <w:tc>
                <w:tcPr>
                  <w:tcW w:w="1274" w:type="dxa"/>
                  <w:vAlign w:val="center"/>
                </w:tcPr>
                <w:p w14:paraId="264AF49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Alcaldías locales</w:t>
                  </w:r>
                </w:p>
              </w:tc>
            </w:tr>
            <w:tr w:rsidR="00D87362" w:rsidRPr="006145DB" w14:paraId="6A8F47AB" w14:textId="77777777" w:rsidTr="00141562">
              <w:trPr>
                <w:trHeight w:val="231"/>
              </w:trPr>
              <w:tc>
                <w:tcPr>
                  <w:tcW w:w="2760" w:type="dxa"/>
                  <w:vMerge/>
                  <w:vAlign w:val="center"/>
                </w:tcPr>
                <w:p w14:paraId="0F21098A" w14:textId="77777777" w:rsidR="000D653F" w:rsidRPr="006145DB" w:rsidRDefault="000D653F" w:rsidP="005B435E">
                  <w:pPr>
                    <w:tabs>
                      <w:tab w:val="left" w:pos="709"/>
                    </w:tabs>
                    <w:contextualSpacing/>
                    <w:jc w:val="both"/>
                    <w:rPr>
                      <w:rFonts w:cs="Arial"/>
                      <w:bCs/>
                      <w:sz w:val="16"/>
                      <w:szCs w:val="16"/>
                      <w:lang w:eastAsia="es-CO"/>
                    </w:rPr>
                  </w:pPr>
                </w:p>
              </w:tc>
              <w:tc>
                <w:tcPr>
                  <w:tcW w:w="1986" w:type="dxa"/>
                  <w:vAlign w:val="center"/>
                </w:tcPr>
                <w:p w14:paraId="01779AA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vAlign w:val="center"/>
                </w:tcPr>
                <w:p w14:paraId="6473950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74" w:type="dxa"/>
                  <w:vAlign w:val="center"/>
                </w:tcPr>
                <w:p w14:paraId="41295AD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D87362" w:rsidRPr="006145DB" w14:paraId="2A2889A5" w14:textId="77777777" w:rsidTr="00141562">
              <w:trPr>
                <w:trHeight w:val="231"/>
              </w:trPr>
              <w:tc>
                <w:tcPr>
                  <w:tcW w:w="2760" w:type="dxa"/>
                  <w:vMerge w:val="restart"/>
                  <w:vAlign w:val="center"/>
                </w:tcPr>
                <w:p w14:paraId="15BD493C"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de 60 años o más, de acuerdo con la última actualización de la Base Maestra, que se encuentra en situación de pobreza moderada, con clasificación SISBEN IV de Bogotá D.C desde B1 hasta B7.</w:t>
                  </w:r>
                </w:p>
              </w:tc>
              <w:tc>
                <w:tcPr>
                  <w:tcW w:w="1986" w:type="dxa"/>
                  <w:vAlign w:val="center"/>
                </w:tcPr>
                <w:p w14:paraId="19AF3BA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A, B y B desplazado</w:t>
                  </w:r>
                </w:p>
              </w:tc>
              <w:tc>
                <w:tcPr>
                  <w:tcW w:w="1276" w:type="dxa"/>
                  <w:vAlign w:val="center"/>
                </w:tcPr>
                <w:p w14:paraId="7290E3C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Entregas con corte al 31 de agosto y al 31 de octubre de 2024</w:t>
                  </w:r>
                </w:p>
              </w:tc>
              <w:tc>
                <w:tcPr>
                  <w:tcW w:w="1274" w:type="dxa"/>
                  <w:vAlign w:val="center"/>
                </w:tcPr>
                <w:p w14:paraId="3B7F9FF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Subdirección para la vejez</w:t>
                  </w:r>
                </w:p>
              </w:tc>
            </w:tr>
            <w:tr w:rsidR="00D87362" w:rsidRPr="006145DB" w14:paraId="542A44B0" w14:textId="77777777" w:rsidTr="00141562">
              <w:trPr>
                <w:trHeight w:val="231"/>
              </w:trPr>
              <w:tc>
                <w:tcPr>
                  <w:tcW w:w="2760" w:type="dxa"/>
                  <w:vMerge/>
                  <w:vAlign w:val="center"/>
                </w:tcPr>
                <w:p w14:paraId="70353A48" w14:textId="77777777" w:rsidR="000D653F" w:rsidRPr="006145DB" w:rsidRDefault="000D653F" w:rsidP="005B435E">
                  <w:pPr>
                    <w:tabs>
                      <w:tab w:val="left" w:pos="709"/>
                    </w:tabs>
                    <w:contextualSpacing/>
                    <w:jc w:val="both"/>
                    <w:rPr>
                      <w:rFonts w:cs="Arial"/>
                      <w:bCs/>
                      <w:sz w:val="16"/>
                      <w:szCs w:val="16"/>
                      <w:lang w:eastAsia="es-CO"/>
                    </w:rPr>
                  </w:pPr>
                </w:p>
              </w:tc>
              <w:tc>
                <w:tcPr>
                  <w:tcW w:w="1986" w:type="dxa"/>
                  <w:vAlign w:val="center"/>
                </w:tcPr>
                <w:p w14:paraId="4509D6F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C</w:t>
                  </w:r>
                </w:p>
              </w:tc>
              <w:tc>
                <w:tcPr>
                  <w:tcW w:w="1276" w:type="dxa"/>
                  <w:vAlign w:val="center"/>
                </w:tcPr>
                <w:p w14:paraId="2588907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 con corte al 31 de julio de 2025</w:t>
                  </w:r>
                </w:p>
              </w:tc>
              <w:tc>
                <w:tcPr>
                  <w:tcW w:w="1274" w:type="dxa"/>
                  <w:vAlign w:val="center"/>
                </w:tcPr>
                <w:p w14:paraId="031B94D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Alcaldías locales</w:t>
                  </w:r>
                </w:p>
              </w:tc>
            </w:tr>
            <w:tr w:rsidR="00D87362" w:rsidRPr="006145DB" w14:paraId="21C8AF9F" w14:textId="77777777" w:rsidTr="00141562">
              <w:trPr>
                <w:trHeight w:val="231"/>
              </w:trPr>
              <w:tc>
                <w:tcPr>
                  <w:tcW w:w="2760" w:type="dxa"/>
                  <w:vMerge/>
                  <w:vAlign w:val="center"/>
                </w:tcPr>
                <w:p w14:paraId="7499F771" w14:textId="77777777" w:rsidR="000D653F" w:rsidRPr="006145DB" w:rsidRDefault="000D653F" w:rsidP="005B435E">
                  <w:pPr>
                    <w:tabs>
                      <w:tab w:val="left" w:pos="709"/>
                    </w:tabs>
                    <w:contextualSpacing/>
                    <w:jc w:val="both"/>
                    <w:rPr>
                      <w:rFonts w:cs="Arial"/>
                      <w:bCs/>
                      <w:sz w:val="16"/>
                      <w:szCs w:val="16"/>
                      <w:lang w:eastAsia="es-CO"/>
                    </w:rPr>
                  </w:pPr>
                </w:p>
              </w:tc>
              <w:tc>
                <w:tcPr>
                  <w:tcW w:w="1986" w:type="dxa"/>
                  <w:vAlign w:val="center"/>
                </w:tcPr>
                <w:p w14:paraId="66A2FD7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vAlign w:val="center"/>
                </w:tcPr>
                <w:p w14:paraId="2D2807C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74" w:type="dxa"/>
                  <w:vAlign w:val="center"/>
                </w:tcPr>
                <w:p w14:paraId="73BFD7D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D87362" w:rsidRPr="006145DB" w14:paraId="6273ED3E" w14:textId="77777777" w:rsidTr="00141562">
              <w:trPr>
                <w:trHeight w:val="231"/>
              </w:trPr>
              <w:tc>
                <w:tcPr>
                  <w:tcW w:w="2760" w:type="dxa"/>
                  <w:vMerge w:val="restart"/>
                  <w:vAlign w:val="center"/>
                </w:tcPr>
                <w:p w14:paraId="2B06301E"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 xml:space="preserve">Persona de 60 años o más, de acuerdo con la última actualización de la Base Maestra, que se encuentra en situación de </w:t>
                  </w:r>
                  <w:r w:rsidRPr="006145DB">
                    <w:rPr>
                      <w:rFonts w:eastAsia="Arial" w:cs="Arial"/>
                      <w:sz w:val="16"/>
                      <w:szCs w:val="16"/>
                    </w:rPr>
                    <w:t>vulnerabilidad por inseguridad alimentaria severa o moderada,</w:t>
                  </w:r>
                  <w:r w:rsidRPr="006145DB">
                    <w:rPr>
                      <w:rFonts w:eastAsia="Arial" w:cs="Arial"/>
                      <w:sz w:val="16"/>
                      <w:szCs w:val="16"/>
                      <w:lang w:eastAsia="es-CO"/>
                    </w:rPr>
                    <w:t xml:space="preserve"> con clasificación C1 del SISBEN IV de Bogotá D.C.</w:t>
                  </w:r>
                </w:p>
              </w:tc>
              <w:tc>
                <w:tcPr>
                  <w:tcW w:w="1986" w:type="dxa"/>
                  <w:vAlign w:val="center"/>
                </w:tcPr>
                <w:p w14:paraId="2770C21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A, B y B desplazado</w:t>
                  </w:r>
                </w:p>
              </w:tc>
              <w:tc>
                <w:tcPr>
                  <w:tcW w:w="1276" w:type="dxa"/>
                  <w:vAlign w:val="center"/>
                </w:tcPr>
                <w:p w14:paraId="2BD1F7D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Entregas con corte al 31 de agosto y al 31 de octubre de 2024</w:t>
                  </w:r>
                </w:p>
              </w:tc>
              <w:tc>
                <w:tcPr>
                  <w:tcW w:w="1274" w:type="dxa"/>
                  <w:vAlign w:val="center"/>
                </w:tcPr>
                <w:p w14:paraId="311DE20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Subdirección para la vejez</w:t>
                  </w:r>
                </w:p>
              </w:tc>
            </w:tr>
            <w:tr w:rsidR="00D87362" w:rsidRPr="006145DB" w14:paraId="19C19749" w14:textId="77777777" w:rsidTr="00141562">
              <w:trPr>
                <w:trHeight w:val="231"/>
              </w:trPr>
              <w:tc>
                <w:tcPr>
                  <w:tcW w:w="2760" w:type="dxa"/>
                  <w:vMerge/>
                </w:tcPr>
                <w:p w14:paraId="14615C29" w14:textId="77777777" w:rsidR="000D653F" w:rsidRPr="006145DB" w:rsidRDefault="000D653F" w:rsidP="005B435E">
                  <w:pPr>
                    <w:tabs>
                      <w:tab w:val="left" w:pos="709"/>
                    </w:tabs>
                    <w:contextualSpacing/>
                    <w:jc w:val="both"/>
                    <w:rPr>
                      <w:rFonts w:cs="Arial"/>
                      <w:bCs/>
                      <w:sz w:val="16"/>
                      <w:szCs w:val="16"/>
                      <w:lang w:eastAsia="es-CO"/>
                    </w:rPr>
                  </w:pPr>
                </w:p>
              </w:tc>
              <w:tc>
                <w:tcPr>
                  <w:tcW w:w="1986" w:type="dxa"/>
                  <w:vAlign w:val="center"/>
                </w:tcPr>
                <w:p w14:paraId="7619554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C</w:t>
                  </w:r>
                </w:p>
              </w:tc>
              <w:tc>
                <w:tcPr>
                  <w:tcW w:w="1276" w:type="dxa"/>
                  <w:vAlign w:val="center"/>
                </w:tcPr>
                <w:p w14:paraId="44EA64F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 con corte al 31 de julio de 2025</w:t>
                  </w:r>
                </w:p>
              </w:tc>
              <w:tc>
                <w:tcPr>
                  <w:tcW w:w="1274" w:type="dxa"/>
                  <w:vAlign w:val="center"/>
                </w:tcPr>
                <w:p w14:paraId="6F2FD9C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Alcaldías locales</w:t>
                  </w:r>
                </w:p>
              </w:tc>
            </w:tr>
            <w:tr w:rsidR="00D87362" w:rsidRPr="006145DB" w14:paraId="5AEA7937" w14:textId="77777777" w:rsidTr="00141562">
              <w:trPr>
                <w:trHeight w:val="231"/>
              </w:trPr>
              <w:tc>
                <w:tcPr>
                  <w:tcW w:w="2760" w:type="dxa"/>
                  <w:vMerge/>
                </w:tcPr>
                <w:p w14:paraId="32D57ACD" w14:textId="77777777" w:rsidR="000D653F" w:rsidRPr="006145DB" w:rsidRDefault="000D653F" w:rsidP="005B435E">
                  <w:pPr>
                    <w:tabs>
                      <w:tab w:val="left" w:pos="709"/>
                    </w:tabs>
                    <w:contextualSpacing/>
                    <w:jc w:val="both"/>
                    <w:rPr>
                      <w:rFonts w:cs="Arial"/>
                      <w:bCs/>
                      <w:sz w:val="16"/>
                      <w:szCs w:val="16"/>
                      <w:lang w:eastAsia="es-CO"/>
                    </w:rPr>
                  </w:pPr>
                </w:p>
              </w:tc>
              <w:tc>
                <w:tcPr>
                  <w:tcW w:w="1986" w:type="dxa"/>
                  <w:vAlign w:val="center"/>
                </w:tcPr>
                <w:p w14:paraId="42D4D58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vAlign w:val="center"/>
                </w:tcPr>
                <w:p w14:paraId="7A115C3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74" w:type="dxa"/>
                  <w:vAlign w:val="center"/>
                </w:tcPr>
                <w:p w14:paraId="070B633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D87362" w:rsidRPr="006145DB" w14:paraId="764A38CE" w14:textId="77777777" w:rsidTr="00141562">
              <w:trPr>
                <w:trHeight w:val="231"/>
              </w:trPr>
              <w:tc>
                <w:tcPr>
                  <w:tcW w:w="2760" w:type="dxa"/>
                  <w:vMerge w:val="restart"/>
                  <w:vAlign w:val="center"/>
                </w:tcPr>
                <w:p w14:paraId="70392851"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que se encuentre registrada en la Base del servicio Apoyos económicos para persona mayor y tenga como mínimo tres años menos de la edad para adquirir el derecho a pensión por vejez: hombre 59 años, mujer 54 años.</w:t>
                  </w:r>
                </w:p>
              </w:tc>
              <w:tc>
                <w:tcPr>
                  <w:tcW w:w="1986" w:type="dxa"/>
                  <w:vAlign w:val="center"/>
                </w:tcPr>
                <w:p w14:paraId="5BCC967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A, B y B desplazado</w:t>
                  </w:r>
                </w:p>
              </w:tc>
              <w:tc>
                <w:tcPr>
                  <w:tcW w:w="1276" w:type="dxa"/>
                  <w:vAlign w:val="center"/>
                </w:tcPr>
                <w:p w14:paraId="52B675B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Entregas con corte al 31 de agosto y al 31 de octubre de 2024</w:t>
                  </w:r>
                </w:p>
              </w:tc>
              <w:tc>
                <w:tcPr>
                  <w:tcW w:w="1274" w:type="dxa"/>
                  <w:vAlign w:val="center"/>
                </w:tcPr>
                <w:p w14:paraId="7E39464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Subdirección para la vejez</w:t>
                  </w:r>
                </w:p>
              </w:tc>
            </w:tr>
            <w:tr w:rsidR="00D87362" w:rsidRPr="006145DB" w14:paraId="48506B30" w14:textId="77777777" w:rsidTr="00141562">
              <w:trPr>
                <w:trHeight w:val="231"/>
              </w:trPr>
              <w:tc>
                <w:tcPr>
                  <w:tcW w:w="2760" w:type="dxa"/>
                  <w:vMerge/>
                </w:tcPr>
                <w:p w14:paraId="18723265" w14:textId="77777777" w:rsidR="000D653F" w:rsidRPr="006145DB" w:rsidRDefault="000D653F" w:rsidP="005B435E">
                  <w:pPr>
                    <w:tabs>
                      <w:tab w:val="left" w:pos="709"/>
                    </w:tabs>
                    <w:contextualSpacing/>
                    <w:jc w:val="both"/>
                    <w:rPr>
                      <w:rFonts w:cs="Arial"/>
                      <w:sz w:val="16"/>
                      <w:szCs w:val="16"/>
                      <w:lang w:eastAsia="es-CO"/>
                    </w:rPr>
                  </w:pPr>
                </w:p>
              </w:tc>
              <w:tc>
                <w:tcPr>
                  <w:tcW w:w="1986" w:type="dxa"/>
                  <w:vAlign w:val="center"/>
                </w:tcPr>
                <w:p w14:paraId="7004146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C</w:t>
                  </w:r>
                </w:p>
              </w:tc>
              <w:tc>
                <w:tcPr>
                  <w:tcW w:w="1276" w:type="dxa"/>
                  <w:vAlign w:val="center"/>
                </w:tcPr>
                <w:p w14:paraId="678F605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 con corte al 31 de julio de 2025</w:t>
                  </w:r>
                </w:p>
              </w:tc>
              <w:tc>
                <w:tcPr>
                  <w:tcW w:w="1274" w:type="dxa"/>
                  <w:vAlign w:val="center"/>
                </w:tcPr>
                <w:p w14:paraId="02711C1E"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Alcaldías locales</w:t>
                  </w:r>
                </w:p>
              </w:tc>
            </w:tr>
            <w:tr w:rsidR="00D87362" w:rsidRPr="006145DB" w14:paraId="39F8E051" w14:textId="77777777" w:rsidTr="00141562">
              <w:trPr>
                <w:trHeight w:val="231"/>
              </w:trPr>
              <w:tc>
                <w:tcPr>
                  <w:tcW w:w="2760" w:type="dxa"/>
                </w:tcPr>
                <w:p w14:paraId="502CE46F" w14:textId="49AE8B54"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indígena o Rrom Gitana, registrada en los listados oficiales avalados por entidad gubernamental competente o listados enviados por las instancias de representación y participación de comunidades étnicas a la entidad distrital competente</w:t>
                  </w:r>
                  <w:r w:rsidR="00DB6155" w:rsidRPr="006145DB">
                    <w:rPr>
                      <w:rFonts w:eastAsia="Arial" w:cs="Arial"/>
                      <w:sz w:val="16"/>
                      <w:szCs w:val="16"/>
                      <w:lang w:eastAsia="es-CO"/>
                    </w:rPr>
                    <w:t>.</w:t>
                  </w:r>
                </w:p>
              </w:tc>
              <w:tc>
                <w:tcPr>
                  <w:tcW w:w="1986" w:type="dxa"/>
                  <w:vAlign w:val="center"/>
                </w:tcPr>
                <w:p w14:paraId="6544588E"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Censos oficiales de comunidades étnicas: indígena, Cabildos reconocidos en la ciudad de Bogotá y Rrom Gitano.</w:t>
                  </w:r>
                </w:p>
              </w:tc>
              <w:tc>
                <w:tcPr>
                  <w:tcW w:w="1276" w:type="dxa"/>
                  <w:vAlign w:val="center"/>
                </w:tcPr>
                <w:p w14:paraId="27CAD39B" w14:textId="62C2BFB3"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2021 entrega única</w:t>
                  </w:r>
                </w:p>
              </w:tc>
              <w:tc>
                <w:tcPr>
                  <w:tcW w:w="1274" w:type="dxa"/>
                  <w:vAlign w:val="center"/>
                </w:tcPr>
                <w:p w14:paraId="2B24B32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Ministerio del Interior</w:t>
                  </w:r>
                </w:p>
              </w:tc>
            </w:tr>
            <w:tr w:rsidR="00D87362" w:rsidRPr="006145DB" w14:paraId="4B89DE6E" w14:textId="77777777" w:rsidTr="00141562">
              <w:trPr>
                <w:trHeight w:val="231"/>
              </w:trPr>
              <w:tc>
                <w:tcPr>
                  <w:tcW w:w="2760" w:type="dxa"/>
                </w:tcPr>
                <w:p w14:paraId="1BC24969"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indígena, registrada en los listados oficiales avalados por entidad gubernamental competente o listados enviados por las instancias de representación y participación de comunidades étnicas a la entidad distrital competente.</w:t>
                  </w:r>
                </w:p>
              </w:tc>
              <w:tc>
                <w:tcPr>
                  <w:tcW w:w="1986" w:type="dxa"/>
                  <w:vAlign w:val="center"/>
                </w:tcPr>
                <w:p w14:paraId="07870DA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cabildos indígenas en Bogotá.</w:t>
                  </w:r>
                </w:p>
              </w:tc>
              <w:tc>
                <w:tcPr>
                  <w:tcW w:w="1276" w:type="dxa"/>
                  <w:vAlign w:val="center"/>
                </w:tcPr>
                <w:p w14:paraId="63235E3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274" w:type="dxa"/>
                  <w:vAlign w:val="center"/>
                </w:tcPr>
                <w:p w14:paraId="5EE3283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de la Secretaría Distrital de Gobierno</w:t>
                  </w:r>
                </w:p>
              </w:tc>
            </w:tr>
            <w:tr w:rsidR="00D87362" w:rsidRPr="006145DB" w14:paraId="213DB142" w14:textId="77777777" w:rsidTr="00141562">
              <w:trPr>
                <w:trHeight w:val="231"/>
              </w:trPr>
              <w:tc>
                <w:tcPr>
                  <w:tcW w:w="2760" w:type="dxa"/>
                  <w:vAlign w:val="center"/>
                </w:tcPr>
                <w:p w14:paraId="0326FAC1" w14:textId="4823F1D4"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Afrocolombiana, registrada en los listados oficiales avalados por entidad gubernamental competente o listados enviados por las instancias de representación y participación de comunidades étnicas a la entidad distrital competente</w:t>
                  </w:r>
                  <w:r w:rsidR="00DB6155" w:rsidRPr="006145DB">
                    <w:rPr>
                      <w:rFonts w:eastAsia="Arial" w:cs="Arial"/>
                      <w:sz w:val="16"/>
                      <w:szCs w:val="16"/>
                      <w:lang w:eastAsia="es-CO"/>
                    </w:rPr>
                    <w:t>.</w:t>
                  </w:r>
                </w:p>
              </w:tc>
              <w:tc>
                <w:tcPr>
                  <w:tcW w:w="1986" w:type="dxa"/>
                  <w:vAlign w:val="center"/>
                </w:tcPr>
                <w:p w14:paraId="096E7AF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rPr>
                    <w:t>Listados enviados por las instancias de representación y participación de comunidades Negras, Afrocolombianas en Bogotá.</w:t>
                  </w:r>
                </w:p>
              </w:tc>
              <w:tc>
                <w:tcPr>
                  <w:tcW w:w="1276" w:type="dxa"/>
                  <w:vAlign w:val="center"/>
                </w:tcPr>
                <w:p w14:paraId="6E6FCF5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rPr>
                    <w:t>No disponible</w:t>
                  </w:r>
                </w:p>
              </w:tc>
              <w:tc>
                <w:tcPr>
                  <w:tcW w:w="1274" w:type="dxa"/>
                  <w:vAlign w:val="center"/>
                </w:tcPr>
                <w:p w14:paraId="527302C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rPr>
                    <w:t>Dirección de Asuntos Étnicos Secretaría Distrital de Gobierno</w:t>
                  </w:r>
                </w:p>
              </w:tc>
            </w:tr>
            <w:tr w:rsidR="00D87362" w:rsidRPr="006145DB" w14:paraId="4FF2A956" w14:textId="77777777" w:rsidTr="00141562">
              <w:trPr>
                <w:trHeight w:val="231"/>
              </w:trPr>
              <w:tc>
                <w:tcPr>
                  <w:tcW w:w="2760" w:type="dxa"/>
                </w:tcPr>
                <w:p w14:paraId="56C5F037"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Rrom o Gitana registrada en los listados oficiales avalados por entidad gubernamental competente o listados enviados por las instancias de representación y participación de comunidades étnicas a la entidad distrital competente.</w:t>
                  </w:r>
                </w:p>
              </w:tc>
              <w:tc>
                <w:tcPr>
                  <w:tcW w:w="1986" w:type="dxa"/>
                  <w:vAlign w:val="center"/>
                </w:tcPr>
                <w:p w14:paraId="029D5383"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comunidad Rom o Gitana en Bogotá.</w:t>
                  </w:r>
                </w:p>
              </w:tc>
              <w:tc>
                <w:tcPr>
                  <w:tcW w:w="1276" w:type="dxa"/>
                  <w:vAlign w:val="center"/>
                </w:tcPr>
                <w:p w14:paraId="689980C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274" w:type="dxa"/>
                  <w:vAlign w:val="center"/>
                </w:tcPr>
                <w:p w14:paraId="63EE81B3"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Secretaría Distrital de Gobierno</w:t>
                  </w:r>
                </w:p>
              </w:tc>
            </w:tr>
            <w:tr w:rsidR="00D87362" w:rsidRPr="006145DB" w14:paraId="58CE643B" w14:textId="77777777" w:rsidTr="00141562">
              <w:trPr>
                <w:trHeight w:val="231"/>
              </w:trPr>
              <w:tc>
                <w:tcPr>
                  <w:tcW w:w="2760" w:type="dxa"/>
                </w:tcPr>
                <w:p w14:paraId="2B572501"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palenquera registrada en los listados oficiales avalados por entidad gubernamental competente o listados enviados por las instancias de representación y participación de comunidades étnicas a la entidad distrital competente.</w:t>
                  </w:r>
                </w:p>
              </w:tc>
              <w:tc>
                <w:tcPr>
                  <w:tcW w:w="1986" w:type="dxa"/>
                  <w:vAlign w:val="center"/>
                </w:tcPr>
                <w:p w14:paraId="49336C4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comunidades Palenqueras en Bogotá</w:t>
                  </w:r>
                </w:p>
              </w:tc>
              <w:tc>
                <w:tcPr>
                  <w:tcW w:w="1276" w:type="dxa"/>
                  <w:vAlign w:val="center"/>
                </w:tcPr>
                <w:p w14:paraId="54CCF21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274" w:type="dxa"/>
                  <w:vAlign w:val="center"/>
                </w:tcPr>
                <w:p w14:paraId="557085E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Secretaría Distrital de Gobierno</w:t>
                  </w:r>
                </w:p>
              </w:tc>
            </w:tr>
            <w:tr w:rsidR="00D87362" w:rsidRPr="006145DB" w14:paraId="791A0CF5" w14:textId="77777777" w:rsidTr="00141562">
              <w:trPr>
                <w:trHeight w:val="231"/>
              </w:trPr>
              <w:tc>
                <w:tcPr>
                  <w:tcW w:w="2760" w:type="dxa"/>
                  <w:tcBorders>
                    <w:bottom w:val="single" w:sz="4" w:space="0" w:color="auto"/>
                  </w:tcBorders>
                </w:tcPr>
                <w:p w14:paraId="6418B251" w14:textId="088FF3AA"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raizal registrada en los listados oficiales avalados por entidad gubernamental competente o listados enviados por las instancias de representación y participación de comunidades étnicas a la entidad distrital competente.</w:t>
                  </w:r>
                </w:p>
              </w:tc>
              <w:tc>
                <w:tcPr>
                  <w:tcW w:w="1986" w:type="dxa"/>
                  <w:tcBorders>
                    <w:bottom w:val="single" w:sz="4" w:space="0" w:color="auto"/>
                  </w:tcBorders>
                  <w:vAlign w:val="center"/>
                </w:tcPr>
                <w:p w14:paraId="227DCC2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comunidades Raizales en Bogotá</w:t>
                  </w:r>
                </w:p>
              </w:tc>
              <w:tc>
                <w:tcPr>
                  <w:tcW w:w="1276" w:type="dxa"/>
                  <w:tcBorders>
                    <w:bottom w:val="single" w:sz="4" w:space="0" w:color="auto"/>
                  </w:tcBorders>
                  <w:vAlign w:val="center"/>
                </w:tcPr>
                <w:p w14:paraId="4F0CF93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274" w:type="dxa"/>
                  <w:tcBorders>
                    <w:bottom w:val="single" w:sz="4" w:space="0" w:color="auto"/>
                  </w:tcBorders>
                  <w:vAlign w:val="center"/>
                </w:tcPr>
                <w:p w14:paraId="3FC163A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Secretaría Distrital de Gobierno</w:t>
                  </w:r>
                </w:p>
              </w:tc>
            </w:tr>
            <w:tr w:rsidR="00D87362" w:rsidRPr="006145DB" w14:paraId="64F4020D" w14:textId="77777777" w:rsidTr="00141562">
              <w:trPr>
                <w:trHeight w:val="231"/>
              </w:trPr>
              <w:tc>
                <w:tcPr>
                  <w:tcW w:w="2760" w:type="dxa"/>
                  <w:tcBorders>
                    <w:bottom w:val="nil"/>
                  </w:tcBorders>
                  <w:vAlign w:val="center"/>
                </w:tcPr>
                <w:p w14:paraId="21670C63" w14:textId="2FFB9579"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de 60 años o más que vive en residencias tipo paga diarios.</w:t>
                  </w:r>
                </w:p>
              </w:tc>
              <w:tc>
                <w:tcPr>
                  <w:tcW w:w="1986" w:type="dxa"/>
                  <w:tcBorders>
                    <w:bottom w:val="nil"/>
                  </w:tcBorders>
                  <w:vAlign w:val="center"/>
                </w:tcPr>
                <w:p w14:paraId="0952E6A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rPr>
                    <w:t>Base de personas residentes en paga diarios</w:t>
                  </w:r>
                </w:p>
              </w:tc>
              <w:tc>
                <w:tcPr>
                  <w:tcW w:w="1276" w:type="dxa"/>
                  <w:tcBorders>
                    <w:bottom w:val="nil"/>
                  </w:tcBorders>
                  <w:vAlign w:val="center"/>
                </w:tcPr>
                <w:p w14:paraId="4C66EFA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rPr>
                    <w:t>2024</w:t>
                  </w:r>
                </w:p>
              </w:tc>
              <w:tc>
                <w:tcPr>
                  <w:tcW w:w="1274" w:type="dxa"/>
                  <w:tcBorders>
                    <w:bottom w:val="nil"/>
                  </w:tcBorders>
                </w:tcPr>
                <w:p w14:paraId="2404BDD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bl>
          <w:p w14:paraId="7FFF8CDA" w14:textId="77777777" w:rsidR="000D653F" w:rsidRPr="006145DB" w:rsidRDefault="000D653F" w:rsidP="005B435E">
            <w:pPr>
              <w:tabs>
                <w:tab w:val="left" w:pos="709"/>
              </w:tabs>
              <w:spacing w:after="0" w:line="240" w:lineRule="auto"/>
              <w:contextualSpacing/>
              <w:jc w:val="both"/>
              <w:rPr>
                <w:rFonts w:eastAsia="Arial" w:cs="Arial"/>
                <w:sz w:val="16"/>
                <w:szCs w:val="16"/>
                <w:lang w:eastAsia="es-CO"/>
              </w:rPr>
            </w:pPr>
          </w:p>
        </w:tc>
      </w:tr>
      <w:tr w:rsidR="000D653F" w:rsidRPr="006145DB" w14:paraId="6B8DB35D" w14:textId="77777777" w:rsidTr="008A2B10">
        <w:trPr>
          <w:trHeight w:val="600"/>
          <w:jc w:val="center"/>
        </w:trPr>
        <w:tc>
          <w:tcPr>
            <w:tcW w:w="1940" w:type="dxa"/>
            <w:vAlign w:val="center"/>
          </w:tcPr>
          <w:p w14:paraId="605842E6" w14:textId="77777777" w:rsidR="000D653F" w:rsidRPr="006145DB" w:rsidRDefault="000D653F" w:rsidP="005B435E">
            <w:pPr>
              <w:spacing w:after="0" w:line="240" w:lineRule="auto"/>
              <w:rPr>
                <w:rFonts w:eastAsia="Arial" w:cs="Arial"/>
                <w:sz w:val="20"/>
                <w:szCs w:val="20"/>
                <w:lang w:eastAsia="es-CO"/>
              </w:rPr>
            </w:pPr>
            <w:r w:rsidRPr="006145DB">
              <w:rPr>
                <w:rFonts w:eastAsia="Arial" w:cs="Arial"/>
                <w:sz w:val="20"/>
                <w:szCs w:val="20"/>
                <w:lang w:eastAsia="es-CO"/>
              </w:rPr>
              <w:t>Criterios de Priorización y Fuentes de Información</w:t>
            </w:r>
          </w:p>
        </w:tc>
        <w:tc>
          <w:tcPr>
            <w:tcW w:w="7455" w:type="dxa"/>
            <w:vAlign w:val="center"/>
          </w:tcPr>
          <w:p w14:paraId="350B6D30" w14:textId="77777777" w:rsidR="000D653F" w:rsidRPr="006145DB" w:rsidRDefault="000D653F" w:rsidP="005B435E">
            <w:pPr>
              <w:spacing w:after="0" w:line="240" w:lineRule="auto"/>
              <w:rPr>
                <w:rFonts w:eastAsia="Arial" w:cs="Arial"/>
                <w:sz w:val="16"/>
                <w:szCs w:val="16"/>
              </w:rPr>
            </w:pPr>
          </w:p>
          <w:tbl>
            <w:tblPr>
              <w:tblStyle w:val="Tablaconcuadrcula"/>
              <w:tblW w:w="7252" w:type="dxa"/>
              <w:tblLayout w:type="fixed"/>
              <w:tblLook w:val="04A0" w:firstRow="1" w:lastRow="0" w:firstColumn="1" w:lastColumn="0" w:noHBand="0" w:noVBand="1"/>
            </w:tblPr>
            <w:tblGrid>
              <w:gridCol w:w="3185"/>
              <w:gridCol w:w="1559"/>
              <w:gridCol w:w="1134"/>
              <w:gridCol w:w="1374"/>
            </w:tblGrid>
            <w:tr w:rsidR="00603790" w:rsidRPr="006145DB" w14:paraId="33FCCC50" w14:textId="77777777" w:rsidTr="00141562">
              <w:trPr>
                <w:trHeight w:val="379"/>
              </w:trPr>
              <w:tc>
                <w:tcPr>
                  <w:tcW w:w="3185" w:type="dxa"/>
                  <w:vAlign w:val="center"/>
                </w:tcPr>
                <w:p w14:paraId="1268990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Criterios de Priorización</w:t>
                  </w:r>
                </w:p>
              </w:tc>
              <w:tc>
                <w:tcPr>
                  <w:tcW w:w="1559" w:type="dxa"/>
                  <w:vAlign w:val="center"/>
                </w:tcPr>
                <w:p w14:paraId="51C3DCD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Fuente de Información</w:t>
                  </w:r>
                </w:p>
              </w:tc>
              <w:tc>
                <w:tcPr>
                  <w:tcW w:w="1134" w:type="dxa"/>
                  <w:vAlign w:val="center"/>
                </w:tcPr>
                <w:p w14:paraId="61FCE80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Periodicidad</w:t>
                  </w:r>
                </w:p>
              </w:tc>
              <w:tc>
                <w:tcPr>
                  <w:tcW w:w="1374" w:type="dxa"/>
                  <w:vAlign w:val="center"/>
                </w:tcPr>
                <w:p w14:paraId="3E5DEA93"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Administrador</w:t>
                  </w:r>
                </w:p>
              </w:tc>
            </w:tr>
            <w:tr w:rsidR="00603790" w:rsidRPr="006145DB" w14:paraId="5D43E408" w14:textId="77777777" w:rsidTr="00141562">
              <w:trPr>
                <w:trHeight w:val="225"/>
              </w:trPr>
              <w:tc>
                <w:tcPr>
                  <w:tcW w:w="3185" w:type="dxa"/>
                  <w:vAlign w:val="center"/>
                </w:tcPr>
                <w:p w14:paraId="0436FAC6"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559" w:type="dxa"/>
                  <w:vAlign w:val="center"/>
                </w:tcPr>
                <w:p w14:paraId="4C3F2C03"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Registro Único de Victimas – RUV de la Unidad Administrativa Especial para la Atención y Reparación Integral de las Víctimas</w:t>
                  </w:r>
                </w:p>
              </w:tc>
              <w:tc>
                <w:tcPr>
                  <w:tcW w:w="1134" w:type="dxa"/>
                  <w:vAlign w:val="center"/>
                </w:tcPr>
                <w:p w14:paraId="2E883DC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Trimestral</w:t>
                  </w:r>
                </w:p>
              </w:tc>
              <w:tc>
                <w:tcPr>
                  <w:tcW w:w="1374" w:type="dxa"/>
                  <w:vAlign w:val="center"/>
                </w:tcPr>
                <w:p w14:paraId="3BB6576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Oficina Consejería Distrital de Paz, Víctimas y Reconciliación</w:t>
                  </w:r>
                </w:p>
              </w:tc>
            </w:tr>
            <w:tr w:rsidR="00603790" w:rsidRPr="006145DB" w14:paraId="1E82D543" w14:textId="77777777" w:rsidTr="00141562">
              <w:trPr>
                <w:trHeight w:val="235"/>
              </w:trPr>
              <w:tc>
                <w:tcPr>
                  <w:tcW w:w="3185" w:type="dxa"/>
                  <w:vAlign w:val="center"/>
                </w:tcPr>
                <w:p w14:paraId="108FEA0A"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indígena o Rrom Gitana,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7C12410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Censos oficiales de comunidades étnicas: indígena, Cabildos reconocidos en la ciudad de Bogotá y Rrom Gitano.</w:t>
                  </w:r>
                </w:p>
              </w:tc>
              <w:tc>
                <w:tcPr>
                  <w:tcW w:w="1134" w:type="dxa"/>
                  <w:vAlign w:val="center"/>
                </w:tcPr>
                <w:p w14:paraId="6355504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2021 entrega única</w:t>
                  </w:r>
                </w:p>
              </w:tc>
              <w:tc>
                <w:tcPr>
                  <w:tcW w:w="1374" w:type="dxa"/>
                  <w:vAlign w:val="center"/>
                </w:tcPr>
                <w:p w14:paraId="5AF5B08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Ministerio del Interior</w:t>
                  </w:r>
                </w:p>
              </w:tc>
            </w:tr>
            <w:tr w:rsidR="00603790" w:rsidRPr="006145DB" w14:paraId="49D1450B" w14:textId="77777777" w:rsidTr="00141562">
              <w:trPr>
                <w:trHeight w:val="235"/>
              </w:trPr>
              <w:tc>
                <w:tcPr>
                  <w:tcW w:w="3185" w:type="dxa"/>
                  <w:vAlign w:val="center"/>
                </w:tcPr>
                <w:p w14:paraId="1C3C1C1F"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Indígena,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490F8E41"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cabildos indígenas en Bogotá.</w:t>
                  </w:r>
                </w:p>
              </w:tc>
              <w:tc>
                <w:tcPr>
                  <w:tcW w:w="1134" w:type="dxa"/>
                  <w:vAlign w:val="center"/>
                </w:tcPr>
                <w:p w14:paraId="74D127E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374" w:type="dxa"/>
                  <w:vAlign w:val="center"/>
                </w:tcPr>
                <w:p w14:paraId="16F4D663"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Secretaría Distrital de Gobierno</w:t>
                  </w:r>
                </w:p>
              </w:tc>
            </w:tr>
            <w:tr w:rsidR="00603790" w:rsidRPr="006145DB" w14:paraId="05DE2182" w14:textId="77777777" w:rsidTr="00141562">
              <w:trPr>
                <w:trHeight w:val="235"/>
              </w:trPr>
              <w:tc>
                <w:tcPr>
                  <w:tcW w:w="3185" w:type="dxa"/>
                  <w:vAlign w:val="center"/>
                </w:tcPr>
                <w:p w14:paraId="7C528FDC"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Afrocolombiana, registrada en los listados oficiales avalados por entidad gubernamental competente o listados enviados por las instancias de representación y participación de comunidades étnicas a la entidad competente.</w:t>
                  </w:r>
                </w:p>
              </w:tc>
              <w:tc>
                <w:tcPr>
                  <w:tcW w:w="1559" w:type="dxa"/>
                  <w:vAlign w:val="center"/>
                </w:tcPr>
                <w:p w14:paraId="0665D51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comunidades Negras, Afrocolombianas en Bogotá.</w:t>
                  </w:r>
                </w:p>
              </w:tc>
              <w:tc>
                <w:tcPr>
                  <w:tcW w:w="1134" w:type="dxa"/>
                  <w:vAlign w:val="center"/>
                </w:tcPr>
                <w:p w14:paraId="0BACE26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374" w:type="dxa"/>
                  <w:vAlign w:val="center"/>
                </w:tcPr>
                <w:p w14:paraId="02760D0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Secretaría Distrital de Gobierno</w:t>
                  </w:r>
                </w:p>
              </w:tc>
            </w:tr>
            <w:tr w:rsidR="00603790" w:rsidRPr="006145DB" w14:paraId="5BC9844C" w14:textId="77777777" w:rsidTr="00141562">
              <w:trPr>
                <w:trHeight w:val="235"/>
              </w:trPr>
              <w:tc>
                <w:tcPr>
                  <w:tcW w:w="3185" w:type="dxa"/>
                  <w:vAlign w:val="center"/>
                </w:tcPr>
                <w:p w14:paraId="35B81D8B"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Rrom o Gitana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7352397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comunidad Rom o Gitana en Bogotá.</w:t>
                  </w:r>
                </w:p>
              </w:tc>
              <w:tc>
                <w:tcPr>
                  <w:tcW w:w="1134" w:type="dxa"/>
                  <w:vAlign w:val="center"/>
                </w:tcPr>
                <w:p w14:paraId="3474B02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374" w:type="dxa"/>
                  <w:vAlign w:val="center"/>
                </w:tcPr>
                <w:p w14:paraId="7B969B1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Secretaría Distrital de Gobierno</w:t>
                  </w:r>
                </w:p>
              </w:tc>
            </w:tr>
            <w:tr w:rsidR="00603790" w:rsidRPr="006145DB" w14:paraId="36011AF8" w14:textId="77777777" w:rsidTr="00141562">
              <w:trPr>
                <w:trHeight w:val="235"/>
              </w:trPr>
              <w:tc>
                <w:tcPr>
                  <w:tcW w:w="3185" w:type="dxa"/>
                  <w:vAlign w:val="center"/>
                </w:tcPr>
                <w:p w14:paraId="5CE52CA7"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palenquera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5EEEE2B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comunidades Palenqueras en Bogotá</w:t>
                  </w:r>
                </w:p>
              </w:tc>
              <w:tc>
                <w:tcPr>
                  <w:tcW w:w="1134" w:type="dxa"/>
                  <w:vAlign w:val="center"/>
                </w:tcPr>
                <w:p w14:paraId="0D7CCE2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374" w:type="dxa"/>
                  <w:vAlign w:val="center"/>
                </w:tcPr>
                <w:p w14:paraId="07FDFDD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Secretaría Distrital de Gobierno</w:t>
                  </w:r>
                </w:p>
              </w:tc>
            </w:tr>
            <w:tr w:rsidR="00603790" w:rsidRPr="006145DB" w14:paraId="79A1A366" w14:textId="77777777" w:rsidTr="00141562">
              <w:trPr>
                <w:trHeight w:val="235"/>
              </w:trPr>
              <w:tc>
                <w:tcPr>
                  <w:tcW w:w="3185" w:type="dxa"/>
                  <w:vAlign w:val="center"/>
                </w:tcPr>
                <w:p w14:paraId="63747675"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raizal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05F1429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Listados enviados por las instancias de representación y participación de comunidades Raizales en Bogotá</w:t>
                  </w:r>
                </w:p>
              </w:tc>
              <w:tc>
                <w:tcPr>
                  <w:tcW w:w="1134" w:type="dxa"/>
                  <w:vAlign w:val="center"/>
                </w:tcPr>
                <w:p w14:paraId="13947DC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No disponible</w:t>
                  </w:r>
                </w:p>
              </w:tc>
              <w:tc>
                <w:tcPr>
                  <w:tcW w:w="1374" w:type="dxa"/>
                  <w:vAlign w:val="center"/>
                </w:tcPr>
                <w:p w14:paraId="42A972B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Dirección de Asuntos Étnicos Secretaría Distrital de Gobierno</w:t>
                  </w:r>
                </w:p>
              </w:tc>
            </w:tr>
            <w:tr w:rsidR="00603790" w:rsidRPr="006145DB" w14:paraId="1DD5B9E8" w14:textId="77777777" w:rsidTr="00141562">
              <w:trPr>
                <w:trHeight w:val="235"/>
              </w:trPr>
              <w:tc>
                <w:tcPr>
                  <w:tcW w:w="3185" w:type="dxa"/>
                  <w:vAlign w:val="center"/>
                </w:tcPr>
                <w:p w14:paraId="49067B9C"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registrada en SISBEN IV Bogotá. Clasificación desde A1 hasta A5.</w:t>
                  </w:r>
                </w:p>
              </w:tc>
              <w:tc>
                <w:tcPr>
                  <w:tcW w:w="1559" w:type="dxa"/>
                  <w:vAlign w:val="center"/>
                </w:tcPr>
                <w:p w14:paraId="18C0FDB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134" w:type="dxa"/>
                  <w:vAlign w:val="center"/>
                </w:tcPr>
                <w:p w14:paraId="3ED3355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374" w:type="dxa"/>
                  <w:vAlign w:val="center"/>
                </w:tcPr>
                <w:p w14:paraId="47B24A3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603790" w:rsidRPr="006145DB" w14:paraId="01E9853B" w14:textId="77777777" w:rsidTr="00141562">
              <w:trPr>
                <w:trHeight w:val="235"/>
              </w:trPr>
              <w:tc>
                <w:tcPr>
                  <w:tcW w:w="3185" w:type="dxa"/>
                  <w:tcBorders>
                    <w:bottom w:val="single" w:sz="4" w:space="0" w:color="auto"/>
                  </w:tcBorders>
                  <w:vAlign w:val="center"/>
                </w:tcPr>
                <w:p w14:paraId="2B49CD47"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registrada en SISBEN IV Bogotá. Clasificación desde B1 hasta B7</w:t>
                  </w:r>
                </w:p>
              </w:tc>
              <w:tc>
                <w:tcPr>
                  <w:tcW w:w="1559" w:type="dxa"/>
                  <w:tcBorders>
                    <w:bottom w:val="single" w:sz="4" w:space="0" w:color="auto"/>
                  </w:tcBorders>
                  <w:vAlign w:val="center"/>
                </w:tcPr>
                <w:p w14:paraId="4954E80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134" w:type="dxa"/>
                  <w:tcBorders>
                    <w:bottom w:val="single" w:sz="4" w:space="0" w:color="auto"/>
                  </w:tcBorders>
                  <w:vAlign w:val="center"/>
                </w:tcPr>
                <w:p w14:paraId="5955EFBE"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374" w:type="dxa"/>
                  <w:tcBorders>
                    <w:bottom w:val="single" w:sz="4" w:space="0" w:color="auto"/>
                  </w:tcBorders>
                  <w:vAlign w:val="center"/>
                </w:tcPr>
                <w:p w14:paraId="50DB236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603790" w:rsidRPr="006145DB" w14:paraId="4892822A" w14:textId="77777777" w:rsidTr="00141562">
              <w:trPr>
                <w:trHeight w:val="235"/>
              </w:trPr>
              <w:tc>
                <w:tcPr>
                  <w:tcW w:w="3185" w:type="dxa"/>
                  <w:tcBorders>
                    <w:bottom w:val="nil"/>
                  </w:tcBorders>
                  <w:vAlign w:val="center"/>
                </w:tcPr>
                <w:p w14:paraId="76A8CA00"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registrada en SISBEN IV Bogotá. Clasificación C1.</w:t>
                  </w:r>
                </w:p>
              </w:tc>
              <w:tc>
                <w:tcPr>
                  <w:tcW w:w="1559" w:type="dxa"/>
                  <w:tcBorders>
                    <w:bottom w:val="nil"/>
                  </w:tcBorders>
                  <w:vAlign w:val="center"/>
                </w:tcPr>
                <w:p w14:paraId="445A4A3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134" w:type="dxa"/>
                  <w:tcBorders>
                    <w:bottom w:val="nil"/>
                  </w:tcBorders>
                  <w:vAlign w:val="center"/>
                </w:tcPr>
                <w:p w14:paraId="56DE76F3"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374" w:type="dxa"/>
                  <w:tcBorders>
                    <w:bottom w:val="nil"/>
                  </w:tcBorders>
                  <w:vAlign w:val="center"/>
                </w:tcPr>
                <w:p w14:paraId="2F8626F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bl>
          <w:p w14:paraId="37985F53"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tc>
      </w:tr>
      <w:tr w:rsidR="000D653F" w:rsidRPr="006145DB" w14:paraId="26573A5D" w14:textId="77777777" w:rsidTr="00B877B5">
        <w:trPr>
          <w:trHeight w:val="2998"/>
          <w:jc w:val="center"/>
        </w:trPr>
        <w:tc>
          <w:tcPr>
            <w:tcW w:w="1940" w:type="dxa"/>
            <w:vAlign w:val="center"/>
          </w:tcPr>
          <w:p w14:paraId="3626EA2D" w14:textId="77777777" w:rsidR="000D653F" w:rsidRPr="006145DB" w:rsidRDefault="000D653F" w:rsidP="005B435E">
            <w:pPr>
              <w:spacing w:after="0" w:line="240" w:lineRule="auto"/>
              <w:rPr>
                <w:rFonts w:eastAsia="Arial" w:cs="Arial"/>
                <w:sz w:val="20"/>
                <w:szCs w:val="20"/>
                <w:lang w:eastAsia="es-CO"/>
              </w:rPr>
            </w:pPr>
            <w:r w:rsidRPr="006145DB">
              <w:rPr>
                <w:rFonts w:eastAsia="Arial" w:cs="Arial"/>
                <w:sz w:val="20"/>
                <w:szCs w:val="20"/>
                <w:lang w:eastAsia="es-CO"/>
              </w:rPr>
              <w:t>Criterios de Ingreso y Fuentes de Información</w:t>
            </w:r>
          </w:p>
        </w:tc>
        <w:tc>
          <w:tcPr>
            <w:tcW w:w="7455" w:type="dxa"/>
            <w:vAlign w:val="center"/>
          </w:tcPr>
          <w:p w14:paraId="0DF28FB3" w14:textId="77777777" w:rsidR="000D653F" w:rsidRPr="006145DB" w:rsidRDefault="000D653F" w:rsidP="005B435E">
            <w:pPr>
              <w:spacing w:after="0" w:line="240" w:lineRule="auto"/>
              <w:rPr>
                <w:rFonts w:eastAsia="Arial" w:cs="Arial"/>
                <w:sz w:val="16"/>
                <w:szCs w:val="16"/>
              </w:rPr>
            </w:pPr>
          </w:p>
          <w:tbl>
            <w:tblPr>
              <w:tblStyle w:val="Tablaconcuadrcula"/>
              <w:tblW w:w="7242" w:type="dxa"/>
              <w:tblLayout w:type="fixed"/>
              <w:tblLook w:val="04A0" w:firstRow="1" w:lastRow="0" w:firstColumn="1" w:lastColumn="0" w:noHBand="0" w:noVBand="1"/>
            </w:tblPr>
            <w:tblGrid>
              <w:gridCol w:w="3187"/>
              <w:gridCol w:w="1559"/>
              <w:gridCol w:w="1276"/>
              <w:gridCol w:w="1220"/>
            </w:tblGrid>
            <w:tr w:rsidR="00182FB1" w:rsidRPr="006145DB" w14:paraId="54E35C8A" w14:textId="77777777" w:rsidTr="008A2B10">
              <w:trPr>
                <w:trHeight w:val="389"/>
              </w:trPr>
              <w:tc>
                <w:tcPr>
                  <w:tcW w:w="3187" w:type="dxa"/>
                  <w:vAlign w:val="center"/>
                </w:tcPr>
                <w:p w14:paraId="2D7F873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Criterios de Ingreso</w:t>
                  </w:r>
                </w:p>
              </w:tc>
              <w:tc>
                <w:tcPr>
                  <w:tcW w:w="1559" w:type="dxa"/>
                  <w:vAlign w:val="center"/>
                </w:tcPr>
                <w:p w14:paraId="107323D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Fuente de Información</w:t>
                  </w:r>
                </w:p>
              </w:tc>
              <w:tc>
                <w:tcPr>
                  <w:tcW w:w="1276" w:type="dxa"/>
                  <w:vAlign w:val="center"/>
                </w:tcPr>
                <w:p w14:paraId="2C33E22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Periodicidad</w:t>
                  </w:r>
                </w:p>
              </w:tc>
              <w:tc>
                <w:tcPr>
                  <w:tcW w:w="1220" w:type="dxa"/>
                  <w:vAlign w:val="center"/>
                </w:tcPr>
                <w:p w14:paraId="5D77B83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Administrador</w:t>
                  </w:r>
                </w:p>
              </w:tc>
            </w:tr>
            <w:tr w:rsidR="00182FB1" w:rsidRPr="006145DB" w14:paraId="49EB6BD0" w14:textId="77777777" w:rsidTr="008A2B10">
              <w:trPr>
                <w:trHeight w:val="231"/>
              </w:trPr>
              <w:tc>
                <w:tcPr>
                  <w:tcW w:w="3187" w:type="dxa"/>
                  <w:vMerge w:val="restart"/>
                  <w:vAlign w:val="center"/>
                </w:tcPr>
                <w:p w14:paraId="3162014F" w14:textId="4B17BFCC"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que se encuentre registrada en las Bases de Apoyos económicos para persona mayor y tenga como mínimo tres años menos de la edad para adquirir el derecho a pensión por vejez: hombre 59 años, mujer 54 años</w:t>
                  </w:r>
                  <w:r w:rsidR="00182FB1" w:rsidRPr="006145DB">
                    <w:rPr>
                      <w:rFonts w:eastAsia="Arial" w:cs="Arial"/>
                      <w:sz w:val="16"/>
                      <w:szCs w:val="16"/>
                      <w:lang w:eastAsia="es-CO"/>
                    </w:rPr>
                    <w:t>.</w:t>
                  </w:r>
                </w:p>
              </w:tc>
              <w:tc>
                <w:tcPr>
                  <w:tcW w:w="1559" w:type="dxa"/>
                  <w:vAlign w:val="center"/>
                </w:tcPr>
                <w:p w14:paraId="17D9121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A, B y B desplazado</w:t>
                  </w:r>
                </w:p>
              </w:tc>
              <w:tc>
                <w:tcPr>
                  <w:tcW w:w="1276" w:type="dxa"/>
                  <w:vAlign w:val="center"/>
                </w:tcPr>
                <w:p w14:paraId="7D9890E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Entregas con corte al 31 de agosto y al 31 de octubre de 2024</w:t>
                  </w:r>
                </w:p>
              </w:tc>
              <w:tc>
                <w:tcPr>
                  <w:tcW w:w="1220" w:type="dxa"/>
                  <w:vAlign w:val="center"/>
                </w:tcPr>
                <w:p w14:paraId="60FC4B8E"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Subdirección para la vejez</w:t>
                  </w:r>
                </w:p>
              </w:tc>
            </w:tr>
            <w:tr w:rsidR="00182FB1" w:rsidRPr="006145DB" w14:paraId="5AE1FFB1" w14:textId="77777777" w:rsidTr="008A2B10">
              <w:trPr>
                <w:trHeight w:val="231"/>
              </w:trPr>
              <w:tc>
                <w:tcPr>
                  <w:tcW w:w="3187" w:type="dxa"/>
                  <w:vMerge/>
                  <w:vAlign w:val="center"/>
                </w:tcPr>
                <w:p w14:paraId="6793F39C" w14:textId="77777777" w:rsidR="000D653F" w:rsidRPr="006145DB" w:rsidRDefault="000D653F" w:rsidP="005B435E">
                  <w:pPr>
                    <w:tabs>
                      <w:tab w:val="left" w:pos="709"/>
                    </w:tabs>
                    <w:contextualSpacing/>
                    <w:jc w:val="both"/>
                    <w:rPr>
                      <w:rFonts w:cs="Arial"/>
                      <w:sz w:val="16"/>
                      <w:szCs w:val="16"/>
                      <w:lang w:eastAsia="es-CO"/>
                    </w:rPr>
                  </w:pPr>
                </w:p>
              </w:tc>
              <w:tc>
                <w:tcPr>
                  <w:tcW w:w="1559" w:type="dxa"/>
                  <w:vAlign w:val="center"/>
                </w:tcPr>
                <w:p w14:paraId="31F59AD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Servicio de Apoyos Económicos para Persona Mayor Tipo C</w:t>
                  </w:r>
                </w:p>
              </w:tc>
              <w:tc>
                <w:tcPr>
                  <w:tcW w:w="1276" w:type="dxa"/>
                  <w:vAlign w:val="center"/>
                </w:tcPr>
                <w:p w14:paraId="3641E48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 con corte al 31 de julio de 2025</w:t>
                  </w:r>
                </w:p>
              </w:tc>
              <w:tc>
                <w:tcPr>
                  <w:tcW w:w="1220" w:type="dxa"/>
                  <w:vAlign w:val="center"/>
                </w:tcPr>
                <w:p w14:paraId="18E9C2C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Alcaldías locales</w:t>
                  </w:r>
                </w:p>
              </w:tc>
            </w:tr>
            <w:tr w:rsidR="00182FB1" w:rsidRPr="006145DB" w14:paraId="0CEA277B" w14:textId="77777777" w:rsidTr="008A2B10">
              <w:trPr>
                <w:trHeight w:val="242"/>
              </w:trPr>
              <w:tc>
                <w:tcPr>
                  <w:tcW w:w="3187" w:type="dxa"/>
                  <w:vAlign w:val="center"/>
                </w:tcPr>
                <w:p w14:paraId="2B1B1A5F" w14:textId="6DABAD7A"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que se encuentre en situación de pobreza extrema, en la clasificación SISBEN IV de Bogotá D.C desde A1 hasta A5</w:t>
                  </w:r>
                  <w:r w:rsidR="00182FB1" w:rsidRPr="006145DB">
                    <w:rPr>
                      <w:rFonts w:eastAsia="Arial" w:cs="Arial"/>
                      <w:sz w:val="16"/>
                      <w:szCs w:val="16"/>
                      <w:lang w:eastAsia="es-CO"/>
                    </w:rPr>
                    <w:t>.</w:t>
                  </w:r>
                </w:p>
              </w:tc>
              <w:tc>
                <w:tcPr>
                  <w:tcW w:w="1559" w:type="dxa"/>
                  <w:vAlign w:val="center"/>
                </w:tcPr>
                <w:p w14:paraId="49CF65A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vAlign w:val="center"/>
                </w:tcPr>
                <w:p w14:paraId="347BD23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20" w:type="dxa"/>
                  <w:vAlign w:val="center"/>
                </w:tcPr>
                <w:p w14:paraId="0D3D8A2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31E1D8B5" w14:textId="77777777" w:rsidTr="008A2B10">
              <w:trPr>
                <w:trHeight w:val="242"/>
              </w:trPr>
              <w:tc>
                <w:tcPr>
                  <w:tcW w:w="3187" w:type="dxa"/>
                  <w:vAlign w:val="center"/>
                </w:tcPr>
                <w:p w14:paraId="0DF95255"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que se encuentre en situación de pobreza moderada, en la clasificación SISBEN IV de Bogotá D.C desde B1 hasta B7.</w:t>
                  </w:r>
                </w:p>
              </w:tc>
              <w:tc>
                <w:tcPr>
                  <w:tcW w:w="1559" w:type="dxa"/>
                  <w:vAlign w:val="center"/>
                </w:tcPr>
                <w:p w14:paraId="30D846A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vAlign w:val="center"/>
                </w:tcPr>
                <w:p w14:paraId="741AF18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20" w:type="dxa"/>
                  <w:vAlign w:val="center"/>
                </w:tcPr>
                <w:p w14:paraId="48B0636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49D67925" w14:textId="77777777" w:rsidTr="008A2B10">
              <w:trPr>
                <w:trHeight w:val="242"/>
              </w:trPr>
              <w:tc>
                <w:tcPr>
                  <w:tcW w:w="3187" w:type="dxa"/>
                  <w:vAlign w:val="center"/>
                </w:tcPr>
                <w:p w14:paraId="40436861" w14:textId="6925E413"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 xml:space="preserve">Persona que se encuentre en situación de </w:t>
                  </w:r>
                  <w:r w:rsidRPr="006145DB">
                    <w:rPr>
                      <w:rFonts w:eastAsia="Arial" w:cs="Arial"/>
                      <w:sz w:val="16"/>
                      <w:szCs w:val="16"/>
                    </w:rPr>
                    <w:t>vulnerabilidad por inseguridad alimentaria severa o moderada</w:t>
                  </w:r>
                  <w:r w:rsidRPr="006145DB">
                    <w:rPr>
                      <w:rFonts w:eastAsia="Arial" w:cs="Arial"/>
                      <w:sz w:val="16"/>
                      <w:szCs w:val="16"/>
                      <w:lang w:eastAsia="es-CO"/>
                    </w:rPr>
                    <w:t>, en la clasificación C1 SISBEN IV de Bogotá D.C</w:t>
                  </w:r>
                  <w:r w:rsidR="00182FB1" w:rsidRPr="006145DB">
                    <w:rPr>
                      <w:rFonts w:eastAsia="Arial" w:cs="Arial"/>
                      <w:sz w:val="16"/>
                      <w:szCs w:val="16"/>
                      <w:lang w:eastAsia="es-CO"/>
                    </w:rPr>
                    <w:t>.</w:t>
                  </w:r>
                  <w:r w:rsidRPr="006145DB">
                    <w:rPr>
                      <w:rFonts w:eastAsia="Arial" w:cs="Arial"/>
                      <w:sz w:val="16"/>
                      <w:szCs w:val="16"/>
                      <w:lang w:eastAsia="es-CO"/>
                    </w:rPr>
                    <w:t xml:space="preserve">  </w:t>
                  </w:r>
                </w:p>
              </w:tc>
              <w:tc>
                <w:tcPr>
                  <w:tcW w:w="1559" w:type="dxa"/>
                  <w:vAlign w:val="center"/>
                </w:tcPr>
                <w:p w14:paraId="750815C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vAlign w:val="center"/>
                </w:tcPr>
                <w:p w14:paraId="523914A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20" w:type="dxa"/>
                  <w:vAlign w:val="center"/>
                </w:tcPr>
                <w:p w14:paraId="72DAAAC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4ED6FC77" w14:textId="77777777" w:rsidTr="008A2B10">
              <w:trPr>
                <w:trHeight w:val="242"/>
              </w:trPr>
              <w:tc>
                <w:tcPr>
                  <w:tcW w:w="3187" w:type="dxa"/>
                  <w:vMerge w:val="restart"/>
                  <w:vAlign w:val="center"/>
                </w:tcPr>
                <w:p w14:paraId="43F26D2A"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cs="Arial"/>
                      <w:bCs/>
                      <w:sz w:val="16"/>
                      <w:szCs w:val="16"/>
                      <w:lang w:eastAsia="es-CO"/>
                    </w:rPr>
                    <w:t>Persona de 60 años o más, de acuerdo con el corte de la última actualización semestral de la Base Maestra, que reside en Bogotá D.C.</w:t>
                  </w:r>
                </w:p>
              </w:tc>
              <w:tc>
                <w:tcPr>
                  <w:tcW w:w="1559" w:type="dxa"/>
                  <w:vAlign w:val="center"/>
                </w:tcPr>
                <w:p w14:paraId="4652AD3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vAlign w:val="center"/>
                </w:tcPr>
                <w:p w14:paraId="6CCCD3D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20" w:type="dxa"/>
                  <w:vAlign w:val="center"/>
                </w:tcPr>
                <w:p w14:paraId="08E8321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2C8471A3" w14:textId="77777777" w:rsidTr="008A2B10">
              <w:trPr>
                <w:trHeight w:val="242"/>
              </w:trPr>
              <w:tc>
                <w:tcPr>
                  <w:tcW w:w="3187" w:type="dxa"/>
                  <w:vMerge/>
                </w:tcPr>
                <w:p w14:paraId="28A04616" w14:textId="77777777" w:rsidR="000D653F" w:rsidRPr="006145DB" w:rsidRDefault="000D653F" w:rsidP="005B435E">
                  <w:pPr>
                    <w:tabs>
                      <w:tab w:val="left" w:pos="709"/>
                    </w:tabs>
                    <w:contextualSpacing/>
                    <w:jc w:val="both"/>
                    <w:rPr>
                      <w:rFonts w:cs="Arial"/>
                      <w:bCs/>
                      <w:sz w:val="16"/>
                      <w:szCs w:val="16"/>
                      <w:lang w:eastAsia="es-CO"/>
                    </w:rPr>
                  </w:pPr>
                </w:p>
              </w:tc>
              <w:tc>
                <w:tcPr>
                  <w:tcW w:w="1559" w:type="dxa"/>
                  <w:vAlign w:val="center"/>
                </w:tcPr>
                <w:p w14:paraId="27AD803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Registro Social de Hogares (RNEC)</w:t>
                  </w:r>
                </w:p>
              </w:tc>
              <w:tc>
                <w:tcPr>
                  <w:tcW w:w="1276" w:type="dxa"/>
                  <w:vAlign w:val="center"/>
                </w:tcPr>
                <w:p w14:paraId="461C05E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 (Mes Vencido)</w:t>
                  </w:r>
                </w:p>
              </w:tc>
              <w:tc>
                <w:tcPr>
                  <w:tcW w:w="1220" w:type="dxa"/>
                  <w:vAlign w:val="center"/>
                </w:tcPr>
                <w:p w14:paraId="3C1C80C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17EA465A" w14:textId="77777777" w:rsidTr="008A2B10">
              <w:trPr>
                <w:trHeight w:val="242"/>
              </w:trPr>
              <w:tc>
                <w:tcPr>
                  <w:tcW w:w="3187" w:type="dxa"/>
                  <w:vMerge w:val="restart"/>
                  <w:vAlign w:val="center"/>
                </w:tcPr>
                <w:p w14:paraId="700847EA"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de 60 años o más, de acuerdo con la última actualización de la Base Maestra, que haya sido titular beneficiaria de los bonos canjeables por alimentos de acuerdo con la Base del año 2024 y que se encuentre en situación de vulnerabilidad e inseguridad alimentaria severa o moderada, clasificada en la categoría C1 del SISBEN IV de Bogotá D.C.</w:t>
                  </w:r>
                </w:p>
              </w:tc>
              <w:tc>
                <w:tcPr>
                  <w:tcW w:w="1559" w:type="dxa"/>
                  <w:vAlign w:val="center"/>
                </w:tcPr>
                <w:p w14:paraId="08BBC3B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de beneficiarios de bonos canjeables alimentos</w:t>
                  </w:r>
                </w:p>
              </w:tc>
              <w:tc>
                <w:tcPr>
                  <w:tcW w:w="1276" w:type="dxa"/>
                  <w:vAlign w:val="center"/>
                </w:tcPr>
                <w:p w14:paraId="264FDF9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Entrega con corte al 31 de diciembre de 2024</w:t>
                  </w:r>
                </w:p>
              </w:tc>
              <w:tc>
                <w:tcPr>
                  <w:tcW w:w="1220" w:type="dxa"/>
                  <w:vAlign w:val="center"/>
                </w:tcPr>
                <w:p w14:paraId="61410F0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Integración Social – Dirección de Nutrición y Abastecimiento</w:t>
                  </w:r>
                </w:p>
              </w:tc>
            </w:tr>
            <w:tr w:rsidR="00182FB1" w:rsidRPr="006145DB" w14:paraId="681A4A7E" w14:textId="77777777" w:rsidTr="008A2B10">
              <w:trPr>
                <w:trHeight w:val="242"/>
              </w:trPr>
              <w:tc>
                <w:tcPr>
                  <w:tcW w:w="3187" w:type="dxa"/>
                  <w:vMerge/>
                  <w:tcBorders>
                    <w:bottom w:val="single" w:sz="4" w:space="0" w:color="auto"/>
                  </w:tcBorders>
                  <w:vAlign w:val="center"/>
                </w:tcPr>
                <w:p w14:paraId="1199B720" w14:textId="77777777" w:rsidR="000D653F" w:rsidRPr="006145DB" w:rsidRDefault="000D653F" w:rsidP="005B435E">
                  <w:pPr>
                    <w:tabs>
                      <w:tab w:val="left" w:pos="709"/>
                    </w:tabs>
                    <w:contextualSpacing/>
                    <w:jc w:val="both"/>
                    <w:rPr>
                      <w:rFonts w:eastAsia="Arial" w:cs="Arial"/>
                      <w:sz w:val="16"/>
                      <w:szCs w:val="16"/>
                      <w:lang w:eastAsia="es-CO"/>
                    </w:rPr>
                  </w:pPr>
                </w:p>
              </w:tc>
              <w:tc>
                <w:tcPr>
                  <w:tcW w:w="1559" w:type="dxa"/>
                  <w:tcBorders>
                    <w:bottom w:val="single" w:sz="4" w:space="0" w:color="auto"/>
                  </w:tcBorders>
                  <w:vAlign w:val="center"/>
                </w:tcPr>
                <w:p w14:paraId="5113049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tcBorders>
                    <w:bottom w:val="single" w:sz="4" w:space="0" w:color="auto"/>
                  </w:tcBorders>
                  <w:vAlign w:val="center"/>
                </w:tcPr>
                <w:p w14:paraId="61A3F703"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20" w:type="dxa"/>
                  <w:tcBorders>
                    <w:bottom w:val="single" w:sz="4" w:space="0" w:color="auto"/>
                  </w:tcBorders>
                  <w:vAlign w:val="center"/>
                </w:tcPr>
                <w:p w14:paraId="6A4805FA"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59D7AA78" w14:textId="77777777" w:rsidTr="008A2B10">
              <w:trPr>
                <w:trHeight w:val="242"/>
              </w:trPr>
              <w:tc>
                <w:tcPr>
                  <w:tcW w:w="3187" w:type="dxa"/>
                  <w:tcBorders>
                    <w:bottom w:val="nil"/>
                  </w:tcBorders>
                  <w:vAlign w:val="center"/>
                </w:tcPr>
                <w:p w14:paraId="53A8BB95" w14:textId="6E2B15D5"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de 60 años o más, que vive en residencias tipo paga diarios</w:t>
                  </w:r>
                  <w:r w:rsidR="00182FB1" w:rsidRPr="006145DB">
                    <w:rPr>
                      <w:rFonts w:eastAsia="Arial" w:cs="Arial"/>
                      <w:sz w:val="16"/>
                      <w:szCs w:val="16"/>
                      <w:lang w:eastAsia="es-CO"/>
                    </w:rPr>
                    <w:t>.</w:t>
                  </w:r>
                </w:p>
              </w:tc>
              <w:tc>
                <w:tcPr>
                  <w:tcW w:w="1559" w:type="dxa"/>
                  <w:tcBorders>
                    <w:bottom w:val="nil"/>
                  </w:tcBorders>
                  <w:vAlign w:val="center"/>
                </w:tcPr>
                <w:p w14:paraId="0B312DF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de personas residentes en paga diarios</w:t>
                  </w:r>
                </w:p>
              </w:tc>
              <w:tc>
                <w:tcPr>
                  <w:tcW w:w="1276" w:type="dxa"/>
                  <w:tcBorders>
                    <w:bottom w:val="nil"/>
                  </w:tcBorders>
                  <w:vAlign w:val="center"/>
                </w:tcPr>
                <w:p w14:paraId="78BDAA6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2024</w:t>
                  </w:r>
                </w:p>
              </w:tc>
              <w:tc>
                <w:tcPr>
                  <w:tcW w:w="1220" w:type="dxa"/>
                  <w:tcBorders>
                    <w:bottom w:val="nil"/>
                  </w:tcBorders>
                  <w:vAlign w:val="center"/>
                </w:tcPr>
                <w:p w14:paraId="1F3F48C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Planeación – SDP</w:t>
                  </w:r>
                </w:p>
              </w:tc>
            </w:tr>
          </w:tbl>
          <w:p w14:paraId="41B3B5EE" w14:textId="77777777" w:rsidR="000D653F" w:rsidRPr="006145DB" w:rsidRDefault="000D653F" w:rsidP="005B435E">
            <w:pPr>
              <w:pStyle w:val="Textoindependiente"/>
              <w:spacing w:after="0" w:line="240" w:lineRule="auto"/>
              <w:ind w:right="112"/>
              <w:jc w:val="both"/>
              <w:rPr>
                <w:rFonts w:eastAsia="Arial" w:cs="Arial"/>
                <w:sz w:val="20"/>
                <w:szCs w:val="20"/>
                <w:lang w:eastAsia="es-CO"/>
              </w:rPr>
            </w:pPr>
          </w:p>
        </w:tc>
      </w:tr>
      <w:tr w:rsidR="000D653F" w:rsidRPr="006145DB" w14:paraId="2016AD24" w14:textId="77777777" w:rsidTr="00B877B5">
        <w:trPr>
          <w:trHeight w:val="20"/>
          <w:jc w:val="center"/>
        </w:trPr>
        <w:tc>
          <w:tcPr>
            <w:tcW w:w="1940" w:type="dxa"/>
            <w:vAlign w:val="center"/>
          </w:tcPr>
          <w:p w14:paraId="7B66BF86" w14:textId="77777777" w:rsidR="000D653F" w:rsidRPr="006145DB" w:rsidRDefault="000D653F" w:rsidP="005B435E">
            <w:pPr>
              <w:spacing w:after="0" w:line="240" w:lineRule="auto"/>
              <w:contextualSpacing/>
              <w:rPr>
                <w:rFonts w:eastAsia="Arial" w:cs="Arial"/>
                <w:sz w:val="20"/>
                <w:szCs w:val="20"/>
                <w:lang w:eastAsia="es-CO"/>
              </w:rPr>
            </w:pPr>
            <w:r w:rsidRPr="006145DB">
              <w:rPr>
                <w:rFonts w:eastAsia="Arial" w:cs="Arial"/>
                <w:sz w:val="20"/>
                <w:szCs w:val="20"/>
                <w:lang w:eastAsia="es-CO"/>
              </w:rPr>
              <w:t>Criterios de Egreso y Fuentes de Información</w:t>
            </w:r>
          </w:p>
        </w:tc>
        <w:tc>
          <w:tcPr>
            <w:tcW w:w="7455" w:type="dxa"/>
            <w:vAlign w:val="center"/>
          </w:tcPr>
          <w:tbl>
            <w:tblPr>
              <w:tblStyle w:val="Tablaconcuadrcula"/>
              <w:tblW w:w="7296" w:type="dxa"/>
              <w:tblLayout w:type="fixed"/>
              <w:tblLook w:val="04A0" w:firstRow="1" w:lastRow="0" w:firstColumn="1" w:lastColumn="0" w:noHBand="0" w:noVBand="1"/>
            </w:tblPr>
            <w:tblGrid>
              <w:gridCol w:w="3187"/>
              <w:gridCol w:w="1559"/>
              <w:gridCol w:w="1276"/>
              <w:gridCol w:w="1274"/>
            </w:tblGrid>
            <w:tr w:rsidR="00182FB1" w:rsidRPr="006145DB" w14:paraId="011F166C" w14:textId="77777777" w:rsidTr="008A2B10">
              <w:trPr>
                <w:trHeight w:val="380"/>
              </w:trPr>
              <w:tc>
                <w:tcPr>
                  <w:tcW w:w="3187" w:type="dxa"/>
                  <w:tcBorders>
                    <w:top w:val="nil"/>
                  </w:tcBorders>
                  <w:vAlign w:val="center"/>
                </w:tcPr>
                <w:p w14:paraId="2FCE6B4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Criterios de Egreso</w:t>
                  </w:r>
                </w:p>
              </w:tc>
              <w:tc>
                <w:tcPr>
                  <w:tcW w:w="1559" w:type="dxa"/>
                  <w:tcBorders>
                    <w:top w:val="nil"/>
                  </w:tcBorders>
                  <w:vAlign w:val="center"/>
                </w:tcPr>
                <w:p w14:paraId="1CF7009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Fuente de Información</w:t>
                  </w:r>
                </w:p>
              </w:tc>
              <w:tc>
                <w:tcPr>
                  <w:tcW w:w="1276" w:type="dxa"/>
                  <w:tcBorders>
                    <w:top w:val="nil"/>
                  </w:tcBorders>
                  <w:vAlign w:val="center"/>
                </w:tcPr>
                <w:p w14:paraId="4ADDE98F"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Periodicidad</w:t>
                  </w:r>
                </w:p>
              </w:tc>
              <w:tc>
                <w:tcPr>
                  <w:tcW w:w="1274" w:type="dxa"/>
                  <w:tcBorders>
                    <w:top w:val="nil"/>
                  </w:tcBorders>
                  <w:vAlign w:val="center"/>
                </w:tcPr>
                <w:p w14:paraId="3E55EAD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Administrador</w:t>
                  </w:r>
                </w:p>
              </w:tc>
            </w:tr>
            <w:tr w:rsidR="00182FB1" w:rsidRPr="006145DB" w14:paraId="2EAE91FB" w14:textId="77777777" w:rsidTr="008A2B10">
              <w:trPr>
                <w:trHeight w:val="243"/>
              </w:trPr>
              <w:tc>
                <w:tcPr>
                  <w:tcW w:w="3187" w:type="dxa"/>
                  <w:tcBorders>
                    <w:bottom w:val="single" w:sz="4" w:space="0" w:color="auto"/>
                  </w:tcBorders>
                  <w:vAlign w:val="center"/>
                </w:tcPr>
                <w:p w14:paraId="20ABD852" w14:textId="05F1779B"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Retiro voluntario manifestado libre y expresamente por escrito</w:t>
                  </w:r>
                  <w:r w:rsidR="00182FB1" w:rsidRPr="006145DB">
                    <w:rPr>
                      <w:rFonts w:eastAsia="Arial" w:cs="Arial"/>
                      <w:sz w:val="16"/>
                      <w:szCs w:val="16"/>
                      <w:lang w:eastAsia="es-CO"/>
                    </w:rPr>
                    <w:t>.</w:t>
                  </w:r>
                </w:p>
              </w:tc>
              <w:tc>
                <w:tcPr>
                  <w:tcW w:w="1559" w:type="dxa"/>
                  <w:tcBorders>
                    <w:bottom w:val="single" w:sz="4" w:space="0" w:color="auto"/>
                  </w:tcBorders>
                  <w:vAlign w:val="center"/>
                </w:tcPr>
                <w:p w14:paraId="7B96864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Solicitud Ciudadana</w:t>
                  </w:r>
                </w:p>
              </w:tc>
              <w:tc>
                <w:tcPr>
                  <w:tcW w:w="1276" w:type="dxa"/>
                  <w:tcBorders>
                    <w:bottom w:val="single" w:sz="4" w:space="0" w:color="auto"/>
                  </w:tcBorders>
                  <w:vAlign w:val="center"/>
                </w:tcPr>
                <w:p w14:paraId="58AA118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Demanda</w:t>
                  </w:r>
                </w:p>
              </w:tc>
              <w:tc>
                <w:tcPr>
                  <w:tcW w:w="1274" w:type="dxa"/>
                  <w:tcBorders>
                    <w:bottom w:val="single" w:sz="4" w:space="0" w:color="auto"/>
                  </w:tcBorders>
                  <w:vAlign w:val="center"/>
                </w:tcPr>
                <w:p w14:paraId="0F6EF4B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Integración Social</w:t>
                  </w:r>
                </w:p>
              </w:tc>
            </w:tr>
            <w:tr w:rsidR="00182FB1" w:rsidRPr="006145DB" w14:paraId="0CB1CC03" w14:textId="77777777" w:rsidTr="008A2B10">
              <w:trPr>
                <w:trHeight w:val="243"/>
              </w:trPr>
              <w:tc>
                <w:tcPr>
                  <w:tcW w:w="3187" w:type="dxa"/>
                  <w:tcBorders>
                    <w:bottom w:val="nil"/>
                  </w:tcBorders>
                  <w:vAlign w:val="center"/>
                </w:tcPr>
                <w:p w14:paraId="7A2315EF"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Ser beneficiario de servicios sociales de la SDIS en modalidad de institucionalización de larga estancia o permanente.</w:t>
                  </w:r>
                </w:p>
              </w:tc>
              <w:tc>
                <w:tcPr>
                  <w:tcW w:w="1559" w:type="dxa"/>
                  <w:tcBorders>
                    <w:bottom w:val="nil"/>
                  </w:tcBorders>
                  <w:vAlign w:val="center"/>
                </w:tcPr>
                <w:p w14:paraId="2F0D642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SIRBE</w:t>
                  </w:r>
                </w:p>
              </w:tc>
              <w:tc>
                <w:tcPr>
                  <w:tcW w:w="1276" w:type="dxa"/>
                  <w:tcBorders>
                    <w:bottom w:val="nil"/>
                  </w:tcBorders>
                  <w:vAlign w:val="center"/>
                </w:tcPr>
                <w:p w14:paraId="2FC8804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Demanda</w:t>
                  </w:r>
                </w:p>
              </w:tc>
              <w:tc>
                <w:tcPr>
                  <w:tcW w:w="1274" w:type="dxa"/>
                  <w:tcBorders>
                    <w:bottom w:val="nil"/>
                  </w:tcBorders>
                  <w:vAlign w:val="center"/>
                </w:tcPr>
                <w:p w14:paraId="39EE795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Integración Social</w:t>
                  </w:r>
                </w:p>
              </w:tc>
            </w:tr>
            <w:tr w:rsidR="00182FB1" w:rsidRPr="006145DB" w14:paraId="5621AC13" w14:textId="77777777" w:rsidTr="008A2B10">
              <w:trPr>
                <w:trHeight w:val="243"/>
              </w:trPr>
              <w:tc>
                <w:tcPr>
                  <w:tcW w:w="3187" w:type="dxa"/>
                  <w:tcBorders>
                    <w:top w:val="nil"/>
                    <w:bottom w:val="single" w:sz="4" w:space="0" w:color="auto"/>
                  </w:tcBorders>
                  <w:vAlign w:val="center"/>
                </w:tcPr>
                <w:p w14:paraId="1BEC348E"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Fallecimiento.</w:t>
                  </w:r>
                </w:p>
              </w:tc>
              <w:tc>
                <w:tcPr>
                  <w:tcW w:w="1559" w:type="dxa"/>
                  <w:tcBorders>
                    <w:top w:val="nil"/>
                    <w:bottom w:val="single" w:sz="4" w:space="0" w:color="auto"/>
                  </w:tcBorders>
                  <w:vAlign w:val="center"/>
                </w:tcPr>
                <w:p w14:paraId="4FA8FE8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Fallecidos (Inhumados)</w:t>
                  </w:r>
                </w:p>
              </w:tc>
              <w:tc>
                <w:tcPr>
                  <w:tcW w:w="1276" w:type="dxa"/>
                  <w:tcBorders>
                    <w:top w:val="nil"/>
                    <w:bottom w:val="single" w:sz="4" w:space="0" w:color="auto"/>
                  </w:tcBorders>
                  <w:vAlign w:val="center"/>
                </w:tcPr>
                <w:p w14:paraId="2139842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 (Mes Vencido)</w:t>
                  </w:r>
                </w:p>
              </w:tc>
              <w:tc>
                <w:tcPr>
                  <w:tcW w:w="1274" w:type="dxa"/>
                  <w:tcBorders>
                    <w:top w:val="nil"/>
                    <w:bottom w:val="single" w:sz="4" w:space="0" w:color="auto"/>
                  </w:tcBorders>
                  <w:vAlign w:val="center"/>
                </w:tcPr>
                <w:p w14:paraId="36903A8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Salud</w:t>
                  </w:r>
                </w:p>
              </w:tc>
            </w:tr>
            <w:tr w:rsidR="00182FB1" w:rsidRPr="006145DB" w14:paraId="786D9092" w14:textId="77777777" w:rsidTr="008A2B10">
              <w:trPr>
                <w:trHeight w:val="259"/>
              </w:trPr>
              <w:tc>
                <w:tcPr>
                  <w:tcW w:w="3187" w:type="dxa"/>
                  <w:tcBorders>
                    <w:bottom w:val="nil"/>
                  </w:tcBorders>
                  <w:vAlign w:val="center"/>
                </w:tcPr>
                <w:p w14:paraId="64D331BD"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Traslado o cambio de residencia fuera de Bogotá D.C.</w:t>
                  </w:r>
                </w:p>
              </w:tc>
              <w:tc>
                <w:tcPr>
                  <w:tcW w:w="1559" w:type="dxa"/>
                  <w:tcBorders>
                    <w:bottom w:val="nil"/>
                  </w:tcBorders>
                  <w:vAlign w:val="center"/>
                </w:tcPr>
                <w:p w14:paraId="1527FB8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tcBorders>
                    <w:bottom w:val="nil"/>
                  </w:tcBorders>
                  <w:vAlign w:val="center"/>
                </w:tcPr>
                <w:p w14:paraId="39E911AE"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74" w:type="dxa"/>
                  <w:tcBorders>
                    <w:bottom w:val="nil"/>
                  </w:tcBorders>
                  <w:vAlign w:val="center"/>
                </w:tcPr>
                <w:p w14:paraId="3D581D6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4C978ADF" w14:textId="77777777" w:rsidTr="008A2B10">
              <w:trPr>
                <w:trHeight w:val="237"/>
              </w:trPr>
              <w:tc>
                <w:tcPr>
                  <w:tcW w:w="3187" w:type="dxa"/>
                  <w:tcBorders>
                    <w:top w:val="nil"/>
                  </w:tcBorders>
                  <w:vAlign w:val="center"/>
                </w:tcPr>
                <w:p w14:paraId="1E50372A"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que se encuentre privada de la libertad en centro penitenciario o carcelario.</w:t>
                  </w:r>
                </w:p>
              </w:tc>
              <w:tc>
                <w:tcPr>
                  <w:tcW w:w="1559" w:type="dxa"/>
                  <w:tcBorders>
                    <w:top w:val="nil"/>
                  </w:tcBorders>
                  <w:vAlign w:val="center"/>
                </w:tcPr>
                <w:p w14:paraId="0660FF2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 (RNEC)</w:t>
                  </w:r>
                </w:p>
              </w:tc>
              <w:tc>
                <w:tcPr>
                  <w:tcW w:w="1276" w:type="dxa"/>
                  <w:tcBorders>
                    <w:top w:val="nil"/>
                  </w:tcBorders>
                  <w:vAlign w:val="center"/>
                </w:tcPr>
                <w:p w14:paraId="522869A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274" w:type="dxa"/>
                  <w:tcBorders>
                    <w:top w:val="nil"/>
                  </w:tcBorders>
                  <w:vAlign w:val="center"/>
                </w:tcPr>
                <w:p w14:paraId="736A359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10C7E8E3" w14:textId="77777777" w:rsidTr="008A2B10">
              <w:trPr>
                <w:trHeight w:val="206"/>
              </w:trPr>
              <w:tc>
                <w:tcPr>
                  <w:tcW w:w="3187" w:type="dxa"/>
                  <w:vAlign w:val="center"/>
                </w:tcPr>
                <w:p w14:paraId="6CB767BF" w14:textId="1B86261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Persona pensionada por vejez, invalidez o sobrevivencia</w:t>
                  </w:r>
                  <w:r w:rsidR="00182FB1" w:rsidRPr="006145DB">
                    <w:rPr>
                      <w:rFonts w:eastAsia="Arial" w:cs="Arial"/>
                      <w:sz w:val="16"/>
                      <w:szCs w:val="16"/>
                      <w:lang w:eastAsia="es-CO"/>
                    </w:rPr>
                    <w:t>.</w:t>
                  </w:r>
                </w:p>
              </w:tc>
              <w:tc>
                <w:tcPr>
                  <w:tcW w:w="1559" w:type="dxa"/>
                  <w:vAlign w:val="center"/>
                </w:tcPr>
                <w:p w14:paraId="5314095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Registro Social de Hogares (BDUA)</w:t>
                  </w:r>
                </w:p>
              </w:tc>
              <w:tc>
                <w:tcPr>
                  <w:tcW w:w="1276" w:type="dxa"/>
                  <w:vAlign w:val="center"/>
                </w:tcPr>
                <w:p w14:paraId="42B636E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 (Mes Vencido)</w:t>
                  </w:r>
                </w:p>
              </w:tc>
              <w:tc>
                <w:tcPr>
                  <w:tcW w:w="1274" w:type="dxa"/>
                  <w:vAlign w:val="center"/>
                </w:tcPr>
                <w:p w14:paraId="6364100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0607ECAD" w14:textId="77777777" w:rsidTr="008A2B10">
              <w:trPr>
                <w:trHeight w:val="206"/>
              </w:trPr>
              <w:tc>
                <w:tcPr>
                  <w:tcW w:w="3187" w:type="dxa"/>
                  <w:vAlign w:val="center"/>
                </w:tcPr>
                <w:p w14:paraId="603E081B"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Ser beneficiario(a) del subsidio económico del programa Colombia Mayor u otra transferencia enfocada en personas mayores.</w:t>
                  </w:r>
                </w:p>
              </w:tc>
              <w:tc>
                <w:tcPr>
                  <w:tcW w:w="1559" w:type="dxa"/>
                  <w:vAlign w:val="center"/>
                </w:tcPr>
                <w:p w14:paraId="46C9E42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de beneficiarios Colombia Mayor</w:t>
                  </w:r>
                </w:p>
              </w:tc>
              <w:tc>
                <w:tcPr>
                  <w:tcW w:w="1276" w:type="dxa"/>
                  <w:vAlign w:val="center"/>
                </w:tcPr>
                <w:p w14:paraId="4A41842E"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274" w:type="dxa"/>
                  <w:vAlign w:val="center"/>
                </w:tcPr>
                <w:p w14:paraId="4E78A96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Departamento para la Prosperidad Social</w:t>
                  </w:r>
                </w:p>
              </w:tc>
            </w:tr>
            <w:tr w:rsidR="00182FB1" w:rsidRPr="006145DB" w14:paraId="3A9948F4" w14:textId="77777777" w:rsidTr="008A2B10">
              <w:trPr>
                <w:trHeight w:val="206"/>
              </w:trPr>
              <w:tc>
                <w:tcPr>
                  <w:tcW w:w="3187" w:type="dxa"/>
                  <w:vAlign w:val="center"/>
                </w:tcPr>
                <w:p w14:paraId="790F5FEB"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Ser beneficiario (a) del subsidio Cofinanciado D del programa Colombia Mayor.</w:t>
                  </w:r>
                </w:p>
              </w:tc>
              <w:tc>
                <w:tcPr>
                  <w:tcW w:w="1559" w:type="dxa"/>
                  <w:vAlign w:val="center"/>
                </w:tcPr>
                <w:p w14:paraId="5DDFA79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de beneficiarios Cofinanciado D- Colombia Mayor</w:t>
                  </w:r>
                </w:p>
              </w:tc>
              <w:tc>
                <w:tcPr>
                  <w:tcW w:w="1276" w:type="dxa"/>
                  <w:vAlign w:val="center"/>
                </w:tcPr>
                <w:p w14:paraId="682E2BF1"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274" w:type="dxa"/>
                  <w:vAlign w:val="center"/>
                </w:tcPr>
                <w:p w14:paraId="4E58AAB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Departamento para la Prosperidad Social</w:t>
                  </w:r>
                </w:p>
              </w:tc>
            </w:tr>
            <w:tr w:rsidR="00182FB1" w:rsidRPr="006145DB" w14:paraId="699661DE" w14:textId="77777777" w:rsidTr="008A2B10">
              <w:trPr>
                <w:trHeight w:val="206"/>
              </w:trPr>
              <w:tc>
                <w:tcPr>
                  <w:tcW w:w="3187" w:type="dxa"/>
                  <w:tcBorders>
                    <w:bottom w:val="single" w:sz="4" w:space="0" w:color="auto"/>
                  </w:tcBorders>
                  <w:vAlign w:val="center"/>
                </w:tcPr>
                <w:p w14:paraId="25908DC3" w14:textId="046FFD5A"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Novedad en el estado del documento reportada en las bases de datos Registraduría Nacional del Estado Civil, con estados diferentes a Vigente</w:t>
                  </w:r>
                  <w:r w:rsidR="00182FB1" w:rsidRPr="006145DB">
                    <w:rPr>
                      <w:rFonts w:eastAsia="Arial" w:cs="Arial"/>
                      <w:sz w:val="16"/>
                      <w:szCs w:val="16"/>
                      <w:lang w:eastAsia="es-CO"/>
                    </w:rPr>
                    <w:t>.</w:t>
                  </w:r>
                </w:p>
              </w:tc>
              <w:tc>
                <w:tcPr>
                  <w:tcW w:w="1559" w:type="dxa"/>
                  <w:tcBorders>
                    <w:bottom w:val="single" w:sz="4" w:space="0" w:color="auto"/>
                  </w:tcBorders>
                  <w:vAlign w:val="center"/>
                </w:tcPr>
                <w:p w14:paraId="359B3281"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 (RNEC)</w:t>
                  </w:r>
                </w:p>
              </w:tc>
              <w:tc>
                <w:tcPr>
                  <w:tcW w:w="1276" w:type="dxa"/>
                  <w:tcBorders>
                    <w:bottom w:val="single" w:sz="4" w:space="0" w:color="auto"/>
                  </w:tcBorders>
                  <w:vAlign w:val="center"/>
                </w:tcPr>
                <w:p w14:paraId="1DED4F5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274" w:type="dxa"/>
                  <w:tcBorders>
                    <w:bottom w:val="single" w:sz="4" w:space="0" w:color="auto"/>
                  </w:tcBorders>
                  <w:vAlign w:val="center"/>
                </w:tcPr>
                <w:p w14:paraId="3409733B"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142090C9" w14:textId="77777777" w:rsidTr="008A2B10">
              <w:trPr>
                <w:trHeight w:val="206"/>
              </w:trPr>
              <w:tc>
                <w:tcPr>
                  <w:tcW w:w="3187" w:type="dxa"/>
                  <w:tcBorders>
                    <w:bottom w:val="nil"/>
                  </w:tcBorders>
                  <w:vAlign w:val="center"/>
                </w:tcPr>
                <w:p w14:paraId="49356DC5"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cs="Arial"/>
                      <w:sz w:val="16"/>
                      <w:szCs w:val="16"/>
                      <w:lang w:eastAsia="es-CO"/>
                    </w:rPr>
                    <w:t>Cuando la persona supere la categoría C1 o se encuentre en un estado diferente a válido en la metodología SISBEN IV de la ciudad de Bogotá D.C., a excepción de las personas focalizadas por medio de las bases del servicio    Apoyos Económicos para Persona Mayor Tipo A, B, B desplazado y C o que se encuentren registradas en la Base de personas residentes en paga diarios.</w:t>
                  </w:r>
                </w:p>
              </w:tc>
              <w:tc>
                <w:tcPr>
                  <w:tcW w:w="1559" w:type="dxa"/>
                  <w:tcBorders>
                    <w:bottom w:val="nil"/>
                  </w:tcBorders>
                  <w:vAlign w:val="center"/>
                </w:tcPr>
                <w:p w14:paraId="21C0FC8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Maestra</w:t>
                  </w:r>
                </w:p>
              </w:tc>
              <w:tc>
                <w:tcPr>
                  <w:tcW w:w="1276" w:type="dxa"/>
                  <w:tcBorders>
                    <w:bottom w:val="nil"/>
                  </w:tcBorders>
                  <w:vAlign w:val="center"/>
                </w:tcPr>
                <w:p w14:paraId="03A49858"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Semestral</w:t>
                  </w:r>
                </w:p>
              </w:tc>
              <w:tc>
                <w:tcPr>
                  <w:tcW w:w="1274" w:type="dxa"/>
                  <w:tcBorders>
                    <w:bottom w:val="nil"/>
                  </w:tcBorders>
                  <w:vAlign w:val="center"/>
                </w:tcPr>
                <w:p w14:paraId="5C751E8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bl>
          <w:p w14:paraId="405F38E6"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tc>
      </w:tr>
      <w:tr w:rsidR="000D653F" w:rsidRPr="006145DB" w14:paraId="413F8431" w14:textId="77777777" w:rsidTr="00182FB1">
        <w:trPr>
          <w:trHeight w:val="742"/>
          <w:jc w:val="center"/>
        </w:trPr>
        <w:tc>
          <w:tcPr>
            <w:tcW w:w="1940" w:type="dxa"/>
            <w:vAlign w:val="center"/>
          </w:tcPr>
          <w:p w14:paraId="20FD12E6" w14:textId="575713A0" w:rsidR="000D653F" w:rsidRPr="006145DB" w:rsidRDefault="000D653F" w:rsidP="005B435E">
            <w:pPr>
              <w:spacing w:after="0" w:line="240" w:lineRule="auto"/>
              <w:contextualSpacing/>
              <w:rPr>
                <w:rFonts w:eastAsia="Arial" w:cs="Arial"/>
                <w:sz w:val="20"/>
                <w:szCs w:val="20"/>
                <w:lang w:eastAsia="es-CO"/>
              </w:rPr>
            </w:pPr>
            <w:r w:rsidRPr="006145DB">
              <w:rPr>
                <w:rFonts w:eastAsia="Arial" w:cs="Arial"/>
                <w:sz w:val="20"/>
                <w:szCs w:val="20"/>
                <w:lang w:eastAsia="es-CO"/>
              </w:rPr>
              <w:t>Restricciones y fuentes de información</w:t>
            </w:r>
          </w:p>
        </w:tc>
        <w:tc>
          <w:tcPr>
            <w:tcW w:w="7455" w:type="dxa"/>
            <w:vAlign w:val="center"/>
          </w:tcPr>
          <w:tbl>
            <w:tblPr>
              <w:tblStyle w:val="Tablaconcuadrcula"/>
              <w:tblW w:w="7296" w:type="dxa"/>
              <w:tblLayout w:type="fixed"/>
              <w:tblLook w:val="04A0" w:firstRow="1" w:lastRow="0" w:firstColumn="1" w:lastColumn="0" w:noHBand="0" w:noVBand="1"/>
            </w:tblPr>
            <w:tblGrid>
              <w:gridCol w:w="3187"/>
              <w:gridCol w:w="1418"/>
              <w:gridCol w:w="1132"/>
              <w:gridCol w:w="1559"/>
            </w:tblGrid>
            <w:tr w:rsidR="00182FB1" w:rsidRPr="006145DB" w14:paraId="3F322AD5" w14:textId="77777777" w:rsidTr="008A2B10">
              <w:trPr>
                <w:trHeight w:val="372"/>
              </w:trPr>
              <w:tc>
                <w:tcPr>
                  <w:tcW w:w="3187" w:type="dxa"/>
                  <w:tcBorders>
                    <w:top w:val="nil"/>
                    <w:bottom w:val="single" w:sz="4" w:space="0" w:color="auto"/>
                  </w:tcBorders>
                  <w:vAlign w:val="center"/>
                </w:tcPr>
                <w:p w14:paraId="27CACCB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Restricciones</w:t>
                  </w:r>
                </w:p>
              </w:tc>
              <w:tc>
                <w:tcPr>
                  <w:tcW w:w="1418" w:type="dxa"/>
                  <w:tcBorders>
                    <w:top w:val="nil"/>
                    <w:bottom w:val="single" w:sz="4" w:space="0" w:color="auto"/>
                  </w:tcBorders>
                  <w:vAlign w:val="center"/>
                </w:tcPr>
                <w:p w14:paraId="2A1C1CB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Fuente de Información</w:t>
                  </w:r>
                </w:p>
              </w:tc>
              <w:tc>
                <w:tcPr>
                  <w:tcW w:w="1132" w:type="dxa"/>
                  <w:tcBorders>
                    <w:top w:val="nil"/>
                    <w:bottom w:val="single" w:sz="4" w:space="0" w:color="auto"/>
                  </w:tcBorders>
                  <w:vAlign w:val="center"/>
                </w:tcPr>
                <w:p w14:paraId="13864D9C"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Periodicidad</w:t>
                  </w:r>
                </w:p>
              </w:tc>
              <w:tc>
                <w:tcPr>
                  <w:tcW w:w="1559" w:type="dxa"/>
                  <w:tcBorders>
                    <w:top w:val="nil"/>
                    <w:bottom w:val="single" w:sz="4" w:space="0" w:color="auto"/>
                  </w:tcBorders>
                  <w:vAlign w:val="center"/>
                </w:tcPr>
                <w:p w14:paraId="225C04D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Administrador</w:t>
                  </w:r>
                </w:p>
              </w:tc>
            </w:tr>
            <w:tr w:rsidR="00182FB1" w:rsidRPr="006145DB" w14:paraId="13B0581D" w14:textId="77777777" w:rsidTr="008A2B10">
              <w:trPr>
                <w:trHeight w:val="231"/>
              </w:trPr>
              <w:tc>
                <w:tcPr>
                  <w:tcW w:w="3187" w:type="dxa"/>
                  <w:tcBorders>
                    <w:top w:val="single" w:sz="4" w:space="0" w:color="auto"/>
                  </w:tcBorders>
                  <w:vAlign w:val="center"/>
                </w:tcPr>
                <w:p w14:paraId="02A203DA"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Estar pensionado(a) por vejez, invalidez o sobrevivencia.</w:t>
                  </w:r>
                </w:p>
              </w:tc>
              <w:tc>
                <w:tcPr>
                  <w:tcW w:w="1418" w:type="dxa"/>
                  <w:tcBorders>
                    <w:top w:val="single" w:sz="4" w:space="0" w:color="auto"/>
                  </w:tcBorders>
                  <w:vAlign w:val="center"/>
                </w:tcPr>
                <w:p w14:paraId="1C7A66D6"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Registro Social de hogares (BDUA)</w:t>
                  </w:r>
                </w:p>
              </w:tc>
              <w:tc>
                <w:tcPr>
                  <w:tcW w:w="1132" w:type="dxa"/>
                  <w:tcBorders>
                    <w:top w:val="single" w:sz="4" w:space="0" w:color="auto"/>
                  </w:tcBorders>
                  <w:vAlign w:val="center"/>
                </w:tcPr>
                <w:p w14:paraId="1EC7F2C4"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559" w:type="dxa"/>
                  <w:tcBorders>
                    <w:top w:val="single" w:sz="4" w:space="0" w:color="auto"/>
                  </w:tcBorders>
                  <w:vAlign w:val="center"/>
                </w:tcPr>
                <w:p w14:paraId="77B91D9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Planeación - SDP</w:t>
                  </w:r>
                </w:p>
              </w:tc>
            </w:tr>
            <w:tr w:rsidR="00182FB1" w:rsidRPr="006145DB" w14:paraId="2FCD706A" w14:textId="77777777" w:rsidTr="008A2B10">
              <w:trPr>
                <w:trHeight w:val="231"/>
              </w:trPr>
              <w:tc>
                <w:tcPr>
                  <w:tcW w:w="3187" w:type="dxa"/>
                  <w:vAlign w:val="center"/>
                </w:tcPr>
                <w:p w14:paraId="6F30FD91"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Ser beneficiario(a) del subsidio económico del programa Colombia Mayor.</w:t>
                  </w:r>
                </w:p>
              </w:tc>
              <w:tc>
                <w:tcPr>
                  <w:tcW w:w="1418" w:type="dxa"/>
                  <w:vAlign w:val="center"/>
                </w:tcPr>
                <w:p w14:paraId="457C83E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de beneficiarios Colombia Mayor</w:t>
                  </w:r>
                </w:p>
              </w:tc>
              <w:tc>
                <w:tcPr>
                  <w:tcW w:w="1132" w:type="dxa"/>
                  <w:vAlign w:val="center"/>
                </w:tcPr>
                <w:p w14:paraId="54DC57A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559" w:type="dxa"/>
                  <w:vAlign w:val="center"/>
                </w:tcPr>
                <w:p w14:paraId="241AB63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Departamento para la Prosperidad Social</w:t>
                  </w:r>
                </w:p>
              </w:tc>
            </w:tr>
            <w:tr w:rsidR="00182FB1" w:rsidRPr="006145DB" w14:paraId="4F42AB04" w14:textId="77777777" w:rsidTr="008A2B10">
              <w:trPr>
                <w:trHeight w:val="231"/>
              </w:trPr>
              <w:tc>
                <w:tcPr>
                  <w:tcW w:w="3187" w:type="dxa"/>
                  <w:vAlign w:val="center"/>
                </w:tcPr>
                <w:p w14:paraId="775E65D3"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Ser beneficiario (a) del subsidio Cofinanciado D del programa Colombia Mayor.</w:t>
                  </w:r>
                </w:p>
              </w:tc>
              <w:tc>
                <w:tcPr>
                  <w:tcW w:w="1418" w:type="dxa"/>
                  <w:vAlign w:val="center"/>
                </w:tcPr>
                <w:p w14:paraId="7B754F4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Base de beneficiarios Cofinanciado D Colombia Mayor</w:t>
                  </w:r>
                </w:p>
              </w:tc>
              <w:tc>
                <w:tcPr>
                  <w:tcW w:w="1132" w:type="dxa"/>
                  <w:vAlign w:val="center"/>
                </w:tcPr>
                <w:p w14:paraId="5E6E5757"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559" w:type="dxa"/>
                  <w:vAlign w:val="center"/>
                </w:tcPr>
                <w:p w14:paraId="4A197FA5"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Departamento para la Prosperidad Social</w:t>
                  </w:r>
                </w:p>
              </w:tc>
            </w:tr>
            <w:tr w:rsidR="00182FB1" w:rsidRPr="006145DB" w14:paraId="5995E3B9" w14:textId="77777777" w:rsidTr="008A2B10">
              <w:trPr>
                <w:trHeight w:val="231"/>
              </w:trPr>
              <w:tc>
                <w:tcPr>
                  <w:tcW w:w="3187" w:type="dxa"/>
                  <w:vAlign w:val="center"/>
                </w:tcPr>
                <w:p w14:paraId="4BA79CA2" w14:textId="77777777"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Servicio Comunidad de Cuidado.</w:t>
                  </w:r>
                </w:p>
              </w:tc>
              <w:tc>
                <w:tcPr>
                  <w:tcW w:w="1418" w:type="dxa"/>
                  <w:vAlign w:val="center"/>
                </w:tcPr>
                <w:p w14:paraId="7830C711"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SIRBE</w:t>
                  </w:r>
                </w:p>
              </w:tc>
              <w:tc>
                <w:tcPr>
                  <w:tcW w:w="1132" w:type="dxa"/>
                  <w:vAlign w:val="center"/>
                </w:tcPr>
                <w:p w14:paraId="0251DDAD"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559" w:type="dxa"/>
                  <w:vAlign w:val="center"/>
                </w:tcPr>
                <w:p w14:paraId="19B1EB2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Integración Social</w:t>
                  </w:r>
                </w:p>
              </w:tc>
            </w:tr>
            <w:tr w:rsidR="00182FB1" w:rsidRPr="006145DB" w14:paraId="14B98B58" w14:textId="77777777" w:rsidTr="008A2B10">
              <w:trPr>
                <w:trHeight w:val="231"/>
              </w:trPr>
              <w:tc>
                <w:tcPr>
                  <w:tcW w:w="3187" w:type="dxa"/>
                  <w:tcBorders>
                    <w:bottom w:val="nil"/>
                  </w:tcBorders>
                  <w:vAlign w:val="center"/>
                </w:tcPr>
                <w:p w14:paraId="664E0A6B" w14:textId="54B16C11" w:rsidR="000D653F" w:rsidRPr="006145DB" w:rsidRDefault="000D653F" w:rsidP="005B435E">
                  <w:pPr>
                    <w:tabs>
                      <w:tab w:val="left" w:pos="709"/>
                    </w:tabs>
                    <w:contextualSpacing/>
                    <w:jc w:val="both"/>
                    <w:rPr>
                      <w:rFonts w:eastAsia="Arial" w:cs="Arial"/>
                      <w:sz w:val="16"/>
                      <w:szCs w:val="16"/>
                      <w:lang w:eastAsia="es-CO"/>
                    </w:rPr>
                  </w:pPr>
                  <w:r w:rsidRPr="006145DB">
                    <w:rPr>
                      <w:rFonts w:eastAsia="Arial" w:cs="Arial"/>
                      <w:sz w:val="16"/>
                      <w:szCs w:val="16"/>
                      <w:lang w:eastAsia="es-CO"/>
                    </w:rPr>
                    <w:t>Servicio Alta Dependencia Física, Mental o Cognitiva para Población Habitante de Calle</w:t>
                  </w:r>
                  <w:r w:rsidR="005064DF" w:rsidRPr="006145DB">
                    <w:rPr>
                      <w:rFonts w:eastAsia="Arial" w:cs="Arial"/>
                      <w:sz w:val="16"/>
                      <w:szCs w:val="16"/>
                      <w:lang w:eastAsia="es-CO"/>
                    </w:rPr>
                    <w:t>.</w:t>
                  </w:r>
                </w:p>
              </w:tc>
              <w:tc>
                <w:tcPr>
                  <w:tcW w:w="1418" w:type="dxa"/>
                  <w:tcBorders>
                    <w:bottom w:val="nil"/>
                  </w:tcBorders>
                  <w:vAlign w:val="center"/>
                </w:tcPr>
                <w:p w14:paraId="5AF29F62"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SIRBE</w:t>
                  </w:r>
                </w:p>
              </w:tc>
              <w:tc>
                <w:tcPr>
                  <w:tcW w:w="1132" w:type="dxa"/>
                  <w:tcBorders>
                    <w:bottom w:val="nil"/>
                  </w:tcBorders>
                  <w:vAlign w:val="center"/>
                </w:tcPr>
                <w:p w14:paraId="28D95DC0"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Mensual</w:t>
                  </w:r>
                </w:p>
              </w:tc>
              <w:tc>
                <w:tcPr>
                  <w:tcW w:w="1559" w:type="dxa"/>
                  <w:tcBorders>
                    <w:bottom w:val="nil"/>
                  </w:tcBorders>
                  <w:vAlign w:val="center"/>
                </w:tcPr>
                <w:p w14:paraId="35EE5ED9" w14:textId="77777777" w:rsidR="000D653F" w:rsidRPr="006145DB" w:rsidRDefault="000D653F" w:rsidP="005B435E">
                  <w:pPr>
                    <w:tabs>
                      <w:tab w:val="left" w:pos="709"/>
                    </w:tabs>
                    <w:contextualSpacing/>
                    <w:jc w:val="center"/>
                    <w:rPr>
                      <w:rFonts w:eastAsia="Arial" w:cs="Arial"/>
                      <w:sz w:val="16"/>
                      <w:szCs w:val="16"/>
                      <w:lang w:eastAsia="es-CO"/>
                    </w:rPr>
                  </w:pPr>
                  <w:r w:rsidRPr="006145DB">
                    <w:rPr>
                      <w:rFonts w:eastAsia="Arial" w:cs="Arial"/>
                      <w:sz w:val="16"/>
                      <w:szCs w:val="16"/>
                      <w:lang w:eastAsia="es-CO"/>
                    </w:rPr>
                    <w:t>Secretaría Distrital de Integración Social</w:t>
                  </w:r>
                </w:p>
              </w:tc>
            </w:tr>
          </w:tbl>
          <w:p w14:paraId="2D2360A6"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tc>
      </w:tr>
      <w:tr w:rsidR="000D653F" w:rsidRPr="006145DB" w14:paraId="4E7C6D14" w14:textId="77777777" w:rsidTr="00B877B5">
        <w:trPr>
          <w:trHeight w:val="983"/>
          <w:jc w:val="center"/>
        </w:trPr>
        <w:tc>
          <w:tcPr>
            <w:tcW w:w="1940" w:type="dxa"/>
            <w:vAlign w:val="center"/>
          </w:tcPr>
          <w:p w14:paraId="3CBF1502" w14:textId="77777777" w:rsidR="000D653F" w:rsidRPr="006145DB" w:rsidRDefault="000D653F" w:rsidP="005B435E">
            <w:pPr>
              <w:spacing w:after="0" w:line="240" w:lineRule="auto"/>
              <w:ind w:left="22"/>
              <w:contextualSpacing/>
              <w:rPr>
                <w:rFonts w:eastAsia="Arial" w:cs="Arial"/>
                <w:sz w:val="20"/>
                <w:szCs w:val="20"/>
                <w:lang w:eastAsia="es-CO"/>
              </w:rPr>
            </w:pPr>
            <w:r w:rsidRPr="006145DB">
              <w:rPr>
                <w:rFonts w:eastAsia="Arial" w:cs="Arial"/>
                <w:sz w:val="20"/>
                <w:szCs w:val="20"/>
                <w:lang w:eastAsia="es-CO"/>
              </w:rPr>
              <w:t>Ejecución</w:t>
            </w:r>
          </w:p>
        </w:tc>
        <w:tc>
          <w:tcPr>
            <w:tcW w:w="7455" w:type="dxa"/>
            <w:vAlign w:val="center"/>
          </w:tcPr>
          <w:p w14:paraId="0995B2F7"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 xml:space="preserve">Las transferencias monetarias son entregadas de manera mensual a las personas mayores que se encuentran en situación de pobreza extrema, moderada o vulnerabilidad por inseguridad alimentaria severa y moderada. </w:t>
            </w:r>
          </w:p>
          <w:p w14:paraId="4EFF5AE9"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p w14:paraId="354F8ACA"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Las personas que eran beneficiarias de los Apoyos Económicos para persona mayor Tipo A, B y B Desplazados, que se encontraban en atención en SIRBE al 31 de agosto de 2024, y las beneficiarias de los Apoyos Económicos para persona Mayor Tipo C, que  se encontraban en atención en SIRBE al 31 de julio de 2025 fueron incluidas de manera inmediata, independientemente de su clasificación en el SISBEN IV de Bogotá D.C, tomando en cuenta la información relacionada en la Base Servicio de Apoyos Económicos para Persona Mayor entregada por la Subdirección para la Vejez y las Bases Servicio de Apoyos Económicos para Persona Mayor entregadas por las Alcaldías Locales. Además, ingresarán nuevos beneficiarios considerando los criterios señalados en la presenta ficha.</w:t>
            </w:r>
          </w:p>
          <w:p w14:paraId="478C41AC"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p w14:paraId="6AC0389A"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 xml:space="preserve">La verificación del cumplimiento del criterio asociado a la edad de la persona beneficiaria se realiza de acuerdo con la información registrada de esta en la última actualización de la Base Maestra consolidada por la Secretaría Distrital de Planeación. </w:t>
            </w:r>
            <w:r w:rsidRPr="006145DB">
              <w:rPr>
                <w:rFonts w:eastAsia="Arial" w:cs="Arial"/>
                <w:sz w:val="20"/>
                <w:szCs w:val="20"/>
                <w:lang w:val="es-MX" w:eastAsia="es-CO"/>
              </w:rPr>
              <w:t>Estas actualizaciones se realizan dos veces al año en los meses de mayo y noviembre, para su aplicación en los meses de julio y enero</w:t>
            </w:r>
            <w:r w:rsidRPr="006145DB">
              <w:rPr>
                <w:rFonts w:eastAsia="Arial" w:cs="Arial"/>
                <w:sz w:val="20"/>
                <w:szCs w:val="20"/>
                <w:lang w:eastAsia="es-CO"/>
              </w:rPr>
              <w:t xml:space="preserve"> respectivamente. Los ingresos de nuevos beneficiarios </w:t>
            </w:r>
            <w:r w:rsidRPr="006145DB">
              <w:rPr>
                <w:rFonts w:eastAsia="Arial" w:cs="Arial"/>
                <w:sz w:val="20"/>
                <w:szCs w:val="20"/>
                <w:lang w:val="es-MX" w:eastAsia="es-CO"/>
              </w:rPr>
              <w:t>que estén asociados al cumplimiento de este criterio (es decir, para aquellas personas que cumplen las edades requeridas para ser beneficiarias de las transferencias)</w:t>
            </w:r>
            <w:r w:rsidRPr="006145DB">
              <w:rPr>
                <w:rFonts w:eastAsia="Arial" w:cs="Arial"/>
                <w:sz w:val="20"/>
                <w:szCs w:val="20"/>
                <w:lang w:eastAsia="es-CO"/>
              </w:rPr>
              <w:t>, estarán condicionados a la disponibilidad presupuestal.</w:t>
            </w:r>
          </w:p>
          <w:p w14:paraId="6B4852F8"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p w14:paraId="50A3EAEE"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Una vez la base es recibida por la Dirección de Transferencias, se aplican los filtros correspondientes para verificar los criterios de ingreso, se identifican las restricciones y se realizan controles de calidad (bloqueos). Posteriormente, una vez se tienen identificados los beneficiarios finales a atender, se realiza la consolidación de los listados de dispersión y la generación de las órdenes de pago por la Dirección de Transferencias, que son enviados a través del canal seguro dispuesto de acuerdo con el mecanismo de dispersión que se utilice, para el pago de transferencias monetarias a los beneficiarios.</w:t>
            </w:r>
          </w:p>
          <w:p w14:paraId="3B788999"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p w14:paraId="1A4383F5"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Luego de realizar las transferencias a los(as) beneficiarios(as), estos son notificados vía mensaje de texto del abono o giro exitoso de los recursos en sus respectivas cuentas o para cobro por ventanilla si así corresponde. Es importante mencionar, que las transferencias pueden resultar exitosas o no exitosas; lo segundo, en caso de que el ciudadano no haya recibido su transferencia monetaria. Por lo tanto, según el mecanismo de pago utilizado para la dispersión, se generará un reporte, donde se evidencia el estado del pago de cada listado de dispersión, estos informes son remitidos a la Secretaría Distrital de Integración Social, para que consolide la información y se contabilicen los recursos dispersados y devueltos.</w:t>
            </w:r>
          </w:p>
          <w:p w14:paraId="2B2A0B86"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p w14:paraId="0708CC08"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La financiación de las Transferencias para persona mayor se realiza por medio de la convergencia de diferentes fuentes de recursos: apropiados en el presupuesto general del Distrito, de los Fondos de Desarrollo Local, de Estampilla propersonas mayores o de fondo de pobres y espectáculos públicos. Para el caso de las personas que eran beneficiarias de los Apoyos económicos para persona mayor Tipo C, cuando desde las Alcaldías locales o la SDIS tengan indicios para considerar que una persona beneficiaria ya no hace parte de la localidad que la reportó en los listados correspondientes, no se seguirá financiando esa transferencia con los recursos del Fondo de Desarrollo local, sino que desde el mes siguiente se pagará con los recursos de la Secretaría Distrital de Integración Social.</w:t>
            </w:r>
          </w:p>
          <w:p w14:paraId="7787F2CB" w14:textId="77777777" w:rsidR="000D653F" w:rsidRPr="006145DB" w:rsidRDefault="000D653F" w:rsidP="005B435E">
            <w:pPr>
              <w:tabs>
                <w:tab w:val="left" w:pos="709"/>
              </w:tabs>
              <w:spacing w:after="0" w:line="240" w:lineRule="auto"/>
              <w:contextualSpacing/>
              <w:jc w:val="both"/>
              <w:rPr>
                <w:rFonts w:eastAsia="Arial" w:cs="Arial"/>
                <w:sz w:val="20"/>
                <w:szCs w:val="20"/>
                <w:lang w:eastAsia="es-CO"/>
              </w:rPr>
            </w:pPr>
          </w:p>
          <w:p w14:paraId="3148BCB6" w14:textId="05FD1582" w:rsidR="000D653F" w:rsidRPr="006145DB" w:rsidRDefault="000D653F" w:rsidP="005B435E">
            <w:pPr>
              <w:tabs>
                <w:tab w:val="left" w:pos="709"/>
              </w:tabs>
              <w:spacing w:after="0" w:line="240" w:lineRule="auto"/>
              <w:contextualSpacing/>
              <w:jc w:val="both"/>
              <w:rPr>
                <w:rFonts w:eastAsia="Arial" w:cs="Arial"/>
                <w:sz w:val="20"/>
                <w:szCs w:val="20"/>
                <w:lang w:eastAsia="es-CO"/>
              </w:rPr>
            </w:pPr>
            <w:r w:rsidRPr="006145DB">
              <w:rPr>
                <w:rFonts w:eastAsia="Arial" w:cs="Arial"/>
                <w:sz w:val="20"/>
                <w:szCs w:val="20"/>
                <w:lang w:eastAsia="es-CO"/>
              </w:rPr>
              <w:t xml:space="preserve">En caso de interrupción parcial o total en la prestación de las transferencias monetarias para persona mayor de la Estrategia Ingreso Mínimo Garantizado se implementará el plan operativo de continuidad correspondiente. </w:t>
            </w:r>
          </w:p>
        </w:tc>
      </w:tr>
      <w:tr w:rsidR="000D653F" w:rsidRPr="006145DB" w14:paraId="7630E57C" w14:textId="77777777" w:rsidTr="00B877B5">
        <w:trPr>
          <w:trHeight w:val="983"/>
          <w:jc w:val="center"/>
        </w:trPr>
        <w:tc>
          <w:tcPr>
            <w:tcW w:w="1940" w:type="dxa"/>
            <w:vAlign w:val="center"/>
          </w:tcPr>
          <w:p w14:paraId="167185BD" w14:textId="77777777" w:rsidR="000D653F" w:rsidRPr="006145DB" w:rsidRDefault="000D653F" w:rsidP="005B435E">
            <w:pPr>
              <w:spacing w:after="0" w:line="240" w:lineRule="auto"/>
              <w:ind w:left="22"/>
              <w:contextualSpacing/>
              <w:rPr>
                <w:rFonts w:eastAsia="Arial" w:cs="Arial"/>
                <w:sz w:val="20"/>
                <w:szCs w:val="20"/>
                <w:lang w:eastAsia="es-CO"/>
              </w:rPr>
            </w:pPr>
            <w:r w:rsidRPr="006145DB">
              <w:rPr>
                <w:rFonts w:eastAsia="Arial" w:cs="Arial"/>
                <w:sz w:val="20"/>
                <w:szCs w:val="20"/>
                <w:lang w:eastAsia="es-CO"/>
              </w:rPr>
              <w:t>Condiciones transversales de calidad</w:t>
            </w:r>
          </w:p>
        </w:tc>
        <w:tc>
          <w:tcPr>
            <w:tcW w:w="7455" w:type="dxa"/>
            <w:vAlign w:val="center"/>
          </w:tcPr>
          <w:p w14:paraId="775A3C2D" w14:textId="77777777" w:rsidR="0021170D" w:rsidRDefault="000D653F" w:rsidP="005B435E">
            <w:pPr>
              <w:tabs>
                <w:tab w:val="left" w:pos="709"/>
              </w:tabs>
              <w:spacing w:after="0" w:line="240" w:lineRule="auto"/>
              <w:ind w:left="22"/>
              <w:contextualSpacing/>
              <w:jc w:val="both"/>
              <w:rPr>
                <w:rFonts w:eastAsia="Arial" w:cs="Arial"/>
                <w:sz w:val="20"/>
                <w:szCs w:val="20"/>
                <w:lang w:eastAsia="es-CO"/>
              </w:rPr>
            </w:pPr>
            <w:r w:rsidRPr="006145DB">
              <w:rPr>
                <w:rFonts w:eastAsia="Arial" w:cs="Arial"/>
                <w:sz w:val="20"/>
                <w:szCs w:val="20"/>
                <w:lang w:eastAsia="es-CO"/>
              </w:rPr>
              <w:t>Para esta transferencia aplican las siguientes categorías:</w:t>
            </w:r>
          </w:p>
          <w:p w14:paraId="3B5A726D" w14:textId="7A38FD4C" w:rsidR="000D653F" w:rsidRPr="006145DB" w:rsidRDefault="000D653F" w:rsidP="005B435E">
            <w:pPr>
              <w:tabs>
                <w:tab w:val="left" w:pos="709"/>
              </w:tabs>
              <w:spacing w:after="0" w:line="240" w:lineRule="auto"/>
              <w:ind w:left="22"/>
              <w:contextualSpacing/>
              <w:jc w:val="both"/>
              <w:rPr>
                <w:rFonts w:eastAsia="Arial" w:cs="Arial"/>
                <w:sz w:val="20"/>
                <w:szCs w:val="20"/>
                <w:lang w:eastAsia="es-CO"/>
              </w:rPr>
            </w:pPr>
            <w:r w:rsidRPr="006145DB">
              <w:rPr>
                <w:rFonts w:eastAsia="Arial" w:cs="Arial"/>
                <w:sz w:val="20"/>
                <w:szCs w:val="20"/>
                <w:lang w:eastAsia="es-CO"/>
              </w:rPr>
              <w:t xml:space="preserve"> </w:t>
            </w:r>
          </w:p>
          <w:p w14:paraId="17E4A341" w14:textId="77777777" w:rsidR="000D653F" w:rsidRPr="006145DB" w:rsidRDefault="000D653F">
            <w:pPr>
              <w:pStyle w:val="Prrafodelista"/>
              <w:numPr>
                <w:ilvl w:val="0"/>
                <w:numId w:val="85"/>
              </w:numPr>
              <w:tabs>
                <w:tab w:val="left" w:pos="709"/>
              </w:tabs>
              <w:spacing w:after="0" w:line="240" w:lineRule="auto"/>
              <w:ind w:left="356"/>
              <w:jc w:val="both"/>
              <w:rPr>
                <w:rFonts w:eastAsia="Arial" w:cs="Arial"/>
                <w:sz w:val="20"/>
                <w:szCs w:val="20"/>
                <w:lang w:eastAsia="es-CO"/>
              </w:rPr>
            </w:pPr>
            <w:r w:rsidRPr="006145DB">
              <w:rPr>
                <w:rFonts w:eastAsia="Arial" w:cs="Arial"/>
                <w:sz w:val="20"/>
                <w:szCs w:val="20"/>
                <w:lang w:eastAsia="es-CO"/>
              </w:rPr>
              <w:t>Gestión Administrativa</w:t>
            </w:r>
          </w:p>
          <w:p w14:paraId="3957BE6B" w14:textId="77777777" w:rsidR="000D653F" w:rsidRPr="006145DB" w:rsidRDefault="000D653F">
            <w:pPr>
              <w:pStyle w:val="Textoindependiente"/>
              <w:numPr>
                <w:ilvl w:val="0"/>
                <w:numId w:val="85"/>
              </w:numPr>
              <w:spacing w:after="0" w:line="240" w:lineRule="auto"/>
              <w:ind w:left="356"/>
              <w:contextualSpacing/>
              <w:jc w:val="both"/>
              <w:rPr>
                <w:rFonts w:eastAsia="Arial" w:cs="Arial"/>
                <w:sz w:val="20"/>
                <w:szCs w:val="20"/>
                <w:lang w:eastAsia="es-CO"/>
              </w:rPr>
            </w:pPr>
            <w:r w:rsidRPr="006145DB">
              <w:rPr>
                <w:rFonts w:eastAsia="Arial" w:cs="Arial"/>
                <w:sz w:val="20"/>
                <w:szCs w:val="20"/>
                <w:lang w:eastAsia="es-CO"/>
              </w:rPr>
              <w:t>Talento Humano</w:t>
            </w:r>
          </w:p>
        </w:tc>
      </w:tr>
    </w:tbl>
    <w:p w14:paraId="738DEF3B" w14:textId="77777777" w:rsidR="008A2B10" w:rsidRPr="006145DB" w:rsidRDefault="008A2B10" w:rsidP="008A2B10">
      <w:pPr>
        <w:pStyle w:val="Ttulo1"/>
        <w:tabs>
          <w:tab w:val="left" w:pos="851"/>
        </w:tabs>
      </w:pPr>
    </w:p>
    <w:p w14:paraId="598A5C55" w14:textId="64FCF3C1" w:rsidR="00922338" w:rsidRPr="000A32A9" w:rsidRDefault="00AD5C51">
      <w:pPr>
        <w:pStyle w:val="Ttulo1"/>
        <w:numPr>
          <w:ilvl w:val="2"/>
          <w:numId w:val="72"/>
        </w:numPr>
        <w:tabs>
          <w:tab w:val="left" w:pos="851"/>
        </w:tabs>
        <w:ind w:left="709" w:hanging="579"/>
        <w:jc w:val="center"/>
      </w:pPr>
      <w:r w:rsidRPr="000A32A9">
        <w:t xml:space="preserve"> </w:t>
      </w:r>
      <w:bookmarkStart w:id="415" w:name="_Toc210213240"/>
      <w:bookmarkStart w:id="416" w:name="_Toc213273510"/>
      <w:bookmarkStart w:id="417" w:name="_Toc213276137"/>
      <w:bookmarkStart w:id="418" w:name="_Toc216902471"/>
      <w:r w:rsidR="00E62BFF" w:rsidRPr="000A32A9">
        <w:t xml:space="preserve">Transferencia </w:t>
      </w:r>
      <w:r w:rsidR="00530BB9" w:rsidRPr="000A32A9">
        <w:t>Pasajes gratis</w:t>
      </w:r>
      <w:bookmarkEnd w:id="415"/>
      <w:bookmarkEnd w:id="416"/>
      <w:bookmarkEnd w:id="417"/>
      <w:bookmarkEnd w:id="418"/>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0A32A9" w:rsidRPr="000A32A9" w14:paraId="583B6D1E" w14:textId="77777777" w:rsidTr="000A32A9">
        <w:trPr>
          <w:trHeight w:val="453"/>
          <w:jc w:val="center"/>
        </w:trPr>
        <w:tc>
          <w:tcPr>
            <w:tcW w:w="1940" w:type="dxa"/>
            <w:vAlign w:val="center"/>
          </w:tcPr>
          <w:p w14:paraId="47EBE744" w14:textId="5235D228" w:rsidR="00B168F5" w:rsidRPr="000A32A9" w:rsidRDefault="00B168F5" w:rsidP="00EF29C1">
            <w:pPr>
              <w:spacing w:after="0" w:line="240" w:lineRule="auto"/>
              <w:ind w:left="22"/>
              <w:contextualSpacing/>
              <w:rPr>
                <w:rFonts w:cs="Arial"/>
                <w:sz w:val="20"/>
                <w:szCs w:val="20"/>
                <w:lang w:eastAsia="es-CO"/>
              </w:rPr>
            </w:pPr>
            <w:r w:rsidRPr="000A32A9">
              <w:rPr>
                <w:rFonts w:cs="Arial"/>
                <w:sz w:val="20"/>
                <w:szCs w:val="20"/>
                <w:lang w:eastAsia="es-CO"/>
              </w:rPr>
              <w:t>Nombre de la transferencia</w:t>
            </w:r>
          </w:p>
        </w:tc>
        <w:tc>
          <w:tcPr>
            <w:tcW w:w="7455" w:type="dxa"/>
            <w:vAlign w:val="center"/>
          </w:tcPr>
          <w:p w14:paraId="4013F219" w14:textId="2FA7C9A9" w:rsidR="00B168F5" w:rsidRPr="000A32A9" w:rsidRDefault="00B168F5" w:rsidP="00EF29C1">
            <w:pPr>
              <w:pStyle w:val="Textoindependiente"/>
              <w:spacing w:after="0" w:line="240" w:lineRule="auto"/>
              <w:jc w:val="both"/>
              <w:rPr>
                <w:rFonts w:eastAsia="Lucida Sans Unicode" w:cs="Arial"/>
                <w:sz w:val="20"/>
                <w:szCs w:val="20"/>
              </w:rPr>
            </w:pPr>
            <w:r w:rsidRPr="000A32A9">
              <w:rPr>
                <w:rFonts w:cs="Arial"/>
                <w:sz w:val="20"/>
                <w:szCs w:val="20"/>
                <w:lang w:eastAsia="es-CO"/>
              </w:rPr>
              <w:t>Pasajes Gratis</w:t>
            </w:r>
            <w:r w:rsidR="000A32A9">
              <w:rPr>
                <w:rFonts w:cs="Arial"/>
                <w:sz w:val="20"/>
                <w:szCs w:val="20"/>
                <w:lang w:eastAsia="es-CO"/>
              </w:rPr>
              <w:t>.</w:t>
            </w:r>
          </w:p>
        </w:tc>
      </w:tr>
      <w:tr w:rsidR="000A32A9" w:rsidRPr="000A32A9" w14:paraId="39531F5E" w14:textId="77777777" w:rsidTr="00225881">
        <w:trPr>
          <w:trHeight w:val="1553"/>
          <w:jc w:val="center"/>
        </w:trPr>
        <w:tc>
          <w:tcPr>
            <w:tcW w:w="1940" w:type="dxa"/>
            <w:vAlign w:val="center"/>
          </w:tcPr>
          <w:p w14:paraId="4663FF5B" w14:textId="042C3988" w:rsidR="00B168F5" w:rsidRPr="000A32A9" w:rsidRDefault="00B168F5" w:rsidP="00EF29C1">
            <w:pPr>
              <w:spacing w:line="240" w:lineRule="auto"/>
              <w:contextualSpacing/>
              <w:rPr>
                <w:rFonts w:cs="Arial"/>
                <w:sz w:val="20"/>
                <w:szCs w:val="20"/>
                <w:lang w:eastAsia="es-CO"/>
              </w:rPr>
            </w:pPr>
            <w:r w:rsidRPr="000A32A9">
              <w:rPr>
                <w:rFonts w:cs="Arial"/>
                <w:sz w:val="20"/>
                <w:szCs w:val="20"/>
                <w:lang w:eastAsia="es-CO"/>
              </w:rPr>
              <w:t>Objeto de la transferencia</w:t>
            </w:r>
          </w:p>
        </w:tc>
        <w:tc>
          <w:tcPr>
            <w:tcW w:w="7455" w:type="dxa"/>
            <w:vAlign w:val="center"/>
          </w:tcPr>
          <w:p w14:paraId="054814D0" w14:textId="181DCFD2" w:rsidR="00B168F5" w:rsidRPr="000A32A9" w:rsidRDefault="00B168F5" w:rsidP="00EF29C1">
            <w:pPr>
              <w:spacing w:after="0" w:line="240" w:lineRule="auto"/>
              <w:contextualSpacing/>
              <w:jc w:val="both"/>
              <w:rPr>
                <w:rFonts w:cs="Arial"/>
                <w:sz w:val="20"/>
                <w:szCs w:val="20"/>
                <w:lang w:eastAsia="es-CO"/>
              </w:rPr>
            </w:pPr>
            <w:r w:rsidRPr="000A32A9">
              <w:rPr>
                <w:rFonts w:eastAsia="Arial" w:cs="Arial"/>
                <w:sz w:val="20"/>
                <w:szCs w:val="20"/>
                <w:lang w:eastAsia="es-CO"/>
              </w:rPr>
              <w:t>Recargar pasajes gratis, de manera progresiva, a favor de personas en situación de pobreza extrema o en formas extremas de exclusión, personas con discapacidad y personas mayores de 62 años que cuenten con tarjeta personalizada del SITP, para garantizar el derecho al acceso equitativo al transporte público troncal y urbano, promoviendo la inclusión social y económica de poblaciones históricamente excluidas y con mayores barreras de acceso en la ciudad de Bogotá D.C</w:t>
            </w:r>
            <w:r w:rsidR="00225881" w:rsidRPr="000A32A9">
              <w:rPr>
                <w:rFonts w:eastAsia="Arial" w:cs="Arial"/>
                <w:sz w:val="20"/>
                <w:szCs w:val="20"/>
                <w:lang w:eastAsia="es-CO"/>
              </w:rPr>
              <w:t>.</w:t>
            </w:r>
          </w:p>
        </w:tc>
      </w:tr>
      <w:tr w:rsidR="000A32A9" w:rsidRPr="000A32A9" w14:paraId="7C4ACEB7" w14:textId="77777777" w:rsidTr="0022433B">
        <w:trPr>
          <w:trHeight w:val="20"/>
          <w:jc w:val="center"/>
        </w:trPr>
        <w:tc>
          <w:tcPr>
            <w:tcW w:w="1940" w:type="dxa"/>
            <w:vAlign w:val="center"/>
          </w:tcPr>
          <w:p w14:paraId="1FCF60DD" w14:textId="662A3267" w:rsidR="00B168F5" w:rsidRPr="000A32A9" w:rsidRDefault="00B168F5" w:rsidP="00EF29C1">
            <w:pPr>
              <w:spacing w:line="240" w:lineRule="auto"/>
              <w:contextualSpacing/>
              <w:rPr>
                <w:rFonts w:cs="Arial"/>
                <w:sz w:val="20"/>
                <w:szCs w:val="20"/>
                <w:lang w:eastAsia="es-CO"/>
              </w:rPr>
            </w:pPr>
            <w:r w:rsidRPr="000A32A9">
              <w:rPr>
                <w:rFonts w:cs="Arial"/>
                <w:sz w:val="20"/>
                <w:szCs w:val="20"/>
                <w:lang w:eastAsia="es-CO"/>
              </w:rPr>
              <w:t>Oferta de la transferenci</w:t>
            </w:r>
            <w:r w:rsidR="00E916D4">
              <w:rPr>
                <w:rFonts w:cs="Arial"/>
                <w:sz w:val="20"/>
                <w:szCs w:val="20"/>
                <w:lang w:eastAsia="es-CO"/>
              </w:rPr>
              <w:t>a</w:t>
            </w:r>
          </w:p>
        </w:tc>
        <w:tc>
          <w:tcPr>
            <w:tcW w:w="7455" w:type="dxa"/>
            <w:vAlign w:val="center"/>
          </w:tcPr>
          <w:p w14:paraId="71C3B6DA" w14:textId="77777777" w:rsidR="00B168F5" w:rsidRPr="000A32A9" w:rsidRDefault="00B168F5" w:rsidP="00EF29C1">
            <w:pPr>
              <w:tabs>
                <w:tab w:val="left" w:pos="709"/>
              </w:tabs>
              <w:spacing w:after="0" w:line="240" w:lineRule="auto"/>
              <w:contextualSpacing/>
              <w:jc w:val="both"/>
              <w:rPr>
                <w:rFonts w:cs="Arial"/>
                <w:sz w:val="20"/>
                <w:szCs w:val="20"/>
                <w:lang w:eastAsia="es-CO"/>
              </w:rPr>
            </w:pPr>
            <w:r w:rsidRPr="000A32A9">
              <w:rPr>
                <w:rFonts w:eastAsia="Arial" w:cs="Arial"/>
                <w:sz w:val="20"/>
                <w:szCs w:val="20"/>
              </w:rPr>
              <w:t>Recarga mensual de un subsidio de transporte, bajo la modalidad de pasajes gratis, para acceder al Sistema Integrado de Transporte Público (SITP) de la ciudad de Bogotá D.C, a través de la recarga de pasajes gratis en tres tipologías: a) Personas en situación de pobreza extrema, b) Personas con discapacidad y c). Personas mayores de 62 años, para mejorar sus condiciones de vida, sin que exista una retribución o condición para la recepción del beneficio.</w:t>
            </w:r>
          </w:p>
        </w:tc>
      </w:tr>
      <w:tr w:rsidR="00B168F5" w:rsidRPr="00B168F5" w14:paraId="3EC6CCA4" w14:textId="77777777" w:rsidTr="00225881">
        <w:trPr>
          <w:trHeight w:val="235"/>
          <w:jc w:val="center"/>
        </w:trPr>
        <w:tc>
          <w:tcPr>
            <w:tcW w:w="1940" w:type="dxa"/>
            <w:vAlign w:val="center"/>
          </w:tcPr>
          <w:p w14:paraId="5CE936B1" w14:textId="77777777" w:rsidR="00B168F5" w:rsidRPr="00E916D4" w:rsidRDefault="00B168F5" w:rsidP="00EF29C1">
            <w:pPr>
              <w:spacing w:line="240" w:lineRule="auto"/>
              <w:contextualSpacing/>
              <w:rPr>
                <w:rFonts w:cs="Arial"/>
                <w:sz w:val="20"/>
                <w:szCs w:val="20"/>
                <w:lang w:eastAsia="es-CO"/>
              </w:rPr>
            </w:pPr>
            <w:r w:rsidRPr="00E916D4">
              <w:rPr>
                <w:rFonts w:cs="Arial"/>
                <w:sz w:val="20"/>
                <w:szCs w:val="20"/>
                <w:lang w:eastAsia="es-CO"/>
              </w:rPr>
              <w:t xml:space="preserve">Tipo de Focalización </w:t>
            </w:r>
          </w:p>
        </w:tc>
        <w:tc>
          <w:tcPr>
            <w:tcW w:w="7455" w:type="dxa"/>
            <w:vAlign w:val="center"/>
          </w:tcPr>
          <w:p w14:paraId="79E41A03" w14:textId="77777777" w:rsidR="00B168F5" w:rsidRPr="00E916D4" w:rsidRDefault="00B168F5" w:rsidP="00EF29C1">
            <w:pPr>
              <w:tabs>
                <w:tab w:val="left" w:pos="397"/>
                <w:tab w:val="left" w:pos="709"/>
              </w:tabs>
              <w:spacing w:after="0" w:line="240" w:lineRule="auto"/>
              <w:contextualSpacing/>
              <w:jc w:val="both"/>
              <w:rPr>
                <w:rFonts w:eastAsia="Arial" w:cs="Arial"/>
                <w:sz w:val="20"/>
                <w:szCs w:val="20"/>
                <w:lang w:eastAsia="es-CO"/>
              </w:rPr>
            </w:pPr>
            <w:r w:rsidRPr="00E916D4">
              <w:rPr>
                <w:rFonts w:eastAsia="Arial" w:cs="Arial"/>
                <w:sz w:val="20"/>
                <w:szCs w:val="20"/>
                <w:lang w:eastAsia="es-CO"/>
              </w:rPr>
              <w:t>Instrumento de focalización individual proxy mean test. (Por Instrumentos).</w:t>
            </w:r>
          </w:p>
        </w:tc>
      </w:tr>
      <w:tr w:rsidR="00B168F5" w:rsidRPr="00B168F5" w14:paraId="3FC045AD" w14:textId="77777777" w:rsidTr="00225881">
        <w:trPr>
          <w:trHeight w:val="597"/>
          <w:jc w:val="center"/>
        </w:trPr>
        <w:tc>
          <w:tcPr>
            <w:tcW w:w="1940" w:type="dxa"/>
            <w:vAlign w:val="center"/>
          </w:tcPr>
          <w:p w14:paraId="6BA58A9D" w14:textId="7BDC7DAB" w:rsidR="00B168F5" w:rsidRPr="00E916D4" w:rsidRDefault="00B168F5" w:rsidP="00EF29C1">
            <w:pPr>
              <w:spacing w:after="0" w:line="240" w:lineRule="auto"/>
              <w:contextualSpacing/>
              <w:rPr>
                <w:rFonts w:cs="Arial"/>
                <w:sz w:val="20"/>
                <w:szCs w:val="20"/>
                <w:lang w:eastAsia="es-CO"/>
              </w:rPr>
            </w:pPr>
            <w:r w:rsidRPr="00E916D4">
              <w:rPr>
                <w:rFonts w:cs="Arial"/>
                <w:sz w:val="20"/>
                <w:szCs w:val="20"/>
                <w:lang w:eastAsia="es-CO"/>
              </w:rPr>
              <w:t>Población Objetivo</w:t>
            </w:r>
          </w:p>
        </w:tc>
        <w:tc>
          <w:tcPr>
            <w:tcW w:w="7455" w:type="dxa"/>
            <w:vAlign w:val="center"/>
          </w:tcPr>
          <w:p w14:paraId="137D0F4A" w14:textId="1F7BCD9F" w:rsidR="00B168F5" w:rsidRPr="00E916D4" w:rsidRDefault="00B168F5" w:rsidP="00EF29C1">
            <w:pPr>
              <w:pStyle w:val="Textoindependiente"/>
              <w:spacing w:after="0" w:line="240" w:lineRule="auto"/>
              <w:jc w:val="both"/>
              <w:rPr>
                <w:rFonts w:cs="Arial"/>
                <w:sz w:val="20"/>
                <w:szCs w:val="20"/>
                <w:lang w:eastAsia="es-CO"/>
              </w:rPr>
            </w:pPr>
            <w:r w:rsidRPr="00E916D4">
              <w:rPr>
                <w:rFonts w:eastAsia="Arial" w:cs="Arial"/>
                <w:sz w:val="20"/>
                <w:szCs w:val="20"/>
                <w:lang w:eastAsia="es-CO"/>
              </w:rPr>
              <w:t>Personas con tarjeta personalizada del SITP, en situación de pobreza extrema que tengan entre 16 y 61 años, personas con discapacidad o personas mayores de 62 años.</w:t>
            </w:r>
          </w:p>
        </w:tc>
      </w:tr>
      <w:tr w:rsidR="00B168F5" w:rsidRPr="00B168F5" w14:paraId="6FB160EE" w14:textId="77777777" w:rsidTr="0022433B">
        <w:trPr>
          <w:trHeight w:val="2417"/>
          <w:jc w:val="center"/>
        </w:trPr>
        <w:tc>
          <w:tcPr>
            <w:tcW w:w="1940" w:type="dxa"/>
            <w:vAlign w:val="center"/>
          </w:tcPr>
          <w:p w14:paraId="4E3DD5BD" w14:textId="77777777" w:rsidR="00B168F5" w:rsidRPr="00E916D4" w:rsidRDefault="00B168F5" w:rsidP="00EF29C1">
            <w:pPr>
              <w:spacing w:line="240" w:lineRule="auto"/>
              <w:contextualSpacing/>
              <w:rPr>
                <w:rFonts w:cs="Arial"/>
                <w:sz w:val="20"/>
                <w:szCs w:val="20"/>
                <w:lang w:eastAsia="es-CO"/>
              </w:rPr>
            </w:pPr>
            <w:r w:rsidRPr="00E916D4">
              <w:rPr>
                <w:rFonts w:cs="Arial"/>
                <w:sz w:val="20"/>
                <w:szCs w:val="20"/>
                <w:lang w:eastAsia="es-CO"/>
              </w:rPr>
              <w:t>Fuentes de Información de la Población Objetivo</w:t>
            </w:r>
          </w:p>
        </w:tc>
        <w:tc>
          <w:tcPr>
            <w:tcW w:w="7455" w:type="dxa"/>
            <w:vAlign w:val="center"/>
          </w:tcPr>
          <w:tbl>
            <w:tblPr>
              <w:tblStyle w:val="Tablaconcuadrcula"/>
              <w:tblW w:w="7281" w:type="dxa"/>
              <w:jc w:val="center"/>
              <w:tblLayout w:type="fixed"/>
              <w:tblLook w:val="04A0" w:firstRow="1" w:lastRow="0" w:firstColumn="1" w:lastColumn="0" w:noHBand="0" w:noVBand="1"/>
            </w:tblPr>
            <w:tblGrid>
              <w:gridCol w:w="3028"/>
              <w:gridCol w:w="1746"/>
              <w:gridCol w:w="1134"/>
              <w:gridCol w:w="1373"/>
            </w:tblGrid>
            <w:tr w:rsidR="00E916D4" w:rsidRPr="00E916D4" w14:paraId="263F1760" w14:textId="77777777" w:rsidTr="00E916D4">
              <w:trPr>
                <w:trHeight w:val="372"/>
                <w:jc w:val="center"/>
              </w:trPr>
              <w:tc>
                <w:tcPr>
                  <w:tcW w:w="3028" w:type="dxa"/>
                  <w:tcBorders>
                    <w:top w:val="nil"/>
                  </w:tcBorders>
                  <w:vAlign w:val="center"/>
                </w:tcPr>
                <w:p w14:paraId="353D8FF9"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Categoría de Población Objetivo</w:t>
                  </w:r>
                </w:p>
              </w:tc>
              <w:tc>
                <w:tcPr>
                  <w:tcW w:w="1746" w:type="dxa"/>
                  <w:tcBorders>
                    <w:top w:val="nil"/>
                  </w:tcBorders>
                  <w:vAlign w:val="center"/>
                </w:tcPr>
                <w:p w14:paraId="15C914E8"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Fuente de Información</w:t>
                  </w:r>
                </w:p>
              </w:tc>
              <w:tc>
                <w:tcPr>
                  <w:tcW w:w="1134" w:type="dxa"/>
                  <w:tcBorders>
                    <w:top w:val="nil"/>
                  </w:tcBorders>
                  <w:vAlign w:val="center"/>
                </w:tcPr>
                <w:p w14:paraId="5E33CCC4"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Periodicidad</w:t>
                  </w:r>
                </w:p>
              </w:tc>
              <w:tc>
                <w:tcPr>
                  <w:tcW w:w="1373" w:type="dxa"/>
                  <w:tcBorders>
                    <w:top w:val="nil"/>
                  </w:tcBorders>
                  <w:vAlign w:val="center"/>
                </w:tcPr>
                <w:p w14:paraId="044355CC"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Administrador</w:t>
                  </w:r>
                </w:p>
              </w:tc>
            </w:tr>
            <w:tr w:rsidR="00E916D4" w:rsidRPr="00E916D4" w14:paraId="31D14D8A" w14:textId="77777777" w:rsidTr="00E916D4">
              <w:trPr>
                <w:trHeight w:val="601"/>
                <w:jc w:val="center"/>
              </w:trPr>
              <w:tc>
                <w:tcPr>
                  <w:tcW w:w="3028" w:type="dxa"/>
                  <w:vAlign w:val="center"/>
                </w:tcPr>
                <w:p w14:paraId="42FA9ED8" w14:textId="58C5C54E" w:rsidR="00B168F5" w:rsidRPr="00E916D4" w:rsidRDefault="00B168F5" w:rsidP="00EF29C1">
                  <w:pPr>
                    <w:tabs>
                      <w:tab w:val="left" w:pos="709"/>
                    </w:tabs>
                    <w:contextualSpacing/>
                    <w:jc w:val="both"/>
                    <w:rPr>
                      <w:rFonts w:eastAsia="Arial" w:cs="Arial"/>
                      <w:sz w:val="16"/>
                      <w:szCs w:val="16"/>
                      <w:lang w:eastAsia="es-CO"/>
                    </w:rPr>
                  </w:pPr>
                  <w:r w:rsidRPr="00E916D4">
                    <w:rPr>
                      <w:rFonts w:eastAsia="Arial" w:cs="Arial"/>
                      <w:sz w:val="16"/>
                      <w:szCs w:val="16"/>
                      <w:lang w:eastAsia="es-CO"/>
                    </w:rPr>
                    <w:t>Persona que se encuentre registrada en la Base de datos de ciudadanos con tarjeta personalizada y activa.</w:t>
                  </w:r>
                </w:p>
              </w:tc>
              <w:tc>
                <w:tcPr>
                  <w:tcW w:w="1746" w:type="dxa"/>
                  <w:vAlign w:val="center"/>
                </w:tcPr>
                <w:p w14:paraId="23AC935F" w14:textId="77777777" w:rsidR="00B168F5" w:rsidRPr="00E916D4" w:rsidRDefault="00B168F5" w:rsidP="00EF29C1">
                  <w:pPr>
                    <w:tabs>
                      <w:tab w:val="left" w:pos="709"/>
                    </w:tabs>
                    <w:contextualSpacing/>
                    <w:jc w:val="center"/>
                    <w:rPr>
                      <w:rFonts w:eastAsia="Arial" w:cs="Arial"/>
                      <w:sz w:val="16"/>
                      <w:szCs w:val="16"/>
                      <w:lang w:eastAsia="es-CO"/>
                    </w:rPr>
                  </w:pPr>
                  <w:r w:rsidRPr="00E916D4">
                    <w:rPr>
                      <w:rFonts w:eastAsia="Arial" w:cs="Arial"/>
                      <w:sz w:val="16"/>
                      <w:szCs w:val="16"/>
                      <w:lang w:eastAsia="es-CO"/>
                    </w:rPr>
                    <w:t>Base de datos de ciudadanos con tarjeta personalizada y activa.</w:t>
                  </w:r>
                </w:p>
              </w:tc>
              <w:tc>
                <w:tcPr>
                  <w:tcW w:w="1134" w:type="dxa"/>
                  <w:vAlign w:val="center"/>
                </w:tcPr>
                <w:p w14:paraId="2E9E6141" w14:textId="77777777" w:rsidR="00B168F5" w:rsidRPr="00E916D4" w:rsidRDefault="00B168F5" w:rsidP="00EF29C1">
                  <w:pPr>
                    <w:tabs>
                      <w:tab w:val="left" w:pos="709"/>
                    </w:tabs>
                    <w:contextualSpacing/>
                    <w:jc w:val="center"/>
                    <w:rPr>
                      <w:rFonts w:eastAsia="Arial" w:cs="Arial"/>
                      <w:sz w:val="16"/>
                      <w:szCs w:val="16"/>
                      <w:lang w:eastAsia="es-CO"/>
                    </w:rPr>
                  </w:pPr>
                  <w:r w:rsidRPr="00E916D4">
                    <w:rPr>
                      <w:rFonts w:eastAsia="Arial" w:cs="Arial"/>
                      <w:sz w:val="16"/>
                      <w:szCs w:val="16"/>
                      <w:lang w:eastAsia="es-CO"/>
                    </w:rPr>
                    <w:t>Mensual</w:t>
                  </w:r>
                </w:p>
              </w:tc>
              <w:tc>
                <w:tcPr>
                  <w:tcW w:w="1373" w:type="dxa"/>
                  <w:vAlign w:val="center"/>
                </w:tcPr>
                <w:p w14:paraId="0D05C7DE" w14:textId="77777777" w:rsidR="00B168F5" w:rsidRPr="00E916D4" w:rsidRDefault="00B168F5" w:rsidP="00EF29C1">
                  <w:pPr>
                    <w:tabs>
                      <w:tab w:val="left" w:pos="709"/>
                    </w:tabs>
                    <w:contextualSpacing/>
                    <w:jc w:val="center"/>
                    <w:rPr>
                      <w:rFonts w:eastAsia="Arial" w:cs="Arial"/>
                      <w:sz w:val="16"/>
                      <w:szCs w:val="16"/>
                      <w:lang w:eastAsia="es-CO"/>
                    </w:rPr>
                  </w:pPr>
                  <w:r w:rsidRPr="00E916D4">
                    <w:rPr>
                      <w:rFonts w:eastAsia="Arial" w:cs="Arial"/>
                      <w:sz w:val="16"/>
                      <w:szCs w:val="16"/>
                      <w:lang w:eastAsia="es-CO"/>
                    </w:rPr>
                    <w:t>Empresa de Transporte del Tercer Milenio Transmilenio S.A.</w:t>
                  </w:r>
                </w:p>
              </w:tc>
            </w:tr>
            <w:tr w:rsidR="00E916D4" w:rsidRPr="00E916D4" w14:paraId="38A8EDA0" w14:textId="77777777" w:rsidTr="00E916D4">
              <w:trPr>
                <w:trHeight w:val="529"/>
                <w:jc w:val="center"/>
              </w:trPr>
              <w:tc>
                <w:tcPr>
                  <w:tcW w:w="3028" w:type="dxa"/>
                  <w:vAlign w:val="center"/>
                </w:tcPr>
                <w:p w14:paraId="45988252" w14:textId="77777777" w:rsidR="00B168F5" w:rsidRPr="00E916D4" w:rsidRDefault="00B168F5" w:rsidP="00EF29C1">
                  <w:pPr>
                    <w:tabs>
                      <w:tab w:val="left" w:pos="709"/>
                    </w:tabs>
                    <w:contextualSpacing/>
                    <w:jc w:val="both"/>
                    <w:rPr>
                      <w:rFonts w:eastAsia="Arial" w:cs="Arial"/>
                      <w:sz w:val="16"/>
                      <w:szCs w:val="16"/>
                      <w:lang w:eastAsia="es-CO"/>
                    </w:rPr>
                  </w:pPr>
                  <w:r w:rsidRPr="00E916D4">
                    <w:rPr>
                      <w:rFonts w:eastAsia="Arial" w:cs="Arial"/>
                      <w:sz w:val="16"/>
                      <w:szCs w:val="16"/>
                      <w:lang w:eastAsia="es-CO"/>
                    </w:rPr>
                    <w:t>Persona en situación de pobreza extrema, en la clasificación SISBEN IV de Bogotá D.C desde A1 hasta A5.</w:t>
                  </w:r>
                </w:p>
              </w:tc>
              <w:tc>
                <w:tcPr>
                  <w:tcW w:w="1746" w:type="dxa"/>
                  <w:vAlign w:val="center"/>
                </w:tcPr>
                <w:p w14:paraId="06CC5FCE"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Base Maestra</w:t>
                  </w:r>
                </w:p>
              </w:tc>
              <w:tc>
                <w:tcPr>
                  <w:tcW w:w="1134" w:type="dxa"/>
                  <w:vAlign w:val="center"/>
                </w:tcPr>
                <w:p w14:paraId="69841768"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Trimestral</w:t>
                  </w:r>
                </w:p>
              </w:tc>
              <w:tc>
                <w:tcPr>
                  <w:tcW w:w="1373" w:type="dxa"/>
                  <w:vAlign w:val="center"/>
                </w:tcPr>
                <w:p w14:paraId="0B82EC1E"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Secretaría Distrital de Planeación – SDP</w:t>
                  </w:r>
                </w:p>
              </w:tc>
            </w:tr>
            <w:tr w:rsidR="00E916D4" w:rsidRPr="00E916D4" w14:paraId="7216468E" w14:textId="77777777" w:rsidTr="00E916D4">
              <w:trPr>
                <w:trHeight w:val="231"/>
                <w:jc w:val="center"/>
              </w:trPr>
              <w:tc>
                <w:tcPr>
                  <w:tcW w:w="3028" w:type="dxa"/>
                  <w:vAlign w:val="center"/>
                </w:tcPr>
                <w:p w14:paraId="43B0EBD7" w14:textId="77777777" w:rsidR="00B168F5" w:rsidRPr="00E916D4" w:rsidRDefault="00B168F5" w:rsidP="00EF29C1">
                  <w:pPr>
                    <w:tabs>
                      <w:tab w:val="left" w:pos="709"/>
                    </w:tabs>
                    <w:contextualSpacing/>
                    <w:jc w:val="both"/>
                    <w:rPr>
                      <w:rFonts w:eastAsia="Arial" w:cs="Arial"/>
                      <w:sz w:val="16"/>
                      <w:szCs w:val="16"/>
                      <w:lang w:eastAsia="es-CO"/>
                    </w:rPr>
                  </w:pPr>
                  <w:r w:rsidRPr="00E916D4">
                    <w:rPr>
                      <w:rFonts w:eastAsia="Arial" w:cs="Arial"/>
                      <w:sz w:val="16"/>
                      <w:szCs w:val="16"/>
                      <w:lang w:eastAsia="es-CO"/>
                    </w:rPr>
                    <w:t>Persona que tenga entre 16 y 61 años, de acuerdo con la última actualización de la Base Maestra.</w:t>
                  </w:r>
                </w:p>
              </w:tc>
              <w:tc>
                <w:tcPr>
                  <w:tcW w:w="1746" w:type="dxa"/>
                  <w:vAlign w:val="center"/>
                </w:tcPr>
                <w:p w14:paraId="75547357"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Base Maestra</w:t>
                  </w:r>
                </w:p>
              </w:tc>
              <w:tc>
                <w:tcPr>
                  <w:tcW w:w="1134" w:type="dxa"/>
                  <w:vAlign w:val="center"/>
                </w:tcPr>
                <w:p w14:paraId="43D9C173"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 xml:space="preserve"> Trimestral</w:t>
                  </w:r>
                </w:p>
              </w:tc>
              <w:tc>
                <w:tcPr>
                  <w:tcW w:w="1373" w:type="dxa"/>
                  <w:vAlign w:val="center"/>
                </w:tcPr>
                <w:p w14:paraId="13DF2189"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rPr>
                    <w:t>Secretaría Distrital de Planeación – SDP</w:t>
                  </w:r>
                </w:p>
              </w:tc>
            </w:tr>
            <w:tr w:rsidR="00E916D4" w:rsidRPr="00E916D4" w14:paraId="0EA686AA" w14:textId="77777777" w:rsidTr="00E916D4">
              <w:trPr>
                <w:trHeight w:val="734"/>
                <w:jc w:val="center"/>
              </w:trPr>
              <w:tc>
                <w:tcPr>
                  <w:tcW w:w="3028" w:type="dxa"/>
                  <w:vMerge w:val="restart"/>
                  <w:vAlign w:val="center"/>
                </w:tcPr>
                <w:p w14:paraId="5B9DA1DB" w14:textId="77777777" w:rsidR="00B168F5" w:rsidRPr="00E916D4" w:rsidRDefault="00B168F5" w:rsidP="00EF29C1">
                  <w:pPr>
                    <w:tabs>
                      <w:tab w:val="left" w:pos="709"/>
                    </w:tabs>
                    <w:contextualSpacing/>
                    <w:jc w:val="both"/>
                    <w:rPr>
                      <w:rFonts w:eastAsia="Arial" w:cs="Arial"/>
                      <w:sz w:val="16"/>
                      <w:szCs w:val="16"/>
                      <w:lang w:eastAsia="es-CO"/>
                    </w:rPr>
                  </w:pPr>
                  <w:r w:rsidRPr="00E916D4">
                    <w:rPr>
                      <w:rFonts w:eastAsia="Arial" w:cs="Arial"/>
                      <w:sz w:val="16"/>
                      <w:szCs w:val="16"/>
                      <w:lang w:eastAsia="es-CO"/>
                    </w:rPr>
                    <w:t>Persona con discapacidad</w:t>
                  </w:r>
                </w:p>
              </w:tc>
              <w:tc>
                <w:tcPr>
                  <w:tcW w:w="1746" w:type="dxa"/>
                  <w:vAlign w:val="center"/>
                </w:tcPr>
                <w:p w14:paraId="49573A88"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Base de datos de ciudadanos con tarjeta personalizada y activa.</w:t>
                  </w:r>
                </w:p>
              </w:tc>
              <w:tc>
                <w:tcPr>
                  <w:tcW w:w="1134" w:type="dxa"/>
                  <w:vAlign w:val="center"/>
                </w:tcPr>
                <w:p w14:paraId="326D436E"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Mensual</w:t>
                  </w:r>
                </w:p>
              </w:tc>
              <w:tc>
                <w:tcPr>
                  <w:tcW w:w="1373" w:type="dxa"/>
                  <w:vAlign w:val="center"/>
                </w:tcPr>
                <w:p w14:paraId="24C0AC81"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Empresa de Transporte del Tercer Milenio Transmilenio S.A.</w:t>
                  </w:r>
                </w:p>
              </w:tc>
            </w:tr>
            <w:tr w:rsidR="00E916D4" w:rsidRPr="00E916D4" w14:paraId="053877A7" w14:textId="77777777" w:rsidTr="00E916D4">
              <w:trPr>
                <w:trHeight w:val="365"/>
                <w:jc w:val="center"/>
              </w:trPr>
              <w:tc>
                <w:tcPr>
                  <w:tcW w:w="3028" w:type="dxa"/>
                  <w:vMerge/>
                  <w:vAlign w:val="center"/>
                </w:tcPr>
                <w:p w14:paraId="2588EB45" w14:textId="77777777" w:rsidR="00B168F5" w:rsidRPr="00E916D4" w:rsidRDefault="00B168F5" w:rsidP="00EF29C1">
                  <w:pPr>
                    <w:tabs>
                      <w:tab w:val="left" w:pos="709"/>
                    </w:tabs>
                    <w:contextualSpacing/>
                    <w:jc w:val="both"/>
                    <w:rPr>
                      <w:rFonts w:cs="Arial"/>
                      <w:bCs/>
                      <w:sz w:val="16"/>
                      <w:szCs w:val="16"/>
                      <w:lang w:eastAsia="es-CO"/>
                    </w:rPr>
                  </w:pPr>
                </w:p>
              </w:tc>
              <w:tc>
                <w:tcPr>
                  <w:tcW w:w="1746" w:type="dxa"/>
                  <w:vAlign w:val="center"/>
                </w:tcPr>
                <w:p w14:paraId="10B682CC"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Base de SISPRO</w:t>
                  </w:r>
                </w:p>
              </w:tc>
              <w:tc>
                <w:tcPr>
                  <w:tcW w:w="1134" w:type="dxa"/>
                  <w:vAlign w:val="center"/>
                </w:tcPr>
                <w:p w14:paraId="44C47F96"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 xml:space="preserve">Entrega única 2025 </w:t>
                  </w:r>
                </w:p>
              </w:tc>
              <w:tc>
                <w:tcPr>
                  <w:tcW w:w="1373" w:type="dxa"/>
                  <w:vAlign w:val="center"/>
                </w:tcPr>
                <w:p w14:paraId="415F6F2A" w14:textId="41C08226"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Ministerio de Salud y Protección Social</w:t>
                  </w:r>
                </w:p>
              </w:tc>
            </w:tr>
            <w:tr w:rsidR="00E916D4" w:rsidRPr="00E916D4" w14:paraId="726DEEB5" w14:textId="77777777" w:rsidTr="00E916D4">
              <w:trPr>
                <w:trHeight w:val="231"/>
                <w:jc w:val="center"/>
              </w:trPr>
              <w:tc>
                <w:tcPr>
                  <w:tcW w:w="3028" w:type="dxa"/>
                  <w:vMerge/>
                  <w:vAlign w:val="center"/>
                </w:tcPr>
                <w:p w14:paraId="6252E987" w14:textId="77777777" w:rsidR="00B168F5" w:rsidRPr="00E916D4" w:rsidRDefault="00B168F5" w:rsidP="00EF29C1">
                  <w:pPr>
                    <w:tabs>
                      <w:tab w:val="left" w:pos="709"/>
                    </w:tabs>
                    <w:contextualSpacing/>
                    <w:jc w:val="both"/>
                    <w:rPr>
                      <w:rFonts w:cs="Arial"/>
                      <w:bCs/>
                      <w:sz w:val="16"/>
                      <w:szCs w:val="16"/>
                      <w:lang w:eastAsia="es-CO"/>
                    </w:rPr>
                  </w:pPr>
                </w:p>
              </w:tc>
              <w:tc>
                <w:tcPr>
                  <w:tcW w:w="1746" w:type="dxa"/>
                  <w:vAlign w:val="center"/>
                </w:tcPr>
                <w:p w14:paraId="21D5D229"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Base de datos de personas con discapacidad</w:t>
                  </w:r>
                </w:p>
              </w:tc>
              <w:tc>
                <w:tcPr>
                  <w:tcW w:w="1134" w:type="dxa"/>
                  <w:vAlign w:val="center"/>
                </w:tcPr>
                <w:p w14:paraId="22EC3AE0"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Entrega única 2025</w:t>
                  </w:r>
                </w:p>
              </w:tc>
              <w:tc>
                <w:tcPr>
                  <w:tcW w:w="1373" w:type="dxa"/>
                  <w:vAlign w:val="center"/>
                </w:tcPr>
                <w:p w14:paraId="5B9B5DE5"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Secretaría Distrital de Movilidad</w:t>
                  </w:r>
                </w:p>
              </w:tc>
            </w:tr>
            <w:tr w:rsidR="00E916D4" w:rsidRPr="00E916D4" w14:paraId="4F05CC04" w14:textId="77777777" w:rsidTr="00E916D4">
              <w:trPr>
                <w:trHeight w:val="231"/>
                <w:jc w:val="center"/>
              </w:trPr>
              <w:tc>
                <w:tcPr>
                  <w:tcW w:w="3028" w:type="dxa"/>
                  <w:vMerge/>
                  <w:vAlign w:val="center"/>
                </w:tcPr>
                <w:p w14:paraId="7E6B91C2" w14:textId="77777777" w:rsidR="00B168F5" w:rsidRPr="00E916D4" w:rsidRDefault="00B168F5" w:rsidP="00EF29C1">
                  <w:pPr>
                    <w:tabs>
                      <w:tab w:val="left" w:pos="709"/>
                    </w:tabs>
                    <w:contextualSpacing/>
                    <w:jc w:val="both"/>
                    <w:rPr>
                      <w:rFonts w:cs="Arial"/>
                      <w:bCs/>
                      <w:sz w:val="16"/>
                      <w:szCs w:val="16"/>
                      <w:lang w:eastAsia="es-CO"/>
                    </w:rPr>
                  </w:pPr>
                </w:p>
              </w:tc>
              <w:tc>
                <w:tcPr>
                  <w:tcW w:w="1746" w:type="dxa"/>
                  <w:vAlign w:val="center"/>
                </w:tcPr>
                <w:p w14:paraId="7FC3B0FD"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Base de datos de personas con discapacidad atendidas por SDIS</w:t>
                  </w:r>
                </w:p>
              </w:tc>
              <w:tc>
                <w:tcPr>
                  <w:tcW w:w="1134" w:type="dxa"/>
                  <w:vAlign w:val="center"/>
                </w:tcPr>
                <w:p w14:paraId="1169E14F"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Mensual</w:t>
                  </w:r>
                </w:p>
              </w:tc>
              <w:tc>
                <w:tcPr>
                  <w:tcW w:w="1373" w:type="dxa"/>
                  <w:vAlign w:val="center"/>
                </w:tcPr>
                <w:p w14:paraId="25F54FDE"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Secretaría Distrital de Integración Social</w:t>
                  </w:r>
                </w:p>
              </w:tc>
            </w:tr>
            <w:tr w:rsidR="00E916D4" w:rsidRPr="00E916D4" w14:paraId="46667D6E" w14:textId="77777777" w:rsidTr="00E916D4">
              <w:trPr>
                <w:trHeight w:val="619"/>
                <w:jc w:val="center"/>
              </w:trPr>
              <w:tc>
                <w:tcPr>
                  <w:tcW w:w="3028" w:type="dxa"/>
                  <w:vMerge w:val="restart"/>
                  <w:vAlign w:val="center"/>
                </w:tcPr>
                <w:p w14:paraId="2C70A386" w14:textId="77777777" w:rsidR="00B168F5" w:rsidRPr="00E916D4" w:rsidRDefault="00B168F5" w:rsidP="00EF29C1">
                  <w:pPr>
                    <w:tabs>
                      <w:tab w:val="left" w:pos="709"/>
                    </w:tabs>
                    <w:contextualSpacing/>
                    <w:jc w:val="both"/>
                    <w:rPr>
                      <w:rFonts w:cs="Arial"/>
                      <w:sz w:val="16"/>
                      <w:szCs w:val="16"/>
                      <w:lang w:eastAsia="es-CO"/>
                    </w:rPr>
                  </w:pPr>
                  <w:r w:rsidRPr="00E916D4">
                    <w:rPr>
                      <w:rFonts w:cs="Arial"/>
                      <w:sz w:val="16"/>
                      <w:szCs w:val="16"/>
                      <w:lang w:eastAsia="es-CO"/>
                    </w:rPr>
                    <w:t xml:space="preserve">Persona que tenga 62 años o más, de acuerdo con la última actualización de la Base Maestra </w:t>
                  </w:r>
                </w:p>
              </w:tc>
              <w:tc>
                <w:tcPr>
                  <w:tcW w:w="1746" w:type="dxa"/>
                  <w:vAlign w:val="center"/>
                </w:tcPr>
                <w:p w14:paraId="783E1EFF"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Base de datos de ciudadanos con tarjeta personalizada y activa.</w:t>
                  </w:r>
                </w:p>
              </w:tc>
              <w:tc>
                <w:tcPr>
                  <w:tcW w:w="1134" w:type="dxa"/>
                  <w:vAlign w:val="center"/>
                </w:tcPr>
                <w:p w14:paraId="02381C3E"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Mensual</w:t>
                  </w:r>
                </w:p>
              </w:tc>
              <w:tc>
                <w:tcPr>
                  <w:tcW w:w="1373" w:type="dxa"/>
                  <w:vAlign w:val="center"/>
                </w:tcPr>
                <w:p w14:paraId="3DA036E3"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Empresa de Transporte del Tercer Milenio Transmilenio S.A.</w:t>
                  </w:r>
                </w:p>
              </w:tc>
            </w:tr>
            <w:tr w:rsidR="00E916D4" w:rsidRPr="00E916D4" w14:paraId="496A8318" w14:textId="77777777" w:rsidTr="00E916D4">
              <w:trPr>
                <w:trHeight w:val="405"/>
                <w:jc w:val="center"/>
              </w:trPr>
              <w:tc>
                <w:tcPr>
                  <w:tcW w:w="3028" w:type="dxa"/>
                  <w:vMerge/>
                  <w:vAlign w:val="center"/>
                </w:tcPr>
                <w:p w14:paraId="64E6C312" w14:textId="77777777" w:rsidR="00B168F5" w:rsidRPr="00E916D4" w:rsidRDefault="00B168F5" w:rsidP="00EF29C1">
                  <w:pPr>
                    <w:tabs>
                      <w:tab w:val="left" w:pos="709"/>
                    </w:tabs>
                    <w:contextualSpacing/>
                    <w:jc w:val="both"/>
                    <w:rPr>
                      <w:rFonts w:cs="Arial"/>
                      <w:bCs/>
                      <w:sz w:val="16"/>
                      <w:szCs w:val="16"/>
                      <w:lang w:eastAsia="es-CO"/>
                    </w:rPr>
                  </w:pPr>
                </w:p>
              </w:tc>
              <w:tc>
                <w:tcPr>
                  <w:tcW w:w="1746" w:type="dxa"/>
                  <w:vAlign w:val="center"/>
                </w:tcPr>
                <w:p w14:paraId="03D668C7"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Base Maestra</w:t>
                  </w:r>
                </w:p>
              </w:tc>
              <w:tc>
                <w:tcPr>
                  <w:tcW w:w="1134" w:type="dxa"/>
                  <w:vAlign w:val="center"/>
                </w:tcPr>
                <w:p w14:paraId="537E4899"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Trimestral</w:t>
                  </w:r>
                </w:p>
              </w:tc>
              <w:tc>
                <w:tcPr>
                  <w:tcW w:w="1373" w:type="dxa"/>
                  <w:vAlign w:val="center"/>
                </w:tcPr>
                <w:p w14:paraId="2EB3F92A"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rPr>
                    <w:t>Secretaría Distrital de Planeación – SDP</w:t>
                  </w:r>
                </w:p>
              </w:tc>
            </w:tr>
            <w:tr w:rsidR="00E916D4" w:rsidRPr="00E916D4" w14:paraId="6192BDDF" w14:textId="77777777" w:rsidTr="00E916D4">
              <w:trPr>
                <w:trHeight w:val="231"/>
                <w:jc w:val="center"/>
              </w:trPr>
              <w:tc>
                <w:tcPr>
                  <w:tcW w:w="3028" w:type="dxa"/>
                  <w:vMerge/>
                  <w:vAlign w:val="center"/>
                </w:tcPr>
                <w:p w14:paraId="16340A76" w14:textId="77777777" w:rsidR="00B168F5" w:rsidRPr="00E916D4" w:rsidRDefault="00B168F5" w:rsidP="00EF29C1">
                  <w:pPr>
                    <w:tabs>
                      <w:tab w:val="left" w:pos="709"/>
                    </w:tabs>
                    <w:contextualSpacing/>
                    <w:jc w:val="both"/>
                    <w:rPr>
                      <w:rFonts w:cs="Arial"/>
                      <w:bCs/>
                      <w:sz w:val="16"/>
                      <w:szCs w:val="16"/>
                      <w:lang w:eastAsia="es-CO"/>
                    </w:rPr>
                  </w:pPr>
                </w:p>
              </w:tc>
              <w:tc>
                <w:tcPr>
                  <w:tcW w:w="1746" w:type="dxa"/>
                  <w:vAlign w:val="center"/>
                </w:tcPr>
                <w:p w14:paraId="65820311"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Registro Social de Hogares (RNEC)</w:t>
                  </w:r>
                </w:p>
              </w:tc>
              <w:tc>
                <w:tcPr>
                  <w:tcW w:w="1134" w:type="dxa"/>
                  <w:vAlign w:val="center"/>
                </w:tcPr>
                <w:p w14:paraId="47BC97D7"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Mensual (Mes vencido)</w:t>
                  </w:r>
                </w:p>
              </w:tc>
              <w:tc>
                <w:tcPr>
                  <w:tcW w:w="1373" w:type="dxa"/>
                  <w:vAlign w:val="center"/>
                </w:tcPr>
                <w:p w14:paraId="2919E5D4"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rPr>
                    <w:t>Secretaría Distrital de Planeación – SDP</w:t>
                  </w:r>
                </w:p>
              </w:tc>
            </w:tr>
            <w:tr w:rsidR="00E916D4" w:rsidRPr="00E916D4" w14:paraId="04E67D49" w14:textId="77777777" w:rsidTr="00E916D4">
              <w:trPr>
                <w:trHeight w:val="895"/>
                <w:jc w:val="center"/>
              </w:trPr>
              <w:tc>
                <w:tcPr>
                  <w:tcW w:w="3028" w:type="dxa"/>
                  <w:vAlign w:val="center"/>
                </w:tcPr>
                <w:p w14:paraId="558AF545" w14:textId="77777777" w:rsidR="00B168F5" w:rsidRPr="00E916D4" w:rsidRDefault="00B168F5" w:rsidP="00EF29C1">
                  <w:pPr>
                    <w:tabs>
                      <w:tab w:val="left" w:pos="709"/>
                    </w:tabs>
                    <w:contextualSpacing/>
                    <w:jc w:val="both"/>
                    <w:rPr>
                      <w:rFonts w:cs="Arial"/>
                      <w:sz w:val="16"/>
                      <w:szCs w:val="16"/>
                      <w:lang w:eastAsia="es-CO"/>
                    </w:rPr>
                  </w:pPr>
                  <w:r w:rsidRPr="00E916D4">
                    <w:rPr>
                      <w:rFonts w:cs="Arial"/>
                      <w:sz w:val="16"/>
                      <w:szCs w:val="16"/>
                      <w:lang w:eastAsia="es-CO"/>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746" w:type="dxa"/>
                  <w:vAlign w:val="center"/>
                </w:tcPr>
                <w:p w14:paraId="4EF02910"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Censos oficiales de comunidades étnicas: indígena, Cabildos reconocidos en la ciudad de Bogotá y Rrom Gitano.</w:t>
                  </w:r>
                </w:p>
              </w:tc>
              <w:tc>
                <w:tcPr>
                  <w:tcW w:w="1134" w:type="dxa"/>
                  <w:vAlign w:val="center"/>
                </w:tcPr>
                <w:p w14:paraId="6E643236" w14:textId="77777777" w:rsidR="00B168F5" w:rsidRPr="00E916D4" w:rsidRDefault="00B168F5" w:rsidP="00EF29C1">
                  <w:pPr>
                    <w:tabs>
                      <w:tab w:val="left" w:pos="709"/>
                    </w:tabs>
                    <w:contextualSpacing/>
                    <w:jc w:val="center"/>
                    <w:rPr>
                      <w:rFonts w:eastAsia="Arial" w:cs="Arial"/>
                      <w:sz w:val="16"/>
                      <w:szCs w:val="16"/>
                    </w:rPr>
                  </w:pPr>
                  <w:r w:rsidRPr="00E916D4">
                    <w:rPr>
                      <w:rFonts w:eastAsia="Arial" w:cs="Arial"/>
                      <w:sz w:val="16"/>
                      <w:szCs w:val="16"/>
                    </w:rPr>
                    <w:t xml:space="preserve"> Entrega única 2021</w:t>
                  </w:r>
                </w:p>
              </w:tc>
              <w:tc>
                <w:tcPr>
                  <w:tcW w:w="1373" w:type="dxa"/>
                  <w:vAlign w:val="center"/>
                </w:tcPr>
                <w:p w14:paraId="14E734EF"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Ministerio del Interior</w:t>
                  </w:r>
                </w:p>
              </w:tc>
            </w:tr>
            <w:tr w:rsidR="00E916D4" w:rsidRPr="00E916D4" w14:paraId="3C723E18" w14:textId="77777777" w:rsidTr="00E916D4">
              <w:trPr>
                <w:trHeight w:val="587"/>
                <w:jc w:val="center"/>
              </w:trPr>
              <w:tc>
                <w:tcPr>
                  <w:tcW w:w="3028" w:type="dxa"/>
                  <w:vAlign w:val="center"/>
                </w:tcPr>
                <w:p w14:paraId="1960FF70" w14:textId="77777777" w:rsidR="00B168F5" w:rsidRPr="00E916D4" w:rsidRDefault="00B168F5" w:rsidP="00EF29C1">
                  <w:pPr>
                    <w:tabs>
                      <w:tab w:val="left" w:pos="709"/>
                    </w:tabs>
                    <w:contextualSpacing/>
                    <w:jc w:val="both"/>
                    <w:rPr>
                      <w:rFonts w:cs="Arial"/>
                      <w:sz w:val="16"/>
                      <w:szCs w:val="16"/>
                      <w:lang w:eastAsia="es-CO"/>
                    </w:rPr>
                  </w:pPr>
                  <w:r w:rsidRPr="00E916D4">
                    <w:rPr>
                      <w:rFonts w:cs="Arial"/>
                      <w:sz w:val="16"/>
                      <w:szCs w:val="16"/>
                      <w:lang w:eastAsia="es-CO"/>
                    </w:rPr>
                    <w:t>Persona que vive en residencias tipo paga diarios</w:t>
                  </w:r>
                </w:p>
              </w:tc>
              <w:tc>
                <w:tcPr>
                  <w:tcW w:w="1746" w:type="dxa"/>
                  <w:vAlign w:val="center"/>
                </w:tcPr>
                <w:p w14:paraId="39341BB8"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rPr>
                    <w:t>Base de personas residentes en paga diarios</w:t>
                  </w:r>
                </w:p>
              </w:tc>
              <w:tc>
                <w:tcPr>
                  <w:tcW w:w="1134" w:type="dxa"/>
                  <w:vAlign w:val="center"/>
                </w:tcPr>
                <w:p w14:paraId="1F1825E2"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rPr>
                    <w:t>2024</w:t>
                  </w:r>
                </w:p>
              </w:tc>
              <w:tc>
                <w:tcPr>
                  <w:tcW w:w="1373" w:type="dxa"/>
                  <w:vAlign w:val="center"/>
                </w:tcPr>
                <w:p w14:paraId="7C71FFE0" w14:textId="77777777" w:rsidR="00B168F5" w:rsidRPr="00E916D4" w:rsidRDefault="00B168F5" w:rsidP="00EF29C1">
                  <w:pPr>
                    <w:tabs>
                      <w:tab w:val="left" w:pos="709"/>
                    </w:tabs>
                    <w:contextualSpacing/>
                    <w:jc w:val="center"/>
                    <w:rPr>
                      <w:rFonts w:cs="Arial"/>
                      <w:sz w:val="16"/>
                      <w:szCs w:val="16"/>
                      <w:lang w:eastAsia="es-CO"/>
                    </w:rPr>
                  </w:pPr>
                  <w:r w:rsidRPr="00E916D4">
                    <w:rPr>
                      <w:rFonts w:cs="Arial"/>
                      <w:sz w:val="16"/>
                      <w:szCs w:val="16"/>
                      <w:lang w:eastAsia="es-CO"/>
                    </w:rPr>
                    <w:t>Secretaría Distrital de Planeación - SDP</w:t>
                  </w:r>
                </w:p>
              </w:tc>
            </w:tr>
          </w:tbl>
          <w:p w14:paraId="05C4F32B" w14:textId="77777777" w:rsidR="00B168F5" w:rsidRPr="00E916D4" w:rsidRDefault="00B168F5" w:rsidP="00EF29C1">
            <w:pPr>
              <w:tabs>
                <w:tab w:val="left" w:pos="709"/>
              </w:tabs>
              <w:spacing w:line="240" w:lineRule="auto"/>
              <w:contextualSpacing/>
              <w:jc w:val="both"/>
              <w:rPr>
                <w:rFonts w:cs="Arial"/>
                <w:sz w:val="20"/>
                <w:szCs w:val="20"/>
                <w:lang w:eastAsia="es-CO"/>
              </w:rPr>
            </w:pPr>
          </w:p>
        </w:tc>
      </w:tr>
      <w:tr w:rsidR="00B168F5" w:rsidRPr="00B168F5" w14:paraId="4FB7482A" w14:textId="77777777" w:rsidTr="00B168F5">
        <w:trPr>
          <w:trHeight w:val="880"/>
          <w:jc w:val="center"/>
        </w:trPr>
        <w:tc>
          <w:tcPr>
            <w:tcW w:w="1940" w:type="dxa"/>
            <w:vAlign w:val="center"/>
          </w:tcPr>
          <w:p w14:paraId="02E08007" w14:textId="77777777" w:rsidR="00B168F5" w:rsidRPr="00EF29C1" w:rsidRDefault="00B168F5" w:rsidP="004E1B9C">
            <w:pPr>
              <w:spacing w:after="0" w:line="240" w:lineRule="auto"/>
              <w:rPr>
                <w:rFonts w:cs="Arial"/>
                <w:sz w:val="20"/>
                <w:szCs w:val="20"/>
                <w:lang w:eastAsia="es-CO"/>
              </w:rPr>
            </w:pPr>
            <w:r w:rsidRPr="00EF29C1">
              <w:rPr>
                <w:rFonts w:cs="Arial"/>
                <w:sz w:val="20"/>
                <w:szCs w:val="20"/>
                <w:lang w:eastAsia="es-CO"/>
              </w:rPr>
              <w:t>Criterios de Priorización y Fuentes de Información</w:t>
            </w:r>
          </w:p>
        </w:tc>
        <w:tc>
          <w:tcPr>
            <w:tcW w:w="7455" w:type="dxa"/>
            <w:vAlign w:val="center"/>
          </w:tcPr>
          <w:p w14:paraId="613F2D3C" w14:textId="7E079471" w:rsidR="00B168F5" w:rsidRPr="00EF29C1" w:rsidRDefault="00B168F5" w:rsidP="004E1B9C">
            <w:pPr>
              <w:pStyle w:val="Textoindependiente"/>
              <w:spacing w:after="0" w:line="240" w:lineRule="auto"/>
              <w:jc w:val="both"/>
              <w:rPr>
                <w:rFonts w:cs="Arial"/>
                <w:sz w:val="20"/>
                <w:szCs w:val="20"/>
                <w:lang w:eastAsia="es-CO"/>
              </w:rPr>
            </w:pPr>
            <w:r w:rsidRPr="00EF29C1">
              <w:rPr>
                <w:rFonts w:cs="Arial"/>
                <w:sz w:val="20"/>
                <w:szCs w:val="20"/>
                <w:lang w:eastAsia="es-CO"/>
              </w:rPr>
              <w:t>No aplica</w:t>
            </w:r>
          </w:p>
        </w:tc>
      </w:tr>
      <w:tr w:rsidR="00B168F5" w:rsidRPr="00B168F5" w14:paraId="3391A35B" w14:textId="77777777" w:rsidTr="0022433B">
        <w:trPr>
          <w:trHeight w:val="446"/>
          <w:jc w:val="center"/>
        </w:trPr>
        <w:tc>
          <w:tcPr>
            <w:tcW w:w="1940" w:type="dxa"/>
            <w:vAlign w:val="center"/>
          </w:tcPr>
          <w:p w14:paraId="45584647" w14:textId="77777777" w:rsidR="00B168F5" w:rsidRPr="00EF29C1" w:rsidRDefault="00B168F5" w:rsidP="00EF29C1">
            <w:pPr>
              <w:spacing w:line="240" w:lineRule="auto"/>
              <w:rPr>
                <w:rFonts w:cs="Arial"/>
                <w:sz w:val="20"/>
                <w:szCs w:val="20"/>
                <w:lang w:eastAsia="es-CO"/>
              </w:rPr>
            </w:pPr>
            <w:r w:rsidRPr="00EF29C1">
              <w:rPr>
                <w:rFonts w:cs="Arial"/>
                <w:sz w:val="20"/>
                <w:szCs w:val="20"/>
                <w:lang w:eastAsia="es-CO"/>
              </w:rPr>
              <w:t>Criterios de Ingreso y Fuentes de Información</w:t>
            </w:r>
          </w:p>
        </w:tc>
        <w:tc>
          <w:tcPr>
            <w:tcW w:w="7455" w:type="dxa"/>
            <w:vAlign w:val="center"/>
          </w:tcPr>
          <w:p w14:paraId="668CF585" w14:textId="77777777" w:rsidR="00B168F5" w:rsidRPr="00EF29C1" w:rsidRDefault="00B168F5" w:rsidP="00EF29C1">
            <w:pPr>
              <w:spacing w:after="0" w:line="240" w:lineRule="auto"/>
              <w:rPr>
                <w:rFonts w:cs="Arial"/>
                <w:sz w:val="20"/>
                <w:szCs w:val="20"/>
              </w:rPr>
            </w:pPr>
          </w:p>
          <w:tbl>
            <w:tblPr>
              <w:tblStyle w:val="Tablaconcuadrcula"/>
              <w:tblW w:w="7311" w:type="dxa"/>
              <w:jc w:val="center"/>
              <w:tblLayout w:type="fixed"/>
              <w:tblLook w:val="04A0" w:firstRow="1" w:lastRow="0" w:firstColumn="1" w:lastColumn="0" w:noHBand="0" w:noVBand="1"/>
            </w:tblPr>
            <w:tblGrid>
              <w:gridCol w:w="2805"/>
              <w:gridCol w:w="1843"/>
              <w:gridCol w:w="1134"/>
              <w:gridCol w:w="1529"/>
            </w:tblGrid>
            <w:tr w:rsidR="00EF29C1" w:rsidRPr="00EF29C1" w14:paraId="69B391B4" w14:textId="77777777" w:rsidTr="00EF29C1">
              <w:trPr>
                <w:trHeight w:val="389"/>
                <w:jc w:val="center"/>
              </w:trPr>
              <w:tc>
                <w:tcPr>
                  <w:tcW w:w="2805" w:type="dxa"/>
                  <w:vAlign w:val="center"/>
                </w:tcPr>
                <w:p w14:paraId="48B3E674"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Criterios de Ingreso</w:t>
                  </w:r>
                </w:p>
              </w:tc>
              <w:tc>
                <w:tcPr>
                  <w:tcW w:w="1843" w:type="dxa"/>
                  <w:vAlign w:val="center"/>
                </w:tcPr>
                <w:p w14:paraId="389CC2A3"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Fuente de Información</w:t>
                  </w:r>
                </w:p>
              </w:tc>
              <w:tc>
                <w:tcPr>
                  <w:tcW w:w="1134" w:type="dxa"/>
                  <w:vAlign w:val="center"/>
                </w:tcPr>
                <w:p w14:paraId="70E3C087"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Periodicidad</w:t>
                  </w:r>
                </w:p>
              </w:tc>
              <w:tc>
                <w:tcPr>
                  <w:tcW w:w="1529" w:type="dxa"/>
                  <w:vAlign w:val="center"/>
                </w:tcPr>
                <w:p w14:paraId="6C5DE8A9"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Administrador</w:t>
                  </w:r>
                </w:p>
              </w:tc>
            </w:tr>
            <w:tr w:rsidR="00EF29C1" w:rsidRPr="00EF29C1" w14:paraId="00F9B8B6" w14:textId="77777777" w:rsidTr="00EF29C1">
              <w:trPr>
                <w:trHeight w:val="541"/>
                <w:jc w:val="center"/>
              </w:trPr>
              <w:tc>
                <w:tcPr>
                  <w:tcW w:w="2805" w:type="dxa"/>
                  <w:vAlign w:val="center"/>
                </w:tcPr>
                <w:p w14:paraId="2594F34F" w14:textId="60B0F6F2" w:rsidR="00B168F5" w:rsidRPr="00EF29C1" w:rsidRDefault="00B168F5" w:rsidP="00EF29C1">
                  <w:pPr>
                    <w:tabs>
                      <w:tab w:val="left" w:pos="709"/>
                    </w:tabs>
                    <w:contextualSpacing/>
                    <w:jc w:val="both"/>
                    <w:rPr>
                      <w:rFonts w:eastAsia="Arial" w:cs="Arial"/>
                      <w:sz w:val="16"/>
                      <w:szCs w:val="16"/>
                      <w:lang w:eastAsia="es-CO"/>
                    </w:rPr>
                  </w:pPr>
                  <w:r w:rsidRPr="00EF29C1">
                    <w:rPr>
                      <w:rFonts w:eastAsia="Arial" w:cs="Arial"/>
                      <w:sz w:val="16"/>
                      <w:szCs w:val="16"/>
                      <w:lang w:eastAsia="es-CO"/>
                    </w:rPr>
                    <w:t>Persona que se encuentre registrada en la Base de datos de ciudadanos con tarjeta personalizada y activa.</w:t>
                  </w:r>
                </w:p>
              </w:tc>
              <w:tc>
                <w:tcPr>
                  <w:tcW w:w="1843" w:type="dxa"/>
                  <w:vAlign w:val="center"/>
                </w:tcPr>
                <w:p w14:paraId="5E46DCB6"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Base de datos de ciudadanos con tarjeta personalizada y activa.</w:t>
                  </w:r>
                </w:p>
              </w:tc>
              <w:tc>
                <w:tcPr>
                  <w:tcW w:w="1134" w:type="dxa"/>
                  <w:vAlign w:val="center"/>
                </w:tcPr>
                <w:p w14:paraId="5F8E291A"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Mensual</w:t>
                  </w:r>
                </w:p>
              </w:tc>
              <w:tc>
                <w:tcPr>
                  <w:tcW w:w="1529" w:type="dxa"/>
                  <w:vAlign w:val="center"/>
                </w:tcPr>
                <w:p w14:paraId="6BCBB55E"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Empresa de Transporte del Tercer Milenio Transmilenio S.A.</w:t>
                  </w:r>
                </w:p>
              </w:tc>
            </w:tr>
            <w:tr w:rsidR="00EF29C1" w:rsidRPr="00EF29C1" w14:paraId="7915237A" w14:textId="77777777" w:rsidTr="00EF29C1">
              <w:trPr>
                <w:trHeight w:val="242"/>
                <w:jc w:val="center"/>
              </w:trPr>
              <w:tc>
                <w:tcPr>
                  <w:tcW w:w="2805" w:type="dxa"/>
                  <w:vAlign w:val="center"/>
                </w:tcPr>
                <w:p w14:paraId="072FBE6A" w14:textId="77777777" w:rsidR="00B168F5" w:rsidRPr="00EF29C1" w:rsidRDefault="00B168F5" w:rsidP="00EF29C1">
                  <w:pPr>
                    <w:tabs>
                      <w:tab w:val="left" w:pos="709"/>
                    </w:tabs>
                    <w:contextualSpacing/>
                    <w:jc w:val="both"/>
                    <w:rPr>
                      <w:rFonts w:eastAsia="Arial" w:cs="Arial"/>
                      <w:sz w:val="16"/>
                      <w:szCs w:val="16"/>
                      <w:lang w:eastAsia="es-CO"/>
                    </w:rPr>
                  </w:pPr>
                  <w:r w:rsidRPr="00EF29C1">
                    <w:rPr>
                      <w:rFonts w:eastAsia="Arial" w:cs="Arial"/>
                      <w:sz w:val="16"/>
                      <w:szCs w:val="16"/>
                      <w:lang w:eastAsia="es-CO"/>
                    </w:rPr>
                    <w:t>Persona que se encuentre en situación de pobreza extrema, en la clasificación SISBEN IV de Bogotá D.C desde A1 hasta A5</w:t>
                  </w:r>
                </w:p>
              </w:tc>
              <w:tc>
                <w:tcPr>
                  <w:tcW w:w="1843" w:type="dxa"/>
                  <w:vAlign w:val="center"/>
                </w:tcPr>
                <w:p w14:paraId="4DA8A700"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Base Maestra</w:t>
                  </w:r>
                </w:p>
              </w:tc>
              <w:tc>
                <w:tcPr>
                  <w:tcW w:w="1134" w:type="dxa"/>
                  <w:vAlign w:val="center"/>
                </w:tcPr>
                <w:p w14:paraId="5A1B7CB5"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Trimestral</w:t>
                  </w:r>
                </w:p>
              </w:tc>
              <w:tc>
                <w:tcPr>
                  <w:tcW w:w="1529" w:type="dxa"/>
                  <w:vAlign w:val="center"/>
                </w:tcPr>
                <w:p w14:paraId="6B8C1BD8"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Secretaría Distrital de Planeación – SDP</w:t>
                  </w:r>
                </w:p>
              </w:tc>
            </w:tr>
            <w:tr w:rsidR="00EF29C1" w:rsidRPr="00EF29C1" w14:paraId="4E032989" w14:textId="77777777" w:rsidTr="00EF29C1">
              <w:trPr>
                <w:trHeight w:val="242"/>
                <w:jc w:val="center"/>
              </w:trPr>
              <w:tc>
                <w:tcPr>
                  <w:tcW w:w="2805" w:type="dxa"/>
                  <w:vAlign w:val="center"/>
                </w:tcPr>
                <w:p w14:paraId="3AFF02D2" w14:textId="77777777" w:rsidR="00B168F5" w:rsidRPr="00EF29C1" w:rsidRDefault="00B168F5" w:rsidP="00EF29C1">
                  <w:pPr>
                    <w:tabs>
                      <w:tab w:val="left" w:pos="709"/>
                    </w:tabs>
                    <w:contextualSpacing/>
                    <w:jc w:val="both"/>
                    <w:rPr>
                      <w:rFonts w:eastAsia="Arial" w:cs="Arial"/>
                      <w:sz w:val="16"/>
                      <w:szCs w:val="16"/>
                      <w:lang w:eastAsia="es-CO"/>
                    </w:rPr>
                  </w:pPr>
                  <w:r w:rsidRPr="00EF29C1">
                    <w:rPr>
                      <w:rFonts w:eastAsia="Arial" w:cs="Arial"/>
                      <w:sz w:val="16"/>
                      <w:szCs w:val="16"/>
                      <w:lang w:eastAsia="es-CO"/>
                    </w:rPr>
                    <w:t xml:space="preserve">Persona que tenga entre 16 y 61 años, de acuerdo con la última actualización de la Base Maestra </w:t>
                  </w:r>
                </w:p>
              </w:tc>
              <w:tc>
                <w:tcPr>
                  <w:tcW w:w="1843" w:type="dxa"/>
                  <w:vAlign w:val="center"/>
                </w:tcPr>
                <w:p w14:paraId="641C03BC"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Base Maestra</w:t>
                  </w:r>
                </w:p>
              </w:tc>
              <w:tc>
                <w:tcPr>
                  <w:tcW w:w="1134" w:type="dxa"/>
                  <w:vAlign w:val="center"/>
                </w:tcPr>
                <w:p w14:paraId="21C82E26"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Trimestral</w:t>
                  </w:r>
                </w:p>
              </w:tc>
              <w:tc>
                <w:tcPr>
                  <w:tcW w:w="1529" w:type="dxa"/>
                  <w:vAlign w:val="center"/>
                </w:tcPr>
                <w:p w14:paraId="179F1C08"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Secretaría Distrital de Planeación – SDP</w:t>
                  </w:r>
                </w:p>
              </w:tc>
            </w:tr>
            <w:tr w:rsidR="00EF29C1" w:rsidRPr="00EF29C1" w14:paraId="1BBEB3D3" w14:textId="77777777" w:rsidTr="00EF29C1">
              <w:trPr>
                <w:trHeight w:val="242"/>
                <w:jc w:val="center"/>
              </w:trPr>
              <w:tc>
                <w:tcPr>
                  <w:tcW w:w="2805" w:type="dxa"/>
                  <w:vMerge w:val="restart"/>
                  <w:vAlign w:val="center"/>
                </w:tcPr>
                <w:p w14:paraId="6A5D434F" w14:textId="77777777" w:rsidR="00B168F5" w:rsidRPr="00EF29C1" w:rsidRDefault="00B168F5" w:rsidP="00EF29C1">
                  <w:pPr>
                    <w:tabs>
                      <w:tab w:val="left" w:pos="709"/>
                    </w:tabs>
                    <w:contextualSpacing/>
                    <w:jc w:val="both"/>
                    <w:rPr>
                      <w:rFonts w:cs="Arial"/>
                      <w:sz w:val="16"/>
                      <w:szCs w:val="16"/>
                      <w:lang w:eastAsia="es-CO"/>
                    </w:rPr>
                  </w:pPr>
                  <w:r w:rsidRPr="00EF29C1">
                    <w:rPr>
                      <w:rFonts w:cs="Arial"/>
                      <w:sz w:val="16"/>
                      <w:szCs w:val="16"/>
                      <w:lang w:eastAsia="es-CO"/>
                    </w:rPr>
                    <w:t>Persona con discapacidad</w:t>
                  </w:r>
                </w:p>
              </w:tc>
              <w:tc>
                <w:tcPr>
                  <w:tcW w:w="1843" w:type="dxa"/>
                  <w:vAlign w:val="center"/>
                </w:tcPr>
                <w:p w14:paraId="16EC2609"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Base de datos de ciudadanos con tarjeta personalizada y activa.</w:t>
                  </w:r>
                </w:p>
              </w:tc>
              <w:tc>
                <w:tcPr>
                  <w:tcW w:w="1134" w:type="dxa"/>
                  <w:vAlign w:val="center"/>
                </w:tcPr>
                <w:p w14:paraId="7C7BF62A"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Mensual</w:t>
                  </w:r>
                </w:p>
              </w:tc>
              <w:tc>
                <w:tcPr>
                  <w:tcW w:w="1529" w:type="dxa"/>
                  <w:vAlign w:val="center"/>
                </w:tcPr>
                <w:p w14:paraId="3A9FB3BA"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Empresa de Transporte del Tercer Milenio Transmilenio S.A.</w:t>
                  </w:r>
                </w:p>
              </w:tc>
            </w:tr>
            <w:tr w:rsidR="00EF29C1" w:rsidRPr="00EF29C1" w14:paraId="7DC9B3D1" w14:textId="77777777" w:rsidTr="00EF29C1">
              <w:trPr>
                <w:trHeight w:val="242"/>
                <w:jc w:val="center"/>
              </w:trPr>
              <w:tc>
                <w:tcPr>
                  <w:tcW w:w="2805" w:type="dxa"/>
                  <w:vMerge/>
                  <w:vAlign w:val="center"/>
                </w:tcPr>
                <w:p w14:paraId="7E05638A" w14:textId="77777777" w:rsidR="00B168F5" w:rsidRPr="00EF29C1" w:rsidRDefault="00B168F5" w:rsidP="00EF29C1">
                  <w:pPr>
                    <w:tabs>
                      <w:tab w:val="left" w:pos="709"/>
                    </w:tabs>
                    <w:contextualSpacing/>
                    <w:jc w:val="both"/>
                    <w:rPr>
                      <w:rFonts w:cs="Arial"/>
                      <w:bCs/>
                      <w:sz w:val="16"/>
                      <w:szCs w:val="16"/>
                      <w:lang w:eastAsia="es-CO"/>
                    </w:rPr>
                  </w:pPr>
                </w:p>
              </w:tc>
              <w:tc>
                <w:tcPr>
                  <w:tcW w:w="1843" w:type="dxa"/>
                  <w:vAlign w:val="center"/>
                </w:tcPr>
                <w:p w14:paraId="2FC8A6AF" w14:textId="77777777" w:rsidR="00B168F5" w:rsidRPr="00EF29C1" w:rsidRDefault="00B168F5" w:rsidP="00EF29C1">
                  <w:pPr>
                    <w:tabs>
                      <w:tab w:val="left" w:pos="709"/>
                    </w:tabs>
                    <w:contextualSpacing/>
                    <w:jc w:val="both"/>
                    <w:rPr>
                      <w:rFonts w:cs="Arial"/>
                      <w:sz w:val="16"/>
                      <w:szCs w:val="16"/>
                      <w:lang w:eastAsia="es-CO"/>
                    </w:rPr>
                  </w:pPr>
                  <w:r w:rsidRPr="00EF29C1">
                    <w:rPr>
                      <w:rFonts w:cs="Arial"/>
                      <w:sz w:val="16"/>
                      <w:szCs w:val="16"/>
                      <w:lang w:eastAsia="es-CO"/>
                    </w:rPr>
                    <w:t>Base de SISPRO</w:t>
                  </w:r>
                </w:p>
              </w:tc>
              <w:tc>
                <w:tcPr>
                  <w:tcW w:w="1134" w:type="dxa"/>
                  <w:vAlign w:val="center"/>
                </w:tcPr>
                <w:p w14:paraId="3FAF63A9"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Entrega única 2025</w:t>
                  </w:r>
                </w:p>
              </w:tc>
              <w:tc>
                <w:tcPr>
                  <w:tcW w:w="1529" w:type="dxa"/>
                  <w:vAlign w:val="center"/>
                </w:tcPr>
                <w:p w14:paraId="468F2D4D"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Ministerio de Salud y Protección Social.</w:t>
                  </w:r>
                </w:p>
              </w:tc>
            </w:tr>
            <w:tr w:rsidR="00EF29C1" w:rsidRPr="00EF29C1" w14:paraId="33D1C533" w14:textId="77777777" w:rsidTr="00EF29C1">
              <w:trPr>
                <w:trHeight w:val="242"/>
                <w:jc w:val="center"/>
              </w:trPr>
              <w:tc>
                <w:tcPr>
                  <w:tcW w:w="2805" w:type="dxa"/>
                  <w:vMerge/>
                  <w:vAlign w:val="center"/>
                </w:tcPr>
                <w:p w14:paraId="3E0458C1" w14:textId="77777777" w:rsidR="00B168F5" w:rsidRPr="00EF29C1" w:rsidRDefault="00B168F5" w:rsidP="00EF29C1">
                  <w:pPr>
                    <w:tabs>
                      <w:tab w:val="left" w:pos="709"/>
                    </w:tabs>
                    <w:contextualSpacing/>
                    <w:jc w:val="both"/>
                    <w:rPr>
                      <w:rFonts w:cs="Arial"/>
                      <w:bCs/>
                      <w:sz w:val="16"/>
                      <w:szCs w:val="16"/>
                      <w:lang w:eastAsia="es-CO"/>
                    </w:rPr>
                  </w:pPr>
                </w:p>
              </w:tc>
              <w:tc>
                <w:tcPr>
                  <w:tcW w:w="1843" w:type="dxa"/>
                  <w:vAlign w:val="center"/>
                </w:tcPr>
                <w:p w14:paraId="47CDB975"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Base de datos de personas con discapacidad</w:t>
                  </w:r>
                </w:p>
              </w:tc>
              <w:tc>
                <w:tcPr>
                  <w:tcW w:w="1134" w:type="dxa"/>
                  <w:vAlign w:val="center"/>
                </w:tcPr>
                <w:p w14:paraId="3A509313"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Entrega única 2025</w:t>
                  </w:r>
                </w:p>
              </w:tc>
              <w:tc>
                <w:tcPr>
                  <w:tcW w:w="1529" w:type="dxa"/>
                  <w:vAlign w:val="center"/>
                </w:tcPr>
                <w:p w14:paraId="40270403"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Secretaría Distrital de Movilidad</w:t>
                  </w:r>
                </w:p>
              </w:tc>
            </w:tr>
            <w:tr w:rsidR="00EF29C1" w:rsidRPr="00EF29C1" w14:paraId="0EC33F03" w14:textId="77777777" w:rsidTr="004E1B9C">
              <w:trPr>
                <w:trHeight w:val="242"/>
                <w:jc w:val="center"/>
              </w:trPr>
              <w:tc>
                <w:tcPr>
                  <w:tcW w:w="2805" w:type="dxa"/>
                  <w:vMerge/>
                  <w:tcBorders>
                    <w:bottom w:val="single" w:sz="4" w:space="0" w:color="auto"/>
                  </w:tcBorders>
                  <w:vAlign w:val="center"/>
                </w:tcPr>
                <w:p w14:paraId="118714C4" w14:textId="77777777" w:rsidR="00B168F5" w:rsidRPr="00EF29C1" w:rsidRDefault="00B168F5" w:rsidP="00EF29C1">
                  <w:pPr>
                    <w:tabs>
                      <w:tab w:val="left" w:pos="709"/>
                    </w:tabs>
                    <w:contextualSpacing/>
                    <w:jc w:val="both"/>
                    <w:rPr>
                      <w:rFonts w:cs="Arial"/>
                      <w:bCs/>
                      <w:sz w:val="16"/>
                      <w:szCs w:val="16"/>
                      <w:lang w:eastAsia="es-CO"/>
                    </w:rPr>
                  </w:pPr>
                </w:p>
              </w:tc>
              <w:tc>
                <w:tcPr>
                  <w:tcW w:w="1843" w:type="dxa"/>
                  <w:tcBorders>
                    <w:bottom w:val="single" w:sz="4" w:space="0" w:color="auto"/>
                  </w:tcBorders>
                  <w:vAlign w:val="center"/>
                </w:tcPr>
                <w:p w14:paraId="06345183"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Base de datos de personas con discapacidad atendidas por SDIS</w:t>
                  </w:r>
                </w:p>
              </w:tc>
              <w:tc>
                <w:tcPr>
                  <w:tcW w:w="1134" w:type="dxa"/>
                  <w:tcBorders>
                    <w:bottom w:val="single" w:sz="4" w:space="0" w:color="auto"/>
                  </w:tcBorders>
                  <w:vAlign w:val="center"/>
                </w:tcPr>
                <w:p w14:paraId="2027CBCF"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Mensual</w:t>
                  </w:r>
                </w:p>
              </w:tc>
              <w:tc>
                <w:tcPr>
                  <w:tcW w:w="1529" w:type="dxa"/>
                  <w:tcBorders>
                    <w:bottom w:val="single" w:sz="4" w:space="0" w:color="auto"/>
                  </w:tcBorders>
                  <w:vAlign w:val="center"/>
                </w:tcPr>
                <w:p w14:paraId="31C28709"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Secretaría Distrital de Integración Social</w:t>
                  </w:r>
                </w:p>
              </w:tc>
            </w:tr>
            <w:tr w:rsidR="00EF29C1" w:rsidRPr="00EF29C1" w14:paraId="0FD291B3" w14:textId="77777777" w:rsidTr="00EF29C1">
              <w:trPr>
                <w:trHeight w:val="242"/>
                <w:jc w:val="center"/>
              </w:trPr>
              <w:tc>
                <w:tcPr>
                  <w:tcW w:w="2805" w:type="dxa"/>
                  <w:vMerge w:val="restart"/>
                  <w:vAlign w:val="center"/>
                </w:tcPr>
                <w:p w14:paraId="7355084A" w14:textId="77777777" w:rsidR="00B168F5" w:rsidRPr="00EF29C1" w:rsidRDefault="00B168F5" w:rsidP="00EF29C1">
                  <w:pPr>
                    <w:tabs>
                      <w:tab w:val="left" w:pos="709"/>
                    </w:tabs>
                    <w:contextualSpacing/>
                    <w:jc w:val="both"/>
                    <w:rPr>
                      <w:rFonts w:cs="Arial"/>
                      <w:sz w:val="16"/>
                      <w:szCs w:val="16"/>
                      <w:lang w:eastAsia="es-CO"/>
                    </w:rPr>
                  </w:pPr>
                  <w:r w:rsidRPr="00EF29C1">
                    <w:rPr>
                      <w:rFonts w:cs="Arial"/>
                      <w:sz w:val="16"/>
                      <w:szCs w:val="16"/>
                      <w:lang w:eastAsia="es-CO"/>
                    </w:rPr>
                    <w:t xml:space="preserve">Persona que tenga 62 años o más, de acuerdo con la última actualización de la Base Maestra </w:t>
                  </w:r>
                </w:p>
              </w:tc>
              <w:tc>
                <w:tcPr>
                  <w:tcW w:w="1843" w:type="dxa"/>
                  <w:vAlign w:val="center"/>
                </w:tcPr>
                <w:p w14:paraId="202BF38C"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Base de datos de ciudadanos con tarjeta personalizada y activa.</w:t>
                  </w:r>
                </w:p>
              </w:tc>
              <w:tc>
                <w:tcPr>
                  <w:tcW w:w="1134" w:type="dxa"/>
                  <w:vAlign w:val="center"/>
                </w:tcPr>
                <w:p w14:paraId="512B14A8"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Mensual</w:t>
                  </w:r>
                </w:p>
              </w:tc>
              <w:tc>
                <w:tcPr>
                  <w:tcW w:w="1529" w:type="dxa"/>
                  <w:vAlign w:val="center"/>
                </w:tcPr>
                <w:p w14:paraId="7CC43FDA"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Empresa de Transporte del Tercer Milenio Transmilenio S.A.</w:t>
                  </w:r>
                </w:p>
              </w:tc>
            </w:tr>
            <w:tr w:rsidR="00EF29C1" w:rsidRPr="00EF29C1" w14:paraId="4B6508B0" w14:textId="77777777" w:rsidTr="00EF29C1">
              <w:trPr>
                <w:trHeight w:val="242"/>
                <w:jc w:val="center"/>
              </w:trPr>
              <w:tc>
                <w:tcPr>
                  <w:tcW w:w="2805" w:type="dxa"/>
                  <w:vMerge/>
                  <w:vAlign w:val="center"/>
                </w:tcPr>
                <w:p w14:paraId="1C2C2B1D" w14:textId="77777777" w:rsidR="00B168F5" w:rsidRPr="00EF29C1" w:rsidRDefault="00B168F5" w:rsidP="00EF29C1">
                  <w:pPr>
                    <w:tabs>
                      <w:tab w:val="left" w:pos="709"/>
                    </w:tabs>
                    <w:contextualSpacing/>
                    <w:jc w:val="both"/>
                    <w:rPr>
                      <w:rFonts w:cs="Arial"/>
                      <w:bCs/>
                      <w:sz w:val="16"/>
                      <w:szCs w:val="16"/>
                      <w:lang w:eastAsia="es-CO"/>
                    </w:rPr>
                  </w:pPr>
                </w:p>
              </w:tc>
              <w:tc>
                <w:tcPr>
                  <w:tcW w:w="1843" w:type="dxa"/>
                  <w:vAlign w:val="center"/>
                </w:tcPr>
                <w:p w14:paraId="657EBC05"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Base Maestra</w:t>
                  </w:r>
                </w:p>
              </w:tc>
              <w:tc>
                <w:tcPr>
                  <w:tcW w:w="1134" w:type="dxa"/>
                  <w:vAlign w:val="center"/>
                </w:tcPr>
                <w:p w14:paraId="49FFE668"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Trimestral</w:t>
                  </w:r>
                </w:p>
              </w:tc>
              <w:tc>
                <w:tcPr>
                  <w:tcW w:w="1529" w:type="dxa"/>
                  <w:vAlign w:val="center"/>
                </w:tcPr>
                <w:p w14:paraId="7936EE68"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rPr>
                    <w:t>Secretaría Distrital de Planeación – SDP</w:t>
                  </w:r>
                </w:p>
              </w:tc>
            </w:tr>
            <w:tr w:rsidR="00EF29C1" w:rsidRPr="00EF29C1" w14:paraId="71974891" w14:textId="77777777" w:rsidTr="004E1B9C">
              <w:trPr>
                <w:trHeight w:val="242"/>
                <w:jc w:val="center"/>
              </w:trPr>
              <w:tc>
                <w:tcPr>
                  <w:tcW w:w="2805" w:type="dxa"/>
                  <w:vMerge/>
                  <w:tcBorders>
                    <w:bottom w:val="nil"/>
                  </w:tcBorders>
                  <w:vAlign w:val="center"/>
                </w:tcPr>
                <w:p w14:paraId="7E0B19FB" w14:textId="77777777" w:rsidR="00B168F5" w:rsidRPr="00EF29C1" w:rsidRDefault="00B168F5" w:rsidP="00EF29C1">
                  <w:pPr>
                    <w:tabs>
                      <w:tab w:val="left" w:pos="709"/>
                    </w:tabs>
                    <w:contextualSpacing/>
                    <w:jc w:val="both"/>
                    <w:rPr>
                      <w:rFonts w:cs="Arial"/>
                      <w:bCs/>
                      <w:sz w:val="16"/>
                      <w:szCs w:val="16"/>
                      <w:lang w:eastAsia="es-CO"/>
                    </w:rPr>
                  </w:pPr>
                </w:p>
              </w:tc>
              <w:tc>
                <w:tcPr>
                  <w:tcW w:w="1843" w:type="dxa"/>
                  <w:tcBorders>
                    <w:bottom w:val="nil"/>
                  </w:tcBorders>
                  <w:vAlign w:val="center"/>
                </w:tcPr>
                <w:p w14:paraId="0AF0AE6B"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Registro Social de Hogares (RNEC)</w:t>
                  </w:r>
                </w:p>
              </w:tc>
              <w:tc>
                <w:tcPr>
                  <w:tcW w:w="1134" w:type="dxa"/>
                  <w:tcBorders>
                    <w:bottom w:val="nil"/>
                  </w:tcBorders>
                  <w:vAlign w:val="center"/>
                </w:tcPr>
                <w:p w14:paraId="4E5FF8A4"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Mensual (Mes vencido)</w:t>
                  </w:r>
                </w:p>
              </w:tc>
              <w:tc>
                <w:tcPr>
                  <w:tcW w:w="1529" w:type="dxa"/>
                  <w:tcBorders>
                    <w:bottom w:val="nil"/>
                  </w:tcBorders>
                  <w:vAlign w:val="center"/>
                </w:tcPr>
                <w:p w14:paraId="52D28724"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rPr>
                    <w:t>Secretaría Distrital de Planeación – SDP</w:t>
                  </w:r>
                </w:p>
              </w:tc>
            </w:tr>
          </w:tbl>
          <w:p w14:paraId="53C7D05F" w14:textId="77777777" w:rsidR="00B168F5" w:rsidRPr="00EF29C1" w:rsidRDefault="00B168F5" w:rsidP="00EF29C1">
            <w:pPr>
              <w:pStyle w:val="Textoindependiente"/>
              <w:spacing w:line="240" w:lineRule="auto"/>
              <w:ind w:right="112"/>
              <w:jc w:val="both"/>
              <w:rPr>
                <w:rFonts w:cs="Arial"/>
                <w:sz w:val="20"/>
                <w:szCs w:val="20"/>
                <w:lang w:eastAsia="es-CO"/>
              </w:rPr>
            </w:pPr>
          </w:p>
        </w:tc>
      </w:tr>
      <w:tr w:rsidR="00B168F5" w:rsidRPr="00B168F5" w14:paraId="68B9AFC0" w14:textId="77777777" w:rsidTr="0022433B">
        <w:trPr>
          <w:trHeight w:val="4813"/>
          <w:jc w:val="center"/>
        </w:trPr>
        <w:tc>
          <w:tcPr>
            <w:tcW w:w="1940" w:type="dxa"/>
            <w:vAlign w:val="center"/>
          </w:tcPr>
          <w:p w14:paraId="723D4352" w14:textId="77777777" w:rsidR="00B168F5" w:rsidRPr="00EF29C1" w:rsidRDefault="00B168F5" w:rsidP="00EF29C1">
            <w:pPr>
              <w:spacing w:line="240" w:lineRule="auto"/>
              <w:contextualSpacing/>
              <w:rPr>
                <w:rFonts w:cs="Arial"/>
                <w:sz w:val="20"/>
                <w:szCs w:val="20"/>
                <w:lang w:eastAsia="es-CO"/>
              </w:rPr>
            </w:pPr>
            <w:r w:rsidRPr="00EF29C1">
              <w:rPr>
                <w:rFonts w:cs="Arial"/>
                <w:sz w:val="20"/>
                <w:szCs w:val="20"/>
                <w:lang w:eastAsia="es-CO"/>
              </w:rPr>
              <w:t>Criterios de Egreso y Fuentes de Información</w:t>
            </w:r>
          </w:p>
        </w:tc>
        <w:tc>
          <w:tcPr>
            <w:tcW w:w="7455" w:type="dxa"/>
            <w:vAlign w:val="center"/>
          </w:tcPr>
          <w:p w14:paraId="334C8D5C" w14:textId="77777777" w:rsidR="00B168F5" w:rsidRPr="00EF29C1" w:rsidRDefault="00B168F5" w:rsidP="00EF29C1">
            <w:pPr>
              <w:spacing w:after="0" w:line="240" w:lineRule="auto"/>
              <w:rPr>
                <w:rFonts w:cs="Arial"/>
                <w:sz w:val="20"/>
                <w:szCs w:val="20"/>
              </w:rPr>
            </w:pPr>
          </w:p>
          <w:tbl>
            <w:tblPr>
              <w:tblStyle w:val="Tablaconcuadrcula"/>
              <w:tblW w:w="7311" w:type="dxa"/>
              <w:jc w:val="center"/>
              <w:tblLayout w:type="fixed"/>
              <w:tblLook w:val="04A0" w:firstRow="1" w:lastRow="0" w:firstColumn="1" w:lastColumn="0" w:noHBand="0" w:noVBand="1"/>
            </w:tblPr>
            <w:tblGrid>
              <w:gridCol w:w="2947"/>
              <w:gridCol w:w="1559"/>
              <w:gridCol w:w="1134"/>
              <w:gridCol w:w="1671"/>
            </w:tblGrid>
            <w:tr w:rsidR="00EF29C1" w:rsidRPr="00EF29C1" w14:paraId="7A23E608" w14:textId="77777777" w:rsidTr="004E1B9C">
              <w:trPr>
                <w:trHeight w:val="380"/>
                <w:jc w:val="center"/>
              </w:trPr>
              <w:tc>
                <w:tcPr>
                  <w:tcW w:w="2947" w:type="dxa"/>
                  <w:vAlign w:val="center"/>
                </w:tcPr>
                <w:p w14:paraId="1AD7E3E8"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Criterios de Egreso</w:t>
                  </w:r>
                </w:p>
              </w:tc>
              <w:tc>
                <w:tcPr>
                  <w:tcW w:w="1559" w:type="dxa"/>
                  <w:vAlign w:val="center"/>
                </w:tcPr>
                <w:p w14:paraId="674EFAD2"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Fuente de Información</w:t>
                  </w:r>
                </w:p>
              </w:tc>
              <w:tc>
                <w:tcPr>
                  <w:tcW w:w="1134" w:type="dxa"/>
                  <w:vAlign w:val="center"/>
                </w:tcPr>
                <w:p w14:paraId="5BF92553"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Periodicidad</w:t>
                  </w:r>
                </w:p>
              </w:tc>
              <w:tc>
                <w:tcPr>
                  <w:tcW w:w="1671" w:type="dxa"/>
                  <w:vAlign w:val="center"/>
                </w:tcPr>
                <w:p w14:paraId="0019D598"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Administrador</w:t>
                  </w:r>
                </w:p>
              </w:tc>
            </w:tr>
            <w:tr w:rsidR="00EF29C1" w:rsidRPr="00EF29C1" w14:paraId="30DAC745" w14:textId="77777777" w:rsidTr="004E1B9C">
              <w:trPr>
                <w:trHeight w:val="495"/>
                <w:jc w:val="center"/>
              </w:trPr>
              <w:tc>
                <w:tcPr>
                  <w:tcW w:w="2947" w:type="dxa"/>
                  <w:vAlign w:val="center"/>
                </w:tcPr>
                <w:p w14:paraId="4E3CBB7D" w14:textId="77777777" w:rsidR="00B168F5" w:rsidRPr="00EF29C1" w:rsidRDefault="00B168F5" w:rsidP="00EF29C1">
                  <w:pPr>
                    <w:tabs>
                      <w:tab w:val="left" w:pos="709"/>
                    </w:tabs>
                    <w:contextualSpacing/>
                    <w:jc w:val="both"/>
                    <w:rPr>
                      <w:rFonts w:cs="Arial"/>
                      <w:sz w:val="16"/>
                      <w:szCs w:val="16"/>
                      <w:lang w:eastAsia="es-CO"/>
                    </w:rPr>
                  </w:pPr>
                  <w:r w:rsidRPr="00EF29C1">
                    <w:rPr>
                      <w:rFonts w:cs="Arial"/>
                      <w:sz w:val="16"/>
                      <w:szCs w:val="16"/>
                      <w:lang w:eastAsia="es-CO"/>
                    </w:rPr>
                    <w:t>Retiro voluntario manifestado libre y expresamente por escrito</w:t>
                  </w:r>
                </w:p>
              </w:tc>
              <w:tc>
                <w:tcPr>
                  <w:tcW w:w="1559" w:type="dxa"/>
                  <w:vAlign w:val="center"/>
                </w:tcPr>
                <w:p w14:paraId="0AF19855"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Solicitud Ciudadana</w:t>
                  </w:r>
                </w:p>
              </w:tc>
              <w:tc>
                <w:tcPr>
                  <w:tcW w:w="1134" w:type="dxa"/>
                  <w:vAlign w:val="center"/>
                </w:tcPr>
                <w:p w14:paraId="716DBA43"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Demanda</w:t>
                  </w:r>
                </w:p>
              </w:tc>
              <w:tc>
                <w:tcPr>
                  <w:tcW w:w="1671" w:type="dxa"/>
                  <w:vAlign w:val="center"/>
                </w:tcPr>
                <w:p w14:paraId="198F7DD3"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Secretaría Distrital de Integración Social</w:t>
                  </w:r>
                </w:p>
              </w:tc>
            </w:tr>
            <w:tr w:rsidR="00EF29C1" w:rsidRPr="00EF29C1" w14:paraId="1B6BC567" w14:textId="77777777" w:rsidTr="004E1B9C">
              <w:trPr>
                <w:trHeight w:val="243"/>
                <w:jc w:val="center"/>
              </w:trPr>
              <w:tc>
                <w:tcPr>
                  <w:tcW w:w="2947" w:type="dxa"/>
                  <w:vMerge w:val="restart"/>
                  <w:vAlign w:val="center"/>
                </w:tcPr>
                <w:p w14:paraId="541B5DB5" w14:textId="77777777" w:rsidR="00B168F5" w:rsidRPr="00EF29C1" w:rsidRDefault="00B168F5" w:rsidP="00EF29C1">
                  <w:pPr>
                    <w:tabs>
                      <w:tab w:val="left" w:pos="709"/>
                    </w:tabs>
                    <w:contextualSpacing/>
                    <w:jc w:val="both"/>
                    <w:rPr>
                      <w:rFonts w:cs="Arial"/>
                      <w:sz w:val="16"/>
                      <w:szCs w:val="16"/>
                      <w:lang w:eastAsia="es-CO"/>
                    </w:rPr>
                  </w:pPr>
                  <w:r w:rsidRPr="00EF29C1">
                    <w:rPr>
                      <w:rFonts w:cs="Arial"/>
                      <w:sz w:val="16"/>
                      <w:szCs w:val="16"/>
                      <w:lang w:eastAsia="es-CO"/>
                    </w:rPr>
                    <w:t xml:space="preserve">Fallecimiento </w:t>
                  </w:r>
                </w:p>
              </w:tc>
              <w:tc>
                <w:tcPr>
                  <w:tcW w:w="1559" w:type="dxa"/>
                  <w:vAlign w:val="center"/>
                </w:tcPr>
                <w:p w14:paraId="38E6D912"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Fallecidos (Inhumados)</w:t>
                  </w:r>
                </w:p>
              </w:tc>
              <w:tc>
                <w:tcPr>
                  <w:tcW w:w="1134" w:type="dxa"/>
                  <w:vAlign w:val="center"/>
                </w:tcPr>
                <w:p w14:paraId="0B226C19"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Mensual (Mes Vencido)</w:t>
                  </w:r>
                </w:p>
              </w:tc>
              <w:tc>
                <w:tcPr>
                  <w:tcW w:w="1671" w:type="dxa"/>
                  <w:vAlign w:val="center"/>
                </w:tcPr>
                <w:p w14:paraId="4299A56B"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Secretaría Distrital de Salud</w:t>
                  </w:r>
                </w:p>
              </w:tc>
            </w:tr>
            <w:tr w:rsidR="00EF29C1" w:rsidRPr="00EF29C1" w14:paraId="0710B15F" w14:textId="77777777" w:rsidTr="004E1B9C">
              <w:trPr>
                <w:trHeight w:val="329"/>
                <w:jc w:val="center"/>
              </w:trPr>
              <w:tc>
                <w:tcPr>
                  <w:tcW w:w="2947" w:type="dxa"/>
                  <w:vMerge/>
                  <w:vAlign w:val="center"/>
                </w:tcPr>
                <w:p w14:paraId="1080B77E" w14:textId="77777777" w:rsidR="00B168F5" w:rsidRPr="00EF29C1" w:rsidRDefault="00B168F5" w:rsidP="00EF29C1">
                  <w:pPr>
                    <w:tabs>
                      <w:tab w:val="left" w:pos="709"/>
                    </w:tabs>
                    <w:contextualSpacing/>
                    <w:jc w:val="both"/>
                    <w:rPr>
                      <w:rFonts w:cs="Arial"/>
                      <w:sz w:val="16"/>
                      <w:szCs w:val="16"/>
                      <w:lang w:eastAsia="es-CO"/>
                    </w:rPr>
                  </w:pPr>
                </w:p>
              </w:tc>
              <w:tc>
                <w:tcPr>
                  <w:tcW w:w="1559" w:type="dxa"/>
                  <w:vAlign w:val="center"/>
                </w:tcPr>
                <w:p w14:paraId="350C23A8"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RNEC</w:t>
                  </w:r>
                </w:p>
              </w:tc>
              <w:tc>
                <w:tcPr>
                  <w:tcW w:w="1134" w:type="dxa"/>
                  <w:vAlign w:val="center"/>
                </w:tcPr>
                <w:p w14:paraId="2DC0B76E"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Mensual</w:t>
                  </w:r>
                </w:p>
              </w:tc>
              <w:tc>
                <w:tcPr>
                  <w:tcW w:w="1671" w:type="dxa"/>
                  <w:vAlign w:val="center"/>
                </w:tcPr>
                <w:p w14:paraId="5549B0CE"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Secretaría Distrital de Planeación</w:t>
                  </w:r>
                </w:p>
              </w:tc>
            </w:tr>
            <w:tr w:rsidR="00EF29C1" w:rsidRPr="00EF29C1" w14:paraId="04937A51" w14:textId="77777777" w:rsidTr="004E1B9C">
              <w:trPr>
                <w:trHeight w:val="243"/>
                <w:jc w:val="center"/>
              </w:trPr>
              <w:tc>
                <w:tcPr>
                  <w:tcW w:w="2947" w:type="dxa"/>
                  <w:vMerge w:val="restart"/>
                  <w:vAlign w:val="center"/>
                </w:tcPr>
                <w:p w14:paraId="26713785" w14:textId="77777777" w:rsidR="00B168F5" w:rsidRPr="00EF29C1" w:rsidRDefault="00B168F5" w:rsidP="00EF29C1">
                  <w:pPr>
                    <w:tabs>
                      <w:tab w:val="left" w:pos="709"/>
                    </w:tabs>
                    <w:contextualSpacing/>
                    <w:jc w:val="both"/>
                    <w:rPr>
                      <w:rFonts w:cs="Arial"/>
                      <w:sz w:val="16"/>
                      <w:szCs w:val="16"/>
                      <w:lang w:eastAsia="es-CO"/>
                    </w:rPr>
                  </w:pPr>
                  <w:r w:rsidRPr="00EF29C1">
                    <w:rPr>
                      <w:rFonts w:cs="Arial"/>
                      <w:sz w:val="16"/>
                      <w:szCs w:val="16"/>
                      <w:lang w:eastAsia="es-CO"/>
                    </w:rPr>
                    <w:t>Persona que deje de cumplir con las condiciones de la población objetivo y criterios de ingreso</w:t>
                  </w:r>
                </w:p>
              </w:tc>
              <w:tc>
                <w:tcPr>
                  <w:tcW w:w="1559" w:type="dxa"/>
                  <w:vAlign w:val="center"/>
                </w:tcPr>
                <w:p w14:paraId="606BB105"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Base Maestra</w:t>
                  </w:r>
                </w:p>
              </w:tc>
              <w:tc>
                <w:tcPr>
                  <w:tcW w:w="1134" w:type="dxa"/>
                  <w:vAlign w:val="center"/>
                </w:tcPr>
                <w:p w14:paraId="1E730681"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Trimestral</w:t>
                  </w:r>
                </w:p>
              </w:tc>
              <w:tc>
                <w:tcPr>
                  <w:tcW w:w="1671" w:type="dxa"/>
                  <w:vAlign w:val="center"/>
                </w:tcPr>
                <w:p w14:paraId="3DCD35BD"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Secretaría Distrital de Planeación – SDP</w:t>
                  </w:r>
                </w:p>
              </w:tc>
            </w:tr>
            <w:tr w:rsidR="00EF29C1" w:rsidRPr="00EF29C1" w14:paraId="27910582" w14:textId="77777777" w:rsidTr="004E1B9C">
              <w:trPr>
                <w:trHeight w:val="243"/>
                <w:jc w:val="center"/>
              </w:trPr>
              <w:tc>
                <w:tcPr>
                  <w:tcW w:w="2947" w:type="dxa"/>
                  <w:vMerge/>
                  <w:vAlign w:val="center"/>
                </w:tcPr>
                <w:p w14:paraId="28C8230F" w14:textId="77777777" w:rsidR="00B168F5" w:rsidRPr="00EF29C1" w:rsidRDefault="00B168F5" w:rsidP="00EF29C1">
                  <w:pPr>
                    <w:tabs>
                      <w:tab w:val="left" w:pos="709"/>
                    </w:tabs>
                    <w:contextualSpacing/>
                    <w:jc w:val="both"/>
                    <w:rPr>
                      <w:rFonts w:cs="Arial"/>
                      <w:bCs/>
                      <w:sz w:val="16"/>
                      <w:szCs w:val="16"/>
                      <w:lang w:eastAsia="es-CO"/>
                    </w:rPr>
                  </w:pPr>
                </w:p>
              </w:tc>
              <w:tc>
                <w:tcPr>
                  <w:tcW w:w="1559" w:type="dxa"/>
                  <w:vAlign w:val="center"/>
                </w:tcPr>
                <w:p w14:paraId="20F5C1AE"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Base de datos de ciudadanos con tarjeta personalizada y activa.</w:t>
                  </w:r>
                </w:p>
              </w:tc>
              <w:tc>
                <w:tcPr>
                  <w:tcW w:w="1134" w:type="dxa"/>
                  <w:vAlign w:val="center"/>
                </w:tcPr>
                <w:p w14:paraId="0F13F1C7"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Mensual</w:t>
                  </w:r>
                </w:p>
              </w:tc>
              <w:tc>
                <w:tcPr>
                  <w:tcW w:w="1671" w:type="dxa"/>
                  <w:vAlign w:val="center"/>
                </w:tcPr>
                <w:p w14:paraId="0B2F104D"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Empresa de Transporte del Tercer Milenio Transmilenio S.A.</w:t>
                  </w:r>
                </w:p>
              </w:tc>
            </w:tr>
            <w:tr w:rsidR="00EF29C1" w:rsidRPr="00EF29C1" w14:paraId="63116489" w14:textId="77777777" w:rsidTr="004E1B9C">
              <w:trPr>
                <w:trHeight w:val="259"/>
                <w:jc w:val="center"/>
              </w:trPr>
              <w:tc>
                <w:tcPr>
                  <w:tcW w:w="2947" w:type="dxa"/>
                  <w:vMerge/>
                  <w:vAlign w:val="center"/>
                </w:tcPr>
                <w:p w14:paraId="018D1429" w14:textId="77777777" w:rsidR="00B168F5" w:rsidRPr="00EF29C1" w:rsidRDefault="00B168F5" w:rsidP="00EF29C1">
                  <w:pPr>
                    <w:tabs>
                      <w:tab w:val="left" w:pos="709"/>
                    </w:tabs>
                    <w:contextualSpacing/>
                    <w:jc w:val="both"/>
                    <w:rPr>
                      <w:rFonts w:cs="Arial"/>
                      <w:bCs/>
                      <w:sz w:val="16"/>
                      <w:szCs w:val="16"/>
                      <w:lang w:eastAsia="es-CO"/>
                    </w:rPr>
                  </w:pPr>
                </w:p>
              </w:tc>
              <w:tc>
                <w:tcPr>
                  <w:tcW w:w="1559" w:type="dxa"/>
                  <w:vAlign w:val="center"/>
                </w:tcPr>
                <w:p w14:paraId="1C4B2AC2"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Base de SISPRO</w:t>
                  </w:r>
                </w:p>
              </w:tc>
              <w:tc>
                <w:tcPr>
                  <w:tcW w:w="1134" w:type="dxa"/>
                  <w:vAlign w:val="center"/>
                </w:tcPr>
                <w:p w14:paraId="0AB4215C"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Entrega única 2025</w:t>
                  </w:r>
                </w:p>
              </w:tc>
              <w:tc>
                <w:tcPr>
                  <w:tcW w:w="1671" w:type="dxa"/>
                  <w:vAlign w:val="center"/>
                </w:tcPr>
                <w:p w14:paraId="3B706CF9"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Ministerio de Salud y Protección Social.</w:t>
                  </w:r>
                </w:p>
              </w:tc>
            </w:tr>
            <w:tr w:rsidR="00EF29C1" w:rsidRPr="00EF29C1" w14:paraId="068BE975" w14:textId="77777777" w:rsidTr="004E1B9C">
              <w:trPr>
                <w:trHeight w:val="237"/>
                <w:jc w:val="center"/>
              </w:trPr>
              <w:tc>
                <w:tcPr>
                  <w:tcW w:w="2947" w:type="dxa"/>
                  <w:vMerge/>
                  <w:tcBorders>
                    <w:bottom w:val="single" w:sz="4" w:space="0" w:color="auto"/>
                  </w:tcBorders>
                  <w:vAlign w:val="center"/>
                </w:tcPr>
                <w:p w14:paraId="2D4AB649" w14:textId="77777777" w:rsidR="00B168F5" w:rsidRPr="00EF29C1" w:rsidRDefault="00B168F5" w:rsidP="00EF29C1">
                  <w:pPr>
                    <w:tabs>
                      <w:tab w:val="left" w:pos="709"/>
                    </w:tabs>
                    <w:contextualSpacing/>
                    <w:jc w:val="both"/>
                    <w:rPr>
                      <w:rFonts w:cs="Arial"/>
                      <w:bCs/>
                      <w:sz w:val="16"/>
                      <w:szCs w:val="16"/>
                      <w:lang w:eastAsia="es-CO"/>
                    </w:rPr>
                  </w:pPr>
                </w:p>
              </w:tc>
              <w:tc>
                <w:tcPr>
                  <w:tcW w:w="1559" w:type="dxa"/>
                  <w:tcBorders>
                    <w:bottom w:val="single" w:sz="4" w:space="0" w:color="auto"/>
                  </w:tcBorders>
                  <w:vAlign w:val="center"/>
                </w:tcPr>
                <w:p w14:paraId="263FD22F"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Registro Social de Hogares (RNEC)</w:t>
                  </w:r>
                </w:p>
              </w:tc>
              <w:tc>
                <w:tcPr>
                  <w:tcW w:w="1134" w:type="dxa"/>
                  <w:tcBorders>
                    <w:bottom w:val="single" w:sz="4" w:space="0" w:color="auto"/>
                  </w:tcBorders>
                  <w:vAlign w:val="center"/>
                </w:tcPr>
                <w:p w14:paraId="796F095F"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Mensual (Mes vencido)</w:t>
                  </w:r>
                </w:p>
              </w:tc>
              <w:tc>
                <w:tcPr>
                  <w:tcW w:w="1671" w:type="dxa"/>
                  <w:tcBorders>
                    <w:bottom w:val="single" w:sz="4" w:space="0" w:color="auto"/>
                  </w:tcBorders>
                  <w:vAlign w:val="center"/>
                </w:tcPr>
                <w:p w14:paraId="33C77979"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rPr>
                    <w:t>Secretaría Distrital de Planeación – SDP</w:t>
                  </w:r>
                </w:p>
              </w:tc>
            </w:tr>
            <w:tr w:rsidR="00EF29C1" w:rsidRPr="00EF29C1" w14:paraId="71421508" w14:textId="77777777" w:rsidTr="004E1B9C">
              <w:trPr>
                <w:trHeight w:val="206"/>
                <w:jc w:val="center"/>
              </w:trPr>
              <w:tc>
                <w:tcPr>
                  <w:tcW w:w="2947" w:type="dxa"/>
                  <w:tcBorders>
                    <w:bottom w:val="nil"/>
                  </w:tcBorders>
                  <w:vAlign w:val="center"/>
                </w:tcPr>
                <w:p w14:paraId="4087E075" w14:textId="77777777" w:rsidR="00B168F5" w:rsidRPr="00EF29C1" w:rsidRDefault="00B168F5" w:rsidP="00EF29C1">
                  <w:pPr>
                    <w:tabs>
                      <w:tab w:val="left" w:pos="709"/>
                    </w:tabs>
                    <w:contextualSpacing/>
                    <w:jc w:val="both"/>
                    <w:rPr>
                      <w:rFonts w:cs="Arial"/>
                      <w:sz w:val="16"/>
                      <w:szCs w:val="16"/>
                      <w:lang w:eastAsia="es-CO"/>
                    </w:rPr>
                  </w:pPr>
                  <w:r w:rsidRPr="00EF29C1">
                    <w:rPr>
                      <w:rFonts w:cs="Arial"/>
                      <w:sz w:val="16"/>
                      <w:szCs w:val="16"/>
                      <w:lang w:eastAsia="es-CO"/>
                    </w:rPr>
                    <w:t>Persona que sea reportada con uso indebido de los pasajes gratis.</w:t>
                  </w:r>
                </w:p>
              </w:tc>
              <w:tc>
                <w:tcPr>
                  <w:tcW w:w="1559" w:type="dxa"/>
                  <w:tcBorders>
                    <w:bottom w:val="nil"/>
                  </w:tcBorders>
                  <w:vAlign w:val="center"/>
                </w:tcPr>
                <w:p w14:paraId="37BAAFC3"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Listado de ciudadanos con reporte de uso indebido</w:t>
                  </w:r>
                </w:p>
              </w:tc>
              <w:tc>
                <w:tcPr>
                  <w:tcW w:w="1134" w:type="dxa"/>
                  <w:tcBorders>
                    <w:bottom w:val="nil"/>
                  </w:tcBorders>
                  <w:vAlign w:val="center"/>
                </w:tcPr>
                <w:p w14:paraId="0FF59BB7"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Mensual</w:t>
                  </w:r>
                </w:p>
              </w:tc>
              <w:tc>
                <w:tcPr>
                  <w:tcW w:w="1671" w:type="dxa"/>
                  <w:tcBorders>
                    <w:bottom w:val="nil"/>
                  </w:tcBorders>
                  <w:vAlign w:val="center"/>
                </w:tcPr>
                <w:p w14:paraId="5C638715" w14:textId="77777777" w:rsidR="00B168F5" w:rsidRPr="00EF29C1" w:rsidRDefault="00B168F5" w:rsidP="00EF29C1">
                  <w:pPr>
                    <w:tabs>
                      <w:tab w:val="left" w:pos="709"/>
                    </w:tabs>
                    <w:contextualSpacing/>
                    <w:jc w:val="center"/>
                    <w:rPr>
                      <w:rFonts w:cs="Arial"/>
                      <w:sz w:val="16"/>
                      <w:szCs w:val="16"/>
                      <w:lang w:eastAsia="es-CO"/>
                    </w:rPr>
                  </w:pPr>
                  <w:r w:rsidRPr="00EF29C1">
                    <w:rPr>
                      <w:rFonts w:cs="Arial"/>
                      <w:sz w:val="16"/>
                      <w:szCs w:val="16"/>
                      <w:lang w:eastAsia="es-CO"/>
                    </w:rPr>
                    <w:t>Empresa de Transporte del Tercer Milenio Transmilenio S.A.</w:t>
                  </w:r>
                </w:p>
              </w:tc>
            </w:tr>
          </w:tbl>
          <w:p w14:paraId="0F2DBD09" w14:textId="77777777" w:rsidR="00B168F5" w:rsidRPr="00EF29C1" w:rsidRDefault="00B168F5" w:rsidP="00EF29C1">
            <w:pPr>
              <w:tabs>
                <w:tab w:val="left" w:pos="709"/>
              </w:tabs>
              <w:spacing w:line="240" w:lineRule="auto"/>
              <w:contextualSpacing/>
              <w:jc w:val="both"/>
              <w:rPr>
                <w:rFonts w:cs="Arial"/>
                <w:sz w:val="20"/>
                <w:szCs w:val="20"/>
                <w:lang w:eastAsia="es-CO"/>
              </w:rPr>
            </w:pPr>
          </w:p>
        </w:tc>
      </w:tr>
      <w:tr w:rsidR="00B168F5" w:rsidRPr="00B168F5" w14:paraId="199E9251" w14:textId="77777777" w:rsidTr="004E1B9C">
        <w:trPr>
          <w:trHeight w:val="817"/>
          <w:jc w:val="center"/>
        </w:trPr>
        <w:tc>
          <w:tcPr>
            <w:tcW w:w="1940" w:type="dxa"/>
            <w:vAlign w:val="center"/>
          </w:tcPr>
          <w:p w14:paraId="36983C68" w14:textId="0C0830D9" w:rsidR="00B168F5" w:rsidRPr="00EF29C1" w:rsidRDefault="00B168F5" w:rsidP="004E1B9C">
            <w:pPr>
              <w:spacing w:after="0" w:line="240" w:lineRule="auto"/>
              <w:contextualSpacing/>
              <w:rPr>
                <w:rFonts w:cs="Arial"/>
                <w:sz w:val="20"/>
                <w:szCs w:val="20"/>
                <w:lang w:eastAsia="es-CO"/>
              </w:rPr>
            </w:pPr>
            <w:r w:rsidRPr="00EF29C1">
              <w:rPr>
                <w:rFonts w:cs="Arial"/>
                <w:sz w:val="20"/>
                <w:szCs w:val="20"/>
                <w:lang w:eastAsia="es-CO"/>
              </w:rPr>
              <w:t>Restricciones y fuentes de información</w:t>
            </w:r>
          </w:p>
        </w:tc>
        <w:tc>
          <w:tcPr>
            <w:tcW w:w="7455" w:type="dxa"/>
            <w:vAlign w:val="center"/>
          </w:tcPr>
          <w:p w14:paraId="452E3B1D" w14:textId="1A638C32" w:rsidR="00B168F5" w:rsidRPr="00EF29C1" w:rsidRDefault="00B168F5" w:rsidP="004E1B9C">
            <w:pPr>
              <w:spacing w:after="0" w:line="240" w:lineRule="auto"/>
              <w:rPr>
                <w:rFonts w:cs="Arial"/>
                <w:sz w:val="20"/>
                <w:szCs w:val="20"/>
              </w:rPr>
            </w:pPr>
            <w:r w:rsidRPr="00EF29C1">
              <w:rPr>
                <w:rFonts w:cs="Arial"/>
                <w:sz w:val="20"/>
                <w:szCs w:val="20"/>
              </w:rPr>
              <w:t>No aplica</w:t>
            </w:r>
            <w:r w:rsidR="00EF29C1" w:rsidRPr="00EF29C1">
              <w:rPr>
                <w:rFonts w:cs="Arial"/>
                <w:sz w:val="20"/>
                <w:szCs w:val="20"/>
              </w:rPr>
              <w:t>.</w:t>
            </w:r>
          </w:p>
        </w:tc>
      </w:tr>
      <w:tr w:rsidR="00B168F5" w:rsidRPr="00B168F5" w14:paraId="4B6D47F7" w14:textId="77777777" w:rsidTr="0022433B">
        <w:trPr>
          <w:trHeight w:val="983"/>
          <w:jc w:val="center"/>
        </w:trPr>
        <w:tc>
          <w:tcPr>
            <w:tcW w:w="1940" w:type="dxa"/>
            <w:vAlign w:val="center"/>
          </w:tcPr>
          <w:p w14:paraId="735FEB8A" w14:textId="77777777" w:rsidR="00B168F5" w:rsidRPr="00EF29C1" w:rsidRDefault="00B168F5" w:rsidP="00EF29C1">
            <w:pPr>
              <w:spacing w:line="240" w:lineRule="auto"/>
              <w:contextualSpacing/>
              <w:rPr>
                <w:rFonts w:cs="Arial"/>
                <w:sz w:val="20"/>
                <w:szCs w:val="20"/>
                <w:lang w:eastAsia="es-CO"/>
              </w:rPr>
            </w:pPr>
            <w:r w:rsidRPr="00EF29C1">
              <w:rPr>
                <w:rFonts w:cs="Arial"/>
                <w:sz w:val="20"/>
                <w:szCs w:val="20"/>
                <w:lang w:eastAsia="es-CO"/>
              </w:rPr>
              <w:t>Ejecución</w:t>
            </w:r>
          </w:p>
        </w:tc>
        <w:tc>
          <w:tcPr>
            <w:tcW w:w="7455" w:type="dxa"/>
            <w:vAlign w:val="center"/>
          </w:tcPr>
          <w:p w14:paraId="2F8E69B8" w14:textId="319B99F6" w:rsidR="00B168F5" w:rsidRPr="00EF29C1" w:rsidRDefault="00B168F5" w:rsidP="00EF29C1">
            <w:pPr>
              <w:tabs>
                <w:tab w:val="left" w:pos="709"/>
              </w:tabs>
              <w:spacing w:after="0" w:line="240" w:lineRule="auto"/>
              <w:contextualSpacing/>
              <w:jc w:val="both"/>
              <w:rPr>
                <w:rFonts w:eastAsia="Arial" w:cs="Arial"/>
                <w:sz w:val="20"/>
                <w:szCs w:val="20"/>
                <w:lang w:eastAsia="es-CO"/>
              </w:rPr>
            </w:pPr>
            <w:r w:rsidRPr="00EF29C1">
              <w:rPr>
                <w:rFonts w:eastAsia="Arial" w:cs="Arial"/>
                <w:sz w:val="20"/>
                <w:szCs w:val="20"/>
                <w:lang w:eastAsia="es-CO"/>
              </w:rPr>
              <w:t xml:space="preserve">El componente de “Pasajes Gratis” de la Estrategia de Ingreso Mínimo Garantizado (IMG), considera tres tipologías: a) Dirigida a personas pobres extremas, entre 16 y 61 años; b) Dirigida a personas con discapacidad; y c) Dirigida a personas mayores de 62 años. Consiste en la entrega mensual y progresiva de pasajes gratuitos en el Sistema Integrado de Transporte Público (SITP) de la ciudad de Bogotá D.C. Para que las personas beneficiarias puedan acceder al subsidio deben tener la tarjeta personalizada y activa. Es necesario aclarar que las personas solo pueden ser beneficiarias de una de las tres tipologías de ayuda. </w:t>
            </w:r>
          </w:p>
          <w:p w14:paraId="532A1B92" w14:textId="77777777" w:rsidR="00225881" w:rsidRPr="00EF29C1" w:rsidRDefault="00225881" w:rsidP="00EF29C1">
            <w:pPr>
              <w:tabs>
                <w:tab w:val="left" w:pos="709"/>
              </w:tabs>
              <w:spacing w:after="0" w:line="240" w:lineRule="auto"/>
              <w:contextualSpacing/>
              <w:jc w:val="both"/>
              <w:rPr>
                <w:rFonts w:eastAsia="Arial" w:cs="Arial"/>
                <w:sz w:val="20"/>
                <w:szCs w:val="20"/>
                <w:lang w:eastAsia="es-CO"/>
              </w:rPr>
            </w:pPr>
          </w:p>
          <w:p w14:paraId="057A94E9" w14:textId="77777777" w:rsidR="00B168F5" w:rsidRPr="00EF29C1" w:rsidRDefault="00B168F5" w:rsidP="00EF29C1">
            <w:pPr>
              <w:tabs>
                <w:tab w:val="left" w:pos="709"/>
              </w:tabs>
              <w:spacing w:after="0" w:line="240" w:lineRule="auto"/>
              <w:contextualSpacing/>
              <w:jc w:val="both"/>
              <w:rPr>
                <w:rFonts w:eastAsia="Arial" w:cs="Arial"/>
                <w:sz w:val="20"/>
                <w:szCs w:val="20"/>
                <w:lang w:eastAsia="es-CO"/>
              </w:rPr>
            </w:pPr>
            <w:r w:rsidRPr="00EF29C1">
              <w:rPr>
                <w:rFonts w:eastAsia="Arial" w:cs="Arial"/>
                <w:sz w:val="20"/>
                <w:szCs w:val="20"/>
                <w:lang w:eastAsia="es-CO"/>
              </w:rPr>
              <w:t>Para el caso de las tipologías a) Dirigida a personas pobres extremas, entre 16 y 61 años y c) Dirigida a personas mayores de 62 años, la verificación del cumplimiento del criterio asociado a la edad de la persona beneficiaria se realiza de acuerdo con la información registrada de esta en la última actualización de la Base maestra consolidada por la Secretaría Distrital de Planeación. Estas actualizaciones se realizan cuatro veces al año en los meses de enero, abril, julio y octubre, para su aplicación en los meses de febrero, mayo, agosto y noviembre respectivamente. Los ingresos de nuevas personas beneficiarias que estén asociados al cumplimiento de este requisito (es decir, para aquellas personas que cumplen las edades requeridas para ser beneficiarias de la recarga), estarán condicionados a la disponibilidad presupuestal.</w:t>
            </w:r>
          </w:p>
          <w:p w14:paraId="4AAF52AF" w14:textId="77777777" w:rsidR="00B168F5" w:rsidRPr="00EF29C1" w:rsidRDefault="00B168F5" w:rsidP="00EF29C1">
            <w:pPr>
              <w:tabs>
                <w:tab w:val="left" w:pos="709"/>
              </w:tabs>
              <w:spacing w:line="240" w:lineRule="auto"/>
              <w:contextualSpacing/>
              <w:jc w:val="both"/>
              <w:rPr>
                <w:rFonts w:eastAsia="Arial" w:cs="Arial"/>
                <w:sz w:val="20"/>
                <w:szCs w:val="20"/>
                <w:lang w:eastAsia="es-CO"/>
              </w:rPr>
            </w:pPr>
          </w:p>
          <w:p w14:paraId="4303EB93" w14:textId="77777777" w:rsidR="00B168F5" w:rsidRPr="00EF29C1" w:rsidRDefault="00B168F5" w:rsidP="00EF29C1">
            <w:pPr>
              <w:tabs>
                <w:tab w:val="left" w:pos="709"/>
              </w:tabs>
              <w:spacing w:line="240" w:lineRule="auto"/>
              <w:contextualSpacing/>
              <w:jc w:val="both"/>
              <w:rPr>
                <w:rFonts w:eastAsia="Arial" w:cs="Arial"/>
                <w:sz w:val="20"/>
                <w:szCs w:val="20"/>
                <w:lang w:eastAsia="es-CO"/>
              </w:rPr>
            </w:pPr>
            <w:r w:rsidRPr="00EF29C1">
              <w:rPr>
                <w:rFonts w:eastAsia="Arial" w:cs="Arial"/>
                <w:sz w:val="20"/>
                <w:szCs w:val="20"/>
                <w:lang w:eastAsia="es-CO"/>
              </w:rPr>
              <w:t>Para activar los pasajes otorgados, las personas beneficiarias deberán acercarse cada mes a las estaciones de Transmilenio y realizar la activación en la taquilla, por medio de los dispositivos ATM que tengan pantalla (cajeros dentro de las estaciones de Transmilenio que permiten la recarga de tarjetas TuLlave), tendrán 30 días calendario de cada mes para realizarlo. Los pasajes gratuitos serán cargados de forma automática, una vez se solicite la activación del beneficio</w:t>
            </w:r>
          </w:p>
          <w:p w14:paraId="087144BE" w14:textId="77777777" w:rsidR="00B168F5" w:rsidRPr="00EF29C1" w:rsidRDefault="00B168F5" w:rsidP="00EF29C1">
            <w:pPr>
              <w:tabs>
                <w:tab w:val="left" w:pos="709"/>
              </w:tabs>
              <w:spacing w:line="240" w:lineRule="auto"/>
              <w:contextualSpacing/>
              <w:jc w:val="both"/>
              <w:rPr>
                <w:rFonts w:eastAsia="Arial" w:cs="Arial"/>
                <w:sz w:val="20"/>
                <w:szCs w:val="20"/>
                <w:lang w:eastAsia="es-CO"/>
              </w:rPr>
            </w:pPr>
          </w:p>
          <w:p w14:paraId="7C66D46F" w14:textId="77777777" w:rsidR="00B168F5" w:rsidRPr="00EF29C1" w:rsidRDefault="00B168F5" w:rsidP="00EF29C1">
            <w:pPr>
              <w:tabs>
                <w:tab w:val="left" w:pos="709"/>
              </w:tabs>
              <w:spacing w:line="240" w:lineRule="auto"/>
              <w:contextualSpacing/>
              <w:jc w:val="both"/>
              <w:rPr>
                <w:rFonts w:eastAsia="Arial" w:cs="Arial"/>
                <w:sz w:val="20"/>
                <w:szCs w:val="20"/>
                <w:lang w:val="es-MX" w:eastAsia="es-CO"/>
              </w:rPr>
            </w:pPr>
            <w:r w:rsidRPr="00EF29C1">
              <w:rPr>
                <w:rFonts w:eastAsia="Arial" w:cs="Arial"/>
                <w:sz w:val="20"/>
                <w:szCs w:val="20"/>
                <w:lang w:eastAsia="es-CO"/>
              </w:rPr>
              <w:t xml:space="preserve">La Dirección de Transferencias tras recibir la Base de datos de ciudadanos con tarjeta personalizada y activa, mensualmente aplica los filtros correspondientes para verificar los criterios de ingreso, el uso del subsidio, y se realizan controles de calidad (bloqueos) para definir la cantidad de pasajes gratuitos asignados a cada persona beneficiaria de manera progresiva. Lo que significa que existe progresividad entre los grupos de población beneficiaria (tienen prevalencia las personas con discapacidad, en primer lugar; las personas mayores, en segundo lugar; y las personas en pobreza; en tercer lugar) y al interior de cada grupo de población de acuerdo con la situación socioeconómica de las personas beneficiarias (las personas en mayor pobreza reciben más pasajes gratis y las personas en menor pobreza reciben menos de acuerdo con el perfil SISBEN). Posteriormente, una vez se tienen identificadas las personas beneficiarias y la </w:t>
            </w:r>
            <w:r w:rsidRPr="00EF29C1">
              <w:rPr>
                <w:rFonts w:eastAsia="Arial" w:cs="Arial"/>
                <w:sz w:val="20"/>
                <w:szCs w:val="20"/>
                <w:lang w:val="es-MX" w:eastAsia="es-CO"/>
              </w:rPr>
              <w:t xml:space="preserve">cantidad de pasajes asignados, se realiza la consolidación de los listados que serán remitidos a Transmilenio para que Recaudo Bogotá realice la recarga de las tarjetas personalizadas activas. </w:t>
            </w:r>
          </w:p>
          <w:p w14:paraId="0FF094FF" w14:textId="77777777" w:rsidR="00B168F5" w:rsidRPr="00EF29C1" w:rsidRDefault="00B168F5" w:rsidP="00EF29C1">
            <w:pPr>
              <w:tabs>
                <w:tab w:val="left" w:pos="709"/>
              </w:tabs>
              <w:spacing w:line="240" w:lineRule="auto"/>
              <w:contextualSpacing/>
              <w:jc w:val="both"/>
              <w:rPr>
                <w:rFonts w:eastAsia="Arial" w:cs="Arial"/>
                <w:sz w:val="20"/>
                <w:szCs w:val="20"/>
                <w:lang w:val="es-MX" w:eastAsia="es-CO"/>
              </w:rPr>
            </w:pPr>
          </w:p>
          <w:p w14:paraId="1B90B90E" w14:textId="77777777" w:rsidR="00B168F5" w:rsidRPr="00EF29C1" w:rsidRDefault="00B168F5" w:rsidP="00EF29C1">
            <w:pPr>
              <w:tabs>
                <w:tab w:val="left" w:pos="709"/>
              </w:tabs>
              <w:spacing w:line="240" w:lineRule="auto"/>
              <w:contextualSpacing/>
              <w:jc w:val="both"/>
              <w:rPr>
                <w:rFonts w:eastAsia="Arial" w:cs="Arial"/>
                <w:sz w:val="20"/>
                <w:szCs w:val="20"/>
                <w:lang w:val="es-MX" w:eastAsia="es-CO"/>
              </w:rPr>
            </w:pPr>
            <w:r w:rsidRPr="00EF29C1">
              <w:rPr>
                <w:rFonts w:eastAsia="Arial" w:cs="Arial"/>
                <w:sz w:val="20"/>
                <w:szCs w:val="20"/>
                <w:lang w:val="es-MX" w:eastAsia="es-CO"/>
              </w:rPr>
              <w:t>Es necesario señalar que, dado que la cantidad de pasajes gratuitos que tendrá cada tipología de personas beneficiaria es progresiva, se tendrá en cuenta para la asignación la categoría del SISBEN IV y la normatividad en subsidios de transporte para personas mayores y personas con discapacidad. Además, mensualmente se realiza la confirmación del uso del subsidio para determinar el monto que se asigna y para establecer, de ser necesario, suspensiones por no uso o uso inadecuado.</w:t>
            </w:r>
          </w:p>
          <w:p w14:paraId="1A180D54" w14:textId="77777777" w:rsidR="00B168F5" w:rsidRPr="00EF29C1" w:rsidRDefault="00B168F5" w:rsidP="00EF29C1">
            <w:pPr>
              <w:tabs>
                <w:tab w:val="left" w:pos="709"/>
              </w:tabs>
              <w:spacing w:line="240" w:lineRule="auto"/>
              <w:contextualSpacing/>
              <w:jc w:val="both"/>
              <w:rPr>
                <w:rFonts w:eastAsia="Arial" w:cs="Arial"/>
                <w:sz w:val="20"/>
                <w:szCs w:val="20"/>
                <w:lang w:val="es-MX" w:eastAsia="es-CO"/>
              </w:rPr>
            </w:pPr>
          </w:p>
          <w:p w14:paraId="27C40EAF" w14:textId="77777777" w:rsidR="00B168F5" w:rsidRPr="00EF29C1" w:rsidRDefault="00B168F5" w:rsidP="00EF29C1">
            <w:pPr>
              <w:tabs>
                <w:tab w:val="left" w:pos="709"/>
              </w:tabs>
              <w:spacing w:line="240" w:lineRule="auto"/>
              <w:contextualSpacing/>
              <w:jc w:val="both"/>
              <w:rPr>
                <w:rFonts w:eastAsia="Arial" w:cs="Arial"/>
                <w:sz w:val="20"/>
                <w:szCs w:val="20"/>
                <w:lang w:val="es-MX" w:eastAsia="es-CO"/>
              </w:rPr>
            </w:pPr>
            <w:r w:rsidRPr="00EF29C1">
              <w:rPr>
                <w:rFonts w:eastAsia="Arial" w:cs="Arial"/>
                <w:sz w:val="20"/>
                <w:szCs w:val="20"/>
                <w:lang w:val="es-MX" w:eastAsia="es-CO"/>
              </w:rPr>
              <w:t>Por lo tanto, se realizará la verificación mensual para identificar a aquellas personas beneficiarias que no realizaron la activación de los pasajes durante un periodo de tres meses consecutivos. A partir de dicho análisis se aplicarán suspensiones a la recarga de pasajes a las personas beneficiarias de la tipología c) Dirigida a personas mayores de 62 años con SISBEN IV categoría D y sin SISBEN.</w:t>
            </w:r>
          </w:p>
          <w:p w14:paraId="277407C6" w14:textId="77777777" w:rsidR="00B168F5" w:rsidRPr="00EF29C1" w:rsidRDefault="00B168F5" w:rsidP="00EF29C1">
            <w:pPr>
              <w:tabs>
                <w:tab w:val="left" w:pos="709"/>
              </w:tabs>
              <w:spacing w:line="240" w:lineRule="auto"/>
              <w:contextualSpacing/>
              <w:jc w:val="both"/>
              <w:rPr>
                <w:rFonts w:eastAsia="Arial" w:cs="Arial"/>
                <w:sz w:val="20"/>
                <w:szCs w:val="20"/>
                <w:lang w:val="es-MX" w:eastAsia="es-CO"/>
              </w:rPr>
            </w:pPr>
          </w:p>
          <w:p w14:paraId="295AF340" w14:textId="77777777" w:rsidR="00B168F5" w:rsidRPr="00EF29C1" w:rsidRDefault="00B168F5" w:rsidP="00EF29C1">
            <w:pPr>
              <w:tabs>
                <w:tab w:val="left" w:pos="709"/>
              </w:tabs>
              <w:spacing w:line="240" w:lineRule="auto"/>
              <w:contextualSpacing/>
              <w:jc w:val="both"/>
              <w:rPr>
                <w:rFonts w:eastAsia="Arial" w:cs="Arial"/>
                <w:sz w:val="20"/>
                <w:szCs w:val="20"/>
                <w:lang w:val="es-MX" w:eastAsia="es-CO"/>
              </w:rPr>
            </w:pPr>
            <w:r w:rsidRPr="00EF29C1">
              <w:rPr>
                <w:rFonts w:eastAsia="Arial" w:cs="Arial"/>
                <w:sz w:val="20"/>
                <w:szCs w:val="20"/>
                <w:lang w:val="es-MX" w:eastAsia="es-CO"/>
              </w:rPr>
              <w:t>Para la recarga de Pasajes Gratis, se realiza el proceso de verificación de cumplimiento de los criterios y cuando se evidencian inconsistencias en la información se establecen bloqueos, es decir, que no se genera la recarga a la tarjeta de la persona beneficiaria hasta que se solucione la inconsistencia. Los bloqueos establecidos son:</w:t>
            </w:r>
          </w:p>
          <w:p w14:paraId="21329A32" w14:textId="77777777" w:rsidR="00B168F5" w:rsidRPr="00EF29C1" w:rsidRDefault="00B168F5" w:rsidP="00EF29C1">
            <w:pPr>
              <w:pStyle w:val="Ttulo1"/>
              <w:rPr>
                <w:rFonts w:eastAsia="Arial"/>
                <w:sz w:val="20"/>
                <w:szCs w:val="20"/>
                <w:lang w:val="es-MX" w:eastAsia="es-CO"/>
              </w:rPr>
            </w:pPr>
          </w:p>
          <w:p w14:paraId="2D522FA1" w14:textId="77777777" w:rsidR="00B168F5" w:rsidRPr="00EF29C1" w:rsidRDefault="00B168F5" w:rsidP="00EF29C1">
            <w:pPr>
              <w:pStyle w:val="Ttulo1"/>
              <w:numPr>
                <w:ilvl w:val="0"/>
                <w:numId w:val="175"/>
              </w:numPr>
              <w:rPr>
                <w:rFonts w:eastAsia="Arial"/>
                <w:sz w:val="20"/>
                <w:szCs w:val="20"/>
                <w:lang w:val="es-MX" w:eastAsia="es-CO"/>
              </w:rPr>
            </w:pPr>
            <w:r w:rsidRPr="00EF29C1">
              <w:rPr>
                <w:rFonts w:eastAsia="Arial"/>
                <w:sz w:val="20"/>
                <w:szCs w:val="20"/>
                <w:lang w:val="es-MX" w:eastAsia="es-CO"/>
              </w:rPr>
              <w:t>Bloqueo SISBEN: Cuando en la base de datos del SISBEN, la persona beneficiaria aparece con inconsistencias en la información reportada.</w:t>
            </w:r>
          </w:p>
          <w:p w14:paraId="44FA078F" w14:textId="77777777" w:rsidR="00B168F5" w:rsidRPr="00EF29C1" w:rsidRDefault="00B168F5" w:rsidP="00EF29C1">
            <w:pPr>
              <w:pStyle w:val="Ttulo1"/>
              <w:numPr>
                <w:ilvl w:val="0"/>
                <w:numId w:val="175"/>
              </w:numPr>
              <w:rPr>
                <w:rFonts w:eastAsia="Arial"/>
                <w:sz w:val="20"/>
                <w:szCs w:val="20"/>
                <w:lang w:val="es-MX" w:eastAsia="es-CO"/>
              </w:rPr>
            </w:pPr>
            <w:r w:rsidRPr="00EF29C1">
              <w:rPr>
                <w:rFonts w:eastAsia="Arial"/>
                <w:sz w:val="20"/>
                <w:szCs w:val="20"/>
                <w:lang w:val="es-MX" w:eastAsia="es-CO"/>
              </w:rPr>
              <w:t>Bloqueo RNEC: Bloqueo del cruce de información contra la fuente de Registraduría Nacional del Estado Civil, en el cual la información de identificación de la persona beneficiaria en las fuentes de información de focalización de SDIS no es compatible con la información de las consultas en la fuente de la Registraduría Nacional.</w:t>
            </w:r>
          </w:p>
          <w:p w14:paraId="01E9B306" w14:textId="41447B7B" w:rsidR="00B168F5" w:rsidRPr="00EF29C1" w:rsidRDefault="00B168F5" w:rsidP="00EF29C1">
            <w:pPr>
              <w:pStyle w:val="Ttulo1"/>
              <w:numPr>
                <w:ilvl w:val="0"/>
                <w:numId w:val="175"/>
              </w:numPr>
              <w:rPr>
                <w:rFonts w:eastAsia="Arial"/>
                <w:sz w:val="20"/>
                <w:szCs w:val="20"/>
                <w:lang w:val="es-MX" w:eastAsia="es-CO"/>
              </w:rPr>
            </w:pPr>
            <w:r w:rsidRPr="00EF29C1">
              <w:rPr>
                <w:rFonts w:eastAsia="Arial"/>
                <w:sz w:val="20"/>
                <w:szCs w:val="20"/>
                <w:lang w:val="es-MX" w:eastAsia="es-CO"/>
              </w:rPr>
              <w:t>Bloqueo por inconsistencias entre fuentes de información de focalización: Si la persona beneficiaria presenta variables de identificación que son diferentes entre las fuentes de información que usa SDIS para la focalización del componente.</w:t>
            </w:r>
          </w:p>
          <w:p w14:paraId="2E5F8EBB" w14:textId="77777777" w:rsidR="00CD4A2B" w:rsidRPr="00EF29C1" w:rsidRDefault="00CD4A2B" w:rsidP="004E1B9C">
            <w:pPr>
              <w:spacing w:after="0" w:line="240" w:lineRule="auto"/>
              <w:rPr>
                <w:rFonts w:eastAsia="Arial" w:cs="Arial"/>
                <w:sz w:val="20"/>
                <w:szCs w:val="20"/>
                <w:lang w:val="es-MX" w:eastAsia="es-CO"/>
              </w:rPr>
            </w:pPr>
          </w:p>
          <w:p w14:paraId="77C0FEA0" w14:textId="66CDD823" w:rsidR="00B168F5" w:rsidRPr="00EF29C1" w:rsidRDefault="00B168F5" w:rsidP="00EF29C1">
            <w:pPr>
              <w:tabs>
                <w:tab w:val="left" w:pos="709"/>
              </w:tabs>
              <w:spacing w:after="0" w:line="240" w:lineRule="auto"/>
              <w:contextualSpacing/>
              <w:jc w:val="both"/>
              <w:rPr>
                <w:rFonts w:eastAsia="Arial" w:cs="Arial"/>
                <w:sz w:val="20"/>
                <w:szCs w:val="20"/>
                <w:lang w:eastAsia="es-CO"/>
              </w:rPr>
            </w:pPr>
            <w:r w:rsidRPr="00EF29C1">
              <w:rPr>
                <w:rFonts w:eastAsia="Arial" w:cs="Arial"/>
                <w:sz w:val="20"/>
                <w:szCs w:val="20"/>
                <w:lang w:val="es-MX" w:eastAsia="es-CO"/>
              </w:rPr>
              <w:t>Una vez la persona beneficiaria solucione las inconsistencias generadoras de los bloqueos deberá solicitar a la SDIS, mediante los canales que dispone la entidad para la atención a la ciudadanía</w:t>
            </w:r>
            <w:r w:rsidRPr="00EF29C1">
              <w:rPr>
                <w:rFonts w:eastAsia="Arial" w:cs="Arial"/>
                <w:sz w:val="20"/>
                <w:szCs w:val="20"/>
                <w:lang w:eastAsia="es-CO"/>
              </w:rPr>
              <w:t>, la aplicación de los pasajes retroactivos que dejó de recibir. Esta solicitud deberá recibirse antes de la fecha de recepción mensual de la base de tarjetas personalizadas activas que remite TRANSMILENIO S.A. a SDIS, para que el proceso de verificación del estado del bloqueo pueda realizarse en el mismo mes. Si la solicitud llega con posterioridad a la fecha de recepción de dicha base, su solicitud será validada para el siguiente mes.</w:t>
            </w:r>
          </w:p>
          <w:p w14:paraId="41F534DD" w14:textId="77777777" w:rsidR="00B168F5" w:rsidRPr="00EF29C1" w:rsidRDefault="00B168F5" w:rsidP="00EF29C1">
            <w:pPr>
              <w:tabs>
                <w:tab w:val="left" w:pos="709"/>
              </w:tabs>
              <w:spacing w:after="0" w:line="240" w:lineRule="auto"/>
              <w:contextualSpacing/>
              <w:jc w:val="both"/>
              <w:rPr>
                <w:rFonts w:eastAsia="Arial" w:cs="Arial"/>
                <w:sz w:val="20"/>
                <w:szCs w:val="20"/>
                <w:lang w:eastAsia="es-CO"/>
              </w:rPr>
            </w:pPr>
          </w:p>
          <w:p w14:paraId="76F9DC1F" w14:textId="77777777" w:rsidR="00B168F5" w:rsidRPr="00EF29C1" w:rsidRDefault="00B168F5" w:rsidP="00EF29C1">
            <w:pPr>
              <w:tabs>
                <w:tab w:val="left" w:pos="709"/>
              </w:tabs>
              <w:spacing w:after="0" w:line="240" w:lineRule="auto"/>
              <w:contextualSpacing/>
              <w:jc w:val="both"/>
              <w:rPr>
                <w:rFonts w:eastAsia="Arial" w:cs="Arial"/>
                <w:sz w:val="20"/>
                <w:szCs w:val="20"/>
                <w:lang w:eastAsia="es-CO"/>
              </w:rPr>
            </w:pPr>
            <w:r w:rsidRPr="00EF29C1">
              <w:rPr>
                <w:rFonts w:eastAsia="Arial" w:cs="Arial"/>
                <w:sz w:val="20"/>
                <w:szCs w:val="20"/>
                <w:lang w:eastAsia="es-CO"/>
              </w:rPr>
              <w:t>Tras la verificación de la situación del bloqueo, se le otorgarán los pasajes retroactivos que se hayan dejado de recargar durante los meses que permaneció el bloqueo, siempre y cuando su grupo del SISBEN no se haya modificado durante el periodo del bloqueo.  Los pagos retroactivos no se realizarán en un solo mes de recarga, sino equitativamente en un número de meses de recarga igual a los que permaneció bloqueado.</w:t>
            </w:r>
          </w:p>
          <w:p w14:paraId="6A7E894B" w14:textId="77777777" w:rsidR="00B168F5" w:rsidRPr="00EF29C1" w:rsidRDefault="00B168F5" w:rsidP="00EF29C1">
            <w:pPr>
              <w:tabs>
                <w:tab w:val="left" w:pos="709"/>
              </w:tabs>
              <w:spacing w:after="0" w:line="240" w:lineRule="auto"/>
              <w:contextualSpacing/>
              <w:jc w:val="both"/>
              <w:rPr>
                <w:rFonts w:eastAsia="Arial" w:cs="Arial"/>
                <w:sz w:val="20"/>
                <w:szCs w:val="20"/>
                <w:lang w:eastAsia="es-CO"/>
              </w:rPr>
            </w:pPr>
          </w:p>
          <w:p w14:paraId="13660227" w14:textId="77777777" w:rsidR="00B168F5" w:rsidRPr="00EF29C1" w:rsidRDefault="00B168F5" w:rsidP="00EF29C1">
            <w:pPr>
              <w:tabs>
                <w:tab w:val="left" w:pos="709"/>
              </w:tabs>
              <w:spacing w:after="0" w:line="240" w:lineRule="auto"/>
              <w:contextualSpacing/>
              <w:jc w:val="both"/>
              <w:rPr>
                <w:rFonts w:eastAsia="Arial" w:cs="Arial"/>
                <w:sz w:val="20"/>
                <w:szCs w:val="20"/>
                <w:lang w:eastAsia="es-CO"/>
              </w:rPr>
            </w:pPr>
            <w:r w:rsidRPr="00EF29C1">
              <w:rPr>
                <w:rFonts w:eastAsia="Arial" w:cs="Arial"/>
                <w:sz w:val="20"/>
                <w:szCs w:val="20"/>
                <w:lang w:eastAsia="es-CO"/>
              </w:rPr>
              <w:t>El componente de Pasajes Gratis dará un periodo de tiempo de 6 meses, a partir del mes en el cual se aplicó el bloqueo, para que la persona beneficiaria solucione las inconsistencias generadoras de los bloqueos, después de 6 meses de permanencia del bloqueo no se otorgarán pasajes retroactivos.</w:t>
            </w:r>
          </w:p>
        </w:tc>
      </w:tr>
      <w:tr w:rsidR="00B168F5" w:rsidRPr="00B168F5" w14:paraId="64512A38" w14:textId="77777777" w:rsidTr="0022433B">
        <w:trPr>
          <w:trHeight w:val="983"/>
          <w:jc w:val="center"/>
        </w:trPr>
        <w:tc>
          <w:tcPr>
            <w:tcW w:w="1940" w:type="dxa"/>
            <w:vAlign w:val="center"/>
          </w:tcPr>
          <w:p w14:paraId="3A6EB89B" w14:textId="77777777" w:rsidR="00B168F5" w:rsidRPr="004E1B9C" w:rsidRDefault="00B168F5" w:rsidP="00EF29C1">
            <w:pPr>
              <w:spacing w:line="240" w:lineRule="auto"/>
              <w:contextualSpacing/>
              <w:rPr>
                <w:rFonts w:cs="Arial"/>
                <w:sz w:val="20"/>
                <w:szCs w:val="20"/>
                <w:lang w:eastAsia="es-CO"/>
              </w:rPr>
            </w:pPr>
            <w:r w:rsidRPr="004E1B9C">
              <w:rPr>
                <w:rFonts w:cs="Arial"/>
                <w:sz w:val="20"/>
                <w:szCs w:val="20"/>
                <w:lang w:eastAsia="es-CO"/>
              </w:rPr>
              <w:t>Condiciones transversales de calidad</w:t>
            </w:r>
          </w:p>
        </w:tc>
        <w:tc>
          <w:tcPr>
            <w:tcW w:w="7455" w:type="dxa"/>
            <w:vAlign w:val="center"/>
          </w:tcPr>
          <w:p w14:paraId="44ACDF09" w14:textId="77777777" w:rsidR="00B168F5" w:rsidRPr="004E1B9C" w:rsidRDefault="00B168F5" w:rsidP="00EF29C1">
            <w:pPr>
              <w:tabs>
                <w:tab w:val="left" w:pos="709"/>
              </w:tabs>
              <w:spacing w:after="0" w:line="240" w:lineRule="auto"/>
              <w:ind w:left="22"/>
              <w:contextualSpacing/>
              <w:jc w:val="both"/>
              <w:rPr>
                <w:rFonts w:eastAsia="Arial" w:cs="Arial"/>
                <w:sz w:val="20"/>
                <w:szCs w:val="20"/>
                <w:lang w:eastAsia="es-CO"/>
              </w:rPr>
            </w:pPr>
            <w:r w:rsidRPr="004E1B9C">
              <w:rPr>
                <w:rFonts w:eastAsia="Arial" w:cs="Arial"/>
                <w:sz w:val="20"/>
                <w:szCs w:val="20"/>
                <w:lang w:eastAsia="es-CO"/>
              </w:rPr>
              <w:t xml:space="preserve">Para la transferencia aplican las siguientes categorías: </w:t>
            </w:r>
          </w:p>
          <w:p w14:paraId="36F5361C" w14:textId="77777777" w:rsidR="00B168F5" w:rsidRPr="004E1B9C" w:rsidRDefault="00B168F5" w:rsidP="00EF29C1">
            <w:pPr>
              <w:tabs>
                <w:tab w:val="left" w:pos="709"/>
              </w:tabs>
              <w:spacing w:after="0" w:line="240" w:lineRule="auto"/>
              <w:ind w:left="22"/>
              <w:contextualSpacing/>
              <w:jc w:val="both"/>
              <w:rPr>
                <w:rFonts w:eastAsia="Arial" w:cs="Arial"/>
                <w:sz w:val="20"/>
                <w:szCs w:val="20"/>
                <w:lang w:eastAsia="es-CO"/>
              </w:rPr>
            </w:pPr>
          </w:p>
          <w:p w14:paraId="7829A1D7" w14:textId="77777777" w:rsidR="00B168F5" w:rsidRPr="004E1B9C" w:rsidRDefault="00B168F5" w:rsidP="004E1B9C">
            <w:pPr>
              <w:pStyle w:val="Prrafodelista"/>
              <w:numPr>
                <w:ilvl w:val="0"/>
                <w:numId w:val="174"/>
              </w:numPr>
              <w:tabs>
                <w:tab w:val="left" w:pos="498"/>
              </w:tabs>
              <w:spacing w:after="0" w:line="240" w:lineRule="auto"/>
              <w:ind w:left="356"/>
              <w:jc w:val="both"/>
              <w:rPr>
                <w:rFonts w:eastAsia="Arial" w:cs="Arial"/>
                <w:sz w:val="20"/>
                <w:szCs w:val="20"/>
                <w:lang w:eastAsia="es-CO"/>
              </w:rPr>
            </w:pPr>
            <w:r w:rsidRPr="004E1B9C">
              <w:rPr>
                <w:rFonts w:eastAsia="Arial" w:cs="Arial"/>
                <w:sz w:val="20"/>
                <w:szCs w:val="20"/>
                <w:lang w:eastAsia="es-CO"/>
              </w:rPr>
              <w:t>Gestión Administrativa</w:t>
            </w:r>
          </w:p>
          <w:p w14:paraId="7032B4DB" w14:textId="77777777" w:rsidR="00B168F5" w:rsidRPr="004E1B9C" w:rsidRDefault="00B168F5" w:rsidP="004E1B9C">
            <w:pPr>
              <w:pStyle w:val="Prrafodelista"/>
              <w:numPr>
                <w:ilvl w:val="0"/>
                <w:numId w:val="174"/>
              </w:numPr>
              <w:tabs>
                <w:tab w:val="left" w:pos="498"/>
              </w:tabs>
              <w:spacing w:after="0" w:line="240" w:lineRule="auto"/>
              <w:ind w:left="356"/>
              <w:jc w:val="both"/>
              <w:rPr>
                <w:rFonts w:cs="Arial"/>
                <w:sz w:val="20"/>
                <w:szCs w:val="20"/>
                <w:lang w:eastAsia="es-CO"/>
              </w:rPr>
            </w:pPr>
            <w:r w:rsidRPr="004E1B9C">
              <w:rPr>
                <w:rFonts w:eastAsia="Arial" w:cs="Arial"/>
                <w:sz w:val="20"/>
                <w:szCs w:val="20"/>
                <w:lang w:eastAsia="es-CO"/>
              </w:rPr>
              <w:t>Talento Humano</w:t>
            </w:r>
          </w:p>
        </w:tc>
      </w:tr>
    </w:tbl>
    <w:p w14:paraId="5E1F7BDD" w14:textId="77777777" w:rsidR="00FC3F1D" w:rsidRPr="00FC3F1D" w:rsidRDefault="00FC3F1D" w:rsidP="00FC3F1D">
      <w:pPr>
        <w:pStyle w:val="Ttulo1"/>
      </w:pPr>
    </w:p>
    <w:p w14:paraId="33729CE3" w14:textId="0240304B" w:rsidR="00A97635" w:rsidRPr="006145DB" w:rsidRDefault="0013290A">
      <w:pPr>
        <w:pStyle w:val="Ttulo1"/>
        <w:numPr>
          <w:ilvl w:val="2"/>
          <w:numId w:val="72"/>
        </w:numPr>
        <w:ind w:left="1418"/>
      </w:pPr>
      <w:bookmarkStart w:id="419" w:name="_Toc210213241"/>
      <w:bookmarkStart w:id="420" w:name="_Toc213273511"/>
      <w:bookmarkStart w:id="421" w:name="_Toc213276138"/>
      <w:bookmarkStart w:id="422" w:name="_Toc216902472"/>
      <w:r w:rsidRPr="006145DB">
        <w:t xml:space="preserve">Transferencias monetarias para hogares </w:t>
      </w:r>
      <w:r w:rsidR="000F3062" w:rsidRPr="006145DB">
        <w:t xml:space="preserve">étnicos </w:t>
      </w:r>
      <w:r w:rsidRPr="006145DB">
        <w:t>víctimas del conflicto armado</w:t>
      </w:r>
      <w:bookmarkEnd w:id="419"/>
      <w:bookmarkEnd w:id="420"/>
      <w:bookmarkEnd w:id="421"/>
      <w:bookmarkEnd w:id="422"/>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40"/>
        <w:gridCol w:w="7455"/>
      </w:tblGrid>
      <w:tr w:rsidR="00C3283D" w:rsidRPr="006145DB" w14:paraId="7DD5E6C0" w14:textId="77777777" w:rsidTr="00C3283D">
        <w:trPr>
          <w:trHeight w:val="308"/>
          <w:jc w:val="center"/>
        </w:trPr>
        <w:tc>
          <w:tcPr>
            <w:tcW w:w="1940" w:type="dxa"/>
            <w:shd w:val="clear" w:color="auto" w:fill="FFFFFF" w:themeFill="background1"/>
            <w:vAlign w:val="center"/>
          </w:tcPr>
          <w:p w14:paraId="09D94050" w14:textId="77777777" w:rsidR="00C3283D" w:rsidRPr="006145DB" w:rsidRDefault="00C3283D" w:rsidP="005B435E">
            <w:pPr>
              <w:spacing w:after="0" w:line="240" w:lineRule="auto"/>
              <w:contextualSpacing/>
              <w:rPr>
                <w:rFonts w:eastAsia="Calibri" w:cs="Arial"/>
                <w:bCs/>
                <w:sz w:val="20"/>
                <w:szCs w:val="20"/>
                <w:lang w:eastAsia="es-CO"/>
              </w:rPr>
            </w:pPr>
            <w:r w:rsidRPr="006145DB">
              <w:rPr>
                <w:rFonts w:cs="Arial"/>
                <w:bCs/>
                <w:sz w:val="20"/>
                <w:szCs w:val="20"/>
                <w:lang w:eastAsia="es-CO"/>
              </w:rPr>
              <w:t>Nombre de la transferencia</w:t>
            </w:r>
          </w:p>
        </w:tc>
        <w:tc>
          <w:tcPr>
            <w:tcW w:w="7455" w:type="dxa"/>
            <w:shd w:val="clear" w:color="auto" w:fill="FFFFFF" w:themeFill="background1"/>
            <w:vAlign w:val="center"/>
          </w:tcPr>
          <w:p w14:paraId="6E84F5C8" w14:textId="5D04D3FE" w:rsidR="00C3283D" w:rsidRPr="006145DB" w:rsidRDefault="00C3283D" w:rsidP="005B435E">
            <w:pPr>
              <w:pStyle w:val="Textoindependiente"/>
              <w:spacing w:after="0" w:line="240" w:lineRule="auto"/>
              <w:jc w:val="both"/>
              <w:rPr>
                <w:rFonts w:eastAsia="Lucida Sans Unicode" w:cs="Arial"/>
                <w:bCs/>
                <w:sz w:val="20"/>
                <w:szCs w:val="20"/>
              </w:rPr>
            </w:pPr>
            <w:r w:rsidRPr="006145DB">
              <w:rPr>
                <w:rFonts w:cs="Arial"/>
                <w:bCs/>
                <w:sz w:val="20"/>
                <w:szCs w:val="20"/>
                <w:lang w:eastAsia="es-CO"/>
              </w:rPr>
              <w:t>Transferencias monetarias para hogares étnicos víctimas del conflicto armado</w:t>
            </w:r>
            <w:r w:rsidR="0021170D">
              <w:rPr>
                <w:rFonts w:cs="Arial"/>
                <w:bCs/>
                <w:sz w:val="20"/>
                <w:szCs w:val="20"/>
                <w:lang w:eastAsia="es-CO"/>
              </w:rPr>
              <w:t>.</w:t>
            </w:r>
          </w:p>
        </w:tc>
      </w:tr>
      <w:tr w:rsidR="00C3283D" w:rsidRPr="006145DB" w14:paraId="6DE1F90F" w14:textId="77777777" w:rsidTr="00C3283D">
        <w:trPr>
          <w:trHeight w:val="400"/>
          <w:jc w:val="center"/>
        </w:trPr>
        <w:tc>
          <w:tcPr>
            <w:tcW w:w="1940" w:type="dxa"/>
            <w:shd w:val="clear" w:color="auto" w:fill="FFFFFF" w:themeFill="background1"/>
            <w:vAlign w:val="center"/>
          </w:tcPr>
          <w:p w14:paraId="12023F93" w14:textId="77777777" w:rsidR="00C3283D" w:rsidRPr="006145DB" w:rsidRDefault="00C3283D" w:rsidP="005B435E">
            <w:pPr>
              <w:spacing w:after="0" w:line="240" w:lineRule="auto"/>
              <w:contextualSpacing/>
              <w:rPr>
                <w:rFonts w:eastAsia="Calibri" w:cs="Arial"/>
                <w:sz w:val="20"/>
                <w:szCs w:val="20"/>
                <w:lang w:eastAsia="es-CO"/>
              </w:rPr>
            </w:pPr>
            <w:r w:rsidRPr="006145DB">
              <w:rPr>
                <w:rFonts w:cs="Arial"/>
                <w:bCs/>
                <w:sz w:val="20"/>
                <w:szCs w:val="20"/>
                <w:lang w:eastAsia="es-CO"/>
              </w:rPr>
              <w:t>Objeto de la transferencia</w:t>
            </w:r>
          </w:p>
        </w:tc>
        <w:tc>
          <w:tcPr>
            <w:tcW w:w="7455" w:type="dxa"/>
            <w:shd w:val="clear" w:color="auto" w:fill="FFFFFF" w:themeFill="background1"/>
            <w:vAlign w:val="center"/>
          </w:tcPr>
          <w:p w14:paraId="7B4DAC90" w14:textId="77777777" w:rsidR="00C3283D" w:rsidRPr="006145DB" w:rsidRDefault="00C3283D"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Apoyar a hogares étnicos víctimas del conflicto armado que han realizado procesos de </w:t>
            </w:r>
            <w:r w:rsidRPr="006145DB">
              <w:rPr>
                <w:rFonts w:cs="Arial"/>
                <w:bCs/>
                <w:sz w:val="20"/>
                <w:szCs w:val="20"/>
                <w:lang w:eastAsia="es-CO"/>
              </w:rPr>
              <w:t>retorno o reubicación desde Bogotá D.C. hacia otras zonas del país o que hagan parte de procesos de integración local, así como a hogares étnicos víctimas del conflicto armado asentados en Bogotá D.C. y que se encuentran en trámite de retorno, reubicación o integración local</w:t>
            </w:r>
            <w:r w:rsidRPr="006145DB">
              <w:rPr>
                <w:rFonts w:cs="Arial"/>
                <w:sz w:val="20"/>
                <w:szCs w:val="20"/>
                <w:lang w:eastAsia="es-CO"/>
              </w:rPr>
              <w:t xml:space="preserve">, y que estén en situación de pobreza extrema, pobreza moderada o vulnerabilidad, </w:t>
            </w:r>
            <w:r w:rsidRPr="006145DB">
              <w:rPr>
                <w:rFonts w:cs="Arial"/>
                <w:sz w:val="20"/>
                <w:szCs w:val="20"/>
                <w:lang w:val="es-CO" w:eastAsia="es-CO"/>
              </w:rPr>
              <w:t>orientada a reducir las condiciones de desigualdad socioeconómica de estos hogares.</w:t>
            </w:r>
          </w:p>
        </w:tc>
      </w:tr>
      <w:tr w:rsidR="00C3283D" w:rsidRPr="006145DB" w14:paraId="398C525D" w14:textId="77777777" w:rsidTr="00C3283D">
        <w:trPr>
          <w:trHeight w:val="1420"/>
          <w:jc w:val="center"/>
        </w:trPr>
        <w:tc>
          <w:tcPr>
            <w:tcW w:w="1940" w:type="dxa"/>
            <w:shd w:val="clear" w:color="auto" w:fill="FFFFFF" w:themeFill="background1"/>
            <w:vAlign w:val="center"/>
          </w:tcPr>
          <w:p w14:paraId="111CB242" w14:textId="77777777" w:rsidR="00C3283D" w:rsidRPr="006145DB" w:rsidRDefault="00C3283D" w:rsidP="005B435E">
            <w:pPr>
              <w:spacing w:after="0" w:line="240" w:lineRule="auto"/>
              <w:contextualSpacing/>
              <w:rPr>
                <w:rFonts w:cs="Arial"/>
                <w:bCs/>
                <w:sz w:val="20"/>
                <w:szCs w:val="20"/>
                <w:lang w:eastAsia="es-CO"/>
              </w:rPr>
            </w:pPr>
            <w:r w:rsidRPr="006145DB">
              <w:rPr>
                <w:rFonts w:cs="Arial"/>
                <w:bCs/>
                <w:sz w:val="20"/>
                <w:szCs w:val="20"/>
                <w:lang w:eastAsia="es-CO"/>
              </w:rPr>
              <w:t>Oferta de la Transferencia</w:t>
            </w:r>
          </w:p>
        </w:tc>
        <w:tc>
          <w:tcPr>
            <w:tcW w:w="7455" w:type="dxa"/>
            <w:shd w:val="clear" w:color="auto" w:fill="FFFFFF" w:themeFill="background1"/>
            <w:vAlign w:val="center"/>
          </w:tcPr>
          <w:p w14:paraId="14EF408E" w14:textId="77777777" w:rsidR="00C3283D" w:rsidRPr="006145DB" w:rsidRDefault="00C3283D" w:rsidP="005B435E">
            <w:pPr>
              <w:pStyle w:val="Textoindependiente"/>
              <w:spacing w:after="0" w:line="240" w:lineRule="auto"/>
              <w:jc w:val="both"/>
              <w:rPr>
                <w:rFonts w:cs="Arial"/>
                <w:sz w:val="20"/>
                <w:szCs w:val="20"/>
              </w:rPr>
            </w:pPr>
            <w:r w:rsidRPr="006145DB">
              <w:rPr>
                <w:rFonts w:cs="Arial"/>
                <w:sz w:val="20"/>
                <w:szCs w:val="20"/>
                <w:lang w:val="es-CO" w:eastAsia="es-CO"/>
              </w:rPr>
              <w:t xml:space="preserve">Entrega de una transferencia monetaria no condicionada dirigida a </w:t>
            </w:r>
            <w:r w:rsidRPr="006145DB">
              <w:rPr>
                <w:rFonts w:cs="Arial"/>
                <w:bCs/>
                <w:sz w:val="20"/>
                <w:szCs w:val="20"/>
                <w:lang w:eastAsia="es-CO"/>
              </w:rPr>
              <w:t>hogares étnicos víctimas del conflicto armado, que hayan realizado procesos de retorno o reubicación desde Bogotá D.C. hacia otras zonas del país o que se encuentran en procesos de integración local, así como a hogares étnicos víctimas del conflicto armado asentados en Bogotá D.C. y que se encuentran en trámite de retorno, reubicación o integración local.</w:t>
            </w:r>
          </w:p>
        </w:tc>
      </w:tr>
      <w:tr w:rsidR="00C3283D" w:rsidRPr="006145DB" w14:paraId="73F451F8" w14:textId="77777777" w:rsidTr="00606FC9">
        <w:trPr>
          <w:trHeight w:val="595"/>
          <w:jc w:val="center"/>
        </w:trPr>
        <w:tc>
          <w:tcPr>
            <w:tcW w:w="1940" w:type="dxa"/>
            <w:shd w:val="clear" w:color="auto" w:fill="FFFFFF" w:themeFill="background1"/>
            <w:vAlign w:val="center"/>
          </w:tcPr>
          <w:p w14:paraId="57409E43" w14:textId="77777777" w:rsidR="00C3283D" w:rsidRPr="006145DB" w:rsidRDefault="00C3283D" w:rsidP="005B435E">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shd w:val="clear" w:color="auto" w:fill="FFFFFF" w:themeFill="background1"/>
            <w:vAlign w:val="center"/>
          </w:tcPr>
          <w:p w14:paraId="6504606E" w14:textId="77777777" w:rsidR="00C3283D" w:rsidRPr="006145DB" w:rsidRDefault="00C3283D"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Instrumento de focalización individual y por hogares, y listado censal - proxy mean test (por instrumentos).</w:t>
            </w:r>
          </w:p>
        </w:tc>
      </w:tr>
      <w:tr w:rsidR="00C3283D" w:rsidRPr="006145DB" w14:paraId="775B9EE8" w14:textId="77777777" w:rsidTr="00606FC9">
        <w:trPr>
          <w:trHeight w:val="1309"/>
          <w:jc w:val="center"/>
        </w:trPr>
        <w:tc>
          <w:tcPr>
            <w:tcW w:w="1940" w:type="dxa"/>
            <w:shd w:val="clear" w:color="auto" w:fill="FFFFFF" w:themeFill="background1"/>
            <w:vAlign w:val="center"/>
          </w:tcPr>
          <w:p w14:paraId="7EF99A84" w14:textId="77777777" w:rsidR="00C3283D" w:rsidRPr="006145DB" w:rsidRDefault="00C3283D"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shd w:val="clear" w:color="auto" w:fill="FFFFFF" w:themeFill="background1"/>
            <w:vAlign w:val="center"/>
          </w:tcPr>
          <w:p w14:paraId="300CFCA9" w14:textId="426E5212"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sz w:val="20"/>
                <w:szCs w:val="20"/>
                <w:lang w:eastAsia="es-CO"/>
              </w:rPr>
              <w:t xml:space="preserve">Hogares étnicos víctimas del conflicto armado, que han realizado procesos de </w:t>
            </w:r>
            <w:r w:rsidRPr="006145DB">
              <w:rPr>
                <w:rFonts w:cs="Arial"/>
                <w:bCs/>
                <w:sz w:val="20"/>
                <w:szCs w:val="20"/>
                <w:lang w:eastAsia="es-CO"/>
              </w:rPr>
              <w:t>retorno o reubicación desde Bogotá D.C. hacia otras zonas del país o que hagan parte de procesos de integración local.</w:t>
            </w:r>
          </w:p>
          <w:p w14:paraId="7D45BC74" w14:textId="77777777" w:rsidR="00C3283D" w:rsidRPr="006145DB" w:rsidRDefault="00C3283D" w:rsidP="005B435E">
            <w:pPr>
              <w:pStyle w:val="Textoindependiente"/>
              <w:spacing w:after="0" w:line="240" w:lineRule="auto"/>
              <w:jc w:val="both"/>
              <w:rPr>
                <w:rFonts w:cs="Arial"/>
                <w:sz w:val="20"/>
                <w:szCs w:val="20"/>
                <w:lang w:eastAsia="es-CO"/>
              </w:rPr>
            </w:pPr>
            <w:r w:rsidRPr="006145DB">
              <w:rPr>
                <w:rFonts w:cs="Arial"/>
                <w:bCs/>
                <w:sz w:val="20"/>
                <w:szCs w:val="20"/>
                <w:lang w:eastAsia="es-CO"/>
              </w:rPr>
              <w:t xml:space="preserve">Hogares étnicos víctimas del conflicto armado asentados en Bogotá D.C. que no tengan residencia habitual </w:t>
            </w:r>
            <w:r w:rsidRPr="006145DB">
              <w:rPr>
                <w:rFonts w:cs="Arial"/>
                <w:sz w:val="20"/>
                <w:szCs w:val="20"/>
                <w:lang w:eastAsia="es-CO"/>
              </w:rPr>
              <w:t>en la ciudad y que se encuentren en trámite de retorno, reubicación o integración local.</w:t>
            </w:r>
          </w:p>
        </w:tc>
      </w:tr>
      <w:tr w:rsidR="00C3283D" w:rsidRPr="006145DB" w14:paraId="1C99F5C1" w14:textId="77777777" w:rsidTr="008A2B10">
        <w:trPr>
          <w:trHeight w:val="3236"/>
          <w:jc w:val="center"/>
        </w:trPr>
        <w:tc>
          <w:tcPr>
            <w:tcW w:w="1940" w:type="dxa"/>
            <w:shd w:val="clear" w:color="auto" w:fill="FFFFFF" w:themeFill="background1"/>
            <w:vAlign w:val="center"/>
          </w:tcPr>
          <w:p w14:paraId="10EC125C" w14:textId="77777777" w:rsidR="00C3283D" w:rsidRPr="006145DB" w:rsidRDefault="00C3283D"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455" w:type="dxa"/>
            <w:shd w:val="clear" w:color="auto" w:fill="FFFFFF" w:themeFill="background1"/>
            <w:vAlign w:val="center"/>
          </w:tcPr>
          <w:tbl>
            <w:tblPr>
              <w:tblStyle w:val="Tablaconcuadrcula"/>
              <w:tblW w:w="7201" w:type="dxa"/>
              <w:shd w:val="clear" w:color="auto" w:fill="FFFFFF" w:themeFill="background1"/>
              <w:tblLayout w:type="fixed"/>
              <w:tblLook w:val="04A0" w:firstRow="1" w:lastRow="0" w:firstColumn="1" w:lastColumn="0" w:noHBand="0" w:noVBand="1"/>
            </w:tblPr>
            <w:tblGrid>
              <w:gridCol w:w="2902"/>
              <w:gridCol w:w="1134"/>
              <w:gridCol w:w="1134"/>
              <w:gridCol w:w="2031"/>
            </w:tblGrid>
            <w:tr w:rsidR="00606FC9" w:rsidRPr="006145DB" w14:paraId="10207F88" w14:textId="77777777" w:rsidTr="00846ECA">
              <w:trPr>
                <w:trHeight w:val="372"/>
              </w:trPr>
              <w:tc>
                <w:tcPr>
                  <w:tcW w:w="2902" w:type="dxa"/>
                  <w:shd w:val="clear" w:color="auto" w:fill="FFFFFF" w:themeFill="background1"/>
                  <w:vAlign w:val="center"/>
                </w:tcPr>
                <w:p w14:paraId="6495234F"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4" w:type="dxa"/>
                  <w:shd w:val="clear" w:color="auto" w:fill="FFFFFF" w:themeFill="background1"/>
                  <w:vAlign w:val="center"/>
                </w:tcPr>
                <w:p w14:paraId="4878789F"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50B84D51"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2031" w:type="dxa"/>
                  <w:shd w:val="clear" w:color="auto" w:fill="FFFFFF" w:themeFill="background1"/>
                  <w:vAlign w:val="center"/>
                </w:tcPr>
                <w:p w14:paraId="497B094C"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606FC9" w:rsidRPr="006145DB" w14:paraId="5292EF74" w14:textId="77777777" w:rsidTr="00846ECA">
              <w:trPr>
                <w:trHeight w:val="861"/>
              </w:trPr>
              <w:tc>
                <w:tcPr>
                  <w:tcW w:w="2902" w:type="dxa"/>
                  <w:shd w:val="clear" w:color="auto" w:fill="FFFFFF" w:themeFill="background1"/>
                  <w:vAlign w:val="center"/>
                </w:tcPr>
                <w:p w14:paraId="49C92C7E"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sz w:val="16"/>
                      <w:szCs w:val="16"/>
                      <w:lang w:eastAsia="es-CO"/>
                    </w:rPr>
                    <w:t>Hogares étnicos víctimas del conflicto armado, que han realizado procesos de retorno o reubicación desde Bogotá D.C. hacia otras zonas del país o que hagan parte de procesos de integración local.</w:t>
                  </w:r>
                </w:p>
              </w:tc>
              <w:tc>
                <w:tcPr>
                  <w:tcW w:w="1134" w:type="dxa"/>
                  <w:shd w:val="clear" w:color="auto" w:fill="FFFFFF" w:themeFill="background1"/>
                  <w:vAlign w:val="center"/>
                </w:tcPr>
                <w:p w14:paraId="45BCBE6E"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Listado </w:t>
                  </w:r>
                </w:p>
                <w:p w14:paraId="74E267EF"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Censal</w:t>
                  </w:r>
                </w:p>
              </w:tc>
              <w:tc>
                <w:tcPr>
                  <w:tcW w:w="1134" w:type="dxa"/>
                  <w:shd w:val="clear" w:color="auto" w:fill="FFFFFF" w:themeFill="background1"/>
                  <w:vAlign w:val="center"/>
                </w:tcPr>
                <w:p w14:paraId="2CBA443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Anual</w:t>
                  </w:r>
                </w:p>
              </w:tc>
              <w:tc>
                <w:tcPr>
                  <w:tcW w:w="2031" w:type="dxa"/>
                  <w:shd w:val="clear" w:color="auto" w:fill="FFFFFF" w:themeFill="background1"/>
                  <w:vAlign w:val="center"/>
                </w:tcPr>
                <w:p w14:paraId="00D6FC1F"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Unidad para la Atención y Reparación Integral a las víctimas</w:t>
                  </w:r>
                </w:p>
              </w:tc>
            </w:tr>
            <w:tr w:rsidR="00606FC9" w:rsidRPr="006145DB" w14:paraId="3EF0DC31" w14:textId="77777777" w:rsidTr="00846ECA">
              <w:trPr>
                <w:trHeight w:val="20"/>
              </w:trPr>
              <w:tc>
                <w:tcPr>
                  <w:tcW w:w="2902" w:type="dxa"/>
                  <w:shd w:val="clear" w:color="auto" w:fill="FFFFFF" w:themeFill="background1"/>
                  <w:vAlign w:val="center"/>
                </w:tcPr>
                <w:p w14:paraId="69F905D6"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bCs/>
                      <w:sz w:val="16"/>
                      <w:szCs w:val="16"/>
                      <w:lang w:eastAsia="es-CO"/>
                    </w:rPr>
                    <w:t>Hogares étnicos víctimas del conflicto armado asentados en Bogotá D.C. que no tengan residencia habitual en la ciudad y que se encuentren en trámite de retorno, reubicación o integración local.</w:t>
                  </w:r>
                </w:p>
              </w:tc>
              <w:tc>
                <w:tcPr>
                  <w:tcW w:w="1134" w:type="dxa"/>
                  <w:shd w:val="clear" w:color="auto" w:fill="FFFFFF" w:themeFill="background1"/>
                  <w:vAlign w:val="center"/>
                </w:tcPr>
                <w:p w14:paraId="1161E01A"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Listado</w:t>
                  </w:r>
                </w:p>
                <w:p w14:paraId="72DEF47F"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Censal</w:t>
                  </w:r>
                </w:p>
              </w:tc>
              <w:tc>
                <w:tcPr>
                  <w:tcW w:w="1134" w:type="dxa"/>
                  <w:shd w:val="clear" w:color="auto" w:fill="FFFFFF" w:themeFill="background1"/>
                  <w:vAlign w:val="center"/>
                </w:tcPr>
                <w:p w14:paraId="6E56AF09"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Anual</w:t>
                  </w:r>
                </w:p>
              </w:tc>
              <w:tc>
                <w:tcPr>
                  <w:tcW w:w="2031" w:type="dxa"/>
                  <w:shd w:val="clear" w:color="auto" w:fill="FFFFFF" w:themeFill="background1"/>
                  <w:vAlign w:val="center"/>
                </w:tcPr>
                <w:p w14:paraId="0E85D2B3"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Oficina Consejería Distrital de Paz, Víctimas y Reconciliación, la Secretaría Distrital de Gobierno y/o la Unidad para la Atención y Reparación Integral a las Víctimas</w:t>
                  </w:r>
                </w:p>
              </w:tc>
            </w:tr>
          </w:tbl>
          <w:p w14:paraId="52FF061A" w14:textId="77777777" w:rsidR="00C3283D" w:rsidRPr="006145DB" w:rsidRDefault="00C3283D" w:rsidP="005B435E">
            <w:pPr>
              <w:tabs>
                <w:tab w:val="left" w:pos="709"/>
              </w:tabs>
              <w:spacing w:after="0" w:line="240" w:lineRule="auto"/>
              <w:contextualSpacing/>
              <w:jc w:val="both"/>
              <w:rPr>
                <w:rFonts w:cs="Arial"/>
                <w:bCs/>
                <w:sz w:val="20"/>
                <w:szCs w:val="20"/>
                <w:lang w:eastAsia="es-CO"/>
              </w:rPr>
            </w:pPr>
          </w:p>
        </w:tc>
      </w:tr>
      <w:tr w:rsidR="00C3283D" w:rsidRPr="006145DB" w14:paraId="1A6A4CF1" w14:textId="77777777" w:rsidTr="00C3283D">
        <w:trPr>
          <w:trHeight w:val="422"/>
          <w:jc w:val="center"/>
        </w:trPr>
        <w:tc>
          <w:tcPr>
            <w:tcW w:w="1940" w:type="dxa"/>
            <w:shd w:val="clear" w:color="auto" w:fill="FFFFFF" w:themeFill="background1"/>
            <w:vAlign w:val="center"/>
          </w:tcPr>
          <w:p w14:paraId="5975AC94" w14:textId="77777777" w:rsidR="00C3283D" w:rsidRPr="006145DB" w:rsidRDefault="00C3283D" w:rsidP="008A2B10">
            <w:pPr>
              <w:spacing w:after="0" w:line="240" w:lineRule="auto"/>
              <w:rPr>
                <w:rFonts w:cs="Arial"/>
                <w:bCs/>
                <w:sz w:val="20"/>
                <w:szCs w:val="20"/>
                <w:lang w:eastAsia="es-CO"/>
              </w:rPr>
            </w:pPr>
            <w:r w:rsidRPr="006145DB">
              <w:rPr>
                <w:rFonts w:cs="Arial"/>
                <w:bCs/>
                <w:sz w:val="20"/>
                <w:szCs w:val="20"/>
                <w:lang w:eastAsia="es-CO"/>
              </w:rPr>
              <w:t>Criterios de Priorización y Fuentes de Información</w:t>
            </w:r>
          </w:p>
        </w:tc>
        <w:tc>
          <w:tcPr>
            <w:tcW w:w="7455" w:type="dxa"/>
            <w:shd w:val="clear" w:color="auto" w:fill="FFFFFF" w:themeFill="background1"/>
            <w:vAlign w:val="center"/>
          </w:tcPr>
          <w:p w14:paraId="126A7DD7" w14:textId="77777777" w:rsidR="00C3283D" w:rsidRPr="006145DB" w:rsidRDefault="00C3283D" w:rsidP="005B435E">
            <w:pPr>
              <w:tabs>
                <w:tab w:val="left" w:pos="709"/>
              </w:tabs>
              <w:spacing w:line="240" w:lineRule="auto"/>
              <w:contextualSpacing/>
              <w:jc w:val="both"/>
              <w:rPr>
                <w:rFonts w:cs="Arial"/>
                <w:bCs/>
                <w:sz w:val="20"/>
                <w:szCs w:val="20"/>
                <w:lang w:eastAsia="es-CO"/>
              </w:rPr>
            </w:pPr>
            <w:r w:rsidRPr="006145DB">
              <w:rPr>
                <w:rFonts w:cs="Arial"/>
                <w:bCs/>
                <w:sz w:val="20"/>
                <w:szCs w:val="20"/>
                <w:lang w:eastAsia="es-CO"/>
              </w:rPr>
              <w:t>No aplica.</w:t>
            </w:r>
          </w:p>
        </w:tc>
      </w:tr>
      <w:tr w:rsidR="00C3283D" w:rsidRPr="006145DB" w14:paraId="517FAE39" w14:textId="77777777" w:rsidTr="0099287C">
        <w:trPr>
          <w:trHeight w:val="459"/>
          <w:jc w:val="center"/>
        </w:trPr>
        <w:tc>
          <w:tcPr>
            <w:tcW w:w="1940" w:type="dxa"/>
            <w:shd w:val="clear" w:color="auto" w:fill="FFFFFF" w:themeFill="background1"/>
            <w:vAlign w:val="center"/>
          </w:tcPr>
          <w:p w14:paraId="7B1676FD" w14:textId="77777777" w:rsidR="00C3283D" w:rsidRPr="006145DB" w:rsidRDefault="00C3283D" w:rsidP="008A2B10">
            <w:pPr>
              <w:spacing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shd w:val="clear" w:color="auto" w:fill="FFFFFF" w:themeFill="background1"/>
            <w:vAlign w:val="center"/>
          </w:tcPr>
          <w:tbl>
            <w:tblPr>
              <w:tblStyle w:val="Tablaconcuadrcula"/>
              <w:tblW w:w="7242" w:type="dxa"/>
              <w:shd w:val="clear" w:color="auto" w:fill="FFFFFF" w:themeFill="background1"/>
              <w:tblLayout w:type="fixed"/>
              <w:tblLook w:val="04A0" w:firstRow="1" w:lastRow="0" w:firstColumn="1" w:lastColumn="0" w:noHBand="0" w:noVBand="1"/>
            </w:tblPr>
            <w:tblGrid>
              <w:gridCol w:w="2902"/>
              <w:gridCol w:w="1134"/>
              <w:gridCol w:w="1134"/>
              <w:gridCol w:w="2072"/>
            </w:tblGrid>
            <w:tr w:rsidR="00606FC9" w:rsidRPr="006145DB" w14:paraId="1AA509D8" w14:textId="77777777" w:rsidTr="0099287C">
              <w:trPr>
                <w:trHeight w:val="389"/>
              </w:trPr>
              <w:tc>
                <w:tcPr>
                  <w:tcW w:w="2902" w:type="dxa"/>
                  <w:tcBorders>
                    <w:top w:val="nil"/>
                  </w:tcBorders>
                  <w:shd w:val="clear" w:color="auto" w:fill="FFFFFF" w:themeFill="background1"/>
                  <w:vAlign w:val="center"/>
                </w:tcPr>
                <w:p w14:paraId="4EBC55E7"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134" w:type="dxa"/>
                  <w:tcBorders>
                    <w:top w:val="nil"/>
                  </w:tcBorders>
                  <w:shd w:val="clear" w:color="auto" w:fill="FFFFFF" w:themeFill="background1"/>
                  <w:vAlign w:val="center"/>
                </w:tcPr>
                <w:p w14:paraId="2A385F94"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shd w:val="clear" w:color="auto" w:fill="FFFFFF" w:themeFill="background1"/>
                  <w:vAlign w:val="center"/>
                </w:tcPr>
                <w:p w14:paraId="4FB77061"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2072" w:type="dxa"/>
                  <w:tcBorders>
                    <w:top w:val="nil"/>
                  </w:tcBorders>
                  <w:shd w:val="clear" w:color="auto" w:fill="FFFFFF" w:themeFill="background1"/>
                  <w:vAlign w:val="center"/>
                </w:tcPr>
                <w:p w14:paraId="4B5F1B3E"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606FC9" w:rsidRPr="006145DB" w14:paraId="134C8AAB" w14:textId="77777777" w:rsidTr="0099287C">
              <w:trPr>
                <w:trHeight w:val="930"/>
              </w:trPr>
              <w:tc>
                <w:tcPr>
                  <w:tcW w:w="2902" w:type="dxa"/>
                  <w:shd w:val="clear" w:color="auto" w:fill="FFFFFF" w:themeFill="background1"/>
                  <w:vAlign w:val="center"/>
                </w:tcPr>
                <w:p w14:paraId="487761A9"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sz w:val="16"/>
                      <w:szCs w:val="16"/>
                      <w:lang w:eastAsia="es-CO"/>
                    </w:rPr>
                    <w:t>Hogares étnicos víctimas del conflicto armado, que han realizado procesos de retorno o reubicación desde Bogotá D.C. hacia otras zonas del país o que hagan parte de procesos de integración local.</w:t>
                  </w:r>
                </w:p>
              </w:tc>
              <w:tc>
                <w:tcPr>
                  <w:tcW w:w="1134" w:type="dxa"/>
                  <w:shd w:val="clear" w:color="auto" w:fill="FFFFFF" w:themeFill="background1"/>
                  <w:vAlign w:val="center"/>
                </w:tcPr>
                <w:p w14:paraId="26EA6118"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Listado </w:t>
                  </w:r>
                </w:p>
                <w:p w14:paraId="089BA140"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Censal</w:t>
                  </w:r>
                </w:p>
              </w:tc>
              <w:tc>
                <w:tcPr>
                  <w:tcW w:w="1134" w:type="dxa"/>
                  <w:shd w:val="clear" w:color="auto" w:fill="FFFFFF" w:themeFill="background1"/>
                  <w:vAlign w:val="center"/>
                </w:tcPr>
                <w:p w14:paraId="5585CB5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Anual</w:t>
                  </w:r>
                </w:p>
              </w:tc>
              <w:tc>
                <w:tcPr>
                  <w:tcW w:w="2072" w:type="dxa"/>
                  <w:shd w:val="clear" w:color="auto" w:fill="FFFFFF" w:themeFill="background1"/>
                  <w:vAlign w:val="center"/>
                </w:tcPr>
                <w:p w14:paraId="08D5F60A"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Unidad para la Atención y Reparación Integral a las víctimas</w:t>
                  </w:r>
                </w:p>
              </w:tc>
            </w:tr>
            <w:tr w:rsidR="00606FC9" w:rsidRPr="006145DB" w14:paraId="2213B6E7" w14:textId="77777777" w:rsidTr="0099287C">
              <w:trPr>
                <w:trHeight w:val="58"/>
              </w:trPr>
              <w:tc>
                <w:tcPr>
                  <w:tcW w:w="2902" w:type="dxa"/>
                  <w:shd w:val="clear" w:color="auto" w:fill="FFFFFF" w:themeFill="background1"/>
                  <w:vAlign w:val="center"/>
                </w:tcPr>
                <w:p w14:paraId="7A707BF6"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bCs/>
                      <w:sz w:val="16"/>
                      <w:szCs w:val="16"/>
                      <w:lang w:eastAsia="es-CO"/>
                    </w:rPr>
                    <w:t>Hogares étnicos víctimas del conflicto armado asentados en Bogotá D.C. que no tengan residencia habitual en la ciudad y que se encuentren en trámite de retorno, reubicación o integración local.</w:t>
                  </w:r>
                </w:p>
              </w:tc>
              <w:tc>
                <w:tcPr>
                  <w:tcW w:w="1134" w:type="dxa"/>
                  <w:shd w:val="clear" w:color="auto" w:fill="FFFFFF" w:themeFill="background1"/>
                  <w:vAlign w:val="center"/>
                </w:tcPr>
                <w:p w14:paraId="48509543"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Listado </w:t>
                  </w:r>
                </w:p>
                <w:p w14:paraId="567AFFC8"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Censal</w:t>
                  </w:r>
                </w:p>
              </w:tc>
              <w:tc>
                <w:tcPr>
                  <w:tcW w:w="1134" w:type="dxa"/>
                  <w:shd w:val="clear" w:color="auto" w:fill="FFFFFF" w:themeFill="background1"/>
                  <w:vAlign w:val="center"/>
                </w:tcPr>
                <w:p w14:paraId="47B390B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Anual</w:t>
                  </w:r>
                </w:p>
              </w:tc>
              <w:tc>
                <w:tcPr>
                  <w:tcW w:w="2072" w:type="dxa"/>
                  <w:shd w:val="clear" w:color="auto" w:fill="FFFFFF" w:themeFill="background1"/>
                  <w:vAlign w:val="center"/>
                </w:tcPr>
                <w:p w14:paraId="4EC2CBDD"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Oficina Consejería Distrital de Paz, Víctimas y Reconciliación, la Secretaría Distrital de Gobierno y/o Unidad para la Atención y Reparación Integral a las víctimas</w:t>
                  </w:r>
                </w:p>
              </w:tc>
            </w:tr>
            <w:tr w:rsidR="00606FC9" w:rsidRPr="006145DB" w14:paraId="22A534EA" w14:textId="77777777" w:rsidTr="0099287C">
              <w:trPr>
                <w:trHeight w:val="639"/>
              </w:trPr>
              <w:tc>
                <w:tcPr>
                  <w:tcW w:w="2902" w:type="dxa"/>
                  <w:vMerge w:val="restart"/>
                  <w:shd w:val="clear" w:color="auto" w:fill="FFFFFF" w:themeFill="background1"/>
                  <w:vAlign w:val="center"/>
                </w:tcPr>
                <w:p w14:paraId="695C78AF"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sz w:val="16"/>
                      <w:szCs w:val="16"/>
                      <w:lang w:eastAsia="es-CO"/>
                    </w:rPr>
                    <w:t>Hogares étnicos víctimas del conflicto armado, que han realizado procesos de retorno o reubicación desde Bogotá D.C. hacia otras zonas del país o que hagan parte de procesos de integración local</w:t>
                  </w:r>
                  <w:r w:rsidRPr="006145DB">
                    <w:rPr>
                      <w:rFonts w:cs="Arial"/>
                      <w:bCs/>
                      <w:sz w:val="16"/>
                      <w:szCs w:val="16"/>
                      <w:lang w:eastAsia="es-CO"/>
                    </w:rPr>
                    <w:t>, y que no se encuentren en Base Maestra, en SISBEN IV de Bogotá D.C. ni en Registro Social de Hogares (con excepción de los registros administrativos de salud y educación).</w:t>
                  </w:r>
                </w:p>
              </w:tc>
              <w:tc>
                <w:tcPr>
                  <w:tcW w:w="1134" w:type="dxa"/>
                  <w:shd w:val="clear" w:color="auto" w:fill="FFFFFF" w:themeFill="background1"/>
                  <w:vAlign w:val="center"/>
                </w:tcPr>
                <w:p w14:paraId="1B8EB754"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SISBEN IV</w:t>
                  </w:r>
                </w:p>
              </w:tc>
              <w:tc>
                <w:tcPr>
                  <w:tcW w:w="1134" w:type="dxa"/>
                  <w:shd w:val="clear" w:color="auto" w:fill="FFFFFF" w:themeFill="background1"/>
                  <w:vAlign w:val="center"/>
                </w:tcPr>
                <w:p w14:paraId="4D1BDE9E"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2072" w:type="dxa"/>
                  <w:shd w:val="clear" w:color="auto" w:fill="FFFFFF" w:themeFill="background1"/>
                  <w:vAlign w:val="center"/>
                </w:tcPr>
                <w:p w14:paraId="413829B7"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 SDP</w:t>
                  </w:r>
                </w:p>
              </w:tc>
            </w:tr>
            <w:tr w:rsidR="00606FC9" w:rsidRPr="006145DB" w14:paraId="2520F72D" w14:textId="77777777" w:rsidTr="0099287C">
              <w:trPr>
                <w:trHeight w:val="730"/>
              </w:trPr>
              <w:tc>
                <w:tcPr>
                  <w:tcW w:w="2902" w:type="dxa"/>
                  <w:vMerge/>
                  <w:shd w:val="clear" w:color="auto" w:fill="FFFFFF" w:themeFill="background1"/>
                </w:tcPr>
                <w:p w14:paraId="36EBA9E8" w14:textId="77777777" w:rsidR="00C3283D" w:rsidRPr="006145DB" w:rsidRDefault="00C3283D" w:rsidP="005B435E">
                  <w:pPr>
                    <w:tabs>
                      <w:tab w:val="left" w:pos="709"/>
                    </w:tabs>
                    <w:contextualSpacing/>
                    <w:jc w:val="both"/>
                    <w:rPr>
                      <w:rFonts w:cs="Arial"/>
                      <w:bCs/>
                      <w:sz w:val="16"/>
                      <w:szCs w:val="16"/>
                      <w:lang w:eastAsia="es-CO"/>
                    </w:rPr>
                  </w:pPr>
                </w:p>
              </w:tc>
              <w:tc>
                <w:tcPr>
                  <w:tcW w:w="1134" w:type="dxa"/>
                  <w:shd w:val="clear" w:color="auto" w:fill="FFFFFF" w:themeFill="background1"/>
                  <w:vAlign w:val="center"/>
                </w:tcPr>
                <w:p w14:paraId="09E20C44"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Base </w:t>
                  </w:r>
                </w:p>
                <w:p w14:paraId="3FFD3E28"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Maestra</w:t>
                  </w:r>
                </w:p>
              </w:tc>
              <w:tc>
                <w:tcPr>
                  <w:tcW w:w="1134" w:type="dxa"/>
                  <w:shd w:val="clear" w:color="auto" w:fill="FFFFFF" w:themeFill="background1"/>
                  <w:vAlign w:val="center"/>
                </w:tcPr>
                <w:p w14:paraId="714659DF"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2072" w:type="dxa"/>
                  <w:shd w:val="clear" w:color="auto" w:fill="FFFFFF" w:themeFill="background1"/>
                  <w:vAlign w:val="center"/>
                </w:tcPr>
                <w:p w14:paraId="32F2BBF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-SDP</w:t>
                  </w:r>
                </w:p>
              </w:tc>
            </w:tr>
            <w:tr w:rsidR="00606FC9" w:rsidRPr="006145DB" w14:paraId="29BBA485" w14:textId="77777777" w:rsidTr="0099287C">
              <w:trPr>
                <w:trHeight w:val="507"/>
              </w:trPr>
              <w:tc>
                <w:tcPr>
                  <w:tcW w:w="2902" w:type="dxa"/>
                  <w:vMerge/>
                  <w:shd w:val="clear" w:color="auto" w:fill="FFFFFF" w:themeFill="background1"/>
                </w:tcPr>
                <w:p w14:paraId="7CB73F07" w14:textId="77777777" w:rsidR="00C3283D" w:rsidRPr="006145DB" w:rsidRDefault="00C3283D" w:rsidP="005B435E">
                  <w:pPr>
                    <w:tabs>
                      <w:tab w:val="left" w:pos="709"/>
                    </w:tabs>
                    <w:contextualSpacing/>
                    <w:jc w:val="both"/>
                    <w:rPr>
                      <w:rFonts w:cs="Arial"/>
                      <w:bCs/>
                      <w:sz w:val="16"/>
                      <w:szCs w:val="16"/>
                      <w:lang w:eastAsia="es-CO"/>
                    </w:rPr>
                  </w:pPr>
                </w:p>
              </w:tc>
              <w:tc>
                <w:tcPr>
                  <w:tcW w:w="1134" w:type="dxa"/>
                  <w:shd w:val="clear" w:color="auto" w:fill="FFFFFF" w:themeFill="background1"/>
                  <w:vAlign w:val="center"/>
                </w:tcPr>
                <w:p w14:paraId="1CF9ECE7"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Registro Social de Hogares</w:t>
                  </w:r>
                </w:p>
              </w:tc>
              <w:tc>
                <w:tcPr>
                  <w:tcW w:w="1134" w:type="dxa"/>
                  <w:shd w:val="clear" w:color="auto" w:fill="FFFFFF" w:themeFill="background1"/>
                  <w:vAlign w:val="center"/>
                </w:tcPr>
                <w:p w14:paraId="3B02090C"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2072" w:type="dxa"/>
                  <w:shd w:val="clear" w:color="auto" w:fill="FFFFFF" w:themeFill="background1"/>
                  <w:vAlign w:val="center"/>
                </w:tcPr>
                <w:p w14:paraId="5821F4DD"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-SDP</w:t>
                  </w:r>
                </w:p>
              </w:tc>
            </w:tr>
            <w:tr w:rsidR="00606FC9" w:rsidRPr="006145DB" w14:paraId="31304427" w14:textId="77777777" w:rsidTr="0099287C">
              <w:trPr>
                <w:trHeight w:val="656"/>
              </w:trPr>
              <w:tc>
                <w:tcPr>
                  <w:tcW w:w="2902" w:type="dxa"/>
                  <w:vMerge w:val="restart"/>
                  <w:shd w:val="clear" w:color="auto" w:fill="FFFFFF" w:themeFill="background1"/>
                  <w:vAlign w:val="center"/>
                </w:tcPr>
                <w:p w14:paraId="1EA33AD1"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bCs/>
                      <w:sz w:val="16"/>
                      <w:szCs w:val="16"/>
                      <w:lang w:eastAsia="es-CO"/>
                    </w:rPr>
                    <w:t>Hogares étnicos víctimas del conflicto armado asentadas en Bogotá D.C. que no tengan residencia habitual en la ciudad y que se encuentren en trámite de retorno, reubicación o integración local, y que no se encuentren en Base Maestra, en SISBEN IV de Bogotá D.C. ni en Registro Social de Hogares (con excepción de los registros administrativos de salud y educación).</w:t>
                  </w:r>
                </w:p>
              </w:tc>
              <w:tc>
                <w:tcPr>
                  <w:tcW w:w="1134" w:type="dxa"/>
                  <w:shd w:val="clear" w:color="auto" w:fill="FFFFFF" w:themeFill="background1"/>
                  <w:vAlign w:val="center"/>
                </w:tcPr>
                <w:p w14:paraId="771415C0"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SISBEN IV</w:t>
                  </w:r>
                </w:p>
              </w:tc>
              <w:tc>
                <w:tcPr>
                  <w:tcW w:w="1134" w:type="dxa"/>
                  <w:shd w:val="clear" w:color="auto" w:fill="FFFFFF" w:themeFill="background1"/>
                  <w:vAlign w:val="center"/>
                </w:tcPr>
                <w:p w14:paraId="58935EEF"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2072" w:type="dxa"/>
                  <w:shd w:val="clear" w:color="auto" w:fill="FFFFFF" w:themeFill="background1"/>
                  <w:vAlign w:val="center"/>
                </w:tcPr>
                <w:p w14:paraId="28ADDE27"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 SDP</w:t>
                  </w:r>
                </w:p>
              </w:tc>
            </w:tr>
            <w:tr w:rsidR="00606FC9" w:rsidRPr="006145DB" w14:paraId="299C5783" w14:textId="77777777" w:rsidTr="0099287C">
              <w:trPr>
                <w:trHeight w:val="633"/>
              </w:trPr>
              <w:tc>
                <w:tcPr>
                  <w:tcW w:w="2902" w:type="dxa"/>
                  <w:vMerge/>
                  <w:shd w:val="clear" w:color="auto" w:fill="FFFFFF" w:themeFill="background1"/>
                  <w:vAlign w:val="center"/>
                </w:tcPr>
                <w:p w14:paraId="23B358AC" w14:textId="77777777" w:rsidR="00C3283D" w:rsidRPr="006145DB" w:rsidRDefault="00C3283D" w:rsidP="005B435E">
                  <w:pPr>
                    <w:tabs>
                      <w:tab w:val="left" w:pos="709"/>
                    </w:tabs>
                    <w:contextualSpacing/>
                    <w:jc w:val="both"/>
                    <w:rPr>
                      <w:rFonts w:cs="Arial"/>
                      <w:bCs/>
                      <w:sz w:val="16"/>
                      <w:szCs w:val="16"/>
                      <w:lang w:eastAsia="es-CO"/>
                    </w:rPr>
                  </w:pPr>
                </w:p>
              </w:tc>
              <w:tc>
                <w:tcPr>
                  <w:tcW w:w="1134" w:type="dxa"/>
                  <w:shd w:val="clear" w:color="auto" w:fill="FFFFFF" w:themeFill="background1"/>
                  <w:vAlign w:val="center"/>
                </w:tcPr>
                <w:p w14:paraId="325D836B"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Base </w:t>
                  </w:r>
                </w:p>
                <w:p w14:paraId="48877DE8"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Maestra</w:t>
                  </w:r>
                </w:p>
              </w:tc>
              <w:tc>
                <w:tcPr>
                  <w:tcW w:w="1134" w:type="dxa"/>
                  <w:shd w:val="clear" w:color="auto" w:fill="FFFFFF" w:themeFill="background1"/>
                  <w:vAlign w:val="center"/>
                </w:tcPr>
                <w:p w14:paraId="10F6058D" w14:textId="4B2C489D" w:rsidR="00C3283D" w:rsidRPr="006145DB" w:rsidRDefault="00FA207C" w:rsidP="005B435E">
                  <w:pPr>
                    <w:tabs>
                      <w:tab w:val="left" w:pos="709"/>
                    </w:tabs>
                    <w:contextualSpacing/>
                    <w:jc w:val="center"/>
                    <w:rPr>
                      <w:rFonts w:cs="Arial"/>
                      <w:bCs/>
                      <w:sz w:val="16"/>
                      <w:szCs w:val="16"/>
                      <w:lang w:eastAsia="es-CO"/>
                    </w:rPr>
                  </w:pPr>
                  <w:r w:rsidRPr="006145DB">
                    <w:rPr>
                      <w:rFonts w:cs="Arial"/>
                      <w:bCs/>
                      <w:sz w:val="16"/>
                      <w:szCs w:val="16"/>
                      <w:lang w:eastAsia="es-CO"/>
                    </w:rPr>
                    <w:t>Trimestral</w:t>
                  </w:r>
                </w:p>
              </w:tc>
              <w:tc>
                <w:tcPr>
                  <w:tcW w:w="2072" w:type="dxa"/>
                  <w:shd w:val="clear" w:color="auto" w:fill="FFFFFF" w:themeFill="background1"/>
                  <w:vAlign w:val="center"/>
                </w:tcPr>
                <w:p w14:paraId="493FA4A6"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-SDP</w:t>
                  </w:r>
                </w:p>
              </w:tc>
            </w:tr>
            <w:tr w:rsidR="00606FC9" w:rsidRPr="006145DB" w14:paraId="6514F858" w14:textId="77777777" w:rsidTr="0099287C">
              <w:trPr>
                <w:trHeight w:val="557"/>
              </w:trPr>
              <w:tc>
                <w:tcPr>
                  <w:tcW w:w="2902" w:type="dxa"/>
                  <w:vMerge/>
                  <w:tcBorders>
                    <w:bottom w:val="single" w:sz="4" w:space="0" w:color="auto"/>
                  </w:tcBorders>
                  <w:shd w:val="clear" w:color="auto" w:fill="FFFFFF" w:themeFill="background1"/>
                </w:tcPr>
                <w:p w14:paraId="6DD602F2" w14:textId="77777777" w:rsidR="00C3283D" w:rsidRPr="006145DB" w:rsidRDefault="00C3283D" w:rsidP="005B435E">
                  <w:pPr>
                    <w:tabs>
                      <w:tab w:val="left" w:pos="709"/>
                    </w:tabs>
                    <w:contextualSpacing/>
                    <w:jc w:val="both"/>
                    <w:rPr>
                      <w:rFonts w:cs="Arial"/>
                      <w:bCs/>
                      <w:sz w:val="16"/>
                      <w:szCs w:val="16"/>
                      <w:lang w:eastAsia="es-CO"/>
                    </w:rPr>
                  </w:pPr>
                </w:p>
              </w:tc>
              <w:tc>
                <w:tcPr>
                  <w:tcW w:w="1134" w:type="dxa"/>
                  <w:tcBorders>
                    <w:bottom w:val="single" w:sz="4" w:space="0" w:color="auto"/>
                  </w:tcBorders>
                  <w:shd w:val="clear" w:color="auto" w:fill="FFFFFF" w:themeFill="background1"/>
                  <w:vAlign w:val="center"/>
                </w:tcPr>
                <w:p w14:paraId="463BED4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Registro Social de Hogares</w:t>
                  </w:r>
                </w:p>
              </w:tc>
              <w:tc>
                <w:tcPr>
                  <w:tcW w:w="1134" w:type="dxa"/>
                  <w:tcBorders>
                    <w:bottom w:val="single" w:sz="4" w:space="0" w:color="auto"/>
                  </w:tcBorders>
                  <w:shd w:val="clear" w:color="auto" w:fill="FFFFFF" w:themeFill="background1"/>
                  <w:vAlign w:val="center"/>
                </w:tcPr>
                <w:p w14:paraId="0409D3D3"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2072" w:type="dxa"/>
                  <w:tcBorders>
                    <w:bottom w:val="single" w:sz="4" w:space="0" w:color="auto"/>
                  </w:tcBorders>
                  <w:shd w:val="clear" w:color="auto" w:fill="FFFFFF" w:themeFill="background1"/>
                  <w:vAlign w:val="center"/>
                </w:tcPr>
                <w:p w14:paraId="080FE6C6"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-SDP</w:t>
                  </w:r>
                </w:p>
              </w:tc>
            </w:tr>
            <w:tr w:rsidR="00606FC9" w:rsidRPr="006145DB" w14:paraId="77EC9E3A" w14:textId="77777777" w:rsidTr="0099287C">
              <w:trPr>
                <w:trHeight w:val="444"/>
              </w:trPr>
              <w:tc>
                <w:tcPr>
                  <w:tcW w:w="2902" w:type="dxa"/>
                  <w:tcBorders>
                    <w:bottom w:val="nil"/>
                  </w:tcBorders>
                  <w:shd w:val="clear" w:color="auto" w:fill="FFFFFF" w:themeFill="background1"/>
                  <w:vAlign w:val="center"/>
                </w:tcPr>
                <w:p w14:paraId="70882D92"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bCs/>
                      <w:sz w:val="16"/>
                      <w:szCs w:val="16"/>
                      <w:lang w:eastAsia="es-CO"/>
                    </w:rPr>
                    <w:t>Hogares étnicos víctimas del conflicto armado asentados en Bogotá D.C. por un periodo superior a un año, que no tengan residencia habitual en la ciudad y que se encuentren en trámite de retorno, reubicación o integración local.</w:t>
                  </w:r>
                </w:p>
              </w:tc>
              <w:tc>
                <w:tcPr>
                  <w:tcW w:w="1134" w:type="dxa"/>
                  <w:tcBorders>
                    <w:bottom w:val="nil"/>
                  </w:tcBorders>
                  <w:shd w:val="clear" w:color="auto" w:fill="FFFFFF" w:themeFill="background1"/>
                  <w:vAlign w:val="center"/>
                </w:tcPr>
                <w:p w14:paraId="33491F91"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 xml:space="preserve">Listado </w:t>
                  </w:r>
                </w:p>
                <w:p w14:paraId="174CDC50"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Censal</w:t>
                  </w:r>
                </w:p>
              </w:tc>
              <w:tc>
                <w:tcPr>
                  <w:tcW w:w="1134" w:type="dxa"/>
                  <w:tcBorders>
                    <w:bottom w:val="nil"/>
                  </w:tcBorders>
                  <w:shd w:val="clear" w:color="auto" w:fill="FFFFFF" w:themeFill="background1"/>
                  <w:vAlign w:val="center"/>
                </w:tcPr>
                <w:p w14:paraId="7AACAC58"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Anual</w:t>
                  </w:r>
                </w:p>
              </w:tc>
              <w:tc>
                <w:tcPr>
                  <w:tcW w:w="2072" w:type="dxa"/>
                  <w:tcBorders>
                    <w:bottom w:val="nil"/>
                  </w:tcBorders>
                  <w:shd w:val="clear" w:color="auto" w:fill="FFFFFF" w:themeFill="background1"/>
                  <w:vAlign w:val="center"/>
                </w:tcPr>
                <w:p w14:paraId="4D5CB084"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Oficina Consejería Distrital de Paz, Víctimas y Reconciliación, la Secretaría Distrital de Gobierno y/o Unidad para la Atención y Reparación Integral a las víctimas</w:t>
                  </w:r>
                </w:p>
              </w:tc>
            </w:tr>
          </w:tbl>
          <w:p w14:paraId="65538E1C" w14:textId="77777777" w:rsidR="00C3283D" w:rsidRPr="006145DB" w:rsidRDefault="00C3283D" w:rsidP="005B435E">
            <w:pPr>
              <w:pStyle w:val="Textoindependiente"/>
              <w:spacing w:line="240" w:lineRule="auto"/>
              <w:ind w:right="112"/>
              <w:jc w:val="both"/>
              <w:rPr>
                <w:rFonts w:cs="Arial"/>
                <w:bCs/>
                <w:sz w:val="20"/>
                <w:szCs w:val="20"/>
                <w:lang w:eastAsia="es-CO"/>
              </w:rPr>
            </w:pPr>
          </w:p>
        </w:tc>
      </w:tr>
      <w:tr w:rsidR="00C3283D" w:rsidRPr="006145DB" w14:paraId="142DBCF9" w14:textId="77777777" w:rsidTr="0099287C">
        <w:trPr>
          <w:trHeight w:val="4107"/>
          <w:jc w:val="center"/>
        </w:trPr>
        <w:tc>
          <w:tcPr>
            <w:tcW w:w="1940" w:type="dxa"/>
            <w:shd w:val="clear" w:color="auto" w:fill="FFFFFF" w:themeFill="background1"/>
            <w:vAlign w:val="center"/>
          </w:tcPr>
          <w:p w14:paraId="2A4BA9AF" w14:textId="77777777" w:rsidR="00C3283D" w:rsidRPr="006145DB" w:rsidRDefault="00C3283D" w:rsidP="00846ECA">
            <w:pPr>
              <w:spacing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55" w:type="dxa"/>
            <w:shd w:val="clear" w:color="auto" w:fill="FFFFFF" w:themeFill="background1"/>
            <w:vAlign w:val="center"/>
          </w:tcPr>
          <w:tbl>
            <w:tblPr>
              <w:tblStyle w:val="Tablaconcuadrcula"/>
              <w:tblW w:w="7257" w:type="dxa"/>
              <w:shd w:val="clear" w:color="auto" w:fill="FFFFFF" w:themeFill="background1"/>
              <w:tblLayout w:type="fixed"/>
              <w:tblLook w:val="04A0" w:firstRow="1" w:lastRow="0" w:firstColumn="1" w:lastColumn="0" w:noHBand="0" w:noVBand="1"/>
            </w:tblPr>
            <w:tblGrid>
              <w:gridCol w:w="2902"/>
              <w:gridCol w:w="1134"/>
              <w:gridCol w:w="1134"/>
              <w:gridCol w:w="2087"/>
            </w:tblGrid>
            <w:tr w:rsidR="00BD72B3" w:rsidRPr="006145DB" w14:paraId="33E27F1E" w14:textId="77777777" w:rsidTr="0099287C">
              <w:trPr>
                <w:trHeight w:val="380"/>
              </w:trPr>
              <w:tc>
                <w:tcPr>
                  <w:tcW w:w="2902" w:type="dxa"/>
                  <w:shd w:val="clear" w:color="auto" w:fill="FFFFFF" w:themeFill="background1"/>
                  <w:vAlign w:val="center"/>
                </w:tcPr>
                <w:p w14:paraId="6A4DCEB5"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134" w:type="dxa"/>
                  <w:shd w:val="clear" w:color="auto" w:fill="FFFFFF" w:themeFill="background1"/>
                  <w:vAlign w:val="center"/>
                </w:tcPr>
                <w:p w14:paraId="45FFE94B"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shd w:val="clear" w:color="auto" w:fill="FFFFFF" w:themeFill="background1"/>
                  <w:vAlign w:val="center"/>
                </w:tcPr>
                <w:p w14:paraId="05A5BF89"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2087" w:type="dxa"/>
                  <w:shd w:val="clear" w:color="auto" w:fill="FFFFFF" w:themeFill="background1"/>
                  <w:vAlign w:val="center"/>
                </w:tcPr>
                <w:p w14:paraId="42B1A3B7"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BD72B3" w:rsidRPr="006145DB" w14:paraId="036477AD" w14:textId="77777777" w:rsidTr="0099287C">
              <w:trPr>
                <w:trHeight w:val="58"/>
              </w:trPr>
              <w:tc>
                <w:tcPr>
                  <w:tcW w:w="2902" w:type="dxa"/>
                  <w:tcBorders>
                    <w:bottom w:val="single" w:sz="4" w:space="0" w:color="auto"/>
                  </w:tcBorders>
                  <w:shd w:val="clear" w:color="auto" w:fill="FFFFFF" w:themeFill="background1"/>
                  <w:vAlign w:val="center"/>
                </w:tcPr>
                <w:p w14:paraId="1333815C"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bCs/>
                      <w:sz w:val="16"/>
                      <w:szCs w:val="16"/>
                      <w:lang w:eastAsia="es-CO"/>
                    </w:rPr>
                    <w:t>Retiro voluntario manifestado libre y expresamente por escrito</w:t>
                  </w:r>
                </w:p>
              </w:tc>
              <w:tc>
                <w:tcPr>
                  <w:tcW w:w="1134" w:type="dxa"/>
                  <w:tcBorders>
                    <w:bottom w:val="single" w:sz="4" w:space="0" w:color="auto"/>
                  </w:tcBorders>
                  <w:shd w:val="clear" w:color="auto" w:fill="FFFFFF" w:themeFill="background1"/>
                  <w:vAlign w:val="center"/>
                </w:tcPr>
                <w:p w14:paraId="39F669A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Solicitud Ciudadana</w:t>
                  </w:r>
                </w:p>
              </w:tc>
              <w:tc>
                <w:tcPr>
                  <w:tcW w:w="1134" w:type="dxa"/>
                  <w:tcBorders>
                    <w:bottom w:val="single" w:sz="4" w:space="0" w:color="auto"/>
                  </w:tcBorders>
                  <w:shd w:val="clear" w:color="auto" w:fill="FFFFFF" w:themeFill="background1"/>
                  <w:vAlign w:val="center"/>
                </w:tcPr>
                <w:p w14:paraId="3D3F431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Demanda</w:t>
                  </w:r>
                </w:p>
              </w:tc>
              <w:tc>
                <w:tcPr>
                  <w:tcW w:w="2087" w:type="dxa"/>
                  <w:tcBorders>
                    <w:bottom w:val="single" w:sz="4" w:space="0" w:color="auto"/>
                  </w:tcBorders>
                  <w:shd w:val="clear" w:color="auto" w:fill="FFFFFF" w:themeFill="background1"/>
                  <w:vAlign w:val="center"/>
                </w:tcPr>
                <w:p w14:paraId="3EFCCD80"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w:t>
                  </w:r>
                </w:p>
              </w:tc>
            </w:tr>
            <w:tr w:rsidR="00BD72B3" w:rsidRPr="006145DB" w14:paraId="54FDDFC4" w14:textId="77777777" w:rsidTr="0099287C">
              <w:trPr>
                <w:trHeight w:val="243"/>
              </w:trPr>
              <w:tc>
                <w:tcPr>
                  <w:tcW w:w="2902" w:type="dxa"/>
                  <w:vMerge w:val="restart"/>
                  <w:shd w:val="clear" w:color="auto" w:fill="FFFFFF" w:themeFill="background1"/>
                  <w:vAlign w:val="center"/>
                </w:tcPr>
                <w:p w14:paraId="404FE8F6"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bCs/>
                      <w:sz w:val="16"/>
                      <w:szCs w:val="16"/>
                      <w:lang w:eastAsia="es-CO"/>
                    </w:rPr>
                    <w:t>Hogares que dejen de cumplir con las condiciones de la población objetivo y criterios de ingreso</w:t>
                  </w:r>
                </w:p>
              </w:tc>
              <w:tc>
                <w:tcPr>
                  <w:tcW w:w="1134" w:type="dxa"/>
                  <w:shd w:val="clear" w:color="auto" w:fill="FFFFFF" w:themeFill="background1"/>
                  <w:vAlign w:val="center"/>
                </w:tcPr>
                <w:p w14:paraId="54A8F949"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Listado Censal</w:t>
                  </w:r>
                </w:p>
              </w:tc>
              <w:tc>
                <w:tcPr>
                  <w:tcW w:w="1134" w:type="dxa"/>
                  <w:shd w:val="clear" w:color="auto" w:fill="FFFFFF" w:themeFill="background1"/>
                  <w:vAlign w:val="center"/>
                </w:tcPr>
                <w:p w14:paraId="71705024" w14:textId="3D8BCE62"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Anual</w:t>
                  </w:r>
                </w:p>
              </w:tc>
              <w:tc>
                <w:tcPr>
                  <w:tcW w:w="2087" w:type="dxa"/>
                  <w:shd w:val="clear" w:color="auto" w:fill="FFFFFF" w:themeFill="background1"/>
                  <w:vAlign w:val="center"/>
                </w:tcPr>
                <w:p w14:paraId="7CBF611F"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Unidad para la Atención y Reparación Integral a las Víctimas</w:t>
                  </w:r>
                </w:p>
              </w:tc>
            </w:tr>
            <w:tr w:rsidR="00BD72B3" w:rsidRPr="006145DB" w14:paraId="7AD76FE8" w14:textId="77777777" w:rsidTr="0099287C">
              <w:trPr>
                <w:trHeight w:val="243"/>
              </w:trPr>
              <w:tc>
                <w:tcPr>
                  <w:tcW w:w="2902" w:type="dxa"/>
                  <w:vMerge/>
                  <w:shd w:val="clear" w:color="auto" w:fill="FFFFFF" w:themeFill="background1"/>
                </w:tcPr>
                <w:p w14:paraId="2A7E45A2" w14:textId="77777777" w:rsidR="00C3283D" w:rsidRPr="006145DB" w:rsidRDefault="00C3283D" w:rsidP="005B435E">
                  <w:pPr>
                    <w:tabs>
                      <w:tab w:val="left" w:pos="709"/>
                    </w:tabs>
                    <w:contextualSpacing/>
                    <w:jc w:val="both"/>
                    <w:rPr>
                      <w:rFonts w:cs="Arial"/>
                      <w:bCs/>
                      <w:sz w:val="16"/>
                      <w:szCs w:val="16"/>
                      <w:lang w:eastAsia="es-CO"/>
                    </w:rPr>
                  </w:pPr>
                </w:p>
              </w:tc>
              <w:tc>
                <w:tcPr>
                  <w:tcW w:w="1134" w:type="dxa"/>
                  <w:shd w:val="clear" w:color="auto" w:fill="FFFFFF" w:themeFill="background1"/>
                  <w:vAlign w:val="center"/>
                </w:tcPr>
                <w:p w14:paraId="4942331D"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Listado Censal</w:t>
                  </w:r>
                </w:p>
              </w:tc>
              <w:tc>
                <w:tcPr>
                  <w:tcW w:w="1134" w:type="dxa"/>
                  <w:shd w:val="clear" w:color="auto" w:fill="FFFFFF" w:themeFill="background1"/>
                  <w:vAlign w:val="center"/>
                </w:tcPr>
                <w:p w14:paraId="0BAFC285"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Anual</w:t>
                  </w:r>
                </w:p>
              </w:tc>
              <w:tc>
                <w:tcPr>
                  <w:tcW w:w="2087" w:type="dxa"/>
                  <w:shd w:val="clear" w:color="auto" w:fill="FFFFFF" w:themeFill="background1"/>
                  <w:vAlign w:val="center"/>
                </w:tcPr>
                <w:p w14:paraId="70C619C4"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Oficina Consejería Distrital de Paz, Víctimas y Reconciliación, Secretaría Distrital de Gobierno y/o Unidad para la Atención y Reparación Integral a las Víctimas</w:t>
                  </w:r>
                </w:p>
              </w:tc>
            </w:tr>
            <w:tr w:rsidR="00BD72B3" w:rsidRPr="006145DB" w14:paraId="68F49278" w14:textId="77777777" w:rsidTr="0099287C">
              <w:trPr>
                <w:trHeight w:val="259"/>
              </w:trPr>
              <w:tc>
                <w:tcPr>
                  <w:tcW w:w="2902" w:type="dxa"/>
                  <w:vMerge/>
                  <w:shd w:val="clear" w:color="auto" w:fill="FFFFFF" w:themeFill="background1"/>
                </w:tcPr>
                <w:p w14:paraId="35ED134A" w14:textId="77777777" w:rsidR="00C3283D" w:rsidRPr="006145DB" w:rsidRDefault="00C3283D" w:rsidP="005B435E">
                  <w:pPr>
                    <w:tabs>
                      <w:tab w:val="left" w:pos="709"/>
                    </w:tabs>
                    <w:contextualSpacing/>
                    <w:jc w:val="both"/>
                    <w:rPr>
                      <w:rFonts w:cs="Arial"/>
                      <w:bCs/>
                      <w:sz w:val="16"/>
                      <w:szCs w:val="16"/>
                      <w:lang w:eastAsia="es-CO"/>
                    </w:rPr>
                  </w:pPr>
                </w:p>
              </w:tc>
              <w:tc>
                <w:tcPr>
                  <w:tcW w:w="1134" w:type="dxa"/>
                  <w:shd w:val="clear" w:color="auto" w:fill="FFFFFF" w:themeFill="background1"/>
                  <w:vAlign w:val="center"/>
                </w:tcPr>
                <w:p w14:paraId="6309C909"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SISBEN IV</w:t>
                  </w:r>
                </w:p>
              </w:tc>
              <w:tc>
                <w:tcPr>
                  <w:tcW w:w="1134" w:type="dxa"/>
                  <w:shd w:val="clear" w:color="auto" w:fill="FFFFFF" w:themeFill="background1"/>
                  <w:vAlign w:val="center"/>
                </w:tcPr>
                <w:p w14:paraId="09723F3B"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2087" w:type="dxa"/>
                  <w:shd w:val="clear" w:color="auto" w:fill="FFFFFF" w:themeFill="background1"/>
                  <w:vAlign w:val="center"/>
                </w:tcPr>
                <w:p w14:paraId="7EF06F8E"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 SDP</w:t>
                  </w:r>
                </w:p>
              </w:tc>
            </w:tr>
            <w:tr w:rsidR="00BD72B3" w:rsidRPr="006145DB" w14:paraId="44737745" w14:textId="77777777" w:rsidTr="0099287C">
              <w:trPr>
                <w:trHeight w:val="259"/>
              </w:trPr>
              <w:tc>
                <w:tcPr>
                  <w:tcW w:w="2902" w:type="dxa"/>
                  <w:vMerge/>
                  <w:shd w:val="clear" w:color="auto" w:fill="FFFFFF" w:themeFill="background1"/>
                </w:tcPr>
                <w:p w14:paraId="09A3F76A" w14:textId="77777777" w:rsidR="00C3283D" w:rsidRPr="006145DB" w:rsidRDefault="00C3283D" w:rsidP="005B435E">
                  <w:pPr>
                    <w:tabs>
                      <w:tab w:val="left" w:pos="709"/>
                    </w:tabs>
                    <w:contextualSpacing/>
                    <w:jc w:val="both"/>
                    <w:rPr>
                      <w:rFonts w:cs="Arial"/>
                      <w:bCs/>
                      <w:sz w:val="16"/>
                      <w:szCs w:val="16"/>
                      <w:lang w:eastAsia="es-CO"/>
                    </w:rPr>
                  </w:pPr>
                </w:p>
              </w:tc>
              <w:tc>
                <w:tcPr>
                  <w:tcW w:w="1134" w:type="dxa"/>
                  <w:shd w:val="clear" w:color="auto" w:fill="FFFFFF" w:themeFill="background1"/>
                  <w:vAlign w:val="center"/>
                </w:tcPr>
                <w:p w14:paraId="72574D9C"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Registro Social de Hogares</w:t>
                  </w:r>
                </w:p>
              </w:tc>
              <w:tc>
                <w:tcPr>
                  <w:tcW w:w="1134" w:type="dxa"/>
                  <w:shd w:val="clear" w:color="auto" w:fill="FFFFFF" w:themeFill="background1"/>
                  <w:vAlign w:val="center"/>
                </w:tcPr>
                <w:p w14:paraId="1A494B0A"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2087" w:type="dxa"/>
                  <w:shd w:val="clear" w:color="auto" w:fill="FFFFFF" w:themeFill="background1"/>
                  <w:vAlign w:val="center"/>
                </w:tcPr>
                <w:p w14:paraId="08D091BB"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-SDP</w:t>
                  </w:r>
                </w:p>
              </w:tc>
            </w:tr>
            <w:tr w:rsidR="00BD72B3" w:rsidRPr="006145DB" w14:paraId="61A5AE29" w14:textId="77777777" w:rsidTr="0099287C">
              <w:trPr>
                <w:trHeight w:val="237"/>
              </w:trPr>
              <w:tc>
                <w:tcPr>
                  <w:tcW w:w="2902" w:type="dxa"/>
                  <w:vMerge/>
                  <w:tcBorders>
                    <w:bottom w:val="single" w:sz="4" w:space="0" w:color="auto"/>
                  </w:tcBorders>
                  <w:shd w:val="clear" w:color="auto" w:fill="FFFFFF" w:themeFill="background1"/>
                </w:tcPr>
                <w:p w14:paraId="1CB35EB8" w14:textId="77777777" w:rsidR="00C3283D" w:rsidRPr="006145DB" w:rsidRDefault="00C3283D" w:rsidP="005B435E">
                  <w:pPr>
                    <w:tabs>
                      <w:tab w:val="left" w:pos="709"/>
                    </w:tabs>
                    <w:contextualSpacing/>
                    <w:jc w:val="both"/>
                    <w:rPr>
                      <w:rFonts w:cs="Arial"/>
                      <w:bCs/>
                      <w:sz w:val="16"/>
                      <w:szCs w:val="16"/>
                      <w:lang w:eastAsia="es-CO"/>
                    </w:rPr>
                  </w:pPr>
                </w:p>
              </w:tc>
              <w:tc>
                <w:tcPr>
                  <w:tcW w:w="1134" w:type="dxa"/>
                  <w:tcBorders>
                    <w:bottom w:val="single" w:sz="4" w:space="0" w:color="auto"/>
                  </w:tcBorders>
                  <w:shd w:val="clear" w:color="auto" w:fill="FFFFFF" w:themeFill="background1"/>
                  <w:vAlign w:val="center"/>
                </w:tcPr>
                <w:p w14:paraId="28458BB7"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Base Maestra</w:t>
                  </w:r>
                </w:p>
              </w:tc>
              <w:tc>
                <w:tcPr>
                  <w:tcW w:w="1134" w:type="dxa"/>
                  <w:tcBorders>
                    <w:bottom w:val="single" w:sz="4" w:space="0" w:color="auto"/>
                  </w:tcBorders>
                  <w:shd w:val="clear" w:color="auto" w:fill="FFFFFF" w:themeFill="background1"/>
                  <w:vAlign w:val="center"/>
                </w:tcPr>
                <w:p w14:paraId="0F0DC147" w14:textId="1607F8B7" w:rsidR="00C3283D" w:rsidRPr="006145DB" w:rsidRDefault="00FA207C" w:rsidP="005B435E">
                  <w:pPr>
                    <w:tabs>
                      <w:tab w:val="left" w:pos="709"/>
                    </w:tabs>
                    <w:contextualSpacing/>
                    <w:jc w:val="center"/>
                    <w:rPr>
                      <w:rFonts w:cs="Arial"/>
                      <w:bCs/>
                      <w:sz w:val="16"/>
                      <w:szCs w:val="16"/>
                      <w:lang w:eastAsia="es-CO"/>
                    </w:rPr>
                  </w:pPr>
                  <w:r w:rsidRPr="006145DB">
                    <w:rPr>
                      <w:rFonts w:cs="Arial"/>
                      <w:bCs/>
                      <w:sz w:val="16"/>
                      <w:szCs w:val="16"/>
                      <w:lang w:eastAsia="es-CO"/>
                    </w:rPr>
                    <w:t>Trimestral</w:t>
                  </w:r>
                </w:p>
              </w:tc>
              <w:tc>
                <w:tcPr>
                  <w:tcW w:w="2087" w:type="dxa"/>
                  <w:tcBorders>
                    <w:bottom w:val="single" w:sz="4" w:space="0" w:color="auto"/>
                  </w:tcBorders>
                  <w:shd w:val="clear" w:color="auto" w:fill="FFFFFF" w:themeFill="background1"/>
                  <w:vAlign w:val="center"/>
                </w:tcPr>
                <w:p w14:paraId="1DBC737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Planeación -SDP</w:t>
                  </w:r>
                </w:p>
              </w:tc>
            </w:tr>
          </w:tbl>
          <w:p w14:paraId="1248F6B8" w14:textId="77777777" w:rsidR="00C3283D" w:rsidRPr="006145DB" w:rsidRDefault="00C3283D" w:rsidP="005B435E">
            <w:pPr>
              <w:tabs>
                <w:tab w:val="left" w:pos="709"/>
              </w:tabs>
              <w:spacing w:line="240" w:lineRule="auto"/>
              <w:contextualSpacing/>
              <w:jc w:val="both"/>
              <w:rPr>
                <w:rFonts w:cs="Arial"/>
                <w:bCs/>
                <w:sz w:val="20"/>
                <w:szCs w:val="20"/>
                <w:lang w:eastAsia="es-CO"/>
              </w:rPr>
            </w:pPr>
          </w:p>
        </w:tc>
      </w:tr>
      <w:tr w:rsidR="00C3283D" w:rsidRPr="006145DB" w14:paraId="67EA057D" w14:textId="77777777" w:rsidTr="00EF4A59">
        <w:trPr>
          <w:trHeight w:val="963"/>
          <w:jc w:val="center"/>
        </w:trPr>
        <w:tc>
          <w:tcPr>
            <w:tcW w:w="1940" w:type="dxa"/>
            <w:vAlign w:val="center"/>
          </w:tcPr>
          <w:p w14:paraId="39B764EA" w14:textId="77777777" w:rsidR="00C3283D" w:rsidRPr="006145DB" w:rsidRDefault="00C3283D" w:rsidP="00846ECA">
            <w:pPr>
              <w:spacing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455" w:type="dxa"/>
            <w:vAlign w:val="center"/>
          </w:tcPr>
          <w:tbl>
            <w:tblPr>
              <w:tblStyle w:val="Tablaconcuadrcula"/>
              <w:tblW w:w="7298" w:type="dxa"/>
              <w:tblLayout w:type="fixed"/>
              <w:tblLook w:val="04A0" w:firstRow="1" w:lastRow="0" w:firstColumn="1" w:lastColumn="0" w:noHBand="0" w:noVBand="1"/>
            </w:tblPr>
            <w:tblGrid>
              <w:gridCol w:w="2902"/>
              <w:gridCol w:w="1134"/>
              <w:gridCol w:w="1134"/>
              <w:gridCol w:w="2128"/>
            </w:tblGrid>
            <w:tr w:rsidR="00BD72B3" w:rsidRPr="006145DB" w14:paraId="1E0FA712" w14:textId="77777777" w:rsidTr="00EF4A59">
              <w:trPr>
                <w:trHeight w:val="372"/>
              </w:trPr>
              <w:tc>
                <w:tcPr>
                  <w:tcW w:w="2902" w:type="dxa"/>
                  <w:vAlign w:val="center"/>
                </w:tcPr>
                <w:p w14:paraId="4BA73149"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Restricciones</w:t>
                  </w:r>
                </w:p>
              </w:tc>
              <w:tc>
                <w:tcPr>
                  <w:tcW w:w="1134" w:type="dxa"/>
                  <w:vAlign w:val="center"/>
                </w:tcPr>
                <w:p w14:paraId="681A93E9"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5EA93C0B"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2128" w:type="dxa"/>
                  <w:vAlign w:val="center"/>
                </w:tcPr>
                <w:p w14:paraId="1D714924" w14:textId="77777777" w:rsidR="00C3283D" w:rsidRPr="006145DB" w:rsidRDefault="00C3283D"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BD72B3" w:rsidRPr="006145DB" w14:paraId="38C72A74" w14:textId="77777777" w:rsidTr="00EF4A59">
              <w:trPr>
                <w:trHeight w:val="346"/>
              </w:trPr>
              <w:tc>
                <w:tcPr>
                  <w:tcW w:w="2902" w:type="dxa"/>
                  <w:vAlign w:val="center"/>
                </w:tcPr>
                <w:p w14:paraId="598931D5" w14:textId="77777777" w:rsidR="00C3283D" w:rsidRPr="006145DB" w:rsidRDefault="00C3283D" w:rsidP="005B435E">
                  <w:pPr>
                    <w:tabs>
                      <w:tab w:val="left" w:pos="709"/>
                    </w:tabs>
                    <w:contextualSpacing/>
                    <w:jc w:val="both"/>
                    <w:rPr>
                      <w:rFonts w:cs="Arial"/>
                      <w:bCs/>
                      <w:sz w:val="16"/>
                      <w:szCs w:val="16"/>
                      <w:lang w:eastAsia="es-CO"/>
                    </w:rPr>
                  </w:pPr>
                  <w:r w:rsidRPr="006145DB">
                    <w:rPr>
                      <w:rFonts w:cs="Arial"/>
                      <w:bCs/>
                      <w:sz w:val="16"/>
                      <w:szCs w:val="16"/>
                      <w:lang w:eastAsia="es-CO"/>
                    </w:rPr>
                    <w:t>Compromiso por una Alimentación Incluyente</w:t>
                  </w:r>
                </w:p>
              </w:tc>
              <w:tc>
                <w:tcPr>
                  <w:tcW w:w="1134" w:type="dxa"/>
                  <w:vAlign w:val="center"/>
                </w:tcPr>
                <w:p w14:paraId="7F499F7A"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SIRBE</w:t>
                  </w:r>
                </w:p>
              </w:tc>
              <w:tc>
                <w:tcPr>
                  <w:tcW w:w="1134" w:type="dxa"/>
                  <w:vAlign w:val="center"/>
                </w:tcPr>
                <w:p w14:paraId="46780920"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Mensual</w:t>
                  </w:r>
                </w:p>
              </w:tc>
              <w:tc>
                <w:tcPr>
                  <w:tcW w:w="2128" w:type="dxa"/>
                  <w:vAlign w:val="center"/>
                </w:tcPr>
                <w:p w14:paraId="0602E992" w14:textId="77777777" w:rsidR="00C3283D" w:rsidRPr="006145DB" w:rsidRDefault="00C3283D" w:rsidP="005B435E">
                  <w:pPr>
                    <w:tabs>
                      <w:tab w:val="left" w:pos="709"/>
                    </w:tabs>
                    <w:contextualSpacing/>
                    <w:jc w:val="center"/>
                    <w:rPr>
                      <w:rFonts w:cs="Arial"/>
                      <w:bCs/>
                      <w:sz w:val="16"/>
                      <w:szCs w:val="16"/>
                      <w:lang w:eastAsia="es-CO"/>
                    </w:rPr>
                  </w:pPr>
                  <w:r w:rsidRPr="006145DB">
                    <w:rPr>
                      <w:rFonts w:cs="Arial"/>
                      <w:bCs/>
                      <w:sz w:val="16"/>
                      <w:szCs w:val="16"/>
                      <w:lang w:eastAsia="es-CO"/>
                    </w:rPr>
                    <w:t>Secretaría Distrital de Integración Social - SDIS</w:t>
                  </w:r>
                </w:p>
              </w:tc>
            </w:tr>
          </w:tbl>
          <w:p w14:paraId="4BB4889E" w14:textId="77777777" w:rsidR="00C3283D" w:rsidRPr="006145DB" w:rsidRDefault="00C3283D" w:rsidP="005B435E">
            <w:pPr>
              <w:tabs>
                <w:tab w:val="left" w:pos="709"/>
              </w:tabs>
              <w:spacing w:line="240" w:lineRule="auto"/>
              <w:contextualSpacing/>
              <w:jc w:val="both"/>
              <w:rPr>
                <w:rFonts w:eastAsia="Calibri" w:cs="Arial"/>
                <w:bCs/>
                <w:sz w:val="20"/>
                <w:szCs w:val="20"/>
                <w:lang w:eastAsia="es-CO"/>
              </w:rPr>
            </w:pPr>
          </w:p>
        </w:tc>
      </w:tr>
      <w:tr w:rsidR="00C3283D" w:rsidRPr="006145DB" w14:paraId="7CC0FB5A" w14:textId="77777777" w:rsidTr="00C3283D">
        <w:trPr>
          <w:trHeight w:val="983"/>
          <w:jc w:val="center"/>
        </w:trPr>
        <w:tc>
          <w:tcPr>
            <w:tcW w:w="1940" w:type="dxa"/>
            <w:shd w:val="clear" w:color="auto" w:fill="FFFFFF" w:themeFill="background1"/>
            <w:vAlign w:val="center"/>
          </w:tcPr>
          <w:p w14:paraId="17E1826D" w14:textId="77777777" w:rsidR="00C3283D" w:rsidRPr="006145DB" w:rsidRDefault="00C3283D" w:rsidP="00846ECA">
            <w:pPr>
              <w:spacing w:line="240" w:lineRule="auto"/>
              <w:contextualSpacing/>
              <w:rPr>
                <w:rFonts w:cs="Arial"/>
                <w:bCs/>
                <w:sz w:val="20"/>
                <w:szCs w:val="20"/>
                <w:lang w:eastAsia="es-CO"/>
              </w:rPr>
            </w:pPr>
            <w:r w:rsidRPr="006145DB">
              <w:rPr>
                <w:rFonts w:cs="Arial"/>
                <w:bCs/>
                <w:sz w:val="20"/>
                <w:szCs w:val="20"/>
                <w:lang w:eastAsia="es-CO"/>
              </w:rPr>
              <w:t>Ejecución</w:t>
            </w:r>
          </w:p>
        </w:tc>
        <w:tc>
          <w:tcPr>
            <w:tcW w:w="7455" w:type="dxa"/>
            <w:shd w:val="clear" w:color="auto" w:fill="FFFFFF" w:themeFill="background1"/>
            <w:vAlign w:val="center"/>
          </w:tcPr>
          <w:p w14:paraId="044C0718" w14:textId="39B8B9ED"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Para la ejecución de las Transferencias monetarias para </w:t>
            </w:r>
            <w:r w:rsidRPr="006145DB">
              <w:rPr>
                <w:rFonts w:cs="Arial"/>
                <w:sz w:val="20"/>
                <w:szCs w:val="20"/>
                <w:lang w:eastAsia="es-CO"/>
              </w:rPr>
              <w:t>hogares étnicos víctimas del conflicto armado</w:t>
            </w:r>
            <w:r w:rsidRPr="006145DB">
              <w:rPr>
                <w:rFonts w:cs="Arial"/>
                <w:bCs/>
                <w:sz w:val="20"/>
                <w:szCs w:val="20"/>
                <w:lang w:eastAsia="es-CO"/>
              </w:rPr>
              <w:t xml:space="preserve">, se tendrán en cuenta las siguientes definiciones, </w:t>
            </w:r>
            <w:r w:rsidRPr="006145DB">
              <w:rPr>
                <w:rFonts w:cs="Arial"/>
                <w:sz w:val="20"/>
                <w:szCs w:val="20"/>
                <w:lang w:val="es-CO"/>
              </w:rPr>
              <w:t xml:space="preserve">basadas en el procedimiento Ruta Comunitaria en el proceso de acompañamiento de retorno, reubicación o integración local de la </w:t>
            </w:r>
            <w:r w:rsidRPr="006145DB">
              <w:rPr>
                <w:rFonts w:cs="Arial"/>
                <w:bCs/>
                <w:sz w:val="20"/>
                <w:szCs w:val="20"/>
                <w:lang w:eastAsia="es-CO"/>
              </w:rPr>
              <w:t xml:space="preserve">Unidad para la Atención y Reparación Integral a las Víctimas (UARIV): </w:t>
            </w:r>
          </w:p>
          <w:p w14:paraId="475A93E6" w14:textId="77777777" w:rsidR="00A655B6" w:rsidRPr="006145DB" w:rsidRDefault="00A655B6" w:rsidP="005B435E">
            <w:pPr>
              <w:pStyle w:val="Textoindependiente"/>
              <w:spacing w:after="0" w:line="240" w:lineRule="auto"/>
              <w:jc w:val="both"/>
              <w:rPr>
                <w:rFonts w:cs="Arial"/>
                <w:bCs/>
                <w:sz w:val="20"/>
                <w:szCs w:val="20"/>
                <w:lang w:eastAsia="es-CO"/>
              </w:rPr>
            </w:pPr>
          </w:p>
          <w:p w14:paraId="73B8DBB0" w14:textId="77777777" w:rsidR="00C3283D" w:rsidRPr="006145DB" w:rsidRDefault="00C3283D">
            <w:pPr>
              <w:pStyle w:val="Textoindependiente"/>
              <w:numPr>
                <w:ilvl w:val="0"/>
                <w:numId w:val="88"/>
              </w:numPr>
              <w:spacing w:after="0" w:line="240" w:lineRule="auto"/>
              <w:ind w:left="356"/>
              <w:contextualSpacing/>
              <w:jc w:val="both"/>
              <w:rPr>
                <w:rFonts w:cs="Arial"/>
                <w:sz w:val="20"/>
                <w:szCs w:val="20"/>
                <w:lang w:eastAsia="es-CO"/>
              </w:rPr>
            </w:pPr>
            <w:r w:rsidRPr="006145DB">
              <w:rPr>
                <w:rFonts w:cs="Arial"/>
                <w:sz w:val="20"/>
                <w:szCs w:val="20"/>
                <w:lang w:eastAsia="es-CO"/>
              </w:rPr>
              <w:t>Hogar víctima del conflicto armado: cuando una o más personas dentro de un hogar, unidas o no por lazos de parentesco, son víctimas y están registradas en el Registro Único de Victimas -RUV, el hogar puede ser considerado como unidad de atención para ayudas humanitarias inmediatas, retornos, reubicaciones y esquemas de reparación colectiva o familiar.</w:t>
            </w:r>
          </w:p>
          <w:p w14:paraId="15D0E314" w14:textId="77777777" w:rsidR="00C3283D" w:rsidRPr="006145DB" w:rsidRDefault="00C3283D">
            <w:pPr>
              <w:pStyle w:val="Textoindependiente"/>
              <w:numPr>
                <w:ilvl w:val="0"/>
                <w:numId w:val="88"/>
              </w:numPr>
              <w:spacing w:after="0" w:line="240" w:lineRule="auto"/>
              <w:ind w:left="356"/>
              <w:contextualSpacing/>
              <w:jc w:val="both"/>
              <w:rPr>
                <w:rFonts w:cs="Arial"/>
                <w:sz w:val="20"/>
                <w:szCs w:val="20"/>
                <w:lang w:eastAsia="es-CO"/>
              </w:rPr>
            </w:pPr>
            <w:r w:rsidRPr="006145DB">
              <w:rPr>
                <w:rFonts w:cs="Arial"/>
                <w:sz w:val="20"/>
                <w:szCs w:val="20"/>
                <w:lang w:eastAsia="es-CO"/>
              </w:rPr>
              <w:t>Hogar víctima del conflicto armado retornado: es el hogar víctima del de desplazamiento forzado que decidió regresar al sitio del cual fue desplazado con el fin de asentarse indefinidamente.</w:t>
            </w:r>
          </w:p>
          <w:p w14:paraId="09A43EBA" w14:textId="77777777" w:rsidR="00C3283D" w:rsidRPr="006145DB" w:rsidRDefault="00C3283D">
            <w:pPr>
              <w:pStyle w:val="Textoindependiente"/>
              <w:numPr>
                <w:ilvl w:val="0"/>
                <w:numId w:val="88"/>
              </w:numPr>
              <w:spacing w:after="0" w:line="240" w:lineRule="auto"/>
              <w:ind w:left="356"/>
              <w:contextualSpacing/>
              <w:jc w:val="both"/>
              <w:rPr>
                <w:rFonts w:cs="Arial"/>
                <w:sz w:val="20"/>
                <w:szCs w:val="20"/>
                <w:lang w:eastAsia="es-CO"/>
              </w:rPr>
            </w:pPr>
            <w:r w:rsidRPr="006145DB">
              <w:rPr>
                <w:rFonts w:cs="Arial"/>
                <w:sz w:val="20"/>
                <w:szCs w:val="20"/>
                <w:lang w:eastAsia="es-CO"/>
              </w:rPr>
              <w:t>Hogar víctima del conflicto armado en reubicación: es el hogar víctima de desplazamiento forzado que decide asentarse en un lugar distinto del que se vio forzado a salir.</w:t>
            </w:r>
          </w:p>
          <w:p w14:paraId="7D070B7B" w14:textId="77777777" w:rsidR="00C3283D" w:rsidRPr="006145DB" w:rsidRDefault="00C3283D">
            <w:pPr>
              <w:pStyle w:val="Textoindependiente"/>
              <w:numPr>
                <w:ilvl w:val="0"/>
                <w:numId w:val="88"/>
              </w:numPr>
              <w:spacing w:after="0" w:line="240" w:lineRule="auto"/>
              <w:ind w:left="356"/>
              <w:contextualSpacing/>
              <w:jc w:val="both"/>
              <w:rPr>
                <w:rFonts w:cs="Arial"/>
                <w:sz w:val="20"/>
                <w:szCs w:val="20"/>
                <w:lang w:eastAsia="es-CO"/>
              </w:rPr>
            </w:pPr>
            <w:r w:rsidRPr="006145DB">
              <w:rPr>
                <w:rFonts w:cs="Arial"/>
                <w:sz w:val="20"/>
                <w:szCs w:val="20"/>
                <w:lang w:eastAsia="es-CO"/>
              </w:rPr>
              <w:t>Hogar víctima del conflicto armado integrado localmente: es el hogar víctima de desplazamiento forzado que decide permanecer en el lugar que se encuentra al momento de solicitar el acompañamiento, siendo éste diferente al sitio en el que se produjo su desplazamiento forzado.</w:t>
            </w:r>
          </w:p>
          <w:p w14:paraId="12506A71" w14:textId="77777777" w:rsidR="00C3283D" w:rsidRPr="006145DB" w:rsidRDefault="00C3283D">
            <w:pPr>
              <w:pStyle w:val="Textoindependiente"/>
              <w:numPr>
                <w:ilvl w:val="0"/>
                <w:numId w:val="88"/>
              </w:numPr>
              <w:spacing w:after="0" w:line="240" w:lineRule="auto"/>
              <w:ind w:left="356"/>
              <w:contextualSpacing/>
              <w:jc w:val="both"/>
              <w:rPr>
                <w:rFonts w:cs="Arial"/>
                <w:sz w:val="20"/>
                <w:szCs w:val="20"/>
                <w:lang w:eastAsia="es-CO"/>
              </w:rPr>
            </w:pPr>
            <w:r w:rsidRPr="006145DB">
              <w:rPr>
                <w:rFonts w:cs="Arial"/>
                <w:sz w:val="20"/>
                <w:szCs w:val="20"/>
                <w:lang w:eastAsia="es-CO"/>
              </w:rPr>
              <w:t>Hogar víctima del conflicto armado en proceso de retorno, reubicación o integración local: es el hogar víctima de desplazamiento forzado cuyo proceso de retorno, reubicación o integración local no ha finalizado pero el hogar aún se encuentra residiendo en Bogotá D.C.</w:t>
            </w:r>
          </w:p>
          <w:p w14:paraId="32103529" w14:textId="77777777" w:rsidR="00C3283D" w:rsidRPr="006145DB" w:rsidRDefault="00C3283D" w:rsidP="005B435E">
            <w:pPr>
              <w:pStyle w:val="Textoindependiente"/>
              <w:spacing w:after="0" w:line="240" w:lineRule="auto"/>
              <w:jc w:val="both"/>
              <w:rPr>
                <w:rFonts w:cs="Arial"/>
                <w:bCs/>
                <w:sz w:val="20"/>
                <w:szCs w:val="20"/>
                <w:lang w:eastAsia="es-CO"/>
              </w:rPr>
            </w:pPr>
          </w:p>
          <w:p w14:paraId="1441B99A" w14:textId="266291D6"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El Comité Coordinador de la Estrategia de Ingreso Mínimo Garantizado (IMG), establecido en el artículo 8 del Decreto Distrital 482 de 2023, es la máxima instancia de decisión de la estrategia, y está integrado por los/las secretarios(as) Distritales de Planeación, Hacienda, Integración Social, Gobierno, Mujer, un/a delegado/a del Despacho del/a alcalde(sa) Mayor de Bogotá D.C. y dos invitados permanentes: el/la </w:t>
            </w:r>
            <w:r w:rsidR="00437D35" w:rsidRPr="006145DB">
              <w:rPr>
                <w:rFonts w:cs="Arial"/>
                <w:bCs/>
                <w:sz w:val="20"/>
                <w:szCs w:val="20"/>
                <w:lang w:eastAsia="es-CO"/>
              </w:rPr>
              <w:t>c</w:t>
            </w:r>
            <w:r w:rsidRPr="006145DB">
              <w:rPr>
                <w:rFonts w:cs="Arial"/>
                <w:bCs/>
                <w:sz w:val="20"/>
                <w:szCs w:val="20"/>
                <w:lang w:eastAsia="es-CO"/>
              </w:rPr>
              <w:t xml:space="preserve">onsejera(o) de Paz, Víctimas y Reconciliación y el/la </w:t>
            </w:r>
            <w:r w:rsidR="00437D35" w:rsidRPr="006145DB">
              <w:rPr>
                <w:rFonts w:cs="Arial"/>
                <w:bCs/>
                <w:sz w:val="20"/>
                <w:szCs w:val="20"/>
                <w:lang w:eastAsia="es-CO"/>
              </w:rPr>
              <w:t>s</w:t>
            </w:r>
            <w:r w:rsidRPr="006145DB">
              <w:rPr>
                <w:rFonts w:cs="Arial"/>
                <w:bCs/>
                <w:sz w:val="20"/>
                <w:szCs w:val="20"/>
                <w:lang w:eastAsia="es-CO"/>
              </w:rPr>
              <w:t xml:space="preserve">ecretaria(o) de Hábitat. </w:t>
            </w:r>
          </w:p>
          <w:p w14:paraId="385AD0C2" w14:textId="77777777" w:rsidR="00437D35" w:rsidRPr="006145DB" w:rsidRDefault="00437D35" w:rsidP="005B435E">
            <w:pPr>
              <w:pStyle w:val="Textoindependiente"/>
              <w:spacing w:after="0" w:line="240" w:lineRule="auto"/>
              <w:jc w:val="both"/>
              <w:rPr>
                <w:rFonts w:cs="Arial"/>
                <w:bCs/>
                <w:sz w:val="20"/>
                <w:szCs w:val="20"/>
                <w:lang w:eastAsia="es-CO"/>
              </w:rPr>
            </w:pPr>
          </w:p>
          <w:p w14:paraId="3A0F35D5" w14:textId="2E817B10"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Este Comité define los montos que los hogares beneficiarios de esta transferencia monetaria reciben, la periodicidad, la temporalidad y los criterios e instrumentos de focalización y los umbrales aplicables a éstos, teniendo en cuenta para ello las recomendaciones técnicas de la Secretaría Distrital de Planeación como rectora de la estrategia, o de cualquiera de las Secretarías que lo componen. Dependiendo del proceso en que se encuentre cada hogar víctima, éste recibirá un número y monto de transferencias monetarias diferentes para lo cual, las decisiones del Comité Coordinador son implementadas por la Secretaría Distrital de Integración Social en la etapa de selección de los beneficiarios de las transferencias monetarias.</w:t>
            </w:r>
          </w:p>
          <w:p w14:paraId="29452E9F" w14:textId="77777777" w:rsidR="00437D35" w:rsidRPr="006145DB" w:rsidRDefault="00437D35" w:rsidP="005B435E">
            <w:pPr>
              <w:pStyle w:val="Textoindependiente"/>
              <w:spacing w:after="0" w:line="240" w:lineRule="auto"/>
              <w:jc w:val="both"/>
              <w:rPr>
                <w:rFonts w:cs="Arial"/>
                <w:bCs/>
                <w:sz w:val="20"/>
                <w:szCs w:val="20"/>
                <w:lang w:eastAsia="es-CO"/>
              </w:rPr>
            </w:pPr>
          </w:p>
          <w:p w14:paraId="7735EBB7" w14:textId="0F0761F2"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Para la entrega de las transferencias monetarias, mensualmente la Dirección de Transferencias genera los listados de dispersión de pago, tras las correspondientes verificaciones de información, con base en los listados censales allegados por la Unidad para la Atención y Reparación Integral a las víctimas (UARIV), la </w:t>
            </w:r>
            <w:r w:rsidRPr="006145DB">
              <w:rPr>
                <w:rFonts w:cs="Arial"/>
                <w:bCs/>
                <w:sz w:val="20"/>
                <w:szCs w:val="20"/>
                <w:lang w:val="es-CO" w:eastAsia="es-CO"/>
              </w:rPr>
              <w:t xml:space="preserve">Oficina Consejería Distrital  de Paz, Víctimas y Reconciliación </w:t>
            </w:r>
            <w:r w:rsidRPr="006145DB">
              <w:rPr>
                <w:rFonts w:cs="Arial"/>
                <w:bCs/>
                <w:sz w:val="20"/>
                <w:szCs w:val="20"/>
                <w:lang w:eastAsia="es-CO"/>
              </w:rPr>
              <w:t xml:space="preserve">y/o la Secretaría Distrital de Gobierno, entidades que certifican la condición de víctima o la residencia habitual </w:t>
            </w:r>
            <w:r w:rsidRPr="006145DB">
              <w:rPr>
                <w:rFonts w:cs="Arial"/>
                <w:sz w:val="20"/>
                <w:szCs w:val="20"/>
                <w:lang w:eastAsia="es-CO"/>
              </w:rPr>
              <w:t xml:space="preserve">de los hogares </w:t>
            </w:r>
            <w:r w:rsidRPr="006145DB">
              <w:rPr>
                <w:rFonts w:cs="Arial"/>
                <w:bCs/>
                <w:sz w:val="20"/>
                <w:szCs w:val="20"/>
                <w:lang w:eastAsia="es-CO"/>
              </w:rPr>
              <w:t xml:space="preserve">beneficiarios, respectivamente. </w:t>
            </w:r>
          </w:p>
          <w:p w14:paraId="3446A9CF" w14:textId="77777777" w:rsidR="00437D35" w:rsidRPr="006145DB" w:rsidRDefault="00437D35" w:rsidP="005B435E">
            <w:pPr>
              <w:pStyle w:val="Textoindependiente"/>
              <w:spacing w:after="0" w:line="240" w:lineRule="auto"/>
              <w:jc w:val="both"/>
              <w:rPr>
                <w:rFonts w:cs="Arial"/>
                <w:bCs/>
                <w:sz w:val="20"/>
                <w:szCs w:val="20"/>
                <w:lang w:val="es-CO" w:eastAsia="es-CO"/>
              </w:rPr>
            </w:pPr>
          </w:p>
          <w:p w14:paraId="3584CC64" w14:textId="5E1A5BF5"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val="es-CO" w:eastAsia="es-CO"/>
              </w:rPr>
              <w:t>Una vez son recibidos los instrumentos para realizar la focalización de los hogares beneficiarios, desde la Secretaría Distrital de Integración Social a través de la Subdirección para la Administración de la Información de Transferencias, se hacen las verificaciones necesarias para garantizar la consistencia de la información. De existir inconsistencias se informa a las entidades o dependencias generadoras de la información, para la subsanación o aclaración de los comentarios.</w:t>
            </w:r>
          </w:p>
          <w:p w14:paraId="4A0788ED" w14:textId="77777777" w:rsidR="00437D35" w:rsidRPr="006145DB" w:rsidRDefault="00437D35" w:rsidP="005B435E">
            <w:pPr>
              <w:pStyle w:val="Textoindependiente"/>
              <w:spacing w:after="0" w:line="240" w:lineRule="auto"/>
              <w:jc w:val="both"/>
              <w:rPr>
                <w:rFonts w:cs="Arial"/>
                <w:bCs/>
                <w:sz w:val="20"/>
                <w:szCs w:val="20"/>
                <w:lang w:eastAsia="es-CO"/>
              </w:rPr>
            </w:pPr>
          </w:p>
          <w:p w14:paraId="593054AA" w14:textId="15ED41F1"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En cuanto las inconsistencias son subsanadas, la Subdirección para la Administración de la Información de Transferencias verifica los criterios de ingreso y de egreso. Una vez identificados los hogares que serán beneficiarios de la transferencia monetaria, se procede a la definición del titular encargado de recibir dicho apoyo económico, dando prioridad a las mujeres. </w:t>
            </w:r>
          </w:p>
          <w:p w14:paraId="09FBB2E3" w14:textId="1FA4E752"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En la siguiente etapa se realiza la aplicación de los principios establecidos por el Comité Coordinador de IMG para determinar los montos, se realiza la consolidación de los listados de dispersión por operador y por fuente de financiamiento, en caso de que aplique, y se generan las órdenes de pago por la Dirección de Transferencias, que a continuación son tramitadas ante la Secretaría Distrital de Hacienda para el pago de transferencias monetarias a los hogares beneficiarios.</w:t>
            </w:r>
          </w:p>
          <w:p w14:paraId="4665A43B" w14:textId="77777777" w:rsidR="00437D35" w:rsidRPr="006145DB" w:rsidRDefault="00437D35" w:rsidP="005B435E">
            <w:pPr>
              <w:pStyle w:val="Textoindependiente"/>
              <w:spacing w:after="0" w:line="240" w:lineRule="auto"/>
              <w:jc w:val="both"/>
              <w:rPr>
                <w:rFonts w:cs="Arial"/>
                <w:bCs/>
                <w:sz w:val="20"/>
                <w:szCs w:val="20"/>
                <w:lang w:eastAsia="es-CO"/>
              </w:rPr>
            </w:pPr>
          </w:p>
          <w:p w14:paraId="6095D525" w14:textId="53B37C09"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En el caso de los hogares que hacen parte de procesos de integración local o con residencia habitual en la ciudad de Bogotá D.C, las transferencias monetarias son entregadas de manera mensual, a través de la modalidad de giro por ventanilla para ser retirado por la persona titular del beneficio, únicamente por medio de la red de corresponsales en la ciudad de Bogotá D.C. </w:t>
            </w:r>
          </w:p>
          <w:p w14:paraId="0CF6CF52" w14:textId="27AA4674"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Para el caso de los hogares que se encuentran en proceso de retorno o reubicación desde la ciudad de Bogotá D.C hacia otras zonas del país, </w:t>
            </w:r>
            <w:r w:rsidRPr="006145DB">
              <w:rPr>
                <w:rFonts w:cs="Arial"/>
                <w:bCs/>
                <w:sz w:val="20"/>
                <w:szCs w:val="20"/>
                <w:lang w:val="es-MX" w:eastAsia="es-CO"/>
              </w:rPr>
              <w:t xml:space="preserve">las transferencias monetarias se realizarán de manera mensual de acuerdo con el mecanismo de pago dispuesto por la Dirección Distrital de Tesorería de la Secretaría Distrital de Hacienda. </w:t>
            </w:r>
          </w:p>
          <w:p w14:paraId="35190B05" w14:textId="77777777" w:rsidR="00437D35" w:rsidRPr="006145DB" w:rsidRDefault="00437D35" w:rsidP="005B435E">
            <w:pPr>
              <w:pStyle w:val="Textoindependiente"/>
              <w:spacing w:after="0" w:line="240" w:lineRule="auto"/>
              <w:jc w:val="both"/>
              <w:rPr>
                <w:rFonts w:cs="Arial"/>
                <w:bCs/>
                <w:sz w:val="20"/>
                <w:szCs w:val="20"/>
                <w:lang w:val="es-MX" w:eastAsia="es-CO"/>
              </w:rPr>
            </w:pPr>
          </w:p>
          <w:p w14:paraId="737C2F10" w14:textId="03F04F26" w:rsidR="00C3283D" w:rsidRPr="006145DB" w:rsidRDefault="00C3283D" w:rsidP="005B435E">
            <w:pPr>
              <w:pStyle w:val="Textoindependiente"/>
              <w:spacing w:after="0" w:line="240" w:lineRule="auto"/>
              <w:jc w:val="both"/>
              <w:rPr>
                <w:rFonts w:cs="Arial"/>
                <w:bCs/>
                <w:sz w:val="20"/>
                <w:szCs w:val="20"/>
                <w:lang w:val="es-MX" w:eastAsia="es-CO"/>
              </w:rPr>
            </w:pPr>
            <w:r w:rsidRPr="006145DB">
              <w:rPr>
                <w:rFonts w:cs="Arial"/>
                <w:bCs/>
                <w:sz w:val="20"/>
                <w:szCs w:val="20"/>
                <w:lang w:val="es-MX" w:eastAsia="es-CO"/>
              </w:rPr>
              <w:t>Es importante mencionar, que las transferencias pueden resultar exitosas o no exitosas; lo segundo, en caso de que el ciudadano no haya recibido su transferencia monetaria. Por lo tanto, según el mecanismo de pago utilizado para la dispersión se generará un reporte, donde se evidencia el estado del pago de cada listado de dispersión, estos informes son remitidos a la Secretaría Distrital de Integración Social, para que consolide la información y se contabilicen los recursos dispersados y devueltos.</w:t>
            </w:r>
          </w:p>
          <w:p w14:paraId="547E8EC2" w14:textId="77777777" w:rsidR="00437D35" w:rsidRPr="006145DB" w:rsidRDefault="00437D35" w:rsidP="005B435E">
            <w:pPr>
              <w:pStyle w:val="Textoindependiente"/>
              <w:spacing w:after="0" w:line="240" w:lineRule="auto"/>
              <w:jc w:val="both"/>
              <w:rPr>
                <w:rFonts w:cs="Arial"/>
                <w:bCs/>
                <w:sz w:val="20"/>
                <w:szCs w:val="20"/>
                <w:lang w:eastAsia="es-CO"/>
              </w:rPr>
            </w:pPr>
          </w:p>
          <w:p w14:paraId="609C0980" w14:textId="1CC88AB9" w:rsidR="00C3283D" w:rsidRPr="006145DB" w:rsidRDefault="00C3283D"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Los listados censales que se constituyen como fuentes de información de la población objetivo y que son emitidos por la Unidad para la Atención y Reparación Integral a las Víctimas (UARIV), la </w:t>
            </w:r>
            <w:r w:rsidRPr="006145DB">
              <w:rPr>
                <w:rFonts w:cs="Arial"/>
                <w:bCs/>
                <w:sz w:val="20"/>
                <w:szCs w:val="20"/>
                <w:lang w:val="es-CO" w:eastAsia="es-CO"/>
              </w:rPr>
              <w:t xml:space="preserve">Oficina Consejería Distrital de Paz, Víctimas y Reconciliación </w:t>
            </w:r>
            <w:r w:rsidRPr="006145DB">
              <w:rPr>
                <w:rFonts w:cs="Arial"/>
                <w:bCs/>
                <w:sz w:val="20"/>
                <w:szCs w:val="20"/>
                <w:lang w:eastAsia="es-CO"/>
              </w:rPr>
              <w:t xml:space="preserve">y/o la Secretaría Distrital de Gobierno, tendrán vigencia de un (1) año a partir del momento de su remisión, y deberán ser actualizados por las entidades en mención una vez finalice dicha temporalidad. </w:t>
            </w:r>
          </w:p>
          <w:p w14:paraId="6A61312A" w14:textId="77777777" w:rsidR="00437D35" w:rsidRPr="006145DB" w:rsidRDefault="00437D35" w:rsidP="005B435E">
            <w:pPr>
              <w:tabs>
                <w:tab w:val="left" w:pos="709"/>
              </w:tabs>
              <w:spacing w:after="0" w:line="240" w:lineRule="auto"/>
              <w:jc w:val="both"/>
              <w:rPr>
                <w:rFonts w:cs="Arial"/>
                <w:sz w:val="20"/>
                <w:szCs w:val="20"/>
                <w:lang w:eastAsia="es-CO"/>
              </w:rPr>
            </w:pPr>
          </w:p>
          <w:p w14:paraId="7B796FBF" w14:textId="1637811F" w:rsidR="00C3283D" w:rsidRPr="006145DB" w:rsidRDefault="00C3283D" w:rsidP="005B435E">
            <w:pPr>
              <w:tabs>
                <w:tab w:val="left" w:pos="709"/>
              </w:tabs>
              <w:spacing w:after="0" w:line="240" w:lineRule="auto"/>
              <w:jc w:val="both"/>
              <w:rPr>
                <w:rFonts w:cs="Arial"/>
                <w:sz w:val="20"/>
                <w:szCs w:val="20"/>
                <w:lang w:eastAsia="es-CO"/>
              </w:rPr>
            </w:pPr>
            <w:r w:rsidRPr="006145DB">
              <w:rPr>
                <w:rFonts w:cs="Arial"/>
                <w:sz w:val="20"/>
                <w:szCs w:val="20"/>
                <w:lang w:eastAsia="es-CO"/>
              </w:rPr>
              <w:t>En caso de interrupción parcial o total en la prestación de las transferencias monetarias para hogares étnicos víctimas del conflicto armado, se implementará el plan operativo de continuidad correspondiente.</w:t>
            </w:r>
          </w:p>
        </w:tc>
      </w:tr>
      <w:tr w:rsidR="00C3283D" w:rsidRPr="006145DB" w14:paraId="31B0F7B4" w14:textId="77777777" w:rsidTr="00C3283D">
        <w:trPr>
          <w:trHeight w:val="983"/>
          <w:jc w:val="center"/>
        </w:trPr>
        <w:tc>
          <w:tcPr>
            <w:tcW w:w="1940" w:type="dxa"/>
            <w:shd w:val="clear" w:color="auto" w:fill="FFFFFF" w:themeFill="background1"/>
            <w:vAlign w:val="center"/>
          </w:tcPr>
          <w:p w14:paraId="1277AD66" w14:textId="77777777" w:rsidR="00C3283D" w:rsidRPr="006145DB" w:rsidRDefault="00C3283D" w:rsidP="005B435E">
            <w:pPr>
              <w:spacing w:line="240" w:lineRule="auto"/>
              <w:contextualSpacing/>
              <w:jc w:val="both"/>
              <w:rPr>
                <w:rFonts w:cs="Arial"/>
                <w:bCs/>
                <w:sz w:val="20"/>
                <w:szCs w:val="20"/>
                <w:lang w:eastAsia="es-CO"/>
              </w:rPr>
            </w:pPr>
            <w:r w:rsidRPr="006145DB">
              <w:rPr>
                <w:rFonts w:cs="Arial"/>
                <w:bCs/>
                <w:sz w:val="20"/>
                <w:szCs w:val="20"/>
                <w:lang w:eastAsia="es-CO"/>
              </w:rPr>
              <w:t>Condiciones transversales de calidad</w:t>
            </w:r>
          </w:p>
        </w:tc>
        <w:tc>
          <w:tcPr>
            <w:tcW w:w="7455" w:type="dxa"/>
            <w:shd w:val="clear" w:color="auto" w:fill="FFFFFF" w:themeFill="background1"/>
            <w:vAlign w:val="center"/>
          </w:tcPr>
          <w:p w14:paraId="0BD07826" w14:textId="59D3FEAB" w:rsidR="00C3283D" w:rsidRPr="006145DB" w:rsidRDefault="00C3283D"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Para la transferencia aplican las siguientes categorías:</w:t>
            </w:r>
          </w:p>
          <w:p w14:paraId="7B313469" w14:textId="77777777" w:rsidR="00437D35" w:rsidRPr="006145DB" w:rsidRDefault="00437D35" w:rsidP="005B435E">
            <w:pPr>
              <w:pStyle w:val="Ttulo1"/>
              <w:rPr>
                <w:sz w:val="20"/>
                <w:szCs w:val="20"/>
                <w:lang w:eastAsia="es-CO"/>
              </w:rPr>
            </w:pPr>
          </w:p>
          <w:p w14:paraId="579DF50A" w14:textId="77777777" w:rsidR="00C3283D" w:rsidRPr="006145DB" w:rsidRDefault="00C3283D">
            <w:pPr>
              <w:pStyle w:val="Prrafodelista"/>
              <w:numPr>
                <w:ilvl w:val="0"/>
                <w:numId w:val="86"/>
              </w:numPr>
              <w:spacing w:after="0" w:line="240" w:lineRule="auto"/>
              <w:ind w:left="356"/>
              <w:jc w:val="both"/>
              <w:rPr>
                <w:rFonts w:cs="Arial"/>
                <w:sz w:val="20"/>
                <w:szCs w:val="20"/>
                <w:lang w:eastAsia="es-CO"/>
              </w:rPr>
            </w:pPr>
            <w:r w:rsidRPr="006145DB">
              <w:rPr>
                <w:rFonts w:cs="Arial"/>
                <w:sz w:val="20"/>
                <w:szCs w:val="20"/>
                <w:lang w:eastAsia="es-CO"/>
              </w:rPr>
              <w:t>Gestión Administrativa</w:t>
            </w:r>
          </w:p>
          <w:p w14:paraId="4355126F" w14:textId="11C53F68" w:rsidR="00C3283D" w:rsidRPr="006145DB" w:rsidRDefault="00C3283D">
            <w:pPr>
              <w:pStyle w:val="Textoindependiente"/>
              <w:numPr>
                <w:ilvl w:val="0"/>
                <w:numId w:val="86"/>
              </w:numPr>
              <w:spacing w:after="0" w:line="240" w:lineRule="auto"/>
              <w:ind w:left="356"/>
              <w:contextualSpacing/>
              <w:jc w:val="both"/>
              <w:rPr>
                <w:rFonts w:cs="Arial"/>
                <w:bCs/>
                <w:sz w:val="20"/>
                <w:szCs w:val="20"/>
                <w:lang w:eastAsia="es-CO"/>
              </w:rPr>
            </w:pPr>
            <w:r w:rsidRPr="006145DB">
              <w:rPr>
                <w:rFonts w:cs="Arial"/>
                <w:sz w:val="20"/>
                <w:szCs w:val="20"/>
                <w:lang w:eastAsia="es-CO"/>
              </w:rPr>
              <w:t>Talento Humano</w:t>
            </w:r>
          </w:p>
        </w:tc>
      </w:tr>
    </w:tbl>
    <w:p w14:paraId="13059EA5" w14:textId="77777777" w:rsidR="00A97635" w:rsidRPr="006145DB" w:rsidRDefault="00A97635" w:rsidP="005B435E">
      <w:pPr>
        <w:spacing w:after="0" w:line="240" w:lineRule="auto"/>
        <w:rPr>
          <w:rFonts w:cs="Arial"/>
          <w:highlight w:val="yellow"/>
        </w:rPr>
      </w:pPr>
    </w:p>
    <w:p w14:paraId="67A3A48F" w14:textId="13FF5003" w:rsidR="00A97635" w:rsidRPr="006145DB" w:rsidRDefault="00A97635">
      <w:pPr>
        <w:pStyle w:val="Ttulo1"/>
        <w:numPr>
          <w:ilvl w:val="2"/>
          <w:numId w:val="72"/>
        </w:numPr>
        <w:ind w:left="1418"/>
      </w:pPr>
      <w:bookmarkStart w:id="423" w:name="_Toc210213242"/>
      <w:bookmarkStart w:id="424" w:name="_Toc213273512"/>
      <w:bookmarkStart w:id="425" w:name="_Toc213276139"/>
      <w:bookmarkStart w:id="426" w:name="_Toc216902473"/>
      <w:r w:rsidRPr="006145DB">
        <w:t>Transferencias mo</w:t>
      </w:r>
      <w:r w:rsidR="0013290A" w:rsidRPr="006145DB">
        <w:t>netarias condicionadas para la primera i</w:t>
      </w:r>
      <w:r w:rsidRPr="006145DB">
        <w:t>nfancia</w:t>
      </w:r>
      <w:bookmarkEnd w:id="423"/>
      <w:bookmarkEnd w:id="424"/>
      <w:bookmarkEnd w:id="425"/>
      <w:bookmarkEnd w:id="426"/>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57130B" w:rsidRPr="006145DB" w14:paraId="2353F9E4" w14:textId="77777777" w:rsidTr="000F219E">
        <w:trPr>
          <w:trHeight w:val="308"/>
          <w:jc w:val="center"/>
        </w:trPr>
        <w:tc>
          <w:tcPr>
            <w:tcW w:w="1940" w:type="dxa"/>
            <w:vAlign w:val="center"/>
          </w:tcPr>
          <w:p w14:paraId="03DB904E" w14:textId="77777777" w:rsidR="009705C9" w:rsidRPr="006145DB" w:rsidRDefault="009705C9" w:rsidP="005B435E">
            <w:pPr>
              <w:spacing w:after="0" w:line="240" w:lineRule="auto"/>
              <w:contextualSpacing/>
              <w:rPr>
                <w:rFonts w:eastAsia="Calibri" w:cs="Arial"/>
                <w:bCs/>
                <w:sz w:val="20"/>
                <w:szCs w:val="20"/>
                <w:lang w:eastAsia="es-CO"/>
              </w:rPr>
            </w:pPr>
            <w:r w:rsidRPr="006145DB">
              <w:rPr>
                <w:rFonts w:cs="Arial"/>
                <w:bCs/>
                <w:sz w:val="20"/>
                <w:szCs w:val="20"/>
                <w:lang w:eastAsia="es-CO"/>
              </w:rPr>
              <w:t>Nombre de la transferencia</w:t>
            </w:r>
          </w:p>
        </w:tc>
        <w:tc>
          <w:tcPr>
            <w:tcW w:w="7455" w:type="dxa"/>
            <w:vAlign w:val="center"/>
          </w:tcPr>
          <w:p w14:paraId="193BB9CF" w14:textId="40FFD3D8" w:rsidR="009705C9" w:rsidRPr="006145DB" w:rsidRDefault="009705C9" w:rsidP="005B435E">
            <w:pPr>
              <w:pStyle w:val="Textoindependiente"/>
              <w:spacing w:after="0" w:line="240" w:lineRule="auto"/>
              <w:jc w:val="both"/>
              <w:rPr>
                <w:rFonts w:eastAsia="Lucida Sans Unicode" w:cs="Arial"/>
                <w:bCs/>
                <w:sz w:val="20"/>
                <w:szCs w:val="20"/>
              </w:rPr>
            </w:pPr>
            <w:r w:rsidRPr="006145DB">
              <w:rPr>
                <w:rFonts w:cs="Arial"/>
                <w:bCs/>
                <w:sz w:val="20"/>
                <w:szCs w:val="20"/>
                <w:lang w:eastAsia="es-CO"/>
              </w:rPr>
              <w:t>Transferencias monetarias condicionadas para la Primera Infancia</w:t>
            </w:r>
            <w:r w:rsidR="0057130B" w:rsidRPr="006145DB">
              <w:rPr>
                <w:rFonts w:cs="Arial"/>
                <w:bCs/>
                <w:sz w:val="20"/>
                <w:szCs w:val="20"/>
                <w:lang w:eastAsia="es-CO"/>
              </w:rPr>
              <w:t>.</w:t>
            </w:r>
          </w:p>
        </w:tc>
      </w:tr>
      <w:tr w:rsidR="0057130B" w:rsidRPr="006145DB" w14:paraId="39031528" w14:textId="77777777" w:rsidTr="000F219E">
        <w:trPr>
          <w:trHeight w:val="400"/>
          <w:jc w:val="center"/>
        </w:trPr>
        <w:tc>
          <w:tcPr>
            <w:tcW w:w="1940" w:type="dxa"/>
            <w:vAlign w:val="center"/>
          </w:tcPr>
          <w:p w14:paraId="67A66270" w14:textId="77777777" w:rsidR="009705C9" w:rsidRPr="006145DB" w:rsidRDefault="009705C9" w:rsidP="005B435E">
            <w:pPr>
              <w:spacing w:after="0" w:line="240" w:lineRule="auto"/>
              <w:contextualSpacing/>
              <w:rPr>
                <w:rFonts w:eastAsia="Calibri" w:cs="Arial"/>
                <w:sz w:val="20"/>
                <w:szCs w:val="20"/>
                <w:lang w:eastAsia="es-CO"/>
              </w:rPr>
            </w:pPr>
            <w:r w:rsidRPr="006145DB">
              <w:rPr>
                <w:rFonts w:cs="Arial"/>
                <w:bCs/>
                <w:sz w:val="20"/>
                <w:szCs w:val="20"/>
                <w:lang w:eastAsia="es-CO"/>
              </w:rPr>
              <w:t>Objeto de la transferencia</w:t>
            </w:r>
          </w:p>
        </w:tc>
        <w:tc>
          <w:tcPr>
            <w:tcW w:w="7455" w:type="dxa"/>
            <w:vAlign w:val="center"/>
          </w:tcPr>
          <w:p w14:paraId="33AE1908" w14:textId="77777777" w:rsidR="009705C9" w:rsidRPr="006145DB" w:rsidRDefault="009705C9" w:rsidP="005B435E">
            <w:pPr>
              <w:spacing w:after="0" w:line="240" w:lineRule="auto"/>
              <w:contextualSpacing/>
              <w:jc w:val="both"/>
              <w:rPr>
                <w:rFonts w:cs="Arial"/>
                <w:sz w:val="20"/>
                <w:szCs w:val="20"/>
                <w:lang w:eastAsia="es-CO"/>
              </w:rPr>
            </w:pPr>
            <w:r w:rsidRPr="006145DB">
              <w:rPr>
                <w:rFonts w:cs="Arial"/>
                <w:sz w:val="20"/>
                <w:szCs w:val="20"/>
                <w:lang w:eastAsia="es-CO"/>
              </w:rPr>
              <w:t>Incentivar la vinculación, matrícula y permanencia de los niños y las niñas residentes en Bogotá D.C en los jardines infantiles de la Secretaría Distrital de Integración Social o en los grados de preescolar de los colegios oficiales de la Secretaría de Educación del Distrito.</w:t>
            </w:r>
          </w:p>
        </w:tc>
      </w:tr>
      <w:tr w:rsidR="0057130B" w:rsidRPr="006145DB" w14:paraId="14495EA5" w14:textId="77777777" w:rsidTr="000F219E">
        <w:trPr>
          <w:trHeight w:val="1420"/>
          <w:jc w:val="center"/>
        </w:trPr>
        <w:tc>
          <w:tcPr>
            <w:tcW w:w="1940" w:type="dxa"/>
            <w:vAlign w:val="center"/>
          </w:tcPr>
          <w:p w14:paraId="464F83C9"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Oferta de la Transferencia</w:t>
            </w:r>
          </w:p>
        </w:tc>
        <w:tc>
          <w:tcPr>
            <w:tcW w:w="7455" w:type="dxa"/>
            <w:vAlign w:val="center"/>
          </w:tcPr>
          <w:p w14:paraId="7FF27A43" w14:textId="77777777" w:rsidR="009705C9" w:rsidRPr="006145DB" w:rsidRDefault="009705C9" w:rsidP="005B435E">
            <w:pPr>
              <w:tabs>
                <w:tab w:val="left" w:pos="709"/>
              </w:tabs>
              <w:spacing w:after="0" w:line="240" w:lineRule="auto"/>
              <w:contextualSpacing/>
              <w:jc w:val="both"/>
              <w:rPr>
                <w:rFonts w:eastAsia="Lucida Sans Unicode" w:cs="Arial"/>
                <w:sz w:val="20"/>
                <w:szCs w:val="20"/>
              </w:rPr>
            </w:pPr>
            <w:r w:rsidRPr="006145DB">
              <w:rPr>
                <w:rFonts w:eastAsia="Lucida Sans Unicode" w:cs="Arial"/>
                <w:sz w:val="20"/>
                <w:szCs w:val="20"/>
              </w:rPr>
              <w:t>Entrega mensual de una transferencia monetaria condicionada, durante el ciclo escolar, a hogares residentes en Bogotá D.C en situación de pobreza extrema, moderada, vulnerabilidad por inseguridad alimentaria o que vivan en residencias tipo paga diarios, que tengan niños y niñas vinculados a los jardines infantiles de la Secretaría Distrital de Integración Social o matriculados en los grados de preescolar de los colegios oficiales de la Secretaría de Educación del Distrito.</w:t>
            </w:r>
          </w:p>
        </w:tc>
      </w:tr>
      <w:tr w:rsidR="0057130B" w:rsidRPr="006145DB" w14:paraId="2118D1E3" w14:textId="77777777" w:rsidTr="0057130B">
        <w:trPr>
          <w:trHeight w:val="600"/>
          <w:jc w:val="center"/>
        </w:trPr>
        <w:tc>
          <w:tcPr>
            <w:tcW w:w="1940" w:type="dxa"/>
            <w:vAlign w:val="center"/>
          </w:tcPr>
          <w:p w14:paraId="5DC08E9F" w14:textId="77777777" w:rsidR="009705C9" w:rsidRPr="006145DB" w:rsidRDefault="009705C9" w:rsidP="00563655">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vAlign w:val="center"/>
          </w:tcPr>
          <w:p w14:paraId="3F2C49D2" w14:textId="77777777" w:rsidR="009705C9" w:rsidRPr="006145DB" w:rsidRDefault="009705C9"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Categórico para el grupo poblacional combinado con Instrumento de focalización individual y por hogares - proxy mean test y listado censal (por instrumentos).</w:t>
            </w:r>
          </w:p>
        </w:tc>
      </w:tr>
      <w:tr w:rsidR="0057130B" w:rsidRPr="006145DB" w14:paraId="60CF53CF" w14:textId="77777777" w:rsidTr="000F219E">
        <w:trPr>
          <w:trHeight w:val="1010"/>
          <w:jc w:val="center"/>
        </w:trPr>
        <w:tc>
          <w:tcPr>
            <w:tcW w:w="1940" w:type="dxa"/>
            <w:vAlign w:val="center"/>
          </w:tcPr>
          <w:p w14:paraId="5038A7B6" w14:textId="77777777" w:rsidR="009705C9" w:rsidRPr="006145DB" w:rsidRDefault="009705C9" w:rsidP="00563655">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vAlign w:val="center"/>
          </w:tcPr>
          <w:p w14:paraId="5910490D" w14:textId="77777777" w:rsidR="009705C9" w:rsidRPr="006145DB" w:rsidRDefault="009705C9" w:rsidP="005B435E">
            <w:pPr>
              <w:tabs>
                <w:tab w:val="left" w:pos="709"/>
              </w:tabs>
              <w:spacing w:after="0" w:line="240" w:lineRule="auto"/>
              <w:contextualSpacing/>
              <w:jc w:val="both"/>
              <w:rPr>
                <w:rFonts w:eastAsia="Lucida Sans Unicode" w:cs="Arial"/>
                <w:sz w:val="20"/>
                <w:szCs w:val="20"/>
              </w:rPr>
            </w:pPr>
            <w:r w:rsidRPr="006145DB">
              <w:rPr>
                <w:rFonts w:cs="Arial"/>
                <w:sz w:val="20"/>
                <w:szCs w:val="20"/>
                <w:lang w:eastAsia="es-CO"/>
              </w:rPr>
              <w:t xml:space="preserve">Hogares residentes en Bogotá que se encuentren </w:t>
            </w:r>
            <w:r w:rsidRPr="006145DB">
              <w:rPr>
                <w:rFonts w:eastAsia="Lucida Sans Unicode" w:cs="Arial"/>
                <w:sz w:val="20"/>
                <w:szCs w:val="20"/>
              </w:rPr>
              <w:t>en situación de pobreza extrema, moderada, vulnerabilidad por inseguridad alimentaria o que vivan en residencias tipo paga diarios y que tengan niños y niñas, entre 0 y 6 años, vinculados a los jardines infantiles</w:t>
            </w:r>
            <w:r w:rsidRPr="006145DB">
              <w:rPr>
                <w:rFonts w:cs="Arial"/>
                <w:sz w:val="20"/>
                <w:szCs w:val="20"/>
                <w:lang w:eastAsia="es-CO"/>
              </w:rPr>
              <w:t xml:space="preserve"> </w:t>
            </w:r>
            <w:r w:rsidRPr="006145DB">
              <w:rPr>
                <w:rFonts w:eastAsia="Lucida Sans Unicode" w:cs="Arial"/>
                <w:sz w:val="20"/>
                <w:szCs w:val="20"/>
              </w:rPr>
              <w:t>de la Secretaría Distrital de Integración Social o matriculados en los grados de preescolar en los colegios oficiales de la Secretaría de Educación del Distrito.</w:t>
            </w:r>
          </w:p>
        </w:tc>
      </w:tr>
      <w:tr w:rsidR="0057130B" w:rsidRPr="006145DB" w14:paraId="1FD2108B" w14:textId="77777777" w:rsidTr="000F219E">
        <w:trPr>
          <w:trHeight w:val="828"/>
          <w:jc w:val="center"/>
        </w:trPr>
        <w:tc>
          <w:tcPr>
            <w:tcW w:w="1940" w:type="dxa"/>
            <w:vAlign w:val="center"/>
          </w:tcPr>
          <w:p w14:paraId="0CCF0F1C"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455" w:type="dxa"/>
            <w:vAlign w:val="center"/>
          </w:tcPr>
          <w:tbl>
            <w:tblPr>
              <w:tblStyle w:val="Tablaconcuadrcula"/>
              <w:tblW w:w="7201" w:type="dxa"/>
              <w:tblLayout w:type="fixed"/>
              <w:tblLook w:val="04A0" w:firstRow="1" w:lastRow="0" w:firstColumn="1" w:lastColumn="0" w:noHBand="0" w:noVBand="1"/>
            </w:tblPr>
            <w:tblGrid>
              <w:gridCol w:w="3612"/>
              <w:gridCol w:w="1276"/>
              <w:gridCol w:w="1134"/>
              <w:gridCol w:w="1179"/>
            </w:tblGrid>
            <w:tr w:rsidR="0057130B" w:rsidRPr="006145DB" w14:paraId="6F8C3250" w14:textId="77777777" w:rsidTr="008A2B10">
              <w:trPr>
                <w:trHeight w:val="372"/>
              </w:trPr>
              <w:tc>
                <w:tcPr>
                  <w:tcW w:w="3612" w:type="dxa"/>
                  <w:tcBorders>
                    <w:top w:val="nil"/>
                  </w:tcBorders>
                  <w:vAlign w:val="center"/>
                </w:tcPr>
                <w:p w14:paraId="0E93B98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276" w:type="dxa"/>
                  <w:tcBorders>
                    <w:top w:val="nil"/>
                  </w:tcBorders>
                  <w:vAlign w:val="center"/>
                </w:tcPr>
                <w:p w14:paraId="5440127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3911CE4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179" w:type="dxa"/>
                  <w:tcBorders>
                    <w:top w:val="nil"/>
                  </w:tcBorders>
                  <w:vAlign w:val="center"/>
                </w:tcPr>
                <w:p w14:paraId="7B2257B8" w14:textId="77777777" w:rsidR="009705C9" w:rsidRPr="006145DB" w:rsidRDefault="009705C9" w:rsidP="008A2B10">
                  <w:pPr>
                    <w:tabs>
                      <w:tab w:val="left" w:pos="709"/>
                    </w:tabs>
                    <w:ind w:left="-108"/>
                    <w:contextualSpacing/>
                    <w:jc w:val="center"/>
                    <w:rPr>
                      <w:rFonts w:cs="Arial"/>
                      <w:sz w:val="16"/>
                      <w:szCs w:val="16"/>
                      <w:lang w:eastAsia="es-CO"/>
                    </w:rPr>
                  </w:pPr>
                  <w:r w:rsidRPr="006145DB">
                    <w:rPr>
                      <w:rFonts w:cs="Arial"/>
                      <w:sz w:val="16"/>
                      <w:szCs w:val="16"/>
                      <w:lang w:eastAsia="es-CO"/>
                    </w:rPr>
                    <w:t>Administrador</w:t>
                  </w:r>
                </w:p>
              </w:tc>
            </w:tr>
            <w:tr w:rsidR="0057130B" w:rsidRPr="006145DB" w14:paraId="7C7305DF" w14:textId="77777777" w:rsidTr="008A2B10">
              <w:trPr>
                <w:trHeight w:val="1006"/>
              </w:trPr>
              <w:tc>
                <w:tcPr>
                  <w:tcW w:w="3612" w:type="dxa"/>
                  <w:vMerge w:val="restart"/>
                  <w:vAlign w:val="center"/>
                </w:tcPr>
                <w:p w14:paraId="70732CA8"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pobreza extrema que se encuentren clasificados en el grupo A del SISBEN IV de Bogotá D.C, con </w:t>
                  </w:r>
                  <w:r w:rsidRPr="006145DB">
                    <w:rPr>
                      <w:rFonts w:eastAsia="Lucida Sans Unicode" w:cs="Arial"/>
                      <w:sz w:val="16"/>
                      <w:szCs w:val="16"/>
                    </w:rPr>
                    <w:t xml:space="preserve">niños y niñas, entre 0 y 6 años vinculados y en estado “en atención” o “suspendido” (causales especificas) en SIRBE, en los jardines infantiles </w:t>
                  </w:r>
                  <w:r w:rsidRPr="006145DB">
                    <w:rPr>
                      <w:rFonts w:cs="Arial"/>
                      <w:sz w:val="16"/>
                      <w:szCs w:val="16"/>
                      <w:lang w:eastAsia="es-CO"/>
                    </w:rPr>
                    <w:t>(</w:t>
                  </w:r>
                  <w:r w:rsidRPr="006145DB">
                    <w:rPr>
                      <w:rFonts w:cs="Arial"/>
                      <w:sz w:val="16"/>
                      <w:szCs w:val="16"/>
                      <w:lang w:val="es-CO" w:eastAsia="es-CO"/>
                    </w:rPr>
                    <w:t>jardines diurnos, nocturnos, casas de pensamiento intercultural o espacios rurales)</w:t>
                  </w:r>
                  <w:r w:rsidRPr="006145DB">
                    <w:rPr>
                      <w:rFonts w:cs="Arial"/>
                      <w:sz w:val="16"/>
                      <w:szCs w:val="16"/>
                      <w:lang w:eastAsia="es-CO"/>
                    </w:rPr>
                    <w:t xml:space="preserve"> </w:t>
                  </w:r>
                  <w:r w:rsidRPr="006145DB">
                    <w:rPr>
                      <w:rFonts w:eastAsia="Lucida Sans Unicode" w:cs="Arial"/>
                      <w:sz w:val="16"/>
                      <w:szCs w:val="16"/>
                    </w:rPr>
                    <w:t>de la Secretaría Distrital de Integración Social.</w:t>
                  </w:r>
                </w:p>
              </w:tc>
              <w:tc>
                <w:tcPr>
                  <w:tcW w:w="1276" w:type="dxa"/>
                  <w:vAlign w:val="center"/>
                </w:tcPr>
                <w:p w14:paraId="0D85242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47C83D5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179" w:type="dxa"/>
                  <w:vAlign w:val="center"/>
                </w:tcPr>
                <w:p w14:paraId="67E5F84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35D2F5D5" w14:textId="77777777" w:rsidTr="008A2B10">
              <w:trPr>
                <w:trHeight w:val="20"/>
              </w:trPr>
              <w:tc>
                <w:tcPr>
                  <w:tcW w:w="3612" w:type="dxa"/>
                  <w:vMerge/>
                  <w:vAlign w:val="center"/>
                </w:tcPr>
                <w:p w14:paraId="63B537CB" w14:textId="77777777" w:rsidR="009705C9" w:rsidRPr="006145DB" w:rsidRDefault="009705C9" w:rsidP="005B435E">
                  <w:pPr>
                    <w:tabs>
                      <w:tab w:val="left" w:pos="709"/>
                    </w:tabs>
                    <w:contextualSpacing/>
                    <w:jc w:val="both"/>
                    <w:rPr>
                      <w:rFonts w:cs="Arial"/>
                      <w:bCs/>
                      <w:sz w:val="16"/>
                      <w:szCs w:val="16"/>
                      <w:lang w:eastAsia="es-CO"/>
                    </w:rPr>
                  </w:pPr>
                </w:p>
              </w:tc>
              <w:tc>
                <w:tcPr>
                  <w:tcW w:w="1276" w:type="dxa"/>
                  <w:vAlign w:val="center"/>
                </w:tcPr>
                <w:p w14:paraId="3A2A4349" w14:textId="5C161B62"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02640783"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179" w:type="dxa"/>
                  <w:vAlign w:val="center"/>
                </w:tcPr>
                <w:p w14:paraId="5280E4B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 SDIS</w:t>
                  </w:r>
                </w:p>
              </w:tc>
            </w:tr>
            <w:tr w:rsidR="0057130B" w:rsidRPr="006145DB" w14:paraId="157DD387" w14:textId="77777777" w:rsidTr="008A2B10">
              <w:trPr>
                <w:trHeight w:val="20"/>
              </w:trPr>
              <w:tc>
                <w:tcPr>
                  <w:tcW w:w="3612" w:type="dxa"/>
                  <w:vMerge w:val="restart"/>
                  <w:vAlign w:val="center"/>
                </w:tcPr>
                <w:p w14:paraId="792DC371"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pobreza moderada que se encuentren clasificados en el grupo B del SISBEN IV de Bogotá D.C, con </w:t>
                  </w:r>
                  <w:r w:rsidRPr="006145DB">
                    <w:rPr>
                      <w:rFonts w:eastAsia="Lucida Sans Unicode" w:cs="Arial"/>
                      <w:sz w:val="16"/>
                      <w:szCs w:val="16"/>
                    </w:rPr>
                    <w:t xml:space="preserve">niños y niñas entre 0 y 6 años vinculados y en estado “en atención” o “suspendido” (causales especificas) en SIRBE, en los jardines infantiles </w:t>
                  </w:r>
                  <w:r w:rsidRPr="006145DB">
                    <w:rPr>
                      <w:rFonts w:cs="Arial"/>
                      <w:sz w:val="16"/>
                      <w:szCs w:val="16"/>
                      <w:lang w:eastAsia="es-CO"/>
                    </w:rPr>
                    <w:t>(</w:t>
                  </w:r>
                  <w:r w:rsidRPr="006145DB">
                    <w:rPr>
                      <w:rFonts w:cs="Arial"/>
                      <w:sz w:val="16"/>
                      <w:szCs w:val="16"/>
                      <w:lang w:val="es-CO" w:eastAsia="es-CO"/>
                    </w:rPr>
                    <w:t>jardines diurnos, nocturnos, casas de pensamiento intercultural o espacios rurales)</w:t>
                  </w:r>
                  <w:r w:rsidRPr="006145DB">
                    <w:rPr>
                      <w:rFonts w:cs="Arial"/>
                      <w:sz w:val="16"/>
                      <w:szCs w:val="16"/>
                      <w:lang w:eastAsia="es-CO"/>
                    </w:rPr>
                    <w:t xml:space="preserve"> </w:t>
                  </w:r>
                  <w:r w:rsidRPr="006145DB">
                    <w:rPr>
                      <w:rFonts w:eastAsia="Lucida Sans Unicode" w:cs="Arial"/>
                      <w:sz w:val="16"/>
                      <w:szCs w:val="16"/>
                    </w:rPr>
                    <w:t>de la Secretaría Distrital de Integración Social.</w:t>
                  </w:r>
                </w:p>
              </w:tc>
              <w:tc>
                <w:tcPr>
                  <w:tcW w:w="1276" w:type="dxa"/>
                  <w:vAlign w:val="center"/>
                </w:tcPr>
                <w:p w14:paraId="6BAFC8C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51B738F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179" w:type="dxa"/>
                  <w:vAlign w:val="center"/>
                </w:tcPr>
                <w:p w14:paraId="7D11232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44F13D82" w14:textId="77777777" w:rsidTr="008A2B10">
              <w:trPr>
                <w:trHeight w:val="20"/>
              </w:trPr>
              <w:tc>
                <w:tcPr>
                  <w:tcW w:w="3612" w:type="dxa"/>
                  <w:vMerge/>
                  <w:vAlign w:val="center"/>
                </w:tcPr>
                <w:p w14:paraId="1728A568" w14:textId="77777777" w:rsidR="009705C9" w:rsidRPr="006145DB" w:rsidRDefault="009705C9" w:rsidP="005B435E">
                  <w:pPr>
                    <w:tabs>
                      <w:tab w:val="left" w:pos="709"/>
                    </w:tabs>
                    <w:contextualSpacing/>
                    <w:jc w:val="both"/>
                    <w:rPr>
                      <w:rFonts w:cs="Arial"/>
                      <w:sz w:val="16"/>
                      <w:szCs w:val="16"/>
                      <w:lang w:eastAsia="es-CO"/>
                    </w:rPr>
                  </w:pPr>
                </w:p>
              </w:tc>
              <w:tc>
                <w:tcPr>
                  <w:tcW w:w="1276" w:type="dxa"/>
                  <w:vAlign w:val="center"/>
                </w:tcPr>
                <w:p w14:paraId="0D5E4593" w14:textId="50E97FC3"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749FD41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179" w:type="dxa"/>
                  <w:vAlign w:val="center"/>
                </w:tcPr>
                <w:p w14:paraId="32997A2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 SDIS</w:t>
                  </w:r>
                </w:p>
              </w:tc>
            </w:tr>
            <w:tr w:rsidR="0057130B" w:rsidRPr="006145DB" w14:paraId="637BED3D" w14:textId="77777777" w:rsidTr="008A2B10">
              <w:trPr>
                <w:trHeight w:val="20"/>
              </w:trPr>
              <w:tc>
                <w:tcPr>
                  <w:tcW w:w="3612" w:type="dxa"/>
                  <w:vMerge w:val="restart"/>
                  <w:vAlign w:val="center"/>
                </w:tcPr>
                <w:p w14:paraId="75D1754C"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w:t>
                  </w:r>
                  <w:r w:rsidRPr="006145DB">
                    <w:rPr>
                      <w:rFonts w:eastAsia="Lucida Sans Unicode" w:cs="Arial"/>
                      <w:sz w:val="16"/>
                      <w:szCs w:val="16"/>
                    </w:rPr>
                    <w:t xml:space="preserve">vulnerabilidad por inseguridad alimentaria </w:t>
                  </w:r>
                  <w:r w:rsidRPr="006145DB">
                    <w:rPr>
                      <w:rFonts w:cs="Arial"/>
                      <w:sz w:val="16"/>
                      <w:szCs w:val="16"/>
                      <w:lang w:eastAsia="es-CO"/>
                    </w:rPr>
                    <w:t xml:space="preserve">que se encuentren en el grupo C del SISBEN IV de Bogotá D.C, en las clasificaciones C1 a C9, con </w:t>
                  </w:r>
                  <w:r w:rsidRPr="006145DB">
                    <w:rPr>
                      <w:rFonts w:eastAsia="Lucida Sans Unicode" w:cs="Arial"/>
                      <w:sz w:val="16"/>
                      <w:szCs w:val="16"/>
                    </w:rPr>
                    <w:t xml:space="preserve">niños y niñas entre 0 y 6 años, vinculados y en estado “en atención” o “suspendido” (causales especificas) en SIRBE, en los jardines infantiles </w:t>
                  </w:r>
                  <w:r w:rsidRPr="006145DB">
                    <w:rPr>
                      <w:rFonts w:cs="Arial"/>
                      <w:sz w:val="16"/>
                      <w:szCs w:val="16"/>
                      <w:lang w:eastAsia="es-CO"/>
                    </w:rPr>
                    <w:t>(</w:t>
                  </w:r>
                  <w:r w:rsidRPr="006145DB">
                    <w:rPr>
                      <w:rFonts w:cs="Arial"/>
                      <w:sz w:val="16"/>
                      <w:szCs w:val="16"/>
                      <w:lang w:val="es-CO" w:eastAsia="es-CO"/>
                    </w:rPr>
                    <w:t>jardines diurnos, nocturnos, casas de pensamiento intercultural o espacios rurales)</w:t>
                  </w:r>
                  <w:r w:rsidRPr="006145DB">
                    <w:rPr>
                      <w:rFonts w:cs="Arial"/>
                      <w:sz w:val="16"/>
                      <w:szCs w:val="16"/>
                      <w:lang w:eastAsia="es-CO"/>
                    </w:rPr>
                    <w:t xml:space="preserve"> </w:t>
                  </w:r>
                  <w:r w:rsidRPr="006145DB">
                    <w:rPr>
                      <w:rFonts w:eastAsia="Lucida Sans Unicode" w:cs="Arial"/>
                      <w:sz w:val="16"/>
                      <w:szCs w:val="16"/>
                    </w:rPr>
                    <w:t>de la Secretaría Distrital de Integración Social.</w:t>
                  </w:r>
                </w:p>
              </w:tc>
              <w:tc>
                <w:tcPr>
                  <w:tcW w:w="1276" w:type="dxa"/>
                  <w:vAlign w:val="center"/>
                </w:tcPr>
                <w:p w14:paraId="7F8DD2F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7EE3B01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179" w:type="dxa"/>
                  <w:vAlign w:val="center"/>
                </w:tcPr>
                <w:p w14:paraId="7FE7322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0A750EB6" w14:textId="77777777" w:rsidTr="008A2B10">
              <w:trPr>
                <w:trHeight w:val="20"/>
              </w:trPr>
              <w:tc>
                <w:tcPr>
                  <w:tcW w:w="3612" w:type="dxa"/>
                  <w:vMerge/>
                  <w:vAlign w:val="center"/>
                </w:tcPr>
                <w:p w14:paraId="24492CBB" w14:textId="77777777" w:rsidR="009705C9" w:rsidRPr="006145DB" w:rsidRDefault="009705C9" w:rsidP="005B435E">
                  <w:pPr>
                    <w:tabs>
                      <w:tab w:val="left" w:pos="709"/>
                    </w:tabs>
                    <w:contextualSpacing/>
                    <w:jc w:val="both"/>
                    <w:rPr>
                      <w:rFonts w:cs="Arial"/>
                      <w:bCs/>
                      <w:sz w:val="16"/>
                      <w:szCs w:val="16"/>
                      <w:lang w:eastAsia="es-CO"/>
                    </w:rPr>
                  </w:pPr>
                </w:p>
              </w:tc>
              <w:tc>
                <w:tcPr>
                  <w:tcW w:w="1276" w:type="dxa"/>
                  <w:vAlign w:val="center"/>
                </w:tcPr>
                <w:p w14:paraId="2645C72B" w14:textId="64ABB4F0"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5DF6902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179" w:type="dxa"/>
                  <w:vAlign w:val="center"/>
                </w:tcPr>
                <w:p w14:paraId="5705896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 SDIS</w:t>
                  </w:r>
                </w:p>
              </w:tc>
            </w:tr>
            <w:tr w:rsidR="0057130B" w:rsidRPr="006145DB" w14:paraId="2779F14A" w14:textId="77777777" w:rsidTr="008A2B10">
              <w:trPr>
                <w:trHeight w:val="20"/>
              </w:trPr>
              <w:tc>
                <w:tcPr>
                  <w:tcW w:w="3612" w:type="dxa"/>
                  <w:vMerge w:val="restart"/>
                  <w:vAlign w:val="center"/>
                </w:tcPr>
                <w:p w14:paraId="47C20ADF"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que viven en residencias tipo paga diarios en Bogotá D.C, con </w:t>
                  </w:r>
                  <w:r w:rsidRPr="006145DB">
                    <w:rPr>
                      <w:rFonts w:eastAsia="Lucida Sans Unicode" w:cs="Arial"/>
                      <w:sz w:val="16"/>
                      <w:szCs w:val="16"/>
                    </w:rPr>
                    <w:t xml:space="preserve">niños y niñas, entre 0 y 6 años, vinculados y en estado “en atención” o “suspendido” (causales especificas) en SIRBE, en los jardines infantiles </w:t>
                  </w:r>
                  <w:r w:rsidRPr="006145DB">
                    <w:rPr>
                      <w:rFonts w:cs="Arial"/>
                      <w:sz w:val="16"/>
                      <w:szCs w:val="16"/>
                      <w:lang w:eastAsia="es-CO"/>
                    </w:rPr>
                    <w:t>(</w:t>
                  </w:r>
                  <w:r w:rsidRPr="006145DB">
                    <w:rPr>
                      <w:rFonts w:cs="Arial"/>
                      <w:sz w:val="16"/>
                      <w:szCs w:val="16"/>
                      <w:lang w:val="es-CO" w:eastAsia="es-CO"/>
                    </w:rPr>
                    <w:t>jardines diurnos, nocturnos, casas de pensamiento intercultural o espacios rurales)</w:t>
                  </w:r>
                  <w:r w:rsidRPr="006145DB">
                    <w:rPr>
                      <w:rFonts w:cs="Arial"/>
                      <w:sz w:val="16"/>
                      <w:szCs w:val="16"/>
                      <w:lang w:eastAsia="es-CO"/>
                    </w:rPr>
                    <w:t xml:space="preserve"> </w:t>
                  </w:r>
                  <w:r w:rsidRPr="006145DB">
                    <w:rPr>
                      <w:rFonts w:eastAsia="Lucida Sans Unicode" w:cs="Arial"/>
                      <w:sz w:val="16"/>
                      <w:szCs w:val="16"/>
                    </w:rPr>
                    <w:t>de la Secretaría Distrital de Integración Social.</w:t>
                  </w:r>
                </w:p>
              </w:tc>
              <w:tc>
                <w:tcPr>
                  <w:tcW w:w="1276" w:type="dxa"/>
                  <w:vAlign w:val="center"/>
                </w:tcPr>
                <w:p w14:paraId="7A27F409" w14:textId="2A49582B"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Base de personas residentes en paga diarios</w:t>
                  </w:r>
                </w:p>
              </w:tc>
              <w:tc>
                <w:tcPr>
                  <w:tcW w:w="1134" w:type="dxa"/>
                  <w:vAlign w:val="center"/>
                </w:tcPr>
                <w:p w14:paraId="69C9F41B" w14:textId="5AC8428F"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2024</w:t>
                  </w:r>
                </w:p>
              </w:tc>
              <w:tc>
                <w:tcPr>
                  <w:tcW w:w="1179" w:type="dxa"/>
                  <w:vAlign w:val="center"/>
                </w:tcPr>
                <w:p w14:paraId="03A68CF3" w14:textId="4FAE591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w:t>
                  </w:r>
                </w:p>
              </w:tc>
            </w:tr>
            <w:tr w:rsidR="0057130B" w:rsidRPr="006145DB" w14:paraId="49BC6041" w14:textId="77777777" w:rsidTr="008A2B10">
              <w:trPr>
                <w:trHeight w:val="20"/>
              </w:trPr>
              <w:tc>
                <w:tcPr>
                  <w:tcW w:w="3612" w:type="dxa"/>
                  <w:vMerge/>
                  <w:vAlign w:val="center"/>
                </w:tcPr>
                <w:p w14:paraId="0C2A6167" w14:textId="77777777" w:rsidR="009705C9" w:rsidRPr="006145DB" w:rsidRDefault="009705C9" w:rsidP="005B435E">
                  <w:pPr>
                    <w:tabs>
                      <w:tab w:val="left" w:pos="709"/>
                    </w:tabs>
                    <w:contextualSpacing/>
                    <w:jc w:val="both"/>
                    <w:rPr>
                      <w:rFonts w:cs="Arial"/>
                      <w:bCs/>
                      <w:sz w:val="16"/>
                      <w:szCs w:val="16"/>
                      <w:lang w:eastAsia="es-CO"/>
                    </w:rPr>
                  </w:pPr>
                </w:p>
              </w:tc>
              <w:tc>
                <w:tcPr>
                  <w:tcW w:w="1276" w:type="dxa"/>
                  <w:vAlign w:val="center"/>
                </w:tcPr>
                <w:p w14:paraId="50E764C3" w14:textId="6E9CABD5"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58117D7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179" w:type="dxa"/>
                  <w:vAlign w:val="center"/>
                </w:tcPr>
                <w:p w14:paraId="3206CB9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r w:rsidR="0057130B" w:rsidRPr="006145DB" w14:paraId="49AAA44D" w14:textId="77777777" w:rsidTr="008A2B10">
              <w:trPr>
                <w:trHeight w:val="20"/>
              </w:trPr>
              <w:tc>
                <w:tcPr>
                  <w:tcW w:w="3612" w:type="dxa"/>
                  <w:vMerge w:val="restart"/>
                  <w:vAlign w:val="center"/>
                </w:tcPr>
                <w:p w14:paraId="5AC56AA3"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en situación de pobreza extrema que se encuentren en el grupo A del SISBÉN IV de Bogotá D.C., con niños y niñas, entre 0 y 6 años, matriculados y con permanencia mensual en los colegios oficiales de la Secretaría de Educación del Distrito en los grados de preescolar.</w:t>
                  </w:r>
                </w:p>
              </w:tc>
              <w:tc>
                <w:tcPr>
                  <w:tcW w:w="1276" w:type="dxa"/>
                  <w:vAlign w:val="center"/>
                </w:tcPr>
                <w:p w14:paraId="6298E4E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1E933FA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179" w:type="dxa"/>
                  <w:vAlign w:val="center"/>
                </w:tcPr>
                <w:p w14:paraId="11FD9E3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58A0F305" w14:textId="77777777" w:rsidTr="008A2B10">
              <w:trPr>
                <w:trHeight w:val="20"/>
              </w:trPr>
              <w:tc>
                <w:tcPr>
                  <w:tcW w:w="3612" w:type="dxa"/>
                  <w:vMerge/>
                  <w:vAlign w:val="center"/>
                </w:tcPr>
                <w:p w14:paraId="326E0A65" w14:textId="77777777" w:rsidR="009705C9" w:rsidRPr="006145DB" w:rsidRDefault="009705C9" w:rsidP="005B435E">
                  <w:pPr>
                    <w:tabs>
                      <w:tab w:val="left" w:pos="709"/>
                    </w:tabs>
                    <w:contextualSpacing/>
                    <w:jc w:val="both"/>
                    <w:rPr>
                      <w:rFonts w:cs="Arial"/>
                      <w:bCs/>
                      <w:sz w:val="16"/>
                      <w:szCs w:val="16"/>
                      <w:lang w:eastAsia="es-CO"/>
                    </w:rPr>
                  </w:pPr>
                </w:p>
              </w:tc>
              <w:tc>
                <w:tcPr>
                  <w:tcW w:w="1276" w:type="dxa"/>
                  <w:vAlign w:val="center"/>
                </w:tcPr>
                <w:p w14:paraId="4291982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vAlign w:val="center"/>
                </w:tcPr>
                <w:p w14:paraId="6687441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179" w:type="dxa"/>
                  <w:vAlign w:val="center"/>
                </w:tcPr>
                <w:p w14:paraId="6E4B44F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2E72C283" w14:textId="77777777" w:rsidTr="008A2B10">
              <w:trPr>
                <w:trHeight w:val="20"/>
              </w:trPr>
              <w:tc>
                <w:tcPr>
                  <w:tcW w:w="3612" w:type="dxa"/>
                  <w:vMerge w:val="restart"/>
                  <w:vAlign w:val="center"/>
                </w:tcPr>
                <w:p w14:paraId="3197F171"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en situación de pobreza moderada que se encuentren en el grupo B del SISBÉN IV de Bogotá D.C., con niños y niñas, entre 0 y 6 años, matriculados y con permanencia en los colegios oficiales de la Secretaría de Educación del Distrito en los grados de preescolar</w:t>
                  </w:r>
                </w:p>
              </w:tc>
              <w:tc>
                <w:tcPr>
                  <w:tcW w:w="1276" w:type="dxa"/>
                  <w:vAlign w:val="center"/>
                </w:tcPr>
                <w:p w14:paraId="2D1641B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49E4A04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179" w:type="dxa"/>
                  <w:vAlign w:val="center"/>
                </w:tcPr>
                <w:p w14:paraId="62E60C4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0035B134" w14:textId="77777777" w:rsidTr="008A2B10">
              <w:trPr>
                <w:trHeight w:val="20"/>
              </w:trPr>
              <w:tc>
                <w:tcPr>
                  <w:tcW w:w="3612" w:type="dxa"/>
                  <w:vMerge/>
                  <w:tcBorders>
                    <w:bottom w:val="single" w:sz="4" w:space="0" w:color="auto"/>
                  </w:tcBorders>
                  <w:vAlign w:val="center"/>
                </w:tcPr>
                <w:p w14:paraId="039CDB95" w14:textId="77777777" w:rsidR="009705C9" w:rsidRPr="006145DB" w:rsidRDefault="009705C9" w:rsidP="005B435E">
                  <w:pPr>
                    <w:tabs>
                      <w:tab w:val="left" w:pos="709"/>
                    </w:tabs>
                    <w:contextualSpacing/>
                    <w:jc w:val="both"/>
                    <w:rPr>
                      <w:rFonts w:cs="Arial"/>
                      <w:bCs/>
                      <w:sz w:val="16"/>
                      <w:szCs w:val="16"/>
                      <w:lang w:eastAsia="es-CO"/>
                    </w:rPr>
                  </w:pPr>
                </w:p>
              </w:tc>
              <w:tc>
                <w:tcPr>
                  <w:tcW w:w="1276" w:type="dxa"/>
                  <w:tcBorders>
                    <w:bottom w:val="single" w:sz="4" w:space="0" w:color="auto"/>
                  </w:tcBorders>
                  <w:vAlign w:val="center"/>
                </w:tcPr>
                <w:p w14:paraId="33A09B4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tcBorders>
                    <w:bottom w:val="single" w:sz="4" w:space="0" w:color="auto"/>
                  </w:tcBorders>
                  <w:vAlign w:val="center"/>
                </w:tcPr>
                <w:p w14:paraId="3370C1F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179" w:type="dxa"/>
                  <w:tcBorders>
                    <w:bottom w:val="single" w:sz="4" w:space="0" w:color="auto"/>
                  </w:tcBorders>
                  <w:vAlign w:val="center"/>
                </w:tcPr>
                <w:p w14:paraId="07CDE0C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214E5661" w14:textId="77777777" w:rsidTr="008A2B10">
              <w:trPr>
                <w:trHeight w:val="20"/>
              </w:trPr>
              <w:tc>
                <w:tcPr>
                  <w:tcW w:w="3612" w:type="dxa"/>
                  <w:vMerge w:val="restart"/>
                  <w:vAlign w:val="center"/>
                </w:tcPr>
                <w:p w14:paraId="26DBC91F"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w:t>
                  </w:r>
                  <w:r w:rsidRPr="006145DB">
                    <w:rPr>
                      <w:rFonts w:eastAsia="Lucida Sans Unicode" w:cs="Arial"/>
                      <w:sz w:val="16"/>
                      <w:szCs w:val="16"/>
                    </w:rPr>
                    <w:t xml:space="preserve">vulnerabilidad por inseguridad alimentaria </w:t>
                  </w:r>
                  <w:r w:rsidRPr="006145DB">
                    <w:rPr>
                      <w:rFonts w:cs="Arial"/>
                      <w:sz w:val="16"/>
                      <w:szCs w:val="16"/>
                      <w:lang w:eastAsia="es-CO"/>
                    </w:rPr>
                    <w:t xml:space="preserve">que se encuentren en el grupo C del SISBEN IV de Bogotá D.C, en las clasificaciones C1 a C9, con </w:t>
                  </w:r>
                  <w:r w:rsidRPr="006145DB">
                    <w:rPr>
                      <w:rFonts w:eastAsia="Lucida Sans Unicode" w:cs="Arial"/>
                      <w:sz w:val="16"/>
                      <w:szCs w:val="16"/>
                    </w:rPr>
                    <w:t xml:space="preserve">niños y niñas, entre 0 y 6 años, </w:t>
                  </w:r>
                  <w:r w:rsidRPr="006145DB">
                    <w:rPr>
                      <w:rFonts w:cs="Arial"/>
                      <w:sz w:val="16"/>
                      <w:szCs w:val="16"/>
                      <w:lang w:eastAsia="es-CO"/>
                    </w:rPr>
                    <w:t>matriculados y con permanencia mensual en colegios oficiales de la Secretaría de Educación del Distrito en los grados de preescolar.</w:t>
                  </w:r>
                </w:p>
              </w:tc>
              <w:tc>
                <w:tcPr>
                  <w:tcW w:w="1276" w:type="dxa"/>
                  <w:vAlign w:val="center"/>
                </w:tcPr>
                <w:p w14:paraId="58BF6AB3"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426D455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179" w:type="dxa"/>
                  <w:vAlign w:val="center"/>
                </w:tcPr>
                <w:p w14:paraId="750A258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785B03EA" w14:textId="77777777" w:rsidTr="008A2B10">
              <w:trPr>
                <w:trHeight w:val="20"/>
              </w:trPr>
              <w:tc>
                <w:tcPr>
                  <w:tcW w:w="3612" w:type="dxa"/>
                  <w:vMerge/>
                  <w:tcBorders>
                    <w:bottom w:val="single" w:sz="4" w:space="0" w:color="auto"/>
                  </w:tcBorders>
                  <w:vAlign w:val="center"/>
                </w:tcPr>
                <w:p w14:paraId="555492D7" w14:textId="77777777" w:rsidR="009705C9" w:rsidRPr="006145DB" w:rsidRDefault="009705C9" w:rsidP="005B435E">
                  <w:pPr>
                    <w:tabs>
                      <w:tab w:val="left" w:pos="709"/>
                    </w:tabs>
                    <w:contextualSpacing/>
                    <w:jc w:val="both"/>
                    <w:rPr>
                      <w:rFonts w:cs="Arial"/>
                      <w:bCs/>
                      <w:sz w:val="16"/>
                      <w:szCs w:val="16"/>
                      <w:lang w:eastAsia="es-CO"/>
                    </w:rPr>
                  </w:pPr>
                </w:p>
              </w:tc>
              <w:tc>
                <w:tcPr>
                  <w:tcW w:w="1276" w:type="dxa"/>
                  <w:tcBorders>
                    <w:bottom w:val="single" w:sz="4" w:space="0" w:color="auto"/>
                  </w:tcBorders>
                  <w:vAlign w:val="center"/>
                </w:tcPr>
                <w:p w14:paraId="28922683"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tcBorders>
                    <w:bottom w:val="single" w:sz="4" w:space="0" w:color="auto"/>
                  </w:tcBorders>
                  <w:vAlign w:val="center"/>
                </w:tcPr>
                <w:p w14:paraId="09DC325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179" w:type="dxa"/>
                  <w:tcBorders>
                    <w:bottom w:val="single" w:sz="4" w:space="0" w:color="auto"/>
                  </w:tcBorders>
                  <w:vAlign w:val="center"/>
                </w:tcPr>
                <w:p w14:paraId="5F847A7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090628BF" w14:textId="77777777" w:rsidTr="008A2B10">
              <w:trPr>
                <w:trHeight w:val="20"/>
              </w:trPr>
              <w:tc>
                <w:tcPr>
                  <w:tcW w:w="3612" w:type="dxa"/>
                  <w:vMerge w:val="restart"/>
                  <w:tcBorders>
                    <w:top w:val="single" w:sz="4" w:space="0" w:color="auto"/>
                  </w:tcBorders>
                  <w:vAlign w:val="center"/>
                </w:tcPr>
                <w:p w14:paraId="09F465DB" w14:textId="33FD3135"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que viven en residencias tipo paga diarios, con niños y niñas, entre los 0 y 6 años, matriculados y con permanencia mensual en colegios oficiales de la Secretaría de Educación del Distrito en los grados de preescolar.</w:t>
                  </w:r>
                </w:p>
              </w:tc>
              <w:tc>
                <w:tcPr>
                  <w:tcW w:w="1276" w:type="dxa"/>
                  <w:tcBorders>
                    <w:top w:val="single" w:sz="4" w:space="0" w:color="auto"/>
                  </w:tcBorders>
                  <w:vAlign w:val="center"/>
                </w:tcPr>
                <w:p w14:paraId="7FF438A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 xml:space="preserve">Base de personas residentes en paga diarios </w:t>
                  </w:r>
                </w:p>
              </w:tc>
              <w:tc>
                <w:tcPr>
                  <w:tcW w:w="1134" w:type="dxa"/>
                  <w:tcBorders>
                    <w:top w:val="single" w:sz="4" w:space="0" w:color="auto"/>
                  </w:tcBorders>
                  <w:vAlign w:val="center"/>
                </w:tcPr>
                <w:p w14:paraId="572E646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 xml:space="preserve">2024 </w:t>
                  </w:r>
                </w:p>
              </w:tc>
              <w:tc>
                <w:tcPr>
                  <w:tcW w:w="1179" w:type="dxa"/>
                  <w:tcBorders>
                    <w:top w:val="single" w:sz="4" w:space="0" w:color="auto"/>
                  </w:tcBorders>
                  <w:vAlign w:val="center"/>
                </w:tcPr>
                <w:p w14:paraId="29CF193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57130B" w:rsidRPr="006145DB" w14:paraId="2421832A" w14:textId="77777777" w:rsidTr="008A2B10">
              <w:trPr>
                <w:trHeight w:val="20"/>
              </w:trPr>
              <w:tc>
                <w:tcPr>
                  <w:tcW w:w="3612" w:type="dxa"/>
                  <w:vMerge/>
                  <w:tcBorders>
                    <w:bottom w:val="nil"/>
                  </w:tcBorders>
                  <w:vAlign w:val="center"/>
                </w:tcPr>
                <w:p w14:paraId="4C55E6DA" w14:textId="77777777" w:rsidR="009705C9" w:rsidRPr="006145DB" w:rsidRDefault="009705C9" w:rsidP="005B435E">
                  <w:pPr>
                    <w:tabs>
                      <w:tab w:val="left" w:pos="709"/>
                    </w:tabs>
                    <w:contextualSpacing/>
                    <w:jc w:val="both"/>
                    <w:rPr>
                      <w:rFonts w:cs="Arial"/>
                      <w:bCs/>
                      <w:sz w:val="16"/>
                      <w:szCs w:val="16"/>
                      <w:lang w:eastAsia="es-CO"/>
                    </w:rPr>
                  </w:pPr>
                </w:p>
              </w:tc>
              <w:tc>
                <w:tcPr>
                  <w:tcW w:w="1276" w:type="dxa"/>
                  <w:tcBorders>
                    <w:bottom w:val="nil"/>
                  </w:tcBorders>
                  <w:vAlign w:val="center"/>
                </w:tcPr>
                <w:p w14:paraId="16860D45" w14:textId="77777777" w:rsidR="009705C9" w:rsidRPr="006145DB" w:rsidRDefault="009705C9" w:rsidP="005B435E">
                  <w:pPr>
                    <w:tabs>
                      <w:tab w:val="left" w:pos="709"/>
                    </w:tabs>
                    <w:contextualSpacing/>
                    <w:jc w:val="center"/>
                    <w:rPr>
                      <w:rFonts w:cs="Arial"/>
                      <w:sz w:val="16"/>
                      <w:szCs w:val="16"/>
                    </w:rPr>
                  </w:pPr>
                  <w:r w:rsidRPr="006145DB">
                    <w:rPr>
                      <w:rFonts w:cs="Arial"/>
                      <w:sz w:val="16"/>
                      <w:szCs w:val="16"/>
                      <w:lang w:eastAsia="es-CO"/>
                    </w:rPr>
                    <w:t>Anexo 6A</w:t>
                  </w:r>
                </w:p>
              </w:tc>
              <w:tc>
                <w:tcPr>
                  <w:tcW w:w="1134" w:type="dxa"/>
                  <w:tcBorders>
                    <w:bottom w:val="nil"/>
                  </w:tcBorders>
                  <w:vAlign w:val="center"/>
                </w:tcPr>
                <w:p w14:paraId="2FB7BBE7" w14:textId="77777777" w:rsidR="009705C9" w:rsidRPr="006145DB" w:rsidRDefault="009705C9" w:rsidP="005B435E">
                  <w:pPr>
                    <w:tabs>
                      <w:tab w:val="left" w:pos="709"/>
                    </w:tabs>
                    <w:contextualSpacing/>
                    <w:jc w:val="center"/>
                    <w:rPr>
                      <w:rFonts w:cs="Arial"/>
                      <w:sz w:val="16"/>
                      <w:szCs w:val="16"/>
                    </w:rPr>
                  </w:pPr>
                  <w:r w:rsidRPr="006145DB">
                    <w:rPr>
                      <w:rFonts w:cs="Arial"/>
                      <w:sz w:val="16"/>
                      <w:szCs w:val="16"/>
                      <w:lang w:eastAsia="es-CO"/>
                    </w:rPr>
                    <w:t>Mensual</w:t>
                  </w:r>
                </w:p>
              </w:tc>
              <w:tc>
                <w:tcPr>
                  <w:tcW w:w="1179" w:type="dxa"/>
                  <w:tcBorders>
                    <w:bottom w:val="nil"/>
                  </w:tcBorders>
                  <w:vAlign w:val="center"/>
                </w:tcPr>
                <w:p w14:paraId="36B04A5C" w14:textId="77777777" w:rsidR="009705C9" w:rsidRPr="006145DB" w:rsidRDefault="009705C9" w:rsidP="005B435E">
                  <w:pPr>
                    <w:tabs>
                      <w:tab w:val="left" w:pos="709"/>
                    </w:tabs>
                    <w:contextualSpacing/>
                    <w:jc w:val="center"/>
                    <w:rPr>
                      <w:rFonts w:cs="Arial"/>
                      <w:sz w:val="16"/>
                      <w:szCs w:val="16"/>
                    </w:rPr>
                  </w:pPr>
                  <w:r w:rsidRPr="006145DB">
                    <w:rPr>
                      <w:rFonts w:cs="Arial"/>
                      <w:sz w:val="16"/>
                      <w:szCs w:val="16"/>
                      <w:lang w:eastAsia="es-CO"/>
                    </w:rPr>
                    <w:t>Secretaría de Educación del Distrito – SED</w:t>
                  </w:r>
                </w:p>
              </w:tc>
            </w:tr>
          </w:tbl>
          <w:p w14:paraId="34B1B0A2" w14:textId="77777777" w:rsidR="009705C9" w:rsidRPr="006145DB" w:rsidRDefault="009705C9" w:rsidP="005B435E">
            <w:pPr>
              <w:tabs>
                <w:tab w:val="left" w:pos="709"/>
              </w:tabs>
              <w:spacing w:after="0" w:line="240" w:lineRule="auto"/>
              <w:contextualSpacing/>
              <w:jc w:val="both"/>
              <w:rPr>
                <w:rFonts w:cs="Arial"/>
                <w:bCs/>
                <w:sz w:val="20"/>
                <w:szCs w:val="20"/>
                <w:lang w:eastAsia="es-CO"/>
              </w:rPr>
            </w:pPr>
          </w:p>
        </w:tc>
      </w:tr>
      <w:tr w:rsidR="0057130B" w:rsidRPr="006145DB" w14:paraId="199C36A8" w14:textId="77777777" w:rsidTr="000F219E">
        <w:trPr>
          <w:trHeight w:val="422"/>
          <w:jc w:val="center"/>
        </w:trPr>
        <w:tc>
          <w:tcPr>
            <w:tcW w:w="1940" w:type="dxa"/>
            <w:vAlign w:val="center"/>
          </w:tcPr>
          <w:p w14:paraId="58D1683B" w14:textId="77777777" w:rsidR="009705C9" w:rsidRPr="006145DB" w:rsidRDefault="009705C9" w:rsidP="00563655">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455" w:type="dxa"/>
            <w:vAlign w:val="center"/>
          </w:tcPr>
          <w:p w14:paraId="74988110" w14:textId="77777777" w:rsidR="009705C9" w:rsidRPr="006145DB" w:rsidRDefault="009705C9"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No aplica.</w:t>
            </w:r>
          </w:p>
        </w:tc>
      </w:tr>
      <w:tr w:rsidR="0057130B" w:rsidRPr="006145DB" w14:paraId="7A4D6AB6" w14:textId="77777777" w:rsidTr="00602284">
        <w:trPr>
          <w:trHeight w:val="3577"/>
          <w:jc w:val="center"/>
        </w:trPr>
        <w:tc>
          <w:tcPr>
            <w:tcW w:w="1940" w:type="dxa"/>
            <w:vAlign w:val="center"/>
          </w:tcPr>
          <w:p w14:paraId="18E9779E" w14:textId="77777777" w:rsidR="009705C9" w:rsidRPr="006145DB" w:rsidRDefault="009705C9" w:rsidP="00563655">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vAlign w:val="center"/>
          </w:tcPr>
          <w:p w14:paraId="4F9E9ECC" w14:textId="77777777" w:rsidR="009705C9" w:rsidRPr="006145DB" w:rsidRDefault="009705C9" w:rsidP="005B435E">
            <w:pPr>
              <w:spacing w:after="0" w:line="240" w:lineRule="auto"/>
              <w:rPr>
                <w:rFonts w:cs="Arial"/>
                <w:sz w:val="16"/>
                <w:szCs w:val="16"/>
              </w:rPr>
            </w:pPr>
          </w:p>
          <w:tbl>
            <w:tblPr>
              <w:tblStyle w:val="Tablaconcuadrcula"/>
              <w:tblW w:w="7296" w:type="dxa"/>
              <w:tblLayout w:type="fixed"/>
              <w:tblLook w:val="04A0" w:firstRow="1" w:lastRow="0" w:firstColumn="1" w:lastColumn="0" w:noHBand="0" w:noVBand="1"/>
            </w:tblPr>
            <w:tblGrid>
              <w:gridCol w:w="3752"/>
              <w:gridCol w:w="1134"/>
              <w:gridCol w:w="1134"/>
              <w:gridCol w:w="1276"/>
            </w:tblGrid>
            <w:tr w:rsidR="0057130B" w:rsidRPr="006145DB" w14:paraId="6781D499" w14:textId="77777777" w:rsidTr="007B4632">
              <w:trPr>
                <w:trHeight w:val="389"/>
              </w:trPr>
              <w:tc>
                <w:tcPr>
                  <w:tcW w:w="3752" w:type="dxa"/>
                  <w:vAlign w:val="center"/>
                </w:tcPr>
                <w:p w14:paraId="133ECD0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134" w:type="dxa"/>
                  <w:vAlign w:val="center"/>
                </w:tcPr>
                <w:p w14:paraId="6B4B717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484D7EE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276" w:type="dxa"/>
                  <w:vAlign w:val="center"/>
                </w:tcPr>
                <w:p w14:paraId="6009800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7130B" w:rsidRPr="006145DB" w14:paraId="338E291B" w14:textId="77777777" w:rsidTr="007B4632">
              <w:trPr>
                <w:trHeight w:val="739"/>
              </w:trPr>
              <w:tc>
                <w:tcPr>
                  <w:tcW w:w="3752" w:type="dxa"/>
                  <w:vMerge w:val="restart"/>
                  <w:vAlign w:val="center"/>
                </w:tcPr>
                <w:p w14:paraId="7AC5F108"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pobreza extrema que se encuentren clasificados en el grupo A del SISBEN IV de Bogotá D.C, con </w:t>
                  </w:r>
                  <w:r w:rsidRPr="006145DB">
                    <w:rPr>
                      <w:rFonts w:eastAsia="Lucida Sans Unicode" w:cs="Arial"/>
                      <w:sz w:val="16"/>
                      <w:szCs w:val="16"/>
                    </w:rPr>
                    <w:t xml:space="preserve">niños y niñas, entre 0 y 6 años, vinculados y en estado “en atención” o “suspendido” (causales especificas) en SIRBE en los jardines infantiles </w:t>
                  </w:r>
                  <w:r w:rsidRPr="006145DB">
                    <w:rPr>
                      <w:rFonts w:cs="Arial"/>
                      <w:sz w:val="16"/>
                      <w:szCs w:val="16"/>
                      <w:lang w:eastAsia="es-CO"/>
                    </w:rPr>
                    <w:t>(</w:t>
                  </w:r>
                  <w:r w:rsidRPr="006145DB">
                    <w:rPr>
                      <w:rFonts w:cs="Arial"/>
                      <w:sz w:val="16"/>
                      <w:szCs w:val="16"/>
                      <w:lang w:val="es-CO" w:eastAsia="es-CO"/>
                    </w:rPr>
                    <w:t>jardines diurnos, nocturnos, casas de pensamiento intercultural o espacios rurales)</w:t>
                  </w:r>
                  <w:r w:rsidRPr="006145DB">
                    <w:rPr>
                      <w:rFonts w:cs="Arial"/>
                      <w:sz w:val="16"/>
                      <w:szCs w:val="16"/>
                      <w:lang w:eastAsia="es-CO"/>
                    </w:rPr>
                    <w:t xml:space="preserve"> </w:t>
                  </w:r>
                  <w:r w:rsidRPr="006145DB">
                    <w:rPr>
                      <w:rFonts w:eastAsia="Lucida Sans Unicode" w:cs="Arial"/>
                      <w:sz w:val="16"/>
                      <w:szCs w:val="16"/>
                    </w:rPr>
                    <w:t xml:space="preserve">de la Secretaría Distrital de Integración Social. </w:t>
                  </w:r>
                </w:p>
              </w:tc>
              <w:tc>
                <w:tcPr>
                  <w:tcW w:w="1134" w:type="dxa"/>
                  <w:vAlign w:val="center"/>
                </w:tcPr>
                <w:p w14:paraId="16BCBEF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61F7A5C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76" w:type="dxa"/>
                  <w:vAlign w:val="center"/>
                </w:tcPr>
                <w:p w14:paraId="749FDA7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43C5764E" w14:textId="77777777" w:rsidTr="007B4632">
              <w:trPr>
                <w:trHeight w:val="58"/>
              </w:trPr>
              <w:tc>
                <w:tcPr>
                  <w:tcW w:w="3752" w:type="dxa"/>
                  <w:vMerge/>
                  <w:vAlign w:val="center"/>
                </w:tcPr>
                <w:p w14:paraId="6FCBCB18" w14:textId="77777777" w:rsidR="009705C9" w:rsidRPr="006145DB" w:rsidRDefault="009705C9" w:rsidP="005B435E">
                  <w:pPr>
                    <w:tabs>
                      <w:tab w:val="left" w:pos="709"/>
                    </w:tabs>
                    <w:contextualSpacing/>
                    <w:jc w:val="both"/>
                    <w:rPr>
                      <w:rFonts w:cs="Arial"/>
                      <w:bCs/>
                      <w:sz w:val="16"/>
                      <w:szCs w:val="16"/>
                      <w:lang w:eastAsia="es-CO"/>
                    </w:rPr>
                  </w:pPr>
                </w:p>
              </w:tc>
              <w:tc>
                <w:tcPr>
                  <w:tcW w:w="1134" w:type="dxa"/>
                  <w:vAlign w:val="center"/>
                </w:tcPr>
                <w:p w14:paraId="783B5333"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16F3B28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76" w:type="dxa"/>
                  <w:vAlign w:val="center"/>
                </w:tcPr>
                <w:p w14:paraId="1E15C223"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r w:rsidR="0057130B" w:rsidRPr="006145DB" w14:paraId="3ED062BD" w14:textId="77777777" w:rsidTr="007B4632">
              <w:trPr>
                <w:trHeight w:val="574"/>
              </w:trPr>
              <w:tc>
                <w:tcPr>
                  <w:tcW w:w="3752" w:type="dxa"/>
                  <w:vMerge w:val="restart"/>
                  <w:vAlign w:val="center"/>
                </w:tcPr>
                <w:p w14:paraId="09587404"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pobreza moderada que se encuentren clasificados en el grupo B del SISBEN IV de Bogotá D.C, con </w:t>
                  </w:r>
                  <w:r w:rsidRPr="006145DB">
                    <w:rPr>
                      <w:rFonts w:eastAsia="Lucida Sans Unicode" w:cs="Arial"/>
                      <w:sz w:val="16"/>
                      <w:szCs w:val="16"/>
                    </w:rPr>
                    <w:t xml:space="preserve">niños y niñas, entre 0 y 6 años, vinculados y en estado “en atención” o “suspendido” (causales especificas) en SIRBE, en los jardines infantiles </w:t>
                  </w:r>
                  <w:r w:rsidRPr="006145DB">
                    <w:rPr>
                      <w:rFonts w:cs="Arial"/>
                      <w:sz w:val="16"/>
                      <w:szCs w:val="16"/>
                      <w:lang w:eastAsia="es-CO"/>
                    </w:rPr>
                    <w:t>(</w:t>
                  </w:r>
                  <w:r w:rsidRPr="006145DB">
                    <w:rPr>
                      <w:rFonts w:cs="Arial"/>
                      <w:sz w:val="16"/>
                      <w:szCs w:val="16"/>
                      <w:lang w:val="es-CO" w:eastAsia="es-CO"/>
                    </w:rPr>
                    <w:t>jardines diurnos, nocturnos, casas de pensamiento intercultural o espacios rurales)</w:t>
                  </w:r>
                  <w:r w:rsidRPr="006145DB">
                    <w:rPr>
                      <w:rFonts w:cs="Arial"/>
                      <w:sz w:val="16"/>
                      <w:szCs w:val="16"/>
                      <w:lang w:eastAsia="es-CO"/>
                    </w:rPr>
                    <w:t xml:space="preserve"> </w:t>
                  </w:r>
                  <w:r w:rsidRPr="006145DB">
                    <w:rPr>
                      <w:rFonts w:eastAsia="Lucida Sans Unicode" w:cs="Arial"/>
                      <w:sz w:val="16"/>
                      <w:szCs w:val="16"/>
                    </w:rPr>
                    <w:t>de la Secretaría Distrital de Integración Social.</w:t>
                  </w:r>
                </w:p>
              </w:tc>
              <w:tc>
                <w:tcPr>
                  <w:tcW w:w="1134" w:type="dxa"/>
                  <w:vAlign w:val="center"/>
                </w:tcPr>
                <w:p w14:paraId="2167839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1B2FEBE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76" w:type="dxa"/>
                  <w:vAlign w:val="center"/>
                </w:tcPr>
                <w:p w14:paraId="187AEC8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SDP</w:t>
                  </w:r>
                </w:p>
              </w:tc>
            </w:tr>
            <w:tr w:rsidR="0057130B" w:rsidRPr="006145DB" w14:paraId="7E7B1DC3" w14:textId="77777777" w:rsidTr="007B4632">
              <w:trPr>
                <w:trHeight w:val="844"/>
              </w:trPr>
              <w:tc>
                <w:tcPr>
                  <w:tcW w:w="3752" w:type="dxa"/>
                  <w:vMerge/>
                  <w:tcBorders>
                    <w:bottom w:val="single" w:sz="4" w:space="0" w:color="auto"/>
                  </w:tcBorders>
                </w:tcPr>
                <w:p w14:paraId="5B68BDE2" w14:textId="77777777" w:rsidR="009705C9" w:rsidRPr="006145DB" w:rsidRDefault="009705C9" w:rsidP="005B435E">
                  <w:pPr>
                    <w:tabs>
                      <w:tab w:val="left" w:pos="709"/>
                    </w:tabs>
                    <w:contextualSpacing/>
                    <w:jc w:val="both"/>
                    <w:rPr>
                      <w:rFonts w:cs="Arial"/>
                      <w:bCs/>
                      <w:sz w:val="16"/>
                      <w:szCs w:val="16"/>
                      <w:lang w:eastAsia="es-CO"/>
                    </w:rPr>
                  </w:pPr>
                </w:p>
              </w:tc>
              <w:tc>
                <w:tcPr>
                  <w:tcW w:w="1134" w:type="dxa"/>
                  <w:tcBorders>
                    <w:bottom w:val="single" w:sz="4" w:space="0" w:color="auto"/>
                  </w:tcBorders>
                  <w:vAlign w:val="center"/>
                </w:tcPr>
                <w:p w14:paraId="5C495D0B" w14:textId="478B82D9"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tcBorders>
                    <w:bottom w:val="single" w:sz="4" w:space="0" w:color="auto"/>
                  </w:tcBorders>
                  <w:vAlign w:val="center"/>
                </w:tcPr>
                <w:p w14:paraId="058355F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76" w:type="dxa"/>
                  <w:tcBorders>
                    <w:bottom w:val="single" w:sz="4" w:space="0" w:color="auto"/>
                  </w:tcBorders>
                  <w:vAlign w:val="center"/>
                </w:tcPr>
                <w:p w14:paraId="1A8514C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 SDIS</w:t>
                  </w:r>
                </w:p>
              </w:tc>
            </w:tr>
            <w:tr w:rsidR="0057130B" w:rsidRPr="006145DB" w14:paraId="5532B6B5" w14:textId="77777777" w:rsidTr="007B4632">
              <w:trPr>
                <w:trHeight w:val="846"/>
              </w:trPr>
              <w:tc>
                <w:tcPr>
                  <w:tcW w:w="3752" w:type="dxa"/>
                  <w:vMerge w:val="restart"/>
                  <w:vAlign w:val="center"/>
                </w:tcPr>
                <w:p w14:paraId="5431AB43"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w:t>
                  </w:r>
                  <w:r w:rsidRPr="006145DB">
                    <w:rPr>
                      <w:rFonts w:eastAsia="Lucida Sans Unicode" w:cs="Arial"/>
                      <w:sz w:val="16"/>
                      <w:szCs w:val="16"/>
                    </w:rPr>
                    <w:t xml:space="preserve">vulnerabilidad por inseguridad alimentaria </w:t>
                  </w:r>
                  <w:r w:rsidRPr="006145DB">
                    <w:rPr>
                      <w:rFonts w:cs="Arial"/>
                      <w:sz w:val="16"/>
                      <w:szCs w:val="16"/>
                      <w:lang w:eastAsia="es-CO"/>
                    </w:rPr>
                    <w:t xml:space="preserve">que se encuentren en el grupo C del SISBEN IV de Bogotá D.C, en las clasificaciones C1 a C9, con </w:t>
                  </w:r>
                  <w:r w:rsidRPr="006145DB">
                    <w:rPr>
                      <w:rFonts w:eastAsia="Lucida Sans Unicode" w:cs="Arial"/>
                      <w:sz w:val="16"/>
                      <w:szCs w:val="16"/>
                    </w:rPr>
                    <w:t xml:space="preserve">niños y niñas, entre 0 y 6 años, vinculados y en estado “en atención” o “suspendido” (causales especificas) en SIRBE, en los jardines infantiles </w:t>
                  </w:r>
                  <w:r w:rsidRPr="006145DB">
                    <w:rPr>
                      <w:rFonts w:cs="Arial"/>
                      <w:sz w:val="16"/>
                      <w:szCs w:val="16"/>
                      <w:lang w:eastAsia="es-CO"/>
                    </w:rPr>
                    <w:t>(</w:t>
                  </w:r>
                  <w:r w:rsidRPr="006145DB">
                    <w:rPr>
                      <w:rFonts w:cs="Arial"/>
                      <w:sz w:val="16"/>
                      <w:szCs w:val="16"/>
                      <w:lang w:val="es-CO" w:eastAsia="es-CO"/>
                    </w:rPr>
                    <w:t>jardines diurnos, nocturnos, casas de pensamiento intercultural o espacios rurales)</w:t>
                  </w:r>
                  <w:r w:rsidRPr="006145DB">
                    <w:rPr>
                      <w:rFonts w:cs="Arial"/>
                      <w:sz w:val="16"/>
                      <w:szCs w:val="16"/>
                      <w:lang w:eastAsia="es-CO"/>
                    </w:rPr>
                    <w:t xml:space="preserve"> </w:t>
                  </w:r>
                  <w:r w:rsidRPr="006145DB">
                    <w:rPr>
                      <w:rFonts w:eastAsia="Lucida Sans Unicode" w:cs="Arial"/>
                      <w:sz w:val="16"/>
                      <w:szCs w:val="16"/>
                    </w:rPr>
                    <w:t>de la Secretaría Distrital de Integración Social.</w:t>
                  </w:r>
                </w:p>
              </w:tc>
              <w:tc>
                <w:tcPr>
                  <w:tcW w:w="1134" w:type="dxa"/>
                  <w:vAlign w:val="center"/>
                </w:tcPr>
                <w:p w14:paraId="1084191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36C2279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76" w:type="dxa"/>
                  <w:vAlign w:val="center"/>
                </w:tcPr>
                <w:p w14:paraId="5176CA1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SDP</w:t>
                  </w:r>
                </w:p>
              </w:tc>
            </w:tr>
            <w:tr w:rsidR="0057130B" w:rsidRPr="006145DB" w14:paraId="2AB3B152" w14:textId="77777777" w:rsidTr="007B4632">
              <w:trPr>
                <w:trHeight w:val="846"/>
              </w:trPr>
              <w:tc>
                <w:tcPr>
                  <w:tcW w:w="3752" w:type="dxa"/>
                  <w:vMerge/>
                  <w:tcBorders>
                    <w:bottom w:val="single" w:sz="4" w:space="0" w:color="auto"/>
                  </w:tcBorders>
                  <w:vAlign w:val="center"/>
                </w:tcPr>
                <w:p w14:paraId="15981101" w14:textId="77777777" w:rsidR="009705C9" w:rsidRPr="006145DB" w:rsidRDefault="009705C9" w:rsidP="005B435E">
                  <w:pPr>
                    <w:tabs>
                      <w:tab w:val="left" w:pos="709"/>
                    </w:tabs>
                    <w:contextualSpacing/>
                    <w:jc w:val="both"/>
                    <w:rPr>
                      <w:rFonts w:cs="Arial"/>
                      <w:bCs/>
                      <w:sz w:val="16"/>
                      <w:szCs w:val="16"/>
                      <w:lang w:eastAsia="es-CO"/>
                    </w:rPr>
                  </w:pPr>
                </w:p>
              </w:tc>
              <w:tc>
                <w:tcPr>
                  <w:tcW w:w="1134" w:type="dxa"/>
                  <w:tcBorders>
                    <w:bottom w:val="single" w:sz="4" w:space="0" w:color="auto"/>
                  </w:tcBorders>
                  <w:vAlign w:val="center"/>
                </w:tcPr>
                <w:p w14:paraId="05D0FF4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 xml:space="preserve"> SIRBE </w:t>
                  </w:r>
                </w:p>
              </w:tc>
              <w:tc>
                <w:tcPr>
                  <w:tcW w:w="1134" w:type="dxa"/>
                  <w:tcBorders>
                    <w:bottom w:val="single" w:sz="4" w:space="0" w:color="auto"/>
                  </w:tcBorders>
                  <w:vAlign w:val="center"/>
                </w:tcPr>
                <w:p w14:paraId="3DDDE4D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76" w:type="dxa"/>
                  <w:tcBorders>
                    <w:bottom w:val="single" w:sz="4" w:space="0" w:color="auto"/>
                  </w:tcBorders>
                  <w:vAlign w:val="center"/>
                </w:tcPr>
                <w:p w14:paraId="04A0DFB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r w:rsidR="0057130B" w:rsidRPr="006145DB" w14:paraId="415DD00F" w14:textId="77777777" w:rsidTr="007B4632">
              <w:trPr>
                <w:trHeight w:val="846"/>
              </w:trPr>
              <w:tc>
                <w:tcPr>
                  <w:tcW w:w="3752" w:type="dxa"/>
                  <w:vMerge w:val="restart"/>
                  <w:tcBorders>
                    <w:top w:val="single" w:sz="4" w:space="0" w:color="auto"/>
                  </w:tcBorders>
                  <w:vAlign w:val="center"/>
                </w:tcPr>
                <w:p w14:paraId="4AA66CF5"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que viven en residencias tipo paga diarios en Bogotá D.C, con </w:t>
                  </w:r>
                  <w:r w:rsidRPr="006145DB">
                    <w:rPr>
                      <w:rFonts w:eastAsia="Lucida Sans Unicode" w:cs="Arial"/>
                      <w:sz w:val="16"/>
                      <w:szCs w:val="16"/>
                    </w:rPr>
                    <w:t xml:space="preserve">niños y niñas, entre 0 y 6 años, vinculados y en estado “en atención” o “suspendido” (causales especificas) en SIRBE, en los jardines infantiles </w:t>
                  </w:r>
                  <w:r w:rsidRPr="006145DB">
                    <w:rPr>
                      <w:rFonts w:cs="Arial"/>
                      <w:sz w:val="16"/>
                      <w:szCs w:val="16"/>
                      <w:lang w:eastAsia="es-CO"/>
                    </w:rPr>
                    <w:t>(</w:t>
                  </w:r>
                  <w:r w:rsidRPr="006145DB">
                    <w:rPr>
                      <w:rFonts w:cs="Arial"/>
                      <w:sz w:val="16"/>
                      <w:szCs w:val="16"/>
                      <w:lang w:val="es-CO" w:eastAsia="es-CO"/>
                    </w:rPr>
                    <w:t>jardines diurnos, nocturnos, casas de pensamiento intercultural o espacios rurales)</w:t>
                  </w:r>
                  <w:r w:rsidRPr="006145DB">
                    <w:rPr>
                      <w:rFonts w:cs="Arial"/>
                      <w:sz w:val="16"/>
                      <w:szCs w:val="16"/>
                      <w:lang w:eastAsia="es-CO"/>
                    </w:rPr>
                    <w:t xml:space="preserve"> </w:t>
                  </w:r>
                  <w:r w:rsidRPr="006145DB">
                    <w:rPr>
                      <w:rFonts w:eastAsia="Lucida Sans Unicode" w:cs="Arial"/>
                      <w:sz w:val="16"/>
                      <w:szCs w:val="16"/>
                    </w:rPr>
                    <w:t>de la Secretaría Distrital de Integración Social.</w:t>
                  </w:r>
                </w:p>
              </w:tc>
              <w:tc>
                <w:tcPr>
                  <w:tcW w:w="1134" w:type="dxa"/>
                  <w:tcBorders>
                    <w:top w:val="single" w:sz="4" w:space="0" w:color="auto"/>
                  </w:tcBorders>
                  <w:vAlign w:val="center"/>
                </w:tcPr>
                <w:p w14:paraId="6DAEC87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 xml:space="preserve">Base de personas residentes en paga diarios </w:t>
                  </w:r>
                </w:p>
              </w:tc>
              <w:tc>
                <w:tcPr>
                  <w:tcW w:w="1134" w:type="dxa"/>
                  <w:tcBorders>
                    <w:top w:val="single" w:sz="4" w:space="0" w:color="auto"/>
                  </w:tcBorders>
                  <w:vAlign w:val="center"/>
                </w:tcPr>
                <w:p w14:paraId="654E93A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 xml:space="preserve">2024 </w:t>
                  </w:r>
                </w:p>
              </w:tc>
              <w:tc>
                <w:tcPr>
                  <w:tcW w:w="1276" w:type="dxa"/>
                  <w:tcBorders>
                    <w:top w:val="single" w:sz="4" w:space="0" w:color="auto"/>
                  </w:tcBorders>
                  <w:vAlign w:val="center"/>
                </w:tcPr>
                <w:p w14:paraId="1282DCD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57130B" w:rsidRPr="006145DB" w14:paraId="3FDEA7DD" w14:textId="77777777" w:rsidTr="007B4632">
              <w:trPr>
                <w:trHeight w:val="846"/>
              </w:trPr>
              <w:tc>
                <w:tcPr>
                  <w:tcW w:w="3752" w:type="dxa"/>
                  <w:vMerge/>
                  <w:vAlign w:val="center"/>
                </w:tcPr>
                <w:p w14:paraId="4703A7A4" w14:textId="77777777" w:rsidR="009705C9" w:rsidRPr="006145DB" w:rsidRDefault="009705C9" w:rsidP="005B435E">
                  <w:pPr>
                    <w:tabs>
                      <w:tab w:val="left" w:pos="709"/>
                    </w:tabs>
                    <w:contextualSpacing/>
                    <w:jc w:val="both"/>
                    <w:rPr>
                      <w:rFonts w:cs="Arial"/>
                      <w:bCs/>
                      <w:sz w:val="16"/>
                      <w:szCs w:val="16"/>
                      <w:lang w:eastAsia="es-CO"/>
                    </w:rPr>
                  </w:pPr>
                </w:p>
              </w:tc>
              <w:tc>
                <w:tcPr>
                  <w:tcW w:w="1134" w:type="dxa"/>
                  <w:vAlign w:val="center"/>
                </w:tcPr>
                <w:p w14:paraId="72431066" w14:textId="551876F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 xml:space="preserve">SIRBE </w:t>
                  </w:r>
                </w:p>
              </w:tc>
              <w:tc>
                <w:tcPr>
                  <w:tcW w:w="1134" w:type="dxa"/>
                  <w:vAlign w:val="center"/>
                </w:tcPr>
                <w:p w14:paraId="11D9006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76" w:type="dxa"/>
                  <w:vAlign w:val="center"/>
                </w:tcPr>
                <w:p w14:paraId="4CF075A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r w:rsidR="0057130B" w:rsidRPr="006145DB" w14:paraId="254DFB60" w14:textId="77777777" w:rsidTr="007B4632">
              <w:trPr>
                <w:trHeight w:val="751"/>
              </w:trPr>
              <w:tc>
                <w:tcPr>
                  <w:tcW w:w="3752" w:type="dxa"/>
                  <w:vMerge w:val="restart"/>
                  <w:vAlign w:val="center"/>
                </w:tcPr>
                <w:p w14:paraId="5BDAB076"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en situación de pobreza extrema que se encuentren en el grupo A del SISBÉN IV de Bogotá D.C., con niños y niñas, entre 0 y 6 años, matriculados y con permanencia mensual en los colegios oficiales de la Secretaría de Educación del Distrito en los grados de preescolar.</w:t>
                  </w:r>
                </w:p>
              </w:tc>
              <w:tc>
                <w:tcPr>
                  <w:tcW w:w="1134" w:type="dxa"/>
                  <w:vAlign w:val="center"/>
                </w:tcPr>
                <w:p w14:paraId="6FB07D4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60C2E18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76" w:type="dxa"/>
                  <w:vAlign w:val="center"/>
                </w:tcPr>
                <w:p w14:paraId="2F532F6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3D03E814" w14:textId="77777777" w:rsidTr="007B4632">
              <w:trPr>
                <w:trHeight w:val="437"/>
              </w:trPr>
              <w:tc>
                <w:tcPr>
                  <w:tcW w:w="3752" w:type="dxa"/>
                  <w:vMerge/>
                  <w:vAlign w:val="center"/>
                </w:tcPr>
                <w:p w14:paraId="3BB168DE" w14:textId="77777777" w:rsidR="009705C9" w:rsidRPr="006145DB" w:rsidRDefault="009705C9" w:rsidP="005B435E">
                  <w:pPr>
                    <w:tabs>
                      <w:tab w:val="left" w:pos="709"/>
                    </w:tabs>
                    <w:contextualSpacing/>
                    <w:jc w:val="both"/>
                    <w:rPr>
                      <w:rFonts w:cs="Arial"/>
                      <w:bCs/>
                      <w:sz w:val="16"/>
                      <w:szCs w:val="16"/>
                      <w:lang w:eastAsia="es-CO"/>
                    </w:rPr>
                  </w:pPr>
                </w:p>
              </w:tc>
              <w:tc>
                <w:tcPr>
                  <w:tcW w:w="1134" w:type="dxa"/>
                  <w:vAlign w:val="center"/>
                </w:tcPr>
                <w:p w14:paraId="2010E21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vAlign w:val="center"/>
                </w:tcPr>
                <w:p w14:paraId="42BD82B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76" w:type="dxa"/>
                  <w:vAlign w:val="center"/>
                </w:tcPr>
                <w:p w14:paraId="7B4C667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08D2127D" w14:textId="77777777" w:rsidTr="007B4632">
              <w:trPr>
                <w:trHeight w:val="844"/>
              </w:trPr>
              <w:tc>
                <w:tcPr>
                  <w:tcW w:w="3752" w:type="dxa"/>
                  <w:vMerge w:val="restart"/>
                  <w:vAlign w:val="center"/>
                </w:tcPr>
                <w:p w14:paraId="59EB230D"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en situación de pobreza moderada que se encuentren en el grupo B del SISBÉN IV de Bogotá D.C., con niños y niñas, entre 0 y 6 años, matriculados y con permanencia mensual en los colegios oficiales de la Secretaría de Educación del Distrito en los grados de preescolar.</w:t>
                  </w:r>
                </w:p>
              </w:tc>
              <w:tc>
                <w:tcPr>
                  <w:tcW w:w="1134" w:type="dxa"/>
                  <w:vAlign w:val="center"/>
                </w:tcPr>
                <w:p w14:paraId="2CAC971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742E3B3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76" w:type="dxa"/>
                  <w:vAlign w:val="center"/>
                </w:tcPr>
                <w:p w14:paraId="2CA31E6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18643AED" w14:textId="77777777" w:rsidTr="007B4632">
              <w:trPr>
                <w:trHeight w:val="571"/>
              </w:trPr>
              <w:tc>
                <w:tcPr>
                  <w:tcW w:w="3752" w:type="dxa"/>
                  <w:vMerge/>
                  <w:vAlign w:val="center"/>
                </w:tcPr>
                <w:p w14:paraId="7E1BFA4E" w14:textId="77777777" w:rsidR="009705C9" w:rsidRPr="006145DB" w:rsidRDefault="009705C9" w:rsidP="005B435E">
                  <w:pPr>
                    <w:tabs>
                      <w:tab w:val="left" w:pos="709"/>
                    </w:tabs>
                    <w:contextualSpacing/>
                    <w:jc w:val="both"/>
                    <w:rPr>
                      <w:rFonts w:cs="Arial"/>
                      <w:bCs/>
                      <w:sz w:val="16"/>
                      <w:szCs w:val="16"/>
                      <w:lang w:eastAsia="es-CO"/>
                    </w:rPr>
                  </w:pPr>
                </w:p>
              </w:tc>
              <w:tc>
                <w:tcPr>
                  <w:tcW w:w="1134" w:type="dxa"/>
                  <w:vAlign w:val="center"/>
                </w:tcPr>
                <w:p w14:paraId="125E8BA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vAlign w:val="center"/>
                </w:tcPr>
                <w:p w14:paraId="50216A1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76" w:type="dxa"/>
                  <w:vAlign w:val="center"/>
                </w:tcPr>
                <w:p w14:paraId="2CF043C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38EE7D8C" w14:textId="77777777" w:rsidTr="007B4632">
              <w:trPr>
                <w:trHeight w:val="844"/>
              </w:trPr>
              <w:tc>
                <w:tcPr>
                  <w:tcW w:w="3752" w:type="dxa"/>
                  <w:vMerge w:val="restart"/>
                  <w:vAlign w:val="center"/>
                </w:tcPr>
                <w:p w14:paraId="58355A95"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w:t>
                  </w:r>
                  <w:r w:rsidRPr="006145DB">
                    <w:rPr>
                      <w:rFonts w:eastAsia="Lucida Sans Unicode" w:cs="Arial"/>
                      <w:sz w:val="16"/>
                      <w:szCs w:val="16"/>
                    </w:rPr>
                    <w:t xml:space="preserve">vulnerabilidad por inseguridad alimentaria </w:t>
                  </w:r>
                  <w:r w:rsidRPr="006145DB">
                    <w:rPr>
                      <w:rFonts w:cs="Arial"/>
                      <w:sz w:val="16"/>
                      <w:szCs w:val="16"/>
                      <w:lang w:eastAsia="es-CO"/>
                    </w:rPr>
                    <w:t xml:space="preserve">que se encuentren en el grupo C del SISBEN IV de Bogotá D.C, en las clasificaciones C1 a C9, con </w:t>
                  </w:r>
                  <w:r w:rsidRPr="006145DB">
                    <w:rPr>
                      <w:rFonts w:eastAsia="Lucida Sans Unicode" w:cs="Arial"/>
                      <w:sz w:val="16"/>
                      <w:szCs w:val="16"/>
                    </w:rPr>
                    <w:t xml:space="preserve">niños y niñas, entre 0 y 6 años, </w:t>
                  </w:r>
                  <w:r w:rsidRPr="006145DB">
                    <w:rPr>
                      <w:rFonts w:cs="Arial"/>
                      <w:sz w:val="16"/>
                      <w:szCs w:val="16"/>
                      <w:lang w:eastAsia="es-CO"/>
                    </w:rPr>
                    <w:t>matriculados y con permanencia mensual en colegios oficiales de la Secretaría de Educación del Distrito en los grados de preescolar.</w:t>
                  </w:r>
                </w:p>
              </w:tc>
              <w:tc>
                <w:tcPr>
                  <w:tcW w:w="1134" w:type="dxa"/>
                  <w:vAlign w:val="center"/>
                </w:tcPr>
                <w:p w14:paraId="11E0E0B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7B19BD7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276" w:type="dxa"/>
                  <w:vAlign w:val="center"/>
                </w:tcPr>
                <w:p w14:paraId="2586A18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0AB01C5B" w14:textId="77777777" w:rsidTr="00F63351">
              <w:trPr>
                <w:trHeight w:val="563"/>
              </w:trPr>
              <w:tc>
                <w:tcPr>
                  <w:tcW w:w="3752" w:type="dxa"/>
                  <w:vMerge/>
                  <w:tcBorders>
                    <w:bottom w:val="single" w:sz="4" w:space="0" w:color="auto"/>
                  </w:tcBorders>
                  <w:vAlign w:val="center"/>
                </w:tcPr>
                <w:p w14:paraId="305339BA" w14:textId="77777777" w:rsidR="009705C9" w:rsidRPr="006145DB" w:rsidRDefault="009705C9" w:rsidP="005B435E">
                  <w:pPr>
                    <w:tabs>
                      <w:tab w:val="left" w:pos="709"/>
                    </w:tabs>
                    <w:contextualSpacing/>
                    <w:jc w:val="both"/>
                    <w:rPr>
                      <w:rFonts w:cs="Arial"/>
                      <w:bCs/>
                      <w:sz w:val="16"/>
                      <w:szCs w:val="16"/>
                      <w:lang w:eastAsia="es-CO"/>
                    </w:rPr>
                  </w:pPr>
                </w:p>
              </w:tc>
              <w:tc>
                <w:tcPr>
                  <w:tcW w:w="1134" w:type="dxa"/>
                  <w:tcBorders>
                    <w:bottom w:val="single" w:sz="4" w:space="0" w:color="auto"/>
                  </w:tcBorders>
                  <w:vAlign w:val="center"/>
                </w:tcPr>
                <w:p w14:paraId="03DA748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tcBorders>
                    <w:bottom w:val="single" w:sz="4" w:space="0" w:color="auto"/>
                  </w:tcBorders>
                  <w:vAlign w:val="center"/>
                </w:tcPr>
                <w:p w14:paraId="6EB6393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76" w:type="dxa"/>
                  <w:tcBorders>
                    <w:bottom w:val="single" w:sz="4" w:space="0" w:color="auto"/>
                  </w:tcBorders>
                  <w:vAlign w:val="center"/>
                </w:tcPr>
                <w:p w14:paraId="5FBDAD5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573BAADD" w14:textId="77777777" w:rsidTr="007B4632">
              <w:trPr>
                <w:trHeight w:val="844"/>
              </w:trPr>
              <w:tc>
                <w:tcPr>
                  <w:tcW w:w="3752" w:type="dxa"/>
                  <w:vMerge w:val="restart"/>
                  <w:vAlign w:val="center"/>
                </w:tcPr>
                <w:p w14:paraId="213C8D8D"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que viven en residencias tipo paga diarios, con niños y niñas, entre los 0 y 6 años, matriculados y con permanencia mensual en colegios oficiales de la Secretaría de Educación del Distrito en los grados de preescolar.</w:t>
                  </w:r>
                </w:p>
              </w:tc>
              <w:tc>
                <w:tcPr>
                  <w:tcW w:w="1134" w:type="dxa"/>
                  <w:vAlign w:val="center"/>
                </w:tcPr>
                <w:p w14:paraId="2B0F206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 xml:space="preserve">Base de personas residentes en paga diarios </w:t>
                  </w:r>
                </w:p>
              </w:tc>
              <w:tc>
                <w:tcPr>
                  <w:tcW w:w="1134" w:type="dxa"/>
                  <w:vAlign w:val="center"/>
                </w:tcPr>
                <w:p w14:paraId="7E5BFD5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 xml:space="preserve">2024 </w:t>
                  </w:r>
                </w:p>
              </w:tc>
              <w:tc>
                <w:tcPr>
                  <w:tcW w:w="1276" w:type="dxa"/>
                  <w:vAlign w:val="center"/>
                </w:tcPr>
                <w:p w14:paraId="2A13DE1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57130B" w:rsidRPr="006145DB" w14:paraId="396B165D" w14:textId="77777777" w:rsidTr="00F63351">
              <w:trPr>
                <w:trHeight w:val="844"/>
              </w:trPr>
              <w:tc>
                <w:tcPr>
                  <w:tcW w:w="3752" w:type="dxa"/>
                  <w:vMerge/>
                  <w:tcBorders>
                    <w:bottom w:val="nil"/>
                  </w:tcBorders>
                  <w:vAlign w:val="center"/>
                </w:tcPr>
                <w:p w14:paraId="2716B4F5" w14:textId="77777777" w:rsidR="009705C9" w:rsidRPr="006145DB" w:rsidRDefault="009705C9" w:rsidP="005B435E">
                  <w:pPr>
                    <w:tabs>
                      <w:tab w:val="left" w:pos="709"/>
                    </w:tabs>
                    <w:contextualSpacing/>
                    <w:jc w:val="both"/>
                    <w:rPr>
                      <w:rFonts w:cs="Arial"/>
                      <w:bCs/>
                      <w:sz w:val="16"/>
                      <w:szCs w:val="16"/>
                      <w:lang w:eastAsia="es-CO"/>
                    </w:rPr>
                  </w:pPr>
                </w:p>
              </w:tc>
              <w:tc>
                <w:tcPr>
                  <w:tcW w:w="1134" w:type="dxa"/>
                  <w:tcBorders>
                    <w:bottom w:val="nil"/>
                  </w:tcBorders>
                  <w:vAlign w:val="center"/>
                </w:tcPr>
                <w:p w14:paraId="2D28D83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tcBorders>
                    <w:bottom w:val="nil"/>
                  </w:tcBorders>
                  <w:vAlign w:val="center"/>
                </w:tcPr>
                <w:p w14:paraId="12FBC58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276" w:type="dxa"/>
                  <w:tcBorders>
                    <w:bottom w:val="nil"/>
                  </w:tcBorders>
                  <w:vAlign w:val="center"/>
                </w:tcPr>
                <w:p w14:paraId="5FD6403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bl>
          <w:p w14:paraId="5C45BC15" w14:textId="77777777" w:rsidR="009705C9" w:rsidRPr="006145DB" w:rsidRDefault="009705C9" w:rsidP="005B435E">
            <w:pPr>
              <w:pStyle w:val="Textoindependiente"/>
              <w:spacing w:after="0" w:line="240" w:lineRule="auto"/>
              <w:ind w:right="112"/>
              <w:jc w:val="both"/>
              <w:rPr>
                <w:rFonts w:cs="Arial"/>
                <w:bCs/>
                <w:sz w:val="16"/>
                <w:szCs w:val="16"/>
                <w:lang w:eastAsia="es-CO"/>
              </w:rPr>
            </w:pPr>
          </w:p>
        </w:tc>
      </w:tr>
      <w:tr w:rsidR="0057130B" w:rsidRPr="006145DB" w14:paraId="2976E4D6" w14:textId="77777777" w:rsidTr="008D7D18">
        <w:trPr>
          <w:trHeight w:val="884"/>
          <w:jc w:val="center"/>
        </w:trPr>
        <w:tc>
          <w:tcPr>
            <w:tcW w:w="1940" w:type="dxa"/>
            <w:vAlign w:val="center"/>
          </w:tcPr>
          <w:p w14:paraId="0703B657" w14:textId="77777777" w:rsidR="009705C9" w:rsidRPr="006145DB" w:rsidRDefault="009705C9" w:rsidP="002F4C3D">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55" w:type="dxa"/>
            <w:vAlign w:val="center"/>
          </w:tcPr>
          <w:p w14:paraId="3476E293" w14:textId="77777777" w:rsidR="009705C9" w:rsidRPr="006145DB" w:rsidRDefault="009705C9" w:rsidP="005B435E">
            <w:pPr>
              <w:spacing w:after="0" w:line="240" w:lineRule="auto"/>
              <w:rPr>
                <w:rFonts w:cs="Arial"/>
                <w:sz w:val="14"/>
                <w:szCs w:val="14"/>
              </w:rPr>
            </w:pPr>
          </w:p>
          <w:tbl>
            <w:tblPr>
              <w:tblStyle w:val="Tablaconcuadrcula"/>
              <w:tblW w:w="7296" w:type="dxa"/>
              <w:tblLayout w:type="fixed"/>
              <w:tblLook w:val="04A0" w:firstRow="1" w:lastRow="0" w:firstColumn="1" w:lastColumn="0" w:noHBand="0" w:noVBand="1"/>
            </w:tblPr>
            <w:tblGrid>
              <w:gridCol w:w="3610"/>
              <w:gridCol w:w="1134"/>
              <w:gridCol w:w="1134"/>
              <w:gridCol w:w="1418"/>
            </w:tblGrid>
            <w:tr w:rsidR="0057130B" w:rsidRPr="006145DB" w14:paraId="3D805617" w14:textId="77777777" w:rsidTr="00876744">
              <w:trPr>
                <w:trHeight w:val="380"/>
              </w:trPr>
              <w:tc>
                <w:tcPr>
                  <w:tcW w:w="3610" w:type="dxa"/>
                  <w:vAlign w:val="center"/>
                </w:tcPr>
                <w:p w14:paraId="4FDEF95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134" w:type="dxa"/>
                  <w:vAlign w:val="center"/>
                </w:tcPr>
                <w:p w14:paraId="38116E6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0FC63F4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418" w:type="dxa"/>
                  <w:vAlign w:val="center"/>
                </w:tcPr>
                <w:p w14:paraId="4376BEB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7130B" w:rsidRPr="006145DB" w14:paraId="1ADEDA37" w14:textId="77777777" w:rsidTr="00876744">
              <w:trPr>
                <w:trHeight w:val="58"/>
              </w:trPr>
              <w:tc>
                <w:tcPr>
                  <w:tcW w:w="3610" w:type="dxa"/>
                  <w:vAlign w:val="center"/>
                </w:tcPr>
                <w:p w14:paraId="7F738CBD"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Retiro voluntario manifestado libre y expresamente por escrito.</w:t>
                  </w:r>
                </w:p>
              </w:tc>
              <w:tc>
                <w:tcPr>
                  <w:tcW w:w="1134" w:type="dxa"/>
                  <w:vAlign w:val="center"/>
                </w:tcPr>
                <w:p w14:paraId="0EEB2D7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Solicitud Ciudadana</w:t>
                  </w:r>
                </w:p>
              </w:tc>
              <w:tc>
                <w:tcPr>
                  <w:tcW w:w="1134" w:type="dxa"/>
                  <w:vAlign w:val="center"/>
                </w:tcPr>
                <w:p w14:paraId="6F3B086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418" w:type="dxa"/>
                  <w:vAlign w:val="center"/>
                </w:tcPr>
                <w:p w14:paraId="46BEA57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w:t>
                  </w:r>
                </w:p>
              </w:tc>
            </w:tr>
            <w:tr w:rsidR="0057130B" w:rsidRPr="006145DB" w14:paraId="7D8096F4" w14:textId="77777777" w:rsidTr="00876744">
              <w:trPr>
                <w:trHeight w:val="243"/>
              </w:trPr>
              <w:tc>
                <w:tcPr>
                  <w:tcW w:w="3610" w:type="dxa"/>
                  <w:vMerge w:val="restart"/>
                  <w:vAlign w:val="center"/>
                </w:tcPr>
                <w:p w14:paraId="72663FDA" w14:textId="02EE5634"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Superar la edad establecida para la recepción de la transferencia</w:t>
                  </w:r>
                  <w:r w:rsidR="0057130B" w:rsidRPr="006145DB">
                    <w:rPr>
                      <w:rFonts w:cs="Arial"/>
                      <w:sz w:val="16"/>
                      <w:szCs w:val="16"/>
                      <w:lang w:eastAsia="es-CO"/>
                    </w:rPr>
                    <w:t>.</w:t>
                  </w:r>
                </w:p>
              </w:tc>
              <w:tc>
                <w:tcPr>
                  <w:tcW w:w="1134" w:type="dxa"/>
                  <w:vAlign w:val="center"/>
                </w:tcPr>
                <w:p w14:paraId="57AC802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0FBD896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418" w:type="dxa"/>
                  <w:vAlign w:val="center"/>
                </w:tcPr>
                <w:p w14:paraId="754BF19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SDP</w:t>
                  </w:r>
                </w:p>
              </w:tc>
            </w:tr>
            <w:tr w:rsidR="0057130B" w:rsidRPr="006145DB" w14:paraId="4536A97B" w14:textId="77777777" w:rsidTr="00876744">
              <w:trPr>
                <w:trHeight w:val="243"/>
              </w:trPr>
              <w:tc>
                <w:tcPr>
                  <w:tcW w:w="3610" w:type="dxa"/>
                  <w:vMerge/>
                  <w:vAlign w:val="center"/>
                </w:tcPr>
                <w:p w14:paraId="492C1224" w14:textId="77777777" w:rsidR="009705C9" w:rsidRPr="006145DB" w:rsidRDefault="009705C9" w:rsidP="005B435E">
                  <w:pPr>
                    <w:tabs>
                      <w:tab w:val="left" w:pos="709"/>
                    </w:tabs>
                    <w:contextualSpacing/>
                    <w:jc w:val="both"/>
                    <w:rPr>
                      <w:rFonts w:cs="Arial"/>
                      <w:sz w:val="16"/>
                      <w:szCs w:val="16"/>
                      <w:lang w:eastAsia="es-CO"/>
                    </w:rPr>
                  </w:pPr>
                </w:p>
              </w:tc>
              <w:tc>
                <w:tcPr>
                  <w:tcW w:w="1134" w:type="dxa"/>
                  <w:vAlign w:val="center"/>
                </w:tcPr>
                <w:p w14:paraId="3AC0C08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 diarios</w:t>
                  </w:r>
                </w:p>
              </w:tc>
              <w:tc>
                <w:tcPr>
                  <w:tcW w:w="1134" w:type="dxa"/>
                  <w:vAlign w:val="center"/>
                </w:tcPr>
                <w:p w14:paraId="0FA6BF8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2024</w:t>
                  </w:r>
                </w:p>
              </w:tc>
              <w:tc>
                <w:tcPr>
                  <w:tcW w:w="1418" w:type="dxa"/>
                  <w:vAlign w:val="center"/>
                </w:tcPr>
                <w:p w14:paraId="0B0E78A3"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57130B" w:rsidRPr="006145DB" w14:paraId="30DDDEDD" w14:textId="77777777" w:rsidTr="00876744">
              <w:trPr>
                <w:trHeight w:val="259"/>
              </w:trPr>
              <w:tc>
                <w:tcPr>
                  <w:tcW w:w="3610" w:type="dxa"/>
                  <w:vAlign w:val="center"/>
                </w:tcPr>
                <w:p w14:paraId="5D10AA39" w14:textId="77777777" w:rsidR="009705C9" w:rsidRPr="006145DB" w:rsidRDefault="009705C9" w:rsidP="005B435E">
                  <w:pPr>
                    <w:tabs>
                      <w:tab w:val="left" w:pos="709"/>
                    </w:tabs>
                    <w:contextualSpacing/>
                    <w:jc w:val="both"/>
                    <w:rPr>
                      <w:rFonts w:cs="Arial"/>
                      <w:bCs/>
                      <w:sz w:val="16"/>
                      <w:szCs w:val="16"/>
                      <w:lang w:eastAsia="es-CO"/>
                    </w:rPr>
                  </w:pPr>
                  <w:r w:rsidRPr="006145DB">
                    <w:rPr>
                      <w:rFonts w:cs="Arial"/>
                      <w:bCs/>
                      <w:sz w:val="16"/>
                      <w:szCs w:val="16"/>
                      <w:lang w:eastAsia="es-CO"/>
                    </w:rPr>
                    <w:t>Hogar que supere la clasificación C9 del SISBEN IV de Bogotá D.C.</w:t>
                  </w:r>
                </w:p>
              </w:tc>
              <w:tc>
                <w:tcPr>
                  <w:tcW w:w="1134" w:type="dxa"/>
                  <w:vAlign w:val="center"/>
                </w:tcPr>
                <w:p w14:paraId="635F450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58E885E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418" w:type="dxa"/>
                  <w:vAlign w:val="center"/>
                </w:tcPr>
                <w:p w14:paraId="6B65864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57130B" w:rsidRPr="006145DB" w14:paraId="3A539F6F" w14:textId="77777777" w:rsidTr="00876744">
              <w:trPr>
                <w:trHeight w:val="259"/>
              </w:trPr>
              <w:tc>
                <w:tcPr>
                  <w:tcW w:w="3610" w:type="dxa"/>
                  <w:tcBorders>
                    <w:bottom w:val="single" w:sz="4" w:space="0" w:color="auto"/>
                  </w:tcBorders>
                  <w:vAlign w:val="center"/>
                </w:tcPr>
                <w:p w14:paraId="4ABB8240" w14:textId="165CD89A"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Fallecimiento</w:t>
                  </w:r>
                  <w:r w:rsidR="0057130B" w:rsidRPr="006145DB">
                    <w:rPr>
                      <w:rFonts w:cs="Arial"/>
                      <w:sz w:val="16"/>
                      <w:szCs w:val="16"/>
                      <w:lang w:eastAsia="es-CO"/>
                    </w:rPr>
                    <w:t>.</w:t>
                  </w:r>
                </w:p>
              </w:tc>
              <w:tc>
                <w:tcPr>
                  <w:tcW w:w="1134" w:type="dxa"/>
                  <w:tcBorders>
                    <w:bottom w:val="single" w:sz="4" w:space="0" w:color="auto"/>
                  </w:tcBorders>
                  <w:vAlign w:val="center"/>
                </w:tcPr>
                <w:p w14:paraId="1680B36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Fallecidos</w:t>
                  </w:r>
                </w:p>
                <w:p w14:paraId="626F74A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(Inhumados)</w:t>
                  </w:r>
                </w:p>
              </w:tc>
              <w:tc>
                <w:tcPr>
                  <w:tcW w:w="1134" w:type="dxa"/>
                  <w:tcBorders>
                    <w:bottom w:val="single" w:sz="4" w:space="0" w:color="auto"/>
                  </w:tcBorders>
                  <w:vAlign w:val="center"/>
                </w:tcPr>
                <w:p w14:paraId="68DBC6C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418" w:type="dxa"/>
                  <w:tcBorders>
                    <w:bottom w:val="single" w:sz="4" w:space="0" w:color="auto"/>
                  </w:tcBorders>
                  <w:vAlign w:val="center"/>
                </w:tcPr>
                <w:p w14:paraId="5266518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Salud-SDS</w:t>
                  </w:r>
                </w:p>
              </w:tc>
            </w:tr>
            <w:tr w:rsidR="0057130B" w:rsidRPr="006145DB" w14:paraId="67150F8C" w14:textId="77777777" w:rsidTr="00876744">
              <w:trPr>
                <w:trHeight w:val="259"/>
              </w:trPr>
              <w:tc>
                <w:tcPr>
                  <w:tcW w:w="3610" w:type="dxa"/>
                  <w:tcBorders>
                    <w:bottom w:val="nil"/>
                  </w:tcBorders>
                  <w:vAlign w:val="center"/>
                </w:tcPr>
                <w:p w14:paraId="35183FEA"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Traslado o cambio de residencia fuera de Bogotá D.C.</w:t>
                  </w:r>
                </w:p>
              </w:tc>
              <w:tc>
                <w:tcPr>
                  <w:tcW w:w="1134" w:type="dxa"/>
                  <w:tcBorders>
                    <w:bottom w:val="nil"/>
                  </w:tcBorders>
                  <w:vAlign w:val="center"/>
                </w:tcPr>
                <w:p w14:paraId="7E58BEA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tcBorders>
                    <w:bottom w:val="nil"/>
                  </w:tcBorders>
                  <w:vAlign w:val="center"/>
                </w:tcPr>
                <w:p w14:paraId="2D9649C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418" w:type="dxa"/>
                  <w:tcBorders>
                    <w:bottom w:val="nil"/>
                  </w:tcBorders>
                  <w:vAlign w:val="center"/>
                </w:tcPr>
                <w:p w14:paraId="7998698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bl>
          <w:p w14:paraId="2E024DFE" w14:textId="77777777" w:rsidR="009705C9" w:rsidRPr="006145DB" w:rsidRDefault="009705C9" w:rsidP="005B435E">
            <w:pPr>
              <w:tabs>
                <w:tab w:val="left" w:pos="709"/>
              </w:tabs>
              <w:spacing w:after="0" w:line="240" w:lineRule="auto"/>
              <w:contextualSpacing/>
              <w:jc w:val="both"/>
              <w:rPr>
                <w:rFonts w:cs="Arial"/>
                <w:bCs/>
                <w:sz w:val="20"/>
                <w:szCs w:val="20"/>
                <w:lang w:eastAsia="es-CO"/>
              </w:rPr>
            </w:pPr>
          </w:p>
        </w:tc>
      </w:tr>
      <w:tr w:rsidR="0057130B" w:rsidRPr="006145DB" w14:paraId="4B1B85B3" w14:textId="77777777" w:rsidTr="008776D7">
        <w:trPr>
          <w:trHeight w:val="667"/>
          <w:jc w:val="center"/>
        </w:trPr>
        <w:tc>
          <w:tcPr>
            <w:tcW w:w="1940" w:type="dxa"/>
            <w:vAlign w:val="center"/>
          </w:tcPr>
          <w:p w14:paraId="5135BE3B" w14:textId="77777777" w:rsidR="009705C9" w:rsidRPr="006145DB" w:rsidRDefault="009705C9" w:rsidP="002F4C3D">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455" w:type="dxa"/>
            <w:vAlign w:val="center"/>
          </w:tcPr>
          <w:p w14:paraId="1257BDDD" w14:textId="78F4A845" w:rsidR="009705C9" w:rsidRPr="006145DB" w:rsidRDefault="009705C9" w:rsidP="005B435E">
            <w:pPr>
              <w:tabs>
                <w:tab w:val="left" w:pos="709"/>
              </w:tabs>
              <w:spacing w:after="0" w:line="240" w:lineRule="auto"/>
              <w:contextualSpacing/>
              <w:jc w:val="both"/>
              <w:rPr>
                <w:rFonts w:eastAsia="Calibri" w:cs="Arial"/>
                <w:bCs/>
                <w:sz w:val="20"/>
                <w:szCs w:val="20"/>
                <w:lang w:eastAsia="es-CO"/>
              </w:rPr>
            </w:pPr>
            <w:r w:rsidRPr="006145DB">
              <w:rPr>
                <w:rFonts w:eastAsia="Calibri" w:cs="Arial"/>
                <w:bCs/>
                <w:sz w:val="20"/>
                <w:szCs w:val="20"/>
                <w:lang w:eastAsia="es-CO"/>
              </w:rPr>
              <w:t>No aplica</w:t>
            </w:r>
            <w:r w:rsidR="0057130B" w:rsidRPr="006145DB">
              <w:rPr>
                <w:rFonts w:eastAsia="Calibri" w:cs="Arial"/>
                <w:bCs/>
                <w:sz w:val="20"/>
                <w:szCs w:val="20"/>
                <w:lang w:eastAsia="es-CO"/>
              </w:rPr>
              <w:t>.</w:t>
            </w:r>
          </w:p>
        </w:tc>
      </w:tr>
      <w:tr w:rsidR="0057130B" w:rsidRPr="006145DB" w14:paraId="183E762C" w14:textId="77777777" w:rsidTr="000F219E">
        <w:trPr>
          <w:trHeight w:val="983"/>
          <w:jc w:val="center"/>
        </w:trPr>
        <w:tc>
          <w:tcPr>
            <w:tcW w:w="1940" w:type="dxa"/>
            <w:vAlign w:val="center"/>
          </w:tcPr>
          <w:p w14:paraId="79E509A0" w14:textId="77777777" w:rsidR="009705C9" w:rsidRPr="006145DB" w:rsidRDefault="009705C9" w:rsidP="002F4C3D">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455" w:type="dxa"/>
            <w:vAlign w:val="center"/>
          </w:tcPr>
          <w:p w14:paraId="49C5B0A4" w14:textId="26FEEA4F" w:rsidR="009705C9" w:rsidRPr="006145DB" w:rsidRDefault="009705C9"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El Comité Coordinador de la Estrategia de Ingreso Mínimo Garantizado (IMG), establecido en el artículo 8 del Decreto Distrital 482 de 2023, es la máxima instancia de decisión de la estrategia, y está integrado por los/las secretarios(as) Distritales de Planeación, Hacienda, Integración Social, Gobierno, Mujer, un/a delegado/a del Despacho del/a alcalde (sa) Mayor de Bogotá D.C. y dos invitados permanentes: el/la Consejera (o) de Paz, Víctimas y Reconciliación y el/la Secretaria (o) de Hábitat. </w:t>
            </w:r>
          </w:p>
          <w:p w14:paraId="22270C06" w14:textId="77777777" w:rsidR="0057130B" w:rsidRPr="006145DB" w:rsidRDefault="0057130B" w:rsidP="005B435E">
            <w:pPr>
              <w:pStyle w:val="Textoindependiente"/>
              <w:spacing w:after="0" w:line="240" w:lineRule="auto"/>
              <w:jc w:val="both"/>
              <w:rPr>
                <w:rFonts w:cs="Arial"/>
                <w:sz w:val="20"/>
                <w:szCs w:val="20"/>
                <w:lang w:val="es-CO" w:eastAsia="es-CO"/>
              </w:rPr>
            </w:pPr>
          </w:p>
          <w:p w14:paraId="35B71BC9" w14:textId="75F3B9AD" w:rsidR="009705C9" w:rsidRPr="006145DB" w:rsidRDefault="009705C9"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Este Comité define los montos que los hogares beneficiarios de esta transferencia reciben, la periodicidad, los criterios e instrumentos de focalización y los umbrales aplicables a éstos. Teniendo en cuenta para ello las recomendaciones técnicas de la Secretaría Distrital de Planeación, como rectora de la estrategia, o de cualquiera de las Secretarías que lo componen. Las decisiones del Comité Coordinador, en este sentido, son implementadas por la Secretaría Distrital de Integración Social en la etapa de selección de los hogares beneficiarios de las transferencias monetarias condicionadas.</w:t>
            </w:r>
          </w:p>
          <w:p w14:paraId="0E8A261A" w14:textId="77777777" w:rsidR="0057130B" w:rsidRPr="006145DB" w:rsidRDefault="0057130B" w:rsidP="005B435E">
            <w:pPr>
              <w:pStyle w:val="Textoindependiente"/>
              <w:spacing w:after="0" w:line="240" w:lineRule="auto"/>
              <w:jc w:val="both"/>
              <w:rPr>
                <w:rFonts w:cs="Arial"/>
                <w:sz w:val="20"/>
                <w:szCs w:val="20"/>
                <w:lang w:eastAsia="es-CO"/>
              </w:rPr>
            </w:pPr>
          </w:p>
          <w:p w14:paraId="58AC72DB" w14:textId="4F05047E"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Las Transferencias monetarias condicionadas para la primera infancia </w:t>
            </w:r>
            <w:r w:rsidRPr="006145DB">
              <w:rPr>
                <w:rFonts w:cs="Arial"/>
                <w:sz w:val="20"/>
                <w:szCs w:val="20"/>
              </w:rPr>
              <w:t xml:space="preserve">establecen como eje central la corresponsabilidad de los hogares beneficiarios, entendida como el cumplimiento de ciertas condiciones. Es así, que estas transferencias están dirigidas </w:t>
            </w:r>
            <w:r w:rsidRPr="006145DB">
              <w:rPr>
                <w:rFonts w:cs="Arial"/>
                <w:sz w:val="20"/>
                <w:szCs w:val="20"/>
                <w:lang w:eastAsia="es-CO"/>
              </w:rPr>
              <w:t xml:space="preserve">a los hogares que cumplan con el criterio de focalización: clasificados en el SISBEN IV de Bogotá D.C en las categorías desde A1 hasta C9 y que tengan niños y niñas entre los 0 y 6 años cumplidos al 31 del mes de marzo del año en curso (en línea con los procesos de matrícula escolar vigentes en el Distrito). </w:t>
            </w:r>
          </w:p>
          <w:p w14:paraId="27AF5008" w14:textId="77777777" w:rsidR="0057130B" w:rsidRPr="006145DB" w:rsidRDefault="0057130B" w:rsidP="005B435E">
            <w:pPr>
              <w:pStyle w:val="Textoindependiente"/>
              <w:spacing w:after="0" w:line="240" w:lineRule="auto"/>
              <w:jc w:val="both"/>
              <w:rPr>
                <w:rFonts w:cs="Arial"/>
                <w:sz w:val="20"/>
                <w:szCs w:val="20"/>
                <w:lang w:eastAsia="es-CO"/>
              </w:rPr>
            </w:pPr>
          </w:p>
          <w:p w14:paraId="405CB373" w14:textId="64E45C21"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Para que estos hogares puedan recibir la transferencia, deben cumplir con la condicionalidad de tener a los niños y niñas matriculados y que se reporten con permanencia mensual en los grados de Preescolar (Prejardín, Jardín y Transición) de colegios oficiales de la Secretaría de Educación del Distrito o matriculados y en estado “en atención” o “suspendido” en SIRBE (con causales específicas) en los Jardines infantiles (</w:t>
            </w:r>
            <w:r w:rsidRPr="006145DB">
              <w:rPr>
                <w:rFonts w:cs="Arial"/>
                <w:sz w:val="20"/>
                <w:szCs w:val="20"/>
                <w:lang w:val="es-CO" w:eastAsia="es-CO"/>
              </w:rPr>
              <w:t>jardines diurnos, nocturnos, casas de pensamiento intercultural o espacios rurales)</w:t>
            </w:r>
            <w:r w:rsidRPr="006145DB">
              <w:rPr>
                <w:rFonts w:cs="Arial"/>
                <w:sz w:val="20"/>
                <w:szCs w:val="20"/>
                <w:lang w:eastAsia="es-CO"/>
              </w:rPr>
              <w:t xml:space="preserve"> de la Secretaría Distrital de Integración Social. De no cumplirse la condicionalidad, el hogar no recibirá pago, pero una vez la cumpla podrá volver a recibir la transferencia.</w:t>
            </w:r>
          </w:p>
          <w:p w14:paraId="48A28103" w14:textId="77777777" w:rsidR="0057130B" w:rsidRPr="006145DB" w:rsidRDefault="0057130B" w:rsidP="005B435E">
            <w:pPr>
              <w:pStyle w:val="Textoindependiente"/>
              <w:spacing w:after="0" w:line="240" w:lineRule="auto"/>
              <w:jc w:val="both"/>
              <w:rPr>
                <w:rFonts w:cs="Arial"/>
                <w:sz w:val="20"/>
                <w:szCs w:val="20"/>
                <w:lang w:eastAsia="es-CO"/>
              </w:rPr>
            </w:pPr>
          </w:p>
          <w:p w14:paraId="72C66391" w14:textId="0B9E07EB"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Las causales específicas para la suspensión de niños y niñas en los jardines infantiles de la SDIS que son válidos para el cumplimiento de la condicionalidad son definidos por la Subdirección para la Infancia de la SDIS.</w:t>
            </w:r>
          </w:p>
          <w:p w14:paraId="2746EAF7" w14:textId="77777777" w:rsidR="0057130B" w:rsidRPr="006145DB" w:rsidRDefault="0057130B" w:rsidP="005B435E">
            <w:pPr>
              <w:pStyle w:val="Textoindependiente"/>
              <w:spacing w:after="0" w:line="240" w:lineRule="auto"/>
              <w:jc w:val="both"/>
              <w:rPr>
                <w:rFonts w:cs="Arial"/>
                <w:sz w:val="20"/>
                <w:szCs w:val="20"/>
                <w:lang w:eastAsia="es-CO"/>
              </w:rPr>
            </w:pPr>
          </w:p>
          <w:p w14:paraId="0EDE6686" w14:textId="1D3C243D"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La transferencia se entrega mensualmente, tras el cumplimiento de las condicionalidades, para el caso de los niños y niñas vinculados a los colegios del Distrito durante los diez (10) meses del año correspondientes al ciclo escolar; y para los niños y niñas vinculados en jardines infantiles de la SDIS durante los once (11) meses del año en los que se encuentra activo el servicio. El monto de la transferencia se determina teniendo en cuenta tres (3) aspectos: nivel de pobreza del hogar, nivel educativo del niño o la niña y enfoque diferencial (hogares víctimas del conflicto armado y hogares con niños y niñas con discapacidad).</w:t>
            </w:r>
          </w:p>
          <w:p w14:paraId="4E690DBE" w14:textId="687BC0C4"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Para realizar el pago de las transferencias monetarias, mensualmente, la Subdirección de Investigación e Información de la Secretaría Distrital de Integración Social recibe la información relacionada con el cumplimiento de las condicionalidades por parte de la Secretaría de Educación del Distrito (con un mes de caída) y genera el respectivo reporte de SIRBE de los niños y niñas en estado “en atención” y “suspendido” (con causales específicas) en los jardines infantiles de la SDIS al finalizar el mes de consulta. </w:t>
            </w:r>
          </w:p>
          <w:p w14:paraId="6D964D46" w14:textId="21161DA3"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Esta Subdirección realiza todo el proceso de identificación de la población beneficiaria y cruza los reportes de la SED y de SIRBE, generando el resultado del cumplimiento de la condicionalidad en primera infancia. Este resultado es entregado a la Subdirección de Administración de la Información de Transferencias de la Dirección de Transferencias, </w:t>
            </w:r>
            <w:r w:rsidRPr="006145DB">
              <w:rPr>
                <w:rFonts w:cs="Arial"/>
                <w:sz w:val="20"/>
                <w:szCs w:val="20"/>
                <w:lang w:val="es-CO" w:eastAsia="es-CO"/>
              </w:rPr>
              <w:t>quienes aplican los filtros correspondientes (controles de calidad que generan bloqueos) para la elaboración de listados finales de pago.</w:t>
            </w:r>
          </w:p>
          <w:p w14:paraId="259E2DD7" w14:textId="77777777" w:rsidR="0057130B" w:rsidRPr="006145DB" w:rsidRDefault="0057130B" w:rsidP="005B435E">
            <w:pPr>
              <w:pStyle w:val="Textoindependiente"/>
              <w:spacing w:after="0" w:line="240" w:lineRule="auto"/>
              <w:jc w:val="both"/>
              <w:rPr>
                <w:rFonts w:cs="Arial"/>
                <w:sz w:val="20"/>
                <w:szCs w:val="20"/>
                <w:lang w:val="es-CO" w:eastAsia="es-CO"/>
              </w:rPr>
            </w:pPr>
          </w:p>
          <w:p w14:paraId="61BE31B3" w14:textId="66B0BF0C" w:rsidR="009705C9" w:rsidRPr="006145DB" w:rsidRDefault="009705C9"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Una vez se realiza la consolidación de los listados de dispersión y la generación de las órdenes de pago por la Dirección de Transferencias, son enviados a través del canal seguro dispuesto de acuerdo con el mecanismo de dispersión que se utilice, para el pago de transferencias monetarias a los hogares beneficiarios.</w:t>
            </w:r>
          </w:p>
          <w:p w14:paraId="588598A9" w14:textId="77777777" w:rsidR="009705C9" w:rsidRPr="006145DB" w:rsidRDefault="009705C9" w:rsidP="005B435E">
            <w:pPr>
              <w:tabs>
                <w:tab w:val="left" w:pos="709"/>
              </w:tabs>
              <w:spacing w:after="0" w:line="240" w:lineRule="auto"/>
              <w:jc w:val="both"/>
              <w:rPr>
                <w:rFonts w:cs="Arial"/>
                <w:sz w:val="20"/>
                <w:szCs w:val="20"/>
                <w:lang w:eastAsia="es-CO"/>
              </w:rPr>
            </w:pPr>
            <w:r w:rsidRPr="006145DB">
              <w:rPr>
                <w:rFonts w:cs="Arial"/>
                <w:sz w:val="20"/>
                <w:szCs w:val="20"/>
                <w:lang w:eastAsia="es-CO"/>
              </w:rPr>
              <w:t>En caso de interrupción parcial o total en la prestación de las transferencias monetarias condicionadas para la primera infancia, se implementará el plan operativo de continuidad correspondiente.</w:t>
            </w:r>
          </w:p>
        </w:tc>
      </w:tr>
      <w:tr w:rsidR="0057130B" w:rsidRPr="006145DB" w14:paraId="293621CC" w14:textId="77777777" w:rsidTr="000F219E">
        <w:trPr>
          <w:trHeight w:val="983"/>
          <w:jc w:val="center"/>
        </w:trPr>
        <w:tc>
          <w:tcPr>
            <w:tcW w:w="1940" w:type="dxa"/>
            <w:vAlign w:val="center"/>
          </w:tcPr>
          <w:p w14:paraId="2F48233E" w14:textId="77777777" w:rsidR="009705C9" w:rsidRPr="006145DB" w:rsidRDefault="009705C9" w:rsidP="005B435E">
            <w:pPr>
              <w:spacing w:after="0" w:line="240" w:lineRule="auto"/>
              <w:contextualSpacing/>
              <w:jc w:val="both"/>
              <w:rPr>
                <w:rFonts w:cs="Arial"/>
                <w:bCs/>
                <w:sz w:val="20"/>
                <w:szCs w:val="20"/>
                <w:lang w:eastAsia="es-CO"/>
              </w:rPr>
            </w:pPr>
            <w:r w:rsidRPr="006145DB">
              <w:rPr>
                <w:rFonts w:cs="Arial"/>
                <w:bCs/>
                <w:sz w:val="20"/>
                <w:szCs w:val="20"/>
                <w:lang w:eastAsia="es-CO"/>
              </w:rPr>
              <w:t>Condiciones transversales de calidad</w:t>
            </w:r>
          </w:p>
        </w:tc>
        <w:tc>
          <w:tcPr>
            <w:tcW w:w="7455" w:type="dxa"/>
            <w:vAlign w:val="center"/>
          </w:tcPr>
          <w:p w14:paraId="384EE399" w14:textId="21311C8A" w:rsidR="009705C9" w:rsidRPr="006145DB" w:rsidRDefault="009705C9"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Para la transferencia aplican las siguientes categorías:</w:t>
            </w:r>
          </w:p>
          <w:p w14:paraId="4803C48A" w14:textId="7DD11F9C" w:rsidR="00564D3A" w:rsidRPr="006145DB" w:rsidRDefault="00564D3A" w:rsidP="005B435E">
            <w:pPr>
              <w:pStyle w:val="Ttulo1"/>
              <w:rPr>
                <w:sz w:val="20"/>
                <w:szCs w:val="20"/>
                <w:lang w:eastAsia="es-CO"/>
              </w:rPr>
            </w:pPr>
          </w:p>
          <w:p w14:paraId="457E3A3A" w14:textId="77777777" w:rsidR="009705C9" w:rsidRPr="006145DB" w:rsidRDefault="009705C9">
            <w:pPr>
              <w:pStyle w:val="Prrafodelista"/>
              <w:numPr>
                <w:ilvl w:val="0"/>
                <w:numId w:val="86"/>
              </w:numPr>
              <w:tabs>
                <w:tab w:val="left" w:pos="709"/>
              </w:tabs>
              <w:spacing w:after="0" w:line="240" w:lineRule="auto"/>
              <w:jc w:val="both"/>
              <w:rPr>
                <w:rFonts w:cs="Arial"/>
                <w:sz w:val="20"/>
                <w:szCs w:val="20"/>
                <w:lang w:eastAsia="es-CO"/>
              </w:rPr>
            </w:pPr>
            <w:r w:rsidRPr="006145DB">
              <w:rPr>
                <w:rFonts w:cs="Arial"/>
                <w:sz w:val="20"/>
                <w:szCs w:val="20"/>
                <w:lang w:eastAsia="es-CO"/>
              </w:rPr>
              <w:t>Gestión Administrativa</w:t>
            </w:r>
          </w:p>
          <w:p w14:paraId="168C8E27" w14:textId="77777777" w:rsidR="009705C9" w:rsidRPr="006145DB" w:rsidRDefault="009705C9">
            <w:pPr>
              <w:pStyle w:val="Textoindependiente"/>
              <w:numPr>
                <w:ilvl w:val="0"/>
                <w:numId w:val="86"/>
              </w:numPr>
              <w:spacing w:after="0" w:line="240" w:lineRule="auto"/>
              <w:contextualSpacing/>
              <w:jc w:val="both"/>
              <w:rPr>
                <w:rFonts w:cs="Arial"/>
                <w:bCs/>
                <w:sz w:val="20"/>
                <w:szCs w:val="20"/>
                <w:lang w:eastAsia="es-CO"/>
              </w:rPr>
            </w:pPr>
            <w:r w:rsidRPr="006145DB">
              <w:rPr>
                <w:rFonts w:cs="Arial"/>
                <w:sz w:val="20"/>
                <w:szCs w:val="20"/>
                <w:lang w:eastAsia="es-CO"/>
              </w:rPr>
              <w:t>Talento Humano</w:t>
            </w:r>
          </w:p>
        </w:tc>
      </w:tr>
    </w:tbl>
    <w:p w14:paraId="276EEC57" w14:textId="77777777" w:rsidR="00A97635" w:rsidRPr="006145DB" w:rsidRDefault="00A97635" w:rsidP="005B435E">
      <w:pPr>
        <w:spacing w:after="0" w:line="240" w:lineRule="auto"/>
        <w:rPr>
          <w:rFonts w:cs="Arial"/>
        </w:rPr>
      </w:pPr>
    </w:p>
    <w:p w14:paraId="7395D491" w14:textId="48518DCB" w:rsidR="00A97635" w:rsidRPr="006145DB" w:rsidRDefault="00A97635">
      <w:pPr>
        <w:pStyle w:val="Ttulo1"/>
        <w:numPr>
          <w:ilvl w:val="2"/>
          <w:numId w:val="72"/>
        </w:numPr>
        <w:ind w:left="709"/>
        <w:jc w:val="center"/>
      </w:pPr>
      <w:bookmarkStart w:id="427" w:name="_Toc210213243"/>
      <w:bookmarkStart w:id="428" w:name="_Toc213273513"/>
      <w:bookmarkStart w:id="429" w:name="_Toc213276140"/>
      <w:bookmarkStart w:id="430" w:name="_Toc216902474"/>
      <w:r w:rsidRPr="006145DB">
        <w:t>Transferencias monetarias condicionadas para educación</w:t>
      </w:r>
      <w:bookmarkEnd w:id="427"/>
      <w:bookmarkEnd w:id="428"/>
      <w:bookmarkEnd w:id="429"/>
      <w:bookmarkEnd w:id="430"/>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9705C9" w:rsidRPr="006145DB" w14:paraId="4EBDF639" w14:textId="77777777" w:rsidTr="00432DB0">
        <w:trPr>
          <w:trHeight w:val="445"/>
          <w:jc w:val="center"/>
        </w:trPr>
        <w:tc>
          <w:tcPr>
            <w:tcW w:w="1940" w:type="dxa"/>
            <w:vAlign w:val="center"/>
          </w:tcPr>
          <w:p w14:paraId="364FDC90" w14:textId="10F4B52C" w:rsidR="009705C9" w:rsidRPr="006145DB" w:rsidRDefault="009705C9" w:rsidP="005B435E">
            <w:pPr>
              <w:spacing w:after="0" w:line="240" w:lineRule="auto"/>
              <w:ind w:left="22"/>
              <w:contextualSpacing/>
              <w:rPr>
                <w:rFonts w:eastAsia="Calibri" w:cs="Arial"/>
                <w:bCs/>
                <w:sz w:val="20"/>
                <w:szCs w:val="20"/>
                <w:lang w:eastAsia="es-CO"/>
              </w:rPr>
            </w:pPr>
            <w:r w:rsidRPr="006145DB">
              <w:rPr>
                <w:rFonts w:cs="Arial"/>
                <w:bCs/>
                <w:sz w:val="20"/>
                <w:szCs w:val="20"/>
                <w:lang w:eastAsia="es-CO"/>
              </w:rPr>
              <w:t>Nombre de la transferencia</w:t>
            </w:r>
          </w:p>
        </w:tc>
        <w:tc>
          <w:tcPr>
            <w:tcW w:w="7455" w:type="dxa"/>
            <w:vAlign w:val="center"/>
          </w:tcPr>
          <w:p w14:paraId="30CD4ADE" w14:textId="3F932B9B" w:rsidR="009705C9" w:rsidRPr="006145DB" w:rsidRDefault="009705C9" w:rsidP="005B435E">
            <w:pPr>
              <w:pStyle w:val="Textoindependiente"/>
              <w:spacing w:after="0" w:line="240" w:lineRule="auto"/>
              <w:jc w:val="both"/>
              <w:rPr>
                <w:rFonts w:eastAsia="Lucida Sans Unicode" w:cs="Arial"/>
                <w:bCs/>
                <w:sz w:val="20"/>
                <w:szCs w:val="20"/>
              </w:rPr>
            </w:pPr>
            <w:r w:rsidRPr="006145DB">
              <w:rPr>
                <w:rFonts w:cs="Arial"/>
                <w:bCs/>
                <w:sz w:val="20"/>
                <w:szCs w:val="20"/>
                <w:lang w:eastAsia="es-CO"/>
              </w:rPr>
              <w:t>Transferencias monetarias condicionadas para educación</w:t>
            </w:r>
            <w:r w:rsidR="0057130B" w:rsidRPr="006145DB">
              <w:rPr>
                <w:rFonts w:cs="Arial"/>
                <w:bCs/>
                <w:sz w:val="20"/>
                <w:szCs w:val="20"/>
                <w:lang w:eastAsia="es-CO"/>
              </w:rPr>
              <w:t>.</w:t>
            </w:r>
          </w:p>
        </w:tc>
      </w:tr>
      <w:tr w:rsidR="009705C9" w:rsidRPr="006145DB" w14:paraId="1EDA668C" w14:textId="77777777" w:rsidTr="0057130B">
        <w:trPr>
          <w:trHeight w:val="816"/>
          <w:jc w:val="center"/>
        </w:trPr>
        <w:tc>
          <w:tcPr>
            <w:tcW w:w="1940" w:type="dxa"/>
            <w:vAlign w:val="center"/>
          </w:tcPr>
          <w:p w14:paraId="4F74FA43" w14:textId="538FD655" w:rsidR="009705C9" w:rsidRPr="006145DB" w:rsidRDefault="009705C9" w:rsidP="005B435E">
            <w:pPr>
              <w:spacing w:after="0" w:line="240" w:lineRule="auto"/>
              <w:contextualSpacing/>
              <w:rPr>
                <w:rFonts w:eastAsia="Calibri" w:cs="Arial"/>
                <w:sz w:val="20"/>
                <w:szCs w:val="20"/>
                <w:lang w:eastAsia="es-CO"/>
              </w:rPr>
            </w:pPr>
            <w:r w:rsidRPr="006145DB">
              <w:rPr>
                <w:rFonts w:cs="Arial"/>
                <w:bCs/>
                <w:sz w:val="20"/>
                <w:szCs w:val="20"/>
                <w:lang w:eastAsia="es-CO"/>
              </w:rPr>
              <w:t>Objeto de la transferencia</w:t>
            </w:r>
          </w:p>
        </w:tc>
        <w:tc>
          <w:tcPr>
            <w:tcW w:w="7455" w:type="dxa"/>
            <w:vAlign w:val="center"/>
          </w:tcPr>
          <w:p w14:paraId="55B1BE32" w14:textId="77777777" w:rsidR="009705C9" w:rsidRPr="006145DB" w:rsidRDefault="009705C9" w:rsidP="005B435E">
            <w:pPr>
              <w:spacing w:after="0" w:line="240" w:lineRule="auto"/>
              <w:contextualSpacing/>
              <w:jc w:val="both"/>
              <w:rPr>
                <w:rFonts w:cs="Arial"/>
                <w:sz w:val="20"/>
                <w:szCs w:val="20"/>
                <w:lang w:eastAsia="es-CO"/>
              </w:rPr>
            </w:pPr>
            <w:r w:rsidRPr="006145DB">
              <w:rPr>
                <w:rFonts w:cs="Arial"/>
                <w:sz w:val="20"/>
                <w:szCs w:val="20"/>
                <w:lang w:eastAsia="es-CO"/>
              </w:rPr>
              <w:t>Incentivar la vinculación, matrícula y permanencia de los niños, niñas, adolescentes y jóvenes residentes en Bogotá D.C en la educación básica y media en los colegios oficiales de la Secretaría de Educación del Distrito y los Centros Crecer de la Secretaría Distrital de Integración Social.</w:t>
            </w:r>
          </w:p>
        </w:tc>
      </w:tr>
      <w:tr w:rsidR="009705C9" w:rsidRPr="006145DB" w14:paraId="0D4997F4" w14:textId="77777777" w:rsidTr="0057130B">
        <w:trPr>
          <w:trHeight w:val="20"/>
          <w:jc w:val="center"/>
        </w:trPr>
        <w:tc>
          <w:tcPr>
            <w:tcW w:w="1940" w:type="dxa"/>
            <w:vAlign w:val="center"/>
          </w:tcPr>
          <w:p w14:paraId="3B9CCF4B"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Oferta de la</w:t>
            </w:r>
          </w:p>
          <w:p w14:paraId="78AD5C94" w14:textId="35ADB3A3"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Transferencia</w:t>
            </w:r>
          </w:p>
        </w:tc>
        <w:tc>
          <w:tcPr>
            <w:tcW w:w="7455" w:type="dxa"/>
            <w:vAlign w:val="center"/>
          </w:tcPr>
          <w:p w14:paraId="2DC58344" w14:textId="77777777" w:rsidR="009705C9" w:rsidRPr="006145DB" w:rsidRDefault="009705C9" w:rsidP="005B435E">
            <w:pPr>
              <w:tabs>
                <w:tab w:val="left" w:pos="709"/>
              </w:tabs>
              <w:spacing w:after="0" w:line="240" w:lineRule="auto"/>
              <w:contextualSpacing/>
              <w:jc w:val="both"/>
              <w:rPr>
                <w:rFonts w:eastAsia="Lucida Sans Unicode" w:cs="Arial"/>
                <w:sz w:val="20"/>
                <w:szCs w:val="20"/>
              </w:rPr>
            </w:pPr>
            <w:r w:rsidRPr="006145DB">
              <w:rPr>
                <w:rFonts w:eastAsia="Lucida Sans Unicode" w:cs="Arial"/>
                <w:sz w:val="20"/>
                <w:szCs w:val="20"/>
              </w:rPr>
              <w:t xml:space="preserve">Entrega mensual de una transferencia monetaria condicionada, durante el ciclo escolar, a hogares residentes en Bogotá D.C en situación de pobreza extrema o moderada que tengan niños, niñas, adolescentes y jóvenes matriculados en los grados de educación básica, media y en la modalidad “aceleración primeras letras” en los colegios oficiales de la Secretaría de Educación del Distrito o vinculados a los Centros Crecer de la Secretaría Distrital de Integración Social, </w:t>
            </w:r>
            <w:bookmarkStart w:id="431" w:name="_Hlk204097068"/>
            <w:r w:rsidRPr="006145DB">
              <w:rPr>
                <w:rFonts w:eastAsia="Lucida Sans Unicode" w:cs="Arial"/>
                <w:sz w:val="20"/>
                <w:szCs w:val="20"/>
              </w:rPr>
              <w:t>para garantizar así la vinculación, matrícula y permanencia en el sistema educativo.</w:t>
            </w:r>
            <w:bookmarkEnd w:id="431"/>
          </w:p>
        </w:tc>
      </w:tr>
      <w:tr w:rsidR="009705C9" w:rsidRPr="006145DB" w14:paraId="223AE15D" w14:textId="77777777" w:rsidTr="0057130B">
        <w:trPr>
          <w:trHeight w:val="20"/>
          <w:jc w:val="center"/>
        </w:trPr>
        <w:tc>
          <w:tcPr>
            <w:tcW w:w="1940" w:type="dxa"/>
            <w:vAlign w:val="center"/>
          </w:tcPr>
          <w:p w14:paraId="5B5733B8"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 xml:space="preserve">Tipo de Focalización </w:t>
            </w:r>
          </w:p>
        </w:tc>
        <w:tc>
          <w:tcPr>
            <w:tcW w:w="7455" w:type="dxa"/>
            <w:vAlign w:val="center"/>
          </w:tcPr>
          <w:p w14:paraId="3B681002" w14:textId="77777777" w:rsidR="009705C9" w:rsidRPr="006145DB" w:rsidRDefault="009705C9" w:rsidP="005B435E">
            <w:pPr>
              <w:tabs>
                <w:tab w:val="left" w:pos="397"/>
                <w:tab w:val="left" w:pos="709"/>
              </w:tabs>
              <w:spacing w:after="0" w:line="240" w:lineRule="auto"/>
              <w:contextualSpacing/>
              <w:jc w:val="both"/>
              <w:rPr>
                <w:rFonts w:cs="Arial"/>
                <w:sz w:val="20"/>
                <w:szCs w:val="20"/>
                <w:lang w:eastAsia="es-CO"/>
              </w:rPr>
            </w:pPr>
            <w:r w:rsidRPr="006145DB">
              <w:rPr>
                <w:rFonts w:eastAsia="Arial" w:cs="Arial"/>
                <w:sz w:val="20"/>
                <w:szCs w:val="20"/>
              </w:rPr>
              <w:t xml:space="preserve">Categórico para el grupo poblacional combinado con </w:t>
            </w:r>
            <w:r w:rsidRPr="006145DB">
              <w:rPr>
                <w:rFonts w:cs="Arial"/>
                <w:sz w:val="20"/>
                <w:szCs w:val="20"/>
                <w:lang w:eastAsia="es-CO"/>
              </w:rPr>
              <w:t>Instrumento de focalización individual y por hogares - proxy mean test y listado censal (por instrumentos).</w:t>
            </w:r>
          </w:p>
        </w:tc>
      </w:tr>
      <w:tr w:rsidR="009705C9" w:rsidRPr="006145DB" w14:paraId="2A7DDCA7" w14:textId="77777777" w:rsidTr="0057130B">
        <w:trPr>
          <w:trHeight w:val="612"/>
          <w:jc w:val="center"/>
        </w:trPr>
        <w:tc>
          <w:tcPr>
            <w:tcW w:w="1940" w:type="dxa"/>
            <w:vAlign w:val="center"/>
          </w:tcPr>
          <w:p w14:paraId="47E46EF2"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Población Objetivo</w:t>
            </w:r>
          </w:p>
        </w:tc>
        <w:tc>
          <w:tcPr>
            <w:tcW w:w="7455" w:type="dxa"/>
            <w:vAlign w:val="center"/>
          </w:tcPr>
          <w:p w14:paraId="721BAB0C" w14:textId="481A491F" w:rsidR="009705C9" w:rsidRPr="006145DB" w:rsidRDefault="009705C9" w:rsidP="005B435E">
            <w:pPr>
              <w:tabs>
                <w:tab w:val="left" w:pos="709"/>
              </w:tabs>
              <w:spacing w:after="0" w:line="240" w:lineRule="auto"/>
              <w:contextualSpacing/>
              <w:jc w:val="both"/>
              <w:rPr>
                <w:rFonts w:cs="Arial"/>
                <w:sz w:val="20"/>
                <w:szCs w:val="20"/>
                <w:lang w:eastAsia="es-CO"/>
              </w:rPr>
            </w:pPr>
            <w:r w:rsidRPr="006145DB">
              <w:rPr>
                <w:rFonts w:cs="Arial"/>
                <w:sz w:val="20"/>
                <w:szCs w:val="20"/>
                <w:lang w:eastAsia="es-CO"/>
              </w:rPr>
              <w:t xml:space="preserve">Hogares residentes en Bogotá D.C que se encuentren </w:t>
            </w:r>
            <w:r w:rsidRPr="006145DB">
              <w:rPr>
                <w:rFonts w:eastAsia="Lucida Sans Unicode" w:cs="Arial"/>
                <w:sz w:val="20"/>
                <w:szCs w:val="20"/>
              </w:rPr>
              <w:t>en situación de pobreza extrema, moderada o que vivan en residencias tipo paga diarios y que tengan niños, niñas, adolescentes y jóvenes entre 7 y 19 años, matriculados en los grados de educación básica, media y en la modalidad “aceleración primeras letras” en los colegios oficiales de la Secretaría de Educación del Distrito o niños, niñas, adolescentes y jóvenes entre 6 y 17 años  vinculados en los Centros Crecer de la Secretaría Distrital de Integración Social.</w:t>
            </w:r>
          </w:p>
        </w:tc>
      </w:tr>
      <w:tr w:rsidR="009705C9" w:rsidRPr="006145DB" w14:paraId="7660349D" w14:textId="77777777" w:rsidTr="0057130B">
        <w:trPr>
          <w:trHeight w:val="828"/>
          <w:jc w:val="center"/>
        </w:trPr>
        <w:tc>
          <w:tcPr>
            <w:tcW w:w="1940" w:type="dxa"/>
            <w:vAlign w:val="center"/>
          </w:tcPr>
          <w:p w14:paraId="3986BEB9"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Fuentes de Información de la Población Objetivo</w:t>
            </w:r>
          </w:p>
        </w:tc>
        <w:tc>
          <w:tcPr>
            <w:tcW w:w="7455" w:type="dxa"/>
            <w:vAlign w:val="center"/>
          </w:tcPr>
          <w:p w14:paraId="014F80B3" w14:textId="77777777" w:rsidR="009705C9" w:rsidRPr="006145DB" w:rsidRDefault="009705C9" w:rsidP="005B435E">
            <w:pPr>
              <w:spacing w:after="0" w:line="240" w:lineRule="auto"/>
              <w:rPr>
                <w:rFonts w:cs="Arial"/>
                <w:sz w:val="16"/>
                <w:szCs w:val="16"/>
              </w:rPr>
            </w:pPr>
          </w:p>
          <w:tbl>
            <w:tblPr>
              <w:tblStyle w:val="Tablaconcuadrcula"/>
              <w:tblW w:w="7201" w:type="dxa"/>
              <w:tblLayout w:type="fixed"/>
              <w:tblLook w:val="04A0" w:firstRow="1" w:lastRow="0" w:firstColumn="1" w:lastColumn="0" w:noHBand="0" w:noVBand="1"/>
            </w:tblPr>
            <w:tblGrid>
              <w:gridCol w:w="3610"/>
              <w:gridCol w:w="1134"/>
              <w:gridCol w:w="1134"/>
              <w:gridCol w:w="1323"/>
            </w:tblGrid>
            <w:tr w:rsidR="0057130B" w:rsidRPr="006145DB" w14:paraId="18DBCDCC" w14:textId="77777777" w:rsidTr="002C0E56">
              <w:trPr>
                <w:trHeight w:val="372"/>
              </w:trPr>
              <w:tc>
                <w:tcPr>
                  <w:tcW w:w="3610" w:type="dxa"/>
                  <w:vAlign w:val="center"/>
                </w:tcPr>
                <w:p w14:paraId="6208FD0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Categoría de Población Objetivo</w:t>
                  </w:r>
                </w:p>
              </w:tc>
              <w:tc>
                <w:tcPr>
                  <w:tcW w:w="1134" w:type="dxa"/>
                  <w:vAlign w:val="center"/>
                </w:tcPr>
                <w:p w14:paraId="0DE124D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vAlign w:val="center"/>
                </w:tcPr>
                <w:p w14:paraId="114ED26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23" w:type="dxa"/>
                  <w:vAlign w:val="center"/>
                </w:tcPr>
                <w:p w14:paraId="17EA76C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57130B" w:rsidRPr="006145DB" w14:paraId="7FDDCEFE" w14:textId="77777777" w:rsidTr="002C0E56">
              <w:trPr>
                <w:trHeight w:val="221"/>
              </w:trPr>
              <w:tc>
                <w:tcPr>
                  <w:tcW w:w="3610" w:type="dxa"/>
                  <w:vMerge w:val="restart"/>
                  <w:vAlign w:val="center"/>
                </w:tcPr>
                <w:p w14:paraId="4372B73E"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pobreza extrema que se encuentren clasificados en el grupo A del SISBEN IV de Bogotá D.C, con niños, </w:t>
                  </w:r>
                  <w:r w:rsidRPr="006145DB">
                    <w:rPr>
                      <w:rFonts w:eastAsia="Lucida Sans Unicode" w:cs="Arial"/>
                      <w:sz w:val="16"/>
                      <w:szCs w:val="16"/>
                    </w:rPr>
                    <w:t>niñas, adolescentes y jóvenes entre 7 y 19 años, matriculados y con permanencia mensual en los grados de educación básica y media (primero, segundo, tercero, cuarto, quinto, sexto, séptimo, octavo, noveno, décimo y once) y en la modalidad “aceleración primeras letras” en los colegios oficiales de la Secretaría de Educación del Distrito.</w:t>
                  </w:r>
                </w:p>
              </w:tc>
              <w:tc>
                <w:tcPr>
                  <w:tcW w:w="1134" w:type="dxa"/>
                  <w:vAlign w:val="center"/>
                </w:tcPr>
                <w:p w14:paraId="22EC9ED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6A96655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23" w:type="dxa"/>
                  <w:vAlign w:val="center"/>
                </w:tcPr>
                <w:p w14:paraId="26BB70A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SDP</w:t>
                  </w:r>
                </w:p>
              </w:tc>
            </w:tr>
            <w:tr w:rsidR="0057130B" w:rsidRPr="006145DB" w14:paraId="79657716" w14:textId="77777777" w:rsidTr="002C0E56">
              <w:trPr>
                <w:trHeight w:val="231"/>
              </w:trPr>
              <w:tc>
                <w:tcPr>
                  <w:tcW w:w="3610" w:type="dxa"/>
                  <w:vMerge/>
                  <w:vAlign w:val="center"/>
                </w:tcPr>
                <w:p w14:paraId="7B5AF10A" w14:textId="77777777" w:rsidR="009705C9" w:rsidRPr="006145DB" w:rsidRDefault="009705C9" w:rsidP="005B435E">
                  <w:pPr>
                    <w:tabs>
                      <w:tab w:val="left" w:pos="709"/>
                    </w:tabs>
                    <w:contextualSpacing/>
                    <w:jc w:val="both"/>
                    <w:rPr>
                      <w:rFonts w:cs="Arial"/>
                      <w:bCs/>
                      <w:sz w:val="16"/>
                      <w:szCs w:val="16"/>
                      <w:lang w:eastAsia="es-CO"/>
                    </w:rPr>
                  </w:pPr>
                </w:p>
              </w:tc>
              <w:tc>
                <w:tcPr>
                  <w:tcW w:w="1134" w:type="dxa"/>
                  <w:vAlign w:val="center"/>
                </w:tcPr>
                <w:p w14:paraId="6ADDF5C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vAlign w:val="center"/>
                </w:tcPr>
                <w:p w14:paraId="6029E75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vAlign w:val="center"/>
                </w:tcPr>
                <w:p w14:paraId="429C188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5897AAA2" w14:textId="77777777" w:rsidTr="002C0E56">
              <w:trPr>
                <w:trHeight w:val="231"/>
              </w:trPr>
              <w:tc>
                <w:tcPr>
                  <w:tcW w:w="3610" w:type="dxa"/>
                  <w:vMerge w:val="restart"/>
                  <w:vAlign w:val="center"/>
                </w:tcPr>
                <w:p w14:paraId="44967FDA"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pobreza moderada que se encuentren en el grupo B del SISBÉN IV de Bogotá D.C., con niños, </w:t>
                  </w:r>
                  <w:r w:rsidRPr="006145DB">
                    <w:rPr>
                      <w:rFonts w:eastAsia="Lucida Sans Unicode" w:cs="Arial"/>
                      <w:sz w:val="16"/>
                      <w:szCs w:val="16"/>
                    </w:rPr>
                    <w:t>niñas, adolescentes y jóvenes entre 7 y 19 años, matriculados y con permanencia mensual en los grados de educación básica y media (primero, segundo, tercero, cuarto, quinto, sexto, séptimo, octavo, noveno, décimo y once) y en la modalidad “aceleración primeras letras” en los colegios oficiales de la Secretaría de Educación del Distrito.</w:t>
                  </w:r>
                </w:p>
              </w:tc>
              <w:tc>
                <w:tcPr>
                  <w:tcW w:w="1134" w:type="dxa"/>
                  <w:vAlign w:val="center"/>
                </w:tcPr>
                <w:p w14:paraId="5CB3A79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7330F3B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23" w:type="dxa"/>
                  <w:vAlign w:val="center"/>
                </w:tcPr>
                <w:p w14:paraId="3802A59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SDP</w:t>
                  </w:r>
                </w:p>
              </w:tc>
            </w:tr>
            <w:tr w:rsidR="0057130B" w:rsidRPr="006145DB" w14:paraId="0928EA35" w14:textId="77777777" w:rsidTr="002C0E56">
              <w:trPr>
                <w:trHeight w:val="231"/>
              </w:trPr>
              <w:tc>
                <w:tcPr>
                  <w:tcW w:w="3610" w:type="dxa"/>
                  <w:vMerge/>
                  <w:vAlign w:val="center"/>
                </w:tcPr>
                <w:p w14:paraId="4D79F0B4" w14:textId="77777777" w:rsidR="009705C9" w:rsidRPr="006145DB" w:rsidRDefault="009705C9" w:rsidP="005B435E">
                  <w:pPr>
                    <w:tabs>
                      <w:tab w:val="left" w:pos="709"/>
                    </w:tabs>
                    <w:contextualSpacing/>
                    <w:jc w:val="both"/>
                    <w:rPr>
                      <w:rFonts w:cs="Arial"/>
                      <w:bCs/>
                      <w:sz w:val="16"/>
                      <w:szCs w:val="16"/>
                      <w:lang w:eastAsia="es-CO"/>
                    </w:rPr>
                  </w:pPr>
                </w:p>
              </w:tc>
              <w:tc>
                <w:tcPr>
                  <w:tcW w:w="1134" w:type="dxa"/>
                  <w:vAlign w:val="center"/>
                </w:tcPr>
                <w:p w14:paraId="5A13F9C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vAlign w:val="center"/>
                </w:tcPr>
                <w:p w14:paraId="4B62906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vAlign w:val="center"/>
                </w:tcPr>
                <w:p w14:paraId="1F4A86F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4196F24D" w14:textId="77777777" w:rsidTr="002C0E56">
              <w:trPr>
                <w:trHeight w:val="231"/>
              </w:trPr>
              <w:tc>
                <w:tcPr>
                  <w:tcW w:w="3610" w:type="dxa"/>
                  <w:vMerge w:val="restart"/>
                  <w:vAlign w:val="center"/>
                </w:tcPr>
                <w:p w14:paraId="01ADAE60"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que viven en residencias tipo paga diarios, con niños, </w:t>
                  </w:r>
                  <w:r w:rsidRPr="006145DB">
                    <w:rPr>
                      <w:rFonts w:eastAsia="Lucida Sans Unicode" w:cs="Arial"/>
                      <w:sz w:val="16"/>
                      <w:szCs w:val="16"/>
                    </w:rPr>
                    <w:t>niñas, adolescentes y jóvenes entre 7 y 19 años, matriculados y con permanencia mensual en los grados de educación básica y media (primero, segundo, tercero, cuarto, quinto, sexto, séptimo, octavo, noveno, décimo y once) y en la modalidad “aceleración primeras letras” en los colegios oficiales de la Secretaría de Educación del Distrito.</w:t>
                  </w:r>
                </w:p>
              </w:tc>
              <w:tc>
                <w:tcPr>
                  <w:tcW w:w="1134" w:type="dxa"/>
                  <w:vAlign w:val="center"/>
                </w:tcPr>
                <w:p w14:paraId="7F075869" w14:textId="4045E412"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Base de personas residentes en paga diarios</w:t>
                  </w:r>
                </w:p>
              </w:tc>
              <w:tc>
                <w:tcPr>
                  <w:tcW w:w="1134" w:type="dxa"/>
                  <w:vAlign w:val="center"/>
                </w:tcPr>
                <w:p w14:paraId="57D7B58C" w14:textId="544B55BD"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2024</w:t>
                  </w:r>
                </w:p>
              </w:tc>
              <w:tc>
                <w:tcPr>
                  <w:tcW w:w="1323" w:type="dxa"/>
                  <w:vAlign w:val="center"/>
                </w:tcPr>
                <w:p w14:paraId="095CA0F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57130B" w:rsidRPr="006145DB" w14:paraId="57A6ADE5" w14:textId="77777777" w:rsidTr="002C0E56">
              <w:trPr>
                <w:trHeight w:val="231"/>
              </w:trPr>
              <w:tc>
                <w:tcPr>
                  <w:tcW w:w="3610" w:type="dxa"/>
                  <w:vMerge/>
                  <w:vAlign w:val="center"/>
                </w:tcPr>
                <w:p w14:paraId="56DA4904" w14:textId="77777777" w:rsidR="009705C9" w:rsidRPr="006145DB" w:rsidRDefault="009705C9" w:rsidP="005B435E">
                  <w:pPr>
                    <w:tabs>
                      <w:tab w:val="left" w:pos="709"/>
                    </w:tabs>
                    <w:contextualSpacing/>
                    <w:jc w:val="both"/>
                    <w:rPr>
                      <w:rFonts w:cs="Arial"/>
                      <w:bCs/>
                      <w:sz w:val="16"/>
                      <w:szCs w:val="16"/>
                      <w:lang w:eastAsia="es-CO"/>
                    </w:rPr>
                  </w:pPr>
                </w:p>
              </w:tc>
              <w:tc>
                <w:tcPr>
                  <w:tcW w:w="1134" w:type="dxa"/>
                  <w:vAlign w:val="center"/>
                </w:tcPr>
                <w:p w14:paraId="0F2FFE8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vAlign w:val="center"/>
                </w:tcPr>
                <w:p w14:paraId="3F43BC2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vAlign w:val="center"/>
                </w:tcPr>
                <w:p w14:paraId="249733B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57130B" w:rsidRPr="006145DB" w14:paraId="41E6B4D0" w14:textId="77777777" w:rsidTr="002C0E56">
              <w:trPr>
                <w:trHeight w:val="231"/>
              </w:trPr>
              <w:tc>
                <w:tcPr>
                  <w:tcW w:w="3610" w:type="dxa"/>
                  <w:vMerge w:val="restart"/>
                  <w:vAlign w:val="center"/>
                </w:tcPr>
                <w:p w14:paraId="306A048E"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en situación de pobreza extrema que se encuentren en el grupo A del SISBÉN IV de Bogotá D.C., con niños, niñas, adolescentes y jóvenes</w:t>
                  </w:r>
                  <w:r w:rsidRPr="006145DB">
                    <w:rPr>
                      <w:rFonts w:eastAsia="Lucida Sans Unicode" w:cs="Arial"/>
                      <w:sz w:val="16"/>
                      <w:szCs w:val="16"/>
                    </w:rPr>
                    <w:t xml:space="preserve"> entre 6 y 17 años, vinculados y en estado “en atención” en SIRBE en los Centros Crecer de la Secretaría Distrital de Integración Social.</w:t>
                  </w:r>
                </w:p>
              </w:tc>
              <w:tc>
                <w:tcPr>
                  <w:tcW w:w="1134" w:type="dxa"/>
                  <w:vAlign w:val="center"/>
                </w:tcPr>
                <w:p w14:paraId="6E3D97A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4BF0846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23" w:type="dxa"/>
                  <w:vAlign w:val="center"/>
                </w:tcPr>
                <w:p w14:paraId="6513C12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57130B" w:rsidRPr="006145DB" w14:paraId="39A1A3E9" w14:textId="77777777" w:rsidTr="002C0E56">
              <w:trPr>
                <w:trHeight w:val="231"/>
              </w:trPr>
              <w:tc>
                <w:tcPr>
                  <w:tcW w:w="3610" w:type="dxa"/>
                  <w:vMerge/>
                  <w:vAlign w:val="center"/>
                </w:tcPr>
                <w:p w14:paraId="4AB364C1" w14:textId="77777777" w:rsidR="009705C9" w:rsidRPr="006145DB" w:rsidRDefault="009705C9" w:rsidP="005B435E">
                  <w:pPr>
                    <w:tabs>
                      <w:tab w:val="left" w:pos="709"/>
                    </w:tabs>
                    <w:contextualSpacing/>
                    <w:jc w:val="both"/>
                    <w:rPr>
                      <w:rFonts w:cs="Arial"/>
                      <w:bCs/>
                      <w:sz w:val="16"/>
                      <w:szCs w:val="16"/>
                      <w:lang w:eastAsia="es-CO"/>
                    </w:rPr>
                  </w:pPr>
                </w:p>
              </w:tc>
              <w:tc>
                <w:tcPr>
                  <w:tcW w:w="1134" w:type="dxa"/>
                  <w:vAlign w:val="center"/>
                </w:tcPr>
                <w:p w14:paraId="5F2D2E1B" w14:textId="69250D46"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634EB48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vAlign w:val="center"/>
                </w:tcPr>
                <w:p w14:paraId="5D70560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r w:rsidR="0057130B" w:rsidRPr="006145DB" w14:paraId="02BF6E7F" w14:textId="77777777" w:rsidTr="002C0E56">
              <w:trPr>
                <w:trHeight w:val="231"/>
              </w:trPr>
              <w:tc>
                <w:tcPr>
                  <w:tcW w:w="3610" w:type="dxa"/>
                  <w:vMerge w:val="restart"/>
                  <w:vAlign w:val="center"/>
                </w:tcPr>
                <w:p w14:paraId="0919F92A"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en situación de pobreza moderada que se encuentren en el grupo B del SISBÉN IV de Bogotá D.C., con niños, niñas, adolescentes y jóvenes</w:t>
                  </w:r>
                  <w:r w:rsidRPr="006145DB">
                    <w:rPr>
                      <w:rFonts w:eastAsia="Lucida Sans Unicode" w:cs="Arial"/>
                      <w:sz w:val="16"/>
                      <w:szCs w:val="16"/>
                    </w:rPr>
                    <w:t xml:space="preserve"> entre 6 y 17 años, vinculados y en estado “en atención” en SIRBE en los Centros Crecer de la Secretaría Distrital de Integración Social.</w:t>
                  </w:r>
                </w:p>
              </w:tc>
              <w:tc>
                <w:tcPr>
                  <w:tcW w:w="1134" w:type="dxa"/>
                  <w:vAlign w:val="center"/>
                </w:tcPr>
                <w:p w14:paraId="447879B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5CE2BA9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23" w:type="dxa"/>
                  <w:vAlign w:val="center"/>
                </w:tcPr>
                <w:p w14:paraId="011E4EB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–SDP</w:t>
                  </w:r>
                </w:p>
              </w:tc>
            </w:tr>
            <w:tr w:rsidR="0057130B" w:rsidRPr="006145DB" w14:paraId="466F896E" w14:textId="77777777" w:rsidTr="002C0E56">
              <w:trPr>
                <w:trHeight w:val="231"/>
              </w:trPr>
              <w:tc>
                <w:tcPr>
                  <w:tcW w:w="3610" w:type="dxa"/>
                  <w:vMerge/>
                  <w:tcBorders>
                    <w:bottom w:val="single" w:sz="4" w:space="0" w:color="auto"/>
                  </w:tcBorders>
                  <w:vAlign w:val="center"/>
                </w:tcPr>
                <w:p w14:paraId="04FEBCB5" w14:textId="77777777" w:rsidR="009705C9" w:rsidRPr="006145DB" w:rsidRDefault="009705C9" w:rsidP="005B435E">
                  <w:pPr>
                    <w:tabs>
                      <w:tab w:val="left" w:pos="709"/>
                    </w:tabs>
                    <w:contextualSpacing/>
                    <w:jc w:val="both"/>
                    <w:rPr>
                      <w:rFonts w:cs="Arial"/>
                      <w:bCs/>
                      <w:sz w:val="16"/>
                      <w:szCs w:val="16"/>
                      <w:lang w:eastAsia="es-CO"/>
                    </w:rPr>
                  </w:pPr>
                </w:p>
              </w:tc>
              <w:tc>
                <w:tcPr>
                  <w:tcW w:w="1134" w:type="dxa"/>
                  <w:tcBorders>
                    <w:bottom w:val="single" w:sz="4" w:space="0" w:color="auto"/>
                  </w:tcBorders>
                  <w:vAlign w:val="center"/>
                </w:tcPr>
                <w:p w14:paraId="3B9A1E11" w14:textId="4D7B198F"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2280471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tcBorders>
                    <w:bottom w:val="single" w:sz="4" w:space="0" w:color="auto"/>
                  </w:tcBorders>
                  <w:vAlign w:val="center"/>
                </w:tcPr>
                <w:p w14:paraId="2E351B9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r w:rsidR="0057130B" w:rsidRPr="006145DB" w14:paraId="216844F2" w14:textId="77777777" w:rsidTr="002C0E56">
              <w:trPr>
                <w:trHeight w:val="231"/>
              </w:trPr>
              <w:tc>
                <w:tcPr>
                  <w:tcW w:w="3610" w:type="dxa"/>
                  <w:vMerge w:val="restart"/>
                  <w:vAlign w:val="center"/>
                </w:tcPr>
                <w:p w14:paraId="3FF80F30"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que viven en residencias tipo paga diarios, con niños, niñas, adolescentes y jóvenes</w:t>
                  </w:r>
                  <w:r w:rsidRPr="006145DB">
                    <w:rPr>
                      <w:rFonts w:eastAsia="Lucida Sans Unicode" w:cs="Arial"/>
                      <w:sz w:val="16"/>
                      <w:szCs w:val="16"/>
                    </w:rPr>
                    <w:t xml:space="preserve"> entre 6 y 17 años, vinculados y en estado “en atención” en SIRBE en los Centros Crecer de la Secretaría Distrital de Integración Social.</w:t>
                  </w:r>
                </w:p>
              </w:tc>
              <w:tc>
                <w:tcPr>
                  <w:tcW w:w="1134" w:type="dxa"/>
                  <w:vAlign w:val="center"/>
                </w:tcPr>
                <w:p w14:paraId="2A6B7031" w14:textId="069068B5"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Base de personas residentes en paga diarios</w:t>
                  </w:r>
                </w:p>
              </w:tc>
              <w:tc>
                <w:tcPr>
                  <w:tcW w:w="1134" w:type="dxa"/>
                  <w:vAlign w:val="center"/>
                </w:tcPr>
                <w:p w14:paraId="76BBD3C6" w14:textId="6D0D8E7D"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2024</w:t>
                  </w:r>
                </w:p>
              </w:tc>
              <w:tc>
                <w:tcPr>
                  <w:tcW w:w="1323" w:type="dxa"/>
                  <w:vAlign w:val="center"/>
                </w:tcPr>
                <w:p w14:paraId="1EB85A2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57130B" w:rsidRPr="006145DB" w14:paraId="320D9811" w14:textId="77777777" w:rsidTr="002C0E56">
              <w:trPr>
                <w:trHeight w:val="231"/>
              </w:trPr>
              <w:tc>
                <w:tcPr>
                  <w:tcW w:w="3610" w:type="dxa"/>
                  <w:vMerge/>
                  <w:tcBorders>
                    <w:bottom w:val="nil"/>
                  </w:tcBorders>
                  <w:vAlign w:val="center"/>
                </w:tcPr>
                <w:p w14:paraId="3829AE2A" w14:textId="77777777" w:rsidR="009705C9" w:rsidRPr="006145DB" w:rsidRDefault="009705C9" w:rsidP="005B435E">
                  <w:pPr>
                    <w:tabs>
                      <w:tab w:val="left" w:pos="709"/>
                    </w:tabs>
                    <w:contextualSpacing/>
                    <w:jc w:val="both"/>
                    <w:rPr>
                      <w:rFonts w:cs="Arial"/>
                      <w:bCs/>
                      <w:sz w:val="16"/>
                      <w:szCs w:val="16"/>
                      <w:lang w:eastAsia="es-CO"/>
                    </w:rPr>
                  </w:pPr>
                </w:p>
              </w:tc>
              <w:tc>
                <w:tcPr>
                  <w:tcW w:w="1134" w:type="dxa"/>
                  <w:tcBorders>
                    <w:bottom w:val="nil"/>
                  </w:tcBorders>
                  <w:vAlign w:val="center"/>
                </w:tcPr>
                <w:p w14:paraId="320B4837" w14:textId="3C204E1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bottom w:val="nil"/>
                  </w:tcBorders>
                  <w:vAlign w:val="center"/>
                </w:tcPr>
                <w:p w14:paraId="75DE405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23" w:type="dxa"/>
                  <w:tcBorders>
                    <w:bottom w:val="nil"/>
                  </w:tcBorders>
                  <w:vAlign w:val="center"/>
                </w:tcPr>
                <w:p w14:paraId="6A574C0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bl>
          <w:p w14:paraId="4E8F9BFE" w14:textId="77777777" w:rsidR="009705C9" w:rsidRPr="006145DB" w:rsidRDefault="009705C9" w:rsidP="005B435E">
            <w:pPr>
              <w:tabs>
                <w:tab w:val="left" w:pos="709"/>
              </w:tabs>
              <w:spacing w:after="0" w:line="240" w:lineRule="auto"/>
              <w:contextualSpacing/>
              <w:jc w:val="both"/>
              <w:rPr>
                <w:rFonts w:cs="Arial"/>
                <w:bCs/>
                <w:sz w:val="20"/>
                <w:szCs w:val="20"/>
                <w:lang w:eastAsia="es-CO"/>
              </w:rPr>
            </w:pPr>
          </w:p>
        </w:tc>
      </w:tr>
      <w:tr w:rsidR="009705C9" w:rsidRPr="006145DB" w14:paraId="7BB6F4BD" w14:textId="77777777" w:rsidTr="0057130B">
        <w:trPr>
          <w:trHeight w:val="422"/>
          <w:jc w:val="center"/>
        </w:trPr>
        <w:tc>
          <w:tcPr>
            <w:tcW w:w="1940" w:type="dxa"/>
            <w:vAlign w:val="center"/>
          </w:tcPr>
          <w:p w14:paraId="63CF66F7" w14:textId="77777777" w:rsidR="009705C9" w:rsidRPr="006145DB" w:rsidRDefault="009705C9" w:rsidP="005B435E">
            <w:pPr>
              <w:spacing w:after="0" w:line="240" w:lineRule="auto"/>
              <w:rPr>
                <w:rFonts w:cs="Arial"/>
                <w:sz w:val="20"/>
                <w:szCs w:val="20"/>
                <w:lang w:eastAsia="es-CO"/>
              </w:rPr>
            </w:pPr>
            <w:r w:rsidRPr="006145DB">
              <w:rPr>
                <w:rFonts w:cs="Arial"/>
                <w:sz w:val="20"/>
                <w:szCs w:val="20"/>
                <w:lang w:eastAsia="es-CO"/>
              </w:rPr>
              <w:t>Criterios de Priorización y Fuentes de Información</w:t>
            </w:r>
          </w:p>
        </w:tc>
        <w:tc>
          <w:tcPr>
            <w:tcW w:w="7455" w:type="dxa"/>
            <w:vAlign w:val="center"/>
          </w:tcPr>
          <w:p w14:paraId="26ADFC5B" w14:textId="77777777" w:rsidR="009705C9" w:rsidRPr="006145DB" w:rsidRDefault="009705C9"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No aplica</w:t>
            </w:r>
          </w:p>
        </w:tc>
      </w:tr>
      <w:tr w:rsidR="009705C9" w:rsidRPr="006145DB" w14:paraId="78D3E7FC" w14:textId="77777777" w:rsidTr="0057130B">
        <w:trPr>
          <w:trHeight w:val="873"/>
          <w:jc w:val="center"/>
        </w:trPr>
        <w:tc>
          <w:tcPr>
            <w:tcW w:w="1940" w:type="dxa"/>
            <w:vAlign w:val="center"/>
          </w:tcPr>
          <w:p w14:paraId="34D7F404" w14:textId="77777777" w:rsidR="009705C9" w:rsidRPr="006145DB" w:rsidRDefault="009705C9" w:rsidP="005B435E">
            <w:pPr>
              <w:spacing w:after="0" w:line="240" w:lineRule="auto"/>
              <w:rPr>
                <w:rFonts w:cs="Arial"/>
                <w:bCs/>
                <w:sz w:val="20"/>
                <w:szCs w:val="20"/>
                <w:lang w:eastAsia="es-CO"/>
              </w:rPr>
            </w:pPr>
            <w:r w:rsidRPr="006145DB">
              <w:rPr>
                <w:rFonts w:cs="Arial"/>
                <w:bCs/>
                <w:sz w:val="20"/>
                <w:szCs w:val="20"/>
                <w:lang w:eastAsia="es-CO"/>
              </w:rPr>
              <w:t>Criterios de Ingreso y Fuentes de Información</w:t>
            </w:r>
          </w:p>
        </w:tc>
        <w:tc>
          <w:tcPr>
            <w:tcW w:w="7455" w:type="dxa"/>
            <w:vAlign w:val="center"/>
          </w:tcPr>
          <w:tbl>
            <w:tblPr>
              <w:tblStyle w:val="Tablaconcuadrcula"/>
              <w:tblW w:w="7242" w:type="dxa"/>
              <w:tblLayout w:type="fixed"/>
              <w:tblLook w:val="04A0" w:firstRow="1" w:lastRow="0" w:firstColumn="1" w:lastColumn="0" w:noHBand="0" w:noVBand="1"/>
            </w:tblPr>
            <w:tblGrid>
              <w:gridCol w:w="3610"/>
              <w:gridCol w:w="1134"/>
              <w:gridCol w:w="1134"/>
              <w:gridCol w:w="1364"/>
            </w:tblGrid>
            <w:tr w:rsidR="00320C54" w:rsidRPr="006145DB" w14:paraId="113EB488" w14:textId="77777777" w:rsidTr="00536D0E">
              <w:trPr>
                <w:trHeight w:val="389"/>
              </w:trPr>
              <w:tc>
                <w:tcPr>
                  <w:tcW w:w="3610" w:type="dxa"/>
                  <w:tcBorders>
                    <w:top w:val="nil"/>
                  </w:tcBorders>
                  <w:vAlign w:val="center"/>
                </w:tcPr>
                <w:p w14:paraId="5BB912F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Criterios de Ingreso</w:t>
                  </w:r>
                </w:p>
              </w:tc>
              <w:tc>
                <w:tcPr>
                  <w:tcW w:w="1134" w:type="dxa"/>
                  <w:tcBorders>
                    <w:top w:val="nil"/>
                  </w:tcBorders>
                  <w:vAlign w:val="center"/>
                </w:tcPr>
                <w:p w14:paraId="6618B16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134" w:type="dxa"/>
                  <w:tcBorders>
                    <w:top w:val="nil"/>
                  </w:tcBorders>
                  <w:vAlign w:val="center"/>
                </w:tcPr>
                <w:p w14:paraId="5C5B381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64" w:type="dxa"/>
                  <w:tcBorders>
                    <w:top w:val="nil"/>
                  </w:tcBorders>
                  <w:vAlign w:val="center"/>
                </w:tcPr>
                <w:p w14:paraId="32841C4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320C54" w:rsidRPr="006145DB" w14:paraId="6905A876" w14:textId="77777777" w:rsidTr="00536D0E">
              <w:trPr>
                <w:trHeight w:val="231"/>
              </w:trPr>
              <w:tc>
                <w:tcPr>
                  <w:tcW w:w="3610" w:type="dxa"/>
                  <w:vMerge w:val="restart"/>
                  <w:vAlign w:val="center"/>
                </w:tcPr>
                <w:p w14:paraId="2DA070DE"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pobreza extrema que se encuentren en el grupo A del SISBÉN IV de Bogotá D.C., con niños, </w:t>
                  </w:r>
                  <w:r w:rsidRPr="006145DB">
                    <w:rPr>
                      <w:rFonts w:eastAsia="Lucida Sans Unicode" w:cs="Arial"/>
                      <w:sz w:val="16"/>
                      <w:szCs w:val="16"/>
                    </w:rPr>
                    <w:t>niñas, adolescentes y jóvenes entre 7 y 19 años, matriculados y con permanencia mensual en los grados de educación básica y media (primero, segundo, tercero, cuarto, quinto, sexto, séptimo, octavo, noveno, décimo y once) y en la modalidad “aceleración primeras letras” en los colegios oficiales de la Secretaría de Educación del Distrito.</w:t>
                  </w:r>
                </w:p>
              </w:tc>
              <w:tc>
                <w:tcPr>
                  <w:tcW w:w="1134" w:type="dxa"/>
                  <w:vAlign w:val="center"/>
                </w:tcPr>
                <w:p w14:paraId="7F16B59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25420E0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64" w:type="dxa"/>
                  <w:vAlign w:val="center"/>
                </w:tcPr>
                <w:p w14:paraId="7220A277"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320C54" w:rsidRPr="006145DB" w14:paraId="71052313" w14:textId="77777777" w:rsidTr="00536D0E">
              <w:trPr>
                <w:trHeight w:val="242"/>
              </w:trPr>
              <w:tc>
                <w:tcPr>
                  <w:tcW w:w="3610" w:type="dxa"/>
                  <w:vMerge/>
                  <w:vAlign w:val="center"/>
                </w:tcPr>
                <w:p w14:paraId="191CB32D" w14:textId="77777777" w:rsidR="009705C9" w:rsidRPr="006145DB" w:rsidRDefault="009705C9" w:rsidP="005B435E">
                  <w:pPr>
                    <w:tabs>
                      <w:tab w:val="left" w:pos="709"/>
                    </w:tabs>
                    <w:contextualSpacing/>
                    <w:jc w:val="both"/>
                    <w:rPr>
                      <w:rFonts w:cs="Arial"/>
                      <w:bCs/>
                      <w:sz w:val="16"/>
                      <w:szCs w:val="16"/>
                      <w:lang w:eastAsia="es-CO"/>
                    </w:rPr>
                  </w:pPr>
                </w:p>
              </w:tc>
              <w:tc>
                <w:tcPr>
                  <w:tcW w:w="1134" w:type="dxa"/>
                  <w:vAlign w:val="center"/>
                </w:tcPr>
                <w:p w14:paraId="7D1285E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vAlign w:val="center"/>
                </w:tcPr>
                <w:p w14:paraId="4AA911B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64" w:type="dxa"/>
                  <w:vAlign w:val="center"/>
                </w:tcPr>
                <w:p w14:paraId="5318947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320C54" w:rsidRPr="006145DB" w14:paraId="48B88128" w14:textId="77777777" w:rsidTr="00536D0E">
              <w:trPr>
                <w:trHeight w:val="242"/>
              </w:trPr>
              <w:tc>
                <w:tcPr>
                  <w:tcW w:w="3610" w:type="dxa"/>
                  <w:vMerge w:val="restart"/>
                  <w:vAlign w:val="center"/>
                </w:tcPr>
                <w:p w14:paraId="6BCED13F" w14:textId="37C775D2"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en situación de pobreza moderada que se encuentren en el grupo B del SISBÉN IV de Bogotá D.C., con niños, </w:t>
                  </w:r>
                  <w:r w:rsidRPr="006145DB">
                    <w:rPr>
                      <w:rFonts w:eastAsia="Lucida Sans Unicode" w:cs="Arial"/>
                      <w:sz w:val="16"/>
                      <w:szCs w:val="16"/>
                    </w:rPr>
                    <w:t>niñas, adolescentes y jóvenes entre 7 y 19 años, matriculados y con permanencia mensual en los grados de educación básica y media (primero, segundo, tercero, cuarto, quinto, sexto, séptimo, octavo, noveno, décimo y once) y en la modalidad “aceleración primeras letras” en los colegios oficiales de la Secretaría de Educación del Distrito.</w:t>
                  </w:r>
                </w:p>
              </w:tc>
              <w:tc>
                <w:tcPr>
                  <w:tcW w:w="1134" w:type="dxa"/>
                  <w:vAlign w:val="center"/>
                </w:tcPr>
                <w:p w14:paraId="783E573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0AA3F60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64" w:type="dxa"/>
                  <w:vAlign w:val="center"/>
                </w:tcPr>
                <w:p w14:paraId="4F2139F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SDP</w:t>
                  </w:r>
                </w:p>
              </w:tc>
            </w:tr>
            <w:tr w:rsidR="00320C54" w:rsidRPr="006145DB" w14:paraId="30683091" w14:textId="77777777" w:rsidTr="00536D0E">
              <w:trPr>
                <w:trHeight w:val="242"/>
              </w:trPr>
              <w:tc>
                <w:tcPr>
                  <w:tcW w:w="3610" w:type="dxa"/>
                  <w:vMerge/>
                  <w:vAlign w:val="center"/>
                </w:tcPr>
                <w:p w14:paraId="693FB49E" w14:textId="77777777" w:rsidR="009705C9" w:rsidRPr="006145DB" w:rsidRDefault="009705C9" w:rsidP="005B435E">
                  <w:pPr>
                    <w:tabs>
                      <w:tab w:val="left" w:pos="709"/>
                    </w:tabs>
                    <w:contextualSpacing/>
                    <w:jc w:val="both"/>
                    <w:rPr>
                      <w:rFonts w:cs="Arial"/>
                      <w:bCs/>
                      <w:sz w:val="16"/>
                      <w:szCs w:val="16"/>
                      <w:lang w:eastAsia="es-CO"/>
                    </w:rPr>
                  </w:pPr>
                </w:p>
              </w:tc>
              <w:tc>
                <w:tcPr>
                  <w:tcW w:w="1134" w:type="dxa"/>
                  <w:vAlign w:val="center"/>
                </w:tcPr>
                <w:p w14:paraId="4C01107A"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vAlign w:val="center"/>
                </w:tcPr>
                <w:p w14:paraId="5FE1F48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64" w:type="dxa"/>
                  <w:vAlign w:val="center"/>
                </w:tcPr>
                <w:p w14:paraId="7A6FDC6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320C54" w:rsidRPr="006145DB" w14:paraId="7F4A26AD" w14:textId="77777777" w:rsidTr="00536D0E">
              <w:trPr>
                <w:trHeight w:val="242"/>
              </w:trPr>
              <w:tc>
                <w:tcPr>
                  <w:tcW w:w="3610" w:type="dxa"/>
                  <w:vMerge w:val="restart"/>
                  <w:vAlign w:val="center"/>
                </w:tcPr>
                <w:p w14:paraId="281C04F7"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 xml:space="preserve">Hogares que viven en residencias tipo paga diarios, con niños, </w:t>
                  </w:r>
                  <w:r w:rsidRPr="006145DB">
                    <w:rPr>
                      <w:rFonts w:eastAsia="Lucida Sans Unicode" w:cs="Arial"/>
                      <w:sz w:val="16"/>
                      <w:szCs w:val="16"/>
                    </w:rPr>
                    <w:t>niñas, adolescentes y jóvenes entre 7 y 19 años, matriculados y con permanencia mensual en los grados de educación básica y media (primero, segundo, tercero, cuarto, quinto, sexto, séptimo, octavo, noveno, décimo y once) y en la modalidad “aceleración primeras letras” en los colegios oficiales de la Secretaría de Educación del Distrito.</w:t>
                  </w:r>
                </w:p>
              </w:tc>
              <w:tc>
                <w:tcPr>
                  <w:tcW w:w="1134" w:type="dxa"/>
                  <w:vAlign w:val="center"/>
                </w:tcPr>
                <w:p w14:paraId="55F74CD9" w14:textId="3E60ABC9"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Base de personas residentes en paga diarios</w:t>
                  </w:r>
                </w:p>
              </w:tc>
              <w:tc>
                <w:tcPr>
                  <w:tcW w:w="1134" w:type="dxa"/>
                  <w:vAlign w:val="center"/>
                </w:tcPr>
                <w:p w14:paraId="0B4C07DD" w14:textId="1DAB1949"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2024</w:t>
                  </w:r>
                </w:p>
              </w:tc>
              <w:tc>
                <w:tcPr>
                  <w:tcW w:w="1364" w:type="dxa"/>
                  <w:vAlign w:val="center"/>
                </w:tcPr>
                <w:p w14:paraId="7ED6536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320C54" w:rsidRPr="006145DB" w14:paraId="403ADB8E" w14:textId="77777777" w:rsidTr="00536D0E">
              <w:trPr>
                <w:trHeight w:val="242"/>
              </w:trPr>
              <w:tc>
                <w:tcPr>
                  <w:tcW w:w="3610" w:type="dxa"/>
                  <w:vMerge/>
                  <w:vAlign w:val="center"/>
                </w:tcPr>
                <w:p w14:paraId="5ABAA4B8" w14:textId="77777777" w:rsidR="009705C9" w:rsidRPr="006145DB" w:rsidRDefault="009705C9" w:rsidP="005B435E">
                  <w:pPr>
                    <w:tabs>
                      <w:tab w:val="left" w:pos="709"/>
                    </w:tabs>
                    <w:contextualSpacing/>
                    <w:jc w:val="both"/>
                    <w:rPr>
                      <w:rFonts w:cs="Arial"/>
                      <w:bCs/>
                      <w:sz w:val="16"/>
                      <w:szCs w:val="16"/>
                      <w:lang w:eastAsia="es-CO"/>
                    </w:rPr>
                  </w:pPr>
                </w:p>
              </w:tc>
              <w:tc>
                <w:tcPr>
                  <w:tcW w:w="1134" w:type="dxa"/>
                  <w:vAlign w:val="center"/>
                </w:tcPr>
                <w:p w14:paraId="454E1A0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Anexo 6A</w:t>
                  </w:r>
                </w:p>
              </w:tc>
              <w:tc>
                <w:tcPr>
                  <w:tcW w:w="1134" w:type="dxa"/>
                  <w:vAlign w:val="center"/>
                </w:tcPr>
                <w:p w14:paraId="60489F8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64" w:type="dxa"/>
                  <w:vAlign w:val="center"/>
                </w:tcPr>
                <w:p w14:paraId="5D1D1852"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de Educación del Distrito – SED</w:t>
                  </w:r>
                </w:p>
              </w:tc>
            </w:tr>
            <w:tr w:rsidR="00320C54" w:rsidRPr="006145DB" w14:paraId="6D2B4226" w14:textId="77777777" w:rsidTr="00536D0E">
              <w:trPr>
                <w:trHeight w:val="242"/>
              </w:trPr>
              <w:tc>
                <w:tcPr>
                  <w:tcW w:w="3610" w:type="dxa"/>
                  <w:vMerge w:val="restart"/>
                  <w:vAlign w:val="center"/>
                </w:tcPr>
                <w:p w14:paraId="2D05A14A"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en situación de pobreza extrema que se encuentren en el grupo A del SISBÉN IV de Bogotá D.C., con niños, niñas, adolescentes y jóvenes</w:t>
                  </w:r>
                  <w:r w:rsidRPr="006145DB">
                    <w:rPr>
                      <w:rFonts w:eastAsia="Lucida Sans Unicode" w:cs="Arial"/>
                      <w:sz w:val="16"/>
                      <w:szCs w:val="16"/>
                    </w:rPr>
                    <w:t xml:space="preserve"> entre 6 y 17 años, vinculados y en estado “en atención” en SIRBE en los Centros Crecer de la Secretaría Distrital de Integración Social.</w:t>
                  </w:r>
                </w:p>
              </w:tc>
              <w:tc>
                <w:tcPr>
                  <w:tcW w:w="1134" w:type="dxa"/>
                  <w:vAlign w:val="center"/>
                </w:tcPr>
                <w:p w14:paraId="4C09716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214FFD8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64" w:type="dxa"/>
                  <w:vAlign w:val="center"/>
                </w:tcPr>
                <w:p w14:paraId="14BE8CC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320C54" w:rsidRPr="006145DB" w14:paraId="6AA5D9DD" w14:textId="77777777" w:rsidTr="00536D0E">
              <w:trPr>
                <w:trHeight w:val="242"/>
              </w:trPr>
              <w:tc>
                <w:tcPr>
                  <w:tcW w:w="3610" w:type="dxa"/>
                  <w:vMerge/>
                  <w:vAlign w:val="center"/>
                </w:tcPr>
                <w:p w14:paraId="2F958AD1" w14:textId="77777777" w:rsidR="009705C9" w:rsidRPr="006145DB" w:rsidRDefault="009705C9" w:rsidP="005B435E">
                  <w:pPr>
                    <w:tabs>
                      <w:tab w:val="left" w:pos="709"/>
                    </w:tabs>
                    <w:contextualSpacing/>
                    <w:jc w:val="both"/>
                    <w:rPr>
                      <w:rFonts w:cs="Arial"/>
                      <w:bCs/>
                      <w:sz w:val="16"/>
                      <w:szCs w:val="16"/>
                      <w:lang w:eastAsia="es-CO"/>
                    </w:rPr>
                  </w:pPr>
                </w:p>
              </w:tc>
              <w:tc>
                <w:tcPr>
                  <w:tcW w:w="1134" w:type="dxa"/>
                  <w:vAlign w:val="center"/>
                </w:tcPr>
                <w:p w14:paraId="16FB33B1" w14:textId="47F5C223"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vAlign w:val="center"/>
                </w:tcPr>
                <w:p w14:paraId="3DFAD6E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64" w:type="dxa"/>
                  <w:vAlign w:val="center"/>
                </w:tcPr>
                <w:p w14:paraId="5B125DD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r w:rsidR="00320C54" w:rsidRPr="006145DB" w14:paraId="6F1C7ED3" w14:textId="77777777" w:rsidTr="00536D0E">
              <w:trPr>
                <w:trHeight w:val="242"/>
              </w:trPr>
              <w:tc>
                <w:tcPr>
                  <w:tcW w:w="3610" w:type="dxa"/>
                  <w:vMerge w:val="restart"/>
                  <w:vAlign w:val="center"/>
                </w:tcPr>
                <w:p w14:paraId="77A3E34D"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en situación de pobreza moderada que se encuentren en el grupo B del SISBÉN IV de Bogotá D.C., con niños, niñas, adolescentes y jóvenes</w:t>
                  </w:r>
                  <w:r w:rsidRPr="006145DB">
                    <w:rPr>
                      <w:rFonts w:eastAsia="Lucida Sans Unicode" w:cs="Arial"/>
                      <w:sz w:val="16"/>
                      <w:szCs w:val="16"/>
                    </w:rPr>
                    <w:t xml:space="preserve"> entre 6 y 17 años, vinculados y en estado “en atención” en SIRBE en los Centros Crecer de la Secretaría Distrital de Integración Social.</w:t>
                  </w:r>
                </w:p>
              </w:tc>
              <w:tc>
                <w:tcPr>
                  <w:tcW w:w="1134" w:type="dxa"/>
                  <w:vAlign w:val="center"/>
                </w:tcPr>
                <w:p w14:paraId="6553F00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134" w:type="dxa"/>
                  <w:vAlign w:val="center"/>
                </w:tcPr>
                <w:p w14:paraId="602BAAC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64" w:type="dxa"/>
                  <w:vAlign w:val="center"/>
                </w:tcPr>
                <w:p w14:paraId="0643B8F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320C54" w:rsidRPr="006145DB" w14:paraId="2F8843DF" w14:textId="77777777" w:rsidTr="00536D0E">
              <w:trPr>
                <w:trHeight w:val="242"/>
              </w:trPr>
              <w:tc>
                <w:tcPr>
                  <w:tcW w:w="3610" w:type="dxa"/>
                  <w:vMerge/>
                  <w:tcBorders>
                    <w:bottom w:val="single" w:sz="4" w:space="0" w:color="auto"/>
                  </w:tcBorders>
                  <w:vAlign w:val="center"/>
                </w:tcPr>
                <w:p w14:paraId="333A5858" w14:textId="77777777" w:rsidR="009705C9" w:rsidRPr="006145DB" w:rsidRDefault="009705C9" w:rsidP="005B435E">
                  <w:pPr>
                    <w:tabs>
                      <w:tab w:val="left" w:pos="709"/>
                    </w:tabs>
                    <w:contextualSpacing/>
                    <w:jc w:val="both"/>
                    <w:rPr>
                      <w:rFonts w:cs="Arial"/>
                      <w:bCs/>
                      <w:sz w:val="16"/>
                      <w:szCs w:val="16"/>
                      <w:lang w:eastAsia="es-CO"/>
                    </w:rPr>
                  </w:pPr>
                </w:p>
              </w:tc>
              <w:tc>
                <w:tcPr>
                  <w:tcW w:w="1134" w:type="dxa"/>
                  <w:tcBorders>
                    <w:bottom w:val="single" w:sz="4" w:space="0" w:color="auto"/>
                  </w:tcBorders>
                  <w:vAlign w:val="center"/>
                </w:tcPr>
                <w:p w14:paraId="605BECD4" w14:textId="3A259088"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bottom w:val="single" w:sz="4" w:space="0" w:color="auto"/>
                  </w:tcBorders>
                  <w:vAlign w:val="center"/>
                </w:tcPr>
                <w:p w14:paraId="41995815"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64" w:type="dxa"/>
                  <w:tcBorders>
                    <w:bottom w:val="single" w:sz="4" w:space="0" w:color="auto"/>
                  </w:tcBorders>
                  <w:vAlign w:val="center"/>
                </w:tcPr>
                <w:p w14:paraId="32D4FA0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r w:rsidR="00320C54" w:rsidRPr="006145DB" w14:paraId="35CA3838" w14:textId="77777777" w:rsidTr="00536D0E">
              <w:trPr>
                <w:trHeight w:val="541"/>
              </w:trPr>
              <w:tc>
                <w:tcPr>
                  <w:tcW w:w="3610" w:type="dxa"/>
                  <w:vMerge w:val="restart"/>
                  <w:vAlign w:val="center"/>
                </w:tcPr>
                <w:p w14:paraId="19A08261"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Hogares que viven en residencias tipo paga diarios, con niños, niñas, adolescentes y jóvenes</w:t>
                  </w:r>
                  <w:r w:rsidRPr="006145DB">
                    <w:rPr>
                      <w:rFonts w:eastAsia="Lucida Sans Unicode" w:cs="Arial"/>
                      <w:sz w:val="16"/>
                      <w:szCs w:val="16"/>
                    </w:rPr>
                    <w:t xml:space="preserve"> entre 6 y 17 años, vinculados y en estado “en atención” en SIRBE en los Centros Crecer de la Secretaría Distrital de Integración Social.</w:t>
                  </w:r>
                </w:p>
              </w:tc>
              <w:tc>
                <w:tcPr>
                  <w:tcW w:w="1134" w:type="dxa"/>
                  <w:vAlign w:val="center"/>
                </w:tcPr>
                <w:p w14:paraId="3DB677D7" w14:textId="4E2686C0"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Base de personas residentes en paga diarios</w:t>
                  </w:r>
                </w:p>
              </w:tc>
              <w:tc>
                <w:tcPr>
                  <w:tcW w:w="1134" w:type="dxa"/>
                  <w:vAlign w:val="center"/>
                </w:tcPr>
                <w:p w14:paraId="1C203A37" w14:textId="370C4952"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2024</w:t>
                  </w:r>
                </w:p>
              </w:tc>
              <w:tc>
                <w:tcPr>
                  <w:tcW w:w="1364" w:type="dxa"/>
                  <w:vAlign w:val="center"/>
                </w:tcPr>
                <w:p w14:paraId="1B6611E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rPr>
                    <w:t>Secretaría Distrital Planeación – SDP</w:t>
                  </w:r>
                </w:p>
              </w:tc>
            </w:tr>
            <w:tr w:rsidR="00320C54" w:rsidRPr="006145DB" w14:paraId="0E064C7C" w14:textId="77777777" w:rsidTr="00536D0E">
              <w:trPr>
                <w:trHeight w:val="242"/>
              </w:trPr>
              <w:tc>
                <w:tcPr>
                  <w:tcW w:w="3610" w:type="dxa"/>
                  <w:vMerge/>
                  <w:tcBorders>
                    <w:bottom w:val="nil"/>
                  </w:tcBorders>
                  <w:vAlign w:val="center"/>
                </w:tcPr>
                <w:p w14:paraId="29DB79A3" w14:textId="77777777" w:rsidR="009705C9" w:rsidRPr="006145DB" w:rsidRDefault="009705C9" w:rsidP="005B435E">
                  <w:pPr>
                    <w:tabs>
                      <w:tab w:val="left" w:pos="709"/>
                    </w:tabs>
                    <w:contextualSpacing/>
                    <w:jc w:val="both"/>
                    <w:rPr>
                      <w:rFonts w:cs="Arial"/>
                      <w:bCs/>
                      <w:sz w:val="16"/>
                      <w:szCs w:val="16"/>
                      <w:lang w:eastAsia="es-CO"/>
                    </w:rPr>
                  </w:pPr>
                </w:p>
              </w:tc>
              <w:tc>
                <w:tcPr>
                  <w:tcW w:w="1134" w:type="dxa"/>
                  <w:tcBorders>
                    <w:bottom w:val="nil"/>
                  </w:tcBorders>
                  <w:vAlign w:val="center"/>
                </w:tcPr>
                <w:p w14:paraId="63D62C04" w14:textId="6D6592E5"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SIRBE</w:t>
                  </w:r>
                </w:p>
              </w:tc>
              <w:tc>
                <w:tcPr>
                  <w:tcW w:w="1134" w:type="dxa"/>
                  <w:tcBorders>
                    <w:bottom w:val="nil"/>
                  </w:tcBorders>
                  <w:vAlign w:val="center"/>
                </w:tcPr>
                <w:p w14:paraId="2A63926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w:t>
                  </w:r>
                </w:p>
              </w:tc>
              <w:tc>
                <w:tcPr>
                  <w:tcW w:w="1364" w:type="dxa"/>
                  <w:tcBorders>
                    <w:bottom w:val="nil"/>
                  </w:tcBorders>
                  <w:vAlign w:val="center"/>
                </w:tcPr>
                <w:p w14:paraId="48F5854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SDIS</w:t>
                  </w:r>
                </w:p>
              </w:tc>
            </w:tr>
          </w:tbl>
          <w:p w14:paraId="22B0EF2A" w14:textId="77777777" w:rsidR="009705C9" w:rsidRPr="006145DB" w:rsidRDefault="009705C9" w:rsidP="005B435E">
            <w:pPr>
              <w:pStyle w:val="Textoindependiente"/>
              <w:spacing w:after="0" w:line="240" w:lineRule="auto"/>
              <w:ind w:right="112"/>
              <w:jc w:val="both"/>
              <w:rPr>
                <w:rFonts w:cs="Arial"/>
                <w:bCs/>
                <w:sz w:val="20"/>
                <w:szCs w:val="20"/>
                <w:lang w:eastAsia="es-CO"/>
              </w:rPr>
            </w:pPr>
          </w:p>
        </w:tc>
      </w:tr>
      <w:tr w:rsidR="009705C9" w:rsidRPr="006145DB" w14:paraId="2AC351CE" w14:textId="77777777" w:rsidTr="004E6158">
        <w:trPr>
          <w:trHeight w:val="884"/>
          <w:jc w:val="center"/>
        </w:trPr>
        <w:tc>
          <w:tcPr>
            <w:tcW w:w="1940" w:type="dxa"/>
            <w:vAlign w:val="center"/>
          </w:tcPr>
          <w:p w14:paraId="7477A48E"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Criterios de Egreso y Fuentes de Información</w:t>
            </w:r>
          </w:p>
        </w:tc>
        <w:tc>
          <w:tcPr>
            <w:tcW w:w="7455" w:type="dxa"/>
            <w:vAlign w:val="center"/>
          </w:tcPr>
          <w:tbl>
            <w:tblPr>
              <w:tblStyle w:val="Tablaconcuadrcula"/>
              <w:tblW w:w="7257" w:type="dxa"/>
              <w:tblLayout w:type="fixed"/>
              <w:tblLook w:val="04A0" w:firstRow="1" w:lastRow="0" w:firstColumn="1" w:lastColumn="0" w:noHBand="0" w:noVBand="1"/>
            </w:tblPr>
            <w:tblGrid>
              <w:gridCol w:w="3327"/>
              <w:gridCol w:w="1276"/>
              <w:gridCol w:w="1275"/>
              <w:gridCol w:w="1379"/>
            </w:tblGrid>
            <w:tr w:rsidR="00C22851" w:rsidRPr="006145DB" w14:paraId="2E97590D" w14:textId="77777777" w:rsidTr="004E6158">
              <w:trPr>
                <w:trHeight w:val="380"/>
              </w:trPr>
              <w:tc>
                <w:tcPr>
                  <w:tcW w:w="3327" w:type="dxa"/>
                  <w:tcBorders>
                    <w:top w:val="single" w:sz="4" w:space="0" w:color="auto"/>
                  </w:tcBorders>
                  <w:vAlign w:val="center"/>
                </w:tcPr>
                <w:p w14:paraId="2CF0DF1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Criterios de Egreso</w:t>
                  </w:r>
                </w:p>
              </w:tc>
              <w:tc>
                <w:tcPr>
                  <w:tcW w:w="1276" w:type="dxa"/>
                  <w:tcBorders>
                    <w:top w:val="single" w:sz="4" w:space="0" w:color="auto"/>
                  </w:tcBorders>
                  <w:vAlign w:val="center"/>
                </w:tcPr>
                <w:p w14:paraId="2FAB207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Fuente de Información</w:t>
                  </w:r>
                </w:p>
              </w:tc>
              <w:tc>
                <w:tcPr>
                  <w:tcW w:w="1275" w:type="dxa"/>
                  <w:tcBorders>
                    <w:top w:val="single" w:sz="4" w:space="0" w:color="auto"/>
                  </w:tcBorders>
                  <w:vAlign w:val="center"/>
                </w:tcPr>
                <w:p w14:paraId="53085389"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Periodicidad</w:t>
                  </w:r>
                </w:p>
              </w:tc>
              <w:tc>
                <w:tcPr>
                  <w:tcW w:w="1379" w:type="dxa"/>
                  <w:tcBorders>
                    <w:top w:val="single" w:sz="4" w:space="0" w:color="auto"/>
                  </w:tcBorders>
                  <w:vAlign w:val="center"/>
                </w:tcPr>
                <w:p w14:paraId="0179895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Administrador</w:t>
                  </w:r>
                </w:p>
              </w:tc>
            </w:tr>
            <w:tr w:rsidR="00C22851" w:rsidRPr="006145DB" w14:paraId="18F0ED19" w14:textId="77777777" w:rsidTr="00B37535">
              <w:trPr>
                <w:trHeight w:val="243"/>
              </w:trPr>
              <w:tc>
                <w:tcPr>
                  <w:tcW w:w="3327" w:type="dxa"/>
                  <w:vAlign w:val="center"/>
                </w:tcPr>
                <w:p w14:paraId="7F401E43" w14:textId="77777777"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Retiro voluntario manifestado libre y expresamente por escrito.</w:t>
                  </w:r>
                </w:p>
              </w:tc>
              <w:tc>
                <w:tcPr>
                  <w:tcW w:w="1276" w:type="dxa"/>
                  <w:vAlign w:val="center"/>
                </w:tcPr>
                <w:p w14:paraId="59D5F42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Solicitud ciudadana</w:t>
                  </w:r>
                </w:p>
              </w:tc>
              <w:tc>
                <w:tcPr>
                  <w:tcW w:w="1275" w:type="dxa"/>
                  <w:vAlign w:val="center"/>
                </w:tcPr>
                <w:p w14:paraId="00053FF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Demanda</w:t>
                  </w:r>
                </w:p>
              </w:tc>
              <w:tc>
                <w:tcPr>
                  <w:tcW w:w="1379" w:type="dxa"/>
                  <w:vAlign w:val="center"/>
                </w:tcPr>
                <w:p w14:paraId="647288A4"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Integración Social – SDIS</w:t>
                  </w:r>
                </w:p>
              </w:tc>
            </w:tr>
            <w:tr w:rsidR="00C22851" w:rsidRPr="006145DB" w14:paraId="3371FA9A" w14:textId="77777777" w:rsidTr="00B37535">
              <w:trPr>
                <w:trHeight w:val="243"/>
              </w:trPr>
              <w:tc>
                <w:tcPr>
                  <w:tcW w:w="3327" w:type="dxa"/>
                  <w:vMerge w:val="restart"/>
                  <w:vAlign w:val="center"/>
                </w:tcPr>
                <w:p w14:paraId="2B4F9A69" w14:textId="3498EC16"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Superar la edad establecida para la recepción de la transferencia</w:t>
                  </w:r>
                  <w:r w:rsidR="00C22851" w:rsidRPr="006145DB">
                    <w:rPr>
                      <w:rFonts w:cs="Arial"/>
                      <w:sz w:val="16"/>
                      <w:szCs w:val="16"/>
                      <w:lang w:eastAsia="es-CO"/>
                    </w:rPr>
                    <w:t>.</w:t>
                  </w:r>
                </w:p>
              </w:tc>
              <w:tc>
                <w:tcPr>
                  <w:tcW w:w="1276" w:type="dxa"/>
                  <w:vAlign w:val="center"/>
                </w:tcPr>
                <w:p w14:paraId="27E384B0"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275" w:type="dxa"/>
                  <w:vAlign w:val="center"/>
                </w:tcPr>
                <w:p w14:paraId="5E6625E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79" w:type="dxa"/>
                  <w:vAlign w:val="center"/>
                </w:tcPr>
                <w:p w14:paraId="0FC92A8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C22851" w:rsidRPr="006145DB" w14:paraId="19846ACF" w14:textId="77777777" w:rsidTr="00B37535">
              <w:trPr>
                <w:trHeight w:val="243"/>
              </w:trPr>
              <w:tc>
                <w:tcPr>
                  <w:tcW w:w="3327" w:type="dxa"/>
                  <w:vMerge/>
                  <w:vAlign w:val="center"/>
                </w:tcPr>
                <w:p w14:paraId="36A7B333" w14:textId="77777777" w:rsidR="009705C9" w:rsidRPr="006145DB" w:rsidRDefault="009705C9" w:rsidP="005B435E">
                  <w:pPr>
                    <w:tabs>
                      <w:tab w:val="left" w:pos="709"/>
                    </w:tabs>
                    <w:contextualSpacing/>
                    <w:jc w:val="both"/>
                    <w:rPr>
                      <w:rFonts w:cs="Arial"/>
                      <w:sz w:val="16"/>
                      <w:szCs w:val="16"/>
                      <w:lang w:eastAsia="es-CO"/>
                    </w:rPr>
                  </w:pPr>
                </w:p>
              </w:tc>
              <w:tc>
                <w:tcPr>
                  <w:tcW w:w="1276" w:type="dxa"/>
                  <w:vAlign w:val="center"/>
                </w:tcPr>
                <w:p w14:paraId="5A92696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de personas residentes en paga diarios</w:t>
                  </w:r>
                </w:p>
              </w:tc>
              <w:tc>
                <w:tcPr>
                  <w:tcW w:w="1275" w:type="dxa"/>
                  <w:vAlign w:val="center"/>
                </w:tcPr>
                <w:p w14:paraId="3DE3090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2024</w:t>
                  </w:r>
                </w:p>
              </w:tc>
              <w:tc>
                <w:tcPr>
                  <w:tcW w:w="1379" w:type="dxa"/>
                  <w:vAlign w:val="center"/>
                </w:tcPr>
                <w:p w14:paraId="49DF607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C22851" w:rsidRPr="006145DB" w14:paraId="450B2207" w14:textId="77777777" w:rsidTr="00B37535">
              <w:trPr>
                <w:trHeight w:val="259"/>
              </w:trPr>
              <w:tc>
                <w:tcPr>
                  <w:tcW w:w="3327" w:type="dxa"/>
                  <w:vAlign w:val="center"/>
                </w:tcPr>
                <w:p w14:paraId="080235CF" w14:textId="02B3D8D9" w:rsidR="009705C9" w:rsidRPr="006145DB" w:rsidRDefault="009705C9" w:rsidP="005B435E">
                  <w:pPr>
                    <w:tabs>
                      <w:tab w:val="left" w:pos="709"/>
                    </w:tabs>
                    <w:contextualSpacing/>
                    <w:jc w:val="both"/>
                    <w:rPr>
                      <w:rFonts w:cs="Arial"/>
                      <w:bCs/>
                      <w:sz w:val="16"/>
                      <w:szCs w:val="16"/>
                      <w:lang w:eastAsia="es-CO"/>
                    </w:rPr>
                  </w:pPr>
                  <w:r w:rsidRPr="006145DB">
                    <w:rPr>
                      <w:rFonts w:cs="Arial"/>
                      <w:bCs/>
                      <w:sz w:val="16"/>
                      <w:szCs w:val="16"/>
                      <w:lang w:eastAsia="es-CO"/>
                    </w:rPr>
                    <w:t>Hogar que supere la clasificación del grupo B del SISBEN IV de Bogotá D.C.</w:t>
                  </w:r>
                </w:p>
              </w:tc>
              <w:tc>
                <w:tcPr>
                  <w:tcW w:w="1276" w:type="dxa"/>
                  <w:vAlign w:val="center"/>
                </w:tcPr>
                <w:p w14:paraId="57D6F8E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275" w:type="dxa"/>
                  <w:vAlign w:val="center"/>
                </w:tcPr>
                <w:p w14:paraId="6D1874CF"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79" w:type="dxa"/>
                  <w:vAlign w:val="center"/>
                </w:tcPr>
                <w:p w14:paraId="5E462BCC"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r w:rsidR="00C22851" w:rsidRPr="006145DB" w14:paraId="4C02B98C" w14:textId="77777777" w:rsidTr="00B37535">
              <w:trPr>
                <w:trHeight w:val="206"/>
              </w:trPr>
              <w:tc>
                <w:tcPr>
                  <w:tcW w:w="3327" w:type="dxa"/>
                  <w:vAlign w:val="center"/>
                </w:tcPr>
                <w:p w14:paraId="5725361E" w14:textId="69A5CD99"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Fallecimiento</w:t>
                  </w:r>
                  <w:r w:rsidR="00C22851" w:rsidRPr="006145DB">
                    <w:rPr>
                      <w:rFonts w:cs="Arial"/>
                      <w:sz w:val="16"/>
                      <w:szCs w:val="16"/>
                      <w:lang w:eastAsia="es-CO"/>
                    </w:rPr>
                    <w:t>.</w:t>
                  </w:r>
                </w:p>
              </w:tc>
              <w:tc>
                <w:tcPr>
                  <w:tcW w:w="1276" w:type="dxa"/>
                  <w:vAlign w:val="center"/>
                </w:tcPr>
                <w:p w14:paraId="4999F2FE"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Fallecidos</w:t>
                  </w:r>
                </w:p>
                <w:p w14:paraId="320BC8CD" w14:textId="4892BC12"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(Inhumados)</w:t>
                  </w:r>
                </w:p>
              </w:tc>
              <w:tc>
                <w:tcPr>
                  <w:tcW w:w="1275" w:type="dxa"/>
                  <w:vAlign w:val="center"/>
                </w:tcPr>
                <w:p w14:paraId="092321BD"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Mensual (Mes vencido)</w:t>
                  </w:r>
                </w:p>
              </w:tc>
              <w:tc>
                <w:tcPr>
                  <w:tcW w:w="1379" w:type="dxa"/>
                  <w:vAlign w:val="center"/>
                </w:tcPr>
                <w:p w14:paraId="23D20B28"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Salud- SDS</w:t>
                  </w:r>
                </w:p>
              </w:tc>
            </w:tr>
            <w:tr w:rsidR="00C22851" w:rsidRPr="006145DB" w14:paraId="44BD1731" w14:textId="77777777" w:rsidTr="00B37535">
              <w:trPr>
                <w:trHeight w:val="206"/>
              </w:trPr>
              <w:tc>
                <w:tcPr>
                  <w:tcW w:w="3327" w:type="dxa"/>
                  <w:vAlign w:val="center"/>
                </w:tcPr>
                <w:p w14:paraId="1F951CA8" w14:textId="18CD5CF9" w:rsidR="009705C9" w:rsidRPr="006145DB" w:rsidRDefault="009705C9" w:rsidP="005B435E">
                  <w:pPr>
                    <w:tabs>
                      <w:tab w:val="left" w:pos="709"/>
                    </w:tabs>
                    <w:contextualSpacing/>
                    <w:jc w:val="both"/>
                    <w:rPr>
                      <w:rFonts w:cs="Arial"/>
                      <w:sz w:val="16"/>
                      <w:szCs w:val="16"/>
                      <w:lang w:eastAsia="es-CO"/>
                    </w:rPr>
                  </w:pPr>
                  <w:r w:rsidRPr="006145DB">
                    <w:rPr>
                      <w:rFonts w:cs="Arial"/>
                      <w:sz w:val="16"/>
                      <w:szCs w:val="16"/>
                      <w:lang w:eastAsia="es-CO"/>
                    </w:rPr>
                    <w:t>Traslado o cambio de residencia fuera de Bogotá D.C</w:t>
                  </w:r>
                  <w:r w:rsidR="00C22851" w:rsidRPr="006145DB">
                    <w:rPr>
                      <w:rFonts w:cs="Arial"/>
                      <w:sz w:val="16"/>
                      <w:szCs w:val="16"/>
                      <w:lang w:eastAsia="es-CO"/>
                    </w:rPr>
                    <w:t>.</w:t>
                  </w:r>
                </w:p>
              </w:tc>
              <w:tc>
                <w:tcPr>
                  <w:tcW w:w="1276" w:type="dxa"/>
                  <w:vAlign w:val="center"/>
                </w:tcPr>
                <w:p w14:paraId="367928FB"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Base Maestra</w:t>
                  </w:r>
                </w:p>
              </w:tc>
              <w:tc>
                <w:tcPr>
                  <w:tcW w:w="1275" w:type="dxa"/>
                  <w:vAlign w:val="center"/>
                </w:tcPr>
                <w:p w14:paraId="6125F7C1"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Semestral</w:t>
                  </w:r>
                </w:p>
              </w:tc>
              <w:tc>
                <w:tcPr>
                  <w:tcW w:w="1379" w:type="dxa"/>
                  <w:vAlign w:val="center"/>
                </w:tcPr>
                <w:p w14:paraId="089E8766" w14:textId="77777777" w:rsidR="009705C9" w:rsidRPr="006145DB" w:rsidRDefault="009705C9" w:rsidP="005B435E">
                  <w:pPr>
                    <w:tabs>
                      <w:tab w:val="left" w:pos="709"/>
                    </w:tabs>
                    <w:contextualSpacing/>
                    <w:jc w:val="center"/>
                    <w:rPr>
                      <w:rFonts w:cs="Arial"/>
                      <w:sz w:val="16"/>
                      <w:szCs w:val="16"/>
                      <w:lang w:eastAsia="es-CO"/>
                    </w:rPr>
                  </w:pPr>
                  <w:r w:rsidRPr="006145DB">
                    <w:rPr>
                      <w:rFonts w:cs="Arial"/>
                      <w:sz w:val="16"/>
                      <w:szCs w:val="16"/>
                      <w:lang w:eastAsia="es-CO"/>
                    </w:rPr>
                    <w:t>Secretaría Distrital de Planeación – SDP</w:t>
                  </w:r>
                </w:p>
              </w:tc>
            </w:tr>
          </w:tbl>
          <w:p w14:paraId="252F830D" w14:textId="77777777" w:rsidR="009705C9" w:rsidRPr="006145DB" w:rsidRDefault="009705C9" w:rsidP="005B435E">
            <w:pPr>
              <w:tabs>
                <w:tab w:val="left" w:pos="709"/>
              </w:tabs>
              <w:spacing w:after="0" w:line="240" w:lineRule="auto"/>
              <w:contextualSpacing/>
              <w:jc w:val="both"/>
              <w:rPr>
                <w:rFonts w:cs="Arial"/>
                <w:bCs/>
                <w:sz w:val="20"/>
                <w:szCs w:val="20"/>
                <w:lang w:eastAsia="es-CO"/>
              </w:rPr>
            </w:pPr>
          </w:p>
        </w:tc>
      </w:tr>
      <w:tr w:rsidR="009705C9" w:rsidRPr="006145DB" w14:paraId="13D06D5C" w14:textId="77777777" w:rsidTr="00564D3A">
        <w:trPr>
          <w:trHeight w:val="701"/>
          <w:jc w:val="center"/>
        </w:trPr>
        <w:tc>
          <w:tcPr>
            <w:tcW w:w="1940" w:type="dxa"/>
            <w:vAlign w:val="center"/>
          </w:tcPr>
          <w:p w14:paraId="22261BA3"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Restricciones y fuentes de información</w:t>
            </w:r>
          </w:p>
        </w:tc>
        <w:tc>
          <w:tcPr>
            <w:tcW w:w="7455" w:type="dxa"/>
            <w:vAlign w:val="center"/>
          </w:tcPr>
          <w:p w14:paraId="2AFF00DA" w14:textId="77777777" w:rsidR="009705C9" w:rsidRPr="006145DB" w:rsidRDefault="009705C9" w:rsidP="005B435E">
            <w:pPr>
              <w:tabs>
                <w:tab w:val="left" w:pos="709"/>
              </w:tabs>
              <w:spacing w:after="0" w:line="240" w:lineRule="auto"/>
              <w:contextualSpacing/>
              <w:jc w:val="both"/>
              <w:rPr>
                <w:rFonts w:eastAsia="Calibri" w:cs="Arial"/>
                <w:bCs/>
                <w:sz w:val="20"/>
                <w:szCs w:val="20"/>
                <w:lang w:eastAsia="es-CO"/>
              </w:rPr>
            </w:pPr>
            <w:r w:rsidRPr="006145DB">
              <w:rPr>
                <w:rFonts w:eastAsia="Calibri" w:cs="Arial"/>
                <w:bCs/>
                <w:sz w:val="20"/>
                <w:szCs w:val="20"/>
                <w:lang w:eastAsia="es-CO"/>
              </w:rPr>
              <w:t>No aplica.</w:t>
            </w:r>
          </w:p>
        </w:tc>
      </w:tr>
      <w:tr w:rsidR="009705C9" w:rsidRPr="006145DB" w14:paraId="4C36D2A1" w14:textId="77777777" w:rsidTr="0057130B">
        <w:trPr>
          <w:trHeight w:val="983"/>
          <w:jc w:val="center"/>
        </w:trPr>
        <w:tc>
          <w:tcPr>
            <w:tcW w:w="1940" w:type="dxa"/>
            <w:vAlign w:val="center"/>
          </w:tcPr>
          <w:p w14:paraId="3E0024CF" w14:textId="25AC22CC"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Ejecución</w:t>
            </w:r>
          </w:p>
        </w:tc>
        <w:tc>
          <w:tcPr>
            <w:tcW w:w="7455" w:type="dxa"/>
            <w:vAlign w:val="center"/>
          </w:tcPr>
          <w:p w14:paraId="2166DCB4" w14:textId="08CB7BE8" w:rsidR="009705C9" w:rsidRPr="006145DB" w:rsidRDefault="009705C9" w:rsidP="005B435E">
            <w:pPr>
              <w:pStyle w:val="Textoindependiente"/>
              <w:spacing w:after="0" w:line="240" w:lineRule="auto"/>
              <w:jc w:val="both"/>
              <w:rPr>
                <w:rFonts w:cs="Arial"/>
                <w:bCs/>
                <w:sz w:val="20"/>
                <w:szCs w:val="20"/>
                <w:lang w:eastAsia="es-CO"/>
              </w:rPr>
            </w:pPr>
            <w:r w:rsidRPr="006145DB">
              <w:rPr>
                <w:rFonts w:cs="Arial"/>
                <w:bCs/>
                <w:sz w:val="20"/>
                <w:szCs w:val="20"/>
                <w:lang w:eastAsia="es-CO"/>
              </w:rPr>
              <w:t xml:space="preserve">El Comité Coordinador de la Estrategia de Ingreso Mínimo Garantizado (IMG), establecido en el artículo 8 del Decreto Distrital 482 de 2023, es la máxima instancia de decisión de la estrategia, y está integrado por los/las secretarios(as) Distritales de Planeación, Hacienda, Integración Social, Gobierno, Mujer, un/a delegado/a del Despacho del/a alcalde(sa) Mayor de Bogotá D.C. y dos invitados permanentes: el/la </w:t>
            </w:r>
            <w:r w:rsidR="00C22851" w:rsidRPr="006145DB">
              <w:rPr>
                <w:rFonts w:cs="Arial"/>
                <w:bCs/>
                <w:sz w:val="20"/>
                <w:szCs w:val="20"/>
                <w:lang w:eastAsia="es-CO"/>
              </w:rPr>
              <w:t>consejera</w:t>
            </w:r>
            <w:r w:rsidRPr="006145DB">
              <w:rPr>
                <w:rFonts w:cs="Arial"/>
                <w:bCs/>
                <w:sz w:val="20"/>
                <w:szCs w:val="20"/>
                <w:lang w:eastAsia="es-CO"/>
              </w:rPr>
              <w:t xml:space="preserve"> (o) de Paz, Víctimas y Reconciliación y el/la </w:t>
            </w:r>
            <w:r w:rsidR="00C22851" w:rsidRPr="006145DB">
              <w:rPr>
                <w:rFonts w:cs="Arial"/>
                <w:bCs/>
                <w:sz w:val="20"/>
                <w:szCs w:val="20"/>
                <w:lang w:eastAsia="es-CO"/>
              </w:rPr>
              <w:t>secretaria</w:t>
            </w:r>
            <w:r w:rsidRPr="006145DB">
              <w:rPr>
                <w:rFonts w:cs="Arial"/>
                <w:bCs/>
                <w:sz w:val="20"/>
                <w:szCs w:val="20"/>
                <w:lang w:eastAsia="es-CO"/>
              </w:rPr>
              <w:t xml:space="preserve"> (o) de Hábitat. </w:t>
            </w:r>
          </w:p>
          <w:p w14:paraId="1EFFBCD6" w14:textId="77777777" w:rsidR="00C22851" w:rsidRPr="006145DB" w:rsidRDefault="00C22851" w:rsidP="005B435E">
            <w:pPr>
              <w:pStyle w:val="Textoindependiente"/>
              <w:spacing w:after="0" w:line="240" w:lineRule="auto"/>
              <w:jc w:val="both"/>
              <w:rPr>
                <w:rFonts w:cs="Arial"/>
                <w:sz w:val="20"/>
                <w:szCs w:val="20"/>
                <w:lang w:val="es-CO" w:eastAsia="es-CO"/>
              </w:rPr>
            </w:pPr>
          </w:p>
          <w:p w14:paraId="2DFD23E7" w14:textId="5784DC2E" w:rsidR="009705C9" w:rsidRPr="006145DB" w:rsidRDefault="009705C9"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Este Comité define los montos que reciben los hogares beneficiarios de esta transferencia, la periodicidad, los criterios e instrumentos de focalización y los umbrales aplicables a éstos. Teniendo en cuenta para ello las recomendaciones técnicas de la Secretaría Distrital de Planeación, como rectora de la estrategia, o de cualquiera de las Secretarías que lo componen. Las decisiones del Comité Coordinador, en este sentido, son implementadas por la Secretaría Distrital de Integración Social en la etapa de selección de los hogares beneficiarios de las transferencias monetarias condicionadas.</w:t>
            </w:r>
          </w:p>
          <w:p w14:paraId="6E1A8CD8" w14:textId="77777777" w:rsidR="00C22851" w:rsidRPr="006145DB" w:rsidRDefault="00C22851" w:rsidP="005B435E">
            <w:pPr>
              <w:pStyle w:val="Textoindependiente"/>
              <w:spacing w:after="0" w:line="240" w:lineRule="auto"/>
              <w:jc w:val="both"/>
              <w:rPr>
                <w:rFonts w:cs="Arial"/>
                <w:sz w:val="20"/>
                <w:szCs w:val="20"/>
                <w:lang w:eastAsia="es-CO"/>
              </w:rPr>
            </w:pPr>
          </w:p>
          <w:p w14:paraId="213F8173" w14:textId="015D29D5"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Las Transferencias monetarias condicionadas para educación </w:t>
            </w:r>
            <w:r w:rsidRPr="006145DB">
              <w:rPr>
                <w:rFonts w:cs="Arial"/>
                <w:sz w:val="20"/>
                <w:szCs w:val="20"/>
              </w:rPr>
              <w:t>establecen como eje central la corresponsabilidad de los hogares beneficiarios, entendida como el cumplimiento de ciertas condiciones. Es así, que estas transferencias están dirigidas a</w:t>
            </w:r>
            <w:r w:rsidRPr="006145DB">
              <w:rPr>
                <w:rFonts w:cs="Arial"/>
                <w:sz w:val="20"/>
                <w:szCs w:val="20"/>
                <w:lang w:eastAsia="es-CO"/>
              </w:rPr>
              <w:t xml:space="preserve"> los hogares que cumplan con el criterio de focalización: clasificados en el SISBEN IV de Bogotá D.C en las categorías A y B y los hogares que viven en residencias tipo paga diarios, que tengan niños, niñas, adolescentes y jóvenes </w:t>
            </w:r>
            <w:bookmarkStart w:id="432" w:name="_Hlk204093948"/>
            <w:r w:rsidRPr="006145DB">
              <w:rPr>
                <w:rFonts w:cs="Arial"/>
                <w:sz w:val="20"/>
                <w:szCs w:val="20"/>
                <w:lang w:eastAsia="es-CO"/>
              </w:rPr>
              <w:t xml:space="preserve">entre los 6 y 19 años </w:t>
            </w:r>
            <w:bookmarkStart w:id="433" w:name="_Hlk204096555"/>
            <w:r w:rsidRPr="006145DB">
              <w:rPr>
                <w:rFonts w:cs="Arial"/>
                <w:sz w:val="20"/>
                <w:szCs w:val="20"/>
                <w:lang w:eastAsia="es-CO"/>
              </w:rPr>
              <w:t xml:space="preserve">cumplidos al 31 de marzo del año en curso (en línea con los procesos de matrícula escolar vigentes en el Distrito). </w:t>
            </w:r>
            <w:bookmarkEnd w:id="432"/>
            <w:bookmarkEnd w:id="433"/>
          </w:p>
          <w:p w14:paraId="3465713E" w14:textId="77777777" w:rsidR="00C22851" w:rsidRPr="006145DB" w:rsidRDefault="00C22851" w:rsidP="005B435E">
            <w:pPr>
              <w:pStyle w:val="Textoindependiente"/>
              <w:spacing w:after="0" w:line="240" w:lineRule="auto"/>
              <w:jc w:val="both"/>
              <w:rPr>
                <w:rFonts w:cs="Arial"/>
                <w:sz w:val="20"/>
                <w:szCs w:val="20"/>
                <w:lang w:eastAsia="es-CO"/>
              </w:rPr>
            </w:pPr>
          </w:p>
          <w:p w14:paraId="24303847" w14:textId="0B9A2AB7"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Para que estos hogares puedan recibir la transferencia, deben cumplir con la condicionalidad de tener a los niños, niñas, adolescentes y jóvenes, entre los 7 y 19 años, matriculados y que se reporten con permanencia mensual en </w:t>
            </w:r>
            <w:r w:rsidRPr="006145DB">
              <w:rPr>
                <w:rFonts w:eastAsia="Lucida Sans Unicode" w:cs="Arial"/>
                <w:sz w:val="20"/>
                <w:szCs w:val="20"/>
              </w:rPr>
              <w:t xml:space="preserve">los grados de educación básica y media (primero, segundo, tercero, cuarto, quinto, sexto, séptimo, octavo, noveno, décimo y once) </w:t>
            </w:r>
            <w:r w:rsidRPr="006145DB">
              <w:rPr>
                <w:rFonts w:cs="Arial"/>
                <w:sz w:val="20"/>
                <w:szCs w:val="20"/>
                <w:lang w:eastAsia="es-CO"/>
              </w:rPr>
              <w:t xml:space="preserve">y modalidad flexible “aceleración primeras letras” en los colegios oficiales de la Secretaría de Educación del Distrito;  </w:t>
            </w:r>
            <w:bookmarkStart w:id="434" w:name="_Hlk204096494"/>
            <w:r w:rsidRPr="006145DB">
              <w:rPr>
                <w:rFonts w:cs="Arial"/>
                <w:sz w:val="20"/>
                <w:szCs w:val="20"/>
                <w:lang w:eastAsia="es-CO"/>
              </w:rPr>
              <w:t xml:space="preserve">o tener a los niños, niñas, adolescentes y jóvenes entre los 6 y 17 años en estado “en atención” en SIRBE en los Centros Crecer de la Secretaría Distrital de Integración Social. </w:t>
            </w:r>
            <w:bookmarkEnd w:id="434"/>
            <w:r w:rsidRPr="006145DB">
              <w:rPr>
                <w:rFonts w:cs="Arial"/>
                <w:sz w:val="20"/>
                <w:szCs w:val="20"/>
                <w:lang w:eastAsia="es-CO"/>
              </w:rPr>
              <w:t>De no cumplirse la condicionalidad, el hogar no recibirá pago, pero una vez la cumpla podrá volver a recibir la transferencia.</w:t>
            </w:r>
          </w:p>
          <w:p w14:paraId="11A7B8EF" w14:textId="77777777" w:rsidR="00C22851" w:rsidRPr="006145DB" w:rsidRDefault="00C22851" w:rsidP="005B435E">
            <w:pPr>
              <w:pStyle w:val="Textoindependiente"/>
              <w:spacing w:after="0" w:line="240" w:lineRule="auto"/>
              <w:jc w:val="both"/>
              <w:rPr>
                <w:rFonts w:cs="Arial"/>
                <w:sz w:val="20"/>
                <w:szCs w:val="20"/>
                <w:lang w:eastAsia="es-CO"/>
              </w:rPr>
            </w:pPr>
            <w:bookmarkStart w:id="435" w:name="_Hlk204096938"/>
            <w:bookmarkStart w:id="436" w:name="_Hlk204096759"/>
          </w:p>
          <w:p w14:paraId="35D20EAD" w14:textId="32B62B4B"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La transferencia se entrega mensualmente, tras el cumplimiento de las condicionalidades, para el caso de los colegios del Distrito durante los diez (10) meses del año correspondientes al ciclo escolar; y para los Centros Crecer de la SDIS durante once (11) meses del año en los que se encuentra activo el servicio</w:t>
            </w:r>
            <w:bookmarkEnd w:id="435"/>
            <w:r w:rsidRPr="006145DB">
              <w:rPr>
                <w:rFonts w:cs="Arial"/>
                <w:sz w:val="20"/>
                <w:szCs w:val="20"/>
                <w:lang w:eastAsia="es-CO"/>
              </w:rPr>
              <w:t>.</w:t>
            </w:r>
            <w:bookmarkEnd w:id="436"/>
            <w:r w:rsidRPr="006145DB">
              <w:rPr>
                <w:rFonts w:cs="Arial"/>
                <w:sz w:val="20"/>
                <w:szCs w:val="20"/>
                <w:lang w:eastAsia="es-CO"/>
              </w:rPr>
              <w:t xml:space="preserve"> El monto de la transferencia se determina teniendo en cuenta tres (3) aspectos: nivel de pobreza del hogar, nivel educativo de la niña, niño, adolescente o joven y enfoque diferencial (hogares víctimas del conflicto armado y hogares con niños, niñas, adolescentes y jóvenes con discapacidad).</w:t>
            </w:r>
          </w:p>
          <w:p w14:paraId="02B0346E" w14:textId="00BF60FC"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Para realizar el pago de las transferencias monetarias, mensualmente, la Subdirección de Investigación e Información de la Secretaría Distrital de Integración Social recibe la información relacionada con el cumplimiento de las condicionalidades por parte de la Secretaría de Educación del Distrito (del mes anterior) y genera el respectivo reporte de SIRBE de los niños, niñas, adolescentes y jóvenes en estado “en atención” en los Centros Crecer al finalizar el mes de consulta. </w:t>
            </w:r>
          </w:p>
          <w:p w14:paraId="2ACE79FE" w14:textId="77777777" w:rsidR="00C22851" w:rsidRPr="006145DB" w:rsidRDefault="00C22851" w:rsidP="005B435E">
            <w:pPr>
              <w:pStyle w:val="Textoindependiente"/>
              <w:spacing w:after="0" w:line="240" w:lineRule="auto"/>
              <w:jc w:val="both"/>
              <w:rPr>
                <w:rFonts w:cs="Arial"/>
                <w:sz w:val="20"/>
                <w:szCs w:val="20"/>
                <w:lang w:eastAsia="es-CO"/>
              </w:rPr>
            </w:pPr>
          </w:p>
          <w:p w14:paraId="4A824970" w14:textId="6A6E76BF" w:rsidR="009705C9" w:rsidRPr="006145DB" w:rsidRDefault="009705C9" w:rsidP="005B435E">
            <w:pPr>
              <w:pStyle w:val="Textoindependiente"/>
              <w:spacing w:after="0" w:line="240" w:lineRule="auto"/>
              <w:jc w:val="both"/>
              <w:rPr>
                <w:rFonts w:cs="Arial"/>
                <w:sz w:val="20"/>
                <w:szCs w:val="20"/>
                <w:lang w:eastAsia="es-CO"/>
              </w:rPr>
            </w:pPr>
            <w:r w:rsidRPr="006145DB">
              <w:rPr>
                <w:rFonts w:cs="Arial"/>
                <w:sz w:val="20"/>
                <w:szCs w:val="20"/>
                <w:lang w:eastAsia="es-CO"/>
              </w:rPr>
              <w:t xml:space="preserve">Esta Subdirección realiza todo el proceso de identificación de la población beneficiaria y cruza los reportes de la SED y de SIRBE, generando el resultado del cumplimiento de la condicionalidad en educación. Este resultado es entregado a la Subdirección de Administración de la Información de Transferencias de la Dirección de Transferencias, quienes </w:t>
            </w:r>
            <w:r w:rsidRPr="006145DB">
              <w:rPr>
                <w:rFonts w:cs="Arial"/>
                <w:sz w:val="20"/>
                <w:szCs w:val="20"/>
                <w:lang w:val="es-CO" w:eastAsia="es-CO"/>
              </w:rPr>
              <w:t>aplican los filtros correspondientes (controles de calidad que generan bloqueos) para la elaboración de listados finales de pago.</w:t>
            </w:r>
          </w:p>
          <w:p w14:paraId="5E22C8AE" w14:textId="77777777" w:rsidR="00C22851" w:rsidRPr="006145DB" w:rsidRDefault="00C22851" w:rsidP="005B435E">
            <w:pPr>
              <w:pStyle w:val="Textoindependiente"/>
              <w:spacing w:after="0" w:line="240" w:lineRule="auto"/>
              <w:jc w:val="both"/>
              <w:rPr>
                <w:rFonts w:cs="Arial"/>
                <w:sz w:val="20"/>
                <w:szCs w:val="20"/>
                <w:lang w:val="es-CO" w:eastAsia="es-CO"/>
              </w:rPr>
            </w:pPr>
          </w:p>
          <w:p w14:paraId="007D8A9A" w14:textId="4E2AE1BC" w:rsidR="009705C9" w:rsidRPr="006145DB" w:rsidRDefault="009705C9" w:rsidP="005B435E">
            <w:pPr>
              <w:pStyle w:val="Textoindependiente"/>
              <w:spacing w:after="0" w:line="240" w:lineRule="auto"/>
              <w:jc w:val="both"/>
              <w:rPr>
                <w:rFonts w:cs="Arial"/>
                <w:sz w:val="20"/>
                <w:szCs w:val="20"/>
                <w:lang w:val="es-CO" w:eastAsia="es-CO"/>
              </w:rPr>
            </w:pPr>
            <w:r w:rsidRPr="006145DB">
              <w:rPr>
                <w:rFonts w:cs="Arial"/>
                <w:sz w:val="20"/>
                <w:szCs w:val="20"/>
                <w:lang w:val="es-CO" w:eastAsia="es-CO"/>
              </w:rPr>
              <w:t>Una vez se realiza la consolidación de los listados de dispersión y la generación de las órdenes de pago por la Dirección de Transferencias, son enviados a través del canal seguro dispuesto de acuerdo con el mecanismo de dispersión que se utilice, para el pago de transferencias monetarias a los hogares beneficiarios.</w:t>
            </w:r>
          </w:p>
          <w:p w14:paraId="6B3ADCD5" w14:textId="77777777" w:rsidR="009705C9" w:rsidRPr="006145DB" w:rsidRDefault="009705C9" w:rsidP="005B435E">
            <w:pPr>
              <w:tabs>
                <w:tab w:val="left" w:pos="709"/>
              </w:tabs>
              <w:spacing w:after="0" w:line="240" w:lineRule="auto"/>
              <w:jc w:val="both"/>
              <w:rPr>
                <w:rFonts w:cs="Arial"/>
                <w:sz w:val="20"/>
                <w:szCs w:val="20"/>
                <w:lang w:eastAsia="es-CO"/>
              </w:rPr>
            </w:pPr>
            <w:r w:rsidRPr="006145DB">
              <w:rPr>
                <w:rFonts w:cs="Arial"/>
                <w:sz w:val="20"/>
                <w:szCs w:val="20"/>
                <w:lang w:eastAsia="es-CO"/>
              </w:rPr>
              <w:t>En caso de interrupción parcial o total en la prestación de las transferencias monetarias para hogares víctimas del conflicto armado, se implementará el plan operativo de continuidad correspondiente.</w:t>
            </w:r>
          </w:p>
        </w:tc>
      </w:tr>
      <w:tr w:rsidR="009705C9" w:rsidRPr="006145DB" w14:paraId="314A9041" w14:textId="77777777" w:rsidTr="0057130B">
        <w:trPr>
          <w:trHeight w:val="983"/>
          <w:jc w:val="center"/>
        </w:trPr>
        <w:tc>
          <w:tcPr>
            <w:tcW w:w="1940" w:type="dxa"/>
            <w:vAlign w:val="center"/>
          </w:tcPr>
          <w:p w14:paraId="6E3B4FDD" w14:textId="77777777" w:rsidR="009705C9" w:rsidRPr="006145DB" w:rsidRDefault="009705C9" w:rsidP="005B435E">
            <w:pPr>
              <w:spacing w:after="0" w:line="240" w:lineRule="auto"/>
              <w:contextualSpacing/>
              <w:rPr>
                <w:rFonts w:cs="Arial"/>
                <w:bCs/>
                <w:sz w:val="20"/>
                <w:szCs w:val="20"/>
                <w:lang w:eastAsia="es-CO"/>
              </w:rPr>
            </w:pPr>
            <w:r w:rsidRPr="006145DB">
              <w:rPr>
                <w:rFonts w:cs="Arial"/>
                <w:bCs/>
                <w:sz w:val="20"/>
                <w:szCs w:val="20"/>
                <w:lang w:eastAsia="es-CO"/>
              </w:rPr>
              <w:t>Condiciones transversales de calidad</w:t>
            </w:r>
          </w:p>
        </w:tc>
        <w:tc>
          <w:tcPr>
            <w:tcW w:w="7455" w:type="dxa"/>
            <w:vAlign w:val="center"/>
          </w:tcPr>
          <w:p w14:paraId="7473C845" w14:textId="77777777" w:rsidR="009705C9" w:rsidRPr="006145DB" w:rsidRDefault="009705C9" w:rsidP="005B435E">
            <w:pPr>
              <w:tabs>
                <w:tab w:val="left" w:pos="709"/>
              </w:tabs>
              <w:spacing w:after="0" w:line="240" w:lineRule="auto"/>
              <w:contextualSpacing/>
              <w:jc w:val="both"/>
              <w:rPr>
                <w:rFonts w:cs="Arial"/>
                <w:bCs/>
                <w:sz w:val="20"/>
                <w:szCs w:val="20"/>
                <w:lang w:eastAsia="es-CO"/>
              </w:rPr>
            </w:pPr>
            <w:r w:rsidRPr="006145DB">
              <w:rPr>
                <w:rFonts w:cs="Arial"/>
                <w:bCs/>
                <w:sz w:val="20"/>
                <w:szCs w:val="20"/>
                <w:lang w:eastAsia="es-CO"/>
              </w:rPr>
              <w:t>Para el servicio social aplican las siguientes categorías:</w:t>
            </w:r>
          </w:p>
          <w:p w14:paraId="1BD72D5C" w14:textId="77777777" w:rsidR="00564D3A" w:rsidRPr="006145DB" w:rsidRDefault="00564D3A" w:rsidP="005B435E">
            <w:pPr>
              <w:pStyle w:val="Ttulo1"/>
              <w:rPr>
                <w:sz w:val="20"/>
                <w:szCs w:val="20"/>
                <w:lang w:eastAsia="es-CO"/>
              </w:rPr>
            </w:pPr>
          </w:p>
          <w:p w14:paraId="07DB708C" w14:textId="1AD2ABF0" w:rsidR="009705C9" w:rsidRPr="006145DB" w:rsidRDefault="009705C9">
            <w:pPr>
              <w:pStyle w:val="Prrafodelista"/>
              <w:numPr>
                <w:ilvl w:val="0"/>
                <w:numId w:val="15"/>
              </w:numPr>
              <w:tabs>
                <w:tab w:val="left" w:pos="709"/>
              </w:tabs>
              <w:spacing w:after="0" w:line="240" w:lineRule="auto"/>
              <w:ind w:left="360"/>
              <w:jc w:val="both"/>
              <w:rPr>
                <w:rFonts w:cs="Arial"/>
                <w:bCs/>
                <w:sz w:val="20"/>
                <w:szCs w:val="20"/>
                <w:lang w:eastAsia="es-CO"/>
              </w:rPr>
            </w:pPr>
            <w:r w:rsidRPr="006145DB">
              <w:rPr>
                <w:rFonts w:cs="Arial"/>
                <w:bCs/>
                <w:sz w:val="20"/>
                <w:szCs w:val="20"/>
                <w:lang w:eastAsia="es-CO"/>
              </w:rPr>
              <w:t xml:space="preserve">Gestión Administrativa </w:t>
            </w:r>
          </w:p>
          <w:p w14:paraId="087951FA" w14:textId="4BD1375B" w:rsidR="009705C9" w:rsidRPr="006145DB" w:rsidRDefault="009705C9">
            <w:pPr>
              <w:pStyle w:val="Prrafodelista"/>
              <w:numPr>
                <w:ilvl w:val="0"/>
                <w:numId w:val="90"/>
              </w:numPr>
              <w:tabs>
                <w:tab w:val="left" w:pos="709"/>
              </w:tabs>
              <w:spacing w:after="0" w:line="240" w:lineRule="auto"/>
              <w:ind w:left="360"/>
              <w:jc w:val="both"/>
              <w:rPr>
                <w:rFonts w:cs="Arial"/>
                <w:bCs/>
                <w:sz w:val="20"/>
                <w:szCs w:val="20"/>
                <w:lang w:val="es-ES_tradnl" w:eastAsia="es-CO"/>
              </w:rPr>
            </w:pPr>
            <w:r w:rsidRPr="006145DB">
              <w:rPr>
                <w:rFonts w:cs="Arial"/>
                <w:bCs/>
                <w:sz w:val="20"/>
                <w:szCs w:val="20"/>
                <w:lang w:eastAsia="es-CO"/>
              </w:rPr>
              <w:t>Talento Humano</w:t>
            </w:r>
          </w:p>
        </w:tc>
      </w:tr>
    </w:tbl>
    <w:p w14:paraId="4844DB9F" w14:textId="77777777" w:rsidR="00A97635" w:rsidRPr="006145DB" w:rsidRDefault="00A97635" w:rsidP="005B435E">
      <w:pPr>
        <w:spacing w:after="0" w:line="240" w:lineRule="auto"/>
        <w:rPr>
          <w:rFonts w:cs="Arial"/>
        </w:rPr>
      </w:pPr>
    </w:p>
    <w:p w14:paraId="37E5D95F" w14:textId="3C8BBC05" w:rsidR="00724FE8" w:rsidRPr="006145DB" w:rsidRDefault="00FD0F72">
      <w:pPr>
        <w:pStyle w:val="Ttulo1"/>
        <w:numPr>
          <w:ilvl w:val="0"/>
          <w:numId w:val="2"/>
        </w:numPr>
        <w:ind w:left="426" w:hanging="426"/>
        <w:rPr>
          <w:lang w:val="es-CO"/>
        </w:rPr>
      </w:pPr>
      <w:bookmarkStart w:id="437" w:name="_Toc210213244"/>
      <w:bookmarkStart w:id="438" w:name="_Toc213273514"/>
      <w:bookmarkStart w:id="439" w:name="_Toc213276141"/>
      <w:bookmarkStart w:id="440" w:name="_Toc216902475"/>
      <w:r w:rsidRPr="006145DB">
        <w:rPr>
          <w:lang w:val="es-CO"/>
        </w:rPr>
        <w:t xml:space="preserve">Canales </w:t>
      </w:r>
      <w:r w:rsidR="0064323B" w:rsidRPr="006145DB">
        <w:rPr>
          <w:lang w:val="es-CO"/>
        </w:rPr>
        <w:t>de interacción para la atención ciudadana</w:t>
      </w:r>
      <w:bookmarkEnd w:id="437"/>
      <w:bookmarkEnd w:id="438"/>
      <w:bookmarkEnd w:id="439"/>
      <w:bookmarkEnd w:id="440"/>
    </w:p>
    <w:p w14:paraId="373F56DE" w14:textId="77777777" w:rsidR="00724FE8" w:rsidRPr="006145DB" w:rsidRDefault="00724FE8" w:rsidP="00B010B7">
      <w:pPr>
        <w:spacing w:after="0" w:line="240" w:lineRule="auto"/>
        <w:rPr>
          <w:rFonts w:cs="Arial"/>
        </w:rPr>
      </w:pPr>
    </w:p>
    <w:p w14:paraId="46C97A71" w14:textId="77777777" w:rsidR="00724FE8" w:rsidRPr="006145DB" w:rsidRDefault="00724FE8" w:rsidP="00B010B7">
      <w:pPr>
        <w:spacing w:after="0" w:line="240" w:lineRule="auto"/>
        <w:jc w:val="both"/>
        <w:rPr>
          <w:rFonts w:cs="Arial"/>
        </w:rPr>
      </w:pPr>
      <w:r w:rsidRPr="006145DB">
        <w:rPr>
          <w:rFonts w:cs="Arial"/>
        </w:rPr>
        <w:t xml:space="preserve">La Secretaría Distrital de Integración Social cuenta con canales de interacción para la atención a la ciudadanía por medio de los cuales los ciudadanos(as) pueden solicitar información de los servicios que presta la Entidad, así como para la presentación de Peticiones Ciudadanas.  </w:t>
      </w:r>
    </w:p>
    <w:p w14:paraId="1DCA20CB" w14:textId="77777777" w:rsidR="00B010B7" w:rsidRDefault="00B010B7" w:rsidP="00B010B7">
      <w:pPr>
        <w:spacing w:after="0" w:line="240" w:lineRule="auto"/>
        <w:jc w:val="both"/>
        <w:rPr>
          <w:rFonts w:cs="Arial"/>
        </w:rPr>
      </w:pPr>
    </w:p>
    <w:p w14:paraId="39A5D1FE" w14:textId="679D6F77" w:rsidR="00724FE8" w:rsidRPr="006145DB" w:rsidRDefault="00724FE8" w:rsidP="005B435E">
      <w:pPr>
        <w:spacing w:line="240" w:lineRule="auto"/>
        <w:jc w:val="both"/>
        <w:rPr>
          <w:rFonts w:cs="Arial"/>
        </w:rPr>
      </w:pPr>
      <w:r w:rsidRPr="006145DB">
        <w:rPr>
          <w:rFonts w:cs="Arial"/>
        </w:rPr>
        <w:t>Estos canales se encuentran disponibles en un horario de atención de lunes a viernes, de 7:00 a.m. a 4:30 p.m.</w:t>
      </w:r>
    </w:p>
    <w:p w14:paraId="2975D2D8" w14:textId="77777777" w:rsidR="00724FE8" w:rsidRPr="006145DB" w:rsidRDefault="00724FE8" w:rsidP="008A2B10">
      <w:pPr>
        <w:pStyle w:val="Descripcin"/>
        <w:spacing w:after="0"/>
        <w:jc w:val="center"/>
        <w:rPr>
          <w:rFonts w:ascii="Arial" w:hAnsi="Arial" w:cs="Arial"/>
          <w:i w:val="0"/>
          <w:color w:val="auto"/>
          <w:sz w:val="20"/>
        </w:rPr>
      </w:pPr>
      <w:r w:rsidRPr="006145DB">
        <w:rPr>
          <w:rFonts w:ascii="Arial" w:hAnsi="Arial" w:cs="Arial"/>
          <w:i w:val="0"/>
          <w:color w:val="auto"/>
          <w:sz w:val="20"/>
        </w:rPr>
        <w:t xml:space="preserve">Canales de Interacción para la atención ciudadana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395"/>
      </w:tblGrid>
      <w:tr w:rsidR="00724FE8" w:rsidRPr="006145DB" w14:paraId="652047E0" w14:textId="77777777" w:rsidTr="001A551D">
        <w:trPr>
          <w:trHeight w:val="300"/>
          <w:tblHeader/>
          <w:jc w:val="center"/>
        </w:trPr>
        <w:tc>
          <w:tcPr>
            <w:tcW w:w="0" w:type="auto"/>
            <w:shd w:val="clear" w:color="auto" w:fill="F2F2F2" w:themeFill="background1" w:themeFillShade="F2"/>
            <w:noWrap/>
            <w:vAlign w:val="center"/>
            <w:hideMark/>
          </w:tcPr>
          <w:p w14:paraId="28266C95" w14:textId="77777777" w:rsidR="00724FE8" w:rsidRPr="006145DB" w:rsidRDefault="00724FE8" w:rsidP="005B435E">
            <w:pPr>
              <w:spacing w:after="0" w:line="240" w:lineRule="auto"/>
              <w:jc w:val="center"/>
              <w:rPr>
                <w:rFonts w:eastAsia="Times New Roman" w:cs="Arial"/>
                <w:bCs/>
                <w:sz w:val="20"/>
                <w:szCs w:val="20"/>
                <w:lang w:eastAsia="es-CO"/>
              </w:rPr>
            </w:pPr>
            <w:r w:rsidRPr="006145DB">
              <w:rPr>
                <w:rFonts w:cs="Arial"/>
                <w:bCs/>
              </w:rPr>
              <w:t>CANALES DE INTERACCIÓN PARA ATENCIÓN DE LA CIUDADANÍA - SDIS</w:t>
            </w:r>
          </w:p>
        </w:tc>
      </w:tr>
      <w:tr w:rsidR="00724FE8" w:rsidRPr="006145DB" w14:paraId="60720F00" w14:textId="77777777" w:rsidTr="009216E8">
        <w:trPr>
          <w:trHeight w:val="829"/>
          <w:jc w:val="center"/>
        </w:trPr>
        <w:tc>
          <w:tcPr>
            <w:tcW w:w="0" w:type="auto"/>
            <w:shd w:val="clear" w:color="auto" w:fill="FFFFFF" w:themeFill="background1"/>
            <w:vAlign w:val="center"/>
            <w:hideMark/>
          </w:tcPr>
          <w:p w14:paraId="1365A458" w14:textId="77777777" w:rsidR="00724FE8" w:rsidRPr="006145DB" w:rsidRDefault="00724FE8" w:rsidP="00105D17">
            <w:pPr>
              <w:spacing w:after="0" w:line="240" w:lineRule="auto"/>
              <w:jc w:val="both"/>
              <w:rPr>
                <w:rFonts w:cs="Arial"/>
                <w:bCs/>
                <w:color w:val="000000" w:themeColor="text1"/>
                <w:sz w:val="20"/>
                <w:szCs w:val="20"/>
              </w:rPr>
            </w:pPr>
            <w:r w:rsidRPr="006145DB">
              <w:rPr>
                <w:rFonts w:cs="Arial"/>
                <w:bCs/>
                <w:color w:val="000000" w:themeColor="text1"/>
                <w:sz w:val="20"/>
                <w:szCs w:val="20"/>
              </w:rPr>
              <w:t xml:space="preserve">CANAL PRESENCIAL </w:t>
            </w:r>
          </w:p>
          <w:p w14:paraId="1463B694" w14:textId="77777777" w:rsidR="00105D17" w:rsidRDefault="00105D17" w:rsidP="00105D17">
            <w:pPr>
              <w:spacing w:after="0" w:line="240" w:lineRule="auto"/>
              <w:jc w:val="both"/>
              <w:rPr>
                <w:rFonts w:cs="Arial"/>
                <w:color w:val="000000" w:themeColor="text1"/>
                <w:sz w:val="20"/>
                <w:szCs w:val="20"/>
              </w:rPr>
            </w:pPr>
          </w:p>
          <w:p w14:paraId="3D5E8130" w14:textId="1CC388CC" w:rsidR="00724FE8" w:rsidRPr="006145DB" w:rsidRDefault="00724FE8" w:rsidP="00105D17">
            <w:pPr>
              <w:spacing w:after="0" w:line="240" w:lineRule="auto"/>
              <w:jc w:val="both"/>
              <w:rPr>
                <w:rFonts w:cs="Arial"/>
                <w:color w:val="000000" w:themeColor="text1"/>
                <w:sz w:val="20"/>
                <w:szCs w:val="20"/>
              </w:rPr>
            </w:pPr>
            <w:r w:rsidRPr="006145DB">
              <w:rPr>
                <w:rFonts w:cs="Arial"/>
                <w:color w:val="000000" w:themeColor="text1"/>
                <w:sz w:val="20"/>
                <w:szCs w:val="20"/>
              </w:rPr>
              <w:t>Es el espacio físico donde la ciudadanía interactúa con la Secretar</w:t>
            </w:r>
            <w:r w:rsidR="00105D17">
              <w:rPr>
                <w:rFonts w:cs="Arial"/>
                <w:color w:val="000000" w:themeColor="text1"/>
                <w:sz w:val="20"/>
                <w:szCs w:val="20"/>
              </w:rPr>
              <w:t>í</w:t>
            </w:r>
            <w:r w:rsidRPr="006145DB">
              <w:rPr>
                <w:rFonts w:cs="Arial"/>
                <w:color w:val="000000" w:themeColor="text1"/>
                <w:sz w:val="20"/>
                <w:szCs w:val="20"/>
              </w:rPr>
              <w:t xml:space="preserve">a Distrital de Integración Social, y puede acceder a la información pública, realizar trámites y otros procedimientos administrativos, así como para la presentación de peticiones ciudadanas. </w:t>
            </w:r>
          </w:p>
          <w:p w14:paraId="112B3888" w14:textId="77777777" w:rsidR="00105D17" w:rsidRDefault="00105D17" w:rsidP="00105D17">
            <w:pPr>
              <w:spacing w:after="0" w:line="240" w:lineRule="auto"/>
              <w:jc w:val="both"/>
              <w:rPr>
                <w:rFonts w:cs="Arial"/>
                <w:color w:val="000000" w:themeColor="text1"/>
                <w:sz w:val="20"/>
                <w:szCs w:val="20"/>
              </w:rPr>
            </w:pPr>
          </w:p>
          <w:p w14:paraId="6D8ED145" w14:textId="506015A5" w:rsidR="00724FE8" w:rsidRDefault="00724FE8" w:rsidP="00105D17">
            <w:pPr>
              <w:spacing w:after="0" w:line="240" w:lineRule="auto"/>
              <w:jc w:val="both"/>
              <w:rPr>
                <w:rFonts w:cs="Arial"/>
                <w:color w:val="000000" w:themeColor="text1"/>
                <w:sz w:val="20"/>
                <w:szCs w:val="20"/>
              </w:rPr>
            </w:pPr>
            <w:r w:rsidRPr="006145DB">
              <w:rPr>
                <w:rFonts w:cs="Arial"/>
                <w:color w:val="000000" w:themeColor="text1"/>
                <w:sz w:val="20"/>
                <w:szCs w:val="20"/>
              </w:rPr>
              <w:t xml:space="preserve">Este canal está integrado por los siguientes medios: Puntos de atención, Sitios Oficiales de Radicación, Buzón de Sugerencias, Ferias de Servicio. </w:t>
            </w:r>
          </w:p>
          <w:p w14:paraId="09B15471" w14:textId="77777777" w:rsidR="00105D17" w:rsidRPr="00105D17" w:rsidRDefault="00105D17" w:rsidP="00105D17">
            <w:pPr>
              <w:pStyle w:val="Ttulo1"/>
              <w:rPr>
                <w:sz w:val="20"/>
                <w:szCs w:val="20"/>
              </w:rPr>
            </w:pPr>
          </w:p>
          <w:p w14:paraId="1AFF452C" w14:textId="77777777" w:rsidR="00724FE8" w:rsidRPr="006145DB" w:rsidRDefault="00724FE8" w:rsidP="00105D17">
            <w:pPr>
              <w:pStyle w:val="Prrafodelista"/>
              <w:numPr>
                <w:ilvl w:val="0"/>
                <w:numId w:val="122"/>
              </w:numPr>
              <w:spacing w:after="0" w:line="240" w:lineRule="auto"/>
              <w:ind w:left="351"/>
              <w:jc w:val="both"/>
              <w:rPr>
                <w:rFonts w:eastAsia="Times New Roman" w:cs="Arial"/>
                <w:bCs/>
                <w:iCs/>
                <w:sz w:val="20"/>
                <w:szCs w:val="20"/>
                <w:lang w:val="es-MX" w:eastAsia="es-CO"/>
              </w:rPr>
            </w:pPr>
            <w:r w:rsidRPr="006145DB">
              <w:rPr>
                <w:rFonts w:cs="Arial"/>
                <w:bCs/>
                <w:color w:val="000000" w:themeColor="text1"/>
                <w:sz w:val="20"/>
                <w:szCs w:val="20"/>
              </w:rPr>
              <w:t>Puntos de atención</w:t>
            </w:r>
          </w:p>
          <w:p w14:paraId="4E0D5B43" w14:textId="77777777" w:rsidR="00724FE8" w:rsidRDefault="00724FE8" w:rsidP="005B435E">
            <w:pPr>
              <w:pStyle w:val="Prrafodelista"/>
              <w:spacing w:after="0" w:line="240" w:lineRule="auto"/>
              <w:jc w:val="both"/>
              <w:rPr>
                <w:rFonts w:eastAsia="Times New Roman" w:cs="Arial"/>
                <w:b/>
                <w:iCs/>
                <w:sz w:val="20"/>
                <w:szCs w:val="20"/>
                <w:lang w:val="es-MX" w:eastAsia="es-CO"/>
              </w:rPr>
            </w:pPr>
          </w:p>
          <w:p w14:paraId="540C1401" w14:textId="77777777" w:rsidR="00C848DA" w:rsidRPr="006145DB" w:rsidRDefault="00C848DA" w:rsidP="005B435E">
            <w:pPr>
              <w:pStyle w:val="Prrafodelista"/>
              <w:spacing w:after="0" w:line="240" w:lineRule="auto"/>
              <w:jc w:val="both"/>
              <w:rPr>
                <w:rFonts w:eastAsia="Times New Roman" w:cs="Arial"/>
                <w:b/>
                <w:iCs/>
                <w:sz w:val="20"/>
                <w:szCs w:val="20"/>
                <w:lang w:val="es-MX" w:eastAsia="es-CO"/>
              </w:rPr>
            </w:pPr>
          </w:p>
          <w:tbl>
            <w:tblPr>
              <w:tblStyle w:val="Tablaconcuadrcula"/>
              <w:tblW w:w="0" w:type="auto"/>
              <w:jc w:val="center"/>
              <w:tblLook w:val="04A0" w:firstRow="1" w:lastRow="0" w:firstColumn="1" w:lastColumn="0" w:noHBand="0" w:noVBand="1"/>
            </w:tblPr>
            <w:tblGrid>
              <w:gridCol w:w="3610"/>
              <w:gridCol w:w="4957"/>
            </w:tblGrid>
            <w:tr w:rsidR="00724FE8" w:rsidRPr="006145DB" w14:paraId="6138A545" w14:textId="77777777" w:rsidTr="000F7EF9">
              <w:trPr>
                <w:jc w:val="center"/>
              </w:trPr>
              <w:tc>
                <w:tcPr>
                  <w:tcW w:w="8567" w:type="dxa"/>
                  <w:gridSpan w:val="2"/>
                  <w:shd w:val="clear" w:color="auto" w:fill="F2F2F2" w:themeFill="background1" w:themeFillShade="F2"/>
                </w:tcPr>
                <w:p w14:paraId="7172EE9B" w14:textId="77777777" w:rsidR="00724FE8" w:rsidRPr="006145DB" w:rsidRDefault="00724FE8" w:rsidP="005B435E">
                  <w:pPr>
                    <w:jc w:val="center"/>
                    <w:rPr>
                      <w:rFonts w:eastAsia="Times New Roman" w:cs="Arial"/>
                      <w:color w:val="000000"/>
                      <w:sz w:val="20"/>
                      <w:szCs w:val="20"/>
                      <w:lang w:eastAsia="es-CO"/>
                    </w:rPr>
                  </w:pPr>
                  <w:r w:rsidRPr="006145DB">
                    <w:rPr>
                      <w:rFonts w:eastAsia="Times New Roman" w:cs="Arial"/>
                      <w:color w:val="000000"/>
                      <w:sz w:val="20"/>
                      <w:szCs w:val="20"/>
                      <w:lang w:eastAsia="es-CO"/>
                    </w:rPr>
                    <w:t xml:space="preserve">Puntos del Servicio Integral Atención a la Ciudadanía </w:t>
                  </w:r>
                </w:p>
              </w:tc>
            </w:tr>
            <w:tr w:rsidR="00724FE8" w:rsidRPr="006145DB" w14:paraId="2925AF01" w14:textId="77777777" w:rsidTr="000F7EF9">
              <w:trPr>
                <w:jc w:val="center"/>
              </w:trPr>
              <w:tc>
                <w:tcPr>
                  <w:tcW w:w="8567" w:type="dxa"/>
                  <w:gridSpan w:val="2"/>
                  <w:shd w:val="clear" w:color="auto" w:fill="F2F2F2" w:themeFill="background1" w:themeFillShade="F2"/>
                </w:tcPr>
                <w:p w14:paraId="552936BC" w14:textId="77777777" w:rsidR="00724FE8" w:rsidRPr="006145DB" w:rsidRDefault="00724FE8" w:rsidP="005B435E">
                  <w:pPr>
                    <w:jc w:val="center"/>
                    <w:rPr>
                      <w:rFonts w:eastAsia="Times New Roman" w:cs="Arial"/>
                      <w:color w:val="000000"/>
                      <w:sz w:val="20"/>
                      <w:szCs w:val="20"/>
                      <w:lang w:eastAsia="es-CO"/>
                    </w:rPr>
                  </w:pPr>
                  <w:r w:rsidRPr="006145DB">
                    <w:rPr>
                      <w:rFonts w:eastAsia="Times New Roman" w:cs="Arial"/>
                      <w:color w:val="000000"/>
                      <w:sz w:val="20"/>
                      <w:szCs w:val="20"/>
                      <w:lang w:eastAsia="es-CO"/>
                    </w:rPr>
                    <w:t>SECRETARIA DISTRITAL DE INTEGRACION SOCIAL (SDIS)</w:t>
                  </w:r>
                </w:p>
              </w:tc>
            </w:tr>
            <w:tr w:rsidR="00724FE8" w:rsidRPr="006145DB" w14:paraId="098F3D81" w14:textId="77777777" w:rsidTr="000F7EF9">
              <w:trPr>
                <w:jc w:val="center"/>
              </w:trPr>
              <w:tc>
                <w:tcPr>
                  <w:tcW w:w="8567" w:type="dxa"/>
                  <w:gridSpan w:val="2"/>
                  <w:shd w:val="clear" w:color="auto" w:fill="F2F2F2" w:themeFill="background1" w:themeFillShade="F2"/>
                </w:tcPr>
                <w:p w14:paraId="25B771A3" w14:textId="77777777" w:rsidR="00724FE8" w:rsidRPr="006145DB" w:rsidRDefault="00724FE8" w:rsidP="005B435E">
                  <w:pPr>
                    <w:jc w:val="center"/>
                    <w:rPr>
                      <w:rFonts w:eastAsia="Times New Roman" w:cs="Arial"/>
                      <w:color w:val="000000"/>
                      <w:sz w:val="20"/>
                      <w:szCs w:val="20"/>
                      <w:lang w:eastAsia="es-CO"/>
                    </w:rPr>
                  </w:pPr>
                  <w:r w:rsidRPr="006145DB">
                    <w:rPr>
                      <w:rFonts w:eastAsia="Times New Roman" w:cs="Arial"/>
                      <w:color w:val="000000"/>
                      <w:sz w:val="20"/>
                      <w:szCs w:val="20"/>
                      <w:lang w:eastAsia="es-CO"/>
                    </w:rPr>
                    <w:t>Ubicado en la Sede Central SDIS</w:t>
                  </w:r>
                </w:p>
              </w:tc>
            </w:tr>
            <w:tr w:rsidR="00724FE8" w:rsidRPr="006145DB" w14:paraId="0E7482D8" w14:textId="77777777" w:rsidTr="001A551D">
              <w:trPr>
                <w:jc w:val="center"/>
              </w:trPr>
              <w:tc>
                <w:tcPr>
                  <w:tcW w:w="3610" w:type="dxa"/>
                  <w:vAlign w:val="center"/>
                </w:tcPr>
                <w:p w14:paraId="573735AF"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Sede Central</w:t>
                  </w:r>
                </w:p>
              </w:tc>
              <w:tc>
                <w:tcPr>
                  <w:tcW w:w="4957" w:type="dxa"/>
                  <w:vAlign w:val="center"/>
                </w:tcPr>
                <w:p w14:paraId="7C1360C6"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 xml:space="preserve">Edificio San Martín Carrera 7 # 32 -12 Local 101 </w:t>
                  </w:r>
                </w:p>
              </w:tc>
            </w:tr>
            <w:tr w:rsidR="00724FE8" w:rsidRPr="006145DB" w14:paraId="08114300" w14:textId="77777777" w:rsidTr="000F7EF9">
              <w:trPr>
                <w:jc w:val="center"/>
              </w:trPr>
              <w:tc>
                <w:tcPr>
                  <w:tcW w:w="8567" w:type="dxa"/>
                  <w:gridSpan w:val="2"/>
                  <w:shd w:val="clear" w:color="auto" w:fill="F2F2F2" w:themeFill="background1" w:themeFillShade="F2"/>
                </w:tcPr>
                <w:p w14:paraId="26CC5623" w14:textId="77777777" w:rsidR="00724FE8" w:rsidRPr="006145DB" w:rsidRDefault="00724FE8" w:rsidP="005B435E">
                  <w:pPr>
                    <w:jc w:val="center"/>
                    <w:rPr>
                      <w:rFonts w:eastAsia="Times New Roman" w:cs="Arial"/>
                      <w:sz w:val="20"/>
                      <w:szCs w:val="20"/>
                      <w:lang w:eastAsia="es-CO"/>
                    </w:rPr>
                  </w:pPr>
                  <w:r w:rsidRPr="006145DB">
                    <w:rPr>
                      <w:rFonts w:eastAsia="Times New Roman" w:cs="Arial"/>
                      <w:color w:val="000000"/>
                      <w:sz w:val="20"/>
                      <w:szCs w:val="20"/>
                      <w:lang w:eastAsia="es-CO"/>
                    </w:rPr>
                    <w:t>Ubicados en Subdirecciones Locales para la Integración Social (SLIS)</w:t>
                  </w:r>
                </w:p>
              </w:tc>
            </w:tr>
            <w:tr w:rsidR="00724FE8" w:rsidRPr="006145DB" w14:paraId="2C5F1774" w14:textId="77777777" w:rsidTr="001A551D">
              <w:trPr>
                <w:jc w:val="center"/>
              </w:trPr>
              <w:tc>
                <w:tcPr>
                  <w:tcW w:w="3610" w:type="dxa"/>
                </w:tcPr>
                <w:p w14:paraId="19441904"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Barrios Unidos</w:t>
                  </w:r>
                </w:p>
              </w:tc>
              <w:tc>
                <w:tcPr>
                  <w:tcW w:w="4957" w:type="dxa"/>
                </w:tcPr>
                <w:p w14:paraId="648062E7"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67D No. 58 – 14 Barrio Médelo</w:t>
                  </w:r>
                </w:p>
              </w:tc>
            </w:tr>
            <w:tr w:rsidR="00724FE8" w:rsidRPr="006145DB" w14:paraId="2F75F3CD" w14:textId="77777777" w:rsidTr="001A551D">
              <w:trPr>
                <w:jc w:val="center"/>
              </w:trPr>
              <w:tc>
                <w:tcPr>
                  <w:tcW w:w="3610" w:type="dxa"/>
                </w:tcPr>
                <w:p w14:paraId="57138752"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Bosa</w:t>
                  </w:r>
                </w:p>
              </w:tc>
              <w:tc>
                <w:tcPr>
                  <w:tcW w:w="4957" w:type="dxa"/>
                </w:tcPr>
                <w:p w14:paraId="233B27E3"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73 Sur N.º 81 B-10 Bosa Laureles</w:t>
                  </w:r>
                </w:p>
              </w:tc>
            </w:tr>
            <w:tr w:rsidR="00724FE8" w:rsidRPr="006145DB" w14:paraId="1B7C6FEF" w14:textId="77777777" w:rsidTr="001A551D">
              <w:trPr>
                <w:jc w:val="center"/>
              </w:trPr>
              <w:tc>
                <w:tcPr>
                  <w:tcW w:w="3610" w:type="dxa"/>
                </w:tcPr>
                <w:p w14:paraId="5B16CC1F"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Ciudad Bolívar</w:t>
                  </w:r>
                </w:p>
              </w:tc>
              <w:tc>
                <w:tcPr>
                  <w:tcW w:w="4957" w:type="dxa"/>
                </w:tcPr>
                <w:p w14:paraId="14A1BA80"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70 Sur No. 34-05 Arborizadora Alta</w:t>
                  </w:r>
                </w:p>
              </w:tc>
            </w:tr>
            <w:tr w:rsidR="00724FE8" w:rsidRPr="006145DB" w14:paraId="372BE489" w14:textId="77777777" w:rsidTr="001A551D">
              <w:trPr>
                <w:jc w:val="center"/>
              </w:trPr>
              <w:tc>
                <w:tcPr>
                  <w:tcW w:w="3610" w:type="dxa"/>
                </w:tcPr>
                <w:p w14:paraId="0FDED67B"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Chapinero</w:t>
                  </w:r>
                </w:p>
              </w:tc>
              <w:tc>
                <w:tcPr>
                  <w:tcW w:w="4957" w:type="dxa"/>
                </w:tcPr>
                <w:p w14:paraId="72D6D810"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50A 13-58</w:t>
                  </w:r>
                </w:p>
              </w:tc>
            </w:tr>
            <w:tr w:rsidR="00724FE8" w:rsidRPr="006145DB" w14:paraId="5843C719" w14:textId="77777777" w:rsidTr="001A551D">
              <w:trPr>
                <w:jc w:val="center"/>
              </w:trPr>
              <w:tc>
                <w:tcPr>
                  <w:tcW w:w="3610" w:type="dxa"/>
                </w:tcPr>
                <w:p w14:paraId="29EB2606"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Engativá</w:t>
                  </w:r>
                </w:p>
              </w:tc>
              <w:tc>
                <w:tcPr>
                  <w:tcW w:w="4957" w:type="dxa"/>
                </w:tcPr>
                <w:p w14:paraId="3D1E8E3E"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Carrera 78 No. 69 A-57 Santa Helenita</w:t>
                  </w:r>
                </w:p>
              </w:tc>
            </w:tr>
            <w:tr w:rsidR="00724FE8" w:rsidRPr="006145DB" w14:paraId="206CC9E4" w14:textId="77777777" w:rsidTr="001A551D">
              <w:trPr>
                <w:jc w:val="center"/>
              </w:trPr>
              <w:tc>
                <w:tcPr>
                  <w:tcW w:w="3610" w:type="dxa"/>
                </w:tcPr>
                <w:p w14:paraId="3B39FD79"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Fontibón</w:t>
                  </w:r>
                </w:p>
              </w:tc>
              <w:tc>
                <w:tcPr>
                  <w:tcW w:w="4957" w:type="dxa"/>
                </w:tcPr>
                <w:p w14:paraId="3ABDDA4F"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Carrera 104B No. 22J-15 Giralda</w:t>
                  </w:r>
                </w:p>
              </w:tc>
            </w:tr>
            <w:tr w:rsidR="00724FE8" w:rsidRPr="006145DB" w14:paraId="7BF46595" w14:textId="77777777" w:rsidTr="001A551D">
              <w:trPr>
                <w:jc w:val="center"/>
              </w:trPr>
              <w:tc>
                <w:tcPr>
                  <w:tcW w:w="3610" w:type="dxa"/>
                </w:tcPr>
                <w:p w14:paraId="0889E45B"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Kennedy Timiza</w:t>
                  </w:r>
                </w:p>
              </w:tc>
              <w:tc>
                <w:tcPr>
                  <w:tcW w:w="4957" w:type="dxa"/>
                </w:tcPr>
                <w:p w14:paraId="2D0A3733"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Carrera 74 No. 42G-52 sur</w:t>
                  </w:r>
                </w:p>
              </w:tc>
            </w:tr>
            <w:tr w:rsidR="00724FE8" w:rsidRPr="006145DB" w14:paraId="4A9214A6" w14:textId="77777777" w:rsidTr="001A551D">
              <w:trPr>
                <w:jc w:val="center"/>
              </w:trPr>
              <w:tc>
                <w:tcPr>
                  <w:tcW w:w="3610" w:type="dxa"/>
                </w:tcPr>
                <w:p w14:paraId="69E9FEF6"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Los Mártires</w:t>
                  </w:r>
                </w:p>
              </w:tc>
              <w:tc>
                <w:tcPr>
                  <w:tcW w:w="4957" w:type="dxa"/>
                </w:tcPr>
                <w:p w14:paraId="50E70AB1"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Diagonal 22 B Bis No. 20- 51 Samper Mendoza</w:t>
                  </w:r>
                </w:p>
              </w:tc>
            </w:tr>
            <w:tr w:rsidR="00724FE8" w:rsidRPr="006145DB" w14:paraId="7F00C862" w14:textId="77777777" w:rsidTr="001A551D">
              <w:trPr>
                <w:jc w:val="center"/>
              </w:trPr>
              <w:tc>
                <w:tcPr>
                  <w:tcW w:w="3610" w:type="dxa"/>
                </w:tcPr>
                <w:p w14:paraId="612EF0CE"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Puente Aranda_Antonio Nariño</w:t>
                  </w:r>
                </w:p>
              </w:tc>
              <w:tc>
                <w:tcPr>
                  <w:tcW w:w="4957" w:type="dxa"/>
                </w:tcPr>
                <w:p w14:paraId="60D8FA22"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Avenida Calle 26 Sur No. 35-15 Los Sauces</w:t>
                  </w:r>
                </w:p>
              </w:tc>
            </w:tr>
            <w:tr w:rsidR="00724FE8" w:rsidRPr="006145DB" w14:paraId="2391A3A8" w14:textId="77777777" w:rsidTr="001A551D">
              <w:trPr>
                <w:jc w:val="center"/>
              </w:trPr>
              <w:tc>
                <w:tcPr>
                  <w:tcW w:w="3610" w:type="dxa"/>
                </w:tcPr>
                <w:p w14:paraId="5C14563B"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Rafael Uribe Uribe</w:t>
                  </w:r>
                </w:p>
              </w:tc>
              <w:tc>
                <w:tcPr>
                  <w:tcW w:w="4957" w:type="dxa"/>
                </w:tcPr>
                <w:p w14:paraId="133CEE60"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Carrera 13B No 31G-40 Sur Gustavo Restrepo</w:t>
                  </w:r>
                </w:p>
              </w:tc>
            </w:tr>
            <w:tr w:rsidR="00724FE8" w:rsidRPr="006145DB" w14:paraId="258EB86C" w14:textId="77777777" w:rsidTr="001A551D">
              <w:trPr>
                <w:jc w:val="center"/>
              </w:trPr>
              <w:tc>
                <w:tcPr>
                  <w:tcW w:w="3610" w:type="dxa"/>
                </w:tcPr>
                <w:p w14:paraId="25402226"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San Cristóbal</w:t>
                  </w:r>
                </w:p>
              </w:tc>
              <w:tc>
                <w:tcPr>
                  <w:tcW w:w="4957" w:type="dxa"/>
                </w:tcPr>
                <w:p w14:paraId="286AD589"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37 B Bis No. 2-81  La Victoria</w:t>
                  </w:r>
                </w:p>
              </w:tc>
            </w:tr>
            <w:tr w:rsidR="00724FE8" w:rsidRPr="006145DB" w14:paraId="100A4D26" w14:textId="77777777" w:rsidTr="001A551D">
              <w:trPr>
                <w:jc w:val="center"/>
              </w:trPr>
              <w:tc>
                <w:tcPr>
                  <w:tcW w:w="3610" w:type="dxa"/>
                </w:tcPr>
                <w:p w14:paraId="6F45BDEE"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Santa Fe_Candelaria</w:t>
                  </w:r>
                </w:p>
              </w:tc>
              <w:tc>
                <w:tcPr>
                  <w:tcW w:w="4957" w:type="dxa"/>
                </w:tcPr>
                <w:p w14:paraId="6194443A"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Carrera 2 No. 4-10 Lourdes</w:t>
                  </w:r>
                </w:p>
              </w:tc>
            </w:tr>
            <w:tr w:rsidR="00724FE8" w:rsidRPr="006145DB" w14:paraId="603504C0" w14:textId="77777777" w:rsidTr="001A551D">
              <w:trPr>
                <w:jc w:val="center"/>
              </w:trPr>
              <w:tc>
                <w:tcPr>
                  <w:tcW w:w="3610" w:type="dxa"/>
                </w:tcPr>
                <w:p w14:paraId="763E69BE"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Suba</w:t>
                  </w:r>
                </w:p>
              </w:tc>
              <w:tc>
                <w:tcPr>
                  <w:tcW w:w="4957" w:type="dxa"/>
                </w:tcPr>
                <w:p w14:paraId="536B8E0A"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144 # 136 A -65</w:t>
                  </w:r>
                </w:p>
              </w:tc>
            </w:tr>
            <w:tr w:rsidR="00724FE8" w:rsidRPr="006145DB" w14:paraId="47B06AA0" w14:textId="77777777" w:rsidTr="001A551D">
              <w:trPr>
                <w:jc w:val="center"/>
              </w:trPr>
              <w:tc>
                <w:tcPr>
                  <w:tcW w:w="3610" w:type="dxa"/>
                </w:tcPr>
                <w:p w14:paraId="6D0421E6"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Teusaquillo</w:t>
                  </w:r>
                </w:p>
              </w:tc>
              <w:tc>
                <w:tcPr>
                  <w:tcW w:w="4957" w:type="dxa"/>
                </w:tcPr>
                <w:p w14:paraId="529560D3"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39 No. 17-48</w:t>
                  </w:r>
                </w:p>
              </w:tc>
            </w:tr>
            <w:tr w:rsidR="00724FE8" w:rsidRPr="006145DB" w14:paraId="77BF3721" w14:textId="77777777" w:rsidTr="001A551D">
              <w:trPr>
                <w:jc w:val="center"/>
              </w:trPr>
              <w:tc>
                <w:tcPr>
                  <w:tcW w:w="3610" w:type="dxa"/>
                </w:tcPr>
                <w:p w14:paraId="55F74C26"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Tunjuelito</w:t>
                  </w:r>
                </w:p>
              </w:tc>
              <w:tc>
                <w:tcPr>
                  <w:tcW w:w="4957" w:type="dxa"/>
                </w:tcPr>
                <w:p w14:paraId="0B312759"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Diagonal 47 A sur N.º 53 B - 27, Venecia</w:t>
                  </w:r>
                </w:p>
              </w:tc>
            </w:tr>
            <w:tr w:rsidR="00724FE8" w:rsidRPr="006145DB" w14:paraId="2F0891E0" w14:textId="77777777" w:rsidTr="001A551D">
              <w:trPr>
                <w:jc w:val="center"/>
              </w:trPr>
              <w:tc>
                <w:tcPr>
                  <w:tcW w:w="3610" w:type="dxa"/>
                </w:tcPr>
                <w:p w14:paraId="7DB2D6DC"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Usaquén</w:t>
                  </w:r>
                </w:p>
              </w:tc>
              <w:tc>
                <w:tcPr>
                  <w:tcW w:w="4957" w:type="dxa"/>
                </w:tcPr>
                <w:p w14:paraId="50E9A916"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165 No. 7-38 Servita</w:t>
                  </w:r>
                </w:p>
              </w:tc>
            </w:tr>
            <w:tr w:rsidR="00724FE8" w:rsidRPr="006145DB" w14:paraId="0D62CCE6" w14:textId="77777777" w:rsidTr="001A551D">
              <w:trPr>
                <w:jc w:val="center"/>
              </w:trPr>
              <w:tc>
                <w:tcPr>
                  <w:tcW w:w="3610" w:type="dxa"/>
                </w:tcPr>
                <w:p w14:paraId="76D112E4"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SLIS Usme_Sumapaz</w:t>
                  </w:r>
                </w:p>
              </w:tc>
              <w:tc>
                <w:tcPr>
                  <w:tcW w:w="4957" w:type="dxa"/>
                </w:tcPr>
                <w:p w14:paraId="4DCEB0D5"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Calle 91sur No. 4C- 26 este</w:t>
                  </w:r>
                </w:p>
              </w:tc>
            </w:tr>
            <w:tr w:rsidR="00724FE8" w:rsidRPr="006145DB" w14:paraId="23D1E34B" w14:textId="77777777" w:rsidTr="000F7EF9">
              <w:trPr>
                <w:jc w:val="center"/>
              </w:trPr>
              <w:tc>
                <w:tcPr>
                  <w:tcW w:w="8567" w:type="dxa"/>
                  <w:gridSpan w:val="2"/>
                  <w:shd w:val="clear" w:color="auto" w:fill="F2F2F2" w:themeFill="background1" w:themeFillShade="F2"/>
                </w:tcPr>
                <w:p w14:paraId="225B4E27" w14:textId="77777777" w:rsidR="00724FE8" w:rsidRPr="006145DB" w:rsidRDefault="00724FE8" w:rsidP="005B435E">
                  <w:pPr>
                    <w:jc w:val="center"/>
                    <w:rPr>
                      <w:rFonts w:eastAsia="Times New Roman" w:cs="Arial"/>
                      <w:sz w:val="20"/>
                      <w:szCs w:val="20"/>
                      <w:lang w:eastAsia="es-CO"/>
                    </w:rPr>
                  </w:pPr>
                  <w:r w:rsidRPr="006145DB">
                    <w:rPr>
                      <w:rFonts w:eastAsia="Times New Roman" w:cs="Arial"/>
                      <w:color w:val="000000"/>
                      <w:sz w:val="20"/>
                      <w:szCs w:val="20"/>
                      <w:shd w:val="clear" w:color="auto" w:fill="E7E6E6" w:themeFill="background2"/>
                      <w:lang w:eastAsia="es-CO"/>
                    </w:rPr>
                    <w:t>Ubicados en Centros de Desarrollo Comunitario</w:t>
                  </w:r>
                  <w:r w:rsidRPr="006145DB">
                    <w:rPr>
                      <w:rFonts w:eastAsia="Times New Roman" w:cs="Arial"/>
                      <w:color w:val="000000"/>
                      <w:sz w:val="20"/>
                      <w:szCs w:val="20"/>
                      <w:lang w:eastAsia="es-CO"/>
                    </w:rPr>
                    <w:t xml:space="preserve"> (CDC)</w:t>
                  </w:r>
                </w:p>
              </w:tc>
            </w:tr>
            <w:tr w:rsidR="00724FE8" w:rsidRPr="006145DB" w14:paraId="011D704A" w14:textId="77777777" w:rsidTr="001A551D">
              <w:trPr>
                <w:jc w:val="center"/>
              </w:trPr>
              <w:tc>
                <w:tcPr>
                  <w:tcW w:w="3610" w:type="dxa"/>
                </w:tcPr>
                <w:p w14:paraId="460985C5"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CDC Bosa Porvenir</w:t>
                  </w:r>
                </w:p>
              </w:tc>
              <w:tc>
                <w:tcPr>
                  <w:tcW w:w="4957" w:type="dxa"/>
                </w:tcPr>
                <w:p w14:paraId="765DA204"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Carrera 100 #52 - 24, SUR</w:t>
                  </w:r>
                </w:p>
              </w:tc>
            </w:tr>
            <w:tr w:rsidR="00724FE8" w:rsidRPr="006145DB" w14:paraId="59B68400" w14:textId="77777777" w:rsidTr="001A551D">
              <w:trPr>
                <w:jc w:val="center"/>
              </w:trPr>
              <w:tc>
                <w:tcPr>
                  <w:tcW w:w="3610" w:type="dxa"/>
                </w:tcPr>
                <w:p w14:paraId="61696BAC"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CDC Kennedy Bellavista</w:t>
                  </w:r>
                </w:p>
              </w:tc>
              <w:tc>
                <w:tcPr>
                  <w:tcW w:w="4957" w:type="dxa"/>
                </w:tcPr>
                <w:p w14:paraId="24548672" w14:textId="77777777" w:rsidR="00724FE8" w:rsidRPr="006145DB" w:rsidRDefault="00724FE8" w:rsidP="005B435E">
                  <w:pPr>
                    <w:rPr>
                      <w:rFonts w:eastAsia="Times New Roman" w:cs="Arial"/>
                      <w:b/>
                      <w:bCs/>
                      <w:color w:val="000000"/>
                      <w:sz w:val="20"/>
                      <w:szCs w:val="20"/>
                      <w:lang w:eastAsia="es-CO"/>
                    </w:rPr>
                  </w:pPr>
                  <w:r w:rsidRPr="006145DB">
                    <w:rPr>
                      <w:rFonts w:eastAsia="Times New Roman" w:cs="Arial"/>
                      <w:color w:val="000000"/>
                      <w:sz w:val="20"/>
                      <w:szCs w:val="20"/>
                      <w:lang w:eastAsia="es-CO"/>
                    </w:rPr>
                    <w:t>Carrera 38 Sur No 94C-29</w:t>
                  </w:r>
                </w:p>
              </w:tc>
            </w:tr>
            <w:tr w:rsidR="00724FE8" w:rsidRPr="006145DB" w14:paraId="12B6818A" w14:textId="77777777" w:rsidTr="001A551D">
              <w:trPr>
                <w:jc w:val="center"/>
              </w:trPr>
              <w:tc>
                <w:tcPr>
                  <w:tcW w:w="3610" w:type="dxa"/>
                </w:tcPr>
                <w:p w14:paraId="49F2E3DE"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CDC Kennedy Britalia</w:t>
                  </w:r>
                </w:p>
              </w:tc>
              <w:tc>
                <w:tcPr>
                  <w:tcW w:w="4957" w:type="dxa"/>
                  <w:vAlign w:val="bottom"/>
                </w:tcPr>
                <w:p w14:paraId="061C9CC2" w14:textId="77777777" w:rsidR="00724FE8" w:rsidRPr="006145DB" w:rsidRDefault="00724FE8" w:rsidP="005B435E">
                  <w:pPr>
                    <w:rPr>
                      <w:rFonts w:eastAsia="Times New Roman" w:cs="Arial"/>
                      <w:b/>
                      <w:bCs/>
                      <w:color w:val="000000"/>
                      <w:sz w:val="20"/>
                      <w:szCs w:val="20"/>
                      <w:lang w:eastAsia="es-CO"/>
                    </w:rPr>
                  </w:pPr>
                  <w:r w:rsidRPr="006145DB">
                    <w:rPr>
                      <w:rFonts w:eastAsia="Times New Roman" w:cs="Arial"/>
                      <w:color w:val="242424"/>
                      <w:sz w:val="20"/>
                      <w:szCs w:val="20"/>
                      <w:lang w:eastAsia="es-CO"/>
                    </w:rPr>
                    <w:t>Carrera 80 # 43- 43 Sur</w:t>
                  </w:r>
                </w:p>
              </w:tc>
            </w:tr>
            <w:tr w:rsidR="00724FE8" w:rsidRPr="006145DB" w14:paraId="1B7732B6" w14:textId="77777777" w:rsidTr="000F7EF9">
              <w:trPr>
                <w:jc w:val="center"/>
              </w:trPr>
              <w:tc>
                <w:tcPr>
                  <w:tcW w:w="8567" w:type="dxa"/>
                  <w:gridSpan w:val="2"/>
                  <w:shd w:val="clear" w:color="auto" w:fill="F2F2F2" w:themeFill="background1" w:themeFillShade="F2"/>
                </w:tcPr>
                <w:p w14:paraId="7E945469" w14:textId="77777777" w:rsidR="00724FE8" w:rsidRPr="006145DB" w:rsidRDefault="00724FE8" w:rsidP="005B435E">
                  <w:pPr>
                    <w:jc w:val="center"/>
                    <w:rPr>
                      <w:rFonts w:eastAsia="Times New Roman" w:cs="Arial"/>
                      <w:bCs/>
                      <w:sz w:val="20"/>
                      <w:szCs w:val="20"/>
                      <w:lang w:eastAsia="es-CO"/>
                    </w:rPr>
                  </w:pPr>
                  <w:r w:rsidRPr="006145DB">
                    <w:rPr>
                      <w:rFonts w:eastAsia="Times New Roman" w:cs="Arial"/>
                      <w:color w:val="000000"/>
                      <w:sz w:val="20"/>
                      <w:szCs w:val="20"/>
                      <w:lang w:eastAsia="es-CO"/>
                    </w:rPr>
                    <w:t>Ubicados en la Red CADE (Centros de Atención Distrital Especializados</w:t>
                  </w:r>
                  <w:r w:rsidRPr="006145DB">
                    <w:rPr>
                      <w:rFonts w:eastAsia="Times New Roman" w:cs="Arial"/>
                      <w:b/>
                      <w:bCs/>
                      <w:color w:val="000000"/>
                      <w:sz w:val="20"/>
                      <w:szCs w:val="20"/>
                      <w:lang w:eastAsia="es-CO"/>
                    </w:rPr>
                    <w:t>)</w:t>
                  </w:r>
                </w:p>
              </w:tc>
            </w:tr>
            <w:tr w:rsidR="00724FE8" w:rsidRPr="006145DB" w14:paraId="55276A53" w14:textId="77777777" w:rsidTr="001A551D">
              <w:trPr>
                <w:jc w:val="center"/>
              </w:trPr>
              <w:tc>
                <w:tcPr>
                  <w:tcW w:w="3610" w:type="dxa"/>
                </w:tcPr>
                <w:p w14:paraId="46E13F9E"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SuperCade CAD</w:t>
                  </w:r>
                </w:p>
              </w:tc>
              <w:tc>
                <w:tcPr>
                  <w:tcW w:w="4957" w:type="dxa"/>
                  <w:vAlign w:val="bottom"/>
                </w:tcPr>
                <w:p w14:paraId="4A525F86"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Avenida Carrera 30 #25-90 Torre B</w:t>
                  </w:r>
                </w:p>
              </w:tc>
            </w:tr>
            <w:tr w:rsidR="00724FE8" w:rsidRPr="006145DB" w14:paraId="60A347BB" w14:textId="77777777" w:rsidTr="001A551D">
              <w:trPr>
                <w:jc w:val="center"/>
              </w:trPr>
              <w:tc>
                <w:tcPr>
                  <w:tcW w:w="3610" w:type="dxa"/>
                </w:tcPr>
                <w:p w14:paraId="6426D967"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SuperCade Engativá</w:t>
                  </w:r>
                </w:p>
              </w:tc>
              <w:tc>
                <w:tcPr>
                  <w:tcW w:w="4957" w:type="dxa"/>
                  <w:vAlign w:val="bottom"/>
                </w:tcPr>
                <w:p w14:paraId="416F29CC"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Tv. 113b #66-54</w:t>
                  </w:r>
                </w:p>
              </w:tc>
            </w:tr>
            <w:tr w:rsidR="00724FE8" w:rsidRPr="006145DB" w14:paraId="573A1F8E" w14:textId="77777777" w:rsidTr="001A551D">
              <w:trPr>
                <w:jc w:val="center"/>
              </w:trPr>
              <w:tc>
                <w:tcPr>
                  <w:tcW w:w="3610" w:type="dxa"/>
                </w:tcPr>
                <w:p w14:paraId="7303BBDA"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SuperCade Manitas</w:t>
                  </w:r>
                </w:p>
              </w:tc>
              <w:tc>
                <w:tcPr>
                  <w:tcW w:w="4957" w:type="dxa"/>
                  <w:vAlign w:val="bottom"/>
                </w:tcPr>
                <w:p w14:paraId="714AA21D"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Carrera 18L # 70B-50 SUR</w:t>
                  </w:r>
                </w:p>
              </w:tc>
            </w:tr>
            <w:tr w:rsidR="00724FE8" w:rsidRPr="006145DB" w14:paraId="51B1176C" w14:textId="77777777" w:rsidTr="001A551D">
              <w:trPr>
                <w:jc w:val="center"/>
              </w:trPr>
              <w:tc>
                <w:tcPr>
                  <w:tcW w:w="3610" w:type="dxa"/>
                </w:tcPr>
                <w:p w14:paraId="6BD96F83"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 xml:space="preserve">SIAC - SuperCade Suba </w:t>
                  </w:r>
                </w:p>
              </w:tc>
              <w:tc>
                <w:tcPr>
                  <w:tcW w:w="4957" w:type="dxa"/>
                  <w:vAlign w:val="bottom"/>
                </w:tcPr>
                <w:p w14:paraId="0F97E822"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474747"/>
                      <w:sz w:val="20"/>
                      <w:szCs w:val="20"/>
                      <w:lang w:eastAsia="es-CO"/>
                    </w:rPr>
                    <w:t>Avenida Carrera 145 #103B - 90</w:t>
                  </w:r>
                </w:p>
              </w:tc>
            </w:tr>
            <w:tr w:rsidR="00724FE8" w:rsidRPr="006145DB" w14:paraId="2C2B487A" w14:textId="77777777" w:rsidTr="001A551D">
              <w:trPr>
                <w:jc w:val="center"/>
              </w:trPr>
              <w:tc>
                <w:tcPr>
                  <w:tcW w:w="3610" w:type="dxa"/>
                </w:tcPr>
                <w:p w14:paraId="11DC777C" w14:textId="77777777" w:rsidR="00724FE8" w:rsidRPr="006145DB" w:rsidRDefault="00724FE8" w:rsidP="005B435E">
                  <w:pPr>
                    <w:rPr>
                      <w:rFonts w:eastAsia="Times New Roman" w:cs="Arial"/>
                      <w:color w:val="000000"/>
                      <w:sz w:val="20"/>
                      <w:szCs w:val="20"/>
                      <w:lang w:eastAsia="es-CO"/>
                    </w:rPr>
                  </w:pPr>
                  <w:r w:rsidRPr="006145DB">
                    <w:rPr>
                      <w:rFonts w:eastAsia="Times New Roman" w:cs="Arial"/>
                      <w:color w:val="000000"/>
                      <w:sz w:val="20"/>
                      <w:szCs w:val="20"/>
                      <w:lang w:eastAsia="es-CO"/>
                    </w:rPr>
                    <w:t>SIAC – SuperCade Yomasa</w:t>
                  </w:r>
                </w:p>
              </w:tc>
              <w:tc>
                <w:tcPr>
                  <w:tcW w:w="4957" w:type="dxa"/>
                  <w:vAlign w:val="bottom"/>
                </w:tcPr>
                <w:p w14:paraId="51E07D14" w14:textId="77777777" w:rsidR="00724FE8" w:rsidRPr="006145DB" w:rsidRDefault="00724FE8" w:rsidP="005B435E">
                  <w:pPr>
                    <w:rPr>
                      <w:rFonts w:eastAsia="Times New Roman" w:cs="Arial"/>
                      <w:color w:val="474747"/>
                      <w:sz w:val="20"/>
                      <w:szCs w:val="20"/>
                      <w:lang w:eastAsia="es-CO"/>
                    </w:rPr>
                  </w:pPr>
                  <w:r w:rsidRPr="006145DB">
                    <w:rPr>
                      <w:rFonts w:eastAsia="Times New Roman" w:cs="Arial"/>
                      <w:color w:val="474747"/>
                      <w:sz w:val="20"/>
                      <w:szCs w:val="20"/>
                      <w:lang w:eastAsia="es-CO"/>
                    </w:rPr>
                    <w:t>Calle 78 Sur # 14 - 55</w:t>
                  </w:r>
                </w:p>
              </w:tc>
            </w:tr>
          </w:tbl>
          <w:p w14:paraId="52F046F9" w14:textId="77777777" w:rsidR="009216E8" w:rsidRPr="00105D17" w:rsidRDefault="009216E8" w:rsidP="005B435E">
            <w:pPr>
              <w:pStyle w:val="Ttulo1"/>
              <w:rPr>
                <w:sz w:val="20"/>
                <w:szCs w:val="20"/>
                <w:lang w:eastAsia="es-CO"/>
              </w:rPr>
            </w:pPr>
          </w:p>
          <w:p w14:paraId="6A1F8BC7" w14:textId="77777777" w:rsidR="00724FE8" w:rsidRPr="006145DB" w:rsidRDefault="00724FE8">
            <w:pPr>
              <w:pStyle w:val="Prrafodelista"/>
              <w:numPr>
                <w:ilvl w:val="0"/>
                <w:numId w:val="121"/>
              </w:numPr>
              <w:spacing w:line="240" w:lineRule="auto"/>
              <w:ind w:left="351"/>
              <w:jc w:val="both"/>
              <w:rPr>
                <w:rFonts w:cs="Arial"/>
                <w:bCs/>
                <w:color w:val="000000" w:themeColor="text1"/>
                <w:sz w:val="20"/>
                <w:szCs w:val="20"/>
              </w:rPr>
            </w:pPr>
            <w:r w:rsidRPr="006145DB">
              <w:rPr>
                <w:rFonts w:cs="Arial"/>
                <w:bCs/>
                <w:color w:val="000000" w:themeColor="text1"/>
                <w:sz w:val="20"/>
                <w:szCs w:val="20"/>
              </w:rPr>
              <w:t xml:space="preserve">Sitios Oficiales de Radicación </w:t>
            </w:r>
          </w:p>
          <w:p w14:paraId="57423F5D" w14:textId="77777777" w:rsidR="00724FE8" w:rsidRPr="006145DB" w:rsidRDefault="00724FE8" w:rsidP="005B435E">
            <w:pPr>
              <w:pStyle w:val="Prrafodelista"/>
              <w:spacing w:line="240" w:lineRule="auto"/>
              <w:jc w:val="both"/>
              <w:rPr>
                <w:rFonts w:cs="Arial"/>
                <w:b/>
                <w:color w:val="000000" w:themeColor="text1"/>
                <w:sz w:val="20"/>
                <w:szCs w:val="20"/>
              </w:rPr>
            </w:pPr>
          </w:p>
          <w:p w14:paraId="2385A61C" w14:textId="77777777" w:rsidR="00724FE8" w:rsidRPr="006145DB" w:rsidRDefault="00724FE8">
            <w:pPr>
              <w:pStyle w:val="Prrafodelista"/>
              <w:numPr>
                <w:ilvl w:val="0"/>
                <w:numId w:val="119"/>
              </w:numPr>
              <w:spacing w:after="0" w:line="240" w:lineRule="auto"/>
              <w:ind w:left="776"/>
              <w:jc w:val="both"/>
              <w:rPr>
                <w:rFonts w:eastAsia="Times New Roman" w:cs="Arial"/>
                <w:bCs/>
                <w:sz w:val="20"/>
                <w:szCs w:val="20"/>
                <w:lang w:val="es-MX" w:eastAsia="es-CO"/>
              </w:rPr>
            </w:pPr>
            <w:r w:rsidRPr="006145DB">
              <w:rPr>
                <w:rFonts w:eastAsia="Times New Roman" w:cs="Arial"/>
                <w:bCs/>
                <w:sz w:val="20"/>
                <w:szCs w:val="20"/>
                <w:lang w:val="es-MX" w:eastAsia="es-CO"/>
              </w:rPr>
              <w:t>Sede Principal: ubicada en la carrera 7 No. 32 – 12 Edificio San Martín, Local 103.</w:t>
            </w:r>
          </w:p>
          <w:p w14:paraId="5942330C" w14:textId="77777777" w:rsidR="00724FE8" w:rsidRPr="006145DB" w:rsidRDefault="00724FE8" w:rsidP="008A2B10">
            <w:pPr>
              <w:pStyle w:val="Prrafodelista"/>
              <w:spacing w:after="0" w:line="240" w:lineRule="auto"/>
              <w:ind w:left="776"/>
              <w:jc w:val="both"/>
              <w:rPr>
                <w:rFonts w:eastAsia="Times New Roman" w:cs="Arial"/>
                <w:bCs/>
                <w:sz w:val="20"/>
                <w:szCs w:val="20"/>
                <w:lang w:val="es-MX" w:eastAsia="es-CO"/>
              </w:rPr>
            </w:pPr>
          </w:p>
          <w:p w14:paraId="1F975916" w14:textId="4F53DC0E" w:rsidR="00724FE8" w:rsidRPr="006145DB" w:rsidRDefault="00724FE8">
            <w:pPr>
              <w:pStyle w:val="Prrafodelista"/>
              <w:numPr>
                <w:ilvl w:val="0"/>
                <w:numId w:val="119"/>
              </w:numPr>
              <w:spacing w:after="0" w:line="240" w:lineRule="auto"/>
              <w:ind w:left="776"/>
              <w:jc w:val="both"/>
              <w:rPr>
                <w:rFonts w:eastAsia="Times New Roman" w:cs="Arial"/>
                <w:bCs/>
                <w:sz w:val="20"/>
                <w:szCs w:val="20"/>
                <w:lang w:val="es-MX" w:eastAsia="es-CO"/>
              </w:rPr>
            </w:pPr>
            <w:r w:rsidRPr="006145DB">
              <w:rPr>
                <w:rFonts w:eastAsia="Times New Roman" w:cs="Arial"/>
                <w:bCs/>
                <w:sz w:val="20"/>
                <w:szCs w:val="20"/>
                <w:lang w:val="es-MX" w:eastAsia="es-CO"/>
              </w:rPr>
              <w:t>En las Subdirecciones Locales para la Integración Social (SLIS) se cuenta con un punto de Sitios</w:t>
            </w:r>
            <w:r w:rsidRPr="006145DB">
              <w:rPr>
                <w:rFonts w:cs="Arial"/>
                <w:b/>
                <w:color w:val="000000" w:themeColor="text1"/>
                <w:sz w:val="20"/>
                <w:szCs w:val="20"/>
              </w:rPr>
              <w:t xml:space="preserve"> </w:t>
            </w:r>
            <w:r w:rsidRPr="006145DB">
              <w:rPr>
                <w:rFonts w:eastAsia="Times New Roman" w:cs="Arial"/>
                <w:bCs/>
                <w:sz w:val="20"/>
                <w:szCs w:val="20"/>
                <w:lang w:val="es-MX" w:eastAsia="es-CO"/>
              </w:rPr>
              <w:t>Oficiales de Radicación.</w:t>
            </w:r>
            <w:r w:rsidRPr="006145DB">
              <w:rPr>
                <w:rFonts w:cs="Arial"/>
                <w:b/>
                <w:color w:val="000000" w:themeColor="text1"/>
                <w:sz w:val="20"/>
                <w:szCs w:val="20"/>
              </w:rPr>
              <w:t xml:space="preserve"> </w:t>
            </w:r>
            <w:r w:rsidRPr="006145DB">
              <w:rPr>
                <w:rFonts w:eastAsia="Times New Roman" w:cs="Arial"/>
                <w:bCs/>
                <w:i/>
                <w:sz w:val="20"/>
                <w:szCs w:val="20"/>
                <w:lang w:val="es-MX" w:eastAsia="es-CO"/>
              </w:rPr>
              <w:t xml:space="preserve">Consulte el directorio en la Página Web sección Canales de Atención, medio de atención presencial. 3 </w:t>
            </w:r>
            <w:r w:rsidR="00105D17">
              <w:rPr>
                <w:rFonts w:eastAsia="Times New Roman" w:cs="Arial"/>
                <w:bCs/>
                <w:i/>
                <w:sz w:val="20"/>
                <w:szCs w:val="20"/>
                <w:lang w:val="es-MX" w:eastAsia="es-CO"/>
              </w:rPr>
              <w:t>s</w:t>
            </w:r>
            <w:r w:rsidRPr="006145DB">
              <w:rPr>
                <w:rFonts w:eastAsia="Times New Roman" w:cs="Arial"/>
                <w:bCs/>
                <w:i/>
                <w:sz w:val="20"/>
                <w:szCs w:val="20"/>
                <w:lang w:val="es-MX" w:eastAsia="es-CO"/>
              </w:rPr>
              <w:t xml:space="preserve">ubdirecciones </w:t>
            </w:r>
            <w:r w:rsidR="00105D17">
              <w:rPr>
                <w:rFonts w:eastAsia="Times New Roman" w:cs="Arial"/>
                <w:bCs/>
                <w:i/>
                <w:sz w:val="20"/>
                <w:szCs w:val="20"/>
                <w:lang w:val="es-MX" w:eastAsia="es-CO"/>
              </w:rPr>
              <w:t>l</w:t>
            </w:r>
            <w:r w:rsidRPr="006145DB">
              <w:rPr>
                <w:rFonts w:eastAsia="Times New Roman" w:cs="Arial"/>
                <w:bCs/>
                <w:i/>
                <w:sz w:val="20"/>
                <w:szCs w:val="20"/>
                <w:lang w:val="es-MX" w:eastAsia="es-CO"/>
              </w:rPr>
              <w:t>ocales (Descargue el documento en formato PDF).</w:t>
            </w:r>
          </w:p>
          <w:p w14:paraId="0C416C39" w14:textId="77777777" w:rsidR="00724FE8" w:rsidRPr="006145DB" w:rsidRDefault="00724FE8" w:rsidP="005B435E">
            <w:pPr>
              <w:pStyle w:val="Prrafodelista"/>
              <w:spacing w:after="0" w:line="240" w:lineRule="auto"/>
              <w:ind w:left="1440"/>
              <w:jc w:val="both"/>
              <w:rPr>
                <w:rFonts w:eastAsia="Times New Roman" w:cs="Arial"/>
                <w:bCs/>
                <w:sz w:val="20"/>
                <w:szCs w:val="20"/>
                <w:lang w:val="es-MX" w:eastAsia="es-CO"/>
              </w:rPr>
            </w:pPr>
          </w:p>
          <w:p w14:paraId="44E18845" w14:textId="77777777" w:rsidR="00724FE8" w:rsidRPr="006145DB" w:rsidRDefault="00724FE8">
            <w:pPr>
              <w:pStyle w:val="Prrafodelista"/>
              <w:numPr>
                <w:ilvl w:val="0"/>
                <w:numId w:val="120"/>
              </w:numPr>
              <w:spacing w:line="240" w:lineRule="auto"/>
              <w:ind w:left="351"/>
              <w:jc w:val="both"/>
              <w:rPr>
                <w:rFonts w:cs="Arial"/>
                <w:bCs/>
                <w:color w:val="000000" w:themeColor="text1"/>
                <w:sz w:val="20"/>
                <w:szCs w:val="20"/>
              </w:rPr>
            </w:pPr>
            <w:r w:rsidRPr="006145DB">
              <w:rPr>
                <w:rFonts w:cs="Arial"/>
                <w:bCs/>
                <w:color w:val="000000" w:themeColor="text1"/>
                <w:sz w:val="20"/>
                <w:szCs w:val="20"/>
              </w:rPr>
              <w:t>Buzones de Sugerencias</w:t>
            </w:r>
          </w:p>
          <w:p w14:paraId="1B35966F" w14:textId="77777777" w:rsidR="00724FE8" w:rsidRPr="006145DB" w:rsidRDefault="00724FE8" w:rsidP="005B435E">
            <w:pPr>
              <w:pStyle w:val="Prrafodelista"/>
              <w:spacing w:line="240" w:lineRule="auto"/>
              <w:jc w:val="both"/>
              <w:rPr>
                <w:rFonts w:cs="Arial"/>
                <w:b/>
                <w:color w:val="000000" w:themeColor="text1"/>
                <w:sz w:val="20"/>
                <w:szCs w:val="20"/>
              </w:rPr>
            </w:pPr>
          </w:p>
          <w:p w14:paraId="71D8F238" w14:textId="77777777" w:rsidR="00724FE8" w:rsidRPr="006145DB" w:rsidRDefault="00724FE8">
            <w:pPr>
              <w:pStyle w:val="Prrafodelista"/>
              <w:numPr>
                <w:ilvl w:val="0"/>
                <w:numId w:val="119"/>
              </w:numPr>
              <w:spacing w:after="0" w:line="240" w:lineRule="auto"/>
              <w:ind w:left="776"/>
              <w:jc w:val="both"/>
              <w:rPr>
                <w:rFonts w:eastAsia="Times New Roman" w:cs="Arial"/>
                <w:bCs/>
                <w:sz w:val="20"/>
                <w:szCs w:val="20"/>
                <w:lang w:val="es-MX" w:eastAsia="es-CO"/>
              </w:rPr>
            </w:pPr>
            <w:r w:rsidRPr="006145DB">
              <w:rPr>
                <w:rFonts w:eastAsia="Times New Roman" w:cs="Arial"/>
                <w:bCs/>
                <w:sz w:val="20"/>
                <w:szCs w:val="20"/>
                <w:lang w:val="es-MX" w:eastAsia="es-CO"/>
              </w:rPr>
              <w:t>Sede Principal: ubicada en la carrera 7 No. 32 – 12 Edificio San Martín, Local 103.</w:t>
            </w:r>
          </w:p>
          <w:p w14:paraId="2AD13CA4" w14:textId="777D6CA7" w:rsidR="00724FE8" w:rsidRPr="006145DB" w:rsidRDefault="00724FE8">
            <w:pPr>
              <w:pStyle w:val="Prrafodelista"/>
              <w:numPr>
                <w:ilvl w:val="0"/>
                <w:numId w:val="119"/>
              </w:numPr>
              <w:spacing w:after="0" w:line="240" w:lineRule="auto"/>
              <w:ind w:left="776"/>
              <w:jc w:val="both"/>
              <w:rPr>
                <w:rFonts w:eastAsia="Times New Roman" w:cs="Arial"/>
                <w:bCs/>
                <w:sz w:val="20"/>
                <w:szCs w:val="20"/>
                <w:lang w:val="es-MX" w:eastAsia="es-CO"/>
              </w:rPr>
            </w:pPr>
            <w:r w:rsidRPr="006145DB">
              <w:rPr>
                <w:rFonts w:eastAsia="Times New Roman" w:cs="Arial"/>
                <w:bCs/>
                <w:sz w:val="20"/>
                <w:szCs w:val="20"/>
                <w:lang w:val="es-MX" w:eastAsia="es-CO"/>
              </w:rPr>
              <w:t>En las Subdirecciones Locales para la Integración Social (SLIS) se cuenta con un buzón de sugerencias.</w:t>
            </w:r>
            <w:r w:rsidRPr="006145DB">
              <w:rPr>
                <w:rFonts w:cs="Arial"/>
                <w:b/>
                <w:color w:val="000000" w:themeColor="text1"/>
                <w:sz w:val="20"/>
                <w:szCs w:val="20"/>
              </w:rPr>
              <w:t xml:space="preserve"> </w:t>
            </w:r>
            <w:r w:rsidRPr="006145DB">
              <w:rPr>
                <w:rFonts w:eastAsia="Times New Roman" w:cs="Arial"/>
                <w:bCs/>
                <w:i/>
                <w:sz w:val="20"/>
                <w:szCs w:val="20"/>
                <w:lang w:val="es-MX" w:eastAsia="es-CO"/>
              </w:rPr>
              <w:t xml:space="preserve">Consulte el directorio en la Página Web sección Canales de Atención, medio de atención presencial. 3 </w:t>
            </w:r>
            <w:r w:rsidR="00105D17">
              <w:rPr>
                <w:rFonts w:eastAsia="Times New Roman" w:cs="Arial"/>
                <w:bCs/>
                <w:i/>
                <w:sz w:val="20"/>
                <w:szCs w:val="20"/>
                <w:lang w:val="es-MX" w:eastAsia="es-CO"/>
              </w:rPr>
              <w:t>s</w:t>
            </w:r>
            <w:r w:rsidRPr="006145DB">
              <w:rPr>
                <w:rFonts w:eastAsia="Times New Roman" w:cs="Arial"/>
                <w:bCs/>
                <w:i/>
                <w:sz w:val="20"/>
                <w:szCs w:val="20"/>
                <w:lang w:val="es-MX" w:eastAsia="es-CO"/>
              </w:rPr>
              <w:t xml:space="preserve">ubdirecciones </w:t>
            </w:r>
            <w:r w:rsidR="00105D17">
              <w:rPr>
                <w:rFonts w:eastAsia="Times New Roman" w:cs="Arial"/>
                <w:bCs/>
                <w:i/>
                <w:sz w:val="20"/>
                <w:szCs w:val="20"/>
                <w:lang w:val="es-MX" w:eastAsia="es-CO"/>
              </w:rPr>
              <w:t>l</w:t>
            </w:r>
            <w:r w:rsidRPr="006145DB">
              <w:rPr>
                <w:rFonts w:eastAsia="Times New Roman" w:cs="Arial"/>
                <w:bCs/>
                <w:i/>
                <w:sz w:val="20"/>
                <w:szCs w:val="20"/>
                <w:lang w:val="es-MX" w:eastAsia="es-CO"/>
              </w:rPr>
              <w:t>ocales (Descargue el documento en formato PDF).</w:t>
            </w:r>
          </w:p>
          <w:p w14:paraId="38102171" w14:textId="77777777" w:rsidR="00724FE8" w:rsidRPr="006145DB" w:rsidRDefault="00724FE8" w:rsidP="008A2B10">
            <w:pPr>
              <w:pStyle w:val="Prrafodelista"/>
              <w:spacing w:after="0" w:line="240" w:lineRule="auto"/>
              <w:ind w:left="776"/>
              <w:jc w:val="both"/>
              <w:rPr>
                <w:rFonts w:eastAsia="Times New Roman" w:cs="Arial"/>
                <w:bCs/>
                <w:sz w:val="20"/>
                <w:szCs w:val="20"/>
                <w:lang w:val="es-MX" w:eastAsia="es-CO"/>
              </w:rPr>
            </w:pPr>
          </w:p>
          <w:p w14:paraId="5DDFB8ED" w14:textId="259C47DB" w:rsidR="00724FE8" w:rsidRDefault="00724FE8">
            <w:pPr>
              <w:pStyle w:val="Prrafodelista"/>
              <w:numPr>
                <w:ilvl w:val="0"/>
                <w:numId w:val="119"/>
              </w:numPr>
              <w:spacing w:after="0" w:line="240" w:lineRule="auto"/>
              <w:ind w:left="776"/>
              <w:jc w:val="both"/>
              <w:rPr>
                <w:rFonts w:eastAsia="Times New Roman" w:cs="Arial"/>
                <w:bCs/>
                <w:sz w:val="20"/>
                <w:szCs w:val="20"/>
                <w:lang w:val="es-MX" w:eastAsia="es-CO"/>
              </w:rPr>
            </w:pPr>
            <w:r w:rsidRPr="006145DB">
              <w:rPr>
                <w:rFonts w:eastAsia="Times New Roman" w:cs="Arial"/>
                <w:bCs/>
                <w:sz w:val="20"/>
                <w:szCs w:val="20"/>
                <w:lang w:val="es-MX" w:eastAsia="es-CO"/>
              </w:rPr>
              <w:t>En las Unidades Operativas de la Secretar</w:t>
            </w:r>
            <w:r w:rsidR="00105D17">
              <w:rPr>
                <w:rFonts w:eastAsia="Times New Roman" w:cs="Arial"/>
                <w:bCs/>
                <w:sz w:val="20"/>
                <w:szCs w:val="20"/>
                <w:lang w:val="es-MX" w:eastAsia="es-CO"/>
              </w:rPr>
              <w:t>ía</w:t>
            </w:r>
            <w:r w:rsidRPr="006145DB">
              <w:rPr>
                <w:rFonts w:eastAsia="Times New Roman" w:cs="Arial"/>
                <w:bCs/>
                <w:sz w:val="20"/>
                <w:szCs w:val="20"/>
                <w:lang w:val="es-MX" w:eastAsia="es-CO"/>
              </w:rPr>
              <w:t xml:space="preserve"> Distrital de Integración Social (SDIS), se cuenta con un buzón de sugerencias.</w:t>
            </w:r>
            <w:r w:rsidRPr="006145DB">
              <w:rPr>
                <w:rFonts w:cs="Arial"/>
                <w:b/>
                <w:color w:val="000000" w:themeColor="text1"/>
                <w:sz w:val="20"/>
                <w:szCs w:val="20"/>
              </w:rPr>
              <w:t xml:space="preserve"> </w:t>
            </w:r>
            <w:r w:rsidRPr="006145DB">
              <w:rPr>
                <w:rFonts w:eastAsia="Times New Roman" w:cs="Arial"/>
                <w:bCs/>
                <w:i/>
                <w:sz w:val="20"/>
                <w:szCs w:val="20"/>
                <w:lang w:val="es-MX" w:eastAsia="es-CO"/>
              </w:rPr>
              <w:t xml:space="preserve">Consulte el directorio en la Página Web sección Canales de Atención, medio de atención presencial. 5 </w:t>
            </w:r>
            <w:r w:rsidR="00105D17">
              <w:rPr>
                <w:rFonts w:eastAsia="Times New Roman" w:cs="Arial"/>
                <w:bCs/>
                <w:i/>
                <w:sz w:val="20"/>
                <w:szCs w:val="20"/>
                <w:lang w:val="es-MX" w:eastAsia="es-CO"/>
              </w:rPr>
              <w:t>u</w:t>
            </w:r>
            <w:r w:rsidRPr="006145DB">
              <w:rPr>
                <w:rFonts w:eastAsia="Times New Roman" w:cs="Arial"/>
                <w:bCs/>
                <w:i/>
                <w:sz w:val="20"/>
                <w:szCs w:val="20"/>
                <w:lang w:val="es-MX" w:eastAsia="es-CO"/>
              </w:rPr>
              <w:t xml:space="preserve">nidades </w:t>
            </w:r>
            <w:r w:rsidR="00105D17">
              <w:rPr>
                <w:rFonts w:eastAsia="Times New Roman" w:cs="Arial"/>
                <w:bCs/>
                <w:i/>
                <w:sz w:val="20"/>
                <w:szCs w:val="20"/>
                <w:lang w:val="es-MX" w:eastAsia="es-CO"/>
              </w:rPr>
              <w:t>o</w:t>
            </w:r>
            <w:r w:rsidRPr="006145DB">
              <w:rPr>
                <w:rFonts w:eastAsia="Times New Roman" w:cs="Arial"/>
                <w:bCs/>
                <w:i/>
                <w:sz w:val="20"/>
                <w:szCs w:val="20"/>
                <w:lang w:val="es-MX" w:eastAsia="es-CO"/>
              </w:rPr>
              <w:t>perativas (Descargue el documento en formato Excel)</w:t>
            </w:r>
            <w:r w:rsidRPr="006145DB">
              <w:rPr>
                <w:rFonts w:eastAsia="Times New Roman" w:cs="Arial"/>
                <w:bCs/>
                <w:sz w:val="20"/>
                <w:szCs w:val="20"/>
                <w:lang w:val="es-MX" w:eastAsia="es-CO"/>
              </w:rPr>
              <w:t xml:space="preserve">.  </w:t>
            </w:r>
          </w:p>
          <w:p w14:paraId="1C180B2D" w14:textId="77777777" w:rsidR="00105D17" w:rsidRPr="00105D17" w:rsidRDefault="00105D17" w:rsidP="00105D17">
            <w:pPr>
              <w:spacing w:after="0" w:line="240" w:lineRule="auto"/>
              <w:jc w:val="both"/>
              <w:rPr>
                <w:rFonts w:eastAsia="Times New Roman" w:cs="Arial"/>
                <w:bCs/>
                <w:sz w:val="20"/>
                <w:szCs w:val="20"/>
                <w:lang w:val="es-MX" w:eastAsia="es-CO"/>
              </w:rPr>
            </w:pPr>
          </w:p>
          <w:p w14:paraId="5326B1CE" w14:textId="77777777" w:rsidR="00724FE8" w:rsidRPr="006145DB" w:rsidRDefault="00724FE8">
            <w:pPr>
              <w:pStyle w:val="Prrafodelista"/>
              <w:numPr>
                <w:ilvl w:val="0"/>
                <w:numId w:val="120"/>
              </w:numPr>
              <w:spacing w:line="240" w:lineRule="auto"/>
              <w:ind w:left="351"/>
              <w:jc w:val="both"/>
              <w:rPr>
                <w:rFonts w:cs="Arial"/>
                <w:bCs/>
                <w:color w:val="000000" w:themeColor="text1"/>
                <w:sz w:val="20"/>
                <w:szCs w:val="20"/>
              </w:rPr>
            </w:pPr>
            <w:r w:rsidRPr="006145DB">
              <w:rPr>
                <w:rFonts w:cs="Arial"/>
                <w:bCs/>
                <w:color w:val="000000" w:themeColor="text1"/>
                <w:sz w:val="20"/>
                <w:szCs w:val="20"/>
              </w:rPr>
              <w:t>Ferias de Servicio</w:t>
            </w:r>
          </w:p>
          <w:p w14:paraId="78821E02" w14:textId="77777777" w:rsidR="008A2B10" w:rsidRPr="006145DB" w:rsidRDefault="008A2B10" w:rsidP="008A2B10">
            <w:pPr>
              <w:pStyle w:val="Prrafodelista"/>
              <w:spacing w:after="0" w:line="240" w:lineRule="auto"/>
              <w:ind w:left="351"/>
              <w:jc w:val="both"/>
              <w:rPr>
                <w:rFonts w:cs="Arial"/>
                <w:bCs/>
                <w:color w:val="000000" w:themeColor="text1"/>
                <w:sz w:val="20"/>
                <w:szCs w:val="20"/>
              </w:rPr>
            </w:pPr>
          </w:p>
          <w:p w14:paraId="0E8005FA" w14:textId="2955BF21" w:rsidR="00724FE8" w:rsidRPr="006145DB" w:rsidRDefault="00724FE8">
            <w:pPr>
              <w:pStyle w:val="NormalWeb"/>
              <w:numPr>
                <w:ilvl w:val="0"/>
                <w:numId w:val="123"/>
              </w:numPr>
              <w:spacing w:before="0" w:beforeAutospacing="0" w:after="0" w:afterAutospacing="0"/>
              <w:ind w:left="634"/>
              <w:jc w:val="both"/>
              <w:rPr>
                <w:rFonts w:ascii="Arial" w:hAnsi="Arial" w:cs="Arial"/>
                <w:sz w:val="20"/>
                <w:szCs w:val="20"/>
              </w:rPr>
            </w:pPr>
            <w:r w:rsidRPr="006145DB">
              <w:rPr>
                <w:rFonts w:ascii="Arial" w:hAnsi="Arial" w:cs="Arial"/>
                <w:sz w:val="20"/>
                <w:szCs w:val="20"/>
              </w:rPr>
              <w:t>Las ferias de servicio constituyen un canal de interacción ciudadana orientado a acercar la oferta social de la Entidad a las comunidades, especialmente aquellas en condición de vulnerabilidad; a través de las cuales la Secretar</w:t>
            </w:r>
            <w:r w:rsidR="009216E8" w:rsidRPr="006145DB">
              <w:rPr>
                <w:rFonts w:ascii="Arial" w:hAnsi="Arial" w:cs="Arial"/>
                <w:sz w:val="20"/>
                <w:szCs w:val="20"/>
              </w:rPr>
              <w:t>í</w:t>
            </w:r>
            <w:r w:rsidRPr="006145DB">
              <w:rPr>
                <w:rFonts w:ascii="Arial" w:hAnsi="Arial" w:cs="Arial"/>
                <w:sz w:val="20"/>
                <w:szCs w:val="20"/>
              </w:rPr>
              <w:t>a Distrital de Integración Social articula sus programas y servicios con la ciudadanía de manera directa en el territorio, promoviendo la participación activa, la escucha de necesidades y la construcción de soluciones conjuntas.</w:t>
            </w:r>
          </w:p>
        </w:tc>
      </w:tr>
      <w:tr w:rsidR="00724FE8" w:rsidRPr="006145DB" w14:paraId="590537D0" w14:textId="77777777" w:rsidTr="001A551D">
        <w:trPr>
          <w:trHeight w:val="718"/>
          <w:jc w:val="center"/>
        </w:trPr>
        <w:tc>
          <w:tcPr>
            <w:tcW w:w="0" w:type="auto"/>
            <w:vAlign w:val="center"/>
            <w:hideMark/>
          </w:tcPr>
          <w:p w14:paraId="79E4C0C9" w14:textId="77777777" w:rsidR="00724FE8" w:rsidRPr="006145DB" w:rsidRDefault="00724FE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 xml:space="preserve">CANAL TELEFÓNICO </w:t>
            </w:r>
          </w:p>
          <w:p w14:paraId="57C4E969" w14:textId="77777777" w:rsidR="00724FE8" w:rsidRPr="006145DB"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p>
          <w:p w14:paraId="383B4DDE" w14:textId="77777777" w:rsidR="00724FE8" w:rsidRPr="006145DB"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r w:rsidRPr="006145DB">
              <w:rPr>
                <w:rStyle w:val="normaltextrun"/>
                <w:rFonts w:ascii="Arial" w:hAnsi="Arial" w:cs="Arial"/>
                <w:bCs/>
                <w:sz w:val="20"/>
                <w:szCs w:val="20"/>
                <w:lang w:val="es-ES"/>
              </w:rPr>
              <w:t>El canal telefónico es el medio que permite la interacción bidireccional en tiempo real con la ciudadanía y el agente telefónico de la Entidad, mediante el cual se puede consultar información sobre la oferta institucional y registro de peticiones ciudadanas.</w:t>
            </w:r>
          </w:p>
          <w:p w14:paraId="562706A1" w14:textId="77777777" w:rsidR="00724FE8" w:rsidRPr="006145DB"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p>
          <w:p w14:paraId="3236252E" w14:textId="77777777" w:rsidR="00724FE8" w:rsidRPr="006145DB" w:rsidRDefault="00724FE8">
            <w:pPr>
              <w:pStyle w:val="paragraph"/>
              <w:numPr>
                <w:ilvl w:val="0"/>
                <w:numId w:val="120"/>
              </w:numPr>
              <w:spacing w:before="0" w:beforeAutospacing="0" w:after="0" w:afterAutospacing="0"/>
              <w:ind w:left="351"/>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Línea de atención ciudadana (601) 3808330</w:t>
            </w:r>
          </w:p>
          <w:p w14:paraId="623D359E" w14:textId="77777777" w:rsidR="00724FE8" w:rsidRPr="006145DB" w:rsidRDefault="00724FE8" w:rsidP="005B435E">
            <w:pPr>
              <w:pStyle w:val="paragraph"/>
              <w:spacing w:before="0" w:beforeAutospacing="0" w:after="0" w:afterAutospacing="0"/>
              <w:ind w:left="720"/>
              <w:jc w:val="both"/>
              <w:textAlignment w:val="baseline"/>
              <w:rPr>
                <w:rFonts w:ascii="Arial" w:hAnsi="Arial" w:cs="Arial"/>
                <w:bCs/>
                <w:sz w:val="20"/>
                <w:szCs w:val="20"/>
                <w:lang w:val="es-ES"/>
              </w:rPr>
            </w:pPr>
          </w:p>
          <w:p w14:paraId="613EDB6B" w14:textId="77777777" w:rsidR="00724FE8" w:rsidRPr="006145DB" w:rsidRDefault="00724FE8">
            <w:pPr>
              <w:pStyle w:val="paragraph"/>
              <w:numPr>
                <w:ilvl w:val="0"/>
                <w:numId w:val="124"/>
              </w:numPr>
              <w:spacing w:before="0" w:beforeAutospacing="0" w:after="0" w:afterAutospacing="0"/>
              <w:ind w:left="776"/>
              <w:jc w:val="both"/>
              <w:textAlignment w:val="baseline"/>
              <w:rPr>
                <w:rFonts w:ascii="Arial" w:hAnsi="Arial" w:cs="Arial"/>
                <w:bCs/>
                <w:sz w:val="20"/>
                <w:szCs w:val="20"/>
              </w:rPr>
            </w:pPr>
            <w:r w:rsidRPr="006145DB">
              <w:rPr>
                <w:rStyle w:val="normaltextrun"/>
                <w:rFonts w:ascii="Arial" w:hAnsi="Arial" w:cs="Arial"/>
                <w:bCs/>
                <w:sz w:val="20"/>
                <w:szCs w:val="20"/>
                <w:lang w:val="es-ES"/>
              </w:rPr>
              <w:t>Opción 1: información de los servicios sociales de la SDIS</w:t>
            </w:r>
          </w:p>
          <w:p w14:paraId="43747CBA" w14:textId="77777777" w:rsidR="00724FE8" w:rsidRPr="006145DB" w:rsidRDefault="00724FE8">
            <w:pPr>
              <w:pStyle w:val="paragraph"/>
              <w:numPr>
                <w:ilvl w:val="0"/>
                <w:numId w:val="124"/>
              </w:numPr>
              <w:spacing w:before="0" w:beforeAutospacing="0" w:after="0" w:afterAutospacing="0"/>
              <w:ind w:left="776"/>
              <w:jc w:val="both"/>
              <w:textAlignment w:val="baseline"/>
              <w:rPr>
                <w:rFonts w:ascii="Arial" w:hAnsi="Arial" w:cs="Arial"/>
                <w:bCs/>
                <w:sz w:val="20"/>
                <w:szCs w:val="20"/>
              </w:rPr>
            </w:pPr>
            <w:r w:rsidRPr="006145DB">
              <w:rPr>
                <w:rStyle w:val="normaltextrun"/>
                <w:rFonts w:ascii="Arial" w:hAnsi="Arial" w:cs="Arial"/>
                <w:bCs/>
                <w:sz w:val="20"/>
                <w:szCs w:val="20"/>
                <w:lang w:val="es-ES"/>
              </w:rPr>
              <w:t>Opción 2: PQRS</w:t>
            </w:r>
          </w:p>
          <w:p w14:paraId="66E1B1C7" w14:textId="77777777" w:rsidR="00724FE8" w:rsidRPr="006145DB" w:rsidRDefault="00724FE8">
            <w:pPr>
              <w:pStyle w:val="paragraph"/>
              <w:numPr>
                <w:ilvl w:val="0"/>
                <w:numId w:val="124"/>
              </w:numPr>
              <w:spacing w:before="0" w:beforeAutospacing="0" w:after="0" w:afterAutospacing="0"/>
              <w:ind w:left="776"/>
              <w:jc w:val="both"/>
              <w:textAlignment w:val="baseline"/>
              <w:rPr>
                <w:rFonts w:ascii="Arial" w:hAnsi="Arial" w:cs="Arial"/>
                <w:bCs/>
                <w:sz w:val="20"/>
                <w:szCs w:val="20"/>
              </w:rPr>
            </w:pPr>
            <w:r w:rsidRPr="006145DB">
              <w:rPr>
                <w:rStyle w:val="normaltextrun"/>
                <w:rFonts w:ascii="Arial" w:hAnsi="Arial" w:cs="Arial"/>
                <w:bCs/>
                <w:sz w:val="20"/>
                <w:szCs w:val="20"/>
                <w:lang w:val="es-ES"/>
              </w:rPr>
              <w:t>Opción 3: presuntos hechos de corrupción.</w:t>
            </w:r>
          </w:p>
          <w:p w14:paraId="7B6E00B2" w14:textId="77777777" w:rsidR="00724FE8" w:rsidRPr="006145DB" w:rsidRDefault="00724FE8">
            <w:pPr>
              <w:pStyle w:val="paragraph"/>
              <w:numPr>
                <w:ilvl w:val="0"/>
                <w:numId w:val="124"/>
              </w:numPr>
              <w:spacing w:before="0" w:beforeAutospacing="0" w:after="0" w:afterAutospacing="0"/>
              <w:ind w:left="776"/>
              <w:jc w:val="both"/>
              <w:textAlignment w:val="baseline"/>
              <w:rPr>
                <w:rFonts w:ascii="Arial" w:hAnsi="Arial" w:cs="Arial"/>
                <w:bCs/>
                <w:sz w:val="20"/>
                <w:szCs w:val="20"/>
              </w:rPr>
            </w:pPr>
            <w:r w:rsidRPr="006145DB">
              <w:rPr>
                <w:rStyle w:val="normaltextrun"/>
                <w:rFonts w:ascii="Arial" w:hAnsi="Arial" w:cs="Arial"/>
                <w:bCs/>
                <w:sz w:val="20"/>
                <w:szCs w:val="20"/>
                <w:lang w:val="es-ES"/>
              </w:rPr>
              <w:t>Opción 4: Comunicarse con una subdirección local</w:t>
            </w:r>
          </w:p>
          <w:p w14:paraId="461DB1F6" w14:textId="77777777" w:rsidR="00724FE8" w:rsidRPr="006145DB" w:rsidRDefault="00724FE8">
            <w:pPr>
              <w:pStyle w:val="paragraph"/>
              <w:numPr>
                <w:ilvl w:val="0"/>
                <w:numId w:val="124"/>
              </w:numPr>
              <w:spacing w:before="0" w:beforeAutospacing="0" w:after="0" w:afterAutospacing="0"/>
              <w:ind w:left="776"/>
              <w:jc w:val="both"/>
              <w:textAlignment w:val="baseline"/>
              <w:rPr>
                <w:rFonts w:ascii="Arial" w:hAnsi="Arial" w:cs="Arial"/>
                <w:bCs/>
                <w:sz w:val="20"/>
                <w:szCs w:val="20"/>
              </w:rPr>
            </w:pPr>
            <w:r w:rsidRPr="006145DB">
              <w:rPr>
                <w:rStyle w:val="normaltextrun"/>
                <w:rFonts w:ascii="Arial" w:hAnsi="Arial" w:cs="Arial"/>
                <w:bCs/>
                <w:sz w:val="20"/>
                <w:szCs w:val="20"/>
                <w:lang w:val="es-ES"/>
              </w:rPr>
              <w:t>Opción 5: Habitabilidad en calle</w:t>
            </w:r>
          </w:p>
          <w:p w14:paraId="7C410999" w14:textId="77777777" w:rsidR="00724FE8" w:rsidRPr="006145DB" w:rsidRDefault="00724FE8">
            <w:pPr>
              <w:pStyle w:val="paragraph"/>
              <w:numPr>
                <w:ilvl w:val="0"/>
                <w:numId w:val="124"/>
              </w:numPr>
              <w:spacing w:before="0" w:beforeAutospacing="0" w:after="0" w:afterAutospacing="0"/>
              <w:ind w:left="776"/>
              <w:jc w:val="both"/>
              <w:textAlignment w:val="baseline"/>
              <w:rPr>
                <w:rStyle w:val="normaltextrun"/>
                <w:rFonts w:ascii="Arial" w:hAnsi="Arial" w:cs="Arial"/>
                <w:bCs/>
                <w:sz w:val="20"/>
                <w:szCs w:val="20"/>
              </w:rPr>
            </w:pPr>
            <w:r w:rsidRPr="006145DB">
              <w:rPr>
                <w:rStyle w:val="normaltextrun"/>
                <w:rFonts w:ascii="Arial" w:hAnsi="Arial" w:cs="Arial"/>
                <w:bCs/>
                <w:sz w:val="20"/>
                <w:szCs w:val="20"/>
                <w:lang w:val="es-ES"/>
              </w:rPr>
              <w:t>Opción 6. Ingreso Mínimo Garantizado IMG</w:t>
            </w:r>
          </w:p>
          <w:p w14:paraId="661A2D9D" w14:textId="77777777" w:rsidR="00724FE8" w:rsidRPr="006145DB" w:rsidRDefault="00724FE8" w:rsidP="005B435E">
            <w:pPr>
              <w:pStyle w:val="paragraph"/>
              <w:spacing w:before="0" w:beforeAutospacing="0" w:after="0" w:afterAutospacing="0"/>
              <w:ind w:left="1440"/>
              <w:jc w:val="both"/>
              <w:textAlignment w:val="baseline"/>
              <w:rPr>
                <w:rFonts w:ascii="Arial" w:hAnsi="Arial" w:cs="Arial"/>
                <w:bCs/>
                <w:sz w:val="20"/>
                <w:szCs w:val="20"/>
              </w:rPr>
            </w:pPr>
          </w:p>
          <w:p w14:paraId="1554C3C5" w14:textId="77777777" w:rsidR="00724FE8" w:rsidRPr="006145DB" w:rsidRDefault="00724FE8">
            <w:pPr>
              <w:pStyle w:val="paragraph"/>
              <w:numPr>
                <w:ilvl w:val="0"/>
                <w:numId w:val="125"/>
              </w:numPr>
              <w:spacing w:before="0" w:beforeAutospacing="0" w:after="0" w:afterAutospacing="0"/>
              <w:ind w:left="351"/>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Línea gratuita de atención ciudadana 01 8000 127 007</w:t>
            </w:r>
          </w:p>
          <w:p w14:paraId="0D037752" w14:textId="735AFDA7" w:rsidR="00724FE8" w:rsidRPr="006145DB" w:rsidRDefault="00724FE8">
            <w:pPr>
              <w:pStyle w:val="paragraph"/>
              <w:numPr>
                <w:ilvl w:val="0"/>
                <w:numId w:val="125"/>
              </w:numPr>
              <w:spacing w:before="0" w:beforeAutospacing="0" w:after="0" w:afterAutospacing="0"/>
              <w:ind w:left="351"/>
              <w:jc w:val="both"/>
              <w:textAlignment w:val="baseline"/>
              <w:rPr>
                <w:rFonts w:ascii="Arial" w:eastAsiaTheme="majorEastAsia" w:hAnsi="Arial" w:cs="Arial"/>
                <w:sz w:val="20"/>
                <w:szCs w:val="20"/>
                <w:lang w:val="es-ES"/>
              </w:rPr>
            </w:pPr>
            <w:r w:rsidRPr="006145DB">
              <w:rPr>
                <w:rStyle w:val="normaltextrun"/>
                <w:rFonts w:ascii="Arial" w:hAnsi="Arial" w:cs="Arial"/>
                <w:sz w:val="20"/>
                <w:szCs w:val="20"/>
                <w:lang w:val="es-ES"/>
              </w:rPr>
              <w:t>Línea 195 Centro de Contacto Distrital</w:t>
            </w:r>
          </w:p>
        </w:tc>
      </w:tr>
      <w:tr w:rsidR="00724FE8" w:rsidRPr="006145DB" w14:paraId="544BEDB3" w14:textId="77777777" w:rsidTr="001A551D">
        <w:trPr>
          <w:trHeight w:val="607"/>
          <w:jc w:val="center"/>
        </w:trPr>
        <w:tc>
          <w:tcPr>
            <w:tcW w:w="0" w:type="auto"/>
            <w:vAlign w:val="center"/>
          </w:tcPr>
          <w:p w14:paraId="383B1B27" w14:textId="69578A48" w:rsidR="00724FE8" w:rsidRPr="006145DB" w:rsidRDefault="00724FE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 xml:space="preserve">CANAL VIRTUAL </w:t>
            </w:r>
          </w:p>
          <w:p w14:paraId="4E8D72EB" w14:textId="77777777" w:rsidR="00724FE8" w:rsidRPr="006145DB"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p>
          <w:p w14:paraId="237E93B7" w14:textId="77777777" w:rsidR="00724FE8" w:rsidRPr="006145DB"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r w:rsidRPr="006145DB">
              <w:rPr>
                <w:rFonts w:ascii="Arial" w:hAnsi="Arial" w:cs="Arial"/>
                <w:color w:val="000000" w:themeColor="text1"/>
                <w:sz w:val="20"/>
                <w:szCs w:val="20"/>
              </w:rPr>
              <w:t>El canal virtual es un canal de atención a la ciudadanía que se apoya de las Tecnologías de la Información y la Comunicación, TIC, en el que se puede obtener información, realizar trámites, presentar derechos de petición.</w:t>
            </w:r>
            <w:r w:rsidRPr="006145DB">
              <w:rPr>
                <w:rStyle w:val="normaltextrun"/>
                <w:rFonts w:ascii="Arial" w:hAnsi="Arial" w:cs="Arial"/>
                <w:bCs/>
                <w:sz w:val="20"/>
                <w:szCs w:val="20"/>
                <w:lang w:val="es-ES"/>
              </w:rPr>
              <w:t xml:space="preserve"> </w:t>
            </w:r>
          </w:p>
          <w:p w14:paraId="6C556A84" w14:textId="77777777" w:rsidR="00724FE8" w:rsidRPr="006145DB"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p>
          <w:p w14:paraId="23E445F6" w14:textId="77777777" w:rsidR="00724FE8" w:rsidRPr="006145DB" w:rsidRDefault="00724FE8">
            <w:pPr>
              <w:pStyle w:val="paragraph"/>
              <w:numPr>
                <w:ilvl w:val="0"/>
                <w:numId w:val="126"/>
              </w:numPr>
              <w:spacing w:before="0" w:beforeAutospacing="0" w:after="0" w:afterAutospacing="0"/>
              <w:ind w:left="351"/>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Página Web</w:t>
            </w:r>
          </w:p>
          <w:p w14:paraId="075CB986" w14:textId="77777777" w:rsidR="00724FE8" w:rsidRPr="006145DB" w:rsidRDefault="00724FE8" w:rsidP="005B435E">
            <w:pPr>
              <w:pStyle w:val="paragraph"/>
              <w:spacing w:before="0" w:beforeAutospacing="0" w:after="0" w:afterAutospacing="0"/>
              <w:jc w:val="both"/>
              <w:textAlignment w:val="baseline"/>
              <w:rPr>
                <w:rFonts w:ascii="Arial" w:hAnsi="Arial" w:cs="Arial"/>
                <w:bCs/>
                <w:sz w:val="20"/>
                <w:szCs w:val="20"/>
              </w:rPr>
            </w:pPr>
          </w:p>
          <w:p w14:paraId="0B460447" w14:textId="77777777" w:rsidR="00724FE8" w:rsidRPr="006145DB" w:rsidRDefault="00724FE8">
            <w:pPr>
              <w:pStyle w:val="paragraph"/>
              <w:numPr>
                <w:ilvl w:val="0"/>
                <w:numId w:val="127"/>
              </w:numPr>
              <w:spacing w:before="0" w:beforeAutospacing="0" w:after="0" w:afterAutospacing="0"/>
              <w:ind w:left="776"/>
              <w:jc w:val="both"/>
              <w:textAlignment w:val="baseline"/>
              <w:rPr>
                <w:rStyle w:val="Hipervnculo"/>
                <w:rFonts w:ascii="Arial" w:eastAsiaTheme="minorHAnsi" w:hAnsi="Arial" w:cs="Arial"/>
                <w:color w:val="0070C0"/>
                <w:sz w:val="20"/>
                <w:lang w:eastAsia="en-US"/>
              </w:rPr>
            </w:pPr>
            <w:r w:rsidRPr="006145DB">
              <w:rPr>
                <w:rStyle w:val="normaltextrun"/>
                <w:rFonts w:ascii="Arial" w:hAnsi="Arial" w:cs="Arial"/>
                <w:bCs/>
                <w:sz w:val="20"/>
                <w:szCs w:val="20"/>
                <w:lang w:val="es-ES"/>
              </w:rPr>
              <w:t xml:space="preserve">Página web de la SDIS: </w:t>
            </w:r>
            <w:hyperlink r:id="rId8" w:tgtFrame="_blank" w:history="1">
              <w:r w:rsidRPr="006145DB">
                <w:rPr>
                  <w:rStyle w:val="Hipervnculo"/>
                  <w:rFonts w:ascii="Arial" w:eastAsiaTheme="minorHAnsi" w:hAnsi="Arial" w:cs="Arial"/>
                  <w:color w:val="0070C0"/>
                  <w:sz w:val="20"/>
                  <w:lang w:eastAsia="en-US"/>
                </w:rPr>
                <w:t>www.integracionsocial.gov.co</w:t>
              </w:r>
            </w:hyperlink>
          </w:p>
          <w:p w14:paraId="181ECCEB" w14:textId="77777777" w:rsidR="00724FE8" w:rsidRPr="006145DB" w:rsidRDefault="00724FE8">
            <w:pPr>
              <w:pStyle w:val="paragraph"/>
              <w:numPr>
                <w:ilvl w:val="0"/>
                <w:numId w:val="127"/>
              </w:numPr>
              <w:spacing w:before="0" w:beforeAutospacing="0" w:after="0" w:afterAutospacing="0"/>
              <w:ind w:left="776"/>
              <w:jc w:val="both"/>
              <w:textAlignment w:val="baseline"/>
              <w:rPr>
                <w:rStyle w:val="Hipervnculo"/>
                <w:rFonts w:ascii="Arial" w:hAnsi="Arial" w:cs="Arial"/>
                <w:bCs/>
                <w:sz w:val="20"/>
              </w:rPr>
            </w:pPr>
            <w:r w:rsidRPr="006145DB">
              <w:rPr>
                <w:rStyle w:val="normaltextrun"/>
                <w:rFonts w:ascii="Arial" w:hAnsi="Arial" w:cs="Arial"/>
                <w:bCs/>
                <w:sz w:val="20"/>
                <w:szCs w:val="20"/>
                <w:lang w:val="es-ES"/>
              </w:rPr>
              <w:t xml:space="preserve">Sistema Distrital para la Gestión de Peticiones Ciudadanas Bogotá te escucha: (A través de la página web de la SDIS, en el enlace: </w:t>
            </w:r>
            <w:hyperlink r:id="rId9" w:tgtFrame="_blank" w:history="1">
              <w:r w:rsidRPr="006145DB">
                <w:rPr>
                  <w:rStyle w:val="Hipervnculo"/>
                  <w:rFonts w:ascii="Arial" w:eastAsiaTheme="minorHAnsi" w:hAnsi="Arial" w:cs="Arial"/>
                  <w:color w:val="0070C0"/>
                  <w:sz w:val="20"/>
                  <w:lang w:eastAsia="en-US"/>
                </w:rPr>
                <w:t>https://bogota.gov.co/sdqs/</w:t>
              </w:r>
            </w:hyperlink>
            <w:r w:rsidRPr="006145DB">
              <w:rPr>
                <w:rStyle w:val="Hipervnculo"/>
                <w:rFonts w:ascii="Arial" w:eastAsiaTheme="minorHAnsi" w:hAnsi="Arial" w:cs="Arial"/>
                <w:sz w:val="20"/>
                <w:lang w:eastAsia="en-US"/>
              </w:rPr>
              <w:t>)</w:t>
            </w:r>
          </w:p>
          <w:p w14:paraId="70A824E4" w14:textId="77777777" w:rsidR="00724FE8" w:rsidRPr="006145DB" w:rsidRDefault="00724FE8" w:rsidP="005B435E">
            <w:pPr>
              <w:pStyle w:val="paragraph"/>
              <w:spacing w:before="0" w:beforeAutospacing="0" w:after="0" w:afterAutospacing="0"/>
              <w:ind w:left="720"/>
              <w:jc w:val="both"/>
              <w:textAlignment w:val="baseline"/>
              <w:rPr>
                <w:rStyle w:val="normaltextrun"/>
                <w:rFonts w:ascii="Arial" w:hAnsi="Arial" w:cs="Arial"/>
                <w:sz w:val="20"/>
                <w:szCs w:val="20"/>
                <w:lang w:val="es-ES"/>
              </w:rPr>
            </w:pPr>
          </w:p>
          <w:p w14:paraId="7D9C30A4" w14:textId="77777777" w:rsidR="00724FE8" w:rsidRPr="006145DB" w:rsidRDefault="00724FE8">
            <w:pPr>
              <w:pStyle w:val="paragraph"/>
              <w:numPr>
                <w:ilvl w:val="0"/>
                <w:numId w:val="128"/>
              </w:numPr>
              <w:spacing w:before="0" w:beforeAutospacing="0" w:after="0" w:afterAutospacing="0"/>
              <w:ind w:left="351"/>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Correos electrónicos:</w:t>
            </w:r>
          </w:p>
          <w:p w14:paraId="6C03007B" w14:textId="77777777" w:rsidR="00724FE8" w:rsidRPr="006145DB" w:rsidRDefault="00724FE8" w:rsidP="005B435E">
            <w:pPr>
              <w:pStyle w:val="Sinespaciado"/>
              <w:rPr>
                <w:bCs/>
                <w:sz w:val="20"/>
                <w:szCs w:val="20"/>
                <w:lang w:val="es-ES" w:eastAsia="es-CO"/>
              </w:rPr>
            </w:pPr>
          </w:p>
          <w:p w14:paraId="4A366718" w14:textId="77777777" w:rsidR="00724FE8" w:rsidRPr="006145DB" w:rsidRDefault="00724FE8">
            <w:pPr>
              <w:pStyle w:val="Sinespaciado"/>
              <w:numPr>
                <w:ilvl w:val="0"/>
                <w:numId w:val="129"/>
              </w:numPr>
              <w:ind w:left="776"/>
              <w:rPr>
                <w:rStyle w:val="normaltextrun"/>
                <w:bCs/>
                <w:color w:val="0070C0"/>
                <w:sz w:val="20"/>
                <w:szCs w:val="20"/>
              </w:rPr>
            </w:pPr>
            <w:r w:rsidRPr="006145DB">
              <w:rPr>
                <w:rStyle w:val="normaltextrun"/>
                <w:bCs/>
                <w:sz w:val="20"/>
                <w:szCs w:val="20"/>
                <w:lang w:val="es-ES"/>
              </w:rPr>
              <w:t xml:space="preserve">Defensor del ciudadano: </w:t>
            </w:r>
            <w:hyperlink r:id="rId10" w:tgtFrame="_blank" w:history="1">
              <w:r w:rsidRPr="006145DB">
                <w:rPr>
                  <w:rStyle w:val="Hipervnculo"/>
                  <w:color w:val="0070C0"/>
                  <w:sz w:val="20"/>
                </w:rPr>
                <w:t>defensordelaciudadania@sdis.gov.co</w:t>
              </w:r>
            </w:hyperlink>
          </w:p>
          <w:p w14:paraId="241DD9AA" w14:textId="77777777" w:rsidR="00724FE8" w:rsidRPr="006145DB" w:rsidRDefault="00724FE8">
            <w:pPr>
              <w:pStyle w:val="Sinespaciado"/>
              <w:numPr>
                <w:ilvl w:val="0"/>
                <w:numId w:val="129"/>
              </w:numPr>
              <w:ind w:left="776"/>
              <w:rPr>
                <w:bCs/>
                <w:sz w:val="20"/>
                <w:szCs w:val="20"/>
              </w:rPr>
            </w:pPr>
            <w:r w:rsidRPr="006145DB">
              <w:rPr>
                <w:bCs/>
                <w:sz w:val="20"/>
                <w:szCs w:val="20"/>
              </w:rPr>
              <w:t xml:space="preserve">Radicación de correspondencia: </w:t>
            </w:r>
            <w:hyperlink r:id="rId11" w:tgtFrame="_blank" w:history="1">
              <w:r w:rsidRPr="006145DB">
                <w:rPr>
                  <w:rStyle w:val="Hipervnculo"/>
                  <w:color w:val="0070C0"/>
                  <w:sz w:val="20"/>
                </w:rPr>
                <w:t>integracion@sdis.gov.co</w:t>
              </w:r>
            </w:hyperlink>
          </w:p>
          <w:p w14:paraId="28340F59" w14:textId="77777777" w:rsidR="00724FE8" w:rsidRPr="006145DB" w:rsidRDefault="00724FE8" w:rsidP="005B435E">
            <w:pPr>
              <w:pStyle w:val="Sinespaciado"/>
              <w:ind w:left="363"/>
              <w:rPr>
                <w:rStyle w:val="eop"/>
                <w:bCs/>
                <w:sz w:val="20"/>
                <w:szCs w:val="20"/>
              </w:rPr>
            </w:pPr>
          </w:p>
          <w:p w14:paraId="0536FCDA" w14:textId="77777777" w:rsidR="00724FE8" w:rsidRPr="006145DB" w:rsidRDefault="00724FE8">
            <w:pPr>
              <w:pStyle w:val="Sinespaciado"/>
              <w:numPr>
                <w:ilvl w:val="0"/>
                <w:numId w:val="128"/>
              </w:numPr>
              <w:ind w:left="351"/>
              <w:rPr>
                <w:rStyle w:val="normaltextrun"/>
                <w:rFonts w:eastAsia="Times New Roman"/>
                <w:sz w:val="20"/>
                <w:szCs w:val="20"/>
                <w:lang w:val="es-ES" w:eastAsia="es-CO"/>
              </w:rPr>
            </w:pPr>
            <w:r w:rsidRPr="006145DB">
              <w:rPr>
                <w:rStyle w:val="normaltextrun"/>
                <w:rFonts w:eastAsia="Times New Roman"/>
                <w:sz w:val="20"/>
                <w:szCs w:val="20"/>
                <w:lang w:val="es-ES" w:eastAsia="es-CO"/>
              </w:rPr>
              <w:t>Dispuestos para la radicación de notificaciones judiciales y entes de control:</w:t>
            </w:r>
          </w:p>
          <w:p w14:paraId="298EFA42" w14:textId="77777777" w:rsidR="00724FE8" w:rsidRPr="006145DB" w:rsidRDefault="00724FE8" w:rsidP="005B435E">
            <w:pPr>
              <w:pStyle w:val="Sinespaciado"/>
              <w:ind w:left="720"/>
              <w:rPr>
                <w:rStyle w:val="normaltextrun"/>
                <w:rFonts w:eastAsia="Times New Roman"/>
                <w:bCs/>
                <w:sz w:val="20"/>
                <w:szCs w:val="20"/>
                <w:lang w:val="es-ES" w:eastAsia="es-CO"/>
              </w:rPr>
            </w:pPr>
          </w:p>
          <w:p w14:paraId="6D237F41" w14:textId="77777777" w:rsidR="00724FE8" w:rsidRPr="006145DB" w:rsidRDefault="00724FE8">
            <w:pPr>
              <w:pStyle w:val="Sinespaciado"/>
              <w:numPr>
                <w:ilvl w:val="0"/>
                <w:numId w:val="131"/>
              </w:numPr>
              <w:ind w:left="776"/>
              <w:rPr>
                <w:rStyle w:val="Hipervnculo"/>
                <w:sz w:val="20"/>
              </w:rPr>
            </w:pPr>
            <w:r w:rsidRPr="006145DB">
              <w:rPr>
                <w:rStyle w:val="normaltextrun"/>
                <w:bCs/>
                <w:sz w:val="20"/>
                <w:szCs w:val="20"/>
                <w:lang w:val="es-ES"/>
              </w:rPr>
              <w:t xml:space="preserve">Para notificaciones judiciales: </w:t>
            </w:r>
            <w:hyperlink r:id="rId12" w:tgtFrame="_blank" w:history="1">
              <w:r w:rsidRPr="006145DB">
                <w:rPr>
                  <w:rStyle w:val="Hipervnculo"/>
                  <w:color w:val="0070C0"/>
                  <w:sz w:val="20"/>
                </w:rPr>
                <w:t>notificacionesjudiciales@sdis.gov.co</w:t>
              </w:r>
            </w:hyperlink>
          </w:p>
          <w:p w14:paraId="05D5D32F" w14:textId="77777777" w:rsidR="00724FE8" w:rsidRPr="006145DB" w:rsidRDefault="00724FE8">
            <w:pPr>
              <w:pStyle w:val="paragraph"/>
              <w:numPr>
                <w:ilvl w:val="0"/>
                <w:numId w:val="130"/>
              </w:numPr>
              <w:spacing w:before="0" w:beforeAutospacing="0" w:after="0" w:afterAutospacing="0"/>
              <w:ind w:left="776"/>
              <w:jc w:val="both"/>
              <w:textAlignment w:val="baseline"/>
              <w:rPr>
                <w:rStyle w:val="Hipervnculo"/>
                <w:rFonts w:ascii="Arial" w:hAnsi="Arial" w:cs="Arial"/>
                <w:bCs/>
                <w:sz w:val="20"/>
              </w:rPr>
            </w:pPr>
            <w:r w:rsidRPr="006145DB">
              <w:rPr>
                <w:rStyle w:val="normaltextrun"/>
                <w:rFonts w:ascii="Arial" w:hAnsi="Arial" w:cs="Arial"/>
                <w:bCs/>
                <w:sz w:val="20"/>
                <w:szCs w:val="20"/>
                <w:lang w:val="es-ES"/>
              </w:rPr>
              <w:t xml:space="preserve">Para organismos de control: </w:t>
            </w:r>
            <w:hyperlink r:id="rId13" w:tgtFrame="_blank" w:history="1">
              <w:r w:rsidRPr="006145DB">
                <w:rPr>
                  <w:rStyle w:val="Hipervnculo"/>
                  <w:rFonts w:ascii="Arial" w:hAnsi="Arial" w:cs="Arial"/>
                  <w:color w:val="0070C0"/>
                  <w:sz w:val="20"/>
                </w:rPr>
                <w:t>buzonsinproc@sdis.gov.co</w:t>
              </w:r>
            </w:hyperlink>
          </w:p>
          <w:p w14:paraId="77135B35" w14:textId="77777777" w:rsidR="00724FE8" w:rsidRPr="006145DB" w:rsidRDefault="00724FE8" w:rsidP="005B435E">
            <w:pPr>
              <w:pStyle w:val="paragraph"/>
              <w:spacing w:before="0" w:beforeAutospacing="0" w:after="0" w:afterAutospacing="0"/>
              <w:ind w:left="1440"/>
              <w:jc w:val="both"/>
              <w:textAlignment w:val="baseline"/>
              <w:rPr>
                <w:rStyle w:val="normaltextrun"/>
                <w:rFonts w:ascii="Arial" w:hAnsi="Arial" w:cs="Arial"/>
                <w:sz w:val="20"/>
                <w:szCs w:val="20"/>
                <w:lang w:val="es-ES"/>
              </w:rPr>
            </w:pPr>
          </w:p>
          <w:p w14:paraId="3C9EF5BE" w14:textId="77777777" w:rsidR="00724FE8" w:rsidRPr="006145DB" w:rsidRDefault="00724FE8">
            <w:pPr>
              <w:pStyle w:val="paragraph"/>
              <w:numPr>
                <w:ilvl w:val="0"/>
                <w:numId w:val="128"/>
              </w:numPr>
              <w:spacing w:before="0" w:beforeAutospacing="0" w:after="0" w:afterAutospacing="0"/>
              <w:ind w:left="351"/>
              <w:jc w:val="both"/>
              <w:textAlignment w:val="baseline"/>
              <w:rPr>
                <w:rStyle w:val="normaltextrun"/>
                <w:rFonts w:ascii="Arial" w:hAnsi="Arial" w:cs="Arial"/>
                <w:sz w:val="20"/>
                <w:szCs w:val="20"/>
                <w:lang w:val="es-ES"/>
              </w:rPr>
            </w:pPr>
            <w:r w:rsidRPr="006145DB">
              <w:rPr>
                <w:rStyle w:val="normaltextrun"/>
                <w:rFonts w:ascii="Arial" w:hAnsi="Arial" w:cs="Arial"/>
                <w:sz w:val="20"/>
                <w:szCs w:val="20"/>
                <w:lang w:val="es-ES"/>
              </w:rPr>
              <w:t>Agentamiento virtual de citas:</w:t>
            </w:r>
          </w:p>
          <w:p w14:paraId="39464CAC" w14:textId="77777777" w:rsidR="00724FE8" w:rsidRPr="006145DB" w:rsidRDefault="00724FE8" w:rsidP="005B435E">
            <w:pPr>
              <w:pStyle w:val="paragraph"/>
              <w:spacing w:before="0" w:beforeAutospacing="0" w:after="0" w:afterAutospacing="0"/>
              <w:ind w:left="720"/>
              <w:jc w:val="both"/>
              <w:textAlignment w:val="baseline"/>
              <w:rPr>
                <w:rStyle w:val="normaltextrun"/>
                <w:rFonts w:ascii="Arial" w:hAnsi="Arial" w:cs="Arial"/>
                <w:b/>
                <w:bCs/>
                <w:sz w:val="20"/>
                <w:szCs w:val="20"/>
                <w:lang w:val="es-ES"/>
              </w:rPr>
            </w:pPr>
          </w:p>
          <w:p w14:paraId="58F8235F" w14:textId="77777777" w:rsidR="00724FE8" w:rsidRPr="006145DB" w:rsidRDefault="00724FE8" w:rsidP="005B435E">
            <w:pPr>
              <w:pStyle w:val="paragraph"/>
              <w:spacing w:before="0" w:beforeAutospacing="0" w:after="0" w:afterAutospacing="0"/>
              <w:ind w:left="720"/>
              <w:jc w:val="both"/>
              <w:textAlignment w:val="baseline"/>
              <w:rPr>
                <w:rFonts w:ascii="Arial" w:hAnsi="Arial" w:cs="Arial"/>
                <w:b/>
                <w:bCs/>
                <w:sz w:val="20"/>
                <w:szCs w:val="20"/>
                <w:lang w:val="es-ES"/>
              </w:rPr>
            </w:pPr>
            <w:r w:rsidRPr="006145DB">
              <w:rPr>
                <w:rFonts w:ascii="Arial" w:eastAsiaTheme="minorHAnsi" w:hAnsi="Arial" w:cs="Arial"/>
                <w:bCs/>
                <w:sz w:val="20"/>
                <w:szCs w:val="20"/>
                <w:lang w:val="es-ES" w:eastAsia="en-US"/>
              </w:rPr>
              <w:t>A través de la página web de la SDIS, los ciudadanos pueden acceder a la sección “Atención Ciudadana”, en el apartado “Canales de atención”, donde se encuentran los medios disponibles para solicitar citas:</w:t>
            </w:r>
          </w:p>
          <w:p w14:paraId="4271D8E4" w14:textId="77777777" w:rsidR="00724FE8" w:rsidRPr="006145DB" w:rsidRDefault="00724FE8">
            <w:pPr>
              <w:pStyle w:val="paragraph"/>
              <w:numPr>
                <w:ilvl w:val="0"/>
                <w:numId w:val="132"/>
              </w:numPr>
              <w:spacing w:before="0" w:beforeAutospacing="0" w:after="0" w:afterAutospacing="0"/>
              <w:jc w:val="both"/>
              <w:textAlignment w:val="baseline"/>
              <w:rPr>
                <w:rFonts w:ascii="Arial" w:eastAsiaTheme="minorHAnsi" w:hAnsi="Arial" w:cs="Arial"/>
                <w:bCs/>
                <w:sz w:val="20"/>
                <w:szCs w:val="20"/>
                <w:lang w:val="es-ES" w:eastAsia="en-US"/>
              </w:rPr>
            </w:pPr>
            <w:r w:rsidRPr="006145DB">
              <w:rPr>
                <w:rFonts w:ascii="Arial" w:eastAsiaTheme="minorHAnsi" w:hAnsi="Arial" w:cs="Arial"/>
                <w:bCs/>
                <w:sz w:val="20"/>
                <w:szCs w:val="20"/>
                <w:lang w:val="es-ES" w:eastAsia="en-US"/>
              </w:rPr>
              <w:t>Agendar atención – “Video llamada”</w:t>
            </w:r>
          </w:p>
          <w:p w14:paraId="249A7374" w14:textId="77777777" w:rsidR="00724FE8" w:rsidRPr="006145DB" w:rsidRDefault="00724FE8">
            <w:pPr>
              <w:pStyle w:val="paragraph"/>
              <w:numPr>
                <w:ilvl w:val="0"/>
                <w:numId w:val="132"/>
              </w:numPr>
              <w:spacing w:before="0" w:beforeAutospacing="0" w:after="0" w:afterAutospacing="0"/>
              <w:jc w:val="both"/>
              <w:textAlignment w:val="baseline"/>
              <w:rPr>
                <w:rFonts w:ascii="Arial" w:hAnsi="Arial" w:cs="Arial"/>
                <w:b/>
                <w:bCs/>
                <w:sz w:val="20"/>
                <w:szCs w:val="20"/>
                <w:lang w:val="es-ES"/>
              </w:rPr>
            </w:pPr>
            <w:r w:rsidRPr="006145DB">
              <w:rPr>
                <w:rFonts w:ascii="Arial" w:eastAsiaTheme="minorHAnsi" w:hAnsi="Arial" w:cs="Arial"/>
                <w:bCs/>
                <w:sz w:val="20"/>
                <w:szCs w:val="20"/>
                <w:lang w:val="es-ES" w:eastAsia="en-US"/>
              </w:rPr>
              <w:t>Agendar atención presencial – “Acudiendo al punto seleccionado”.</w:t>
            </w:r>
          </w:p>
        </w:tc>
      </w:tr>
    </w:tbl>
    <w:p w14:paraId="05D29984" w14:textId="6EB70D57" w:rsidR="005323B2" w:rsidRPr="006145DB" w:rsidRDefault="005323B2" w:rsidP="005B435E">
      <w:pPr>
        <w:spacing w:after="0" w:line="240" w:lineRule="auto"/>
        <w:rPr>
          <w:rFonts w:cs="Arial"/>
          <w:lang w:val="es-CO"/>
        </w:rPr>
      </w:pPr>
    </w:p>
    <w:p w14:paraId="28F11D89" w14:textId="7E54DE2B" w:rsidR="000E1226" w:rsidRPr="006145DB" w:rsidRDefault="000E1226">
      <w:pPr>
        <w:pStyle w:val="Ttulo1"/>
        <w:numPr>
          <w:ilvl w:val="0"/>
          <w:numId w:val="2"/>
        </w:numPr>
        <w:ind w:left="426" w:hanging="426"/>
        <w:rPr>
          <w:lang w:val="es-CO"/>
        </w:rPr>
      </w:pPr>
      <w:bookmarkStart w:id="441" w:name="_Toc210213245"/>
      <w:bookmarkStart w:id="442" w:name="_Toc213273515"/>
      <w:bookmarkStart w:id="443" w:name="_Toc213276142"/>
      <w:bookmarkStart w:id="444" w:name="_Toc216902476"/>
      <w:r w:rsidRPr="006145DB">
        <w:rPr>
          <w:lang w:val="es-CO"/>
        </w:rPr>
        <w:t xml:space="preserve">Dependencia encargada de administrar el </w:t>
      </w:r>
      <w:r w:rsidR="00940DF2" w:rsidRPr="006145DB">
        <w:rPr>
          <w:lang w:val="es-CO"/>
        </w:rPr>
        <w:t>P</w:t>
      </w:r>
      <w:r w:rsidR="000C7A25" w:rsidRPr="006145DB">
        <w:rPr>
          <w:lang w:val="es-CO"/>
        </w:rPr>
        <w:t>ortafolio</w:t>
      </w:r>
      <w:bookmarkEnd w:id="441"/>
      <w:bookmarkEnd w:id="442"/>
      <w:bookmarkEnd w:id="443"/>
      <w:bookmarkEnd w:id="444"/>
    </w:p>
    <w:p w14:paraId="4506CB70" w14:textId="77777777" w:rsidR="000E1226" w:rsidRPr="006145DB" w:rsidRDefault="000E1226" w:rsidP="005B435E">
      <w:pPr>
        <w:spacing w:after="0" w:line="240" w:lineRule="auto"/>
        <w:contextualSpacing/>
        <w:jc w:val="both"/>
        <w:rPr>
          <w:rFonts w:eastAsia="Lucida Sans Unicode" w:cs="Arial"/>
          <w:kern w:val="1"/>
          <w:lang w:val="es-CO"/>
        </w:rPr>
      </w:pPr>
    </w:p>
    <w:p w14:paraId="2B3D6AFC" w14:textId="54749669" w:rsidR="00737786" w:rsidRPr="006145DB" w:rsidRDefault="000E1226" w:rsidP="005B435E">
      <w:pPr>
        <w:spacing w:after="0" w:line="240" w:lineRule="auto"/>
        <w:contextualSpacing/>
        <w:jc w:val="both"/>
        <w:rPr>
          <w:rFonts w:eastAsia="Lucida Sans Unicode" w:cs="Arial"/>
          <w:kern w:val="1"/>
          <w:lang w:val="es-CO"/>
        </w:rPr>
      </w:pPr>
      <w:r w:rsidRPr="006145DB">
        <w:rPr>
          <w:rFonts w:eastAsia="Lucida Sans Unicode" w:cs="Arial"/>
          <w:kern w:val="1"/>
          <w:lang w:val="es-CO"/>
        </w:rPr>
        <w:t xml:space="preserve">Subsecretaría </w:t>
      </w:r>
      <w:r w:rsidR="00D62980" w:rsidRPr="006145DB">
        <w:rPr>
          <w:rFonts w:eastAsia="Lucida Sans Unicode" w:cs="Arial"/>
          <w:kern w:val="1"/>
          <w:lang w:val="es-CO"/>
        </w:rPr>
        <w:t>Técnica</w:t>
      </w:r>
      <w:r w:rsidR="00105D17">
        <w:rPr>
          <w:rFonts w:eastAsia="Lucida Sans Unicode" w:cs="Arial"/>
          <w:kern w:val="1"/>
          <w:lang w:val="es-CO"/>
        </w:rPr>
        <w:t>.</w:t>
      </w:r>
    </w:p>
    <w:p w14:paraId="39AC1E8D" w14:textId="65833ADC" w:rsidR="008E1010" w:rsidRPr="006145DB" w:rsidRDefault="008E1010" w:rsidP="005B435E">
      <w:pPr>
        <w:spacing w:after="0" w:line="240" w:lineRule="auto"/>
        <w:rPr>
          <w:rFonts w:cs="Arial"/>
          <w:lang w:val="es-CO"/>
        </w:rPr>
      </w:pPr>
    </w:p>
    <w:p w14:paraId="692B5C4B" w14:textId="77777777" w:rsidR="000E1226" w:rsidRPr="006145DB" w:rsidRDefault="000E1226">
      <w:pPr>
        <w:pStyle w:val="Ttulo1"/>
        <w:numPr>
          <w:ilvl w:val="0"/>
          <w:numId w:val="2"/>
        </w:numPr>
        <w:ind w:left="426" w:hanging="426"/>
        <w:rPr>
          <w:lang w:val="es-CO"/>
        </w:rPr>
      </w:pPr>
      <w:bookmarkStart w:id="445" w:name="_Toc210213246"/>
      <w:bookmarkStart w:id="446" w:name="_Toc213273516"/>
      <w:bookmarkStart w:id="447" w:name="_Toc213276143"/>
      <w:bookmarkStart w:id="448" w:name="_Toc216902477"/>
      <w:r w:rsidRPr="006145DB">
        <w:rPr>
          <w:lang w:val="es-CO"/>
        </w:rPr>
        <w:t>Aprobación del documento</w:t>
      </w:r>
      <w:bookmarkEnd w:id="445"/>
      <w:bookmarkEnd w:id="446"/>
      <w:bookmarkEnd w:id="447"/>
      <w:bookmarkEnd w:id="448"/>
    </w:p>
    <w:p w14:paraId="3F80A28E" w14:textId="77777777" w:rsidR="000E1226" w:rsidRPr="006145DB" w:rsidRDefault="000E1226" w:rsidP="005B435E">
      <w:pPr>
        <w:spacing w:after="0" w:line="240" w:lineRule="auto"/>
        <w:contextualSpacing/>
        <w:jc w:val="both"/>
        <w:rPr>
          <w:rFonts w:eastAsia="Lucida Sans Unicode" w:cs="Arial"/>
          <w:kern w:val="1"/>
          <w:lang w:val="es-CO"/>
        </w:rPr>
      </w:pPr>
    </w:p>
    <w:tbl>
      <w:tblPr>
        <w:tblStyle w:val="Tablaconcuadrcula4"/>
        <w:tblW w:w="4675" w:type="pct"/>
        <w:jc w:val="center"/>
        <w:tblLook w:val="04A0" w:firstRow="1" w:lastRow="0" w:firstColumn="1" w:lastColumn="0" w:noHBand="0" w:noVBand="1"/>
      </w:tblPr>
      <w:tblGrid>
        <w:gridCol w:w="1136"/>
        <w:gridCol w:w="2979"/>
        <w:gridCol w:w="2408"/>
        <w:gridCol w:w="2266"/>
      </w:tblGrid>
      <w:tr w:rsidR="00115DA4" w:rsidRPr="006145DB" w14:paraId="7E533D26" w14:textId="77777777" w:rsidTr="00822D5F">
        <w:trPr>
          <w:trHeight w:val="294"/>
          <w:jc w:val="center"/>
        </w:trPr>
        <w:tc>
          <w:tcPr>
            <w:tcW w:w="646" w:type="pct"/>
            <w:tcBorders>
              <w:top w:val="nil"/>
              <w:left w:val="nil"/>
              <w:bottom w:val="single" w:sz="4" w:space="0" w:color="auto"/>
              <w:right w:val="single" w:sz="4" w:space="0" w:color="auto"/>
            </w:tcBorders>
            <w:vAlign w:val="center"/>
          </w:tcPr>
          <w:p w14:paraId="44E8FE59" w14:textId="77777777" w:rsidR="000E1226" w:rsidRPr="006145DB" w:rsidRDefault="000E1226" w:rsidP="005B435E">
            <w:pPr>
              <w:pStyle w:val="commentcontentpara"/>
              <w:spacing w:before="0" w:beforeAutospacing="0" w:after="0" w:afterAutospacing="0"/>
              <w:rPr>
                <w:rFonts w:ascii="Arial" w:hAnsi="Arial" w:cs="Arial"/>
                <w:sz w:val="16"/>
                <w:szCs w:val="16"/>
              </w:rPr>
            </w:pPr>
          </w:p>
        </w:tc>
        <w:tc>
          <w:tcPr>
            <w:tcW w:w="1695" w:type="pct"/>
            <w:tcBorders>
              <w:top w:val="single" w:sz="4" w:space="0" w:color="auto"/>
              <w:left w:val="single" w:sz="4" w:space="0" w:color="auto"/>
              <w:bottom w:val="single" w:sz="4" w:space="0" w:color="auto"/>
              <w:right w:val="single" w:sz="4" w:space="0" w:color="auto"/>
            </w:tcBorders>
            <w:vAlign w:val="center"/>
            <w:hideMark/>
          </w:tcPr>
          <w:p w14:paraId="3972713A" w14:textId="77777777" w:rsidR="000E1226" w:rsidRPr="006145DB" w:rsidRDefault="000E1226" w:rsidP="005B435E">
            <w:pPr>
              <w:pStyle w:val="commentcontentpara"/>
              <w:spacing w:before="0" w:beforeAutospacing="0" w:after="0" w:afterAutospacing="0"/>
              <w:jc w:val="center"/>
              <w:rPr>
                <w:rFonts w:ascii="Arial" w:hAnsi="Arial" w:cs="Arial"/>
                <w:sz w:val="16"/>
                <w:szCs w:val="16"/>
              </w:rPr>
            </w:pPr>
            <w:r w:rsidRPr="006145DB">
              <w:rPr>
                <w:rFonts w:ascii="Arial" w:hAnsi="Arial" w:cs="Arial"/>
                <w:sz w:val="16"/>
                <w:szCs w:val="16"/>
              </w:rPr>
              <w:t>Elaboró</w:t>
            </w:r>
          </w:p>
        </w:tc>
        <w:tc>
          <w:tcPr>
            <w:tcW w:w="1370" w:type="pct"/>
            <w:tcBorders>
              <w:top w:val="single" w:sz="4" w:space="0" w:color="auto"/>
              <w:left w:val="single" w:sz="4" w:space="0" w:color="auto"/>
              <w:bottom w:val="single" w:sz="4" w:space="0" w:color="auto"/>
              <w:right w:val="single" w:sz="4" w:space="0" w:color="auto"/>
            </w:tcBorders>
            <w:vAlign w:val="center"/>
            <w:hideMark/>
          </w:tcPr>
          <w:p w14:paraId="766E9030" w14:textId="77777777" w:rsidR="000E1226" w:rsidRPr="006145DB" w:rsidRDefault="000E1226" w:rsidP="005B435E">
            <w:pPr>
              <w:pStyle w:val="commentcontentpara"/>
              <w:spacing w:before="0" w:beforeAutospacing="0" w:after="0" w:afterAutospacing="0"/>
              <w:jc w:val="center"/>
              <w:rPr>
                <w:rFonts w:ascii="Arial" w:hAnsi="Arial" w:cs="Arial"/>
                <w:sz w:val="16"/>
                <w:szCs w:val="16"/>
              </w:rPr>
            </w:pPr>
            <w:r w:rsidRPr="006145DB">
              <w:rPr>
                <w:rFonts w:ascii="Arial" w:hAnsi="Arial" w:cs="Arial"/>
                <w:sz w:val="16"/>
                <w:szCs w:val="16"/>
              </w:rPr>
              <w:t>Revisó</w:t>
            </w:r>
          </w:p>
        </w:tc>
        <w:tc>
          <w:tcPr>
            <w:tcW w:w="1290" w:type="pct"/>
            <w:tcBorders>
              <w:top w:val="single" w:sz="4" w:space="0" w:color="auto"/>
              <w:left w:val="single" w:sz="4" w:space="0" w:color="auto"/>
              <w:bottom w:val="single" w:sz="4" w:space="0" w:color="auto"/>
              <w:right w:val="single" w:sz="4" w:space="0" w:color="auto"/>
            </w:tcBorders>
            <w:vAlign w:val="center"/>
            <w:hideMark/>
          </w:tcPr>
          <w:p w14:paraId="0A9E84A4" w14:textId="77777777" w:rsidR="000E1226" w:rsidRPr="006145DB" w:rsidRDefault="000E1226" w:rsidP="005B435E">
            <w:pPr>
              <w:pStyle w:val="commentcontentpara"/>
              <w:spacing w:before="0" w:beforeAutospacing="0" w:after="0" w:afterAutospacing="0"/>
              <w:jc w:val="center"/>
              <w:rPr>
                <w:rFonts w:ascii="Arial" w:hAnsi="Arial" w:cs="Arial"/>
                <w:sz w:val="16"/>
                <w:szCs w:val="16"/>
              </w:rPr>
            </w:pPr>
            <w:r w:rsidRPr="006145DB">
              <w:rPr>
                <w:rFonts w:ascii="Arial" w:hAnsi="Arial" w:cs="Arial"/>
                <w:sz w:val="16"/>
                <w:szCs w:val="16"/>
              </w:rPr>
              <w:t>Aprobó</w:t>
            </w:r>
          </w:p>
        </w:tc>
      </w:tr>
      <w:tr w:rsidR="00115DA4" w:rsidRPr="006145DB" w14:paraId="1313DAC1" w14:textId="77777777" w:rsidTr="00822D5F">
        <w:trPr>
          <w:trHeight w:val="400"/>
          <w:jc w:val="center"/>
        </w:trPr>
        <w:tc>
          <w:tcPr>
            <w:tcW w:w="646" w:type="pct"/>
            <w:tcBorders>
              <w:top w:val="single" w:sz="4" w:space="0" w:color="auto"/>
              <w:left w:val="single" w:sz="4" w:space="0" w:color="auto"/>
              <w:bottom w:val="single" w:sz="4" w:space="0" w:color="auto"/>
              <w:right w:val="single" w:sz="4" w:space="0" w:color="auto"/>
            </w:tcBorders>
            <w:vAlign w:val="center"/>
            <w:hideMark/>
          </w:tcPr>
          <w:p w14:paraId="5A5DD623" w14:textId="77777777" w:rsidR="000E1226" w:rsidRPr="006145DB" w:rsidRDefault="000E1226" w:rsidP="005B435E">
            <w:pPr>
              <w:pStyle w:val="commentcontentpara"/>
              <w:spacing w:before="0" w:beforeAutospacing="0" w:after="0" w:afterAutospacing="0"/>
              <w:jc w:val="center"/>
              <w:rPr>
                <w:rFonts w:ascii="Arial" w:hAnsi="Arial" w:cs="Arial"/>
                <w:sz w:val="16"/>
                <w:szCs w:val="16"/>
              </w:rPr>
            </w:pPr>
            <w:r w:rsidRPr="006145DB">
              <w:rPr>
                <w:rFonts w:ascii="Arial" w:hAnsi="Arial" w:cs="Arial"/>
                <w:sz w:val="16"/>
                <w:szCs w:val="16"/>
              </w:rPr>
              <w:t>Nombre</w:t>
            </w:r>
          </w:p>
        </w:tc>
        <w:tc>
          <w:tcPr>
            <w:tcW w:w="1695" w:type="pct"/>
            <w:tcBorders>
              <w:top w:val="single" w:sz="4" w:space="0" w:color="auto"/>
              <w:left w:val="single" w:sz="4" w:space="0" w:color="auto"/>
              <w:bottom w:val="single" w:sz="4" w:space="0" w:color="auto"/>
              <w:right w:val="single" w:sz="4" w:space="0" w:color="auto"/>
            </w:tcBorders>
            <w:vAlign w:val="center"/>
            <w:hideMark/>
          </w:tcPr>
          <w:p w14:paraId="12232519" w14:textId="3E505945" w:rsidR="008073F1" w:rsidRPr="006145DB" w:rsidRDefault="008073F1" w:rsidP="005B435E">
            <w:pPr>
              <w:pStyle w:val="commentcontentpara"/>
              <w:spacing w:before="0" w:beforeAutospacing="0" w:after="0" w:afterAutospacing="0"/>
              <w:jc w:val="center"/>
              <w:rPr>
                <w:rFonts w:ascii="Arial" w:hAnsi="Arial" w:cs="Arial"/>
                <w:bCs/>
                <w:iCs/>
                <w:sz w:val="16"/>
                <w:szCs w:val="16"/>
              </w:rPr>
            </w:pPr>
            <w:r w:rsidRPr="006145DB">
              <w:rPr>
                <w:rFonts w:ascii="Arial" w:hAnsi="Arial" w:cs="Arial"/>
                <w:bCs/>
                <w:iCs/>
                <w:sz w:val="16"/>
                <w:szCs w:val="16"/>
              </w:rPr>
              <w:t>Mile</w:t>
            </w:r>
            <w:r w:rsidR="00833111" w:rsidRPr="006145DB">
              <w:rPr>
                <w:rFonts w:ascii="Arial" w:hAnsi="Arial" w:cs="Arial"/>
                <w:bCs/>
                <w:iCs/>
                <w:sz w:val="16"/>
                <w:szCs w:val="16"/>
              </w:rPr>
              <w:t>i</w:t>
            </w:r>
            <w:r w:rsidRPr="006145DB">
              <w:rPr>
                <w:rFonts w:ascii="Arial" w:hAnsi="Arial" w:cs="Arial"/>
                <w:bCs/>
                <w:iCs/>
                <w:sz w:val="16"/>
                <w:szCs w:val="16"/>
              </w:rPr>
              <w:t>d</w:t>
            </w:r>
            <w:r w:rsidR="00833111" w:rsidRPr="006145DB">
              <w:rPr>
                <w:rFonts w:ascii="Arial" w:hAnsi="Arial" w:cs="Arial"/>
                <w:bCs/>
                <w:iCs/>
                <w:sz w:val="16"/>
                <w:szCs w:val="16"/>
              </w:rPr>
              <w:t>y</w:t>
            </w:r>
            <w:r w:rsidRPr="006145DB">
              <w:rPr>
                <w:rFonts w:ascii="Arial" w:hAnsi="Arial" w:cs="Arial"/>
                <w:bCs/>
                <w:iCs/>
                <w:sz w:val="16"/>
                <w:szCs w:val="16"/>
              </w:rPr>
              <w:t xml:space="preserve"> </w:t>
            </w:r>
            <w:r w:rsidR="004D49F3" w:rsidRPr="006145DB">
              <w:rPr>
                <w:rFonts w:ascii="Arial" w:hAnsi="Arial" w:cs="Arial"/>
                <w:bCs/>
                <w:iCs/>
                <w:sz w:val="16"/>
                <w:szCs w:val="16"/>
              </w:rPr>
              <w:t xml:space="preserve">Zamira </w:t>
            </w:r>
            <w:r w:rsidRPr="006145DB">
              <w:rPr>
                <w:rFonts w:ascii="Arial" w:hAnsi="Arial" w:cs="Arial"/>
                <w:bCs/>
                <w:iCs/>
                <w:sz w:val="16"/>
                <w:szCs w:val="16"/>
              </w:rPr>
              <w:t>Cocunubo</w:t>
            </w:r>
            <w:r w:rsidR="004D49F3" w:rsidRPr="006145DB">
              <w:rPr>
                <w:rFonts w:ascii="Arial" w:hAnsi="Arial" w:cs="Arial"/>
                <w:bCs/>
                <w:iCs/>
                <w:sz w:val="16"/>
                <w:szCs w:val="16"/>
              </w:rPr>
              <w:t xml:space="preserve"> Carreño</w:t>
            </w:r>
          </w:p>
          <w:p w14:paraId="2B7DBBCC" w14:textId="77777777" w:rsidR="008073F1" w:rsidRPr="006145DB" w:rsidRDefault="008073F1" w:rsidP="005B435E">
            <w:pPr>
              <w:pStyle w:val="commentcontentpara"/>
              <w:spacing w:before="0" w:beforeAutospacing="0" w:after="0" w:afterAutospacing="0"/>
              <w:jc w:val="center"/>
              <w:rPr>
                <w:rFonts w:ascii="Arial" w:hAnsi="Arial" w:cs="Arial"/>
                <w:bCs/>
                <w:iCs/>
                <w:sz w:val="16"/>
                <w:szCs w:val="16"/>
              </w:rPr>
            </w:pPr>
          </w:p>
          <w:p w14:paraId="5CECD5F4" w14:textId="48741D70" w:rsidR="00D3716B" w:rsidRPr="006145DB" w:rsidRDefault="00D62980" w:rsidP="005B435E">
            <w:pPr>
              <w:pStyle w:val="commentcontentpara"/>
              <w:spacing w:before="0" w:beforeAutospacing="0" w:after="0" w:afterAutospacing="0"/>
              <w:jc w:val="center"/>
              <w:rPr>
                <w:rFonts w:ascii="Arial" w:hAnsi="Arial" w:cs="Arial"/>
                <w:bCs/>
                <w:iCs/>
                <w:sz w:val="16"/>
                <w:szCs w:val="16"/>
              </w:rPr>
            </w:pPr>
            <w:r w:rsidRPr="006145DB">
              <w:rPr>
                <w:rFonts w:ascii="Arial" w:hAnsi="Arial" w:cs="Arial"/>
                <w:bCs/>
                <w:iCs/>
                <w:sz w:val="16"/>
                <w:szCs w:val="16"/>
              </w:rPr>
              <w:t>Ingrid Melissa Fuentes Martínez</w:t>
            </w:r>
          </w:p>
        </w:tc>
        <w:tc>
          <w:tcPr>
            <w:tcW w:w="1370" w:type="pct"/>
            <w:tcBorders>
              <w:top w:val="single" w:sz="4" w:space="0" w:color="auto"/>
              <w:left w:val="single" w:sz="4" w:space="0" w:color="auto"/>
              <w:bottom w:val="single" w:sz="4" w:space="0" w:color="auto"/>
              <w:right w:val="single" w:sz="4" w:space="0" w:color="auto"/>
            </w:tcBorders>
            <w:vAlign w:val="center"/>
          </w:tcPr>
          <w:p w14:paraId="04D8D84C" w14:textId="4BA650BA" w:rsidR="000E1226" w:rsidRPr="006145DB" w:rsidRDefault="00225881" w:rsidP="005B435E">
            <w:pPr>
              <w:pStyle w:val="commentcontentpara"/>
              <w:spacing w:before="0" w:beforeAutospacing="0" w:after="0" w:afterAutospacing="0"/>
              <w:jc w:val="center"/>
              <w:rPr>
                <w:rFonts w:ascii="Arial" w:hAnsi="Arial" w:cs="Arial"/>
                <w:iCs/>
                <w:sz w:val="16"/>
                <w:szCs w:val="16"/>
              </w:rPr>
            </w:pPr>
            <w:r w:rsidRPr="00225881">
              <w:rPr>
                <w:rFonts w:ascii="Arial" w:hAnsi="Arial" w:cs="Arial"/>
                <w:bCs/>
                <w:iCs/>
                <w:sz w:val="16"/>
                <w:szCs w:val="16"/>
              </w:rPr>
              <w:t>Sonia Giselle Tovar Jiménez</w:t>
            </w:r>
          </w:p>
        </w:tc>
        <w:tc>
          <w:tcPr>
            <w:tcW w:w="1290" w:type="pct"/>
            <w:tcBorders>
              <w:top w:val="single" w:sz="4" w:space="0" w:color="auto"/>
              <w:left w:val="single" w:sz="4" w:space="0" w:color="auto"/>
              <w:bottom w:val="single" w:sz="4" w:space="0" w:color="auto"/>
              <w:right w:val="single" w:sz="4" w:space="0" w:color="auto"/>
            </w:tcBorders>
            <w:vAlign w:val="center"/>
            <w:hideMark/>
          </w:tcPr>
          <w:p w14:paraId="0DEE893E" w14:textId="0D4A6BB5" w:rsidR="000E1226" w:rsidRPr="006145DB" w:rsidRDefault="00EB32A1" w:rsidP="005B435E">
            <w:pPr>
              <w:pStyle w:val="commentcontentpara"/>
              <w:spacing w:before="0" w:beforeAutospacing="0" w:after="0" w:afterAutospacing="0"/>
              <w:jc w:val="center"/>
              <w:rPr>
                <w:rFonts w:ascii="Arial" w:hAnsi="Arial" w:cs="Arial"/>
                <w:iCs/>
                <w:sz w:val="16"/>
                <w:szCs w:val="16"/>
              </w:rPr>
            </w:pPr>
            <w:r w:rsidRPr="006145DB">
              <w:rPr>
                <w:rFonts w:ascii="Arial" w:hAnsi="Arial" w:cs="Arial"/>
                <w:bCs/>
                <w:iCs/>
                <w:sz w:val="16"/>
                <w:szCs w:val="16"/>
              </w:rPr>
              <w:t>Juliana Sánchez Calderón</w:t>
            </w:r>
          </w:p>
        </w:tc>
      </w:tr>
      <w:tr w:rsidR="000E1226" w:rsidRPr="006145DB" w14:paraId="170C0913" w14:textId="77777777" w:rsidTr="002F7FE5">
        <w:trPr>
          <w:trHeight w:val="880"/>
          <w:jc w:val="center"/>
        </w:trPr>
        <w:tc>
          <w:tcPr>
            <w:tcW w:w="646" w:type="pct"/>
            <w:tcBorders>
              <w:top w:val="single" w:sz="4" w:space="0" w:color="auto"/>
              <w:left w:val="single" w:sz="4" w:space="0" w:color="auto"/>
              <w:bottom w:val="single" w:sz="4" w:space="0" w:color="auto"/>
              <w:right w:val="single" w:sz="4" w:space="0" w:color="auto"/>
            </w:tcBorders>
            <w:vAlign w:val="center"/>
            <w:hideMark/>
          </w:tcPr>
          <w:p w14:paraId="7BBBDFAC" w14:textId="546E71A9" w:rsidR="000E1226" w:rsidRPr="006145DB" w:rsidRDefault="008F43F4" w:rsidP="005B435E">
            <w:pPr>
              <w:pStyle w:val="commentcontentpara"/>
              <w:spacing w:before="0" w:beforeAutospacing="0" w:after="0" w:afterAutospacing="0"/>
              <w:jc w:val="center"/>
              <w:rPr>
                <w:rFonts w:ascii="Arial" w:hAnsi="Arial" w:cs="Arial"/>
                <w:sz w:val="16"/>
                <w:szCs w:val="16"/>
              </w:rPr>
            </w:pPr>
            <w:r w:rsidRPr="006145DB">
              <w:rPr>
                <w:rFonts w:ascii="Arial" w:hAnsi="Arial" w:cs="Arial"/>
                <w:sz w:val="16"/>
                <w:szCs w:val="16"/>
              </w:rPr>
              <w:t>Tipo de vinculación y cargo/rol</w:t>
            </w:r>
          </w:p>
        </w:tc>
        <w:tc>
          <w:tcPr>
            <w:tcW w:w="1695" w:type="pct"/>
            <w:tcBorders>
              <w:top w:val="single" w:sz="4" w:space="0" w:color="auto"/>
              <w:left w:val="single" w:sz="4" w:space="0" w:color="auto"/>
              <w:bottom w:val="single" w:sz="4" w:space="0" w:color="auto"/>
              <w:right w:val="single" w:sz="4" w:space="0" w:color="auto"/>
            </w:tcBorders>
            <w:vAlign w:val="center"/>
          </w:tcPr>
          <w:p w14:paraId="1E4812AE" w14:textId="6BB49253" w:rsidR="008073F1" w:rsidRPr="006145DB" w:rsidRDefault="008073F1" w:rsidP="005B435E">
            <w:pPr>
              <w:pStyle w:val="commentcontentpara"/>
              <w:spacing w:before="0" w:beforeAutospacing="0" w:after="0" w:afterAutospacing="0"/>
              <w:jc w:val="center"/>
              <w:rPr>
                <w:rFonts w:ascii="Arial" w:hAnsi="Arial" w:cs="Arial"/>
                <w:bCs/>
                <w:iCs/>
                <w:sz w:val="16"/>
                <w:szCs w:val="16"/>
              </w:rPr>
            </w:pPr>
            <w:r w:rsidRPr="006145DB">
              <w:rPr>
                <w:rFonts w:ascii="Arial" w:hAnsi="Arial" w:cs="Arial"/>
                <w:bCs/>
                <w:iCs/>
                <w:sz w:val="16"/>
                <w:szCs w:val="16"/>
              </w:rPr>
              <w:t>Contratista- Subsecretaría Técnica</w:t>
            </w:r>
          </w:p>
          <w:p w14:paraId="10F86D12" w14:textId="77777777" w:rsidR="008073F1" w:rsidRPr="006145DB" w:rsidRDefault="008073F1" w:rsidP="005B435E">
            <w:pPr>
              <w:pStyle w:val="commentcontentpara"/>
              <w:spacing w:before="0" w:beforeAutospacing="0" w:after="0" w:afterAutospacing="0"/>
              <w:rPr>
                <w:rFonts w:ascii="Arial" w:hAnsi="Arial" w:cs="Arial"/>
                <w:bCs/>
                <w:iCs/>
                <w:sz w:val="16"/>
                <w:szCs w:val="16"/>
              </w:rPr>
            </w:pPr>
          </w:p>
          <w:p w14:paraId="7180C736" w14:textId="1D79CC5E" w:rsidR="008073F1" w:rsidRPr="006145DB" w:rsidRDefault="004D49F3" w:rsidP="005B435E">
            <w:pPr>
              <w:pStyle w:val="commentcontentpara"/>
              <w:spacing w:before="0" w:beforeAutospacing="0" w:after="0" w:afterAutospacing="0"/>
              <w:jc w:val="center"/>
              <w:rPr>
                <w:rFonts w:ascii="Arial" w:hAnsi="Arial" w:cs="Arial"/>
                <w:bCs/>
                <w:iCs/>
                <w:sz w:val="16"/>
                <w:szCs w:val="16"/>
              </w:rPr>
            </w:pPr>
            <w:r w:rsidRPr="006145DB">
              <w:rPr>
                <w:rFonts w:ascii="Arial" w:hAnsi="Arial" w:cs="Arial"/>
                <w:bCs/>
                <w:iCs/>
                <w:sz w:val="16"/>
                <w:szCs w:val="16"/>
              </w:rPr>
              <w:t xml:space="preserve">Contratista- </w:t>
            </w:r>
            <w:r w:rsidR="005323B2" w:rsidRPr="006145DB">
              <w:rPr>
                <w:rFonts w:ascii="Arial" w:hAnsi="Arial" w:cs="Arial"/>
                <w:bCs/>
                <w:iCs/>
                <w:sz w:val="16"/>
                <w:szCs w:val="16"/>
              </w:rPr>
              <w:t>Gestora SG</w:t>
            </w:r>
            <w:r w:rsidR="000C7A25" w:rsidRPr="006145DB">
              <w:rPr>
                <w:rFonts w:ascii="Arial" w:hAnsi="Arial" w:cs="Arial"/>
                <w:bCs/>
                <w:iCs/>
                <w:sz w:val="16"/>
                <w:szCs w:val="16"/>
              </w:rPr>
              <w:t xml:space="preserve"> </w:t>
            </w:r>
            <w:r w:rsidR="000E1226" w:rsidRPr="006145DB">
              <w:rPr>
                <w:rFonts w:ascii="Arial" w:hAnsi="Arial" w:cs="Arial"/>
                <w:bCs/>
                <w:iCs/>
                <w:sz w:val="16"/>
                <w:szCs w:val="16"/>
              </w:rPr>
              <w:t xml:space="preserve">Proceso </w:t>
            </w:r>
            <w:r w:rsidR="00B93EB6" w:rsidRPr="006145DB">
              <w:rPr>
                <w:rFonts w:ascii="Arial" w:hAnsi="Arial" w:cs="Arial"/>
                <w:bCs/>
                <w:iCs/>
                <w:sz w:val="16"/>
                <w:szCs w:val="16"/>
              </w:rPr>
              <w:t xml:space="preserve">Prestación de </w:t>
            </w:r>
            <w:r w:rsidR="000E1226" w:rsidRPr="006145DB">
              <w:rPr>
                <w:rFonts w:ascii="Arial" w:hAnsi="Arial" w:cs="Arial"/>
                <w:bCs/>
                <w:iCs/>
                <w:sz w:val="16"/>
                <w:szCs w:val="16"/>
              </w:rPr>
              <w:t>Servicios Sociales</w:t>
            </w:r>
          </w:p>
        </w:tc>
        <w:tc>
          <w:tcPr>
            <w:tcW w:w="1370" w:type="pct"/>
            <w:tcBorders>
              <w:top w:val="single" w:sz="4" w:space="0" w:color="auto"/>
              <w:left w:val="single" w:sz="4" w:space="0" w:color="auto"/>
              <w:bottom w:val="single" w:sz="4" w:space="0" w:color="auto"/>
              <w:right w:val="single" w:sz="4" w:space="0" w:color="auto"/>
            </w:tcBorders>
            <w:vAlign w:val="center"/>
          </w:tcPr>
          <w:p w14:paraId="74675B06" w14:textId="245B70CD" w:rsidR="000E1226" w:rsidRPr="006145DB" w:rsidRDefault="00225881" w:rsidP="005B435E">
            <w:pPr>
              <w:pStyle w:val="commentcontentpara"/>
              <w:spacing w:before="0" w:beforeAutospacing="0" w:after="0" w:afterAutospacing="0"/>
              <w:jc w:val="center"/>
              <w:rPr>
                <w:rFonts w:ascii="Arial" w:hAnsi="Arial" w:cs="Arial"/>
                <w:bCs/>
                <w:iCs/>
                <w:sz w:val="16"/>
                <w:szCs w:val="16"/>
              </w:rPr>
            </w:pPr>
            <w:r>
              <w:rPr>
                <w:rFonts w:ascii="Arial" w:hAnsi="Arial" w:cs="Arial"/>
                <w:bCs/>
                <w:iCs/>
                <w:sz w:val="16"/>
                <w:szCs w:val="16"/>
              </w:rPr>
              <w:t xml:space="preserve">Profesional - </w:t>
            </w:r>
            <w:r w:rsidR="005323B2" w:rsidRPr="006145DB">
              <w:rPr>
                <w:rFonts w:ascii="Arial" w:hAnsi="Arial" w:cs="Arial"/>
                <w:bCs/>
                <w:iCs/>
                <w:sz w:val="16"/>
                <w:szCs w:val="16"/>
              </w:rPr>
              <w:t>Subsecretar</w:t>
            </w:r>
            <w:r w:rsidR="004E5460" w:rsidRPr="006145DB">
              <w:rPr>
                <w:rFonts w:ascii="Arial" w:hAnsi="Arial" w:cs="Arial"/>
                <w:bCs/>
                <w:iCs/>
                <w:sz w:val="16"/>
                <w:szCs w:val="16"/>
              </w:rPr>
              <w:t>í</w:t>
            </w:r>
            <w:r w:rsidR="005323B2" w:rsidRPr="006145DB">
              <w:rPr>
                <w:rFonts w:ascii="Arial" w:hAnsi="Arial" w:cs="Arial"/>
                <w:bCs/>
                <w:iCs/>
                <w:sz w:val="16"/>
                <w:szCs w:val="16"/>
              </w:rPr>
              <w:t>a Técnica</w:t>
            </w:r>
          </w:p>
        </w:tc>
        <w:tc>
          <w:tcPr>
            <w:tcW w:w="1290" w:type="pct"/>
            <w:tcBorders>
              <w:top w:val="single" w:sz="4" w:space="0" w:color="auto"/>
              <w:left w:val="single" w:sz="4" w:space="0" w:color="auto"/>
              <w:bottom w:val="single" w:sz="4" w:space="0" w:color="auto"/>
              <w:right w:val="single" w:sz="4" w:space="0" w:color="auto"/>
            </w:tcBorders>
            <w:vAlign w:val="center"/>
            <w:hideMark/>
          </w:tcPr>
          <w:p w14:paraId="3C1BF17C" w14:textId="2C0B3032" w:rsidR="000E1226" w:rsidRPr="006145DB" w:rsidRDefault="00B93EB6" w:rsidP="005B435E">
            <w:pPr>
              <w:pStyle w:val="commentcontentpara"/>
              <w:spacing w:before="0" w:beforeAutospacing="0" w:after="0" w:afterAutospacing="0"/>
              <w:jc w:val="center"/>
              <w:rPr>
                <w:rFonts w:ascii="Arial" w:hAnsi="Arial" w:cs="Arial"/>
                <w:iCs/>
                <w:sz w:val="16"/>
                <w:szCs w:val="16"/>
              </w:rPr>
            </w:pPr>
            <w:r w:rsidRPr="006145DB">
              <w:rPr>
                <w:rFonts w:ascii="Arial" w:hAnsi="Arial" w:cs="Arial"/>
                <w:bCs/>
                <w:iCs/>
                <w:sz w:val="16"/>
                <w:szCs w:val="16"/>
              </w:rPr>
              <w:t>Subsecretar</w:t>
            </w:r>
            <w:r w:rsidR="008F43F4" w:rsidRPr="006145DB">
              <w:rPr>
                <w:rFonts w:ascii="Arial" w:hAnsi="Arial" w:cs="Arial"/>
                <w:bCs/>
                <w:iCs/>
                <w:sz w:val="16"/>
                <w:szCs w:val="16"/>
              </w:rPr>
              <w:t>í</w:t>
            </w:r>
            <w:r w:rsidRPr="006145DB">
              <w:rPr>
                <w:rFonts w:ascii="Arial" w:hAnsi="Arial" w:cs="Arial"/>
                <w:bCs/>
                <w:iCs/>
                <w:sz w:val="16"/>
                <w:szCs w:val="16"/>
              </w:rPr>
              <w:t>a</w:t>
            </w:r>
            <w:r w:rsidR="005323B2" w:rsidRPr="006145DB">
              <w:rPr>
                <w:rFonts w:ascii="Arial" w:hAnsi="Arial" w:cs="Arial"/>
                <w:bCs/>
                <w:iCs/>
                <w:sz w:val="16"/>
                <w:szCs w:val="16"/>
              </w:rPr>
              <w:t xml:space="preserve"> Técnica</w:t>
            </w:r>
          </w:p>
        </w:tc>
      </w:tr>
    </w:tbl>
    <w:p w14:paraId="154D7191" w14:textId="77777777" w:rsidR="00126DAF" w:rsidRPr="006145DB" w:rsidRDefault="00126DAF" w:rsidP="005B435E">
      <w:pPr>
        <w:spacing w:after="0" w:line="240" w:lineRule="auto"/>
        <w:contextualSpacing/>
        <w:rPr>
          <w:rFonts w:cs="Arial"/>
          <w:lang w:val="es-CO"/>
        </w:rPr>
      </w:pPr>
    </w:p>
    <w:sectPr w:rsidR="00126DAF" w:rsidRPr="006145DB" w:rsidSect="0098290B">
      <w:headerReference w:type="even" r:id="rId14"/>
      <w:headerReference w:type="default" r:id="rId15"/>
      <w:footerReference w:type="even" r:id="rId16"/>
      <w:footerReference w:type="default" r:id="rId17"/>
      <w:headerReference w:type="first" r:id="rId18"/>
      <w:footerReference w:type="first" r:id="rId19"/>
      <w:pgSz w:w="12240" w:h="15840" w:code="1"/>
      <w:pgMar w:top="1701" w:right="1134" w:bottom="1134" w:left="1701" w:header="1134" w:footer="113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8F51C1" w14:textId="77777777" w:rsidR="00751969" w:rsidRDefault="00751969" w:rsidP="00B41D48">
      <w:pPr>
        <w:spacing w:after="0" w:line="240" w:lineRule="auto"/>
      </w:pPr>
      <w:r>
        <w:separator/>
      </w:r>
    </w:p>
  </w:endnote>
  <w:endnote w:type="continuationSeparator" w:id="0">
    <w:p w14:paraId="1C9BAD89" w14:textId="77777777" w:rsidR="00751969" w:rsidRDefault="00751969" w:rsidP="00B41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JMFMMJ+Arial,Bold">
    <w:altName w:val="Arial"/>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66FBA2" w14:textId="77777777" w:rsidR="00ED53FB" w:rsidRDefault="00ED53FB">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F45AEF" w14:textId="50812FB0" w:rsidR="008A2B10" w:rsidRPr="004E6E7D" w:rsidRDefault="008A2B10" w:rsidP="003A1A5D">
    <w:pPr>
      <w:pStyle w:val="Piedepgina"/>
      <w:jc w:val="right"/>
      <w:rPr>
        <w:sz w:val="16"/>
        <w:szCs w:val="16"/>
        <w:lang w:val="es-CO"/>
      </w:rPr>
    </w:pPr>
    <w:r w:rsidRPr="004E6E7D">
      <w:rPr>
        <w:sz w:val="16"/>
        <w:szCs w:val="16"/>
        <w:lang w:val="es-CO"/>
      </w:rPr>
      <w:t>Clasificación: Información Pública</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605E56" w14:textId="77777777" w:rsidR="00ED53FB" w:rsidRDefault="00ED53FB">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C34143" w14:textId="77777777" w:rsidR="00751969" w:rsidRDefault="00751969" w:rsidP="00B41D48">
      <w:pPr>
        <w:spacing w:after="0" w:line="240" w:lineRule="auto"/>
      </w:pPr>
      <w:r>
        <w:separator/>
      </w:r>
    </w:p>
  </w:footnote>
  <w:footnote w:type="continuationSeparator" w:id="0">
    <w:p w14:paraId="4574A4DC" w14:textId="77777777" w:rsidR="00751969" w:rsidRDefault="00751969" w:rsidP="00B41D48">
      <w:pPr>
        <w:spacing w:after="0" w:line="240" w:lineRule="auto"/>
      </w:pPr>
      <w:r>
        <w:continuationSeparator/>
      </w:r>
    </w:p>
  </w:footnote>
  <w:footnote w:id="1">
    <w:p w14:paraId="41EBE2CD" w14:textId="04477B5D" w:rsidR="008A2B10" w:rsidRDefault="008A2B10" w:rsidP="000E06F7">
      <w:pPr>
        <w:pStyle w:val="Textonotapie"/>
        <w:jc w:val="both"/>
      </w:pPr>
      <w:r w:rsidRPr="0098290B">
        <w:rPr>
          <w:rStyle w:val="Refdenotaalpie"/>
          <w:sz w:val="16"/>
        </w:rPr>
        <w:footnoteRef/>
      </w:r>
      <w:r w:rsidRPr="0098290B">
        <w:rPr>
          <w:sz w:val="16"/>
        </w:rPr>
        <w:t xml:space="preserve"> Resolución 2802 del 30 de diciembre de 2024, “Por la cual se actualiza la Plataforma Estratégica de la Secretaría de Integración Social y se deroga la Resolución 0456 del 5 de abril de 2021”</w:t>
      </w:r>
    </w:p>
  </w:footnote>
  <w:footnote w:id="2">
    <w:p w14:paraId="2A81DE57" w14:textId="55DE2D38" w:rsidR="008A2B10" w:rsidRPr="008A7622" w:rsidRDefault="008A2B10" w:rsidP="000E06F7">
      <w:pPr>
        <w:spacing w:after="0"/>
        <w:jc w:val="both"/>
        <w:rPr>
          <w:rStyle w:val="PiedepginaCar"/>
          <w:sz w:val="16"/>
          <w:szCs w:val="16"/>
        </w:rPr>
      </w:pPr>
      <w:r w:rsidRPr="008A7622">
        <w:rPr>
          <w:rStyle w:val="PiedepginaCar"/>
          <w:sz w:val="16"/>
          <w:szCs w:val="16"/>
          <w:vertAlign w:val="superscript"/>
        </w:rPr>
        <w:footnoteRef/>
      </w:r>
      <w:r w:rsidRPr="00436BBB">
        <w:rPr>
          <w:sz w:val="16"/>
          <w:szCs w:val="16"/>
        </w:rPr>
        <w:t xml:space="preserve"> </w:t>
      </w:r>
      <w:r w:rsidRPr="000E6B48">
        <w:rPr>
          <w:sz w:val="16"/>
          <w:szCs w:val="16"/>
        </w:rPr>
        <w:t xml:space="preserve">Resolución No. 0218 del 8 febrero/2023 “Por la cual se definen las reglas y principios aplicables a los servicios sociales de la </w:t>
      </w:r>
      <w:r w:rsidRPr="008A7622">
        <w:rPr>
          <w:rStyle w:val="PiedepginaCar"/>
          <w:sz w:val="16"/>
          <w:szCs w:val="16"/>
        </w:rPr>
        <w:t>Secretaría Distrital de Integración Social, se adoptan los instrumentos de focalización, los criterios de ingreso, priorización, egreso y restricciones, y se dictan otras disposiciones”. Pag.13. SDIS</w:t>
      </w:r>
    </w:p>
  </w:footnote>
  <w:footnote w:id="3">
    <w:p w14:paraId="505A74E3" w14:textId="2D3C042A" w:rsidR="008A2B10" w:rsidRPr="009E70EC" w:rsidRDefault="008A2B10" w:rsidP="000E06F7">
      <w:pPr>
        <w:spacing w:after="0"/>
        <w:jc w:val="both"/>
        <w:rPr>
          <w:color w:val="FF0000"/>
        </w:rPr>
      </w:pPr>
      <w:r w:rsidRPr="008A7622">
        <w:rPr>
          <w:rStyle w:val="PiedepginaCar"/>
          <w:sz w:val="16"/>
          <w:szCs w:val="16"/>
          <w:vertAlign w:val="superscript"/>
        </w:rPr>
        <w:footnoteRef/>
      </w:r>
      <w:r w:rsidRPr="008A7622">
        <w:rPr>
          <w:rStyle w:val="PiedepginaCar"/>
          <w:sz w:val="16"/>
          <w:szCs w:val="16"/>
        </w:rPr>
        <w:t>Resolución 218 del 08 febrero/2023. Pág.15</w:t>
      </w:r>
      <w:r w:rsidRPr="008C53FF">
        <w:rPr>
          <w:sz w:val="16"/>
          <w:szCs w:val="16"/>
        </w:rPr>
        <w:t xml:space="preserve"> </w:t>
      </w:r>
    </w:p>
  </w:footnote>
  <w:footnote w:id="4">
    <w:p w14:paraId="29FC499E" w14:textId="77777777" w:rsidR="008A2B10" w:rsidRPr="006259B0" w:rsidRDefault="008A2B10" w:rsidP="006259B0">
      <w:pPr>
        <w:pStyle w:val="Textonotapie"/>
        <w:jc w:val="both"/>
        <w:rPr>
          <w:sz w:val="16"/>
          <w:szCs w:val="16"/>
          <w:lang w:val="es-CO"/>
        </w:rPr>
      </w:pPr>
      <w:r w:rsidRPr="006259B0">
        <w:rPr>
          <w:rStyle w:val="Refdenotaalpie"/>
          <w:sz w:val="16"/>
          <w:szCs w:val="16"/>
        </w:rPr>
        <w:footnoteRef/>
      </w:r>
      <w:r w:rsidRPr="006259B0">
        <w:rPr>
          <w:sz w:val="16"/>
          <w:szCs w:val="16"/>
        </w:rPr>
        <w:t xml:space="preserve"> </w:t>
      </w:r>
      <w:r w:rsidRPr="006259B0">
        <w:rPr>
          <w:rFonts w:eastAsia="Arial Nova" w:cs="Arial"/>
          <w:sz w:val="16"/>
          <w:szCs w:val="16"/>
          <w:lang w:eastAsia="zh-CN"/>
        </w:rPr>
        <w:t>Ley 1996 de 2019. Por medio de la cual se establece el régimen para el ejercicio de la capacidad legal de las personas con discapacidad mayores de edad. Congreso de Colombia.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124EF8" w14:textId="6DF39EE4" w:rsidR="00ED53FB" w:rsidRDefault="00ED53FB">
    <w:pPr>
      <w:pStyle w:val="Encabezado"/>
    </w:pPr>
    <w:r>
      <w:rPr>
        <w:noProof/>
      </w:rPr>
      <w:pict w14:anchorId="6D5842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1561236" o:spid="_x0000_s2050" type="#_x0000_t136" style="position:absolute;margin-left:0;margin-top:0;width:561pt;height:102pt;rotation:315;z-index:-251655168;mso-position-horizontal:center;mso-position-horizontal-relative:margin;mso-position-vertical:center;mso-position-vertical-relative:margin" o:allowincell="f" fillcolor="silver" stroked="f">
          <v:fill opacity=".5"/>
          <v:textpath style="font-family:&quot;Arial&quot;;font-size:1pt" string="OBSOLETO"/>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41" w:rightFromText="141" w:vertAnchor="text" w:horzAnchor="margin" w:tblpX="-10" w:tblpY="-515"/>
      <w:tblW w:w="9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32"/>
      <w:gridCol w:w="4961"/>
      <w:gridCol w:w="2381"/>
    </w:tblGrid>
    <w:tr w:rsidR="008A2B10" w:rsidRPr="00E6389C" w14:paraId="5219FE58" w14:textId="77777777" w:rsidTr="00BA4886">
      <w:trPr>
        <w:cantSplit/>
        <w:trHeight w:val="437"/>
      </w:trPr>
      <w:tc>
        <w:tcPr>
          <w:tcW w:w="2132" w:type="dxa"/>
          <w:vMerge w:val="restart"/>
          <w:tcBorders>
            <w:right w:val="single" w:sz="4" w:space="0" w:color="auto"/>
          </w:tcBorders>
          <w:vAlign w:val="center"/>
        </w:tcPr>
        <w:p w14:paraId="52C7C83D" w14:textId="10F19CDE" w:rsidR="008A2B10" w:rsidRPr="00BA4886" w:rsidRDefault="008A2B10" w:rsidP="00BA4886">
          <w:pPr>
            <w:spacing w:after="0"/>
            <w:jc w:val="center"/>
            <w:rPr>
              <w:rFonts w:cs="Arial"/>
              <w:sz w:val="18"/>
              <w:szCs w:val="18"/>
            </w:rPr>
          </w:pPr>
          <w:r w:rsidRPr="005C0015">
            <w:rPr>
              <w:noProof/>
              <w:lang w:val="es-CO" w:eastAsia="es-CO"/>
            </w:rPr>
            <w:drawing>
              <wp:inline distT="0" distB="0" distL="0" distR="0" wp14:anchorId="200B2558" wp14:editId="59650C69">
                <wp:extent cx="1228725" cy="762000"/>
                <wp:effectExtent l="0" t="0" r="9525" b="0"/>
                <wp:docPr id="1747857307" name="Imagen 1747857307" descr="escudo-a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do-al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8725" cy="762000"/>
                        </a:xfrm>
                        <a:prstGeom prst="rect">
                          <a:avLst/>
                        </a:prstGeom>
                        <a:noFill/>
                        <a:ln>
                          <a:noFill/>
                        </a:ln>
                      </pic:spPr>
                    </pic:pic>
                  </a:graphicData>
                </a:graphic>
              </wp:inline>
            </w:drawing>
          </w:r>
        </w:p>
      </w:tc>
      <w:tc>
        <w:tcPr>
          <w:tcW w:w="4961" w:type="dxa"/>
          <w:vMerge w:val="restart"/>
          <w:tcBorders>
            <w:left w:val="single" w:sz="4" w:space="0" w:color="auto"/>
          </w:tcBorders>
          <w:vAlign w:val="center"/>
        </w:tcPr>
        <w:p w14:paraId="51170809" w14:textId="4BBBDC93" w:rsidR="008A2B10" w:rsidRDefault="008A2B10" w:rsidP="00BA4886">
          <w:pPr>
            <w:pStyle w:val="Prrafodelista"/>
            <w:ind w:left="34"/>
            <w:jc w:val="center"/>
            <w:rPr>
              <w:rFonts w:cs="Arial"/>
              <w:sz w:val="18"/>
              <w:szCs w:val="18"/>
            </w:rPr>
          </w:pPr>
          <w:r w:rsidRPr="00D03F97">
            <w:rPr>
              <w:rFonts w:cs="Arial"/>
              <w:sz w:val="18"/>
              <w:szCs w:val="18"/>
            </w:rPr>
            <w:fldChar w:fldCharType="begin"/>
          </w:r>
          <w:r w:rsidRPr="00D03F97">
            <w:rPr>
              <w:rFonts w:cs="Arial"/>
              <w:sz w:val="18"/>
              <w:szCs w:val="18"/>
            </w:rPr>
            <w:instrText xml:space="preserve"> MACROBUTTON  ActDesactEscrituraManual </w:instrText>
          </w:r>
          <w:r w:rsidRPr="00D03F97">
            <w:rPr>
              <w:rFonts w:cs="Arial"/>
              <w:sz w:val="18"/>
              <w:szCs w:val="18"/>
            </w:rPr>
            <w:fldChar w:fldCharType="end"/>
          </w:r>
          <w:r w:rsidRPr="00D03F97">
            <w:rPr>
              <w:rFonts w:cs="Arial"/>
              <w:sz w:val="18"/>
              <w:szCs w:val="18"/>
            </w:rPr>
            <w:fldChar w:fldCharType="begin"/>
          </w:r>
          <w:r w:rsidRPr="00D03F97">
            <w:rPr>
              <w:rFonts w:cs="Arial"/>
              <w:sz w:val="18"/>
              <w:szCs w:val="18"/>
            </w:rPr>
            <w:instrText xml:space="preserve"> MACROBUTTON  InsertarCampo </w:instrText>
          </w:r>
          <w:r w:rsidRPr="00D03F97">
            <w:rPr>
              <w:rFonts w:cs="Arial"/>
              <w:sz w:val="18"/>
              <w:szCs w:val="18"/>
            </w:rPr>
            <w:fldChar w:fldCharType="end"/>
          </w:r>
          <w:r w:rsidRPr="00D03F97">
            <w:rPr>
              <w:rFonts w:cs="Arial"/>
              <w:sz w:val="18"/>
              <w:szCs w:val="18"/>
            </w:rPr>
            <w:t xml:space="preserve">PROCESO </w:t>
          </w:r>
          <w:r>
            <w:rPr>
              <w:rFonts w:cs="Arial"/>
              <w:sz w:val="18"/>
              <w:szCs w:val="18"/>
            </w:rPr>
            <w:t xml:space="preserve">PRESTACIÓN DE SERVICIOS SOCIALES </w:t>
          </w:r>
        </w:p>
        <w:p w14:paraId="71C9C979" w14:textId="77777777" w:rsidR="008A2B10" w:rsidRPr="00D03F97" w:rsidRDefault="008A2B10" w:rsidP="00BA4886">
          <w:pPr>
            <w:pStyle w:val="Prrafodelista"/>
            <w:spacing w:after="0"/>
            <w:ind w:left="34"/>
            <w:jc w:val="center"/>
            <w:rPr>
              <w:rFonts w:cs="Arial"/>
              <w:bCs/>
              <w:sz w:val="18"/>
              <w:szCs w:val="18"/>
              <w:lang w:val="es-ES_tradnl"/>
            </w:rPr>
          </w:pPr>
        </w:p>
        <w:p w14:paraId="2B54E52A" w14:textId="7B0D3C45" w:rsidR="008A2B10" w:rsidRPr="00D03F97" w:rsidRDefault="008A2B10" w:rsidP="003D62DC">
          <w:pPr>
            <w:spacing w:after="0" w:line="240" w:lineRule="auto"/>
            <w:jc w:val="center"/>
            <w:rPr>
              <w:rFonts w:cs="Arial"/>
              <w:b/>
              <w:sz w:val="18"/>
              <w:szCs w:val="18"/>
            </w:rPr>
          </w:pPr>
          <w:r w:rsidRPr="00D03F97">
            <w:rPr>
              <w:rFonts w:cs="Arial"/>
              <w:sz w:val="18"/>
              <w:szCs w:val="18"/>
            </w:rPr>
            <w:t xml:space="preserve">PORTAFOLIO </w:t>
          </w:r>
          <w:r w:rsidRPr="00374320">
            <w:rPr>
              <w:rFonts w:cs="Arial"/>
              <w:sz w:val="18"/>
              <w:szCs w:val="18"/>
            </w:rPr>
            <w:t xml:space="preserve">DE SERVICIOS, MODALIDADES, ESTRATEGIAS Y TRANSFERENCIAS MONETARIAS DE LA SECRETARÍA DISTRITAL DE INTEGRACIÓN </w:t>
          </w:r>
          <w:r w:rsidRPr="00D03F97">
            <w:rPr>
              <w:rFonts w:cs="Arial"/>
              <w:sz w:val="18"/>
              <w:szCs w:val="18"/>
            </w:rPr>
            <w:t>SOCIAL</w:t>
          </w:r>
        </w:p>
      </w:tc>
      <w:tc>
        <w:tcPr>
          <w:tcW w:w="2381" w:type="dxa"/>
          <w:tcBorders>
            <w:left w:val="single" w:sz="4" w:space="0" w:color="auto"/>
          </w:tcBorders>
          <w:vAlign w:val="center"/>
        </w:tcPr>
        <w:p w14:paraId="72E83A85" w14:textId="1A4B09B0" w:rsidR="008A2B10" w:rsidRPr="00F346B2" w:rsidRDefault="008A2B10" w:rsidP="00E71B61">
          <w:pPr>
            <w:spacing w:after="0" w:line="240" w:lineRule="auto"/>
            <w:rPr>
              <w:rFonts w:cs="Arial"/>
              <w:bCs/>
              <w:sz w:val="18"/>
              <w:szCs w:val="18"/>
              <w:lang w:val="es-ES_tradnl"/>
            </w:rPr>
          </w:pPr>
          <w:r w:rsidRPr="00F346B2">
            <w:rPr>
              <w:rFonts w:cs="Arial"/>
              <w:sz w:val="18"/>
              <w:szCs w:val="18"/>
            </w:rPr>
            <w:t>Versión:</w:t>
          </w:r>
          <w:r w:rsidR="00E131CF">
            <w:rPr>
              <w:rFonts w:cs="Arial"/>
              <w:sz w:val="18"/>
              <w:szCs w:val="18"/>
            </w:rPr>
            <w:t xml:space="preserve"> </w:t>
          </w:r>
          <w:r w:rsidR="00B72F3A" w:rsidRPr="0066366C">
            <w:rPr>
              <w:rFonts w:cs="Arial"/>
              <w:sz w:val="18"/>
              <w:szCs w:val="18"/>
            </w:rPr>
            <w:t>21</w:t>
          </w:r>
        </w:p>
      </w:tc>
    </w:tr>
    <w:tr w:rsidR="008A2B10" w:rsidRPr="00E6389C" w14:paraId="244F5905" w14:textId="77777777" w:rsidTr="00BA4886">
      <w:trPr>
        <w:cantSplit/>
        <w:trHeight w:val="567"/>
      </w:trPr>
      <w:tc>
        <w:tcPr>
          <w:tcW w:w="2132" w:type="dxa"/>
          <w:vMerge/>
          <w:tcBorders>
            <w:right w:val="single" w:sz="4" w:space="0" w:color="auto"/>
          </w:tcBorders>
        </w:tcPr>
        <w:p w14:paraId="70E51674" w14:textId="74289904" w:rsidR="008A2B10" w:rsidRPr="005C0015" w:rsidRDefault="008A2B10" w:rsidP="00BA4886">
          <w:pPr>
            <w:pStyle w:val="Prrafodelista"/>
            <w:jc w:val="center"/>
            <w:rPr>
              <w:rFonts w:cs="Arial"/>
              <w:sz w:val="18"/>
              <w:szCs w:val="18"/>
            </w:rPr>
          </w:pPr>
        </w:p>
      </w:tc>
      <w:tc>
        <w:tcPr>
          <w:tcW w:w="4961" w:type="dxa"/>
          <w:vMerge/>
          <w:tcBorders>
            <w:left w:val="single" w:sz="4" w:space="0" w:color="auto"/>
          </w:tcBorders>
        </w:tcPr>
        <w:p w14:paraId="1F9B5076" w14:textId="77777777" w:rsidR="008A2B10" w:rsidRPr="00D03F97" w:rsidRDefault="008A2B10" w:rsidP="00BA4886">
          <w:pPr>
            <w:pStyle w:val="Prrafodelista"/>
            <w:jc w:val="center"/>
            <w:rPr>
              <w:rFonts w:cs="Arial"/>
              <w:sz w:val="18"/>
              <w:szCs w:val="18"/>
            </w:rPr>
          </w:pPr>
        </w:p>
      </w:tc>
      <w:tc>
        <w:tcPr>
          <w:tcW w:w="2381" w:type="dxa"/>
          <w:tcBorders>
            <w:left w:val="single" w:sz="4" w:space="0" w:color="auto"/>
          </w:tcBorders>
          <w:vAlign w:val="center"/>
        </w:tcPr>
        <w:p w14:paraId="246A7D22" w14:textId="66C1A4B6" w:rsidR="008A2B10" w:rsidRPr="00F346B2" w:rsidRDefault="008A2B10" w:rsidP="0098290B">
          <w:pPr>
            <w:spacing w:after="0"/>
            <w:rPr>
              <w:rFonts w:cs="Arial"/>
              <w:sz w:val="18"/>
              <w:szCs w:val="18"/>
            </w:rPr>
          </w:pPr>
          <w:r w:rsidRPr="00F346B2">
            <w:rPr>
              <w:rFonts w:cs="Arial"/>
              <w:sz w:val="18"/>
              <w:szCs w:val="18"/>
            </w:rPr>
            <w:t>Fecha:</w:t>
          </w:r>
          <w:r w:rsidR="00E00523">
            <w:rPr>
              <w:rFonts w:cs="Arial"/>
              <w:sz w:val="18"/>
              <w:szCs w:val="18"/>
            </w:rPr>
            <w:t xml:space="preserve"> </w:t>
          </w:r>
          <w:r w:rsidR="002D366F">
            <w:rPr>
              <w:rFonts w:cs="Arial"/>
              <w:sz w:val="18"/>
              <w:szCs w:val="18"/>
            </w:rPr>
            <w:t xml:space="preserve">Memo </w:t>
          </w:r>
          <w:r w:rsidR="002D366F" w:rsidRPr="002D366F">
            <w:rPr>
              <w:rFonts w:cs="Arial"/>
              <w:sz w:val="10"/>
              <w:szCs w:val="10"/>
              <w:lang w:val="es-CO"/>
            </w:rPr>
            <w:t xml:space="preserve"> </w:t>
          </w:r>
          <w:r w:rsidR="002D366F" w:rsidRPr="002D366F">
            <w:rPr>
              <w:rFonts w:cs="Arial"/>
              <w:sz w:val="18"/>
              <w:szCs w:val="18"/>
              <w:lang w:val="es-CO"/>
            </w:rPr>
            <w:t>I2025045024</w:t>
          </w:r>
          <w:r w:rsidR="002D366F">
            <w:rPr>
              <w:rFonts w:cs="Arial"/>
              <w:sz w:val="18"/>
              <w:szCs w:val="18"/>
              <w:lang w:val="es-CO"/>
            </w:rPr>
            <w:t xml:space="preserve"> – 26/12/2025</w:t>
          </w:r>
        </w:p>
      </w:tc>
    </w:tr>
    <w:tr w:rsidR="008A2B10" w:rsidRPr="00E6389C" w14:paraId="09361314" w14:textId="77777777" w:rsidTr="00BA4886">
      <w:trPr>
        <w:cantSplit/>
        <w:trHeight w:val="529"/>
      </w:trPr>
      <w:tc>
        <w:tcPr>
          <w:tcW w:w="2132" w:type="dxa"/>
          <w:vMerge/>
          <w:tcBorders>
            <w:right w:val="single" w:sz="4" w:space="0" w:color="auto"/>
          </w:tcBorders>
        </w:tcPr>
        <w:p w14:paraId="1316DC3A" w14:textId="77777777" w:rsidR="008A2B10" w:rsidRPr="005C0015" w:rsidRDefault="008A2B10" w:rsidP="00BA4886">
          <w:pPr>
            <w:pStyle w:val="Prrafodelista"/>
            <w:jc w:val="center"/>
            <w:rPr>
              <w:rFonts w:cs="Arial"/>
              <w:sz w:val="18"/>
              <w:szCs w:val="18"/>
            </w:rPr>
          </w:pPr>
        </w:p>
      </w:tc>
      <w:tc>
        <w:tcPr>
          <w:tcW w:w="4961" w:type="dxa"/>
          <w:vMerge/>
          <w:tcBorders>
            <w:left w:val="single" w:sz="4" w:space="0" w:color="auto"/>
          </w:tcBorders>
        </w:tcPr>
        <w:p w14:paraId="6F0B5484" w14:textId="77777777" w:rsidR="008A2B10" w:rsidRPr="00D03F97" w:rsidRDefault="008A2B10" w:rsidP="00BA4886">
          <w:pPr>
            <w:pStyle w:val="Prrafodelista"/>
            <w:jc w:val="center"/>
            <w:rPr>
              <w:rFonts w:cs="Arial"/>
              <w:sz w:val="18"/>
              <w:szCs w:val="18"/>
            </w:rPr>
          </w:pPr>
        </w:p>
      </w:tc>
      <w:tc>
        <w:tcPr>
          <w:tcW w:w="2381" w:type="dxa"/>
          <w:tcBorders>
            <w:left w:val="single" w:sz="4" w:space="0" w:color="auto"/>
          </w:tcBorders>
          <w:vAlign w:val="center"/>
        </w:tcPr>
        <w:p w14:paraId="20B635AE" w14:textId="6897E44A" w:rsidR="008A2B10" w:rsidRPr="00823DB7" w:rsidRDefault="008A2B10" w:rsidP="00BA4886">
          <w:pPr>
            <w:spacing w:after="0"/>
            <w:rPr>
              <w:rFonts w:cs="Arial"/>
              <w:sz w:val="18"/>
              <w:szCs w:val="18"/>
            </w:rPr>
          </w:pPr>
          <w:r w:rsidRPr="00823DB7">
            <w:rPr>
              <w:rFonts w:cs="Arial"/>
              <w:sz w:val="18"/>
              <w:szCs w:val="18"/>
            </w:rPr>
            <w:t xml:space="preserve">Página: </w:t>
          </w:r>
          <w:r w:rsidRPr="00823DB7">
            <w:rPr>
              <w:rFonts w:cs="Arial"/>
              <w:sz w:val="18"/>
              <w:szCs w:val="18"/>
            </w:rPr>
            <w:fldChar w:fldCharType="begin"/>
          </w:r>
          <w:r w:rsidRPr="00823DB7">
            <w:rPr>
              <w:rFonts w:cs="Arial"/>
              <w:sz w:val="18"/>
              <w:szCs w:val="18"/>
            </w:rPr>
            <w:instrText xml:space="preserve"> PAGE </w:instrText>
          </w:r>
          <w:r w:rsidRPr="00823DB7">
            <w:rPr>
              <w:rFonts w:cs="Arial"/>
              <w:sz w:val="18"/>
              <w:szCs w:val="18"/>
            </w:rPr>
            <w:fldChar w:fldCharType="separate"/>
          </w:r>
          <w:r w:rsidR="00ED53FB">
            <w:rPr>
              <w:rFonts w:cs="Arial"/>
              <w:noProof/>
              <w:sz w:val="18"/>
              <w:szCs w:val="18"/>
            </w:rPr>
            <w:t>2</w:t>
          </w:r>
          <w:r w:rsidRPr="00823DB7">
            <w:rPr>
              <w:rFonts w:cs="Arial"/>
              <w:sz w:val="18"/>
              <w:szCs w:val="18"/>
            </w:rPr>
            <w:fldChar w:fldCharType="end"/>
          </w:r>
          <w:r w:rsidRPr="00823DB7">
            <w:rPr>
              <w:rFonts w:cs="Arial"/>
              <w:sz w:val="18"/>
              <w:szCs w:val="18"/>
            </w:rPr>
            <w:t xml:space="preserve"> de </w:t>
          </w:r>
          <w:r w:rsidRPr="00823DB7">
            <w:rPr>
              <w:rFonts w:cs="Arial"/>
              <w:sz w:val="18"/>
              <w:szCs w:val="18"/>
            </w:rPr>
            <w:fldChar w:fldCharType="begin"/>
          </w:r>
          <w:r w:rsidRPr="00823DB7">
            <w:rPr>
              <w:rFonts w:cs="Arial"/>
              <w:sz w:val="18"/>
              <w:szCs w:val="18"/>
            </w:rPr>
            <w:instrText xml:space="preserve"> NUMPAGES  </w:instrText>
          </w:r>
          <w:r w:rsidRPr="00823DB7">
            <w:rPr>
              <w:rFonts w:cs="Arial"/>
              <w:sz w:val="18"/>
              <w:szCs w:val="18"/>
            </w:rPr>
            <w:fldChar w:fldCharType="separate"/>
          </w:r>
          <w:r w:rsidR="00ED53FB">
            <w:rPr>
              <w:rFonts w:cs="Arial"/>
              <w:noProof/>
              <w:sz w:val="18"/>
              <w:szCs w:val="18"/>
            </w:rPr>
            <w:t>15</w:t>
          </w:r>
          <w:r w:rsidRPr="00823DB7">
            <w:rPr>
              <w:rFonts w:cs="Arial"/>
              <w:sz w:val="18"/>
              <w:szCs w:val="18"/>
            </w:rPr>
            <w:fldChar w:fldCharType="end"/>
          </w:r>
        </w:p>
      </w:tc>
    </w:tr>
  </w:tbl>
  <w:p w14:paraId="7A86A8F3" w14:textId="5AB67C72" w:rsidR="008A2B10" w:rsidRPr="000A21E0" w:rsidRDefault="00ED53FB">
    <w:pPr>
      <w:pStyle w:val="Prrafodelista"/>
      <w:rPr>
        <w:sz w:val="2"/>
        <w:szCs w:val="2"/>
      </w:rPr>
    </w:pPr>
    <w:r>
      <w:rPr>
        <w:noProof/>
      </w:rPr>
      <w:pict w14:anchorId="2B64F2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1561237" o:spid="_x0000_s2051" type="#_x0000_t136" style="position:absolute;left:0;text-align:left;margin-left:0;margin-top:0;width:561pt;height:102pt;rotation:315;z-index:-251653120;mso-position-horizontal:center;mso-position-horizontal-relative:margin;mso-position-vertical:center;mso-position-vertical-relative:margin" o:allowincell="f" fillcolor="silver" stroked="f">
          <v:fill opacity=".5"/>
          <v:textpath style="font-family:&quot;Arial&quot;;font-size:1pt" string="OBSOLETO"/>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00AEC7" w14:textId="60A8A4F7" w:rsidR="00ED53FB" w:rsidRDefault="00ED53FB">
    <w:pPr>
      <w:pStyle w:val="Encabezado"/>
    </w:pPr>
    <w:r>
      <w:rPr>
        <w:noProof/>
      </w:rPr>
      <w:pict w14:anchorId="07764E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1561235" o:spid="_x0000_s2049" type="#_x0000_t136" style="position:absolute;margin-left:0;margin-top:0;width:561pt;height:102pt;rotation:315;z-index:-251657216;mso-position-horizontal:center;mso-position-horizontal-relative:margin;mso-position-vertical:center;mso-position-vertical-relative:margin" o:allowincell="f" fillcolor="silver" stroked="f">
          <v:fill opacity=".5"/>
          <v:textpath style="font-family:&quot;Arial&quot;;font-size:1pt" string="OBSOLETO"/>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A7C85"/>
    <w:multiLevelType w:val="hybridMultilevel"/>
    <w:tmpl w:val="760ADD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008ACE1D"/>
    <w:multiLevelType w:val="hybridMultilevel"/>
    <w:tmpl w:val="EF32E166"/>
    <w:lvl w:ilvl="0" w:tplc="9F54E206">
      <w:start w:val="1"/>
      <w:numFmt w:val="decimal"/>
      <w:lvlText w:val="%1."/>
      <w:lvlJc w:val="left"/>
      <w:pPr>
        <w:ind w:left="720" w:hanging="360"/>
      </w:pPr>
    </w:lvl>
    <w:lvl w:ilvl="1" w:tplc="8110A964">
      <w:start w:val="1"/>
      <w:numFmt w:val="lowerLetter"/>
      <w:lvlText w:val="%2."/>
      <w:lvlJc w:val="left"/>
      <w:pPr>
        <w:ind w:left="1440" w:hanging="360"/>
      </w:pPr>
    </w:lvl>
    <w:lvl w:ilvl="2" w:tplc="046CF4F4">
      <w:start w:val="1"/>
      <w:numFmt w:val="lowerRoman"/>
      <w:lvlText w:val="%3."/>
      <w:lvlJc w:val="right"/>
      <w:pPr>
        <w:ind w:left="2160" w:hanging="180"/>
      </w:pPr>
    </w:lvl>
    <w:lvl w:ilvl="3" w:tplc="CB167EA0">
      <w:start w:val="1"/>
      <w:numFmt w:val="decimal"/>
      <w:lvlText w:val="%4."/>
      <w:lvlJc w:val="left"/>
      <w:pPr>
        <w:ind w:left="2880" w:hanging="360"/>
      </w:pPr>
    </w:lvl>
    <w:lvl w:ilvl="4" w:tplc="2D6E2C32">
      <w:start w:val="1"/>
      <w:numFmt w:val="lowerLetter"/>
      <w:lvlText w:val="%5."/>
      <w:lvlJc w:val="left"/>
      <w:pPr>
        <w:ind w:left="3600" w:hanging="360"/>
      </w:pPr>
    </w:lvl>
    <w:lvl w:ilvl="5" w:tplc="DF0687FC">
      <w:start w:val="1"/>
      <w:numFmt w:val="lowerRoman"/>
      <w:lvlText w:val="%6."/>
      <w:lvlJc w:val="right"/>
      <w:pPr>
        <w:ind w:left="4320" w:hanging="180"/>
      </w:pPr>
    </w:lvl>
    <w:lvl w:ilvl="6" w:tplc="2EE2E6E0">
      <w:start w:val="1"/>
      <w:numFmt w:val="decimal"/>
      <w:lvlText w:val="%7."/>
      <w:lvlJc w:val="left"/>
      <w:pPr>
        <w:ind w:left="5040" w:hanging="360"/>
      </w:pPr>
    </w:lvl>
    <w:lvl w:ilvl="7" w:tplc="B4607F68">
      <w:start w:val="1"/>
      <w:numFmt w:val="lowerLetter"/>
      <w:lvlText w:val="%8."/>
      <w:lvlJc w:val="left"/>
      <w:pPr>
        <w:ind w:left="5760" w:hanging="360"/>
      </w:pPr>
    </w:lvl>
    <w:lvl w:ilvl="8" w:tplc="297C00E8">
      <w:start w:val="1"/>
      <w:numFmt w:val="lowerRoman"/>
      <w:lvlText w:val="%9."/>
      <w:lvlJc w:val="right"/>
      <w:pPr>
        <w:ind w:left="6480" w:hanging="180"/>
      </w:pPr>
    </w:lvl>
  </w:abstractNum>
  <w:abstractNum w:abstractNumId="2">
    <w:nsid w:val="009A311B"/>
    <w:multiLevelType w:val="multilevel"/>
    <w:tmpl w:val="291EDB8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nsid w:val="00F308D2"/>
    <w:multiLevelType w:val="hybridMultilevel"/>
    <w:tmpl w:val="1C3234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023D0BF2"/>
    <w:multiLevelType w:val="multilevel"/>
    <w:tmpl w:val="CABA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3032661"/>
    <w:multiLevelType w:val="hybridMultilevel"/>
    <w:tmpl w:val="82E29E44"/>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nsid w:val="032641DA"/>
    <w:multiLevelType w:val="hybridMultilevel"/>
    <w:tmpl w:val="FFFFFFFF"/>
    <w:lvl w:ilvl="0" w:tplc="BD54F540">
      <w:start w:val="1"/>
      <w:numFmt w:val="bullet"/>
      <w:lvlText w:val=""/>
      <w:lvlJc w:val="left"/>
      <w:pPr>
        <w:ind w:left="360" w:hanging="360"/>
      </w:pPr>
      <w:rPr>
        <w:rFonts w:ascii="Symbol" w:hAnsi="Symbol" w:hint="default"/>
      </w:rPr>
    </w:lvl>
    <w:lvl w:ilvl="1" w:tplc="5754A698">
      <w:start w:val="1"/>
      <w:numFmt w:val="bullet"/>
      <w:lvlText w:val="o"/>
      <w:lvlJc w:val="left"/>
      <w:pPr>
        <w:ind w:left="1080" w:hanging="360"/>
      </w:pPr>
      <w:rPr>
        <w:rFonts w:ascii="Courier New" w:hAnsi="Courier New" w:hint="default"/>
      </w:rPr>
    </w:lvl>
    <w:lvl w:ilvl="2" w:tplc="B09E4D28">
      <w:start w:val="1"/>
      <w:numFmt w:val="bullet"/>
      <w:lvlText w:val=""/>
      <w:lvlJc w:val="left"/>
      <w:pPr>
        <w:ind w:left="1800" w:hanging="360"/>
      </w:pPr>
      <w:rPr>
        <w:rFonts w:ascii="Wingdings" w:hAnsi="Wingdings" w:hint="default"/>
      </w:rPr>
    </w:lvl>
    <w:lvl w:ilvl="3" w:tplc="66D80C30">
      <w:start w:val="1"/>
      <w:numFmt w:val="bullet"/>
      <w:lvlText w:val=""/>
      <w:lvlJc w:val="left"/>
      <w:pPr>
        <w:ind w:left="2520" w:hanging="360"/>
      </w:pPr>
      <w:rPr>
        <w:rFonts w:ascii="Symbol" w:hAnsi="Symbol" w:hint="default"/>
      </w:rPr>
    </w:lvl>
    <w:lvl w:ilvl="4" w:tplc="F542A260">
      <w:start w:val="1"/>
      <w:numFmt w:val="bullet"/>
      <w:lvlText w:val="o"/>
      <w:lvlJc w:val="left"/>
      <w:pPr>
        <w:ind w:left="3240" w:hanging="360"/>
      </w:pPr>
      <w:rPr>
        <w:rFonts w:ascii="Courier New" w:hAnsi="Courier New" w:hint="default"/>
      </w:rPr>
    </w:lvl>
    <w:lvl w:ilvl="5" w:tplc="BCA0C2C2">
      <w:start w:val="1"/>
      <w:numFmt w:val="bullet"/>
      <w:lvlText w:val=""/>
      <w:lvlJc w:val="left"/>
      <w:pPr>
        <w:ind w:left="3960" w:hanging="360"/>
      </w:pPr>
      <w:rPr>
        <w:rFonts w:ascii="Wingdings" w:hAnsi="Wingdings" w:hint="default"/>
      </w:rPr>
    </w:lvl>
    <w:lvl w:ilvl="6" w:tplc="27B6EE56">
      <w:start w:val="1"/>
      <w:numFmt w:val="bullet"/>
      <w:lvlText w:val=""/>
      <w:lvlJc w:val="left"/>
      <w:pPr>
        <w:ind w:left="4680" w:hanging="360"/>
      </w:pPr>
      <w:rPr>
        <w:rFonts w:ascii="Symbol" w:hAnsi="Symbol" w:hint="default"/>
      </w:rPr>
    </w:lvl>
    <w:lvl w:ilvl="7" w:tplc="DC544074">
      <w:start w:val="1"/>
      <w:numFmt w:val="bullet"/>
      <w:lvlText w:val="o"/>
      <w:lvlJc w:val="left"/>
      <w:pPr>
        <w:ind w:left="5400" w:hanging="360"/>
      </w:pPr>
      <w:rPr>
        <w:rFonts w:ascii="Courier New" w:hAnsi="Courier New" w:hint="default"/>
      </w:rPr>
    </w:lvl>
    <w:lvl w:ilvl="8" w:tplc="F30E0002">
      <w:start w:val="1"/>
      <w:numFmt w:val="bullet"/>
      <w:lvlText w:val=""/>
      <w:lvlJc w:val="left"/>
      <w:pPr>
        <w:ind w:left="6120" w:hanging="360"/>
      </w:pPr>
      <w:rPr>
        <w:rFonts w:ascii="Wingdings" w:hAnsi="Wingdings" w:hint="default"/>
      </w:rPr>
    </w:lvl>
  </w:abstractNum>
  <w:abstractNum w:abstractNumId="7">
    <w:nsid w:val="034523D6"/>
    <w:multiLevelType w:val="hybridMultilevel"/>
    <w:tmpl w:val="B0A4F62A"/>
    <w:lvl w:ilvl="0" w:tplc="5A6417BA">
      <w:start w:val="1"/>
      <w:numFmt w:val="bullet"/>
      <w:lvlText w:val=""/>
      <w:lvlJc w:val="left"/>
      <w:pPr>
        <w:ind w:left="380" w:hanging="380"/>
      </w:pPr>
      <w:rPr>
        <w:rFonts w:ascii="Symbol" w:hAnsi="Symbol" w:hint="default"/>
      </w:rPr>
    </w:lvl>
    <w:lvl w:ilvl="1" w:tplc="240A0003" w:tentative="1">
      <w:start w:val="1"/>
      <w:numFmt w:val="bullet"/>
      <w:lvlText w:val="o"/>
      <w:lvlJc w:val="left"/>
      <w:pPr>
        <w:ind w:left="1100" w:hanging="360"/>
      </w:pPr>
      <w:rPr>
        <w:rFonts w:ascii="Courier New" w:hAnsi="Courier New" w:cs="Courier New" w:hint="default"/>
      </w:rPr>
    </w:lvl>
    <w:lvl w:ilvl="2" w:tplc="240A0005" w:tentative="1">
      <w:start w:val="1"/>
      <w:numFmt w:val="bullet"/>
      <w:lvlText w:val=""/>
      <w:lvlJc w:val="left"/>
      <w:pPr>
        <w:ind w:left="1820" w:hanging="360"/>
      </w:pPr>
      <w:rPr>
        <w:rFonts w:ascii="Wingdings" w:hAnsi="Wingdings" w:hint="default"/>
      </w:rPr>
    </w:lvl>
    <w:lvl w:ilvl="3" w:tplc="240A0001" w:tentative="1">
      <w:start w:val="1"/>
      <w:numFmt w:val="bullet"/>
      <w:lvlText w:val=""/>
      <w:lvlJc w:val="left"/>
      <w:pPr>
        <w:ind w:left="2540" w:hanging="360"/>
      </w:pPr>
      <w:rPr>
        <w:rFonts w:ascii="Symbol" w:hAnsi="Symbol" w:hint="default"/>
      </w:rPr>
    </w:lvl>
    <w:lvl w:ilvl="4" w:tplc="240A0003" w:tentative="1">
      <w:start w:val="1"/>
      <w:numFmt w:val="bullet"/>
      <w:lvlText w:val="o"/>
      <w:lvlJc w:val="left"/>
      <w:pPr>
        <w:ind w:left="3260" w:hanging="360"/>
      </w:pPr>
      <w:rPr>
        <w:rFonts w:ascii="Courier New" w:hAnsi="Courier New" w:cs="Courier New" w:hint="default"/>
      </w:rPr>
    </w:lvl>
    <w:lvl w:ilvl="5" w:tplc="240A0005" w:tentative="1">
      <w:start w:val="1"/>
      <w:numFmt w:val="bullet"/>
      <w:lvlText w:val=""/>
      <w:lvlJc w:val="left"/>
      <w:pPr>
        <w:ind w:left="3980" w:hanging="360"/>
      </w:pPr>
      <w:rPr>
        <w:rFonts w:ascii="Wingdings" w:hAnsi="Wingdings" w:hint="default"/>
      </w:rPr>
    </w:lvl>
    <w:lvl w:ilvl="6" w:tplc="240A0001" w:tentative="1">
      <w:start w:val="1"/>
      <w:numFmt w:val="bullet"/>
      <w:lvlText w:val=""/>
      <w:lvlJc w:val="left"/>
      <w:pPr>
        <w:ind w:left="4700" w:hanging="360"/>
      </w:pPr>
      <w:rPr>
        <w:rFonts w:ascii="Symbol" w:hAnsi="Symbol" w:hint="default"/>
      </w:rPr>
    </w:lvl>
    <w:lvl w:ilvl="7" w:tplc="240A0003" w:tentative="1">
      <w:start w:val="1"/>
      <w:numFmt w:val="bullet"/>
      <w:lvlText w:val="o"/>
      <w:lvlJc w:val="left"/>
      <w:pPr>
        <w:ind w:left="5420" w:hanging="360"/>
      </w:pPr>
      <w:rPr>
        <w:rFonts w:ascii="Courier New" w:hAnsi="Courier New" w:cs="Courier New" w:hint="default"/>
      </w:rPr>
    </w:lvl>
    <w:lvl w:ilvl="8" w:tplc="240A0005" w:tentative="1">
      <w:start w:val="1"/>
      <w:numFmt w:val="bullet"/>
      <w:lvlText w:val=""/>
      <w:lvlJc w:val="left"/>
      <w:pPr>
        <w:ind w:left="6140" w:hanging="360"/>
      </w:pPr>
      <w:rPr>
        <w:rFonts w:ascii="Wingdings" w:hAnsi="Wingdings" w:hint="default"/>
      </w:rPr>
    </w:lvl>
  </w:abstractNum>
  <w:abstractNum w:abstractNumId="8">
    <w:nsid w:val="03C7262E"/>
    <w:multiLevelType w:val="hybridMultilevel"/>
    <w:tmpl w:val="53AA1FC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nsid w:val="043628BD"/>
    <w:multiLevelType w:val="hybridMultilevel"/>
    <w:tmpl w:val="3092CC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nsid w:val="05CB59D4"/>
    <w:multiLevelType w:val="multilevel"/>
    <w:tmpl w:val="B82626B8"/>
    <w:lvl w:ilvl="0">
      <w:start w:val="7"/>
      <w:numFmt w:val="decimal"/>
      <w:lvlText w:val="%1."/>
      <w:lvlJc w:val="left"/>
      <w:pPr>
        <w:ind w:left="540" w:hanging="540"/>
      </w:pPr>
      <w:rPr>
        <w:rFonts w:hint="default"/>
      </w:rPr>
    </w:lvl>
    <w:lvl w:ilvl="1">
      <w:start w:val="6"/>
      <w:numFmt w:val="decimal"/>
      <w:lvlText w:val="%1.%2."/>
      <w:lvlJc w:val="left"/>
      <w:pPr>
        <w:ind w:left="1260" w:hanging="72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11">
    <w:nsid w:val="05D31954"/>
    <w:multiLevelType w:val="hybridMultilevel"/>
    <w:tmpl w:val="B844799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nsid w:val="062884DD"/>
    <w:multiLevelType w:val="hybridMultilevel"/>
    <w:tmpl w:val="DCCAEA0C"/>
    <w:lvl w:ilvl="0" w:tplc="5B16D0D2">
      <w:start w:val="1"/>
      <w:numFmt w:val="lowerLetter"/>
      <w:lvlText w:val="%1."/>
      <w:lvlJc w:val="left"/>
      <w:pPr>
        <w:ind w:left="720" w:hanging="360"/>
      </w:pPr>
    </w:lvl>
    <w:lvl w:ilvl="1" w:tplc="7F184EEA">
      <w:start w:val="1"/>
      <w:numFmt w:val="lowerLetter"/>
      <w:lvlText w:val="%2."/>
      <w:lvlJc w:val="left"/>
      <w:pPr>
        <w:ind w:left="1440" w:hanging="360"/>
      </w:pPr>
    </w:lvl>
    <w:lvl w:ilvl="2" w:tplc="BFA842D4">
      <w:start w:val="1"/>
      <w:numFmt w:val="lowerRoman"/>
      <w:lvlText w:val="%3."/>
      <w:lvlJc w:val="right"/>
      <w:pPr>
        <w:ind w:left="2160" w:hanging="180"/>
      </w:pPr>
    </w:lvl>
    <w:lvl w:ilvl="3" w:tplc="34E6E37C">
      <w:start w:val="1"/>
      <w:numFmt w:val="decimal"/>
      <w:lvlText w:val="%4."/>
      <w:lvlJc w:val="left"/>
      <w:pPr>
        <w:ind w:left="2880" w:hanging="360"/>
      </w:pPr>
    </w:lvl>
    <w:lvl w:ilvl="4" w:tplc="D1B24758">
      <w:start w:val="1"/>
      <w:numFmt w:val="lowerLetter"/>
      <w:lvlText w:val="%5."/>
      <w:lvlJc w:val="left"/>
      <w:pPr>
        <w:ind w:left="3600" w:hanging="360"/>
      </w:pPr>
    </w:lvl>
    <w:lvl w:ilvl="5" w:tplc="4CAE2AEC">
      <w:start w:val="1"/>
      <w:numFmt w:val="lowerRoman"/>
      <w:lvlText w:val="%6."/>
      <w:lvlJc w:val="right"/>
      <w:pPr>
        <w:ind w:left="4320" w:hanging="180"/>
      </w:pPr>
    </w:lvl>
    <w:lvl w:ilvl="6" w:tplc="22E40880">
      <w:start w:val="1"/>
      <w:numFmt w:val="decimal"/>
      <w:lvlText w:val="%7."/>
      <w:lvlJc w:val="left"/>
      <w:pPr>
        <w:ind w:left="5040" w:hanging="360"/>
      </w:pPr>
    </w:lvl>
    <w:lvl w:ilvl="7" w:tplc="863667D6">
      <w:start w:val="1"/>
      <w:numFmt w:val="lowerLetter"/>
      <w:lvlText w:val="%8."/>
      <w:lvlJc w:val="left"/>
      <w:pPr>
        <w:ind w:left="5760" w:hanging="360"/>
      </w:pPr>
    </w:lvl>
    <w:lvl w:ilvl="8" w:tplc="F174910A">
      <w:start w:val="1"/>
      <w:numFmt w:val="lowerRoman"/>
      <w:lvlText w:val="%9."/>
      <w:lvlJc w:val="right"/>
      <w:pPr>
        <w:ind w:left="6480" w:hanging="180"/>
      </w:pPr>
    </w:lvl>
  </w:abstractNum>
  <w:abstractNum w:abstractNumId="13">
    <w:nsid w:val="064E1B91"/>
    <w:multiLevelType w:val="hybridMultilevel"/>
    <w:tmpl w:val="933044D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nsid w:val="06A47C62"/>
    <w:multiLevelType w:val="multilevel"/>
    <w:tmpl w:val="28CC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07242F8E"/>
    <w:multiLevelType w:val="hybridMultilevel"/>
    <w:tmpl w:val="2E6C63E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nsid w:val="07C676E0"/>
    <w:multiLevelType w:val="multilevel"/>
    <w:tmpl w:val="9AE6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083C22D9"/>
    <w:multiLevelType w:val="hybridMultilevel"/>
    <w:tmpl w:val="E10881B6"/>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nsid w:val="0BEA4B8E"/>
    <w:multiLevelType w:val="multilevel"/>
    <w:tmpl w:val="B52248B8"/>
    <w:lvl w:ilvl="0">
      <w:start w:val="1"/>
      <w:numFmt w:val="low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9">
    <w:nsid w:val="0C5F52A9"/>
    <w:multiLevelType w:val="hybridMultilevel"/>
    <w:tmpl w:val="AA66AE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nsid w:val="0C647897"/>
    <w:multiLevelType w:val="hybridMultilevel"/>
    <w:tmpl w:val="8FCAA386"/>
    <w:lvl w:ilvl="0" w:tplc="EB5CD7C6">
      <w:start w:val="1"/>
      <w:numFmt w:val="decimal"/>
      <w:lvlText w:val="%1."/>
      <w:lvlJc w:val="left"/>
      <w:pPr>
        <w:ind w:left="360" w:hanging="360"/>
      </w:pPr>
      <w:rPr>
        <w:rFonts w:hint="default"/>
        <w:b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1">
    <w:nsid w:val="0D41BE33"/>
    <w:multiLevelType w:val="hybridMultilevel"/>
    <w:tmpl w:val="48740E5C"/>
    <w:lvl w:ilvl="0" w:tplc="201E604E">
      <w:start w:val="1"/>
      <w:numFmt w:val="bullet"/>
      <w:lvlText w:val=""/>
      <w:lvlJc w:val="left"/>
      <w:pPr>
        <w:ind w:left="720" w:hanging="360"/>
      </w:pPr>
      <w:rPr>
        <w:rFonts w:ascii="Symbol" w:hAnsi="Symbol" w:hint="default"/>
      </w:rPr>
    </w:lvl>
    <w:lvl w:ilvl="1" w:tplc="EF624C7E">
      <w:start w:val="1"/>
      <w:numFmt w:val="bullet"/>
      <w:lvlText w:val="o"/>
      <w:lvlJc w:val="left"/>
      <w:pPr>
        <w:ind w:left="1440" w:hanging="360"/>
      </w:pPr>
      <w:rPr>
        <w:rFonts w:ascii="Courier New" w:hAnsi="Courier New" w:hint="default"/>
      </w:rPr>
    </w:lvl>
    <w:lvl w:ilvl="2" w:tplc="EB3E3CC6">
      <w:start w:val="1"/>
      <w:numFmt w:val="bullet"/>
      <w:lvlText w:val=""/>
      <w:lvlJc w:val="left"/>
      <w:pPr>
        <w:ind w:left="2160" w:hanging="360"/>
      </w:pPr>
      <w:rPr>
        <w:rFonts w:ascii="Wingdings" w:hAnsi="Wingdings" w:hint="default"/>
      </w:rPr>
    </w:lvl>
    <w:lvl w:ilvl="3" w:tplc="CBD67BE4">
      <w:start w:val="1"/>
      <w:numFmt w:val="bullet"/>
      <w:lvlText w:val=""/>
      <w:lvlJc w:val="left"/>
      <w:pPr>
        <w:ind w:left="2880" w:hanging="360"/>
      </w:pPr>
      <w:rPr>
        <w:rFonts w:ascii="Symbol" w:hAnsi="Symbol" w:hint="default"/>
      </w:rPr>
    </w:lvl>
    <w:lvl w:ilvl="4" w:tplc="4DE47EEA">
      <w:start w:val="1"/>
      <w:numFmt w:val="bullet"/>
      <w:lvlText w:val="o"/>
      <w:lvlJc w:val="left"/>
      <w:pPr>
        <w:ind w:left="3600" w:hanging="360"/>
      </w:pPr>
      <w:rPr>
        <w:rFonts w:ascii="Courier New" w:hAnsi="Courier New" w:hint="default"/>
      </w:rPr>
    </w:lvl>
    <w:lvl w:ilvl="5" w:tplc="66400AF8">
      <w:start w:val="1"/>
      <w:numFmt w:val="bullet"/>
      <w:lvlText w:val=""/>
      <w:lvlJc w:val="left"/>
      <w:pPr>
        <w:ind w:left="4320" w:hanging="360"/>
      </w:pPr>
      <w:rPr>
        <w:rFonts w:ascii="Wingdings" w:hAnsi="Wingdings" w:hint="default"/>
      </w:rPr>
    </w:lvl>
    <w:lvl w:ilvl="6" w:tplc="49EE99EE">
      <w:start w:val="1"/>
      <w:numFmt w:val="bullet"/>
      <w:lvlText w:val=""/>
      <w:lvlJc w:val="left"/>
      <w:pPr>
        <w:ind w:left="5040" w:hanging="360"/>
      </w:pPr>
      <w:rPr>
        <w:rFonts w:ascii="Symbol" w:hAnsi="Symbol" w:hint="default"/>
      </w:rPr>
    </w:lvl>
    <w:lvl w:ilvl="7" w:tplc="C99E6EC6">
      <w:start w:val="1"/>
      <w:numFmt w:val="bullet"/>
      <w:lvlText w:val="o"/>
      <w:lvlJc w:val="left"/>
      <w:pPr>
        <w:ind w:left="5760" w:hanging="360"/>
      </w:pPr>
      <w:rPr>
        <w:rFonts w:ascii="Courier New" w:hAnsi="Courier New" w:hint="default"/>
      </w:rPr>
    </w:lvl>
    <w:lvl w:ilvl="8" w:tplc="2D14E60E">
      <w:start w:val="1"/>
      <w:numFmt w:val="bullet"/>
      <w:lvlText w:val=""/>
      <w:lvlJc w:val="left"/>
      <w:pPr>
        <w:ind w:left="6480" w:hanging="360"/>
      </w:pPr>
      <w:rPr>
        <w:rFonts w:ascii="Wingdings" w:hAnsi="Wingdings" w:hint="default"/>
      </w:rPr>
    </w:lvl>
  </w:abstractNum>
  <w:abstractNum w:abstractNumId="22">
    <w:nsid w:val="0EDD6834"/>
    <w:multiLevelType w:val="hybridMultilevel"/>
    <w:tmpl w:val="A628EC8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nsid w:val="0EF74C9D"/>
    <w:multiLevelType w:val="multilevel"/>
    <w:tmpl w:val="C6E0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0F2078F3"/>
    <w:multiLevelType w:val="hybridMultilevel"/>
    <w:tmpl w:val="A3CC59AA"/>
    <w:lvl w:ilvl="0" w:tplc="240A0001">
      <w:start w:val="1"/>
      <w:numFmt w:val="bullet"/>
      <w:lvlText w:val=""/>
      <w:lvlJc w:val="left"/>
      <w:pPr>
        <w:ind w:left="1076" w:hanging="360"/>
      </w:pPr>
      <w:rPr>
        <w:rFonts w:ascii="Symbol" w:hAnsi="Symbol" w:hint="default"/>
      </w:rPr>
    </w:lvl>
    <w:lvl w:ilvl="1" w:tplc="240A0003" w:tentative="1">
      <w:start w:val="1"/>
      <w:numFmt w:val="bullet"/>
      <w:lvlText w:val="o"/>
      <w:lvlJc w:val="left"/>
      <w:pPr>
        <w:ind w:left="1796" w:hanging="360"/>
      </w:pPr>
      <w:rPr>
        <w:rFonts w:ascii="Courier New" w:hAnsi="Courier New" w:cs="Courier New" w:hint="default"/>
      </w:rPr>
    </w:lvl>
    <w:lvl w:ilvl="2" w:tplc="240A0005" w:tentative="1">
      <w:start w:val="1"/>
      <w:numFmt w:val="bullet"/>
      <w:lvlText w:val=""/>
      <w:lvlJc w:val="left"/>
      <w:pPr>
        <w:ind w:left="2516" w:hanging="360"/>
      </w:pPr>
      <w:rPr>
        <w:rFonts w:ascii="Wingdings" w:hAnsi="Wingdings" w:hint="default"/>
      </w:rPr>
    </w:lvl>
    <w:lvl w:ilvl="3" w:tplc="240A0001" w:tentative="1">
      <w:start w:val="1"/>
      <w:numFmt w:val="bullet"/>
      <w:lvlText w:val=""/>
      <w:lvlJc w:val="left"/>
      <w:pPr>
        <w:ind w:left="3236" w:hanging="360"/>
      </w:pPr>
      <w:rPr>
        <w:rFonts w:ascii="Symbol" w:hAnsi="Symbol" w:hint="default"/>
      </w:rPr>
    </w:lvl>
    <w:lvl w:ilvl="4" w:tplc="240A0003" w:tentative="1">
      <w:start w:val="1"/>
      <w:numFmt w:val="bullet"/>
      <w:lvlText w:val="o"/>
      <w:lvlJc w:val="left"/>
      <w:pPr>
        <w:ind w:left="3956" w:hanging="360"/>
      </w:pPr>
      <w:rPr>
        <w:rFonts w:ascii="Courier New" w:hAnsi="Courier New" w:cs="Courier New" w:hint="default"/>
      </w:rPr>
    </w:lvl>
    <w:lvl w:ilvl="5" w:tplc="240A0005" w:tentative="1">
      <w:start w:val="1"/>
      <w:numFmt w:val="bullet"/>
      <w:lvlText w:val=""/>
      <w:lvlJc w:val="left"/>
      <w:pPr>
        <w:ind w:left="4676" w:hanging="360"/>
      </w:pPr>
      <w:rPr>
        <w:rFonts w:ascii="Wingdings" w:hAnsi="Wingdings" w:hint="default"/>
      </w:rPr>
    </w:lvl>
    <w:lvl w:ilvl="6" w:tplc="240A0001" w:tentative="1">
      <w:start w:val="1"/>
      <w:numFmt w:val="bullet"/>
      <w:lvlText w:val=""/>
      <w:lvlJc w:val="left"/>
      <w:pPr>
        <w:ind w:left="5396" w:hanging="360"/>
      </w:pPr>
      <w:rPr>
        <w:rFonts w:ascii="Symbol" w:hAnsi="Symbol" w:hint="default"/>
      </w:rPr>
    </w:lvl>
    <w:lvl w:ilvl="7" w:tplc="240A0003" w:tentative="1">
      <w:start w:val="1"/>
      <w:numFmt w:val="bullet"/>
      <w:lvlText w:val="o"/>
      <w:lvlJc w:val="left"/>
      <w:pPr>
        <w:ind w:left="6116" w:hanging="360"/>
      </w:pPr>
      <w:rPr>
        <w:rFonts w:ascii="Courier New" w:hAnsi="Courier New" w:cs="Courier New" w:hint="default"/>
      </w:rPr>
    </w:lvl>
    <w:lvl w:ilvl="8" w:tplc="240A0005" w:tentative="1">
      <w:start w:val="1"/>
      <w:numFmt w:val="bullet"/>
      <w:lvlText w:val=""/>
      <w:lvlJc w:val="left"/>
      <w:pPr>
        <w:ind w:left="6836" w:hanging="360"/>
      </w:pPr>
      <w:rPr>
        <w:rFonts w:ascii="Wingdings" w:hAnsi="Wingdings" w:hint="default"/>
      </w:rPr>
    </w:lvl>
  </w:abstractNum>
  <w:abstractNum w:abstractNumId="25">
    <w:nsid w:val="0F207B1D"/>
    <w:multiLevelType w:val="multilevel"/>
    <w:tmpl w:val="D14A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106A7F63"/>
    <w:multiLevelType w:val="hybridMultilevel"/>
    <w:tmpl w:val="FFFFFFFF"/>
    <w:lvl w:ilvl="0" w:tplc="ED464BA0">
      <w:start w:val="1"/>
      <w:numFmt w:val="bullet"/>
      <w:lvlText w:val=""/>
      <w:lvlJc w:val="left"/>
      <w:pPr>
        <w:ind w:left="720" w:hanging="360"/>
      </w:pPr>
      <w:rPr>
        <w:rFonts w:ascii="Symbol" w:hAnsi="Symbol" w:hint="default"/>
      </w:rPr>
    </w:lvl>
    <w:lvl w:ilvl="1" w:tplc="BB3EABEC">
      <w:start w:val="1"/>
      <w:numFmt w:val="bullet"/>
      <w:lvlText w:val="o"/>
      <w:lvlJc w:val="left"/>
      <w:pPr>
        <w:ind w:left="1440" w:hanging="360"/>
      </w:pPr>
      <w:rPr>
        <w:rFonts w:ascii="Courier New" w:hAnsi="Courier New" w:hint="default"/>
      </w:rPr>
    </w:lvl>
    <w:lvl w:ilvl="2" w:tplc="F1E4415C">
      <w:start w:val="1"/>
      <w:numFmt w:val="bullet"/>
      <w:lvlText w:val=""/>
      <w:lvlJc w:val="left"/>
      <w:pPr>
        <w:ind w:left="2160" w:hanging="360"/>
      </w:pPr>
      <w:rPr>
        <w:rFonts w:ascii="Wingdings" w:hAnsi="Wingdings" w:hint="default"/>
      </w:rPr>
    </w:lvl>
    <w:lvl w:ilvl="3" w:tplc="C12E720E">
      <w:start w:val="1"/>
      <w:numFmt w:val="bullet"/>
      <w:lvlText w:val=""/>
      <w:lvlJc w:val="left"/>
      <w:pPr>
        <w:ind w:left="2880" w:hanging="360"/>
      </w:pPr>
      <w:rPr>
        <w:rFonts w:ascii="Symbol" w:hAnsi="Symbol" w:hint="default"/>
      </w:rPr>
    </w:lvl>
    <w:lvl w:ilvl="4" w:tplc="00BC7BF6">
      <w:start w:val="1"/>
      <w:numFmt w:val="bullet"/>
      <w:lvlText w:val="o"/>
      <w:lvlJc w:val="left"/>
      <w:pPr>
        <w:ind w:left="3600" w:hanging="360"/>
      </w:pPr>
      <w:rPr>
        <w:rFonts w:ascii="Courier New" w:hAnsi="Courier New" w:hint="default"/>
      </w:rPr>
    </w:lvl>
    <w:lvl w:ilvl="5" w:tplc="1898E2DC">
      <w:start w:val="1"/>
      <w:numFmt w:val="bullet"/>
      <w:lvlText w:val=""/>
      <w:lvlJc w:val="left"/>
      <w:pPr>
        <w:ind w:left="4320" w:hanging="360"/>
      </w:pPr>
      <w:rPr>
        <w:rFonts w:ascii="Wingdings" w:hAnsi="Wingdings" w:hint="default"/>
      </w:rPr>
    </w:lvl>
    <w:lvl w:ilvl="6" w:tplc="CFFA2158">
      <w:start w:val="1"/>
      <w:numFmt w:val="bullet"/>
      <w:lvlText w:val=""/>
      <w:lvlJc w:val="left"/>
      <w:pPr>
        <w:ind w:left="5040" w:hanging="360"/>
      </w:pPr>
      <w:rPr>
        <w:rFonts w:ascii="Symbol" w:hAnsi="Symbol" w:hint="default"/>
      </w:rPr>
    </w:lvl>
    <w:lvl w:ilvl="7" w:tplc="92B4775C">
      <w:start w:val="1"/>
      <w:numFmt w:val="bullet"/>
      <w:lvlText w:val="o"/>
      <w:lvlJc w:val="left"/>
      <w:pPr>
        <w:ind w:left="5760" w:hanging="360"/>
      </w:pPr>
      <w:rPr>
        <w:rFonts w:ascii="Courier New" w:hAnsi="Courier New" w:hint="default"/>
      </w:rPr>
    </w:lvl>
    <w:lvl w:ilvl="8" w:tplc="96C8F04E">
      <w:start w:val="1"/>
      <w:numFmt w:val="bullet"/>
      <w:lvlText w:val=""/>
      <w:lvlJc w:val="left"/>
      <w:pPr>
        <w:ind w:left="6480" w:hanging="360"/>
      </w:pPr>
      <w:rPr>
        <w:rFonts w:ascii="Wingdings" w:hAnsi="Wingdings" w:hint="default"/>
      </w:rPr>
    </w:lvl>
  </w:abstractNum>
  <w:abstractNum w:abstractNumId="27">
    <w:nsid w:val="10774648"/>
    <w:multiLevelType w:val="hybridMultilevel"/>
    <w:tmpl w:val="E3FE2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nsid w:val="10914B91"/>
    <w:multiLevelType w:val="multilevel"/>
    <w:tmpl w:val="806C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11354C22"/>
    <w:multiLevelType w:val="multilevel"/>
    <w:tmpl w:val="EF4CC6FC"/>
    <w:lvl w:ilvl="0">
      <w:start w:val="1"/>
      <w:numFmt w:val="decimal"/>
      <w:lvlText w:val="%1."/>
      <w:lvlJc w:val="left"/>
      <w:pPr>
        <w:tabs>
          <w:tab w:val="num" w:pos="360"/>
        </w:tabs>
        <w:ind w:left="360" w:hanging="360"/>
      </w:pPr>
      <w:rPr>
        <w:rFont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0">
    <w:nsid w:val="114C497F"/>
    <w:multiLevelType w:val="hybridMultilevel"/>
    <w:tmpl w:val="5CB85D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nsid w:val="11C70820"/>
    <w:multiLevelType w:val="hybridMultilevel"/>
    <w:tmpl w:val="2B72061A"/>
    <w:lvl w:ilvl="0" w:tplc="75DE3564">
      <w:start w:val="1"/>
      <w:numFmt w:val="bullet"/>
      <w:lvlText w:val=""/>
      <w:lvlJc w:val="left"/>
      <w:pPr>
        <w:ind w:left="360" w:hanging="360"/>
      </w:pPr>
      <w:rPr>
        <w:rFonts w:ascii="Symbol" w:hAnsi="Symbol" w:hint="default"/>
      </w:rPr>
    </w:lvl>
    <w:lvl w:ilvl="1" w:tplc="9962BA68">
      <w:start w:val="1"/>
      <w:numFmt w:val="bullet"/>
      <w:lvlText w:val="o"/>
      <w:lvlJc w:val="left"/>
      <w:pPr>
        <w:ind w:left="1080" w:hanging="360"/>
      </w:pPr>
      <w:rPr>
        <w:rFonts w:ascii="Courier New" w:hAnsi="Courier New" w:hint="default"/>
      </w:rPr>
    </w:lvl>
    <w:lvl w:ilvl="2" w:tplc="CAC6C268">
      <w:start w:val="1"/>
      <w:numFmt w:val="bullet"/>
      <w:lvlText w:val=""/>
      <w:lvlJc w:val="left"/>
      <w:pPr>
        <w:ind w:left="1800" w:hanging="360"/>
      </w:pPr>
      <w:rPr>
        <w:rFonts w:ascii="Wingdings" w:hAnsi="Wingdings" w:hint="default"/>
      </w:rPr>
    </w:lvl>
    <w:lvl w:ilvl="3" w:tplc="CA00E040">
      <w:start w:val="1"/>
      <w:numFmt w:val="bullet"/>
      <w:lvlText w:val=""/>
      <w:lvlJc w:val="left"/>
      <w:pPr>
        <w:ind w:left="2520" w:hanging="360"/>
      </w:pPr>
      <w:rPr>
        <w:rFonts w:ascii="Symbol" w:hAnsi="Symbol" w:hint="default"/>
      </w:rPr>
    </w:lvl>
    <w:lvl w:ilvl="4" w:tplc="91B0B918">
      <w:start w:val="1"/>
      <w:numFmt w:val="bullet"/>
      <w:lvlText w:val="o"/>
      <w:lvlJc w:val="left"/>
      <w:pPr>
        <w:ind w:left="3240" w:hanging="360"/>
      </w:pPr>
      <w:rPr>
        <w:rFonts w:ascii="Courier New" w:hAnsi="Courier New" w:hint="default"/>
      </w:rPr>
    </w:lvl>
    <w:lvl w:ilvl="5" w:tplc="6D3E77AE">
      <w:start w:val="1"/>
      <w:numFmt w:val="bullet"/>
      <w:lvlText w:val=""/>
      <w:lvlJc w:val="left"/>
      <w:pPr>
        <w:ind w:left="3960" w:hanging="360"/>
      </w:pPr>
      <w:rPr>
        <w:rFonts w:ascii="Wingdings" w:hAnsi="Wingdings" w:hint="default"/>
      </w:rPr>
    </w:lvl>
    <w:lvl w:ilvl="6" w:tplc="D42EA98C">
      <w:start w:val="1"/>
      <w:numFmt w:val="bullet"/>
      <w:lvlText w:val=""/>
      <w:lvlJc w:val="left"/>
      <w:pPr>
        <w:ind w:left="4680" w:hanging="360"/>
      </w:pPr>
      <w:rPr>
        <w:rFonts w:ascii="Symbol" w:hAnsi="Symbol" w:hint="default"/>
      </w:rPr>
    </w:lvl>
    <w:lvl w:ilvl="7" w:tplc="0A525CFE">
      <w:start w:val="1"/>
      <w:numFmt w:val="bullet"/>
      <w:lvlText w:val="o"/>
      <w:lvlJc w:val="left"/>
      <w:pPr>
        <w:ind w:left="5400" w:hanging="360"/>
      </w:pPr>
      <w:rPr>
        <w:rFonts w:ascii="Courier New" w:hAnsi="Courier New" w:hint="default"/>
      </w:rPr>
    </w:lvl>
    <w:lvl w:ilvl="8" w:tplc="FA0668C0">
      <w:start w:val="1"/>
      <w:numFmt w:val="bullet"/>
      <w:lvlText w:val=""/>
      <w:lvlJc w:val="left"/>
      <w:pPr>
        <w:ind w:left="6120" w:hanging="360"/>
      </w:pPr>
      <w:rPr>
        <w:rFonts w:ascii="Wingdings" w:hAnsi="Wingdings" w:hint="default"/>
      </w:rPr>
    </w:lvl>
  </w:abstractNum>
  <w:abstractNum w:abstractNumId="32">
    <w:nsid w:val="154935B6"/>
    <w:multiLevelType w:val="multilevel"/>
    <w:tmpl w:val="9C32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179ED041"/>
    <w:multiLevelType w:val="hybridMultilevel"/>
    <w:tmpl w:val="4538DAF0"/>
    <w:lvl w:ilvl="0" w:tplc="BAFA89B2">
      <w:start w:val="1"/>
      <w:numFmt w:val="bullet"/>
      <w:lvlText w:val="·"/>
      <w:lvlJc w:val="left"/>
      <w:pPr>
        <w:ind w:left="720" w:hanging="360"/>
      </w:pPr>
      <w:rPr>
        <w:rFonts w:ascii="Symbol" w:hAnsi="Symbol" w:hint="default"/>
      </w:rPr>
    </w:lvl>
    <w:lvl w:ilvl="1" w:tplc="F65E37AC">
      <w:start w:val="1"/>
      <w:numFmt w:val="bullet"/>
      <w:lvlText w:val="o"/>
      <w:lvlJc w:val="left"/>
      <w:pPr>
        <w:ind w:left="1440" w:hanging="360"/>
      </w:pPr>
      <w:rPr>
        <w:rFonts w:ascii="Courier New" w:hAnsi="Courier New" w:hint="default"/>
      </w:rPr>
    </w:lvl>
    <w:lvl w:ilvl="2" w:tplc="0FF4546C">
      <w:start w:val="1"/>
      <w:numFmt w:val="bullet"/>
      <w:lvlText w:val=""/>
      <w:lvlJc w:val="left"/>
      <w:pPr>
        <w:ind w:left="2160" w:hanging="360"/>
      </w:pPr>
      <w:rPr>
        <w:rFonts w:ascii="Wingdings" w:hAnsi="Wingdings" w:hint="default"/>
      </w:rPr>
    </w:lvl>
    <w:lvl w:ilvl="3" w:tplc="06BEE122">
      <w:start w:val="1"/>
      <w:numFmt w:val="bullet"/>
      <w:lvlText w:val=""/>
      <w:lvlJc w:val="left"/>
      <w:pPr>
        <w:ind w:left="2880" w:hanging="360"/>
      </w:pPr>
      <w:rPr>
        <w:rFonts w:ascii="Symbol" w:hAnsi="Symbol" w:hint="default"/>
      </w:rPr>
    </w:lvl>
    <w:lvl w:ilvl="4" w:tplc="75083122">
      <w:start w:val="1"/>
      <w:numFmt w:val="bullet"/>
      <w:lvlText w:val="o"/>
      <w:lvlJc w:val="left"/>
      <w:pPr>
        <w:ind w:left="3600" w:hanging="360"/>
      </w:pPr>
      <w:rPr>
        <w:rFonts w:ascii="Courier New" w:hAnsi="Courier New" w:hint="default"/>
      </w:rPr>
    </w:lvl>
    <w:lvl w:ilvl="5" w:tplc="74A098EC">
      <w:start w:val="1"/>
      <w:numFmt w:val="bullet"/>
      <w:lvlText w:val=""/>
      <w:lvlJc w:val="left"/>
      <w:pPr>
        <w:ind w:left="4320" w:hanging="360"/>
      </w:pPr>
      <w:rPr>
        <w:rFonts w:ascii="Wingdings" w:hAnsi="Wingdings" w:hint="default"/>
      </w:rPr>
    </w:lvl>
    <w:lvl w:ilvl="6" w:tplc="1354F31C">
      <w:start w:val="1"/>
      <w:numFmt w:val="bullet"/>
      <w:lvlText w:val=""/>
      <w:lvlJc w:val="left"/>
      <w:pPr>
        <w:ind w:left="5040" w:hanging="360"/>
      </w:pPr>
      <w:rPr>
        <w:rFonts w:ascii="Symbol" w:hAnsi="Symbol" w:hint="default"/>
      </w:rPr>
    </w:lvl>
    <w:lvl w:ilvl="7" w:tplc="33B63A6C">
      <w:start w:val="1"/>
      <w:numFmt w:val="bullet"/>
      <w:lvlText w:val="o"/>
      <w:lvlJc w:val="left"/>
      <w:pPr>
        <w:ind w:left="5760" w:hanging="360"/>
      </w:pPr>
      <w:rPr>
        <w:rFonts w:ascii="Courier New" w:hAnsi="Courier New" w:hint="default"/>
      </w:rPr>
    </w:lvl>
    <w:lvl w:ilvl="8" w:tplc="D158D5E0">
      <w:start w:val="1"/>
      <w:numFmt w:val="bullet"/>
      <w:lvlText w:val=""/>
      <w:lvlJc w:val="left"/>
      <w:pPr>
        <w:ind w:left="6480" w:hanging="360"/>
      </w:pPr>
      <w:rPr>
        <w:rFonts w:ascii="Wingdings" w:hAnsi="Wingdings" w:hint="default"/>
      </w:rPr>
    </w:lvl>
  </w:abstractNum>
  <w:abstractNum w:abstractNumId="34">
    <w:nsid w:val="17CA65D6"/>
    <w:multiLevelType w:val="hybridMultilevel"/>
    <w:tmpl w:val="666A53BC"/>
    <w:lvl w:ilvl="0" w:tplc="D6DE90AC">
      <w:numFmt w:val="bullet"/>
      <w:lvlText w:val="-"/>
      <w:lvlJc w:val="left"/>
      <w:pPr>
        <w:ind w:left="1440" w:hanging="360"/>
      </w:pPr>
      <w:rPr>
        <w:rFonts w:ascii="Arial" w:eastAsia="Lucida Sans Unicode" w:hAnsi="Arial" w:cs="Arial" w:hint="default"/>
        <w:color w:val="auto"/>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nsid w:val="182E5BD3"/>
    <w:multiLevelType w:val="hybridMultilevel"/>
    <w:tmpl w:val="D0945ACC"/>
    <w:lvl w:ilvl="0" w:tplc="5420A924">
      <w:numFmt w:val="bullet"/>
      <w:lvlText w:val="-"/>
      <w:lvlJc w:val="left"/>
      <w:pPr>
        <w:ind w:left="1440" w:hanging="360"/>
      </w:pPr>
      <w:rPr>
        <w:rFonts w:ascii="Arial" w:eastAsia="Lucida Sans Unicode"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nsid w:val="18BC1EE8"/>
    <w:multiLevelType w:val="multilevel"/>
    <w:tmpl w:val="9DD2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192E2F44"/>
    <w:multiLevelType w:val="multilevel"/>
    <w:tmpl w:val="0280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1B3F7351"/>
    <w:multiLevelType w:val="multilevel"/>
    <w:tmpl w:val="8642F0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9">
    <w:nsid w:val="1B82C42D"/>
    <w:multiLevelType w:val="hybridMultilevel"/>
    <w:tmpl w:val="FFFFFFFF"/>
    <w:lvl w:ilvl="0" w:tplc="C8003C74">
      <w:start w:val="1"/>
      <w:numFmt w:val="bullet"/>
      <w:lvlText w:val=""/>
      <w:lvlJc w:val="left"/>
      <w:pPr>
        <w:ind w:left="360" w:hanging="360"/>
      </w:pPr>
      <w:rPr>
        <w:rFonts w:ascii="Symbol" w:hAnsi="Symbol" w:hint="default"/>
      </w:rPr>
    </w:lvl>
    <w:lvl w:ilvl="1" w:tplc="9ECEEA2A">
      <w:start w:val="1"/>
      <w:numFmt w:val="bullet"/>
      <w:lvlText w:val="o"/>
      <w:lvlJc w:val="left"/>
      <w:pPr>
        <w:ind w:left="1080" w:hanging="360"/>
      </w:pPr>
      <w:rPr>
        <w:rFonts w:ascii="Courier New" w:hAnsi="Courier New" w:hint="default"/>
      </w:rPr>
    </w:lvl>
    <w:lvl w:ilvl="2" w:tplc="03D8D02C">
      <w:start w:val="1"/>
      <w:numFmt w:val="bullet"/>
      <w:lvlText w:val=""/>
      <w:lvlJc w:val="left"/>
      <w:pPr>
        <w:ind w:left="1800" w:hanging="360"/>
      </w:pPr>
      <w:rPr>
        <w:rFonts w:ascii="Wingdings" w:hAnsi="Wingdings" w:hint="default"/>
      </w:rPr>
    </w:lvl>
    <w:lvl w:ilvl="3" w:tplc="CCF8E240">
      <w:start w:val="1"/>
      <w:numFmt w:val="bullet"/>
      <w:lvlText w:val=""/>
      <w:lvlJc w:val="left"/>
      <w:pPr>
        <w:ind w:left="2520" w:hanging="360"/>
      </w:pPr>
      <w:rPr>
        <w:rFonts w:ascii="Symbol" w:hAnsi="Symbol" w:hint="default"/>
      </w:rPr>
    </w:lvl>
    <w:lvl w:ilvl="4" w:tplc="58EA9F7C">
      <w:start w:val="1"/>
      <w:numFmt w:val="bullet"/>
      <w:lvlText w:val="o"/>
      <w:lvlJc w:val="left"/>
      <w:pPr>
        <w:ind w:left="3240" w:hanging="360"/>
      </w:pPr>
      <w:rPr>
        <w:rFonts w:ascii="Courier New" w:hAnsi="Courier New" w:hint="default"/>
      </w:rPr>
    </w:lvl>
    <w:lvl w:ilvl="5" w:tplc="F7CAC506">
      <w:start w:val="1"/>
      <w:numFmt w:val="bullet"/>
      <w:lvlText w:val=""/>
      <w:lvlJc w:val="left"/>
      <w:pPr>
        <w:ind w:left="3960" w:hanging="360"/>
      </w:pPr>
      <w:rPr>
        <w:rFonts w:ascii="Wingdings" w:hAnsi="Wingdings" w:hint="default"/>
      </w:rPr>
    </w:lvl>
    <w:lvl w:ilvl="6" w:tplc="29C48FA6">
      <w:start w:val="1"/>
      <w:numFmt w:val="bullet"/>
      <w:lvlText w:val=""/>
      <w:lvlJc w:val="left"/>
      <w:pPr>
        <w:ind w:left="4680" w:hanging="360"/>
      </w:pPr>
      <w:rPr>
        <w:rFonts w:ascii="Symbol" w:hAnsi="Symbol" w:hint="default"/>
      </w:rPr>
    </w:lvl>
    <w:lvl w:ilvl="7" w:tplc="4C666C98">
      <w:start w:val="1"/>
      <w:numFmt w:val="bullet"/>
      <w:lvlText w:val="o"/>
      <w:lvlJc w:val="left"/>
      <w:pPr>
        <w:ind w:left="5400" w:hanging="360"/>
      </w:pPr>
      <w:rPr>
        <w:rFonts w:ascii="Courier New" w:hAnsi="Courier New" w:hint="default"/>
      </w:rPr>
    </w:lvl>
    <w:lvl w:ilvl="8" w:tplc="7C22CA6C">
      <w:start w:val="1"/>
      <w:numFmt w:val="bullet"/>
      <w:lvlText w:val=""/>
      <w:lvlJc w:val="left"/>
      <w:pPr>
        <w:ind w:left="6120" w:hanging="360"/>
      </w:pPr>
      <w:rPr>
        <w:rFonts w:ascii="Wingdings" w:hAnsi="Wingdings" w:hint="default"/>
      </w:rPr>
    </w:lvl>
  </w:abstractNum>
  <w:abstractNum w:abstractNumId="40">
    <w:nsid w:val="1E3F0435"/>
    <w:multiLevelType w:val="hybridMultilevel"/>
    <w:tmpl w:val="1FBA83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nsid w:val="1E431BD3"/>
    <w:multiLevelType w:val="hybridMultilevel"/>
    <w:tmpl w:val="35A67F1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2">
    <w:nsid w:val="1E487891"/>
    <w:multiLevelType w:val="hybridMultilevel"/>
    <w:tmpl w:val="6704A45E"/>
    <w:lvl w:ilvl="0" w:tplc="2D989DC0">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3">
    <w:nsid w:val="216C6302"/>
    <w:multiLevelType w:val="hybridMultilevel"/>
    <w:tmpl w:val="0ACEC91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nsid w:val="21C36E3A"/>
    <w:multiLevelType w:val="multilevel"/>
    <w:tmpl w:val="D056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236C29B1"/>
    <w:multiLevelType w:val="hybridMultilevel"/>
    <w:tmpl w:val="2CA634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nsid w:val="24306F4B"/>
    <w:multiLevelType w:val="multilevel"/>
    <w:tmpl w:val="B688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25F27DED"/>
    <w:multiLevelType w:val="hybridMultilevel"/>
    <w:tmpl w:val="9FBECE2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8">
    <w:nsid w:val="260A7FCA"/>
    <w:multiLevelType w:val="hybridMultilevel"/>
    <w:tmpl w:val="6D82A6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nsid w:val="27162610"/>
    <w:multiLevelType w:val="hybridMultilevel"/>
    <w:tmpl w:val="FE186D48"/>
    <w:lvl w:ilvl="0" w:tplc="D84EB100">
      <w:start w:val="1"/>
      <w:numFmt w:val="lowerLetter"/>
      <w:lvlText w:val="%1."/>
      <w:lvlJc w:val="left"/>
      <w:pPr>
        <w:ind w:left="-732" w:hanging="360"/>
      </w:pPr>
      <w:rPr>
        <w:rFonts w:hint="default"/>
      </w:rPr>
    </w:lvl>
    <w:lvl w:ilvl="1" w:tplc="240A0019" w:tentative="1">
      <w:start w:val="1"/>
      <w:numFmt w:val="lowerLetter"/>
      <w:lvlText w:val="%2."/>
      <w:lvlJc w:val="left"/>
      <w:pPr>
        <w:ind w:left="-12" w:hanging="360"/>
      </w:pPr>
    </w:lvl>
    <w:lvl w:ilvl="2" w:tplc="240A001B" w:tentative="1">
      <w:start w:val="1"/>
      <w:numFmt w:val="lowerRoman"/>
      <w:lvlText w:val="%3."/>
      <w:lvlJc w:val="right"/>
      <w:pPr>
        <w:ind w:left="708" w:hanging="180"/>
      </w:pPr>
    </w:lvl>
    <w:lvl w:ilvl="3" w:tplc="240A000F" w:tentative="1">
      <w:start w:val="1"/>
      <w:numFmt w:val="decimal"/>
      <w:lvlText w:val="%4."/>
      <w:lvlJc w:val="left"/>
      <w:pPr>
        <w:ind w:left="1428" w:hanging="360"/>
      </w:pPr>
    </w:lvl>
    <w:lvl w:ilvl="4" w:tplc="240A0019" w:tentative="1">
      <w:start w:val="1"/>
      <w:numFmt w:val="lowerLetter"/>
      <w:lvlText w:val="%5."/>
      <w:lvlJc w:val="left"/>
      <w:pPr>
        <w:ind w:left="2148" w:hanging="360"/>
      </w:pPr>
    </w:lvl>
    <w:lvl w:ilvl="5" w:tplc="240A001B" w:tentative="1">
      <w:start w:val="1"/>
      <w:numFmt w:val="lowerRoman"/>
      <w:lvlText w:val="%6."/>
      <w:lvlJc w:val="right"/>
      <w:pPr>
        <w:ind w:left="2868" w:hanging="180"/>
      </w:pPr>
    </w:lvl>
    <w:lvl w:ilvl="6" w:tplc="240A000F" w:tentative="1">
      <w:start w:val="1"/>
      <w:numFmt w:val="decimal"/>
      <w:lvlText w:val="%7."/>
      <w:lvlJc w:val="left"/>
      <w:pPr>
        <w:ind w:left="3588" w:hanging="360"/>
      </w:pPr>
    </w:lvl>
    <w:lvl w:ilvl="7" w:tplc="240A0019" w:tentative="1">
      <w:start w:val="1"/>
      <w:numFmt w:val="lowerLetter"/>
      <w:lvlText w:val="%8."/>
      <w:lvlJc w:val="left"/>
      <w:pPr>
        <w:ind w:left="4308" w:hanging="360"/>
      </w:pPr>
    </w:lvl>
    <w:lvl w:ilvl="8" w:tplc="240A001B" w:tentative="1">
      <w:start w:val="1"/>
      <w:numFmt w:val="lowerRoman"/>
      <w:lvlText w:val="%9."/>
      <w:lvlJc w:val="right"/>
      <w:pPr>
        <w:ind w:left="5028" w:hanging="180"/>
      </w:pPr>
    </w:lvl>
  </w:abstractNum>
  <w:abstractNum w:abstractNumId="50">
    <w:nsid w:val="27313DFF"/>
    <w:multiLevelType w:val="multilevel"/>
    <w:tmpl w:val="EF7AA7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1">
    <w:nsid w:val="27483F81"/>
    <w:multiLevelType w:val="hybridMultilevel"/>
    <w:tmpl w:val="F10CEA5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2">
    <w:nsid w:val="285C4472"/>
    <w:multiLevelType w:val="hybridMultilevel"/>
    <w:tmpl w:val="4386BAF4"/>
    <w:lvl w:ilvl="0" w:tplc="A9DAC370">
      <w:start w:val="1"/>
      <w:numFmt w:val="bullet"/>
      <w:lvlText w:val=""/>
      <w:lvlJc w:val="left"/>
      <w:pPr>
        <w:ind w:left="720" w:hanging="360"/>
      </w:pPr>
      <w:rPr>
        <w:rFonts w:ascii="Symbol" w:hAnsi="Symbol" w:hint="default"/>
      </w:rPr>
    </w:lvl>
    <w:lvl w:ilvl="1" w:tplc="2D322C3A">
      <w:start w:val="1"/>
      <w:numFmt w:val="bullet"/>
      <w:lvlText w:val="o"/>
      <w:lvlJc w:val="left"/>
      <w:pPr>
        <w:ind w:left="1440" w:hanging="360"/>
      </w:pPr>
      <w:rPr>
        <w:rFonts w:ascii="Courier New" w:hAnsi="Courier New" w:hint="default"/>
      </w:rPr>
    </w:lvl>
    <w:lvl w:ilvl="2" w:tplc="24D2EA04">
      <w:start w:val="1"/>
      <w:numFmt w:val="bullet"/>
      <w:lvlText w:val=""/>
      <w:lvlJc w:val="left"/>
      <w:pPr>
        <w:ind w:left="2160" w:hanging="360"/>
      </w:pPr>
      <w:rPr>
        <w:rFonts w:ascii="Wingdings" w:hAnsi="Wingdings" w:hint="default"/>
      </w:rPr>
    </w:lvl>
    <w:lvl w:ilvl="3" w:tplc="35E270A4">
      <w:start w:val="1"/>
      <w:numFmt w:val="bullet"/>
      <w:lvlText w:val=""/>
      <w:lvlJc w:val="left"/>
      <w:pPr>
        <w:ind w:left="2880" w:hanging="360"/>
      </w:pPr>
      <w:rPr>
        <w:rFonts w:ascii="Symbol" w:hAnsi="Symbol" w:hint="default"/>
      </w:rPr>
    </w:lvl>
    <w:lvl w:ilvl="4" w:tplc="AAAE49D6">
      <w:start w:val="1"/>
      <w:numFmt w:val="bullet"/>
      <w:lvlText w:val="o"/>
      <w:lvlJc w:val="left"/>
      <w:pPr>
        <w:ind w:left="3600" w:hanging="360"/>
      </w:pPr>
      <w:rPr>
        <w:rFonts w:ascii="Courier New" w:hAnsi="Courier New" w:hint="default"/>
      </w:rPr>
    </w:lvl>
    <w:lvl w:ilvl="5" w:tplc="EAA8DC2A">
      <w:start w:val="1"/>
      <w:numFmt w:val="bullet"/>
      <w:lvlText w:val=""/>
      <w:lvlJc w:val="left"/>
      <w:pPr>
        <w:ind w:left="4320" w:hanging="360"/>
      </w:pPr>
      <w:rPr>
        <w:rFonts w:ascii="Wingdings" w:hAnsi="Wingdings" w:hint="default"/>
      </w:rPr>
    </w:lvl>
    <w:lvl w:ilvl="6" w:tplc="B352E8AC">
      <w:start w:val="1"/>
      <w:numFmt w:val="bullet"/>
      <w:lvlText w:val=""/>
      <w:lvlJc w:val="left"/>
      <w:pPr>
        <w:ind w:left="5040" w:hanging="360"/>
      </w:pPr>
      <w:rPr>
        <w:rFonts w:ascii="Symbol" w:hAnsi="Symbol" w:hint="default"/>
      </w:rPr>
    </w:lvl>
    <w:lvl w:ilvl="7" w:tplc="9AECB4E0">
      <w:start w:val="1"/>
      <w:numFmt w:val="bullet"/>
      <w:lvlText w:val="o"/>
      <w:lvlJc w:val="left"/>
      <w:pPr>
        <w:ind w:left="5760" w:hanging="360"/>
      </w:pPr>
      <w:rPr>
        <w:rFonts w:ascii="Courier New" w:hAnsi="Courier New" w:hint="default"/>
      </w:rPr>
    </w:lvl>
    <w:lvl w:ilvl="8" w:tplc="AE580B64">
      <w:start w:val="1"/>
      <w:numFmt w:val="bullet"/>
      <w:lvlText w:val=""/>
      <w:lvlJc w:val="left"/>
      <w:pPr>
        <w:ind w:left="6480" w:hanging="360"/>
      </w:pPr>
      <w:rPr>
        <w:rFonts w:ascii="Wingdings" w:hAnsi="Wingdings" w:hint="default"/>
      </w:rPr>
    </w:lvl>
  </w:abstractNum>
  <w:abstractNum w:abstractNumId="53">
    <w:nsid w:val="28870B06"/>
    <w:multiLevelType w:val="multilevel"/>
    <w:tmpl w:val="251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299149C7"/>
    <w:multiLevelType w:val="hybridMultilevel"/>
    <w:tmpl w:val="90BC05AA"/>
    <w:lvl w:ilvl="0" w:tplc="240A0001">
      <w:start w:val="1"/>
      <w:numFmt w:val="bullet"/>
      <w:lvlText w:val=""/>
      <w:lvlJc w:val="left"/>
      <w:pPr>
        <w:ind w:left="720" w:hanging="360"/>
      </w:pPr>
      <w:rPr>
        <w:rFonts w:ascii="Symbol" w:hAnsi="Symbol" w:hint="default"/>
      </w:rPr>
    </w:lvl>
    <w:lvl w:ilvl="1" w:tplc="830E3ED2">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nsid w:val="29FA25B9"/>
    <w:multiLevelType w:val="multilevel"/>
    <w:tmpl w:val="A428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2B0C3234"/>
    <w:multiLevelType w:val="hybridMultilevel"/>
    <w:tmpl w:val="55CC00C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7">
    <w:nsid w:val="2B9C370B"/>
    <w:multiLevelType w:val="hybridMultilevel"/>
    <w:tmpl w:val="9C7E0C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nsid w:val="2BC603A7"/>
    <w:multiLevelType w:val="hybridMultilevel"/>
    <w:tmpl w:val="8B7454A2"/>
    <w:lvl w:ilvl="0" w:tplc="D44273DE">
      <w:start w:val="47"/>
      <w:numFmt w:val="bullet"/>
      <w:lvlText w:val=""/>
      <w:lvlJc w:val="left"/>
      <w:pPr>
        <w:ind w:left="360" w:hanging="360"/>
      </w:pPr>
      <w:rPr>
        <w:rFonts w:ascii="Symbol" w:eastAsia="Arial" w:hAnsi="Symbol" w:cs="Arial" w:hint="default"/>
        <w:color w:val="000000"/>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9">
    <w:nsid w:val="2F690F3E"/>
    <w:multiLevelType w:val="hybridMultilevel"/>
    <w:tmpl w:val="C456C7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nsid w:val="2FA20A1B"/>
    <w:multiLevelType w:val="hybridMultilevel"/>
    <w:tmpl w:val="B4DAB7FA"/>
    <w:lvl w:ilvl="0" w:tplc="5420A924">
      <w:numFmt w:val="bullet"/>
      <w:lvlText w:val="-"/>
      <w:lvlJc w:val="left"/>
      <w:pPr>
        <w:ind w:left="1440" w:hanging="360"/>
      </w:pPr>
      <w:rPr>
        <w:rFonts w:ascii="Arial" w:eastAsia="Lucida Sans Unicode"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1">
    <w:nsid w:val="2FBD26DC"/>
    <w:multiLevelType w:val="hybridMultilevel"/>
    <w:tmpl w:val="0FA22C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nsid w:val="2FF2160C"/>
    <w:multiLevelType w:val="multilevel"/>
    <w:tmpl w:val="EC8C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30154B1F"/>
    <w:multiLevelType w:val="hybridMultilevel"/>
    <w:tmpl w:val="8FDA3D0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4">
    <w:nsid w:val="30281C29"/>
    <w:multiLevelType w:val="multilevel"/>
    <w:tmpl w:val="E9E0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30450A10"/>
    <w:multiLevelType w:val="multilevel"/>
    <w:tmpl w:val="54EA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30A02AC7"/>
    <w:multiLevelType w:val="hybridMultilevel"/>
    <w:tmpl w:val="ABE6451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7">
    <w:nsid w:val="31DE44D0"/>
    <w:multiLevelType w:val="multilevel"/>
    <w:tmpl w:val="464E9ED6"/>
    <w:lvl w:ilvl="0">
      <w:start w:val="7"/>
      <w:numFmt w:val="decimal"/>
      <w:lvlText w:val="%1."/>
      <w:lvlJc w:val="left"/>
      <w:pPr>
        <w:ind w:left="540" w:hanging="540"/>
      </w:pPr>
      <w:rPr>
        <w:rFonts w:hint="default"/>
      </w:rPr>
    </w:lvl>
    <w:lvl w:ilvl="1">
      <w:start w:val="1"/>
      <w:numFmt w:val="decimal"/>
      <w:lvlText w:val="%1.%2."/>
      <w:lvlJc w:val="left"/>
      <w:pPr>
        <w:ind w:left="1642" w:hanging="720"/>
      </w:pPr>
      <w:rPr>
        <w:rFonts w:hint="default"/>
      </w:rPr>
    </w:lvl>
    <w:lvl w:ilvl="2">
      <w:start w:val="4"/>
      <w:numFmt w:val="decimal"/>
      <w:lvlText w:val="%1.%2.%3."/>
      <w:lvlJc w:val="left"/>
      <w:pPr>
        <w:ind w:left="2564" w:hanging="720"/>
      </w:pPr>
      <w:rPr>
        <w:rFonts w:hint="default"/>
      </w:rPr>
    </w:lvl>
    <w:lvl w:ilvl="3">
      <w:start w:val="1"/>
      <w:numFmt w:val="decimal"/>
      <w:lvlText w:val="%1.%2.%3.%4."/>
      <w:lvlJc w:val="left"/>
      <w:pPr>
        <w:ind w:left="3846" w:hanging="1080"/>
      </w:pPr>
      <w:rPr>
        <w:rFonts w:hint="default"/>
      </w:rPr>
    </w:lvl>
    <w:lvl w:ilvl="4">
      <w:start w:val="1"/>
      <w:numFmt w:val="decimal"/>
      <w:lvlText w:val="%1.%2.%3.%4.%5."/>
      <w:lvlJc w:val="left"/>
      <w:pPr>
        <w:ind w:left="4768" w:hanging="1080"/>
      </w:pPr>
      <w:rPr>
        <w:rFonts w:hint="default"/>
      </w:rPr>
    </w:lvl>
    <w:lvl w:ilvl="5">
      <w:start w:val="1"/>
      <w:numFmt w:val="decimal"/>
      <w:lvlText w:val="%1.%2.%3.%4.%5.%6."/>
      <w:lvlJc w:val="left"/>
      <w:pPr>
        <w:ind w:left="6050" w:hanging="1440"/>
      </w:pPr>
      <w:rPr>
        <w:rFonts w:hint="default"/>
      </w:rPr>
    </w:lvl>
    <w:lvl w:ilvl="6">
      <w:start w:val="1"/>
      <w:numFmt w:val="decimal"/>
      <w:lvlText w:val="%1.%2.%3.%4.%5.%6.%7."/>
      <w:lvlJc w:val="left"/>
      <w:pPr>
        <w:ind w:left="6972" w:hanging="1440"/>
      </w:pPr>
      <w:rPr>
        <w:rFonts w:hint="default"/>
      </w:rPr>
    </w:lvl>
    <w:lvl w:ilvl="7">
      <w:start w:val="1"/>
      <w:numFmt w:val="decimal"/>
      <w:lvlText w:val="%1.%2.%3.%4.%5.%6.%7.%8."/>
      <w:lvlJc w:val="left"/>
      <w:pPr>
        <w:ind w:left="8254" w:hanging="1800"/>
      </w:pPr>
      <w:rPr>
        <w:rFonts w:hint="default"/>
      </w:rPr>
    </w:lvl>
    <w:lvl w:ilvl="8">
      <w:start w:val="1"/>
      <w:numFmt w:val="decimal"/>
      <w:lvlText w:val="%1.%2.%3.%4.%5.%6.%7.%8.%9."/>
      <w:lvlJc w:val="left"/>
      <w:pPr>
        <w:ind w:left="9176" w:hanging="1800"/>
      </w:pPr>
      <w:rPr>
        <w:rFonts w:hint="default"/>
      </w:rPr>
    </w:lvl>
  </w:abstractNum>
  <w:abstractNum w:abstractNumId="68">
    <w:nsid w:val="325A5998"/>
    <w:multiLevelType w:val="hybridMultilevel"/>
    <w:tmpl w:val="C79641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9">
    <w:nsid w:val="32867AA3"/>
    <w:multiLevelType w:val="hybridMultilevel"/>
    <w:tmpl w:val="4A400C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nsid w:val="32F17D69"/>
    <w:multiLevelType w:val="hybridMultilevel"/>
    <w:tmpl w:val="C99016B8"/>
    <w:lvl w:ilvl="0" w:tplc="240A000F">
      <w:start w:val="1"/>
      <w:numFmt w:val="decimal"/>
      <w:lvlText w:val="%1."/>
      <w:lvlJc w:val="left"/>
      <w:pPr>
        <w:ind w:left="720" w:hanging="360"/>
      </w:pPr>
      <w:rPr>
        <w:rFonts w:hint="default"/>
      </w:rPr>
    </w:lvl>
    <w:lvl w:ilvl="1" w:tplc="240A000F">
      <w:start w:val="1"/>
      <w:numFmt w:val="decimal"/>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1">
    <w:nsid w:val="33CFEBA5"/>
    <w:multiLevelType w:val="hybridMultilevel"/>
    <w:tmpl w:val="FFFFFFFF"/>
    <w:lvl w:ilvl="0" w:tplc="AFEEBCBA">
      <w:start w:val="1"/>
      <w:numFmt w:val="bullet"/>
      <w:lvlText w:val=""/>
      <w:lvlJc w:val="left"/>
      <w:pPr>
        <w:ind w:left="360" w:hanging="360"/>
      </w:pPr>
      <w:rPr>
        <w:rFonts w:ascii="Symbol" w:hAnsi="Symbol" w:hint="default"/>
      </w:rPr>
    </w:lvl>
    <w:lvl w:ilvl="1" w:tplc="AF143F4E">
      <w:start w:val="1"/>
      <w:numFmt w:val="bullet"/>
      <w:lvlText w:val="o"/>
      <w:lvlJc w:val="left"/>
      <w:pPr>
        <w:ind w:left="1080" w:hanging="360"/>
      </w:pPr>
      <w:rPr>
        <w:rFonts w:ascii="Courier New" w:hAnsi="Courier New" w:hint="default"/>
      </w:rPr>
    </w:lvl>
    <w:lvl w:ilvl="2" w:tplc="F1C24ACE">
      <w:start w:val="1"/>
      <w:numFmt w:val="bullet"/>
      <w:lvlText w:val=""/>
      <w:lvlJc w:val="left"/>
      <w:pPr>
        <w:ind w:left="1800" w:hanging="360"/>
      </w:pPr>
      <w:rPr>
        <w:rFonts w:ascii="Wingdings" w:hAnsi="Wingdings" w:hint="default"/>
      </w:rPr>
    </w:lvl>
    <w:lvl w:ilvl="3" w:tplc="26088CDE">
      <w:start w:val="1"/>
      <w:numFmt w:val="bullet"/>
      <w:lvlText w:val=""/>
      <w:lvlJc w:val="left"/>
      <w:pPr>
        <w:ind w:left="2520" w:hanging="360"/>
      </w:pPr>
      <w:rPr>
        <w:rFonts w:ascii="Symbol" w:hAnsi="Symbol" w:hint="default"/>
      </w:rPr>
    </w:lvl>
    <w:lvl w:ilvl="4" w:tplc="C0BC7BC8">
      <w:start w:val="1"/>
      <w:numFmt w:val="bullet"/>
      <w:lvlText w:val="o"/>
      <w:lvlJc w:val="left"/>
      <w:pPr>
        <w:ind w:left="3240" w:hanging="360"/>
      </w:pPr>
      <w:rPr>
        <w:rFonts w:ascii="Courier New" w:hAnsi="Courier New" w:hint="default"/>
      </w:rPr>
    </w:lvl>
    <w:lvl w:ilvl="5" w:tplc="041643D2">
      <w:start w:val="1"/>
      <w:numFmt w:val="bullet"/>
      <w:lvlText w:val=""/>
      <w:lvlJc w:val="left"/>
      <w:pPr>
        <w:ind w:left="3960" w:hanging="360"/>
      </w:pPr>
      <w:rPr>
        <w:rFonts w:ascii="Wingdings" w:hAnsi="Wingdings" w:hint="default"/>
      </w:rPr>
    </w:lvl>
    <w:lvl w:ilvl="6" w:tplc="35D226B4">
      <w:start w:val="1"/>
      <w:numFmt w:val="bullet"/>
      <w:lvlText w:val=""/>
      <w:lvlJc w:val="left"/>
      <w:pPr>
        <w:ind w:left="4680" w:hanging="360"/>
      </w:pPr>
      <w:rPr>
        <w:rFonts w:ascii="Symbol" w:hAnsi="Symbol" w:hint="default"/>
      </w:rPr>
    </w:lvl>
    <w:lvl w:ilvl="7" w:tplc="11B48B62">
      <w:start w:val="1"/>
      <w:numFmt w:val="bullet"/>
      <w:lvlText w:val="o"/>
      <w:lvlJc w:val="left"/>
      <w:pPr>
        <w:ind w:left="5400" w:hanging="360"/>
      </w:pPr>
      <w:rPr>
        <w:rFonts w:ascii="Courier New" w:hAnsi="Courier New" w:hint="default"/>
      </w:rPr>
    </w:lvl>
    <w:lvl w:ilvl="8" w:tplc="DA4EA204">
      <w:start w:val="1"/>
      <w:numFmt w:val="bullet"/>
      <w:lvlText w:val=""/>
      <w:lvlJc w:val="left"/>
      <w:pPr>
        <w:ind w:left="6120" w:hanging="360"/>
      </w:pPr>
      <w:rPr>
        <w:rFonts w:ascii="Wingdings" w:hAnsi="Wingdings" w:hint="default"/>
      </w:rPr>
    </w:lvl>
  </w:abstractNum>
  <w:abstractNum w:abstractNumId="72">
    <w:nsid w:val="3499197C"/>
    <w:multiLevelType w:val="hybridMultilevel"/>
    <w:tmpl w:val="7ED06012"/>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nsid w:val="35E146EB"/>
    <w:multiLevelType w:val="hybridMultilevel"/>
    <w:tmpl w:val="E80E0ECE"/>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nsid w:val="35EE1A01"/>
    <w:multiLevelType w:val="hybridMultilevel"/>
    <w:tmpl w:val="8ACC20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nsid w:val="36C6791A"/>
    <w:multiLevelType w:val="hybridMultilevel"/>
    <w:tmpl w:val="5936DE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6">
    <w:nsid w:val="37822210"/>
    <w:multiLevelType w:val="hybridMultilevel"/>
    <w:tmpl w:val="DB7CE332"/>
    <w:lvl w:ilvl="0" w:tplc="5420A924">
      <w:numFmt w:val="bullet"/>
      <w:lvlText w:val="-"/>
      <w:lvlJc w:val="left"/>
      <w:pPr>
        <w:ind w:left="1440" w:hanging="360"/>
      </w:pPr>
      <w:rPr>
        <w:rFonts w:ascii="Arial" w:eastAsia="Lucida Sans Unicode"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7">
    <w:nsid w:val="385C6B9A"/>
    <w:multiLevelType w:val="hybridMultilevel"/>
    <w:tmpl w:val="80DA97C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nsid w:val="39E8266A"/>
    <w:multiLevelType w:val="hybridMultilevel"/>
    <w:tmpl w:val="119CFDCE"/>
    <w:lvl w:ilvl="0" w:tplc="0CEAB0E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nsid w:val="39F53309"/>
    <w:multiLevelType w:val="hybridMultilevel"/>
    <w:tmpl w:val="2D0811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nsid w:val="3A6878FF"/>
    <w:multiLevelType w:val="multilevel"/>
    <w:tmpl w:val="25CA41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1">
    <w:nsid w:val="3B555D56"/>
    <w:multiLevelType w:val="hybridMultilevel"/>
    <w:tmpl w:val="02DE4CC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2">
    <w:nsid w:val="3BC23F6B"/>
    <w:multiLevelType w:val="multilevel"/>
    <w:tmpl w:val="4686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nsid w:val="3BF30843"/>
    <w:multiLevelType w:val="hybridMultilevel"/>
    <w:tmpl w:val="44EA247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4">
    <w:nsid w:val="3BF572D9"/>
    <w:multiLevelType w:val="hybridMultilevel"/>
    <w:tmpl w:val="E80E0ECE"/>
    <w:lvl w:ilvl="0" w:tplc="24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nsid w:val="3C141A0F"/>
    <w:multiLevelType w:val="hybridMultilevel"/>
    <w:tmpl w:val="DE923146"/>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86">
    <w:nsid w:val="3E3C4D71"/>
    <w:multiLevelType w:val="multilevel"/>
    <w:tmpl w:val="64D8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3E586448"/>
    <w:multiLevelType w:val="hybridMultilevel"/>
    <w:tmpl w:val="D51C33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nsid w:val="3E69739C"/>
    <w:multiLevelType w:val="hybridMultilevel"/>
    <w:tmpl w:val="2006FD54"/>
    <w:lvl w:ilvl="0" w:tplc="24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9">
    <w:nsid w:val="411A489B"/>
    <w:multiLevelType w:val="multilevel"/>
    <w:tmpl w:val="3050C1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0">
    <w:nsid w:val="41E121D7"/>
    <w:multiLevelType w:val="hybridMultilevel"/>
    <w:tmpl w:val="BDEEDE10"/>
    <w:lvl w:ilvl="0" w:tplc="99DAE140">
      <w:numFmt w:val="bullet"/>
      <w:lvlText w:val="-"/>
      <w:lvlJc w:val="left"/>
      <w:pPr>
        <w:ind w:left="1080" w:hanging="360"/>
      </w:pPr>
      <w:rPr>
        <w:rFonts w:ascii="Arial" w:eastAsia="Lucida Sans Unicode" w:hAnsi="Arial" w:cs="Arial" w:hint="default"/>
        <w:color w:val="auto"/>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1">
    <w:nsid w:val="42DD6008"/>
    <w:multiLevelType w:val="multilevel"/>
    <w:tmpl w:val="D082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nsid w:val="43210CFE"/>
    <w:multiLevelType w:val="hybridMultilevel"/>
    <w:tmpl w:val="38A6C17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3">
    <w:nsid w:val="435E411A"/>
    <w:multiLevelType w:val="hybridMultilevel"/>
    <w:tmpl w:val="85DE03B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4">
    <w:nsid w:val="43CA6A00"/>
    <w:multiLevelType w:val="hybridMultilevel"/>
    <w:tmpl w:val="96885A7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5">
    <w:nsid w:val="43E27D35"/>
    <w:multiLevelType w:val="hybridMultilevel"/>
    <w:tmpl w:val="C062200C"/>
    <w:lvl w:ilvl="0" w:tplc="5420A924">
      <w:numFmt w:val="bullet"/>
      <w:lvlText w:val="-"/>
      <w:lvlJc w:val="left"/>
      <w:pPr>
        <w:ind w:left="1440" w:hanging="360"/>
      </w:pPr>
      <w:rPr>
        <w:rFonts w:ascii="Arial" w:eastAsia="Lucida Sans Unicode" w:hAnsi="Arial" w:cs="Arial" w:hint="default"/>
        <w:color w:val="auto"/>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6">
    <w:nsid w:val="44982F77"/>
    <w:multiLevelType w:val="hybridMultilevel"/>
    <w:tmpl w:val="C1A672CA"/>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nsid w:val="449F3D0A"/>
    <w:multiLevelType w:val="hybridMultilevel"/>
    <w:tmpl w:val="D67E48F8"/>
    <w:lvl w:ilvl="0" w:tplc="5420A924">
      <w:numFmt w:val="bullet"/>
      <w:lvlText w:val="-"/>
      <w:lvlJc w:val="left"/>
      <w:pPr>
        <w:ind w:left="1440" w:hanging="360"/>
      </w:pPr>
      <w:rPr>
        <w:rFonts w:ascii="Arial" w:eastAsia="Lucida Sans Unicode"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8">
    <w:nsid w:val="462E5E67"/>
    <w:multiLevelType w:val="hybridMultilevel"/>
    <w:tmpl w:val="F13E68E6"/>
    <w:lvl w:ilvl="0" w:tplc="AC5E4162">
      <w:start w:val="1"/>
      <w:numFmt w:val="bullet"/>
      <w:lvlText w:val=""/>
      <w:lvlJc w:val="left"/>
      <w:pPr>
        <w:ind w:left="720" w:hanging="360"/>
      </w:pPr>
      <w:rPr>
        <w:rFonts w:ascii="Symbol" w:hAnsi="Symbol" w:hint="default"/>
      </w:rPr>
    </w:lvl>
    <w:lvl w:ilvl="1" w:tplc="E208D27A">
      <w:start w:val="1"/>
      <w:numFmt w:val="bullet"/>
      <w:lvlText w:val="o"/>
      <w:lvlJc w:val="left"/>
      <w:pPr>
        <w:ind w:left="1440" w:hanging="360"/>
      </w:pPr>
      <w:rPr>
        <w:rFonts w:ascii="Courier New" w:hAnsi="Courier New" w:hint="default"/>
      </w:rPr>
    </w:lvl>
    <w:lvl w:ilvl="2" w:tplc="39FAB6FE">
      <w:start w:val="1"/>
      <w:numFmt w:val="bullet"/>
      <w:lvlText w:val=""/>
      <w:lvlJc w:val="left"/>
      <w:pPr>
        <w:ind w:left="2160" w:hanging="360"/>
      </w:pPr>
      <w:rPr>
        <w:rFonts w:ascii="Wingdings" w:hAnsi="Wingdings" w:hint="default"/>
      </w:rPr>
    </w:lvl>
    <w:lvl w:ilvl="3" w:tplc="CC7C5CBC">
      <w:start w:val="1"/>
      <w:numFmt w:val="bullet"/>
      <w:lvlText w:val=""/>
      <w:lvlJc w:val="left"/>
      <w:pPr>
        <w:ind w:left="2880" w:hanging="360"/>
      </w:pPr>
      <w:rPr>
        <w:rFonts w:ascii="Symbol" w:hAnsi="Symbol" w:hint="default"/>
      </w:rPr>
    </w:lvl>
    <w:lvl w:ilvl="4" w:tplc="2318DC46">
      <w:start w:val="1"/>
      <w:numFmt w:val="bullet"/>
      <w:lvlText w:val="o"/>
      <w:lvlJc w:val="left"/>
      <w:pPr>
        <w:ind w:left="3600" w:hanging="360"/>
      </w:pPr>
      <w:rPr>
        <w:rFonts w:ascii="Courier New" w:hAnsi="Courier New" w:hint="default"/>
      </w:rPr>
    </w:lvl>
    <w:lvl w:ilvl="5" w:tplc="1E52B440">
      <w:start w:val="1"/>
      <w:numFmt w:val="bullet"/>
      <w:lvlText w:val=""/>
      <w:lvlJc w:val="left"/>
      <w:pPr>
        <w:ind w:left="4320" w:hanging="360"/>
      </w:pPr>
      <w:rPr>
        <w:rFonts w:ascii="Wingdings" w:hAnsi="Wingdings" w:hint="default"/>
      </w:rPr>
    </w:lvl>
    <w:lvl w:ilvl="6" w:tplc="781C4FE8">
      <w:start w:val="1"/>
      <w:numFmt w:val="bullet"/>
      <w:lvlText w:val=""/>
      <w:lvlJc w:val="left"/>
      <w:pPr>
        <w:ind w:left="5040" w:hanging="360"/>
      </w:pPr>
      <w:rPr>
        <w:rFonts w:ascii="Symbol" w:hAnsi="Symbol" w:hint="default"/>
      </w:rPr>
    </w:lvl>
    <w:lvl w:ilvl="7" w:tplc="EF1CB340">
      <w:start w:val="1"/>
      <w:numFmt w:val="bullet"/>
      <w:lvlText w:val="o"/>
      <w:lvlJc w:val="left"/>
      <w:pPr>
        <w:ind w:left="5760" w:hanging="360"/>
      </w:pPr>
      <w:rPr>
        <w:rFonts w:ascii="Courier New" w:hAnsi="Courier New" w:hint="default"/>
      </w:rPr>
    </w:lvl>
    <w:lvl w:ilvl="8" w:tplc="33801A9A">
      <w:start w:val="1"/>
      <w:numFmt w:val="bullet"/>
      <w:lvlText w:val=""/>
      <w:lvlJc w:val="left"/>
      <w:pPr>
        <w:ind w:left="6480" w:hanging="360"/>
      </w:pPr>
      <w:rPr>
        <w:rFonts w:ascii="Wingdings" w:hAnsi="Wingdings" w:hint="default"/>
      </w:rPr>
    </w:lvl>
  </w:abstractNum>
  <w:abstractNum w:abstractNumId="99">
    <w:nsid w:val="465163FC"/>
    <w:multiLevelType w:val="multilevel"/>
    <w:tmpl w:val="0D86344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0">
    <w:nsid w:val="4699149D"/>
    <w:multiLevelType w:val="multilevel"/>
    <w:tmpl w:val="93AE1FC2"/>
    <w:lvl w:ilvl="0">
      <w:start w:val="7"/>
      <w:numFmt w:val="decimal"/>
      <w:lvlText w:val="%1"/>
      <w:lvlJc w:val="left"/>
      <w:pPr>
        <w:ind w:left="1068" w:hanging="360"/>
      </w:pPr>
      <w:rPr>
        <w:rFonts w:hint="default"/>
      </w:rPr>
    </w:lvl>
    <w:lvl w:ilvl="1">
      <w:start w:val="1"/>
      <w:numFmt w:val="decimal"/>
      <w:lvlText w:val="%1.%2"/>
      <w:lvlJc w:val="left"/>
      <w:pPr>
        <w:ind w:left="4330" w:hanging="360"/>
      </w:pPr>
      <w:rPr>
        <w:rFonts w:hint="default"/>
        <w:b w:val="0"/>
      </w:rPr>
    </w:lvl>
    <w:lvl w:ilvl="2">
      <w:start w:val="1"/>
      <w:numFmt w:val="decimal"/>
      <w:lvlText w:val="%1.%2.%3"/>
      <w:lvlJc w:val="left"/>
      <w:pPr>
        <w:ind w:left="5540" w:hanging="720"/>
      </w:pPr>
      <w:rPr>
        <w:rFonts w:hint="default"/>
        <w:b w:val="0"/>
      </w:rPr>
    </w:lvl>
    <w:lvl w:ilvl="3">
      <w:start w:val="1"/>
      <w:numFmt w:val="decimal"/>
      <w:lvlText w:val="%1.%2.%3.%4"/>
      <w:lvlJc w:val="left"/>
      <w:pPr>
        <w:ind w:left="3272" w:hanging="720"/>
      </w:pPr>
      <w:rPr>
        <w:rFonts w:hint="default"/>
      </w:rPr>
    </w:lvl>
    <w:lvl w:ilvl="4">
      <w:start w:val="1"/>
      <w:numFmt w:val="decimal"/>
      <w:lvlText w:val="%1.%2.%3.%4.%5"/>
      <w:lvlJc w:val="left"/>
      <w:pPr>
        <w:ind w:left="6108" w:hanging="1080"/>
      </w:pPr>
      <w:rPr>
        <w:rFonts w:hint="default"/>
      </w:rPr>
    </w:lvl>
    <w:lvl w:ilvl="5">
      <w:start w:val="1"/>
      <w:numFmt w:val="decimal"/>
      <w:lvlText w:val="%1.%2.%3.%4.%5.%6"/>
      <w:lvlJc w:val="left"/>
      <w:pPr>
        <w:ind w:left="7188" w:hanging="1080"/>
      </w:pPr>
      <w:rPr>
        <w:rFonts w:hint="default"/>
      </w:rPr>
    </w:lvl>
    <w:lvl w:ilvl="6">
      <w:start w:val="1"/>
      <w:numFmt w:val="decimal"/>
      <w:lvlText w:val="%1.%2.%3.%4.%5.%6.%7"/>
      <w:lvlJc w:val="left"/>
      <w:pPr>
        <w:ind w:left="8628" w:hanging="1440"/>
      </w:pPr>
      <w:rPr>
        <w:rFonts w:hint="default"/>
      </w:rPr>
    </w:lvl>
    <w:lvl w:ilvl="7">
      <w:start w:val="1"/>
      <w:numFmt w:val="decimal"/>
      <w:lvlText w:val="%1.%2.%3.%4.%5.%6.%7.%8"/>
      <w:lvlJc w:val="left"/>
      <w:pPr>
        <w:ind w:left="9708" w:hanging="1440"/>
      </w:pPr>
      <w:rPr>
        <w:rFonts w:hint="default"/>
      </w:rPr>
    </w:lvl>
    <w:lvl w:ilvl="8">
      <w:start w:val="1"/>
      <w:numFmt w:val="decimal"/>
      <w:lvlText w:val="%1.%2.%3.%4.%5.%6.%7.%8.%9"/>
      <w:lvlJc w:val="left"/>
      <w:pPr>
        <w:ind w:left="11148" w:hanging="1800"/>
      </w:pPr>
      <w:rPr>
        <w:rFonts w:hint="default"/>
      </w:rPr>
    </w:lvl>
  </w:abstractNum>
  <w:abstractNum w:abstractNumId="101">
    <w:nsid w:val="46A57387"/>
    <w:multiLevelType w:val="multilevel"/>
    <w:tmpl w:val="89D899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2">
    <w:nsid w:val="47E902EF"/>
    <w:multiLevelType w:val="hybridMultilevel"/>
    <w:tmpl w:val="9164541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3">
    <w:nsid w:val="483433D1"/>
    <w:multiLevelType w:val="hybridMultilevel"/>
    <w:tmpl w:val="5FEC63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4">
    <w:nsid w:val="4B391EDE"/>
    <w:multiLevelType w:val="hybridMultilevel"/>
    <w:tmpl w:val="C47EC28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5">
    <w:nsid w:val="4C3306F7"/>
    <w:multiLevelType w:val="hybridMultilevel"/>
    <w:tmpl w:val="DACE9E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6">
    <w:nsid w:val="4CEE0076"/>
    <w:multiLevelType w:val="multilevel"/>
    <w:tmpl w:val="AD6E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nsid w:val="4DC2437F"/>
    <w:multiLevelType w:val="multilevel"/>
    <w:tmpl w:val="462C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nsid w:val="4DCF42F9"/>
    <w:multiLevelType w:val="hybridMultilevel"/>
    <w:tmpl w:val="31ECA016"/>
    <w:lvl w:ilvl="0" w:tplc="F3B046A6">
      <w:start w:val="10"/>
      <w:numFmt w:val="bullet"/>
      <w:lvlText w:val="-"/>
      <w:lvlJc w:val="left"/>
      <w:pPr>
        <w:ind w:left="720" w:hanging="360"/>
      </w:pPr>
      <w:rPr>
        <w:rFonts w:ascii="Arial" w:eastAsia="Calibri" w:hAnsi="Arial" w:cs="Aria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09">
    <w:nsid w:val="4E8332D2"/>
    <w:multiLevelType w:val="hybridMultilevel"/>
    <w:tmpl w:val="C7547894"/>
    <w:lvl w:ilvl="0" w:tplc="24DA1556">
      <w:start w:val="1"/>
      <w:numFmt w:val="upperRoman"/>
      <w:lvlText w:val="%1."/>
      <w:lvlJc w:val="left"/>
      <w:pPr>
        <w:ind w:left="720" w:hanging="72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0">
    <w:nsid w:val="53B1692F"/>
    <w:multiLevelType w:val="hybridMultilevel"/>
    <w:tmpl w:val="0BA2A0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1">
    <w:nsid w:val="54306F49"/>
    <w:multiLevelType w:val="multilevel"/>
    <w:tmpl w:val="76529E02"/>
    <w:lvl w:ilvl="0">
      <w:start w:val="1"/>
      <w:numFmt w:val="decimal"/>
      <w:lvlText w:val="%1."/>
      <w:lvlJc w:val="left"/>
      <w:pPr>
        <w:ind w:left="720" w:hanging="360"/>
      </w:pPr>
    </w:lvl>
    <w:lvl w:ilvl="1">
      <w:start w:val="17"/>
      <w:numFmt w:val="decimal"/>
      <w:isLgl/>
      <w:lvlText w:val="%1.%2"/>
      <w:lvlJc w:val="left"/>
      <w:pPr>
        <w:ind w:left="2338" w:hanging="495"/>
      </w:pPr>
      <w:rPr>
        <w:rFonts w:hint="default"/>
      </w:rPr>
    </w:lvl>
    <w:lvl w:ilvl="2">
      <w:start w:val="1"/>
      <w:numFmt w:val="decimal"/>
      <w:isLgl/>
      <w:lvlText w:val="%1.%2.%3"/>
      <w:lvlJc w:val="left"/>
      <w:pPr>
        <w:ind w:left="4046" w:hanging="720"/>
      </w:pPr>
      <w:rPr>
        <w:rFonts w:hint="default"/>
      </w:rPr>
    </w:lvl>
    <w:lvl w:ilvl="3">
      <w:start w:val="1"/>
      <w:numFmt w:val="decimal"/>
      <w:isLgl/>
      <w:lvlText w:val="%1.%2.%3.%4"/>
      <w:lvlJc w:val="left"/>
      <w:pPr>
        <w:ind w:left="5529" w:hanging="720"/>
      </w:pPr>
      <w:rPr>
        <w:rFonts w:hint="default"/>
      </w:rPr>
    </w:lvl>
    <w:lvl w:ilvl="4">
      <w:start w:val="1"/>
      <w:numFmt w:val="decimal"/>
      <w:isLgl/>
      <w:lvlText w:val="%1.%2.%3.%4.%5"/>
      <w:lvlJc w:val="left"/>
      <w:pPr>
        <w:ind w:left="7372" w:hanging="1080"/>
      </w:pPr>
      <w:rPr>
        <w:rFonts w:hint="default"/>
      </w:rPr>
    </w:lvl>
    <w:lvl w:ilvl="5">
      <w:start w:val="1"/>
      <w:numFmt w:val="decimal"/>
      <w:isLgl/>
      <w:lvlText w:val="%1.%2.%3.%4.%5.%6"/>
      <w:lvlJc w:val="left"/>
      <w:pPr>
        <w:ind w:left="8855" w:hanging="1080"/>
      </w:pPr>
      <w:rPr>
        <w:rFonts w:hint="default"/>
      </w:rPr>
    </w:lvl>
    <w:lvl w:ilvl="6">
      <w:start w:val="1"/>
      <w:numFmt w:val="decimal"/>
      <w:isLgl/>
      <w:lvlText w:val="%1.%2.%3.%4.%5.%6.%7"/>
      <w:lvlJc w:val="left"/>
      <w:pPr>
        <w:ind w:left="10698" w:hanging="1440"/>
      </w:pPr>
      <w:rPr>
        <w:rFonts w:hint="default"/>
      </w:rPr>
    </w:lvl>
    <w:lvl w:ilvl="7">
      <w:start w:val="1"/>
      <w:numFmt w:val="decimal"/>
      <w:isLgl/>
      <w:lvlText w:val="%1.%2.%3.%4.%5.%6.%7.%8"/>
      <w:lvlJc w:val="left"/>
      <w:pPr>
        <w:ind w:left="12181" w:hanging="1440"/>
      </w:pPr>
      <w:rPr>
        <w:rFonts w:hint="default"/>
      </w:rPr>
    </w:lvl>
    <w:lvl w:ilvl="8">
      <w:start w:val="1"/>
      <w:numFmt w:val="decimal"/>
      <w:isLgl/>
      <w:lvlText w:val="%1.%2.%3.%4.%5.%6.%7.%8.%9"/>
      <w:lvlJc w:val="left"/>
      <w:pPr>
        <w:ind w:left="14024" w:hanging="1800"/>
      </w:pPr>
      <w:rPr>
        <w:rFonts w:hint="default"/>
      </w:rPr>
    </w:lvl>
  </w:abstractNum>
  <w:abstractNum w:abstractNumId="112">
    <w:nsid w:val="54BF7DBE"/>
    <w:multiLevelType w:val="multilevel"/>
    <w:tmpl w:val="42B6CFFE"/>
    <w:lvl w:ilvl="0">
      <w:start w:val="1"/>
      <w:numFmt w:val="bullet"/>
      <w:lvlText w:val=""/>
      <w:lvlJc w:val="left"/>
      <w:pPr>
        <w:tabs>
          <w:tab w:val="num" w:pos="360"/>
        </w:tabs>
        <w:ind w:left="360" w:hanging="360"/>
      </w:pPr>
      <w:rPr>
        <w:rFonts w:ascii="Symbol" w:hAnsi="Symbol" w:hint="default"/>
        <w:sz w:val="20"/>
      </w:rPr>
    </w:lvl>
    <w:lvl w:ilvl="1">
      <w:start w:val="1"/>
      <w:numFmt w:val="lowerRoman"/>
      <w:lvlText w:val="%2)"/>
      <w:lvlJc w:val="left"/>
      <w:pPr>
        <w:ind w:left="1440" w:hanging="72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nsid w:val="5556054F"/>
    <w:multiLevelType w:val="multilevel"/>
    <w:tmpl w:val="A45A82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nsid w:val="55E56EAE"/>
    <w:multiLevelType w:val="hybridMultilevel"/>
    <w:tmpl w:val="B4D24E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5">
    <w:nsid w:val="563274A9"/>
    <w:multiLevelType w:val="hybridMultilevel"/>
    <w:tmpl w:val="5DD653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6">
    <w:nsid w:val="56D44A13"/>
    <w:multiLevelType w:val="hybridMultilevel"/>
    <w:tmpl w:val="D650482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7">
    <w:nsid w:val="57F109E4"/>
    <w:multiLevelType w:val="hybridMultilevel"/>
    <w:tmpl w:val="5BEE34B6"/>
    <w:lvl w:ilvl="0" w:tplc="0C0A0001">
      <w:start w:val="1"/>
      <w:numFmt w:val="bullet"/>
      <w:lvlText w:val=""/>
      <w:lvlJc w:val="left"/>
      <w:pPr>
        <w:ind w:left="742" w:hanging="360"/>
      </w:pPr>
      <w:rPr>
        <w:rFonts w:ascii="Symbol" w:hAnsi="Symbol" w:cs="Symbol" w:hint="default"/>
      </w:rPr>
    </w:lvl>
    <w:lvl w:ilvl="1" w:tplc="080A0003" w:tentative="1">
      <w:start w:val="1"/>
      <w:numFmt w:val="bullet"/>
      <w:lvlText w:val="o"/>
      <w:lvlJc w:val="left"/>
      <w:pPr>
        <w:ind w:left="1462" w:hanging="360"/>
      </w:pPr>
      <w:rPr>
        <w:rFonts w:ascii="Courier New" w:hAnsi="Courier New" w:cs="Courier New" w:hint="default"/>
      </w:rPr>
    </w:lvl>
    <w:lvl w:ilvl="2" w:tplc="080A0005" w:tentative="1">
      <w:start w:val="1"/>
      <w:numFmt w:val="bullet"/>
      <w:lvlText w:val=""/>
      <w:lvlJc w:val="left"/>
      <w:pPr>
        <w:ind w:left="2182" w:hanging="360"/>
      </w:pPr>
      <w:rPr>
        <w:rFonts w:ascii="Wingdings" w:hAnsi="Wingdings" w:hint="default"/>
      </w:rPr>
    </w:lvl>
    <w:lvl w:ilvl="3" w:tplc="080A0001" w:tentative="1">
      <w:start w:val="1"/>
      <w:numFmt w:val="bullet"/>
      <w:lvlText w:val=""/>
      <w:lvlJc w:val="left"/>
      <w:pPr>
        <w:ind w:left="2902" w:hanging="360"/>
      </w:pPr>
      <w:rPr>
        <w:rFonts w:ascii="Symbol" w:hAnsi="Symbol" w:hint="default"/>
      </w:rPr>
    </w:lvl>
    <w:lvl w:ilvl="4" w:tplc="080A0003" w:tentative="1">
      <w:start w:val="1"/>
      <w:numFmt w:val="bullet"/>
      <w:lvlText w:val="o"/>
      <w:lvlJc w:val="left"/>
      <w:pPr>
        <w:ind w:left="3622" w:hanging="360"/>
      </w:pPr>
      <w:rPr>
        <w:rFonts w:ascii="Courier New" w:hAnsi="Courier New" w:cs="Courier New" w:hint="default"/>
      </w:rPr>
    </w:lvl>
    <w:lvl w:ilvl="5" w:tplc="080A0005" w:tentative="1">
      <w:start w:val="1"/>
      <w:numFmt w:val="bullet"/>
      <w:lvlText w:val=""/>
      <w:lvlJc w:val="left"/>
      <w:pPr>
        <w:ind w:left="4342" w:hanging="360"/>
      </w:pPr>
      <w:rPr>
        <w:rFonts w:ascii="Wingdings" w:hAnsi="Wingdings" w:hint="default"/>
      </w:rPr>
    </w:lvl>
    <w:lvl w:ilvl="6" w:tplc="080A0001" w:tentative="1">
      <w:start w:val="1"/>
      <w:numFmt w:val="bullet"/>
      <w:lvlText w:val=""/>
      <w:lvlJc w:val="left"/>
      <w:pPr>
        <w:ind w:left="5062" w:hanging="360"/>
      </w:pPr>
      <w:rPr>
        <w:rFonts w:ascii="Symbol" w:hAnsi="Symbol" w:hint="default"/>
      </w:rPr>
    </w:lvl>
    <w:lvl w:ilvl="7" w:tplc="080A0003" w:tentative="1">
      <w:start w:val="1"/>
      <w:numFmt w:val="bullet"/>
      <w:lvlText w:val="o"/>
      <w:lvlJc w:val="left"/>
      <w:pPr>
        <w:ind w:left="5782" w:hanging="360"/>
      </w:pPr>
      <w:rPr>
        <w:rFonts w:ascii="Courier New" w:hAnsi="Courier New" w:cs="Courier New" w:hint="default"/>
      </w:rPr>
    </w:lvl>
    <w:lvl w:ilvl="8" w:tplc="080A0005" w:tentative="1">
      <w:start w:val="1"/>
      <w:numFmt w:val="bullet"/>
      <w:lvlText w:val=""/>
      <w:lvlJc w:val="left"/>
      <w:pPr>
        <w:ind w:left="6502" w:hanging="360"/>
      </w:pPr>
      <w:rPr>
        <w:rFonts w:ascii="Wingdings" w:hAnsi="Wingdings" w:hint="default"/>
      </w:rPr>
    </w:lvl>
  </w:abstractNum>
  <w:abstractNum w:abstractNumId="118">
    <w:nsid w:val="5850FA11"/>
    <w:multiLevelType w:val="hybridMultilevel"/>
    <w:tmpl w:val="E1565796"/>
    <w:lvl w:ilvl="0" w:tplc="99A0229C">
      <w:start w:val="1"/>
      <w:numFmt w:val="bullet"/>
      <w:lvlText w:val=""/>
      <w:lvlJc w:val="left"/>
      <w:pPr>
        <w:ind w:left="720" w:hanging="360"/>
      </w:pPr>
      <w:rPr>
        <w:rFonts w:ascii="Symbol" w:hAnsi="Symbol" w:hint="default"/>
      </w:rPr>
    </w:lvl>
    <w:lvl w:ilvl="1" w:tplc="058E976E">
      <w:start w:val="1"/>
      <w:numFmt w:val="bullet"/>
      <w:lvlText w:val="o"/>
      <w:lvlJc w:val="left"/>
      <w:pPr>
        <w:ind w:left="1440" w:hanging="360"/>
      </w:pPr>
      <w:rPr>
        <w:rFonts w:ascii="Courier New" w:hAnsi="Courier New" w:hint="default"/>
      </w:rPr>
    </w:lvl>
    <w:lvl w:ilvl="2" w:tplc="0630BD7A">
      <w:start w:val="1"/>
      <w:numFmt w:val="bullet"/>
      <w:lvlText w:val=""/>
      <w:lvlJc w:val="left"/>
      <w:pPr>
        <w:ind w:left="2160" w:hanging="360"/>
      </w:pPr>
      <w:rPr>
        <w:rFonts w:ascii="Wingdings" w:hAnsi="Wingdings" w:hint="default"/>
      </w:rPr>
    </w:lvl>
    <w:lvl w:ilvl="3" w:tplc="9868797E">
      <w:start w:val="1"/>
      <w:numFmt w:val="bullet"/>
      <w:lvlText w:val=""/>
      <w:lvlJc w:val="left"/>
      <w:pPr>
        <w:ind w:left="2880" w:hanging="360"/>
      </w:pPr>
      <w:rPr>
        <w:rFonts w:ascii="Symbol" w:hAnsi="Symbol" w:hint="default"/>
      </w:rPr>
    </w:lvl>
    <w:lvl w:ilvl="4" w:tplc="605297AC">
      <w:start w:val="1"/>
      <w:numFmt w:val="bullet"/>
      <w:lvlText w:val="o"/>
      <w:lvlJc w:val="left"/>
      <w:pPr>
        <w:ind w:left="3600" w:hanging="360"/>
      </w:pPr>
      <w:rPr>
        <w:rFonts w:ascii="Courier New" w:hAnsi="Courier New" w:hint="default"/>
      </w:rPr>
    </w:lvl>
    <w:lvl w:ilvl="5" w:tplc="37A2AF3C">
      <w:start w:val="1"/>
      <w:numFmt w:val="bullet"/>
      <w:lvlText w:val=""/>
      <w:lvlJc w:val="left"/>
      <w:pPr>
        <w:ind w:left="4320" w:hanging="360"/>
      </w:pPr>
      <w:rPr>
        <w:rFonts w:ascii="Wingdings" w:hAnsi="Wingdings" w:hint="default"/>
      </w:rPr>
    </w:lvl>
    <w:lvl w:ilvl="6" w:tplc="124C424E">
      <w:start w:val="1"/>
      <w:numFmt w:val="bullet"/>
      <w:lvlText w:val=""/>
      <w:lvlJc w:val="left"/>
      <w:pPr>
        <w:ind w:left="5040" w:hanging="360"/>
      </w:pPr>
      <w:rPr>
        <w:rFonts w:ascii="Symbol" w:hAnsi="Symbol" w:hint="default"/>
      </w:rPr>
    </w:lvl>
    <w:lvl w:ilvl="7" w:tplc="34589EA8">
      <w:start w:val="1"/>
      <w:numFmt w:val="bullet"/>
      <w:lvlText w:val="o"/>
      <w:lvlJc w:val="left"/>
      <w:pPr>
        <w:ind w:left="5760" w:hanging="360"/>
      </w:pPr>
      <w:rPr>
        <w:rFonts w:ascii="Courier New" w:hAnsi="Courier New" w:hint="default"/>
      </w:rPr>
    </w:lvl>
    <w:lvl w:ilvl="8" w:tplc="176856E2">
      <w:start w:val="1"/>
      <w:numFmt w:val="bullet"/>
      <w:lvlText w:val=""/>
      <w:lvlJc w:val="left"/>
      <w:pPr>
        <w:ind w:left="6480" w:hanging="360"/>
      </w:pPr>
      <w:rPr>
        <w:rFonts w:ascii="Wingdings" w:hAnsi="Wingdings" w:hint="default"/>
      </w:rPr>
    </w:lvl>
  </w:abstractNum>
  <w:abstractNum w:abstractNumId="119">
    <w:nsid w:val="587D0467"/>
    <w:multiLevelType w:val="multilevel"/>
    <w:tmpl w:val="2FCA9DC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0">
    <w:nsid w:val="58D643A1"/>
    <w:multiLevelType w:val="hybridMultilevel"/>
    <w:tmpl w:val="2E26B1E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1">
    <w:nsid w:val="5A0F2B72"/>
    <w:multiLevelType w:val="hybridMultilevel"/>
    <w:tmpl w:val="D7206A7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2">
    <w:nsid w:val="5A2D4347"/>
    <w:multiLevelType w:val="multilevel"/>
    <w:tmpl w:val="724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nsid w:val="5B3A790D"/>
    <w:multiLevelType w:val="multilevel"/>
    <w:tmpl w:val="8BD04FF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4">
    <w:nsid w:val="5C1E3002"/>
    <w:multiLevelType w:val="hybridMultilevel"/>
    <w:tmpl w:val="C4B00A16"/>
    <w:lvl w:ilvl="0" w:tplc="FFFFFFFF">
      <w:start w:val="1"/>
      <w:numFmt w:val="lowerLetter"/>
      <w:lvlText w:val="%1."/>
      <w:lvlJc w:val="left"/>
      <w:pPr>
        <w:ind w:left="360" w:hanging="360"/>
      </w:pPr>
      <w:rPr>
        <w:rFonts w:hint="default"/>
      </w:rPr>
    </w:lvl>
    <w:lvl w:ilvl="1" w:tplc="080A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5">
    <w:nsid w:val="5C4A46CF"/>
    <w:multiLevelType w:val="hybridMultilevel"/>
    <w:tmpl w:val="6CB82800"/>
    <w:lvl w:ilvl="0" w:tplc="0240C3DC">
      <w:numFmt w:val="bullet"/>
      <w:lvlText w:val="-"/>
      <w:lvlJc w:val="left"/>
      <w:pPr>
        <w:ind w:left="1440" w:hanging="360"/>
      </w:pPr>
      <w:rPr>
        <w:rFonts w:ascii="Arial" w:eastAsia="Lucida Sans Unicode" w:hAnsi="Arial" w:cs="Arial" w:hint="default"/>
        <w:color w:val="auto"/>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6">
    <w:nsid w:val="5C877B52"/>
    <w:multiLevelType w:val="hybridMultilevel"/>
    <w:tmpl w:val="E4A65A4A"/>
    <w:lvl w:ilvl="0" w:tplc="2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7">
    <w:nsid w:val="5DAE137A"/>
    <w:multiLevelType w:val="multilevel"/>
    <w:tmpl w:val="FFF867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8">
    <w:nsid w:val="5F9A60F0"/>
    <w:multiLevelType w:val="multilevel"/>
    <w:tmpl w:val="2756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nsid w:val="600B4762"/>
    <w:multiLevelType w:val="multilevel"/>
    <w:tmpl w:val="6256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nsid w:val="62A1123F"/>
    <w:multiLevelType w:val="hybridMultilevel"/>
    <w:tmpl w:val="3D7E6904"/>
    <w:lvl w:ilvl="0" w:tplc="040A0001">
      <w:start w:val="1"/>
      <w:numFmt w:val="bullet"/>
      <w:lvlText w:val=""/>
      <w:lvlJc w:val="left"/>
      <w:pPr>
        <w:ind w:left="360" w:hanging="360"/>
      </w:pPr>
      <w:rPr>
        <w:rFonts w:ascii="Symbol" w:hAnsi="Symbol" w:hint="default"/>
      </w:rPr>
    </w:lvl>
    <w:lvl w:ilvl="1" w:tplc="040A0003">
      <w:start w:val="1"/>
      <w:numFmt w:val="bullet"/>
      <w:lvlText w:val="o"/>
      <w:lvlJc w:val="left"/>
      <w:pPr>
        <w:ind w:left="1080" w:hanging="360"/>
      </w:pPr>
      <w:rPr>
        <w:rFonts w:ascii="Courier New" w:hAnsi="Courier New" w:cs="Courier New" w:hint="default"/>
      </w:rPr>
    </w:lvl>
    <w:lvl w:ilvl="2" w:tplc="040A0005">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31">
    <w:nsid w:val="631B4DEF"/>
    <w:multiLevelType w:val="hybridMultilevel"/>
    <w:tmpl w:val="78F84226"/>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2">
    <w:nsid w:val="63B3173F"/>
    <w:multiLevelType w:val="hybridMultilevel"/>
    <w:tmpl w:val="7FF2FC3E"/>
    <w:lvl w:ilvl="0" w:tplc="2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3">
    <w:nsid w:val="63D11CB9"/>
    <w:multiLevelType w:val="multilevel"/>
    <w:tmpl w:val="22AEBB1E"/>
    <w:lvl w:ilvl="0">
      <w:start w:val="7"/>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4">
    <w:nsid w:val="63FF093B"/>
    <w:multiLevelType w:val="hybridMultilevel"/>
    <w:tmpl w:val="863043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5">
    <w:nsid w:val="652B7794"/>
    <w:multiLevelType w:val="hybridMultilevel"/>
    <w:tmpl w:val="E80E0ECE"/>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6">
    <w:nsid w:val="65466C34"/>
    <w:multiLevelType w:val="multilevel"/>
    <w:tmpl w:val="A892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nsid w:val="654F53AC"/>
    <w:multiLevelType w:val="multilevel"/>
    <w:tmpl w:val="96C0F0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8">
    <w:nsid w:val="66132897"/>
    <w:multiLevelType w:val="multilevel"/>
    <w:tmpl w:val="6E7E587E"/>
    <w:lvl w:ilvl="0">
      <w:start w:val="1"/>
      <w:numFmt w:val="decimal"/>
      <w:lvlText w:val="%1."/>
      <w:lvlJc w:val="left"/>
      <w:pPr>
        <w:ind w:left="360" w:hanging="360"/>
      </w:pPr>
      <w:rPr>
        <w:rFont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9">
    <w:nsid w:val="672C5889"/>
    <w:multiLevelType w:val="multilevel"/>
    <w:tmpl w:val="A7107B1E"/>
    <w:lvl w:ilvl="0">
      <w:start w:val="7"/>
      <w:numFmt w:val="decimal"/>
      <w:lvlText w:val="%1."/>
      <w:lvlJc w:val="left"/>
      <w:pPr>
        <w:ind w:left="540" w:hanging="540"/>
      </w:pPr>
      <w:rPr>
        <w:rFonts w:hint="default"/>
      </w:rPr>
    </w:lvl>
    <w:lvl w:ilvl="1">
      <w:start w:val="5"/>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40">
    <w:nsid w:val="67BA05C3"/>
    <w:multiLevelType w:val="multilevel"/>
    <w:tmpl w:val="4DCC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nsid w:val="67E63B8A"/>
    <w:multiLevelType w:val="hybridMultilevel"/>
    <w:tmpl w:val="5D20002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42">
    <w:nsid w:val="687F0DF9"/>
    <w:multiLevelType w:val="hybridMultilevel"/>
    <w:tmpl w:val="8C701C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3">
    <w:nsid w:val="695F3C63"/>
    <w:multiLevelType w:val="hybridMultilevel"/>
    <w:tmpl w:val="75E0833C"/>
    <w:lvl w:ilvl="0" w:tplc="0CEAB0E0">
      <w:start w:val="1"/>
      <w:numFmt w:val="lowerRoman"/>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4">
    <w:nsid w:val="69B33822"/>
    <w:multiLevelType w:val="hybridMultilevel"/>
    <w:tmpl w:val="F54E5EC6"/>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5">
    <w:nsid w:val="69E66C9F"/>
    <w:multiLevelType w:val="hybridMultilevel"/>
    <w:tmpl w:val="526EDE5A"/>
    <w:lvl w:ilvl="0" w:tplc="240A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6">
    <w:nsid w:val="6CCD4FC9"/>
    <w:multiLevelType w:val="hybridMultilevel"/>
    <w:tmpl w:val="116A50D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7">
    <w:nsid w:val="6D639AD4"/>
    <w:multiLevelType w:val="hybridMultilevel"/>
    <w:tmpl w:val="FFFFFFFF"/>
    <w:lvl w:ilvl="0" w:tplc="1F4290DA">
      <w:start w:val="1"/>
      <w:numFmt w:val="bullet"/>
      <w:lvlText w:val=""/>
      <w:lvlJc w:val="left"/>
      <w:pPr>
        <w:ind w:left="360" w:hanging="360"/>
      </w:pPr>
      <w:rPr>
        <w:rFonts w:ascii="Symbol" w:hAnsi="Symbol" w:hint="default"/>
      </w:rPr>
    </w:lvl>
    <w:lvl w:ilvl="1" w:tplc="8DFEE772">
      <w:start w:val="1"/>
      <w:numFmt w:val="bullet"/>
      <w:lvlText w:val="o"/>
      <w:lvlJc w:val="left"/>
      <w:pPr>
        <w:ind w:left="1080" w:hanging="360"/>
      </w:pPr>
      <w:rPr>
        <w:rFonts w:ascii="Courier New" w:hAnsi="Courier New" w:hint="default"/>
      </w:rPr>
    </w:lvl>
    <w:lvl w:ilvl="2" w:tplc="8056D078">
      <w:start w:val="1"/>
      <w:numFmt w:val="bullet"/>
      <w:lvlText w:val=""/>
      <w:lvlJc w:val="left"/>
      <w:pPr>
        <w:ind w:left="1800" w:hanging="360"/>
      </w:pPr>
      <w:rPr>
        <w:rFonts w:ascii="Wingdings" w:hAnsi="Wingdings" w:hint="default"/>
      </w:rPr>
    </w:lvl>
    <w:lvl w:ilvl="3" w:tplc="00749E3C">
      <w:start w:val="1"/>
      <w:numFmt w:val="bullet"/>
      <w:lvlText w:val=""/>
      <w:lvlJc w:val="left"/>
      <w:pPr>
        <w:ind w:left="2520" w:hanging="360"/>
      </w:pPr>
      <w:rPr>
        <w:rFonts w:ascii="Symbol" w:hAnsi="Symbol" w:hint="default"/>
      </w:rPr>
    </w:lvl>
    <w:lvl w:ilvl="4" w:tplc="CE447DBC">
      <w:start w:val="1"/>
      <w:numFmt w:val="bullet"/>
      <w:lvlText w:val="o"/>
      <w:lvlJc w:val="left"/>
      <w:pPr>
        <w:ind w:left="3240" w:hanging="360"/>
      </w:pPr>
      <w:rPr>
        <w:rFonts w:ascii="Courier New" w:hAnsi="Courier New" w:hint="default"/>
      </w:rPr>
    </w:lvl>
    <w:lvl w:ilvl="5" w:tplc="03ECD86A">
      <w:start w:val="1"/>
      <w:numFmt w:val="bullet"/>
      <w:lvlText w:val=""/>
      <w:lvlJc w:val="left"/>
      <w:pPr>
        <w:ind w:left="3960" w:hanging="360"/>
      </w:pPr>
      <w:rPr>
        <w:rFonts w:ascii="Wingdings" w:hAnsi="Wingdings" w:hint="default"/>
      </w:rPr>
    </w:lvl>
    <w:lvl w:ilvl="6" w:tplc="0E260434">
      <w:start w:val="1"/>
      <w:numFmt w:val="bullet"/>
      <w:lvlText w:val=""/>
      <w:lvlJc w:val="left"/>
      <w:pPr>
        <w:ind w:left="4680" w:hanging="360"/>
      </w:pPr>
      <w:rPr>
        <w:rFonts w:ascii="Symbol" w:hAnsi="Symbol" w:hint="default"/>
      </w:rPr>
    </w:lvl>
    <w:lvl w:ilvl="7" w:tplc="BB565EE4">
      <w:start w:val="1"/>
      <w:numFmt w:val="bullet"/>
      <w:lvlText w:val="o"/>
      <w:lvlJc w:val="left"/>
      <w:pPr>
        <w:ind w:left="5400" w:hanging="360"/>
      </w:pPr>
      <w:rPr>
        <w:rFonts w:ascii="Courier New" w:hAnsi="Courier New" w:hint="default"/>
      </w:rPr>
    </w:lvl>
    <w:lvl w:ilvl="8" w:tplc="BB065484">
      <w:start w:val="1"/>
      <w:numFmt w:val="bullet"/>
      <w:lvlText w:val=""/>
      <w:lvlJc w:val="left"/>
      <w:pPr>
        <w:ind w:left="6120" w:hanging="360"/>
      </w:pPr>
      <w:rPr>
        <w:rFonts w:ascii="Wingdings" w:hAnsi="Wingdings" w:hint="default"/>
      </w:rPr>
    </w:lvl>
  </w:abstractNum>
  <w:abstractNum w:abstractNumId="148">
    <w:nsid w:val="6D720418"/>
    <w:multiLevelType w:val="multilevel"/>
    <w:tmpl w:val="DFE25C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9">
    <w:nsid w:val="6F293871"/>
    <w:multiLevelType w:val="hybridMultilevel"/>
    <w:tmpl w:val="19B0F6B4"/>
    <w:lvl w:ilvl="0" w:tplc="99A24D8E">
      <w:start w:val="1"/>
      <w:numFmt w:val="bullet"/>
      <w:lvlText w:val=""/>
      <w:lvlJc w:val="left"/>
      <w:pPr>
        <w:tabs>
          <w:tab w:val="num" w:pos="720"/>
        </w:tabs>
        <w:ind w:left="720" w:hanging="360"/>
      </w:pPr>
      <w:rPr>
        <w:rFonts w:ascii="Symbol" w:hAnsi="Symbol" w:hint="default"/>
        <w:sz w:val="20"/>
      </w:rPr>
    </w:lvl>
    <w:lvl w:ilvl="1" w:tplc="B3CC2EB6" w:tentative="1">
      <w:start w:val="1"/>
      <w:numFmt w:val="bullet"/>
      <w:lvlText w:val=""/>
      <w:lvlJc w:val="left"/>
      <w:pPr>
        <w:tabs>
          <w:tab w:val="num" w:pos="1440"/>
        </w:tabs>
        <w:ind w:left="1440" w:hanging="360"/>
      </w:pPr>
      <w:rPr>
        <w:rFonts w:ascii="Symbol" w:hAnsi="Symbol" w:hint="default"/>
        <w:sz w:val="20"/>
      </w:rPr>
    </w:lvl>
    <w:lvl w:ilvl="2" w:tplc="56FA1882" w:tentative="1">
      <w:start w:val="1"/>
      <w:numFmt w:val="bullet"/>
      <w:lvlText w:val=""/>
      <w:lvlJc w:val="left"/>
      <w:pPr>
        <w:tabs>
          <w:tab w:val="num" w:pos="2160"/>
        </w:tabs>
        <w:ind w:left="2160" w:hanging="360"/>
      </w:pPr>
      <w:rPr>
        <w:rFonts w:ascii="Symbol" w:hAnsi="Symbol" w:hint="default"/>
        <w:sz w:val="20"/>
      </w:rPr>
    </w:lvl>
    <w:lvl w:ilvl="3" w:tplc="7EC260E6" w:tentative="1">
      <w:start w:val="1"/>
      <w:numFmt w:val="bullet"/>
      <w:lvlText w:val=""/>
      <w:lvlJc w:val="left"/>
      <w:pPr>
        <w:tabs>
          <w:tab w:val="num" w:pos="2880"/>
        </w:tabs>
        <w:ind w:left="2880" w:hanging="360"/>
      </w:pPr>
      <w:rPr>
        <w:rFonts w:ascii="Symbol" w:hAnsi="Symbol" w:hint="default"/>
        <w:sz w:val="20"/>
      </w:rPr>
    </w:lvl>
    <w:lvl w:ilvl="4" w:tplc="BC20CAC0" w:tentative="1">
      <w:start w:val="1"/>
      <w:numFmt w:val="bullet"/>
      <w:lvlText w:val=""/>
      <w:lvlJc w:val="left"/>
      <w:pPr>
        <w:tabs>
          <w:tab w:val="num" w:pos="3600"/>
        </w:tabs>
        <w:ind w:left="3600" w:hanging="360"/>
      </w:pPr>
      <w:rPr>
        <w:rFonts w:ascii="Symbol" w:hAnsi="Symbol" w:hint="default"/>
        <w:sz w:val="20"/>
      </w:rPr>
    </w:lvl>
    <w:lvl w:ilvl="5" w:tplc="D7126FA4" w:tentative="1">
      <w:start w:val="1"/>
      <w:numFmt w:val="bullet"/>
      <w:lvlText w:val=""/>
      <w:lvlJc w:val="left"/>
      <w:pPr>
        <w:tabs>
          <w:tab w:val="num" w:pos="4320"/>
        </w:tabs>
        <w:ind w:left="4320" w:hanging="360"/>
      </w:pPr>
      <w:rPr>
        <w:rFonts w:ascii="Symbol" w:hAnsi="Symbol" w:hint="default"/>
        <w:sz w:val="20"/>
      </w:rPr>
    </w:lvl>
    <w:lvl w:ilvl="6" w:tplc="874E5F22" w:tentative="1">
      <w:start w:val="1"/>
      <w:numFmt w:val="bullet"/>
      <w:lvlText w:val=""/>
      <w:lvlJc w:val="left"/>
      <w:pPr>
        <w:tabs>
          <w:tab w:val="num" w:pos="5040"/>
        </w:tabs>
        <w:ind w:left="5040" w:hanging="360"/>
      </w:pPr>
      <w:rPr>
        <w:rFonts w:ascii="Symbol" w:hAnsi="Symbol" w:hint="default"/>
        <w:sz w:val="20"/>
      </w:rPr>
    </w:lvl>
    <w:lvl w:ilvl="7" w:tplc="32322058" w:tentative="1">
      <w:start w:val="1"/>
      <w:numFmt w:val="bullet"/>
      <w:lvlText w:val=""/>
      <w:lvlJc w:val="left"/>
      <w:pPr>
        <w:tabs>
          <w:tab w:val="num" w:pos="5760"/>
        </w:tabs>
        <w:ind w:left="5760" w:hanging="360"/>
      </w:pPr>
      <w:rPr>
        <w:rFonts w:ascii="Symbol" w:hAnsi="Symbol" w:hint="default"/>
        <w:sz w:val="20"/>
      </w:rPr>
    </w:lvl>
    <w:lvl w:ilvl="8" w:tplc="22F2F062" w:tentative="1">
      <w:start w:val="1"/>
      <w:numFmt w:val="bullet"/>
      <w:lvlText w:val=""/>
      <w:lvlJc w:val="left"/>
      <w:pPr>
        <w:tabs>
          <w:tab w:val="num" w:pos="6480"/>
        </w:tabs>
        <w:ind w:left="6480" w:hanging="360"/>
      </w:pPr>
      <w:rPr>
        <w:rFonts w:ascii="Symbol" w:hAnsi="Symbol" w:hint="default"/>
        <w:sz w:val="20"/>
      </w:rPr>
    </w:lvl>
  </w:abstractNum>
  <w:abstractNum w:abstractNumId="150">
    <w:nsid w:val="6FA563F4"/>
    <w:multiLevelType w:val="hybridMultilevel"/>
    <w:tmpl w:val="81E80E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1">
    <w:nsid w:val="6FCB1833"/>
    <w:multiLevelType w:val="multilevel"/>
    <w:tmpl w:val="8BD04FF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2">
    <w:nsid w:val="6FD04E83"/>
    <w:multiLevelType w:val="multilevel"/>
    <w:tmpl w:val="89F2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nsid w:val="6FD45578"/>
    <w:multiLevelType w:val="hybridMultilevel"/>
    <w:tmpl w:val="31BEB7C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4">
    <w:nsid w:val="709A012F"/>
    <w:multiLevelType w:val="hybridMultilevel"/>
    <w:tmpl w:val="4F32925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5">
    <w:nsid w:val="70AC4DAE"/>
    <w:multiLevelType w:val="hybridMultilevel"/>
    <w:tmpl w:val="57167EFE"/>
    <w:lvl w:ilvl="0" w:tplc="240A0001">
      <w:start w:val="1"/>
      <w:numFmt w:val="bullet"/>
      <w:lvlText w:val=""/>
      <w:lvlJc w:val="left"/>
      <w:pPr>
        <w:ind w:left="777" w:hanging="360"/>
      </w:pPr>
      <w:rPr>
        <w:rFonts w:ascii="Symbol" w:hAnsi="Symbol" w:hint="default"/>
      </w:rPr>
    </w:lvl>
    <w:lvl w:ilvl="1" w:tplc="FFFFFFFF" w:tentative="1">
      <w:start w:val="1"/>
      <w:numFmt w:val="bullet"/>
      <w:lvlText w:val="o"/>
      <w:lvlJc w:val="left"/>
      <w:pPr>
        <w:ind w:left="1497" w:hanging="360"/>
      </w:pPr>
      <w:rPr>
        <w:rFonts w:ascii="Courier New" w:hAnsi="Courier New" w:cs="Courier New" w:hint="default"/>
      </w:rPr>
    </w:lvl>
    <w:lvl w:ilvl="2" w:tplc="FFFFFFFF" w:tentative="1">
      <w:start w:val="1"/>
      <w:numFmt w:val="bullet"/>
      <w:lvlText w:val=""/>
      <w:lvlJc w:val="left"/>
      <w:pPr>
        <w:ind w:left="2217" w:hanging="360"/>
      </w:pPr>
      <w:rPr>
        <w:rFonts w:ascii="Wingdings" w:hAnsi="Wingdings" w:hint="default"/>
      </w:rPr>
    </w:lvl>
    <w:lvl w:ilvl="3" w:tplc="FFFFFFFF" w:tentative="1">
      <w:start w:val="1"/>
      <w:numFmt w:val="bullet"/>
      <w:lvlText w:val=""/>
      <w:lvlJc w:val="left"/>
      <w:pPr>
        <w:ind w:left="2937" w:hanging="360"/>
      </w:pPr>
      <w:rPr>
        <w:rFonts w:ascii="Symbol" w:hAnsi="Symbol" w:hint="default"/>
      </w:rPr>
    </w:lvl>
    <w:lvl w:ilvl="4" w:tplc="FFFFFFFF" w:tentative="1">
      <w:start w:val="1"/>
      <w:numFmt w:val="bullet"/>
      <w:lvlText w:val="o"/>
      <w:lvlJc w:val="left"/>
      <w:pPr>
        <w:ind w:left="3657" w:hanging="360"/>
      </w:pPr>
      <w:rPr>
        <w:rFonts w:ascii="Courier New" w:hAnsi="Courier New" w:cs="Courier New" w:hint="default"/>
      </w:rPr>
    </w:lvl>
    <w:lvl w:ilvl="5" w:tplc="FFFFFFFF" w:tentative="1">
      <w:start w:val="1"/>
      <w:numFmt w:val="bullet"/>
      <w:lvlText w:val=""/>
      <w:lvlJc w:val="left"/>
      <w:pPr>
        <w:ind w:left="4377" w:hanging="360"/>
      </w:pPr>
      <w:rPr>
        <w:rFonts w:ascii="Wingdings" w:hAnsi="Wingdings" w:hint="default"/>
      </w:rPr>
    </w:lvl>
    <w:lvl w:ilvl="6" w:tplc="FFFFFFFF" w:tentative="1">
      <w:start w:val="1"/>
      <w:numFmt w:val="bullet"/>
      <w:lvlText w:val=""/>
      <w:lvlJc w:val="left"/>
      <w:pPr>
        <w:ind w:left="5097" w:hanging="360"/>
      </w:pPr>
      <w:rPr>
        <w:rFonts w:ascii="Symbol" w:hAnsi="Symbol" w:hint="default"/>
      </w:rPr>
    </w:lvl>
    <w:lvl w:ilvl="7" w:tplc="FFFFFFFF" w:tentative="1">
      <w:start w:val="1"/>
      <w:numFmt w:val="bullet"/>
      <w:lvlText w:val="o"/>
      <w:lvlJc w:val="left"/>
      <w:pPr>
        <w:ind w:left="5817" w:hanging="360"/>
      </w:pPr>
      <w:rPr>
        <w:rFonts w:ascii="Courier New" w:hAnsi="Courier New" w:cs="Courier New" w:hint="default"/>
      </w:rPr>
    </w:lvl>
    <w:lvl w:ilvl="8" w:tplc="FFFFFFFF" w:tentative="1">
      <w:start w:val="1"/>
      <w:numFmt w:val="bullet"/>
      <w:lvlText w:val=""/>
      <w:lvlJc w:val="left"/>
      <w:pPr>
        <w:ind w:left="6537" w:hanging="360"/>
      </w:pPr>
      <w:rPr>
        <w:rFonts w:ascii="Wingdings" w:hAnsi="Wingdings" w:hint="default"/>
      </w:rPr>
    </w:lvl>
  </w:abstractNum>
  <w:abstractNum w:abstractNumId="156">
    <w:nsid w:val="71AD4624"/>
    <w:multiLevelType w:val="hybridMultilevel"/>
    <w:tmpl w:val="4D84471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7">
    <w:nsid w:val="72394D03"/>
    <w:multiLevelType w:val="hybridMultilevel"/>
    <w:tmpl w:val="044AC8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8">
    <w:nsid w:val="73D87ED8"/>
    <w:multiLevelType w:val="multilevel"/>
    <w:tmpl w:val="F88E04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9">
    <w:nsid w:val="74133EFC"/>
    <w:multiLevelType w:val="multilevel"/>
    <w:tmpl w:val="1B1E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nsid w:val="7455322E"/>
    <w:multiLevelType w:val="hybridMultilevel"/>
    <w:tmpl w:val="CA14D5E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1">
    <w:nsid w:val="758A0C30"/>
    <w:multiLevelType w:val="hybridMultilevel"/>
    <w:tmpl w:val="DAA0C8F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2">
    <w:nsid w:val="76B02072"/>
    <w:multiLevelType w:val="hybridMultilevel"/>
    <w:tmpl w:val="0066C8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3">
    <w:nsid w:val="76B25146"/>
    <w:multiLevelType w:val="multilevel"/>
    <w:tmpl w:val="67F4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nsid w:val="770D122B"/>
    <w:multiLevelType w:val="multilevel"/>
    <w:tmpl w:val="5798E9C8"/>
    <w:lvl w:ilvl="0">
      <w:start w:val="7"/>
      <w:numFmt w:val="decimal"/>
      <w:lvlText w:val="%1."/>
      <w:lvlJc w:val="left"/>
      <w:pPr>
        <w:ind w:left="540" w:hanging="540"/>
      </w:pPr>
      <w:rPr>
        <w:rFonts w:hint="default"/>
      </w:rPr>
    </w:lvl>
    <w:lvl w:ilvl="1">
      <w:start w:val="2"/>
      <w:numFmt w:val="decimal"/>
      <w:lvlText w:val="%1.%2."/>
      <w:lvlJc w:val="left"/>
      <w:pPr>
        <w:ind w:left="1642" w:hanging="720"/>
      </w:pPr>
      <w:rPr>
        <w:rFonts w:hint="default"/>
      </w:rPr>
    </w:lvl>
    <w:lvl w:ilvl="2">
      <w:start w:val="2"/>
      <w:numFmt w:val="decimal"/>
      <w:lvlText w:val="%1.%2.%3."/>
      <w:lvlJc w:val="left"/>
      <w:pPr>
        <w:ind w:left="2564" w:hanging="720"/>
      </w:pPr>
      <w:rPr>
        <w:rFonts w:hint="default"/>
      </w:rPr>
    </w:lvl>
    <w:lvl w:ilvl="3">
      <w:start w:val="1"/>
      <w:numFmt w:val="decimal"/>
      <w:lvlText w:val="%1.%2.%3.%4."/>
      <w:lvlJc w:val="left"/>
      <w:pPr>
        <w:ind w:left="3846" w:hanging="1080"/>
      </w:pPr>
      <w:rPr>
        <w:rFonts w:hint="default"/>
      </w:rPr>
    </w:lvl>
    <w:lvl w:ilvl="4">
      <w:start w:val="1"/>
      <w:numFmt w:val="decimal"/>
      <w:lvlText w:val="%1.%2.%3.%4.%5."/>
      <w:lvlJc w:val="left"/>
      <w:pPr>
        <w:ind w:left="4768" w:hanging="1080"/>
      </w:pPr>
      <w:rPr>
        <w:rFonts w:hint="default"/>
      </w:rPr>
    </w:lvl>
    <w:lvl w:ilvl="5">
      <w:start w:val="1"/>
      <w:numFmt w:val="decimal"/>
      <w:lvlText w:val="%1.%2.%3.%4.%5.%6."/>
      <w:lvlJc w:val="left"/>
      <w:pPr>
        <w:ind w:left="6050" w:hanging="1440"/>
      </w:pPr>
      <w:rPr>
        <w:rFonts w:hint="default"/>
      </w:rPr>
    </w:lvl>
    <w:lvl w:ilvl="6">
      <w:start w:val="1"/>
      <w:numFmt w:val="decimal"/>
      <w:lvlText w:val="%1.%2.%3.%4.%5.%6.%7."/>
      <w:lvlJc w:val="left"/>
      <w:pPr>
        <w:ind w:left="6972" w:hanging="1440"/>
      </w:pPr>
      <w:rPr>
        <w:rFonts w:hint="default"/>
      </w:rPr>
    </w:lvl>
    <w:lvl w:ilvl="7">
      <w:start w:val="1"/>
      <w:numFmt w:val="decimal"/>
      <w:lvlText w:val="%1.%2.%3.%4.%5.%6.%7.%8."/>
      <w:lvlJc w:val="left"/>
      <w:pPr>
        <w:ind w:left="8254" w:hanging="1800"/>
      </w:pPr>
      <w:rPr>
        <w:rFonts w:hint="default"/>
      </w:rPr>
    </w:lvl>
    <w:lvl w:ilvl="8">
      <w:start w:val="1"/>
      <w:numFmt w:val="decimal"/>
      <w:lvlText w:val="%1.%2.%3.%4.%5.%6.%7.%8.%9."/>
      <w:lvlJc w:val="left"/>
      <w:pPr>
        <w:ind w:left="9176" w:hanging="1800"/>
      </w:pPr>
      <w:rPr>
        <w:rFonts w:hint="default"/>
      </w:rPr>
    </w:lvl>
  </w:abstractNum>
  <w:abstractNum w:abstractNumId="165">
    <w:nsid w:val="7802327B"/>
    <w:multiLevelType w:val="hybridMultilevel"/>
    <w:tmpl w:val="984AB2A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6">
    <w:nsid w:val="781F0060"/>
    <w:multiLevelType w:val="hybridMultilevel"/>
    <w:tmpl w:val="3A227F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7">
    <w:nsid w:val="7A25427D"/>
    <w:multiLevelType w:val="multilevel"/>
    <w:tmpl w:val="F57E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nsid w:val="7C657503"/>
    <w:multiLevelType w:val="multilevel"/>
    <w:tmpl w:val="7520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nsid w:val="7C9044BF"/>
    <w:multiLevelType w:val="hybridMultilevel"/>
    <w:tmpl w:val="098EF47E"/>
    <w:lvl w:ilvl="0" w:tplc="23969C1C">
      <w:start w:val="1"/>
      <w:numFmt w:val="decimal"/>
      <w:lvlText w:val="%1."/>
      <w:lvlJc w:val="left"/>
      <w:pPr>
        <w:ind w:left="720" w:hanging="360"/>
      </w:pPr>
    </w:lvl>
    <w:lvl w:ilvl="1" w:tplc="8E8C1182">
      <w:start w:val="1"/>
      <w:numFmt w:val="lowerLetter"/>
      <w:lvlText w:val="%2."/>
      <w:lvlJc w:val="left"/>
      <w:pPr>
        <w:ind w:left="1440" w:hanging="360"/>
      </w:pPr>
    </w:lvl>
    <w:lvl w:ilvl="2" w:tplc="F2206FB0">
      <w:start w:val="1"/>
      <w:numFmt w:val="lowerRoman"/>
      <w:lvlText w:val="%3."/>
      <w:lvlJc w:val="right"/>
      <w:pPr>
        <w:ind w:left="2160" w:hanging="180"/>
      </w:pPr>
    </w:lvl>
    <w:lvl w:ilvl="3" w:tplc="16DA0928">
      <w:start w:val="1"/>
      <w:numFmt w:val="decimal"/>
      <w:lvlText w:val="%4."/>
      <w:lvlJc w:val="left"/>
      <w:pPr>
        <w:ind w:left="2880" w:hanging="360"/>
      </w:pPr>
    </w:lvl>
    <w:lvl w:ilvl="4" w:tplc="AE268B1C">
      <w:start w:val="1"/>
      <w:numFmt w:val="lowerLetter"/>
      <w:lvlText w:val="%5."/>
      <w:lvlJc w:val="left"/>
      <w:pPr>
        <w:ind w:left="3600" w:hanging="360"/>
      </w:pPr>
    </w:lvl>
    <w:lvl w:ilvl="5" w:tplc="35321D58">
      <w:start w:val="1"/>
      <w:numFmt w:val="lowerRoman"/>
      <w:lvlText w:val="%6."/>
      <w:lvlJc w:val="right"/>
      <w:pPr>
        <w:ind w:left="4320" w:hanging="180"/>
      </w:pPr>
    </w:lvl>
    <w:lvl w:ilvl="6" w:tplc="0C86F122">
      <w:start w:val="1"/>
      <w:numFmt w:val="decimal"/>
      <w:lvlText w:val="%7."/>
      <w:lvlJc w:val="left"/>
      <w:pPr>
        <w:ind w:left="5040" w:hanging="360"/>
      </w:pPr>
    </w:lvl>
    <w:lvl w:ilvl="7" w:tplc="49C21726">
      <w:start w:val="1"/>
      <w:numFmt w:val="lowerLetter"/>
      <w:lvlText w:val="%8."/>
      <w:lvlJc w:val="left"/>
      <w:pPr>
        <w:ind w:left="5760" w:hanging="360"/>
      </w:pPr>
    </w:lvl>
    <w:lvl w:ilvl="8" w:tplc="866EB7F8">
      <w:start w:val="1"/>
      <w:numFmt w:val="lowerRoman"/>
      <w:lvlText w:val="%9."/>
      <w:lvlJc w:val="right"/>
      <w:pPr>
        <w:ind w:left="6480" w:hanging="180"/>
      </w:pPr>
    </w:lvl>
  </w:abstractNum>
  <w:abstractNum w:abstractNumId="170">
    <w:nsid w:val="7C9B1186"/>
    <w:multiLevelType w:val="multilevel"/>
    <w:tmpl w:val="CAFA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nsid w:val="7CCB59AB"/>
    <w:multiLevelType w:val="hybridMultilevel"/>
    <w:tmpl w:val="466E632C"/>
    <w:lvl w:ilvl="0" w:tplc="24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2">
    <w:nsid w:val="7E7177E8"/>
    <w:multiLevelType w:val="hybridMultilevel"/>
    <w:tmpl w:val="A2D074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3">
    <w:nsid w:val="7F6E6F9F"/>
    <w:multiLevelType w:val="hybridMultilevel"/>
    <w:tmpl w:val="12FA50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8"/>
  </w:num>
  <w:num w:numId="2">
    <w:abstractNumId w:val="70"/>
  </w:num>
  <w:num w:numId="3">
    <w:abstractNumId w:val="100"/>
  </w:num>
  <w:num w:numId="4">
    <w:abstractNumId w:val="13"/>
  </w:num>
  <w:num w:numId="5">
    <w:abstractNumId w:val="123"/>
  </w:num>
  <w:num w:numId="6">
    <w:abstractNumId w:val="151"/>
  </w:num>
  <w:num w:numId="7">
    <w:abstractNumId w:val="111"/>
  </w:num>
  <w:num w:numId="8">
    <w:abstractNumId w:val="51"/>
  </w:num>
  <w:num w:numId="9">
    <w:abstractNumId w:val="7"/>
  </w:num>
  <w:num w:numId="10">
    <w:abstractNumId w:val="119"/>
  </w:num>
  <w:num w:numId="11">
    <w:abstractNumId w:val="138"/>
  </w:num>
  <w:num w:numId="12">
    <w:abstractNumId w:val="130"/>
  </w:num>
  <w:num w:numId="13">
    <w:abstractNumId w:val="147"/>
  </w:num>
  <w:num w:numId="14">
    <w:abstractNumId w:val="120"/>
  </w:num>
  <w:num w:numId="15">
    <w:abstractNumId w:val="33"/>
  </w:num>
  <w:num w:numId="16">
    <w:abstractNumId w:val="98"/>
  </w:num>
  <w:num w:numId="17">
    <w:abstractNumId w:val="25"/>
  </w:num>
  <w:num w:numId="18">
    <w:abstractNumId w:val="82"/>
  </w:num>
  <w:num w:numId="19">
    <w:abstractNumId w:val="149"/>
  </w:num>
  <w:num w:numId="20">
    <w:abstractNumId w:val="21"/>
  </w:num>
  <w:num w:numId="21">
    <w:abstractNumId w:val="65"/>
  </w:num>
  <w:num w:numId="22">
    <w:abstractNumId w:val="12"/>
  </w:num>
  <w:num w:numId="23">
    <w:abstractNumId w:val="85"/>
  </w:num>
  <w:num w:numId="24">
    <w:abstractNumId w:val="160"/>
  </w:num>
  <w:num w:numId="25">
    <w:abstractNumId w:val="101"/>
  </w:num>
  <w:num w:numId="26">
    <w:abstractNumId w:val="113"/>
  </w:num>
  <w:num w:numId="27">
    <w:abstractNumId w:val="93"/>
  </w:num>
  <w:num w:numId="28">
    <w:abstractNumId w:val="18"/>
  </w:num>
  <w:num w:numId="29">
    <w:abstractNumId w:val="66"/>
  </w:num>
  <w:num w:numId="30">
    <w:abstractNumId w:val="31"/>
  </w:num>
  <w:num w:numId="31">
    <w:abstractNumId w:val="112"/>
  </w:num>
  <w:num w:numId="32">
    <w:abstractNumId w:val="56"/>
  </w:num>
  <w:num w:numId="33">
    <w:abstractNumId w:val="99"/>
  </w:num>
  <w:num w:numId="34">
    <w:abstractNumId w:val="107"/>
  </w:num>
  <w:num w:numId="35">
    <w:abstractNumId w:val="129"/>
  </w:num>
  <w:num w:numId="36">
    <w:abstractNumId w:val="159"/>
  </w:num>
  <w:num w:numId="37">
    <w:abstractNumId w:val="152"/>
  </w:num>
  <w:num w:numId="38">
    <w:abstractNumId w:val="163"/>
  </w:num>
  <w:num w:numId="39">
    <w:abstractNumId w:val="14"/>
  </w:num>
  <w:num w:numId="40">
    <w:abstractNumId w:val="44"/>
  </w:num>
  <w:num w:numId="41">
    <w:abstractNumId w:val="86"/>
  </w:num>
  <w:num w:numId="42">
    <w:abstractNumId w:val="168"/>
  </w:num>
  <w:num w:numId="43">
    <w:abstractNumId w:val="4"/>
  </w:num>
  <w:num w:numId="44">
    <w:abstractNumId w:val="28"/>
  </w:num>
  <w:num w:numId="45">
    <w:abstractNumId w:val="32"/>
  </w:num>
  <w:num w:numId="46">
    <w:abstractNumId w:val="55"/>
  </w:num>
  <w:num w:numId="47">
    <w:abstractNumId w:val="38"/>
  </w:num>
  <w:num w:numId="48">
    <w:abstractNumId w:val="53"/>
  </w:num>
  <w:num w:numId="49">
    <w:abstractNumId w:val="16"/>
  </w:num>
  <w:num w:numId="50">
    <w:abstractNumId w:val="64"/>
  </w:num>
  <w:num w:numId="51">
    <w:abstractNumId w:val="37"/>
  </w:num>
  <w:num w:numId="52">
    <w:abstractNumId w:val="140"/>
  </w:num>
  <w:num w:numId="53">
    <w:abstractNumId w:val="54"/>
  </w:num>
  <w:num w:numId="54">
    <w:abstractNumId w:val="153"/>
  </w:num>
  <w:num w:numId="55">
    <w:abstractNumId w:val="92"/>
  </w:num>
  <w:num w:numId="56">
    <w:abstractNumId w:val="81"/>
  </w:num>
  <w:num w:numId="57">
    <w:abstractNumId w:val="26"/>
  </w:num>
  <w:num w:numId="58">
    <w:abstractNumId w:val="121"/>
  </w:num>
  <w:num w:numId="59">
    <w:abstractNumId w:val="154"/>
  </w:num>
  <w:num w:numId="60">
    <w:abstractNumId w:val="71"/>
  </w:num>
  <w:num w:numId="61">
    <w:abstractNumId w:val="6"/>
  </w:num>
  <w:num w:numId="62">
    <w:abstractNumId w:val="15"/>
  </w:num>
  <w:num w:numId="63">
    <w:abstractNumId w:val="75"/>
  </w:num>
  <w:num w:numId="64">
    <w:abstractNumId w:val="22"/>
  </w:num>
  <w:num w:numId="65">
    <w:abstractNumId w:val="20"/>
  </w:num>
  <w:num w:numId="66">
    <w:abstractNumId w:val="68"/>
  </w:num>
  <w:num w:numId="67">
    <w:abstractNumId w:val="88"/>
  </w:num>
  <w:num w:numId="68">
    <w:abstractNumId w:val="67"/>
  </w:num>
  <w:num w:numId="69">
    <w:abstractNumId w:val="164"/>
  </w:num>
  <w:num w:numId="70">
    <w:abstractNumId w:val="133"/>
  </w:num>
  <w:num w:numId="71">
    <w:abstractNumId w:val="139"/>
  </w:num>
  <w:num w:numId="72">
    <w:abstractNumId w:val="10"/>
  </w:num>
  <w:num w:numId="73">
    <w:abstractNumId w:val="127"/>
  </w:num>
  <w:num w:numId="74">
    <w:abstractNumId w:val="158"/>
  </w:num>
  <w:num w:numId="75">
    <w:abstractNumId w:val="1"/>
  </w:num>
  <w:num w:numId="76">
    <w:abstractNumId w:val="128"/>
  </w:num>
  <w:num w:numId="77">
    <w:abstractNumId w:val="36"/>
  </w:num>
  <w:num w:numId="78">
    <w:abstractNumId w:val="170"/>
  </w:num>
  <w:num w:numId="79">
    <w:abstractNumId w:val="23"/>
  </w:num>
  <w:num w:numId="80">
    <w:abstractNumId w:val="62"/>
  </w:num>
  <w:num w:numId="81">
    <w:abstractNumId w:val="80"/>
  </w:num>
  <w:num w:numId="82">
    <w:abstractNumId w:val="2"/>
  </w:num>
  <w:num w:numId="83">
    <w:abstractNumId w:val="39"/>
  </w:num>
  <w:num w:numId="84">
    <w:abstractNumId w:val="156"/>
  </w:num>
  <w:num w:numId="85">
    <w:abstractNumId w:val="30"/>
  </w:num>
  <w:num w:numId="86">
    <w:abstractNumId w:val="8"/>
  </w:num>
  <w:num w:numId="87">
    <w:abstractNumId w:val="116"/>
  </w:num>
  <w:num w:numId="88">
    <w:abstractNumId w:val="69"/>
  </w:num>
  <w:num w:numId="89">
    <w:abstractNumId w:val="146"/>
  </w:num>
  <w:num w:numId="90">
    <w:abstractNumId w:val="57"/>
  </w:num>
  <w:num w:numId="91">
    <w:abstractNumId w:val="24"/>
  </w:num>
  <w:num w:numId="92">
    <w:abstractNumId w:val="115"/>
  </w:num>
  <w:num w:numId="93">
    <w:abstractNumId w:val="46"/>
  </w:num>
  <w:num w:numId="94">
    <w:abstractNumId w:val="136"/>
  </w:num>
  <w:num w:numId="95">
    <w:abstractNumId w:val="52"/>
  </w:num>
  <w:num w:numId="96">
    <w:abstractNumId w:val="131"/>
  </w:num>
  <w:num w:numId="97">
    <w:abstractNumId w:val="89"/>
  </w:num>
  <w:num w:numId="98">
    <w:abstractNumId w:val="148"/>
  </w:num>
  <w:num w:numId="99">
    <w:abstractNumId w:val="165"/>
  </w:num>
  <w:num w:numId="100">
    <w:abstractNumId w:val="72"/>
  </w:num>
  <w:num w:numId="101">
    <w:abstractNumId w:val="96"/>
  </w:num>
  <w:num w:numId="102">
    <w:abstractNumId w:val="61"/>
  </w:num>
  <w:num w:numId="103">
    <w:abstractNumId w:val="41"/>
  </w:num>
  <w:num w:numId="104">
    <w:abstractNumId w:val="5"/>
  </w:num>
  <w:num w:numId="105">
    <w:abstractNumId w:val="87"/>
  </w:num>
  <w:num w:numId="106">
    <w:abstractNumId w:val="83"/>
  </w:num>
  <w:num w:numId="107">
    <w:abstractNumId w:val="109"/>
  </w:num>
  <w:num w:numId="108">
    <w:abstractNumId w:val="49"/>
  </w:num>
  <w:num w:numId="109">
    <w:abstractNumId w:val="42"/>
  </w:num>
  <w:num w:numId="110">
    <w:abstractNumId w:val="124"/>
  </w:num>
  <w:num w:numId="111">
    <w:abstractNumId w:val="145"/>
  </w:num>
  <w:num w:numId="112">
    <w:abstractNumId w:val="45"/>
  </w:num>
  <w:num w:numId="113">
    <w:abstractNumId w:val="78"/>
  </w:num>
  <w:num w:numId="114">
    <w:abstractNumId w:val="169"/>
  </w:num>
  <w:num w:numId="115">
    <w:abstractNumId w:val="155"/>
  </w:num>
  <w:num w:numId="116">
    <w:abstractNumId w:val="141"/>
  </w:num>
  <w:num w:numId="117">
    <w:abstractNumId w:val="144"/>
  </w:num>
  <w:num w:numId="118">
    <w:abstractNumId w:val="27"/>
  </w:num>
  <w:num w:numId="119">
    <w:abstractNumId w:val="35"/>
  </w:num>
  <w:num w:numId="120">
    <w:abstractNumId w:val="103"/>
  </w:num>
  <w:num w:numId="121">
    <w:abstractNumId w:val="134"/>
  </w:num>
  <w:num w:numId="122">
    <w:abstractNumId w:val="9"/>
  </w:num>
  <w:num w:numId="123">
    <w:abstractNumId w:val="97"/>
  </w:num>
  <w:num w:numId="124">
    <w:abstractNumId w:val="60"/>
  </w:num>
  <w:num w:numId="125">
    <w:abstractNumId w:val="0"/>
  </w:num>
  <w:num w:numId="126">
    <w:abstractNumId w:val="40"/>
  </w:num>
  <w:num w:numId="127">
    <w:abstractNumId w:val="90"/>
  </w:num>
  <w:num w:numId="128">
    <w:abstractNumId w:val="157"/>
  </w:num>
  <w:num w:numId="129">
    <w:abstractNumId w:val="95"/>
  </w:num>
  <w:num w:numId="130">
    <w:abstractNumId w:val="34"/>
  </w:num>
  <w:num w:numId="131">
    <w:abstractNumId w:val="125"/>
  </w:num>
  <w:num w:numId="132">
    <w:abstractNumId w:val="76"/>
  </w:num>
  <w:num w:numId="133">
    <w:abstractNumId w:val="43"/>
  </w:num>
  <w:num w:numId="134">
    <w:abstractNumId w:val="11"/>
  </w:num>
  <w:num w:numId="135">
    <w:abstractNumId w:val="29"/>
  </w:num>
  <w:num w:numId="136">
    <w:abstractNumId w:val="171"/>
  </w:num>
  <w:num w:numId="137">
    <w:abstractNumId w:val="126"/>
  </w:num>
  <w:num w:numId="138">
    <w:abstractNumId w:val="132"/>
  </w:num>
  <w:num w:numId="139">
    <w:abstractNumId w:val="84"/>
  </w:num>
  <w:num w:numId="140">
    <w:abstractNumId w:val="135"/>
  </w:num>
  <w:num w:numId="141">
    <w:abstractNumId w:val="73"/>
  </w:num>
  <w:num w:numId="142">
    <w:abstractNumId w:val="143"/>
  </w:num>
  <w:num w:numId="143">
    <w:abstractNumId w:val="172"/>
  </w:num>
  <w:num w:numId="144">
    <w:abstractNumId w:val="166"/>
  </w:num>
  <w:num w:numId="145">
    <w:abstractNumId w:val="47"/>
  </w:num>
  <w:num w:numId="146">
    <w:abstractNumId w:val="104"/>
  </w:num>
  <w:num w:numId="147">
    <w:abstractNumId w:val="94"/>
  </w:num>
  <w:num w:numId="148">
    <w:abstractNumId w:val="19"/>
  </w:num>
  <w:num w:numId="149">
    <w:abstractNumId w:val="3"/>
  </w:num>
  <w:num w:numId="150">
    <w:abstractNumId w:val="162"/>
  </w:num>
  <w:num w:numId="151">
    <w:abstractNumId w:val="79"/>
  </w:num>
  <w:num w:numId="152">
    <w:abstractNumId w:val="150"/>
  </w:num>
  <w:num w:numId="153">
    <w:abstractNumId w:val="105"/>
  </w:num>
  <w:num w:numId="154">
    <w:abstractNumId w:val="114"/>
  </w:num>
  <w:num w:numId="155">
    <w:abstractNumId w:val="50"/>
  </w:num>
  <w:num w:numId="156">
    <w:abstractNumId w:val="137"/>
  </w:num>
  <w:num w:numId="157">
    <w:abstractNumId w:val="17"/>
  </w:num>
  <w:num w:numId="158">
    <w:abstractNumId w:val="118"/>
  </w:num>
  <w:num w:numId="159">
    <w:abstractNumId w:val="110"/>
  </w:num>
  <w:num w:numId="160">
    <w:abstractNumId w:val="122"/>
  </w:num>
  <w:num w:numId="161">
    <w:abstractNumId w:val="106"/>
  </w:num>
  <w:num w:numId="162">
    <w:abstractNumId w:val="167"/>
  </w:num>
  <w:num w:numId="163">
    <w:abstractNumId w:val="91"/>
  </w:num>
  <w:num w:numId="164">
    <w:abstractNumId w:val="108"/>
  </w:num>
  <w:num w:numId="165">
    <w:abstractNumId w:val="48"/>
  </w:num>
  <w:num w:numId="166">
    <w:abstractNumId w:val="142"/>
  </w:num>
  <w:num w:numId="167">
    <w:abstractNumId w:val="74"/>
  </w:num>
  <w:num w:numId="168">
    <w:abstractNumId w:val="59"/>
  </w:num>
  <w:num w:numId="169">
    <w:abstractNumId w:val="173"/>
  </w:num>
  <w:num w:numId="170">
    <w:abstractNumId w:val="161"/>
  </w:num>
  <w:num w:numId="171">
    <w:abstractNumId w:val="63"/>
  </w:num>
  <w:num w:numId="172">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abstractNumId w:val="102"/>
  </w:num>
  <w:num w:numId="174">
    <w:abstractNumId w:val="117"/>
  </w:num>
  <w:num w:numId="175">
    <w:abstractNumId w:val="77"/>
  </w:num>
  <w:numIdMacAtCleanup w:val="16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Greys Baryudy Cortes Daza">
    <w15:presenceInfo w15:providerId="AD" w15:userId="S-1-5-21-1292428093-1383384898-842925246-173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6" w:nlCheck="1" w:checkStyle="1"/>
  <w:activeWritingStyle w:appName="MSWord" w:lang="es-ES" w:vendorID="64" w:dllVersion="0" w:nlCheck="1" w:checkStyle="0"/>
  <w:activeWritingStyle w:appName="MSWord" w:lang="es-CO" w:vendorID="64" w:dllVersion="0" w:nlCheck="1" w:checkStyle="0"/>
  <w:activeWritingStyle w:appName="MSWord" w:lang="es-ES_tradnl" w:vendorID="64" w:dllVersion="0" w:nlCheck="1" w:checkStyle="0"/>
  <w:activeWritingStyle w:appName="MSWord" w:lang="es-MX" w:vendorID="64" w:dllVersion="0" w:nlCheck="1" w:checkStyle="0"/>
  <w:activeWritingStyle w:appName="MSWord" w:lang="en-US" w:vendorID="64" w:dllVersion="0" w:nlCheck="1" w:checkStyle="0"/>
  <w:activeWritingStyle w:appName="MSWord" w:lang="pt-BR" w:vendorID="64" w:dllVersion="0" w:nlCheck="1" w:checkStyle="0"/>
  <w:activeWritingStyle w:appName="MSWord" w:lang="es-ES" w:vendorID="64" w:dllVersion="6" w:nlCheck="1" w:checkStyle="1"/>
  <w:activeWritingStyle w:appName="MSWord" w:lang="es-CO" w:vendorID="64" w:dllVersion="6" w:nlCheck="1" w:checkStyle="1"/>
  <w:activeWritingStyle w:appName="MSWord" w:lang="es-ES_tradnl" w:vendorID="64" w:dllVersion="6" w:nlCheck="1" w:checkStyle="1"/>
  <w:activeWritingStyle w:appName="MSWord" w:lang="es-MX" w:vendorID="64" w:dllVersion="6" w:nlCheck="1" w:checkStyle="1"/>
  <w:activeWritingStyle w:appName="MSWord" w:lang="pt-BR" w:vendorID="64" w:dllVersion="6" w:nlCheck="1" w:checkStyle="0"/>
  <w:activeWritingStyle w:appName="MSWord" w:lang="es-CO" w:vendorID="64" w:dllVersion="4096" w:nlCheck="1" w:checkStyle="0"/>
  <w:activeWritingStyle w:appName="MSWord" w:lang="es-ES" w:vendorID="64" w:dllVersion="4096" w:nlCheck="1" w:checkStyle="0"/>
  <w:activeWritingStyle w:appName="MSWord" w:lang="es-US" w:vendorID="64" w:dllVersion="6" w:nlCheck="1" w:checkStyle="1"/>
  <w:activeWritingStyle w:appName="MSWord" w:lang="es-US" w:vendorID="64" w:dllVersion="0" w:nlCheck="1" w:checkStyle="0"/>
  <w:activeWritingStyle w:appName="MSWord" w:lang="es-ES_tradnl" w:vendorID="64" w:dllVersion="4096" w:nlCheck="1" w:checkStyle="0"/>
  <w:activeWritingStyle w:appName="MSWord" w:lang="es-MX"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s-US" w:vendorID="64" w:dllVersion="4096" w:nlCheck="1" w:checkStyle="0"/>
  <w:activeWritingStyle w:appName="MSWord" w:lang="es-419" w:vendorID="64" w:dllVersion="0" w:nlCheck="1" w:checkStyle="0"/>
  <w:activeWritingStyle w:appName="MSWord" w:lang="es-ES" w:vendorID="64" w:dllVersion="131078" w:nlCheck="1" w:checkStyle="1"/>
  <w:activeWritingStyle w:appName="MSWord" w:lang="es-CO" w:vendorID="64" w:dllVersion="131078" w:nlCheck="1" w:checkStyle="1"/>
  <w:activeWritingStyle w:appName="MSWord" w:lang="en-US" w:vendorID="64" w:dllVersion="131078" w:nlCheck="1" w:checkStyle="1"/>
  <w:activeWritingStyle w:appName="MSWord" w:lang="es-ES_tradnl" w:vendorID="64" w:dllVersion="131078" w:nlCheck="1" w:checkStyle="1"/>
  <w:activeWritingStyle w:appName="MSWord" w:lang="pt-BR" w:vendorID="64" w:dllVersion="131078" w:nlCheck="1" w:checkStyle="0"/>
  <w:defaultTabStop w:val="709"/>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D48"/>
    <w:rsid w:val="0000019B"/>
    <w:rsid w:val="000001AA"/>
    <w:rsid w:val="00000A64"/>
    <w:rsid w:val="00002258"/>
    <w:rsid w:val="000023BE"/>
    <w:rsid w:val="0000254F"/>
    <w:rsid w:val="00003232"/>
    <w:rsid w:val="00003B04"/>
    <w:rsid w:val="00003E52"/>
    <w:rsid w:val="00003FC0"/>
    <w:rsid w:val="000042AB"/>
    <w:rsid w:val="0000495D"/>
    <w:rsid w:val="000053AD"/>
    <w:rsid w:val="00005F5B"/>
    <w:rsid w:val="00006990"/>
    <w:rsid w:val="00006E53"/>
    <w:rsid w:val="00007608"/>
    <w:rsid w:val="00007B4C"/>
    <w:rsid w:val="0001035E"/>
    <w:rsid w:val="00010EF6"/>
    <w:rsid w:val="00011413"/>
    <w:rsid w:val="000117D0"/>
    <w:rsid w:val="00012323"/>
    <w:rsid w:val="000135B2"/>
    <w:rsid w:val="000139FA"/>
    <w:rsid w:val="00013E1B"/>
    <w:rsid w:val="0001443C"/>
    <w:rsid w:val="0001454D"/>
    <w:rsid w:val="00014730"/>
    <w:rsid w:val="00014B60"/>
    <w:rsid w:val="00015BF1"/>
    <w:rsid w:val="00016339"/>
    <w:rsid w:val="0001633A"/>
    <w:rsid w:val="000165B7"/>
    <w:rsid w:val="00016754"/>
    <w:rsid w:val="00016916"/>
    <w:rsid w:val="0001714E"/>
    <w:rsid w:val="0001727E"/>
    <w:rsid w:val="0001771C"/>
    <w:rsid w:val="00020A93"/>
    <w:rsid w:val="00020B2B"/>
    <w:rsid w:val="00021152"/>
    <w:rsid w:val="0002125C"/>
    <w:rsid w:val="00021643"/>
    <w:rsid w:val="00021753"/>
    <w:rsid w:val="00021AC6"/>
    <w:rsid w:val="000223EE"/>
    <w:rsid w:val="00022928"/>
    <w:rsid w:val="00022FFC"/>
    <w:rsid w:val="00023F78"/>
    <w:rsid w:val="0002433E"/>
    <w:rsid w:val="00024AA4"/>
    <w:rsid w:val="000252BD"/>
    <w:rsid w:val="000254F6"/>
    <w:rsid w:val="00025522"/>
    <w:rsid w:val="00025F17"/>
    <w:rsid w:val="00027142"/>
    <w:rsid w:val="00027F32"/>
    <w:rsid w:val="00031A2A"/>
    <w:rsid w:val="00032023"/>
    <w:rsid w:val="000326D8"/>
    <w:rsid w:val="000335C6"/>
    <w:rsid w:val="00033E5E"/>
    <w:rsid w:val="0003426E"/>
    <w:rsid w:val="0003434C"/>
    <w:rsid w:val="000343B6"/>
    <w:rsid w:val="000346E0"/>
    <w:rsid w:val="000349A5"/>
    <w:rsid w:val="00034D72"/>
    <w:rsid w:val="00034DB2"/>
    <w:rsid w:val="0003587C"/>
    <w:rsid w:val="0003598B"/>
    <w:rsid w:val="00036F0D"/>
    <w:rsid w:val="0003724C"/>
    <w:rsid w:val="00037949"/>
    <w:rsid w:val="00037970"/>
    <w:rsid w:val="00037AAB"/>
    <w:rsid w:val="00040454"/>
    <w:rsid w:val="00041BA3"/>
    <w:rsid w:val="0004210B"/>
    <w:rsid w:val="00042198"/>
    <w:rsid w:val="000423AA"/>
    <w:rsid w:val="00043205"/>
    <w:rsid w:val="00043AC8"/>
    <w:rsid w:val="00043B02"/>
    <w:rsid w:val="0004460C"/>
    <w:rsid w:val="000449AD"/>
    <w:rsid w:val="00045295"/>
    <w:rsid w:val="000453FB"/>
    <w:rsid w:val="000462F0"/>
    <w:rsid w:val="000463A9"/>
    <w:rsid w:val="0004756B"/>
    <w:rsid w:val="00050519"/>
    <w:rsid w:val="00051482"/>
    <w:rsid w:val="000517AC"/>
    <w:rsid w:val="0005188D"/>
    <w:rsid w:val="0005235C"/>
    <w:rsid w:val="00052760"/>
    <w:rsid w:val="00052D74"/>
    <w:rsid w:val="000530AA"/>
    <w:rsid w:val="00053150"/>
    <w:rsid w:val="00053462"/>
    <w:rsid w:val="00053544"/>
    <w:rsid w:val="0005359D"/>
    <w:rsid w:val="00055A65"/>
    <w:rsid w:val="000565EF"/>
    <w:rsid w:val="000568CF"/>
    <w:rsid w:val="00056C86"/>
    <w:rsid w:val="0005714F"/>
    <w:rsid w:val="000578C6"/>
    <w:rsid w:val="00057915"/>
    <w:rsid w:val="00057949"/>
    <w:rsid w:val="000601B4"/>
    <w:rsid w:val="000602CC"/>
    <w:rsid w:val="000607FD"/>
    <w:rsid w:val="00060EC6"/>
    <w:rsid w:val="00060F15"/>
    <w:rsid w:val="00061882"/>
    <w:rsid w:val="00062158"/>
    <w:rsid w:val="00062DA5"/>
    <w:rsid w:val="0006342B"/>
    <w:rsid w:val="0006508B"/>
    <w:rsid w:val="0006511C"/>
    <w:rsid w:val="00065263"/>
    <w:rsid w:val="00065C57"/>
    <w:rsid w:val="00065E71"/>
    <w:rsid w:val="00065F8C"/>
    <w:rsid w:val="000663F0"/>
    <w:rsid w:val="000667CE"/>
    <w:rsid w:val="00066CED"/>
    <w:rsid w:val="000676F5"/>
    <w:rsid w:val="000679C2"/>
    <w:rsid w:val="00067A0F"/>
    <w:rsid w:val="00067A35"/>
    <w:rsid w:val="00067BD9"/>
    <w:rsid w:val="0007034A"/>
    <w:rsid w:val="00070418"/>
    <w:rsid w:val="000708A9"/>
    <w:rsid w:val="00070A1E"/>
    <w:rsid w:val="00071866"/>
    <w:rsid w:val="00072A67"/>
    <w:rsid w:val="00072D3A"/>
    <w:rsid w:val="00073860"/>
    <w:rsid w:val="00073D25"/>
    <w:rsid w:val="00073FC3"/>
    <w:rsid w:val="000741EE"/>
    <w:rsid w:val="0007507D"/>
    <w:rsid w:val="00075940"/>
    <w:rsid w:val="000759AA"/>
    <w:rsid w:val="00075B78"/>
    <w:rsid w:val="00075CBB"/>
    <w:rsid w:val="00075E15"/>
    <w:rsid w:val="00076391"/>
    <w:rsid w:val="00076A10"/>
    <w:rsid w:val="00076BD8"/>
    <w:rsid w:val="00076C7D"/>
    <w:rsid w:val="000774CF"/>
    <w:rsid w:val="00077A87"/>
    <w:rsid w:val="00077DFA"/>
    <w:rsid w:val="00080C45"/>
    <w:rsid w:val="00080CE5"/>
    <w:rsid w:val="000811F6"/>
    <w:rsid w:val="00081223"/>
    <w:rsid w:val="00081841"/>
    <w:rsid w:val="00081CC5"/>
    <w:rsid w:val="0008495F"/>
    <w:rsid w:val="00085EA5"/>
    <w:rsid w:val="00086471"/>
    <w:rsid w:val="000864B5"/>
    <w:rsid w:val="00086771"/>
    <w:rsid w:val="000867D1"/>
    <w:rsid w:val="00086CA2"/>
    <w:rsid w:val="00090FBE"/>
    <w:rsid w:val="00091061"/>
    <w:rsid w:val="00091388"/>
    <w:rsid w:val="00092D1C"/>
    <w:rsid w:val="00092DFA"/>
    <w:rsid w:val="0009341A"/>
    <w:rsid w:val="00093957"/>
    <w:rsid w:val="000939C8"/>
    <w:rsid w:val="00093CD1"/>
    <w:rsid w:val="00093CE3"/>
    <w:rsid w:val="00094297"/>
    <w:rsid w:val="0009430D"/>
    <w:rsid w:val="000945BC"/>
    <w:rsid w:val="00094619"/>
    <w:rsid w:val="00094A50"/>
    <w:rsid w:val="00094A94"/>
    <w:rsid w:val="00094D57"/>
    <w:rsid w:val="00095129"/>
    <w:rsid w:val="00095BC2"/>
    <w:rsid w:val="0009627C"/>
    <w:rsid w:val="00096938"/>
    <w:rsid w:val="00096D3B"/>
    <w:rsid w:val="00096D7C"/>
    <w:rsid w:val="00097041"/>
    <w:rsid w:val="000979F8"/>
    <w:rsid w:val="00097F4C"/>
    <w:rsid w:val="000A0994"/>
    <w:rsid w:val="000A0AE0"/>
    <w:rsid w:val="000A1385"/>
    <w:rsid w:val="000A1775"/>
    <w:rsid w:val="000A1F5C"/>
    <w:rsid w:val="000A21E0"/>
    <w:rsid w:val="000A24F6"/>
    <w:rsid w:val="000A32A9"/>
    <w:rsid w:val="000A34D1"/>
    <w:rsid w:val="000A3759"/>
    <w:rsid w:val="000A3CEF"/>
    <w:rsid w:val="000A59DE"/>
    <w:rsid w:val="000A5E03"/>
    <w:rsid w:val="000A611E"/>
    <w:rsid w:val="000A61EC"/>
    <w:rsid w:val="000A6CF3"/>
    <w:rsid w:val="000A7841"/>
    <w:rsid w:val="000B055B"/>
    <w:rsid w:val="000B06BD"/>
    <w:rsid w:val="000B1041"/>
    <w:rsid w:val="000B1289"/>
    <w:rsid w:val="000B1A51"/>
    <w:rsid w:val="000B209F"/>
    <w:rsid w:val="000B2565"/>
    <w:rsid w:val="000B3566"/>
    <w:rsid w:val="000B576B"/>
    <w:rsid w:val="000B5A7F"/>
    <w:rsid w:val="000B6EFB"/>
    <w:rsid w:val="000B7126"/>
    <w:rsid w:val="000B7218"/>
    <w:rsid w:val="000B75E2"/>
    <w:rsid w:val="000B7DB0"/>
    <w:rsid w:val="000C0036"/>
    <w:rsid w:val="000C020B"/>
    <w:rsid w:val="000C060C"/>
    <w:rsid w:val="000C092A"/>
    <w:rsid w:val="000C0973"/>
    <w:rsid w:val="000C110F"/>
    <w:rsid w:val="000C12DF"/>
    <w:rsid w:val="000C19CD"/>
    <w:rsid w:val="000C1C68"/>
    <w:rsid w:val="000C2BF5"/>
    <w:rsid w:val="000C32C3"/>
    <w:rsid w:val="000C36F9"/>
    <w:rsid w:val="000C39DD"/>
    <w:rsid w:val="000C4095"/>
    <w:rsid w:val="000C46AD"/>
    <w:rsid w:val="000C47FE"/>
    <w:rsid w:val="000C5398"/>
    <w:rsid w:val="000C5F64"/>
    <w:rsid w:val="000C7A25"/>
    <w:rsid w:val="000C7E6B"/>
    <w:rsid w:val="000D0285"/>
    <w:rsid w:val="000D0858"/>
    <w:rsid w:val="000D0886"/>
    <w:rsid w:val="000D15C4"/>
    <w:rsid w:val="000D20AE"/>
    <w:rsid w:val="000D23A7"/>
    <w:rsid w:val="000D331E"/>
    <w:rsid w:val="000D36AD"/>
    <w:rsid w:val="000D3F7C"/>
    <w:rsid w:val="000D4334"/>
    <w:rsid w:val="000D457E"/>
    <w:rsid w:val="000D4D18"/>
    <w:rsid w:val="000D60FF"/>
    <w:rsid w:val="000D653F"/>
    <w:rsid w:val="000D675D"/>
    <w:rsid w:val="000D6DF4"/>
    <w:rsid w:val="000D7323"/>
    <w:rsid w:val="000D73B9"/>
    <w:rsid w:val="000D79C8"/>
    <w:rsid w:val="000D7B83"/>
    <w:rsid w:val="000D7C22"/>
    <w:rsid w:val="000E06F7"/>
    <w:rsid w:val="000E081A"/>
    <w:rsid w:val="000E084A"/>
    <w:rsid w:val="000E1226"/>
    <w:rsid w:val="000E246C"/>
    <w:rsid w:val="000E290F"/>
    <w:rsid w:val="000E3131"/>
    <w:rsid w:val="000E4132"/>
    <w:rsid w:val="000E46C5"/>
    <w:rsid w:val="000E47E1"/>
    <w:rsid w:val="000E4838"/>
    <w:rsid w:val="000E4867"/>
    <w:rsid w:val="000E4923"/>
    <w:rsid w:val="000E5F9D"/>
    <w:rsid w:val="000E6A95"/>
    <w:rsid w:val="000E6B48"/>
    <w:rsid w:val="000E757E"/>
    <w:rsid w:val="000E7E24"/>
    <w:rsid w:val="000F0995"/>
    <w:rsid w:val="000F0BF0"/>
    <w:rsid w:val="000F219E"/>
    <w:rsid w:val="000F231A"/>
    <w:rsid w:val="000F2C59"/>
    <w:rsid w:val="000F2E0A"/>
    <w:rsid w:val="000F3062"/>
    <w:rsid w:val="000F3171"/>
    <w:rsid w:val="000F4645"/>
    <w:rsid w:val="000F4E5E"/>
    <w:rsid w:val="000F4FB0"/>
    <w:rsid w:val="000F573A"/>
    <w:rsid w:val="000F5DDF"/>
    <w:rsid w:val="000F67D6"/>
    <w:rsid w:val="000F6A3C"/>
    <w:rsid w:val="000F72D9"/>
    <w:rsid w:val="000F7A2B"/>
    <w:rsid w:val="000F7B8A"/>
    <w:rsid w:val="000F7EF9"/>
    <w:rsid w:val="00100162"/>
    <w:rsid w:val="0010071A"/>
    <w:rsid w:val="00100837"/>
    <w:rsid w:val="00100C88"/>
    <w:rsid w:val="0010158D"/>
    <w:rsid w:val="00101DAB"/>
    <w:rsid w:val="00101F75"/>
    <w:rsid w:val="001043AC"/>
    <w:rsid w:val="001052E3"/>
    <w:rsid w:val="001052EB"/>
    <w:rsid w:val="001053D9"/>
    <w:rsid w:val="00105D17"/>
    <w:rsid w:val="00106445"/>
    <w:rsid w:val="001066C1"/>
    <w:rsid w:val="00106C9D"/>
    <w:rsid w:val="00107296"/>
    <w:rsid w:val="0010761A"/>
    <w:rsid w:val="00107AD9"/>
    <w:rsid w:val="00107C43"/>
    <w:rsid w:val="00110E70"/>
    <w:rsid w:val="00110EF7"/>
    <w:rsid w:val="00111214"/>
    <w:rsid w:val="00112147"/>
    <w:rsid w:val="0011253A"/>
    <w:rsid w:val="001125F5"/>
    <w:rsid w:val="0011272F"/>
    <w:rsid w:val="001127DE"/>
    <w:rsid w:val="00112C94"/>
    <w:rsid w:val="00112FD4"/>
    <w:rsid w:val="0011461F"/>
    <w:rsid w:val="00114CB0"/>
    <w:rsid w:val="00114F31"/>
    <w:rsid w:val="00115035"/>
    <w:rsid w:val="0011599B"/>
    <w:rsid w:val="00115CDF"/>
    <w:rsid w:val="00115DA4"/>
    <w:rsid w:val="0011638B"/>
    <w:rsid w:val="001165A6"/>
    <w:rsid w:val="001167D1"/>
    <w:rsid w:val="00116CB6"/>
    <w:rsid w:val="00117F81"/>
    <w:rsid w:val="00120733"/>
    <w:rsid w:val="001207C7"/>
    <w:rsid w:val="00120AB3"/>
    <w:rsid w:val="00122044"/>
    <w:rsid w:val="00122B0D"/>
    <w:rsid w:val="00122ED5"/>
    <w:rsid w:val="00122FCB"/>
    <w:rsid w:val="0012347D"/>
    <w:rsid w:val="001241E7"/>
    <w:rsid w:val="001245FE"/>
    <w:rsid w:val="001249DF"/>
    <w:rsid w:val="001260C6"/>
    <w:rsid w:val="001267A3"/>
    <w:rsid w:val="00126DAF"/>
    <w:rsid w:val="0012708D"/>
    <w:rsid w:val="00127744"/>
    <w:rsid w:val="001302FA"/>
    <w:rsid w:val="001308ED"/>
    <w:rsid w:val="00130B2C"/>
    <w:rsid w:val="00130F89"/>
    <w:rsid w:val="00131FE2"/>
    <w:rsid w:val="00132045"/>
    <w:rsid w:val="00132427"/>
    <w:rsid w:val="0013290A"/>
    <w:rsid w:val="00132E73"/>
    <w:rsid w:val="0013447C"/>
    <w:rsid w:val="00134884"/>
    <w:rsid w:val="00134918"/>
    <w:rsid w:val="001350E3"/>
    <w:rsid w:val="001352E0"/>
    <w:rsid w:val="001365DD"/>
    <w:rsid w:val="00136BDE"/>
    <w:rsid w:val="00140DFB"/>
    <w:rsid w:val="00141562"/>
    <w:rsid w:val="001418C2"/>
    <w:rsid w:val="00142FFE"/>
    <w:rsid w:val="00144611"/>
    <w:rsid w:val="00144FD5"/>
    <w:rsid w:val="0014502D"/>
    <w:rsid w:val="001451A4"/>
    <w:rsid w:val="001467E0"/>
    <w:rsid w:val="00146AC1"/>
    <w:rsid w:val="00146D1F"/>
    <w:rsid w:val="00147829"/>
    <w:rsid w:val="00147CCA"/>
    <w:rsid w:val="001509AD"/>
    <w:rsid w:val="00150BF8"/>
    <w:rsid w:val="001516C7"/>
    <w:rsid w:val="001520E7"/>
    <w:rsid w:val="00152B7A"/>
    <w:rsid w:val="00152FFE"/>
    <w:rsid w:val="00153A0B"/>
    <w:rsid w:val="00153C91"/>
    <w:rsid w:val="001540B7"/>
    <w:rsid w:val="00154220"/>
    <w:rsid w:val="00154600"/>
    <w:rsid w:val="00155764"/>
    <w:rsid w:val="001558A9"/>
    <w:rsid w:val="001562C4"/>
    <w:rsid w:val="00157611"/>
    <w:rsid w:val="0015782E"/>
    <w:rsid w:val="00160734"/>
    <w:rsid w:val="001607B6"/>
    <w:rsid w:val="00161289"/>
    <w:rsid w:val="00162FE0"/>
    <w:rsid w:val="00163529"/>
    <w:rsid w:val="00163E5F"/>
    <w:rsid w:val="00164EE8"/>
    <w:rsid w:val="00166143"/>
    <w:rsid w:val="001667ED"/>
    <w:rsid w:val="00166985"/>
    <w:rsid w:val="00166B8A"/>
    <w:rsid w:val="001701EC"/>
    <w:rsid w:val="00170DDE"/>
    <w:rsid w:val="001715D7"/>
    <w:rsid w:val="00171F71"/>
    <w:rsid w:val="0017270D"/>
    <w:rsid w:val="001727EF"/>
    <w:rsid w:val="00172A48"/>
    <w:rsid w:val="001733FA"/>
    <w:rsid w:val="001738BE"/>
    <w:rsid w:val="00173E7A"/>
    <w:rsid w:val="00174055"/>
    <w:rsid w:val="00174679"/>
    <w:rsid w:val="00174798"/>
    <w:rsid w:val="00174803"/>
    <w:rsid w:val="00174F53"/>
    <w:rsid w:val="00175351"/>
    <w:rsid w:val="001755AA"/>
    <w:rsid w:val="00176828"/>
    <w:rsid w:val="00176ABE"/>
    <w:rsid w:val="00177583"/>
    <w:rsid w:val="00177A44"/>
    <w:rsid w:val="00177A57"/>
    <w:rsid w:val="001805A4"/>
    <w:rsid w:val="00180819"/>
    <w:rsid w:val="00181092"/>
    <w:rsid w:val="00181BF1"/>
    <w:rsid w:val="00182FB1"/>
    <w:rsid w:val="0018390F"/>
    <w:rsid w:val="00183BDE"/>
    <w:rsid w:val="00183EA4"/>
    <w:rsid w:val="001842EF"/>
    <w:rsid w:val="0018447B"/>
    <w:rsid w:val="00184D1B"/>
    <w:rsid w:val="0018503E"/>
    <w:rsid w:val="00185887"/>
    <w:rsid w:val="00186C7F"/>
    <w:rsid w:val="00190748"/>
    <w:rsid w:val="001917EE"/>
    <w:rsid w:val="00192CE7"/>
    <w:rsid w:val="00193739"/>
    <w:rsid w:val="001937AB"/>
    <w:rsid w:val="00193B8C"/>
    <w:rsid w:val="00194502"/>
    <w:rsid w:val="00194D82"/>
    <w:rsid w:val="0019509C"/>
    <w:rsid w:val="001951D6"/>
    <w:rsid w:val="001951FE"/>
    <w:rsid w:val="0019540B"/>
    <w:rsid w:val="00195BEE"/>
    <w:rsid w:val="00195FF5"/>
    <w:rsid w:val="0019771B"/>
    <w:rsid w:val="001A0859"/>
    <w:rsid w:val="001A0AAF"/>
    <w:rsid w:val="001A1663"/>
    <w:rsid w:val="001A18A6"/>
    <w:rsid w:val="001A19FC"/>
    <w:rsid w:val="001A1A53"/>
    <w:rsid w:val="001A219E"/>
    <w:rsid w:val="001A28B0"/>
    <w:rsid w:val="001A2A40"/>
    <w:rsid w:val="001A2C86"/>
    <w:rsid w:val="001A31A5"/>
    <w:rsid w:val="001A3BB4"/>
    <w:rsid w:val="001A3E12"/>
    <w:rsid w:val="001A40BD"/>
    <w:rsid w:val="001A4687"/>
    <w:rsid w:val="001A508B"/>
    <w:rsid w:val="001A547A"/>
    <w:rsid w:val="001A54CD"/>
    <w:rsid w:val="001A551D"/>
    <w:rsid w:val="001A61D3"/>
    <w:rsid w:val="001A6380"/>
    <w:rsid w:val="001A7DAD"/>
    <w:rsid w:val="001A7F9C"/>
    <w:rsid w:val="001B0E95"/>
    <w:rsid w:val="001B131E"/>
    <w:rsid w:val="001B18FE"/>
    <w:rsid w:val="001B1AE5"/>
    <w:rsid w:val="001B294C"/>
    <w:rsid w:val="001B2AD0"/>
    <w:rsid w:val="001B2DB7"/>
    <w:rsid w:val="001B316F"/>
    <w:rsid w:val="001B3712"/>
    <w:rsid w:val="001B4339"/>
    <w:rsid w:val="001B52A3"/>
    <w:rsid w:val="001B6C62"/>
    <w:rsid w:val="001B7F29"/>
    <w:rsid w:val="001C0B7E"/>
    <w:rsid w:val="001C1CA6"/>
    <w:rsid w:val="001C27C9"/>
    <w:rsid w:val="001C2A32"/>
    <w:rsid w:val="001C2BF6"/>
    <w:rsid w:val="001C2F13"/>
    <w:rsid w:val="001C34CA"/>
    <w:rsid w:val="001C4F2E"/>
    <w:rsid w:val="001C548A"/>
    <w:rsid w:val="001C5A40"/>
    <w:rsid w:val="001C5ED5"/>
    <w:rsid w:val="001C68B7"/>
    <w:rsid w:val="001C6CB1"/>
    <w:rsid w:val="001C6D95"/>
    <w:rsid w:val="001C7349"/>
    <w:rsid w:val="001C73A0"/>
    <w:rsid w:val="001C78A0"/>
    <w:rsid w:val="001C793F"/>
    <w:rsid w:val="001D09B2"/>
    <w:rsid w:val="001D150E"/>
    <w:rsid w:val="001D1836"/>
    <w:rsid w:val="001D1BD2"/>
    <w:rsid w:val="001D3679"/>
    <w:rsid w:val="001D4CB3"/>
    <w:rsid w:val="001D5254"/>
    <w:rsid w:val="001D5332"/>
    <w:rsid w:val="001D5526"/>
    <w:rsid w:val="001D5617"/>
    <w:rsid w:val="001D6670"/>
    <w:rsid w:val="001D678D"/>
    <w:rsid w:val="001D680D"/>
    <w:rsid w:val="001D7791"/>
    <w:rsid w:val="001D7BD2"/>
    <w:rsid w:val="001E0006"/>
    <w:rsid w:val="001E064E"/>
    <w:rsid w:val="001E094C"/>
    <w:rsid w:val="001E1742"/>
    <w:rsid w:val="001E1F33"/>
    <w:rsid w:val="001E242D"/>
    <w:rsid w:val="001E27C8"/>
    <w:rsid w:val="001E2ACB"/>
    <w:rsid w:val="001E2AD5"/>
    <w:rsid w:val="001E2CD6"/>
    <w:rsid w:val="001E2D86"/>
    <w:rsid w:val="001E2EB5"/>
    <w:rsid w:val="001E2F6A"/>
    <w:rsid w:val="001E37D3"/>
    <w:rsid w:val="001E44FA"/>
    <w:rsid w:val="001E47F0"/>
    <w:rsid w:val="001E5A8D"/>
    <w:rsid w:val="001E6473"/>
    <w:rsid w:val="001E6A57"/>
    <w:rsid w:val="001E6D80"/>
    <w:rsid w:val="001E6FE2"/>
    <w:rsid w:val="001E78A1"/>
    <w:rsid w:val="001F0BD0"/>
    <w:rsid w:val="001F1699"/>
    <w:rsid w:val="001F1FF0"/>
    <w:rsid w:val="001F3AD5"/>
    <w:rsid w:val="001F40DD"/>
    <w:rsid w:val="001F413F"/>
    <w:rsid w:val="001F4145"/>
    <w:rsid w:val="001F4481"/>
    <w:rsid w:val="001F52D6"/>
    <w:rsid w:val="001F57D8"/>
    <w:rsid w:val="001F58C9"/>
    <w:rsid w:val="001F5AA9"/>
    <w:rsid w:val="001F5BD8"/>
    <w:rsid w:val="001F6233"/>
    <w:rsid w:val="001F67B7"/>
    <w:rsid w:val="001F6911"/>
    <w:rsid w:val="001F6D37"/>
    <w:rsid w:val="001F7233"/>
    <w:rsid w:val="001F793F"/>
    <w:rsid w:val="0020053B"/>
    <w:rsid w:val="00200F7A"/>
    <w:rsid w:val="00200F8E"/>
    <w:rsid w:val="00201476"/>
    <w:rsid w:val="0020216D"/>
    <w:rsid w:val="00202EC5"/>
    <w:rsid w:val="00204108"/>
    <w:rsid w:val="00204251"/>
    <w:rsid w:val="002058A5"/>
    <w:rsid w:val="00205EFC"/>
    <w:rsid w:val="0020610F"/>
    <w:rsid w:val="002068E2"/>
    <w:rsid w:val="00206CC2"/>
    <w:rsid w:val="00207310"/>
    <w:rsid w:val="002075B6"/>
    <w:rsid w:val="00207688"/>
    <w:rsid w:val="002101D8"/>
    <w:rsid w:val="0021170D"/>
    <w:rsid w:val="0021176F"/>
    <w:rsid w:val="0021182C"/>
    <w:rsid w:val="00211BF4"/>
    <w:rsid w:val="002123B2"/>
    <w:rsid w:val="00213FED"/>
    <w:rsid w:val="002149E1"/>
    <w:rsid w:val="00214E09"/>
    <w:rsid w:val="0021610C"/>
    <w:rsid w:val="00216189"/>
    <w:rsid w:val="002166D7"/>
    <w:rsid w:val="00216DC9"/>
    <w:rsid w:val="00217516"/>
    <w:rsid w:val="0022120A"/>
    <w:rsid w:val="00221284"/>
    <w:rsid w:val="002216C2"/>
    <w:rsid w:val="00221A72"/>
    <w:rsid w:val="00221C36"/>
    <w:rsid w:val="00221CE8"/>
    <w:rsid w:val="00222854"/>
    <w:rsid w:val="00222BE9"/>
    <w:rsid w:val="0022335E"/>
    <w:rsid w:val="0022365C"/>
    <w:rsid w:val="00223B1C"/>
    <w:rsid w:val="00223C89"/>
    <w:rsid w:val="002241B9"/>
    <w:rsid w:val="00224367"/>
    <w:rsid w:val="00224496"/>
    <w:rsid w:val="00225881"/>
    <w:rsid w:val="00225C5C"/>
    <w:rsid w:val="00226147"/>
    <w:rsid w:val="0022633A"/>
    <w:rsid w:val="0022663A"/>
    <w:rsid w:val="00226AA5"/>
    <w:rsid w:val="00227161"/>
    <w:rsid w:val="00227515"/>
    <w:rsid w:val="0022787F"/>
    <w:rsid w:val="0023006A"/>
    <w:rsid w:val="002306A8"/>
    <w:rsid w:val="002306AB"/>
    <w:rsid w:val="00230EBF"/>
    <w:rsid w:val="00232CB4"/>
    <w:rsid w:val="00232F06"/>
    <w:rsid w:val="00233170"/>
    <w:rsid w:val="002336B0"/>
    <w:rsid w:val="00234A30"/>
    <w:rsid w:val="00234E44"/>
    <w:rsid w:val="002350FA"/>
    <w:rsid w:val="00235C00"/>
    <w:rsid w:val="00236321"/>
    <w:rsid w:val="00236879"/>
    <w:rsid w:val="002368D1"/>
    <w:rsid w:val="00237A19"/>
    <w:rsid w:val="00240DAF"/>
    <w:rsid w:val="00241189"/>
    <w:rsid w:val="0024167E"/>
    <w:rsid w:val="002419A3"/>
    <w:rsid w:val="00241BFC"/>
    <w:rsid w:val="00243C68"/>
    <w:rsid w:val="002452B9"/>
    <w:rsid w:val="00245333"/>
    <w:rsid w:val="0024573F"/>
    <w:rsid w:val="002459DA"/>
    <w:rsid w:val="0024633D"/>
    <w:rsid w:val="00247846"/>
    <w:rsid w:val="002478E9"/>
    <w:rsid w:val="00247F09"/>
    <w:rsid w:val="00250226"/>
    <w:rsid w:val="00251F56"/>
    <w:rsid w:val="00252A26"/>
    <w:rsid w:val="00252BCE"/>
    <w:rsid w:val="00253161"/>
    <w:rsid w:val="0025389F"/>
    <w:rsid w:val="0025402A"/>
    <w:rsid w:val="002541E7"/>
    <w:rsid w:val="00254425"/>
    <w:rsid w:val="0025453F"/>
    <w:rsid w:val="00254C40"/>
    <w:rsid w:val="00255ABB"/>
    <w:rsid w:val="00255CE8"/>
    <w:rsid w:val="00255F7C"/>
    <w:rsid w:val="00256361"/>
    <w:rsid w:val="00256C14"/>
    <w:rsid w:val="002579D4"/>
    <w:rsid w:val="00257B17"/>
    <w:rsid w:val="00257B44"/>
    <w:rsid w:val="00257BF5"/>
    <w:rsid w:val="00260118"/>
    <w:rsid w:val="00260892"/>
    <w:rsid w:val="00260C31"/>
    <w:rsid w:val="002610B4"/>
    <w:rsid w:val="00261260"/>
    <w:rsid w:val="00261CBE"/>
    <w:rsid w:val="00261D81"/>
    <w:rsid w:val="00261EF7"/>
    <w:rsid w:val="00261FFF"/>
    <w:rsid w:val="00265D9D"/>
    <w:rsid w:val="00265F58"/>
    <w:rsid w:val="002660F1"/>
    <w:rsid w:val="00266EED"/>
    <w:rsid w:val="002679F1"/>
    <w:rsid w:val="00270972"/>
    <w:rsid w:val="00270F25"/>
    <w:rsid w:val="0027126E"/>
    <w:rsid w:val="00272819"/>
    <w:rsid w:val="00272E74"/>
    <w:rsid w:val="00272F2D"/>
    <w:rsid w:val="002732F4"/>
    <w:rsid w:val="00273529"/>
    <w:rsid w:val="00273C6B"/>
    <w:rsid w:val="00273E3C"/>
    <w:rsid w:val="00273F85"/>
    <w:rsid w:val="00274D1E"/>
    <w:rsid w:val="0027530A"/>
    <w:rsid w:val="002756CF"/>
    <w:rsid w:val="00275969"/>
    <w:rsid w:val="00276B9E"/>
    <w:rsid w:val="00277DC6"/>
    <w:rsid w:val="00277FB0"/>
    <w:rsid w:val="0028178B"/>
    <w:rsid w:val="00281D97"/>
    <w:rsid w:val="002822FF"/>
    <w:rsid w:val="002827C6"/>
    <w:rsid w:val="00282DBF"/>
    <w:rsid w:val="00283C9A"/>
    <w:rsid w:val="00283D4D"/>
    <w:rsid w:val="002840A8"/>
    <w:rsid w:val="0028421C"/>
    <w:rsid w:val="002843D6"/>
    <w:rsid w:val="002847DF"/>
    <w:rsid w:val="00284AA8"/>
    <w:rsid w:val="00284F7D"/>
    <w:rsid w:val="0028502D"/>
    <w:rsid w:val="00285CFD"/>
    <w:rsid w:val="0028749D"/>
    <w:rsid w:val="002874B0"/>
    <w:rsid w:val="0029000E"/>
    <w:rsid w:val="0029003A"/>
    <w:rsid w:val="002900B1"/>
    <w:rsid w:val="00292136"/>
    <w:rsid w:val="00294163"/>
    <w:rsid w:val="00294AEC"/>
    <w:rsid w:val="00294FF3"/>
    <w:rsid w:val="0029550F"/>
    <w:rsid w:val="00295785"/>
    <w:rsid w:val="002958BD"/>
    <w:rsid w:val="00296EE5"/>
    <w:rsid w:val="002A0486"/>
    <w:rsid w:val="002A04F3"/>
    <w:rsid w:val="002A0DDF"/>
    <w:rsid w:val="002A1165"/>
    <w:rsid w:val="002A17EF"/>
    <w:rsid w:val="002A1949"/>
    <w:rsid w:val="002A1BAC"/>
    <w:rsid w:val="002A1EED"/>
    <w:rsid w:val="002A1F00"/>
    <w:rsid w:val="002A2B48"/>
    <w:rsid w:val="002A2D63"/>
    <w:rsid w:val="002A3588"/>
    <w:rsid w:val="002A35E1"/>
    <w:rsid w:val="002A3653"/>
    <w:rsid w:val="002A3CE9"/>
    <w:rsid w:val="002A45AB"/>
    <w:rsid w:val="002A566D"/>
    <w:rsid w:val="002A5A3F"/>
    <w:rsid w:val="002A5E4E"/>
    <w:rsid w:val="002A6421"/>
    <w:rsid w:val="002A650E"/>
    <w:rsid w:val="002A698C"/>
    <w:rsid w:val="002A6FBE"/>
    <w:rsid w:val="002A789D"/>
    <w:rsid w:val="002A78FE"/>
    <w:rsid w:val="002A7F2D"/>
    <w:rsid w:val="002A7F6E"/>
    <w:rsid w:val="002B0054"/>
    <w:rsid w:val="002B12DB"/>
    <w:rsid w:val="002B1A30"/>
    <w:rsid w:val="002B1B49"/>
    <w:rsid w:val="002B1EBC"/>
    <w:rsid w:val="002B24D0"/>
    <w:rsid w:val="002B2AF6"/>
    <w:rsid w:val="002B335B"/>
    <w:rsid w:val="002B381F"/>
    <w:rsid w:val="002B3CFD"/>
    <w:rsid w:val="002B42AA"/>
    <w:rsid w:val="002B42DF"/>
    <w:rsid w:val="002B44B2"/>
    <w:rsid w:val="002B5BBB"/>
    <w:rsid w:val="002B5FED"/>
    <w:rsid w:val="002B5FF8"/>
    <w:rsid w:val="002B669F"/>
    <w:rsid w:val="002B6A91"/>
    <w:rsid w:val="002C055E"/>
    <w:rsid w:val="002C082D"/>
    <w:rsid w:val="002C0E56"/>
    <w:rsid w:val="002C119F"/>
    <w:rsid w:val="002C163D"/>
    <w:rsid w:val="002C168E"/>
    <w:rsid w:val="002C1CA1"/>
    <w:rsid w:val="002C26F8"/>
    <w:rsid w:val="002C29AF"/>
    <w:rsid w:val="002C2B36"/>
    <w:rsid w:val="002C2CE2"/>
    <w:rsid w:val="002C3116"/>
    <w:rsid w:val="002C427D"/>
    <w:rsid w:val="002C46AC"/>
    <w:rsid w:val="002C4ABC"/>
    <w:rsid w:val="002C4C1E"/>
    <w:rsid w:val="002C51A6"/>
    <w:rsid w:val="002C5280"/>
    <w:rsid w:val="002C553B"/>
    <w:rsid w:val="002C566E"/>
    <w:rsid w:val="002C5E9D"/>
    <w:rsid w:val="002C632D"/>
    <w:rsid w:val="002C665D"/>
    <w:rsid w:val="002C7AEE"/>
    <w:rsid w:val="002D0983"/>
    <w:rsid w:val="002D1688"/>
    <w:rsid w:val="002D1ED0"/>
    <w:rsid w:val="002D22FC"/>
    <w:rsid w:val="002D2953"/>
    <w:rsid w:val="002D29F1"/>
    <w:rsid w:val="002D2AEB"/>
    <w:rsid w:val="002D2CBB"/>
    <w:rsid w:val="002D366F"/>
    <w:rsid w:val="002D37AC"/>
    <w:rsid w:val="002D3980"/>
    <w:rsid w:val="002D3C0F"/>
    <w:rsid w:val="002D3DE2"/>
    <w:rsid w:val="002D45E0"/>
    <w:rsid w:val="002D4632"/>
    <w:rsid w:val="002D5151"/>
    <w:rsid w:val="002D5CB1"/>
    <w:rsid w:val="002D5DBD"/>
    <w:rsid w:val="002D5F55"/>
    <w:rsid w:val="002D6DC0"/>
    <w:rsid w:val="002D72E8"/>
    <w:rsid w:val="002D7409"/>
    <w:rsid w:val="002D79BC"/>
    <w:rsid w:val="002D7C55"/>
    <w:rsid w:val="002D7DEA"/>
    <w:rsid w:val="002E0142"/>
    <w:rsid w:val="002E03E9"/>
    <w:rsid w:val="002E05C7"/>
    <w:rsid w:val="002E0936"/>
    <w:rsid w:val="002E0A26"/>
    <w:rsid w:val="002E0BE8"/>
    <w:rsid w:val="002E0C67"/>
    <w:rsid w:val="002E0F44"/>
    <w:rsid w:val="002E12FA"/>
    <w:rsid w:val="002E2371"/>
    <w:rsid w:val="002E247F"/>
    <w:rsid w:val="002E2A7A"/>
    <w:rsid w:val="002E4137"/>
    <w:rsid w:val="002E4388"/>
    <w:rsid w:val="002E44BB"/>
    <w:rsid w:val="002E44E4"/>
    <w:rsid w:val="002E495C"/>
    <w:rsid w:val="002E4A92"/>
    <w:rsid w:val="002E4BEB"/>
    <w:rsid w:val="002E4EAB"/>
    <w:rsid w:val="002E5022"/>
    <w:rsid w:val="002E523D"/>
    <w:rsid w:val="002E535F"/>
    <w:rsid w:val="002E62B7"/>
    <w:rsid w:val="002E6406"/>
    <w:rsid w:val="002E701D"/>
    <w:rsid w:val="002E7545"/>
    <w:rsid w:val="002E78EE"/>
    <w:rsid w:val="002E7AB8"/>
    <w:rsid w:val="002E7D3F"/>
    <w:rsid w:val="002E7D49"/>
    <w:rsid w:val="002E7DF0"/>
    <w:rsid w:val="002E7EF0"/>
    <w:rsid w:val="002E7FF3"/>
    <w:rsid w:val="002F03AB"/>
    <w:rsid w:val="002F0C42"/>
    <w:rsid w:val="002F0E61"/>
    <w:rsid w:val="002F1556"/>
    <w:rsid w:val="002F1E52"/>
    <w:rsid w:val="002F2002"/>
    <w:rsid w:val="002F209A"/>
    <w:rsid w:val="002F2BB0"/>
    <w:rsid w:val="002F2F03"/>
    <w:rsid w:val="002F3090"/>
    <w:rsid w:val="002F36D2"/>
    <w:rsid w:val="002F3AC8"/>
    <w:rsid w:val="002F3B88"/>
    <w:rsid w:val="002F3B92"/>
    <w:rsid w:val="002F3D0B"/>
    <w:rsid w:val="002F4C3D"/>
    <w:rsid w:val="002F50DF"/>
    <w:rsid w:val="002F5124"/>
    <w:rsid w:val="002F7224"/>
    <w:rsid w:val="002F72D7"/>
    <w:rsid w:val="002F76AD"/>
    <w:rsid w:val="002F7CF2"/>
    <w:rsid w:val="002F7FE5"/>
    <w:rsid w:val="0030118F"/>
    <w:rsid w:val="003016B4"/>
    <w:rsid w:val="00302271"/>
    <w:rsid w:val="00302BBD"/>
    <w:rsid w:val="00302CC1"/>
    <w:rsid w:val="003030EE"/>
    <w:rsid w:val="00303321"/>
    <w:rsid w:val="0030344E"/>
    <w:rsid w:val="00305599"/>
    <w:rsid w:val="003056F2"/>
    <w:rsid w:val="00306065"/>
    <w:rsid w:val="00306F03"/>
    <w:rsid w:val="003071C2"/>
    <w:rsid w:val="00310180"/>
    <w:rsid w:val="00310276"/>
    <w:rsid w:val="0031099C"/>
    <w:rsid w:val="00311746"/>
    <w:rsid w:val="00311A0C"/>
    <w:rsid w:val="00312066"/>
    <w:rsid w:val="00313118"/>
    <w:rsid w:val="00313EC9"/>
    <w:rsid w:val="00314299"/>
    <w:rsid w:val="00314556"/>
    <w:rsid w:val="00314CB0"/>
    <w:rsid w:val="0031621F"/>
    <w:rsid w:val="00316A5B"/>
    <w:rsid w:val="00316CCE"/>
    <w:rsid w:val="00317BCA"/>
    <w:rsid w:val="00320512"/>
    <w:rsid w:val="00320620"/>
    <w:rsid w:val="00320C54"/>
    <w:rsid w:val="00321614"/>
    <w:rsid w:val="00322051"/>
    <w:rsid w:val="00322E17"/>
    <w:rsid w:val="00323065"/>
    <w:rsid w:val="0032310D"/>
    <w:rsid w:val="0032331D"/>
    <w:rsid w:val="00323746"/>
    <w:rsid w:val="00323988"/>
    <w:rsid w:val="00323B3B"/>
    <w:rsid w:val="00323EDC"/>
    <w:rsid w:val="00323FF6"/>
    <w:rsid w:val="00324269"/>
    <w:rsid w:val="003250E9"/>
    <w:rsid w:val="00325F3F"/>
    <w:rsid w:val="003267FB"/>
    <w:rsid w:val="003276AF"/>
    <w:rsid w:val="003276D5"/>
    <w:rsid w:val="003279D8"/>
    <w:rsid w:val="00327D08"/>
    <w:rsid w:val="00327E4F"/>
    <w:rsid w:val="0033093F"/>
    <w:rsid w:val="00331283"/>
    <w:rsid w:val="00331406"/>
    <w:rsid w:val="00333E67"/>
    <w:rsid w:val="00334595"/>
    <w:rsid w:val="003347C3"/>
    <w:rsid w:val="00334955"/>
    <w:rsid w:val="00335291"/>
    <w:rsid w:val="00335BEA"/>
    <w:rsid w:val="00335CDF"/>
    <w:rsid w:val="003361BD"/>
    <w:rsid w:val="003361F6"/>
    <w:rsid w:val="00336CFC"/>
    <w:rsid w:val="00336E1B"/>
    <w:rsid w:val="00336EC2"/>
    <w:rsid w:val="0034020A"/>
    <w:rsid w:val="00340DFB"/>
    <w:rsid w:val="00340F51"/>
    <w:rsid w:val="0034158F"/>
    <w:rsid w:val="0034262D"/>
    <w:rsid w:val="003429A4"/>
    <w:rsid w:val="00342F68"/>
    <w:rsid w:val="0034321E"/>
    <w:rsid w:val="00343BD6"/>
    <w:rsid w:val="00343C92"/>
    <w:rsid w:val="00343E23"/>
    <w:rsid w:val="003446DD"/>
    <w:rsid w:val="00344895"/>
    <w:rsid w:val="0034561D"/>
    <w:rsid w:val="00345FF3"/>
    <w:rsid w:val="0034780E"/>
    <w:rsid w:val="00347AB1"/>
    <w:rsid w:val="00350D55"/>
    <w:rsid w:val="00351196"/>
    <w:rsid w:val="003512BE"/>
    <w:rsid w:val="00352092"/>
    <w:rsid w:val="00352628"/>
    <w:rsid w:val="003528A4"/>
    <w:rsid w:val="00353398"/>
    <w:rsid w:val="003537F3"/>
    <w:rsid w:val="00353859"/>
    <w:rsid w:val="0035385C"/>
    <w:rsid w:val="003538CA"/>
    <w:rsid w:val="003541B9"/>
    <w:rsid w:val="00354530"/>
    <w:rsid w:val="00354BD6"/>
    <w:rsid w:val="00356D4D"/>
    <w:rsid w:val="00357135"/>
    <w:rsid w:val="00357A26"/>
    <w:rsid w:val="00357BD1"/>
    <w:rsid w:val="00357EED"/>
    <w:rsid w:val="003608E0"/>
    <w:rsid w:val="00360CF7"/>
    <w:rsid w:val="00360EE6"/>
    <w:rsid w:val="003616CD"/>
    <w:rsid w:val="003619CD"/>
    <w:rsid w:val="00361EC6"/>
    <w:rsid w:val="00362252"/>
    <w:rsid w:val="00362419"/>
    <w:rsid w:val="00362479"/>
    <w:rsid w:val="00363D22"/>
    <w:rsid w:val="00364267"/>
    <w:rsid w:val="003642D9"/>
    <w:rsid w:val="00364828"/>
    <w:rsid w:val="003649B3"/>
    <w:rsid w:val="00364F94"/>
    <w:rsid w:val="00364FB2"/>
    <w:rsid w:val="003651BC"/>
    <w:rsid w:val="003656BF"/>
    <w:rsid w:val="00365C5C"/>
    <w:rsid w:val="00366988"/>
    <w:rsid w:val="0036784C"/>
    <w:rsid w:val="00367984"/>
    <w:rsid w:val="00370189"/>
    <w:rsid w:val="00370431"/>
    <w:rsid w:val="003709E6"/>
    <w:rsid w:val="00370C9D"/>
    <w:rsid w:val="003710F3"/>
    <w:rsid w:val="003716FF"/>
    <w:rsid w:val="00371E62"/>
    <w:rsid w:val="00372A5C"/>
    <w:rsid w:val="00372BA5"/>
    <w:rsid w:val="00372BF3"/>
    <w:rsid w:val="00372E24"/>
    <w:rsid w:val="003732A7"/>
    <w:rsid w:val="003742D3"/>
    <w:rsid w:val="00374320"/>
    <w:rsid w:val="003748FD"/>
    <w:rsid w:val="0037532C"/>
    <w:rsid w:val="00375DD6"/>
    <w:rsid w:val="0037698B"/>
    <w:rsid w:val="00377FCE"/>
    <w:rsid w:val="0038043E"/>
    <w:rsid w:val="00380868"/>
    <w:rsid w:val="003814EF"/>
    <w:rsid w:val="00381B5B"/>
    <w:rsid w:val="00382385"/>
    <w:rsid w:val="00382556"/>
    <w:rsid w:val="00382BDA"/>
    <w:rsid w:val="003831A3"/>
    <w:rsid w:val="00383520"/>
    <w:rsid w:val="00383766"/>
    <w:rsid w:val="00383859"/>
    <w:rsid w:val="003845E3"/>
    <w:rsid w:val="00385C83"/>
    <w:rsid w:val="0038674B"/>
    <w:rsid w:val="003879C5"/>
    <w:rsid w:val="00387F67"/>
    <w:rsid w:val="0039139B"/>
    <w:rsid w:val="0039152E"/>
    <w:rsid w:val="00391570"/>
    <w:rsid w:val="003915E6"/>
    <w:rsid w:val="00391774"/>
    <w:rsid w:val="00391A11"/>
    <w:rsid w:val="00392604"/>
    <w:rsid w:val="0039301E"/>
    <w:rsid w:val="00393398"/>
    <w:rsid w:val="003933AE"/>
    <w:rsid w:val="003933B7"/>
    <w:rsid w:val="00393460"/>
    <w:rsid w:val="003936C8"/>
    <w:rsid w:val="003936DD"/>
    <w:rsid w:val="00393BB0"/>
    <w:rsid w:val="00393D71"/>
    <w:rsid w:val="003947A8"/>
    <w:rsid w:val="00394A0E"/>
    <w:rsid w:val="003951AB"/>
    <w:rsid w:val="00395416"/>
    <w:rsid w:val="003957A8"/>
    <w:rsid w:val="003959A3"/>
    <w:rsid w:val="00395BF2"/>
    <w:rsid w:val="003962F6"/>
    <w:rsid w:val="00396AB1"/>
    <w:rsid w:val="00397234"/>
    <w:rsid w:val="0039792F"/>
    <w:rsid w:val="003A068D"/>
    <w:rsid w:val="003A087A"/>
    <w:rsid w:val="003A1A5D"/>
    <w:rsid w:val="003A222F"/>
    <w:rsid w:val="003A229F"/>
    <w:rsid w:val="003A23B9"/>
    <w:rsid w:val="003A29AA"/>
    <w:rsid w:val="003A3819"/>
    <w:rsid w:val="003A412C"/>
    <w:rsid w:val="003A41B8"/>
    <w:rsid w:val="003A472E"/>
    <w:rsid w:val="003A47E6"/>
    <w:rsid w:val="003A5201"/>
    <w:rsid w:val="003A57B4"/>
    <w:rsid w:val="003A5C32"/>
    <w:rsid w:val="003A61D8"/>
    <w:rsid w:val="003A6335"/>
    <w:rsid w:val="003A7252"/>
    <w:rsid w:val="003A73E1"/>
    <w:rsid w:val="003A75E9"/>
    <w:rsid w:val="003A7BDE"/>
    <w:rsid w:val="003A7F4C"/>
    <w:rsid w:val="003B028F"/>
    <w:rsid w:val="003B0E57"/>
    <w:rsid w:val="003B1289"/>
    <w:rsid w:val="003B12DC"/>
    <w:rsid w:val="003B1D1D"/>
    <w:rsid w:val="003B1E7D"/>
    <w:rsid w:val="003B1E9B"/>
    <w:rsid w:val="003B2702"/>
    <w:rsid w:val="003B2737"/>
    <w:rsid w:val="003B297E"/>
    <w:rsid w:val="003B3456"/>
    <w:rsid w:val="003B3CF4"/>
    <w:rsid w:val="003B4113"/>
    <w:rsid w:val="003B4E39"/>
    <w:rsid w:val="003B5144"/>
    <w:rsid w:val="003B571E"/>
    <w:rsid w:val="003B5B76"/>
    <w:rsid w:val="003B63C6"/>
    <w:rsid w:val="003B66AE"/>
    <w:rsid w:val="003B7328"/>
    <w:rsid w:val="003C04E5"/>
    <w:rsid w:val="003C116D"/>
    <w:rsid w:val="003C11EC"/>
    <w:rsid w:val="003C1699"/>
    <w:rsid w:val="003C1CE5"/>
    <w:rsid w:val="003C1E34"/>
    <w:rsid w:val="003C1F6D"/>
    <w:rsid w:val="003C2AA5"/>
    <w:rsid w:val="003C36DD"/>
    <w:rsid w:val="003C42BD"/>
    <w:rsid w:val="003C46C5"/>
    <w:rsid w:val="003C524E"/>
    <w:rsid w:val="003C551E"/>
    <w:rsid w:val="003C5CC7"/>
    <w:rsid w:val="003C6A8A"/>
    <w:rsid w:val="003C6E56"/>
    <w:rsid w:val="003C6F4D"/>
    <w:rsid w:val="003D05A5"/>
    <w:rsid w:val="003D2004"/>
    <w:rsid w:val="003D2B3B"/>
    <w:rsid w:val="003D2F81"/>
    <w:rsid w:val="003D2F9D"/>
    <w:rsid w:val="003D3CA7"/>
    <w:rsid w:val="003D41D8"/>
    <w:rsid w:val="003D4406"/>
    <w:rsid w:val="003D44E2"/>
    <w:rsid w:val="003D4D93"/>
    <w:rsid w:val="003D4F5F"/>
    <w:rsid w:val="003D5238"/>
    <w:rsid w:val="003D5AD3"/>
    <w:rsid w:val="003D62DC"/>
    <w:rsid w:val="003D6A9E"/>
    <w:rsid w:val="003D708D"/>
    <w:rsid w:val="003E023F"/>
    <w:rsid w:val="003E05BB"/>
    <w:rsid w:val="003E16AE"/>
    <w:rsid w:val="003E16AF"/>
    <w:rsid w:val="003E1D8A"/>
    <w:rsid w:val="003E24FC"/>
    <w:rsid w:val="003E265B"/>
    <w:rsid w:val="003E2BE6"/>
    <w:rsid w:val="003E33D8"/>
    <w:rsid w:val="003E3424"/>
    <w:rsid w:val="003E3660"/>
    <w:rsid w:val="003E3ABA"/>
    <w:rsid w:val="003E4803"/>
    <w:rsid w:val="003E55C8"/>
    <w:rsid w:val="003E633D"/>
    <w:rsid w:val="003E63B9"/>
    <w:rsid w:val="003E681A"/>
    <w:rsid w:val="003F00C2"/>
    <w:rsid w:val="003F0851"/>
    <w:rsid w:val="003F08E7"/>
    <w:rsid w:val="003F0A86"/>
    <w:rsid w:val="003F11E6"/>
    <w:rsid w:val="003F1507"/>
    <w:rsid w:val="003F17B2"/>
    <w:rsid w:val="003F2408"/>
    <w:rsid w:val="003F2A8F"/>
    <w:rsid w:val="003F2DB0"/>
    <w:rsid w:val="003F4865"/>
    <w:rsid w:val="003F5FB9"/>
    <w:rsid w:val="003F62DE"/>
    <w:rsid w:val="003F63F2"/>
    <w:rsid w:val="003F725B"/>
    <w:rsid w:val="003F7575"/>
    <w:rsid w:val="003F75F5"/>
    <w:rsid w:val="003F7BB6"/>
    <w:rsid w:val="00400871"/>
    <w:rsid w:val="004008C9"/>
    <w:rsid w:val="00400C4A"/>
    <w:rsid w:val="00401261"/>
    <w:rsid w:val="004013AF"/>
    <w:rsid w:val="004016C7"/>
    <w:rsid w:val="00401C0F"/>
    <w:rsid w:val="00402636"/>
    <w:rsid w:val="004028DB"/>
    <w:rsid w:val="00402B3C"/>
    <w:rsid w:val="00402F08"/>
    <w:rsid w:val="004036CD"/>
    <w:rsid w:val="00403AF5"/>
    <w:rsid w:val="00404171"/>
    <w:rsid w:val="0040435A"/>
    <w:rsid w:val="004044A4"/>
    <w:rsid w:val="00404999"/>
    <w:rsid w:val="00404B78"/>
    <w:rsid w:val="004054E2"/>
    <w:rsid w:val="004059C6"/>
    <w:rsid w:val="004067A4"/>
    <w:rsid w:val="0040769E"/>
    <w:rsid w:val="00407AAF"/>
    <w:rsid w:val="00411070"/>
    <w:rsid w:val="0041110B"/>
    <w:rsid w:val="00411975"/>
    <w:rsid w:val="00412283"/>
    <w:rsid w:val="00412EFB"/>
    <w:rsid w:val="00413137"/>
    <w:rsid w:val="00413468"/>
    <w:rsid w:val="0041392B"/>
    <w:rsid w:val="00413F17"/>
    <w:rsid w:val="004147CE"/>
    <w:rsid w:val="00414D77"/>
    <w:rsid w:val="00414DD3"/>
    <w:rsid w:val="00415A2E"/>
    <w:rsid w:val="00415A41"/>
    <w:rsid w:val="00416245"/>
    <w:rsid w:val="00416613"/>
    <w:rsid w:val="00417BE2"/>
    <w:rsid w:val="00417C5C"/>
    <w:rsid w:val="00417CA3"/>
    <w:rsid w:val="00417DA0"/>
    <w:rsid w:val="00420756"/>
    <w:rsid w:val="0042123B"/>
    <w:rsid w:val="00421D8C"/>
    <w:rsid w:val="004220BC"/>
    <w:rsid w:val="00423154"/>
    <w:rsid w:val="00423992"/>
    <w:rsid w:val="00423EFF"/>
    <w:rsid w:val="004240A3"/>
    <w:rsid w:val="004244E5"/>
    <w:rsid w:val="00424EB0"/>
    <w:rsid w:val="0042512F"/>
    <w:rsid w:val="00425DB4"/>
    <w:rsid w:val="00426E37"/>
    <w:rsid w:val="00426FD0"/>
    <w:rsid w:val="00427963"/>
    <w:rsid w:val="00430583"/>
    <w:rsid w:val="00431376"/>
    <w:rsid w:val="00432342"/>
    <w:rsid w:val="00432DB0"/>
    <w:rsid w:val="004330FF"/>
    <w:rsid w:val="004331C8"/>
    <w:rsid w:val="004337A9"/>
    <w:rsid w:val="00433D3D"/>
    <w:rsid w:val="00433EB6"/>
    <w:rsid w:val="00434680"/>
    <w:rsid w:val="004362DC"/>
    <w:rsid w:val="00436BBB"/>
    <w:rsid w:val="00437B2F"/>
    <w:rsid w:val="00437D35"/>
    <w:rsid w:val="00440394"/>
    <w:rsid w:val="00440640"/>
    <w:rsid w:val="00440BE9"/>
    <w:rsid w:val="00441068"/>
    <w:rsid w:val="00441CFC"/>
    <w:rsid w:val="00443252"/>
    <w:rsid w:val="00443539"/>
    <w:rsid w:val="00444996"/>
    <w:rsid w:val="0044573D"/>
    <w:rsid w:val="00445B2F"/>
    <w:rsid w:val="00446AAF"/>
    <w:rsid w:val="00446B28"/>
    <w:rsid w:val="0044720A"/>
    <w:rsid w:val="00447AC5"/>
    <w:rsid w:val="00447D40"/>
    <w:rsid w:val="004501D7"/>
    <w:rsid w:val="00451816"/>
    <w:rsid w:val="00451B62"/>
    <w:rsid w:val="0045259A"/>
    <w:rsid w:val="0045303B"/>
    <w:rsid w:val="00453131"/>
    <w:rsid w:val="004538AB"/>
    <w:rsid w:val="00453B32"/>
    <w:rsid w:val="00454D8A"/>
    <w:rsid w:val="00455325"/>
    <w:rsid w:val="004559DF"/>
    <w:rsid w:val="004561AA"/>
    <w:rsid w:val="0045630D"/>
    <w:rsid w:val="004569CA"/>
    <w:rsid w:val="00457240"/>
    <w:rsid w:val="004600CE"/>
    <w:rsid w:val="00463014"/>
    <w:rsid w:val="004635F3"/>
    <w:rsid w:val="004643D8"/>
    <w:rsid w:val="00464FB5"/>
    <w:rsid w:val="00465EC8"/>
    <w:rsid w:val="00466230"/>
    <w:rsid w:val="00466473"/>
    <w:rsid w:val="004667A0"/>
    <w:rsid w:val="00466EFD"/>
    <w:rsid w:val="00466F9E"/>
    <w:rsid w:val="004670AA"/>
    <w:rsid w:val="0046764A"/>
    <w:rsid w:val="00467772"/>
    <w:rsid w:val="00467D6D"/>
    <w:rsid w:val="0047068C"/>
    <w:rsid w:val="004712A3"/>
    <w:rsid w:val="00471E83"/>
    <w:rsid w:val="00472035"/>
    <w:rsid w:val="00472630"/>
    <w:rsid w:val="004754AD"/>
    <w:rsid w:val="00476C01"/>
    <w:rsid w:val="004770C1"/>
    <w:rsid w:val="00477F3D"/>
    <w:rsid w:val="0048018E"/>
    <w:rsid w:val="00480C4A"/>
    <w:rsid w:val="00480E8E"/>
    <w:rsid w:val="0048157F"/>
    <w:rsid w:val="0048238F"/>
    <w:rsid w:val="00483895"/>
    <w:rsid w:val="00483FB7"/>
    <w:rsid w:val="00484059"/>
    <w:rsid w:val="004852EB"/>
    <w:rsid w:val="00485772"/>
    <w:rsid w:val="004859F7"/>
    <w:rsid w:val="00485CD8"/>
    <w:rsid w:val="004869F1"/>
    <w:rsid w:val="00486EE7"/>
    <w:rsid w:val="00486F67"/>
    <w:rsid w:val="0048703D"/>
    <w:rsid w:val="00487F42"/>
    <w:rsid w:val="00490CAC"/>
    <w:rsid w:val="00491F71"/>
    <w:rsid w:val="00492DD6"/>
    <w:rsid w:val="00493551"/>
    <w:rsid w:val="004936D4"/>
    <w:rsid w:val="00493820"/>
    <w:rsid w:val="00493A70"/>
    <w:rsid w:val="00494A3C"/>
    <w:rsid w:val="0049532B"/>
    <w:rsid w:val="00496C5D"/>
    <w:rsid w:val="00497322"/>
    <w:rsid w:val="004976C6"/>
    <w:rsid w:val="00497A32"/>
    <w:rsid w:val="004A15D6"/>
    <w:rsid w:val="004A1670"/>
    <w:rsid w:val="004A2566"/>
    <w:rsid w:val="004A2D1E"/>
    <w:rsid w:val="004A33A6"/>
    <w:rsid w:val="004A37AB"/>
    <w:rsid w:val="004A46AE"/>
    <w:rsid w:val="004A4932"/>
    <w:rsid w:val="004A4B11"/>
    <w:rsid w:val="004A4D19"/>
    <w:rsid w:val="004A4D63"/>
    <w:rsid w:val="004A630C"/>
    <w:rsid w:val="004A6607"/>
    <w:rsid w:val="004A6C69"/>
    <w:rsid w:val="004A7742"/>
    <w:rsid w:val="004A7B81"/>
    <w:rsid w:val="004A7CFE"/>
    <w:rsid w:val="004B043E"/>
    <w:rsid w:val="004B09A3"/>
    <w:rsid w:val="004B09F2"/>
    <w:rsid w:val="004B0DB8"/>
    <w:rsid w:val="004B1654"/>
    <w:rsid w:val="004B243B"/>
    <w:rsid w:val="004B3070"/>
    <w:rsid w:val="004B3A3D"/>
    <w:rsid w:val="004B3B8C"/>
    <w:rsid w:val="004B46DA"/>
    <w:rsid w:val="004B4B5F"/>
    <w:rsid w:val="004B585A"/>
    <w:rsid w:val="004B5A61"/>
    <w:rsid w:val="004B6212"/>
    <w:rsid w:val="004B6F7D"/>
    <w:rsid w:val="004B76C4"/>
    <w:rsid w:val="004C0573"/>
    <w:rsid w:val="004C1293"/>
    <w:rsid w:val="004C17B4"/>
    <w:rsid w:val="004C19E4"/>
    <w:rsid w:val="004C2D4A"/>
    <w:rsid w:val="004C300A"/>
    <w:rsid w:val="004C3490"/>
    <w:rsid w:val="004C39DD"/>
    <w:rsid w:val="004C3E9E"/>
    <w:rsid w:val="004C44B9"/>
    <w:rsid w:val="004C4696"/>
    <w:rsid w:val="004C4A0A"/>
    <w:rsid w:val="004C59EE"/>
    <w:rsid w:val="004C645F"/>
    <w:rsid w:val="004D07D8"/>
    <w:rsid w:val="004D09D7"/>
    <w:rsid w:val="004D1C45"/>
    <w:rsid w:val="004D2068"/>
    <w:rsid w:val="004D3725"/>
    <w:rsid w:val="004D4184"/>
    <w:rsid w:val="004D4667"/>
    <w:rsid w:val="004D49F3"/>
    <w:rsid w:val="004D4D85"/>
    <w:rsid w:val="004D5901"/>
    <w:rsid w:val="004D68BE"/>
    <w:rsid w:val="004D74B7"/>
    <w:rsid w:val="004D7896"/>
    <w:rsid w:val="004D7CF9"/>
    <w:rsid w:val="004E0178"/>
    <w:rsid w:val="004E0298"/>
    <w:rsid w:val="004E0507"/>
    <w:rsid w:val="004E10F8"/>
    <w:rsid w:val="004E1131"/>
    <w:rsid w:val="004E190A"/>
    <w:rsid w:val="004E1B9C"/>
    <w:rsid w:val="004E2FC2"/>
    <w:rsid w:val="004E31CE"/>
    <w:rsid w:val="004E320C"/>
    <w:rsid w:val="004E3DE1"/>
    <w:rsid w:val="004E4A21"/>
    <w:rsid w:val="004E53C6"/>
    <w:rsid w:val="004E5460"/>
    <w:rsid w:val="004E59C1"/>
    <w:rsid w:val="004E5FE7"/>
    <w:rsid w:val="004E6144"/>
    <w:rsid w:val="004E6158"/>
    <w:rsid w:val="004E693D"/>
    <w:rsid w:val="004E6E7D"/>
    <w:rsid w:val="004E755F"/>
    <w:rsid w:val="004E784E"/>
    <w:rsid w:val="004E7932"/>
    <w:rsid w:val="004E7D5B"/>
    <w:rsid w:val="004F0119"/>
    <w:rsid w:val="004F0528"/>
    <w:rsid w:val="004F1694"/>
    <w:rsid w:val="004F1911"/>
    <w:rsid w:val="004F2082"/>
    <w:rsid w:val="004F2969"/>
    <w:rsid w:val="004F2C15"/>
    <w:rsid w:val="004F3CE2"/>
    <w:rsid w:val="004F522C"/>
    <w:rsid w:val="004F5E7D"/>
    <w:rsid w:val="004F5EC8"/>
    <w:rsid w:val="004F6B00"/>
    <w:rsid w:val="004F7782"/>
    <w:rsid w:val="004F7846"/>
    <w:rsid w:val="00500021"/>
    <w:rsid w:val="00500437"/>
    <w:rsid w:val="00501268"/>
    <w:rsid w:val="00501F09"/>
    <w:rsid w:val="0050211E"/>
    <w:rsid w:val="00502F0A"/>
    <w:rsid w:val="00503184"/>
    <w:rsid w:val="005032D1"/>
    <w:rsid w:val="005042B6"/>
    <w:rsid w:val="0050493A"/>
    <w:rsid w:val="0050499D"/>
    <w:rsid w:val="0050518C"/>
    <w:rsid w:val="00505EF8"/>
    <w:rsid w:val="005064DF"/>
    <w:rsid w:val="00507C3A"/>
    <w:rsid w:val="00510171"/>
    <w:rsid w:val="00510F53"/>
    <w:rsid w:val="00511054"/>
    <w:rsid w:val="00512D1B"/>
    <w:rsid w:val="005136FD"/>
    <w:rsid w:val="00514E5F"/>
    <w:rsid w:val="00515208"/>
    <w:rsid w:val="0051707B"/>
    <w:rsid w:val="005176D1"/>
    <w:rsid w:val="005200F8"/>
    <w:rsid w:val="00520287"/>
    <w:rsid w:val="0052077E"/>
    <w:rsid w:val="005207E9"/>
    <w:rsid w:val="00520C7B"/>
    <w:rsid w:val="00521A43"/>
    <w:rsid w:val="00522407"/>
    <w:rsid w:val="0052292F"/>
    <w:rsid w:val="00523AED"/>
    <w:rsid w:val="0052400C"/>
    <w:rsid w:val="005240DB"/>
    <w:rsid w:val="00524363"/>
    <w:rsid w:val="005249F3"/>
    <w:rsid w:val="00524D4D"/>
    <w:rsid w:val="00524DE8"/>
    <w:rsid w:val="00525AAC"/>
    <w:rsid w:val="00526434"/>
    <w:rsid w:val="00526D94"/>
    <w:rsid w:val="005277A4"/>
    <w:rsid w:val="00527AC7"/>
    <w:rsid w:val="00527BC5"/>
    <w:rsid w:val="00530002"/>
    <w:rsid w:val="00530303"/>
    <w:rsid w:val="00530420"/>
    <w:rsid w:val="0053065D"/>
    <w:rsid w:val="00530BB9"/>
    <w:rsid w:val="00530CE6"/>
    <w:rsid w:val="00530D86"/>
    <w:rsid w:val="00530EA5"/>
    <w:rsid w:val="00531764"/>
    <w:rsid w:val="00531CB9"/>
    <w:rsid w:val="005323B2"/>
    <w:rsid w:val="00532C4B"/>
    <w:rsid w:val="005330BF"/>
    <w:rsid w:val="00533392"/>
    <w:rsid w:val="005345D9"/>
    <w:rsid w:val="00534FFA"/>
    <w:rsid w:val="00535584"/>
    <w:rsid w:val="005359EC"/>
    <w:rsid w:val="0053614A"/>
    <w:rsid w:val="00536C9A"/>
    <w:rsid w:val="00536D01"/>
    <w:rsid w:val="00536D0E"/>
    <w:rsid w:val="00537001"/>
    <w:rsid w:val="005375AF"/>
    <w:rsid w:val="00537956"/>
    <w:rsid w:val="00537A7D"/>
    <w:rsid w:val="00537E5B"/>
    <w:rsid w:val="0054082D"/>
    <w:rsid w:val="005408D8"/>
    <w:rsid w:val="005408E4"/>
    <w:rsid w:val="00540B00"/>
    <w:rsid w:val="00540CC9"/>
    <w:rsid w:val="00541174"/>
    <w:rsid w:val="00541754"/>
    <w:rsid w:val="005424F4"/>
    <w:rsid w:val="00542784"/>
    <w:rsid w:val="005427A7"/>
    <w:rsid w:val="005433BE"/>
    <w:rsid w:val="0054380D"/>
    <w:rsid w:val="0054405B"/>
    <w:rsid w:val="0054406B"/>
    <w:rsid w:val="005445B8"/>
    <w:rsid w:val="00544BCA"/>
    <w:rsid w:val="005452E4"/>
    <w:rsid w:val="005457AE"/>
    <w:rsid w:val="00545A3D"/>
    <w:rsid w:val="00546012"/>
    <w:rsid w:val="005463FE"/>
    <w:rsid w:val="005476B1"/>
    <w:rsid w:val="00547D9C"/>
    <w:rsid w:val="00547FBE"/>
    <w:rsid w:val="005512A8"/>
    <w:rsid w:val="005520C6"/>
    <w:rsid w:val="00552E84"/>
    <w:rsid w:val="0055342A"/>
    <w:rsid w:val="00553672"/>
    <w:rsid w:val="00553E41"/>
    <w:rsid w:val="0055492D"/>
    <w:rsid w:val="00554C23"/>
    <w:rsid w:val="0055505C"/>
    <w:rsid w:val="005559F7"/>
    <w:rsid w:val="00556517"/>
    <w:rsid w:val="0055662F"/>
    <w:rsid w:val="00556AA5"/>
    <w:rsid w:val="00556E22"/>
    <w:rsid w:val="0055707D"/>
    <w:rsid w:val="00557207"/>
    <w:rsid w:val="0055744B"/>
    <w:rsid w:val="005577A5"/>
    <w:rsid w:val="00557CCC"/>
    <w:rsid w:val="0056003C"/>
    <w:rsid w:val="005602B6"/>
    <w:rsid w:val="0056091A"/>
    <w:rsid w:val="0056091F"/>
    <w:rsid w:val="00560ACA"/>
    <w:rsid w:val="00560B01"/>
    <w:rsid w:val="00560C95"/>
    <w:rsid w:val="00560D59"/>
    <w:rsid w:val="0056137C"/>
    <w:rsid w:val="00561748"/>
    <w:rsid w:val="00561DD6"/>
    <w:rsid w:val="00562504"/>
    <w:rsid w:val="00562CE5"/>
    <w:rsid w:val="00563116"/>
    <w:rsid w:val="00563278"/>
    <w:rsid w:val="00563655"/>
    <w:rsid w:val="0056394F"/>
    <w:rsid w:val="00564241"/>
    <w:rsid w:val="00564345"/>
    <w:rsid w:val="00564D3A"/>
    <w:rsid w:val="00567D94"/>
    <w:rsid w:val="0057038F"/>
    <w:rsid w:val="0057054E"/>
    <w:rsid w:val="00570835"/>
    <w:rsid w:val="0057130B"/>
    <w:rsid w:val="00571A66"/>
    <w:rsid w:val="00571C38"/>
    <w:rsid w:val="00572071"/>
    <w:rsid w:val="00572241"/>
    <w:rsid w:val="00572A3E"/>
    <w:rsid w:val="00572C29"/>
    <w:rsid w:val="00573B02"/>
    <w:rsid w:val="0057503E"/>
    <w:rsid w:val="005750EE"/>
    <w:rsid w:val="005753E3"/>
    <w:rsid w:val="00575440"/>
    <w:rsid w:val="00576FDD"/>
    <w:rsid w:val="005772F3"/>
    <w:rsid w:val="00580851"/>
    <w:rsid w:val="005808B5"/>
    <w:rsid w:val="00580B7C"/>
    <w:rsid w:val="005813F0"/>
    <w:rsid w:val="00581A65"/>
    <w:rsid w:val="00582814"/>
    <w:rsid w:val="0058282A"/>
    <w:rsid w:val="00582ACF"/>
    <w:rsid w:val="0058351B"/>
    <w:rsid w:val="00583AE3"/>
    <w:rsid w:val="00583ECF"/>
    <w:rsid w:val="00584097"/>
    <w:rsid w:val="005844E3"/>
    <w:rsid w:val="00584D43"/>
    <w:rsid w:val="00584F5C"/>
    <w:rsid w:val="00585999"/>
    <w:rsid w:val="00585D42"/>
    <w:rsid w:val="00586894"/>
    <w:rsid w:val="00586A02"/>
    <w:rsid w:val="00586AA5"/>
    <w:rsid w:val="00586ADF"/>
    <w:rsid w:val="0059005A"/>
    <w:rsid w:val="005906A6"/>
    <w:rsid w:val="00591219"/>
    <w:rsid w:val="00591424"/>
    <w:rsid w:val="0059167A"/>
    <w:rsid w:val="005916FF"/>
    <w:rsid w:val="00591C72"/>
    <w:rsid w:val="005921B1"/>
    <w:rsid w:val="005926E1"/>
    <w:rsid w:val="00592950"/>
    <w:rsid w:val="00593B0B"/>
    <w:rsid w:val="00593D77"/>
    <w:rsid w:val="005941D2"/>
    <w:rsid w:val="005952AB"/>
    <w:rsid w:val="00595ADA"/>
    <w:rsid w:val="00595D94"/>
    <w:rsid w:val="005967F4"/>
    <w:rsid w:val="005975D5"/>
    <w:rsid w:val="005977A4"/>
    <w:rsid w:val="00597928"/>
    <w:rsid w:val="00597942"/>
    <w:rsid w:val="005A033C"/>
    <w:rsid w:val="005A076F"/>
    <w:rsid w:val="005A0C22"/>
    <w:rsid w:val="005A1396"/>
    <w:rsid w:val="005A2257"/>
    <w:rsid w:val="005A282D"/>
    <w:rsid w:val="005A2A91"/>
    <w:rsid w:val="005A3185"/>
    <w:rsid w:val="005A3ABF"/>
    <w:rsid w:val="005A3D3A"/>
    <w:rsid w:val="005A4126"/>
    <w:rsid w:val="005A4C35"/>
    <w:rsid w:val="005A5CFF"/>
    <w:rsid w:val="005A613A"/>
    <w:rsid w:val="005B086A"/>
    <w:rsid w:val="005B1574"/>
    <w:rsid w:val="005B15F2"/>
    <w:rsid w:val="005B1656"/>
    <w:rsid w:val="005B1B70"/>
    <w:rsid w:val="005B20F9"/>
    <w:rsid w:val="005B2161"/>
    <w:rsid w:val="005B270E"/>
    <w:rsid w:val="005B299F"/>
    <w:rsid w:val="005B3267"/>
    <w:rsid w:val="005B3E00"/>
    <w:rsid w:val="005B3F2F"/>
    <w:rsid w:val="005B40BD"/>
    <w:rsid w:val="005B41E6"/>
    <w:rsid w:val="005B435E"/>
    <w:rsid w:val="005B5692"/>
    <w:rsid w:val="005B5745"/>
    <w:rsid w:val="005B6722"/>
    <w:rsid w:val="005B690E"/>
    <w:rsid w:val="005B6CF0"/>
    <w:rsid w:val="005B7207"/>
    <w:rsid w:val="005B72A7"/>
    <w:rsid w:val="005B75FC"/>
    <w:rsid w:val="005B760E"/>
    <w:rsid w:val="005C0015"/>
    <w:rsid w:val="005C07CE"/>
    <w:rsid w:val="005C09A1"/>
    <w:rsid w:val="005C0F84"/>
    <w:rsid w:val="005C1D35"/>
    <w:rsid w:val="005C3779"/>
    <w:rsid w:val="005C44F5"/>
    <w:rsid w:val="005C46FA"/>
    <w:rsid w:val="005C5360"/>
    <w:rsid w:val="005C63C3"/>
    <w:rsid w:val="005C6B22"/>
    <w:rsid w:val="005C73AA"/>
    <w:rsid w:val="005C7E96"/>
    <w:rsid w:val="005C7EE7"/>
    <w:rsid w:val="005D01B7"/>
    <w:rsid w:val="005D1732"/>
    <w:rsid w:val="005D1E98"/>
    <w:rsid w:val="005D23F1"/>
    <w:rsid w:val="005D289B"/>
    <w:rsid w:val="005D2928"/>
    <w:rsid w:val="005D2937"/>
    <w:rsid w:val="005D4645"/>
    <w:rsid w:val="005D4C25"/>
    <w:rsid w:val="005D5D02"/>
    <w:rsid w:val="005D68BF"/>
    <w:rsid w:val="005D6E0D"/>
    <w:rsid w:val="005D6FE5"/>
    <w:rsid w:val="005D703C"/>
    <w:rsid w:val="005D78D6"/>
    <w:rsid w:val="005E03B4"/>
    <w:rsid w:val="005E0E2F"/>
    <w:rsid w:val="005E218C"/>
    <w:rsid w:val="005E308E"/>
    <w:rsid w:val="005E34C8"/>
    <w:rsid w:val="005E38CA"/>
    <w:rsid w:val="005E3A3F"/>
    <w:rsid w:val="005E3FB6"/>
    <w:rsid w:val="005E413D"/>
    <w:rsid w:val="005E41FD"/>
    <w:rsid w:val="005E4C92"/>
    <w:rsid w:val="005E5098"/>
    <w:rsid w:val="005E50AB"/>
    <w:rsid w:val="005E5D49"/>
    <w:rsid w:val="005E643A"/>
    <w:rsid w:val="005E6BC1"/>
    <w:rsid w:val="005E7C72"/>
    <w:rsid w:val="005F031E"/>
    <w:rsid w:val="005F0320"/>
    <w:rsid w:val="005F0E4B"/>
    <w:rsid w:val="005F179B"/>
    <w:rsid w:val="005F1FF3"/>
    <w:rsid w:val="005F21CA"/>
    <w:rsid w:val="005F22A5"/>
    <w:rsid w:val="005F2A1F"/>
    <w:rsid w:val="005F320C"/>
    <w:rsid w:val="005F33B6"/>
    <w:rsid w:val="005F3414"/>
    <w:rsid w:val="005F3DFB"/>
    <w:rsid w:val="005F3FEB"/>
    <w:rsid w:val="005F44BC"/>
    <w:rsid w:val="005F4EC3"/>
    <w:rsid w:val="005F5653"/>
    <w:rsid w:val="005F6D49"/>
    <w:rsid w:val="005F6F0D"/>
    <w:rsid w:val="005F77A7"/>
    <w:rsid w:val="005F780A"/>
    <w:rsid w:val="006000A4"/>
    <w:rsid w:val="006007F6"/>
    <w:rsid w:val="00602284"/>
    <w:rsid w:val="0060250A"/>
    <w:rsid w:val="00602927"/>
    <w:rsid w:val="00602A9F"/>
    <w:rsid w:val="00602F93"/>
    <w:rsid w:val="00603605"/>
    <w:rsid w:val="00603790"/>
    <w:rsid w:val="00603A66"/>
    <w:rsid w:val="006043C3"/>
    <w:rsid w:val="00604765"/>
    <w:rsid w:val="00606862"/>
    <w:rsid w:val="00606BB7"/>
    <w:rsid w:val="00606F30"/>
    <w:rsid w:val="00606FC9"/>
    <w:rsid w:val="006078C6"/>
    <w:rsid w:val="00607A47"/>
    <w:rsid w:val="00610470"/>
    <w:rsid w:val="006109B7"/>
    <w:rsid w:val="00610A21"/>
    <w:rsid w:val="00610E0C"/>
    <w:rsid w:val="00611A89"/>
    <w:rsid w:val="00612589"/>
    <w:rsid w:val="00612AEC"/>
    <w:rsid w:val="00612EF8"/>
    <w:rsid w:val="006145DB"/>
    <w:rsid w:val="00615296"/>
    <w:rsid w:val="00615BC4"/>
    <w:rsid w:val="006161AF"/>
    <w:rsid w:val="00616442"/>
    <w:rsid w:val="0061688A"/>
    <w:rsid w:val="006168CB"/>
    <w:rsid w:val="00617026"/>
    <w:rsid w:val="00617179"/>
    <w:rsid w:val="006174F7"/>
    <w:rsid w:val="006177E1"/>
    <w:rsid w:val="006202D6"/>
    <w:rsid w:val="006205A4"/>
    <w:rsid w:val="00620668"/>
    <w:rsid w:val="006210BC"/>
    <w:rsid w:val="006219AE"/>
    <w:rsid w:val="00623320"/>
    <w:rsid w:val="006236B2"/>
    <w:rsid w:val="00623D9C"/>
    <w:rsid w:val="00623DF1"/>
    <w:rsid w:val="00623F28"/>
    <w:rsid w:val="006240EE"/>
    <w:rsid w:val="006259B0"/>
    <w:rsid w:val="006259B5"/>
    <w:rsid w:val="00625BAE"/>
    <w:rsid w:val="00625BCB"/>
    <w:rsid w:val="00625C40"/>
    <w:rsid w:val="00626B7C"/>
    <w:rsid w:val="00627ADB"/>
    <w:rsid w:val="006314C0"/>
    <w:rsid w:val="00631DB1"/>
    <w:rsid w:val="006331CE"/>
    <w:rsid w:val="006339A8"/>
    <w:rsid w:val="00633B5A"/>
    <w:rsid w:val="0063402B"/>
    <w:rsid w:val="00634299"/>
    <w:rsid w:val="006348CD"/>
    <w:rsid w:val="00635035"/>
    <w:rsid w:val="006361D6"/>
    <w:rsid w:val="00636747"/>
    <w:rsid w:val="006369BE"/>
    <w:rsid w:val="00637419"/>
    <w:rsid w:val="0064095C"/>
    <w:rsid w:val="00641399"/>
    <w:rsid w:val="0064162A"/>
    <w:rsid w:val="00641B14"/>
    <w:rsid w:val="0064225F"/>
    <w:rsid w:val="0064226B"/>
    <w:rsid w:val="0064323B"/>
    <w:rsid w:val="006432FE"/>
    <w:rsid w:val="00643542"/>
    <w:rsid w:val="00643D91"/>
    <w:rsid w:val="0064463A"/>
    <w:rsid w:val="00645044"/>
    <w:rsid w:val="006454EE"/>
    <w:rsid w:val="0064557A"/>
    <w:rsid w:val="0064576A"/>
    <w:rsid w:val="006459A0"/>
    <w:rsid w:val="00645BBE"/>
    <w:rsid w:val="0064670F"/>
    <w:rsid w:val="00646C39"/>
    <w:rsid w:val="00646C52"/>
    <w:rsid w:val="006477CB"/>
    <w:rsid w:val="00647D6F"/>
    <w:rsid w:val="006500D3"/>
    <w:rsid w:val="006502DC"/>
    <w:rsid w:val="00650A05"/>
    <w:rsid w:val="00650DEA"/>
    <w:rsid w:val="00650DF6"/>
    <w:rsid w:val="0065103E"/>
    <w:rsid w:val="00651782"/>
    <w:rsid w:val="00652828"/>
    <w:rsid w:val="00652880"/>
    <w:rsid w:val="006531BF"/>
    <w:rsid w:val="0065332E"/>
    <w:rsid w:val="006535AC"/>
    <w:rsid w:val="006548D9"/>
    <w:rsid w:val="006549EA"/>
    <w:rsid w:val="00654E98"/>
    <w:rsid w:val="00654F82"/>
    <w:rsid w:val="006550E1"/>
    <w:rsid w:val="006557C8"/>
    <w:rsid w:val="00655935"/>
    <w:rsid w:val="006566A4"/>
    <w:rsid w:val="00657618"/>
    <w:rsid w:val="0065790D"/>
    <w:rsid w:val="0066084E"/>
    <w:rsid w:val="00660E6B"/>
    <w:rsid w:val="006610B4"/>
    <w:rsid w:val="006632DE"/>
    <w:rsid w:val="0066366C"/>
    <w:rsid w:val="0066372B"/>
    <w:rsid w:val="00663D02"/>
    <w:rsid w:val="00663D91"/>
    <w:rsid w:val="006649EB"/>
    <w:rsid w:val="00664B4E"/>
    <w:rsid w:val="006655D5"/>
    <w:rsid w:val="00665721"/>
    <w:rsid w:val="00665A3D"/>
    <w:rsid w:val="00665BD6"/>
    <w:rsid w:val="006666F8"/>
    <w:rsid w:val="0066768B"/>
    <w:rsid w:val="00667CFA"/>
    <w:rsid w:val="00667E42"/>
    <w:rsid w:val="0067049B"/>
    <w:rsid w:val="006707D0"/>
    <w:rsid w:val="006713DB"/>
    <w:rsid w:val="006713E2"/>
    <w:rsid w:val="00671CB7"/>
    <w:rsid w:val="00672141"/>
    <w:rsid w:val="006739C6"/>
    <w:rsid w:val="006769BA"/>
    <w:rsid w:val="00680389"/>
    <w:rsid w:val="00680894"/>
    <w:rsid w:val="0068095D"/>
    <w:rsid w:val="00681390"/>
    <w:rsid w:val="00681652"/>
    <w:rsid w:val="00681727"/>
    <w:rsid w:val="0068173F"/>
    <w:rsid w:val="006817A3"/>
    <w:rsid w:val="00681C12"/>
    <w:rsid w:val="00681D8E"/>
    <w:rsid w:val="00681D9F"/>
    <w:rsid w:val="00682509"/>
    <w:rsid w:val="00682FC1"/>
    <w:rsid w:val="00683690"/>
    <w:rsid w:val="006839B7"/>
    <w:rsid w:val="006845DB"/>
    <w:rsid w:val="00685036"/>
    <w:rsid w:val="00686770"/>
    <w:rsid w:val="006867E0"/>
    <w:rsid w:val="00686E43"/>
    <w:rsid w:val="00686ED9"/>
    <w:rsid w:val="006873E2"/>
    <w:rsid w:val="00687C1F"/>
    <w:rsid w:val="0069001B"/>
    <w:rsid w:val="006900FD"/>
    <w:rsid w:val="00690A5B"/>
    <w:rsid w:val="00690E24"/>
    <w:rsid w:val="00691989"/>
    <w:rsid w:val="00691CD6"/>
    <w:rsid w:val="0069254F"/>
    <w:rsid w:val="006927B0"/>
    <w:rsid w:val="00692B49"/>
    <w:rsid w:val="00692E57"/>
    <w:rsid w:val="00692FE4"/>
    <w:rsid w:val="006931E0"/>
    <w:rsid w:val="00693E35"/>
    <w:rsid w:val="0069439B"/>
    <w:rsid w:val="006950F9"/>
    <w:rsid w:val="0069644D"/>
    <w:rsid w:val="00696559"/>
    <w:rsid w:val="0069657B"/>
    <w:rsid w:val="00696C62"/>
    <w:rsid w:val="00696E76"/>
    <w:rsid w:val="00697834"/>
    <w:rsid w:val="00697CCF"/>
    <w:rsid w:val="006A002B"/>
    <w:rsid w:val="006A06F8"/>
    <w:rsid w:val="006A0962"/>
    <w:rsid w:val="006A1202"/>
    <w:rsid w:val="006A1309"/>
    <w:rsid w:val="006A18D3"/>
    <w:rsid w:val="006A350B"/>
    <w:rsid w:val="006A3A1D"/>
    <w:rsid w:val="006A4206"/>
    <w:rsid w:val="006A4EDC"/>
    <w:rsid w:val="006A50AF"/>
    <w:rsid w:val="006A5501"/>
    <w:rsid w:val="006A576F"/>
    <w:rsid w:val="006A6859"/>
    <w:rsid w:val="006A7242"/>
    <w:rsid w:val="006A7D3F"/>
    <w:rsid w:val="006B04E3"/>
    <w:rsid w:val="006B0A45"/>
    <w:rsid w:val="006B0D46"/>
    <w:rsid w:val="006B0E00"/>
    <w:rsid w:val="006B1B6C"/>
    <w:rsid w:val="006B1D78"/>
    <w:rsid w:val="006B25BE"/>
    <w:rsid w:val="006B2674"/>
    <w:rsid w:val="006B2750"/>
    <w:rsid w:val="006B2882"/>
    <w:rsid w:val="006B2B99"/>
    <w:rsid w:val="006B2BEC"/>
    <w:rsid w:val="006B35FA"/>
    <w:rsid w:val="006B3A1A"/>
    <w:rsid w:val="006B46F5"/>
    <w:rsid w:val="006B57B9"/>
    <w:rsid w:val="006B5D6A"/>
    <w:rsid w:val="006B69A1"/>
    <w:rsid w:val="006B7061"/>
    <w:rsid w:val="006C02C7"/>
    <w:rsid w:val="006C0390"/>
    <w:rsid w:val="006C03DA"/>
    <w:rsid w:val="006C04A5"/>
    <w:rsid w:val="006C0D7A"/>
    <w:rsid w:val="006C0E28"/>
    <w:rsid w:val="006C0E68"/>
    <w:rsid w:val="006C299F"/>
    <w:rsid w:val="006C2AE1"/>
    <w:rsid w:val="006C33BE"/>
    <w:rsid w:val="006C38D2"/>
    <w:rsid w:val="006C3C4F"/>
    <w:rsid w:val="006C52A0"/>
    <w:rsid w:val="006C5E53"/>
    <w:rsid w:val="006C667E"/>
    <w:rsid w:val="006C6798"/>
    <w:rsid w:val="006C6F6B"/>
    <w:rsid w:val="006C7D16"/>
    <w:rsid w:val="006D045F"/>
    <w:rsid w:val="006D1179"/>
    <w:rsid w:val="006D21E2"/>
    <w:rsid w:val="006D2F5D"/>
    <w:rsid w:val="006D33E8"/>
    <w:rsid w:val="006D447E"/>
    <w:rsid w:val="006D473B"/>
    <w:rsid w:val="006D4A72"/>
    <w:rsid w:val="006D4E84"/>
    <w:rsid w:val="006D6292"/>
    <w:rsid w:val="006D6A03"/>
    <w:rsid w:val="006D6A47"/>
    <w:rsid w:val="006D6B1C"/>
    <w:rsid w:val="006D7402"/>
    <w:rsid w:val="006D780D"/>
    <w:rsid w:val="006D786C"/>
    <w:rsid w:val="006E06D8"/>
    <w:rsid w:val="006E0A57"/>
    <w:rsid w:val="006E12F0"/>
    <w:rsid w:val="006E19F4"/>
    <w:rsid w:val="006E2540"/>
    <w:rsid w:val="006E2AAC"/>
    <w:rsid w:val="006E2F96"/>
    <w:rsid w:val="006E3013"/>
    <w:rsid w:val="006E3D0A"/>
    <w:rsid w:val="006E45B1"/>
    <w:rsid w:val="006E471C"/>
    <w:rsid w:val="006E480D"/>
    <w:rsid w:val="006E4EC6"/>
    <w:rsid w:val="006E538D"/>
    <w:rsid w:val="006E5A0D"/>
    <w:rsid w:val="006E5F37"/>
    <w:rsid w:val="006E6918"/>
    <w:rsid w:val="006E744E"/>
    <w:rsid w:val="006F08E2"/>
    <w:rsid w:val="006F1B90"/>
    <w:rsid w:val="006F1EFC"/>
    <w:rsid w:val="006F244C"/>
    <w:rsid w:val="006F459F"/>
    <w:rsid w:val="006F4B16"/>
    <w:rsid w:val="006F536E"/>
    <w:rsid w:val="006F5610"/>
    <w:rsid w:val="006F5E07"/>
    <w:rsid w:val="006F60DA"/>
    <w:rsid w:val="006F60DB"/>
    <w:rsid w:val="006F6A37"/>
    <w:rsid w:val="006F6C76"/>
    <w:rsid w:val="006F717B"/>
    <w:rsid w:val="006F7E2D"/>
    <w:rsid w:val="006F7F43"/>
    <w:rsid w:val="00700174"/>
    <w:rsid w:val="00700219"/>
    <w:rsid w:val="00700222"/>
    <w:rsid w:val="007003E7"/>
    <w:rsid w:val="00700CAB"/>
    <w:rsid w:val="007029CC"/>
    <w:rsid w:val="0070332A"/>
    <w:rsid w:val="00703C57"/>
    <w:rsid w:val="007043C4"/>
    <w:rsid w:val="00704714"/>
    <w:rsid w:val="007047E3"/>
    <w:rsid w:val="00704EFD"/>
    <w:rsid w:val="00705091"/>
    <w:rsid w:val="007066AB"/>
    <w:rsid w:val="0070760C"/>
    <w:rsid w:val="00710EB7"/>
    <w:rsid w:val="0071128D"/>
    <w:rsid w:val="007120D0"/>
    <w:rsid w:val="007128F7"/>
    <w:rsid w:val="0071300A"/>
    <w:rsid w:val="007134C9"/>
    <w:rsid w:val="00713ADD"/>
    <w:rsid w:val="00713B50"/>
    <w:rsid w:val="007145C7"/>
    <w:rsid w:val="00714B1B"/>
    <w:rsid w:val="007153BD"/>
    <w:rsid w:val="0071544A"/>
    <w:rsid w:val="007154D1"/>
    <w:rsid w:val="00715610"/>
    <w:rsid w:val="00716B87"/>
    <w:rsid w:val="00717497"/>
    <w:rsid w:val="00717E65"/>
    <w:rsid w:val="007206AF"/>
    <w:rsid w:val="00720737"/>
    <w:rsid w:val="00720B4C"/>
    <w:rsid w:val="00720B84"/>
    <w:rsid w:val="00721236"/>
    <w:rsid w:val="00721CA3"/>
    <w:rsid w:val="0072348F"/>
    <w:rsid w:val="00724FE6"/>
    <w:rsid w:val="00724FE8"/>
    <w:rsid w:val="00726523"/>
    <w:rsid w:val="007266C4"/>
    <w:rsid w:val="00730794"/>
    <w:rsid w:val="00730823"/>
    <w:rsid w:val="0073110A"/>
    <w:rsid w:val="00731912"/>
    <w:rsid w:val="00731BB3"/>
    <w:rsid w:val="00733703"/>
    <w:rsid w:val="007339FD"/>
    <w:rsid w:val="00733E60"/>
    <w:rsid w:val="0073478A"/>
    <w:rsid w:val="007347E0"/>
    <w:rsid w:val="00734D66"/>
    <w:rsid w:val="007358FA"/>
    <w:rsid w:val="00735C81"/>
    <w:rsid w:val="007364FC"/>
    <w:rsid w:val="00737786"/>
    <w:rsid w:val="00740A97"/>
    <w:rsid w:val="007415BF"/>
    <w:rsid w:val="00741854"/>
    <w:rsid w:val="00741DB5"/>
    <w:rsid w:val="00742251"/>
    <w:rsid w:val="00742338"/>
    <w:rsid w:val="007436B1"/>
    <w:rsid w:val="00743915"/>
    <w:rsid w:val="00743FA1"/>
    <w:rsid w:val="0074440A"/>
    <w:rsid w:val="0074488F"/>
    <w:rsid w:val="00744981"/>
    <w:rsid w:val="00745080"/>
    <w:rsid w:val="00745548"/>
    <w:rsid w:val="00745D33"/>
    <w:rsid w:val="00745E3E"/>
    <w:rsid w:val="0074603E"/>
    <w:rsid w:val="00746559"/>
    <w:rsid w:val="00746C80"/>
    <w:rsid w:val="00747783"/>
    <w:rsid w:val="0074794E"/>
    <w:rsid w:val="00750016"/>
    <w:rsid w:val="007502F0"/>
    <w:rsid w:val="007503E9"/>
    <w:rsid w:val="00751511"/>
    <w:rsid w:val="00751969"/>
    <w:rsid w:val="0075206C"/>
    <w:rsid w:val="007526C6"/>
    <w:rsid w:val="00752B66"/>
    <w:rsid w:val="0075322B"/>
    <w:rsid w:val="0075397D"/>
    <w:rsid w:val="00754636"/>
    <w:rsid w:val="00754E3A"/>
    <w:rsid w:val="00756CC2"/>
    <w:rsid w:val="00756F89"/>
    <w:rsid w:val="00757CED"/>
    <w:rsid w:val="007627AD"/>
    <w:rsid w:val="00762BEE"/>
    <w:rsid w:val="00763346"/>
    <w:rsid w:val="0076381D"/>
    <w:rsid w:val="007639B4"/>
    <w:rsid w:val="00763CDF"/>
    <w:rsid w:val="0076493D"/>
    <w:rsid w:val="0076585F"/>
    <w:rsid w:val="00765A7A"/>
    <w:rsid w:val="00765DAC"/>
    <w:rsid w:val="00766226"/>
    <w:rsid w:val="0076667B"/>
    <w:rsid w:val="007666C6"/>
    <w:rsid w:val="007667A3"/>
    <w:rsid w:val="00766896"/>
    <w:rsid w:val="00766A9F"/>
    <w:rsid w:val="00766B03"/>
    <w:rsid w:val="0076709F"/>
    <w:rsid w:val="00767A8A"/>
    <w:rsid w:val="00767CBF"/>
    <w:rsid w:val="00767CF6"/>
    <w:rsid w:val="00771BCD"/>
    <w:rsid w:val="00772135"/>
    <w:rsid w:val="0077263B"/>
    <w:rsid w:val="00772778"/>
    <w:rsid w:val="00772C79"/>
    <w:rsid w:val="00773060"/>
    <w:rsid w:val="0077365A"/>
    <w:rsid w:val="00773707"/>
    <w:rsid w:val="00774066"/>
    <w:rsid w:val="0077422C"/>
    <w:rsid w:val="00774577"/>
    <w:rsid w:val="00774DBF"/>
    <w:rsid w:val="00775158"/>
    <w:rsid w:val="007756FD"/>
    <w:rsid w:val="00775CAB"/>
    <w:rsid w:val="00775F7F"/>
    <w:rsid w:val="00777276"/>
    <w:rsid w:val="00777384"/>
    <w:rsid w:val="007778E8"/>
    <w:rsid w:val="0078064B"/>
    <w:rsid w:val="007807EE"/>
    <w:rsid w:val="00780C0D"/>
    <w:rsid w:val="00781199"/>
    <w:rsid w:val="007814A2"/>
    <w:rsid w:val="007817B9"/>
    <w:rsid w:val="00781EC2"/>
    <w:rsid w:val="0078204A"/>
    <w:rsid w:val="007820BE"/>
    <w:rsid w:val="00783BA6"/>
    <w:rsid w:val="00783D2A"/>
    <w:rsid w:val="00783DAF"/>
    <w:rsid w:val="00783F92"/>
    <w:rsid w:val="00784206"/>
    <w:rsid w:val="00784C13"/>
    <w:rsid w:val="00784F82"/>
    <w:rsid w:val="0078565C"/>
    <w:rsid w:val="00785BE6"/>
    <w:rsid w:val="00785E30"/>
    <w:rsid w:val="007862A1"/>
    <w:rsid w:val="007875A9"/>
    <w:rsid w:val="00787988"/>
    <w:rsid w:val="00787ADB"/>
    <w:rsid w:val="00787C8A"/>
    <w:rsid w:val="0079095F"/>
    <w:rsid w:val="00790E2F"/>
    <w:rsid w:val="0079125C"/>
    <w:rsid w:val="0079163F"/>
    <w:rsid w:val="00791950"/>
    <w:rsid w:val="00791B9C"/>
    <w:rsid w:val="007926A2"/>
    <w:rsid w:val="007928E7"/>
    <w:rsid w:val="0079331F"/>
    <w:rsid w:val="00794074"/>
    <w:rsid w:val="00794199"/>
    <w:rsid w:val="0079513B"/>
    <w:rsid w:val="00795689"/>
    <w:rsid w:val="00795BBE"/>
    <w:rsid w:val="00795E2E"/>
    <w:rsid w:val="0079635B"/>
    <w:rsid w:val="007969CB"/>
    <w:rsid w:val="00797519"/>
    <w:rsid w:val="007A00DE"/>
    <w:rsid w:val="007A0585"/>
    <w:rsid w:val="007A085A"/>
    <w:rsid w:val="007A1896"/>
    <w:rsid w:val="007A1CB5"/>
    <w:rsid w:val="007A1DD5"/>
    <w:rsid w:val="007A2106"/>
    <w:rsid w:val="007A3BB1"/>
    <w:rsid w:val="007A3FC3"/>
    <w:rsid w:val="007A47C3"/>
    <w:rsid w:val="007A62B0"/>
    <w:rsid w:val="007A68B2"/>
    <w:rsid w:val="007A6A4A"/>
    <w:rsid w:val="007A7023"/>
    <w:rsid w:val="007A7F9D"/>
    <w:rsid w:val="007B0669"/>
    <w:rsid w:val="007B1218"/>
    <w:rsid w:val="007B164D"/>
    <w:rsid w:val="007B29B9"/>
    <w:rsid w:val="007B36CC"/>
    <w:rsid w:val="007B3B0F"/>
    <w:rsid w:val="007B4632"/>
    <w:rsid w:val="007B4935"/>
    <w:rsid w:val="007B4BE8"/>
    <w:rsid w:val="007B4DB0"/>
    <w:rsid w:val="007B509C"/>
    <w:rsid w:val="007B5146"/>
    <w:rsid w:val="007B56F4"/>
    <w:rsid w:val="007B56F5"/>
    <w:rsid w:val="007B5BE8"/>
    <w:rsid w:val="007B5CAA"/>
    <w:rsid w:val="007B5E7B"/>
    <w:rsid w:val="007B61E3"/>
    <w:rsid w:val="007B6CCA"/>
    <w:rsid w:val="007B7872"/>
    <w:rsid w:val="007B7952"/>
    <w:rsid w:val="007C016B"/>
    <w:rsid w:val="007C0CBA"/>
    <w:rsid w:val="007C1C4A"/>
    <w:rsid w:val="007C2758"/>
    <w:rsid w:val="007C30B6"/>
    <w:rsid w:val="007C32EF"/>
    <w:rsid w:val="007C331A"/>
    <w:rsid w:val="007C362A"/>
    <w:rsid w:val="007C4B2A"/>
    <w:rsid w:val="007C4D35"/>
    <w:rsid w:val="007C53DD"/>
    <w:rsid w:val="007C5CF8"/>
    <w:rsid w:val="007C5DFB"/>
    <w:rsid w:val="007C62C7"/>
    <w:rsid w:val="007C62C8"/>
    <w:rsid w:val="007C6F50"/>
    <w:rsid w:val="007C7089"/>
    <w:rsid w:val="007C77DE"/>
    <w:rsid w:val="007D071F"/>
    <w:rsid w:val="007D0853"/>
    <w:rsid w:val="007D1AD5"/>
    <w:rsid w:val="007D259C"/>
    <w:rsid w:val="007D2712"/>
    <w:rsid w:val="007D2714"/>
    <w:rsid w:val="007D2A6C"/>
    <w:rsid w:val="007D2F0F"/>
    <w:rsid w:val="007D3C08"/>
    <w:rsid w:val="007D40B8"/>
    <w:rsid w:val="007D4C52"/>
    <w:rsid w:val="007D5028"/>
    <w:rsid w:val="007D5778"/>
    <w:rsid w:val="007D69FF"/>
    <w:rsid w:val="007D6F82"/>
    <w:rsid w:val="007E0275"/>
    <w:rsid w:val="007E0485"/>
    <w:rsid w:val="007E0737"/>
    <w:rsid w:val="007E09F4"/>
    <w:rsid w:val="007E1AEF"/>
    <w:rsid w:val="007E1E36"/>
    <w:rsid w:val="007E27A8"/>
    <w:rsid w:val="007E2B6C"/>
    <w:rsid w:val="007E342B"/>
    <w:rsid w:val="007E4261"/>
    <w:rsid w:val="007E464F"/>
    <w:rsid w:val="007E4F73"/>
    <w:rsid w:val="007E5940"/>
    <w:rsid w:val="007E5CA2"/>
    <w:rsid w:val="007E6120"/>
    <w:rsid w:val="007E61E1"/>
    <w:rsid w:val="007E6613"/>
    <w:rsid w:val="007E696F"/>
    <w:rsid w:val="007E6EBD"/>
    <w:rsid w:val="007E70D3"/>
    <w:rsid w:val="007E751C"/>
    <w:rsid w:val="007E7687"/>
    <w:rsid w:val="007E77B6"/>
    <w:rsid w:val="007E7956"/>
    <w:rsid w:val="007E7C7B"/>
    <w:rsid w:val="007E7DE0"/>
    <w:rsid w:val="007E7F4D"/>
    <w:rsid w:val="007E7FCE"/>
    <w:rsid w:val="007F10A5"/>
    <w:rsid w:val="007F1645"/>
    <w:rsid w:val="007F1953"/>
    <w:rsid w:val="007F230F"/>
    <w:rsid w:val="007F24BD"/>
    <w:rsid w:val="007F28E8"/>
    <w:rsid w:val="007F2B7B"/>
    <w:rsid w:val="007F2E27"/>
    <w:rsid w:val="007F2E31"/>
    <w:rsid w:val="007F48D0"/>
    <w:rsid w:val="007F666B"/>
    <w:rsid w:val="007F7BE2"/>
    <w:rsid w:val="00800162"/>
    <w:rsid w:val="008001BF"/>
    <w:rsid w:val="00800A30"/>
    <w:rsid w:val="00800DD0"/>
    <w:rsid w:val="00801322"/>
    <w:rsid w:val="0080158A"/>
    <w:rsid w:val="00801BB1"/>
    <w:rsid w:val="00801EE8"/>
    <w:rsid w:val="0080221F"/>
    <w:rsid w:val="0080222C"/>
    <w:rsid w:val="00802E36"/>
    <w:rsid w:val="00802ED5"/>
    <w:rsid w:val="00803307"/>
    <w:rsid w:val="00803543"/>
    <w:rsid w:val="00803B18"/>
    <w:rsid w:val="00804191"/>
    <w:rsid w:val="00804252"/>
    <w:rsid w:val="0080445A"/>
    <w:rsid w:val="00806296"/>
    <w:rsid w:val="008064CC"/>
    <w:rsid w:val="008073F1"/>
    <w:rsid w:val="00807536"/>
    <w:rsid w:val="00807AB1"/>
    <w:rsid w:val="00810D39"/>
    <w:rsid w:val="00811916"/>
    <w:rsid w:val="0081197A"/>
    <w:rsid w:val="00813365"/>
    <w:rsid w:val="0081342F"/>
    <w:rsid w:val="0081372C"/>
    <w:rsid w:val="00813D18"/>
    <w:rsid w:val="00814131"/>
    <w:rsid w:val="00814AB6"/>
    <w:rsid w:val="008151F2"/>
    <w:rsid w:val="00815F4C"/>
    <w:rsid w:val="00815F95"/>
    <w:rsid w:val="00816748"/>
    <w:rsid w:val="0081681D"/>
    <w:rsid w:val="00816A45"/>
    <w:rsid w:val="008178C3"/>
    <w:rsid w:val="00817A9A"/>
    <w:rsid w:val="00817F34"/>
    <w:rsid w:val="00820471"/>
    <w:rsid w:val="008211F1"/>
    <w:rsid w:val="0082180B"/>
    <w:rsid w:val="0082210B"/>
    <w:rsid w:val="008221CE"/>
    <w:rsid w:val="008224B2"/>
    <w:rsid w:val="0082254D"/>
    <w:rsid w:val="00822692"/>
    <w:rsid w:val="00822A9E"/>
    <w:rsid w:val="00822C03"/>
    <w:rsid w:val="00822D5F"/>
    <w:rsid w:val="00823547"/>
    <w:rsid w:val="00823550"/>
    <w:rsid w:val="00823DB7"/>
    <w:rsid w:val="00823ECE"/>
    <w:rsid w:val="008249B8"/>
    <w:rsid w:val="00825E2A"/>
    <w:rsid w:val="0082668C"/>
    <w:rsid w:val="00826830"/>
    <w:rsid w:val="008303EF"/>
    <w:rsid w:val="0083054C"/>
    <w:rsid w:val="008305EB"/>
    <w:rsid w:val="00830D02"/>
    <w:rsid w:val="0083182B"/>
    <w:rsid w:val="00831BFA"/>
    <w:rsid w:val="00831EE9"/>
    <w:rsid w:val="00832861"/>
    <w:rsid w:val="008328DC"/>
    <w:rsid w:val="00833031"/>
    <w:rsid w:val="00833111"/>
    <w:rsid w:val="00833334"/>
    <w:rsid w:val="008335BC"/>
    <w:rsid w:val="008338CC"/>
    <w:rsid w:val="00833982"/>
    <w:rsid w:val="00833E12"/>
    <w:rsid w:val="00835038"/>
    <w:rsid w:val="0083505B"/>
    <w:rsid w:val="00835CA1"/>
    <w:rsid w:val="0083670A"/>
    <w:rsid w:val="0084063B"/>
    <w:rsid w:val="00840A31"/>
    <w:rsid w:val="00841650"/>
    <w:rsid w:val="00841667"/>
    <w:rsid w:val="0084175F"/>
    <w:rsid w:val="008419E6"/>
    <w:rsid w:val="00841ABC"/>
    <w:rsid w:val="00842191"/>
    <w:rsid w:val="0084237B"/>
    <w:rsid w:val="0084303F"/>
    <w:rsid w:val="00843042"/>
    <w:rsid w:val="00843116"/>
    <w:rsid w:val="0084327A"/>
    <w:rsid w:val="008433AD"/>
    <w:rsid w:val="00843545"/>
    <w:rsid w:val="00843686"/>
    <w:rsid w:val="008437AB"/>
    <w:rsid w:val="008438BD"/>
    <w:rsid w:val="008439DC"/>
    <w:rsid w:val="00843BD3"/>
    <w:rsid w:val="00844987"/>
    <w:rsid w:val="008449CC"/>
    <w:rsid w:val="00844A8A"/>
    <w:rsid w:val="00845793"/>
    <w:rsid w:val="008457B7"/>
    <w:rsid w:val="00845E7B"/>
    <w:rsid w:val="008461E4"/>
    <w:rsid w:val="00846986"/>
    <w:rsid w:val="00846EC0"/>
    <w:rsid w:val="00846ECA"/>
    <w:rsid w:val="00850270"/>
    <w:rsid w:val="00850353"/>
    <w:rsid w:val="008507B0"/>
    <w:rsid w:val="0085142B"/>
    <w:rsid w:val="00851508"/>
    <w:rsid w:val="008516ED"/>
    <w:rsid w:val="00851A61"/>
    <w:rsid w:val="0085272D"/>
    <w:rsid w:val="00852F64"/>
    <w:rsid w:val="00853544"/>
    <w:rsid w:val="00853A85"/>
    <w:rsid w:val="00854CC6"/>
    <w:rsid w:val="00854F62"/>
    <w:rsid w:val="0085533F"/>
    <w:rsid w:val="008558C1"/>
    <w:rsid w:val="008559BF"/>
    <w:rsid w:val="00855FEE"/>
    <w:rsid w:val="008563D3"/>
    <w:rsid w:val="00857154"/>
    <w:rsid w:val="008571D7"/>
    <w:rsid w:val="00860328"/>
    <w:rsid w:val="00860C8C"/>
    <w:rsid w:val="00862EA9"/>
    <w:rsid w:val="00863872"/>
    <w:rsid w:val="00863CFC"/>
    <w:rsid w:val="00863E59"/>
    <w:rsid w:val="00864346"/>
    <w:rsid w:val="00864B2D"/>
    <w:rsid w:val="008654F6"/>
    <w:rsid w:val="00865E69"/>
    <w:rsid w:val="008660B7"/>
    <w:rsid w:val="008661D6"/>
    <w:rsid w:val="0086714C"/>
    <w:rsid w:val="008677CA"/>
    <w:rsid w:val="00870281"/>
    <w:rsid w:val="008702A2"/>
    <w:rsid w:val="008706F2"/>
    <w:rsid w:val="008713E6"/>
    <w:rsid w:val="0087167B"/>
    <w:rsid w:val="0087178D"/>
    <w:rsid w:val="008722D5"/>
    <w:rsid w:val="008729B1"/>
    <w:rsid w:val="00873048"/>
    <w:rsid w:val="00873378"/>
    <w:rsid w:val="00873422"/>
    <w:rsid w:val="0087394A"/>
    <w:rsid w:val="00873CD5"/>
    <w:rsid w:val="008740DC"/>
    <w:rsid w:val="0087469F"/>
    <w:rsid w:val="00874D47"/>
    <w:rsid w:val="00875112"/>
    <w:rsid w:val="00875996"/>
    <w:rsid w:val="00876251"/>
    <w:rsid w:val="00876744"/>
    <w:rsid w:val="00876843"/>
    <w:rsid w:val="00876C34"/>
    <w:rsid w:val="00876C8F"/>
    <w:rsid w:val="008775D9"/>
    <w:rsid w:val="008776D7"/>
    <w:rsid w:val="00877C3B"/>
    <w:rsid w:val="00877FF8"/>
    <w:rsid w:val="0088001A"/>
    <w:rsid w:val="00881AC2"/>
    <w:rsid w:val="00881DE5"/>
    <w:rsid w:val="00882094"/>
    <w:rsid w:val="00882758"/>
    <w:rsid w:val="00882A42"/>
    <w:rsid w:val="00882DC4"/>
    <w:rsid w:val="00882FEB"/>
    <w:rsid w:val="008845CF"/>
    <w:rsid w:val="0088473C"/>
    <w:rsid w:val="00884BB1"/>
    <w:rsid w:val="00884DE3"/>
    <w:rsid w:val="00885026"/>
    <w:rsid w:val="008850DD"/>
    <w:rsid w:val="0088593D"/>
    <w:rsid w:val="00886728"/>
    <w:rsid w:val="00887708"/>
    <w:rsid w:val="00887A9C"/>
    <w:rsid w:val="00887BAD"/>
    <w:rsid w:val="00887BF6"/>
    <w:rsid w:val="00887FC9"/>
    <w:rsid w:val="0089038A"/>
    <w:rsid w:val="00891766"/>
    <w:rsid w:val="00892065"/>
    <w:rsid w:val="00892BCD"/>
    <w:rsid w:val="0089303E"/>
    <w:rsid w:val="00893662"/>
    <w:rsid w:val="00894033"/>
    <w:rsid w:val="00894142"/>
    <w:rsid w:val="00894641"/>
    <w:rsid w:val="0089487E"/>
    <w:rsid w:val="00894BA6"/>
    <w:rsid w:val="00894CE5"/>
    <w:rsid w:val="008955D1"/>
    <w:rsid w:val="008961F9"/>
    <w:rsid w:val="008963FF"/>
    <w:rsid w:val="00896B2F"/>
    <w:rsid w:val="00897066"/>
    <w:rsid w:val="008975DA"/>
    <w:rsid w:val="00897B68"/>
    <w:rsid w:val="008A0579"/>
    <w:rsid w:val="008A083C"/>
    <w:rsid w:val="008A0BB9"/>
    <w:rsid w:val="008A1426"/>
    <w:rsid w:val="008A1C48"/>
    <w:rsid w:val="008A1C74"/>
    <w:rsid w:val="008A1F44"/>
    <w:rsid w:val="008A27BA"/>
    <w:rsid w:val="008A2B10"/>
    <w:rsid w:val="008A2CCD"/>
    <w:rsid w:val="008A2F35"/>
    <w:rsid w:val="008A2F3B"/>
    <w:rsid w:val="008A30F1"/>
    <w:rsid w:val="008A3221"/>
    <w:rsid w:val="008A357A"/>
    <w:rsid w:val="008A3BBB"/>
    <w:rsid w:val="008A402C"/>
    <w:rsid w:val="008A4641"/>
    <w:rsid w:val="008A515A"/>
    <w:rsid w:val="008A5650"/>
    <w:rsid w:val="008A5979"/>
    <w:rsid w:val="008A5984"/>
    <w:rsid w:val="008A5E4F"/>
    <w:rsid w:val="008A7622"/>
    <w:rsid w:val="008B010B"/>
    <w:rsid w:val="008B0214"/>
    <w:rsid w:val="008B0502"/>
    <w:rsid w:val="008B06B4"/>
    <w:rsid w:val="008B0C84"/>
    <w:rsid w:val="008B1E88"/>
    <w:rsid w:val="008B1FDB"/>
    <w:rsid w:val="008B2148"/>
    <w:rsid w:val="008B28F9"/>
    <w:rsid w:val="008B48EE"/>
    <w:rsid w:val="008B53A4"/>
    <w:rsid w:val="008B5508"/>
    <w:rsid w:val="008B556A"/>
    <w:rsid w:val="008B5626"/>
    <w:rsid w:val="008B57CD"/>
    <w:rsid w:val="008B7062"/>
    <w:rsid w:val="008B76E6"/>
    <w:rsid w:val="008B7761"/>
    <w:rsid w:val="008B77FB"/>
    <w:rsid w:val="008C0447"/>
    <w:rsid w:val="008C0498"/>
    <w:rsid w:val="008C0546"/>
    <w:rsid w:val="008C0FEB"/>
    <w:rsid w:val="008C1493"/>
    <w:rsid w:val="008C1ED3"/>
    <w:rsid w:val="008C26C5"/>
    <w:rsid w:val="008C3D3B"/>
    <w:rsid w:val="008C3F8C"/>
    <w:rsid w:val="008C43EA"/>
    <w:rsid w:val="008C50B3"/>
    <w:rsid w:val="008C53FF"/>
    <w:rsid w:val="008C5ED4"/>
    <w:rsid w:val="008C6536"/>
    <w:rsid w:val="008C6905"/>
    <w:rsid w:val="008C743F"/>
    <w:rsid w:val="008C75F3"/>
    <w:rsid w:val="008C7CF7"/>
    <w:rsid w:val="008D058D"/>
    <w:rsid w:val="008D0812"/>
    <w:rsid w:val="008D10D0"/>
    <w:rsid w:val="008D1A07"/>
    <w:rsid w:val="008D1B2D"/>
    <w:rsid w:val="008D2A22"/>
    <w:rsid w:val="008D2AAD"/>
    <w:rsid w:val="008D34A8"/>
    <w:rsid w:val="008D3832"/>
    <w:rsid w:val="008D3A3A"/>
    <w:rsid w:val="008D472F"/>
    <w:rsid w:val="008D474B"/>
    <w:rsid w:val="008D5E93"/>
    <w:rsid w:val="008D629B"/>
    <w:rsid w:val="008D66EF"/>
    <w:rsid w:val="008D673E"/>
    <w:rsid w:val="008D6A50"/>
    <w:rsid w:val="008D7B2E"/>
    <w:rsid w:val="008D7D18"/>
    <w:rsid w:val="008D7EE1"/>
    <w:rsid w:val="008D7F5E"/>
    <w:rsid w:val="008E05A2"/>
    <w:rsid w:val="008E0950"/>
    <w:rsid w:val="008E1010"/>
    <w:rsid w:val="008E1220"/>
    <w:rsid w:val="008E14D0"/>
    <w:rsid w:val="008E1F51"/>
    <w:rsid w:val="008E23FD"/>
    <w:rsid w:val="008E24F5"/>
    <w:rsid w:val="008E26D9"/>
    <w:rsid w:val="008E2D85"/>
    <w:rsid w:val="008E3607"/>
    <w:rsid w:val="008E366D"/>
    <w:rsid w:val="008E3E64"/>
    <w:rsid w:val="008E3F40"/>
    <w:rsid w:val="008E4077"/>
    <w:rsid w:val="008E4354"/>
    <w:rsid w:val="008E55B5"/>
    <w:rsid w:val="008E5743"/>
    <w:rsid w:val="008E5B1D"/>
    <w:rsid w:val="008E5CDB"/>
    <w:rsid w:val="008E6167"/>
    <w:rsid w:val="008E6801"/>
    <w:rsid w:val="008E6C20"/>
    <w:rsid w:val="008E6F35"/>
    <w:rsid w:val="008E746E"/>
    <w:rsid w:val="008F0D77"/>
    <w:rsid w:val="008F1303"/>
    <w:rsid w:val="008F13A1"/>
    <w:rsid w:val="008F2291"/>
    <w:rsid w:val="008F2A9F"/>
    <w:rsid w:val="008F3193"/>
    <w:rsid w:val="008F31ED"/>
    <w:rsid w:val="008F32AF"/>
    <w:rsid w:val="008F3B47"/>
    <w:rsid w:val="008F414F"/>
    <w:rsid w:val="008F43F4"/>
    <w:rsid w:val="008F4AE4"/>
    <w:rsid w:val="008F56B9"/>
    <w:rsid w:val="008F60CC"/>
    <w:rsid w:val="008F6287"/>
    <w:rsid w:val="008F6C1E"/>
    <w:rsid w:val="008F79C9"/>
    <w:rsid w:val="009006FF"/>
    <w:rsid w:val="0090102E"/>
    <w:rsid w:val="00902732"/>
    <w:rsid w:val="00902950"/>
    <w:rsid w:val="009032C8"/>
    <w:rsid w:val="00903585"/>
    <w:rsid w:val="00903B60"/>
    <w:rsid w:val="00904533"/>
    <w:rsid w:val="00904888"/>
    <w:rsid w:val="00904A93"/>
    <w:rsid w:val="00904B2C"/>
    <w:rsid w:val="009103BA"/>
    <w:rsid w:val="0091055B"/>
    <w:rsid w:val="009106A1"/>
    <w:rsid w:val="00910925"/>
    <w:rsid w:val="00910E0B"/>
    <w:rsid w:val="00911F0E"/>
    <w:rsid w:val="00912000"/>
    <w:rsid w:val="009141BF"/>
    <w:rsid w:val="00914F15"/>
    <w:rsid w:val="00914F5D"/>
    <w:rsid w:val="0091506E"/>
    <w:rsid w:val="009150AE"/>
    <w:rsid w:val="009150EA"/>
    <w:rsid w:val="00916398"/>
    <w:rsid w:val="009169B3"/>
    <w:rsid w:val="00917A67"/>
    <w:rsid w:val="00917C3C"/>
    <w:rsid w:val="00917C41"/>
    <w:rsid w:val="009201F5"/>
    <w:rsid w:val="0092068A"/>
    <w:rsid w:val="00920876"/>
    <w:rsid w:val="00920B53"/>
    <w:rsid w:val="00920B97"/>
    <w:rsid w:val="0092166D"/>
    <w:rsid w:val="009216E8"/>
    <w:rsid w:val="00921AD7"/>
    <w:rsid w:val="009221AB"/>
    <w:rsid w:val="00922270"/>
    <w:rsid w:val="00922338"/>
    <w:rsid w:val="00922FAA"/>
    <w:rsid w:val="00923262"/>
    <w:rsid w:val="0092354D"/>
    <w:rsid w:val="00923D7B"/>
    <w:rsid w:val="00924E5D"/>
    <w:rsid w:val="00924EA1"/>
    <w:rsid w:val="00925CE7"/>
    <w:rsid w:val="0092673A"/>
    <w:rsid w:val="009274EA"/>
    <w:rsid w:val="00927675"/>
    <w:rsid w:val="009276BF"/>
    <w:rsid w:val="00927B53"/>
    <w:rsid w:val="00927EF8"/>
    <w:rsid w:val="00930191"/>
    <w:rsid w:val="00931295"/>
    <w:rsid w:val="00931485"/>
    <w:rsid w:val="00931EF3"/>
    <w:rsid w:val="009328E6"/>
    <w:rsid w:val="00932A97"/>
    <w:rsid w:val="00932EA7"/>
    <w:rsid w:val="0093321D"/>
    <w:rsid w:val="00933484"/>
    <w:rsid w:val="00933599"/>
    <w:rsid w:val="00933C22"/>
    <w:rsid w:val="00933DE5"/>
    <w:rsid w:val="00934607"/>
    <w:rsid w:val="0093563F"/>
    <w:rsid w:val="00936079"/>
    <w:rsid w:val="00936541"/>
    <w:rsid w:val="0093667D"/>
    <w:rsid w:val="00936FD2"/>
    <w:rsid w:val="00937997"/>
    <w:rsid w:val="00937B39"/>
    <w:rsid w:val="009409C9"/>
    <w:rsid w:val="00940C0E"/>
    <w:rsid w:val="00940DF2"/>
    <w:rsid w:val="009416BA"/>
    <w:rsid w:val="00941A08"/>
    <w:rsid w:val="00941E4D"/>
    <w:rsid w:val="00942046"/>
    <w:rsid w:val="00943165"/>
    <w:rsid w:val="009432B0"/>
    <w:rsid w:val="00943D83"/>
    <w:rsid w:val="009446FE"/>
    <w:rsid w:val="00944D2D"/>
    <w:rsid w:val="0094561D"/>
    <w:rsid w:val="00945940"/>
    <w:rsid w:val="00945B8D"/>
    <w:rsid w:val="00946497"/>
    <w:rsid w:val="009472E3"/>
    <w:rsid w:val="0094739B"/>
    <w:rsid w:val="00947D29"/>
    <w:rsid w:val="0095049C"/>
    <w:rsid w:val="009504F6"/>
    <w:rsid w:val="009505BF"/>
    <w:rsid w:val="0095089B"/>
    <w:rsid w:val="00950A83"/>
    <w:rsid w:val="00950CFF"/>
    <w:rsid w:val="00950EBF"/>
    <w:rsid w:val="009517B6"/>
    <w:rsid w:val="00951B3A"/>
    <w:rsid w:val="00951E9E"/>
    <w:rsid w:val="009520E1"/>
    <w:rsid w:val="0095251F"/>
    <w:rsid w:val="00954A34"/>
    <w:rsid w:val="0095514F"/>
    <w:rsid w:val="0095518D"/>
    <w:rsid w:val="009552D6"/>
    <w:rsid w:val="00956699"/>
    <w:rsid w:val="0095694F"/>
    <w:rsid w:val="00956F9C"/>
    <w:rsid w:val="0095755A"/>
    <w:rsid w:val="009577C7"/>
    <w:rsid w:val="0096003B"/>
    <w:rsid w:val="009606AE"/>
    <w:rsid w:val="0096126E"/>
    <w:rsid w:val="0096146B"/>
    <w:rsid w:val="0096159E"/>
    <w:rsid w:val="00961B55"/>
    <w:rsid w:val="00961DF6"/>
    <w:rsid w:val="0096209F"/>
    <w:rsid w:val="009623AC"/>
    <w:rsid w:val="00963D77"/>
    <w:rsid w:val="009642A4"/>
    <w:rsid w:val="00964412"/>
    <w:rsid w:val="009646E2"/>
    <w:rsid w:val="00964806"/>
    <w:rsid w:val="00964ECC"/>
    <w:rsid w:val="009656AB"/>
    <w:rsid w:val="00965D72"/>
    <w:rsid w:val="00965DDE"/>
    <w:rsid w:val="0096613B"/>
    <w:rsid w:val="00966729"/>
    <w:rsid w:val="00966949"/>
    <w:rsid w:val="00967089"/>
    <w:rsid w:val="0096716C"/>
    <w:rsid w:val="00967881"/>
    <w:rsid w:val="00967DD4"/>
    <w:rsid w:val="00967E80"/>
    <w:rsid w:val="00967FA3"/>
    <w:rsid w:val="009705C9"/>
    <w:rsid w:val="009706F0"/>
    <w:rsid w:val="009707A5"/>
    <w:rsid w:val="00970A3B"/>
    <w:rsid w:val="00970BE7"/>
    <w:rsid w:val="00970D88"/>
    <w:rsid w:val="0097123D"/>
    <w:rsid w:val="009722AC"/>
    <w:rsid w:val="00972A64"/>
    <w:rsid w:val="009732C9"/>
    <w:rsid w:val="00974428"/>
    <w:rsid w:val="00974B74"/>
    <w:rsid w:val="0097517E"/>
    <w:rsid w:val="00976076"/>
    <w:rsid w:val="009777B4"/>
    <w:rsid w:val="00977907"/>
    <w:rsid w:val="009779F5"/>
    <w:rsid w:val="0098020A"/>
    <w:rsid w:val="00981119"/>
    <w:rsid w:val="00982100"/>
    <w:rsid w:val="0098290B"/>
    <w:rsid w:val="00982A45"/>
    <w:rsid w:val="00982C9D"/>
    <w:rsid w:val="009833CB"/>
    <w:rsid w:val="0098353F"/>
    <w:rsid w:val="0098422A"/>
    <w:rsid w:val="00984B4D"/>
    <w:rsid w:val="00984D90"/>
    <w:rsid w:val="009851AF"/>
    <w:rsid w:val="00985404"/>
    <w:rsid w:val="009858FA"/>
    <w:rsid w:val="00985DDA"/>
    <w:rsid w:val="009861F6"/>
    <w:rsid w:val="00986289"/>
    <w:rsid w:val="00986491"/>
    <w:rsid w:val="00986C43"/>
    <w:rsid w:val="00987041"/>
    <w:rsid w:val="00987073"/>
    <w:rsid w:val="00987211"/>
    <w:rsid w:val="0099002F"/>
    <w:rsid w:val="00990187"/>
    <w:rsid w:val="0099037C"/>
    <w:rsid w:val="00991797"/>
    <w:rsid w:val="0099231B"/>
    <w:rsid w:val="009926AE"/>
    <w:rsid w:val="0099287C"/>
    <w:rsid w:val="00992E9C"/>
    <w:rsid w:val="00993100"/>
    <w:rsid w:val="0099356B"/>
    <w:rsid w:val="0099363E"/>
    <w:rsid w:val="0099388E"/>
    <w:rsid w:val="00993996"/>
    <w:rsid w:val="00994282"/>
    <w:rsid w:val="0099468C"/>
    <w:rsid w:val="00995494"/>
    <w:rsid w:val="00995C5F"/>
    <w:rsid w:val="00995D93"/>
    <w:rsid w:val="00995FF4"/>
    <w:rsid w:val="00996675"/>
    <w:rsid w:val="00996BEA"/>
    <w:rsid w:val="00997FB7"/>
    <w:rsid w:val="009A01F3"/>
    <w:rsid w:val="009A022B"/>
    <w:rsid w:val="009A05C0"/>
    <w:rsid w:val="009A07C2"/>
    <w:rsid w:val="009A16F8"/>
    <w:rsid w:val="009A1DA3"/>
    <w:rsid w:val="009A252D"/>
    <w:rsid w:val="009A26B9"/>
    <w:rsid w:val="009A28A7"/>
    <w:rsid w:val="009A28E6"/>
    <w:rsid w:val="009A353F"/>
    <w:rsid w:val="009A38CE"/>
    <w:rsid w:val="009A3DD2"/>
    <w:rsid w:val="009A3F51"/>
    <w:rsid w:val="009A4005"/>
    <w:rsid w:val="009A44AF"/>
    <w:rsid w:val="009A497E"/>
    <w:rsid w:val="009A4D38"/>
    <w:rsid w:val="009A4D69"/>
    <w:rsid w:val="009A4FB3"/>
    <w:rsid w:val="009A562A"/>
    <w:rsid w:val="009A58AF"/>
    <w:rsid w:val="009A6DA1"/>
    <w:rsid w:val="009A7FD3"/>
    <w:rsid w:val="009B0095"/>
    <w:rsid w:val="009B062C"/>
    <w:rsid w:val="009B069B"/>
    <w:rsid w:val="009B0BE3"/>
    <w:rsid w:val="009B111E"/>
    <w:rsid w:val="009B13B8"/>
    <w:rsid w:val="009B1973"/>
    <w:rsid w:val="009B3256"/>
    <w:rsid w:val="009B37BE"/>
    <w:rsid w:val="009B38CB"/>
    <w:rsid w:val="009B390B"/>
    <w:rsid w:val="009B3CBA"/>
    <w:rsid w:val="009B3D9D"/>
    <w:rsid w:val="009B3F16"/>
    <w:rsid w:val="009B703A"/>
    <w:rsid w:val="009B770C"/>
    <w:rsid w:val="009B7C30"/>
    <w:rsid w:val="009B7E4B"/>
    <w:rsid w:val="009B7E82"/>
    <w:rsid w:val="009B7ED7"/>
    <w:rsid w:val="009C003B"/>
    <w:rsid w:val="009C0E8D"/>
    <w:rsid w:val="009C2F37"/>
    <w:rsid w:val="009C35B4"/>
    <w:rsid w:val="009C39E5"/>
    <w:rsid w:val="009C40AE"/>
    <w:rsid w:val="009C464A"/>
    <w:rsid w:val="009C57BB"/>
    <w:rsid w:val="009C5A4B"/>
    <w:rsid w:val="009C5D11"/>
    <w:rsid w:val="009C5D3E"/>
    <w:rsid w:val="009C691F"/>
    <w:rsid w:val="009C7259"/>
    <w:rsid w:val="009C7794"/>
    <w:rsid w:val="009D0C2A"/>
    <w:rsid w:val="009D1789"/>
    <w:rsid w:val="009D22C5"/>
    <w:rsid w:val="009D2425"/>
    <w:rsid w:val="009D36E0"/>
    <w:rsid w:val="009D5771"/>
    <w:rsid w:val="009D59A5"/>
    <w:rsid w:val="009D632F"/>
    <w:rsid w:val="009D6B5D"/>
    <w:rsid w:val="009E0684"/>
    <w:rsid w:val="009E074B"/>
    <w:rsid w:val="009E0A9E"/>
    <w:rsid w:val="009E0BAA"/>
    <w:rsid w:val="009E0BED"/>
    <w:rsid w:val="009E0E82"/>
    <w:rsid w:val="009E0ECC"/>
    <w:rsid w:val="009E156F"/>
    <w:rsid w:val="009E17C9"/>
    <w:rsid w:val="009E1C59"/>
    <w:rsid w:val="009E22E8"/>
    <w:rsid w:val="009E2709"/>
    <w:rsid w:val="009E2879"/>
    <w:rsid w:val="009E2AB1"/>
    <w:rsid w:val="009E326C"/>
    <w:rsid w:val="009E41D0"/>
    <w:rsid w:val="009E43D5"/>
    <w:rsid w:val="009E4522"/>
    <w:rsid w:val="009E4B63"/>
    <w:rsid w:val="009E4E60"/>
    <w:rsid w:val="009E5121"/>
    <w:rsid w:val="009E65C7"/>
    <w:rsid w:val="009E6E1E"/>
    <w:rsid w:val="009E70EC"/>
    <w:rsid w:val="009E7A73"/>
    <w:rsid w:val="009E7BEE"/>
    <w:rsid w:val="009E7C07"/>
    <w:rsid w:val="009E7C0B"/>
    <w:rsid w:val="009F0BEA"/>
    <w:rsid w:val="009F1059"/>
    <w:rsid w:val="009F15D1"/>
    <w:rsid w:val="009F1CE7"/>
    <w:rsid w:val="009F2AB6"/>
    <w:rsid w:val="009F50DE"/>
    <w:rsid w:val="009F5427"/>
    <w:rsid w:val="009F59AB"/>
    <w:rsid w:val="009F5B24"/>
    <w:rsid w:val="009F5D09"/>
    <w:rsid w:val="009F5ECA"/>
    <w:rsid w:val="009F6DA8"/>
    <w:rsid w:val="009F76C2"/>
    <w:rsid w:val="009F7746"/>
    <w:rsid w:val="00A001AD"/>
    <w:rsid w:val="00A008EA"/>
    <w:rsid w:val="00A00DAD"/>
    <w:rsid w:val="00A01F1A"/>
    <w:rsid w:val="00A01F90"/>
    <w:rsid w:val="00A0203F"/>
    <w:rsid w:val="00A0231F"/>
    <w:rsid w:val="00A03081"/>
    <w:rsid w:val="00A0392B"/>
    <w:rsid w:val="00A039E7"/>
    <w:rsid w:val="00A04782"/>
    <w:rsid w:val="00A0490F"/>
    <w:rsid w:val="00A04AF0"/>
    <w:rsid w:val="00A04F47"/>
    <w:rsid w:val="00A05046"/>
    <w:rsid w:val="00A05F95"/>
    <w:rsid w:val="00A05FDF"/>
    <w:rsid w:val="00A065B7"/>
    <w:rsid w:val="00A07378"/>
    <w:rsid w:val="00A07D43"/>
    <w:rsid w:val="00A07FF0"/>
    <w:rsid w:val="00A10A36"/>
    <w:rsid w:val="00A1101C"/>
    <w:rsid w:val="00A11939"/>
    <w:rsid w:val="00A1197C"/>
    <w:rsid w:val="00A11A12"/>
    <w:rsid w:val="00A12AB3"/>
    <w:rsid w:val="00A134AB"/>
    <w:rsid w:val="00A13BE5"/>
    <w:rsid w:val="00A14242"/>
    <w:rsid w:val="00A1443B"/>
    <w:rsid w:val="00A150DC"/>
    <w:rsid w:val="00A15CB5"/>
    <w:rsid w:val="00A16432"/>
    <w:rsid w:val="00A175D2"/>
    <w:rsid w:val="00A228C2"/>
    <w:rsid w:val="00A22978"/>
    <w:rsid w:val="00A22AAB"/>
    <w:rsid w:val="00A22C9A"/>
    <w:rsid w:val="00A22F38"/>
    <w:rsid w:val="00A23780"/>
    <w:rsid w:val="00A23A80"/>
    <w:rsid w:val="00A23F02"/>
    <w:rsid w:val="00A24018"/>
    <w:rsid w:val="00A240C1"/>
    <w:rsid w:val="00A249BB"/>
    <w:rsid w:val="00A24D61"/>
    <w:rsid w:val="00A25445"/>
    <w:rsid w:val="00A25A19"/>
    <w:rsid w:val="00A25D19"/>
    <w:rsid w:val="00A265D5"/>
    <w:rsid w:val="00A26705"/>
    <w:rsid w:val="00A27979"/>
    <w:rsid w:val="00A30265"/>
    <w:rsid w:val="00A30696"/>
    <w:rsid w:val="00A30F8F"/>
    <w:rsid w:val="00A31103"/>
    <w:rsid w:val="00A32808"/>
    <w:rsid w:val="00A32887"/>
    <w:rsid w:val="00A32B9B"/>
    <w:rsid w:val="00A32BDA"/>
    <w:rsid w:val="00A32CFD"/>
    <w:rsid w:val="00A3367E"/>
    <w:rsid w:val="00A3373A"/>
    <w:rsid w:val="00A34448"/>
    <w:rsid w:val="00A345D2"/>
    <w:rsid w:val="00A34638"/>
    <w:rsid w:val="00A3498A"/>
    <w:rsid w:val="00A3604B"/>
    <w:rsid w:val="00A36296"/>
    <w:rsid w:val="00A362AC"/>
    <w:rsid w:val="00A37195"/>
    <w:rsid w:val="00A40732"/>
    <w:rsid w:val="00A4074D"/>
    <w:rsid w:val="00A41A24"/>
    <w:rsid w:val="00A41D23"/>
    <w:rsid w:val="00A41EAD"/>
    <w:rsid w:val="00A41EDB"/>
    <w:rsid w:val="00A42707"/>
    <w:rsid w:val="00A427E7"/>
    <w:rsid w:val="00A42F1A"/>
    <w:rsid w:val="00A4335F"/>
    <w:rsid w:val="00A433DE"/>
    <w:rsid w:val="00A43FB7"/>
    <w:rsid w:val="00A4434A"/>
    <w:rsid w:val="00A445B5"/>
    <w:rsid w:val="00A44736"/>
    <w:rsid w:val="00A45285"/>
    <w:rsid w:val="00A45749"/>
    <w:rsid w:val="00A460FD"/>
    <w:rsid w:val="00A47037"/>
    <w:rsid w:val="00A4751E"/>
    <w:rsid w:val="00A477CA"/>
    <w:rsid w:val="00A47983"/>
    <w:rsid w:val="00A47BC8"/>
    <w:rsid w:val="00A47CF4"/>
    <w:rsid w:val="00A47DB2"/>
    <w:rsid w:val="00A47E45"/>
    <w:rsid w:val="00A5003F"/>
    <w:rsid w:val="00A5157A"/>
    <w:rsid w:val="00A517B8"/>
    <w:rsid w:val="00A518A9"/>
    <w:rsid w:val="00A5306F"/>
    <w:rsid w:val="00A547E5"/>
    <w:rsid w:val="00A54D57"/>
    <w:rsid w:val="00A54DE9"/>
    <w:rsid w:val="00A55421"/>
    <w:rsid w:val="00A555AE"/>
    <w:rsid w:val="00A555AF"/>
    <w:rsid w:val="00A556EC"/>
    <w:rsid w:val="00A558C2"/>
    <w:rsid w:val="00A55BAE"/>
    <w:rsid w:val="00A55ED3"/>
    <w:rsid w:val="00A56BFE"/>
    <w:rsid w:val="00A57AE2"/>
    <w:rsid w:val="00A60C7E"/>
    <w:rsid w:val="00A60E4C"/>
    <w:rsid w:val="00A6124A"/>
    <w:rsid w:val="00A61FEE"/>
    <w:rsid w:val="00A62DC9"/>
    <w:rsid w:val="00A62F17"/>
    <w:rsid w:val="00A63A3A"/>
    <w:rsid w:val="00A6449D"/>
    <w:rsid w:val="00A64620"/>
    <w:rsid w:val="00A6471D"/>
    <w:rsid w:val="00A6512E"/>
    <w:rsid w:val="00A655B6"/>
    <w:rsid w:val="00A66697"/>
    <w:rsid w:val="00A66920"/>
    <w:rsid w:val="00A66F7B"/>
    <w:rsid w:val="00A67818"/>
    <w:rsid w:val="00A67A0E"/>
    <w:rsid w:val="00A700DC"/>
    <w:rsid w:val="00A709CF"/>
    <w:rsid w:val="00A70BDC"/>
    <w:rsid w:val="00A7142B"/>
    <w:rsid w:val="00A7291E"/>
    <w:rsid w:val="00A72A82"/>
    <w:rsid w:val="00A73222"/>
    <w:rsid w:val="00A739F8"/>
    <w:rsid w:val="00A74883"/>
    <w:rsid w:val="00A74DFE"/>
    <w:rsid w:val="00A75080"/>
    <w:rsid w:val="00A751C0"/>
    <w:rsid w:val="00A758CC"/>
    <w:rsid w:val="00A75DA7"/>
    <w:rsid w:val="00A75F59"/>
    <w:rsid w:val="00A7637B"/>
    <w:rsid w:val="00A769BE"/>
    <w:rsid w:val="00A76B22"/>
    <w:rsid w:val="00A76BA1"/>
    <w:rsid w:val="00A76F9F"/>
    <w:rsid w:val="00A774FD"/>
    <w:rsid w:val="00A77522"/>
    <w:rsid w:val="00A776D0"/>
    <w:rsid w:val="00A77837"/>
    <w:rsid w:val="00A779D2"/>
    <w:rsid w:val="00A77EC4"/>
    <w:rsid w:val="00A806BC"/>
    <w:rsid w:val="00A80A55"/>
    <w:rsid w:val="00A81149"/>
    <w:rsid w:val="00A8139C"/>
    <w:rsid w:val="00A81F91"/>
    <w:rsid w:val="00A823A0"/>
    <w:rsid w:val="00A82C76"/>
    <w:rsid w:val="00A846C1"/>
    <w:rsid w:val="00A8497A"/>
    <w:rsid w:val="00A85397"/>
    <w:rsid w:val="00A858B4"/>
    <w:rsid w:val="00A85D1C"/>
    <w:rsid w:val="00A90E02"/>
    <w:rsid w:val="00A90FE8"/>
    <w:rsid w:val="00A9205F"/>
    <w:rsid w:val="00A92622"/>
    <w:rsid w:val="00A92FF4"/>
    <w:rsid w:val="00A93418"/>
    <w:rsid w:val="00A93861"/>
    <w:rsid w:val="00A941B2"/>
    <w:rsid w:val="00A94668"/>
    <w:rsid w:val="00A94B5C"/>
    <w:rsid w:val="00A94F4A"/>
    <w:rsid w:val="00A95E5E"/>
    <w:rsid w:val="00A96453"/>
    <w:rsid w:val="00A97635"/>
    <w:rsid w:val="00A977AB"/>
    <w:rsid w:val="00AA0D25"/>
    <w:rsid w:val="00AA1063"/>
    <w:rsid w:val="00AA17C0"/>
    <w:rsid w:val="00AA17FA"/>
    <w:rsid w:val="00AA22FC"/>
    <w:rsid w:val="00AA2588"/>
    <w:rsid w:val="00AA2D7C"/>
    <w:rsid w:val="00AA30FC"/>
    <w:rsid w:val="00AA3E51"/>
    <w:rsid w:val="00AA40F7"/>
    <w:rsid w:val="00AA4668"/>
    <w:rsid w:val="00AA5C2D"/>
    <w:rsid w:val="00AA6EBC"/>
    <w:rsid w:val="00AA7204"/>
    <w:rsid w:val="00AA7604"/>
    <w:rsid w:val="00AA7C36"/>
    <w:rsid w:val="00AB218A"/>
    <w:rsid w:val="00AB2221"/>
    <w:rsid w:val="00AB2628"/>
    <w:rsid w:val="00AB2DF7"/>
    <w:rsid w:val="00AB3253"/>
    <w:rsid w:val="00AB3C1A"/>
    <w:rsid w:val="00AB3CF5"/>
    <w:rsid w:val="00AB3FB6"/>
    <w:rsid w:val="00AB42C4"/>
    <w:rsid w:val="00AB460F"/>
    <w:rsid w:val="00AB4FEA"/>
    <w:rsid w:val="00AB65FD"/>
    <w:rsid w:val="00AB6660"/>
    <w:rsid w:val="00AB6B03"/>
    <w:rsid w:val="00AB6BE0"/>
    <w:rsid w:val="00AB6F67"/>
    <w:rsid w:val="00AB722B"/>
    <w:rsid w:val="00AB73C4"/>
    <w:rsid w:val="00AB7429"/>
    <w:rsid w:val="00AB7666"/>
    <w:rsid w:val="00AB7BDB"/>
    <w:rsid w:val="00AB7CD0"/>
    <w:rsid w:val="00AB7CD6"/>
    <w:rsid w:val="00AB7DCB"/>
    <w:rsid w:val="00AB7EEA"/>
    <w:rsid w:val="00AC02BC"/>
    <w:rsid w:val="00AC047B"/>
    <w:rsid w:val="00AC065E"/>
    <w:rsid w:val="00AC0919"/>
    <w:rsid w:val="00AC1195"/>
    <w:rsid w:val="00AC18F8"/>
    <w:rsid w:val="00AC1A04"/>
    <w:rsid w:val="00AC2283"/>
    <w:rsid w:val="00AC2698"/>
    <w:rsid w:val="00AC26AB"/>
    <w:rsid w:val="00AC31AA"/>
    <w:rsid w:val="00AC32E0"/>
    <w:rsid w:val="00AC33A4"/>
    <w:rsid w:val="00AC39BF"/>
    <w:rsid w:val="00AC3FFA"/>
    <w:rsid w:val="00AC4D81"/>
    <w:rsid w:val="00AC51FE"/>
    <w:rsid w:val="00AC621D"/>
    <w:rsid w:val="00AC65F7"/>
    <w:rsid w:val="00AC6BD8"/>
    <w:rsid w:val="00AC6CF2"/>
    <w:rsid w:val="00AC6ECB"/>
    <w:rsid w:val="00AC7E04"/>
    <w:rsid w:val="00AC7FBC"/>
    <w:rsid w:val="00AD0219"/>
    <w:rsid w:val="00AD0280"/>
    <w:rsid w:val="00AD02C9"/>
    <w:rsid w:val="00AD19C8"/>
    <w:rsid w:val="00AD1CB4"/>
    <w:rsid w:val="00AD1D94"/>
    <w:rsid w:val="00AD244B"/>
    <w:rsid w:val="00AD29DC"/>
    <w:rsid w:val="00AD2A7B"/>
    <w:rsid w:val="00AD2B97"/>
    <w:rsid w:val="00AD2F51"/>
    <w:rsid w:val="00AD3DEA"/>
    <w:rsid w:val="00AD42CC"/>
    <w:rsid w:val="00AD4849"/>
    <w:rsid w:val="00AD507E"/>
    <w:rsid w:val="00AD58F5"/>
    <w:rsid w:val="00AD5C51"/>
    <w:rsid w:val="00AD6136"/>
    <w:rsid w:val="00AD69F1"/>
    <w:rsid w:val="00AD7191"/>
    <w:rsid w:val="00AE12E9"/>
    <w:rsid w:val="00AE16A3"/>
    <w:rsid w:val="00AE1774"/>
    <w:rsid w:val="00AE1E62"/>
    <w:rsid w:val="00AE2237"/>
    <w:rsid w:val="00AE2566"/>
    <w:rsid w:val="00AE29E8"/>
    <w:rsid w:val="00AE362E"/>
    <w:rsid w:val="00AE3CBC"/>
    <w:rsid w:val="00AE4042"/>
    <w:rsid w:val="00AE493F"/>
    <w:rsid w:val="00AE5D30"/>
    <w:rsid w:val="00AE5F1C"/>
    <w:rsid w:val="00AE68A2"/>
    <w:rsid w:val="00AE760D"/>
    <w:rsid w:val="00AE772A"/>
    <w:rsid w:val="00AE79A9"/>
    <w:rsid w:val="00AF0466"/>
    <w:rsid w:val="00AF0D17"/>
    <w:rsid w:val="00AF0F84"/>
    <w:rsid w:val="00AF106E"/>
    <w:rsid w:val="00AF139F"/>
    <w:rsid w:val="00AF2828"/>
    <w:rsid w:val="00AF2AC2"/>
    <w:rsid w:val="00AF2C68"/>
    <w:rsid w:val="00AF2EE3"/>
    <w:rsid w:val="00AF3C29"/>
    <w:rsid w:val="00AF3E1B"/>
    <w:rsid w:val="00AF4020"/>
    <w:rsid w:val="00AF5ABD"/>
    <w:rsid w:val="00AF601B"/>
    <w:rsid w:val="00AF69A4"/>
    <w:rsid w:val="00AF6DBE"/>
    <w:rsid w:val="00B00710"/>
    <w:rsid w:val="00B010B7"/>
    <w:rsid w:val="00B01275"/>
    <w:rsid w:val="00B014D6"/>
    <w:rsid w:val="00B01552"/>
    <w:rsid w:val="00B015A2"/>
    <w:rsid w:val="00B01E4E"/>
    <w:rsid w:val="00B024A4"/>
    <w:rsid w:val="00B02783"/>
    <w:rsid w:val="00B0293E"/>
    <w:rsid w:val="00B02B6D"/>
    <w:rsid w:val="00B02CE3"/>
    <w:rsid w:val="00B03BBF"/>
    <w:rsid w:val="00B04E20"/>
    <w:rsid w:val="00B04E3D"/>
    <w:rsid w:val="00B04F77"/>
    <w:rsid w:val="00B05384"/>
    <w:rsid w:val="00B05B86"/>
    <w:rsid w:val="00B069B4"/>
    <w:rsid w:val="00B06F7C"/>
    <w:rsid w:val="00B072CA"/>
    <w:rsid w:val="00B078D5"/>
    <w:rsid w:val="00B07B7D"/>
    <w:rsid w:val="00B108AC"/>
    <w:rsid w:val="00B10A8C"/>
    <w:rsid w:val="00B11790"/>
    <w:rsid w:val="00B121A9"/>
    <w:rsid w:val="00B142AA"/>
    <w:rsid w:val="00B14301"/>
    <w:rsid w:val="00B1443B"/>
    <w:rsid w:val="00B14EB5"/>
    <w:rsid w:val="00B15425"/>
    <w:rsid w:val="00B15D23"/>
    <w:rsid w:val="00B168F5"/>
    <w:rsid w:val="00B16E44"/>
    <w:rsid w:val="00B16FA8"/>
    <w:rsid w:val="00B20288"/>
    <w:rsid w:val="00B21198"/>
    <w:rsid w:val="00B21351"/>
    <w:rsid w:val="00B21779"/>
    <w:rsid w:val="00B225EF"/>
    <w:rsid w:val="00B226F7"/>
    <w:rsid w:val="00B2292F"/>
    <w:rsid w:val="00B22DC8"/>
    <w:rsid w:val="00B230C1"/>
    <w:rsid w:val="00B2328D"/>
    <w:rsid w:val="00B23EA6"/>
    <w:rsid w:val="00B24206"/>
    <w:rsid w:val="00B25919"/>
    <w:rsid w:val="00B25C67"/>
    <w:rsid w:val="00B27520"/>
    <w:rsid w:val="00B2778C"/>
    <w:rsid w:val="00B30843"/>
    <w:rsid w:val="00B31F2A"/>
    <w:rsid w:val="00B32879"/>
    <w:rsid w:val="00B3367D"/>
    <w:rsid w:val="00B337C8"/>
    <w:rsid w:val="00B341DF"/>
    <w:rsid w:val="00B34310"/>
    <w:rsid w:val="00B343DF"/>
    <w:rsid w:val="00B34BD8"/>
    <w:rsid w:val="00B34D87"/>
    <w:rsid w:val="00B36040"/>
    <w:rsid w:val="00B364CA"/>
    <w:rsid w:val="00B36F84"/>
    <w:rsid w:val="00B37535"/>
    <w:rsid w:val="00B379A6"/>
    <w:rsid w:val="00B37E6D"/>
    <w:rsid w:val="00B405F9"/>
    <w:rsid w:val="00B4114C"/>
    <w:rsid w:val="00B41D48"/>
    <w:rsid w:val="00B427F5"/>
    <w:rsid w:val="00B42AB3"/>
    <w:rsid w:val="00B44C01"/>
    <w:rsid w:val="00B45327"/>
    <w:rsid w:val="00B4616F"/>
    <w:rsid w:val="00B47292"/>
    <w:rsid w:val="00B47E30"/>
    <w:rsid w:val="00B5032A"/>
    <w:rsid w:val="00B510EA"/>
    <w:rsid w:val="00B5117E"/>
    <w:rsid w:val="00B530A9"/>
    <w:rsid w:val="00B53D31"/>
    <w:rsid w:val="00B540B4"/>
    <w:rsid w:val="00B54CF5"/>
    <w:rsid w:val="00B551BF"/>
    <w:rsid w:val="00B55854"/>
    <w:rsid w:val="00B57470"/>
    <w:rsid w:val="00B575B5"/>
    <w:rsid w:val="00B57C25"/>
    <w:rsid w:val="00B57F2F"/>
    <w:rsid w:val="00B57FE8"/>
    <w:rsid w:val="00B602F1"/>
    <w:rsid w:val="00B60B16"/>
    <w:rsid w:val="00B60DF1"/>
    <w:rsid w:val="00B61387"/>
    <w:rsid w:val="00B61574"/>
    <w:rsid w:val="00B62CE2"/>
    <w:rsid w:val="00B62F62"/>
    <w:rsid w:val="00B6345E"/>
    <w:rsid w:val="00B6362A"/>
    <w:rsid w:val="00B637F8"/>
    <w:rsid w:val="00B63BEC"/>
    <w:rsid w:val="00B6421C"/>
    <w:rsid w:val="00B65C67"/>
    <w:rsid w:val="00B66409"/>
    <w:rsid w:val="00B664E9"/>
    <w:rsid w:val="00B66BFC"/>
    <w:rsid w:val="00B66EE8"/>
    <w:rsid w:val="00B66F90"/>
    <w:rsid w:val="00B706A6"/>
    <w:rsid w:val="00B70BFF"/>
    <w:rsid w:val="00B70FE5"/>
    <w:rsid w:val="00B7116A"/>
    <w:rsid w:val="00B719DB"/>
    <w:rsid w:val="00B71E9D"/>
    <w:rsid w:val="00B71F3C"/>
    <w:rsid w:val="00B72D02"/>
    <w:rsid w:val="00B72F3A"/>
    <w:rsid w:val="00B73D35"/>
    <w:rsid w:val="00B74B49"/>
    <w:rsid w:val="00B74EA2"/>
    <w:rsid w:val="00B7595E"/>
    <w:rsid w:val="00B76938"/>
    <w:rsid w:val="00B76FFC"/>
    <w:rsid w:val="00B7752E"/>
    <w:rsid w:val="00B77862"/>
    <w:rsid w:val="00B809E0"/>
    <w:rsid w:val="00B8103F"/>
    <w:rsid w:val="00B81103"/>
    <w:rsid w:val="00B81144"/>
    <w:rsid w:val="00B8236C"/>
    <w:rsid w:val="00B82DE8"/>
    <w:rsid w:val="00B83EFA"/>
    <w:rsid w:val="00B845A6"/>
    <w:rsid w:val="00B84A4B"/>
    <w:rsid w:val="00B85193"/>
    <w:rsid w:val="00B86774"/>
    <w:rsid w:val="00B86BBF"/>
    <w:rsid w:val="00B877B5"/>
    <w:rsid w:val="00B87976"/>
    <w:rsid w:val="00B90404"/>
    <w:rsid w:val="00B91040"/>
    <w:rsid w:val="00B91D59"/>
    <w:rsid w:val="00B92B12"/>
    <w:rsid w:val="00B9336C"/>
    <w:rsid w:val="00B9381E"/>
    <w:rsid w:val="00B93EB6"/>
    <w:rsid w:val="00B945C1"/>
    <w:rsid w:val="00B9508F"/>
    <w:rsid w:val="00B96264"/>
    <w:rsid w:val="00B96339"/>
    <w:rsid w:val="00B9685F"/>
    <w:rsid w:val="00B96D43"/>
    <w:rsid w:val="00B97E0B"/>
    <w:rsid w:val="00BA0402"/>
    <w:rsid w:val="00BA05A0"/>
    <w:rsid w:val="00BA1B94"/>
    <w:rsid w:val="00BA1DF6"/>
    <w:rsid w:val="00BA2949"/>
    <w:rsid w:val="00BA29CD"/>
    <w:rsid w:val="00BA2AF7"/>
    <w:rsid w:val="00BA303F"/>
    <w:rsid w:val="00BA311D"/>
    <w:rsid w:val="00BA3190"/>
    <w:rsid w:val="00BA3526"/>
    <w:rsid w:val="00BA3989"/>
    <w:rsid w:val="00BA4886"/>
    <w:rsid w:val="00BA4C2C"/>
    <w:rsid w:val="00BA4CC6"/>
    <w:rsid w:val="00BA569D"/>
    <w:rsid w:val="00BA576E"/>
    <w:rsid w:val="00BA5A34"/>
    <w:rsid w:val="00BA5D5F"/>
    <w:rsid w:val="00BA6043"/>
    <w:rsid w:val="00BA671E"/>
    <w:rsid w:val="00BA6841"/>
    <w:rsid w:val="00BA6E38"/>
    <w:rsid w:val="00BA6F22"/>
    <w:rsid w:val="00BA6FF1"/>
    <w:rsid w:val="00BA7547"/>
    <w:rsid w:val="00BA78A8"/>
    <w:rsid w:val="00BA7DAA"/>
    <w:rsid w:val="00BA7F29"/>
    <w:rsid w:val="00BB06F5"/>
    <w:rsid w:val="00BB0907"/>
    <w:rsid w:val="00BB0938"/>
    <w:rsid w:val="00BB0A08"/>
    <w:rsid w:val="00BB0E29"/>
    <w:rsid w:val="00BB0E50"/>
    <w:rsid w:val="00BB140C"/>
    <w:rsid w:val="00BB2B10"/>
    <w:rsid w:val="00BB2C6C"/>
    <w:rsid w:val="00BB3251"/>
    <w:rsid w:val="00BB4678"/>
    <w:rsid w:val="00BB575C"/>
    <w:rsid w:val="00BB5C09"/>
    <w:rsid w:val="00BB5DD0"/>
    <w:rsid w:val="00BB6DF7"/>
    <w:rsid w:val="00BB6EF3"/>
    <w:rsid w:val="00BB70A5"/>
    <w:rsid w:val="00BB7AC4"/>
    <w:rsid w:val="00BC0754"/>
    <w:rsid w:val="00BC20D8"/>
    <w:rsid w:val="00BC2623"/>
    <w:rsid w:val="00BC2FF3"/>
    <w:rsid w:val="00BC3391"/>
    <w:rsid w:val="00BC38C4"/>
    <w:rsid w:val="00BC3D0E"/>
    <w:rsid w:val="00BC4B3C"/>
    <w:rsid w:val="00BC50F7"/>
    <w:rsid w:val="00BC68A4"/>
    <w:rsid w:val="00BC6CC3"/>
    <w:rsid w:val="00BC6E33"/>
    <w:rsid w:val="00BC7502"/>
    <w:rsid w:val="00BC7B6B"/>
    <w:rsid w:val="00BC7C91"/>
    <w:rsid w:val="00BD09A5"/>
    <w:rsid w:val="00BD1059"/>
    <w:rsid w:val="00BD1296"/>
    <w:rsid w:val="00BD231B"/>
    <w:rsid w:val="00BD28A4"/>
    <w:rsid w:val="00BD2DAF"/>
    <w:rsid w:val="00BD2DC9"/>
    <w:rsid w:val="00BD2E02"/>
    <w:rsid w:val="00BD3230"/>
    <w:rsid w:val="00BD3339"/>
    <w:rsid w:val="00BD38BE"/>
    <w:rsid w:val="00BD3C70"/>
    <w:rsid w:val="00BD48E2"/>
    <w:rsid w:val="00BD493F"/>
    <w:rsid w:val="00BD497A"/>
    <w:rsid w:val="00BD4B5A"/>
    <w:rsid w:val="00BD5133"/>
    <w:rsid w:val="00BD53DB"/>
    <w:rsid w:val="00BD5C2E"/>
    <w:rsid w:val="00BD5E0F"/>
    <w:rsid w:val="00BD6A36"/>
    <w:rsid w:val="00BD6AB6"/>
    <w:rsid w:val="00BD72B3"/>
    <w:rsid w:val="00BE0FCA"/>
    <w:rsid w:val="00BE18FF"/>
    <w:rsid w:val="00BE20BC"/>
    <w:rsid w:val="00BE2323"/>
    <w:rsid w:val="00BE2417"/>
    <w:rsid w:val="00BE29C5"/>
    <w:rsid w:val="00BE3912"/>
    <w:rsid w:val="00BE3B66"/>
    <w:rsid w:val="00BE4115"/>
    <w:rsid w:val="00BE4352"/>
    <w:rsid w:val="00BE4354"/>
    <w:rsid w:val="00BE47BA"/>
    <w:rsid w:val="00BE5F56"/>
    <w:rsid w:val="00BE714C"/>
    <w:rsid w:val="00BE7483"/>
    <w:rsid w:val="00BE758A"/>
    <w:rsid w:val="00BF0671"/>
    <w:rsid w:val="00BF07B9"/>
    <w:rsid w:val="00BF0A66"/>
    <w:rsid w:val="00BF0BE4"/>
    <w:rsid w:val="00BF0EA5"/>
    <w:rsid w:val="00BF1237"/>
    <w:rsid w:val="00BF1640"/>
    <w:rsid w:val="00BF20A0"/>
    <w:rsid w:val="00BF251B"/>
    <w:rsid w:val="00BF3547"/>
    <w:rsid w:val="00BF41EB"/>
    <w:rsid w:val="00BF425B"/>
    <w:rsid w:val="00BF5121"/>
    <w:rsid w:val="00BF5402"/>
    <w:rsid w:val="00BF5D34"/>
    <w:rsid w:val="00BF6D12"/>
    <w:rsid w:val="00BF6D13"/>
    <w:rsid w:val="00BF786F"/>
    <w:rsid w:val="00BF7874"/>
    <w:rsid w:val="00BF7913"/>
    <w:rsid w:val="00C00366"/>
    <w:rsid w:val="00C005C4"/>
    <w:rsid w:val="00C00890"/>
    <w:rsid w:val="00C01447"/>
    <w:rsid w:val="00C01D51"/>
    <w:rsid w:val="00C01E76"/>
    <w:rsid w:val="00C020A7"/>
    <w:rsid w:val="00C02F66"/>
    <w:rsid w:val="00C033B9"/>
    <w:rsid w:val="00C0365E"/>
    <w:rsid w:val="00C04F9D"/>
    <w:rsid w:val="00C065A3"/>
    <w:rsid w:val="00C07562"/>
    <w:rsid w:val="00C07D6F"/>
    <w:rsid w:val="00C10841"/>
    <w:rsid w:val="00C10B33"/>
    <w:rsid w:val="00C10CA4"/>
    <w:rsid w:val="00C10DA9"/>
    <w:rsid w:val="00C1108B"/>
    <w:rsid w:val="00C110B4"/>
    <w:rsid w:val="00C118BA"/>
    <w:rsid w:val="00C11C2D"/>
    <w:rsid w:val="00C1261D"/>
    <w:rsid w:val="00C12BE5"/>
    <w:rsid w:val="00C13365"/>
    <w:rsid w:val="00C133CB"/>
    <w:rsid w:val="00C133FC"/>
    <w:rsid w:val="00C13E2F"/>
    <w:rsid w:val="00C13F5C"/>
    <w:rsid w:val="00C143E6"/>
    <w:rsid w:val="00C1481A"/>
    <w:rsid w:val="00C14FEA"/>
    <w:rsid w:val="00C16085"/>
    <w:rsid w:val="00C16314"/>
    <w:rsid w:val="00C16E9D"/>
    <w:rsid w:val="00C171F8"/>
    <w:rsid w:val="00C17329"/>
    <w:rsid w:val="00C2098C"/>
    <w:rsid w:val="00C21B65"/>
    <w:rsid w:val="00C21D32"/>
    <w:rsid w:val="00C21EDC"/>
    <w:rsid w:val="00C22076"/>
    <w:rsid w:val="00C2219D"/>
    <w:rsid w:val="00C226AF"/>
    <w:rsid w:val="00C22851"/>
    <w:rsid w:val="00C22F1A"/>
    <w:rsid w:val="00C2370F"/>
    <w:rsid w:val="00C23ADD"/>
    <w:rsid w:val="00C2452C"/>
    <w:rsid w:val="00C246C3"/>
    <w:rsid w:val="00C24981"/>
    <w:rsid w:val="00C256CD"/>
    <w:rsid w:val="00C25FE4"/>
    <w:rsid w:val="00C2630A"/>
    <w:rsid w:val="00C26B37"/>
    <w:rsid w:val="00C26D73"/>
    <w:rsid w:val="00C279D6"/>
    <w:rsid w:val="00C27B34"/>
    <w:rsid w:val="00C27D66"/>
    <w:rsid w:val="00C3067D"/>
    <w:rsid w:val="00C306DB"/>
    <w:rsid w:val="00C306F1"/>
    <w:rsid w:val="00C3075C"/>
    <w:rsid w:val="00C3283D"/>
    <w:rsid w:val="00C32B2F"/>
    <w:rsid w:val="00C3440A"/>
    <w:rsid w:val="00C34837"/>
    <w:rsid w:val="00C349B2"/>
    <w:rsid w:val="00C34E21"/>
    <w:rsid w:val="00C351EC"/>
    <w:rsid w:val="00C35785"/>
    <w:rsid w:val="00C373E8"/>
    <w:rsid w:val="00C37877"/>
    <w:rsid w:val="00C378BC"/>
    <w:rsid w:val="00C379DC"/>
    <w:rsid w:val="00C37AE3"/>
    <w:rsid w:val="00C37FB5"/>
    <w:rsid w:val="00C40412"/>
    <w:rsid w:val="00C405AF"/>
    <w:rsid w:val="00C40A5A"/>
    <w:rsid w:val="00C40AF5"/>
    <w:rsid w:val="00C40ED2"/>
    <w:rsid w:val="00C41038"/>
    <w:rsid w:val="00C41BCD"/>
    <w:rsid w:val="00C4225E"/>
    <w:rsid w:val="00C43AE7"/>
    <w:rsid w:val="00C43E44"/>
    <w:rsid w:val="00C45738"/>
    <w:rsid w:val="00C4681A"/>
    <w:rsid w:val="00C46BC8"/>
    <w:rsid w:val="00C47A8A"/>
    <w:rsid w:val="00C504B3"/>
    <w:rsid w:val="00C50C1D"/>
    <w:rsid w:val="00C50DB1"/>
    <w:rsid w:val="00C51533"/>
    <w:rsid w:val="00C515AD"/>
    <w:rsid w:val="00C51F73"/>
    <w:rsid w:val="00C523A8"/>
    <w:rsid w:val="00C523FE"/>
    <w:rsid w:val="00C52687"/>
    <w:rsid w:val="00C52BB7"/>
    <w:rsid w:val="00C53F6C"/>
    <w:rsid w:val="00C5438D"/>
    <w:rsid w:val="00C557E8"/>
    <w:rsid w:val="00C557E9"/>
    <w:rsid w:val="00C561D9"/>
    <w:rsid w:val="00C569D2"/>
    <w:rsid w:val="00C56AB5"/>
    <w:rsid w:val="00C572E2"/>
    <w:rsid w:val="00C57F54"/>
    <w:rsid w:val="00C57FC8"/>
    <w:rsid w:val="00C6044B"/>
    <w:rsid w:val="00C604E5"/>
    <w:rsid w:val="00C607B0"/>
    <w:rsid w:val="00C60F30"/>
    <w:rsid w:val="00C60FAD"/>
    <w:rsid w:val="00C61E13"/>
    <w:rsid w:val="00C6211D"/>
    <w:rsid w:val="00C6218B"/>
    <w:rsid w:val="00C62266"/>
    <w:rsid w:val="00C62668"/>
    <w:rsid w:val="00C62ED9"/>
    <w:rsid w:val="00C63277"/>
    <w:rsid w:val="00C634B0"/>
    <w:rsid w:val="00C6373C"/>
    <w:rsid w:val="00C63992"/>
    <w:rsid w:val="00C63C17"/>
    <w:rsid w:val="00C646AC"/>
    <w:rsid w:val="00C64A61"/>
    <w:rsid w:val="00C64D60"/>
    <w:rsid w:val="00C65A65"/>
    <w:rsid w:val="00C6601C"/>
    <w:rsid w:val="00C661FA"/>
    <w:rsid w:val="00C6665B"/>
    <w:rsid w:val="00C6668A"/>
    <w:rsid w:val="00C66758"/>
    <w:rsid w:val="00C675C1"/>
    <w:rsid w:val="00C7024C"/>
    <w:rsid w:val="00C70594"/>
    <w:rsid w:val="00C71209"/>
    <w:rsid w:val="00C7171A"/>
    <w:rsid w:val="00C71A2E"/>
    <w:rsid w:val="00C71C4F"/>
    <w:rsid w:val="00C73094"/>
    <w:rsid w:val="00C73120"/>
    <w:rsid w:val="00C74526"/>
    <w:rsid w:val="00C74ADE"/>
    <w:rsid w:val="00C75437"/>
    <w:rsid w:val="00C754A4"/>
    <w:rsid w:val="00C76586"/>
    <w:rsid w:val="00C76E95"/>
    <w:rsid w:val="00C8013F"/>
    <w:rsid w:val="00C80AA7"/>
    <w:rsid w:val="00C8139D"/>
    <w:rsid w:val="00C818DE"/>
    <w:rsid w:val="00C81D2A"/>
    <w:rsid w:val="00C81E52"/>
    <w:rsid w:val="00C81E77"/>
    <w:rsid w:val="00C81EE6"/>
    <w:rsid w:val="00C82DF9"/>
    <w:rsid w:val="00C83221"/>
    <w:rsid w:val="00C839DC"/>
    <w:rsid w:val="00C848DA"/>
    <w:rsid w:val="00C84C89"/>
    <w:rsid w:val="00C85529"/>
    <w:rsid w:val="00C8559A"/>
    <w:rsid w:val="00C865EE"/>
    <w:rsid w:val="00C86A44"/>
    <w:rsid w:val="00C86CB0"/>
    <w:rsid w:val="00C870A6"/>
    <w:rsid w:val="00C87EC8"/>
    <w:rsid w:val="00C87FC2"/>
    <w:rsid w:val="00C9024A"/>
    <w:rsid w:val="00C907E4"/>
    <w:rsid w:val="00C92472"/>
    <w:rsid w:val="00C928C2"/>
    <w:rsid w:val="00C92E9F"/>
    <w:rsid w:val="00C92EC9"/>
    <w:rsid w:val="00C931DA"/>
    <w:rsid w:val="00C9341F"/>
    <w:rsid w:val="00C939C7"/>
    <w:rsid w:val="00C939FE"/>
    <w:rsid w:val="00C93DAD"/>
    <w:rsid w:val="00C9437A"/>
    <w:rsid w:val="00C94468"/>
    <w:rsid w:val="00C94A33"/>
    <w:rsid w:val="00C952BB"/>
    <w:rsid w:val="00C960EE"/>
    <w:rsid w:val="00C9671D"/>
    <w:rsid w:val="00C968BE"/>
    <w:rsid w:val="00C96B59"/>
    <w:rsid w:val="00C977E1"/>
    <w:rsid w:val="00C97837"/>
    <w:rsid w:val="00CA0C24"/>
    <w:rsid w:val="00CA1963"/>
    <w:rsid w:val="00CA1E4E"/>
    <w:rsid w:val="00CA39F9"/>
    <w:rsid w:val="00CA41B7"/>
    <w:rsid w:val="00CA4465"/>
    <w:rsid w:val="00CA45C7"/>
    <w:rsid w:val="00CA4DC3"/>
    <w:rsid w:val="00CA54A5"/>
    <w:rsid w:val="00CA64DB"/>
    <w:rsid w:val="00CA6E18"/>
    <w:rsid w:val="00CA71CC"/>
    <w:rsid w:val="00CA7474"/>
    <w:rsid w:val="00CA77A2"/>
    <w:rsid w:val="00CB01A5"/>
    <w:rsid w:val="00CB02A1"/>
    <w:rsid w:val="00CB062F"/>
    <w:rsid w:val="00CB0E3E"/>
    <w:rsid w:val="00CB1310"/>
    <w:rsid w:val="00CB1393"/>
    <w:rsid w:val="00CB14CD"/>
    <w:rsid w:val="00CB182B"/>
    <w:rsid w:val="00CB1AE2"/>
    <w:rsid w:val="00CB22BE"/>
    <w:rsid w:val="00CB33D1"/>
    <w:rsid w:val="00CB400A"/>
    <w:rsid w:val="00CB4264"/>
    <w:rsid w:val="00CB472C"/>
    <w:rsid w:val="00CB477F"/>
    <w:rsid w:val="00CB57DA"/>
    <w:rsid w:val="00CB5868"/>
    <w:rsid w:val="00CB59B0"/>
    <w:rsid w:val="00CB5D1C"/>
    <w:rsid w:val="00CB6682"/>
    <w:rsid w:val="00CB6C50"/>
    <w:rsid w:val="00CB70C1"/>
    <w:rsid w:val="00CB71F4"/>
    <w:rsid w:val="00CB76FB"/>
    <w:rsid w:val="00CB7E70"/>
    <w:rsid w:val="00CC0E56"/>
    <w:rsid w:val="00CC153B"/>
    <w:rsid w:val="00CC1685"/>
    <w:rsid w:val="00CC17AB"/>
    <w:rsid w:val="00CC1F3D"/>
    <w:rsid w:val="00CC2704"/>
    <w:rsid w:val="00CC35C3"/>
    <w:rsid w:val="00CC384F"/>
    <w:rsid w:val="00CC3AE0"/>
    <w:rsid w:val="00CC3B40"/>
    <w:rsid w:val="00CC3EE7"/>
    <w:rsid w:val="00CC46B4"/>
    <w:rsid w:val="00CC5A91"/>
    <w:rsid w:val="00CC60A3"/>
    <w:rsid w:val="00CC6EA4"/>
    <w:rsid w:val="00CC6F53"/>
    <w:rsid w:val="00CC7AEC"/>
    <w:rsid w:val="00CD0640"/>
    <w:rsid w:val="00CD1133"/>
    <w:rsid w:val="00CD1BE7"/>
    <w:rsid w:val="00CD1E28"/>
    <w:rsid w:val="00CD38A5"/>
    <w:rsid w:val="00CD3D69"/>
    <w:rsid w:val="00CD4048"/>
    <w:rsid w:val="00CD4445"/>
    <w:rsid w:val="00CD4671"/>
    <w:rsid w:val="00CD4A2B"/>
    <w:rsid w:val="00CD5A69"/>
    <w:rsid w:val="00CD5C42"/>
    <w:rsid w:val="00CD639D"/>
    <w:rsid w:val="00CD7CC1"/>
    <w:rsid w:val="00CD7E9C"/>
    <w:rsid w:val="00CE0168"/>
    <w:rsid w:val="00CE0286"/>
    <w:rsid w:val="00CE06B3"/>
    <w:rsid w:val="00CE0B56"/>
    <w:rsid w:val="00CE17A8"/>
    <w:rsid w:val="00CE22E6"/>
    <w:rsid w:val="00CE2C88"/>
    <w:rsid w:val="00CE2FDB"/>
    <w:rsid w:val="00CE397E"/>
    <w:rsid w:val="00CE3BA8"/>
    <w:rsid w:val="00CE47B3"/>
    <w:rsid w:val="00CE4C63"/>
    <w:rsid w:val="00CE4F75"/>
    <w:rsid w:val="00CE631C"/>
    <w:rsid w:val="00CE66A9"/>
    <w:rsid w:val="00CE76F1"/>
    <w:rsid w:val="00CE7DA2"/>
    <w:rsid w:val="00CF07AF"/>
    <w:rsid w:val="00CF0FBE"/>
    <w:rsid w:val="00CF1275"/>
    <w:rsid w:val="00CF13FE"/>
    <w:rsid w:val="00CF2049"/>
    <w:rsid w:val="00CF2445"/>
    <w:rsid w:val="00CF29B0"/>
    <w:rsid w:val="00CF2BAF"/>
    <w:rsid w:val="00CF3600"/>
    <w:rsid w:val="00CF3DBA"/>
    <w:rsid w:val="00CF4435"/>
    <w:rsid w:val="00CF569F"/>
    <w:rsid w:val="00CF5904"/>
    <w:rsid w:val="00CF5B74"/>
    <w:rsid w:val="00CF6031"/>
    <w:rsid w:val="00CF6586"/>
    <w:rsid w:val="00D00093"/>
    <w:rsid w:val="00D003B8"/>
    <w:rsid w:val="00D00D28"/>
    <w:rsid w:val="00D010F7"/>
    <w:rsid w:val="00D01A0C"/>
    <w:rsid w:val="00D02268"/>
    <w:rsid w:val="00D0258C"/>
    <w:rsid w:val="00D03E87"/>
    <w:rsid w:val="00D03F97"/>
    <w:rsid w:val="00D041E1"/>
    <w:rsid w:val="00D043C7"/>
    <w:rsid w:val="00D04E36"/>
    <w:rsid w:val="00D0574A"/>
    <w:rsid w:val="00D111FE"/>
    <w:rsid w:val="00D1226A"/>
    <w:rsid w:val="00D12B48"/>
    <w:rsid w:val="00D13004"/>
    <w:rsid w:val="00D13491"/>
    <w:rsid w:val="00D13FCE"/>
    <w:rsid w:val="00D1462E"/>
    <w:rsid w:val="00D157D4"/>
    <w:rsid w:val="00D16352"/>
    <w:rsid w:val="00D16D62"/>
    <w:rsid w:val="00D16D63"/>
    <w:rsid w:val="00D17929"/>
    <w:rsid w:val="00D17D7F"/>
    <w:rsid w:val="00D203E5"/>
    <w:rsid w:val="00D20433"/>
    <w:rsid w:val="00D20780"/>
    <w:rsid w:val="00D21E36"/>
    <w:rsid w:val="00D223BB"/>
    <w:rsid w:val="00D23719"/>
    <w:rsid w:val="00D23A83"/>
    <w:rsid w:val="00D2404C"/>
    <w:rsid w:val="00D248FA"/>
    <w:rsid w:val="00D24CA0"/>
    <w:rsid w:val="00D25441"/>
    <w:rsid w:val="00D254FC"/>
    <w:rsid w:val="00D25E5E"/>
    <w:rsid w:val="00D26839"/>
    <w:rsid w:val="00D27D34"/>
    <w:rsid w:val="00D307EE"/>
    <w:rsid w:val="00D30B01"/>
    <w:rsid w:val="00D31457"/>
    <w:rsid w:val="00D323A8"/>
    <w:rsid w:val="00D3290F"/>
    <w:rsid w:val="00D329AF"/>
    <w:rsid w:val="00D33951"/>
    <w:rsid w:val="00D33C71"/>
    <w:rsid w:val="00D347EE"/>
    <w:rsid w:val="00D34B60"/>
    <w:rsid w:val="00D35276"/>
    <w:rsid w:val="00D3580C"/>
    <w:rsid w:val="00D358B7"/>
    <w:rsid w:val="00D35A0E"/>
    <w:rsid w:val="00D36BB2"/>
    <w:rsid w:val="00D3716B"/>
    <w:rsid w:val="00D374DF"/>
    <w:rsid w:val="00D37528"/>
    <w:rsid w:val="00D40B6C"/>
    <w:rsid w:val="00D4181B"/>
    <w:rsid w:val="00D41FD6"/>
    <w:rsid w:val="00D431A7"/>
    <w:rsid w:val="00D4330E"/>
    <w:rsid w:val="00D43414"/>
    <w:rsid w:val="00D43BA2"/>
    <w:rsid w:val="00D43CAE"/>
    <w:rsid w:val="00D441AF"/>
    <w:rsid w:val="00D44DEC"/>
    <w:rsid w:val="00D456DF"/>
    <w:rsid w:val="00D45864"/>
    <w:rsid w:val="00D46A0C"/>
    <w:rsid w:val="00D50F19"/>
    <w:rsid w:val="00D511D3"/>
    <w:rsid w:val="00D5160B"/>
    <w:rsid w:val="00D522FF"/>
    <w:rsid w:val="00D52442"/>
    <w:rsid w:val="00D527ED"/>
    <w:rsid w:val="00D53420"/>
    <w:rsid w:val="00D53CFB"/>
    <w:rsid w:val="00D54134"/>
    <w:rsid w:val="00D54358"/>
    <w:rsid w:val="00D5438B"/>
    <w:rsid w:val="00D55C51"/>
    <w:rsid w:val="00D563C4"/>
    <w:rsid w:val="00D57049"/>
    <w:rsid w:val="00D57A2E"/>
    <w:rsid w:val="00D57F0E"/>
    <w:rsid w:val="00D6090A"/>
    <w:rsid w:val="00D61BAD"/>
    <w:rsid w:val="00D6276B"/>
    <w:rsid w:val="00D62980"/>
    <w:rsid w:val="00D62B49"/>
    <w:rsid w:val="00D6310B"/>
    <w:rsid w:val="00D6338B"/>
    <w:rsid w:val="00D633D8"/>
    <w:rsid w:val="00D63585"/>
    <w:rsid w:val="00D6395D"/>
    <w:rsid w:val="00D639AB"/>
    <w:rsid w:val="00D63E05"/>
    <w:rsid w:val="00D64C7E"/>
    <w:rsid w:val="00D6549F"/>
    <w:rsid w:val="00D657EC"/>
    <w:rsid w:val="00D65929"/>
    <w:rsid w:val="00D65BAD"/>
    <w:rsid w:val="00D65F03"/>
    <w:rsid w:val="00D66B79"/>
    <w:rsid w:val="00D66C05"/>
    <w:rsid w:val="00D67B11"/>
    <w:rsid w:val="00D704C8"/>
    <w:rsid w:val="00D740EF"/>
    <w:rsid w:val="00D74362"/>
    <w:rsid w:val="00D745D1"/>
    <w:rsid w:val="00D74A07"/>
    <w:rsid w:val="00D74B39"/>
    <w:rsid w:val="00D74E3D"/>
    <w:rsid w:val="00D75E4A"/>
    <w:rsid w:val="00D76C75"/>
    <w:rsid w:val="00D77287"/>
    <w:rsid w:val="00D77F10"/>
    <w:rsid w:val="00D80C59"/>
    <w:rsid w:val="00D80EAE"/>
    <w:rsid w:val="00D8123F"/>
    <w:rsid w:val="00D81315"/>
    <w:rsid w:val="00D81430"/>
    <w:rsid w:val="00D81702"/>
    <w:rsid w:val="00D81AA7"/>
    <w:rsid w:val="00D824C1"/>
    <w:rsid w:val="00D8264C"/>
    <w:rsid w:val="00D82B9D"/>
    <w:rsid w:val="00D83551"/>
    <w:rsid w:val="00D83C53"/>
    <w:rsid w:val="00D845A1"/>
    <w:rsid w:val="00D84D64"/>
    <w:rsid w:val="00D85A64"/>
    <w:rsid w:val="00D86500"/>
    <w:rsid w:val="00D87362"/>
    <w:rsid w:val="00D87B45"/>
    <w:rsid w:val="00D90A5D"/>
    <w:rsid w:val="00D90ED7"/>
    <w:rsid w:val="00D9247E"/>
    <w:rsid w:val="00D92505"/>
    <w:rsid w:val="00D925B6"/>
    <w:rsid w:val="00D938E7"/>
    <w:rsid w:val="00D93AFC"/>
    <w:rsid w:val="00D93F65"/>
    <w:rsid w:val="00D943C2"/>
    <w:rsid w:val="00D95346"/>
    <w:rsid w:val="00D95BEA"/>
    <w:rsid w:val="00D961A2"/>
    <w:rsid w:val="00D96404"/>
    <w:rsid w:val="00D96449"/>
    <w:rsid w:val="00D96F5F"/>
    <w:rsid w:val="00D97206"/>
    <w:rsid w:val="00D97471"/>
    <w:rsid w:val="00D975D5"/>
    <w:rsid w:val="00D9762C"/>
    <w:rsid w:val="00D9796C"/>
    <w:rsid w:val="00D97AE6"/>
    <w:rsid w:val="00DA0195"/>
    <w:rsid w:val="00DA0232"/>
    <w:rsid w:val="00DA0CD6"/>
    <w:rsid w:val="00DA1434"/>
    <w:rsid w:val="00DA1A33"/>
    <w:rsid w:val="00DA232B"/>
    <w:rsid w:val="00DA235E"/>
    <w:rsid w:val="00DA2B64"/>
    <w:rsid w:val="00DA2E73"/>
    <w:rsid w:val="00DA31F5"/>
    <w:rsid w:val="00DA333A"/>
    <w:rsid w:val="00DA334C"/>
    <w:rsid w:val="00DA3705"/>
    <w:rsid w:val="00DA386C"/>
    <w:rsid w:val="00DA3DCD"/>
    <w:rsid w:val="00DA450F"/>
    <w:rsid w:val="00DA47BB"/>
    <w:rsid w:val="00DA5804"/>
    <w:rsid w:val="00DA63E7"/>
    <w:rsid w:val="00DA69AA"/>
    <w:rsid w:val="00DA6BDF"/>
    <w:rsid w:val="00DA6C14"/>
    <w:rsid w:val="00DA74F3"/>
    <w:rsid w:val="00DB0420"/>
    <w:rsid w:val="00DB21BC"/>
    <w:rsid w:val="00DB2A3D"/>
    <w:rsid w:val="00DB2DE3"/>
    <w:rsid w:val="00DB2EE4"/>
    <w:rsid w:val="00DB3172"/>
    <w:rsid w:val="00DB3683"/>
    <w:rsid w:val="00DB3D05"/>
    <w:rsid w:val="00DB3D45"/>
    <w:rsid w:val="00DB3E78"/>
    <w:rsid w:val="00DB4060"/>
    <w:rsid w:val="00DB43E6"/>
    <w:rsid w:val="00DB448C"/>
    <w:rsid w:val="00DB544C"/>
    <w:rsid w:val="00DB5D4C"/>
    <w:rsid w:val="00DB5DB5"/>
    <w:rsid w:val="00DB6155"/>
    <w:rsid w:val="00DB65E9"/>
    <w:rsid w:val="00DB6AEA"/>
    <w:rsid w:val="00DB6B02"/>
    <w:rsid w:val="00DC034C"/>
    <w:rsid w:val="00DC0428"/>
    <w:rsid w:val="00DC0537"/>
    <w:rsid w:val="00DC0AEC"/>
    <w:rsid w:val="00DC18BE"/>
    <w:rsid w:val="00DC1BFF"/>
    <w:rsid w:val="00DC1D48"/>
    <w:rsid w:val="00DC1F06"/>
    <w:rsid w:val="00DC217D"/>
    <w:rsid w:val="00DC2E09"/>
    <w:rsid w:val="00DC2F54"/>
    <w:rsid w:val="00DC2F9C"/>
    <w:rsid w:val="00DC3C07"/>
    <w:rsid w:val="00DC4F3A"/>
    <w:rsid w:val="00DC5102"/>
    <w:rsid w:val="00DC57E4"/>
    <w:rsid w:val="00DC74BC"/>
    <w:rsid w:val="00DD0085"/>
    <w:rsid w:val="00DD0493"/>
    <w:rsid w:val="00DD0BFF"/>
    <w:rsid w:val="00DD11F0"/>
    <w:rsid w:val="00DD1F01"/>
    <w:rsid w:val="00DD2552"/>
    <w:rsid w:val="00DD29DA"/>
    <w:rsid w:val="00DD3320"/>
    <w:rsid w:val="00DD38F5"/>
    <w:rsid w:val="00DD3B2D"/>
    <w:rsid w:val="00DD43A2"/>
    <w:rsid w:val="00DD4E84"/>
    <w:rsid w:val="00DD4FD5"/>
    <w:rsid w:val="00DD5649"/>
    <w:rsid w:val="00DD5666"/>
    <w:rsid w:val="00DD5CE0"/>
    <w:rsid w:val="00DD5DA9"/>
    <w:rsid w:val="00DD68CD"/>
    <w:rsid w:val="00DE021C"/>
    <w:rsid w:val="00DE0F14"/>
    <w:rsid w:val="00DE1AF3"/>
    <w:rsid w:val="00DE1DEA"/>
    <w:rsid w:val="00DE1E70"/>
    <w:rsid w:val="00DE2CE6"/>
    <w:rsid w:val="00DE303B"/>
    <w:rsid w:val="00DE33FF"/>
    <w:rsid w:val="00DE350A"/>
    <w:rsid w:val="00DE3608"/>
    <w:rsid w:val="00DE3D32"/>
    <w:rsid w:val="00DE3EF7"/>
    <w:rsid w:val="00DE5627"/>
    <w:rsid w:val="00DE5A18"/>
    <w:rsid w:val="00DE60EB"/>
    <w:rsid w:val="00DE76F9"/>
    <w:rsid w:val="00DE7D5B"/>
    <w:rsid w:val="00DE7F6B"/>
    <w:rsid w:val="00DF0056"/>
    <w:rsid w:val="00DF018D"/>
    <w:rsid w:val="00DF064E"/>
    <w:rsid w:val="00DF13E0"/>
    <w:rsid w:val="00DF1814"/>
    <w:rsid w:val="00DF21A3"/>
    <w:rsid w:val="00DF23B0"/>
    <w:rsid w:val="00DF264C"/>
    <w:rsid w:val="00DF2CA5"/>
    <w:rsid w:val="00DF34F9"/>
    <w:rsid w:val="00DF5201"/>
    <w:rsid w:val="00DF7A2B"/>
    <w:rsid w:val="00E004F3"/>
    <w:rsid w:val="00E00523"/>
    <w:rsid w:val="00E01457"/>
    <w:rsid w:val="00E01486"/>
    <w:rsid w:val="00E018F1"/>
    <w:rsid w:val="00E0224C"/>
    <w:rsid w:val="00E022A8"/>
    <w:rsid w:val="00E0237B"/>
    <w:rsid w:val="00E027F2"/>
    <w:rsid w:val="00E02E12"/>
    <w:rsid w:val="00E02EAF"/>
    <w:rsid w:val="00E04406"/>
    <w:rsid w:val="00E056FA"/>
    <w:rsid w:val="00E05829"/>
    <w:rsid w:val="00E05A5A"/>
    <w:rsid w:val="00E05C3E"/>
    <w:rsid w:val="00E06108"/>
    <w:rsid w:val="00E061A8"/>
    <w:rsid w:val="00E061FB"/>
    <w:rsid w:val="00E06D08"/>
    <w:rsid w:val="00E06D96"/>
    <w:rsid w:val="00E06F29"/>
    <w:rsid w:val="00E103DD"/>
    <w:rsid w:val="00E10BFE"/>
    <w:rsid w:val="00E10E0F"/>
    <w:rsid w:val="00E1139A"/>
    <w:rsid w:val="00E11556"/>
    <w:rsid w:val="00E11886"/>
    <w:rsid w:val="00E12214"/>
    <w:rsid w:val="00E124E5"/>
    <w:rsid w:val="00E127AB"/>
    <w:rsid w:val="00E131CF"/>
    <w:rsid w:val="00E14221"/>
    <w:rsid w:val="00E15766"/>
    <w:rsid w:val="00E15803"/>
    <w:rsid w:val="00E15F10"/>
    <w:rsid w:val="00E16BAE"/>
    <w:rsid w:val="00E16D4F"/>
    <w:rsid w:val="00E16EDB"/>
    <w:rsid w:val="00E2049E"/>
    <w:rsid w:val="00E20790"/>
    <w:rsid w:val="00E20C0F"/>
    <w:rsid w:val="00E21117"/>
    <w:rsid w:val="00E2136A"/>
    <w:rsid w:val="00E22885"/>
    <w:rsid w:val="00E2313B"/>
    <w:rsid w:val="00E24E75"/>
    <w:rsid w:val="00E24FDD"/>
    <w:rsid w:val="00E254AE"/>
    <w:rsid w:val="00E25663"/>
    <w:rsid w:val="00E25899"/>
    <w:rsid w:val="00E25CA5"/>
    <w:rsid w:val="00E26583"/>
    <w:rsid w:val="00E26A00"/>
    <w:rsid w:val="00E26A65"/>
    <w:rsid w:val="00E26DB6"/>
    <w:rsid w:val="00E27C93"/>
    <w:rsid w:val="00E27D44"/>
    <w:rsid w:val="00E301B5"/>
    <w:rsid w:val="00E304AC"/>
    <w:rsid w:val="00E3077A"/>
    <w:rsid w:val="00E30AF9"/>
    <w:rsid w:val="00E30E01"/>
    <w:rsid w:val="00E316DE"/>
    <w:rsid w:val="00E3213F"/>
    <w:rsid w:val="00E32149"/>
    <w:rsid w:val="00E33060"/>
    <w:rsid w:val="00E33176"/>
    <w:rsid w:val="00E33A19"/>
    <w:rsid w:val="00E33D18"/>
    <w:rsid w:val="00E35110"/>
    <w:rsid w:val="00E358C0"/>
    <w:rsid w:val="00E35B0D"/>
    <w:rsid w:val="00E3605D"/>
    <w:rsid w:val="00E36960"/>
    <w:rsid w:val="00E37E1E"/>
    <w:rsid w:val="00E40605"/>
    <w:rsid w:val="00E40EA3"/>
    <w:rsid w:val="00E40F0C"/>
    <w:rsid w:val="00E41CDB"/>
    <w:rsid w:val="00E41E8C"/>
    <w:rsid w:val="00E41EF4"/>
    <w:rsid w:val="00E42BAA"/>
    <w:rsid w:val="00E43524"/>
    <w:rsid w:val="00E43646"/>
    <w:rsid w:val="00E43AF9"/>
    <w:rsid w:val="00E43C0A"/>
    <w:rsid w:val="00E43C7A"/>
    <w:rsid w:val="00E452F6"/>
    <w:rsid w:val="00E4551E"/>
    <w:rsid w:val="00E459FF"/>
    <w:rsid w:val="00E460D5"/>
    <w:rsid w:val="00E46E6B"/>
    <w:rsid w:val="00E47582"/>
    <w:rsid w:val="00E502CA"/>
    <w:rsid w:val="00E50C32"/>
    <w:rsid w:val="00E50F42"/>
    <w:rsid w:val="00E510DE"/>
    <w:rsid w:val="00E51346"/>
    <w:rsid w:val="00E517E4"/>
    <w:rsid w:val="00E52091"/>
    <w:rsid w:val="00E52733"/>
    <w:rsid w:val="00E537C7"/>
    <w:rsid w:val="00E53D7B"/>
    <w:rsid w:val="00E55031"/>
    <w:rsid w:val="00E558D9"/>
    <w:rsid w:val="00E55BE1"/>
    <w:rsid w:val="00E560A0"/>
    <w:rsid w:val="00E56534"/>
    <w:rsid w:val="00E60561"/>
    <w:rsid w:val="00E60B08"/>
    <w:rsid w:val="00E6127F"/>
    <w:rsid w:val="00E616E4"/>
    <w:rsid w:val="00E6209F"/>
    <w:rsid w:val="00E629A6"/>
    <w:rsid w:val="00E62BFF"/>
    <w:rsid w:val="00E62D43"/>
    <w:rsid w:val="00E637FB"/>
    <w:rsid w:val="00E6389C"/>
    <w:rsid w:val="00E63F40"/>
    <w:rsid w:val="00E63FF7"/>
    <w:rsid w:val="00E64654"/>
    <w:rsid w:val="00E647A4"/>
    <w:rsid w:val="00E64952"/>
    <w:rsid w:val="00E65D06"/>
    <w:rsid w:val="00E67B3F"/>
    <w:rsid w:val="00E70817"/>
    <w:rsid w:val="00E70A14"/>
    <w:rsid w:val="00E71B61"/>
    <w:rsid w:val="00E71B96"/>
    <w:rsid w:val="00E71D27"/>
    <w:rsid w:val="00E72E41"/>
    <w:rsid w:val="00E74E69"/>
    <w:rsid w:val="00E75D6C"/>
    <w:rsid w:val="00E76060"/>
    <w:rsid w:val="00E76287"/>
    <w:rsid w:val="00E762E8"/>
    <w:rsid w:val="00E7650D"/>
    <w:rsid w:val="00E76942"/>
    <w:rsid w:val="00E76971"/>
    <w:rsid w:val="00E77071"/>
    <w:rsid w:val="00E7707B"/>
    <w:rsid w:val="00E7722C"/>
    <w:rsid w:val="00E77233"/>
    <w:rsid w:val="00E77CCC"/>
    <w:rsid w:val="00E801A7"/>
    <w:rsid w:val="00E80219"/>
    <w:rsid w:val="00E80773"/>
    <w:rsid w:val="00E80ED6"/>
    <w:rsid w:val="00E81690"/>
    <w:rsid w:val="00E8211C"/>
    <w:rsid w:val="00E8224B"/>
    <w:rsid w:val="00E839EF"/>
    <w:rsid w:val="00E83C77"/>
    <w:rsid w:val="00E844BE"/>
    <w:rsid w:val="00E8458A"/>
    <w:rsid w:val="00E85154"/>
    <w:rsid w:val="00E85AB6"/>
    <w:rsid w:val="00E85EA5"/>
    <w:rsid w:val="00E86E67"/>
    <w:rsid w:val="00E87288"/>
    <w:rsid w:val="00E879F2"/>
    <w:rsid w:val="00E87DA6"/>
    <w:rsid w:val="00E903A7"/>
    <w:rsid w:val="00E90F6D"/>
    <w:rsid w:val="00E91219"/>
    <w:rsid w:val="00E914ED"/>
    <w:rsid w:val="00E916D4"/>
    <w:rsid w:val="00E9173A"/>
    <w:rsid w:val="00E9191C"/>
    <w:rsid w:val="00E92443"/>
    <w:rsid w:val="00E931FB"/>
    <w:rsid w:val="00E93EA1"/>
    <w:rsid w:val="00E954A3"/>
    <w:rsid w:val="00E95D8D"/>
    <w:rsid w:val="00E9628F"/>
    <w:rsid w:val="00E96BDD"/>
    <w:rsid w:val="00E97094"/>
    <w:rsid w:val="00E9733C"/>
    <w:rsid w:val="00E97403"/>
    <w:rsid w:val="00E9743B"/>
    <w:rsid w:val="00EA1367"/>
    <w:rsid w:val="00EA1B4E"/>
    <w:rsid w:val="00EA1FB6"/>
    <w:rsid w:val="00EA26D6"/>
    <w:rsid w:val="00EA2A9F"/>
    <w:rsid w:val="00EA4252"/>
    <w:rsid w:val="00EA472A"/>
    <w:rsid w:val="00EA4916"/>
    <w:rsid w:val="00EA5497"/>
    <w:rsid w:val="00EA5B88"/>
    <w:rsid w:val="00EA70AC"/>
    <w:rsid w:val="00EB0886"/>
    <w:rsid w:val="00EB0EF8"/>
    <w:rsid w:val="00EB11F2"/>
    <w:rsid w:val="00EB141E"/>
    <w:rsid w:val="00EB189D"/>
    <w:rsid w:val="00EB1AAC"/>
    <w:rsid w:val="00EB2807"/>
    <w:rsid w:val="00EB284F"/>
    <w:rsid w:val="00EB2D3A"/>
    <w:rsid w:val="00EB2DC2"/>
    <w:rsid w:val="00EB32A1"/>
    <w:rsid w:val="00EB3615"/>
    <w:rsid w:val="00EB38C5"/>
    <w:rsid w:val="00EB3929"/>
    <w:rsid w:val="00EB4C85"/>
    <w:rsid w:val="00EB4DA5"/>
    <w:rsid w:val="00EB52C4"/>
    <w:rsid w:val="00EB64B9"/>
    <w:rsid w:val="00EB663D"/>
    <w:rsid w:val="00EB67A9"/>
    <w:rsid w:val="00EC0E73"/>
    <w:rsid w:val="00EC13E4"/>
    <w:rsid w:val="00EC27E8"/>
    <w:rsid w:val="00EC32CA"/>
    <w:rsid w:val="00EC3728"/>
    <w:rsid w:val="00EC3C99"/>
    <w:rsid w:val="00EC45D5"/>
    <w:rsid w:val="00EC4706"/>
    <w:rsid w:val="00EC48E1"/>
    <w:rsid w:val="00EC492B"/>
    <w:rsid w:val="00EC4E7B"/>
    <w:rsid w:val="00EC5109"/>
    <w:rsid w:val="00EC534D"/>
    <w:rsid w:val="00EC64F9"/>
    <w:rsid w:val="00EC6C5D"/>
    <w:rsid w:val="00EC6D12"/>
    <w:rsid w:val="00EC7405"/>
    <w:rsid w:val="00EC779B"/>
    <w:rsid w:val="00ED076F"/>
    <w:rsid w:val="00ED0D4D"/>
    <w:rsid w:val="00ED0F6D"/>
    <w:rsid w:val="00ED120B"/>
    <w:rsid w:val="00ED145E"/>
    <w:rsid w:val="00ED1498"/>
    <w:rsid w:val="00ED2E26"/>
    <w:rsid w:val="00ED36EE"/>
    <w:rsid w:val="00ED37AC"/>
    <w:rsid w:val="00ED380E"/>
    <w:rsid w:val="00ED43EE"/>
    <w:rsid w:val="00ED4DBC"/>
    <w:rsid w:val="00ED53FB"/>
    <w:rsid w:val="00ED54BD"/>
    <w:rsid w:val="00ED5EB6"/>
    <w:rsid w:val="00ED625D"/>
    <w:rsid w:val="00ED6305"/>
    <w:rsid w:val="00ED66E4"/>
    <w:rsid w:val="00ED74A9"/>
    <w:rsid w:val="00EE0F36"/>
    <w:rsid w:val="00EE1165"/>
    <w:rsid w:val="00EE14C7"/>
    <w:rsid w:val="00EE2839"/>
    <w:rsid w:val="00EE2DF0"/>
    <w:rsid w:val="00EE456C"/>
    <w:rsid w:val="00EE4BA7"/>
    <w:rsid w:val="00EE4C28"/>
    <w:rsid w:val="00EE5A85"/>
    <w:rsid w:val="00EE5E68"/>
    <w:rsid w:val="00EE7E34"/>
    <w:rsid w:val="00EF0B3D"/>
    <w:rsid w:val="00EF113D"/>
    <w:rsid w:val="00EF29C1"/>
    <w:rsid w:val="00EF4374"/>
    <w:rsid w:val="00EF4A59"/>
    <w:rsid w:val="00EF4B6B"/>
    <w:rsid w:val="00EF5402"/>
    <w:rsid w:val="00EF562B"/>
    <w:rsid w:val="00EF5B14"/>
    <w:rsid w:val="00EF6BDF"/>
    <w:rsid w:val="00EF6F92"/>
    <w:rsid w:val="00EF7101"/>
    <w:rsid w:val="00EF7EEB"/>
    <w:rsid w:val="00EF7F97"/>
    <w:rsid w:val="00F00C99"/>
    <w:rsid w:val="00F00E6D"/>
    <w:rsid w:val="00F01993"/>
    <w:rsid w:val="00F01C2B"/>
    <w:rsid w:val="00F021ED"/>
    <w:rsid w:val="00F02894"/>
    <w:rsid w:val="00F0308D"/>
    <w:rsid w:val="00F03989"/>
    <w:rsid w:val="00F0406F"/>
    <w:rsid w:val="00F04273"/>
    <w:rsid w:val="00F0506B"/>
    <w:rsid w:val="00F056CF"/>
    <w:rsid w:val="00F0594E"/>
    <w:rsid w:val="00F0664C"/>
    <w:rsid w:val="00F06822"/>
    <w:rsid w:val="00F06A00"/>
    <w:rsid w:val="00F07DFC"/>
    <w:rsid w:val="00F1027B"/>
    <w:rsid w:val="00F1078A"/>
    <w:rsid w:val="00F12C29"/>
    <w:rsid w:val="00F1353F"/>
    <w:rsid w:val="00F13550"/>
    <w:rsid w:val="00F137DF"/>
    <w:rsid w:val="00F14D98"/>
    <w:rsid w:val="00F154E1"/>
    <w:rsid w:val="00F158A3"/>
    <w:rsid w:val="00F16DD6"/>
    <w:rsid w:val="00F1728C"/>
    <w:rsid w:val="00F1733B"/>
    <w:rsid w:val="00F17C7C"/>
    <w:rsid w:val="00F2081D"/>
    <w:rsid w:val="00F20AD5"/>
    <w:rsid w:val="00F20F34"/>
    <w:rsid w:val="00F20FB6"/>
    <w:rsid w:val="00F2193D"/>
    <w:rsid w:val="00F219C4"/>
    <w:rsid w:val="00F2212D"/>
    <w:rsid w:val="00F225FF"/>
    <w:rsid w:val="00F226FA"/>
    <w:rsid w:val="00F22F54"/>
    <w:rsid w:val="00F23E36"/>
    <w:rsid w:val="00F24629"/>
    <w:rsid w:val="00F24883"/>
    <w:rsid w:val="00F25088"/>
    <w:rsid w:val="00F25D84"/>
    <w:rsid w:val="00F25F8F"/>
    <w:rsid w:val="00F2629D"/>
    <w:rsid w:val="00F26FFB"/>
    <w:rsid w:val="00F27D21"/>
    <w:rsid w:val="00F27E06"/>
    <w:rsid w:val="00F30692"/>
    <w:rsid w:val="00F314F7"/>
    <w:rsid w:val="00F31DAB"/>
    <w:rsid w:val="00F31F39"/>
    <w:rsid w:val="00F32554"/>
    <w:rsid w:val="00F326ED"/>
    <w:rsid w:val="00F32770"/>
    <w:rsid w:val="00F32E17"/>
    <w:rsid w:val="00F32EE5"/>
    <w:rsid w:val="00F33911"/>
    <w:rsid w:val="00F33FF5"/>
    <w:rsid w:val="00F34018"/>
    <w:rsid w:val="00F346B2"/>
    <w:rsid w:val="00F358F9"/>
    <w:rsid w:val="00F3596C"/>
    <w:rsid w:val="00F35A7F"/>
    <w:rsid w:val="00F35D48"/>
    <w:rsid w:val="00F35FEC"/>
    <w:rsid w:val="00F36DF7"/>
    <w:rsid w:val="00F373C1"/>
    <w:rsid w:val="00F40043"/>
    <w:rsid w:val="00F40889"/>
    <w:rsid w:val="00F408F3"/>
    <w:rsid w:val="00F414D0"/>
    <w:rsid w:val="00F416A7"/>
    <w:rsid w:val="00F41950"/>
    <w:rsid w:val="00F42468"/>
    <w:rsid w:val="00F42505"/>
    <w:rsid w:val="00F44D4E"/>
    <w:rsid w:val="00F4582C"/>
    <w:rsid w:val="00F45C1C"/>
    <w:rsid w:val="00F46A63"/>
    <w:rsid w:val="00F474A7"/>
    <w:rsid w:val="00F4788C"/>
    <w:rsid w:val="00F4795F"/>
    <w:rsid w:val="00F47F09"/>
    <w:rsid w:val="00F50449"/>
    <w:rsid w:val="00F5089B"/>
    <w:rsid w:val="00F5174B"/>
    <w:rsid w:val="00F51917"/>
    <w:rsid w:val="00F53141"/>
    <w:rsid w:val="00F5316F"/>
    <w:rsid w:val="00F53723"/>
    <w:rsid w:val="00F53C41"/>
    <w:rsid w:val="00F53F3E"/>
    <w:rsid w:val="00F54186"/>
    <w:rsid w:val="00F54CB5"/>
    <w:rsid w:val="00F54F3B"/>
    <w:rsid w:val="00F555DE"/>
    <w:rsid w:val="00F55E4E"/>
    <w:rsid w:val="00F5669A"/>
    <w:rsid w:val="00F60403"/>
    <w:rsid w:val="00F60471"/>
    <w:rsid w:val="00F60480"/>
    <w:rsid w:val="00F60796"/>
    <w:rsid w:val="00F60DE3"/>
    <w:rsid w:val="00F612E7"/>
    <w:rsid w:val="00F6179B"/>
    <w:rsid w:val="00F6277A"/>
    <w:rsid w:val="00F62835"/>
    <w:rsid w:val="00F629C5"/>
    <w:rsid w:val="00F629D6"/>
    <w:rsid w:val="00F630EB"/>
    <w:rsid w:val="00F63351"/>
    <w:rsid w:val="00F64289"/>
    <w:rsid w:val="00F64552"/>
    <w:rsid w:val="00F64A5D"/>
    <w:rsid w:val="00F65A58"/>
    <w:rsid w:val="00F6642B"/>
    <w:rsid w:val="00F66506"/>
    <w:rsid w:val="00F6791B"/>
    <w:rsid w:val="00F70D8E"/>
    <w:rsid w:val="00F71393"/>
    <w:rsid w:val="00F71562"/>
    <w:rsid w:val="00F71873"/>
    <w:rsid w:val="00F71D5C"/>
    <w:rsid w:val="00F722C7"/>
    <w:rsid w:val="00F72499"/>
    <w:rsid w:val="00F72766"/>
    <w:rsid w:val="00F72E98"/>
    <w:rsid w:val="00F72EDC"/>
    <w:rsid w:val="00F73493"/>
    <w:rsid w:val="00F73D0F"/>
    <w:rsid w:val="00F73EAA"/>
    <w:rsid w:val="00F745F5"/>
    <w:rsid w:val="00F74B20"/>
    <w:rsid w:val="00F74FB7"/>
    <w:rsid w:val="00F75918"/>
    <w:rsid w:val="00F76C94"/>
    <w:rsid w:val="00F7757F"/>
    <w:rsid w:val="00F77627"/>
    <w:rsid w:val="00F8168E"/>
    <w:rsid w:val="00F82D1D"/>
    <w:rsid w:val="00F82E6D"/>
    <w:rsid w:val="00F83BF0"/>
    <w:rsid w:val="00F83EED"/>
    <w:rsid w:val="00F84A83"/>
    <w:rsid w:val="00F85648"/>
    <w:rsid w:val="00F8635E"/>
    <w:rsid w:val="00F86948"/>
    <w:rsid w:val="00F87902"/>
    <w:rsid w:val="00F9061B"/>
    <w:rsid w:val="00F90AE1"/>
    <w:rsid w:val="00F932FC"/>
    <w:rsid w:val="00F94491"/>
    <w:rsid w:val="00F947BF"/>
    <w:rsid w:val="00F94D39"/>
    <w:rsid w:val="00F94D9A"/>
    <w:rsid w:val="00F957B6"/>
    <w:rsid w:val="00F95A48"/>
    <w:rsid w:val="00F96920"/>
    <w:rsid w:val="00F96F63"/>
    <w:rsid w:val="00F974FD"/>
    <w:rsid w:val="00F97C98"/>
    <w:rsid w:val="00F97DF8"/>
    <w:rsid w:val="00FA0C90"/>
    <w:rsid w:val="00FA0CAF"/>
    <w:rsid w:val="00FA0DBF"/>
    <w:rsid w:val="00FA0E43"/>
    <w:rsid w:val="00FA207C"/>
    <w:rsid w:val="00FA2AEF"/>
    <w:rsid w:val="00FA2E80"/>
    <w:rsid w:val="00FA3CAD"/>
    <w:rsid w:val="00FA3F0D"/>
    <w:rsid w:val="00FA4867"/>
    <w:rsid w:val="00FA4C69"/>
    <w:rsid w:val="00FA4E89"/>
    <w:rsid w:val="00FA50D5"/>
    <w:rsid w:val="00FA5535"/>
    <w:rsid w:val="00FA6FA8"/>
    <w:rsid w:val="00FA7960"/>
    <w:rsid w:val="00FA7FE4"/>
    <w:rsid w:val="00FB039E"/>
    <w:rsid w:val="00FB1D7B"/>
    <w:rsid w:val="00FB2E7B"/>
    <w:rsid w:val="00FB2FAA"/>
    <w:rsid w:val="00FB2FB6"/>
    <w:rsid w:val="00FB34B9"/>
    <w:rsid w:val="00FB3AA3"/>
    <w:rsid w:val="00FB3E12"/>
    <w:rsid w:val="00FB4B15"/>
    <w:rsid w:val="00FB4E01"/>
    <w:rsid w:val="00FB54A4"/>
    <w:rsid w:val="00FB6DE1"/>
    <w:rsid w:val="00FB7A6A"/>
    <w:rsid w:val="00FC0193"/>
    <w:rsid w:val="00FC0625"/>
    <w:rsid w:val="00FC1007"/>
    <w:rsid w:val="00FC213A"/>
    <w:rsid w:val="00FC2BA2"/>
    <w:rsid w:val="00FC2C53"/>
    <w:rsid w:val="00FC3218"/>
    <w:rsid w:val="00FC331E"/>
    <w:rsid w:val="00FC36D1"/>
    <w:rsid w:val="00FC3F1D"/>
    <w:rsid w:val="00FC3F9A"/>
    <w:rsid w:val="00FC40F7"/>
    <w:rsid w:val="00FC412E"/>
    <w:rsid w:val="00FC4366"/>
    <w:rsid w:val="00FC5086"/>
    <w:rsid w:val="00FC51E6"/>
    <w:rsid w:val="00FC5495"/>
    <w:rsid w:val="00FC620A"/>
    <w:rsid w:val="00FC6A83"/>
    <w:rsid w:val="00FC729B"/>
    <w:rsid w:val="00FC77B4"/>
    <w:rsid w:val="00FC7A1A"/>
    <w:rsid w:val="00FD0806"/>
    <w:rsid w:val="00FD0BE9"/>
    <w:rsid w:val="00FD0F72"/>
    <w:rsid w:val="00FD12B4"/>
    <w:rsid w:val="00FD1919"/>
    <w:rsid w:val="00FD2696"/>
    <w:rsid w:val="00FD2FB9"/>
    <w:rsid w:val="00FD30D4"/>
    <w:rsid w:val="00FD366E"/>
    <w:rsid w:val="00FD372F"/>
    <w:rsid w:val="00FD399E"/>
    <w:rsid w:val="00FD4338"/>
    <w:rsid w:val="00FD4372"/>
    <w:rsid w:val="00FD44B9"/>
    <w:rsid w:val="00FD4805"/>
    <w:rsid w:val="00FD4A77"/>
    <w:rsid w:val="00FD4ACC"/>
    <w:rsid w:val="00FD4C41"/>
    <w:rsid w:val="00FD4D3F"/>
    <w:rsid w:val="00FD638E"/>
    <w:rsid w:val="00FD6601"/>
    <w:rsid w:val="00FD6F2A"/>
    <w:rsid w:val="00FD721D"/>
    <w:rsid w:val="00FD7742"/>
    <w:rsid w:val="00FD7826"/>
    <w:rsid w:val="00FE0337"/>
    <w:rsid w:val="00FE071D"/>
    <w:rsid w:val="00FE0A32"/>
    <w:rsid w:val="00FE0DBF"/>
    <w:rsid w:val="00FE16D3"/>
    <w:rsid w:val="00FE1939"/>
    <w:rsid w:val="00FE1B3B"/>
    <w:rsid w:val="00FE1B71"/>
    <w:rsid w:val="00FE1B89"/>
    <w:rsid w:val="00FE22A5"/>
    <w:rsid w:val="00FE2AA9"/>
    <w:rsid w:val="00FE2E76"/>
    <w:rsid w:val="00FE3196"/>
    <w:rsid w:val="00FE3439"/>
    <w:rsid w:val="00FE39F5"/>
    <w:rsid w:val="00FE3B08"/>
    <w:rsid w:val="00FE3FA5"/>
    <w:rsid w:val="00FE4D1E"/>
    <w:rsid w:val="00FE51FB"/>
    <w:rsid w:val="00FE57D4"/>
    <w:rsid w:val="00FE5C3C"/>
    <w:rsid w:val="00FE60C0"/>
    <w:rsid w:val="00FE6B3B"/>
    <w:rsid w:val="00FE6CAC"/>
    <w:rsid w:val="00FE7524"/>
    <w:rsid w:val="00FF0BC1"/>
    <w:rsid w:val="00FF0CED"/>
    <w:rsid w:val="00FF146E"/>
    <w:rsid w:val="00FF27E6"/>
    <w:rsid w:val="00FF2AAF"/>
    <w:rsid w:val="00FF2D15"/>
    <w:rsid w:val="00FF3664"/>
    <w:rsid w:val="00FF3F0F"/>
    <w:rsid w:val="00FF45FE"/>
    <w:rsid w:val="00FF4692"/>
    <w:rsid w:val="00FF5242"/>
    <w:rsid w:val="00FF56D0"/>
    <w:rsid w:val="00FF5A33"/>
    <w:rsid w:val="00FF67E8"/>
    <w:rsid w:val="00FF7D28"/>
    <w:rsid w:val="00FF7ED3"/>
    <w:rsid w:val="0161E82C"/>
    <w:rsid w:val="01C8DFE2"/>
    <w:rsid w:val="04336CE1"/>
    <w:rsid w:val="06D398C3"/>
    <w:rsid w:val="0AD126DB"/>
    <w:rsid w:val="0BB1DFA2"/>
    <w:rsid w:val="0D9118DC"/>
    <w:rsid w:val="18263BCA"/>
    <w:rsid w:val="19035F0C"/>
    <w:rsid w:val="1B013BEA"/>
    <w:rsid w:val="1D891F27"/>
    <w:rsid w:val="2B56A673"/>
    <w:rsid w:val="2C1B20DC"/>
    <w:rsid w:val="388EFC5F"/>
    <w:rsid w:val="4252AEAA"/>
    <w:rsid w:val="4C7BEB8E"/>
    <w:rsid w:val="514506C0"/>
    <w:rsid w:val="5215E93F"/>
    <w:rsid w:val="56F86E94"/>
    <w:rsid w:val="5C341C09"/>
    <w:rsid w:val="5E21393B"/>
    <w:rsid w:val="60EBE4BD"/>
    <w:rsid w:val="6958A328"/>
    <w:rsid w:val="69672095"/>
    <w:rsid w:val="746DE71C"/>
    <w:rsid w:val="7AD1D99E"/>
  </w:rsids>
  <m:mathPr>
    <m:mathFont m:val="Cambria Math"/>
    <m:brkBin m:val="before"/>
    <m:brkBinSub m:val="--"/>
    <m:smallFrac m:val="0"/>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AAC2DD0"/>
  <w15:docId w15:val="{D30D7206-4CC6-4D37-8520-458A3642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next w:val="Ttulo1"/>
    <w:qFormat/>
    <w:rsid w:val="00C74526"/>
    <w:rPr>
      <w:rFonts w:ascii="Arial" w:hAnsi="Arial"/>
      <w:lang w:val="es-ES"/>
    </w:rPr>
  </w:style>
  <w:style w:type="paragraph" w:styleId="Ttulo1">
    <w:name w:val="heading 1"/>
    <w:basedOn w:val="Prrafodelista"/>
    <w:next w:val="Normal"/>
    <w:link w:val="Ttulo1Car"/>
    <w:uiPriority w:val="9"/>
    <w:qFormat/>
    <w:rsid w:val="00A03081"/>
    <w:pPr>
      <w:spacing w:after="0" w:line="240" w:lineRule="auto"/>
      <w:ind w:left="0"/>
      <w:jc w:val="both"/>
      <w:outlineLvl w:val="0"/>
    </w:pPr>
    <w:rPr>
      <w:rFonts w:cs="Arial"/>
    </w:rPr>
  </w:style>
  <w:style w:type="paragraph" w:styleId="Ttulo2">
    <w:name w:val="heading 2"/>
    <w:basedOn w:val="Ttulo1"/>
    <w:next w:val="Normal"/>
    <w:link w:val="Ttulo2Car"/>
    <w:uiPriority w:val="9"/>
    <w:qFormat/>
    <w:rsid w:val="00022928"/>
    <w:pPr>
      <w:pBdr>
        <w:top w:val="single" w:sz="4" w:space="10" w:color="5B9BD5" w:themeColor="accent1"/>
        <w:bottom w:val="single" w:sz="4" w:space="10" w:color="5B9BD5" w:themeColor="accent1"/>
      </w:pBdr>
      <w:ind w:left="864" w:right="864"/>
      <w:jc w:val="center"/>
      <w:outlineLvl w:val="1"/>
    </w:pPr>
    <w:rPr>
      <w:i/>
      <w:iCs/>
      <w:color w:val="C45911" w:themeColor="accent2" w:themeShade="BF"/>
      <w:lang w:val="es-CO"/>
    </w:rPr>
  </w:style>
  <w:style w:type="paragraph" w:styleId="Ttulo3">
    <w:name w:val="heading 3"/>
    <w:basedOn w:val="Ttulo2"/>
    <w:next w:val="Normal"/>
    <w:link w:val="Ttulo3Car"/>
    <w:uiPriority w:val="9"/>
    <w:qFormat/>
    <w:rsid w:val="00022928"/>
    <w:pPr>
      <w:widowControl w:val="0"/>
      <w:pBdr>
        <w:top w:val="none" w:sz="0" w:space="0" w:color="auto"/>
        <w:bottom w:val="none" w:sz="0" w:space="0" w:color="auto"/>
      </w:pBdr>
      <w:suppressAutoHyphens/>
      <w:ind w:left="0" w:right="0"/>
      <w:outlineLvl w:val="2"/>
    </w:pPr>
    <w:rPr>
      <w:rFonts w:eastAsia="Calibri"/>
      <w:i w:val="0"/>
      <w:iCs w:val="0"/>
      <w:color w:val="auto"/>
    </w:rPr>
  </w:style>
  <w:style w:type="paragraph" w:styleId="Ttulo4">
    <w:name w:val="heading 4"/>
    <w:basedOn w:val="Normal"/>
    <w:next w:val="Normal"/>
    <w:link w:val="Ttulo4Car"/>
    <w:uiPriority w:val="9"/>
    <w:qFormat/>
    <w:rsid w:val="00A25A19"/>
    <w:pPr>
      <w:keepNext/>
      <w:tabs>
        <w:tab w:val="num" w:pos="864"/>
      </w:tabs>
      <w:spacing w:before="240" w:after="60" w:line="240" w:lineRule="auto"/>
      <w:ind w:left="864" w:hanging="864"/>
      <w:outlineLvl w:val="3"/>
    </w:pPr>
    <w:rPr>
      <w:rFonts w:eastAsia="Times New Roman" w:cs="Times New Roman"/>
      <w:b/>
      <w:sz w:val="24"/>
      <w:szCs w:val="20"/>
      <w:lang w:val="es-ES_tradnl" w:eastAsia="es-ES"/>
    </w:rPr>
  </w:style>
  <w:style w:type="paragraph" w:styleId="Ttulo5">
    <w:name w:val="heading 5"/>
    <w:basedOn w:val="Default"/>
    <w:next w:val="Default"/>
    <w:link w:val="Ttulo5Car"/>
    <w:uiPriority w:val="9"/>
    <w:qFormat/>
    <w:rsid w:val="00A25A19"/>
    <w:pPr>
      <w:outlineLvl w:val="4"/>
    </w:pPr>
    <w:rPr>
      <w:rFonts w:ascii="JMFMMJ+Arial,Bold" w:eastAsia="Times New Roman" w:hAnsi="JMFMMJ+Arial,Bold" w:cs="Times New Roman"/>
      <w:color w:val="auto"/>
      <w:lang w:val="es-ES" w:eastAsia="es-ES"/>
    </w:rPr>
  </w:style>
  <w:style w:type="paragraph" w:styleId="Ttulo6">
    <w:name w:val="heading 6"/>
    <w:basedOn w:val="Normal"/>
    <w:next w:val="Normal"/>
    <w:link w:val="Ttulo6Car"/>
    <w:qFormat/>
    <w:rsid w:val="00A25A19"/>
    <w:pPr>
      <w:tabs>
        <w:tab w:val="num" w:pos="1152"/>
      </w:tabs>
      <w:spacing w:before="240" w:after="60" w:line="240" w:lineRule="auto"/>
      <w:ind w:left="1152" w:hanging="1152"/>
      <w:outlineLvl w:val="5"/>
    </w:pPr>
    <w:rPr>
      <w:rFonts w:ascii="Times New Roman" w:eastAsia="Times New Roman" w:hAnsi="Times New Roman" w:cs="Times New Roman"/>
      <w:i/>
      <w:szCs w:val="20"/>
      <w:lang w:val="es-ES_tradnl" w:eastAsia="es-ES"/>
    </w:rPr>
  </w:style>
  <w:style w:type="paragraph" w:styleId="Ttulo7">
    <w:name w:val="heading 7"/>
    <w:basedOn w:val="Normal"/>
    <w:next w:val="Normal"/>
    <w:link w:val="Ttulo7Car"/>
    <w:uiPriority w:val="9"/>
    <w:qFormat/>
    <w:rsid w:val="00A25A19"/>
    <w:pPr>
      <w:tabs>
        <w:tab w:val="num" w:pos="1296"/>
      </w:tabs>
      <w:spacing w:before="240" w:after="60" w:line="240" w:lineRule="auto"/>
      <w:ind w:left="1296" w:hanging="1296"/>
      <w:outlineLvl w:val="6"/>
    </w:pPr>
    <w:rPr>
      <w:rFonts w:eastAsia="Times New Roman" w:cs="Times New Roman"/>
      <w:sz w:val="20"/>
      <w:szCs w:val="20"/>
      <w:lang w:val="es-ES_tradnl" w:eastAsia="es-ES"/>
    </w:rPr>
  </w:style>
  <w:style w:type="paragraph" w:styleId="Ttulo8">
    <w:name w:val="heading 8"/>
    <w:basedOn w:val="Normal"/>
    <w:next w:val="Normal"/>
    <w:link w:val="Ttulo8Car"/>
    <w:uiPriority w:val="9"/>
    <w:qFormat/>
    <w:rsid w:val="00A25A19"/>
    <w:pPr>
      <w:tabs>
        <w:tab w:val="num" w:pos="1440"/>
      </w:tabs>
      <w:spacing w:before="240" w:after="60" w:line="240" w:lineRule="auto"/>
      <w:ind w:left="1440" w:hanging="1440"/>
      <w:outlineLvl w:val="7"/>
    </w:pPr>
    <w:rPr>
      <w:rFonts w:eastAsia="Times New Roman" w:cs="Times New Roman"/>
      <w:i/>
      <w:sz w:val="20"/>
      <w:szCs w:val="20"/>
      <w:lang w:val="es-ES_tradnl" w:eastAsia="es-ES"/>
    </w:rPr>
  </w:style>
  <w:style w:type="paragraph" w:styleId="Ttulo9">
    <w:name w:val="heading 9"/>
    <w:basedOn w:val="Normal"/>
    <w:next w:val="Normal"/>
    <w:link w:val="Ttulo9Car"/>
    <w:uiPriority w:val="9"/>
    <w:qFormat/>
    <w:rsid w:val="00A25A19"/>
    <w:pPr>
      <w:tabs>
        <w:tab w:val="num" w:pos="1584"/>
      </w:tabs>
      <w:spacing w:before="240" w:after="60" w:line="240" w:lineRule="auto"/>
      <w:ind w:left="1584" w:hanging="1584"/>
      <w:outlineLvl w:val="8"/>
    </w:pPr>
    <w:rPr>
      <w:rFonts w:eastAsia="Times New Roman" w:cs="Times New Roman"/>
      <w:b/>
      <w:i/>
      <w:sz w:val="1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HOJA,Bolita,List Paragraph,BOLADEF,Párrafo de lista21,BOLA,Nivel 1 OS,Colorful List Accent 1,Colorful List - Accent 11,Bullet List,FooterText,numbered,Paragraphe de liste1,lp1,Foot,LISTA,Colorful List - Accent 111,Ha,Resume Title,列出段落"/>
    <w:basedOn w:val="Normal"/>
    <w:link w:val="PrrafodelistaCar"/>
    <w:uiPriority w:val="1"/>
    <w:qFormat/>
    <w:rsid w:val="007C7089"/>
    <w:pPr>
      <w:ind w:left="720"/>
      <w:contextualSpacing/>
    </w:pPr>
  </w:style>
  <w:style w:type="character" w:customStyle="1" w:styleId="PrrafodelistaCar">
    <w:name w:val="Párrafo de lista Car"/>
    <w:aliases w:val="HOJA Car,Bolita Car,List Paragraph Car,BOLADEF Car,Párrafo de lista21 Car,BOLA Car,Nivel 1 OS Car,Colorful List Accent 1 Car,Colorful List - Accent 11 Car,Bullet List Car,FooterText Car,numbered Car,Paragraphe de liste1 Car,lp1 Car"/>
    <w:link w:val="Prrafodelista"/>
    <w:uiPriority w:val="34"/>
    <w:qFormat/>
    <w:locked/>
    <w:rsid w:val="000E1226"/>
    <w:rPr>
      <w:rFonts w:ascii="Arial" w:hAnsi="Arial"/>
      <w:lang w:val="es-ES"/>
    </w:rPr>
  </w:style>
  <w:style w:type="character" w:customStyle="1" w:styleId="Ttulo1Car">
    <w:name w:val="Título 1 Car"/>
    <w:basedOn w:val="Fuentedeprrafopredeter"/>
    <w:link w:val="Ttulo1"/>
    <w:uiPriority w:val="9"/>
    <w:rsid w:val="00A03081"/>
    <w:rPr>
      <w:rFonts w:ascii="Arial" w:hAnsi="Arial" w:cs="Arial"/>
      <w:lang w:val="es-ES"/>
    </w:rPr>
  </w:style>
  <w:style w:type="character" w:customStyle="1" w:styleId="Ttulo2Car">
    <w:name w:val="Título 2 Car"/>
    <w:basedOn w:val="Fuentedeprrafopredeter"/>
    <w:link w:val="Ttulo2"/>
    <w:uiPriority w:val="9"/>
    <w:rsid w:val="00022928"/>
    <w:rPr>
      <w:rFonts w:ascii="Arial" w:hAnsi="Arial" w:cs="Arial"/>
      <w:i/>
      <w:iCs/>
      <w:color w:val="C45911" w:themeColor="accent2" w:themeShade="BF"/>
    </w:rPr>
  </w:style>
  <w:style w:type="character" w:customStyle="1" w:styleId="Ttulo3Car">
    <w:name w:val="Título 3 Car"/>
    <w:basedOn w:val="Fuentedeprrafopredeter"/>
    <w:link w:val="Ttulo3"/>
    <w:uiPriority w:val="9"/>
    <w:rsid w:val="00022928"/>
    <w:rPr>
      <w:rFonts w:ascii="Arial" w:eastAsia="Calibri" w:hAnsi="Arial" w:cs="Arial"/>
    </w:rPr>
  </w:style>
  <w:style w:type="character" w:customStyle="1" w:styleId="Ttulo4Car">
    <w:name w:val="Título 4 Car"/>
    <w:basedOn w:val="Fuentedeprrafopredeter"/>
    <w:link w:val="Ttulo4"/>
    <w:uiPriority w:val="9"/>
    <w:rsid w:val="00A25A19"/>
    <w:rPr>
      <w:rFonts w:ascii="Arial" w:eastAsia="Times New Roman" w:hAnsi="Arial" w:cs="Times New Roman"/>
      <w:b/>
      <w:sz w:val="24"/>
      <w:szCs w:val="20"/>
      <w:lang w:val="es-ES_tradnl" w:eastAsia="es-ES"/>
    </w:rPr>
  </w:style>
  <w:style w:type="paragraph" w:customStyle="1" w:styleId="Default">
    <w:name w:val="Default"/>
    <w:link w:val="DefaultCar"/>
    <w:rsid w:val="007F2E31"/>
    <w:pPr>
      <w:autoSpaceDE w:val="0"/>
      <w:autoSpaceDN w:val="0"/>
      <w:adjustRightInd w:val="0"/>
      <w:spacing w:after="0" w:line="240" w:lineRule="auto"/>
    </w:pPr>
    <w:rPr>
      <w:rFonts w:ascii="Arial" w:eastAsia="Calibri" w:hAnsi="Arial" w:cs="Arial"/>
      <w:color w:val="000000"/>
      <w:sz w:val="24"/>
      <w:szCs w:val="24"/>
      <w:lang w:eastAsia="es-CO"/>
    </w:rPr>
  </w:style>
  <w:style w:type="character" w:customStyle="1" w:styleId="DefaultCar">
    <w:name w:val="Default Car"/>
    <w:link w:val="Default"/>
    <w:locked/>
    <w:rsid w:val="000E1226"/>
    <w:rPr>
      <w:rFonts w:ascii="Arial" w:eastAsia="Calibri" w:hAnsi="Arial" w:cs="Arial"/>
      <w:color w:val="000000"/>
      <w:sz w:val="24"/>
      <w:szCs w:val="24"/>
      <w:lang w:eastAsia="es-CO"/>
    </w:rPr>
  </w:style>
  <w:style w:type="character" w:customStyle="1" w:styleId="Ttulo5Car">
    <w:name w:val="Título 5 Car"/>
    <w:basedOn w:val="Fuentedeprrafopredeter"/>
    <w:link w:val="Ttulo5"/>
    <w:uiPriority w:val="9"/>
    <w:rsid w:val="00A25A19"/>
    <w:rPr>
      <w:rFonts w:ascii="JMFMMJ+Arial,Bold" w:eastAsia="Times New Roman" w:hAnsi="JMFMMJ+Arial,Bold" w:cs="Times New Roman"/>
      <w:sz w:val="24"/>
      <w:szCs w:val="24"/>
      <w:lang w:val="es-ES" w:eastAsia="es-ES"/>
    </w:rPr>
  </w:style>
  <w:style w:type="character" w:customStyle="1" w:styleId="Ttulo6Car">
    <w:name w:val="Título 6 Car"/>
    <w:basedOn w:val="Fuentedeprrafopredeter"/>
    <w:link w:val="Ttulo6"/>
    <w:rsid w:val="00A25A19"/>
    <w:rPr>
      <w:rFonts w:ascii="Times New Roman" w:eastAsia="Times New Roman" w:hAnsi="Times New Roman" w:cs="Times New Roman"/>
      <w:i/>
      <w:szCs w:val="20"/>
      <w:lang w:val="es-ES_tradnl" w:eastAsia="es-ES"/>
    </w:rPr>
  </w:style>
  <w:style w:type="character" w:customStyle="1" w:styleId="Ttulo7Car">
    <w:name w:val="Título 7 Car"/>
    <w:basedOn w:val="Fuentedeprrafopredeter"/>
    <w:link w:val="Ttulo7"/>
    <w:uiPriority w:val="9"/>
    <w:rsid w:val="00A25A19"/>
    <w:rPr>
      <w:rFonts w:ascii="Arial" w:eastAsia="Times New Roman" w:hAnsi="Arial" w:cs="Times New Roman"/>
      <w:sz w:val="20"/>
      <w:szCs w:val="20"/>
      <w:lang w:val="es-ES_tradnl" w:eastAsia="es-ES"/>
    </w:rPr>
  </w:style>
  <w:style w:type="character" w:customStyle="1" w:styleId="Ttulo8Car">
    <w:name w:val="Título 8 Car"/>
    <w:basedOn w:val="Fuentedeprrafopredeter"/>
    <w:link w:val="Ttulo8"/>
    <w:uiPriority w:val="9"/>
    <w:rsid w:val="00A25A19"/>
    <w:rPr>
      <w:rFonts w:ascii="Arial" w:eastAsia="Times New Roman" w:hAnsi="Arial" w:cs="Times New Roman"/>
      <w:i/>
      <w:sz w:val="20"/>
      <w:szCs w:val="20"/>
      <w:lang w:val="es-ES_tradnl" w:eastAsia="es-ES"/>
    </w:rPr>
  </w:style>
  <w:style w:type="character" w:customStyle="1" w:styleId="Ttulo9Car">
    <w:name w:val="Título 9 Car"/>
    <w:basedOn w:val="Fuentedeprrafopredeter"/>
    <w:link w:val="Ttulo9"/>
    <w:uiPriority w:val="9"/>
    <w:rsid w:val="00A25A19"/>
    <w:rPr>
      <w:rFonts w:ascii="Arial" w:eastAsia="Times New Roman" w:hAnsi="Arial" w:cs="Times New Roman"/>
      <w:b/>
      <w:i/>
      <w:sz w:val="18"/>
      <w:szCs w:val="20"/>
      <w:lang w:val="es-ES_tradnl" w:eastAsia="es-ES"/>
    </w:rPr>
  </w:style>
  <w:style w:type="paragraph" w:styleId="Encabezado">
    <w:name w:val="header"/>
    <w:aliases w:val="encabezado"/>
    <w:basedOn w:val="Normal"/>
    <w:link w:val="EncabezadoCar"/>
    <w:uiPriority w:val="99"/>
    <w:unhideWhenUsed/>
    <w:rsid w:val="00B41D48"/>
    <w:pPr>
      <w:tabs>
        <w:tab w:val="center" w:pos="4419"/>
        <w:tab w:val="right" w:pos="8838"/>
      </w:tabs>
      <w:spacing w:after="0" w:line="240" w:lineRule="auto"/>
    </w:pPr>
  </w:style>
  <w:style w:type="character" w:customStyle="1" w:styleId="EncabezadoCar">
    <w:name w:val="Encabezado Car"/>
    <w:aliases w:val="encabezado Car"/>
    <w:basedOn w:val="Fuentedeprrafopredeter"/>
    <w:link w:val="Encabezado"/>
    <w:uiPriority w:val="99"/>
    <w:rsid w:val="00B41D48"/>
  </w:style>
  <w:style w:type="paragraph" w:styleId="Piedepgina">
    <w:name w:val="footer"/>
    <w:basedOn w:val="Normal"/>
    <w:link w:val="PiedepginaCar"/>
    <w:uiPriority w:val="99"/>
    <w:unhideWhenUsed/>
    <w:rsid w:val="00B41D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41D48"/>
  </w:style>
  <w:style w:type="table" w:styleId="Tablaconcuadrcula">
    <w:name w:val="Table Grid"/>
    <w:basedOn w:val="Tablanormal"/>
    <w:uiPriority w:val="39"/>
    <w:rsid w:val="009F50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r2">
    <w:name w:val="Car2"/>
    <w:basedOn w:val="Normal"/>
    <w:rsid w:val="00995494"/>
    <w:pPr>
      <w:spacing w:line="240" w:lineRule="exact"/>
    </w:pPr>
    <w:rPr>
      <w:rFonts w:ascii="Verdana" w:eastAsia="Times New Roman" w:hAnsi="Verdana" w:cs="Verdana"/>
      <w:sz w:val="20"/>
      <w:szCs w:val="20"/>
    </w:rPr>
  </w:style>
  <w:style w:type="paragraph" w:styleId="Sangradetextonormal">
    <w:name w:val="Body Text Indent"/>
    <w:basedOn w:val="Normal"/>
    <w:link w:val="SangradetextonormalCar"/>
    <w:rsid w:val="009861F6"/>
    <w:pPr>
      <w:spacing w:after="0" w:line="240" w:lineRule="auto"/>
      <w:ind w:left="708"/>
      <w:jc w:val="both"/>
    </w:pPr>
    <w:rPr>
      <w:rFonts w:ascii="Tahoma" w:eastAsia="Times New Roman" w:hAnsi="Tahoma" w:cs="Tahoma"/>
      <w:color w:val="000000"/>
      <w:szCs w:val="20"/>
      <w:lang w:val="es-ES_tradnl" w:eastAsia="es-ES"/>
    </w:rPr>
  </w:style>
  <w:style w:type="character" w:customStyle="1" w:styleId="SangradetextonormalCar">
    <w:name w:val="Sangría de texto normal Car"/>
    <w:basedOn w:val="Fuentedeprrafopredeter"/>
    <w:link w:val="Sangradetextonormal"/>
    <w:rsid w:val="009861F6"/>
    <w:rPr>
      <w:rFonts w:ascii="Tahoma" w:eastAsia="Times New Roman" w:hAnsi="Tahoma" w:cs="Tahoma"/>
      <w:color w:val="000000"/>
      <w:szCs w:val="20"/>
      <w:lang w:val="es-ES_tradnl" w:eastAsia="es-ES"/>
    </w:rPr>
  </w:style>
  <w:style w:type="paragraph" w:styleId="Sangra2detindependiente">
    <w:name w:val="Body Text Indent 2"/>
    <w:basedOn w:val="Normal"/>
    <w:link w:val="Sangra2detindependienteCar"/>
    <w:uiPriority w:val="99"/>
    <w:semiHidden/>
    <w:unhideWhenUsed/>
    <w:rsid w:val="00013E1B"/>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013E1B"/>
  </w:style>
  <w:style w:type="paragraph" w:styleId="NormalWeb">
    <w:name w:val="Normal (Web)"/>
    <w:basedOn w:val="Normal"/>
    <w:uiPriority w:val="99"/>
    <w:rsid w:val="00013E1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notapie">
    <w:name w:val="footnote text"/>
    <w:aliases w:val="ft,FA Fu,texto de nota al pie,Texto nota pie_mujer,Footnote Text Char Car,Nota a pie/Bibliog,Footnote Text Char Car Car Car,Footnote Text Char Car Car,Texto nota pie Car1, Car1 Car2,Texto nota pie Car11,Car1, Car1 Ca,Car1 Ca,Car3 Car,Car3"/>
    <w:basedOn w:val="Normal"/>
    <w:link w:val="TextonotapieCar"/>
    <w:uiPriority w:val="99"/>
    <w:unhideWhenUsed/>
    <w:rsid w:val="005B086A"/>
    <w:pPr>
      <w:spacing w:after="0" w:line="240" w:lineRule="auto"/>
    </w:pPr>
    <w:rPr>
      <w:sz w:val="20"/>
      <w:szCs w:val="20"/>
    </w:rPr>
  </w:style>
  <w:style w:type="character" w:customStyle="1" w:styleId="TextonotapieCar">
    <w:name w:val="Texto nota pie Car"/>
    <w:aliases w:val="ft Car,FA Fu Car,texto de nota al pie Car,Texto nota pie_mujer Car,Footnote Text Char Car Car1,Nota a pie/Bibliog Car,Footnote Text Char Car Car Car Car,Footnote Text Char Car Car Car1,Texto nota pie Car1 Car, Car1 Car2 Car,Car1 Car"/>
    <w:basedOn w:val="Fuentedeprrafopredeter"/>
    <w:link w:val="Textonotapie"/>
    <w:uiPriority w:val="99"/>
    <w:rsid w:val="005B086A"/>
    <w:rPr>
      <w:sz w:val="20"/>
      <w:szCs w:val="20"/>
    </w:rPr>
  </w:style>
  <w:style w:type="character" w:styleId="Refdenotaalpie">
    <w:name w:val="footnote reference"/>
    <w:aliases w:val="Texto de nota al pie,Ref. de nota al pie2,referencia nota al pie,Nota de pie,Ref,de nota al pie,normal,Referencia nota al pie,BVI fnr,BVI fnr Car Car,BVI fnr Car,BVI fnr Car Car Car Car,Appel note de bas de p, BVI fnr,Pie de pagina,4"/>
    <w:basedOn w:val="Fuentedeprrafopredeter"/>
    <w:link w:val="BVIfnrCarattereCharCharCharCarattereCharCharCharCharCharChar1CharCharCharCarattereChar"/>
    <w:uiPriority w:val="99"/>
    <w:unhideWhenUsed/>
    <w:qFormat/>
    <w:rsid w:val="005B086A"/>
    <w:rPr>
      <w:vertAlign w:val="superscript"/>
    </w:rPr>
  </w:style>
  <w:style w:type="paragraph" w:styleId="Textodeglobo">
    <w:name w:val="Balloon Text"/>
    <w:basedOn w:val="Normal"/>
    <w:link w:val="TextodegloboCar"/>
    <w:uiPriority w:val="99"/>
    <w:semiHidden/>
    <w:unhideWhenUsed/>
    <w:rsid w:val="00D43CA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43CAE"/>
    <w:rPr>
      <w:rFonts w:ascii="Segoe UI" w:hAnsi="Segoe UI" w:cs="Segoe UI"/>
      <w:sz w:val="18"/>
      <w:szCs w:val="18"/>
    </w:rPr>
  </w:style>
  <w:style w:type="character" w:styleId="Refdecomentario">
    <w:name w:val="annotation reference"/>
    <w:basedOn w:val="Fuentedeprrafopredeter"/>
    <w:uiPriority w:val="99"/>
    <w:semiHidden/>
    <w:unhideWhenUsed/>
    <w:rsid w:val="00E52091"/>
    <w:rPr>
      <w:sz w:val="16"/>
      <w:szCs w:val="16"/>
    </w:rPr>
  </w:style>
  <w:style w:type="paragraph" w:styleId="Textocomentario">
    <w:name w:val="annotation text"/>
    <w:basedOn w:val="Normal"/>
    <w:link w:val="TextocomentarioCar"/>
    <w:uiPriority w:val="99"/>
    <w:unhideWhenUsed/>
    <w:rsid w:val="00E52091"/>
    <w:pPr>
      <w:spacing w:line="240" w:lineRule="auto"/>
    </w:pPr>
    <w:rPr>
      <w:sz w:val="20"/>
      <w:szCs w:val="20"/>
    </w:rPr>
  </w:style>
  <w:style w:type="character" w:customStyle="1" w:styleId="TextocomentarioCar">
    <w:name w:val="Texto comentario Car"/>
    <w:basedOn w:val="Fuentedeprrafopredeter"/>
    <w:link w:val="Textocomentario"/>
    <w:uiPriority w:val="99"/>
    <w:rsid w:val="00E52091"/>
    <w:rPr>
      <w:sz w:val="20"/>
      <w:szCs w:val="20"/>
    </w:rPr>
  </w:style>
  <w:style w:type="paragraph" w:styleId="Asuntodelcomentario">
    <w:name w:val="annotation subject"/>
    <w:basedOn w:val="Textocomentario"/>
    <w:next w:val="Textocomentario"/>
    <w:link w:val="AsuntodelcomentarioCar"/>
    <w:uiPriority w:val="99"/>
    <w:unhideWhenUsed/>
    <w:rsid w:val="00E52091"/>
    <w:rPr>
      <w:b/>
      <w:bCs/>
    </w:rPr>
  </w:style>
  <w:style w:type="character" w:customStyle="1" w:styleId="AsuntodelcomentarioCar">
    <w:name w:val="Asunto del comentario Car"/>
    <w:basedOn w:val="TextocomentarioCar"/>
    <w:link w:val="Asuntodelcomentario"/>
    <w:uiPriority w:val="99"/>
    <w:rsid w:val="00E52091"/>
    <w:rPr>
      <w:b/>
      <w:bCs/>
      <w:sz w:val="20"/>
      <w:szCs w:val="20"/>
    </w:rPr>
  </w:style>
  <w:style w:type="paragraph" w:customStyle="1" w:styleId="CarCarCarCarCarCarCarCarCar">
    <w:name w:val="Car Car Car Car Car Car Car Car Car"/>
    <w:basedOn w:val="Normal"/>
    <w:rsid w:val="00A25A19"/>
    <w:pPr>
      <w:spacing w:line="240" w:lineRule="exact"/>
    </w:pPr>
    <w:rPr>
      <w:rFonts w:ascii="Verdana" w:eastAsia="Times New Roman" w:hAnsi="Verdana" w:cs="Times New Roman"/>
      <w:sz w:val="20"/>
      <w:szCs w:val="20"/>
      <w:lang w:val="es-ES_tradnl"/>
    </w:rPr>
  </w:style>
  <w:style w:type="paragraph" w:styleId="TtulodeTDC">
    <w:name w:val="TOC Heading"/>
    <w:basedOn w:val="Ttulo1"/>
    <w:next w:val="Normal"/>
    <w:uiPriority w:val="39"/>
    <w:unhideWhenUsed/>
    <w:qFormat/>
    <w:rsid w:val="00A25A19"/>
    <w:pPr>
      <w:spacing w:before="480" w:line="276" w:lineRule="auto"/>
      <w:outlineLvl w:val="9"/>
    </w:pPr>
    <w:rPr>
      <w:rFonts w:ascii="Cambria" w:eastAsia="Times New Roman" w:hAnsi="Cambria" w:cs="Times New Roman"/>
      <w:b/>
      <w:bCs/>
      <w:color w:val="365F91"/>
      <w:sz w:val="28"/>
      <w:szCs w:val="28"/>
    </w:rPr>
  </w:style>
  <w:style w:type="paragraph" w:styleId="Textonotaalfinal">
    <w:name w:val="endnote text"/>
    <w:basedOn w:val="Normal"/>
    <w:link w:val="TextonotaalfinalCar"/>
    <w:uiPriority w:val="99"/>
    <w:semiHidden/>
    <w:unhideWhenUsed/>
    <w:rsid w:val="00A25A19"/>
    <w:pPr>
      <w:spacing w:after="0" w:line="240" w:lineRule="auto"/>
    </w:pPr>
    <w:rPr>
      <w:rFonts w:ascii="Times New Roman" w:eastAsia="Times New Roman" w:hAnsi="Times New Roman" w:cs="Times New Roman"/>
      <w:sz w:val="20"/>
      <w:szCs w:val="20"/>
      <w:lang w:val="en-US"/>
    </w:rPr>
  </w:style>
  <w:style w:type="character" w:customStyle="1" w:styleId="TextonotaalfinalCar">
    <w:name w:val="Texto nota al final Car"/>
    <w:basedOn w:val="Fuentedeprrafopredeter"/>
    <w:link w:val="Textonotaalfinal"/>
    <w:uiPriority w:val="99"/>
    <w:semiHidden/>
    <w:rsid w:val="00A25A19"/>
    <w:rPr>
      <w:rFonts w:ascii="Times New Roman" w:eastAsia="Times New Roman" w:hAnsi="Times New Roman" w:cs="Times New Roman"/>
      <w:sz w:val="20"/>
      <w:szCs w:val="20"/>
      <w:lang w:val="en-US"/>
    </w:rPr>
  </w:style>
  <w:style w:type="character" w:styleId="Refdenotaalfinal">
    <w:name w:val="endnote reference"/>
    <w:basedOn w:val="Fuentedeprrafopredeter"/>
    <w:uiPriority w:val="99"/>
    <w:semiHidden/>
    <w:unhideWhenUsed/>
    <w:rsid w:val="00A25A19"/>
    <w:rPr>
      <w:vertAlign w:val="superscript"/>
    </w:rPr>
  </w:style>
  <w:style w:type="paragraph" w:styleId="Revisin">
    <w:name w:val="Revision"/>
    <w:hidden/>
    <w:uiPriority w:val="99"/>
    <w:semiHidden/>
    <w:rsid w:val="00122044"/>
    <w:pPr>
      <w:spacing w:after="0" w:line="240" w:lineRule="auto"/>
    </w:pPr>
  </w:style>
  <w:style w:type="paragraph" w:customStyle="1" w:styleId="commentcontentpara">
    <w:name w:val="commentcontentpara"/>
    <w:basedOn w:val="Normal"/>
    <w:rsid w:val="00B6345E"/>
    <w:pPr>
      <w:spacing w:before="100" w:beforeAutospacing="1" w:after="100" w:afterAutospacing="1" w:line="240" w:lineRule="auto"/>
    </w:pPr>
    <w:rPr>
      <w:rFonts w:ascii="Times New Roman" w:eastAsia="Times New Roman" w:hAnsi="Times New Roman" w:cs="Times New Roman"/>
      <w:sz w:val="24"/>
      <w:szCs w:val="24"/>
      <w:lang w:eastAsia="es-ES_tradnl"/>
    </w:rPr>
  </w:style>
  <w:style w:type="character" w:customStyle="1" w:styleId="commentauthor">
    <w:name w:val="commentauthor"/>
    <w:basedOn w:val="Fuentedeprrafopredeter"/>
    <w:rsid w:val="003E33D8"/>
  </w:style>
  <w:style w:type="paragraph" w:styleId="Sinespaciado">
    <w:name w:val="No Spacing"/>
    <w:basedOn w:val="Normal"/>
    <w:uiPriority w:val="1"/>
    <w:qFormat/>
    <w:rsid w:val="00043B02"/>
    <w:pPr>
      <w:spacing w:after="0" w:line="240" w:lineRule="auto"/>
      <w:jc w:val="both"/>
    </w:pPr>
    <w:rPr>
      <w:rFonts w:cs="Arial"/>
      <w:lang w:val="es-CO"/>
    </w:rPr>
  </w:style>
  <w:style w:type="paragraph" w:styleId="Textoindependiente">
    <w:name w:val="Body Text"/>
    <w:basedOn w:val="Normal"/>
    <w:link w:val="TextoindependienteCar"/>
    <w:uiPriority w:val="1"/>
    <w:unhideWhenUsed/>
    <w:qFormat/>
    <w:rsid w:val="000E1226"/>
    <w:pPr>
      <w:spacing w:after="120"/>
    </w:pPr>
  </w:style>
  <w:style w:type="character" w:customStyle="1" w:styleId="TextoindependienteCar">
    <w:name w:val="Texto independiente Car"/>
    <w:basedOn w:val="Fuentedeprrafopredeter"/>
    <w:link w:val="Textoindependiente"/>
    <w:uiPriority w:val="1"/>
    <w:rsid w:val="000E1226"/>
    <w:rPr>
      <w:rFonts w:ascii="Arial" w:hAnsi="Arial"/>
      <w:lang w:val="es-ES"/>
    </w:rPr>
  </w:style>
  <w:style w:type="paragraph" w:customStyle="1" w:styleId="Car">
    <w:name w:val="Car"/>
    <w:basedOn w:val="Normal"/>
    <w:rsid w:val="000E1226"/>
    <w:pPr>
      <w:spacing w:line="240" w:lineRule="exact"/>
    </w:pPr>
    <w:rPr>
      <w:rFonts w:ascii="Verdana" w:eastAsia="Times New Roman" w:hAnsi="Verdana" w:cs="Times New Roman"/>
      <w:sz w:val="20"/>
      <w:szCs w:val="20"/>
    </w:rPr>
  </w:style>
  <w:style w:type="character" w:styleId="Nmerodepgina">
    <w:name w:val="page number"/>
    <w:basedOn w:val="Fuentedeprrafopredeter"/>
    <w:rsid w:val="000E1226"/>
  </w:style>
  <w:style w:type="character" w:styleId="Hipervnculo">
    <w:name w:val="Hyperlink"/>
    <w:uiPriority w:val="99"/>
    <w:unhideWhenUsed/>
    <w:rsid w:val="000E1226"/>
    <w:rPr>
      <w:color w:val="0563C1"/>
      <w:u w:val="single"/>
    </w:rPr>
  </w:style>
  <w:style w:type="table" w:customStyle="1" w:styleId="TableNormal">
    <w:name w:val="Table Normal"/>
    <w:uiPriority w:val="2"/>
    <w:semiHidden/>
    <w:unhideWhenUsed/>
    <w:qFormat/>
    <w:rsid w:val="000E122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E1226"/>
    <w:pPr>
      <w:widowControl w:val="0"/>
      <w:autoSpaceDE w:val="0"/>
      <w:autoSpaceDN w:val="0"/>
      <w:spacing w:after="0" w:line="240" w:lineRule="auto"/>
    </w:pPr>
    <w:rPr>
      <w:rFonts w:eastAsia="Arial" w:cs="Arial"/>
    </w:rPr>
  </w:style>
  <w:style w:type="paragraph" w:styleId="Puesto">
    <w:name w:val="Title"/>
    <w:basedOn w:val="Normal"/>
    <w:link w:val="PuestoCar"/>
    <w:uiPriority w:val="10"/>
    <w:qFormat/>
    <w:rsid w:val="000E1226"/>
    <w:pPr>
      <w:widowControl w:val="0"/>
      <w:autoSpaceDE w:val="0"/>
      <w:autoSpaceDN w:val="0"/>
      <w:spacing w:after="0" w:line="240" w:lineRule="auto"/>
    </w:pPr>
    <w:rPr>
      <w:rFonts w:ascii="Times New Roman" w:eastAsia="Times New Roman" w:hAnsi="Times New Roman" w:cs="Times New Roman"/>
    </w:rPr>
  </w:style>
  <w:style w:type="character" w:customStyle="1" w:styleId="PuestoCar">
    <w:name w:val="Puesto Car"/>
    <w:basedOn w:val="Fuentedeprrafopredeter"/>
    <w:link w:val="Puesto"/>
    <w:uiPriority w:val="10"/>
    <w:rsid w:val="000E1226"/>
    <w:rPr>
      <w:rFonts w:ascii="Times New Roman" w:eastAsia="Times New Roman" w:hAnsi="Times New Roman" w:cs="Times New Roman"/>
      <w:lang w:val="es-ES"/>
    </w:rPr>
  </w:style>
  <w:style w:type="paragraph" w:styleId="Citadestacada">
    <w:name w:val="Intense Quote"/>
    <w:basedOn w:val="Normal"/>
    <w:next w:val="Normal"/>
    <w:link w:val="CitadestacadaCar"/>
    <w:uiPriority w:val="30"/>
    <w:qFormat/>
    <w:rsid w:val="000E1226"/>
    <w:pPr>
      <w:pBdr>
        <w:top w:val="single" w:sz="4" w:space="10" w:color="5B9BD5" w:themeColor="accent1"/>
        <w:bottom w:val="single" w:sz="4" w:space="10" w:color="5B9BD5" w:themeColor="accent1"/>
      </w:pBdr>
      <w:spacing w:before="360" w:after="360"/>
      <w:ind w:left="864" w:right="864"/>
      <w:jc w:val="center"/>
    </w:pPr>
    <w:rPr>
      <w:rFonts w:asciiTheme="minorHAnsi" w:hAnsiTheme="minorHAnsi"/>
      <w:i/>
      <w:iCs/>
      <w:color w:val="5B9BD5" w:themeColor="accent1"/>
      <w:lang w:val="es-CO"/>
    </w:rPr>
  </w:style>
  <w:style w:type="character" w:customStyle="1" w:styleId="CitadestacadaCar">
    <w:name w:val="Cita destacada Car"/>
    <w:basedOn w:val="Fuentedeprrafopredeter"/>
    <w:link w:val="Citadestacada"/>
    <w:uiPriority w:val="30"/>
    <w:rsid w:val="000E1226"/>
    <w:rPr>
      <w:i/>
      <w:iCs/>
      <w:color w:val="5B9BD5" w:themeColor="accent1"/>
    </w:rPr>
  </w:style>
  <w:style w:type="paragraph" w:customStyle="1" w:styleId="centrado">
    <w:name w:val="centrado"/>
    <w:basedOn w:val="Normal"/>
    <w:rsid w:val="000E1226"/>
    <w:pPr>
      <w:spacing w:before="100" w:beforeAutospacing="1" w:after="100" w:afterAutospacing="1" w:line="240" w:lineRule="auto"/>
    </w:pPr>
    <w:rPr>
      <w:rFonts w:ascii="Times New Roman" w:eastAsia="Times New Roman" w:hAnsi="Times New Roman" w:cs="Times New Roman"/>
      <w:sz w:val="24"/>
      <w:szCs w:val="24"/>
      <w:lang w:val="es-CO" w:eastAsia="es-MX"/>
    </w:rPr>
  </w:style>
  <w:style w:type="character" w:styleId="Textoennegrita">
    <w:name w:val="Strong"/>
    <w:basedOn w:val="Fuentedeprrafopredeter"/>
    <w:uiPriority w:val="22"/>
    <w:qFormat/>
    <w:rsid w:val="000E1226"/>
    <w:rPr>
      <w:b/>
      <w:bCs/>
    </w:rPr>
  </w:style>
  <w:style w:type="character" w:styleId="Textodelmarcadordeposicin">
    <w:name w:val="Placeholder Text"/>
    <w:basedOn w:val="Fuentedeprrafopredeter"/>
    <w:uiPriority w:val="99"/>
    <w:semiHidden/>
    <w:rsid w:val="000E1226"/>
    <w:rPr>
      <w:color w:val="808080"/>
    </w:rPr>
  </w:style>
  <w:style w:type="table" w:customStyle="1" w:styleId="Tablaconcuadrcula1">
    <w:name w:val="Tabla con cuadrícula1"/>
    <w:basedOn w:val="Tablanormal"/>
    <w:next w:val="Tablaconcuadrcula"/>
    <w:uiPriority w:val="39"/>
    <w:rsid w:val="000E12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39"/>
    <w:rsid w:val="000E12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3">
    <w:name w:val="Tabla con cuadrícula3"/>
    <w:basedOn w:val="Tablanormal"/>
    <w:next w:val="Tablaconcuadrcula"/>
    <w:uiPriority w:val="39"/>
    <w:rsid w:val="000E12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encinsinresolver1">
    <w:name w:val="Mención sin resolver1"/>
    <w:basedOn w:val="Fuentedeprrafopredeter"/>
    <w:uiPriority w:val="99"/>
    <w:semiHidden/>
    <w:unhideWhenUsed/>
    <w:rsid w:val="000E1226"/>
    <w:rPr>
      <w:color w:val="605E5C"/>
      <w:shd w:val="clear" w:color="auto" w:fill="E1DFDD"/>
    </w:rPr>
  </w:style>
  <w:style w:type="table" w:customStyle="1" w:styleId="Tablaconcuadrcula4">
    <w:name w:val="Tabla con cuadrícula4"/>
    <w:basedOn w:val="Tablanormal"/>
    <w:next w:val="Tablaconcuadrcula"/>
    <w:uiPriority w:val="39"/>
    <w:rsid w:val="000E12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encinsinresolver2">
    <w:name w:val="Mención sin resolver2"/>
    <w:basedOn w:val="Fuentedeprrafopredeter"/>
    <w:uiPriority w:val="99"/>
    <w:semiHidden/>
    <w:unhideWhenUsed/>
    <w:rsid w:val="00785BE6"/>
    <w:rPr>
      <w:color w:val="605E5C"/>
      <w:shd w:val="clear" w:color="auto" w:fill="E1DFDD"/>
    </w:rPr>
  </w:style>
  <w:style w:type="character" w:customStyle="1" w:styleId="normaltextrun">
    <w:name w:val="normaltextrun"/>
    <w:rsid w:val="00882094"/>
  </w:style>
  <w:style w:type="paragraph" w:customStyle="1" w:styleId="paragraph">
    <w:name w:val="paragraph"/>
    <w:basedOn w:val="Normal"/>
    <w:rsid w:val="002E247F"/>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eop">
    <w:name w:val="eop"/>
    <w:basedOn w:val="Fuentedeprrafopredeter"/>
    <w:rsid w:val="00343BD6"/>
  </w:style>
  <w:style w:type="character" w:customStyle="1" w:styleId="cf01">
    <w:name w:val="cf01"/>
    <w:basedOn w:val="Fuentedeprrafopredeter"/>
    <w:rsid w:val="0093667D"/>
    <w:rPr>
      <w:rFonts w:ascii="Segoe UI" w:hAnsi="Segoe UI" w:cs="Segoe UI" w:hint="default"/>
      <w:sz w:val="18"/>
      <w:szCs w:val="18"/>
    </w:rPr>
  </w:style>
  <w:style w:type="paragraph" w:customStyle="1" w:styleId="Normal0">
    <w:name w:val="Normal0"/>
    <w:qFormat/>
    <w:rsid w:val="00E67B3F"/>
    <w:pPr>
      <w:spacing w:line="256" w:lineRule="auto"/>
    </w:pPr>
    <w:rPr>
      <w:rFonts w:ascii="Calibri" w:eastAsia="Calibri" w:hAnsi="Calibri" w:cs="Calibri"/>
      <w:lang w:val="es-ES" w:eastAsia="es-CO"/>
    </w:rPr>
  </w:style>
  <w:style w:type="table" w:styleId="Tabladecuadrcula7concolores-nfasis5">
    <w:name w:val="Grid Table 7 Colorful Accent 5"/>
    <w:basedOn w:val="Tablanormal"/>
    <w:uiPriority w:val="52"/>
    <w:rsid w:val="00EE14C7"/>
    <w:pPr>
      <w:spacing w:after="0" w:line="240" w:lineRule="auto"/>
    </w:pPr>
    <w:rPr>
      <w:color w:val="2F5496" w:themeColor="accent5" w:themeShade="BF"/>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decuadrcula5oscura-nfasis1">
    <w:name w:val="Grid Table 5 Dark Accent 1"/>
    <w:basedOn w:val="Tablanormal"/>
    <w:uiPriority w:val="50"/>
    <w:rsid w:val="00EE14C7"/>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cuadrcula4-nfasis3">
    <w:name w:val="Grid Table 4 Accent 3"/>
    <w:basedOn w:val="Tablanormal"/>
    <w:uiPriority w:val="49"/>
    <w:rsid w:val="000D60FF"/>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5oscura-nfasis3">
    <w:name w:val="Grid Table 5 Dark Accent 3"/>
    <w:basedOn w:val="Tablanormal"/>
    <w:uiPriority w:val="50"/>
    <w:rsid w:val="007E7C7B"/>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decuadrcula4-nfasis1">
    <w:name w:val="Grid Table 4 Accent 1"/>
    <w:basedOn w:val="Tablanormal"/>
    <w:uiPriority w:val="49"/>
    <w:rsid w:val="007E7C7B"/>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DC3">
    <w:name w:val="toc 3"/>
    <w:basedOn w:val="Normal"/>
    <w:next w:val="Normal"/>
    <w:autoRedefine/>
    <w:uiPriority w:val="39"/>
    <w:unhideWhenUsed/>
    <w:rsid w:val="007C5CF8"/>
    <w:pPr>
      <w:spacing w:after="0"/>
      <w:ind w:left="440"/>
    </w:pPr>
    <w:rPr>
      <w:rFonts w:asciiTheme="minorHAnsi" w:hAnsiTheme="minorHAnsi" w:cstheme="minorHAnsi"/>
      <w:sz w:val="20"/>
      <w:szCs w:val="20"/>
    </w:rPr>
  </w:style>
  <w:style w:type="paragraph" w:styleId="TDC2">
    <w:name w:val="toc 2"/>
    <w:basedOn w:val="Normal"/>
    <w:next w:val="Normal"/>
    <w:autoRedefine/>
    <w:uiPriority w:val="39"/>
    <w:unhideWhenUsed/>
    <w:rsid w:val="00E15766"/>
    <w:pPr>
      <w:spacing w:before="120" w:after="0"/>
      <w:ind w:left="220"/>
    </w:pPr>
    <w:rPr>
      <w:rFonts w:asciiTheme="minorHAnsi" w:hAnsiTheme="minorHAnsi" w:cstheme="minorHAnsi"/>
      <w:i/>
      <w:iCs/>
      <w:sz w:val="20"/>
      <w:szCs w:val="20"/>
    </w:rPr>
  </w:style>
  <w:style w:type="paragraph" w:styleId="TDC1">
    <w:name w:val="toc 1"/>
    <w:basedOn w:val="Normal"/>
    <w:next w:val="Normal"/>
    <w:autoRedefine/>
    <w:uiPriority w:val="39"/>
    <w:unhideWhenUsed/>
    <w:rsid w:val="008F6287"/>
    <w:pPr>
      <w:tabs>
        <w:tab w:val="left" w:pos="1100"/>
        <w:tab w:val="right" w:leader="dot" w:pos="9395"/>
      </w:tabs>
      <w:spacing w:after="0" w:line="0" w:lineRule="atLeast"/>
      <w:jc w:val="both"/>
    </w:pPr>
    <w:rPr>
      <w:rFonts w:cstheme="minorHAnsi"/>
      <w:bCs/>
      <w:szCs w:val="20"/>
    </w:rPr>
  </w:style>
  <w:style w:type="character" w:styleId="nfasis">
    <w:name w:val="Emphasis"/>
    <w:basedOn w:val="Fuentedeprrafopredeter"/>
    <w:uiPriority w:val="20"/>
    <w:qFormat/>
    <w:rsid w:val="003C5CC7"/>
    <w:rPr>
      <w:i/>
      <w:iCs/>
    </w:rPr>
  </w:style>
  <w:style w:type="paragraph" w:styleId="TDC4">
    <w:name w:val="toc 4"/>
    <w:basedOn w:val="Normal"/>
    <w:next w:val="Normal"/>
    <w:autoRedefine/>
    <w:uiPriority w:val="39"/>
    <w:unhideWhenUsed/>
    <w:rsid w:val="002E7D49"/>
    <w:pPr>
      <w:spacing w:after="0"/>
      <w:ind w:left="660"/>
    </w:pPr>
    <w:rPr>
      <w:rFonts w:asciiTheme="minorHAnsi" w:hAnsiTheme="minorHAnsi" w:cstheme="minorHAnsi"/>
      <w:sz w:val="20"/>
      <w:szCs w:val="20"/>
    </w:rPr>
  </w:style>
  <w:style w:type="paragraph" w:styleId="TDC5">
    <w:name w:val="toc 5"/>
    <w:basedOn w:val="Normal"/>
    <w:next w:val="Normal"/>
    <w:autoRedefine/>
    <w:uiPriority w:val="39"/>
    <w:unhideWhenUsed/>
    <w:rsid w:val="002E7D49"/>
    <w:pPr>
      <w:spacing w:after="0"/>
      <w:ind w:left="880"/>
    </w:pPr>
    <w:rPr>
      <w:rFonts w:asciiTheme="minorHAnsi" w:hAnsiTheme="minorHAnsi" w:cstheme="minorHAnsi"/>
      <w:sz w:val="20"/>
      <w:szCs w:val="20"/>
    </w:rPr>
  </w:style>
  <w:style w:type="paragraph" w:styleId="TDC6">
    <w:name w:val="toc 6"/>
    <w:basedOn w:val="Normal"/>
    <w:next w:val="Normal"/>
    <w:autoRedefine/>
    <w:uiPriority w:val="39"/>
    <w:unhideWhenUsed/>
    <w:rsid w:val="002E7D49"/>
    <w:pPr>
      <w:spacing w:after="0"/>
      <w:ind w:left="1100"/>
    </w:pPr>
    <w:rPr>
      <w:rFonts w:asciiTheme="minorHAnsi" w:hAnsiTheme="minorHAnsi" w:cstheme="minorHAnsi"/>
      <w:sz w:val="20"/>
      <w:szCs w:val="20"/>
    </w:rPr>
  </w:style>
  <w:style w:type="paragraph" w:styleId="TDC7">
    <w:name w:val="toc 7"/>
    <w:basedOn w:val="Normal"/>
    <w:next w:val="Normal"/>
    <w:autoRedefine/>
    <w:uiPriority w:val="39"/>
    <w:unhideWhenUsed/>
    <w:rsid w:val="002E7D49"/>
    <w:pPr>
      <w:spacing w:after="0"/>
      <w:ind w:left="1320"/>
    </w:pPr>
    <w:rPr>
      <w:rFonts w:asciiTheme="minorHAnsi" w:hAnsiTheme="minorHAnsi" w:cstheme="minorHAnsi"/>
      <w:sz w:val="20"/>
      <w:szCs w:val="20"/>
    </w:rPr>
  </w:style>
  <w:style w:type="paragraph" w:styleId="TDC8">
    <w:name w:val="toc 8"/>
    <w:basedOn w:val="Normal"/>
    <w:next w:val="Normal"/>
    <w:autoRedefine/>
    <w:uiPriority w:val="39"/>
    <w:unhideWhenUsed/>
    <w:rsid w:val="002E7D49"/>
    <w:pPr>
      <w:spacing w:after="0"/>
      <w:ind w:left="1540"/>
    </w:pPr>
    <w:rPr>
      <w:rFonts w:asciiTheme="minorHAnsi" w:hAnsiTheme="minorHAnsi" w:cstheme="minorHAnsi"/>
      <w:sz w:val="20"/>
      <w:szCs w:val="20"/>
    </w:rPr>
  </w:style>
  <w:style w:type="paragraph" w:styleId="TDC9">
    <w:name w:val="toc 9"/>
    <w:basedOn w:val="Normal"/>
    <w:next w:val="Normal"/>
    <w:autoRedefine/>
    <w:uiPriority w:val="39"/>
    <w:unhideWhenUsed/>
    <w:rsid w:val="002E7D49"/>
    <w:pPr>
      <w:spacing w:after="0"/>
      <w:ind w:left="1760"/>
    </w:pPr>
    <w:rPr>
      <w:rFonts w:asciiTheme="minorHAnsi" w:hAnsiTheme="minorHAnsi" w:cstheme="minorHAnsi"/>
      <w:sz w:val="20"/>
      <w:szCs w:val="20"/>
    </w:rPr>
  </w:style>
  <w:style w:type="character" w:customStyle="1" w:styleId="Mencinsinresolver3">
    <w:name w:val="Mención sin resolver3"/>
    <w:basedOn w:val="Fuentedeprrafopredeter"/>
    <w:uiPriority w:val="99"/>
    <w:semiHidden/>
    <w:unhideWhenUsed/>
    <w:rsid w:val="00730823"/>
    <w:rPr>
      <w:color w:val="605E5C"/>
      <w:shd w:val="clear" w:color="auto" w:fill="E1DFDD"/>
    </w:rPr>
  </w:style>
  <w:style w:type="character" w:customStyle="1" w:styleId="tabchar">
    <w:name w:val="tabchar"/>
    <w:basedOn w:val="Fuentedeprrafopredeter"/>
    <w:rsid w:val="00560B01"/>
  </w:style>
  <w:style w:type="character" w:customStyle="1" w:styleId="Mencinsinresolver4">
    <w:name w:val="Mención sin resolver4"/>
    <w:basedOn w:val="Fuentedeprrafopredeter"/>
    <w:uiPriority w:val="99"/>
    <w:semiHidden/>
    <w:unhideWhenUsed/>
    <w:rsid w:val="00E30E01"/>
    <w:rPr>
      <w:color w:val="605E5C"/>
      <w:shd w:val="clear" w:color="auto" w:fill="E1DFDD"/>
    </w:rPr>
  </w:style>
  <w:style w:type="paragraph" w:styleId="Descripcin">
    <w:name w:val="caption"/>
    <w:basedOn w:val="Normal"/>
    <w:next w:val="Normal"/>
    <w:uiPriority w:val="35"/>
    <w:unhideWhenUsed/>
    <w:qFormat/>
    <w:rsid w:val="0064323B"/>
    <w:pPr>
      <w:spacing w:after="200" w:line="240" w:lineRule="auto"/>
    </w:pPr>
    <w:rPr>
      <w:rFonts w:asciiTheme="minorHAnsi" w:hAnsiTheme="minorHAnsi"/>
      <w:i/>
      <w:iCs/>
      <w:color w:val="44546A" w:themeColor="text2"/>
      <w:sz w:val="18"/>
      <w:szCs w:val="18"/>
      <w:lang w:val="es-CO"/>
    </w:rPr>
  </w:style>
  <w:style w:type="paragraph" w:customStyle="1" w:styleId="BVIfnrCarattereCharCharCharCarattereCharCharCharCharCharChar1CharCharCharCarattereChar">
    <w:name w:val="BVI fnr Carattere Char Char Char Carattere Char Char Char Char Char Char1 Char Char Char Carattere Char"/>
    <w:aliases w:val="BVI fnr Carattere Char Char Char Carattere Char Char Char Char Char Char1 Char Char Char Carattere Carattere Char"/>
    <w:basedOn w:val="Normal"/>
    <w:link w:val="Refdenotaalpie"/>
    <w:uiPriority w:val="99"/>
    <w:rsid w:val="00B8103F"/>
    <w:pPr>
      <w:spacing w:before="120" w:line="240" w:lineRule="exact"/>
      <w:jc w:val="both"/>
    </w:pPr>
    <w:rPr>
      <w:rFonts w:asciiTheme="minorHAnsi" w:hAnsiTheme="minorHAnsi"/>
      <w:vertAlign w:val="superscript"/>
      <w:lang w:val="es-CO"/>
    </w:rPr>
  </w:style>
  <w:style w:type="character" w:customStyle="1" w:styleId="Mencinsinresolver5">
    <w:name w:val="Mención sin resolver5"/>
    <w:basedOn w:val="Fuentedeprrafopredeter"/>
    <w:uiPriority w:val="99"/>
    <w:semiHidden/>
    <w:unhideWhenUsed/>
    <w:rsid w:val="00043205"/>
    <w:rPr>
      <w:color w:val="605E5C"/>
      <w:shd w:val="clear" w:color="auto" w:fill="E1DFDD"/>
    </w:rPr>
  </w:style>
  <w:style w:type="character" w:customStyle="1" w:styleId="Mencinsinresolver6">
    <w:name w:val="Mención sin resolver6"/>
    <w:basedOn w:val="Fuentedeprrafopredeter"/>
    <w:uiPriority w:val="99"/>
    <w:semiHidden/>
    <w:unhideWhenUsed/>
    <w:rsid w:val="00472630"/>
    <w:rPr>
      <w:color w:val="605E5C"/>
      <w:shd w:val="clear" w:color="auto" w:fill="E1DFDD"/>
    </w:rPr>
  </w:style>
  <w:style w:type="character" w:customStyle="1" w:styleId="Mencinsinresolver7">
    <w:name w:val="Mención sin resolver7"/>
    <w:basedOn w:val="Fuentedeprrafopredeter"/>
    <w:uiPriority w:val="99"/>
    <w:semiHidden/>
    <w:unhideWhenUsed/>
    <w:rsid w:val="000053AD"/>
    <w:rPr>
      <w:color w:val="605E5C"/>
      <w:shd w:val="clear" w:color="auto" w:fill="E1DFDD"/>
    </w:rPr>
  </w:style>
  <w:style w:type="character" w:customStyle="1" w:styleId="Mencinsinresolver8">
    <w:name w:val="Mención sin resolver8"/>
    <w:basedOn w:val="Fuentedeprrafopredeter"/>
    <w:uiPriority w:val="99"/>
    <w:semiHidden/>
    <w:unhideWhenUsed/>
    <w:rsid w:val="00362252"/>
    <w:rPr>
      <w:color w:val="605E5C"/>
      <w:shd w:val="clear" w:color="auto" w:fill="E1DFDD"/>
    </w:rPr>
  </w:style>
  <w:style w:type="character" w:customStyle="1" w:styleId="Mencinsinresolver9">
    <w:name w:val="Mención sin resolver9"/>
    <w:basedOn w:val="Fuentedeprrafopredeter"/>
    <w:uiPriority w:val="99"/>
    <w:semiHidden/>
    <w:unhideWhenUsed/>
    <w:rsid w:val="00D02268"/>
    <w:rPr>
      <w:color w:val="605E5C"/>
      <w:shd w:val="clear" w:color="auto" w:fill="E1DFDD"/>
    </w:rPr>
  </w:style>
  <w:style w:type="character" w:customStyle="1" w:styleId="UnresolvedMention">
    <w:name w:val="Unresolved Mention"/>
    <w:basedOn w:val="Fuentedeprrafopredeter"/>
    <w:uiPriority w:val="99"/>
    <w:semiHidden/>
    <w:unhideWhenUsed/>
    <w:rsid w:val="002608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2900">
      <w:bodyDiv w:val="1"/>
      <w:marLeft w:val="0"/>
      <w:marRight w:val="0"/>
      <w:marTop w:val="0"/>
      <w:marBottom w:val="0"/>
      <w:divBdr>
        <w:top w:val="none" w:sz="0" w:space="0" w:color="auto"/>
        <w:left w:val="none" w:sz="0" w:space="0" w:color="auto"/>
        <w:bottom w:val="none" w:sz="0" w:space="0" w:color="auto"/>
        <w:right w:val="none" w:sz="0" w:space="0" w:color="auto"/>
      </w:divBdr>
    </w:div>
    <w:div w:id="19094775">
      <w:bodyDiv w:val="1"/>
      <w:marLeft w:val="0"/>
      <w:marRight w:val="0"/>
      <w:marTop w:val="0"/>
      <w:marBottom w:val="0"/>
      <w:divBdr>
        <w:top w:val="none" w:sz="0" w:space="0" w:color="auto"/>
        <w:left w:val="none" w:sz="0" w:space="0" w:color="auto"/>
        <w:bottom w:val="none" w:sz="0" w:space="0" w:color="auto"/>
        <w:right w:val="none" w:sz="0" w:space="0" w:color="auto"/>
      </w:divBdr>
    </w:div>
    <w:div w:id="27341725">
      <w:bodyDiv w:val="1"/>
      <w:marLeft w:val="0"/>
      <w:marRight w:val="0"/>
      <w:marTop w:val="0"/>
      <w:marBottom w:val="0"/>
      <w:divBdr>
        <w:top w:val="none" w:sz="0" w:space="0" w:color="auto"/>
        <w:left w:val="none" w:sz="0" w:space="0" w:color="auto"/>
        <w:bottom w:val="none" w:sz="0" w:space="0" w:color="auto"/>
        <w:right w:val="none" w:sz="0" w:space="0" w:color="auto"/>
      </w:divBdr>
      <w:divsChild>
        <w:div w:id="1611204212">
          <w:marLeft w:val="0"/>
          <w:marRight w:val="0"/>
          <w:marTop w:val="0"/>
          <w:marBottom w:val="0"/>
          <w:divBdr>
            <w:top w:val="none" w:sz="0" w:space="0" w:color="auto"/>
            <w:left w:val="none" w:sz="0" w:space="0" w:color="auto"/>
            <w:bottom w:val="none" w:sz="0" w:space="0" w:color="auto"/>
            <w:right w:val="none" w:sz="0" w:space="0" w:color="auto"/>
          </w:divBdr>
        </w:div>
        <w:div w:id="367027784">
          <w:marLeft w:val="0"/>
          <w:marRight w:val="0"/>
          <w:marTop w:val="0"/>
          <w:marBottom w:val="0"/>
          <w:divBdr>
            <w:top w:val="none" w:sz="0" w:space="0" w:color="auto"/>
            <w:left w:val="none" w:sz="0" w:space="0" w:color="auto"/>
            <w:bottom w:val="none" w:sz="0" w:space="0" w:color="auto"/>
            <w:right w:val="none" w:sz="0" w:space="0" w:color="auto"/>
          </w:divBdr>
        </w:div>
      </w:divsChild>
    </w:div>
    <w:div w:id="34162391">
      <w:bodyDiv w:val="1"/>
      <w:marLeft w:val="0"/>
      <w:marRight w:val="0"/>
      <w:marTop w:val="0"/>
      <w:marBottom w:val="0"/>
      <w:divBdr>
        <w:top w:val="none" w:sz="0" w:space="0" w:color="auto"/>
        <w:left w:val="none" w:sz="0" w:space="0" w:color="auto"/>
        <w:bottom w:val="none" w:sz="0" w:space="0" w:color="auto"/>
        <w:right w:val="none" w:sz="0" w:space="0" w:color="auto"/>
      </w:divBdr>
    </w:div>
    <w:div w:id="35980045">
      <w:bodyDiv w:val="1"/>
      <w:marLeft w:val="0"/>
      <w:marRight w:val="0"/>
      <w:marTop w:val="0"/>
      <w:marBottom w:val="0"/>
      <w:divBdr>
        <w:top w:val="none" w:sz="0" w:space="0" w:color="auto"/>
        <w:left w:val="none" w:sz="0" w:space="0" w:color="auto"/>
        <w:bottom w:val="none" w:sz="0" w:space="0" w:color="auto"/>
        <w:right w:val="none" w:sz="0" w:space="0" w:color="auto"/>
      </w:divBdr>
    </w:div>
    <w:div w:id="49118896">
      <w:bodyDiv w:val="1"/>
      <w:marLeft w:val="0"/>
      <w:marRight w:val="0"/>
      <w:marTop w:val="0"/>
      <w:marBottom w:val="0"/>
      <w:divBdr>
        <w:top w:val="none" w:sz="0" w:space="0" w:color="auto"/>
        <w:left w:val="none" w:sz="0" w:space="0" w:color="auto"/>
        <w:bottom w:val="none" w:sz="0" w:space="0" w:color="auto"/>
        <w:right w:val="none" w:sz="0" w:space="0" w:color="auto"/>
      </w:divBdr>
      <w:divsChild>
        <w:div w:id="1158766335">
          <w:marLeft w:val="0"/>
          <w:marRight w:val="0"/>
          <w:marTop w:val="0"/>
          <w:marBottom w:val="0"/>
          <w:divBdr>
            <w:top w:val="none" w:sz="0" w:space="0" w:color="auto"/>
            <w:left w:val="none" w:sz="0" w:space="0" w:color="auto"/>
            <w:bottom w:val="none" w:sz="0" w:space="0" w:color="auto"/>
            <w:right w:val="none" w:sz="0" w:space="0" w:color="auto"/>
          </w:divBdr>
        </w:div>
      </w:divsChild>
    </w:div>
    <w:div w:id="62217115">
      <w:bodyDiv w:val="1"/>
      <w:marLeft w:val="0"/>
      <w:marRight w:val="0"/>
      <w:marTop w:val="0"/>
      <w:marBottom w:val="0"/>
      <w:divBdr>
        <w:top w:val="none" w:sz="0" w:space="0" w:color="auto"/>
        <w:left w:val="none" w:sz="0" w:space="0" w:color="auto"/>
        <w:bottom w:val="none" w:sz="0" w:space="0" w:color="auto"/>
        <w:right w:val="none" w:sz="0" w:space="0" w:color="auto"/>
      </w:divBdr>
    </w:div>
    <w:div w:id="66460111">
      <w:bodyDiv w:val="1"/>
      <w:marLeft w:val="0"/>
      <w:marRight w:val="0"/>
      <w:marTop w:val="0"/>
      <w:marBottom w:val="0"/>
      <w:divBdr>
        <w:top w:val="none" w:sz="0" w:space="0" w:color="auto"/>
        <w:left w:val="none" w:sz="0" w:space="0" w:color="auto"/>
        <w:bottom w:val="none" w:sz="0" w:space="0" w:color="auto"/>
        <w:right w:val="none" w:sz="0" w:space="0" w:color="auto"/>
      </w:divBdr>
    </w:div>
    <w:div w:id="67583117">
      <w:bodyDiv w:val="1"/>
      <w:marLeft w:val="0"/>
      <w:marRight w:val="0"/>
      <w:marTop w:val="0"/>
      <w:marBottom w:val="0"/>
      <w:divBdr>
        <w:top w:val="none" w:sz="0" w:space="0" w:color="auto"/>
        <w:left w:val="none" w:sz="0" w:space="0" w:color="auto"/>
        <w:bottom w:val="none" w:sz="0" w:space="0" w:color="auto"/>
        <w:right w:val="none" w:sz="0" w:space="0" w:color="auto"/>
      </w:divBdr>
    </w:div>
    <w:div w:id="84885500">
      <w:bodyDiv w:val="1"/>
      <w:marLeft w:val="0"/>
      <w:marRight w:val="0"/>
      <w:marTop w:val="0"/>
      <w:marBottom w:val="0"/>
      <w:divBdr>
        <w:top w:val="none" w:sz="0" w:space="0" w:color="auto"/>
        <w:left w:val="none" w:sz="0" w:space="0" w:color="auto"/>
        <w:bottom w:val="none" w:sz="0" w:space="0" w:color="auto"/>
        <w:right w:val="none" w:sz="0" w:space="0" w:color="auto"/>
      </w:divBdr>
    </w:div>
    <w:div w:id="86510098">
      <w:bodyDiv w:val="1"/>
      <w:marLeft w:val="0"/>
      <w:marRight w:val="0"/>
      <w:marTop w:val="0"/>
      <w:marBottom w:val="0"/>
      <w:divBdr>
        <w:top w:val="none" w:sz="0" w:space="0" w:color="auto"/>
        <w:left w:val="none" w:sz="0" w:space="0" w:color="auto"/>
        <w:bottom w:val="none" w:sz="0" w:space="0" w:color="auto"/>
        <w:right w:val="none" w:sz="0" w:space="0" w:color="auto"/>
      </w:divBdr>
    </w:div>
    <w:div w:id="93481294">
      <w:bodyDiv w:val="1"/>
      <w:marLeft w:val="0"/>
      <w:marRight w:val="0"/>
      <w:marTop w:val="0"/>
      <w:marBottom w:val="0"/>
      <w:divBdr>
        <w:top w:val="none" w:sz="0" w:space="0" w:color="auto"/>
        <w:left w:val="none" w:sz="0" w:space="0" w:color="auto"/>
        <w:bottom w:val="none" w:sz="0" w:space="0" w:color="auto"/>
        <w:right w:val="none" w:sz="0" w:space="0" w:color="auto"/>
      </w:divBdr>
    </w:div>
    <w:div w:id="96215362">
      <w:bodyDiv w:val="1"/>
      <w:marLeft w:val="0"/>
      <w:marRight w:val="0"/>
      <w:marTop w:val="0"/>
      <w:marBottom w:val="0"/>
      <w:divBdr>
        <w:top w:val="none" w:sz="0" w:space="0" w:color="auto"/>
        <w:left w:val="none" w:sz="0" w:space="0" w:color="auto"/>
        <w:bottom w:val="none" w:sz="0" w:space="0" w:color="auto"/>
        <w:right w:val="none" w:sz="0" w:space="0" w:color="auto"/>
      </w:divBdr>
    </w:div>
    <w:div w:id="99883397">
      <w:bodyDiv w:val="1"/>
      <w:marLeft w:val="0"/>
      <w:marRight w:val="0"/>
      <w:marTop w:val="0"/>
      <w:marBottom w:val="0"/>
      <w:divBdr>
        <w:top w:val="none" w:sz="0" w:space="0" w:color="auto"/>
        <w:left w:val="none" w:sz="0" w:space="0" w:color="auto"/>
        <w:bottom w:val="none" w:sz="0" w:space="0" w:color="auto"/>
        <w:right w:val="none" w:sz="0" w:space="0" w:color="auto"/>
      </w:divBdr>
    </w:div>
    <w:div w:id="100733613">
      <w:bodyDiv w:val="1"/>
      <w:marLeft w:val="0"/>
      <w:marRight w:val="0"/>
      <w:marTop w:val="0"/>
      <w:marBottom w:val="0"/>
      <w:divBdr>
        <w:top w:val="none" w:sz="0" w:space="0" w:color="auto"/>
        <w:left w:val="none" w:sz="0" w:space="0" w:color="auto"/>
        <w:bottom w:val="none" w:sz="0" w:space="0" w:color="auto"/>
        <w:right w:val="none" w:sz="0" w:space="0" w:color="auto"/>
      </w:divBdr>
    </w:div>
    <w:div w:id="112139327">
      <w:bodyDiv w:val="1"/>
      <w:marLeft w:val="0"/>
      <w:marRight w:val="0"/>
      <w:marTop w:val="0"/>
      <w:marBottom w:val="0"/>
      <w:divBdr>
        <w:top w:val="none" w:sz="0" w:space="0" w:color="auto"/>
        <w:left w:val="none" w:sz="0" w:space="0" w:color="auto"/>
        <w:bottom w:val="none" w:sz="0" w:space="0" w:color="auto"/>
        <w:right w:val="none" w:sz="0" w:space="0" w:color="auto"/>
      </w:divBdr>
    </w:div>
    <w:div w:id="118575328">
      <w:bodyDiv w:val="1"/>
      <w:marLeft w:val="0"/>
      <w:marRight w:val="0"/>
      <w:marTop w:val="0"/>
      <w:marBottom w:val="0"/>
      <w:divBdr>
        <w:top w:val="none" w:sz="0" w:space="0" w:color="auto"/>
        <w:left w:val="none" w:sz="0" w:space="0" w:color="auto"/>
        <w:bottom w:val="none" w:sz="0" w:space="0" w:color="auto"/>
        <w:right w:val="none" w:sz="0" w:space="0" w:color="auto"/>
      </w:divBdr>
    </w:div>
    <w:div w:id="129446930">
      <w:bodyDiv w:val="1"/>
      <w:marLeft w:val="0"/>
      <w:marRight w:val="0"/>
      <w:marTop w:val="0"/>
      <w:marBottom w:val="0"/>
      <w:divBdr>
        <w:top w:val="none" w:sz="0" w:space="0" w:color="auto"/>
        <w:left w:val="none" w:sz="0" w:space="0" w:color="auto"/>
        <w:bottom w:val="none" w:sz="0" w:space="0" w:color="auto"/>
        <w:right w:val="none" w:sz="0" w:space="0" w:color="auto"/>
      </w:divBdr>
    </w:div>
    <w:div w:id="129589948">
      <w:bodyDiv w:val="1"/>
      <w:marLeft w:val="0"/>
      <w:marRight w:val="0"/>
      <w:marTop w:val="0"/>
      <w:marBottom w:val="0"/>
      <w:divBdr>
        <w:top w:val="none" w:sz="0" w:space="0" w:color="auto"/>
        <w:left w:val="none" w:sz="0" w:space="0" w:color="auto"/>
        <w:bottom w:val="none" w:sz="0" w:space="0" w:color="auto"/>
        <w:right w:val="none" w:sz="0" w:space="0" w:color="auto"/>
      </w:divBdr>
    </w:div>
    <w:div w:id="140656357">
      <w:bodyDiv w:val="1"/>
      <w:marLeft w:val="0"/>
      <w:marRight w:val="0"/>
      <w:marTop w:val="0"/>
      <w:marBottom w:val="0"/>
      <w:divBdr>
        <w:top w:val="none" w:sz="0" w:space="0" w:color="auto"/>
        <w:left w:val="none" w:sz="0" w:space="0" w:color="auto"/>
        <w:bottom w:val="none" w:sz="0" w:space="0" w:color="auto"/>
        <w:right w:val="none" w:sz="0" w:space="0" w:color="auto"/>
      </w:divBdr>
    </w:div>
    <w:div w:id="143668021">
      <w:bodyDiv w:val="1"/>
      <w:marLeft w:val="0"/>
      <w:marRight w:val="0"/>
      <w:marTop w:val="0"/>
      <w:marBottom w:val="0"/>
      <w:divBdr>
        <w:top w:val="none" w:sz="0" w:space="0" w:color="auto"/>
        <w:left w:val="none" w:sz="0" w:space="0" w:color="auto"/>
        <w:bottom w:val="none" w:sz="0" w:space="0" w:color="auto"/>
        <w:right w:val="none" w:sz="0" w:space="0" w:color="auto"/>
      </w:divBdr>
      <w:divsChild>
        <w:div w:id="299848278">
          <w:marLeft w:val="0"/>
          <w:marRight w:val="0"/>
          <w:marTop w:val="0"/>
          <w:marBottom w:val="0"/>
          <w:divBdr>
            <w:top w:val="none" w:sz="0" w:space="0" w:color="auto"/>
            <w:left w:val="none" w:sz="0" w:space="0" w:color="auto"/>
            <w:bottom w:val="none" w:sz="0" w:space="0" w:color="auto"/>
            <w:right w:val="none" w:sz="0" w:space="0" w:color="auto"/>
          </w:divBdr>
        </w:div>
        <w:div w:id="1237744403">
          <w:marLeft w:val="0"/>
          <w:marRight w:val="0"/>
          <w:marTop w:val="0"/>
          <w:marBottom w:val="0"/>
          <w:divBdr>
            <w:top w:val="none" w:sz="0" w:space="0" w:color="auto"/>
            <w:left w:val="none" w:sz="0" w:space="0" w:color="auto"/>
            <w:bottom w:val="none" w:sz="0" w:space="0" w:color="auto"/>
            <w:right w:val="none" w:sz="0" w:space="0" w:color="auto"/>
          </w:divBdr>
        </w:div>
        <w:div w:id="565070525">
          <w:marLeft w:val="0"/>
          <w:marRight w:val="0"/>
          <w:marTop w:val="0"/>
          <w:marBottom w:val="0"/>
          <w:divBdr>
            <w:top w:val="none" w:sz="0" w:space="0" w:color="auto"/>
            <w:left w:val="none" w:sz="0" w:space="0" w:color="auto"/>
            <w:bottom w:val="none" w:sz="0" w:space="0" w:color="auto"/>
            <w:right w:val="none" w:sz="0" w:space="0" w:color="auto"/>
          </w:divBdr>
        </w:div>
        <w:div w:id="1495687147">
          <w:marLeft w:val="0"/>
          <w:marRight w:val="0"/>
          <w:marTop w:val="0"/>
          <w:marBottom w:val="0"/>
          <w:divBdr>
            <w:top w:val="none" w:sz="0" w:space="0" w:color="auto"/>
            <w:left w:val="none" w:sz="0" w:space="0" w:color="auto"/>
            <w:bottom w:val="none" w:sz="0" w:space="0" w:color="auto"/>
            <w:right w:val="none" w:sz="0" w:space="0" w:color="auto"/>
          </w:divBdr>
        </w:div>
        <w:div w:id="1395084814">
          <w:marLeft w:val="0"/>
          <w:marRight w:val="0"/>
          <w:marTop w:val="0"/>
          <w:marBottom w:val="0"/>
          <w:divBdr>
            <w:top w:val="none" w:sz="0" w:space="0" w:color="auto"/>
            <w:left w:val="none" w:sz="0" w:space="0" w:color="auto"/>
            <w:bottom w:val="none" w:sz="0" w:space="0" w:color="auto"/>
            <w:right w:val="none" w:sz="0" w:space="0" w:color="auto"/>
          </w:divBdr>
        </w:div>
      </w:divsChild>
    </w:div>
    <w:div w:id="150293170">
      <w:bodyDiv w:val="1"/>
      <w:marLeft w:val="0"/>
      <w:marRight w:val="0"/>
      <w:marTop w:val="0"/>
      <w:marBottom w:val="0"/>
      <w:divBdr>
        <w:top w:val="none" w:sz="0" w:space="0" w:color="auto"/>
        <w:left w:val="none" w:sz="0" w:space="0" w:color="auto"/>
        <w:bottom w:val="none" w:sz="0" w:space="0" w:color="auto"/>
        <w:right w:val="none" w:sz="0" w:space="0" w:color="auto"/>
      </w:divBdr>
    </w:div>
    <w:div w:id="152844625">
      <w:bodyDiv w:val="1"/>
      <w:marLeft w:val="0"/>
      <w:marRight w:val="0"/>
      <w:marTop w:val="0"/>
      <w:marBottom w:val="0"/>
      <w:divBdr>
        <w:top w:val="none" w:sz="0" w:space="0" w:color="auto"/>
        <w:left w:val="none" w:sz="0" w:space="0" w:color="auto"/>
        <w:bottom w:val="none" w:sz="0" w:space="0" w:color="auto"/>
        <w:right w:val="none" w:sz="0" w:space="0" w:color="auto"/>
      </w:divBdr>
    </w:div>
    <w:div w:id="155923216">
      <w:bodyDiv w:val="1"/>
      <w:marLeft w:val="0"/>
      <w:marRight w:val="0"/>
      <w:marTop w:val="0"/>
      <w:marBottom w:val="0"/>
      <w:divBdr>
        <w:top w:val="none" w:sz="0" w:space="0" w:color="auto"/>
        <w:left w:val="none" w:sz="0" w:space="0" w:color="auto"/>
        <w:bottom w:val="none" w:sz="0" w:space="0" w:color="auto"/>
        <w:right w:val="none" w:sz="0" w:space="0" w:color="auto"/>
      </w:divBdr>
      <w:divsChild>
        <w:div w:id="1185636984">
          <w:marLeft w:val="0"/>
          <w:marRight w:val="0"/>
          <w:marTop w:val="0"/>
          <w:marBottom w:val="0"/>
          <w:divBdr>
            <w:top w:val="none" w:sz="0" w:space="0" w:color="auto"/>
            <w:left w:val="none" w:sz="0" w:space="0" w:color="auto"/>
            <w:bottom w:val="none" w:sz="0" w:space="0" w:color="auto"/>
            <w:right w:val="none" w:sz="0" w:space="0" w:color="auto"/>
          </w:divBdr>
        </w:div>
        <w:div w:id="1239099749">
          <w:marLeft w:val="0"/>
          <w:marRight w:val="0"/>
          <w:marTop w:val="0"/>
          <w:marBottom w:val="0"/>
          <w:divBdr>
            <w:top w:val="none" w:sz="0" w:space="0" w:color="auto"/>
            <w:left w:val="none" w:sz="0" w:space="0" w:color="auto"/>
            <w:bottom w:val="none" w:sz="0" w:space="0" w:color="auto"/>
            <w:right w:val="none" w:sz="0" w:space="0" w:color="auto"/>
          </w:divBdr>
        </w:div>
        <w:div w:id="279924544">
          <w:marLeft w:val="0"/>
          <w:marRight w:val="0"/>
          <w:marTop w:val="0"/>
          <w:marBottom w:val="0"/>
          <w:divBdr>
            <w:top w:val="none" w:sz="0" w:space="0" w:color="auto"/>
            <w:left w:val="none" w:sz="0" w:space="0" w:color="auto"/>
            <w:bottom w:val="none" w:sz="0" w:space="0" w:color="auto"/>
            <w:right w:val="none" w:sz="0" w:space="0" w:color="auto"/>
          </w:divBdr>
        </w:div>
        <w:div w:id="1520241174">
          <w:marLeft w:val="0"/>
          <w:marRight w:val="0"/>
          <w:marTop w:val="0"/>
          <w:marBottom w:val="0"/>
          <w:divBdr>
            <w:top w:val="none" w:sz="0" w:space="0" w:color="auto"/>
            <w:left w:val="none" w:sz="0" w:space="0" w:color="auto"/>
            <w:bottom w:val="none" w:sz="0" w:space="0" w:color="auto"/>
            <w:right w:val="none" w:sz="0" w:space="0" w:color="auto"/>
          </w:divBdr>
        </w:div>
      </w:divsChild>
    </w:div>
    <w:div w:id="156849821">
      <w:bodyDiv w:val="1"/>
      <w:marLeft w:val="0"/>
      <w:marRight w:val="0"/>
      <w:marTop w:val="0"/>
      <w:marBottom w:val="0"/>
      <w:divBdr>
        <w:top w:val="none" w:sz="0" w:space="0" w:color="auto"/>
        <w:left w:val="none" w:sz="0" w:space="0" w:color="auto"/>
        <w:bottom w:val="none" w:sz="0" w:space="0" w:color="auto"/>
        <w:right w:val="none" w:sz="0" w:space="0" w:color="auto"/>
      </w:divBdr>
    </w:div>
    <w:div w:id="157429613">
      <w:bodyDiv w:val="1"/>
      <w:marLeft w:val="0"/>
      <w:marRight w:val="0"/>
      <w:marTop w:val="0"/>
      <w:marBottom w:val="0"/>
      <w:divBdr>
        <w:top w:val="none" w:sz="0" w:space="0" w:color="auto"/>
        <w:left w:val="none" w:sz="0" w:space="0" w:color="auto"/>
        <w:bottom w:val="none" w:sz="0" w:space="0" w:color="auto"/>
        <w:right w:val="none" w:sz="0" w:space="0" w:color="auto"/>
      </w:divBdr>
      <w:divsChild>
        <w:div w:id="1319113636">
          <w:marLeft w:val="0"/>
          <w:marRight w:val="0"/>
          <w:marTop w:val="0"/>
          <w:marBottom w:val="0"/>
          <w:divBdr>
            <w:top w:val="none" w:sz="0" w:space="0" w:color="auto"/>
            <w:left w:val="none" w:sz="0" w:space="0" w:color="auto"/>
            <w:bottom w:val="none" w:sz="0" w:space="0" w:color="auto"/>
            <w:right w:val="none" w:sz="0" w:space="0" w:color="auto"/>
          </w:divBdr>
          <w:divsChild>
            <w:div w:id="111218221">
              <w:marLeft w:val="0"/>
              <w:marRight w:val="0"/>
              <w:marTop w:val="0"/>
              <w:marBottom w:val="0"/>
              <w:divBdr>
                <w:top w:val="none" w:sz="0" w:space="0" w:color="auto"/>
                <w:left w:val="none" w:sz="0" w:space="0" w:color="auto"/>
                <w:bottom w:val="none" w:sz="0" w:space="0" w:color="auto"/>
                <w:right w:val="none" w:sz="0" w:space="0" w:color="auto"/>
              </w:divBdr>
              <w:divsChild>
                <w:div w:id="1013263423">
                  <w:marLeft w:val="0"/>
                  <w:marRight w:val="0"/>
                  <w:marTop w:val="0"/>
                  <w:marBottom w:val="0"/>
                  <w:divBdr>
                    <w:top w:val="none" w:sz="0" w:space="0" w:color="auto"/>
                    <w:left w:val="none" w:sz="0" w:space="0" w:color="auto"/>
                    <w:bottom w:val="none" w:sz="0" w:space="0" w:color="auto"/>
                    <w:right w:val="none" w:sz="0" w:space="0" w:color="auto"/>
                  </w:divBdr>
                </w:div>
              </w:divsChild>
            </w:div>
            <w:div w:id="230626361">
              <w:marLeft w:val="0"/>
              <w:marRight w:val="0"/>
              <w:marTop w:val="0"/>
              <w:marBottom w:val="0"/>
              <w:divBdr>
                <w:top w:val="none" w:sz="0" w:space="0" w:color="auto"/>
                <w:left w:val="none" w:sz="0" w:space="0" w:color="auto"/>
                <w:bottom w:val="none" w:sz="0" w:space="0" w:color="auto"/>
                <w:right w:val="none" w:sz="0" w:space="0" w:color="auto"/>
              </w:divBdr>
              <w:divsChild>
                <w:div w:id="1688174588">
                  <w:marLeft w:val="0"/>
                  <w:marRight w:val="0"/>
                  <w:marTop w:val="0"/>
                  <w:marBottom w:val="0"/>
                  <w:divBdr>
                    <w:top w:val="none" w:sz="0" w:space="0" w:color="auto"/>
                    <w:left w:val="none" w:sz="0" w:space="0" w:color="auto"/>
                    <w:bottom w:val="none" w:sz="0" w:space="0" w:color="auto"/>
                    <w:right w:val="none" w:sz="0" w:space="0" w:color="auto"/>
                  </w:divBdr>
                </w:div>
              </w:divsChild>
            </w:div>
            <w:div w:id="1134442179">
              <w:marLeft w:val="0"/>
              <w:marRight w:val="0"/>
              <w:marTop w:val="0"/>
              <w:marBottom w:val="0"/>
              <w:divBdr>
                <w:top w:val="none" w:sz="0" w:space="0" w:color="auto"/>
                <w:left w:val="none" w:sz="0" w:space="0" w:color="auto"/>
                <w:bottom w:val="none" w:sz="0" w:space="0" w:color="auto"/>
                <w:right w:val="none" w:sz="0" w:space="0" w:color="auto"/>
              </w:divBdr>
              <w:divsChild>
                <w:div w:id="56519722">
                  <w:marLeft w:val="0"/>
                  <w:marRight w:val="0"/>
                  <w:marTop w:val="0"/>
                  <w:marBottom w:val="0"/>
                  <w:divBdr>
                    <w:top w:val="none" w:sz="0" w:space="0" w:color="auto"/>
                    <w:left w:val="none" w:sz="0" w:space="0" w:color="auto"/>
                    <w:bottom w:val="none" w:sz="0" w:space="0" w:color="auto"/>
                    <w:right w:val="none" w:sz="0" w:space="0" w:color="auto"/>
                  </w:divBdr>
                  <w:divsChild>
                    <w:div w:id="2125540368">
                      <w:marLeft w:val="0"/>
                      <w:marRight w:val="0"/>
                      <w:marTop w:val="0"/>
                      <w:marBottom w:val="0"/>
                      <w:divBdr>
                        <w:top w:val="none" w:sz="0" w:space="0" w:color="auto"/>
                        <w:left w:val="none" w:sz="0" w:space="0" w:color="auto"/>
                        <w:bottom w:val="none" w:sz="0" w:space="0" w:color="auto"/>
                        <w:right w:val="none" w:sz="0" w:space="0" w:color="auto"/>
                      </w:divBdr>
                    </w:div>
                  </w:divsChild>
                </w:div>
                <w:div w:id="79183039">
                  <w:marLeft w:val="0"/>
                  <w:marRight w:val="0"/>
                  <w:marTop w:val="0"/>
                  <w:marBottom w:val="0"/>
                  <w:divBdr>
                    <w:top w:val="none" w:sz="0" w:space="0" w:color="auto"/>
                    <w:left w:val="none" w:sz="0" w:space="0" w:color="auto"/>
                    <w:bottom w:val="none" w:sz="0" w:space="0" w:color="auto"/>
                    <w:right w:val="none" w:sz="0" w:space="0" w:color="auto"/>
                  </w:divBdr>
                  <w:divsChild>
                    <w:div w:id="436143108">
                      <w:marLeft w:val="0"/>
                      <w:marRight w:val="0"/>
                      <w:marTop w:val="0"/>
                      <w:marBottom w:val="0"/>
                      <w:divBdr>
                        <w:top w:val="none" w:sz="0" w:space="0" w:color="auto"/>
                        <w:left w:val="none" w:sz="0" w:space="0" w:color="auto"/>
                        <w:bottom w:val="none" w:sz="0" w:space="0" w:color="auto"/>
                        <w:right w:val="none" w:sz="0" w:space="0" w:color="auto"/>
                      </w:divBdr>
                    </w:div>
                  </w:divsChild>
                </w:div>
                <w:div w:id="98531187">
                  <w:marLeft w:val="0"/>
                  <w:marRight w:val="0"/>
                  <w:marTop w:val="0"/>
                  <w:marBottom w:val="0"/>
                  <w:divBdr>
                    <w:top w:val="none" w:sz="0" w:space="0" w:color="auto"/>
                    <w:left w:val="none" w:sz="0" w:space="0" w:color="auto"/>
                    <w:bottom w:val="none" w:sz="0" w:space="0" w:color="auto"/>
                    <w:right w:val="none" w:sz="0" w:space="0" w:color="auto"/>
                  </w:divBdr>
                  <w:divsChild>
                    <w:div w:id="5908750">
                      <w:marLeft w:val="0"/>
                      <w:marRight w:val="0"/>
                      <w:marTop w:val="0"/>
                      <w:marBottom w:val="0"/>
                      <w:divBdr>
                        <w:top w:val="none" w:sz="0" w:space="0" w:color="auto"/>
                        <w:left w:val="none" w:sz="0" w:space="0" w:color="auto"/>
                        <w:bottom w:val="none" w:sz="0" w:space="0" w:color="auto"/>
                        <w:right w:val="none" w:sz="0" w:space="0" w:color="auto"/>
                      </w:divBdr>
                    </w:div>
                  </w:divsChild>
                </w:div>
                <w:div w:id="111830471">
                  <w:marLeft w:val="0"/>
                  <w:marRight w:val="0"/>
                  <w:marTop w:val="0"/>
                  <w:marBottom w:val="0"/>
                  <w:divBdr>
                    <w:top w:val="none" w:sz="0" w:space="0" w:color="auto"/>
                    <w:left w:val="none" w:sz="0" w:space="0" w:color="auto"/>
                    <w:bottom w:val="none" w:sz="0" w:space="0" w:color="auto"/>
                    <w:right w:val="none" w:sz="0" w:space="0" w:color="auto"/>
                  </w:divBdr>
                  <w:divsChild>
                    <w:div w:id="885263027">
                      <w:marLeft w:val="0"/>
                      <w:marRight w:val="0"/>
                      <w:marTop w:val="0"/>
                      <w:marBottom w:val="0"/>
                      <w:divBdr>
                        <w:top w:val="none" w:sz="0" w:space="0" w:color="auto"/>
                        <w:left w:val="none" w:sz="0" w:space="0" w:color="auto"/>
                        <w:bottom w:val="none" w:sz="0" w:space="0" w:color="auto"/>
                        <w:right w:val="none" w:sz="0" w:space="0" w:color="auto"/>
                      </w:divBdr>
                    </w:div>
                  </w:divsChild>
                </w:div>
                <w:div w:id="117064604">
                  <w:marLeft w:val="0"/>
                  <w:marRight w:val="0"/>
                  <w:marTop w:val="0"/>
                  <w:marBottom w:val="0"/>
                  <w:divBdr>
                    <w:top w:val="none" w:sz="0" w:space="0" w:color="auto"/>
                    <w:left w:val="none" w:sz="0" w:space="0" w:color="auto"/>
                    <w:bottom w:val="none" w:sz="0" w:space="0" w:color="auto"/>
                    <w:right w:val="none" w:sz="0" w:space="0" w:color="auto"/>
                  </w:divBdr>
                  <w:divsChild>
                    <w:div w:id="746851446">
                      <w:marLeft w:val="0"/>
                      <w:marRight w:val="0"/>
                      <w:marTop w:val="0"/>
                      <w:marBottom w:val="0"/>
                      <w:divBdr>
                        <w:top w:val="none" w:sz="0" w:space="0" w:color="auto"/>
                        <w:left w:val="none" w:sz="0" w:space="0" w:color="auto"/>
                        <w:bottom w:val="none" w:sz="0" w:space="0" w:color="auto"/>
                        <w:right w:val="none" w:sz="0" w:space="0" w:color="auto"/>
                      </w:divBdr>
                    </w:div>
                  </w:divsChild>
                </w:div>
                <w:div w:id="118110063">
                  <w:marLeft w:val="0"/>
                  <w:marRight w:val="0"/>
                  <w:marTop w:val="0"/>
                  <w:marBottom w:val="0"/>
                  <w:divBdr>
                    <w:top w:val="none" w:sz="0" w:space="0" w:color="auto"/>
                    <w:left w:val="none" w:sz="0" w:space="0" w:color="auto"/>
                    <w:bottom w:val="none" w:sz="0" w:space="0" w:color="auto"/>
                    <w:right w:val="none" w:sz="0" w:space="0" w:color="auto"/>
                  </w:divBdr>
                  <w:divsChild>
                    <w:div w:id="1355109816">
                      <w:marLeft w:val="0"/>
                      <w:marRight w:val="0"/>
                      <w:marTop w:val="0"/>
                      <w:marBottom w:val="0"/>
                      <w:divBdr>
                        <w:top w:val="none" w:sz="0" w:space="0" w:color="auto"/>
                        <w:left w:val="none" w:sz="0" w:space="0" w:color="auto"/>
                        <w:bottom w:val="none" w:sz="0" w:space="0" w:color="auto"/>
                        <w:right w:val="none" w:sz="0" w:space="0" w:color="auto"/>
                      </w:divBdr>
                    </w:div>
                  </w:divsChild>
                </w:div>
                <w:div w:id="165555713">
                  <w:marLeft w:val="0"/>
                  <w:marRight w:val="0"/>
                  <w:marTop w:val="0"/>
                  <w:marBottom w:val="0"/>
                  <w:divBdr>
                    <w:top w:val="none" w:sz="0" w:space="0" w:color="auto"/>
                    <w:left w:val="none" w:sz="0" w:space="0" w:color="auto"/>
                    <w:bottom w:val="none" w:sz="0" w:space="0" w:color="auto"/>
                    <w:right w:val="none" w:sz="0" w:space="0" w:color="auto"/>
                  </w:divBdr>
                  <w:divsChild>
                    <w:div w:id="267322272">
                      <w:marLeft w:val="0"/>
                      <w:marRight w:val="0"/>
                      <w:marTop w:val="0"/>
                      <w:marBottom w:val="0"/>
                      <w:divBdr>
                        <w:top w:val="none" w:sz="0" w:space="0" w:color="auto"/>
                        <w:left w:val="none" w:sz="0" w:space="0" w:color="auto"/>
                        <w:bottom w:val="none" w:sz="0" w:space="0" w:color="auto"/>
                        <w:right w:val="none" w:sz="0" w:space="0" w:color="auto"/>
                      </w:divBdr>
                    </w:div>
                  </w:divsChild>
                </w:div>
                <w:div w:id="199316906">
                  <w:marLeft w:val="0"/>
                  <w:marRight w:val="0"/>
                  <w:marTop w:val="0"/>
                  <w:marBottom w:val="0"/>
                  <w:divBdr>
                    <w:top w:val="none" w:sz="0" w:space="0" w:color="auto"/>
                    <w:left w:val="none" w:sz="0" w:space="0" w:color="auto"/>
                    <w:bottom w:val="none" w:sz="0" w:space="0" w:color="auto"/>
                    <w:right w:val="none" w:sz="0" w:space="0" w:color="auto"/>
                  </w:divBdr>
                  <w:divsChild>
                    <w:div w:id="670717875">
                      <w:marLeft w:val="0"/>
                      <w:marRight w:val="0"/>
                      <w:marTop w:val="0"/>
                      <w:marBottom w:val="0"/>
                      <w:divBdr>
                        <w:top w:val="none" w:sz="0" w:space="0" w:color="auto"/>
                        <w:left w:val="none" w:sz="0" w:space="0" w:color="auto"/>
                        <w:bottom w:val="none" w:sz="0" w:space="0" w:color="auto"/>
                        <w:right w:val="none" w:sz="0" w:space="0" w:color="auto"/>
                      </w:divBdr>
                    </w:div>
                  </w:divsChild>
                </w:div>
                <w:div w:id="232205493">
                  <w:marLeft w:val="0"/>
                  <w:marRight w:val="0"/>
                  <w:marTop w:val="0"/>
                  <w:marBottom w:val="0"/>
                  <w:divBdr>
                    <w:top w:val="none" w:sz="0" w:space="0" w:color="auto"/>
                    <w:left w:val="none" w:sz="0" w:space="0" w:color="auto"/>
                    <w:bottom w:val="none" w:sz="0" w:space="0" w:color="auto"/>
                    <w:right w:val="none" w:sz="0" w:space="0" w:color="auto"/>
                  </w:divBdr>
                  <w:divsChild>
                    <w:div w:id="360471535">
                      <w:marLeft w:val="0"/>
                      <w:marRight w:val="0"/>
                      <w:marTop w:val="0"/>
                      <w:marBottom w:val="0"/>
                      <w:divBdr>
                        <w:top w:val="none" w:sz="0" w:space="0" w:color="auto"/>
                        <w:left w:val="none" w:sz="0" w:space="0" w:color="auto"/>
                        <w:bottom w:val="none" w:sz="0" w:space="0" w:color="auto"/>
                        <w:right w:val="none" w:sz="0" w:space="0" w:color="auto"/>
                      </w:divBdr>
                    </w:div>
                  </w:divsChild>
                </w:div>
                <w:div w:id="260339706">
                  <w:marLeft w:val="0"/>
                  <w:marRight w:val="0"/>
                  <w:marTop w:val="0"/>
                  <w:marBottom w:val="0"/>
                  <w:divBdr>
                    <w:top w:val="none" w:sz="0" w:space="0" w:color="auto"/>
                    <w:left w:val="none" w:sz="0" w:space="0" w:color="auto"/>
                    <w:bottom w:val="none" w:sz="0" w:space="0" w:color="auto"/>
                    <w:right w:val="none" w:sz="0" w:space="0" w:color="auto"/>
                  </w:divBdr>
                  <w:divsChild>
                    <w:div w:id="540283268">
                      <w:marLeft w:val="0"/>
                      <w:marRight w:val="0"/>
                      <w:marTop w:val="0"/>
                      <w:marBottom w:val="0"/>
                      <w:divBdr>
                        <w:top w:val="none" w:sz="0" w:space="0" w:color="auto"/>
                        <w:left w:val="none" w:sz="0" w:space="0" w:color="auto"/>
                        <w:bottom w:val="none" w:sz="0" w:space="0" w:color="auto"/>
                        <w:right w:val="none" w:sz="0" w:space="0" w:color="auto"/>
                      </w:divBdr>
                    </w:div>
                  </w:divsChild>
                </w:div>
                <w:div w:id="350958369">
                  <w:marLeft w:val="0"/>
                  <w:marRight w:val="0"/>
                  <w:marTop w:val="0"/>
                  <w:marBottom w:val="0"/>
                  <w:divBdr>
                    <w:top w:val="none" w:sz="0" w:space="0" w:color="auto"/>
                    <w:left w:val="none" w:sz="0" w:space="0" w:color="auto"/>
                    <w:bottom w:val="none" w:sz="0" w:space="0" w:color="auto"/>
                    <w:right w:val="none" w:sz="0" w:space="0" w:color="auto"/>
                  </w:divBdr>
                  <w:divsChild>
                    <w:div w:id="871571632">
                      <w:marLeft w:val="0"/>
                      <w:marRight w:val="0"/>
                      <w:marTop w:val="0"/>
                      <w:marBottom w:val="0"/>
                      <w:divBdr>
                        <w:top w:val="none" w:sz="0" w:space="0" w:color="auto"/>
                        <w:left w:val="none" w:sz="0" w:space="0" w:color="auto"/>
                        <w:bottom w:val="none" w:sz="0" w:space="0" w:color="auto"/>
                        <w:right w:val="none" w:sz="0" w:space="0" w:color="auto"/>
                      </w:divBdr>
                    </w:div>
                  </w:divsChild>
                </w:div>
                <w:div w:id="385448263">
                  <w:marLeft w:val="0"/>
                  <w:marRight w:val="0"/>
                  <w:marTop w:val="0"/>
                  <w:marBottom w:val="0"/>
                  <w:divBdr>
                    <w:top w:val="none" w:sz="0" w:space="0" w:color="auto"/>
                    <w:left w:val="none" w:sz="0" w:space="0" w:color="auto"/>
                    <w:bottom w:val="none" w:sz="0" w:space="0" w:color="auto"/>
                    <w:right w:val="none" w:sz="0" w:space="0" w:color="auto"/>
                  </w:divBdr>
                  <w:divsChild>
                    <w:div w:id="740711191">
                      <w:marLeft w:val="0"/>
                      <w:marRight w:val="0"/>
                      <w:marTop w:val="0"/>
                      <w:marBottom w:val="0"/>
                      <w:divBdr>
                        <w:top w:val="none" w:sz="0" w:space="0" w:color="auto"/>
                        <w:left w:val="none" w:sz="0" w:space="0" w:color="auto"/>
                        <w:bottom w:val="none" w:sz="0" w:space="0" w:color="auto"/>
                        <w:right w:val="none" w:sz="0" w:space="0" w:color="auto"/>
                      </w:divBdr>
                    </w:div>
                  </w:divsChild>
                </w:div>
                <w:div w:id="531765111">
                  <w:marLeft w:val="0"/>
                  <w:marRight w:val="0"/>
                  <w:marTop w:val="0"/>
                  <w:marBottom w:val="0"/>
                  <w:divBdr>
                    <w:top w:val="none" w:sz="0" w:space="0" w:color="auto"/>
                    <w:left w:val="none" w:sz="0" w:space="0" w:color="auto"/>
                    <w:bottom w:val="none" w:sz="0" w:space="0" w:color="auto"/>
                    <w:right w:val="none" w:sz="0" w:space="0" w:color="auto"/>
                  </w:divBdr>
                  <w:divsChild>
                    <w:div w:id="1559048500">
                      <w:marLeft w:val="0"/>
                      <w:marRight w:val="0"/>
                      <w:marTop w:val="0"/>
                      <w:marBottom w:val="0"/>
                      <w:divBdr>
                        <w:top w:val="none" w:sz="0" w:space="0" w:color="auto"/>
                        <w:left w:val="none" w:sz="0" w:space="0" w:color="auto"/>
                        <w:bottom w:val="none" w:sz="0" w:space="0" w:color="auto"/>
                        <w:right w:val="none" w:sz="0" w:space="0" w:color="auto"/>
                      </w:divBdr>
                    </w:div>
                  </w:divsChild>
                </w:div>
                <w:div w:id="625310998">
                  <w:marLeft w:val="0"/>
                  <w:marRight w:val="0"/>
                  <w:marTop w:val="0"/>
                  <w:marBottom w:val="0"/>
                  <w:divBdr>
                    <w:top w:val="none" w:sz="0" w:space="0" w:color="auto"/>
                    <w:left w:val="none" w:sz="0" w:space="0" w:color="auto"/>
                    <w:bottom w:val="none" w:sz="0" w:space="0" w:color="auto"/>
                    <w:right w:val="none" w:sz="0" w:space="0" w:color="auto"/>
                  </w:divBdr>
                  <w:divsChild>
                    <w:div w:id="712385579">
                      <w:marLeft w:val="0"/>
                      <w:marRight w:val="0"/>
                      <w:marTop w:val="0"/>
                      <w:marBottom w:val="0"/>
                      <w:divBdr>
                        <w:top w:val="none" w:sz="0" w:space="0" w:color="auto"/>
                        <w:left w:val="none" w:sz="0" w:space="0" w:color="auto"/>
                        <w:bottom w:val="none" w:sz="0" w:space="0" w:color="auto"/>
                        <w:right w:val="none" w:sz="0" w:space="0" w:color="auto"/>
                      </w:divBdr>
                    </w:div>
                  </w:divsChild>
                </w:div>
                <w:div w:id="649093354">
                  <w:marLeft w:val="0"/>
                  <w:marRight w:val="0"/>
                  <w:marTop w:val="0"/>
                  <w:marBottom w:val="0"/>
                  <w:divBdr>
                    <w:top w:val="none" w:sz="0" w:space="0" w:color="auto"/>
                    <w:left w:val="none" w:sz="0" w:space="0" w:color="auto"/>
                    <w:bottom w:val="none" w:sz="0" w:space="0" w:color="auto"/>
                    <w:right w:val="none" w:sz="0" w:space="0" w:color="auto"/>
                  </w:divBdr>
                  <w:divsChild>
                    <w:div w:id="1504469970">
                      <w:marLeft w:val="0"/>
                      <w:marRight w:val="0"/>
                      <w:marTop w:val="0"/>
                      <w:marBottom w:val="0"/>
                      <w:divBdr>
                        <w:top w:val="none" w:sz="0" w:space="0" w:color="auto"/>
                        <w:left w:val="none" w:sz="0" w:space="0" w:color="auto"/>
                        <w:bottom w:val="none" w:sz="0" w:space="0" w:color="auto"/>
                        <w:right w:val="none" w:sz="0" w:space="0" w:color="auto"/>
                      </w:divBdr>
                    </w:div>
                  </w:divsChild>
                </w:div>
                <w:div w:id="757823848">
                  <w:marLeft w:val="0"/>
                  <w:marRight w:val="0"/>
                  <w:marTop w:val="0"/>
                  <w:marBottom w:val="0"/>
                  <w:divBdr>
                    <w:top w:val="none" w:sz="0" w:space="0" w:color="auto"/>
                    <w:left w:val="none" w:sz="0" w:space="0" w:color="auto"/>
                    <w:bottom w:val="none" w:sz="0" w:space="0" w:color="auto"/>
                    <w:right w:val="none" w:sz="0" w:space="0" w:color="auto"/>
                  </w:divBdr>
                  <w:divsChild>
                    <w:div w:id="2110540289">
                      <w:marLeft w:val="0"/>
                      <w:marRight w:val="0"/>
                      <w:marTop w:val="0"/>
                      <w:marBottom w:val="0"/>
                      <w:divBdr>
                        <w:top w:val="none" w:sz="0" w:space="0" w:color="auto"/>
                        <w:left w:val="none" w:sz="0" w:space="0" w:color="auto"/>
                        <w:bottom w:val="none" w:sz="0" w:space="0" w:color="auto"/>
                        <w:right w:val="none" w:sz="0" w:space="0" w:color="auto"/>
                      </w:divBdr>
                    </w:div>
                  </w:divsChild>
                </w:div>
                <w:div w:id="802427564">
                  <w:marLeft w:val="0"/>
                  <w:marRight w:val="0"/>
                  <w:marTop w:val="0"/>
                  <w:marBottom w:val="0"/>
                  <w:divBdr>
                    <w:top w:val="none" w:sz="0" w:space="0" w:color="auto"/>
                    <w:left w:val="none" w:sz="0" w:space="0" w:color="auto"/>
                    <w:bottom w:val="none" w:sz="0" w:space="0" w:color="auto"/>
                    <w:right w:val="none" w:sz="0" w:space="0" w:color="auto"/>
                  </w:divBdr>
                  <w:divsChild>
                    <w:div w:id="1441072720">
                      <w:marLeft w:val="0"/>
                      <w:marRight w:val="0"/>
                      <w:marTop w:val="0"/>
                      <w:marBottom w:val="0"/>
                      <w:divBdr>
                        <w:top w:val="none" w:sz="0" w:space="0" w:color="auto"/>
                        <w:left w:val="none" w:sz="0" w:space="0" w:color="auto"/>
                        <w:bottom w:val="none" w:sz="0" w:space="0" w:color="auto"/>
                        <w:right w:val="none" w:sz="0" w:space="0" w:color="auto"/>
                      </w:divBdr>
                    </w:div>
                  </w:divsChild>
                </w:div>
                <w:div w:id="917982106">
                  <w:marLeft w:val="0"/>
                  <w:marRight w:val="0"/>
                  <w:marTop w:val="0"/>
                  <w:marBottom w:val="0"/>
                  <w:divBdr>
                    <w:top w:val="none" w:sz="0" w:space="0" w:color="auto"/>
                    <w:left w:val="none" w:sz="0" w:space="0" w:color="auto"/>
                    <w:bottom w:val="none" w:sz="0" w:space="0" w:color="auto"/>
                    <w:right w:val="none" w:sz="0" w:space="0" w:color="auto"/>
                  </w:divBdr>
                  <w:divsChild>
                    <w:div w:id="952589673">
                      <w:marLeft w:val="0"/>
                      <w:marRight w:val="0"/>
                      <w:marTop w:val="0"/>
                      <w:marBottom w:val="0"/>
                      <w:divBdr>
                        <w:top w:val="none" w:sz="0" w:space="0" w:color="auto"/>
                        <w:left w:val="none" w:sz="0" w:space="0" w:color="auto"/>
                        <w:bottom w:val="none" w:sz="0" w:space="0" w:color="auto"/>
                        <w:right w:val="none" w:sz="0" w:space="0" w:color="auto"/>
                      </w:divBdr>
                    </w:div>
                  </w:divsChild>
                </w:div>
                <w:div w:id="983004175">
                  <w:marLeft w:val="0"/>
                  <w:marRight w:val="0"/>
                  <w:marTop w:val="0"/>
                  <w:marBottom w:val="0"/>
                  <w:divBdr>
                    <w:top w:val="none" w:sz="0" w:space="0" w:color="auto"/>
                    <w:left w:val="none" w:sz="0" w:space="0" w:color="auto"/>
                    <w:bottom w:val="none" w:sz="0" w:space="0" w:color="auto"/>
                    <w:right w:val="none" w:sz="0" w:space="0" w:color="auto"/>
                  </w:divBdr>
                  <w:divsChild>
                    <w:div w:id="1672680014">
                      <w:marLeft w:val="0"/>
                      <w:marRight w:val="0"/>
                      <w:marTop w:val="0"/>
                      <w:marBottom w:val="0"/>
                      <w:divBdr>
                        <w:top w:val="none" w:sz="0" w:space="0" w:color="auto"/>
                        <w:left w:val="none" w:sz="0" w:space="0" w:color="auto"/>
                        <w:bottom w:val="none" w:sz="0" w:space="0" w:color="auto"/>
                        <w:right w:val="none" w:sz="0" w:space="0" w:color="auto"/>
                      </w:divBdr>
                    </w:div>
                  </w:divsChild>
                </w:div>
                <w:div w:id="1001204004">
                  <w:marLeft w:val="0"/>
                  <w:marRight w:val="0"/>
                  <w:marTop w:val="0"/>
                  <w:marBottom w:val="0"/>
                  <w:divBdr>
                    <w:top w:val="none" w:sz="0" w:space="0" w:color="auto"/>
                    <w:left w:val="none" w:sz="0" w:space="0" w:color="auto"/>
                    <w:bottom w:val="none" w:sz="0" w:space="0" w:color="auto"/>
                    <w:right w:val="none" w:sz="0" w:space="0" w:color="auto"/>
                  </w:divBdr>
                  <w:divsChild>
                    <w:div w:id="1213419243">
                      <w:marLeft w:val="0"/>
                      <w:marRight w:val="0"/>
                      <w:marTop w:val="0"/>
                      <w:marBottom w:val="0"/>
                      <w:divBdr>
                        <w:top w:val="none" w:sz="0" w:space="0" w:color="auto"/>
                        <w:left w:val="none" w:sz="0" w:space="0" w:color="auto"/>
                        <w:bottom w:val="none" w:sz="0" w:space="0" w:color="auto"/>
                        <w:right w:val="none" w:sz="0" w:space="0" w:color="auto"/>
                      </w:divBdr>
                    </w:div>
                  </w:divsChild>
                </w:div>
                <w:div w:id="1056465617">
                  <w:marLeft w:val="0"/>
                  <w:marRight w:val="0"/>
                  <w:marTop w:val="0"/>
                  <w:marBottom w:val="0"/>
                  <w:divBdr>
                    <w:top w:val="none" w:sz="0" w:space="0" w:color="auto"/>
                    <w:left w:val="none" w:sz="0" w:space="0" w:color="auto"/>
                    <w:bottom w:val="none" w:sz="0" w:space="0" w:color="auto"/>
                    <w:right w:val="none" w:sz="0" w:space="0" w:color="auto"/>
                  </w:divBdr>
                  <w:divsChild>
                    <w:div w:id="940573858">
                      <w:marLeft w:val="0"/>
                      <w:marRight w:val="0"/>
                      <w:marTop w:val="0"/>
                      <w:marBottom w:val="0"/>
                      <w:divBdr>
                        <w:top w:val="none" w:sz="0" w:space="0" w:color="auto"/>
                        <w:left w:val="none" w:sz="0" w:space="0" w:color="auto"/>
                        <w:bottom w:val="none" w:sz="0" w:space="0" w:color="auto"/>
                        <w:right w:val="none" w:sz="0" w:space="0" w:color="auto"/>
                      </w:divBdr>
                    </w:div>
                  </w:divsChild>
                </w:div>
                <w:div w:id="1094785994">
                  <w:marLeft w:val="0"/>
                  <w:marRight w:val="0"/>
                  <w:marTop w:val="0"/>
                  <w:marBottom w:val="0"/>
                  <w:divBdr>
                    <w:top w:val="none" w:sz="0" w:space="0" w:color="auto"/>
                    <w:left w:val="none" w:sz="0" w:space="0" w:color="auto"/>
                    <w:bottom w:val="none" w:sz="0" w:space="0" w:color="auto"/>
                    <w:right w:val="none" w:sz="0" w:space="0" w:color="auto"/>
                  </w:divBdr>
                  <w:divsChild>
                    <w:div w:id="1502768871">
                      <w:marLeft w:val="0"/>
                      <w:marRight w:val="0"/>
                      <w:marTop w:val="0"/>
                      <w:marBottom w:val="0"/>
                      <w:divBdr>
                        <w:top w:val="none" w:sz="0" w:space="0" w:color="auto"/>
                        <w:left w:val="none" w:sz="0" w:space="0" w:color="auto"/>
                        <w:bottom w:val="none" w:sz="0" w:space="0" w:color="auto"/>
                        <w:right w:val="none" w:sz="0" w:space="0" w:color="auto"/>
                      </w:divBdr>
                    </w:div>
                  </w:divsChild>
                </w:div>
                <w:div w:id="1196698581">
                  <w:marLeft w:val="0"/>
                  <w:marRight w:val="0"/>
                  <w:marTop w:val="0"/>
                  <w:marBottom w:val="0"/>
                  <w:divBdr>
                    <w:top w:val="none" w:sz="0" w:space="0" w:color="auto"/>
                    <w:left w:val="none" w:sz="0" w:space="0" w:color="auto"/>
                    <w:bottom w:val="none" w:sz="0" w:space="0" w:color="auto"/>
                    <w:right w:val="none" w:sz="0" w:space="0" w:color="auto"/>
                  </w:divBdr>
                  <w:divsChild>
                    <w:div w:id="1726561086">
                      <w:marLeft w:val="0"/>
                      <w:marRight w:val="0"/>
                      <w:marTop w:val="0"/>
                      <w:marBottom w:val="0"/>
                      <w:divBdr>
                        <w:top w:val="none" w:sz="0" w:space="0" w:color="auto"/>
                        <w:left w:val="none" w:sz="0" w:space="0" w:color="auto"/>
                        <w:bottom w:val="none" w:sz="0" w:space="0" w:color="auto"/>
                        <w:right w:val="none" w:sz="0" w:space="0" w:color="auto"/>
                      </w:divBdr>
                    </w:div>
                  </w:divsChild>
                </w:div>
                <w:div w:id="1254512918">
                  <w:marLeft w:val="0"/>
                  <w:marRight w:val="0"/>
                  <w:marTop w:val="0"/>
                  <w:marBottom w:val="0"/>
                  <w:divBdr>
                    <w:top w:val="none" w:sz="0" w:space="0" w:color="auto"/>
                    <w:left w:val="none" w:sz="0" w:space="0" w:color="auto"/>
                    <w:bottom w:val="none" w:sz="0" w:space="0" w:color="auto"/>
                    <w:right w:val="none" w:sz="0" w:space="0" w:color="auto"/>
                  </w:divBdr>
                  <w:divsChild>
                    <w:div w:id="1872456827">
                      <w:marLeft w:val="0"/>
                      <w:marRight w:val="0"/>
                      <w:marTop w:val="0"/>
                      <w:marBottom w:val="0"/>
                      <w:divBdr>
                        <w:top w:val="none" w:sz="0" w:space="0" w:color="auto"/>
                        <w:left w:val="none" w:sz="0" w:space="0" w:color="auto"/>
                        <w:bottom w:val="none" w:sz="0" w:space="0" w:color="auto"/>
                        <w:right w:val="none" w:sz="0" w:space="0" w:color="auto"/>
                      </w:divBdr>
                    </w:div>
                  </w:divsChild>
                </w:div>
                <w:div w:id="1300109672">
                  <w:marLeft w:val="0"/>
                  <w:marRight w:val="0"/>
                  <w:marTop w:val="0"/>
                  <w:marBottom w:val="0"/>
                  <w:divBdr>
                    <w:top w:val="none" w:sz="0" w:space="0" w:color="auto"/>
                    <w:left w:val="none" w:sz="0" w:space="0" w:color="auto"/>
                    <w:bottom w:val="none" w:sz="0" w:space="0" w:color="auto"/>
                    <w:right w:val="none" w:sz="0" w:space="0" w:color="auto"/>
                  </w:divBdr>
                  <w:divsChild>
                    <w:div w:id="962031099">
                      <w:marLeft w:val="0"/>
                      <w:marRight w:val="0"/>
                      <w:marTop w:val="0"/>
                      <w:marBottom w:val="0"/>
                      <w:divBdr>
                        <w:top w:val="none" w:sz="0" w:space="0" w:color="auto"/>
                        <w:left w:val="none" w:sz="0" w:space="0" w:color="auto"/>
                        <w:bottom w:val="none" w:sz="0" w:space="0" w:color="auto"/>
                        <w:right w:val="none" w:sz="0" w:space="0" w:color="auto"/>
                      </w:divBdr>
                    </w:div>
                  </w:divsChild>
                </w:div>
                <w:div w:id="1460994134">
                  <w:marLeft w:val="0"/>
                  <w:marRight w:val="0"/>
                  <w:marTop w:val="0"/>
                  <w:marBottom w:val="0"/>
                  <w:divBdr>
                    <w:top w:val="none" w:sz="0" w:space="0" w:color="auto"/>
                    <w:left w:val="none" w:sz="0" w:space="0" w:color="auto"/>
                    <w:bottom w:val="none" w:sz="0" w:space="0" w:color="auto"/>
                    <w:right w:val="none" w:sz="0" w:space="0" w:color="auto"/>
                  </w:divBdr>
                  <w:divsChild>
                    <w:div w:id="1162771510">
                      <w:marLeft w:val="0"/>
                      <w:marRight w:val="0"/>
                      <w:marTop w:val="0"/>
                      <w:marBottom w:val="0"/>
                      <w:divBdr>
                        <w:top w:val="none" w:sz="0" w:space="0" w:color="auto"/>
                        <w:left w:val="none" w:sz="0" w:space="0" w:color="auto"/>
                        <w:bottom w:val="none" w:sz="0" w:space="0" w:color="auto"/>
                        <w:right w:val="none" w:sz="0" w:space="0" w:color="auto"/>
                      </w:divBdr>
                    </w:div>
                  </w:divsChild>
                </w:div>
                <w:div w:id="1473056891">
                  <w:marLeft w:val="0"/>
                  <w:marRight w:val="0"/>
                  <w:marTop w:val="0"/>
                  <w:marBottom w:val="0"/>
                  <w:divBdr>
                    <w:top w:val="none" w:sz="0" w:space="0" w:color="auto"/>
                    <w:left w:val="none" w:sz="0" w:space="0" w:color="auto"/>
                    <w:bottom w:val="none" w:sz="0" w:space="0" w:color="auto"/>
                    <w:right w:val="none" w:sz="0" w:space="0" w:color="auto"/>
                  </w:divBdr>
                  <w:divsChild>
                    <w:div w:id="624626304">
                      <w:marLeft w:val="0"/>
                      <w:marRight w:val="0"/>
                      <w:marTop w:val="0"/>
                      <w:marBottom w:val="0"/>
                      <w:divBdr>
                        <w:top w:val="none" w:sz="0" w:space="0" w:color="auto"/>
                        <w:left w:val="none" w:sz="0" w:space="0" w:color="auto"/>
                        <w:bottom w:val="none" w:sz="0" w:space="0" w:color="auto"/>
                        <w:right w:val="none" w:sz="0" w:space="0" w:color="auto"/>
                      </w:divBdr>
                    </w:div>
                  </w:divsChild>
                </w:div>
                <w:div w:id="1505052728">
                  <w:marLeft w:val="0"/>
                  <w:marRight w:val="0"/>
                  <w:marTop w:val="0"/>
                  <w:marBottom w:val="0"/>
                  <w:divBdr>
                    <w:top w:val="none" w:sz="0" w:space="0" w:color="auto"/>
                    <w:left w:val="none" w:sz="0" w:space="0" w:color="auto"/>
                    <w:bottom w:val="none" w:sz="0" w:space="0" w:color="auto"/>
                    <w:right w:val="none" w:sz="0" w:space="0" w:color="auto"/>
                  </w:divBdr>
                  <w:divsChild>
                    <w:div w:id="272396074">
                      <w:marLeft w:val="0"/>
                      <w:marRight w:val="0"/>
                      <w:marTop w:val="0"/>
                      <w:marBottom w:val="0"/>
                      <w:divBdr>
                        <w:top w:val="none" w:sz="0" w:space="0" w:color="auto"/>
                        <w:left w:val="none" w:sz="0" w:space="0" w:color="auto"/>
                        <w:bottom w:val="none" w:sz="0" w:space="0" w:color="auto"/>
                        <w:right w:val="none" w:sz="0" w:space="0" w:color="auto"/>
                      </w:divBdr>
                    </w:div>
                  </w:divsChild>
                </w:div>
                <w:div w:id="1530988672">
                  <w:marLeft w:val="0"/>
                  <w:marRight w:val="0"/>
                  <w:marTop w:val="0"/>
                  <w:marBottom w:val="0"/>
                  <w:divBdr>
                    <w:top w:val="none" w:sz="0" w:space="0" w:color="auto"/>
                    <w:left w:val="none" w:sz="0" w:space="0" w:color="auto"/>
                    <w:bottom w:val="none" w:sz="0" w:space="0" w:color="auto"/>
                    <w:right w:val="none" w:sz="0" w:space="0" w:color="auto"/>
                  </w:divBdr>
                  <w:divsChild>
                    <w:div w:id="1787501325">
                      <w:marLeft w:val="0"/>
                      <w:marRight w:val="0"/>
                      <w:marTop w:val="0"/>
                      <w:marBottom w:val="0"/>
                      <w:divBdr>
                        <w:top w:val="none" w:sz="0" w:space="0" w:color="auto"/>
                        <w:left w:val="none" w:sz="0" w:space="0" w:color="auto"/>
                        <w:bottom w:val="none" w:sz="0" w:space="0" w:color="auto"/>
                        <w:right w:val="none" w:sz="0" w:space="0" w:color="auto"/>
                      </w:divBdr>
                    </w:div>
                  </w:divsChild>
                </w:div>
                <w:div w:id="1652519709">
                  <w:marLeft w:val="0"/>
                  <w:marRight w:val="0"/>
                  <w:marTop w:val="0"/>
                  <w:marBottom w:val="0"/>
                  <w:divBdr>
                    <w:top w:val="none" w:sz="0" w:space="0" w:color="auto"/>
                    <w:left w:val="none" w:sz="0" w:space="0" w:color="auto"/>
                    <w:bottom w:val="none" w:sz="0" w:space="0" w:color="auto"/>
                    <w:right w:val="none" w:sz="0" w:space="0" w:color="auto"/>
                  </w:divBdr>
                  <w:divsChild>
                    <w:div w:id="1011372484">
                      <w:marLeft w:val="0"/>
                      <w:marRight w:val="0"/>
                      <w:marTop w:val="0"/>
                      <w:marBottom w:val="0"/>
                      <w:divBdr>
                        <w:top w:val="none" w:sz="0" w:space="0" w:color="auto"/>
                        <w:left w:val="none" w:sz="0" w:space="0" w:color="auto"/>
                        <w:bottom w:val="none" w:sz="0" w:space="0" w:color="auto"/>
                        <w:right w:val="none" w:sz="0" w:space="0" w:color="auto"/>
                      </w:divBdr>
                    </w:div>
                  </w:divsChild>
                </w:div>
                <w:div w:id="1712916418">
                  <w:marLeft w:val="0"/>
                  <w:marRight w:val="0"/>
                  <w:marTop w:val="0"/>
                  <w:marBottom w:val="0"/>
                  <w:divBdr>
                    <w:top w:val="none" w:sz="0" w:space="0" w:color="auto"/>
                    <w:left w:val="none" w:sz="0" w:space="0" w:color="auto"/>
                    <w:bottom w:val="none" w:sz="0" w:space="0" w:color="auto"/>
                    <w:right w:val="none" w:sz="0" w:space="0" w:color="auto"/>
                  </w:divBdr>
                  <w:divsChild>
                    <w:div w:id="1738898797">
                      <w:marLeft w:val="0"/>
                      <w:marRight w:val="0"/>
                      <w:marTop w:val="0"/>
                      <w:marBottom w:val="0"/>
                      <w:divBdr>
                        <w:top w:val="none" w:sz="0" w:space="0" w:color="auto"/>
                        <w:left w:val="none" w:sz="0" w:space="0" w:color="auto"/>
                        <w:bottom w:val="none" w:sz="0" w:space="0" w:color="auto"/>
                        <w:right w:val="none" w:sz="0" w:space="0" w:color="auto"/>
                      </w:divBdr>
                    </w:div>
                  </w:divsChild>
                </w:div>
                <w:div w:id="1763255878">
                  <w:marLeft w:val="0"/>
                  <w:marRight w:val="0"/>
                  <w:marTop w:val="0"/>
                  <w:marBottom w:val="0"/>
                  <w:divBdr>
                    <w:top w:val="none" w:sz="0" w:space="0" w:color="auto"/>
                    <w:left w:val="none" w:sz="0" w:space="0" w:color="auto"/>
                    <w:bottom w:val="none" w:sz="0" w:space="0" w:color="auto"/>
                    <w:right w:val="none" w:sz="0" w:space="0" w:color="auto"/>
                  </w:divBdr>
                  <w:divsChild>
                    <w:div w:id="1097481360">
                      <w:marLeft w:val="0"/>
                      <w:marRight w:val="0"/>
                      <w:marTop w:val="0"/>
                      <w:marBottom w:val="0"/>
                      <w:divBdr>
                        <w:top w:val="none" w:sz="0" w:space="0" w:color="auto"/>
                        <w:left w:val="none" w:sz="0" w:space="0" w:color="auto"/>
                        <w:bottom w:val="none" w:sz="0" w:space="0" w:color="auto"/>
                        <w:right w:val="none" w:sz="0" w:space="0" w:color="auto"/>
                      </w:divBdr>
                    </w:div>
                  </w:divsChild>
                </w:div>
                <w:div w:id="1836723415">
                  <w:marLeft w:val="0"/>
                  <w:marRight w:val="0"/>
                  <w:marTop w:val="0"/>
                  <w:marBottom w:val="0"/>
                  <w:divBdr>
                    <w:top w:val="none" w:sz="0" w:space="0" w:color="auto"/>
                    <w:left w:val="none" w:sz="0" w:space="0" w:color="auto"/>
                    <w:bottom w:val="none" w:sz="0" w:space="0" w:color="auto"/>
                    <w:right w:val="none" w:sz="0" w:space="0" w:color="auto"/>
                  </w:divBdr>
                  <w:divsChild>
                    <w:div w:id="1953584894">
                      <w:marLeft w:val="0"/>
                      <w:marRight w:val="0"/>
                      <w:marTop w:val="0"/>
                      <w:marBottom w:val="0"/>
                      <w:divBdr>
                        <w:top w:val="none" w:sz="0" w:space="0" w:color="auto"/>
                        <w:left w:val="none" w:sz="0" w:space="0" w:color="auto"/>
                        <w:bottom w:val="none" w:sz="0" w:space="0" w:color="auto"/>
                        <w:right w:val="none" w:sz="0" w:space="0" w:color="auto"/>
                      </w:divBdr>
                    </w:div>
                  </w:divsChild>
                </w:div>
                <w:div w:id="1965767585">
                  <w:marLeft w:val="0"/>
                  <w:marRight w:val="0"/>
                  <w:marTop w:val="0"/>
                  <w:marBottom w:val="0"/>
                  <w:divBdr>
                    <w:top w:val="none" w:sz="0" w:space="0" w:color="auto"/>
                    <w:left w:val="none" w:sz="0" w:space="0" w:color="auto"/>
                    <w:bottom w:val="none" w:sz="0" w:space="0" w:color="auto"/>
                    <w:right w:val="none" w:sz="0" w:space="0" w:color="auto"/>
                  </w:divBdr>
                  <w:divsChild>
                    <w:div w:id="187068090">
                      <w:marLeft w:val="0"/>
                      <w:marRight w:val="0"/>
                      <w:marTop w:val="0"/>
                      <w:marBottom w:val="0"/>
                      <w:divBdr>
                        <w:top w:val="none" w:sz="0" w:space="0" w:color="auto"/>
                        <w:left w:val="none" w:sz="0" w:space="0" w:color="auto"/>
                        <w:bottom w:val="none" w:sz="0" w:space="0" w:color="auto"/>
                        <w:right w:val="none" w:sz="0" w:space="0" w:color="auto"/>
                      </w:divBdr>
                    </w:div>
                  </w:divsChild>
                </w:div>
                <w:div w:id="2002346024">
                  <w:marLeft w:val="0"/>
                  <w:marRight w:val="0"/>
                  <w:marTop w:val="0"/>
                  <w:marBottom w:val="0"/>
                  <w:divBdr>
                    <w:top w:val="none" w:sz="0" w:space="0" w:color="auto"/>
                    <w:left w:val="none" w:sz="0" w:space="0" w:color="auto"/>
                    <w:bottom w:val="none" w:sz="0" w:space="0" w:color="auto"/>
                    <w:right w:val="none" w:sz="0" w:space="0" w:color="auto"/>
                  </w:divBdr>
                  <w:divsChild>
                    <w:div w:id="1513107799">
                      <w:marLeft w:val="0"/>
                      <w:marRight w:val="0"/>
                      <w:marTop w:val="0"/>
                      <w:marBottom w:val="0"/>
                      <w:divBdr>
                        <w:top w:val="none" w:sz="0" w:space="0" w:color="auto"/>
                        <w:left w:val="none" w:sz="0" w:space="0" w:color="auto"/>
                        <w:bottom w:val="none" w:sz="0" w:space="0" w:color="auto"/>
                        <w:right w:val="none" w:sz="0" w:space="0" w:color="auto"/>
                      </w:divBdr>
                    </w:div>
                  </w:divsChild>
                </w:div>
                <w:div w:id="2078817112">
                  <w:marLeft w:val="0"/>
                  <w:marRight w:val="0"/>
                  <w:marTop w:val="0"/>
                  <w:marBottom w:val="0"/>
                  <w:divBdr>
                    <w:top w:val="none" w:sz="0" w:space="0" w:color="auto"/>
                    <w:left w:val="none" w:sz="0" w:space="0" w:color="auto"/>
                    <w:bottom w:val="none" w:sz="0" w:space="0" w:color="auto"/>
                    <w:right w:val="none" w:sz="0" w:space="0" w:color="auto"/>
                  </w:divBdr>
                  <w:divsChild>
                    <w:div w:id="60315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15895">
      <w:bodyDiv w:val="1"/>
      <w:marLeft w:val="0"/>
      <w:marRight w:val="0"/>
      <w:marTop w:val="0"/>
      <w:marBottom w:val="0"/>
      <w:divBdr>
        <w:top w:val="none" w:sz="0" w:space="0" w:color="auto"/>
        <w:left w:val="none" w:sz="0" w:space="0" w:color="auto"/>
        <w:bottom w:val="none" w:sz="0" w:space="0" w:color="auto"/>
        <w:right w:val="none" w:sz="0" w:space="0" w:color="auto"/>
      </w:divBdr>
    </w:div>
    <w:div w:id="184711380">
      <w:bodyDiv w:val="1"/>
      <w:marLeft w:val="0"/>
      <w:marRight w:val="0"/>
      <w:marTop w:val="0"/>
      <w:marBottom w:val="0"/>
      <w:divBdr>
        <w:top w:val="none" w:sz="0" w:space="0" w:color="auto"/>
        <w:left w:val="none" w:sz="0" w:space="0" w:color="auto"/>
        <w:bottom w:val="none" w:sz="0" w:space="0" w:color="auto"/>
        <w:right w:val="none" w:sz="0" w:space="0" w:color="auto"/>
      </w:divBdr>
    </w:div>
    <w:div w:id="184952560">
      <w:bodyDiv w:val="1"/>
      <w:marLeft w:val="0"/>
      <w:marRight w:val="0"/>
      <w:marTop w:val="0"/>
      <w:marBottom w:val="0"/>
      <w:divBdr>
        <w:top w:val="none" w:sz="0" w:space="0" w:color="auto"/>
        <w:left w:val="none" w:sz="0" w:space="0" w:color="auto"/>
        <w:bottom w:val="none" w:sz="0" w:space="0" w:color="auto"/>
        <w:right w:val="none" w:sz="0" w:space="0" w:color="auto"/>
      </w:divBdr>
    </w:div>
    <w:div w:id="187715471">
      <w:bodyDiv w:val="1"/>
      <w:marLeft w:val="0"/>
      <w:marRight w:val="0"/>
      <w:marTop w:val="0"/>
      <w:marBottom w:val="0"/>
      <w:divBdr>
        <w:top w:val="none" w:sz="0" w:space="0" w:color="auto"/>
        <w:left w:val="none" w:sz="0" w:space="0" w:color="auto"/>
        <w:bottom w:val="none" w:sz="0" w:space="0" w:color="auto"/>
        <w:right w:val="none" w:sz="0" w:space="0" w:color="auto"/>
      </w:divBdr>
    </w:div>
    <w:div w:id="191186831">
      <w:bodyDiv w:val="1"/>
      <w:marLeft w:val="0"/>
      <w:marRight w:val="0"/>
      <w:marTop w:val="0"/>
      <w:marBottom w:val="0"/>
      <w:divBdr>
        <w:top w:val="none" w:sz="0" w:space="0" w:color="auto"/>
        <w:left w:val="none" w:sz="0" w:space="0" w:color="auto"/>
        <w:bottom w:val="none" w:sz="0" w:space="0" w:color="auto"/>
        <w:right w:val="none" w:sz="0" w:space="0" w:color="auto"/>
      </w:divBdr>
    </w:div>
    <w:div w:id="194346781">
      <w:bodyDiv w:val="1"/>
      <w:marLeft w:val="0"/>
      <w:marRight w:val="0"/>
      <w:marTop w:val="0"/>
      <w:marBottom w:val="0"/>
      <w:divBdr>
        <w:top w:val="none" w:sz="0" w:space="0" w:color="auto"/>
        <w:left w:val="none" w:sz="0" w:space="0" w:color="auto"/>
        <w:bottom w:val="none" w:sz="0" w:space="0" w:color="auto"/>
        <w:right w:val="none" w:sz="0" w:space="0" w:color="auto"/>
      </w:divBdr>
      <w:divsChild>
        <w:div w:id="1210335243">
          <w:marLeft w:val="0"/>
          <w:marRight w:val="0"/>
          <w:marTop w:val="0"/>
          <w:marBottom w:val="0"/>
          <w:divBdr>
            <w:top w:val="none" w:sz="0" w:space="0" w:color="auto"/>
            <w:left w:val="none" w:sz="0" w:space="0" w:color="auto"/>
            <w:bottom w:val="none" w:sz="0" w:space="0" w:color="auto"/>
            <w:right w:val="none" w:sz="0" w:space="0" w:color="auto"/>
          </w:divBdr>
        </w:div>
        <w:div w:id="37748755">
          <w:marLeft w:val="0"/>
          <w:marRight w:val="0"/>
          <w:marTop w:val="0"/>
          <w:marBottom w:val="0"/>
          <w:divBdr>
            <w:top w:val="none" w:sz="0" w:space="0" w:color="auto"/>
            <w:left w:val="none" w:sz="0" w:space="0" w:color="auto"/>
            <w:bottom w:val="none" w:sz="0" w:space="0" w:color="auto"/>
            <w:right w:val="none" w:sz="0" w:space="0" w:color="auto"/>
          </w:divBdr>
        </w:div>
        <w:div w:id="1457333434">
          <w:marLeft w:val="0"/>
          <w:marRight w:val="0"/>
          <w:marTop w:val="0"/>
          <w:marBottom w:val="0"/>
          <w:divBdr>
            <w:top w:val="none" w:sz="0" w:space="0" w:color="auto"/>
            <w:left w:val="none" w:sz="0" w:space="0" w:color="auto"/>
            <w:bottom w:val="none" w:sz="0" w:space="0" w:color="auto"/>
            <w:right w:val="none" w:sz="0" w:space="0" w:color="auto"/>
          </w:divBdr>
        </w:div>
        <w:div w:id="259878053">
          <w:marLeft w:val="0"/>
          <w:marRight w:val="0"/>
          <w:marTop w:val="0"/>
          <w:marBottom w:val="0"/>
          <w:divBdr>
            <w:top w:val="none" w:sz="0" w:space="0" w:color="auto"/>
            <w:left w:val="none" w:sz="0" w:space="0" w:color="auto"/>
            <w:bottom w:val="none" w:sz="0" w:space="0" w:color="auto"/>
            <w:right w:val="none" w:sz="0" w:space="0" w:color="auto"/>
          </w:divBdr>
        </w:div>
      </w:divsChild>
    </w:div>
    <w:div w:id="197357928">
      <w:bodyDiv w:val="1"/>
      <w:marLeft w:val="0"/>
      <w:marRight w:val="0"/>
      <w:marTop w:val="0"/>
      <w:marBottom w:val="0"/>
      <w:divBdr>
        <w:top w:val="none" w:sz="0" w:space="0" w:color="auto"/>
        <w:left w:val="none" w:sz="0" w:space="0" w:color="auto"/>
        <w:bottom w:val="none" w:sz="0" w:space="0" w:color="auto"/>
        <w:right w:val="none" w:sz="0" w:space="0" w:color="auto"/>
      </w:divBdr>
    </w:div>
    <w:div w:id="206570693">
      <w:bodyDiv w:val="1"/>
      <w:marLeft w:val="0"/>
      <w:marRight w:val="0"/>
      <w:marTop w:val="0"/>
      <w:marBottom w:val="0"/>
      <w:divBdr>
        <w:top w:val="none" w:sz="0" w:space="0" w:color="auto"/>
        <w:left w:val="none" w:sz="0" w:space="0" w:color="auto"/>
        <w:bottom w:val="none" w:sz="0" w:space="0" w:color="auto"/>
        <w:right w:val="none" w:sz="0" w:space="0" w:color="auto"/>
      </w:divBdr>
    </w:div>
    <w:div w:id="212619748">
      <w:bodyDiv w:val="1"/>
      <w:marLeft w:val="0"/>
      <w:marRight w:val="0"/>
      <w:marTop w:val="0"/>
      <w:marBottom w:val="0"/>
      <w:divBdr>
        <w:top w:val="none" w:sz="0" w:space="0" w:color="auto"/>
        <w:left w:val="none" w:sz="0" w:space="0" w:color="auto"/>
        <w:bottom w:val="none" w:sz="0" w:space="0" w:color="auto"/>
        <w:right w:val="none" w:sz="0" w:space="0" w:color="auto"/>
      </w:divBdr>
    </w:div>
    <w:div w:id="218438281">
      <w:bodyDiv w:val="1"/>
      <w:marLeft w:val="0"/>
      <w:marRight w:val="0"/>
      <w:marTop w:val="0"/>
      <w:marBottom w:val="0"/>
      <w:divBdr>
        <w:top w:val="none" w:sz="0" w:space="0" w:color="auto"/>
        <w:left w:val="none" w:sz="0" w:space="0" w:color="auto"/>
        <w:bottom w:val="none" w:sz="0" w:space="0" w:color="auto"/>
        <w:right w:val="none" w:sz="0" w:space="0" w:color="auto"/>
      </w:divBdr>
    </w:div>
    <w:div w:id="219440655">
      <w:bodyDiv w:val="1"/>
      <w:marLeft w:val="0"/>
      <w:marRight w:val="0"/>
      <w:marTop w:val="0"/>
      <w:marBottom w:val="0"/>
      <w:divBdr>
        <w:top w:val="none" w:sz="0" w:space="0" w:color="auto"/>
        <w:left w:val="none" w:sz="0" w:space="0" w:color="auto"/>
        <w:bottom w:val="none" w:sz="0" w:space="0" w:color="auto"/>
        <w:right w:val="none" w:sz="0" w:space="0" w:color="auto"/>
      </w:divBdr>
    </w:div>
    <w:div w:id="227542041">
      <w:bodyDiv w:val="1"/>
      <w:marLeft w:val="0"/>
      <w:marRight w:val="0"/>
      <w:marTop w:val="0"/>
      <w:marBottom w:val="0"/>
      <w:divBdr>
        <w:top w:val="none" w:sz="0" w:space="0" w:color="auto"/>
        <w:left w:val="none" w:sz="0" w:space="0" w:color="auto"/>
        <w:bottom w:val="none" w:sz="0" w:space="0" w:color="auto"/>
        <w:right w:val="none" w:sz="0" w:space="0" w:color="auto"/>
      </w:divBdr>
    </w:div>
    <w:div w:id="248201551">
      <w:bodyDiv w:val="1"/>
      <w:marLeft w:val="0"/>
      <w:marRight w:val="0"/>
      <w:marTop w:val="0"/>
      <w:marBottom w:val="0"/>
      <w:divBdr>
        <w:top w:val="none" w:sz="0" w:space="0" w:color="auto"/>
        <w:left w:val="none" w:sz="0" w:space="0" w:color="auto"/>
        <w:bottom w:val="none" w:sz="0" w:space="0" w:color="auto"/>
        <w:right w:val="none" w:sz="0" w:space="0" w:color="auto"/>
      </w:divBdr>
    </w:div>
    <w:div w:id="260260613">
      <w:bodyDiv w:val="1"/>
      <w:marLeft w:val="0"/>
      <w:marRight w:val="0"/>
      <w:marTop w:val="0"/>
      <w:marBottom w:val="0"/>
      <w:divBdr>
        <w:top w:val="none" w:sz="0" w:space="0" w:color="auto"/>
        <w:left w:val="none" w:sz="0" w:space="0" w:color="auto"/>
        <w:bottom w:val="none" w:sz="0" w:space="0" w:color="auto"/>
        <w:right w:val="none" w:sz="0" w:space="0" w:color="auto"/>
      </w:divBdr>
    </w:div>
    <w:div w:id="261114860">
      <w:bodyDiv w:val="1"/>
      <w:marLeft w:val="0"/>
      <w:marRight w:val="0"/>
      <w:marTop w:val="0"/>
      <w:marBottom w:val="0"/>
      <w:divBdr>
        <w:top w:val="none" w:sz="0" w:space="0" w:color="auto"/>
        <w:left w:val="none" w:sz="0" w:space="0" w:color="auto"/>
        <w:bottom w:val="none" w:sz="0" w:space="0" w:color="auto"/>
        <w:right w:val="none" w:sz="0" w:space="0" w:color="auto"/>
      </w:divBdr>
    </w:div>
    <w:div w:id="271399035">
      <w:bodyDiv w:val="1"/>
      <w:marLeft w:val="0"/>
      <w:marRight w:val="0"/>
      <w:marTop w:val="0"/>
      <w:marBottom w:val="0"/>
      <w:divBdr>
        <w:top w:val="none" w:sz="0" w:space="0" w:color="auto"/>
        <w:left w:val="none" w:sz="0" w:space="0" w:color="auto"/>
        <w:bottom w:val="none" w:sz="0" w:space="0" w:color="auto"/>
        <w:right w:val="none" w:sz="0" w:space="0" w:color="auto"/>
      </w:divBdr>
    </w:div>
    <w:div w:id="273482007">
      <w:bodyDiv w:val="1"/>
      <w:marLeft w:val="0"/>
      <w:marRight w:val="0"/>
      <w:marTop w:val="0"/>
      <w:marBottom w:val="0"/>
      <w:divBdr>
        <w:top w:val="none" w:sz="0" w:space="0" w:color="auto"/>
        <w:left w:val="none" w:sz="0" w:space="0" w:color="auto"/>
        <w:bottom w:val="none" w:sz="0" w:space="0" w:color="auto"/>
        <w:right w:val="none" w:sz="0" w:space="0" w:color="auto"/>
      </w:divBdr>
    </w:div>
    <w:div w:id="275060572">
      <w:bodyDiv w:val="1"/>
      <w:marLeft w:val="0"/>
      <w:marRight w:val="0"/>
      <w:marTop w:val="0"/>
      <w:marBottom w:val="0"/>
      <w:divBdr>
        <w:top w:val="none" w:sz="0" w:space="0" w:color="auto"/>
        <w:left w:val="none" w:sz="0" w:space="0" w:color="auto"/>
        <w:bottom w:val="none" w:sz="0" w:space="0" w:color="auto"/>
        <w:right w:val="none" w:sz="0" w:space="0" w:color="auto"/>
      </w:divBdr>
    </w:div>
    <w:div w:id="305861205">
      <w:bodyDiv w:val="1"/>
      <w:marLeft w:val="0"/>
      <w:marRight w:val="0"/>
      <w:marTop w:val="0"/>
      <w:marBottom w:val="0"/>
      <w:divBdr>
        <w:top w:val="none" w:sz="0" w:space="0" w:color="auto"/>
        <w:left w:val="none" w:sz="0" w:space="0" w:color="auto"/>
        <w:bottom w:val="none" w:sz="0" w:space="0" w:color="auto"/>
        <w:right w:val="none" w:sz="0" w:space="0" w:color="auto"/>
      </w:divBdr>
    </w:div>
    <w:div w:id="324944605">
      <w:bodyDiv w:val="1"/>
      <w:marLeft w:val="0"/>
      <w:marRight w:val="0"/>
      <w:marTop w:val="0"/>
      <w:marBottom w:val="0"/>
      <w:divBdr>
        <w:top w:val="none" w:sz="0" w:space="0" w:color="auto"/>
        <w:left w:val="none" w:sz="0" w:space="0" w:color="auto"/>
        <w:bottom w:val="none" w:sz="0" w:space="0" w:color="auto"/>
        <w:right w:val="none" w:sz="0" w:space="0" w:color="auto"/>
      </w:divBdr>
    </w:div>
    <w:div w:id="330261651">
      <w:bodyDiv w:val="1"/>
      <w:marLeft w:val="0"/>
      <w:marRight w:val="0"/>
      <w:marTop w:val="0"/>
      <w:marBottom w:val="0"/>
      <w:divBdr>
        <w:top w:val="none" w:sz="0" w:space="0" w:color="auto"/>
        <w:left w:val="none" w:sz="0" w:space="0" w:color="auto"/>
        <w:bottom w:val="none" w:sz="0" w:space="0" w:color="auto"/>
        <w:right w:val="none" w:sz="0" w:space="0" w:color="auto"/>
      </w:divBdr>
    </w:div>
    <w:div w:id="343868314">
      <w:bodyDiv w:val="1"/>
      <w:marLeft w:val="0"/>
      <w:marRight w:val="0"/>
      <w:marTop w:val="0"/>
      <w:marBottom w:val="0"/>
      <w:divBdr>
        <w:top w:val="none" w:sz="0" w:space="0" w:color="auto"/>
        <w:left w:val="none" w:sz="0" w:space="0" w:color="auto"/>
        <w:bottom w:val="none" w:sz="0" w:space="0" w:color="auto"/>
        <w:right w:val="none" w:sz="0" w:space="0" w:color="auto"/>
      </w:divBdr>
    </w:div>
    <w:div w:id="361252998">
      <w:bodyDiv w:val="1"/>
      <w:marLeft w:val="0"/>
      <w:marRight w:val="0"/>
      <w:marTop w:val="0"/>
      <w:marBottom w:val="0"/>
      <w:divBdr>
        <w:top w:val="none" w:sz="0" w:space="0" w:color="auto"/>
        <w:left w:val="none" w:sz="0" w:space="0" w:color="auto"/>
        <w:bottom w:val="none" w:sz="0" w:space="0" w:color="auto"/>
        <w:right w:val="none" w:sz="0" w:space="0" w:color="auto"/>
      </w:divBdr>
    </w:div>
    <w:div w:id="362021207">
      <w:bodyDiv w:val="1"/>
      <w:marLeft w:val="0"/>
      <w:marRight w:val="0"/>
      <w:marTop w:val="0"/>
      <w:marBottom w:val="0"/>
      <w:divBdr>
        <w:top w:val="none" w:sz="0" w:space="0" w:color="auto"/>
        <w:left w:val="none" w:sz="0" w:space="0" w:color="auto"/>
        <w:bottom w:val="none" w:sz="0" w:space="0" w:color="auto"/>
        <w:right w:val="none" w:sz="0" w:space="0" w:color="auto"/>
      </w:divBdr>
    </w:div>
    <w:div w:id="384450163">
      <w:bodyDiv w:val="1"/>
      <w:marLeft w:val="0"/>
      <w:marRight w:val="0"/>
      <w:marTop w:val="0"/>
      <w:marBottom w:val="0"/>
      <w:divBdr>
        <w:top w:val="none" w:sz="0" w:space="0" w:color="auto"/>
        <w:left w:val="none" w:sz="0" w:space="0" w:color="auto"/>
        <w:bottom w:val="none" w:sz="0" w:space="0" w:color="auto"/>
        <w:right w:val="none" w:sz="0" w:space="0" w:color="auto"/>
      </w:divBdr>
    </w:div>
    <w:div w:id="419956268">
      <w:bodyDiv w:val="1"/>
      <w:marLeft w:val="0"/>
      <w:marRight w:val="0"/>
      <w:marTop w:val="0"/>
      <w:marBottom w:val="0"/>
      <w:divBdr>
        <w:top w:val="none" w:sz="0" w:space="0" w:color="auto"/>
        <w:left w:val="none" w:sz="0" w:space="0" w:color="auto"/>
        <w:bottom w:val="none" w:sz="0" w:space="0" w:color="auto"/>
        <w:right w:val="none" w:sz="0" w:space="0" w:color="auto"/>
      </w:divBdr>
    </w:div>
    <w:div w:id="422075390">
      <w:bodyDiv w:val="1"/>
      <w:marLeft w:val="0"/>
      <w:marRight w:val="0"/>
      <w:marTop w:val="0"/>
      <w:marBottom w:val="0"/>
      <w:divBdr>
        <w:top w:val="none" w:sz="0" w:space="0" w:color="auto"/>
        <w:left w:val="none" w:sz="0" w:space="0" w:color="auto"/>
        <w:bottom w:val="none" w:sz="0" w:space="0" w:color="auto"/>
        <w:right w:val="none" w:sz="0" w:space="0" w:color="auto"/>
      </w:divBdr>
    </w:div>
    <w:div w:id="429354547">
      <w:bodyDiv w:val="1"/>
      <w:marLeft w:val="0"/>
      <w:marRight w:val="0"/>
      <w:marTop w:val="0"/>
      <w:marBottom w:val="0"/>
      <w:divBdr>
        <w:top w:val="none" w:sz="0" w:space="0" w:color="auto"/>
        <w:left w:val="none" w:sz="0" w:space="0" w:color="auto"/>
        <w:bottom w:val="none" w:sz="0" w:space="0" w:color="auto"/>
        <w:right w:val="none" w:sz="0" w:space="0" w:color="auto"/>
      </w:divBdr>
    </w:div>
    <w:div w:id="431583625">
      <w:bodyDiv w:val="1"/>
      <w:marLeft w:val="0"/>
      <w:marRight w:val="0"/>
      <w:marTop w:val="0"/>
      <w:marBottom w:val="0"/>
      <w:divBdr>
        <w:top w:val="none" w:sz="0" w:space="0" w:color="auto"/>
        <w:left w:val="none" w:sz="0" w:space="0" w:color="auto"/>
        <w:bottom w:val="none" w:sz="0" w:space="0" w:color="auto"/>
        <w:right w:val="none" w:sz="0" w:space="0" w:color="auto"/>
      </w:divBdr>
    </w:div>
    <w:div w:id="442307735">
      <w:bodyDiv w:val="1"/>
      <w:marLeft w:val="0"/>
      <w:marRight w:val="0"/>
      <w:marTop w:val="0"/>
      <w:marBottom w:val="0"/>
      <w:divBdr>
        <w:top w:val="none" w:sz="0" w:space="0" w:color="auto"/>
        <w:left w:val="none" w:sz="0" w:space="0" w:color="auto"/>
        <w:bottom w:val="none" w:sz="0" w:space="0" w:color="auto"/>
        <w:right w:val="none" w:sz="0" w:space="0" w:color="auto"/>
      </w:divBdr>
    </w:div>
    <w:div w:id="452213120">
      <w:bodyDiv w:val="1"/>
      <w:marLeft w:val="0"/>
      <w:marRight w:val="0"/>
      <w:marTop w:val="0"/>
      <w:marBottom w:val="0"/>
      <w:divBdr>
        <w:top w:val="none" w:sz="0" w:space="0" w:color="auto"/>
        <w:left w:val="none" w:sz="0" w:space="0" w:color="auto"/>
        <w:bottom w:val="none" w:sz="0" w:space="0" w:color="auto"/>
        <w:right w:val="none" w:sz="0" w:space="0" w:color="auto"/>
      </w:divBdr>
      <w:divsChild>
        <w:div w:id="1320185581">
          <w:marLeft w:val="0"/>
          <w:marRight w:val="0"/>
          <w:marTop w:val="0"/>
          <w:marBottom w:val="0"/>
          <w:divBdr>
            <w:top w:val="none" w:sz="0" w:space="0" w:color="auto"/>
            <w:left w:val="none" w:sz="0" w:space="0" w:color="auto"/>
            <w:bottom w:val="none" w:sz="0" w:space="0" w:color="auto"/>
            <w:right w:val="none" w:sz="0" w:space="0" w:color="auto"/>
          </w:divBdr>
        </w:div>
        <w:div w:id="742409017">
          <w:marLeft w:val="0"/>
          <w:marRight w:val="0"/>
          <w:marTop w:val="0"/>
          <w:marBottom w:val="0"/>
          <w:divBdr>
            <w:top w:val="none" w:sz="0" w:space="0" w:color="auto"/>
            <w:left w:val="none" w:sz="0" w:space="0" w:color="auto"/>
            <w:bottom w:val="none" w:sz="0" w:space="0" w:color="auto"/>
            <w:right w:val="none" w:sz="0" w:space="0" w:color="auto"/>
          </w:divBdr>
        </w:div>
        <w:div w:id="1939169324">
          <w:marLeft w:val="0"/>
          <w:marRight w:val="0"/>
          <w:marTop w:val="0"/>
          <w:marBottom w:val="0"/>
          <w:divBdr>
            <w:top w:val="none" w:sz="0" w:space="0" w:color="auto"/>
            <w:left w:val="none" w:sz="0" w:space="0" w:color="auto"/>
            <w:bottom w:val="none" w:sz="0" w:space="0" w:color="auto"/>
            <w:right w:val="none" w:sz="0" w:space="0" w:color="auto"/>
          </w:divBdr>
        </w:div>
        <w:div w:id="455492627">
          <w:marLeft w:val="0"/>
          <w:marRight w:val="0"/>
          <w:marTop w:val="0"/>
          <w:marBottom w:val="0"/>
          <w:divBdr>
            <w:top w:val="none" w:sz="0" w:space="0" w:color="auto"/>
            <w:left w:val="none" w:sz="0" w:space="0" w:color="auto"/>
            <w:bottom w:val="none" w:sz="0" w:space="0" w:color="auto"/>
            <w:right w:val="none" w:sz="0" w:space="0" w:color="auto"/>
          </w:divBdr>
        </w:div>
      </w:divsChild>
    </w:div>
    <w:div w:id="453333077">
      <w:bodyDiv w:val="1"/>
      <w:marLeft w:val="0"/>
      <w:marRight w:val="0"/>
      <w:marTop w:val="0"/>
      <w:marBottom w:val="0"/>
      <w:divBdr>
        <w:top w:val="none" w:sz="0" w:space="0" w:color="auto"/>
        <w:left w:val="none" w:sz="0" w:space="0" w:color="auto"/>
        <w:bottom w:val="none" w:sz="0" w:space="0" w:color="auto"/>
        <w:right w:val="none" w:sz="0" w:space="0" w:color="auto"/>
      </w:divBdr>
    </w:div>
    <w:div w:id="453521095">
      <w:bodyDiv w:val="1"/>
      <w:marLeft w:val="0"/>
      <w:marRight w:val="0"/>
      <w:marTop w:val="0"/>
      <w:marBottom w:val="0"/>
      <w:divBdr>
        <w:top w:val="none" w:sz="0" w:space="0" w:color="auto"/>
        <w:left w:val="none" w:sz="0" w:space="0" w:color="auto"/>
        <w:bottom w:val="none" w:sz="0" w:space="0" w:color="auto"/>
        <w:right w:val="none" w:sz="0" w:space="0" w:color="auto"/>
      </w:divBdr>
      <w:divsChild>
        <w:div w:id="738796123">
          <w:marLeft w:val="0"/>
          <w:marRight w:val="0"/>
          <w:marTop w:val="0"/>
          <w:marBottom w:val="0"/>
          <w:divBdr>
            <w:top w:val="none" w:sz="0" w:space="0" w:color="auto"/>
            <w:left w:val="none" w:sz="0" w:space="0" w:color="auto"/>
            <w:bottom w:val="none" w:sz="0" w:space="0" w:color="auto"/>
            <w:right w:val="none" w:sz="0" w:space="0" w:color="auto"/>
          </w:divBdr>
        </w:div>
        <w:div w:id="382756615">
          <w:marLeft w:val="0"/>
          <w:marRight w:val="0"/>
          <w:marTop w:val="0"/>
          <w:marBottom w:val="0"/>
          <w:divBdr>
            <w:top w:val="none" w:sz="0" w:space="0" w:color="auto"/>
            <w:left w:val="none" w:sz="0" w:space="0" w:color="auto"/>
            <w:bottom w:val="none" w:sz="0" w:space="0" w:color="auto"/>
            <w:right w:val="none" w:sz="0" w:space="0" w:color="auto"/>
          </w:divBdr>
        </w:div>
      </w:divsChild>
    </w:div>
    <w:div w:id="454106199">
      <w:bodyDiv w:val="1"/>
      <w:marLeft w:val="0"/>
      <w:marRight w:val="0"/>
      <w:marTop w:val="0"/>
      <w:marBottom w:val="0"/>
      <w:divBdr>
        <w:top w:val="none" w:sz="0" w:space="0" w:color="auto"/>
        <w:left w:val="none" w:sz="0" w:space="0" w:color="auto"/>
        <w:bottom w:val="none" w:sz="0" w:space="0" w:color="auto"/>
        <w:right w:val="none" w:sz="0" w:space="0" w:color="auto"/>
      </w:divBdr>
      <w:divsChild>
        <w:div w:id="1074743322">
          <w:marLeft w:val="0"/>
          <w:marRight w:val="0"/>
          <w:marTop w:val="0"/>
          <w:marBottom w:val="0"/>
          <w:divBdr>
            <w:top w:val="none" w:sz="0" w:space="0" w:color="auto"/>
            <w:left w:val="none" w:sz="0" w:space="0" w:color="auto"/>
            <w:bottom w:val="none" w:sz="0" w:space="0" w:color="auto"/>
            <w:right w:val="none" w:sz="0" w:space="0" w:color="auto"/>
          </w:divBdr>
        </w:div>
        <w:div w:id="413819425">
          <w:marLeft w:val="0"/>
          <w:marRight w:val="0"/>
          <w:marTop w:val="0"/>
          <w:marBottom w:val="0"/>
          <w:divBdr>
            <w:top w:val="none" w:sz="0" w:space="0" w:color="auto"/>
            <w:left w:val="none" w:sz="0" w:space="0" w:color="auto"/>
            <w:bottom w:val="none" w:sz="0" w:space="0" w:color="auto"/>
            <w:right w:val="none" w:sz="0" w:space="0" w:color="auto"/>
          </w:divBdr>
        </w:div>
        <w:div w:id="807864434">
          <w:marLeft w:val="0"/>
          <w:marRight w:val="0"/>
          <w:marTop w:val="0"/>
          <w:marBottom w:val="0"/>
          <w:divBdr>
            <w:top w:val="none" w:sz="0" w:space="0" w:color="auto"/>
            <w:left w:val="none" w:sz="0" w:space="0" w:color="auto"/>
            <w:bottom w:val="none" w:sz="0" w:space="0" w:color="auto"/>
            <w:right w:val="none" w:sz="0" w:space="0" w:color="auto"/>
          </w:divBdr>
        </w:div>
        <w:div w:id="1956790026">
          <w:marLeft w:val="0"/>
          <w:marRight w:val="0"/>
          <w:marTop w:val="0"/>
          <w:marBottom w:val="0"/>
          <w:divBdr>
            <w:top w:val="none" w:sz="0" w:space="0" w:color="auto"/>
            <w:left w:val="none" w:sz="0" w:space="0" w:color="auto"/>
            <w:bottom w:val="none" w:sz="0" w:space="0" w:color="auto"/>
            <w:right w:val="none" w:sz="0" w:space="0" w:color="auto"/>
          </w:divBdr>
        </w:div>
        <w:div w:id="104159939">
          <w:marLeft w:val="0"/>
          <w:marRight w:val="0"/>
          <w:marTop w:val="0"/>
          <w:marBottom w:val="0"/>
          <w:divBdr>
            <w:top w:val="none" w:sz="0" w:space="0" w:color="auto"/>
            <w:left w:val="none" w:sz="0" w:space="0" w:color="auto"/>
            <w:bottom w:val="none" w:sz="0" w:space="0" w:color="auto"/>
            <w:right w:val="none" w:sz="0" w:space="0" w:color="auto"/>
          </w:divBdr>
        </w:div>
        <w:div w:id="279533981">
          <w:marLeft w:val="0"/>
          <w:marRight w:val="0"/>
          <w:marTop w:val="0"/>
          <w:marBottom w:val="0"/>
          <w:divBdr>
            <w:top w:val="none" w:sz="0" w:space="0" w:color="auto"/>
            <w:left w:val="none" w:sz="0" w:space="0" w:color="auto"/>
            <w:bottom w:val="none" w:sz="0" w:space="0" w:color="auto"/>
            <w:right w:val="none" w:sz="0" w:space="0" w:color="auto"/>
          </w:divBdr>
        </w:div>
        <w:div w:id="1883011262">
          <w:marLeft w:val="0"/>
          <w:marRight w:val="0"/>
          <w:marTop w:val="0"/>
          <w:marBottom w:val="0"/>
          <w:divBdr>
            <w:top w:val="none" w:sz="0" w:space="0" w:color="auto"/>
            <w:left w:val="none" w:sz="0" w:space="0" w:color="auto"/>
            <w:bottom w:val="none" w:sz="0" w:space="0" w:color="auto"/>
            <w:right w:val="none" w:sz="0" w:space="0" w:color="auto"/>
          </w:divBdr>
        </w:div>
        <w:div w:id="1127941041">
          <w:marLeft w:val="0"/>
          <w:marRight w:val="0"/>
          <w:marTop w:val="0"/>
          <w:marBottom w:val="0"/>
          <w:divBdr>
            <w:top w:val="none" w:sz="0" w:space="0" w:color="auto"/>
            <w:left w:val="none" w:sz="0" w:space="0" w:color="auto"/>
            <w:bottom w:val="none" w:sz="0" w:space="0" w:color="auto"/>
            <w:right w:val="none" w:sz="0" w:space="0" w:color="auto"/>
          </w:divBdr>
        </w:div>
        <w:div w:id="812912685">
          <w:marLeft w:val="0"/>
          <w:marRight w:val="0"/>
          <w:marTop w:val="0"/>
          <w:marBottom w:val="0"/>
          <w:divBdr>
            <w:top w:val="none" w:sz="0" w:space="0" w:color="auto"/>
            <w:left w:val="none" w:sz="0" w:space="0" w:color="auto"/>
            <w:bottom w:val="none" w:sz="0" w:space="0" w:color="auto"/>
            <w:right w:val="none" w:sz="0" w:space="0" w:color="auto"/>
          </w:divBdr>
        </w:div>
      </w:divsChild>
    </w:div>
    <w:div w:id="468016692">
      <w:bodyDiv w:val="1"/>
      <w:marLeft w:val="0"/>
      <w:marRight w:val="0"/>
      <w:marTop w:val="0"/>
      <w:marBottom w:val="0"/>
      <w:divBdr>
        <w:top w:val="none" w:sz="0" w:space="0" w:color="auto"/>
        <w:left w:val="none" w:sz="0" w:space="0" w:color="auto"/>
        <w:bottom w:val="none" w:sz="0" w:space="0" w:color="auto"/>
        <w:right w:val="none" w:sz="0" w:space="0" w:color="auto"/>
      </w:divBdr>
    </w:div>
    <w:div w:id="474572222">
      <w:bodyDiv w:val="1"/>
      <w:marLeft w:val="0"/>
      <w:marRight w:val="0"/>
      <w:marTop w:val="0"/>
      <w:marBottom w:val="0"/>
      <w:divBdr>
        <w:top w:val="none" w:sz="0" w:space="0" w:color="auto"/>
        <w:left w:val="none" w:sz="0" w:space="0" w:color="auto"/>
        <w:bottom w:val="none" w:sz="0" w:space="0" w:color="auto"/>
        <w:right w:val="none" w:sz="0" w:space="0" w:color="auto"/>
      </w:divBdr>
      <w:divsChild>
        <w:div w:id="294412161">
          <w:marLeft w:val="0"/>
          <w:marRight w:val="0"/>
          <w:marTop w:val="0"/>
          <w:marBottom w:val="0"/>
          <w:divBdr>
            <w:top w:val="none" w:sz="0" w:space="0" w:color="auto"/>
            <w:left w:val="none" w:sz="0" w:space="0" w:color="auto"/>
            <w:bottom w:val="none" w:sz="0" w:space="0" w:color="auto"/>
            <w:right w:val="none" w:sz="0" w:space="0" w:color="auto"/>
          </w:divBdr>
        </w:div>
        <w:div w:id="260070117">
          <w:marLeft w:val="0"/>
          <w:marRight w:val="0"/>
          <w:marTop w:val="0"/>
          <w:marBottom w:val="0"/>
          <w:divBdr>
            <w:top w:val="none" w:sz="0" w:space="0" w:color="auto"/>
            <w:left w:val="none" w:sz="0" w:space="0" w:color="auto"/>
            <w:bottom w:val="none" w:sz="0" w:space="0" w:color="auto"/>
            <w:right w:val="none" w:sz="0" w:space="0" w:color="auto"/>
          </w:divBdr>
        </w:div>
        <w:div w:id="371542211">
          <w:marLeft w:val="0"/>
          <w:marRight w:val="0"/>
          <w:marTop w:val="0"/>
          <w:marBottom w:val="0"/>
          <w:divBdr>
            <w:top w:val="none" w:sz="0" w:space="0" w:color="auto"/>
            <w:left w:val="none" w:sz="0" w:space="0" w:color="auto"/>
            <w:bottom w:val="none" w:sz="0" w:space="0" w:color="auto"/>
            <w:right w:val="none" w:sz="0" w:space="0" w:color="auto"/>
          </w:divBdr>
        </w:div>
        <w:div w:id="2139183425">
          <w:marLeft w:val="0"/>
          <w:marRight w:val="0"/>
          <w:marTop w:val="0"/>
          <w:marBottom w:val="0"/>
          <w:divBdr>
            <w:top w:val="none" w:sz="0" w:space="0" w:color="auto"/>
            <w:left w:val="none" w:sz="0" w:space="0" w:color="auto"/>
            <w:bottom w:val="none" w:sz="0" w:space="0" w:color="auto"/>
            <w:right w:val="none" w:sz="0" w:space="0" w:color="auto"/>
          </w:divBdr>
        </w:div>
        <w:div w:id="622928993">
          <w:marLeft w:val="0"/>
          <w:marRight w:val="0"/>
          <w:marTop w:val="0"/>
          <w:marBottom w:val="0"/>
          <w:divBdr>
            <w:top w:val="none" w:sz="0" w:space="0" w:color="auto"/>
            <w:left w:val="none" w:sz="0" w:space="0" w:color="auto"/>
            <w:bottom w:val="none" w:sz="0" w:space="0" w:color="auto"/>
            <w:right w:val="none" w:sz="0" w:space="0" w:color="auto"/>
          </w:divBdr>
        </w:div>
        <w:div w:id="743376391">
          <w:marLeft w:val="0"/>
          <w:marRight w:val="0"/>
          <w:marTop w:val="0"/>
          <w:marBottom w:val="0"/>
          <w:divBdr>
            <w:top w:val="none" w:sz="0" w:space="0" w:color="auto"/>
            <w:left w:val="none" w:sz="0" w:space="0" w:color="auto"/>
            <w:bottom w:val="none" w:sz="0" w:space="0" w:color="auto"/>
            <w:right w:val="none" w:sz="0" w:space="0" w:color="auto"/>
          </w:divBdr>
        </w:div>
        <w:div w:id="1048728703">
          <w:marLeft w:val="0"/>
          <w:marRight w:val="0"/>
          <w:marTop w:val="0"/>
          <w:marBottom w:val="0"/>
          <w:divBdr>
            <w:top w:val="none" w:sz="0" w:space="0" w:color="auto"/>
            <w:left w:val="none" w:sz="0" w:space="0" w:color="auto"/>
            <w:bottom w:val="none" w:sz="0" w:space="0" w:color="auto"/>
            <w:right w:val="none" w:sz="0" w:space="0" w:color="auto"/>
          </w:divBdr>
        </w:div>
      </w:divsChild>
    </w:div>
    <w:div w:id="475536572">
      <w:bodyDiv w:val="1"/>
      <w:marLeft w:val="0"/>
      <w:marRight w:val="0"/>
      <w:marTop w:val="0"/>
      <w:marBottom w:val="0"/>
      <w:divBdr>
        <w:top w:val="none" w:sz="0" w:space="0" w:color="auto"/>
        <w:left w:val="none" w:sz="0" w:space="0" w:color="auto"/>
        <w:bottom w:val="none" w:sz="0" w:space="0" w:color="auto"/>
        <w:right w:val="none" w:sz="0" w:space="0" w:color="auto"/>
      </w:divBdr>
    </w:div>
    <w:div w:id="489949175">
      <w:bodyDiv w:val="1"/>
      <w:marLeft w:val="0"/>
      <w:marRight w:val="0"/>
      <w:marTop w:val="0"/>
      <w:marBottom w:val="0"/>
      <w:divBdr>
        <w:top w:val="none" w:sz="0" w:space="0" w:color="auto"/>
        <w:left w:val="none" w:sz="0" w:space="0" w:color="auto"/>
        <w:bottom w:val="none" w:sz="0" w:space="0" w:color="auto"/>
        <w:right w:val="none" w:sz="0" w:space="0" w:color="auto"/>
      </w:divBdr>
    </w:div>
    <w:div w:id="490216790">
      <w:bodyDiv w:val="1"/>
      <w:marLeft w:val="0"/>
      <w:marRight w:val="0"/>
      <w:marTop w:val="0"/>
      <w:marBottom w:val="0"/>
      <w:divBdr>
        <w:top w:val="none" w:sz="0" w:space="0" w:color="auto"/>
        <w:left w:val="none" w:sz="0" w:space="0" w:color="auto"/>
        <w:bottom w:val="none" w:sz="0" w:space="0" w:color="auto"/>
        <w:right w:val="none" w:sz="0" w:space="0" w:color="auto"/>
      </w:divBdr>
    </w:div>
    <w:div w:id="493768125">
      <w:bodyDiv w:val="1"/>
      <w:marLeft w:val="0"/>
      <w:marRight w:val="0"/>
      <w:marTop w:val="0"/>
      <w:marBottom w:val="0"/>
      <w:divBdr>
        <w:top w:val="none" w:sz="0" w:space="0" w:color="auto"/>
        <w:left w:val="none" w:sz="0" w:space="0" w:color="auto"/>
        <w:bottom w:val="none" w:sz="0" w:space="0" w:color="auto"/>
        <w:right w:val="none" w:sz="0" w:space="0" w:color="auto"/>
      </w:divBdr>
      <w:divsChild>
        <w:div w:id="1865821357">
          <w:marLeft w:val="0"/>
          <w:marRight w:val="0"/>
          <w:marTop w:val="0"/>
          <w:marBottom w:val="0"/>
          <w:divBdr>
            <w:top w:val="none" w:sz="0" w:space="0" w:color="auto"/>
            <w:left w:val="none" w:sz="0" w:space="0" w:color="auto"/>
            <w:bottom w:val="none" w:sz="0" w:space="0" w:color="auto"/>
            <w:right w:val="none" w:sz="0" w:space="0" w:color="auto"/>
          </w:divBdr>
          <w:divsChild>
            <w:div w:id="1282809120">
              <w:marLeft w:val="0"/>
              <w:marRight w:val="0"/>
              <w:marTop w:val="0"/>
              <w:marBottom w:val="0"/>
              <w:divBdr>
                <w:top w:val="none" w:sz="0" w:space="0" w:color="auto"/>
                <w:left w:val="none" w:sz="0" w:space="0" w:color="auto"/>
                <w:bottom w:val="none" w:sz="0" w:space="0" w:color="auto"/>
                <w:right w:val="none" w:sz="0" w:space="0" w:color="auto"/>
              </w:divBdr>
            </w:div>
          </w:divsChild>
        </w:div>
        <w:div w:id="872229716">
          <w:marLeft w:val="0"/>
          <w:marRight w:val="0"/>
          <w:marTop w:val="0"/>
          <w:marBottom w:val="0"/>
          <w:divBdr>
            <w:top w:val="none" w:sz="0" w:space="0" w:color="auto"/>
            <w:left w:val="none" w:sz="0" w:space="0" w:color="auto"/>
            <w:bottom w:val="none" w:sz="0" w:space="0" w:color="auto"/>
            <w:right w:val="none" w:sz="0" w:space="0" w:color="auto"/>
          </w:divBdr>
          <w:divsChild>
            <w:div w:id="22708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5430">
      <w:bodyDiv w:val="1"/>
      <w:marLeft w:val="0"/>
      <w:marRight w:val="0"/>
      <w:marTop w:val="0"/>
      <w:marBottom w:val="0"/>
      <w:divBdr>
        <w:top w:val="none" w:sz="0" w:space="0" w:color="auto"/>
        <w:left w:val="none" w:sz="0" w:space="0" w:color="auto"/>
        <w:bottom w:val="none" w:sz="0" w:space="0" w:color="auto"/>
        <w:right w:val="none" w:sz="0" w:space="0" w:color="auto"/>
      </w:divBdr>
    </w:div>
    <w:div w:id="498430676">
      <w:bodyDiv w:val="1"/>
      <w:marLeft w:val="0"/>
      <w:marRight w:val="0"/>
      <w:marTop w:val="0"/>
      <w:marBottom w:val="0"/>
      <w:divBdr>
        <w:top w:val="none" w:sz="0" w:space="0" w:color="auto"/>
        <w:left w:val="none" w:sz="0" w:space="0" w:color="auto"/>
        <w:bottom w:val="none" w:sz="0" w:space="0" w:color="auto"/>
        <w:right w:val="none" w:sz="0" w:space="0" w:color="auto"/>
      </w:divBdr>
    </w:div>
    <w:div w:id="507060042">
      <w:bodyDiv w:val="1"/>
      <w:marLeft w:val="0"/>
      <w:marRight w:val="0"/>
      <w:marTop w:val="0"/>
      <w:marBottom w:val="0"/>
      <w:divBdr>
        <w:top w:val="none" w:sz="0" w:space="0" w:color="auto"/>
        <w:left w:val="none" w:sz="0" w:space="0" w:color="auto"/>
        <w:bottom w:val="none" w:sz="0" w:space="0" w:color="auto"/>
        <w:right w:val="none" w:sz="0" w:space="0" w:color="auto"/>
      </w:divBdr>
    </w:div>
    <w:div w:id="537621169">
      <w:bodyDiv w:val="1"/>
      <w:marLeft w:val="0"/>
      <w:marRight w:val="0"/>
      <w:marTop w:val="0"/>
      <w:marBottom w:val="0"/>
      <w:divBdr>
        <w:top w:val="none" w:sz="0" w:space="0" w:color="auto"/>
        <w:left w:val="none" w:sz="0" w:space="0" w:color="auto"/>
        <w:bottom w:val="none" w:sz="0" w:space="0" w:color="auto"/>
        <w:right w:val="none" w:sz="0" w:space="0" w:color="auto"/>
      </w:divBdr>
      <w:divsChild>
        <w:div w:id="531698310">
          <w:marLeft w:val="0"/>
          <w:marRight w:val="0"/>
          <w:marTop w:val="0"/>
          <w:marBottom w:val="0"/>
          <w:divBdr>
            <w:top w:val="none" w:sz="0" w:space="0" w:color="auto"/>
            <w:left w:val="none" w:sz="0" w:space="0" w:color="auto"/>
            <w:bottom w:val="none" w:sz="0" w:space="0" w:color="auto"/>
            <w:right w:val="none" w:sz="0" w:space="0" w:color="auto"/>
          </w:divBdr>
        </w:div>
        <w:div w:id="865211977">
          <w:marLeft w:val="0"/>
          <w:marRight w:val="0"/>
          <w:marTop w:val="0"/>
          <w:marBottom w:val="0"/>
          <w:divBdr>
            <w:top w:val="none" w:sz="0" w:space="0" w:color="auto"/>
            <w:left w:val="none" w:sz="0" w:space="0" w:color="auto"/>
            <w:bottom w:val="none" w:sz="0" w:space="0" w:color="auto"/>
            <w:right w:val="none" w:sz="0" w:space="0" w:color="auto"/>
          </w:divBdr>
        </w:div>
        <w:div w:id="2078818469">
          <w:marLeft w:val="0"/>
          <w:marRight w:val="0"/>
          <w:marTop w:val="0"/>
          <w:marBottom w:val="0"/>
          <w:divBdr>
            <w:top w:val="none" w:sz="0" w:space="0" w:color="auto"/>
            <w:left w:val="none" w:sz="0" w:space="0" w:color="auto"/>
            <w:bottom w:val="none" w:sz="0" w:space="0" w:color="auto"/>
            <w:right w:val="none" w:sz="0" w:space="0" w:color="auto"/>
          </w:divBdr>
        </w:div>
        <w:div w:id="114643793">
          <w:marLeft w:val="0"/>
          <w:marRight w:val="0"/>
          <w:marTop w:val="0"/>
          <w:marBottom w:val="0"/>
          <w:divBdr>
            <w:top w:val="none" w:sz="0" w:space="0" w:color="auto"/>
            <w:left w:val="none" w:sz="0" w:space="0" w:color="auto"/>
            <w:bottom w:val="none" w:sz="0" w:space="0" w:color="auto"/>
            <w:right w:val="none" w:sz="0" w:space="0" w:color="auto"/>
          </w:divBdr>
        </w:div>
        <w:div w:id="1996030788">
          <w:marLeft w:val="0"/>
          <w:marRight w:val="0"/>
          <w:marTop w:val="0"/>
          <w:marBottom w:val="0"/>
          <w:divBdr>
            <w:top w:val="none" w:sz="0" w:space="0" w:color="auto"/>
            <w:left w:val="none" w:sz="0" w:space="0" w:color="auto"/>
            <w:bottom w:val="none" w:sz="0" w:space="0" w:color="auto"/>
            <w:right w:val="none" w:sz="0" w:space="0" w:color="auto"/>
          </w:divBdr>
        </w:div>
        <w:div w:id="1355182844">
          <w:marLeft w:val="0"/>
          <w:marRight w:val="0"/>
          <w:marTop w:val="0"/>
          <w:marBottom w:val="0"/>
          <w:divBdr>
            <w:top w:val="none" w:sz="0" w:space="0" w:color="auto"/>
            <w:left w:val="none" w:sz="0" w:space="0" w:color="auto"/>
            <w:bottom w:val="none" w:sz="0" w:space="0" w:color="auto"/>
            <w:right w:val="none" w:sz="0" w:space="0" w:color="auto"/>
          </w:divBdr>
        </w:div>
        <w:div w:id="1288320296">
          <w:marLeft w:val="0"/>
          <w:marRight w:val="0"/>
          <w:marTop w:val="0"/>
          <w:marBottom w:val="0"/>
          <w:divBdr>
            <w:top w:val="none" w:sz="0" w:space="0" w:color="auto"/>
            <w:left w:val="none" w:sz="0" w:space="0" w:color="auto"/>
            <w:bottom w:val="none" w:sz="0" w:space="0" w:color="auto"/>
            <w:right w:val="none" w:sz="0" w:space="0" w:color="auto"/>
          </w:divBdr>
        </w:div>
        <w:div w:id="1161192973">
          <w:marLeft w:val="0"/>
          <w:marRight w:val="0"/>
          <w:marTop w:val="0"/>
          <w:marBottom w:val="0"/>
          <w:divBdr>
            <w:top w:val="none" w:sz="0" w:space="0" w:color="auto"/>
            <w:left w:val="none" w:sz="0" w:space="0" w:color="auto"/>
            <w:bottom w:val="none" w:sz="0" w:space="0" w:color="auto"/>
            <w:right w:val="none" w:sz="0" w:space="0" w:color="auto"/>
          </w:divBdr>
        </w:div>
      </w:divsChild>
    </w:div>
    <w:div w:id="545071501">
      <w:bodyDiv w:val="1"/>
      <w:marLeft w:val="0"/>
      <w:marRight w:val="0"/>
      <w:marTop w:val="0"/>
      <w:marBottom w:val="0"/>
      <w:divBdr>
        <w:top w:val="none" w:sz="0" w:space="0" w:color="auto"/>
        <w:left w:val="none" w:sz="0" w:space="0" w:color="auto"/>
        <w:bottom w:val="none" w:sz="0" w:space="0" w:color="auto"/>
        <w:right w:val="none" w:sz="0" w:space="0" w:color="auto"/>
      </w:divBdr>
      <w:divsChild>
        <w:div w:id="358556151">
          <w:marLeft w:val="0"/>
          <w:marRight w:val="0"/>
          <w:marTop w:val="0"/>
          <w:marBottom w:val="0"/>
          <w:divBdr>
            <w:top w:val="none" w:sz="0" w:space="0" w:color="auto"/>
            <w:left w:val="none" w:sz="0" w:space="0" w:color="auto"/>
            <w:bottom w:val="none" w:sz="0" w:space="0" w:color="auto"/>
            <w:right w:val="none" w:sz="0" w:space="0" w:color="auto"/>
          </w:divBdr>
        </w:div>
        <w:div w:id="470710557">
          <w:marLeft w:val="0"/>
          <w:marRight w:val="0"/>
          <w:marTop w:val="0"/>
          <w:marBottom w:val="0"/>
          <w:divBdr>
            <w:top w:val="none" w:sz="0" w:space="0" w:color="auto"/>
            <w:left w:val="none" w:sz="0" w:space="0" w:color="auto"/>
            <w:bottom w:val="none" w:sz="0" w:space="0" w:color="auto"/>
            <w:right w:val="none" w:sz="0" w:space="0" w:color="auto"/>
          </w:divBdr>
        </w:div>
        <w:div w:id="38013026">
          <w:marLeft w:val="0"/>
          <w:marRight w:val="0"/>
          <w:marTop w:val="0"/>
          <w:marBottom w:val="0"/>
          <w:divBdr>
            <w:top w:val="none" w:sz="0" w:space="0" w:color="auto"/>
            <w:left w:val="none" w:sz="0" w:space="0" w:color="auto"/>
            <w:bottom w:val="none" w:sz="0" w:space="0" w:color="auto"/>
            <w:right w:val="none" w:sz="0" w:space="0" w:color="auto"/>
          </w:divBdr>
        </w:div>
        <w:div w:id="561259048">
          <w:marLeft w:val="0"/>
          <w:marRight w:val="0"/>
          <w:marTop w:val="0"/>
          <w:marBottom w:val="0"/>
          <w:divBdr>
            <w:top w:val="none" w:sz="0" w:space="0" w:color="auto"/>
            <w:left w:val="none" w:sz="0" w:space="0" w:color="auto"/>
            <w:bottom w:val="none" w:sz="0" w:space="0" w:color="auto"/>
            <w:right w:val="none" w:sz="0" w:space="0" w:color="auto"/>
          </w:divBdr>
        </w:div>
        <w:div w:id="1768192671">
          <w:marLeft w:val="0"/>
          <w:marRight w:val="0"/>
          <w:marTop w:val="0"/>
          <w:marBottom w:val="0"/>
          <w:divBdr>
            <w:top w:val="none" w:sz="0" w:space="0" w:color="auto"/>
            <w:left w:val="none" w:sz="0" w:space="0" w:color="auto"/>
            <w:bottom w:val="none" w:sz="0" w:space="0" w:color="auto"/>
            <w:right w:val="none" w:sz="0" w:space="0" w:color="auto"/>
          </w:divBdr>
        </w:div>
        <w:div w:id="87309165">
          <w:marLeft w:val="0"/>
          <w:marRight w:val="0"/>
          <w:marTop w:val="0"/>
          <w:marBottom w:val="0"/>
          <w:divBdr>
            <w:top w:val="none" w:sz="0" w:space="0" w:color="auto"/>
            <w:left w:val="none" w:sz="0" w:space="0" w:color="auto"/>
            <w:bottom w:val="none" w:sz="0" w:space="0" w:color="auto"/>
            <w:right w:val="none" w:sz="0" w:space="0" w:color="auto"/>
          </w:divBdr>
        </w:div>
        <w:div w:id="1840196421">
          <w:marLeft w:val="0"/>
          <w:marRight w:val="0"/>
          <w:marTop w:val="0"/>
          <w:marBottom w:val="0"/>
          <w:divBdr>
            <w:top w:val="none" w:sz="0" w:space="0" w:color="auto"/>
            <w:left w:val="none" w:sz="0" w:space="0" w:color="auto"/>
            <w:bottom w:val="none" w:sz="0" w:space="0" w:color="auto"/>
            <w:right w:val="none" w:sz="0" w:space="0" w:color="auto"/>
          </w:divBdr>
        </w:div>
        <w:div w:id="1967999982">
          <w:marLeft w:val="0"/>
          <w:marRight w:val="0"/>
          <w:marTop w:val="0"/>
          <w:marBottom w:val="0"/>
          <w:divBdr>
            <w:top w:val="none" w:sz="0" w:space="0" w:color="auto"/>
            <w:left w:val="none" w:sz="0" w:space="0" w:color="auto"/>
            <w:bottom w:val="none" w:sz="0" w:space="0" w:color="auto"/>
            <w:right w:val="none" w:sz="0" w:space="0" w:color="auto"/>
          </w:divBdr>
        </w:div>
        <w:div w:id="2124761283">
          <w:marLeft w:val="0"/>
          <w:marRight w:val="0"/>
          <w:marTop w:val="0"/>
          <w:marBottom w:val="0"/>
          <w:divBdr>
            <w:top w:val="none" w:sz="0" w:space="0" w:color="auto"/>
            <w:left w:val="none" w:sz="0" w:space="0" w:color="auto"/>
            <w:bottom w:val="none" w:sz="0" w:space="0" w:color="auto"/>
            <w:right w:val="none" w:sz="0" w:space="0" w:color="auto"/>
          </w:divBdr>
        </w:div>
        <w:div w:id="251934336">
          <w:marLeft w:val="0"/>
          <w:marRight w:val="0"/>
          <w:marTop w:val="0"/>
          <w:marBottom w:val="0"/>
          <w:divBdr>
            <w:top w:val="none" w:sz="0" w:space="0" w:color="auto"/>
            <w:left w:val="none" w:sz="0" w:space="0" w:color="auto"/>
            <w:bottom w:val="none" w:sz="0" w:space="0" w:color="auto"/>
            <w:right w:val="none" w:sz="0" w:space="0" w:color="auto"/>
          </w:divBdr>
        </w:div>
        <w:div w:id="1393040847">
          <w:marLeft w:val="0"/>
          <w:marRight w:val="0"/>
          <w:marTop w:val="0"/>
          <w:marBottom w:val="0"/>
          <w:divBdr>
            <w:top w:val="none" w:sz="0" w:space="0" w:color="auto"/>
            <w:left w:val="none" w:sz="0" w:space="0" w:color="auto"/>
            <w:bottom w:val="none" w:sz="0" w:space="0" w:color="auto"/>
            <w:right w:val="none" w:sz="0" w:space="0" w:color="auto"/>
          </w:divBdr>
        </w:div>
        <w:div w:id="806749668">
          <w:marLeft w:val="0"/>
          <w:marRight w:val="0"/>
          <w:marTop w:val="0"/>
          <w:marBottom w:val="0"/>
          <w:divBdr>
            <w:top w:val="none" w:sz="0" w:space="0" w:color="auto"/>
            <w:left w:val="none" w:sz="0" w:space="0" w:color="auto"/>
            <w:bottom w:val="none" w:sz="0" w:space="0" w:color="auto"/>
            <w:right w:val="none" w:sz="0" w:space="0" w:color="auto"/>
          </w:divBdr>
        </w:div>
        <w:div w:id="1885406427">
          <w:marLeft w:val="0"/>
          <w:marRight w:val="0"/>
          <w:marTop w:val="0"/>
          <w:marBottom w:val="0"/>
          <w:divBdr>
            <w:top w:val="none" w:sz="0" w:space="0" w:color="auto"/>
            <w:left w:val="none" w:sz="0" w:space="0" w:color="auto"/>
            <w:bottom w:val="none" w:sz="0" w:space="0" w:color="auto"/>
            <w:right w:val="none" w:sz="0" w:space="0" w:color="auto"/>
          </w:divBdr>
        </w:div>
        <w:div w:id="1560432995">
          <w:marLeft w:val="0"/>
          <w:marRight w:val="0"/>
          <w:marTop w:val="0"/>
          <w:marBottom w:val="0"/>
          <w:divBdr>
            <w:top w:val="none" w:sz="0" w:space="0" w:color="auto"/>
            <w:left w:val="none" w:sz="0" w:space="0" w:color="auto"/>
            <w:bottom w:val="none" w:sz="0" w:space="0" w:color="auto"/>
            <w:right w:val="none" w:sz="0" w:space="0" w:color="auto"/>
          </w:divBdr>
        </w:div>
        <w:div w:id="1585915524">
          <w:marLeft w:val="0"/>
          <w:marRight w:val="0"/>
          <w:marTop w:val="0"/>
          <w:marBottom w:val="0"/>
          <w:divBdr>
            <w:top w:val="none" w:sz="0" w:space="0" w:color="auto"/>
            <w:left w:val="none" w:sz="0" w:space="0" w:color="auto"/>
            <w:bottom w:val="none" w:sz="0" w:space="0" w:color="auto"/>
            <w:right w:val="none" w:sz="0" w:space="0" w:color="auto"/>
          </w:divBdr>
        </w:div>
        <w:div w:id="724909098">
          <w:marLeft w:val="0"/>
          <w:marRight w:val="0"/>
          <w:marTop w:val="0"/>
          <w:marBottom w:val="0"/>
          <w:divBdr>
            <w:top w:val="none" w:sz="0" w:space="0" w:color="auto"/>
            <w:left w:val="none" w:sz="0" w:space="0" w:color="auto"/>
            <w:bottom w:val="none" w:sz="0" w:space="0" w:color="auto"/>
            <w:right w:val="none" w:sz="0" w:space="0" w:color="auto"/>
          </w:divBdr>
        </w:div>
        <w:div w:id="992880156">
          <w:marLeft w:val="0"/>
          <w:marRight w:val="0"/>
          <w:marTop w:val="0"/>
          <w:marBottom w:val="0"/>
          <w:divBdr>
            <w:top w:val="none" w:sz="0" w:space="0" w:color="auto"/>
            <w:left w:val="none" w:sz="0" w:space="0" w:color="auto"/>
            <w:bottom w:val="none" w:sz="0" w:space="0" w:color="auto"/>
            <w:right w:val="none" w:sz="0" w:space="0" w:color="auto"/>
          </w:divBdr>
        </w:div>
      </w:divsChild>
    </w:div>
    <w:div w:id="548346136">
      <w:bodyDiv w:val="1"/>
      <w:marLeft w:val="0"/>
      <w:marRight w:val="0"/>
      <w:marTop w:val="0"/>
      <w:marBottom w:val="0"/>
      <w:divBdr>
        <w:top w:val="none" w:sz="0" w:space="0" w:color="auto"/>
        <w:left w:val="none" w:sz="0" w:space="0" w:color="auto"/>
        <w:bottom w:val="none" w:sz="0" w:space="0" w:color="auto"/>
        <w:right w:val="none" w:sz="0" w:space="0" w:color="auto"/>
      </w:divBdr>
    </w:div>
    <w:div w:id="553590458">
      <w:bodyDiv w:val="1"/>
      <w:marLeft w:val="0"/>
      <w:marRight w:val="0"/>
      <w:marTop w:val="0"/>
      <w:marBottom w:val="0"/>
      <w:divBdr>
        <w:top w:val="none" w:sz="0" w:space="0" w:color="auto"/>
        <w:left w:val="none" w:sz="0" w:space="0" w:color="auto"/>
        <w:bottom w:val="none" w:sz="0" w:space="0" w:color="auto"/>
        <w:right w:val="none" w:sz="0" w:space="0" w:color="auto"/>
      </w:divBdr>
      <w:divsChild>
        <w:div w:id="547451705">
          <w:marLeft w:val="0"/>
          <w:marRight w:val="0"/>
          <w:marTop w:val="150"/>
          <w:marBottom w:val="240"/>
          <w:divBdr>
            <w:top w:val="none" w:sz="0" w:space="0" w:color="auto"/>
            <w:left w:val="none" w:sz="0" w:space="0" w:color="auto"/>
            <w:bottom w:val="none" w:sz="0" w:space="0" w:color="auto"/>
            <w:right w:val="none" w:sz="0" w:space="0" w:color="auto"/>
          </w:divBdr>
        </w:div>
        <w:div w:id="1168249314">
          <w:marLeft w:val="0"/>
          <w:marRight w:val="0"/>
          <w:marTop w:val="0"/>
          <w:marBottom w:val="0"/>
          <w:divBdr>
            <w:top w:val="none" w:sz="0" w:space="0" w:color="auto"/>
            <w:left w:val="none" w:sz="0" w:space="0" w:color="auto"/>
            <w:bottom w:val="none" w:sz="0" w:space="0" w:color="auto"/>
            <w:right w:val="none" w:sz="0" w:space="0" w:color="auto"/>
          </w:divBdr>
        </w:div>
      </w:divsChild>
    </w:div>
    <w:div w:id="567153001">
      <w:bodyDiv w:val="1"/>
      <w:marLeft w:val="0"/>
      <w:marRight w:val="0"/>
      <w:marTop w:val="0"/>
      <w:marBottom w:val="0"/>
      <w:divBdr>
        <w:top w:val="none" w:sz="0" w:space="0" w:color="auto"/>
        <w:left w:val="none" w:sz="0" w:space="0" w:color="auto"/>
        <w:bottom w:val="none" w:sz="0" w:space="0" w:color="auto"/>
        <w:right w:val="none" w:sz="0" w:space="0" w:color="auto"/>
      </w:divBdr>
    </w:div>
    <w:div w:id="569388050">
      <w:bodyDiv w:val="1"/>
      <w:marLeft w:val="0"/>
      <w:marRight w:val="0"/>
      <w:marTop w:val="0"/>
      <w:marBottom w:val="0"/>
      <w:divBdr>
        <w:top w:val="none" w:sz="0" w:space="0" w:color="auto"/>
        <w:left w:val="none" w:sz="0" w:space="0" w:color="auto"/>
        <w:bottom w:val="none" w:sz="0" w:space="0" w:color="auto"/>
        <w:right w:val="none" w:sz="0" w:space="0" w:color="auto"/>
      </w:divBdr>
    </w:div>
    <w:div w:id="579022857">
      <w:bodyDiv w:val="1"/>
      <w:marLeft w:val="0"/>
      <w:marRight w:val="0"/>
      <w:marTop w:val="0"/>
      <w:marBottom w:val="0"/>
      <w:divBdr>
        <w:top w:val="none" w:sz="0" w:space="0" w:color="auto"/>
        <w:left w:val="none" w:sz="0" w:space="0" w:color="auto"/>
        <w:bottom w:val="none" w:sz="0" w:space="0" w:color="auto"/>
        <w:right w:val="none" w:sz="0" w:space="0" w:color="auto"/>
      </w:divBdr>
    </w:div>
    <w:div w:id="599683416">
      <w:bodyDiv w:val="1"/>
      <w:marLeft w:val="0"/>
      <w:marRight w:val="0"/>
      <w:marTop w:val="0"/>
      <w:marBottom w:val="0"/>
      <w:divBdr>
        <w:top w:val="none" w:sz="0" w:space="0" w:color="auto"/>
        <w:left w:val="none" w:sz="0" w:space="0" w:color="auto"/>
        <w:bottom w:val="none" w:sz="0" w:space="0" w:color="auto"/>
        <w:right w:val="none" w:sz="0" w:space="0" w:color="auto"/>
      </w:divBdr>
    </w:div>
    <w:div w:id="600913297">
      <w:bodyDiv w:val="1"/>
      <w:marLeft w:val="0"/>
      <w:marRight w:val="0"/>
      <w:marTop w:val="0"/>
      <w:marBottom w:val="0"/>
      <w:divBdr>
        <w:top w:val="none" w:sz="0" w:space="0" w:color="auto"/>
        <w:left w:val="none" w:sz="0" w:space="0" w:color="auto"/>
        <w:bottom w:val="none" w:sz="0" w:space="0" w:color="auto"/>
        <w:right w:val="none" w:sz="0" w:space="0" w:color="auto"/>
      </w:divBdr>
    </w:div>
    <w:div w:id="618529378">
      <w:bodyDiv w:val="1"/>
      <w:marLeft w:val="0"/>
      <w:marRight w:val="0"/>
      <w:marTop w:val="0"/>
      <w:marBottom w:val="0"/>
      <w:divBdr>
        <w:top w:val="none" w:sz="0" w:space="0" w:color="auto"/>
        <w:left w:val="none" w:sz="0" w:space="0" w:color="auto"/>
        <w:bottom w:val="none" w:sz="0" w:space="0" w:color="auto"/>
        <w:right w:val="none" w:sz="0" w:space="0" w:color="auto"/>
      </w:divBdr>
    </w:div>
    <w:div w:id="618952141">
      <w:bodyDiv w:val="1"/>
      <w:marLeft w:val="0"/>
      <w:marRight w:val="0"/>
      <w:marTop w:val="0"/>
      <w:marBottom w:val="0"/>
      <w:divBdr>
        <w:top w:val="none" w:sz="0" w:space="0" w:color="auto"/>
        <w:left w:val="none" w:sz="0" w:space="0" w:color="auto"/>
        <w:bottom w:val="none" w:sz="0" w:space="0" w:color="auto"/>
        <w:right w:val="none" w:sz="0" w:space="0" w:color="auto"/>
      </w:divBdr>
    </w:div>
    <w:div w:id="649870151">
      <w:bodyDiv w:val="1"/>
      <w:marLeft w:val="0"/>
      <w:marRight w:val="0"/>
      <w:marTop w:val="0"/>
      <w:marBottom w:val="0"/>
      <w:divBdr>
        <w:top w:val="none" w:sz="0" w:space="0" w:color="auto"/>
        <w:left w:val="none" w:sz="0" w:space="0" w:color="auto"/>
        <w:bottom w:val="none" w:sz="0" w:space="0" w:color="auto"/>
        <w:right w:val="none" w:sz="0" w:space="0" w:color="auto"/>
      </w:divBdr>
    </w:div>
    <w:div w:id="658310703">
      <w:bodyDiv w:val="1"/>
      <w:marLeft w:val="0"/>
      <w:marRight w:val="0"/>
      <w:marTop w:val="0"/>
      <w:marBottom w:val="0"/>
      <w:divBdr>
        <w:top w:val="none" w:sz="0" w:space="0" w:color="auto"/>
        <w:left w:val="none" w:sz="0" w:space="0" w:color="auto"/>
        <w:bottom w:val="none" w:sz="0" w:space="0" w:color="auto"/>
        <w:right w:val="none" w:sz="0" w:space="0" w:color="auto"/>
      </w:divBdr>
    </w:div>
    <w:div w:id="678389433">
      <w:bodyDiv w:val="1"/>
      <w:marLeft w:val="0"/>
      <w:marRight w:val="0"/>
      <w:marTop w:val="0"/>
      <w:marBottom w:val="0"/>
      <w:divBdr>
        <w:top w:val="none" w:sz="0" w:space="0" w:color="auto"/>
        <w:left w:val="none" w:sz="0" w:space="0" w:color="auto"/>
        <w:bottom w:val="none" w:sz="0" w:space="0" w:color="auto"/>
        <w:right w:val="none" w:sz="0" w:space="0" w:color="auto"/>
      </w:divBdr>
    </w:div>
    <w:div w:id="688870058">
      <w:bodyDiv w:val="1"/>
      <w:marLeft w:val="0"/>
      <w:marRight w:val="0"/>
      <w:marTop w:val="0"/>
      <w:marBottom w:val="0"/>
      <w:divBdr>
        <w:top w:val="none" w:sz="0" w:space="0" w:color="auto"/>
        <w:left w:val="none" w:sz="0" w:space="0" w:color="auto"/>
        <w:bottom w:val="none" w:sz="0" w:space="0" w:color="auto"/>
        <w:right w:val="none" w:sz="0" w:space="0" w:color="auto"/>
      </w:divBdr>
    </w:div>
    <w:div w:id="725951738">
      <w:bodyDiv w:val="1"/>
      <w:marLeft w:val="0"/>
      <w:marRight w:val="0"/>
      <w:marTop w:val="0"/>
      <w:marBottom w:val="0"/>
      <w:divBdr>
        <w:top w:val="none" w:sz="0" w:space="0" w:color="auto"/>
        <w:left w:val="none" w:sz="0" w:space="0" w:color="auto"/>
        <w:bottom w:val="none" w:sz="0" w:space="0" w:color="auto"/>
        <w:right w:val="none" w:sz="0" w:space="0" w:color="auto"/>
      </w:divBdr>
    </w:div>
    <w:div w:id="733549003">
      <w:bodyDiv w:val="1"/>
      <w:marLeft w:val="0"/>
      <w:marRight w:val="0"/>
      <w:marTop w:val="0"/>
      <w:marBottom w:val="0"/>
      <w:divBdr>
        <w:top w:val="none" w:sz="0" w:space="0" w:color="auto"/>
        <w:left w:val="none" w:sz="0" w:space="0" w:color="auto"/>
        <w:bottom w:val="none" w:sz="0" w:space="0" w:color="auto"/>
        <w:right w:val="none" w:sz="0" w:space="0" w:color="auto"/>
      </w:divBdr>
    </w:div>
    <w:div w:id="748887834">
      <w:bodyDiv w:val="1"/>
      <w:marLeft w:val="0"/>
      <w:marRight w:val="0"/>
      <w:marTop w:val="0"/>
      <w:marBottom w:val="0"/>
      <w:divBdr>
        <w:top w:val="none" w:sz="0" w:space="0" w:color="auto"/>
        <w:left w:val="none" w:sz="0" w:space="0" w:color="auto"/>
        <w:bottom w:val="none" w:sz="0" w:space="0" w:color="auto"/>
        <w:right w:val="none" w:sz="0" w:space="0" w:color="auto"/>
      </w:divBdr>
    </w:div>
    <w:div w:id="752896572">
      <w:bodyDiv w:val="1"/>
      <w:marLeft w:val="0"/>
      <w:marRight w:val="0"/>
      <w:marTop w:val="0"/>
      <w:marBottom w:val="0"/>
      <w:divBdr>
        <w:top w:val="none" w:sz="0" w:space="0" w:color="auto"/>
        <w:left w:val="none" w:sz="0" w:space="0" w:color="auto"/>
        <w:bottom w:val="none" w:sz="0" w:space="0" w:color="auto"/>
        <w:right w:val="none" w:sz="0" w:space="0" w:color="auto"/>
      </w:divBdr>
    </w:div>
    <w:div w:id="754673296">
      <w:bodyDiv w:val="1"/>
      <w:marLeft w:val="0"/>
      <w:marRight w:val="0"/>
      <w:marTop w:val="0"/>
      <w:marBottom w:val="0"/>
      <w:divBdr>
        <w:top w:val="none" w:sz="0" w:space="0" w:color="auto"/>
        <w:left w:val="none" w:sz="0" w:space="0" w:color="auto"/>
        <w:bottom w:val="none" w:sz="0" w:space="0" w:color="auto"/>
        <w:right w:val="none" w:sz="0" w:space="0" w:color="auto"/>
      </w:divBdr>
    </w:div>
    <w:div w:id="769199550">
      <w:bodyDiv w:val="1"/>
      <w:marLeft w:val="0"/>
      <w:marRight w:val="0"/>
      <w:marTop w:val="0"/>
      <w:marBottom w:val="0"/>
      <w:divBdr>
        <w:top w:val="none" w:sz="0" w:space="0" w:color="auto"/>
        <w:left w:val="none" w:sz="0" w:space="0" w:color="auto"/>
        <w:bottom w:val="none" w:sz="0" w:space="0" w:color="auto"/>
        <w:right w:val="none" w:sz="0" w:space="0" w:color="auto"/>
      </w:divBdr>
    </w:div>
    <w:div w:id="769854195">
      <w:bodyDiv w:val="1"/>
      <w:marLeft w:val="0"/>
      <w:marRight w:val="0"/>
      <w:marTop w:val="0"/>
      <w:marBottom w:val="0"/>
      <w:divBdr>
        <w:top w:val="none" w:sz="0" w:space="0" w:color="auto"/>
        <w:left w:val="none" w:sz="0" w:space="0" w:color="auto"/>
        <w:bottom w:val="none" w:sz="0" w:space="0" w:color="auto"/>
        <w:right w:val="none" w:sz="0" w:space="0" w:color="auto"/>
      </w:divBdr>
    </w:div>
    <w:div w:id="775372208">
      <w:bodyDiv w:val="1"/>
      <w:marLeft w:val="0"/>
      <w:marRight w:val="0"/>
      <w:marTop w:val="0"/>
      <w:marBottom w:val="0"/>
      <w:divBdr>
        <w:top w:val="none" w:sz="0" w:space="0" w:color="auto"/>
        <w:left w:val="none" w:sz="0" w:space="0" w:color="auto"/>
        <w:bottom w:val="none" w:sz="0" w:space="0" w:color="auto"/>
        <w:right w:val="none" w:sz="0" w:space="0" w:color="auto"/>
      </w:divBdr>
    </w:div>
    <w:div w:id="777258963">
      <w:bodyDiv w:val="1"/>
      <w:marLeft w:val="0"/>
      <w:marRight w:val="0"/>
      <w:marTop w:val="0"/>
      <w:marBottom w:val="0"/>
      <w:divBdr>
        <w:top w:val="none" w:sz="0" w:space="0" w:color="auto"/>
        <w:left w:val="none" w:sz="0" w:space="0" w:color="auto"/>
        <w:bottom w:val="none" w:sz="0" w:space="0" w:color="auto"/>
        <w:right w:val="none" w:sz="0" w:space="0" w:color="auto"/>
      </w:divBdr>
    </w:div>
    <w:div w:id="783842995">
      <w:bodyDiv w:val="1"/>
      <w:marLeft w:val="0"/>
      <w:marRight w:val="0"/>
      <w:marTop w:val="0"/>
      <w:marBottom w:val="0"/>
      <w:divBdr>
        <w:top w:val="none" w:sz="0" w:space="0" w:color="auto"/>
        <w:left w:val="none" w:sz="0" w:space="0" w:color="auto"/>
        <w:bottom w:val="none" w:sz="0" w:space="0" w:color="auto"/>
        <w:right w:val="none" w:sz="0" w:space="0" w:color="auto"/>
      </w:divBdr>
    </w:div>
    <w:div w:id="789131786">
      <w:bodyDiv w:val="1"/>
      <w:marLeft w:val="0"/>
      <w:marRight w:val="0"/>
      <w:marTop w:val="0"/>
      <w:marBottom w:val="0"/>
      <w:divBdr>
        <w:top w:val="none" w:sz="0" w:space="0" w:color="auto"/>
        <w:left w:val="none" w:sz="0" w:space="0" w:color="auto"/>
        <w:bottom w:val="none" w:sz="0" w:space="0" w:color="auto"/>
        <w:right w:val="none" w:sz="0" w:space="0" w:color="auto"/>
      </w:divBdr>
    </w:div>
    <w:div w:id="790173486">
      <w:bodyDiv w:val="1"/>
      <w:marLeft w:val="0"/>
      <w:marRight w:val="0"/>
      <w:marTop w:val="0"/>
      <w:marBottom w:val="0"/>
      <w:divBdr>
        <w:top w:val="none" w:sz="0" w:space="0" w:color="auto"/>
        <w:left w:val="none" w:sz="0" w:space="0" w:color="auto"/>
        <w:bottom w:val="none" w:sz="0" w:space="0" w:color="auto"/>
        <w:right w:val="none" w:sz="0" w:space="0" w:color="auto"/>
      </w:divBdr>
      <w:divsChild>
        <w:div w:id="166214171">
          <w:marLeft w:val="0"/>
          <w:marRight w:val="0"/>
          <w:marTop w:val="0"/>
          <w:marBottom w:val="0"/>
          <w:divBdr>
            <w:top w:val="none" w:sz="0" w:space="0" w:color="auto"/>
            <w:left w:val="none" w:sz="0" w:space="0" w:color="auto"/>
            <w:bottom w:val="none" w:sz="0" w:space="0" w:color="auto"/>
            <w:right w:val="none" w:sz="0" w:space="0" w:color="auto"/>
          </w:divBdr>
        </w:div>
        <w:div w:id="824933288">
          <w:marLeft w:val="0"/>
          <w:marRight w:val="0"/>
          <w:marTop w:val="0"/>
          <w:marBottom w:val="0"/>
          <w:divBdr>
            <w:top w:val="none" w:sz="0" w:space="0" w:color="auto"/>
            <w:left w:val="none" w:sz="0" w:space="0" w:color="auto"/>
            <w:bottom w:val="none" w:sz="0" w:space="0" w:color="auto"/>
            <w:right w:val="none" w:sz="0" w:space="0" w:color="auto"/>
          </w:divBdr>
        </w:div>
        <w:div w:id="55471380">
          <w:marLeft w:val="0"/>
          <w:marRight w:val="0"/>
          <w:marTop w:val="0"/>
          <w:marBottom w:val="0"/>
          <w:divBdr>
            <w:top w:val="none" w:sz="0" w:space="0" w:color="auto"/>
            <w:left w:val="none" w:sz="0" w:space="0" w:color="auto"/>
            <w:bottom w:val="none" w:sz="0" w:space="0" w:color="auto"/>
            <w:right w:val="none" w:sz="0" w:space="0" w:color="auto"/>
          </w:divBdr>
        </w:div>
        <w:div w:id="856307657">
          <w:marLeft w:val="0"/>
          <w:marRight w:val="0"/>
          <w:marTop w:val="0"/>
          <w:marBottom w:val="0"/>
          <w:divBdr>
            <w:top w:val="none" w:sz="0" w:space="0" w:color="auto"/>
            <w:left w:val="none" w:sz="0" w:space="0" w:color="auto"/>
            <w:bottom w:val="none" w:sz="0" w:space="0" w:color="auto"/>
            <w:right w:val="none" w:sz="0" w:space="0" w:color="auto"/>
          </w:divBdr>
        </w:div>
        <w:div w:id="812714253">
          <w:marLeft w:val="0"/>
          <w:marRight w:val="0"/>
          <w:marTop w:val="0"/>
          <w:marBottom w:val="0"/>
          <w:divBdr>
            <w:top w:val="none" w:sz="0" w:space="0" w:color="auto"/>
            <w:left w:val="none" w:sz="0" w:space="0" w:color="auto"/>
            <w:bottom w:val="none" w:sz="0" w:space="0" w:color="auto"/>
            <w:right w:val="none" w:sz="0" w:space="0" w:color="auto"/>
          </w:divBdr>
        </w:div>
        <w:div w:id="822235511">
          <w:marLeft w:val="0"/>
          <w:marRight w:val="0"/>
          <w:marTop w:val="0"/>
          <w:marBottom w:val="0"/>
          <w:divBdr>
            <w:top w:val="none" w:sz="0" w:space="0" w:color="auto"/>
            <w:left w:val="none" w:sz="0" w:space="0" w:color="auto"/>
            <w:bottom w:val="none" w:sz="0" w:space="0" w:color="auto"/>
            <w:right w:val="none" w:sz="0" w:space="0" w:color="auto"/>
          </w:divBdr>
        </w:div>
        <w:div w:id="1855024464">
          <w:marLeft w:val="0"/>
          <w:marRight w:val="0"/>
          <w:marTop w:val="0"/>
          <w:marBottom w:val="0"/>
          <w:divBdr>
            <w:top w:val="none" w:sz="0" w:space="0" w:color="auto"/>
            <w:left w:val="none" w:sz="0" w:space="0" w:color="auto"/>
            <w:bottom w:val="none" w:sz="0" w:space="0" w:color="auto"/>
            <w:right w:val="none" w:sz="0" w:space="0" w:color="auto"/>
          </w:divBdr>
        </w:div>
      </w:divsChild>
    </w:div>
    <w:div w:id="801387132">
      <w:bodyDiv w:val="1"/>
      <w:marLeft w:val="0"/>
      <w:marRight w:val="0"/>
      <w:marTop w:val="0"/>
      <w:marBottom w:val="0"/>
      <w:divBdr>
        <w:top w:val="none" w:sz="0" w:space="0" w:color="auto"/>
        <w:left w:val="none" w:sz="0" w:space="0" w:color="auto"/>
        <w:bottom w:val="none" w:sz="0" w:space="0" w:color="auto"/>
        <w:right w:val="none" w:sz="0" w:space="0" w:color="auto"/>
      </w:divBdr>
    </w:div>
    <w:div w:id="823205809">
      <w:bodyDiv w:val="1"/>
      <w:marLeft w:val="0"/>
      <w:marRight w:val="0"/>
      <w:marTop w:val="0"/>
      <w:marBottom w:val="0"/>
      <w:divBdr>
        <w:top w:val="none" w:sz="0" w:space="0" w:color="auto"/>
        <w:left w:val="none" w:sz="0" w:space="0" w:color="auto"/>
        <w:bottom w:val="none" w:sz="0" w:space="0" w:color="auto"/>
        <w:right w:val="none" w:sz="0" w:space="0" w:color="auto"/>
      </w:divBdr>
    </w:div>
    <w:div w:id="845706678">
      <w:bodyDiv w:val="1"/>
      <w:marLeft w:val="0"/>
      <w:marRight w:val="0"/>
      <w:marTop w:val="0"/>
      <w:marBottom w:val="0"/>
      <w:divBdr>
        <w:top w:val="none" w:sz="0" w:space="0" w:color="auto"/>
        <w:left w:val="none" w:sz="0" w:space="0" w:color="auto"/>
        <w:bottom w:val="none" w:sz="0" w:space="0" w:color="auto"/>
        <w:right w:val="none" w:sz="0" w:space="0" w:color="auto"/>
      </w:divBdr>
    </w:div>
    <w:div w:id="846945510">
      <w:bodyDiv w:val="1"/>
      <w:marLeft w:val="0"/>
      <w:marRight w:val="0"/>
      <w:marTop w:val="0"/>
      <w:marBottom w:val="0"/>
      <w:divBdr>
        <w:top w:val="none" w:sz="0" w:space="0" w:color="auto"/>
        <w:left w:val="none" w:sz="0" w:space="0" w:color="auto"/>
        <w:bottom w:val="none" w:sz="0" w:space="0" w:color="auto"/>
        <w:right w:val="none" w:sz="0" w:space="0" w:color="auto"/>
      </w:divBdr>
    </w:div>
    <w:div w:id="854347095">
      <w:bodyDiv w:val="1"/>
      <w:marLeft w:val="0"/>
      <w:marRight w:val="0"/>
      <w:marTop w:val="0"/>
      <w:marBottom w:val="0"/>
      <w:divBdr>
        <w:top w:val="none" w:sz="0" w:space="0" w:color="auto"/>
        <w:left w:val="none" w:sz="0" w:space="0" w:color="auto"/>
        <w:bottom w:val="none" w:sz="0" w:space="0" w:color="auto"/>
        <w:right w:val="none" w:sz="0" w:space="0" w:color="auto"/>
      </w:divBdr>
    </w:div>
    <w:div w:id="872769373">
      <w:bodyDiv w:val="1"/>
      <w:marLeft w:val="0"/>
      <w:marRight w:val="0"/>
      <w:marTop w:val="0"/>
      <w:marBottom w:val="0"/>
      <w:divBdr>
        <w:top w:val="none" w:sz="0" w:space="0" w:color="auto"/>
        <w:left w:val="none" w:sz="0" w:space="0" w:color="auto"/>
        <w:bottom w:val="none" w:sz="0" w:space="0" w:color="auto"/>
        <w:right w:val="none" w:sz="0" w:space="0" w:color="auto"/>
      </w:divBdr>
    </w:div>
    <w:div w:id="890923378">
      <w:bodyDiv w:val="1"/>
      <w:marLeft w:val="0"/>
      <w:marRight w:val="0"/>
      <w:marTop w:val="0"/>
      <w:marBottom w:val="0"/>
      <w:divBdr>
        <w:top w:val="none" w:sz="0" w:space="0" w:color="auto"/>
        <w:left w:val="none" w:sz="0" w:space="0" w:color="auto"/>
        <w:bottom w:val="none" w:sz="0" w:space="0" w:color="auto"/>
        <w:right w:val="none" w:sz="0" w:space="0" w:color="auto"/>
      </w:divBdr>
    </w:div>
    <w:div w:id="893199136">
      <w:bodyDiv w:val="1"/>
      <w:marLeft w:val="0"/>
      <w:marRight w:val="0"/>
      <w:marTop w:val="0"/>
      <w:marBottom w:val="0"/>
      <w:divBdr>
        <w:top w:val="none" w:sz="0" w:space="0" w:color="auto"/>
        <w:left w:val="none" w:sz="0" w:space="0" w:color="auto"/>
        <w:bottom w:val="none" w:sz="0" w:space="0" w:color="auto"/>
        <w:right w:val="none" w:sz="0" w:space="0" w:color="auto"/>
      </w:divBdr>
    </w:div>
    <w:div w:id="896934336">
      <w:bodyDiv w:val="1"/>
      <w:marLeft w:val="0"/>
      <w:marRight w:val="0"/>
      <w:marTop w:val="0"/>
      <w:marBottom w:val="0"/>
      <w:divBdr>
        <w:top w:val="none" w:sz="0" w:space="0" w:color="auto"/>
        <w:left w:val="none" w:sz="0" w:space="0" w:color="auto"/>
        <w:bottom w:val="none" w:sz="0" w:space="0" w:color="auto"/>
        <w:right w:val="none" w:sz="0" w:space="0" w:color="auto"/>
      </w:divBdr>
    </w:div>
    <w:div w:id="900752241">
      <w:bodyDiv w:val="1"/>
      <w:marLeft w:val="0"/>
      <w:marRight w:val="0"/>
      <w:marTop w:val="0"/>
      <w:marBottom w:val="0"/>
      <w:divBdr>
        <w:top w:val="none" w:sz="0" w:space="0" w:color="auto"/>
        <w:left w:val="none" w:sz="0" w:space="0" w:color="auto"/>
        <w:bottom w:val="none" w:sz="0" w:space="0" w:color="auto"/>
        <w:right w:val="none" w:sz="0" w:space="0" w:color="auto"/>
      </w:divBdr>
    </w:div>
    <w:div w:id="936596467">
      <w:bodyDiv w:val="1"/>
      <w:marLeft w:val="0"/>
      <w:marRight w:val="0"/>
      <w:marTop w:val="0"/>
      <w:marBottom w:val="0"/>
      <w:divBdr>
        <w:top w:val="none" w:sz="0" w:space="0" w:color="auto"/>
        <w:left w:val="none" w:sz="0" w:space="0" w:color="auto"/>
        <w:bottom w:val="none" w:sz="0" w:space="0" w:color="auto"/>
        <w:right w:val="none" w:sz="0" w:space="0" w:color="auto"/>
      </w:divBdr>
    </w:div>
    <w:div w:id="939222518">
      <w:bodyDiv w:val="1"/>
      <w:marLeft w:val="0"/>
      <w:marRight w:val="0"/>
      <w:marTop w:val="0"/>
      <w:marBottom w:val="0"/>
      <w:divBdr>
        <w:top w:val="none" w:sz="0" w:space="0" w:color="auto"/>
        <w:left w:val="none" w:sz="0" w:space="0" w:color="auto"/>
        <w:bottom w:val="none" w:sz="0" w:space="0" w:color="auto"/>
        <w:right w:val="none" w:sz="0" w:space="0" w:color="auto"/>
      </w:divBdr>
    </w:div>
    <w:div w:id="953560602">
      <w:bodyDiv w:val="1"/>
      <w:marLeft w:val="0"/>
      <w:marRight w:val="0"/>
      <w:marTop w:val="0"/>
      <w:marBottom w:val="0"/>
      <w:divBdr>
        <w:top w:val="none" w:sz="0" w:space="0" w:color="auto"/>
        <w:left w:val="none" w:sz="0" w:space="0" w:color="auto"/>
        <w:bottom w:val="none" w:sz="0" w:space="0" w:color="auto"/>
        <w:right w:val="none" w:sz="0" w:space="0" w:color="auto"/>
      </w:divBdr>
    </w:div>
    <w:div w:id="953712318">
      <w:bodyDiv w:val="1"/>
      <w:marLeft w:val="0"/>
      <w:marRight w:val="0"/>
      <w:marTop w:val="0"/>
      <w:marBottom w:val="0"/>
      <w:divBdr>
        <w:top w:val="none" w:sz="0" w:space="0" w:color="auto"/>
        <w:left w:val="none" w:sz="0" w:space="0" w:color="auto"/>
        <w:bottom w:val="none" w:sz="0" w:space="0" w:color="auto"/>
        <w:right w:val="none" w:sz="0" w:space="0" w:color="auto"/>
      </w:divBdr>
    </w:div>
    <w:div w:id="955136872">
      <w:bodyDiv w:val="1"/>
      <w:marLeft w:val="0"/>
      <w:marRight w:val="0"/>
      <w:marTop w:val="0"/>
      <w:marBottom w:val="0"/>
      <w:divBdr>
        <w:top w:val="none" w:sz="0" w:space="0" w:color="auto"/>
        <w:left w:val="none" w:sz="0" w:space="0" w:color="auto"/>
        <w:bottom w:val="none" w:sz="0" w:space="0" w:color="auto"/>
        <w:right w:val="none" w:sz="0" w:space="0" w:color="auto"/>
      </w:divBdr>
    </w:div>
    <w:div w:id="961806979">
      <w:bodyDiv w:val="1"/>
      <w:marLeft w:val="0"/>
      <w:marRight w:val="0"/>
      <w:marTop w:val="0"/>
      <w:marBottom w:val="0"/>
      <w:divBdr>
        <w:top w:val="none" w:sz="0" w:space="0" w:color="auto"/>
        <w:left w:val="none" w:sz="0" w:space="0" w:color="auto"/>
        <w:bottom w:val="none" w:sz="0" w:space="0" w:color="auto"/>
        <w:right w:val="none" w:sz="0" w:space="0" w:color="auto"/>
      </w:divBdr>
    </w:div>
    <w:div w:id="974331232">
      <w:bodyDiv w:val="1"/>
      <w:marLeft w:val="0"/>
      <w:marRight w:val="0"/>
      <w:marTop w:val="0"/>
      <w:marBottom w:val="0"/>
      <w:divBdr>
        <w:top w:val="none" w:sz="0" w:space="0" w:color="auto"/>
        <w:left w:val="none" w:sz="0" w:space="0" w:color="auto"/>
        <w:bottom w:val="none" w:sz="0" w:space="0" w:color="auto"/>
        <w:right w:val="none" w:sz="0" w:space="0" w:color="auto"/>
      </w:divBdr>
      <w:divsChild>
        <w:div w:id="1756434595">
          <w:marLeft w:val="0"/>
          <w:marRight w:val="0"/>
          <w:marTop w:val="0"/>
          <w:marBottom w:val="0"/>
          <w:divBdr>
            <w:top w:val="none" w:sz="0" w:space="0" w:color="auto"/>
            <w:left w:val="none" w:sz="0" w:space="0" w:color="auto"/>
            <w:bottom w:val="none" w:sz="0" w:space="0" w:color="auto"/>
            <w:right w:val="none" w:sz="0" w:space="0" w:color="auto"/>
          </w:divBdr>
        </w:div>
        <w:div w:id="1154493788">
          <w:marLeft w:val="0"/>
          <w:marRight w:val="0"/>
          <w:marTop w:val="0"/>
          <w:marBottom w:val="0"/>
          <w:divBdr>
            <w:top w:val="none" w:sz="0" w:space="0" w:color="auto"/>
            <w:left w:val="none" w:sz="0" w:space="0" w:color="auto"/>
            <w:bottom w:val="none" w:sz="0" w:space="0" w:color="auto"/>
            <w:right w:val="none" w:sz="0" w:space="0" w:color="auto"/>
          </w:divBdr>
        </w:div>
      </w:divsChild>
    </w:div>
    <w:div w:id="987318478">
      <w:bodyDiv w:val="1"/>
      <w:marLeft w:val="0"/>
      <w:marRight w:val="0"/>
      <w:marTop w:val="0"/>
      <w:marBottom w:val="0"/>
      <w:divBdr>
        <w:top w:val="none" w:sz="0" w:space="0" w:color="auto"/>
        <w:left w:val="none" w:sz="0" w:space="0" w:color="auto"/>
        <w:bottom w:val="none" w:sz="0" w:space="0" w:color="auto"/>
        <w:right w:val="none" w:sz="0" w:space="0" w:color="auto"/>
      </w:divBdr>
    </w:div>
    <w:div w:id="994990848">
      <w:bodyDiv w:val="1"/>
      <w:marLeft w:val="0"/>
      <w:marRight w:val="0"/>
      <w:marTop w:val="0"/>
      <w:marBottom w:val="0"/>
      <w:divBdr>
        <w:top w:val="none" w:sz="0" w:space="0" w:color="auto"/>
        <w:left w:val="none" w:sz="0" w:space="0" w:color="auto"/>
        <w:bottom w:val="none" w:sz="0" w:space="0" w:color="auto"/>
        <w:right w:val="none" w:sz="0" w:space="0" w:color="auto"/>
      </w:divBdr>
    </w:div>
    <w:div w:id="1009333460">
      <w:bodyDiv w:val="1"/>
      <w:marLeft w:val="0"/>
      <w:marRight w:val="0"/>
      <w:marTop w:val="0"/>
      <w:marBottom w:val="0"/>
      <w:divBdr>
        <w:top w:val="none" w:sz="0" w:space="0" w:color="auto"/>
        <w:left w:val="none" w:sz="0" w:space="0" w:color="auto"/>
        <w:bottom w:val="none" w:sz="0" w:space="0" w:color="auto"/>
        <w:right w:val="none" w:sz="0" w:space="0" w:color="auto"/>
      </w:divBdr>
    </w:div>
    <w:div w:id="1025794206">
      <w:bodyDiv w:val="1"/>
      <w:marLeft w:val="0"/>
      <w:marRight w:val="0"/>
      <w:marTop w:val="0"/>
      <w:marBottom w:val="0"/>
      <w:divBdr>
        <w:top w:val="none" w:sz="0" w:space="0" w:color="auto"/>
        <w:left w:val="none" w:sz="0" w:space="0" w:color="auto"/>
        <w:bottom w:val="none" w:sz="0" w:space="0" w:color="auto"/>
        <w:right w:val="none" w:sz="0" w:space="0" w:color="auto"/>
      </w:divBdr>
    </w:div>
    <w:div w:id="1037388301">
      <w:bodyDiv w:val="1"/>
      <w:marLeft w:val="0"/>
      <w:marRight w:val="0"/>
      <w:marTop w:val="0"/>
      <w:marBottom w:val="0"/>
      <w:divBdr>
        <w:top w:val="none" w:sz="0" w:space="0" w:color="auto"/>
        <w:left w:val="none" w:sz="0" w:space="0" w:color="auto"/>
        <w:bottom w:val="none" w:sz="0" w:space="0" w:color="auto"/>
        <w:right w:val="none" w:sz="0" w:space="0" w:color="auto"/>
      </w:divBdr>
    </w:div>
    <w:div w:id="1050571426">
      <w:bodyDiv w:val="1"/>
      <w:marLeft w:val="0"/>
      <w:marRight w:val="0"/>
      <w:marTop w:val="0"/>
      <w:marBottom w:val="0"/>
      <w:divBdr>
        <w:top w:val="none" w:sz="0" w:space="0" w:color="auto"/>
        <w:left w:val="none" w:sz="0" w:space="0" w:color="auto"/>
        <w:bottom w:val="none" w:sz="0" w:space="0" w:color="auto"/>
        <w:right w:val="none" w:sz="0" w:space="0" w:color="auto"/>
      </w:divBdr>
    </w:div>
    <w:div w:id="1057702096">
      <w:bodyDiv w:val="1"/>
      <w:marLeft w:val="0"/>
      <w:marRight w:val="0"/>
      <w:marTop w:val="0"/>
      <w:marBottom w:val="0"/>
      <w:divBdr>
        <w:top w:val="none" w:sz="0" w:space="0" w:color="auto"/>
        <w:left w:val="none" w:sz="0" w:space="0" w:color="auto"/>
        <w:bottom w:val="none" w:sz="0" w:space="0" w:color="auto"/>
        <w:right w:val="none" w:sz="0" w:space="0" w:color="auto"/>
      </w:divBdr>
    </w:div>
    <w:div w:id="1060059828">
      <w:bodyDiv w:val="1"/>
      <w:marLeft w:val="0"/>
      <w:marRight w:val="0"/>
      <w:marTop w:val="0"/>
      <w:marBottom w:val="0"/>
      <w:divBdr>
        <w:top w:val="none" w:sz="0" w:space="0" w:color="auto"/>
        <w:left w:val="none" w:sz="0" w:space="0" w:color="auto"/>
        <w:bottom w:val="none" w:sz="0" w:space="0" w:color="auto"/>
        <w:right w:val="none" w:sz="0" w:space="0" w:color="auto"/>
      </w:divBdr>
    </w:div>
    <w:div w:id="1061901727">
      <w:bodyDiv w:val="1"/>
      <w:marLeft w:val="0"/>
      <w:marRight w:val="0"/>
      <w:marTop w:val="0"/>
      <w:marBottom w:val="0"/>
      <w:divBdr>
        <w:top w:val="none" w:sz="0" w:space="0" w:color="auto"/>
        <w:left w:val="none" w:sz="0" w:space="0" w:color="auto"/>
        <w:bottom w:val="none" w:sz="0" w:space="0" w:color="auto"/>
        <w:right w:val="none" w:sz="0" w:space="0" w:color="auto"/>
      </w:divBdr>
    </w:div>
    <w:div w:id="1062675767">
      <w:bodyDiv w:val="1"/>
      <w:marLeft w:val="0"/>
      <w:marRight w:val="0"/>
      <w:marTop w:val="0"/>
      <w:marBottom w:val="0"/>
      <w:divBdr>
        <w:top w:val="none" w:sz="0" w:space="0" w:color="auto"/>
        <w:left w:val="none" w:sz="0" w:space="0" w:color="auto"/>
        <w:bottom w:val="none" w:sz="0" w:space="0" w:color="auto"/>
        <w:right w:val="none" w:sz="0" w:space="0" w:color="auto"/>
      </w:divBdr>
    </w:div>
    <w:div w:id="1092436447">
      <w:bodyDiv w:val="1"/>
      <w:marLeft w:val="0"/>
      <w:marRight w:val="0"/>
      <w:marTop w:val="0"/>
      <w:marBottom w:val="0"/>
      <w:divBdr>
        <w:top w:val="none" w:sz="0" w:space="0" w:color="auto"/>
        <w:left w:val="none" w:sz="0" w:space="0" w:color="auto"/>
        <w:bottom w:val="none" w:sz="0" w:space="0" w:color="auto"/>
        <w:right w:val="none" w:sz="0" w:space="0" w:color="auto"/>
      </w:divBdr>
    </w:div>
    <w:div w:id="1102605483">
      <w:bodyDiv w:val="1"/>
      <w:marLeft w:val="0"/>
      <w:marRight w:val="0"/>
      <w:marTop w:val="0"/>
      <w:marBottom w:val="0"/>
      <w:divBdr>
        <w:top w:val="none" w:sz="0" w:space="0" w:color="auto"/>
        <w:left w:val="none" w:sz="0" w:space="0" w:color="auto"/>
        <w:bottom w:val="none" w:sz="0" w:space="0" w:color="auto"/>
        <w:right w:val="none" w:sz="0" w:space="0" w:color="auto"/>
      </w:divBdr>
      <w:divsChild>
        <w:div w:id="1077364670">
          <w:marLeft w:val="0"/>
          <w:marRight w:val="0"/>
          <w:marTop w:val="0"/>
          <w:marBottom w:val="0"/>
          <w:divBdr>
            <w:top w:val="none" w:sz="0" w:space="0" w:color="auto"/>
            <w:left w:val="none" w:sz="0" w:space="0" w:color="auto"/>
            <w:bottom w:val="none" w:sz="0" w:space="0" w:color="auto"/>
            <w:right w:val="none" w:sz="0" w:space="0" w:color="auto"/>
          </w:divBdr>
        </w:div>
        <w:div w:id="1556894517">
          <w:marLeft w:val="0"/>
          <w:marRight w:val="0"/>
          <w:marTop w:val="0"/>
          <w:marBottom w:val="0"/>
          <w:divBdr>
            <w:top w:val="none" w:sz="0" w:space="0" w:color="auto"/>
            <w:left w:val="none" w:sz="0" w:space="0" w:color="auto"/>
            <w:bottom w:val="none" w:sz="0" w:space="0" w:color="auto"/>
            <w:right w:val="none" w:sz="0" w:space="0" w:color="auto"/>
          </w:divBdr>
        </w:div>
        <w:div w:id="945386344">
          <w:marLeft w:val="0"/>
          <w:marRight w:val="0"/>
          <w:marTop w:val="0"/>
          <w:marBottom w:val="0"/>
          <w:divBdr>
            <w:top w:val="none" w:sz="0" w:space="0" w:color="auto"/>
            <w:left w:val="none" w:sz="0" w:space="0" w:color="auto"/>
            <w:bottom w:val="none" w:sz="0" w:space="0" w:color="auto"/>
            <w:right w:val="none" w:sz="0" w:space="0" w:color="auto"/>
          </w:divBdr>
        </w:div>
        <w:div w:id="2066492678">
          <w:marLeft w:val="0"/>
          <w:marRight w:val="0"/>
          <w:marTop w:val="0"/>
          <w:marBottom w:val="0"/>
          <w:divBdr>
            <w:top w:val="none" w:sz="0" w:space="0" w:color="auto"/>
            <w:left w:val="none" w:sz="0" w:space="0" w:color="auto"/>
            <w:bottom w:val="none" w:sz="0" w:space="0" w:color="auto"/>
            <w:right w:val="none" w:sz="0" w:space="0" w:color="auto"/>
          </w:divBdr>
        </w:div>
        <w:div w:id="1441726872">
          <w:marLeft w:val="0"/>
          <w:marRight w:val="0"/>
          <w:marTop w:val="0"/>
          <w:marBottom w:val="0"/>
          <w:divBdr>
            <w:top w:val="none" w:sz="0" w:space="0" w:color="auto"/>
            <w:left w:val="none" w:sz="0" w:space="0" w:color="auto"/>
            <w:bottom w:val="none" w:sz="0" w:space="0" w:color="auto"/>
            <w:right w:val="none" w:sz="0" w:space="0" w:color="auto"/>
          </w:divBdr>
        </w:div>
        <w:div w:id="955864638">
          <w:marLeft w:val="0"/>
          <w:marRight w:val="0"/>
          <w:marTop w:val="0"/>
          <w:marBottom w:val="0"/>
          <w:divBdr>
            <w:top w:val="none" w:sz="0" w:space="0" w:color="auto"/>
            <w:left w:val="none" w:sz="0" w:space="0" w:color="auto"/>
            <w:bottom w:val="none" w:sz="0" w:space="0" w:color="auto"/>
            <w:right w:val="none" w:sz="0" w:space="0" w:color="auto"/>
          </w:divBdr>
        </w:div>
        <w:div w:id="483856610">
          <w:marLeft w:val="0"/>
          <w:marRight w:val="0"/>
          <w:marTop w:val="0"/>
          <w:marBottom w:val="0"/>
          <w:divBdr>
            <w:top w:val="none" w:sz="0" w:space="0" w:color="auto"/>
            <w:left w:val="none" w:sz="0" w:space="0" w:color="auto"/>
            <w:bottom w:val="none" w:sz="0" w:space="0" w:color="auto"/>
            <w:right w:val="none" w:sz="0" w:space="0" w:color="auto"/>
          </w:divBdr>
        </w:div>
      </w:divsChild>
    </w:div>
    <w:div w:id="1104378209">
      <w:bodyDiv w:val="1"/>
      <w:marLeft w:val="0"/>
      <w:marRight w:val="0"/>
      <w:marTop w:val="0"/>
      <w:marBottom w:val="0"/>
      <w:divBdr>
        <w:top w:val="none" w:sz="0" w:space="0" w:color="auto"/>
        <w:left w:val="none" w:sz="0" w:space="0" w:color="auto"/>
        <w:bottom w:val="none" w:sz="0" w:space="0" w:color="auto"/>
        <w:right w:val="none" w:sz="0" w:space="0" w:color="auto"/>
      </w:divBdr>
    </w:div>
    <w:div w:id="1122114277">
      <w:bodyDiv w:val="1"/>
      <w:marLeft w:val="0"/>
      <w:marRight w:val="0"/>
      <w:marTop w:val="0"/>
      <w:marBottom w:val="0"/>
      <w:divBdr>
        <w:top w:val="none" w:sz="0" w:space="0" w:color="auto"/>
        <w:left w:val="none" w:sz="0" w:space="0" w:color="auto"/>
        <w:bottom w:val="none" w:sz="0" w:space="0" w:color="auto"/>
        <w:right w:val="none" w:sz="0" w:space="0" w:color="auto"/>
      </w:divBdr>
      <w:divsChild>
        <w:div w:id="407730338">
          <w:marLeft w:val="0"/>
          <w:marRight w:val="0"/>
          <w:marTop w:val="0"/>
          <w:marBottom w:val="0"/>
          <w:divBdr>
            <w:top w:val="none" w:sz="0" w:space="0" w:color="auto"/>
            <w:left w:val="none" w:sz="0" w:space="0" w:color="auto"/>
            <w:bottom w:val="none" w:sz="0" w:space="0" w:color="auto"/>
            <w:right w:val="none" w:sz="0" w:space="0" w:color="auto"/>
          </w:divBdr>
          <w:divsChild>
            <w:div w:id="1103183066">
              <w:marLeft w:val="0"/>
              <w:marRight w:val="0"/>
              <w:marTop w:val="0"/>
              <w:marBottom w:val="0"/>
              <w:divBdr>
                <w:top w:val="none" w:sz="0" w:space="0" w:color="auto"/>
                <w:left w:val="none" w:sz="0" w:space="0" w:color="auto"/>
                <w:bottom w:val="none" w:sz="0" w:space="0" w:color="auto"/>
                <w:right w:val="none" w:sz="0" w:space="0" w:color="auto"/>
              </w:divBdr>
            </w:div>
          </w:divsChild>
        </w:div>
        <w:div w:id="729688714">
          <w:marLeft w:val="0"/>
          <w:marRight w:val="0"/>
          <w:marTop w:val="0"/>
          <w:marBottom w:val="0"/>
          <w:divBdr>
            <w:top w:val="none" w:sz="0" w:space="0" w:color="auto"/>
            <w:left w:val="none" w:sz="0" w:space="0" w:color="auto"/>
            <w:bottom w:val="none" w:sz="0" w:space="0" w:color="auto"/>
            <w:right w:val="none" w:sz="0" w:space="0" w:color="auto"/>
          </w:divBdr>
          <w:divsChild>
            <w:div w:id="350035097">
              <w:marLeft w:val="0"/>
              <w:marRight w:val="0"/>
              <w:marTop w:val="0"/>
              <w:marBottom w:val="0"/>
              <w:divBdr>
                <w:top w:val="none" w:sz="0" w:space="0" w:color="auto"/>
                <w:left w:val="none" w:sz="0" w:space="0" w:color="auto"/>
                <w:bottom w:val="none" w:sz="0" w:space="0" w:color="auto"/>
                <w:right w:val="none" w:sz="0" w:space="0" w:color="auto"/>
              </w:divBdr>
            </w:div>
          </w:divsChild>
        </w:div>
        <w:div w:id="469447234">
          <w:marLeft w:val="0"/>
          <w:marRight w:val="0"/>
          <w:marTop w:val="0"/>
          <w:marBottom w:val="0"/>
          <w:divBdr>
            <w:top w:val="none" w:sz="0" w:space="0" w:color="auto"/>
            <w:left w:val="none" w:sz="0" w:space="0" w:color="auto"/>
            <w:bottom w:val="none" w:sz="0" w:space="0" w:color="auto"/>
            <w:right w:val="none" w:sz="0" w:space="0" w:color="auto"/>
          </w:divBdr>
          <w:divsChild>
            <w:div w:id="1129780546">
              <w:marLeft w:val="0"/>
              <w:marRight w:val="0"/>
              <w:marTop w:val="0"/>
              <w:marBottom w:val="0"/>
              <w:divBdr>
                <w:top w:val="none" w:sz="0" w:space="0" w:color="auto"/>
                <w:left w:val="none" w:sz="0" w:space="0" w:color="auto"/>
                <w:bottom w:val="none" w:sz="0" w:space="0" w:color="auto"/>
                <w:right w:val="none" w:sz="0" w:space="0" w:color="auto"/>
              </w:divBdr>
            </w:div>
          </w:divsChild>
        </w:div>
        <w:div w:id="1585532586">
          <w:marLeft w:val="0"/>
          <w:marRight w:val="0"/>
          <w:marTop w:val="0"/>
          <w:marBottom w:val="0"/>
          <w:divBdr>
            <w:top w:val="none" w:sz="0" w:space="0" w:color="auto"/>
            <w:left w:val="none" w:sz="0" w:space="0" w:color="auto"/>
            <w:bottom w:val="none" w:sz="0" w:space="0" w:color="auto"/>
            <w:right w:val="none" w:sz="0" w:space="0" w:color="auto"/>
          </w:divBdr>
          <w:divsChild>
            <w:div w:id="645400025">
              <w:marLeft w:val="0"/>
              <w:marRight w:val="0"/>
              <w:marTop w:val="0"/>
              <w:marBottom w:val="0"/>
              <w:divBdr>
                <w:top w:val="none" w:sz="0" w:space="0" w:color="auto"/>
                <w:left w:val="none" w:sz="0" w:space="0" w:color="auto"/>
                <w:bottom w:val="none" w:sz="0" w:space="0" w:color="auto"/>
                <w:right w:val="none" w:sz="0" w:space="0" w:color="auto"/>
              </w:divBdr>
            </w:div>
          </w:divsChild>
        </w:div>
        <w:div w:id="622998464">
          <w:marLeft w:val="0"/>
          <w:marRight w:val="0"/>
          <w:marTop w:val="0"/>
          <w:marBottom w:val="0"/>
          <w:divBdr>
            <w:top w:val="none" w:sz="0" w:space="0" w:color="auto"/>
            <w:left w:val="none" w:sz="0" w:space="0" w:color="auto"/>
            <w:bottom w:val="none" w:sz="0" w:space="0" w:color="auto"/>
            <w:right w:val="none" w:sz="0" w:space="0" w:color="auto"/>
          </w:divBdr>
          <w:divsChild>
            <w:div w:id="1163472326">
              <w:marLeft w:val="0"/>
              <w:marRight w:val="0"/>
              <w:marTop w:val="0"/>
              <w:marBottom w:val="0"/>
              <w:divBdr>
                <w:top w:val="none" w:sz="0" w:space="0" w:color="auto"/>
                <w:left w:val="none" w:sz="0" w:space="0" w:color="auto"/>
                <w:bottom w:val="none" w:sz="0" w:space="0" w:color="auto"/>
                <w:right w:val="none" w:sz="0" w:space="0" w:color="auto"/>
              </w:divBdr>
            </w:div>
          </w:divsChild>
        </w:div>
        <w:div w:id="341787345">
          <w:marLeft w:val="0"/>
          <w:marRight w:val="0"/>
          <w:marTop w:val="0"/>
          <w:marBottom w:val="0"/>
          <w:divBdr>
            <w:top w:val="none" w:sz="0" w:space="0" w:color="auto"/>
            <w:left w:val="none" w:sz="0" w:space="0" w:color="auto"/>
            <w:bottom w:val="none" w:sz="0" w:space="0" w:color="auto"/>
            <w:right w:val="none" w:sz="0" w:space="0" w:color="auto"/>
          </w:divBdr>
          <w:divsChild>
            <w:div w:id="1634947261">
              <w:marLeft w:val="0"/>
              <w:marRight w:val="0"/>
              <w:marTop w:val="0"/>
              <w:marBottom w:val="0"/>
              <w:divBdr>
                <w:top w:val="none" w:sz="0" w:space="0" w:color="auto"/>
                <w:left w:val="none" w:sz="0" w:space="0" w:color="auto"/>
                <w:bottom w:val="none" w:sz="0" w:space="0" w:color="auto"/>
                <w:right w:val="none" w:sz="0" w:space="0" w:color="auto"/>
              </w:divBdr>
            </w:div>
          </w:divsChild>
        </w:div>
        <w:div w:id="78720643">
          <w:marLeft w:val="0"/>
          <w:marRight w:val="0"/>
          <w:marTop w:val="0"/>
          <w:marBottom w:val="0"/>
          <w:divBdr>
            <w:top w:val="none" w:sz="0" w:space="0" w:color="auto"/>
            <w:left w:val="none" w:sz="0" w:space="0" w:color="auto"/>
            <w:bottom w:val="none" w:sz="0" w:space="0" w:color="auto"/>
            <w:right w:val="none" w:sz="0" w:space="0" w:color="auto"/>
          </w:divBdr>
          <w:divsChild>
            <w:div w:id="1059128967">
              <w:marLeft w:val="0"/>
              <w:marRight w:val="0"/>
              <w:marTop w:val="0"/>
              <w:marBottom w:val="0"/>
              <w:divBdr>
                <w:top w:val="none" w:sz="0" w:space="0" w:color="auto"/>
                <w:left w:val="none" w:sz="0" w:space="0" w:color="auto"/>
                <w:bottom w:val="none" w:sz="0" w:space="0" w:color="auto"/>
                <w:right w:val="none" w:sz="0" w:space="0" w:color="auto"/>
              </w:divBdr>
            </w:div>
          </w:divsChild>
        </w:div>
        <w:div w:id="955865593">
          <w:marLeft w:val="0"/>
          <w:marRight w:val="0"/>
          <w:marTop w:val="0"/>
          <w:marBottom w:val="0"/>
          <w:divBdr>
            <w:top w:val="none" w:sz="0" w:space="0" w:color="auto"/>
            <w:left w:val="none" w:sz="0" w:space="0" w:color="auto"/>
            <w:bottom w:val="none" w:sz="0" w:space="0" w:color="auto"/>
            <w:right w:val="none" w:sz="0" w:space="0" w:color="auto"/>
          </w:divBdr>
          <w:divsChild>
            <w:div w:id="2022124281">
              <w:marLeft w:val="0"/>
              <w:marRight w:val="0"/>
              <w:marTop w:val="0"/>
              <w:marBottom w:val="0"/>
              <w:divBdr>
                <w:top w:val="none" w:sz="0" w:space="0" w:color="auto"/>
                <w:left w:val="none" w:sz="0" w:space="0" w:color="auto"/>
                <w:bottom w:val="none" w:sz="0" w:space="0" w:color="auto"/>
                <w:right w:val="none" w:sz="0" w:space="0" w:color="auto"/>
              </w:divBdr>
            </w:div>
          </w:divsChild>
        </w:div>
        <w:div w:id="171993390">
          <w:marLeft w:val="0"/>
          <w:marRight w:val="0"/>
          <w:marTop w:val="0"/>
          <w:marBottom w:val="0"/>
          <w:divBdr>
            <w:top w:val="none" w:sz="0" w:space="0" w:color="auto"/>
            <w:left w:val="none" w:sz="0" w:space="0" w:color="auto"/>
            <w:bottom w:val="none" w:sz="0" w:space="0" w:color="auto"/>
            <w:right w:val="none" w:sz="0" w:space="0" w:color="auto"/>
          </w:divBdr>
          <w:divsChild>
            <w:div w:id="69740790">
              <w:marLeft w:val="0"/>
              <w:marRight w:val="0"/>
              <w:marTop w:val="0"/>
              <w:marBottom w:val="0"/>
              <w:divBdr>
                <w:top w:val="none" w:sz="0" w:space="0" w:color="auto"/>
                <w:left w:val="none" w:sz="0" w:space="0" w:color="auto"/>
                <w:bottom w:val="none" w:sz="0" w:space="0" w:color="auto"/>
                <w:right w:val="none" w:sz="0" w:space="0" w:color="auto"/>
              </w:divBdr>
            </w:div>
          </w:divsChild>
        </w:div>
        <w:div w:id="1220629539">
          <w:marLeft w:val="0"/>
          <w:marRight w:val="0"/>
          <w:marTop w:val="0"/>
          <w:marBottom w:val="0"/>
          <w:divBdr>
            <w:top w:val="none" w:sz="0" w:space="0" w:color="auto"/>
            <w:left w:val="none" w:sz="0" w:space="0" w:color="auto"/>
            <w:bottom w:val="none" w:sz="0" w:space="0" w:color="auto"/>
            <w:right w:val="none" w:sz="0" w:space="0" w:color="auto"/>
          </w:divBdr>
          <w:divsChild>
            <w:div w:id="837622324">
              <w:marLeft w:val="0"/>
              <w:marRight w:val="0"/>
              <w:marTop w:val="0"/>
              <w:marBottom w:val="0"/>
              <w:divBdr>
                <w:top w:val="none" w:sz="0" w:space="0" w:color="auto"/>
                <w:left w:val="none" w:sz="0" w:space="0" w:color="auto"/>
                <w:bottom w:val="none" w:sz="0" w:space="0" w:color="auto"/>
                <w:right w:val="none" w:sz="0" w:space="0" w:color="auto"/>
              </w:divBdr>
            </w:div>
            <w:div w:id="1273706872">
              <w:marLeft w:val="0"/>
              <w:marRight w:val="0"/>
              <w:marTop w:val="0"/>
              <w:marBottom w:val="0"/>
              <w:divBdr>
                <w:top w:val="none" w:sz="0" w:space="0" w:color="auto"/>
                <w:left w:val="none" w:sz="0" w:space="0" w:color="auto"/>
                <w:bottom w:val="none" w:sz="0" w:space="0" w:color="auto"/>
                <w:right w:val="none" w:sz="0" w:space="0" w:color="auto"/>
              </w:divBdr>
            </w:div>
          </w:divsChild>
        </w:div>
        <w:div w:id="1121804871">
          <w:marLeft w:val="0"/>
          <w:marRight w:val="0"/>
          <w:marTop w:val="0"/>
          <w:marBottom w:val="0"/>
          <w:divBdr>
            <w:top w:val="none" w:sz="0" w:space="0" w:color="auto"/>
            <w:left w:val="none" w:sz="0" w:space="0" w:color="auto"/>
            <w:bottom w:val="none" w:sz="0" w:space="0" w:color="auto"/>
            <w:right w:val="none" w:sz="0" w:space="0" w:color="auto"/>
          </w:divBdr>
          <w:divsChild>
            <w:div w:id="1411196115">
              <w:marLeft w:val="0"/>
              <w:marRight w:val="0"/>
              <w:marTop w:val="0"/>
              <w:marBottom w:val="0"/>
              <w:divBdr>
                <w:top w:val="none" w:sz="0" w:space="0" w:color="auto"/>
                <w:left w:val="none" w:sz="0" w:space="0" w:color="auto"/>
                <w:bottom w:val="none" w:sz="0" w:space="0" w:color="auto"/>
                <w:right w:val="none" w:sz="0" w:space="0" w:color="auto"/>
              </w:divBdr>
            </w:div>
          </w:divsChild>
        </w:div>
        <w:div w:id="1101219974">
          <w:marLeft w:val="0"/>
          <w:marRight w:val="0"/>
          <w:marTop w:val="0"/>
          <w:marBottom w:val="0"/>
          <w:divBdr>
            <w:top w:val="none" w:sz="0" w:space="0" w:color="auto"/>
            <w:left w:val="none" w:sz="0" w:space="0" w:color="auto"/>
            <w:bottom w:val="none" w:sz="0" w:space="0" w:color="auto"/>
            <w:right w:val="none" w:sz="0" w:space="0" w:color="auto"/>
          </w:divBdr>
          <w:divsChild>
            <w:div w:id="1561286130">
              <w:marLeft w:val="0"/>
              <w:marRight w:val="0"/>
              <w:marTop w:val="0"/>
              <w:marBottom w:val="0"/>
              <w:divBdr>
                <w:top w:val="none" w:sz="0" w:space="0" w:color="auto"/>
                <w:left w:val="none" w:sz="0" w:space="0" w:color="auto"/>
                <w:bottom w:val="none" w:sz="0" w:space="0" w:color="auto"/>
                <w:right w:val="none" w:sz="0" w:space="0" w:color="auto"/>
              </w:divBdr>
            </w:div>
            <w:div w:id="520705495">
              <w:marLeft w:val="0"/>
              <w:marRight w:val="0"/>
              <w:marTop w:val="0"/>
              <w:marBottom w:val="0"/>
              <w:divBdr>
                <w:top w:val="none" w:sz="0" w:space="0" w:color="auto"/>
                <w:left w:val="none" w:sz="0" w:space="0" w:color="auto"/>
                <w:bottom w:val="none" w:sz="0" w:space="0" w:color="auto"/>
                <w:right w:val="none" w:sz="0" w:space="0" w:color="auto"/>
              </w:divBdr>
            </w:div>
            <w:div w:id="824706110">
              <w:marLeft w:val="0"/>
              <w:marRight w:val="0"/>
              <w:marTop w:val="0"/>
              <w:marBottom w:val="0"/>
              <w:divBdr>
                <w:top w:val="none" w:sz="0" w:space="0" w:color="auto"/>
                <w:left w:val="none" w:sz="0" w:space="0" w:color="auto"/>
                <w:bottom w:val="none" w:sz="0" w:space="0" w:color="auto"/>
                <w:right w:val="none" w:sz="0" w:space="0" w:color="auto"/>
              </w:divBdr>
            </w:div>
            <w:div w:id="1746296598">
              <w:marLeft w:val="0"/>
              <w:marRight w:val="0"/>
              <w:marTop w:val="0"/>
              <w:marBottom w:val="0"/>
              <w:divBdr>
                <w:top w:val="none" w:sz="0" w:space="0" w:color="auto"/>
                <w:left w:val="none" w:sz="0" w:space="0" w:color="auto"/>
                <w:bottom w:val="none" w:sz="0" w:space="0" w:color="auto"/>
                <w:right w:val="none" w:sz="0" w:space="0" w:color="auto"/>
              </w:divBdr>
            </w:div>
            <w:div w:id="2124644204">
              <w:marLeft w:val="0"/>
              <w:marRight w:val="0"/>
              <w:marTop w:val="0"/>
              <w:marBottom w:val="0"/>
              <w:divBdr>
                <w:top w:val="none" w:sz="0" w:space="0" w:color="auto"/>
                <w:left w:val="none" w:sz="0" w:space="0" w:color="auto"/>
                <w:bottom w:val="none" w:sz="0" w:space="0" w:color="auto"/>
                <w:right w:val="none" w:sz="0" w:space="0" w:color="auto"/>
              </w:divBdr>
            </w:div>
            <w:div w:id="1721444260">
              <w:marLeft w:val="0"/>
              <w:marRight w:val="0"/>
              <w:marTop w:val="0"/>
              <w:marBottom w:val="0"/>
              <w:divBdr>
                <w:top w:val="none" w:sz="0" w:space="0" w:color="auto"/>
                <w:left w:val="none" w:sz="0" w:space="0" w:color="auto"/>
                <w:bottom w:val="none" w:sz="0" w:space="0" w:color="auto"/>
                <w:right w:val="none" w:sz="0" w:space="0" w:color="auto"/>
              </w:divBdr>
            </w:div>
          </w:divsChild>
        </w:div>
        <w:div w:id="1634216830">
          <w:marLeft w:val="0"/>
          <w:marRight w:val="0"/>
          <w:marTop w:val="0"/>
          <w:marBottom w:val="0"/>
          <w:divBdr>
            <w:top w:val="none" w:sz="0" w:space="0" w:color="auto"/>
            <w:left w:val="none" w:sz="0" w:space="0" w:color="auto"/>
            <w:bottom w:val="none" w:sz="0" w:space="0" w:color="auto"/>
            <w:right w:val="none" w:sz="0" w:space="0" w:color="auto"/>
          </w:divBdr>
          <w:divsChild>
            <w:div w:id="829828415">
              <w:marLeft w:val="0"/>
              <w:marRight w:val="0"/>
              <w:marTop w:val="0"/>
              <w:marBottom w:val="0"/>
              <w:divBdr>
                <w:top w:val="none" w:sz="0" w:space="0" w:color="auto"/>
                <w:left w:val="none" w:sz="0" w:space="0" w:color="auto"/>
                <w:bottom w:val="none" w:sz="0" w:space="0" w:color="auto"/>
                <w:right w:val="none" w:sz="0" w:space="0" w:color="auto"/>
              </w:divBdr>
            </w:div>
          </w:divsChild>
        </w:div>
        <w:div w:id="1113400076">
          <w:marLeft w:val="0"/>
          <w:marRight w:val="0"/>
          <w:marTop w:val="0"/>
          <w:marBottom w:val="0"/>
          <w:divBdr>
            <w:top w:val="none" w:sz="0" w:space="0" w:color="auto"/>
            <w:left w:val="none" w:sz="0" w:space="0" w:color="auto"/>
            <w:bottom w:val="none" w:sz="0" w:space="0" w:color="auto"/>
            <w:right w:val="none" w:sz="0" w:space="0" w:color="auto"/>
          </w:divBdr>
          <w:divsChild>
            <w:div w:id="67461481">
              <w:marLeft w:val="0"/>
              <w:marRight w:val="0"/>
              <w:marTop w:val="0"/>
              <w:marBottom w:val="0"/>
              <w:divBdr>
                <w:top w:val="none" w:sz="0" w:space="0" w:color="auto"/>
                <w:left w:val="none" w:sz="0" w:space="0" w:color="auto"/>
                <w:bottom w:val="none" w:sz="0" w:space="0" w:color="auto"/>
                <w:right w:val="none" w:sz="0" w:space="0" w:color="auto"/>
              </w:divBdr>
            </w:div>
            <w:div w:id="607934135">
              <w:marLeft w:val="0"/>
              <w:marRight w:val="0"/>
              <w:marTop w:val="0"/>
              <w:marBottom w:val="0"/>
              <w:divBdr>
                <w:top w:val="none" w:sz="0" w:space="0" w:color="auto"/>
                <w:left w:val="none" w:sz="0" w:space="0" w:color="auto"/>
                <w:bottom w:val="none" w:sz="0" w:space="0" w:color="auto"/>
                <w:right w:val="none" w:sz="0" w:space="0" w:color="auto"/>
              </w:divBdr>
            </w:div>
          </w:divsChild>
        </w:div>
        <w:div w:id="2004819417">
          <w:marLeft w:val="0"/>
          <w:marRight w:val="0"/>
          <w:marTop w:val="0"/>
          <w:marBottom w:val="0"/>
          <w:divBdr>
            <w:top w:val="none" w:sz="0" w:space="0" w:color="auto"/>
            <w:left w:val="none" w:sz="0" w:space="0" w:color="auto"/>
            <w:bottom w:val="none" w:sz="0" w:space="0" w:color="auto"/>
            <w:right w:val="none" w:sz="0" w:space="0" w:color="auto"/>
          </w:divBdr>
          <w:divsChild>
            <w:div w:id="1882394958">
              <w:marLeft w:val="0"/>
              <w:marRight w:val="0"/>
              <w:marTop w:val="0"/>
              <w:marBottom w:val="0"/>
              <w:divBdr>
                <w:top w:val="none" w:sz="0" w:space="0" w:color="auto"/>
                <w:left w:val="none" w:sz="0" w:space="0" w:color="auto"/>
                <w:bottom w:val="none" w:sz="0" w:space="0" w:color="auto"/>
                <w:right w:val="none" w:sz="0" w:space="0" w:color="auto"/>
              </w:divBdr>
            </w:div>
          </w:divsChild>
        </w:div>
        <w:div w:id="1271812556">
          <w:marLeft w:val="0"/>
          <w:marRight w:val="0"/>
          <w:marTop w:val="0"/>
          <w:marBottom w:val="0"/>
          <w:divBdr>
            <w:top w:val="none" w:sz="0" w:space="0" w:color="auto"/>
            <w:left w:val="none" w:sz="0" w:space="0" w:color="auto"/>
            <w:bottom w:val="none" w:sz="0" w:space="0" w:color="auto"/>
            <w:right w:val="none" w:sz="0" w:space="0" w:color="auto"/>
          </w:divBdr>
          <w:divsChild>
            <w:div w:id="1808546572">
              <w:marLeft w:val="0"/>
              <w:marRight w:val="0"/>
              <w:marTop w:val="0"/>
              <w:marBottom w:val="0"/>
              <w:divBdr>
                <w:top w:val="none" w:sz="0" w:space="0" w:color="auto"/>
                <w:left w:val="none" w:sz="0" w:space="0" w:color="auto"/>
                <w:bottom w:val="none" w:sz="0" w:space="0" w:color="auto"/>
                <w:right w:val="none" w:sz="0" w:space="0" w:color="auto"/>
              </w:divBdr>
            </w:div>
          </w:divsChild>
        </w:div>
        <w:div w:id="786268055">
          <w:marLeft w:val="0"/>
          <w:marRight w:val="0"/>
          <w:marTop w:val="0"/>
          <w:marBottom w:val="0"/>
          <w:divBdr>
            <w:top w:val="none" w:sz="0" w:space="0" w:color="auto"/>
            <w:left w:val="none" w:sz="0" w:space="0" w:color="auto"/>
            <w:bottom w:val="none" w:sz="0" w:space="0" w:color="auto"/>
            <w:right w:val="none" w:sz="0" w:space="0" w:color="auto"/>
          </w:divBdr>
          <w:divsChild>
            <w:div w:id="235939780">
              <w:marLeft w:val="0"/>
              <w:marRight w:val="0"/>
              <w:marTop w:val="0"/>
              <w:marBottom w:val="0"/>
              <w:divBdr>
                <w:top w:val="none" w:sz="0" w:space="0" w:color="auto"/>
                <w:left w:val="none" w:sz="0" w:space="0" w:color="auto"/>
                <w:bottom w:val="none" w:sz="0" w:space="0" w:color="auto"/>
                <w:right w:val="none" w:sz="0" w:space="0" w:color="auto"/>
              </w:divBdr>
            </w:div>
          </w:divsChild>
        </w:div>
        <w:div w:id="560947159">
          <w:marLeft w:val="0"/>
          <w:marRight w:val="0"/>
          <w:marTop w:val="0"/>
          <w:marBottom w:val="0"/>
          <w:divBdr>
            <w:top w:val="none" w:sz="0" w:space="0" w:color="auto"/>
            <w:left w:val="none" w:sz="0" w:space="0" w:color="auto"/>
            <w:bottom w:val="none" w:sz="0" w:space="0" w:color="auto"/>
            <w:right w:val="none" w:sz="0" w:space="0" w:color="auto"/>
          </w:divBdr>
          <w:divsChild>
            <w:div w:id="374082985">
              <w:marLeft w:val="0"/>
              <w:marRight w:val="0"/>
              <w:marTop w:val="0"/>
              <w:marBottom w:val="0"/>
              <w:divBdr>
                <w:top w:val="none" w:sz="0" w:space="0" w:color="auto"/>
                <w:left w:val="none" w:sz="0" w:space="0" w:color="auto"/>
                <w:bottom w:val="none" w:sz="0" w:space="0" w:color="auto"/>
                <w:right w:val="none" w:sz="0" w:space="0" w:color="auto"/>
              </w:divBdr>
            </w:div>
          </w:divsChild>
        </w:div>
        <w:div w:id="1137991256">
          <w:marLeft w:val="0"/>
          <w:marRight w:val="0"/>
          <w:marTop w:val="0"/>
          <w:marBottom w:val="0"/>
          <w:divBdr>
            <w:top w:val="none" w:sz="0" w:space="0" w:color="auto"/>
            <w:left w:val="none" w:sz="0" w:space="0" w:color="auto"/>
            <w:bottom w:val="none" w:sz="0" w:space="0" w:color="auto"/>
            <w:right w:val="none" w:sz="0" w:space="0" w:color="auto"/>
          </w:divBdr>
          <w:divsChild>
            <w:div w:id="1937011208">
              <w:marLeft w:val="0"/>
              <w:marRight w:val="0"/>
              <w:marTop w:val="0"/>
              <w:marBottom w:val="0"/>
              <w:divBdr>
                <w:top w:val="none" w:sz="0" w:space="0" w:color="auto"/>
                <w:left w:val="none" w:sz="0" w:space="0" w:color="auto"/>
                <w:bottom w:val="none" w:sz="0" w:space="0" w:color="auto"/>
                <w:right w:val="none" w:sz="0" w:space="0" w:color="auto"/>
              </w:divBdr>
            </w:div>
          </w:divsChild>
        </w:div>
        <w:div w:id="16584494">
          <w:marLeft w:val="0"/>
          <w:marRight w:val="0"/>
          <w:marTop w:val="0"/>
          <w:marBottom w:val="0"/>
          <w:divBdr>
            <w:top w:val="none" w:sz="0" w:space="0" w:color="auto"/>
            <w:left w:val="none" w:sz="0" w:space="0" w:color="auto"/>
            <w:bottom w:val="none" w:sz="0" w:space="0" w:color="auto"/>
            <w:right w:val="none" w:sz="0" w:space="0" w:color="auto"/>
          </w:divBdr>
          <w:divsChild>
            <w:div w:id="100222855">
              <w:marLeft w:val="0"/>
              <w:marRight w:val="0"/>
              <w:marTop w:val="0"/>
              <w:marBottom w:val="0"/>
              <w:divBdr>
                <w:top w:val="none" w:sz="0" w:space="0" w:color="auto"/>
                <w:left w:val="none" w:sz="0" w:space="0" w:color="auto"/>
                <w:bottom w:val="none" w:sz="0" w:space="0" w:color="auto"/>
                <w:right w:val="none" w:sz="0" w:space="0" w:color="auto"/>
              </w:divBdr>
            </w:div>
            <w:div w:id="557282729">
              <w:marLeft w:val="0"/>
              <w:marRight w:val="0"/>
              <w:marTop w:val="0"/>
              <w:marBottom w:val="0"/>
              <w:divBdr>
                <w:top w:val="none" w:sz="0" w:space="0" w:color="auto"/>
                <w:left w:val="none" w:sz="0" w:space="0" w:color="auto"/>
                <w:bottom w:val="none" w:sz="0" w:space="0" w:color="auto"/>
                <w:right w:val="none" w:sz="0" w:space="0" w:color="auto"/>
              </w:divBdr>
            </w:div>
            <w:div w:id="81993126">
              <w:marLeft w:val="0"/>
              <w:marRight w:val="0"/>
              <w:marTop w:val="0"/>
              <w:marBottom w:val="0"/>
              <w:divBdr>
                <w:top w:val="none" w:sz="0" w:space="0" w:color="auto"/>
                <w:left w:val="none" w:sz="0" w:space="0" w:color="auto"/>
                <w:bottom w:val="none" w:sz="0" w:space="0" w:color="auto"/>
                <w:right w:val="none" w:sz="0" w:space="0" w:color="auto"/>
              </w:divBdr>
            </w:div>
            <w:div w:id="2088109398">
              <w:marLeft w:val="0"/>
              <w:marRight w:val="0"/>
              <w:marTop w:val="0"/>
              <w:marBottom w:val="0"/>
              <w:divBdr>
                <w:top w:val="none" w:sz="0" w:space="0" w:color="auto"/>
                <w:left w:val="none" w:sz="0" w:space="0" w:color="auto"/>
                <w:bottom w:val="none" w:sz="0" w:space="0" w:color="auto"/>
                <w:right w:val="none" w:sz="0" w:space="0" w:color="auto"/>
              </w:divBdr>
            </w:div>
            <w:div w:id="1227958520">
              <w:marLeft w:val="0"/>
              <w:marRight w:val="0"/>
              <w:marTop w:val="0"/>
              <w:marBottom w:val="0"/>
              <w:divBdr>
                <w:top w:val="none" w:sz="0" w:space="0" w:color="auto"/>
                <w:left w:val="none" w:sz="0" w:space="0" w:color="auto"/>
                <w:bottom w:val="none" w:sz="0" w:space="0" w:color="auto"/>
                <w:right w:val="none" w:sz="0" w:space="0" w:color="auto"/>
              </w:divBdr>
            </w:div>
            <w:div w:id="572930907">
              <w:marLeft w:val="0"/>
              <w:marRight w:val="0"/>
              <w:marTop w:val="0"/>
              <w:marBottom w:val="0"/>
              <w:divBdr>
                <w:top w:val="none" w:sz="0" w:space="0" w:color="auto"/>
                <w:left w:val="none" w:sz="0" w:space="0" w:color="auto"/>
                <w:bottom w:val="none" w:sz="0" w:space="0" w:color="auto"/>
                <w:right w:val="none" w:sz="0" w:space="0" w:color="auto"/>
              </w:divBdr>
            </w:div>
            <w:div w:id="1018972295">
              <w:marLeft w:val="0"/>
              <w:marRight w:val="0"/>
              <w:marTop w:val="0"/>
              <w:marBottom w:val="0"/>
              <w:divBdr>
                <w:top w:val="none" w:sz="0" w:space="0" w:color="auto"/>
                <w:left w:val="none" w:sz="0" w:space="0" w:color="auto"/>
                <w:bottom w:val="none" w:sz="0" w:space="0" w:color="auto"/>
                <w:right w:val="none" w:sz="0" w:space="0" w:color="auto"/>
              </w:divBdr>
            </w:div>
            <w:div w:id="202253476">
              <w:marLeft w:val="0"/>
              <w:marRight w:val="0"/>
              <w:marTop w:val="0"/>
              <w:marBottom w:val="0"/>
              <w:divBdr>
                <w:top w:val="none" w:sz="0" w:space="0" w:color="auto"/>
                <w:left w:val="none" w:sz="0" w:space="0" w:color="auto"/>
                <w:bottom w:val="none" w:sz="0" w:space="0" w:color="auto"/>
                <w:right w:val="none" w:sz="0" w:space="0" w:color="auto"/>
              </w:divBdr>
            </w:div>
            <w:div w:id="1026521508">
              <w:marLeft w:val="0"/>
              <w:marRight w:val="0"/>
              <w:marTop w:val="0"/>
              <w:marBottom w:val="0"/>
              <w:divBdr>
                <w:top w:val="none" w:sz="0" w:space="0" w:color="auto"/>
                <w:left w:val="none" w:sz="0" w:space="0" w:color="auto"/>
                <w:bottom w:val="none" w:sz="0" w:space="0" w:color="auto"/>
                <w:right w:val="none" w:sz="0" w:space="0" w:color="auto"/>
              </w:divBdr>
            </w:div>
            <w:div w:id="831025147">
              <w:marLeft w:val="0"/>
              <w:marRight w:val="0"/>
              <w:marTop w:val="0"/>
              <w:marBottom w:val="0"/>
              <w:divBdr>
                <w:top w:val="none" w:sz="0" w:space="0" w:color="auto"/>
                <w:left w:val="none" w:sz="0" w:space="0" w:color="auto"/>
                <w:bottom w:val="none" w:sz="0" w:space="0" w:color="auto"/>
                <w:right w:val="none" w:sz="0" w:space="0" w:color="auto"/>
              </w:divBdr>
            </w:div>
            <w:div w:id="469904000">
              <w:marLeft w:val="0"/>
              <w:marRight w:val="0"/>
              <w:marTop w:val="0"/>
              <w:marBottom w:val="0"/>
              <w:divBdr>
                <w:top w:val="none" w:sz="0" w:space="0" w:color="auto"/>
                <w:left w:val="none" w:sz="0" w:space="0" w:color="auto"/>
                <w:bottom w:val="none" w:sz="0" w:space="0" w:color="auto"/>
                <w:right w:val="none" w:sz="0" w:space="0" w:color="auto"/>
              </w:divBdr>
            </w:div>
            <w:div w:id="38183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00589">
      <w:bodyDiv w:val="1"/>
      <w:marLeft w:val="0"/>
      <w:marRight w:val="0"/>
      <w:marTop w:val="0"/>
      <w:marBottom w:val="0"/>
      <w:divBdr>
        <w:top w:val="none" w:sz="0" w:space="0" w:color="auto"/>
        <w:left w:val="none" w:sz="0" w:space="0" w:color="auto"/>
        <w:bottom w:val="none" w:sz="0" w:space="0" w:color="auto"/>
        <w:right w:val="none" w:sz="0" w:space="0" w:color="auto"/>
      </w:divBdr>
    </w:div>
    <w:div w:id="1128014922">
      <w:bodyDiv w:val="1"/>
      <w:marLeft w:val="0"/>
      <w:marRight w:val="0"/>
      <w:marTop w:val="0"/>
      <w:marBottom w:val="0"/>
      <w:divBdr>
        <w:top w:val="none" w:sz="0" w:space="0" w:color="auto"/>
        <w:left w:val="none" w:sz="0" w:space="0" w:color="auto"/>
        <w:bottom w:val="none" w:sz="0" w:space="0" w:color="auto"/>
        <w:right w:val="none" w:sz="0" w:space="0" w:color="auto"/>
      </w:divBdr>
    </w:div>
    <w:div w:id="1141536686">
      <w:bodyDiv w:val="1"/>
      <w:marLeft w:val="0"/>
      <w:marRight w:val="0"/>
      <w:marTop w:val="0"/>
      <w:marBottom w:val="0"/>
      <w:divBdr>
        <w:top w:val="none" w:sz="0" w:space="0" w:color="auto"/>
        <w:left w:val="none" w:sz="0" w:space="0" w:color="auto"/>
        <w:bottom w:val="none" w:sz="0" w:space="0" w:color="auto"/>
        <w:right w:val="none" w:sz="0" w:space="0" w:color="auto"/>
      </w:divBdr>
    </w:div>
    <w:div w:id="1153371246">
      <w:bodyDiv w:val="1"/>
      <w:marLeft w:val="0"/>
      <w:marRight w:val="0"/>
      <w:marTop w:val="0"/>
      <w:marBottom w:val="0"/>
      <w:divBdr>
        <w:top w:val="none" w:sz="0" w:space="0" w:color="auto"/>
        <w:left w:val="none" w:sz="0" w:space="0" w:color="auto"/>
        <w:bottom w:val="none" w:sz="0" w:space="0" w:color="auto"/>
        <w:right w:val="none" w:sz="0" w:space="0" w:color="auto"/>
      </w:divBdr>
    </w:div>
    <w:div w:id="1163665190">
      <w:bodyDiv w:val="1"/>
      <w:marLeft w:val="0"/>
      <w:marRight w:val="0"/>
      <w:marTop w:val="0"/>
      <w:marBottom w:val="0"/>
      <w:divBdr>
        <w:top w:val="none" w:sz="0" w:space="0" w:color="auto"/>
        <w:left w:val="none" w:sz="0" w:space="0" w:color="auto"/>
        <w:bottom w:val="none" w:sz="0" w:space="0" w:color="auto"/>
        <w:right w:val="none" w:sz="0" w:space="0" w:color="auto"/>
      </w:divBdr>
    </w:div>
    <w:div w:id="1178156773">
      <w:bodyDiv w:val="1"/>
      <w:marLeft w:val="0"/>
      <w:marRight w:val="0"/>
      <w:marTop w:val="0"/>
      <w:marBottom w:val="0"/>
      <w:divBdr>
        <w:top w:val="none" w:sz="0" w:space="0" w:color="auto"/>
        <w:left w:val="none" w:sz="0" w:space="0" w:color="auto"/>
        <w:bottom w:val="none" w:sz="0" w:space="0" w:color="auto"/>
        <w:right w:val="none" w:sz="0" w:space="0" w:color="auto"/>
      </w:divBdr>
    </w:div>
    <w:div w:id="1180387320">
      <w:bodyDiv w:val="1"/>
      <w:marLeft w:val="0"/>
      <w:marRight w:val="0"/>
      <w:marTop w:val="0"/>
      <w:marBottom w:val="0"/>
      <w:divBdr>
        <w:top w:val="none" w:sz="0" w:space="0" w:color="auto"/>
        <w:left w:val="none" w:sz="0" w:space="0" w:color="auto"/>
        <w:bottom w:val="none" w:sz="0" w:space="0" w:color="auto"/>
        <w:right w:val="none" w:sz="0" w:space="0" w:color="auto"/>
      </w:divBdr>
    </w:div>
    <w:div w:id="1181624852">
      <w:bodyDiv w:val="1"/>
      <w:marLeft w:val="0"/>
      <w:marRight w:val="0"/>
      <w:marTop w:val="0"/>
      <w:marBottom w:val="0"/>
      <w:divBdr>
        <w:top w:val="none" w:sz="0" w:space="0" w:color="auto"/>
        <w:left w:val="none" w:sz="0" w:space="0" w:color="auto"/>
        <w:bottom w:val="none" w:sz="0" w:space="0" w:color="auto"/>
        <w:right w:val="none" w:sz="0" w:space="0" w:color="auto"/>
      </w:divBdr>
    </w:div>
    <w:div w:id="1188255629">
      <w:bodyDiv w:val="1"/>
      <w:marLeft w:val="0"/>
      <w:marRight w:val="0"/>
      <w:marTop w:val="0"/>
      <w:marBottom w:val="0"/>
      <w:divBdr>
        <w:top w:val="none" w:sz="0" w:space="0" w:color="auto"/>
        <w:left w:val="none" w:sz="0" w:space="0" w:color="auto"/>
        <w:bottom w:val="none" w:sz="0" w:space="0" w:color="auto"/>
        <w:right w:val="none" w:sz="0" w:space="0" w:color="auto"/>
      </w:divBdr>
    </w:div>
    <w:div w:id="1207181911">
      <w:bodyDiv w:val="1"/>
      <w:marLeft w:val="0"/>
      <w:marRight w:val="0"/>
      <w:marTop w:val="0"/>
      <w:marBottom w:val="0"/>
      <w:divBdr>
        <w:top w:val="none" w:sz="0" w:space="0" w:color="auto"/>
        <w:left w:val="none" w:sz="0" w:space="0" w:color="auto"/>
        <w:bottom w:val="none" w:sz="0" w:space="0" w:color="auto"/>
        <w:right w:val="none" w:sz="0" w:space="0" w:color="auto"/>
      </w:divBdr>
    </w:div>
    <w:div w:id="1234119527">
      <w:bodyDiv w:val="1"/>
      <w:marLeft w:val="0"/>
      <w:marRight w:val="0"/>
      <w:marTop w:val="0"/>
      <w:marBottom w:val="0"/>
      <w:divBdr>
        <w:top w:val="none" w:sz="0" w:space="0" w:color="auto"/>
        <w:left w:val="none" w:sz="0" w:space="0" w:color="auto"/>
        <w:bottom w:val="none" w:sz="0" w:space="0" w:color="auto"/>
        <w:right w:val="none" w:sz="0" w:space="0" w:color="auto"/>
      </w:divBdr>
    </w:div>
    <w:div w:id="1248154049">
      <w:bodyDiv w:val="1"/>
      <w:marLeft w:val="0"/>
      <w:marRight w:val="0"/>
      <w:marTop w:val="0"/>
      <w:marBottom w:val="0"/>
      <w:divBdr>
        <w:top w:val="none" w:sz="0" w:space="0" w:color="auto"/>
        <w:left w:val="none" w:sz="0" w:space="0" w:color="auto"/>
        <w:bottom w:val="none" w:sz="0" w:space="0" w:color="auto"/>
        <w:right w:val="none" w:sz="0" w:space="0" w:color="auto"/>
      </w:divBdr>
    </w:div>
    <w:div w:id="1288926542">
      <w:bodyDiv w:val="1"/>
      <w:marLeft w:val="0"/>
      <w:marRight w:val="0"/>
      <w:marTop w:val="0"/>
      <w:marBottom w:val="0"/>
      <w:divBdr>
        <w:top w:val="none" w:sz="0" w:space="0" w:color="auto"/>
        <w:left w:val="none" w:sz="0" w:space="0" w:color="auto"/>
        <w:bottom w:val="none" w:sz="0" w:space="0" w:color="auto"/>
        <w:right w:val="none" w:sz="0" w:space="0" w:color="auto"/>
      </w:divBdr>
    </w:div>
    <w:div w:id="1292714128">
      <w:bodyDiv w:val="1"/>
      <w:marLeft w:val="0"/>
      <w:marRight w:val="0"/>
      <w:marTop w:val="0"/>
      <w:marBottom w:val="0"/>
      <w:divBdr>
        <w:top w:val="none" w:sz="0" w:space="0" w:color="auto"/>
        <w:left w:val="none" w:sz="0" w:space="0" w:color="auto"/>
        <w:bottom w:val="none" w:sz="0" w:space="0" w:color="auto"/>
        <w:right w:val="none" w:sz="0" w:space="0" w:color="auto"/>
      </w:divBdr>
      <w:divsChild>
        <w:div w:id="1638951986">
          <w:marLeft w:val="0"/>
          <w:marRight w:val="0"/>
          <w:marTop w:val="0"/>
          <w:marBottom w:val="0"/>
          <w:divBdr>
            <w:top w:val="none" w:sz="0" w:space="0" w:color="auto"/>
            <w:left w:val="none" w:sz="0" w:space="0" w:color="auto"/>
            <w:bottom w:val="none" w:sz="0" w:space="0" w:color="auto"/>
            <w:right w:val="none" w:sz="0" w:space="0" w:color="auto"/>
          </w:divBdr>
          <w:divsChild>
            <w:div w:id="11341430">
              <w:marLeft w:val="0"/>
              <w:marRight w:val="0"/>
              <w:marTop w:val="0"/>
              <w:marBottom w:val="0"/>
              <w:divBdr>
                <w:top w:val="none" w:sz="0" w:space="0" w:color="auto"/>
                <w:left w:val="none" w:sz="0" w:space="0" w:color="auto"/>
                <w:bottom w:val="none" w:sz="0" w:space="0" w:color="auto"/>
                <w:right w:val="none" w:sz="0" w:space="0" w:color="auto"/>
              </w:divBdr>
            </w:div>
          </w:divsChild>
        </w:div>
        <w:div w:id="1795707535">
          <w:marLeft w:val="0"/>
          <w:marRight w:val="0"/>
          <w:marTop w:val="0"/>
          <w:marBottom w:val="0"/>
          <w:divBdr>
            <w:top w:val="none" w:sz="0" w:space="0" w:color="auto"/>
            <w:left w:val="none" w:sz="0" w:space="0" w:color="auto"/>
            <w:bottom w:val="none" w:sz="0" w:space="0" w:color="auto"/>
            <w:right w:val="none" w:sz="0" w:space="0" w:color="auto"/>
          </w:divBdr>
          <w:divsChild>
            <w:div w:id="178877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349751">
      <w:bodyDiv w:val="1"/>
      <w:marLeft w:val="0"/>
      <w:marRight w:val="0"/>
      <w:marTop w:val="0"/>
      <w:marBottom w:val="0"/>
      <w:divBdr>
        <w:top w:val="none" w:sz="0" w:space="0" w:color="auto"/>
        <w:left w:val="none" w:sz="0" w:space="0" w:color="auto"/>
        <w:bottom w:val="none" w:sz="0" w:space="0" w:color="auto"/>
        <w:right w:val="none" w:sz="0" w:space="0" w:color="auto"/>
      </w:divBdr>
    </w:div>
    <w:div w:id="1309895866">
      <w:bodyDiv w:val="1"/>
      <w:marLeft w:val="0"/>
      <w:marRight w:val="0"/>
      <w:marTop w:val="0"/>
      <w:marBottom w:val="0"/>
      <w:divBdr>
        <w:top w:val="none" w:sz="0" w:space="0" w:color="auto"/>
        <w:left w:val="none" w:sz="0" w:space="0" w:color="auto"/>
        <w:bottom w:val="none" w:sz="0" w:space="0" w:color="auto"/>
        <w:right w:val="none" w:sz="0" w:space="0" w:color="auto"/>
      </w:divBdr>
    </w:div>
    <w:div w:id="1310599985">
      <w:bodyDiv w:val="1"/>
      <w:marLeft w:val="0"/>
      <w:marRight w:val="0"/>
      <w:marTop w:val="0"/>
      <w:marBottom w:val="0"/>
      <w:divBdr>
        <w:top w:val="none" w:sz="0" w:space="0" w:color="auto"/>
        <w:left w:val="none" w:sz="0" w:space="0" w:color="auto"/>
        <w:bottom w:val="none" w:sz="0" w:space="0" w:color="auto"/>
        <w:right w:val="none" w:sz="0" w:space="0" w:color="auto"/>
      </w:divBdr>
    </w:div>
    <w:div w:id="1322539597">
      <w:bodyDiv w:val="1"/>
      <w:marLeft w:val="0"/>
      <w:marRight w:val="0"/>
      <w:marTop w:val="0"/>
      <w:marBottom w:val="0"/>
      <w:divBdr>
        <w:top w:val="none" w:sz="0" w:space="0" w:color="auto"/>
        <w:left w:val="none" w:sz="0" w:space="0" w:color="auto"/>
        <w:bottom w:val="none" w:sz="0" w:space="0" w:color="auto"/>
        <w:right w:val="none" w:sz="0" w:space="0" w:color="auto"/>
      </w:divBdr>
      <w:divsChild>
        <w:div w:id="701973914">
          <w:marLeft w:val="0"/>
          <w:marRight w:val="0"/>
          <w:marTop w:val="0"/>
          <w:marBottom w:val="0"/>
          <w:divBdr>
            <w:top w:val="none" w:sz="0" w:space="0" w:color="auto"/>
            <w:left w:val="none" w:sz="0" w:space="0" w:color="auto"/>
            <w:bottom w:val="none" w:sz="0" w:space="0" w:color="auto"/>
            <w:right w:val="none" w:sz="0" w:space="0" w:color="auto"/>
          </w:divBdr>
        </w:div>
        <w:div w:id="1637876874">
          <w:marLeft w:val="0"/>
          <w:marRight w:val="30"/>
          <w:marTop w:val="0"/>
          <w:marBottom w:val="0"/>
          <w:divBdr>
            <w:top w:val="none" w:sz="0" w:space="0" w:color="auto"/>
            <w:left w:val="none" w:sz="0" w:space="0" w:color="auto"/>
            <w:bottom w:val="none" w:sz="0" w:space="0" w:color="auto"/>
            <w:right w:val="none" w:sz="0" w:space="0" w:color="auto"/>
          </w:divBdr>
        </w:div>
      </w:divsChild>
    </w:div>
    <w:div w:id="1325939304">
      <w:bodyDiv w:val="1"/>
      <w:marLeft w:val="0"/>
      <w:marRight w:val="0"/>
      <w:marTop w:val="0"/>
      <w:marBottom w:val="0"/>
      <w:divBdr>
        <w:top w:val="none" w:sz="0" w:space="0" w:color="auto"/>
        <w:left w:val="none" w:sz="0" w:space="0" w:color="auto"/>
        <w:bottom w:val="none" w:sz="0" w:space="0" w:color="auto"/>
        <w:right w:val="none" w:sz="0" w:space="0" w:color="auto"/>
      </w:divBdr>
    </w:div>
    <w:div w:id="1364552647">
      <w:bodyDiv w:val="1"/>
      <w:marLeft w:val="0"/>
      <w:marRight w:val="0"/>
      <w:marTop w:val="0"/>
      <w:marBottom w:val="0"/>
      <w:divBdr>
        <w:top w:val="none" w:sz="0" w:space="0" w:color="auto"/>
        <w:left w:val="none" w:sz="0" w:space="0" w:color="auto"/>
        <w:bottom w:val="none" w:sz="0" w:space="0" w:color="auto"/>
        <w:right w:val="none" w:sz="0" w:space="0" w:color="auto"/>
      </w:divBdr>
    </w:div>
    <w:div w:id="1384409048">
      <w:bodyDiv w:val="1"/>
      <w:marLeft w:val="0"/>
      <w:marRight w:val="0"/>
      <w:marTop w:val="0"/>
      <w:marBottom w:val="0"/>
      <w:divBdr>
        <w:top w:val="none" w:sz="0" w:space="0" w:color="auto"/>
        <w:left w:val="none" w:sz="0" w:space="0" w:color="auto"/>
        <w:bottom w:val="none" w:sz="0" w:space="0" w:color="auto"/>
        <w:right w:val="none" w:sz="0" w:space="0" w:color="auto"/>
      </w:divBdr>
    </w:div>
    <w:div w:id="1411384727">
      <w:bodyDiv w:val="1"/>
      <w:marLeft w:val="0"/>
      <w:marRight w:val="0"/>
      <w:marTop w:val="0"/>
      <w:marBottom w:val="0"/>
      <w:divBdr>
        <w:top w:val="none" w:sz="0" w:space="0" w:color="auto"/>
        <w:left w:val="none" w:sz="0" w:space="0" w:color="auto"/>
        <w:bottom w:val="none" w:sz="0" w:space="0" w:color="auto"/>
        <w:right w:val="none" w:sz="0" w:space="0" w:color="auto"/>
      </w:divBdr>
    </w:div>
    <w:div w:id="1428624305">
      <w:bodyDiv w:val="1"/>
      <w:marLeft w:val="0"/>
      <w:marRight w:val="0"/>
      <w:marTop w:val="0"/>
      <w:marBottom w:val="0"/>
      <w:divBdr>
        <w:top w:val="none" w:sz="0" w:space="0" w:color="auto"/>
        <w:left w:val="none" w:sz="0" w:space="0" w:color="auto"/>
        <w:bottom w:val="none" w:sz="0" w:space="0" w:color="auto"/>
        <w:right w:val="none" w:sz="0" w:space="0" w:color="auto"/>
      </w:divBdr>
    </w:div>
    <w:div w:id="1442413778">
      <w:bodyDiv w:val="1"/>
      <w:marLeft w:val="0"/>
      <w:marRight w:val="0"/>
      <w:marTop w:val="0"/>
      <w:marBottom w:val="0"/>
      <w:divBdr>
        <w:top w:val="none" w:sz="0" w:space="0" w:color="auto"/>
        <w:left w:val="none" w:sz="0" w:space="0" w:color="auto"/>
        <w:bottom w:val="none" w:sz="0" w:space="0" w:color="auto"/>
        <w:right w:val="none" w:sz="0" w:space="0" w:color="auto"/>
      </w:divBdr>
    </w:div>
    <w:div w:id="1443841693">
      <w:bodyDiv w:val="1"/>
      <w:marLeft w:val="0"/>
      <w:marRight w:val="0"/>
      <w:marTop w:val="0"/>
      <w:marBottom w:val="0"/>
      <w:divBdr>
        <w:top w:val="none" w:sz="0" w:space="0" w:color="auto"/>
        <w:left w:val="none" w:sz="0" w:space="0" w:color="auto"/>
        <w:bottom w:val="none" w:sz="0" w:space="0" w:color="auto"/>
        <w:right w:val="none" w:sz="0" w:space="0" w:color="auto"/>
      </w:divBdr>
    </w:div>
    <w:div w:id="1449542569">
      <w:bodyDiv w:val="1"/>
      <w:marLeft w:val="0"/>
      <w:marRight w:val="0"/>
      <w:marTop w:val="0"/>
      <w:marBottom w:val="0"/>
      <w:divBdr>
        <w:top w:val="none" w:sz="0" w:space="0" w:color="auto"/>
        <w:left w:val="none" w:sz="0" w:space="0" w:color="auto"/>
        <w:bottom w:val="none" w:sz="0" w:space="0" w:color="auto"/>
        <w:right w:val="none" w:sz="0" w:space="0" w:color="auto"/>
      </w:divBdr>
    </w:div>
    <w:div w:id="1460034371">
      <w:bodyDiv w:val="1"/>
      <w:marLeft w:val="0"/>
      <w:marRight w:val="0"/>
      <w:marTop w:val="0"/>
      <w:marBottom w:val="0"/>
      <w:divBdr>
        <w:top w:val="none" w:sz="0" w:space="0" w:color="auto"/>
        <w:left w:val="none" w:sz="0" w:space="0" w:color="auto"/>
        <w:bottom w:val="none" w:sz="0" w:space="0" w:color="auto"/>
        <w:right w:val="none" w:sz="0" w:space="0" w:color="auto"/>
      </w:divBdr>
    </w:div>
    <w:div w:id="1489175535">
      <w:bodyDiv w:val="1"/>
      <w:marLeft w:val="0"/>
      <w:marRight w:val="0"/>
      <w:marTop w:val="0"/>
      <w:marBottom w:val="0"/>
      <w:divBdr>
        <w:top w:val="none" w:sz="0" w:space="0" w:color="auto"/>
        <w:left w:val="none" w:sz="0" w:space="0" w:color="auto"/>
        <w:bottom w:val="none" w:sz="0" w:space="0" w:color="auto"/>
        <w:right w:val="none" w:sz="0" w:space="0" w:color="auto"/>
      </w:divBdr>
    </w:div>
    <w:div w:id="1494836193">
      <w:bodyDiv w:val="1"/>
      <w:marLeft w:val="0"/>
      <w:marRight w:val="0"/>
      <w:marTop w:val="0"/>
      <w:marBottom w:val="0"/>
      <w:divBdr>
        <w:top w:val="none" w:sz="0" w:space="0" w:color="auto"/>
        <w:left w:val="none" w:sz="0" w:space="0" w:color="auto"/>
        <w:bottom w:val="none" w:sz="0" w:space="0" w:color="auto"/>
        <w:right w:val="none" w:sz="0" w:space="0" w:color="auto"/>
      </w:divBdr>
    </w:div>
    <w:div w:id="1498421207">
      <w:bodyDiv w:val="1"/>
      <w:marLeft w:val="0"/>
      <w:marRight w:val="0"/>
      <w:marTop w:val="0"/>
      <w:marBottom w:val="0"/>
      <w:divBdr>
        <w:top w:val="none" w:sz="0" w:space="0" w:color="auto"/>
        <w:left w:val="none" w:sz="0" w:space="0" w:color="auto"/>
        <w:bottom w:val="none" w:sz="0" w:space="0" w:color="auto"/>
        <w:right w:val="none" w:sz="0" w:space="0" w:color="auto"/>
      </w:divBdr>
      <w:divsChild>
        <w:div w:id="411318900">
          <w:marLeft w:val="0"/>
          <w:marRight w:val="0"/>
          <w:marTop w:val="0"/>
          <w:marBottom w:val="0"/>
          <w:divBdr>
            <w:top w:val="none" w:sz="0" w:space="0" w:color="auto"/>
            <w:left w:val="none" w:sz="0" w:space="0" w:color="auto"/>
            <w:bottom w:val="none" w:sz="0" w:space="0" w:color="auto"/>
            <w:right w:val="none" w:sz="0" w:space="0" w:color="auto"/>
          </w:divBdr>
          <w:divsChild>
            <w:div w:id="1050742">
              <w:marLeft w:val="0"/>
              <w:marRight w:val="0"/>
              <w:marTop w:val="0"/>
              <w:marBottom w:val="0"/>
              <w:divBdr>
                <w:top w:val="none" w:sz="0" w:space="0" w:color="auto"/>
                <w:left w:val="none" w:sz="0" w:space="0" w:color="auto"/>
                <w:bottom w:val="none" w:sz="0" w:space="0" w:color="auto"/>
                <w:right w:val="none" w:sz="0" w:space="0" w:color="auto"/>
              </w:divBdr>
            </w:div>
          </w:divsChild>
        </w:div>
        <w:div w:id="703598038">
          <w:marLeft w:val="0"/>
          <w:marRight w:val="0"/>
          <w:marTop w:val="0"/>
          <w:marBottom w:val="0"/>
          <w:divBdr>
            <w:top w:val="none" w:sz="0" w:space="0" w:color="auto"/>
            <w:left w:val="none" w:sz="0" w:space="0" w:color="auto"/>
            <w:bottom w:val="none" w:sz="0" w:space="0" w:color="auto"/>
            <w:right w:val="none" w:sz="0" w:space="0" w:color="auto"/>
          </w:divBdr>
          <w:divsChild>
            <w:div w:id="289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25409">
      <w:bodyDiv w:val="1"/>
      <w:marLeft w:val="0"/>
      <w:marRight w:val="0"/>
      <w:marTop w:val="0"/>
      <w:marBottom w:val="0"/>
      <w:divBdr>
        <w:top w:val="none" w:sz="0" w:space="0" w:color="auto"/>
        <w:left w:val="none" w:sz="0" w:space="0" w:color="auto"/>
        <w:bottom w:val="none" w:sz="0" w:space="0" w:color="auto"/>
        <w:right w:val="none" w:sz="0" w:space="0" w:color="auto"/>
      </w:divBdr>
    </w:div>
    <w:div w:id="1514222360">
      <w:bodyDiv w:val="1"/>
      <w:marLeft w:val="0"/>
      <w:marRight w:val="0"/>
      <w:marTop w:val="0"/>
      <w:marBottom w:val="0"/>
      <w:divBdr>
        <w:top w:val="none" w:sz="0" w:space="0" w:color="auto"/>
        <w:left w:val="none" w:sz="0" w:space="0" w:color="auto"/>
        <w:bottom w:val="none" w:sz="0" w:space="0" w:color="auto"/>
        <w:right w:val="none" w:sz="0" w:space="0" w:color="auto"/>
      </w:divBdr>
    </w:div>
    <w:div w:id="1515848068">
      <w:bodyDiv w:val="1"/>
      <w:marLeft w:val="0"/>
      <w:marRight w:val="0"/>
      <w:marTop w:val="0"/>
      <w:marBottom w:val="0"/>
      <w:divBdr>
        <w:top w:val="none" w:sz="0" w:space="0" w:color="auto"/>
        <w:left w:val="none" w:sz="0" w:space="0" w:color="auto"/>
        <w:bottom w:val="none" w:sz="0" w:space="0" w:color="auto"/>
        <w:right w:val="none" w:sz="0" w:space="0" w:color="auto"/>
      </w:divBdr>
    </w:div>
    <w:div w:id="1515875711">
      <w:bodyDiv w:val="1"/>
      <w:marLeft w:val="0"/>
      <w:marRight w:val="0"/>
      <w:marTop w:val="0"/>
      <w:marBottom w:val="0"/>
      <w:divBdr>
        <w:top w:val="none" w:sz="0" w:space="0" w:color="auto"/>
        <w:left w:val="none" w:sz="0" w:space="0" w:color="auto"/>
        <w:bottom w:val="none" w:sz="0" w:space="0" w:color="auto"/>
        <w:right w:val="none" w:sz="0" w:space="0" w:color="auto"/>
      </w:divBdr>
    </w:div>
    <w:div w:id="1528837873">
      <w:bodyDiv w:val="1"/>
      <w:marLeft w:val="0"/>
      <w:marRight w:val="0"/>
      <w:marTop w:val="0"/>
      <w:marBottom w:val="0"/>
      <w:divBdr>
        <w:top w:val="none" w:sz="0" w:space="0" w:color="auto"/>
        <w:left w:val="none" w:sz="0" w:space="0" w:color="auto"/>
        <w:bottom w:val="none" w:sz="0" w:space="0" w:color="auto"/>
        <w:right w:val="none" w:sz="0" w:space="0" w:color="auto"/>
      </w:divBdr>
    </w:div>
    <w:div w:id="1544051082">
      <w:bodyDiv w:val="1"/>
      <w:marLeft w:val="0"/>
      <w:marRight w:val="0"/>
      <w:marTop w:val="0"/>
      <w:marBottom w:val="0"/>
      <w:divBdr>
        <w:top w:val="none" w:sz="0" w:space="0" w:color="auto"/>
        <w:left w:val="none" w:sz="0" w:space="0" w:color="auto"/>
        <w:bottom w:val="none" w:sz="0" w:space="0" w:color="auto"/>
        <w:right w:val="none" w:sz="0" w:space="0" w:color="auto"/>
      </w:divBdr>
    </w:div>
    <w:div w:id="1544823690">
      <w:bodyDiv w:val="1"/>
      <w:marLeft w:val="0"/>
      <w:marRight w:val="0"/>
      <w:marTop w:val="0"/>
      <w:marBottom w:val="0"/>
      <w:divBdr>
        <w:top w:val="none" w:sz="0" w:space="0" w:color="auto"/>
        <w:left w:val="none" w:sz="0" w:space="0" w:color="auto"/>
        <w:bottom w:val="none" w:sz="0" w:space="0" w:color="auto"/>
        <w:right w:val="none" w:sz="0" w:space="0" w:color="auto"/>
      </w:divBdr>
      <w:divsChild>
        <w:div w:id="524290127">
          <w:marLeft w:val="0"/>
          <w:marRight w:val="0"/>
          <w:marTop w:val="0"/>
          <w:marBottom w:val="0"/>
          <w:divBdr>
            <w:top w:val="none" w:sz="0" w:space="0" w:color="auto"/>
            <w:left w:val="none" w:sz="0" w:space="0" w:color="auto"/>
            <w:bottom w:val="none" w:sz="0" w:space="0" w:color="auto"/>
            <w:right w:val="none" w:sz="0" w:space="0" w:color="auto"/>
          </w:divBdr>
        </w:div>
        <w:div w:id="1453399400">
          <w:marLeft w:val="0"/>
          <w:marRight w:val="0"/>
          <w:marTop w:val="0"/>
          <w:marBottom w:val="0"/>
          <w:divBdr>
            <w:top w:val="none" w:sz="0" w:space="0" w:color="auto"/>
            <w:left w:val="none" w:sz="0" w:space="0" w:color="auto"/>
            <w:bottom w:val="none" w:sz="0" w:space="0" w:color="auto"/>
            <w:right w:val="none" w:sz="0" w:space="0" w:color="auto"/>
          </w:divBdr>
        </w:div>
        <w:div w:id="1014919245">
          <w:marLeft w:val="0"/>
          <w:marRight w:val="0"/>
          <w:marTop w:val="0"/>
          <w:marBottom w:val="0"/>
          <w:divBdr>
            <w:top w:val="none" w:sz="0" w:space="0" w:color="auto"/>
            <w:left w:val="none" w:sz="0" w:space="0" w:color="auto"/>
            <w:bottom w:val="none" w:sz="0" w:space="0" w:color="auto"/>
            <w:right w:val="none" w:sz="0" w:space="0" w:color="auto"/>
          </w:divBdr>
        </w:div>
      </w:divsChild>
    </w:div>
    <w:div w:id="1549534404">
      <w:bodyDiv w:val="1"/>
      <w:marLeft w:val="0"/>
      <w:marRight w:val="0"/>
      <w:marTop w:val="0"/>
      <w:marBottom w:val="0"/>
      <w:divBdr>
        <w:top w:val="none" w:sz="0" w:space="0" w:color="auto"/>
        <w:left w:val="none" w:sz="0" w:space="0" w:color="auto"/>
        <w:bottom w:val="none" w:sz="0" w:space="0" w:color="auto"/>
        <w:right w:val="none" w:sz="0" w:space="0" w:color="auto"/>
      </w:divBdr>
    </w:div>
    <w:div w:id="1563447923">
      <w:bodyDiv w:val="1"/>
      <w:marLeft w:val="0"/>
      <w:marRight w:val="0"/>
      <w:marTop w:val="0"/>
      <w:marBottom w:val="0"/>
      <w:divBdr>
        <w:top w:val="none" w:sz="0" w:space="0" w:color="auto"/>
        <w:left w:val="none" w:sz="0" w:space="0" w:color="auto"/>
        <w:bottom w:val="none" w:sz="0" w:space="0" w:color="auto"/>
        <w:right w:val="none" w:sz="0" w:space="0" w:color="auto"/>
      </w:divBdr>
    </w:div>
    <w:div w:id="1571232151">
      <w:bodyDiv w:val="1"/>
      <w:marLeft w:val="0"/>
      <w:marRight w:val="0"/>
      <w:marTop w:val="0"/>
      <w:marBottom w:val="0"/>
      <w:divBdr>
        <w:top w:val="none" w:sz="0" w:space="0" w:color="auto"/>
        <w:left w:val="none" w:sz="0" w:space="0" w:color="auto"/>
        <w:bottom w:val="none" w:sz="0" w:space="0" w:color="auto"/>
        <w:right w:val="none" w:sz="0" w:space="0" w:color="auto"/>
      </w:divBdr>
    </w:div>
    <w:div w:id="1596161175">
      <w:bodyDiv w:val="1"/>
      <w:marLeft w:val="0"/>
      <w:marRight w:val="0"/>
      <w:marTop w:val="0"/>
      <w:marBottom w:val="0"/>
      <w:divBdr>
        <w:top w:val="none" w:sz="0" w:space="0" w:color="auto"/>
        <w:left w:val="none" w:sz="0" w:space="0" w:color="auto"/>
        <w:bottom w:val="none" w:sz="0" w:space="0" w:color="auto"/>
        <w:right w:val="none" w:sz="0" w:space="0" w:color="auto"/>
      </w:divBdr>
    </w:div>
    <w:div w:id="1605072893">
      <w:bodyDiv w:val="1"/>
      <w:marLeft w:val="0"/>
      <w:marRight w:val="0"/>
      <w:marTop w:val="0"/>
      <w:marBottom w:val="0"/>
      <w:divBdr>
        <w:top w:val="none" w:sz="0" w:space="0" w:color="auto"/>
        <w:left w:val="none" w:sz="0" w:space="0" w:color="auto"/>
        <w:bottom w:val="none" w:sz="0" w:space="0" w:color="auto"/>
        <w:right w:val="none" w:sz="0" w:space="0" w:color="auto"/>
      </w:divBdr>
    </w:div>
    <w:div w:id="1609049132">
      <w:bodyDiv w:val="1"/>
      <w:marLeft w:val="0"/>
      <w:marRight w:val="0"/>
      <w:marTop w:val="0"/>
      <w:marBottom w:val="0"/>
      <w:divBdr>
        <w:top w:val="none" w:sz="0" w:space="0" w:color="auto"/>
        <w:left w:val="none" w:sz="0" w:space="0" w:color="auto"/>
        <w:bottom w:val="none" w:sz="0" w:space="0" w:color="auto"/>
        <w:right w:val="none" w:sz="0" w:space="0" w:color="auto"/>
      </w:divBdr>
    </w:div>
    <w:div w:id="1621644736">
      <w:bodyDiv w:val="1"/>
      <w:marLeft w:val="0"/>
      <w:marRight w:val="0"/>
      <w:marTop w:val="0"/>
      <w:marBottom w:val="0"/>
      <w:divBdr>
        <w:top w:val="none" w:sz="0" w:space="0" w:color="auto"/>
        <w:left w:val="none" w:sz="0" w:space="0" w:color="auto"/>
        <w:bottom w:val="none" w:sz="0" w:space="0" w:color="auto"/>
        <w:right w:val="none" w:sz="0" w:space="0" w:color="auto"/>
      </w:divBdr>
    </w:div>
    <w:div w:id="1637221258">
      <w:bodyDiv w:val="1"/>
      <w:marLeft w:val="0"/>
      <w:marRight w:val="0"/>
      <w:marTop w:val="0"/>
      <w:marBottom w:val="0"/>
      <w:divBdr>
        <w:top w:val="none" w:sz="0" w:space="0" w:color="auto"/>
        <w:left w:val="none" w:sz="0" w:space="0" w:color="auto"/>
        <w:bottom w:val="none" w:sz="0" w:space="0" w:color="auto"/>
        <w:right w:val="none" w:sz="0" w:space="0" w:color="auto"/>
      </w:divBdr>
    </w:div>
    <w:div w:id="1648048372">
      <w:bodyDiv w:val="1"/>
      <w:marLeft w:val="0"/>
      <w:marRight w:val="0"/>
      <w:marTop w:val="0"/>
      <w:marBottom w:val="0"/>
      <w:divBdr>
        <w:top w:val="none" w:sz="0" w:space="0" w:color="auto"/>
        <w:left w:val="none" w:sz="0" w:space="0" w:color="auto"/>
        <w:bottom w:val="none" w:sz="0" w:space="0" w:color="auto"/>
        <w:right w:val="none" w:sz="0" w:space="0" w:color="auto"/>
      </w:divBdr>
    </w:div>
    <w:div w:id="1662390687">
      <w:bodyDiv w:val="1"/>
      <w:marLeft w:val="0"/>
      <w:marRight w:val="0"/>
      <w:marTop w:val="0"/>
      <w:marBottom w:val="0"/>
      <w:divBdr>
        <w:top w:val="none" w:sz="0" w:space="0" w:color="auto"/>
        <w:left w:val="none" w:sz="0" w:space="0" w:color="auto"/>
        <w:bottom w:val="none" w:sz="0" w:space="0" w:color="auto"/>
        <w:right w:val="none" w:sz="0" w:space="0" w:color="auto"/>
      </w:divBdr>
    </w:div>
    <w:div w:id="1664620423">
      <w:bodyDiv w:val="1"/>
      <w:marLeft w:val="0"/>
      <w:marRight w:val="0"/>
      <w:marTop w:val="0"/>
      <w:marBottom w:val="0"/>
      <w:divBdr>
        <w:top w:val="none" w:sz="0" w:space="0" w:color="auto"/>
        <w:left w:val="none" w:sz="0" w:space="0" w:color="auto"/>
        <w:bottom w:val="none" w:sz="0" w:space="0" w:color="auto"/>
        <w:right w:val="none" w:sz="0" w:space="0" w:color="auto"/>
      </w:divBdr>
    </w:div>
    <w:div w:id="1664813611">
      <w:bodyDiv w:val="1"/>
      <w:marLeft w:val="0"/>
      <w:marRight w:val="0"/>
      <w:marTop w:val="0"/>
      <w:marBottom w:val="0"/>
      <w:divBdr>
        <w:top w:val="none" w:sz="0" w:space="0" w:color="auto"/>
        <w:left w:val="none" w:sz="0" w:space="0" w:color="auto"/>
        <w:bottom w:val="none" w:sz="0" w:space="0" w:color="auto"/>
        <w:right w:val="none" w:sz="0" w:space="0" w:color="auto"/>
      </w:divBdr>
    </w:div>
    <w:div w:id="1690519285">
      <w:bodyDiv w:val="1"/>
      <w:marLeft w:val="0"/>
      <w:marRight w:val="0"/>
      <w:marTop w:val="0"/>
      <w:marBottom w:val="0"/>
      <w:divBdr>
        <w:top w:val="none" w:sz="0" w:space="0" w:color="auto"/>
        <w:left w:val="none" w:sz="0" w:space="0" w:color="auto"/>
        <w:bottom w:val="none" w:sz="0" w:space="0" w:color="auto"/>
        <w:right w:val="none" w:sz="0" w:space="0" w:color="auto"/>
      </w:divBdr>
    </w:div>
    <w:div w:id="1690794775">
      <w:bodyDiv w:val="1"/>
      <w:marLeft w:val="0"/>
      <w:marRight w:val="0"/>
      <w:marTop w:val="0"/>
      <w:marBottom w:val="0"/>
      <w:divBdr>
        <w:top w:val="none" w:sz="0" w:space="0" w:color="auto"/>
        <w:left w:val="none" w:sz="0" w:space="0" w:color="auto"/>
        <w:bottom w:val="none" w:sz="0" w:space="0" w:color="auto"/>
        <w:right w:val="none" w:sz="0" w:space="0" w:color="auto"/>
      </w:divBdr>
      <w:divsChild>
        <w:div w:id="209921733">
          <w:marLeft w:val="0"/>
          <w:marRight w:val="30"/>
          <w:marTop w:val="0"/>
          <w:marBottom w:val="0"/>
          <w:divBdr>
            <w:top w:val="none" w:sz="0" w:space="0" w:color="auto"/>
            <w:left w:val="none" w:sz="0" w:space="0" w:color="auto"/>
            <w:bottom w:val="none" w:sz="0" w:space="0" w:color="auto"/>
            <w:right w:val="none" w:sz="0" w:space="0" w:color="auto"/>
          </w:divBdr>
        </w:div>
        <w:div w:id="507256714">
          <w:marLeft w:val="0"/>
          <w:marRight w:val="0"/>
          <w:marTop w:val="0"/>
          <w:marBottom w:val="0"/>
          <w:divBdr>
            <w:top w:val="none" w:sz="0" w:space="0" w:color="auto"/>
            <w:left w:val="none" w:sz="0" w:space="0" w:color="auto"/>
            <w:bottom w:val="none" w:sz="0" w:space="0" w:color="auto"/>
            <w:right w:val="none" w:sz="0" w:space="0" w:color="auto"/>
          </w:divBdr>
        </w:div>
      </w:divsChild>
    </w:div>
    <w:div w:id="1694528574">
      <w:bodyDiv w:val="1"/>
      <w:marLeft w:val="0"/>
      <w:marRight w:val="0"/>
      <w:marTop w:val="0"/>
      <w:marBottom w:val="0"/>
      <w:divBdr>
        <w:top w:val="none" w:sz="0" w:space="0" w:color="auto"/>
        <w:left w:val="none" w:sz="0" w:space="0" w:color="auto"/>
        <w:bottom w:val="none" w:sz="0" w:space="0" w:color="auto"/>
        <w:right w:val="none" w:sz="0" w:space="0" w:color="auto"/>
      </w:divBdr>
    </w:div>
    <w:div w:id="1695421283">
      <w:bodyDiv w:val="1"/>
      <w:marLeft w:val="0"/>
      <w:marRight w:val="0"/>
      <w:marTop w:val="0"/>
      <w:marBottom w:val="0"/>
      <w:divBdr>
        <w:top w:val="none" w:sz="0" w:space="0" w:color="auto"/>
        <w:left w:val="none" w:sz="0" w:space="0" w:color="auto"/>
        <w:bottom w:val="none" w:sz="0" w:space="0" w:color="auto"/>
        <w:right w:val="none" w:sz="0" w:space="0" w:color="auto"/>
      </w:divBdr>
      <w:divsChild>
        <w:div w:id="860508719">
          <w:marLeft w:val="0"/>
          <w:marRight w:val="0"/>
          <w:marTop w:val="0"/>
          <w:marBottom w:val="0"/>
          <w:divBdr>
            <w:top w:val="none" w:sz="0" w:space="0" w:color="auto"/>
            <w:left w:val="none" w:sz="0" w:space="0" w:color="auto"/>
            <w:bottom w:val="none" w:sz="0" w:space="0" w:color="auto"/>
            <w:right w:val="none" w:sz="0" w:space="0" w:color="auto"/>
          </w:divBdr>
        </w:div>
        <w:div w:id="1304774944">
          <w:marLeft w:val="0"/>
          <w:marRight w:val="0"/>
          <w:marTop w:val="0"/>
          <w:marBottom w:val="0"/>
          <w:divBdr>
            <w:top w:val="none" w:sz="0" w:space="0" w:color="auto"/>
            <w:left w:val="none" w:sz="0" w:space="0" w:color="auto"/>
            <w:bottom w:val="none" w:sz="0" w:space="0" w:color="auto"/>
            <w:right w:val="none" w:sz="0" w:space="0" w:color="auto"/>
          </w:divBdr>
        </w:div>
        <w:div w:id="1927417261">
          <w:marLeft w:val="0"/>
          <w:marRight w:val="0"/>
          <w:marTop w:val="0"/>
          <w:marBottom w:val="0"/>
          <w:divBdr>
            <w:top w:val="none" w:sz="0" w:space="0" w:color="auto"/>
            <w:left w:val="none" w:sz="0" w:space="0" w:color="auto"/>
            <w:bottom w:val="none" w:sz="0" w:space="0" w:color="auto"/>
            <w:right w:val="none" w:sz="0" w:space="0" w:color="auto"/>
          </w:divBdr>
        </w:div>
        <w:div w:id="920409991">
          <w:marLeft w:val="0"/>
          <w:marRight w:val="0"/>
          <w:marTop w:val="0"/>
          <w:marBottom w:val="0"/>
          <w:divBdr>
            <w:top w:val="none" w:sz="0" w:space="0" w:color="auto"/>
            <w:left w:val="none" w:sz="0" w:space="0" w:color="auto"/>
            <w:bottom w:val="none" w:sz="0" w:space="0" w:color="auto"/>
            <w:right w:val="none" w:sz="0" w:space="0" w:color="auto"/>
          </w:divBdr>
        </w:div>
      </w:divsChild>
    </w:div>
    <w:div w:id="1701393567">
      <w:bodyDiv w:val="1"/>
      <w:marLeft w:val="0"/>
      <w:marRight w:val="0"/>
      <w:marTop w:val="0"/>
      <w:marBottom w:val="0"/>
      <w:divBdr>
        <w:top w:val="none" w:sz="0" w:space="0" w:color="auto"/>
        <w:left w:val="none" w:sz="0" w:space="0" w:color="auto"/>
        <w:bottom w:val="none" w:sz="0" w:space="0" w:color="auto"/>
        <w:right w:val="none" w:sz="0" w:space="0" w:color="auto"/>
      </w:divBdr>
    </w:div>
    <w:div w:id="1709988642">
      <w:bodyDiv w:val="1"/>
      <w:marLeft w:val="0"/>
      <w:marRight w:val="0"/>
      <w:marTop w:val="0"/>
      <w:marBottom w:val="0"/>
      <w:divBdr>
        <w:top w:val="none" w:sz="0" w:space="0" w:color="auto"/>
        <w:left w:val="none" w:sz="0" w:space="0" w:color="auto"/>
        <w:bottom w:val="none" w:sz="0" w:space="0" w:color="auto"/>
        <w:right w:val="none" w:sz="0" w:space="0" w:color="auto"/>
      </w:divBdr>
      <w:divsChild>
        <w:div w:id="1808548890">
          <w:marLeft w:val="0"/>
          <w:marRight w:val="0"/>
          <w:marTop w:val="0"/>
          <w:marBottom w:val="0"/>
          <w:divBdr>
            <w:top w:val="none" w:sz="0" w:space="0" w:color="auto"/>
            <w:left w:val="none" w:sz="0" w:space="0" w:color="auto"/>
            <w:bottom w:val="none" w:sz="0" w:space="0" w:color="auto"/>
            <w:right w:val="none" w:sz="0" w:space="0" w:color="auto"/>
          </w:divBdr>
        </w:div>
        <w:div w:id="639194240">
          <w:marLeft w:val="0"/>
          <w:marRight w:val="0"/>
          <w:marTop w:val="0"/>
          <w:marBottom w:val="0"/>
          <w:divBdr>
            <w:top w:val="none" w:sz="0" w:space="0" w:color="auto"/>
            <w:left w:val="none" w:sz="0" w:space="0" w:color="auto"/>
            <w:bottom w:val="none" w:sz="0" w:space="0" w:color="auto"/>
            <w:right w:val="none" w:sz="0" w:space="0" w:color="auto"/>
          </w:divBdr>
        </w:div>
      </w:divsChild>
    </w:div>
    <w:div w:id="1711612543">
      <w:bodyDiv w:val="1"/>
      <w:marLeft w:val="0"/>
      <w:marRight w:val="0"/>
      <w:marTop w:val="0"/>
      <w:marBottom w:val="0"/>
      <w:divBdr>
        <w:top w:val="none" w:sz="0" w:space="0" w:color="auto"/>
        <w:left w:val="none" w:sz="0" w:space="0" w:color="auto"/>
        <w:bottom w:val="none" w:sz="0" w:space="0" w:color="auto"/>
        <w:right w:val="none" w:sz="0" w:space="0" w:color="auto"/>
      </w:divBdr>
    </w:div>
    <w:div w:id="1733892780">
      <w:bodyDiv w:val="1"/>
      <w:marLeft w:val="0"/>
      <w:marRight w:val="0"/>
      <w:marTop w:val="0"/>
      <w:marBottom w:val="0"/>
      <w:divBdr>
        <w:top w:val="none" w:sz="0" w:space="0" w:color="auto"/>
        <w:left w:val="none" w:sz="0" w:space="0" w:color="auto"/>
        <w:bottom w:val="none" w:sz="0" w:space="0" w:color="auto"/>
        <w:right w:val="none" w:sz="0" w:space="0" w:color="auto"/>
      </w:divBdr>
    </w:div>
    <w:div w:id="1746298878">
      <w:bodyDiv w:val="1"/>
      <w:marLeft w:val="0"/>
      <w:marRight w:val="0"/>
      <w:marTop w:val="0"/>
      <w:marBottom w:val="0"/>
      <w:divBdr>
        <w:top w:val="none" w:sz="0" w:space="0" w:color="auto"/>
        <w:left w:val="none" w:sz="0" w:space="0" w:color="auto"/>
        <w:bottom w:val="none" w:sz="0" w:space="0" w:color="auto"/>
        <w:right w:val="none" w:sz="0" w:space="0" w:color="auto"/>
      </w:divBdr>
    </w:div>
    <w:div w:id="1755667697">
      <w:bodyDiv w:val="1"/>
      <w:marLeft w:val="0"/>
      <w:marRight w:val="0"/>
      <w:marTop w:val="0"/>
      <w:marBottom w:val="0"/>
      <w:divBdr>
        <w:top w:val="none" w:sz="0" w:space="0" w:color="auto"/>
        <w:left w:val="none" w:sz="0" w:space="0" w:color="auto"/>
        <w:bottom w:val="none" w:sz="0" w:space="0" w:color="auto"/>
        <w:right w:val="none" w:sz="0" w:space="0" w:color="auto"/>
      </w:divBdr>
    </w:div>
    <w:div w:id="1783526570">
      <w:bodyDiv w:val="1"/>
      <w:marLeft w:val="0"/>
      <w:marRight w:val="0"/>
      <w:marTop w:val="0"/>
      <w:marBottom w:val="0"/>
      <w:divBdr>
        <w:top w:val="none" w:sz="0" w:space="0" w:color="auto"/>
        <w:left w:val="none" w:sz="0" w:space="0" w:color="auto"/>
        <w:bottom w:val="none" w:sz="0" w:space="0" w:color="auto"/>
        <w:right w:val="none" w:sz="0" w:space="0" w:color="auto"/>
      </w:divBdr>
      <w:divsChild>
        <w:div w:id="1377005300">
          <w:marLeft w:val="0"/>
          <w:marRight w:val="0"/>
          <w:marTop w:val="0"/>
          <w:marBottom w:val="0"/>
          <w:divBdr>
            <w:top w:val="none" w:sz="0" w:space="0" w:color="auto"/>
            <w:left w:val="none" w:sz="0" w:space="0" w:color="auto"/>
            <w:bottom w:val="none" w:sz="0" w:space="0" w:color="auto"/>
            <w:right w:val="none" w:sz="0" w:space="0" w:color="auto"/>
          </w:divBdr>
        </w:div>
        <w:div w:id="639580813">
          <w:marLeft w:val="0"/>
          <w:marRight w:val="0"/>
          <w:marTop w:val="0"/>
          <w:marBottom w:val="0"/>
          <w:divBdr>
            <w:top w:val="none" w:sz="0" w:space="0" w:color="auto"/>
            <w:left w:val="none" w:sz="0" w:space="0" w:color="auto"/>
            <w:bottom w:val="none" w:sz="0" w:space="0" w:color="auto"/>
            <w:right w:val="none" w:sz="0" w:space="0" w:color="auto"/>
          </w:divBdr>
        </w:div>
        <w:div w:id="1373766906">
          <w:marLeft w:val="0"/>
          <w:marRight w:val="0"/>
          <w:marTop w:val="0"/>
          <w:marBottom w:val="0"/>
          <w:divBdr>
            <w:top w:val="none" w:sz="0" w:space="0" w:color="auto"/>
            <w:left w:val="none" w:sz="0" w:space="0" w:color="auto"/>
            <w:bottom w:val="none" w:sz="0" w:space="0" w:color="auto"/>
            <w:right w:val="none" w:sz="0" w:space="0" w:color="auto"/>
          </w:divBdr>
        </w:div>
      </w:divsChild>
    </w:div>
    <w:div w:id="1800806634">
      <w:bodyDiv w:val="1"/>
      <w:marLeft w:val="0"/>
      <w:marRight w:val="0"/>
      <w:marTop w:val="0"/>
      <w:marBottom w:val="0"/>
      <w:divBdr>
        <w:top w:val="none" w:sz="0" w:space="0" w:color="auto"/>
        <w:left w:val="none" w:sz="0" w:space="0" w:color="auto"/>
        <w:bottom w:val="none" w:sz="0" w:space="0" w:color="auto"/>
        <w:right w:val="none" w:sz="0" w:space="0" w:color="auto"/>
      </w:divBdr>
    </w:div>
    <w:div w:id="1803842218">
      <w:bodyDiv w:val="1"/>
      <w:marLeft w:val="0"/>
      <w:marRight w:val="0"/>
      <w:marTop w:val="0"/>
      <w:marBottom w:val="0"/>
      <w:divBdr>
        <w:top w:val="none" w:sz="0" w:space="0" w:color="auto"/>
        <w:left w:val="none" w:sz="0" w:space="0" w:color="auto"/>
        <w:bottom w:val="none" w:sz="0" w:space="0" w:color="auto"/>
        <w:right w:val="none" w:sz="0" w:space="0" w:color="auto"/>
      </w:divBdr>
    </w:div>
    <w:div w:id="1818063777">
      <w:bodyDiv w:val="1"/>
      <w:marLeft w:val="0"/>
      <w:marRight w:val="0"/>
      <w:marTop w:val="0"/>
      <w:marBottom w:val="0"/>
      <w:divBdr>
        <w:top w:val="none" w:sz="0" w:space="0" w:color="auto"/>
        <w:left w:val="none" w:sz="0" w:space="0" w:color="auto"/>
        <w:bottom w:val="none" w:sz="0" w:space="0" w:color="auto"/>
        <w:right w:val="none" w:sz="0" w:space="0" w:color="auto"/>
      </w:divBdr>
    </w:div>
    <w:div w:id="1820224108">
      <w:bodyDiv w:val="1"/>
      <w:marLeft w:val="0"/>
      <w:marRight w:val="0"/>
      <w:marTop w:val="0"/>
      <w:marBottom w:val="0"/>
      <w:divBdr>
        <w:top w:val="none" w:sz="0" w:space="0" w:color="auto"/>
        <w:left w:val="none" w:sz="0" w:space="0" w:color="auto"/>
        <w:bottom w:val="none" w:sz="0" w:space="0" w:color="auto"/>
        <w:right w:val="none" w:sz="0" w:space="0" w:color="auto"/>
      </w:divBdr>
    </w:div>
    <w:div w:id="1830056044">
      <w:bodyDiv w:val="1"/>
      <w:marLeft w:val="0"/>
      <w:marRight w:val="0"/>
      <w:marTop w:val="0"/>
      <w:marBottom w:val="0"/>
      <w:divBdr>
        <w:top w:val="none" w:sz="0" w:space="0" w:color="auto"/>
        <w:left w:val="none" w:sz="0" w:space="0" w:color="auto"/>
        <w:bottom w:val="none" w:sz="0" w:space="0" w:color="auto"/>
        <w:right w:val="none" w:sz="0" w:space="0" w:color="auto"/>
      </w:divBdr>
    </w:div>
    <w:div w:id="1837569925">
      <w:bodyDiv w:val="1"/>
      <w:marLeft w:val="0"/>
      <w:marRight w:val="0"/>
      <w:marTop w:val="0"/>
      <w:marBottom w:val="0"/>
      <w:divBdr>
        <w:top w:val="none" w:sz="0" w:space="0" w:color="auto"/>
        <w:left w:val="none" w:sz="0" w:space="0" w:color="auto"/>
        <w:bottom w:val="none" w:sz="0" w:space="0" w:color="auto"/>
        <w:right w:val="none" w:sz="0" w:space="0" w:color="auto"/>
      </w:divBdr>
    </w:div>
    <w:div w:id="1840390376">
      <w:bodyDiv w:val="1"/>
      <w:marLeft w:val="0"/>
      <w:marRight w:val="0"/>
      <w:marTop w:val="0"/>
      <w:marBottom w:val="0"/>
      <w:divBdr>
        <w:top w:val="none" w:sz="0" w:space="0" w:color="auto"/>
        <w:left w:val="none" w:sz="0" w:space="0" w:color="auto"/>
        <w:bottom w:val="none" w:sz="0" w:space="0" w:color="auto"/>
        <w:right w:val="none" w:sz="0" w:space="0" w:color="auto"/>
      </w:divBdr>
    </w:div>
    <w:div w:id="1864125524">
      <w:bodyDiv w:val="1"/>
      <w:marLeft w:val="0"/>
      <w:marRight w:val="0"/>
      <w:marTop w:val="0"/>
      <w:marBottom w:val="0"/>
      <w:divBdr>
        <w:top w:val="none" w:sz="0" w:space="0" w:color="auto"/>
        <w:left w:val="none" w:sz="0" w:space="0" w:color="auto"/>
        <w:bottom w:val="none" w:sz="0" w:space="0" w:color="auto"/>
        <w:right w:val="none" w:sz="0" w:space="0" w:color="auto"/>
      </w:divBdr>
    </w:div>
    <w:div w:id="1864980345">
      <w:bodyDiv w:val="1"/>
      <w:marLeft w:val="0"/>
      <w:marRight w:val="0"/>
      <w:marTop w:val="0"/>
      <w:marBottom w:val="0"/>
      <w:divBdr>
        <w:top w:val="none" w:sz="0" w:space="0" w:color="auto"/>
        <w:left w:val="none" w:sz="0" w:space="0" w:color="auto"/>
        <w:bottom w:val="none" w:sz="0" w:space="0" w:color="auto"/>
        <w:right w:val="none" w:sz="0" w:space="0" w:color="auto"/>
      </w:divBdr>
      <w:divsChild>
        <w:div w:id="504133385">
          <w:marLeft w:val="0"/>
          <w:marRight w:val="0"/>
          <w:marTop w:val="0"/>
          <w:marBottom w:val="0"/>
          <w:divBdr>
            <w:top w:val="none" w:sz="0" w:space="0" w:color="auto"/>
            <w:left w:val="none" w:sz="0" w:space="0" w:color="auto"/>
            <w:bottom w:val="none" w:sz="0" w:space="0" w:color="auto"/>
            <w:right w:val="none" w:sz="0" w:space="0" w:color="auto"/>
          </w:divBdr>
        </w:div>
        <w:div w:id="1347175743">
          <w:marLeft w:val="0"/>
          <w:marRight w:val="0"/>
          <w:marTop w:val="0"/>
          <w:marBottom w:val="0"/>
          <w:divBdr>
            <w:top w:val="none" w:sz="0" w:space="0" w:color="auto"/>
            <w:left w:val="none" w:sz="0" w:space="0" w:color="auto"/>
            <w:bottom w:val="none" w:sz="0" w:space="0" w:color="auto"/>
            <w:right w:val="none" w:sz="0" w:space="0" w:color="auto"/>
          </w:divBdr>
        </w:div>
        <w:div w:id="762262919">
          <w:marLeft w:val="0"/>
          <w:marRight w:val="0"/>
          <w:marTop w:val="0"/>
          <w:marBottom w:val="0"/>
          <w:divBdr>
            <w:top w:val="none" w:sz="0" w:space="0" w:color="auto"/>
            <w:left w:val="none" w:sz="0" w:space="0" w:color="auto"/>
            <w:bottom w:val="none" w:sz="0" w:space="0" w:color="auto"/>
            <w:right w:val="none" w:sz="0" w:space="0" w:color="auto"/>
          </w:divBdr>
        </w:div>
        <w:div w:id="360474875">
          <w:marLeft w:val="0"/>
          <w:marRight w:val="0"/>
          <w:marTop w:val="0"/>
          <w:marBottom w:val="0"/>
          <w:divBdr>
            <w:top w:val="none" w:sz="0" w:space="0" w:color="auto"/>
            <w:left w:val="none" w:sz="0" w:space="0" w:color="auto"/>
            <w:bottom w:val="none" w:sz="0" w:space="0" w:color="auto"/>
            <w:right w:val="none" w:sz="0" w:space="0" w:color="auto"/>
          </w:divBdr>
        </w:div>
        <w:div w:id="19012949">
          <w:marLeft w:val="0"/>
          <w:marRight w:val="0"/>
          <w:marTop w:val="0"/>
          <w:marBottom w:val="0"/>
          <w:divBdr>
            <w:top w:val="none" w:sz="0" w:space="0" w:color="auto"/>
            <w:left w:val="none" w:sz="0" w:space="0" w:color="auto"/>
            <w:bottom w:val="none" w:sz="0" w:space="0" w:color="auto"/>
            <w:right w:val="none" w:sz="0" w:space="0" w:color="auto"/>
          </w:divBdr>
        </w:div>
        <w:div w:id="679502182">
          <w:marLeft w:val="0"/>
          <w:marRight w:val="0"/>
          <w:marTop w:val="0"/>
          <w:marBottom w:val="0"/>
          <w:divBdr>
            <w:top w:val="none" w:sz="0" w:space="0" w:color="auto"/>
            <w:left w:val="none" w:sz="0" w:space="0" w:color="auto"/>
            <w:bottom w:val="none" w:sz="0" w:space="0" w:color="auto"/>
            <w:right w:val="none" w:sz="0" w:space="0" w:color="auto"/>
          </w:divBdr>
        </w:div>
        <w:div w:id="888614200">
          <w:marLeft w:val="0"/>
          <w:marRight w:val="0"/>
          <w:marTop w:val="0"/>
          <w:marBottom w:val="0"/>
          <w:divBdr>
            <w:top w:val="none" w:sz="0" w:space="0" w:color="auto"/>
            <w:left w:val="none" w:sz="0" w:space="0" w:color="auto"/>
            <w:bottom w:val="none" w:sz="0" w:space="0" w:color="auto"/>
            <w:right w:val="none" w:sz="0" w:space="0" w:color="auto"/>
          </w:divBdr>
        </w:div>
        <w:div w:id="1559130766">
          <w:marLeft w:val="0"/>
          <w:marRight w:val="0"/>
          <w:marTop w:val="0"/>
          <w:marBottom w:val="0"/>
          <w:divBdr>
            <w:top w:val="none" w:sz="0" w:space="0" w:color="auto"/>
            <w:left w:val="none" w:sz="0" w:space="0" w:color="auto"/>
            <w:bottom w:val="none" w:sz="0" w:space="0" w:color="auto"/>
            <w:right w:val="none" w:sz="0" w:space="0" w:color="auto"/>
          </w:divBdr>
        </w:div>
        <w:div w:id="1241258652">
          <w:marLeft w:val="0"/>
          <w:marRight w:val="0"/>
          <w:marTop w:val="0"/>
          <w:marBottom w:val="0"/>
          <w:divBdr>
            <w:top w:val="none" w:sz="0" w:space="0" w:color="auto"/>
            <w:left w:val="none" w:sz="0" w:space="0" w:color="auto"/>
            <w:bottom w:val="none" w:sz="0" w:space="0" w:color="auto"/>
            <w:right w:val="none" w:sz="0" w:space="0" w:color="auto"/>
          </w:divBdr>
        </w:div>
        <w:div w:id="1817378846">
          <w:marLeft w:val="0"/>
          <w:marRight w:val="0"/>
          <w:marTop w:val="0"/>
          <w:marBottom w:val="0"/>
          <w:divBdr>
            <w:top w:val="none" w:sz="0" w:space="0" w:color="auto"/>
            <w:left w:val="none" w:sz="0" w:space="0" w:color="auto"/>
            <w:bottom w:val="none" w:sz="0" w:space="0" w:color="auto"/>
            <w:right w:val="none" w:sz="0" w:space="0" w:color="auto"/>
          </w:divBdr>
        </w:div>
        <w:div w:id="167404424">
          <w:marLeft w:val="0"/>
          <w:marRight w:val="0"/>
          <w:marTop w:val="0"/>
          <w:marBottom w:val="0"/>
          <w:divBdr>
            <w:top w:val="none" w:sz="0" w:space="0" w:color="auto"/>
            <w:left w:val="none" w:sz="0" w:space="0" w:color="auto"/>
            <w:bottom w:val="none" w:sz="0" w:space="0" w:color="auto"/>
            <w:right w:val="none" w:sz="0" w:space="0" w:color="auto"/>
          </w:divBdr>
        </w:div>
      </w:divsChild>
    </w:div>
    <w:div w:id="1866363460">
      <w:bodyDiv w:val="1"/>
      <w:marLeft w:val="0"/>
      <w:marRight w:val="0"/>
      <w:marTop w:val="0"/>
      <w:marBottom w:val="0"/>
      <w:divBdr>
        <w:top w:val="none" w:sz="0" w:space="0" w:color="auto"/>
        <w:left w:val="none" w:sz="0" w:space="0" w:color="auto"/>
        <w:bottom w:val="none" w:sz="0" w:space="0" w:color="auto"/>
        <w:right w:val="none" w:sz="0" w:space="0" w:color="auto"/>
      </w:divBdr>
      <w:divsChild>
        <w:div w:id="1206912654">
          <w:marLeft w:val="0"/>
          <w:marRight w:val="0"/>
          <w:marTop w:val="0"/>
          <w:marBottom w:val="0"/>
          <w:divBdr>
            <w:top w:val="none" w:sz="0" w:space="0" w:color="auto"/>
            <w:left w:val="none" w:sz="0" w:space="0" w:color="auto"/>
            <w:bottom w:val="none" w:sz="0" w:space="0" w:color="auto"/>
            <w:right w:val="none" w:sz="0" w:space="0" w:color="auto"/>
          </w:divBdr>
        </w:div>
        <w:div w:id="137768551">
          <w:marLeft w:val="0"/>
          <w:marRight w:val="0"/>
          <w:marTop w:val="0"/>
          <w:marBottom w:val="0"/>
          <w:divBdr>
            <w:top w:val="none" w:sz="0" w:space="0" w:color="auto"/>
            <w:left w:val="none" w:sz="0" w:space="0" w:color="auto"/>
            <w:bottom w:val="none" w:sz="0" w:space="0" w:color="auto"/>
            <w:right w:val="none" w:sz="0" w:space="0" w:color="auto"/>
          </w:divBdr>
        </w:div>
        <w:div w:id="1117601664">
          <w:marLeft w:val="0"/>
          <w:marRight w:val="0"/>
          <w:marTop w:val="0"/>
          <w:marBottom w:val="0"/>
          <w:divBdr>
            <w:top w:val="none" w:sz="0" w:space="0" w:color="auto"/>
            <w:left w:val="none" w:sz="0" w:space="0" w:color="auto"/>
            <w:bottom w:val="none" w:sz="0" w:space="0" w:color="auto"/>
            <w:right w:val="none" w:sz="0" w:space="0" w:color="auto"/>
          </w:divBdr>
        </w:div>
        <w:div w:id="149256610">
          <w:marLeft w:val="0"/>
          <w:marRight w:val="0"/>
          <w:marTop w:val="0"/>
          <w:marBottom w:val="0"/>
          <w:divBdr>
            <w:top w:val="none" w:sz="0" w:space="0" w:color="auto"/>
            <w:left w:val="none" w:sz="0" w:space="0" w:color="auto"/>
            <w:bottom w:val="none" w:sz="0" w:space="0" w:color="auto"/>
            <w:right w:val="none" w:sz="0" w:space="0" w:color="auto"/>
          </w:divBdr>
        </w:div>
        <w:div w:id="1617446726">
          <w:marLeft w:val="0"/>
          <w:marRight w:val="0"/>
          <w:marTop w:val="0"/>
          <w:marBottom w:val="0"/>
          <w:divBdr>
            <w:top w:val="none" w:sz="0" w:space="0" w:color="auto"/>
            <w:left w:val="none" w:sz="0" w:space="0" w:color="auto"/>
            <w:bottom w:val="none" w:sz="0" w:space="0" w:color="auto"/>
            <w:right w:val="none" w:sz="0" w:space="0" w:color="auto"/>
          </w:divBdr>
        </w:div>
        <w:div w:id="217909277">
          <w:marLeft w:val="0"/>
          <w:marRight w:val="0"/>
          <w:marTop w:val="0"/>
          <w:marBottom w:val="0"/>
          <w:divBdr>
            <w:top w:val="none" w:sz="0" w:space="0" w:color="auto"/>
            <w:left w:val="none" w:sz="0" w:space="0" w:color="auto"/>
            <w:bottom w:val="none" w:sz="0" w:space="0" w:color="auto"/>
            <w:right w:val="none" w:sz="0" w:space="0" w:color="auto"/>
          </w:divBdr>
        </w:div>
        <w:div w:id="479735211">
          <w:marLeft w:val="0"/>
          <w:marRight w:val="0"/>
          <w:marTop w:val="0"/>
          <w:marBottom w:val="0"/>
          <w:divBdr>
            <w:top w:val="none" w:sz="0" w:space="0" w:color="auto"/>
            <w:left w:val="none" w:sz="0" w:space="0" w:color="auto"/>
            <w:bottom w:val="none" w:sz="0" w:space="0" w:color="auto"/>
            <w:right w:val="none" w:sz="0" w:space="0" w:color="auto"/>
          </w:divBdr>
        </w:div>
        <w:div w:id="1182279802">
          <w:marLeft w:val="0"/>
          <w:marRight w:val="0"/>
          <w:marTop w:val="0"/>
          <w:marBottom w:val="0"/>
          <w:divBdr>
            <w:top w:val="none" w:sz="0" w:space="0" w:color="auto"/>
            <w:left w:val="none" w:sz="0" w:space="0" w:color="auto"/>
            <w:bottom w:val="none" w:sz="0" w:space="0" w:color="auto"/>
            <w:right w:val="none" w:sz="0" w:space="0" w:color="auto"/>
          </w:divBdr>
        </w:div>
        <w:div w:id="176357955">
          <w:marLeft w:val="0"/>
          <w:marRight w:val="0"/>
          <w:marTop w:val="0"/>
          <w:marBottom w:val="0"/>
          <w:divBdr>
            <w:top w:val="none" w:sz="0" w:space="0" w:color="auto"/>
            <w:left w:val="none" w:sz="0" w:space="0" w:color="auto"/>
            <w:bottom w:val="none" w:sz="0" w:space="0" w:color="auto"/>
            <w:right w:val="none" w:sz="0" w:space="0" w:color="auto"/>
          </w:divBdr>
        </w:div>
        <w:div w:id="994795878">
          <w:marLeft w:val="0"/>
          <w:marRight w:val="0"/>
          <w:marTop w:val="0"/>
          <w:marBottom w:val="0"/>
          <w:divBdr>
            <w:top w:val="none" w:sz="0" w:space="0" w:color="auto"/>
            <w:left w:val="none" w:sz="0" w:space="0" w:color="auto"/>
            <w:bottom w:val="none" w:sz="0" w:space="0" w:color="auto"/>
            <w:right w:val="none" w:sz="0" w:space="0" w:color="auto"/>
          </w:divBdr>
        </w:div>
        <w:div w:id="1388145468">
          <w:marLeft w:val="0"/>
          <w:marRight w:val="0"/>
          <w:marTop w:val="0"/>
          <w:marBottom w:val="0"/>
          <w:divBdr>
            <w:top w:val="none" w:sz="0" w:space="0" w:color="auto"/>
            <w:left w:val="none" w:sz="0" w:space="0" w:color="auto"/>
            <w:bottom w:val="none" w:sz="0" w:space="0" w:color="auto"/>
            <w:right w:val="none" w:sz="0" w:space="0" w:color="auto"/>
          </w:divBdr>
        </w:div>
        <w:div w:id="1173030152">
          <w:marLeft w:val="0"/>
          <w:marRight w:val="0"/>
          <w:marTop w:val="0"/>
          <w:marBottom w:val="0"/>
          <w:divBdr>
            <w:top w:val="none" w:sz="0" w:space="0" w:color="auto"/>
            <w:left w:val="none" w:sz="0" w:space="0" w:color="auto"/>
            <w:bottom w:val="none" w:sz="0" w:space="0" w:color="auto"/>
            <w:right w:val="none" w:sz="0" w:space="0" w:color="auto"/>
          </w:divBdr>
        </w:div>
        <w:div w:id="101921885">
          <w:marLeft w:val="0"/>
          <w:marRight w:val="0"/>
          <w:marTop w:val="0"/>
          <w:marBottom w:val="0"/>
          <w:divBdr>
            <w:top w:val="none" w:sz="0" w:space="0" w:color="auto"/>
            <w:left w:val="none" w:sz="0" w:space="0" w:color="auto"/>
            <w:bottom w:val="none" w:sz="0" w:space="0" w:color="auto"/>
            <w:right w:val="none" w:sz="0" w:space="0" w:color="auto"/>
          </w:divBdr>
        </w:div>
        <w:div w:id="545678916">
          <w:marLeft w:val="0"/>
          <w:marRight w:val="0"/>
          <w:marTop w:val="0"/>
          <w:marBottom w:val="0"/>
          <w:divBdr>
            <w:top w:val="none" w:sz="0" w:space="0" w:color="auto"/>
            <w:left w:val="none" w:sz="0" w:space="0" w:color="auto"/>
            <w:bottom w:val="none" w:sz="0" w:space="0" w:color="auto"/>
            <w:right w:val="none" w:sz="0" w:space="0" w:color="auto"/>
          </w:divBdr>
        </w:div>
      </w:divsChild>
    </w:div>
    <w:div w:id="1886333249">
      <w:bodyDiv w:val="1"/>
      <w:marLeft w:val="0"/>
      <w:marRight w:val="0"/>
      <w:marTop w:val="0"/>
      <w:marBottom w:val="0"/>
      <w:divBdr>
        <w:top w:val="none" w:sz="0" w:space="0" w:color="auto"/>
        <w:left w:val="none" w:sz="0" w:space="0" w:color="auto"/>
        <w:bottom w:val="none" w:sz="0" w:space="0" w:color="auto"/>
        <w:right w:val="none" w:sz="0" w:space="0" w:color="auto"/>
      </w:divBdr>
    </w:div>
    <w:div w:id="1891528694">
      <w:bodyDiv w:val="1"/>
      <w:marLeft w:val="0"/>
      <w:marRight w:val="0"/>
      <w:marTop w:val="0"/>
      <w:marBottom w:val="0"/>
      <w:divBdr>
        <w:top w:val="none" w:sz="0" w:space="0" w:color="auto"/>
        <w:left w:val="none" w:sz="0" w:space="0" w:color="auto"/>
        <w:bottom w:val="none" w:sz="0" w:space="0" w:color="auto"/>
        <w:right w:val="none" w:sz="0" w:space="0" w:color="auto"/>
      </w:divBdr>
    </w:div>
    <w:div w:id="1911386358">
      <w:bodyDiv w:val="1"/>
      <w:marLeft w:val="0"/>
      <w:marRight w:val="0"/>
      <w:marTop w:val="0"/>
      <w:marBottom w:val="0"/>
      <w:divBdr>
        <w:top w:val="none" w:sz="0" w:space="0" w:color="auto"/>
        <w:left w:val="none" w:sz="0" w:space="0" w:color="auto"/>
        <w:bottom w:val="none" w:sz="0" w:space="0" w:color="auto"/>
        <w:right w:val="none" w:sz="0" w:space="0" w:color="auto"/>
      </w:divBdr>
      <w:divsChild>
        <w:div w:id="2125152596">
          <w:marLeft w:val="0"/>
          <w:marRight w:val="0"/>
          <w:marTop w:val="0"/>
          <w:marBottom w:val="0"/>
          <w:divBdr>
            <w:top w:val="none" w:sz="0" w:space="0" w:color="auto"/>
            <w:left w:val="none" w:sz="0" w:space="0" w:color="auto"/>
            <w:bottom w:val="none" w:sz="0" w:space="0" w:color="auto"/>
            <w:right w:val="none" w:sz="0" w:space="0" w:color="auto"/>
          </w:divBdr>
        </w:div>
        <w:div w:id="1173685443">
          <w:marLeft w:val="0"/>
          <w:marRight w:val="0"/>
          <w:marTop w:val="0"/>
          <w:marBottom w:val="0"/>
          <w:divBdr>
            <w:top w:val="none" w:sz="0" w:space="0" w:color="auto"/>
            <w:left w:val="none" w:sz="0" w:space="0" w:color="auto"/>
            <w:bottom w:val="none" w:sz="0" w:space="0" w:color="auto"/>
            <w:right w:val="none" w:sz="0" w:space="0" w:color="auto"/>
          </w:divBdr>
        </w:div>
        <w:div w:id="1006633047">
          <w:marLeft w:val="0"/>
          <w:marRight w:val="0"/>
          <w:marTop w:val="0"/>
          <w:marBottom w:val="0"/>
          <w:divBdr>
            <w:top w:val="none" w:sz="0" w:space="0" w:color="auto"/>
            <w:left w:val="none" w:sz="0" w:space="0" w:color="auto"/>
            <w:bottom w:val="none" w:sz="0" w:space="0" w:color="auto"/>
            <w:right w:val="none" w:sz="0" w:space="0" w:color="auto"/>
          </w:divBdr>
        </w:div>
        <w:div w:id="392855176">
          <w:marLeft w:val="0"/>
          <w:marRight w:val="0"/>
          <w:marTop w:val="0"/>
          <w:marBottom w:val="0"/>
          <w:divBdr>
            <w:top w:val="none" w:sz="0" w:space="0" w:color="auto"/>
            <w:left w:val="none" w:sz="0" w:space="0" w:color="auto"/>
            <w:bottom w:val="none" w:sz="0" w:space="0" w:color="auto"/>
            <w:right w:val="none" w:sz="0" w:space="0" w:color="auto"/>
          </w:divBdr>
        </w:div>
        <w:div w:id="1133327273">
          <w:marLeft w:val="0"/>
          <w:marRight w:val="0"/>
          <w:marTop w:val="0"/>
          <w:marBottom w:val="0"/>
          <w:divBdr>
            <w:top w:val="none" w:sz="0" w:space="0" w:color="auto"/>
            <w:left w:val="none" w:sz="0" w:space="0" w:color="auto"/>
            <w:bottom w:val="none" w:sz="0" w:space="0" w:color="auto"/>
            <w:right w:val="none" w:sz="0" w:space="0" w:color="auto"/>
          </w:divBdr>
        </w:div>
      </w:divsChild>
    </w:div>
    <w:div w:id="1915316813">
      <w:bodyDiv w:val="1"/>
      <w:marLeft w:val="0"/>
      <w:marRight w:val="0"/>
      <w:marTop w:val="0"/>
      <w:marBottom w:val="0"/>
      <w:divBdr>
        <w:top w:val="none" w:sz="0" w:space="0" w:color="auto"/>
        <w:left w:val="none" w:sz="0" w:space="0" w:color="auto"/>
        <w:bottom w:val="none" w:sz="0" w:space="0" w:color="auto"/>
        <w:right w:val="none" w:sz="0" w:space="0" w:color="auto"/>
      </w:divBdr>
    </w:div>
    <w:div w:id="1927759749">
      <w:bodyDiv w:val="1"/>
      <w:marLeft w:val="0"/>
      <w:marRight w:val="0"/>
      <w:marTop w:val="0"/>
      <w:marBottom w:val="0"/>
      <w:divBdr>
        <w:top w:val="none" w:sz="0" w:space="0" w:color="auto"/>
        <w:left w:val="none" w:sz="0" w:space="0" w:color="auto"/>
        <w:bottom w:val="none" w:sz="0" w:space="0" w:color="auto"/>
        <w:right w:val="none" w:sz="0" w:space="0" w:color="auto"/>
      </w:divBdr>
      <w:divsChild>
        <w:div w:id="1189489244">
          <w:marLeft w:val="0"/>
          <w:marRight w:val="0"/>
          <w:marTop w:val="0"/>
          <w:marBottom w:val="0"/>
          <w:divBdr>
            <w:top w:val="none" w:sz="0" w:space="0" w:color="auto"/>
            <w:left w:val="none" w:sz="0" w:space="0" w:color="auto"/>
            <w:bottom w:val="none" w:sz="0" w:space="0" w:color="auto"/>
            <w:right w:val="none" w:sz="0" w:space="0" w:color="auto"/>
          </w:divBdr>
        </w:div>
        <w:div w:id="658313750">
          <w:marLeft w:val="0"/>
          <w:marRight w:val="0"/>
          <w:marTop w:val="0"/>
          <w:marBottom w:val="0"/>
          <w:divBdr>
            <w:top w:val="none" w:sz="0" w:space="0" w:color="auto"/>
            <w:left w:val="none" w:sz="0" w:space="0" w:color="auto"/>
            <w:bottom w:val="none" w:sz="0" w:space="0" w:color="auto"/>
            <w:right w:val="none" w:sz="0" w:space="0" w:color="auto"/>
          </w:divBdr>
        </w:div>
        <w:div w:id="1989505706">
          <w:marLeft w:val="0"/>
          <w:marRight w:val="0"/>
          <w:marTop w:val="0"/>
          <w:marBottom w:val="0"/>
          <w:divBdr>
            <w:top w:val="none" w:sz="0" w:space="0" w:color="auto"/>
            <w:left w:val="none" w:sz="0" w:space="0" w:color="auto"/>
            <w:bottom w:val="none" w:sz="0" w:space="0" w:color="auto"/>
            <w:right w:val="none" w:sz="0" w:space="0" w:color="auto"/>
          </w:divBdr>
        </w:div>
        <w:div w:id="182793798">
          <w:marLeft w:val="0"/>
          <w:marRight w:val="0"/>
          <w:marTop w:val="0"/>
          <w:marBottom w:val="0"/>
          <w:divBdr>
            <w:top w:val="none" w:sz="0" w:space="0" w:color="auto"/>
            <w:left w:val="none" w:sz="0" w:space="0" w:color="auto"/>
            <w:bottom w:val="none" w:sz="0" w:space="0" w:color="auto"/>
            <w:right w:val="none" w:sz="0" w:space="0" w:color="auto"/>
          </w:divBdr>
        </w:div>
        <w:div w:id="967197286">
          <w:marLeft w:val="0"/>
          <w:marRight w:val="0"/>
          <w:marTop w:val="0"/>
          <w:marBottom w:val="0"/>
          <w:divBdr>
            <w:top w:val="none" w:sz="0" w:space="0" w:color="auto"/>
            <w:left w:val="none" w:sz="0" w:space="0" w:color="auto"/>
            <w:bottom w:val="none" w:sz="0" w:space="0" w:color="auto"/>
            <w:right w:val="none" w:sz="0" w:space="0" w:color="auto"/>
          </w:divBdr>
        </w:div>
        <w:div w:id="1349605293">
          <w:marLeft w:val="0"/>
          <w:marRight w:val="0"/>
          <w:marTop w:val="0"/>
          <w:marBottom w:val="0"/>
          <w:divBdr>
            <w:top w:val="none" w:sz="0" w:space="0" w:color="auto"/>
            <w:left w:val="none" w:sz="0" w:space="0" w:color="auto"/>
            <w:bottom w:val="none" w:sz="0" w:space="0" w:color="auto"/>
            <w:right w:val="none" w:sz="0" w:space="0" w:color="auto"/>
          </w:divBdr>
        </w:div>
        <w:div w:id="477380516">
          <w:marLeft w:val="0"/>
          <w:marRight w:val="0"/>
          <w:marTop w:val="0"/>
          <w:marBottom w:val="0"/>
          <w:divBdr>
            <w:top w:val="none" w:sz="0" w:space="0" w:color="auto"/>
            <w:left w:val="none" w:sz="0" w:space="0" w:color="auto"/>
            <w:bottom w:val="none" w:sz="0" w:space="0" w:color="auto"/>
            <w:right w:val="none" w:sz="0" w:space="0" w:color="auto"/>
          </w:divBdr>
        </w:div>
        <w:div w:id="49041092">
          <w:marLeft w:val="0"/>
          <w:marRight w:val="0"/>
          <w:marTop w:val="0"/>
          <w:marBottom w:val="0"/>
          <w:divBdr>
            <w:top w:val="none" w:sz="0" w:space="0" w:color="auto"/>
            <w:left w:val="none" w:sz="0" w:space="0" w:color="auto"/>
            <w:bottom w:val="none" w:sz="0" w:space="0" w:color="auto"/>
            <w:right w:val="none" w:sz="0" w:space="0" w:color="auto"/>
          </w:divBdr>
        </w:div>
        <w:div w:id="1411587183">
          <w:marLeft w:val="0"/>
          <w:marRight w:val="0"/>
          <w:marTop w:val="0"/>
          <w:marBottom w:val="0"/>
          <w:divBdr>
            <w:top w:val="none" w:sz="0" w:space="0" w:color="auto"/>
            <w:left w:val="none" w:sz="0" w:space="0" w:color="auto"/>
            <w:bottom w:val="none" w:sz="0" w:space="0" w:color="auto"/>
            <w:right w:val="none" w:sz="0" w:space="0" w:color="auto"/>
          </w:divBdr>
        </w:div>
        <w:div w:id="1361709651">
          <w:marLeft w:val="0"/>
          <w:marRight w:val="0"/>
          <w:marTop w:val="0"/>
          <w:marBottom w:val="0"/>
          <w:divBdr>
            <w:top w:val="none" w:sz="0" w:space="0" w:color="auto"/>
            <w:left w:val="none" w:sz="0" w:space="0" w:color="auto"/>
            <w:bottom w:val="none" w:sz="0" w:space="0" w:color="auto"/>
            <w:right w:val="none" w:sz="0" w:space="0" w:color="auto"/>
          </w:divBdr>
        </w:div>
        <w:div w:id="1864399641">
          <w:marLeft w:val="0"/>
          <w:marRight w:val="0"/>
          <w:marTop w:val="0"/>
          <w:marBottom w:val="0"/>
          <w:divBdr>
            <w:top w:val="none" w:sz="0" w:space="0" w:color="auto"/>
            <w:left w:val="none" w:sz="0" w:space="0" w:color="auto"/>
            <w:bottom w:val="none" w:sz="0" w:space="0" w:color="auto"/>
            <w:right w:val="none" w:sz="0" w:space="0" w:color="auto"/>
          </w:divBdr>
        </w:div>
        <w:div w:id="152646419">
          <w:marLeft w:val="0"/>
          <w:marRight w:val="0"/>
          <w:marTop w:val="0"/>
          <w:marBottom w:val="0"/>
          <w:divBdr>
            <w:top w:val="none" w:sz="0" w:space="0" w:color="auto"/>
            <w:left w:val="none" w:sz="0" w:space="0" w:color="auto"/>
            <w:bottom w:val="none" w:sz="0" w:space="0" w:color="auto"/>
            <w:right w:val="none" w:sz="0" w:space="0" w:color="auto"/>
          </w:divBdr>
        </w:div>
        <w:div w:id="76173164">
          <w:marLeft w:val="0"/>
          <w:marRight w:val="0"/>
          <w:marTop w:val="0"/>
          <w:marBottom w:val="0"/>
          <w:divBdr>
            <w:top w:val="none" w:sz="0" w:space="0" w:color="auto"/>
            <w:left w:val="none" w:sz="0" w:space="0" w:color="auto"/>
            <w:bottom w:val="none" w:sz="0" w:space="0" w:color="auto"/>
            <w:right w:val="none" w:sz="0" w:space="0" w:color="auto"/>
          </w:divBdr>
        </w:div>
        <w:div w:id="163475776">
          <w:marLeft w:val="0"/>
          <w:marRight w:val="0"/>
          <w:marTop w:val="0"/>
          <w:marBottom w:val="0"/>
          <w:divBdr>
            <w:top w:val="none" w:sz="0" w:space="0" w:color="auto"/>
            <w:left w:val="none" w:sz="0" w:space="0" w:color="auto"/>
            <w:bottom w:val="none" w:sz="0" w:space="0" w:color="auto"/>
            <w:right w:val="none" w:sz="0" w:space="0" w:color="auto"/>
          </w:divBdr>
        </w:div>
        <w:div w:id="1191379611">
          <w:marLeft w:val="0"/>
          <w:marRight w:val="0"/>
          <w:marTop w:val="0"/>
          <w:marBottom w:val="0"/>
          <w:divBdr>
            <w:top w:val="none" w:sz="0" w:space="0" w:color="auto"/>
            <w:left w:val="none" w:sz="0" w:space="0" w:color="auto"/>
            <w:bottom w:val="none" w:sz="0" w:space="0" w:color="auto"/>
            <w:right w:val="none" w:sz="0" w:space="0" w:color="auto"/>
          </w:divBdr>
        </w:div>
      </w:divsChild>
    </w:div>
    <w:div w:id="1935237536">
      <w:bodyDiv w:val="1"/>
      <w:marLeft w:val="0"/>
      <w:marRight w:val="0"/>
      <w:marTop w:val="0"/>
      <w:marBottom w:val="0"/>
      <w:divBdr>
        <w:top w:val="none" w:sz="0" w:space="0" w:color="auto"/>
        <w:left w:val="none" w:sz="0" w:space="0" w:color="auto"/>
        <w:bottom w:val="none" w:sz="0" w:space="0" w:color="auto"/>
        <w:right w:val="none" w:sz="0" w:space="0" w:color="auto"/>
      </w:divBdr>
    </w:div>
    <w:div w:id="1937396740">
      <w:bodyDiv w:val="1"/>
      <w:marLeft w:val="0"/>
      <w:marRight w:val="0"/>
      <w:marTop w:val="0"/>
      <w:marBottom w:val="0"/>
      <w:divBdr>
        <w:top w:val="none" w:sz="0" w:space="0" w:color="auto"/>
        <w:left w:val="none" w:sz="0" w:space="0" w:color="auto"/>
        <w:bottom w:val="none" w:sz="0" w:space="0" w:color="auto"/>
        <w:right w:val="none" w:sz="0" w:space="0" w:color="auto"/>
      </w:divBdr>
    </w:div>
    <w:div w:id="1949267825">
      <w:bodyDiv w:val="1"/>
      <w:marLeft w:val="0"/>
      <w:marRight w:val="0"/>
      <w:marTop w:val="0"/>
      <w:marBottom w:val="0"/>
      <w:divBdr>
        <w:top w:val="none" w:sz="0" w:space="0" w:color="auto"/>
        <w:left w:val="none" w:sz="0" w:space="0" w:color="auto"/>
        <w:bottom w:val="none" w:sz="0" w:space="0" w:color="auto"/>
        <w:right w:val="none" w:sz="0" w:space="0" w:color="auto"/>
      </w:divBdr>
    </w:div>
    <w:div w:id="1951860948">
      <w:bodyDiv w:val="1"/>
      <w:marLeft w:val="0"/>
      <w:marRight w:val="0"/>
      <w:marTop w:val="0"/>
      <w:marBottom w:val="0"/>
      <w:divBdr>
        <w:top w:val="none" w:sz="0" w:space="0" w:color="auto"/>
        <w:left w:val="none" w:sz="0" w:space="0" w:color="auto"/>
        <w:bottom w:val="none" w:sz="0" w:space="0" w:color="auto"/>
        <w:right w:val="none" w:sz="0" w:space="0" w:color="auto"/>
      </w:divBdr>
      <w:divsChild>
        <w:div w:id="149906995">
          <w:marLeft w:val="0"/>
          <w:marRight w:val="0"/>
          <w:marTop w:val="0"/>
          <w:marBottom w:val="0"/>
          <w:divBdr>
            <w:top w:val="none" w:sz="0" w:space="0" w:color="auto"/>
            <w:left w:val="none" w:sz="0" w:space="0" w:color="auto"/>
            <w:bottom w:val="none" w:sz="0" w:space="0" w:color="auto"/>
            <w:right w:val="none" w:sz="0" w:space="0" w:color="auto"/>
          </w:divBdr>
        </w:div>
        <w:div w:id="1475222059">
          <w:marLeft w:val="0"/>
          <w:marRight w:val="0"/>
          <w:marTop w:val="0"/>
          <w:marBottom w:val="0"/>
          <w:divBdr>
            <w:top w:val="none" w:sz="0" w:space="0" w:color="auto"/>
            <w:left w:val="none" w:sz="0" w:space="0" w:color="auto"/>
            <w:bottom w:val="none" w:sz="0" w:space="0" w:color="auto"/>
            <w:right w:val="none" w:sz="0" w:space="0" w:color="auto"/>
          </w:divBdr>
        </w:div>
        <w:div w:id="1968312258">
          <w:marLeft w:val="0"/>
          <w:marRight w:val="0"/>
          <w:marTop w:val="0"/>
          <w:marBottom w:val="0"/>
          <w:divBdr>
            <w:top w:val="none" w:sz="0" w:space="0" w:color="auto"/>
            <w:left w:val="none" w:sz="0" w:space="0" w:color="auto"/>
            <w:bottom w:val="none" w:sz="0" w:space="0" w:color="auto"/>
            <w:right w:val="none" w:sz="0" w:space="0" w:color="auto"/>
          </w:divBdr>
        </w:div>
        <w:div w:id="2136294851">
          <w:marLeft w:val="0"/>
          <w:marRight w:val="0"/>
          <w:marTop w:val="0"/>
          <w:marBottom w:val="0"/>
          <w:divBdr>
            <w:top w:val="none" w:sz="0" w:space="0" w:color="auto"/>
            <w:left w:val="none" w:sz="0" w:space="0" w:color="auto"/>
            <w:bottom w:val="none" w:sz="0" w:space="0" w:color="auto"/>
            <w:right w:val="none" w:sz="0" w:space="0" w:color="auto"/>
          </w:divBdr>
        </w:div>
        <w:div w:id="1534532820">
          <w:marLeft w:val="0"/>
          <w:marRight w:val="0"/>
          <w:marTop w:val="0"/>
          <w:marBottom w:val="0"/>
          <w:divBdr>
            <w:top w:val="none" w:sz="0" w:space="0" w:color="auto"/>
            <w:left w:val="none" w:sz="0" w:space="0" w:color="auto"/>
            <w:bottom w:val="none" w:sz="0" w:space="0" w:color="auto"/>
            <w:right w:val="none" w:sz="0" w:space="0" w:color="auto"/>
          </w:divBdr>
        </w:div>
        <w:div w:id="2099053122">
          <w:marLeft w:val="0"/>
          <w:marRight w:val="0"/>
          <w:marTop w:val="0"/>
          <w:marBottom w:val="0"/>
          <w:divBdr>
            <w:top w:val="none" w:sz="0" w:space="0" w:color="auto"/>
            <w:left w:val="none" w:sz="0" w:space="0" w:color="auto"/>
            <w:bottom w:val="none" w:sz="0" w:space="0" w:color="auto"/>
            <w:right w:val="none" w:sz="0" w:space="0" w:color="auto"/>
          </w:divBdr>
        </w:div>
        <w:div w:id="492179534">
          <w:marLeft w:val="0"/>
          <w:marRight w:val="0"/>
          <w:marTop w:val="0"/>
          <w:marBottom w:val="0"/>
          <w:divBdr>
            <w:top w:val="none" w:sz="0" w:space="0" w:color="auto"/>
            <w:left w:val="none" w:sz="0" w:space="0" w:color="auto"/>
            <w:bottom w:val="none" w:sz="0" w:space="0" w:color="auto"/>
            <w:right w:val="none" w:sz="0" w:space="0" w:color="auto"/>
          </w:divBdr>
        </w:div>
        <w:div w:id="323169261">
          <w:marLeft w:val="0"/>
          <w:marRight w:val="0"/>
          <w:marTop w:val="0"/>
          <w:marBottom w:val="0"/>
          <w:divBdr>
            <w:top w:val="none" w:sz="0" w:space="0" w:color="auto"/>
            <w:left w:val="none" w:sz="0" w:space="0" w:color="auto"/>
            <w:bottom w:val="none" w:sz="0" w:space="0" w:color="auto"/>
            <w:right w:val="none" w:sz="0" w:space="0" w:color="auto"/>
          </w:divBdr>
        </w:div>
        <w:div w:id="810558937">
          <w:marLeft w:val="0"/>
          <w:marRight w:val="0"/>
          <w:marTop w:val="0"/>
          <w:marBottom w:val="0"/>
          <w:divBdr>
            <w:top w:val="none" w:sz="0" w:space="0" w:color="auto"/>
            <w:left w:val="none" w:sz="0" w:space="0" w:color="auto"/>
            <w:bottom w:val="none" w:sz="0" w:space="0" w:color="auto"/>
            <w:right w:val="none" w:sz="0" w:space="0" w:color="auto"/>
          </w:divBdr>
        </w:div>
        <w:div w:id="203104666">
          <w:marLeft w:val="0"/>
          <w:marRight w:val="0"/>
          <w:marTop w:val="0"/>
          <w:marBottom w:val="0"/>
          <w:divBdr>
            <w:top w:val="none" w:sz="0" w:space="0" w:color="auto"/>
            <w:left w:val="none" w:sz="0" w:space="0" w:color="auto"/>
            <w:bottom w:val="none" w:sz="0" w:space="0" w:color="auto"/>
            <w:right w:val="none" w:sz="0" w:space="0" w:color="auto"/>
          </w:divBdr>
        </w:div>
        <w:div w:id="736172414">
          <w:marLeft w:val="0"/>
          <w:marRight w:val="0"/>
          <w:marTop w:val="0"/>
          <w:marBottom w:val="0"/>
          <w:divBdr>
            <w:top w:val="none" w:sz="0" w:space="0" w:color="auto"/>
            <w:left w:val="none" w:sz="0" w:space="0" w:color="auto"/>
            <w:bottom w:val="none" w:sz="0" w:space="0" w:color="auto"/>
            <w:right w:val="none" w:sz="0" w:space="0" w:color="auto"/>
          </w:divBdr>
        </w:div>
      </w:divsChild>
    </w:div>
    <w:div w:id="1978607099">
      <w:bodyDiv w:val="1"/>
      <w:marLeft w:val="0"/>
      <w:marRight w:val="0"/>
      <w:marTop w:val="0"/>
      <w:marBottom w:val="0"/>
      <w:divBdr>
        <w:top w:val="none" w:sz="0" w:space="0" w:color="auto"/>
        <w:left w:val="none" w:sz="0" w:space="0" w:color="auto"/>
        <w:bottom w:val="none" w:sz="0" w:space="0" w:color="auto"/>
        <w:right w:val="none" w:sz="0" w:space="0" w:color="auto"/>
      </w:divBdr>
    </w:div>
    <w:div w:id="1982035924">
      <w:bodyDiv w:val="1"/>
      <w:marLeft w:val="0"/>
      <w:marRight w:val="0"/>
      <w:marTop w:val="0"/>
      <w:marBottom w:val="0"/>
      <w:divBdr>
        <w:top w:val="none" w:sz="0" w:space="0" w:color="auto"/>
        <w:left w:val="none" w:sz="0" w:space="0" w:color="auto"/>
        <w:bottom w:val="none" w:sz="0" w:space="0" w:color="auto"/>
        <w:right w:val="none" w:sz="0" w:space="0" w:color="auto"/>
      </w:divBdr>
    </w:div>
    <w:div w:id="1997566190">
      <w:bodyDiv w:val="1"/>
      <w:marLeft w:val="0"/>
      <w:marRight w:val="0"/>
      <w:marTop w:val="0"/>
      <w:marBottom w:val="0"/>
      <w:divBdr>
        <w:top w:val="none" w:sz="0" w:space="0" w:color="auto"/>
        <w:left w:val="none" w:sz="0" w:space="0" w:color="auto"/>
        <w:bottom w:val="none" w:sz="0" w:space="0" w:color="auto"/>
        <w:right w:val="none" w:sz="0" w:space="0" w:color="auto"/>
      </w:divBdr>
    </w:div>
    <w:div w:id="2000226775">
      <w:bodyDiv w:val="1"/>
      <w:marLeft w:val="0"/>
      <w:marRight w:val="0"/>
      <w:marTop w:val="0"/>
      <w:marBottom w:val="0"/>
      <w:divBdr>
        <w:top w:val="none" w:sz="0" w:space="0" w:color="auto"/>
        <w:left w:val="none" w:sz="0" w:space="0" w:color="auto"/>
        <w:bottom w:val="none" w:sz="0" w:space="0" w:color="auto"/>
        <w:right w:val="none" w:sz="0" w:space="0" w:color="auto"/>
      </w:divBdr>
    </w:div>
    <w:div w:id="2024164157">
      <w:bodyDiv w:val="1"/>
      <w:marLeft w:val="0"/>
      <w:marRight w:val="0"/>
      <w:marTop w:val="0"/>
      <w:marBottom w:val="0"/>
      <w:divBdr>
        <w:top w:val="none" w:sz="0" w:space="0" w:color="auto"/>
        <w:left w:val="none" w:sz="0" w:space="0" w:color="auto"/>
        <w:bottom w:val="none" w:sz="0" w:space="0" w:color="auto"/>
        <w:right w:val="none" w:sz="0" w:space="0" w:color="auto"/>
      </w:divBdr>
    </w:div>
    <w:div w:id="2026010836">
      <w:bodyDiv w:val="1"/>
      <w:marLeft w:val="0"/>
      <w:marRight w:val="0"/>
      <w:marTop w:val="0"/>
      <w:marBottom w:val="0"/>
      <w:divBdr>
        <w:top w:val="none" w:sz="0" w:space="0" w:color="auto"/>
        <w:left w:val="none" w:sz="0" w:space="0" w:color="auto"/>
        <w:bottom w:val="none" w:sz="0" w:space="0" w:color="auto"/>
        <w:right w:val="none" w:sz="0" w:space="0" w:color="auto"/>
      </w:divBdr>
    </w:div>
    <w:div w:id="2036924962">
      <w:bodyDiv w:val="1"/>
      <w:marLeft w:val="0"/>
      <w:marRight w:val="0"/>
      <w:marTop w:val="0"/>
      <w:marBottom w:val="0"/>
      <w:divBdr>
        <w:top w:val="none" w:sz="0" w:space="0" w:color="auto"/>
        <w:left w:val="none" w:sz="0" w:space="0" w:color="auto"/>
        <w:bottom w:val="none" w:sz="0" w:space="0" w:color="auto"/>
        <w:right w:val="none" w:sz="0" w:space="0" w:color="auto"/>
      </w:divBdr>
    </w:div>
    <w:div w:id="2038847103">
      <w:bodyDiv w:val="1"/>
      <w:marLeft w:val="0"/>
      <w:marRight w:val="0"/>
      <w:marTop w:val="0"/>
      <w:marBottom w:val="0"/>
      <w:divBdr>
        <w:top w:val="none" w:sz="0" w:space="0" w:color="auto"/>
        <w:left w:val="none" w:sz="0" w:space="0" w:color="auto"/>
        <w:bottom w:val="none" w:sz="0" w:space="0" w:color="auto"/>
        <w:right w:val="none" w:sz="0" w:space="0" w:color="auto"/>
      </w:divBdr>
      <w:divsChild>
        <w:div w:id="14238451">
          <w:marLeft w:val="0"/>
          <w:marRight w:val="0"/>
          <w:marTop w:val="0"/>
          <w:marBottom w:val="0"/>
          <w:divBdr>
            <w:top w:val="none" w:sz="0" w:space="0" w:color="auto"/>
            <w:left w:val="none" w:sz="0" w:space="0" w:color="auto"/>
            <w:bottom w:val="none" w:sz="0" w:space="0" w:color="auto"/>
            <w:right w:val="none" w:sz="0" w:space="0" w:color="auto"/>
          </w:divBdr>
        </w:div>
        <w:div w:id="93551361">
          <w:marLeft w:val="0"/>
          <w:marRight w:val="0"/>
          <w:marTop w:val="0"/>
          <w:marBottom w:val="0"/>
          <w:divBdr>
            <w:top w:val="none" w:sz="0" w:space="0" w:color="auto"/>
            <w:left w:val="none" w:sz="0" w:space="0" w:color="auto"/>
            <w:bottom w:val="none" w:sz="0" w:space="0" w:color="auto"/>
            <w:right w:val="none" w:sz="0" w:space="0" w:color="auto"/>
          </w:divBdr>
        </w:div>
        <w:div w:id="189881420">
          <w:marLeft w:val="0"/>
          <w:marRight w:val="0"/>
          <w:marTop w:val="0"/>
          <w:marBottom w:val="0"/>
          <w:divBdr>
            <w:top w:val="none" w:sz="0" w:space="0" w:color="auto"/>
            <w:left w:val="none" w:sz="0" w:space="0" w:color="auto"/>
            <w:bottom w:val="none" w:sz="0" w:space="0" w:color="auto"/>
            <w:right w:val="none" w:sz="0" w:space="0" w:color="auto"/>
          </w:divBdr>
        </w:div>
        <w:div w:id="74060341">
          <w:marLeft w:val="0"/>
          <w:marRight w:val="0"/>
          <w:marTop w:val="0"/>
          <w:marBottom w:val="0"/>
          <w:divBdr>
            <w:top w:val="none" w:sz="0" w:space="0" w:color="auto"/>
            <w:left w:val="none" w:sz="0" w:space="0" w:color="auto"/>
            <w:bottom w:val="none" w:sz="0" w:space="0" w:color="auto"/>
            <w:right w:val="none" w:sz="0" w:space="0" w:color="auto"/>
          </w:divBdr>
        </w:div>
        <w:div w:id="233855347">
          <w:marLeft w:val="0"/>
          <w:marRight w:val="0"/>
          <w:marTop w:val="0"/>
          <w:marBottom w:val="0"/>
          <w:divBdr>
            <w:top w:val="none" w:sz="0" w:space="0" w:color="auto"/>
            <w:left w:val="none" w:sz="0" w:space="0" w:color="auto"/>
            <w:bottom w:val="none" w:sz="0" w:space="0" w:color="auto"/>
            <w:right w:val="none" w:sz="0" w:space="0" w:color="auto"/>
          </w:divBdr>
        </w:div>
        <w:div w:id="690567808">
          <w:marLeft w:val="0"/>
          <w:marRight w:val="0"/>
          <w:marTop w:val="0"/>
          <w:marBottom w:val="0"/>
          <w:divBdr>
            <w:top w:val="none" w:sz="0" w:space="0" w:color="auto"/>
            <w:left w:val="none" w:sz="0" w:space="0" w:color="auto"/>
            <w:bottom w:val="none" w:sz="0" w:space="0" w:color="auto"/>
            <w:right w:val="none" w:sz="0" w:space="0" w:color="auto"/>
          </w:divBdr>
        </w:div>
        <w:div w:id="1615015916">
          <w:marLeft w:val="0"/>
          <w:marRight w:val="0"/>
          <w:marTop w:val="0"/>
          <w:marBottom w:val="0"/>
          <w:divBdr>
            <w:top w:val="none" w:sz="0" w:space="0" w:color="auto"/>
            <w:left w:val="none" w:sz="0" w:space="0" w:color="auto"/>
            <w:bottom w:val="none" w:sz="0" w:space="0" w:color="auto"/>
            <w:right w:val="none" w:sz="0" w:space="0" w:color="auto"/>
          </w:divBdr>
        </w:div>
      </w:divsChild>
    </w:div>
    <w:div w:id="2039117229">
      <w:bodyDiv w:val="1"/>
      <w:marLeft w:val="0"/>
      <w:marRight w:val="0"/>
      <w:marTop w:val="0"/>
      <w:marBottom w:val="0"/>
      <w:divBdr>
        <w:top w:val="none" w:sz="0" w:space="0" w:color="auto"/>
        <w:left w:val="none" w:sz="0" w:space="0" w:color="auto"/>
        <w:bottom w:val="none" w:sz="0" w:space="0" w:color="auto"/>
        <w:right w:val="none" w:sz="0" w:space="0" w:color="auto"/>
      </w:divBdr>
    </w:div>
    <w:div w:id="2040355274">
      <w:bodyDiv w:val="1"/>
      <w:marLeft w:val="0"/>
      <w:marRight w:val="0"/>
      <w:marTop w:val="0"/>
      <w:marBottom w:val="0"/>
      <w:divBdr>
        <w:top w:val="none" w:sz="0" w:space="0" w:color="auto"/>
        <w:left w:val="none" w:sz="0" w:space="0" w:color="auto"/>
        <w:bottom w:val="none" w:sz="0" w:space="0" w:color="auto"/>
        <w:right w:val="none" w:sz="0" w:space="0" w:color="auto"/>
      </w:divBdr>
    </w:div>
    <w:div w:id="2048992309">
      <w:bodyDiv w:val="1"/>
      <w:marLeft w:val="0"/>
      <w:marRight w:val="0"/>
      <w:marTop w:val="0"/>
      <w:marBottom w:val="0"/>
      <w:divBdr>
        <w:top w:val="none" w:sz="0" w:space="0" w:color="auto"/>
        <w:left w:val="none" w:sz="0" w:space="0" w:color="auto"/>
        <w:bottom w:val="none" w:sz="0" w:space="0" w:color="auto"/>
        <w:right w:val="none" w:sz="0" w:space="0" w:color="auto"/>
      </w:divBdr>
    </w:div>
    <w:div w:id="2056805492">
      <w:bodyDiv w:val="1"/>
      <w:marLeft w:val="0"/>
      <w:marRight w:val="0"/>
      <w:marTop w:val="0"/>
      <w:marBottom w:val="0"/>
      <w:divBdr>
        <w:top w:val="none" w:sz="0" w:space="0" w:color="auto"/>
        <w:left w:val="none" w:sz="0" w:space="0" w:color="auto"/>
        <w:bottom w:val="none" w:sz="0" w:space="0" w:color="auto"/>
        <w:right w:val="none" w:sz="0" w:space="0" w:color="auto"/>
      </w:divBdr>
    </w:div>
    <w:div w:id="2060325825">
      <w:bodyDiv w:val="1"/>
      <w:marLeft w:val="0"/>
      <w:marRight w:val="0"/>
      <w:marTop w:val="0"/>
      <w:marBottom w:val="0"/>
      <w:divBdr>
        <w:top w:val="none" w:sz="0" w:space="0" w:color="auto"/>
        <w:left w:val="none" w:sz="0" w:space="0" w:color="auto"/>
        <w:bottom w:val="none" w:sz="0" w:space="0" w:color="auto"/>
        <w:right w:val="none" w:sz="0" w:space="0" w:color="auto"/>
      </w:divBdr>
    </w:div>
    <w:div w:id="2061635597">
      <w:bodyDiv w:val="1"/>
      <w:marLeft w:val="0"/>
      <w:marRight w:val="0"/>
      <w:marTop w:val="0"/>
      <w:marBottom w:val="0"/>
      <w:divBdr>
        <w:top w:val="none" w:sz="0" w:space="0" w:color="auto"/>
        <w:left w:val="none" w:sz="0" w:space="0" w:color="auto"/>
        <w:bottom w:val="none" w:sz="0" w:space="0" w:color="auto"/>
        <w:right w:val="none" w:sz="0" w:space="0" w:color="auto"/>
      </w:divBdr>
      <w:divsChild>
        <w:div w:id="1371033470">
          <w:marLeft w:val="0"/>
          <w:marRight w:val="0"/>
          <w:marTop w:val="0"/>
          <w:marBottom w:val="0"/>
          <w:divBdr>
            <w:top w:val="none" w:sz="0" w:space="0" w:color="auto"/>
            <w:left w:val="none" w:sz="0" w:space="0" w:color="auto"/>
            <w:bottom w:val="none" w:sz="0" w:space="0" w:color="auto"/>
            <w:right w:val="none" w:sz="0" w:space="0" w:color="auto"/>
          </w:divBdr>
        </w:div>
        <w:div w:id="886528039">
          <w:marLeft w:val="0"/>
          <w:marRight w:val="0"/>
          <w:marTop w:val="0"/>
          <w:marBottom w:val="0"/>
          <w:divBdr>
            <w:top w:val="none" w:sz="0" w:space="0" w:color="auto"/>
            <w:left w:val="none" w:sz="0" w:space="0" w:color="auto"/>
            <w:bottom w:val="none" w:sz="0" w:space="0" w:color="auto"/>
            <w:right w:val="none" w:sz="0" w:space="0" w:color="auto"/>
          </w:divBdr>
        </w:div>
        <w:div w:id="21564063">
          <w:marLeft w:val="0"/>
          <w:marRight w:val="0"/>
          <w:marTop w:val="0"/>
          <w:marBottom w:val="0"/>
          <w:divBdr>
            <w:top w:val="none" w:sz="0" w:space="0" w:color="auto"/>
            <w:left w:val="none" w:sz="0" w:space="0" w:color="auto"/>
            <w:bottom w:val="none" w:sz="0" w:space="0" w:color="auto"/>
            <w:right w:val="none" w:sz="0" w:space="0" w:color="auto"/>
          </w:divBdr>
        </w:div>
        <w:div w:id="1984389657">
          <w:marLeft w:val="0"/>
          <w:marRight w:val="0"/>
          <w:marTop w:val="0"/>
          <w:marBottom w:val="0"/>
          <w:divBdr>
            <w:top w:val="none" w:sz="0" w:space="0" w:color="auto"/>
            <w:left w:val="none" w:sz="0" w:space="0" w:color="auto"/>
            <w:bottom w:val="none" w:sz="0" w:space="0" w:color="auto"/>
            <w:right w:val="none" w:sz="0" w:space="0" w:color="auto"/>
          </w:divBdr>
        </w:div>
        <w:div w:id="28187246">
          <w:marLeft w:val="0"/>
          <w:marRight w:val="0"/>
          <w:marTop w:val="0"/>
          <w:marBottom w:val="0"/>
          <w:divBdr>
            <w:top w:val="none" w:sz="0" w:space="0" w:color="auto"/>
            <w:left w:val="none" w:sz="0" w:space="0" w:color="auto"/>
            <w:bottom w:val="none" w:sz="0" w:space="0" w:color="auto"/>
            <w:right w:val="none" w:sz="0" w:space="0" w:color="auto"/>
          </w:divBdr>
        </w:div>
        <w:div w:id="1930965448">
          <w:marLeft w:val="0"/>
          <w:marRight w:val="0"/>
          <w:marTop w:val="0"/>
          <w:marBottom w:val="0"/>
          <w:divBdr>
            <w:top w:val="none" w:sz="0" w:space="0" w:color="auto"/>
            <w:left w:val="none" w:sz="0" w:space="0" w:color="auto"/>
            <w:bottom w:val="none" w:sz="0" w:space="0" w:color="auto"/>
            <w:right w:val="none" w:sz="0" w:space="0" w:color="auto"/>
          </w:divBdr>
        </w:div>
        <w:div w:id="1485659159">
          <w:marLeft w:val="0"/>
          <w:marRight w:val="0"/>
          <w:marTop w:val="0"/>
          <w:marBottom w:val="0"/>
          <w:divBdr>
            <w:top w:val="none" w:sz="0" w:space="0" w:color="auto"/>
            <w:left w:val="none" w:sz="0" w:space="0" w:color="auto"/>
            <w:bottom w:val="none" w:sz="0" w:space="0" w:color="auto"/>
            <w:right w:val="none" w:sz="0" w:space="0" w:color="auto"/>
          </w:divBdr>
        </w:div>
        <w:div w:id="178810755">
          <w:marLeft w:val="0"/>
          <w:marRight w:val="0"/>
          <w:marTop w:val="0"/>
          <w:marBottom w:val="0"/>
          <w:divBdr>
            <w:top w:val="none" w:sz="0" w:space="0" w:color="auto"/>
            <w:left w:val="none" w:sz="0" w:space="0" w:color="auto"/>
            <w:bottom w:val="none" w:sz="0" w:space="0" w:color="auto"/>
            <w:right w:val="none" w:sz="0" w:space="0" w:color="auto"/>
          </w:divBdr>
        </w:div>
        <w:div w:id="180825835">
          <w:marLeft w:val="0"/>
          <w:marRight w:val="0"/>
          <w:marTop w:val="0"/>
          <w:marBottom w:val="0"/>
          <w:divBdr>
            <w:top w:val="none" w:sz="0" w:space="0" w:color="auto"/>
            <w:left w:val="none" w:sz="0" w:space="0" w:color="auto"/>
            <w:bottom w:val="none" w:sz="0" w:space="0" w:color="auto"/>
            <w:right w:val="none" w:sz="0" w:space="0" w:color="auto"/>
          </w:divBdr>
        </w:div>
        <w:div w:id="338700292">
          <w:marLeft w:val="0"/>
          <w:marRight w:val="0"/>
          <w:marTop w:val="0"/>
          <w:marBottom w:val="0"/>
          <w:divBdr>
            <w:top w:val="none" w:sz="0" w:space="0" w:color="auto"/>
            <w:left w:val="none" w:sz="0" w:space="0" w:color="auto"/>
            <w:bottom w:val="none" w:sz="0" w:space="0" w:color="auto"/>
            <w:right w:val="none" w:sz="0" w:space="0" w:color="auto"/>
          </w:divBdr>
        </w:div>
        <w:div w:id="1164008787">
          <w:marLeft w:val="0"/>
          <w:marRight w:val="0"/>
          <w:marTop w:val="0"/>
          <w:marBottom w:val="0"/>
          <w:divBdr>
            <w:top w:val="none" w:sz="0" w:space="0" w:color="auto"/>
            <w:left w:val="none" w:sz="0" w:space="0" w:color="auto"/>
            <w:bottom w:val="none" w:sz="0" w:space="0" w:color="auto"/>
            <w:right w:val="none" w:sz="0" w:space="0" w:color="auto"/>
          </w:divBdr>
        </w:div>
        <w:div w:id="1718507398">
          <w:marLeft w:val="0"/>
          <w:marRight w:val="0"/>
          <w:marTop w:val="0"/>
          <w:marBottom w:val="0"/>
          <w:divBdr>
            <w:top w:val="none" w:sz="0" w:space="0" w:color="auto"/>
            <w:left w:val="none" w:sz="0" w:space="0" w:color="auto"/>
            <w:bottom w:val="none" w:sz="0" w:space="0" w:color="auto"/>
            <w:right w:val="none" w:sz="0" w:space="0" w:color="auto"/>
          </w:divBdr>
        </w:div>
        <w:div w:id="1074281948">
          <w:marLeft w:val="0"/>
          <w:marRight w:val="0"/>
          <w:marTop w:val="0"/>
          <w:marBottom w:val="0"/>
          <w:divBdr>
            <w:top w:val="none" w:sz="0" w:space="0" w:color="auto"/>
            <w:left w:val="none" w:sz="0" w:space="0" w:color="auto"/>
            <w:bottom w:val="none" w:sz="0" w:space="0" w:color="auto"/>
            <w:right w:val="none" w:sz="0" w:space="0" w:color="auto"/>
          </w:divBdr>
        </w:div>
        <w:div w:id="738333140">
          <w:marLeft w:val="0"/>
          <w:marRight w:val="0"/>
          <w:marTop w:val="0"/>
          <w:marBottom w:val="0"/>
          <w:divBdr>
            <w:top w:val="none" w:sz="0" w:space="0" w:color="auto"/>
            <w:left w:val="none" w:sz="0" w:space="0" w:color="auto"/>
            <w:bottom w:val="none" w:sz="0" w:space="0" w:color="auto"/>
            <w:right w:val="none" w:sz="0" w:space="0" w:color="auto"/>
          </w:divBdr>
        </w:div>
        <w:div w:id="257099748">
          <w:marLeft w:val="0"/>
          <w:marRight w:val="0"/>
          <w:marTop w:val="0"/>
          <w:marBottom w:val="0"/>
          <w:divBdr>
            <w:top w:val="none" w:sz="0" w:space="0" w:color="auto"/>
            <w:left w:val="none" w:sz="0" w:space="0" w:color="auto"/>
            <w:bottom w:val="none" w:sz="0" w:space="0" w:color="auto"/>
            <w:right w:val="none" w:sz="0" w:space="0" w:color="auto"/>
          </w:divBdr>
        </w:div>
        <w:div w:id="1148861416">
          <w:marLeft w:val="0"/>
          <w:marRight w:val="0"/>
          <w:marTop w:val="0"/>
          <w:marBottom w:val="0"/>
          <w:divBdr>
            <w:top w:val="none" w:sz="0" w:space="0" w:color="auto"/>
            <w:left w:val="none" w:sz="0" w:space="0" w:color="auto"/>
            <w:bottom w:val="none" w:sz="0" w:space="0" w:color="auto"/>
            <w:right w:val="none" w:sz="0" w:space="0" w:color="auto"/>
          </w:divBdr>
        </w:div>
        <w:div w:id="1423916322">
          <w:marLeft w:val="0"/>
          <w:marRight w:val="0"/>
          <w:marTop w:val="0"/>
          <w:marBottom w:val="0"/>
          <w:divBdr>
            <w:top w:val="none" w:sz="0" w:space="0" w:color="auto"/>
            <w:left w:val="none" w:sz="0" w:space="0" w:color="auto"/>
            <w:bottom w:val="none" w:sz="0" w:space="0" w:color="auto"/>
            <w:right w:val="none" w:sz="0" w:space="0" w:color="auto"/>
          </w:divBdr>
          <w:divsChild>
            <w:div w:id="691877697">
              <w:marLeft w:val="0"/>
              <w:marRight w:val="0"/>
              <w:marTop w:val="30"/>
              <w:marBottom w:val="30"/>
              <w:divBdr>
                <w:top w:val="none" w:sz="0" w:space="0" w:color="auto"/>
                <w:left w:val="none" w:sz="0" w:space="0" w:color="auto"/>
                <w:bottom w:val="none" w:sz="0" w:space="0" w:color="auto"/>
                <w:right w:val="none" w:sz="0" w:space="0" w:color="auto"/>
              </w:divBdr>
              <w:divsChild>
                <w:div w:id="1466586211">
                  <w:marLeft w:val="0"/>
                  <w:marRight w:val="0"/>
                  <w:marTop w:val="0"/>
                  <w:marBottom w:val="0"/>
                  <w:divBdr>
                    <w:top w:val="none" w:sz="0" w:space="0" w:color="auto"/>
                    <w:left w:val="none" w:sz="0" w:space="0" w:color="auto"/>
                    <w:bottom w:val="none" w:sz="0" w:space="0" w:color="auto"/>
                    <w:right w:val="none" w:sz="0" w:space="0" w:color="auto"/>
                  </w:divBdr>
                  <w:divsChild>
                    <w:div w:id="1236470170">
                      <w:marLeft w:val="0"/>
                      <w:marRight w:val="0"/>
                      <w:marTop w:val="0"/>
                      <w:marBottom w:val="0"/>
                      <w:divBdr>
                        <w:top w:val="none" w:sz="0" w:space="0" w:color="auto"/>
                        <w:left w:val="none" w:sz="0" w:space="0" w:color="auto"/>
                        <w:bottom w:val="none" w:sz="0" w:space="0" w:color="auto"/>
                        <w:right w:val="none" w:sz="0" w:space="0" w:color="auto"/>
                      </w:divBdr>
                    </w:div>
                  </w:divsChild>
                </w:div>
                <w:div w:id="1180851395">
                  <w:marLeft w:val="0"/>
                  <w:marRight w:val="0"/>
                  <w:marTop w:val="0"/>
                  <w:marBottom w:val="0"/>
                  <w:divBdr>
                    <w:top w:val="none" w:sz="0" w:space="0" w:color="auto"/>
                    <w:left w:val="none" w:sz="0" w:space="0" w:color="auto"/>
                    <w:bottom w:val="none" w:sz="0" w:space="0" w:color="auto"/>
                    <w:right w:val="none" w:sz="0" w:space="0" w:color="auto"/>
                  </w:divBdr>
                  <w:divsChild>
                    <w:div w:id="75631879">
                      <w:marLeft w:val="0"/>
                      <w:marRight w:val="0"/>
                      <w:marTop w:val="0"/>
                      <w:marBottom w:val="0"/>
                      <w:divBdr>
                        <w:top w:val="none" w:sz="0" w:space="0" w:color="auto"/>
                        <w:left w:val="none" w:sz="0" w:space="0" w:color="auto"/>
                        <w:bottom w:val="none" w:sz="0" w:space="0" w:color="auto"/>
                        <w:right w:val="none" w:sz="0" w:space="0" w:color="auto"/>
                      </w:divBdr>
                    </w:div>
                  </w:divsChild>
                </w:div>
                <w:div w:id="321659383">
                  <w:marLeft w:val="0"/>
                  <w:marRight w:val="0"/>
                  <w:marTop w:val="0"/>
                  <w:marBottom w:val="0"/>
                  <w:divBdr>
                    <w:top w:val="none" w:sz="0" w:space="0" w:color="auto"/>
                    <w:left w:val="none" w:sz="0" w:space="0" w:color="auto"/>
                    <w:bottom w:val="none" w:sz="0" w:space="0" w:color="auto"/>
                    <w:right w:val="none" w:sz="0" w:space="0" w:color="auto"/>
                  </w:divBdr>
                  <w:divsChild>
                    <w:div w:id="1259677279">
                      <w:marLeft w:val="0"/>
                      <w:marRight w:val="0"/>
                      <w:marTop w:val="0"/>
                      <w:marBottom w:val="0"/>
                      <w:divBdr>
                        <w:top w:val="none" w:sz="0" w:space="0" w:color="auto"/>
                        <w:left w:val="none" w:sz="0" w:space="0" w:color="auto"/>
                        <w:bottom w:val="none" w:sz="0" w:space="0" w:color="auto"/>
                        <w:right w:val="none" w:sz="0" w:space="0" w:color="auto"/>
                      </w:divBdr>
                    </w:div>
                  </w:divsChild>
                </w:div>
                <w:div w:id="337077768">
                  <w:marLeft w:val="0"/>
                  <w:marRight w:val="0"/>
                  <w:marTop w:val="0"/>
                  <w:marBottom w:val="0"/>
                  <w:divBdr>
                    <w:top w:val="none" w:sz="0" w:space="0" w:color="auto"/>
                    <w:left w:val="none" w:sz="0" w:space="0" w:color="auto"/>
                    <w:bottom w:val="none" w:sz="0" w:space="0" w:color="auto"/>
                    <w:right w:val="none" w:sz="0" w:space="0" w:color="auto"/>
                  </w:divBdr>
                  <w:divsChild>
                    <w:div w:id="219639012">
                      <w:marLeft w:val="0"/>
                      <w:marRight w:val="0"/>
                      <w:marTop w:val="0"/>
                      <w:marBottom w:val="0"/>
                      <w:divBdr>
                        <w:top w:val="none" w:sz="0" w:space="0" w:color="auto"/>
                        <w:left w:val="none" w:sz="0" w:space="0" w:color="auto"/>
                        <w:bottom w:val="none" w:sz="0" w:space="0" w:color="auto"/>
                        <w:right w:val="none" w:sz="0" w:space="0" w:color="auto"/>
                      </w:divBdr>
                    </w:div>
                  </w:divsChild>
                </w:div>
                <w:div w:id="1318530210">
                  <w:marLeft w:val="0"/>
                  <w:marRight w:val="0"/>
                  <w:marTop w:val="0"/>
                  <w:marBottom w:val="0"/>
                  <w:divBdr>
                    <w:top w:val="none" w:sz="0" w:space="0" w:color="auto"/>
                    <w:left w:val="none" w:sz="0" w:space="0" w:color="auto"/>
                    <w:bottom w:val="none" w:sz="0" w:space="0" w:color="auto"/>
                    <w:right w:val="none" w:sz="0" w:space="0" w:color="auto"/>
                  </w:divBdr>
                  <w:divsChild>
                    <w:div w:id="1523281633">
                      <w:marLeft w:val="0"/>
                      <w:marRight w:val="0"/>
                      <w:marTop w:val="0"/>
                      <w:marBottom w:val="0"/>
                      <w:divBdr>
                        <w:top w:val="none" w:sz="0" w:space="0" w:color="auto"/>
                        <w:left w:val="none" w:sz="0" w:space="0" w:color="auto"/>
                        <w:bottom w:val="none" w:sz="0" w:space="0" w:color="auto"/>
                        <w:right w:val="none" w:sz="0" w:space="0" w:color="auto"/>
                      </w:divBdr>
                    </w:div>
                  </w:divsChild>
                </w:div>
                <w:div w:id="287778391">
                  <w:marLeft w:val="0"/>
                  <w:marRight w:val="0"/>
                  <w:marTop w:val="0"/>
                  <w:marBottom w:val="0"/>
                  <w:divBdr>
                    <w:top w:val="none" w:sz="0" w:space="0" w:color="auto"/>
                    <w:left w:val="none" w:sz="0" w:space="0" w:color="auto"/>
                    <w:bottom w:val="none" w:sz="0" w:space="0" w:color="auto"/>
                    <w:right w:val="none" w:sz="0" w:space="0" w:color="auto"/>
                  </w:divBdr>
                  <w:divsChild>
                    <w:div w:id="1370958408">
                      <w:marLeft w:val="0"/>
                      <w:marRight w:val="0"/>
                      <w:marTop w:val="0"/>
                      <w:marBottom w:val="0"/>
                      <w:divBdr>
                        <w:top w:val="none" w:sz="0" w:space="0" w:color="auto"/>
                        <w:left w:val="none" w:sz="0" w:space="0" w:color="auto"/>
                        <w:bottom w:val="none" w:sz="0" w:space="0" w:color="auto"/>
                        <w:right w:val="none" w:sz="0" w:space="0" w:color="auto"/>
                      </w:divBdr>
                    </w:div>
                  </w:divsChild>
                </w:div>
                <w:div w:id="134613697">
                  <w:marLeft w:val="0"/>
                  <w:marRight w:val="0"/>
                  <w:marTop w:val="0"/>
                  <w:marBottom w:val="0"/>
                  <w:divBdr>
                    <w:top w:val="none" w:sz="0" w:space="0" w:color="auto"/>
                    <w:left w:val="none" w:sz="0" w:space="0" w:color="auto"/>
                    <w:bottom w:val="none" w:sz="0" w:space="0" w:color="auto"/>
                    <w:right w:val="none" w:sz="0" w:space="0" w:color="auto"/>
                  </w:divBdr>
                  <w:divsChild>
                    <w:div w:id="204066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686328">
          <w:marLeft w:val="0"/>
          <w:marRight w:val="0"/>
          <w:marTop w:val="0"/>
          <w:marBottom w:val="0"/>
          <w:divBdr>
            <w:top w:val="none" w:sz="0" w:space="0" w:color="auto"/>
            <w:left w:val="none" w:sz="0" w:space="0" w:color="auto"/>
            <w:bottom w:val="none" w:sz="0" w:space="0" w:color="auto"/>
            <w:right w:val="none" w:sz="0" w:space="0" w:color="auto"/>
          </w:divBdr>
        </w:div>
        <w:div w:id="854345985">
          <w:marLeft w:val="0"/>
          <w:marRight w:val="0"/>
          <w:marTop w:val="0"/>
          <w:marBottom w:val="0"/>
          <w:divBdr>
            <w:top w:val="none" w:sz="0" w:space="0" w:color="auto"/>
            <w:left w:val="none" w:sz="0" w:space="0" w:color="auto"/>
            <w:bottom w:val="none" w:sz="0" w:space="0" w:color="auto"/>
            <w:right w:val="none" w:sz="0" w:space="0" w:color="auto"/>
          </w:divBdr>
        </w:div>
        <w:div w:id="979117843">
          <w:marLeft w:val="0"/>
          <w:marRight w:val="0"/>
          <w:marTop w:val="0"/>
          <w:marBottom w:val="0"/>
          <w:divBdr>
            <w:top w:val="none" w:sz="0" w:space="0" w:color="auto"/>
            <w:left w:val="none" w:sz="0" w:space="0" w:color="auto"/>
            <w:bottom w:val="none" w:sz="0" w:space="0" w:color="auto"/>
            <w:right w:val="none" w:sz="0" w:space="0" w:color="auto"/>
          </w:divBdr>
        </w:div>
        <w:div w:id="340931256">
          <w:marLeft w:val="0"/>
          <w:marRight w:val="0"/>
          <w:marTop w:val="0"/>
          <w:marBottom w:val="0"/>
          <w:divBdr>
            <w:top w:val="none" w:sz="0" w:space="0" w:color="auto"/>
            <w:left w:val="none" w:sz="0" w:space="0" w:color="auto"/>
            <w:bottom w:val="none" w:sz="0" w:space="0" w:color="auto"/>
            <w:right w:val="none" w:sz="0" w:space="0" w:color="auto"/>
          </w:divBdr>
        </w:div>
        <w:div w:id="1444112321">
          <w:marLeft w:val="0"/>
          <w:marRight w:val="0"/>
          <w:marTop w:val="0"/>
          <w:marBottom w:val="0"/>
          <w:divBdr>
            <w:top w:val="none" w:sz="0" w:space="0" w:color="auto"/>
            <w:left w:val="none" w:sz="0" w:space="0" w:color="auto"/>
            <w:bottom w:val="none" w:sz="0" w:space="0" w:color="auto"/>
            <w:right w:val="none" w:sz="0" w:space="0" w:color="auto"/>
          </w:divBdr>
        </w:div>
        <w:div w:id="1838839151">
          <w:marLeft w:val="0"/>
          <w:marRight w:val="0"/>
          <w:marTop w:val="0"/>
          <w:marBottom w:val="0"/>
          <w:divBdr>
            <w:top w:val="none" w:sz="0" w:space="0" w:color="auto"/>
            <w:left w:val="none" w:sz="0" w:space="0" w:color="auto"/>
            <w:bottom w:val="none" w:sz="0" w:space="0" w:color="auto"/>
            <w:right w:val="none" w:sz="0" w:space="0" w:color="auto"/>
          </w:divBdr>
        </w:div>
        <w:div w:id="1468664002">
          <w:marLeft w:val="0"/>
          <w:marRight w:val="0"/>
          <w:marTop w:val="0"/>
          <w:marBottom w:val="0"/>
          <w:divBdr>
            <w:top w:val="none" w:sz="0" w:space="0" w:color="auto"/>
            <w:left w:val="none" w:sz="0" w:space="0" w:color="auto"/>
            <w:bottom w:val="none" w:sz="0" w:space="0" w:color="auto"/>
            <w:right w:val="none" w:sz="0" w:space="0" w:color="auto"/>
          </w:divBdr>
        </w:div>
        <w:div w:id="268393568">
          <w:marLeft w:val="0"/>
          <w:marRight w:val="0"/>
          <w:marTop w:val="0"/>
          <w:marBottom w:val="0"/>
          <w:divBdr>
            <w:top w:val="none" w:sz="0" w:space="0" w:color="auto"/>
            <w:left w:val="none" w:sz="0" w:space="0" w:color="auto"/>
            <w:bottom w:val="none" w:sz="0" w:space="0" w:color="auto"/>
            <w:right w:val="none" w:sz="0" w:space="0" w:color="auto"/>
          </w:divBdr>
        </w:div>
        <w:div w:id="2054768119">
          <w:marLeft w:val="0"/>
          <w:marRight w:val="0"/>
          <w:marTop w:val="0"/>
          <w:marBottom w:val="0"/>
          <w:divBdr>
            <w:top w:val="none" w:sz="0" w:space="0" w:color="auto"/>
            <w:left w:val="none" w:sz="0" w:space="0" w:color="auto"/>
            <w:bottom w:val="none" w:sz="0" w:space="0" w:color="auto"/>
            <w:right w:val="none" w:sz="0" w:space="0" w:color="auto"/>
          </w:divBdr>
        </w:div>
        <w:div w:id="1090656835">
          <w:marLeft w:val="0"/>
          <w:marRight w:val="0"/>
          <w:marTop w:val="0"/>
          <w:marBottom w:val="0"/>
          <w:divBdr>
            <w:top w:val="none" w:sz="0" w:space="0" w:color="auto"/>
            <w:left w:val="none" w:sz="0" w:space="0" w:color="auto"/>
            <w:bottom w:val="none" w:sz="0" w:space="0" w:color="auto"/>
            <w:right w:val="none" w:sz="0" w:space="0" w:color="auto"/>
          </w:divBdr>
        </w:div>
      </w:divsChild>
    </w:div>
    <w:div w:id="2068645409">
      <w:bodyDiv w:val="1"/>
      <w:marLeft w:val="0"/>
      <w:marRight w:val="0"/>
      <w:marTop w:val="0"/>
      <w:marBottom w:val="0"/>
      <w:divBdr>
        <w:top w:val="none" w:sz="0" w:space="0" w:color="auto"/>
        <w:left w:val="none" w:sz="0" w:space="0" w:color="auto"/>
        <w:bottom w:val="none" w:sz="0" w:space="0" w:color="auto"/>
        <w:right w:val="none" w:sz="0" w:space="0" w:color="auto"/>
      </w:divBdr>
    </w:div>
    <w:div w:id="2070033814">
      <w:bodyDiv w:val="1"/>
      <w:marLeft w:val="0"/>
      <w:marRight w:val="0"/>
      <w:marTop w:val="0"/>
      <w:marBottom w:val="0"/>
      <w:divBdr>
        <w:top w:val="none" w:sz="0" w:space="0" w:color="auto"/>
        <w:left w:val="none" w:sz="0" w:space="0" w:color="auto"/>
        <w:bottom w:val="none" w:sz="0" w:space="0" w:color="auto"/>
        <w:right w:val="none" w:sz="0" w:space="0" w:color="auto"/>
      </w:divBdr>
    </w:div>
    <w:div w:id="2076271213">
      <w:bodyDiv w:val="1"/>
      <w:marLeft w:val="0"/>
      <w:marRight w:val="0"/>
      <w:marTop w:val="0"/>
      <w:marBottom w:val="0"/>
      <w:divBdr>
        <w:top w:val="none" w:sz="0" w:space="0" w:color="auto"/>
        <w:left w:val="none" w:sz="0" w:space="0" w:color="auto"/>
        <w:bottom w:val="none" w:sz="0" w:space="0" w:color="auto"/>
        <w:right w:val="none" w:sz="0" w:space="0" w:color="auto"/>
      </w:divBdr>
    </w:div>
    <w:div w:id="2076927423">
      <w:bodyDiv w:val="1"/>
      <w:marLeft w:val="0"/>
      <w:marRight w:val="0"/>
      <w:marTop w:val="0"/>
      <w:marBottom w:val="0"/>
      <w:divBdr>
        <w:top w:val="none" w:sz="0" w:space="0" w:color="auto"/>
        <w:left w:val="none" w:sz="0" w:space="0" w:color="auto"/>
        <w:bottom w:val="none" w:sz="0" w:space="0" w:color="auto"/>
        <w:right w:val="none" w:sz="0" w:space="0" w:color="auto"/>
      </w:divBdr>
    </w:div>
    <w:div w:id="2077824557">
      <w:bodyDiv w:val="1"/>
      <w:marLeft w:val="0"/>
      <w:marRight w:val="0"/>
      <w:marTop w:val="0"/>
      <w:marBottom w:val="0"/>
      <w:divBdr>
        <w:top w:val="none" w:sz="0" w:space="0" w:color="auto"/>
        <w:left w:val="none" w:sz="0" w:space="0" w:color="auto"/>
        <w:bottom w:val="none" w:sz="0" w:space="0" w:color="auto"/>
        <w:right w:val="none" w:sz="0" w:space="0" w:color="auto"/>
      </w:divBdr>
    </w:div>
    <w:div w:id="2080904517">
      <w:bodyDiv w:val="1"/>
      <w:marLeft w:val="0"/>
      <w:marRight w:val="0"/>
      <w:marTop w:val="0"/>
      <w:marBottom w:val="0"/>
      <w:divBdr>
        <w:top w:val="none" w:sz="0" w:space="0" w:color="auto"/>
        <w:left w:val="none" w:sz="0" w:space="0" w:color="auto"/>
        <w:bottom w:val="none" w:sz="0" w:space="0" w:color="auto"/>
        <w:right w:val="none" w:sz="0" w:space="0" w:color="auto"/>
      </w:divBdr>
    </w:div>
    <w:div w:id="2082749820">
      <w:bodyDiv w:val="1"/>
      <w:marLeft w:val="0"/>
      <w:marRight w:val="0"/>
      <w:marTop w:val="0"/>
      <w:marBottom w:val="0"/>
      <w:divBdr>
        <w:top w:val="none" w:sz="0" w:space="0" w:color="auto"/>
        <w:left w:val="none" w:sz="0" w:space="0" w:color="auto"/>
        <w:bottom w:val="none" w:sz="0" w:space="0" w:color="auto"/>
        <w:right w:val="none" w:sz="0" w:space="0" w:color="auto"/>
      </w:divBdr>
    </w:div>
    <w:div w:id="2084332675">
      <w:bodyDiv w:val="1"/>
      <w:marLeft w:val="0"/>
      <w:marRight w:val="0"/>
      <w:marTop w:val="0"/>
      <w:marBottom w:val="0"/>
      <w:divBdr>
        <w:top w:val="none" w:sz="0" w:space="0" w:color="auto"/>
        <w:left w:val="none" w:sz="0" w:space="0" w:color="auto"/>
        <w:bottom w:val="none" w:sz="0" w:space="0" w:color="auto"/>
        <w:right w:val="none" w:sz="0" w:space="0" w:color="auto"/>
      </w:divBdr>
    </w:div>
    <w:div w:id="2093158622">
      <w:bodyDiv w:val="1"/>
      <w:marLeft w:val="0"/>
      <w:marRight w:val="0"/>
      <w:marTop w:val="0"/>
      <w:marBottom w:val="0"/>
      <w:divBdr>
        <w:top w:val="none" w:sz="0" w:space="0" w:color="auto"/>
        <w:left w:val="none" w:sz="0" w:space="0" w:color="auto"/>
        <w:bottom w:val="none" w:sz="0" w:space="0" w:color="auto"/>
        <w:right w:val="none" w:sz="0" w:space="0" w:color="auto"/>
      </w:divBdr>
    </w:div>
    <w:div w:id="2112510516">
      <w:bodyDiv w:val="1"/>
      <w:marLeft w:val="0"/>
      <w:marRight w:val="0"/>
      <w:marTop w:val="0"/>
      <w:marBottom w:val="0"/>
      <w:divBdr>
        <w:top w:val="none" w:sz="0" w:space="0" w:color="auto"/>
        <w:left w:val="none" w:sz="0" w:space="0" w:color="auto"/>
        <w:bottom w:val="none" w:sz="0" w:space="0" w:color="auto"/>
        <w:right w:val="none" w:sz="0" w:space="0" w:color="auto"/>
      </w:divBdr>
    </w:div>
    <w:div w:id="2120175357">
      <w:bodyDiv w:val="1"/>
      <w:marLeft w:val="0"/>
      <w:marRight w:val="0"/>
      <w:marTop w:val="0"/>
      <w:marBottom w:val="0"/>
      <w:divBdr>
        <w:top w:val="none" w:sz="0" w:space="0" w:color="auto"/>
        <w:left w:val="none" w:sz="0" w:space="0" w:color="auto"/>
        <w:bottom w:val="none" w:sz="0" w:space="0" w:color="auto"/>
        <w:right w:val="none" w:sz="0" w:space="0" w:color="auto"/>
      </w:divBdr>
      <w:divsChild>
        <w:div w:id="803085596">
          <w:marLeft w:val="0"/>
          <w:marRight w:val="0"/>
          <w:marTop w:val="0"/>
          <w:marBottom w:val="0"/>
          <w:divBdr>
            <w:top w:val="none" w:sz="0" w:space="0" w:color="auto"/>
            <w:left w:val="none" w:sz="0" w:space="0" w:color="auto"/>
            <w:bottom w:val="none" w:sz="0" w:space="0" w:color="auto"/>
            <w:right w:val="none" w:sz="0" w:space="0" w:color="auto"/>
          </w:divBdr>
        </w:div>
        <w:div w:id="1363172773">
          <w:marLeft w:val="0"/>
          <w:marRight w:val="0"/>
          <w:marTop w:val="0"/>
          <w:marBottom w:val="0"/>
          <w:divBdr>
            <w:top w:val="none" w:sz="0" w:space="0" w:color="auto"/>
            <w:left w:val="none" w:sz="0" w:space="0" w:color="auto"/>
            <w:bottom w:val="none" w:sz="0" w:space="0" w:color="auto"/>
            <w:right w:val="none" w:sz="0" w:space="0" w:color="auto"/>
          </w:divBdr>
        </w:div>
        <w:div w:id="1368721915">
          <w:marLeft w:val="0"/>
          <w:marRight w:val="0"/>
          <w:marTop w:val="0"/>
          <w:marBottom w:val="0"/>
          <w:divBdr>
            <w:top w:val="none" w:sz="0" w:space="0" w:color="auto"/>
            <w:left w:val="none" w:sz="0" w:space="0" w:color="auto"/>
            <w:bottom w:val="none" w:sz="0" w:space="0" w:color="auto"/>
            <w:right w:val="none" w:sz="0" w:space="0" w:color="auto"/>
          </w:divBdr>
        </w:div>
        <w:div w:id="1854882121">
          <w:marLeft w:val="0"/>
          <w:marRight w:val="0"/>
          <w:marTop w:val="0"/>
          <w:marBottom w:val="0"/>
          <w:divBdr>
            <w:top w:val="none" w:sz="0" w:space="0" w:color="auto"/>
            <w:left w:val="none" w:sz="0" w:space="0" w:color="auto"/>
            <w:bottom w:val="none" w:sz="0" w:space="0" w:color="auto"/>
            <w:right w:val="none" w:sz="0" w:space="0" w:color="auto"/>
          </w:divBdr>
        </w:div>
        <w:div w:id="1878472182">
          <w:marLeft w:val="0"/>
          <w:marRight w:val="0"/>
          <w:marTop w:val="0"/>
          <w:marBottom w:val="0"/>
          <w:divBdr>
            <w:top w:val="none" w:sz="0" w:space="0" w:color="auto"/>
            <w:left w:val="none" w:sz="0" w:space="0" w:color="auto"/>
            <w:bottom w:val="none" w:sz="0" w:space="0" w:color="auto"/>
            <w:right w:val="none" w:sz="0" w:space="0" w:color="auto"/>
          </w:divBdr>
        </w:div>
        <w:div w:id="677734043">
          <w:marLeft w:val="0"/>
          <w:marRight w:val="0"/>
          <w:marTop w:val="0"/>
          <w:marBottom w:val="0"/>
          <w:divBdr>
            <w:top w:val="none" w:sz="0" w:space="0" w:color="auto"/>
            <w:left w:val="none" w:sz="0" w:space="0" w:color="auto"/>
            <w:bottom w:val="none" w:sz="0" w:space="0" w:color="auto"/>
            <w:right w:val="none" w:sz="0" w:space="0" w:color="auto"/>
          </w:divBdr>
        </w:div>
        <w:div w:id="84498456">
          <w:marLeft w:val="0"/>
          <w:marRight w:val="0"/>
          <w:marTop w:val="0"/>
          <w:marBottom w:val="0"/>
          <w:divBdr>
            <w:top w:val="none" w:sz="0" w:space="0" w:color="auto"/>
            <w:left w:val="none" w:sz="0" w:space="0" w:color="auto"/>
            <w:bottom w:val="none" w:sz="0" w:space="0" w:color="auto"/>
            <w:right w:val="none" w:sz="0" w:space="0" w:color="auto"/>
          </w:divBdr>
        </w:div>
        <w:div w:id="905607680">
          <w:marLeft w:val="0"/>
          <w:marRight w:val="0"/>
          <w:marTop w:val="0"/>
          <w:marBottom w:val="0"/>
          <w:divBdr>
            <w:top w:val="none" w:sz="0" w:space="0" w:color="auto"/>
            <w:left w:val="none" w:sz="0" w:space="0" w:color="auto"/>
            <w:bottom w:val="none" w:sz="0" w:space="0" w:color="auto"/>
            <w:right w:val="none" w:sz="0" w:space="0" w:color="auto"/>
          </w:divBdr>
        </w:div>
      </w:divsChild>
    </w:div>
    <w:div w:id="2127045006">
      <w:bodyDiv w:val="1"/>
      <w:marLeft w:val="0"/>
      <w:marRight w:val="0"/>
      <w:marTop w:val="0"/>
      <w:marBottom w:val="0"/>
      <w:divBdr>
        <w:top w:val="none" w:sz="0" w:space="0" w:color="auto"/>
        <w:left w:val="none" w:sz="0" w:space="0" w:color="auto"/>
        <w:bottom w:val="none" w:sz="0" w:space="0" w:color="auto"/>
        <w:right w:val="none" w:sz="0" w:space="0" w:color="auto"/>
      </w:divBdr>
      <w:divsChild>
        <w:div w:id="671296494">
          <w:marLeft w:val="0"/>
          <w:marRight w:val="0"/>
          <w:marTop w:val="0"/>
          <w:marBottom w:val="0"/>
          <w:divBdr>
            <w:top w:val="none" w:sz="0" w:space="0" w:color="auto"/>
            <w:left w:val="none" w:sz="0" w:space="0" w:color="auto"/>
            <w:bottom w:val="none" w:sz="0" w:space="0" w:color="auto"/>
            <w:right w:val="none" w:sz="0" w:space="0" w:color="auto"/>
          </w:divBdr>
        </w:div>
        <w:div w:id="1320385874">
          <w:marLeft w:val="0"/>
          <w:marRight w:val="0"/>
          <w:marTop w:val="0"/>
          <w:marBottom w:val="0"/>
          <w:divBdr>
            <w:top w:val="none" w:sz="0" w:space="0" w:color="auto"/>
            <w:left w:val="none" w:sz="0" w:space="0" w:color="auto"/>
            <w:bottom w:val="none" w:sz="0" w:space="0" w:color="auto"/>
            <w:right w:val="none" w:sz="0" w:space="0" w:color="auto"/>
          </w:divBdr>
        </w:div>
        <w:div w:id="1266647012">
          <w:marLeft w:val="0"/>
          <w:marRight w:val="0"/>
          <w:marTop w:val="0"/>
          <w:marBottom w:val="0"/>
          <w:divBdr>
            <w:top w:val="none" w:sz="0" w:space="0" w:color="auto"/>
            <w:left w:val="none" w:sz="0" w:space="0" w:color="auto"/>
            <w:bottom w:val="none" w:sz="0" w:space="0" w:color="auto"/>
            <w:right w:val="none" w:sz="0" w:space="0" w:color="auto"/>
          </w:divBdr>
        </w:div>
        <w:div w:id="39793416">
          <w:marLeft w:val="0"/>
          <w:marRight w:val="0"/>
          <w:marTop w:val="0"/>
          <w:marBottom w:val="0"/>
          <w:divBdr>
            <w:top w:val="none" w:sz="0" w:space="0" w:color="auto"/>
            <w:left w:val="none" w:sz="0" w:space="0" w:color="auto"/>
            <w:bottom w:val="none" w:sz="0" w:space="0" w:color="auto"/>
            <w:right w:val="none" w:sz="0" w:space="0" w:color="auto"/>
          </w:divBdr>
        </w:div>
        <w:div w:id="1593856304">
          <w:marLeft w:val="0"/>
          <w:marRight w:val="0"/>
          <w:marTop w:val="0"/>
          <w:marBottom w:val="0"/>
          <w:divBdr>
            <w:top w:val="none" w:sz="0" w:space="0" w:color="auto"/>
            <w:left w:val="none" w:sz="0" w:space="0" w:color="auto"/>
            <w:bottom w:val="none" w:sz="0" w:space="0" w:color="auto"/>
            <w:right w:val="none" w:sz="0" w:space="0" w:color="auto"/>
          </w:divBdr>
        </w:div>
        <w:div w:id="960064960">
          <w:marLeft w:val="0"/>
          <w:marRight w:val="0"/>
          <w:marTop w:val="0"/>
          <w:marBottom w:val="0"/>
          <w:divBdr>
            <w:top w:val="none" w:sz="0" w:space="0" w:color="auto"/>
            <w:left w:val="none" w:sz="0" w:space="0" w:color="auto"/>
            <w:bottom w:val="none" w:sz="0" w:space="0" w:color="auto"/>
            <w:right w:val="none" w:sz="0" w:space="0" w:color="auto"/>
          </w:divBdr>
        </w:div>
        <w:div w:id="2124568353">
          <w:marLeft w:val="0"/>
          <w:marRight w:val="0"/>
          <w:marTop w:val="0"/>
          <w:marBottom w:val="0"/>
          <w:divBdr>
            <w:top w:val="none" w:sz="0" w:space="0" w:color="auto"/>
            <w:left w:val="none" w:sz="0" w:space="0" w:color="auto"/>
            <w:bottom w:val="none" w:sz="0" w:space="0" w:color="auto"/>
            <w:right w:val="none" w:sz="0" w:space="0" w:color="auto"/>
          </w:divBdr>
        </w:div>
        <w:div w:id="788939974">
          <w:marLeft w:val="0"/>
          <w:marRight w:val="0"/>
          <w:marTop w:val="0"/>
          <w:marBottom w:val="0"/>
          <w:divBdr>
            <w:top w:val="none" w:sz="0" w:space="0" w:color="auto"/>
            <w:left w:val="none" w:sz="0" w:space="0" w:color="auto"/>
            <w:bottom w:val="none" w:sz="0" w:space="0" w:color="auto"/>
            <w:right w:val="none" w:sz="0" w:space="0" w:color="auto"/>
          </w:divBdr>
        </w:div>
      </w:divsChild>
    </w:div>
    <w:div w:id="212758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tegracionsocial.gov.co/" TargetMode="External"/><Relationship Id="rId13" Type="http://schemas.openxmlformats.org/officeDocument/2006/relationships/hyperlink" Target="mailto:buzonsinproc@sdis.gov.co" TargetMode="External"/><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mailto:notificacionesjudiciales@sdis.gov.co"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tegracion@sdis.gov.co"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defensordelaciudadania@sdis.gov.co"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bogota.gov.co/sdqs/" TargetMode="Externa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A9D3E-6EF2-4D81-96DC-A3DF0303F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15</Pages>
  <Words>119266</Words>
  <Characters>655966</Characters>
  <Application>Microsoft Office Word</Application>
  <DocSecurity>0</DocSecurity>
  <Lines>5466</Lines>
  <Paragraphs>1547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773685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Andrea Garcia Guerrero</dc:creator>
  <cp:keywords/>
  <dc:description/>
  <cp:lastModifiedBy>Bibiana Cubillos Rivera</cp:lastModifiedBy>
  <cp:revision>99</cp:revision>
  <cp:lastPrinted>2025-03-22T00:51:00Z</cp:lastPrinted>
  <dcterms:created xsi:type="dcterms:W3CDTF">2025-12-26T21:16:00Z</dcterms:created>
  <dcterms:modified xsi:type="dcterms:W3CDTF">2026-02-11T18:41:00Z</dcterms:modified>
</cp:coreProperties>
</file>